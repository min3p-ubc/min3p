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2136EB" w14:textId="77777777" w:rsidR="00FA26D0" w:rsidRPr="005519D0" w:rsidRDefault="00FA26D0" w:rsidP="00FA26D0">
      <w:pPr>
        <w:jc w:val="center"/>
        <w:rPr>
          <w:sz w:val="22"/>
          <w:vertAlign w:val="superscript"/>
        </w:rPr>
      </w:pPr>
    </w:p>
    <w:p w14:paraId="06449BF5" w14:textId="77777777" w:rsidR="002B3ED0" w:rsidRPr="00ED3698" w:rsidRDefault="002B3ED0" w:rsidP="002B3ED0">
      <w:pPr>
        <w:jc w:val="center"/>
        <w:rPr>
          <w:b/>
          <w:sz w:val="36"/>
        </w:rPr>
      </w:pPr>
    </w:p>
    <w:p w14:paraId="111FBD87" w14:textId="77777777" w:rsidR="00DF4176" w:rsidRDefault="0076771D">
      <w:pPr>
        <w:jc w:val="center"/>
        <w:rPr>
          <w:b/>
          <w:sz w:val="40"/>
          <w:lang w:val="da-DK"/>
        </w:rPr>
      </w:pPr>
      <w:r>
        <w:rPr>
          <w:b/>
          <w:sz w:val="40"/>
          <w:lang w:val="da-DK"/>
        </w:rPr>
        <w:t>MIN3P-THCm</w:t>
      </w:r>
    </w:p>
    <w:p w14:paraId="09B6AE60" w14:textId="77777777" w:rsidR="00070CF6" w:rsidRPr="00070CF6" w:rsidRDefault="00837BA4">
      <w:pPr>
        <w:jc w:val="center"/>
        <w:rPr>
          <w:sz w:val="40"/>
          <w:lang w:val="da-DK" w:eastAsia="zh-CN"/>
        </w:rPr>
      </w:pPr>
      <w:r>
        <w:rPr>
          <w:b/>
          <w:sz w:val="40"/>
          <w:lang w:val="da-DK"/>
        </w:rPr>
        <w:t xml:space="preserve"> </w:t>
      </w:r>
      <w:r w:rsidR="00070CF6" w:rsidRPr="00070CF6">
        <w:rPr>
          <w:rFonts w:hint="eastAsia"/>
          <w:sz w:val="40"/>
          <w:lang w:val="da-DK" w:eastAsia="zh-CN"/>
        </w:rPr>
        <w:t>A Three-dimensional Numerical Model for</w:t>
      </w:r>
      <w:r w:rsidR="000B146D">
        <w:rPr>
          <w:sz w:val="40"/>
          <w:lang w:val="da-DK" w:eastAsia="zh-CN"/>
        </w:rPr>
        <w:t xml:space="preserve"> </w:t>
      </w:r>
      <w:r w:rsidR="00070CF6" w:rsidRPr="00070CF6">
        <w:rPr>
          <w:rFonts w:hint="eastAsia"/>
          <w:sz w:val="40"/>
          <w:lang w:val="da-DK" w:eastAsia="zh-CN"/>
        </w:rPr>
        <w:t xml:space="preserve">Multicomponent Reactive Transport in </w:t>
      </w:r>
      <w:r w:rsidR="009E272E">
        <w:rPr>
          <w:sz w:val="40"/>
          <w:lang w:val="da-DK" w:eastAsia="zh-CN"/>
        </w:rPr>
        <w:t>Variably S</w:t>
      </w:r>
      <w:r w:rsidR="00070CF6" w:rsidRPr="00070CF6">
        <w:rPr>
          <w:rFonts w:hint="eastAsia"/>
          <w:sz w:val="40"/>
          <w:lang w:val="da-DK" w:eastAsia="zh-CN"/>
        </w:rPr>
        <w:t>aturated Porous Media</w:t>
      </w:r>
    </w:p>
    <w:p w14:paraId="404C538B" w14:textId="3E09FB1D" w:rsidR="00CF32C2" w:rsidRPr="002C6E12" w:rsidRDefault="007F3328">
      <w:pPr>
        <w:jc w:val="center"/>
        <w:rPr>
          <w:b/>
          <w:sz w:val="40"/>
          <w:szCs w:val="40"/>
          <w:lang w:val="da-DK"/>
        </w:rPr>
      </w:pPr>
      <w:r>
        <w:rPr>
          <w:b/>
          <w:sz w:val="40"/>
          <w:szCs w:val="40"/>
          <w:lang w:val="da-DK"/>
        </w:rPr>
        <w:t>V</w:t>
      </w:r>
      <w:r w:rsidR="008C053C">
        <w:rPr>
          <w:b/>
          <w:sz w:val="40"/>
          <w:szCs w:val="40"/>
          <w:lang w:val="da-DK"/>
        </w:rPr>
        <w:t>alidation</w:t>
      </w:r>
      <w:r w:rsidR="008C053C" w:rsidRPr="002C6E12">
        <w:rPr>
          <w:b/>
          <w:sz w:val="40"/>
          <w:szCs w:val="40"/>
          <w:lang w:val="da-DK"/>
        </w:rPr>
        <w:t xml:space="preserve"> </w:t>
      </w:r>
      <w:r w:rsidR="006C07AF">
        <w:rPr>
          <w:b/>
          <w:sz w:val="40"/>
          <w:szCs w:val="40"/>
          <w:lang w:val="da-DK"/>
        </w:rPr>
        <w:t>report</w:t>
      </w:r>
    </w:p>
    <w:p w14:paraId="4B2DDDF4" w14:textId="77777777" w:rsidR="00A22B77" w:rsidRPr="00ED3698" w:rsidRDefault="003A051F" w:rsidP="00A22B77">
      <w:pPr>
        <w:jc w:val="center"/>
        <w:rPr>
          <w:b/>
          <w:sz w:val="40"/>
        </w:rPr>
      </w:pPr>
      <w:r>
        <w:rPr>
          <w:b/>
          <w:sz w:val="40"/>
        </w:rPr>
        <w:t>(draft)</w:t>
      </w:r>
    </w:p>
    <w:p w14:paraId="39A8A70B" w14:textId="77777777" w:rsidR="00CF32C2" w:rsidRPr="00ED3698" w:rsidRDefault="00CF32C2">
      <w:pPr>
        <w:jc w:val="center"/>
        <w:rPr>
          <w:b/>
          <w:sz w:val="36"/>
          <w:lang w:val="da-DK"/>
        </w:rPr>
      </w:pPr>
    </w:p>
    <w:p w14:paraId="161D1CD4" w14:textId="77777777" w:rsidR="00CF32C2" w:rsidRPr="00ED3698" w:rsidRDefault="00CF32C2">
      <w:pPr>
        <w:jc w:val="center"/>
        <w:rPr>
          <w:b/>
          <w:sz w:val="36"/>
          <w:lang w:val="da-DK"/>
        </w:rPr>
      </w:pPr>
    </w:p>
    <w:p w14:paraId="75E79D98" w14:textId="77777777" w:rsidR="00A22B77" w:rsidRPr="00ED3698" w:rsidRDefault="00A22B77" w:rsidP="00A22B77">
      <w:pPr>
        <w:jc w:val="center"/>
        <w:rPr>
          <w:b/>
          <w:sz w:val="32"/>
          <w:lang w:val="fr-FR"/>
        </w:rPr>
      </w:pPr>
    </w:p>
    <w:p w14:paraId="5195D358" w14:textId="77777777" w:rsidR="00577FF4" w:rsidRPr="00ED3698" w:rsidRDefault="00577FF4">
      <w:pPr>
        <w:jc w:val="center"/>
        <w:rPr>
          <w:b/>
          <w:sz w:val="32"/>
          <w:lang w:val="da-DK"/>
        </w:rPr>
      </w:pPr>
    </w:p>
    <w:p w14:paraId="7BD9AC02" w14:textId="4433B359" w:rsidR="00577FF4" w:rsidRPr="00ED3698" w:rsidRDefault="00F016B1">
      <w:pPr>
        <w:jc w:val="center"/>
        <w:rPr>
          <w:b/>
          <w:sz w:val="32"/>
          <w:lang w:val="da-DK"/>
        </w:rPr>
      </w:pPr>
      <w:r>
        <w:rPr>
          <w:b/>
          <w:sz w:val="32"/>
          <w:lang w:val="da-DK"/>
        </w:rPr>
        <w:t>Mingliang Xie</w:t>
      </w:r>
      <w:r w:rsidR="004A4896">
        <w:rPr>
          <w:b/>
          <w:sz w:val="32"/>
          <w:lang w:val="da-DK"/>
        </w:rPr>
        <w:t>,</w:t>
      </w:r>
      <w:r>
        <w:rPr>
          <w:b/>
          <w:sz w:val="32"/>
          <w:lang w:val="da-DK"/>
        </w:rPr>
        <w:t xml:space="preserve"> Danyang Su</w:t>
      </w:r>
      <w:r w:rsidR="004A4896">
        <w:rPr>
          <w:b/>
          <w:sz w:val="32"/>
          <w:lang w:val="da-DK"/>
        </w:rPr>
        <w:t xml:space="preserve"> and </w:t>
      </w:r>
      <w:r w:rsidR="004474F5">
        <w:rPr>
          <w:b/>
          <w:sz w:val="32"/>
          <w:lang w:val="da-DK"/>
        </w:rPr>
        <w:t xml:space="preserve">K. Ulrich </w:t>
      </w:r>
      <w:r w:rsidR="004A4896" w:rsidRPr="00ED3698">
        <w:rPr>
          <w:b/>
          <w:sz w:val="32"/>
          <w:lang w:val="da-DK"/>
        </w:rPr>
        <w:t>Mayer</w:t>
      </w:r>
    </w:p>
    <w:p w14:paraId="68A8CF25" w14:textId="77777777" w:rsidR="00577FF4" w:rsidRPr="00F016B1" w:rsidRDefault="00577FF4">
      <w:pPr>
        <w:jc w:val="center"/>
        <w:rPr>
          <w:b/>
          <w:sz w:val="28"/>
          <w:szCs w:val="28"/>
        </w:rPr>
      </w:pPr>
      <w:r w:rsidRPr="00F016B1">
        <w:rPr>
          <w:b/>
          <w:sz w:val="28"/>
          <w:szCs w:val="28"/>
        </w:rPr>
        <w:t xml:space="preserve">University of </w:t>
      </w:r>
      <w:r w:rsidR="00C86379" w:rsidRPr="00F016B1">
        <w:rPr>
          <w:b/>
          <w:sz w:val="28"/>
          <w:szCs w:val="28"/>
        </w:rPr>
        <w:t>British Columbia</w:t>
      </w:r>
    </w:p>
    <w:p w14:paraId="2F1FB98D" w14:textId="77777777" w:rsidR="00577FF4" w:rsidRPr="00F016B1" w:rsidRDefault="00577FF4">
      <w:pPr>
        <w:jc w:val="center"/>
        <w:rPr>
          <w:b/>
          <w:sz w:val="28"/>
          <w:szCs w:val="28"/>
        </w:rPr>
      </w:pPr>
      <w:r w:rsidRPr="00F016B1">
        <w:rPr>
          <w:b/>
          <w:sz w:val="28"/>
          <w:szCs w:val="28"/>
        </w:rPr>
        <w:t>Department of Earth</w:t>
      </w:r>
      <w:r w:rsidR="000C419E" w:rsidRPr="00F016B1">
        <w:rPr>
          <w:b/>
          <w:sz w:val="28"/>
          <w:szCs w:val="28"/>
        </w:rPr>
        <w:t>, Ocean</w:t>
      </w:r>
      <w:r w:rsidRPr="00F016B1">
        <w:rPr>
          <w:b/>
          <w:sz w:val="28"/>
          <w:szCs w:val="28"/>
        </w:rPr>
        <w:t xml:space="preserve"> </w:t>
      </w:r>
      <w:r w:rsidR="00C86379" w:rsidRPr="00F016B1">
        <w:rPr>
          <w:b/>
          <w:sz w:val="28"/>
          <w:szCs w:val="28"/>
        </w:rPr>
        <w:t xml:space="preserve">and </w:t>
      </w:r>
      <w:r w:rsidR="000C419E" w:rsidRPr="00F016B1">
        <w:rPr>
          <w:b/>
          <w:sz w:val="28"/>
          <w:szCs w:val="28"/>
        </w:rPr>
        <w:t>Atmospheric</w:t>
      </w:r>
      <w:r w:rsidR="00C86379" w:rsidRPr="00F016B1">
        <w:rPr>
          <w:b/>
          <w:sz w:val="28"/>
          <w:szCs w:val="28"/>
        </w:rPr>
        <w:t xml:space="preserve"> </w:t>
      </w:r>
      <w:r w:rsidRPr="00F016B1">
        <w:rPr>
          <w:b/>
          <w:sz w:val="28"/>
          <w:szCs w:val="28"/>
        </w:rPr>
        <w:t>Sciences</w:t>
      </w:r>
    </w:p>
    <w:p w14:paraId="6F1E1A68" w14:textId="77777777" w:rsidR="00577FF4" w:rsidRPr="00F016B1" w:rsidRDefault="00C86379">
      <w:pPr>
        <w:jc w:val="center"/>
        <w:rPr>
          <w:b/>
          <w:sz w:val="28"/>
          <w:szCs w:val="28"/>
          <w:lang w:val="fr-FR"/>
        </w:rPr>
      </w:pPr>
      <w:r w:rsidRPr="00F016B1">
        <w:rPr>
          <w:b/>
          <w:sz w:val="28"/>
          <w:szCs w:val="28"/>
          <w:lang w:val="fr-FR"/>
        </w:rPr>
        <w:t>Vancouver</w:t>
      </w:r>
      <w:r w:rsidR="00577FF4" w:rsidRPr="00F016B1">
        <w:rPr>
          <w:b/>
          <w:sz w:val="28"/>
          <w:szCs w:val="28"/>
          <w:lang w:val="fr-FR"/>
        </w:rPr>
        <w:t xml:space="preserve">, </w:t>
      </w:r>
      <w:r w:rsidRPr="00F016B1">
        <w:rPr>
          <w:b/>
          <w:sz w:val="28"/>
          <w:szCs w:val="28"/>
          <w:lang w:val="fr-FR"/>
        </w:rPr>
        <w:t>BC,</w:t>
      </w:r>
      <w:r w:rsidR="00A22B77">
        <w:rPr>
          <w:b/>
          <w:sz w:val="28"/>
          <w:szCs w:val="28"/>
          <w:lang w:val="fr-FR"/>
        </w:rPr>
        <w:t xml:space="preserve"> Canada</w:t>
      </w:r>
      <w:r w:rsidRPr="00F016B1">
        <w:rPr>
          <w:b/>
          <w:sz w:val="28"/>
          <w:szCs w:val="28"/>
          <w:lang w:val="fr-FR"/>
        </w:rPr>
        <w:t xml:space="preserve"> V5T</w:t>
      </w:r>
      <w:r w:rsidR="00577FF4" w:rsidRPr="00F016B1">
        <w:rPr>
          <w:b/>
          <w:sz w:val="28"/>
          <w:szCs w:val="28"/>
          <w:lang w:val="fr-FR"/>
        </w:rPr>
        <w:t xml:space="preserve"> </w:t>
      </w:r>
      <w:r w:rsidRPr="00F016B1">
        <w:rPr>
          <w:b/>
          <w:sz w:val="28"/>
          <w:szCs w:val="28"/>
          <w:lang w:val="fr-FR"/>
        </w:rPr>
        <w:t>2M1</w:t>
      </w:r>
    </w:p>
    <w:p w14:paraId="70E7ECDB" w14:textId="77777777" w:rsidR="00A22B77" w:rsidRPr="00ED3698" w:rsidRDefault="00A22B77" w:rsidP="00A22B77">
      <w:pPr>
        <w:jc w:val="center"/>
        <w:rPr>
          <w:b/>
          <w:sz w:val="32"/>
          <w:lang w:val="fr-FR"/>
        </w:rPr>
      </w:pPr>
    </w:p>
    <w:p w14:paraId="0C768F1D" w14:textId="77777777" w:rsidR="00577FF4" w:rsidRPr="00ED3698" w:rsidRDefault="00577FF4">
      <w:pPr>
        <w:jc w:val="center"/>
        <w:rPr>
          <w:b/>
          <w:sz w:val="36"/>
          <w:lang w:val="fr-FR"/>
        </w:rPr>
      </w:pPr>
    </w:p>
    <w:p w14:paraId="3B5D0142" w14:textId="77777777" w:rsidR="00577FF4" w:rsidRPr="00ED3698" w:rsidRDefault="00F016B1">
      <w:pPr>
        <w:jc w:val="center"/>
        <w:rPr>
          <w:b/>
          <w:sz w:val="32"/>
          <w:lang w:val="fr-FR"/>
        </w:rPr>
      </w:pPr>
      <w:r w:rsidRPr="00F016B1">
        <w:rPr>
          <w:b/>
          <w:sz w:val="32"/>
        </w:rPr>
        <w:t>Kerry MacQuarrie</w:t>
      </w:r>
    </w:p>
    <w:p w14:paraId="7A0623E1" w14:textId="77777777" w:rsidR="00F016B1" w:rsidRPr="00F016B1" w:rsidRDefault="00F016B1" w:rsidP="00F016B1">
      <w:pPr>
        <w:jc w:val="center"/>
        <w:rPr>
          <w:b/>
          <w:sz w:val="28"/>
          <w:szCs w:val="28"/>
        </w:rPr>
      </w:pPr>
      <w:r w:rsidRPr="00F016B1">
        <w:rPr>
          <w:b/>
          <w:sz w:val="28"/>
          <w:szCs w:val="28"/>
        </w:rPr>
        <w:t>University of New Brunswick</w:t>
      </w:r>
    </w:p>
    <w:p w14:paraId="589B65F3" w14:textId="77777777" w:rsidR="00A22B77" w:rsidRDefault="00A22B77" w:rsidP="00A22B77">
      <w:pPr>
        <w:jc w:val="center"/>
        <w:rPr>
          <w:b/>
          <w:sz w:val="28"/>
          <w:szCs w:val="28"/>
        </w:rPr>
      </w:pPr>
      <w:r w:rsidRPr="00F016B1">
        <w:rPr>
          <w:b/>
          <w:sz w:val="28"/>
          <w:szCs w:val="28"/>
        </w:rPr>
        <w:t>Department of Civil Engineering</w:t>
      </w:r>
    </w:p>
    <w:p w14:paraId="5CA2F4D1" w14:textId="77777777" w:rsidR="00A22B77" w:rsidRPr="00F016B1" w:rsidRDefault="00A22B77" w:rsidP="00A22B77">
      <w:pPr>
        <w:jc w:val="center"/>
        <w:rPr>
          <w:b/>
          <w:sz w:val="28"/>
          <w:szCs w:val="28"/>
        </w:rPr>
      </w:pPr>
      <w:r w:rsidRPr="00A22B77">
        <w:rPr>
          <w:b/>
          <w:sz w:val="28"/>
          <w:szCs w:val="28"/>
        </w:rPr>
        <w:t>Fredericton, N.B., Canada E3B 5A3</w:t>
      </w:r>
    </w:p>
    <w:p w14:paraId="7296D216" w14:textId="77777777" w:rsidR="00577FF4" w:rsidRPr="00BC20B7" w:rsidRDefault="00577FF4">
      <w:pPr>
        <w:jc w:val="center"/>
        <w:rPr>
          <w:b/>
          <w:sz w:val="32"/>
          <w:lang w:val="en-CA"/>
        </w:rPr>
      </w:pPr>
    </w:p>
    <w:p w14:paraId="1F067FDE" w14:textId="0EA40641" w:rsidR="00577FF4" w:rsidRPr="00ED3698" w:rsidRDefault="00D33908">
      <w:pPr>
        <w:jc w:val="center"/>
        <w:rPr>
          <w:b/>
          <w:sz w:val="32"/>
          <w:lang w:val="fr-FR"/>
        </w:rPr>
        <w:sectPr w:rsidR="00577FF4" w:rsidRPr="00ED3698">
          <w:headerReference w:type="default" r:id="rId8"/>
          <w:footerReference w:type="even" r:id="rId9"/>
          <w:footerReference w:type="default" r:id="rId10"/>
          <w:footerReference w:type="first" r:id="rId11"/>
          <w:pgSz w:w="12240" w:h="15840"/>
          <w:pgMar w:top="1440" w:right="1800" w:bottom="1440" w:left="1800" w:header="720" w:footer="720" w:gutter="0"/>
          <w:pgNumType w:chapStyle="2"/>
          <w:cols w:space="720"/>
          <w:titlePg/>
        </w:sectPr>
      </w:pPr>
      <w:r>
        <w:rPr>
          <w:b/>
          <w:sz w:val="32"/>
          <w:lang w:val="en-CA" w:eastAsia="zh-CN"/>
        </w:rPr>
        <w:t>July</w:t>
      </w:r>
      <w:r w:rsidR="004474F5">
        <w:rPr>
          <w:b/>
          <w:sz w:val="32"/>
          <w:lang w:val="en-CA" w:eastAsia="zh-CN"/>
        </w:rPr>
        <w:t xml:space="preserve"> </w:t>
      </w:r>
      <w:r w:rsidR="002A6FCF">
        <w:rPr>
          <w:b/>
          <w:sz w:val="32"/>
          <w:lang w:val="en-CA" w:eastAsia="zh-CN"/>
        </w:rPr>
        <w:t>20</w:t>
      </w:r>
      <w:r w:rsidR="00655FCF">
        <w:rPr>
          <w:b/>
          <w:sz w:val="32"/>
          <w:lang w:val="en-CA" w:eastAsia="zh-CN"/>
        </w:rPr>
        <w:t>, 201</w:t>
      </w:r>
      <w:r w:rsidR="00FE4214">
        <w:rPr>
          <w:b/>
          <w:sz w:val="32"/>
          <w:lang w:val="en-CA" w:eastAsia="zh-CN"/>
        </w:rPr>
        <w:t>8</w:t>
      </w:r>
    </w:p>
    <w:p w14:paraId="57643473" w14:textId="77777777" w:rsidR="0017659E" w:rsidRDefault="0017659E">
      <w:pPr>
        <w:jc w:val="center"/>
        <w:rPr>
          <w:b/>
          <w:sz w:val="32"/>
          <w:lang w:eastAsia="zh-CN"/>
        </w:rPr>
      </w:pPr>
    </w:p>
    <w:p w14:paraId="3A3D0096" w14:textId="77777777" w:rsidR="00577FF4" w:rsidRPr="00ED3698" w:rsidRDefault="00577FF4">
      <w:pPr>
        <w:jc w:val="center"/>
        <w:rPr>
          <w:b/>
          <w:sz w:val="32"/>
        </w:rPr>
      </w:pPr>
      <w:r w:rsidRPr="00ED3698">
        <w:rPr>
          <w:b/>
          <w:sz w:val="32"/>
        </w:rPr>
        <w:t>COPYRIGHT NOTICE AND USAGE LIMITATIONS</w:t>
      </w:r>
    </w:p>
    <w:p w14:paraId="514C480B" w14:textId="77777777" w:rsidR="00577FF4" w:rsidRPr="00ED3698" w:rsidRDefault="00577FF4">
      <w:pPr>
        <w:jc w:val="left"/>
      </w:pPr>
    </w:p>
    <w:p w14:paraId="7674A7C2" w14:textId="33EC29DB" w:rsidR="00577FF4" w:rsidRPr="00ED3698" w:rsidRDefault="00577FF4">
      <w:pPr>
        <w:jc w:val="left"/>
      </w:pPr>
      <w:r w:rsidRPr="00ED3698">
        <w:t>All rights are reserved</w:t>
      </w:r>
      <w:r w:rsidR="004474F5">
        <w:t xml:space="preserve">.  </w:t>
      </w:r>
      <w:r w:rsidRPr="00ED3698">
        <w:t xml:space="preserve">The </w:t>
      </w:r>
      <w:r w:rsidR="0076771D">
        <w:t>MIN3P-THCm</w:t>
      </w:r>
      <w:r w:rsidR="004332DD">
        <w:t xml:space="preserve"> </w:t>
      </w:r>
      <w:r w:rsidRPr="00ED3698">
        <w:t>model and User's Guide are copyright</w:t>
      </w:r>
      <w:r w:rsidR="004474F5">
        <w:t xml:space="preserve">.  </w:t>
      </w:r>
      <w:r w:rsidRPr="00ED3698">
        <w:t>The documentation, executable, source code, or any part thereof, may not be reproduced, duplicated, translated, or distributed in any way without the express written permission of the copyright holder</w:t>
      </w:r>
      <w:r w:rsidR="004474F5">
        <w:t xml:space="preserve">.  </w:t>
      </w:r>
      <w:r w:rsidRPr="00ED3698">
        <w:t xml:space="preserve">The </w:t>
      </w:r>
      <w:r w:rsidR="0076771D">
        <w:t>MIN3P-THCm</w:t>
      </w:r>
      <w:r w:rsidR="004332DD">
        <w:t xml:space="preserve"> </w:t>
      </w:r>
      <w:r w:rsidRPr="00ED3698">
        <w:t>program must be specifically licensed for inclusion in software distributed in any manner, sold commercially, or used in for-profit research/consulting</w:t>
      </w:r>
      <w:r w:rsidR="004474F5">
        <w:t xml:space="preserve">.  </w:t>
      </w:r>
      <w:r w:rsidRPr="00ED3698">
        <w:t>Distribution of source code is expressly forbidden.</w:t>
      </w:r>
    </w:p>
    <w:p w14:paraId="7454AE8A" w14:textId="77777777" w:rsidR="00577FF4" w:rsidRPr="00ED3698" w:rsidRDefault="00577FF4">
      <w:pPr>
        <w:jc w:val="left"/>
      </w:pPr>
    </w:p>
    <w:p w14:paraId="6FB8E814" w14:textId="77777777" w:rsidR="00577FF4" w:rsidRPr="00ED3698" w:rsidRDefault="00577FF4">
      <w:pPr>
        <w:jc w:val="left"/>
      </w:pPr>
    </w:p>
    <w:p w14:paraId="23AC4286" w14:textId="77777777" w:rsidR="00577FF4" w:rsidRPr="00ED3698" w:rsidRDefault="00577FF4">
      <w:pPr>
        <w:jc w:val="left"/>
      </w:pPr>
    </w:p>
    <w:p w14:paraId="2280E0E1" w14:textId="77777777" w:rsidR="00577FF4" w:rsidRPr="00ED3698" w:rsidRDefault="00577FF4">
      <w:pPr>
        <w:jc w:val="center"/>
        <w:rPr>
          <w:b/>
          <w:sz w:val="32"/>
        </w:rPr>
      </w:pPr>
      <w:r w:rsidRPr="00ED3698">
        <w:rPr>
          <w:b/>
          <w:sz w:val="32"/>
        </w:rPr>
        <w:t>DISCLAIMER</w:t>
      </w:r>
    </w:p>
    <w:p w14:paraId="453FD52E" w14:textId="77777777" w:rsidR="00577FF4" w:rsidRPr="00ED3698" w:rsidRDefault="00577FF4">
      <w:pPr>
        <w:jc w:val="left"/>
      </w:pPr>
    </w:p>
    <w:p w14:paraId="3CE21D74" w14:textId="5F65039E" w:rsidR="00577FF4" w:rsidRPr="00ED3698" w:rsidRDefault="00577FF4">
      <w:pPr>
        <w:jc w:val="left"/>
      </w:pPr>
      <w:r w:rsidRPr="00ED3698">
        <w:t xml:space="preserve">Although great care has been taken in preparing </w:t>
      </w:r>
      <w:r w:rsidR="0076771D">
        <w:t>MIN3P-THCm</w:t>
      </w:r>
      <w:r w:rsidR="004332DD">
        <w:t xml:space="preserve"> </w:t>
      </w:r>
      <w:r w:rsidRPr="00ED3698">
        <w:t>and its documentation, the author</w:t>
      </w:r>
      <w:r w:rsidR="00E37D9D">
        <w:t>s</w:t>
      </w:r>
      <w:r w:rsidRPr="00ED3698">
        <w:t xml:space="preserve"> cannot be held responsible for any errors or omissions</w:t>
      </w:r>
      <w:r w:rsidR="004474F5">
        <w:t xml:space="preserve">.  </w:t>
      </w:r>
      <w:r w:rsidRPr="00ED3698">
        <w:t>As such, this code is offered `as is'</w:t>
      </w:r>
      <w:r w:rsidR="004474F5">
        <w:t xml:space="preserve">.  </w:t>
      </w:r>
      <w:r w:rsidRPr="00ED3698">
        <w:t>The author</w:t>
      </w:r>
      <w:r w:rsidR="00E37D9D">
        <w:t>s</w:t>
      </w:r>
      <w:r w:rsidRPr="00ED3698">
        <w:t xml:space="preserve"> make no warranty of any kind, express or implied</w:t>
      </w:r>
      <w:r w:rsidR="004474F5">
        <w:t xml:space="preserve">.  </w:t>
      </w:r>
      <w:r w:rsidRPr="00ED3698">
        <w:t>The author</w:t>
      </w:r>
      <w:r w:rsidR="00E37D9D">
        <w:t>s</w:t>
      </w:r>
      <w:r w:rsidRPr="00ED3698">
        <w:t xml:space="preserve"> shall not be liable for any damages arising from a failure of this program to operate in the manner desired by the user</w:t>
      </w:r>
      <w:r w:rsidR="004474F5">
        <w:t xml:space="preserve">.  </w:t>
      </w:r>
      <w:r w:rsidRPr="00ED3698">
        <w:t>The author</w:t>
      </w:r>
      <w:r w:rsidR="00E37D9D">
        <w:t>s</w:t>
      </w:r>
      <w:r w:rsidRPr="00ED3698">
        <w:t xml:space="preserve"> shall not be liable for any damage to data or property which may be caused directly or indirectly by use of this program</w:t>
      </w:r>
      <w:r w:rsidR="004474F5">
        <w:t xml:space="preserve">.  </w:t>
      </w:r>
      <w:r w:rsidRPr="00ED3698">
        <w:t>In no event will the author</w:t>
      </w:r>
      <w:r w:rsidR="00E37D9D">
        <w:t>s</w:t>
      </w:r>
      <w:r w:rsidRPr="00ED3698">
        <w:t xml:space="preserve"> be liable for any damages, including, but not limited to, lost profits, lost savings or other incidental or consequential damages arising out of the use, or inability to use, this program</w:t>
      </w:r>
      <w:r w:rsidR="004474F5">
        <w:t xml:space="preserve">.  </w:t>
      </w:r>
      <w:r w:rsidRPr="00ED3698">
        <w:t>Use, attempted use, and/or installation of this program shall constitute implied acceptance of the above conditions</w:t>
      </w:r>
      <w:r w:rsidR="004474F5">
        <w:t xml:space="preserve">.  </w:t>
      </w:r>
      <w:r w:rsidRPr="00ED3698">
        <w:t>Authorized users encountering problems with the code, or requiring specific implementations not supported by this version, are encouraged to contact the author</w:t>
      </w:r>
      <w:r w:rsidR="00E37D9D">
        <w:t>s</w:t>
      </w:r>
      <w:r w:rsidRPr="00ED3698">
        <w:t xml:space="preserve"> for possible assistance.</w:t>
      </w:r>
    </w:p>
    <w:p w14:paraId="4990B984" w14:textId="77777777" w:rsidR="00577FF4" w:rsidRPr="00ED3698" w:rsidRDefault="00577FF4">
      <w:pPr>
        <w:jc w:val="center"/>
        <w:rPr>
          <w:b/>
          <w:sz w:val="32"/>
        </w:rPr>
      </w:pPr>
    </w:p>
    <w:p w14:paraId="5029D6A4" w14:textId="77777777" w:rsidR="00577FF4" w:rsidRPr="00ED3698" w:rsidRDefault="00577FF4">
      <w:pPr>
        <w:jc w:val="center"/>
        <w:rPr>
          <w:b/>
          <w:sz w:val="32"/>
        </w:rPr>
        <w:sectPr w:rsidR="00577FF4" w:rsidRPr="00ED3698">
          <w:pgSz w:w="12240" w:h="15840"/>
          <w:pgMar w:top="1440" w:right="1800" w:bottom="1440" w:left="1800" w:header="720" w:footer="720" w:gutter="0"/>
          <w:pgNumType w:chapStyle="2"/>
          <w:cols w:space="720"/>
          <w:titlePg/>
        </w:sectPr>
      </w:pPr>
    </w:p>
    <w:p w14:paraId="701C3BAD" w14:textId="77777777" w:rsidR="0017659E" w:rsidRDefault="0017659E">
      <w:pPr>
        <w:jc w:val="center"/>
        <w:rPr>
          <w:b/>
          <w:sz w:val="32"/>
          <w:lang w:eastAsia="zh-CN"/>
        </w:rPr>
      </w:pPr>
    </w:p>
    <w:p w14:paraId="062A3D7C" w14:textId="77777777" w:rsidR="00577FF4" w:rsidRPr="00ED3698" w:rsidRDefault="00577FF4">
      <w:pPr>
        <w:jc w:val="center"/>
        <w:rPr>
          <w:b/>
          <w:sz w:val="32"/>
        </w:rPr>
      </w:pPr>
      <w:r w:rsidRPr="00ED3698">
        <w:rPr>
          <w:b/>
          <w:sz w:val="32"/>
        </w:rPr>
        <w:t>ACKNOWLEDGEMENTS</w:t>
      </w:r>
    </w:p>
    <w:p w14:paraId="1D85653D" w14:textId="77777777" w:rsidR="00577FF4" w:rsidRPr="00ED3698" w:rsidRDefault="00577FF4">
      <w:pPr>
        <w:jc w:val="left"/>
      </w:pPr>
    </w:p>
    <w:p w14:paraId="21898890" w14:textId="77777777" w:rsidR="00577FF4" w:rsidRPr="00ED3698" w:rsidRDefault="00577FF4">
      <w:pPr>
        <w:jc w:val="left"/>
      </w:pPr>
    </w:p>
    <w:p w14:paraId="3448C704" w14:textId="111C54F2" w:rsidR="00577FF4" w:rsidRPr="00ED3698" w:rsidRDefault="00577FF4" w:rsidP="00852455">
      <w:pPr>
        <w:jc w:val="left"/>
      </w:pPr>
      <w:r w:rsidRPr="00ED3698">
        <w:t>The author would like to thank Shawn G</w:t>
      </w:r>
      <w:r w:rsidR="004474F5">
        <w:t xml:space="preserve">. </w:t>
      </w:r>
      <w:r w:rsidRPr="00ED3698">
        <w:t xml:space="preserve">Benner (University of Waterloo, now at </w:t>
      </w:r>
      <w:r w:rsidR="00CF32C2" w:rsidRPr="00ED3698">
        <w:t xml:space="preserve">Idaho State </w:t>
      </w:r>
      <w:r w:rsidRPr="00ED3698">
        <w:t>University</w:t>
      </w:r>
      <w:r w:rsidR="00E37D9D">
        <w:t>, Boise, ID</w:t>
      </w:r>
      <w:r w:rsidRPr="00ED3698">
        <w:t>)</w:t>
      </w:r>
      <w:r w:rsidR="00E37D9D">
        <w:t>,</w:t>
      </w:r>
      <w:r w:rsidR="00852455" w:rsidRPr="00ED3698">
        <w:t xml:space="preserve"> Frederic Gerard </w:t>
      </w:r>
      <w:r w:rsidR="00E37D9D">
        <w:t>(</w:t>
      </w:r>
      <w:r w:rsidR="00852455" w:rsidRPr="00ED3698">
        <w:t>Eco&amp;Sols, UMR1222, INRA/IRD</w:t>
      </w:r>
      <w:r w:rsidR="00852455" w:rsidRPr="00BC20B7">
        <w:rPr>
          <w:lang w:val="en-CA"/>
        </w:rPr>
        <w:t>/SupAgro</w:t>
      </w:r>
      <w:r w:rsidR="00E37D9D">
        <w:rPr>
          <w:lang w:val="en-CA"/>
        </w:rPr>
        <w:t>, Montpellier, France)</w:t>
      </w:r>
      <w:r w:rsidR="00F016B1">
        <w:t>,</w:t>
      </w:r>
      <w:r w:rsidR="00293A2D">
        <w:t xml:space="preserve"> </w:t>
      </w:r>
      <w:r w:rsidR="00F016B1" w:rsidRPr="00F016B1">
        <w:t>Sergio Andres Bea</w:t>
      </w:r>
      <w:r w:rsidR="00E37D9D">
        <w:t xml:space="preserve"> (UBC, now at </w:t>
      </w:r>
      <w:r w:rsidR="00E37D9D">
        <w:rPr>
          <w:lang w:val="en-CA" w:eastAsia="en-CA"/>
        </w:rPr>
        <w:t>CONICET, IHLLA-Large Plains Hydrology Institute, Buenos Aires, Argentina</w:t>
      </w:r>
      <w:r w:rsidR="00E37D9D">
        <w:t>)</w:t>
      </w:r>
      <w:r w:rsidR="00F016B1" w:rsidRPr="00F016B1">
        <w:t xml:space="preserve">, </w:t>
      </w:r>
      <w:r w:rsidR="00293A2D">
        <w:t xml:space="preserve">and </w:t>
      </w:r>
      <w:r w:rsidR="00F016B1" w:rsidRPr="00F016B1">
        <w:t>Tom Henderson</w:t>
      </w:r>
      <w:r w:rsidR="00E37D9D">
        <w:t xml:space="preserve"> (UBC, now at Montana Department of Environmental Quality</w:t>
      </w:r>
      <w:r w:rsidR="00293A2D">
        <w:t>, Helena, MT</w:t>
      </w:r>
      <w:r w:rsidR="00E37D9D">
        <w:t>)</w:t>
      </w:r>
      <w:r w:rsidR="00F016B1" w:rsidRPr="00F016B1">
        <w:t xml:space="preserve"> </w:t>
      </w:r>
      <w:r w:rsidR="00852455" w:rsidRPr="00ED3698">
        <w:t>for their</w:t>
      </w:r>
      <w:r w:rsidRPr="00ED3698">
        <w:t xml:space="preserve"> contributions to </w:t>
      </w:r>
      <w:r w:rsidR="00F016B1">
        <w:t>earlier</w:t>
      </w:r>
      <w:r w:rsidR="00BD27E1">
        <w:t xml:space="preserve"> version</w:t>
      </w:r>
      <w:r w:rsidR="00293A2D">
        <w:t>s</w:t>
      </w:r>
      <w:r w:rsidR="00BD27E1">
        <w:t xml:space="preserve"> of </w:t>
      </w:r>
      <w:r w:rsidR="00E37D9D">
        <w:t>th</w:t>
      </w:r>
      <w:r w:rsidR="00113510">
        <w:t>e</w:t>
      </w:r>
      <w:r w:rsidR="00E37D9D">
        <w:t xml:space="preserve"> </w:t>
      </w:r>
      <w:r w:rsidRPr="00ED3698">
        <w:t>User’s Guide.</w:t>
      </w:r>
    </w:p>
    <w:p w14:paraId="6707C1F6" w14:textId="77777777" w:rsidR="00577FF4" w:rsidRPr="00ED3698" w:rsidRDefault="00577FF4">
      <w:pPr>
        <w:jc w:val="left"/>
        <w:sectPr w:rsidR="00577FF4" w:rsidRPr="00ED3698">
          <w:pgSz w:w="12240" w:h="15840"/>
          <w:pgMar w:top="1440" w:right="1800" w:bottom="1440" w:left="1800" w:header="720" w:footer="720" w:gutter="0"/>
          <w:pgNumType w:chapStyle="2"/>
          <w:cols w:space="720"/>
          <w:titlePg/>
        </w:sectPr>
      </w:pPr>
    </w:p>
    <w:p w14:paraId="2FA8EE95" w14:textId="77777777" w:rsidR="00D828CC" w:rsidRPr="00ED3698" w:rsidRDefault="00D828CC" w:rsidP="00D828CC">
      <w:pPr>
        <w:jc w:val="center"/>
        <w:rPr>
          <w:b/>
          <w:sz w:val="32"/>
          <w:lang w:eastAsia="zh-CN"/>
        </w:rPr>
      </w:pPr>
      <w:r>
        <w:rPr>
          <w:rFonts w:hint="eastAsia"/>
          <w:b/>
          <w:sz w:val="32"/>
          <w:lang w:eastAsia="zh-CN"/>
        </w:rPr>
        <w:lastRenderedPageBreak/>
        <w:t>ABSTRACT</w:t>
      </w:r>
    </w:p>
    <w:p w14:paraId="7ED59966" w14:textId="77777777" w:rsidR="00D828CC" w:rsidRDefault="00D828CC" w:rsidP="00D828CC">
      <w:pPr>
        <w:rPr>
          <w:lang w:eastAsia="zh-CN"/>
        </w:rPr>
      </w:pPr>
    </w:p>
    <w:p w14:paraId="16E01016" w14:textId="791E06D2" w:rsidR="00D828CC" w:rsidRPr="00D828CC" w:rsidRDefault="00396B3B" w:rsidP="00D828CC">
      <w:r>
        <w:t xml:space="preserve">This report documents the </w:t>
      </w:r>
      <w:r w:rsidR="00A23DBA">
        <w:t xml:space="preserve">representative </w:t>
      </w:r>
      <w:r>
        <w:t>validation</w:t>
      </w:r>
      <w:r w:rsidR="00DD1CCF">
        <w:t xml:space="preserve"> and verification</w:t>
      </w:r>
      <w:r>
        <w:t xml:space="preserve"> examples of the rective transport code MIN3P-THCm</w:t>
      </w:r>
      <w:r w:rsidR="00155DC5">
        <w:t xml:space="preserve"> including problem definition, model set up, material properties</w:t>
      </w:r>
      <w:r w:rsidR="00DD1CCF">
        <w:t>,</w:t>
      </w:r>
      <w:r w:rsidR="00155DC5">
        <w:t xml:space="preserve"> </w:t>
      </w:r>
      <w:r w:rsidR="00DD1CCF">
        <w:t>simulated</w:t>
      </w:r>
      <w:r w:rsidR="00155DC5">
        <w:t xml:space="preserve"> results</w:t>
      </w:r>
      <w:r w:rsidR="00DD1CCF">
        <w:t xml:space="preserve"> and the</w:t>
      </w:r>
      <w:r w:rsidR="00A23DBA">
        <w:t xml:space="preserve"> location of the</w:t>
      </w:r>
      <w:r w:rsidR="00DD1CCF">
        <w:t xml:space="preserve"> input file(s) and database</w:t>
      </w:r>
      <w:r w:rsidR="00A23DBA">
        <w:t>s</w:t>
      </w:r>
      <w:r w:rsidR="004474F5">
        <w:t xml:space="preserve">.  </w:t>
      </w:r>
      <w:r w:rsidR="00F144C1">
        <w:t xml:space="preserve">Most examples are primarily developed to test, verify and/or validate the new functions added to the code using analytical methods </w:t>
      </w:r>
      <w:r w:rsidR="00A23DBA">
        <w:t>(</w:t>
      </w:r>
      <w:r w:rsidR="00F144C1">
        <w:t xml:space="preserve">if </w:t>
      </w:r>
      <w:r w:rsidR="00A23DBA">
        <w:t>available)</w:t>
      </w:r>
      <w:r w:rsidR="00F144C1">
        <w:t xml:space="preserve">, </w:t>
      </w:r>
      <w:r w:rsidR="008D22B1">
        <w:t xml:space="preserve">comparison </w:t>
      </w:r>
      <w:r w:rsidR="00622F5A">
        <w:t xml:space="preserve">against </w:t>
      </w:r>
      <w:r w:rsidR="008D22B1">
        <w:t>other reactive transport code</w:t>
      </w:r>
      <w:r w:rsidR="00622F5A">
        <w:t>s</w:t>
      </w:r>
      <w:r w:rsidR="008D22B1">
        <w:t xml:space="preserve"> and hand calculation</w:t>
      </w:r>
      <w:r w:rsidR="00622F5A">
        <w:t>s</w:t>
      </w:r>
      <w:r w:rsidR="004474F5">
        <w:t xml:space="preserve">.  </w:t>
      </w:r>
      <w:r w:rsidR="00F144C1">
        <w:t>More examples are added with other validation activities such as participation in</w:t>
      </w:r>
      <w:r w:rsidR="00622F5A">
        <w:t xml:space="preserve"> internatio</w:t>
      </w:r>
      <w:r w:rsidR="00DD1CCF">
        <w:t xml:space="preserve">nal benchmarking, comparison of simulated results to laboratory and in situ experiments through </w:t>
      </w:r>
      <w:r w:rsidR="00622F5A">
        <w:t>related projects</w:t>
      </w:r>
      <w:r w:rsidR="004474F5">
        <w:t xml:space="preserve">.  </w:t>
      </w:r>
      <w:r w:rsidR="003C0C81">
        <w:t>Consequently,</w:t>
      </w:r>
      <w:r w:rsidR="00BF76F4">
        <w:t xml:space="preserve"> a collection of </w:t>
      </w:r>
      <w:r w:rsidR="006C364D">
        <w:t>125</w:t>
      </w:r>
      <w:r w:rsidR="003C0C81">
        <w:t xml:space="preserve"> </w:t>
      </w:r>
      <w:r w:rsidR="00BF76F4">
        <w:t xml:space="preserve">benchmarks are </w:t>
      </w:r>
      <w:r w:rsidR="003C0C81">
        <w:t>accumulated</w:t>
      </w:r>
      <w:r w:rsidR="002F085E">
        <w:t xml:space="preserve"> and maintained</w:t>
      </w:r>
      <w:r w:rsidR="00BF76F4">
        <w:t xml:space="preserve"> to </w:t>
      </w:r>
      <w:r w:rsidR="003C0C81">
        <w:t>ensure</w:t>
      </w:r>
      <w:r w:rsidR="00BF76F4">
        <w:t xml:space="preserve"> the function</w:t>
      </w:r>
      <w:r w:rsidR="003C0C81">
        <w:t xml:space="preserve">ality of the corresponding </w:t>
      </w:r>
      <w:r>
        <w:t>code</w:t>
      </w:r>
      <w:r w:rsidR="00DD1CCF">
        <w:t xml:space="preserve"> over the course of the code development</w:t>
      </w:r>
      <w:r w:rsidR="002F085E">
        <w:t xml:space="preserve"> </w:t>
      </w:r>
      <w:r w:rsidR="00DD1CCF">
        <w:t>in compliance with</w:t>
      </w:r>
      <w:r w:rsidR="002F085E">
        <w:t xml:space="preserve"> the NWMO Technical Computing Software procedures (Document No.: NWMO-PROC-EN-0002, Revision: R0002).</w:t>
      </w:r>
      <w:r w:rsidR="004474F5">
        <w:t xml:space="preserve">  A selection of the representative examples are documented in this report.</w:t>
      </w:r>
    </w:p>
    <w:p w14:paraId="2CD5E2BA" w14:textId="77777777" w:rsidR="00D828CC" w:rsidRDefault="00D828CC">
      <w:pPr>
        <w:widowControl/>
        <w:jc w:val="left"/>
        <w:rPr>
          <w:b/>
          <w:szCs w:val="24"/>
          <w:lang w:eastAsia="zh-CN"/>
        </w:rPr>
      </w:pPr>
      <w:r>
        <w:br w:type="page"/>
      </w:r>
    </w:p>
    <w:p w14:paraId="2467BF08" w14:textId="77777777" w:rsidR="00070CF6" w:rsidRPr="0017659E" w:rsidRDefault="00070CF6" w:rsidP="00070CF6">
      <w:pPr>
        <w:pStyle w:val="TOC1"/>
        <w:rPr>
          <w:sz w:val="32"/>
          <w:szCs w:val="32"/>
        </w:rPr>
      </w:pPr>
      <w:r w:rsidRPr="0017659E">
        <w:rPr>
          <w:rFonts w:hint="eastAsia"/>
          <w:sz w:val="32"/>
          <w:szCs w:val="32"/>
        </w:rPr>
        <w:lastRenderedPageBreak/>
        <w:t>Contents</w:t>
      </w:r>
    </w:p>
    <w:p w14:paraId="3B1857FE" w14:textId="77777777" w:rsidR="00070CF6" w:rsidRPr="00070CF6" w:rsidRDefault="00070CF6" w:rsidP="00070CF6">
      <w:pPr>
        <w:rPr>
          <w:lang w:eastAsia="zh-CN"/>
        </w:rPr>
      </w:pPr>
    </w:p>
    <w:p w14:paraId="323A2EBC" w14:textId="77777777" w:rsidR="002D029A" w:rsidRDefault="005F5019">
      <w:pPr>
        <w:pStyle w:val="TOC1"/>
        <w:rPr>
          <w:rFonts w:asciiTheme="minorHAnsi" w:hAnsiTheme="minorHAnsi" w:cstheme="minorBidi"/>
          <w:b w:val="0"/>
          <w:noProof/>
          <w:sz w:val="22"/>
          <w:szCs w:val="22"/>
          <w:lang w:val="en-CA"/>
        </w:rPr>
      </w:pPr>
      <w:r w:rsidRPr="00ED3698">
        <w:fldChar w:fldCharType="begin"/>
      </w:r>
      <w:r w:rsidR="00577FF4" w:rsidRPr="00ED3698">
        <w:instrText xml:space="preserve"> TOC \o "1-4" </w:instrText>
      </w:r>
      <w:r w:rsidRPr="00ED3698">
        <w:fldChar w:fldCharType="separate"/>
      </w:r>
      <w:r w:rsidR="002D029A">
        <w:rPr>
          <w:noProof/>
        </w:rPr>
        <w:t>1</w:t>
      </w:r>
      <w:r w:rsidR="002D029A">
        <w:rPr>
          <w:rFonts w:asciiTheme="minorHAnsi" w:hAnsiTheme="minorHAnsi" w:cstheme="minorBidi"/>
          <w:b w:val="0"/>
          <w:noProof/>
          <w:sz w:val="22"/>
          <w:szCs w:val="22"/>
          <w:lang w:val="en-CA"/>
        </w:rPr>
        <w:tab/>
      </w:r>
      <w:r w:rsidR="002D029A">
        <w:rPr>
          <w:noProof/>
        </w:rPr>
        <w:t>Introduction</w:t>
      </w:r>
      <w:r w:rsidR="002D029A">
        <w:rPr>
          <w:noProof/>
        </w:rPr>
        <w:tab/>
      </w:r>
      <w:r w:rsidR="002D029A">
        <w:rPr>
          <w:noProof/>
        </w:rPr>
        <w:fldChar w:fldCharType="begin"/>
      </w:r>
      <w:r w:rsidR="002D029A">
        <w:rPr>
          <w:noProof/>
        </w:rPr>
        <w:instrText xml:space="preserve"> PAGEREF _Toc520374365 \h </w:instrText>
      </w:r>
      <w:r w:rsidR="002D029A">
        <w:rPr>
          <w:noProof/>
        </w:rPr>
      </w:r>
      <w:r w:rsidR="002D029A">
        <w:rPr>
          <w:noProof/>
        </w:rPr>
        <w:fldChar w:fldCharType="separate"/>
      </w:r>
      <w:r w:rsidR="00B560DA">
        <w:rPr>
          <w:noProof/>
        </w:rPr>
        <w:t>1-35</w:t>
      </w:r>
      <w:r w:rsidR="002D029A">
        <w:rPr>
          <w:noProof/>
        </w:rPr>
        <w:fldChar w:fldCharType="end"/>
      </w:r>
    </w:p>
    <w:p w14:paraId="7D1F9F36" w14:textId="77777777" w:rsidR="002D029A" w:rsidRDefault="002D029A">
      <w:pPr>
        <w:pStyle w:val="TOC1"/>
        <w:rPr>
          <w:rFonts w:asciiTheme="minorHAnsi" w:hAnsiTheme="minorHAnsi" w:cstheme="minorBidi"/>
          <w:b w:val="0"/>
          <w:noProof/>
          <w:sz w:val="22"/>
          <w:szCs w:val="22"/>
          <w:lang w:val="en-CA"/>
        </w:rPr>
      </w:pPr>
      <w:r>
        <w:rPr>
          <w:noProof/>
        </w:rPr>
        <w:t>2</w:t>
      </w:r>
      <w:r>
        <w:rPr>
          <w:rFonts w:asciiTheme="minorHAnsi" w:hAnsiTheme="minorHAnsi" w:cstheme="minorBidi"/>
          <w:b w:val="0"/>
          <w:noProof/>
          <w:sz w:val="22"/>
          <w:szCs w:val="22"/>
          <w:lang w:val="en-CA"/>
        </w:rPr>
        <w:tab/>
      </w:r>
      <w:r>
        <w:rPr>
          <w:noProof/>
        </w:rPr>
        <w:t>Validation examples</w:t>
      </w:r>
      <w:r>
        <w:rPr>
          <w:noProof/>
        </w:rPr>
        <w:tab/>
      </w:r>
      <w:r>
        <w:rPr>
          <w:noProof/>
        </w:rPr>
        <w:fldChar w:fldCharType="begin"/>
      </w:r>
      <w:r>
        <w:rPr>
          <w:noProof/>
        </w:rPr>
        <w:instrText xml:space="preserve"> PAGEREF _Toc520374366 \h </w:instrText>
      </w:r>
      <w:r>
        <w:rPr>
          <w:noProof/>
        </w:rPr>
      </w:r>
      <w:r>
        <w:rPr>
          <w:noProof/>
        </w:rPr>
        <w:fldChar w:fldCharType="separate"/>
      </w:r>
      <w:r w:rsidR="00B560DA">
        <w:rPr>
          <w:noProof/>
        </w:rPr>
        <w:t>2-35</w:t>
      </w:r>
      <w:r>
        <w:rPr>
          <w:noProof/>
        </w:rPr>
        <w:fldChar w:fldCharType="end"/>
      </w:r>
    </w:p>
    <w:p w14:paraId="412BCE4F"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2.1</w:t>
      </w:r>
      <w:r>
        <w:rPr>
          <w:rFonts w:asciiTheme="minorHAnsi" w:hAnsiTheme="minorHAnsi" w:cstheme="minorBidi"/>
          <w:smallCaps w:val="0"/>
          <w:noProof/>
          <w:sz w:val="22"/>
          <w:szCs w:val="22"/>
          <w:lang w:val="en-CA" w:eastAsia="zh-CN"/>
        </w:rPr>
        <w:tab/>
      </w:r>
      <w:r>
        <w:rPr>
          <w:noProof/>
        </w:rPr>
        <w:t>Batch</w:t>
      </w:r>
      <w:r>
        <w:rPr>
          <w:noProof/>
          <w:lang w:eastAsia="zh-CN"/>
        </w:rPr>
        <w:t xml:space="preserve"> reactions</w:t>
      </w:r>
      <w:r>
        <w:rPr>
          <w:noProof/>
        </w:rPr>
        <w:tab/>
      </w:r>
      <w:r>
        <w:rPr>
          <w:noProof/>
        </w:rPr>
        <w:fldChar w:fldCharType="begin"/>
      </w:r>
      <w:r>
        <w:rPr>
          <w:noProof/>
        </w:rPr>
        <w:instrText xml:space="preserve"> PAGEREF _Toc520374367 \h </w:instrText>
      </w:r>
      <w:r>
        <w:rPr>
          <w:noProof/>
        </w:rPr>
      </w:r>
      <w:r>
        <w:rPr>
          <w:noProof/>
        </w:rPr>
        <w:fldChar w:fldCharType="separate"/>
      </w:r>
      <w:r w:rsidR="00B560DA">
        <w:rPr>
          <w:noProof/>
        </w:rPr>
        <w:t>2-36</w:t>
      </w:r>
      <w:r>
        <w:rPr>
          <w:noProof/>
        </w:rPr>
        <w:fldChar w:fldCharType="end"/>
      </w:r>
    </w:p>
    <w:p w14:paraId="4896718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2.1.1</w:t>
      </w:r>
      <w:r>
        <w:rPr>
          <w:rFonts w:asciiTheme="minorHAnsi" w:hAnsiTheme="minorHAnsi" w:cstheme="minorBidi"/>
          <w:i w:val="0"/>
          <w:noProof/>
          <w:sz w:val="22"/>
          <w:szCs w:val="22"/>
          <w:lang w:val="en-CA" w:eastAsia="zh-CN"/>
        </w:rPr>
        <w:tab/>
      </w:r>
      <w:r>
        <w:rPr>
          <w:noProof/>
        </w:rPr>
        <w:t>Surface complexation of arsenate</w:t>
      </w:r>
      <w:r>
        <w:rPr>
          <w:noProof/>
        </w:rPr>
        <w:tab/>
      </w:r>
      <w:r>
        <w:rPr>
          <w:noProof/>
        </w:rPr>
        <w:fldChar w:fldCharType="begin"/>
      </w:r>
      <w:r>
        <w:rPr>
          <w:noProof/>
        </w:rPr>
        <w:instrText xml:space="preserve"> PAGEREF _Toc520374368 \h </w:instrText>
      </w:r>
      <w:r>
        <w:rPr>
          <w:noProof/>
        </w:rPr>
      </w:r>
      <w:r>
        <w:rPr>
          <w:noProof/>
        </w:rPr>
        <w:fldChar w:fldCharType="separate"/>
      </w:r>
      <w:r w:rsidR="00B560DA">
        <w:rPr>
          <w:noProof/>
        </w:rPr>
        <w:t>2-36</w:t>
      </w:r>
      <w:r>
        <w:rPr>
          <w:noProof/>
        </w:rPr>
        <w:fldChar w:fldCharType="end"/>
      </w:r>
    </w:p>
    <w:p w14:paraId="4E8F520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_Toc520374369 \h </w:instrText>
      </w:r>
      <w:r>
        <w:rPr>
          <w:noProof/>
        </w:rPr>
      </w:r>
      <w:r>
        <w:rPr>
          <w:noProof/>
        </w:rPr>
        <w:fldChar w:fldCharType="separate"/>
      </w:r>
      <w:r w:rsidR="00B560DA">
        <w:rPr>
          <w:noProof/>
        </w:rPr>
        <w:t>2-36</w:t>
      </w:r>
      <w:r>
        <w:rPr>
          <w:noProof/>
        </w:rPr>
        <w:fldChar w:fldCharType="end"/>
      </w:r>
    </w:p>
    <w:p w14:paraId="6B4A3FD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_Toc520374370 \h </w:instrText>
      </w:r>
      <w:r>
        <w:rPr>
          <w:noProof/>
        </w:rPr>
      </w:r>
      <w:r>
        <w:rPr>
          <w:noProof/>
        </w:rPr>
        <w:fldChar w:fldCharType="separate"/>
      </w:r>
      <w:r w:rsidR="00B560DA">
        <w:rPr>
          <w:noProof/>
        </w:rPr>
        <w:t>2-36</w:t>
      </w:r>
      <w:r>
        <w:rPr>
          <w:noProof/>
        </w:rPr>
        <w:fldChar w:fldCharType="end"/>
      </w:r>
    </w:p>
    <w:p w14:paraId="1A7FF3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_Toc520374371 \h </w:instrText>
      </w:r>
      <w:r>
        <w:rPr>
          <w:noProof/>
        </w:rPr>
      </w:r>
      <w:r>
        <w:rPr>
          <w:noProof/>
        </w:rPr>
        <w:fldChar w:fldCharType="separate"/>
      </w:r>
      <w:r w:rsidR="00B560DA">
        <w:rPr>
          <w:noProof/>
        </w:rPr>
        <w:t>2-37</w:t>
      </w:r>
      <w:r>
        <w:rPr>
          <w:noProof/>
        </w:rPr>
        <w:fldChar w:fldCharType="end"/>
      </w:r>
    </w:p>
    <w:p w14:paraId="39AE1C0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_Toc520374372 \h </w:instrText>
      </w:r>
      <w:r>
        <w:rPr>
          <w:noProof/>
        </w:rPr>
      </w:r>
      <w:r>
        <w:rPr>
          <w:noProof/>
        </w:rPr>
        <w:fldChar w:fldCharType="separate"/>
      </w:r>
      <w:r w:rsidR="00B560DA">
        <w:rPr>
          <w:noProof/>
        </w:rPr>
        <w:t>2-37</w:t>
      </w:r>
      <w:r>
        <w:rPr>
          <w:noProof/>
        </w:rPr>
        <w:fldChar w:fldCharType="end"/>
      </w:r>
    </w:p>
    <w:p w14:paraId="6776ACF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_Toc520374373 \h </w:instrText>
      </w:r>
      <w:r>
        <w:rPr>
          <w:noProof/>
        </w:rPr>
      </w:r>
      <w:r>
        <w:rPr>
          <w:noProof/>
        </w:rPr>
        <w:fldChar w:fldCharType="separate"/>
      </w:r>
      <w:r w:rsidR="00B560DA">
        <w:rPr>
          <w:noProof/>
        </w:rPr>
        <w:t>2-38</w:t>
      </w:r>
      <w:r>
        <w:rPr>
          <w:noProof/>
        </w:rPr>
        <w:fldChar w:fldCharType="end"/>
      </w:r>
    </w:p>
    <w:p w14:paraId="4ED62079"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2.1.2</w:t>
      </w:r>
      <w:r>
        <w:rPr>
          <w:rFonts w:asciiTheme="minorHAnsi" w:hAnsiTheme="minorHAnsi" w:cstheme="minorBidi"/>
          <w:i w:val="0"/>
          <w:noProof/>
          <w:sz w:val="22"/>
          <w:szCs w:val="22"/>
          <w:lang w:val="en-CA" w:eastAsia="zh-CN"/>
        </w:rPr>
        <w:tab/>
      </w:r>
      <w:r>
        <w:rPr>
          <w:noProof/>
          <w:lang w:eastAsia="zh-CN"/>
        </w:rPr>
        <w:t>pH-dependent anion surface complexation</w:t>
      </w:r>
      <w:r>
        <w:rPr>
          <w:noProof/>
        </w:rPr>
        <w:tab/>
      </w:r>
      <w:r>
        <w:rPr>
          <w:noProof/>
        </w:rPr>
        <w:fldChar w:fldCharType="begin"/>
      </w:r>
      <w:r>
        <w:rPr>
          <w:noProof/>
        </w:rPr>
        <w:instrText xml:space="preserve"> PAGEREF _Toc520374374 \h </w:instrText>
      </w:r>
      <w:r>
        <w:rPr>
          <w:noProof/>
        </w:rPr>
      </w:r>
      <w:r>
        <w:rPr>
          <w:noProof/>
        </w:rPr>
        <w:fldChar w:fldCharType="separate"/>
      </w:r>
      <w:r w:rsidR="00B560DA">
        <w:rPr>
          <w:noProof/>
        </w:rPr>
        <w:t>2-38</w:t>
      </w:r>
      <w:r>
        <w:rPr>
          <w:noProof/>
        </w:rPr>
        <w:fldChar w:fldCharType="end"/>
      </w:r>
    </w:p>
    <w:p w14:paraId="07A8AA4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_Toc520374375 \h </w:instrText>
      </w:r>
      <w:r>
        <w:rPr>
          <w:noProof/>
        </w:rPr>
      </w:r>
      <w:r>
        <w:rPr>
          <w:noProof/>
        </w:rPr>
        <w:fldChar w:fldCharType="separate"/>
      </w:r>
      <w:r w:rsidR="00B560DA">
        <w:rPr>
          <w:noProof/>
        </w:rPr>
        <w:t>2-38</w:t>
      </w:r>
      <w:r>
        <w:rPr>
          <w:noProof/>
        </w:rPr>
        <w:fldChar w:fldCharType="end"/>
      </w:r>
    </w:p>
    <w:p w14:paraId="6C9879D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_Toc520374376 \h </w:instrText>
      </w:r>
      <w:r>
        <w:rPr>
          <w:noProof/>
        </w:rPr>
      </w:r>
      <w:r>
        <w:rPr>
          <w:noProof/>
        </w:rPr>
        <w:fldChar w:fldCharType="separate"/>
      </w:r>
      <w:r w:rsidR="00B560DA">
        <w:rPr>
          <w:noProof/>
        </w:rPr>
        <w:t>2-38</w:t>
      </w:r>
      <w:r>
        <w:rPr>
          <w:noProof/>
        </w:rPr>
        <w:fldChar w:fldCharType="end"/>
      </w:r>
    </w:p>
    <w:p w14:paraId="308650F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2.1.2.3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_Toc520374377 \h </w:instrText>
      </w:r>
      <w:r>
        <w:rPr>
          <w:noProof/>
        </w:rPr>
      </w:r>
      <w:r>
        <w:rPr>
          <w:noProof/>
        </w:rPr>
        <w:fldChar w:fldCharType="separate"/>
      </w:r>
      <w:r w:rsidR="00B560DA">
        <w:rPr>
          <w:noProof/>
        </w:rPr>
        <w:t>2-39</w:t>
      </w:r>
      <w:r>
        <w:rPr>
          <w:noProof/>
        </w:rPr>
        <w:fldChar w:fldCharType="end"/>
      </w:r>
    </w:p>
    <w:p w14:paraId="2BDC1DD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2.1.2.4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_Toc520374378 \h </w:instrText>
      </w:r>
      <w:r>
        <w:rPr>
          <w:noProof/>
        </w:rPr>
      </w:r>
      <w:r>
        <w:rPr>
          <w:noProof/>
        </w:rPr>
        <w:fldChar w:fldCharType="separate"/>
      </w:r>
      <w:r w:rsidR="00B560DA">
        <w:rPr>
          <w:noProof/>
        </w:rPr>
        <w:t>2-40</w:t>
      </w:r>
      <w:r>
        <w:rPr>
          <w:noProof/>
        </w:rPr>
        <w:fldChar w:fldCharType="end"/>
      </w:r>
    </w:p>
    <w:p w14:paraId="3672B234"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2.1.3</w:t>
      </w:r>
      <w:r>
        <w:rPr>
          <w:rFonts w:asciiTheme="minorHAnsi" w:hAnsiTheme="minorHAnsi" w:cstheme="minorBidi"/>
          <w:i w:val="0"/>
          <w:noProof/>
          <w:sz w:val="22"/>
          <w:szCs w:val="22"/>
          <w:lang w:val="en-CA" w:eastAsia="zh-CN"/>
        </w:rPr>
        <w:tab/>
      </w:r>
      <w:r>
        <w:rPr>
          <w:noProof/>
          <w:lang w:eastAsia="zh-CN"/>
        </w:rPr>
        <w:t>pH-dependent cation surface complexation</w:t>
      </w:r>
      <w:r>
        <w:rPr>
          <w:noProof/>
        </w:rPr>
        <w:tab/>
      </w:r>
      <w:r>
        <w:rPr>
          <w:noProof/>
        </w:rPr>
        <w:fldChar w:fldCharType="begin"/>
      </w:r>
      <w:r>
        <w:rPr>
          <w:noProof/>
        </w:rPr>
        <w:instrText xml:space="preserve"> PAGEREF _Toc520374379 \h </w:instrText>
      </w:r>
      <w:r>
        <w:rPr>
          <w:noProof/>
        </w:rPr>
      </w:r>
      <w:r>
        <w:rPr>
          <w:noProof/>
        </w:rPr>
        <w:fldChar w:fldCharType="separate"/>
      </w:r>
      <w:r w:rsidR="00B560DA">
        <w:rPr>
          <w:noProof/>
        </w:rPr>
        <w:t>2-40</w:t>
      </w:r>
      <w:r>
        <w:rPr>
          <w:noProof/>
        </w:rPr>
        <w:fldChar w:fldCharType="end"/>
      </w:r>
    </w:p>
    <w:p w14:paraId="692B459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_Toc520374380 \h </w:instrText>
      </w:r>
      <w:r>
        <w:rPr>
          <w:noProof/>
        </w:rPr>
      </w:r>
      <w:r>
        <w:rPr>
          <w:noProof/>
        </w:rPr>
        <w:fldChar w:fldCharType="separate"/>
      </w:r>
      <w:r w:rsidR="00B560DA">
        <w:rPr>
          <w:noProof/>
        </w:rPr>
        <w:t>2-40</w:t>
      </w:r>
      <w:r>
        <w:rPr>
          <w:noProof/>
        </w:rPr>
        <w:fldChar w:fldCharType="end"/>
      </w:r>
    </w:p>
    <w:p w14:paraId="3C197D6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_Toc520374381 \h </w:instrText>
      </w:r>
      <w:r>
        <w:rPr>
          <w:noProof/>
        </w:rPr>
      </w:r>
      <w:r>
        <w:rPr>
          <w:noProof/>
        </w:rPr>
        <w:fldChar w:fldCharType="separate"/>
      </w:r>
      <w:r w:rsidR="00B560DA">
        <w:rPr>
          <w:noProof/>
        </w:rPr>
        <w:t>2-41</w:t>
      </w:r>
      <w:r>
        <w:rPr>
          <w:noProof/>
        </w:rPr>
        <w:fldChar w:fldCharType="end"/>
      </w:r>
    </w:p>
    <w:p w14:paraId="38EBF60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2.1.3.3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_Toc520374382 \h </w:instrText>
      </w:r>
      <w:r>
        <w:rPr>
          <w:noProof/>
        </w:rPr>
      </w:r>
      <w:r>
        <w:rPr>
          <w:noProof/>
        </w:rPr>
        <w:fldChar w:fldCharType="separate"/>
      </w:r>
      <w:r w:rsidR="00B560DA">
        <w:rPr>
          <w:noProof/>
        </w:rPr>
        <w:t>2-41</w:t>
      </w:r>
      <w:r>
        <w:rPr>
          <w:noProof/>
        </w:rPr>
        <w:fldChar w:fldCharType="end"/>
      </w:r>
    </w:p>
    <w:p w14:paraId="4F4AA48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2.1.3.4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_Toc520374383 \h </w:instrText>
      </w:r>
      <w:r>
        <w:rPr>
          <w:noProof/>
        </w:rPr>
      </w:r>
      <w:r>
        <w:rPr>
          <w:noProof/>
        </w:rPr>
        <w:fldChar w:fldCharType="separate"/>
      </w:r>
      <w:r w:rsidR="00B560DA">
        <w:rPr>
          <w:noProof/>
        </w:rPr>
        <w:t>2-42</w:t>
      </w:r>
      <w:r>
        <w:rPr>
          <w:noProof/>
        </w:rPr>
        <w:fldChar w:fldCharType="end"/>
      </w:r>
    </w:p>
    <w:p w14:paraId="7D962F58"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lang w:eastAsia="zh-CN"/>
        </w:rPr>
        <w:t>2.1.4</w:t>
      </w:r>
      <w:r>
        <w:rPr>
          <w:rFonts w:asciiTheme="minorHAnsi" w:hAnsiTheme="minorHAnsi" w:cstheme="minorBidi"/>
          <w:i w:val="0"/>
          <w:noProof/>
          <w:sz w:val="22"/>
          <w:szCs w:val="22"/>
          <w:lang w:val="en-CA" w:eastAsia="zh-CN"/>
        </w:rPr>
        <w:tab/>
      </w:r>
      <w:r>
        <w:rPr>
          <w:noProof/>
          <w:lang w:eastAsia="zh-CN"/>
        </w:rPr>
        <w:t>Pitzer equation – Chemical speciation of Dead Sea water</w:t>
      </w:r>
      <w:r>
        <w:rPr>
          <w:noProof/>
        </w:rPr>
        <w:tab/>
      </w:r>
      <w:r>
        <w:rPr>
          <w:noProof/>
        </w:rPr>
        <w:fldChar w:fldCharType="begin"/>
      </w:r>
      <w:r>
        <w:rPr>
          <w:noProof/>
        </w:rPr>
        <w:instrText xml:space="preserve"> PAGEREF _Toc520374384 \h </w:instrText>
      </w:r>
      <w:r>
        <w:rPr>
          <w:noProof/>
        </w:rPr>
      </w:r>
      <w:r>
        <w:rPr>
          <w:noProof/>
        </w:rPr>
        <w:fldChar w:fldCharType="separate"/>
      </w:r>
      <w:r w:rsidR="00B560DA">
        <w:rPr>
          <w:noProof/>
        </w:rPr>
        <w:t>2-42</w:t>
      </w:r>
      <w:r>
        <w:rPr>
          <w:noProof/>
        </w:rPr>
        <w:fldChar w:fldCharType="end"/>
      </w:r>
    </w:p>
    <w:p w14:paraId="05A3498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_Toc520374385 \h </w:instrText>
      </w:r>
      <w:r>
        <w:rPr>
          <w:noProof/>
        </w:rPr>
      </w:r>
      <w:r>
        <w:rPr>
          <w:noProof/>
        </w:rPr>
        <w:fldChar w:fldCharType="separate"/>
      </w:r>
      <w:r w:rsidR="00B560DA">
        <w:rPr>
          <w:noProof/>
        </w:rPr>
        <w:t>2-42</w:t>
      </w:r>
      <w:r>
        <w:rPr>
          <w:noProof/>
        </w:rPr>
        <w:fldChar w:fldCharType="end"/>
      </w:r>
    </w:p>
    <w:p w14:paraId="644915A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_Toc520374386 \h </w:instrText>
      </w:r>
      <w:r>
        <w:rPr>
          <w:noProof/>
        </w:rPr>
      </w:r>
      <w:r>
        <w:rPr>
          <w:noProof/>
        </w:rPr>
        <w:fldChar w:fldCharType="separate"/>
      </w:r>
      <w:r w:rsidR="00B560DA">
        <w:rPr>
          <w:noProof/>
        </w:rPr>
        <w:t>2-43</w:t>
      </w:r>
      <w:r>
        <w:rPr>
          <w:noProof/>
        </w:rPr>
        <w:fldChar w:fldCharType="end"/>
      </w:r>
    </w:p>
    <w:p w14:paraId="62D0EF2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_Toc520374387 \h </w:instrText>
      </w:r>
      <w:r>
        <w:rPr>
          <w:noProof/>
        </w:rPr>
      </w:r>
      <w:r>
        <w:rPr>
          <w:noProof/>
        </w:rPr>
        <w:fldChar w:fldCharType="separate"/>
      </w:r>
      <w:r w:rsidR="00B560DA">
        <w:rPr>
          <w:noProof/>
        </w:rPr>
        <w:t>2-43</w:t>
      </w:r>
      <w:r>
        <w:rPr>
          <w:noProof/>
        </w:rPr>
        <w:fldChar w:fldCharType="end"/>
      </w:r>
    </w:p>
    <w:p w14:paraId="04728CB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_Toc520374388 \h </w:instrText>
      </w:r>
      <w:r>
        <w:rPr>
          <w:noProof/>
        </w:rPr>
      </w:r>
      <w:r>
        <w:rPr>
          <w:noProof/>
        </w:rPr>
        <w:fldChar w:fldCharType="separate"/>
      </w:r>
      <w:r w:rsidR="00B560DA">
        <w:rPr>
          <w:noProof/>
        </w:rPr>
        <w:t>2-43</w:t>
      </w:r>
      <w:r>
        <w:rPr>
          <w:noProof/>
        </w:rPr>
        <w:fldChar w:fldCharType="end"/>
      </w:r>
    </w:p>
    <w:p w14:paraId="398C5BF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2.1.4.5</w:t>
      </w:r>
      <w:r>
        <w:rPr>
          <w:rFonts w:asciiTheme="minorHAnsi" w:hAnsiTheme="minorHAnsi" w:cstheme="minorBidi"/>
          <w:noProof/>
          <w:sz w:val="22"/>
          <w:szCs w:val="22"/>
          <w:lang w:val="en-CA" w:eastAsia="zh-CN"/>
        </w:rPr>
        <w:tab/>
      </w:r>
      <w:r>
        <w:rPr>
          <w:noProof/>
        </w:rPr>
        <w:t>File locations</w:t>
      </w:r>
      <w:bookmarkStart w:id="0" w:name="_GoBack"/>
      <w:bookmarkEnd w:id="0"/>
      <w:r>
        <w:rPr>
          <w:noProof/>
        </w:rPr>
        <w:tab/>
      </w:r>
      <w:r>
        <w:rPr>
          <w:noProof/>
        </w:rPr>
        <w:fldChar w:fldCharType="begin"/>
      </w:r>
      <w:r>
        <w:rPr>
          <w:noProof/>
        </w:rPr>
        <w:instrText xml:space="preserve"> PAGEREF _Toc520374389 \h </w:instrText>
      </w:r>
      <w:r>
        <w:rPr>
          <w:noProof/>
        </w:rPr>
      </w:r>
      <w:r>
        <w:rPr>
          <w:noProof/>
        </w:rPr>
        <w:fldChar w:fldCharType="separate"/>
      </w:r>
      <w:r w:rsidR="00B560DA">
        <w:rPr>
          <w:noProof/>
        </w:rPr>
        <w:t>2-43</w:t>
      </w:r>
      <w:r>
        <w:rPr>
          <w:noProof/>
        </w:rPr>
        <w:fldChar w:fldCharType="end"/>
      </w:r>
    </w:p>
    <w:p w14:paraId="58B1ABC9"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2.2</w:t>
      </w:r>
      <w:r>
        <w:rPr>
          <w:rFonts w:asciiTheme="minorHAnsi" w:hAnsiTheme="minorHAnsi" w:cstheme="minorBidi"/>
          <w:smallCaps w:val="0"/>
          <w:noProof/>
          <w:sz w:val="22"/>
          <w:szCs w:val="22"/>
          <w:lang w:val="en-CA" w:eastAsia="zh-CN"/>
        </w:rPr>
        <w:tab/>
      </w:r>
      <w:r>
        <w:rPr>
          <w:noProof/>
        </w:rPr>
        <w:t>Groundwater flow and water vapor transport</w:t>
      </w:r>
      <w:r>
        <w:rPr>
          <w:noProof/>
        </w:rPr>
        <w:tab/>
      </w:r>
      <w:r>
        <w:rPr>
          <w:noProof/>
        </w:rPr>
        <w:fldChar w:fldCharType="begin"/>
      </w:r>
      <w:r>
        <w:rPr>
          <w:noProof/>
        </w:rPr>
        <w:instrText xml:space="preserve"> PAGEREF _Toc520374390 \h </w:instrText>
      </w:r>
      <w:r>
        <w:rPr>
          <w:noProof/>
        </w:rPr>
      </w:r>
      <w:r>
        <w:rPr>
          <w:noProof/>
        </w:rPr>
        <w:fldChar w:fldCharType="separate"/>
      </w:r>
      <w:r w:rsidR="00B560DA">
        <w:rPr>
          <w:noProof/>
        </w:rPr>
        <w:t>2-46</w:t>
      </w:r>
      <w:r>
        <w:rPr>
          <w:noProof/>
        </w:rPr>
        <w:fldChar w:fldCharType="end"/>
      </w:r>
    </w:p>
    <w:p w14:paraId="331824AC"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2.2.1</w:t>
      </w:r>
      <w:r>
        <w:rPr>
          <w:rFonts w:asciiTheme="minorHAnsi" w:hAnsiTheme="minorHAnsi" w:cstheme="minorBidi"/>
          <w:i w:val="0"/>
          <w:noProof/>
          <w:sz w:val="22"/>
          <w:szCs w:val="22"/>
          <w:lang w:val="en-CA" w:eastAsia="zh-CN"/>
        </w:rPr>
        <w:tab/>
      </w:r>
      <w:r>
        <w:rPr>
          <w:noProof/>
        </w:rPr>
        <w:t>1D gravity drainage in soil column</w:t>
      </w:r>
      <w:r>
        <w:rPr>
          <w:noProof/>
        </w:rPr>
        <w:tab/>
      </w:r>
      <w:r>
        <w:rPr>
          <w:noProof/>
        </w:rPr>
        <w:fldChar w:fldCharType="begin"/>
      </w:r>
      <w:r>
        <w:rPr>
          <w:noProof/>
        </w:rPr>
        <w:instrText xml:space="preserve"> PAGEREF _Toc520374391 \h </w:instrText>
      </w:r>
      <w:r>
        <w:rPr>
          <w:noProof/>
        </w:rPr>
      </w:r>
      <w:r>
        <w:rPr>
          <w:noProof/>
        </w:rPr>
        <w:fldChar w:fldCharType="separate"/>
      </w:r>
      <w:r w:rsidR="00B560DA">
        <w:rPr>
          <w:noProof/>
        </w:rPr>
        <w:t>2-46</w:t>
      </w:r>
      <w:r>
        <w:rPr>
          <w:noProof/>
        </w:rPr>
        <w:fldChar w:fldCharType="end"/>
      </w:r>
    </w:p>
    <w:p w14:paraId="4043AE7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_Toc520374392 \h </w:instrText>
      </w:r>
      <w:r>
        <w:rPr>
          <w:noProof/>
        </w:rPr>
      </w:r>
      <w:r>
        <w:rPr>
          <w:noProof/>
        </w:rPr>
        <w:fldChar w:fldCharType="separate"/>
      </w:r>
      <w:r w:rsidR="00B560DA">
        <w:rPr>
          <w:noProof/>
        </w:rPr>
        <w:t>2-46</w:t>
      </w:r>
      <w:r>
        <w:rPr>
          <w:noProof/>
        </w:rPr>
        <w:fldChar w:fldCharType="end"/>
      </w:r>
    </w:p>
    <w:p w14:paraId="7F896FE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_Toc520374393 \h </w:instrText>
      </w:r>
      <w:r>
        <w:rPr>
          <w:noProof/>
        </w:rPr>
      </w:r>
      <w:r>
        <w:rPr>
          <w:noProof/>
        </w:rPr>
        <w:fldChar w:fldCharType="separate"/>
      </w:r>
      <w:r w:rsidR="00B560DA">
        <w:rPr>
          <w:noProof/>
        </w:rPr>
        <w:t>2-46</w:t>
      </w:r>
      <w:r>
        <w:rPr>
          <w:noProof/>
        </w:rPr>
        <w:fldChar w:fldCharType="end"/>
      </w:r>
    </w:p>
    <w:p w14:paraId="5697259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_Toc520374394 \h </w:instrText>
      </w:r>
      <w:r>
        <w:rPr>
          <w:noProof/>
        </w:rPr>
      </w:r>
      <w:r>
        <w:rPr>
          <w:noProof/>
        </w:rPr>
        <w:fldChar w:fldCharType="separate"/>
      </w:r>
      <w:r w:rsidR="00B560DA">
        <w:rPr>
          <w:noProof/>
        </w:rPr>
        <w:t>2-46</w:t>
      </w:r>
      <w:r>
        <w:rPr>
          <w:noProof/>
        </w:rPr>
        <w:fldChar w:fldCharType="end"/>
      </w:r>
    </w:p>
    <w:p w14:paraId="7F89297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_Toc520374395 \h </w:instrText>
      </w:r>
      <w:r>
        <w:rPr>
          <w:noProof/>
        </w:rPr>
      </w:r>
      <w:r>
        <w:rPr>
          <w:noProof/>
        </w:rPr>
        <w:fldChar w:fldCharType="separate"/>
      </w:r>
      <w:r w:rsidR="00B560DA">
        <w:rPr>
          <w:noProof/>
        </w:rPr>
        <w:t>2-47</w:t>
      </w:r>
      <w:r>
        <w:rPr>
          <w:noProof/>
        </w:rPr>
        <w:fldChar w:fldCharType="end"/>
      </w:r>
    </w:p>
    <w:p w14:paraId="4C092C8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_Toc520374396 \h </w:instrText>
      </w:r>
      <w:r>
        <w:rPr>
          <w:noProof/>
        </w:rPr>
      </w:r>
      <w:r>
        <w:rPr>
          <w:noProof/>
        </w:rPr>
        <w:fldChar w:fldCharType="separate"/>
      </w:r>
      <w:r w:rsidR="00B560DA">
        <w:rPr>
          <w:noProof/>
        </w:rPr>
        <w:t>2-47</w:t>
      </w:r>
      <w:r>
        <w:rPr>
          <w:noProof/>
        </w:rPr>
        <w:fldChar w:fldCharType="end"/>
      </w:r>
    </w:p>
    <w:p w14:paraId="16FEE12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2.2.2</w:t>
      </w:r>
      <w:r>
        <w:rPr>
          <w:rFonts w:asciiTheme="minorHAnsi" w:hAnsiTheme="minorHAnsi" w:cstheme="minorBidi"/>
          <w:i w:val="0"/>
          <w:noProof/>
          <w:sz w:val="22"/>
          <w:szCs w:val="22"/>
          <w:lang w:val="en-CA" w:eastAsia="zh-CN"/>
        </w:rPr>
        <w:tab/>
      </w:r>
      <w:r>
        <w:rPr>
          <w:noProof/>
        </w:rPr>
        <w:t>1D infiltration in soil column</w:t>
      </w:r>
      <w:r>
        <w:rPr>
          <w:noProof/>
        </w:rPr>
        <w:tab/>
      </w:r>
      <w:r>
        <w:rPr>
          <w:noProof/>
        </w:rPr>
        <w:fldChar w:fldCharType="begin"/>
      </w:r>
      <w:r>
        <w:rPr>
          <w:noProof/>
        </w:rPr>
        <w:instrText xml:space="preserve"> PAGEREF _Toc520374397 \h </w:instrText>
      </w:r>
      <w:r>
        <w:rPr>
          <w:noProof/>
        </w:rPr>
      </w:r>
      <w:r>
        <w:rPr>
          <w:noProof/>
        </w:rPr>
        <w:fldChar w:fldCharType="separate"/>
      </w:r>
      <w:r w:rsidR="00B560DA">
        <w:rPr>
          <w:noProof/>
        </w:rPr>
        <w:t>2-48</w:t>
      </w:r>
      <w:r>
        <w:rPr>
          <w:noProof/>
        </w:rPr>
        <w:fldChar w:fldCharType="end"/>
      </w:r>
    </w:p>
    <w:p w14:paraId="4B11983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_Toc520374398 \h </w:instrText>
      </w:r>
      <w:r>
        <w:rPr>
          <w:noProof/>
        </w:rPr>
      </w:r>
      <w:r>
        <w:rPr>
          <w:noProof/>
        </w:rPr>
        <w:fldChar w:fldCharType="separate"/>
      </w:r>
      <w:r w:rsidR="00B560DA">
        <w:rPr>
          <w:noProof/>
        </w:rPr>
        <w:t>2-48</w:t>
      </w:r>
      <w:r>
        <w:rPr>
          <w:noProof/>
        </w:rPr>
        <w:fldChar w:fldCharType="end"/>
      </w:r>
    </w:p>
    <w:p w14:paraId="7D0A905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_Toc520374399 \h </w:instrText>
      </w:r>
      <w:r>
        <w:rPr>
          <w:noProof/>
        </w:rPr>
      </w:r>
      <w:r>
        <w:rPr>
          <w:noProof/>
        </w:rPr>
        <w:fldChar w:fldCharType="separate"/>
      </w:r>
      <w:r w:rsidR="00B560DA">
        <w:rPr>
          <w:noProof/>
        </w:rPr>
        <w:t>2-48</w:t>
      </w:r>
      <w:r>
        <w:rPr>
          <w:noProof/>
        </w:rPr>
        <w:fldChar w:fldCharType="end"/>
      </w:r>
    </w:p>
    <w:p w14:paraId="195113B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_Toc520374400 \h </w:instrText>
      </w:r>
      <w:r>
        <w:rPr>
          <w:noProof/>
        </w:rPr>
      </w:r>
      <w:r>
        <w:rPr>
          <w:noProof/>
        </w:rPr>
        <w:fldChar w:fldCharType="separate"/>
      </w:r>
      <w:r w:rsidR="00B560DA">
        <w:rPr>
          <w:noProof/>
        </w:rPr>
        <w:t>2-48</w:t>
      </w:r>
      <w:r>
        <w:rPr>
          <w:noProof/>
        </w:rPr>
        <w:fldChar w:fldCharType="end"/>
      </w:r>
    </w:p>
    <w:p w14:paraId="566DCB0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2.2.2.4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_Toc520374401 \h </w:instrText>
      </w:r>
      <w:r>
        <w:rPr>
          <w:noProof/>
        </w:rPr>
      </w:r>
      <w:r>
        <w:rPr>
          <w:noProof/>
        </w:rPr>
        <w:fldChar w:fldCharType="separate"/>
      </w:r>
      <w:r w:rsidR="00B560DA">
        <w:rPr>
          <w:noProof/>
        </w:rPr>
        <w:t>2-48</w:t>
      </w:r>
      <w:r>
        <w:rPr>
          <w:noProof/>
        </w:rPr>
        <w:fldChar w:fldCharType="end"/>
      </w:r>
    </w:p>
    <w:p w14:paraId="4D121E2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_Toc520374402 \h </w:instrText>
      </w:r>
      <w:r>
        <w:rPr>
          <w:noProof/>
        </w:rPr>
      </w:r>
      <w:r>
        <w:rPr>
          <w:noProof/>
        </w:rPr>
        <w:fldChar w:fldCharType="separate"/>
      </w:r>
      <w:r w:rsidR="00B560DA">
        <w:rPr>
          <w:noProof/>
        </w:rPr>
        <w:t>2-49</w:t>
      </w:r>
      <w:r>
        <w:rPr>
          <w:noProof/>
        </w:rPr>
        <w:fldChar w:fldCharType="end"/>
      </w:r>
    </w:p>
    <w:p w14:paraId="4B1AFBB5"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2.2.3</w:t>
      </w:r>
      <w:r>
        <w:rPr>
          <w:rFonts w:asciiTheme="minorHAnsi" w:hAnsiTheme="minorHAnsi" w:cstheme="minorBidi"/>
          <w:i w:val="0"/>
          <w:noProof/>
          <w:sz w:val="22"/>
          <w:szCs w:val="22"/>
          <w:lang w:val="en-CA" w:eastAsia="zh-CN"/>
        </w:rPr>
        <w:tab/>
      </w:r>
      <w:r>
        <w:rPr>
          <w:noProof/>
        </w:rPr>
        <w:t>1D drainage problem in sand column</w:t>
      </w:r>
      <w:r>
        <w:rPr>
          <w:noProof/>
        </w:rPr>
        <w:tab/>
      </w:r>
      <w:r>
        <w:rPr>
          <w:noProof/>
        </w:rPr>
        <w:fldChar w:fldCharType="begin"/>
      </w:r>
      <w:r>
        <w:rPr>
          <w:noProof/>
        </w:rPr>
        <w:instrText xml:space="preserve"> PAGEREF _Toc520374403 \h </w:instrText>
      </w:r>
      <w:r>
        <w:rPr>
          <w:noProof/>
        </w:rPr>
      </w:r>
      <w:r>
        <w:rPr>
          <w:noProof/>
        </w:rPr>
        <w:fldChar w:fldCharType="separate"/>
      </w:r>
      <w:r w:rsidR="00B560DA">
        <w:rPr>
          <w:noProof/>
        </w:rPr>
        <w:t>2-49</w:t>
      </w:r>
      <w:r>
        <w:rPr>
          <w:noProof/>
        </w:rPr>
        <w:fldChar w:fldCharType="end"/>
      </w:r>
    </w:p>
    <w:p w14:paraId="6537242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_Toc520374404 \h </w:instrText>
      </w:r>
      <w:r>
        <w:rPr>
          <w:noProof/>
        </w:rPr>
      </w:r>
      <w:r>
        <w:rPr>
          <w:noProof/>
        </w:rPr>
        <w:fldChar w:fldCharType="separate"/>
      </w:r>
      <w:r w:rsidR="00B560DA">
        <w:rPr>
          <w:noProof/>
        </w:rPr>
        <w:t>2-49</w:t>
      </w:r>
      <w:r>
        <w:rPr>
          <w:noProof/>
        </w:rPr>
        <w:fldChar w:fldCharType="end"/>
      </w:r>
    </w:p>
    <w:p w14:paraId="0F7388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_Toc520374405 \h </w:instrText>
      </w:r>
      <w:r>
        <w:rPr>
          <w:noProof/>
        </w:rPr>
      </w:r>
      <w:r>
        <w:rPr>
          <w:noProof/>
        </w:rPr>
        <w:fldChar w:fldCharType="separate"/>
      </w:r>
      <w:r w:rsidR="00B560DA">
        <w:rPr>
          <w:noProof/>
        </w:rPr>
        <w:t>2-49</w:t>
      </w:r>
      <w:r>
        <w:rPr>
          <w:noProof/>
        </w:rPr>
        <w:fldChar w:fldCharType="end"/>
      </w:r>
    </w:p>
    <w:p w14:paraId="5E493CA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_Toc520374406 \h </w:instrText>
      </w:r>
      <w:r>
        <w:rPr>
          <w:noProof/>
        </w:rPr>
      </w:r>
      <w:r>
        <w:rPr>
          <w:noProof/>
        </w:rPr>
        <w:fldChar w:fldCharType="separate"/>
      </w:r>
      <w:r w:rsidR="00B560DA">
        <w:rPr>
          <w:noProof/>
        </w:rPr>
        <w:t>2-50</w:t>
      </w:r>
      <w:r>
        <w:rPr>
          <w:noProof/>
        </w:rPr>
        <w:fldChar w:fldCharType="end"/>
      </w:r>
    </w:p>
    <w:p w14:paraId="3AA94A9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_Toc520374407 \h </w:instrText>
      </w:r>
      <w:r>
        <w:rPr>
          <w:noProof/>
        </w:rPr>
      </w:r>
      <w:r>
        <w:rPr>
          <w:noProof/>
        </w:rPr>
        <w:fldChar w:fldCharType="separate"/>
      </w:r>
      <w:r w:rsidR="00B560DA">
        <w:rPr>
          <w:noProof/>
        </w:rPr>
        <w:t>2-50</w:t>
      </w:r>
      <w:r>
        <w:rPr>
          <w:noProof/>
        </w:rPr>
        <w:fldChar w:fldCharType="end"/>
      </w:r>
    </w:p>
    <w:p w14:paraId="0B9FF80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2.2.3.5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_Toc520374408 \h </w:instrText>
      </w:r>
      <w:r>
        <w:rPr>
          <w:noProof/>
        </w:rPr>
      </w:r>
      <w:r>
        <w:rPr>
          <w:noProof/>
        </w:rPr>
        <w:fldChar w:fldCharType="separate"/>
      </w:r>
      <w:r w:rsidR="00B560DA">
        <w:rPr>
          <w:noProof/>
        </w:rPr>
        <w:t>2-50</w:t>
      </w:r>
      <w:r>
        <w:rPr>
          <w:noProof/>
        </w:rPr>
        <w:fldChar w:fldCharType="end"/>
      </w:r>
    </w:p>
    <w:p w14:paraId="12FABE3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2.2.4</w:t>
      </w:r>
      <w:r>
        <w:rPr>
          <w:rFonts w:asciiTheme="minorHAnsi" w:hAnsiTheme="minorHAnsi" w:cstheme="minorBidi"/>
          <w:i w:val="0"/>
          <w:noProof/>
          <w:sz w:val="22"/>
          <w:szCs w:val="22"/>
          <w:lang w:val="en-CA" w:eastAsia="zh-CN"/>
        </w:rPr>
        <w:tab/>
      </w:r>
      <w:r>
        <w:rPr>
          <w:noProof/>
        </w:rPr>
        <w:t>2D transient water table mounding</w:t>
      </w:r>
      <w:r>
        <w:rPr>
          <w:noProof/>
        </w:rPr>
        <w:tab/>
      </w:r>
      <w:r>
        <w:rPr>
          <w:noProof/>
        </w:rPr>
        <w:fldChar w:fldCharType="begin"/>
      </w:r>
      <w:r>
        <w:rPr>
          <w:noProof/>
        </w:rPr>
        <w:instrText xml:space="preserve"> PAGEREF _Toc520374409 \h </w:instrText>
      </w:r>
      <w:r>
        <w:rPr>
          <w:noProof/>
        </w:rPr>
      </w:r>
      <w:r>
        <w:rPr>
          <w:noProof/>
        </w:rPr>
        <w:fldChar w:fldCharType="separate"/>
      </w:r>
      <w:r w:rsidR="00B560DA">
        <w:rPr>
          <w:noProof/>
        </w:rPr>
        <w:t>2-51</w:t>
      </w:r>
      <w:r>
        <w:rPr>
          <w:noProof/>
        </w:rPr>
        <w:fldChar w:fldCharType="end"/>
      </w:r>
    </w:p>
    <w:p w14:paraId="386135F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_Toc520374410 \h </w:instrText>
      </w:r>
      <w:r>
        <w:rPr>
          <w:noProof/>
        </w:rPr>
      </w:r>
      <w:r>
        <w:rPr>
          <w:noProof/>
        </w:rPr>
        <w:fldChar w:fldCharType="separate"/>
      </w:r>
      <w:r w:rsidR="00B560DA">
        <w:rPr>
          <w:noProof/>
        </w:rPr>
        <w:t>2-51</w:t>
      </w:r>
      <w:r>
        <w:rPr>
          <w:noProof/>
        </w:rPr>
        <w:fldChar w:fldCharType="end"/>
      </w:r>
    </w:p>
    <w:p w14:paraId="04608F6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_Toc520374411 \h </w:instrText>
      </w:r>
      <w:r>
        <w:rPr>
          <w:noProof/>
        </w:rPr>
      </w:r>
      <w:r>
        <w:rPr>
          <w:noProof/>
        </w:rPr>
        <w:fldChar w:fldCharType="separate"/>
      </w:r>
      <w:r w:rsidR="00B560DA">
        <w:rPr>
          <w:noProof/>
        </w:rPr>
        <w:t>2-52</w:t>
      </w:r>
      <w:r>
        <w:rPr>
          <w:noProof/>
        </w:rPr>
        <w:fldChar w:fldCharType="end"/>
      </w:r>
    </w:p>
    <w:p w14:paraId="076A95F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_Toc520374412 \h </w:instrText>
      </w:r>
      <w:r>
        <w:rPr>
          <w:noProof/>
        </w:rPr>
      </w:r>
      <w:r>
        <w:rPr>
          <w:noProof/>
        </w:rPr>
        <w:fldChar w:fldCharType="separate"/>
      </w:r>
      <w:r w:rsidR="00B560DA">
        <w:rPr>
          <w:noProof/>
        </w:rPr>
        <w:t>2-52</w:t>
      </w:r>
      <w:r>
        <w:rPr>
          <w:noProof/>
        </w:rPr>
        <w:fldChar w:fldCharType="end"/>
      </w:r>
    </w:p>
    <w:p w14:paraId="1F0746D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_Toc520374413 \h </w:instrText>
      </w:r>
      <w:r>
        <w:rPr>
          <w:noProof/>
        </w:rPr>
      </w:r>
      <w:r>
        <w:rPr>
          <w:noProof/>
        </w:rPr>
        <w:fldChar w:fldCharType="separate"/>
      </w:r>
      <w:r w:rsidR="00B560DA">
        <w:rPr>
          <w:noProof/>
        </w:rPr>
        <w:t>2-53</w:t>
      </w:r>
      <w:r>
        <w:rPr>
          <w:noProof/>
        </w:rPr>
        <w:fldChar w:fldCharType="end"/>
      </w:r>
    </w:p>
    <w:p w14:paraId="7535B5D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_Toc520374414 \h </w:instrText>
      </w:r>
      <w:r>
        <w:rPr>
          <w:noProof/>
        </w:rPr>
      </w:r>
      <w:r>
        <w:rPr>
          <w:noProof/>
        </w:rPr>
        <w:fldChar w:fldCharType="separate"/>
      </w:r>
      <w:r w:rsidR="00B560DA">
        <w:rPr>
          <w:noProof/>
        </w:rPr>
        <w:t>2-53</w:t>
      </w:r>
      <w:r>
        <w:rPr>
          <w:noProof/>
        </w:rPr>
        <w:fldChar w:fldCharType="end"/>
      </w:r>
    </w:p>
    <w:p w14:paraId="288CFB9A"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2.2.5</w:t>
      </w:r>
      <w:r>
        <w:rPr>
          <w:rFonts w:asciiTheme="minorHAnsi" w:hAnsiTheme="minorHAnsi" w:cstheme="minorBidi"/>
          <w:i w:val="0"/>
          <w:noProof/>
          <w:sz w:val="22"/>
          <w:szCs w:val="22"/>
          <w:lang w:val="en-CA" w:eastAsia="zh-CN"/>
        </w:rPr>
        <w:tab/>
      </w:r>
      <w:r>
        <w:rPr>
          <w:noProof/>
        </w:rPr>
        <w:t>1D water vapor movement</w:t>
      </w:r>
      <w:r>
        <w:rPr>
          <w:noProof/>
        </w:rPr>
        <w:tab/>
      </w:r>
      <w:r>
        <w:rPr>
          <w:noProof/>
        </w:rPr>
        <w:fldChar w:fldCharType="begin"/>
      </w:r>
      <w:r>
        <w:rPr>
          <w:noProof/>
        </w:rPr>
        <w:instrText xml:space="preserve"> PAGEREF _Toc520374415 \h </w:instrText>
      </w:r>
      <w:r>
        <w:rPr>
          <w:noProof/>
        </w:rPr>
      </w:r>
      <w:r>
        <w:rPr>
          <w:noProof/>
        </w:rPr>
        <w:fldChar w:fldCharType="separate"/>
      </w:r>
      <w:r w:rsidR="00B560DA">
        <w:rPr>
          <w:noProof/>
        </w:rPr>
        <w:t>2-54</w:t>
      </w:r>
      <w:r>
        <w:rPr>
          <w:noProof/>
        </w:rPr>
        <w:fldChar w:fldCharType="end"/>
      </w:r>
    </w:p>
    <w:p w14:paraId="439D135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_Toc520374416 \h </w:instrText>
      </w:r>
      <w:r>
        <w:rPr>
          <w:noProof/>
        </w:rPr>
      </w:r>
      <w:r>
        <w:rPr>
          <w:noProof/>
        </w:rPr>
        <w:fldChar w:fldCharType="separate"/>
      </w:r>
      <w:r w:rsidR="00B560DA">
        <w:rPr>
          <w:noProof/>
        </w:rPr>
        <w:t>2-54</w:t>
      </w:r>
      <w:r>
        <w:rPr>
          <w:noProof/>
        </w:rPr>
        <w:fldChar w:fldCharType="end"/>
      </w:r>
    </w:p>
    <w:p w14:paraId="7BFBECF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_Toc520374417 \h </w:instrText>
      </w:r>
      <w:r>
        <w:rPr>
          <w:noProof/>
        </w:rPr>
      </w:r>
      <w:r>
        <w:rPr>
          <w:noProof/>
        </w:rPr>
        <w:fldChar w:fldCharType="separate"/>
      </w:r>
      <w:r w:rsidR="00B560DA">
        <w:rPr>
          <w:noProof/>
        </w:rPr>
        <w:t>2-54</w:t>
      </w:r>
      <w:r>
        <w:rPr>
          <w:noProof/>
        </w:rPr>
        <w:fldChar w:fldCharType="end"/>
      </w:r>
    </w:p>
    <w:p w14:paraId="0ABF6D7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_Toc520374418 \h </w:instrText>
      </w:r>
      <w:r>
        <w:rPr>
          <w:noProof/>
        </w:rPr>
      </w:r>
      <w:r>
        <w:rPr>
          <w:noProof/>
        </w:rPr>
        <w:fldChar w:fldCharType="separate"/>
      </w:r>
      <w:r w:rsidR="00B560DA">
        <w:rPr>
          <w:noProof/>
        </w:rPr>
        <w:t>2-54</w:t>
      </w:r>
      <w:r>
        <w:rPr>
          <w:noProof/>
        </w:rPr>
        <w:fldChar w:fldCharType="end"/>
      </w:r>
    </w:p>
    <w:p w14:paraId="6CD75A0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_Toc520374419 \h </w:instrText>
      </w:r>
      <w:r>
        <w:rPr>
          <w:noProof/>
        </w:rPr>
      </w:r>
      <w:r>
        <w:rPr>
          <w:noProof/>
        </w:rPr>
        <w:fldChar w:fldCharType="separate"/>
      </w:r>
      <w:r w:rsidR="00B560DA">
        <w:rPr>
          <w:noProof/>
        </w:rPr>
        <w:t>2-54</w:t>
      </w:r>
      <w:r>
        <w:rPr>
          <w:noProof/>
        </w:rPr>
        <w:fldChar w:fldCharType="end"/>
      </w:r>
    </w:p>
    <w:p w14:paraId="1CA68D2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2.2.5.5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_Toc520374420 \h </w:instrText>
      </w:r>
      <w:r>
        <w:rPr>
          <w:noProof/>
        </w:rPr>
      </w:r>
      <w:r>
        <w:rPr>
          <w:noProof/>
        </w:rPr>
        <w:fldChar w:fldCharType="separate"/>
      </w:r>
      <w:r w:rsidR="00B560DA">
        <w:rPr>
          <w:noProof/>
        </w:rPr>
        <w:t>2-55</w:t>
      </w:r>
      <w:r>
        <w:rPr>
          <w:noProof/>
        </w:rPr>
        <w:fldChar w:fldCharType="end"/>
      </w:r>
    </w:p>
    <w:p w14:paraId="3C82B2EB"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lang w:eastAsia="zh-CN"/>
        </w:rPr>
        <w:t>2.3</w:t>
      </w:r>
      <w:r>
        <w:rPr>
          <w:rFonts w:asciiTheme="minorHAnsi" w:hAnsiTheme="minorHAnsi" w:cstheme="minorBidi"/>
          <w:smallCaps w:val="0"/>
          <w:noProof/>
          <w:sz w:val="22"/>
          <w:szCs w:val="22"/>
          <w:lang w:val="en-CA" w:eastAsia="zh-CN"/>
        </w:rPr>
        <w:tab/>
      </w:r>
      <w:r>
        <w:rPr>
          <w:noProof/>
          <w:lang w:eastAsia="zh-CN"/>
        </w:rPr>
        <w:t>Density dependent flow and conservative solute transport</w:t>
      </w:r>
      <w:r>
        <w:rPr>
          <w:noProof/>
        </w:rPr>
        <w:tab/>
      </w:r>
      <w:r>
        <w:rPr>
          <w:noProof/>
        </w:rPr>
        <w:fldChar w:fldCharType="begin"/>
      </w:r>
      <w:r>
        <w:rPr>
          <w:noProof/>
        </w:rPr>
        <w:instrText xml:space="preserve"> PAGEREF _Toc520374421 \h </w:instrText>
      </w:r>
      <w:r>
        <w:rPr>
          <w:noProof/>
        </w:rPr>
      </w:r>
      <w:r>
        <w:rPr>
          <w:noProof/>
        </w:rPr>
        <w:fldChar w:fldCharType="separate"/>
      </w:r>
      <w:r w:rsidR="00B560DA">
        <w:rPr>
          <w:noProof/>
        </w:rPr>
        <w:t>2-55</w:t>
      </w:r>
      <w:r>
        <w:rPr>
          <w:noProof/>
        </w:rPr>
        <w:fldChar w:fldCharType="end"/>
      </w:r>
    </w:p>
    <w:p w14:paraId="7D16A45B"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lang w:eastAsia="zh-CN"/>
        </w:rPr>
        <w:t>2.3.1</w:t>
      </w:r>
      <w:r>
        <w:rPr>
          <w:rFonts w:asciiTheme="minorHAnsi" w:hAnsiTheme="minorHAnsi" w:cstheme="minorBidi"/>
          <w:i w:val="0"/>
          <w:noProof/>
          <w:sz w:val="22"/>
          <w:szCs w:val="22"/>
          <w:lang w:val="en-CA" w:eastAsia="zh-CN"/>
        </w:rPr>
        <w:tab/>
      </w:r>
      <w:r>
        <w:rPr>
          <w:noProof/>
          <w:lang w:eastAsia="zh-CN"/>
        </w:rPr>
        <w:t>Elder problem</w:t>
      </w:r>
      <w:r>
        <w:rPr>
          <w:noProof/>
        </w:rPr>
        <w:tab/>
      </w:r>
      <w:r>
        <w:rPr>
          <w:noProof/>
        </w:rPr>
        <w:fldChar w:fldCharType="begin"/>
      </w:r>
      <w:r>
        <w:rPr>
          <w:noProof/>
        </w:rPr>
        <w:instrText xml:space="preserve"> PAGEREF _Toc520374422 \h </w:instrText>
      </w:r>
      <w:r>
        <w:rPr>
          <w:noProof/>
        </w:rPr>
      </w:r>
      <w:r>
        <w:rPr>
          <w:noProof/>
        </w:rPr>
        <w:fldChar w:fldCharType="separate"/>
      </w:r>
      <w:r w:rsidR="00B560DA">
        <w:rPr>
          <w:noProof/>
        </w:rPr>
        <w:t>2-56</w:t>
      </w:r>
      <w:r>
        <w:rPr>
          <w:noProof/>
        </w:rPr>
        <w:fldChar w:fldCharType="end"/>
      </w:r>
    </w:p>
    <w:p w14:paraId="68AC1FB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_Toc520374423 \h </w:instrText>
      </w:r>
      <w:r>
        <w:rPr>
          <w:noProof/>
        </w:rPr>
      </w:r>
      <w:r>
        <w:rPr>
          <w:noProof/>
        </w:rPr>
        <w:fldChar w:fldCharType="separate"/>
      </w:r>
      <w:r w:rsidR="00B560DA">
        <w:rPr>
          <w:noProof/>
        </w:rPr>
        <w:t>2-56</w:t>
      </w:r>
      <w:r>
        <w:rPr>
          <w:noProof/>
        </w:rPr>
        <w:fldChar w:fldCharType="end"/>
      </w:r>
    </w:p>
    <w:p w14:paraId="2E4A3FB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_Toc520374424 \h </w:instrText>
      </w:r>
      <w:r>
        <w:rPr>
          <w:noProof/>
        </w:rPr>
      </w:r>
      <w:r>
        <w:rPr>
          <w:noProof/>
        </w:rPr>
        <w:fldChar w:fldCharType="separate"/>
      </w:r>
      <w:r w:rsidR="00B560DA">
        <w:rPr>
          <w:noProof/>
        </w:rPr>
        <w:t>2-56</w:t>
      </w:r>
      <w:r>
        <w:rPr>
          <w:noProof/>
        </w:rPr>
        <w:fldChar w:fldCharType="end"/>
      </w:r>
    </w:p>
    <w:p w14:paraId="717A65A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_Toc520374425 \h </w:instrText>
      </w:r>
      <w:r>
        <w:rPr>
          <w:noProof/>
        </w:rPr>
      </w:r>
      <w:r>
        <w:rPr>
          <w:noProof/>
        </w:rPr>
        <w:fldChar w:fldCharType="separate"/>
      </w:r>
      <w:r w:rsidR="00B560DA">
        <w:rPr>
          <w:noProof/>
        </w:rPr>
        <w:t>2-57</w:t>
      </w:r>
      <w:r>
        <w:rPr>
          <w:noProof/>
        </w:rPr>
        <w:fldChar w:fldCharType="end"/>
      </w:r>
    </w:p>
    <w:p w14:paraId="7F9BB22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_Toc520374426 \h </w:instrText>
      </w:r>
      <w:r>
        <w:rPr>
          <w:noProof/>
        </w:rPr>
      </w:r>
      <w:r>
        <w:rPr>
          <w:noProof/>
        </w:rPr>
        <w:fldChar w:fldCharType="separate"/>
      </w:r>
      <w:r w:rsidR="00B560DA">
        <w:rPr>
          <w:noProof/>
        </w:rPr>
        <w:t>2-57</w:t>
      </w:r>
      <w:r>
        <w:rPr>
          <w:noProof/>
        </w:rPr>
        <w:fldChar w:fldCharType="end"/>
      </w:r>
    </w:p>
    <w:p w14:paraId="130D87D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_Toc520374427 \h </w:instrText>
      </w:r>
      <w:r>
        <w:rPr>
          <w:noProof/>
        </w:rPr>
      </w:r>
      <w:r>
        <w:rPr>
          <w:noProof/>
        </w:rPr>
        <w:fldChar w:fldCharType="separate"/>
      </w:r>
      <w:r w:rsidR="00B560DA">
        <w:rPr>
          <w:noProof/>
        </w:rPr>
        <w:t>2-58</w:t>
      </w:r>
      <w:r>
        <w:rPr>
          <w:noProof/>
        </w:rPr>
        <w:fldChar w:fldCharType="end"/>
      </w:r>
    </w:p>
    <w:p w14:paraId="091FF8BA"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2.3.2</w:t>
      </w:r>
      <w:r>
        <w:rPr>
          <w:rFonts w:asciiTheme="minorHAnsi" w:hAnsiTheme="minorHAnsi" w:cstheme="minorBidi"/>
          <w:i w:val="0"/>
          <w:noProof/>
          <w:sz w:val="22"/>
          <w:szCs w:val="22"/>
          <w:lang w:val="en-CA" w:eastAsia="zh-CN"/>
        </w:rPr>
        <w:tab/>
      </w:r>
      <w:r>
        <w:rPr>
          <w:noProof/>
          <w:lang w:eastAsia="zh-CN"/>
        </w:rPr>
        <w:t>Modified Henry problem</w:t>
      </w:r>
      <w:r>
        <w:rPr>
          <w:noProof/>
        </w:rPr>
        <w:tab/>
      </w:r>
      <w:r>
        <w:rPr>
          <w:noProof/>
        </w:rPr>
        <w:fldChar w:fldCharType="begin"/>
      </w:r>
      <w:r>
        <w:rPr>
          <w:noProof/>
        </w:rPr>
        <w:instrText xml:space="preserve"> PAGEREF _Toc520374428 \h </w:instrText>
      </w:r>
      <w:r>
        <w:rPr>
          <w:noProof/>
        </w:rPr>
      </w:r>
      <w:r>
        <w:rPr>
          <w:noProof/>
        </w:rPr>
        <w:fldChar w:fldCharType="separate"/>
      </w:r>
      <w:r w:rsidR="00B560DA">
        <w:rPr>
          <w:noProof/>
        </w:rPr>
        <w:t>2-59</w:t>
      </w:r>
      <w:r>
        <w:rPr>
          <w:noProof/>
        </w:rPr>
        <w:fldChar w:fldCharType="end"/>
      </w:r>
    </w:p>
    <w:p w14:paraId="2A95B9F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_Toc520374429 \h </w:instrText>
      </w:r>
      <w:r>
        <w:rPr>
          <w:noProof/>
        </w:rPr>
      </w:r>
      <w:r>
        <w:rPr>
          <w:noProof/>
        </w:rPr>
        <w:fldChar w:fldCharType="separate"/>
      </w:r>
      <w:r w:rsidR="00B560DA">
        <w:rPr>
          <w:noProof/>
        </w:rPr>
        <w:t>2-59</w:t>
      </w:r>
      <w:r>
        <w:rPr>
          <w:noProof/>
        </w:rPr>
        <w:fldChar w:fldCharType="end"/>
      </w:r>
    </w:p>
    <w:p w14:paraId="4D0BC34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_Toc520374430 \h </w:instrText>
      </w:r>
      <w:r>
        <w:rPr>
          <w:noProof/>
        </w:rPr>
      </w:r>
      <w:r>
        <w:rPr>
          <w:noProof/>
        </w:rPr>
        <w:fldChar w:fldCharType="separate"/>
      </w:r>
      <w:r w:rsidR="00B560DA">
        <w:rPr>
          <w:noProof/>
        </w:rPr>
        <w:t>2-59</w:t>
      </w:r>
      <w:r>
        <w:rPr>
          <w:noProof/>
        </w:rPr>
        <w:fldChar w:fldCharType="end"/>
      </w:r>
    </w:p>
    <w:p w14:paraId="5750058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_Toc520374431 \h </w:instrText>
      </w:r>
      <w:r>
        <w:rPr>
          <w:noProof/>
        </w:rPr>
      </w:r>
      <w:r>
        <w:rPr>
          <w:noProof/>
        </w:rPr>
        <w:fldChar w:fldCharType="separate"/>
      </w:r>
      <w:r w:rsidR="00B560DA">
        <w:rPr>
          <w:noProof/>
        </w:rPr>
        <w:t>2-59</w:t>
      </w:r>
      <w:r>
        <w:rPr>
          <w:noProof/>
        </w:rPr>
        <w:fldChar w:fldCharType="end"/>
      </w:r>
    </w:p>
    <w:p w14:paraId="33F14B3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_Toc520374432 \h </w:instrText>
      </w:r>
      <w:r>
        <w:rPr>
          <w:noProof/>
        </w:rPr>
      </w:r>
      <w:r>
        <w:rPr>
          <w:noProof/>
        </w:rPr>
        <w:fldChar w:fldCharType="separate"/>
      </w:r>
      <w:r w:rsidR="00B560DA">
        <w:rPr>
          <w:noProof/>
        </w:rPr>
        <w:t>2-60</w:t>
      </w:r>
      <w:r>
        <w:rPr>
          <w:noProof/>
        </w:rPr>
        <w:fldChar w:fldCharType="end"/>
      </w:r>
    </w:p>
    <w:p w14:paraId="4ADE31E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2.3.2.5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_Toc520374433 \h </w:instrText>
      </w:r>
      <w:r>
        <w:rPr>
          <w:noProof/>
        </w:rPr>
      </w:r>
      <w:r>
        <w:rPr>
          <w:noProof/>
        </w:rPr>
        <w:fldChar w:fldCharType="separate"/>
      </w:r>
      <w:r w:rsidR="00B560DA">
        <w:rPr>
          <w:noProof/>
        </w:rPr>
        <w:t>2-60</w:t>
      </w:r>
      <w:r>
        <w:rPr>
          <w:noProof/>
        </w:rPr>
        <w:fldChar w:fldCharType="end"/>
      </w:r>
    </w:p>
    <w:p w14:paraId="492E217F"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lang w:eastAsia="zh-CN"/>
        </w:rPr>
        <w:t>2.4</w:t>
      </w:r>
      <w:r>
        <w:rPr>
          <w:rFonts w:asciiTheme="minorHAnsi" w:hAnsiTheme="minorHAnsi" w:cstheme="minorBidi"/>
          <w:smallCaps w:val="0"/>
          <w:noProof/>
          <w:sz w:val="22"/>
          <w:szCs w:val="22"/>
          <w:lang w:val="en-CA" w:eastAsia="zh-CN"/>
        </w:rPr>
        <w:tab/>
      </w:r>
      <w:r>
        <w:rPr>
          <w:noProof/>
          <w:lang w:eastAsia="zh-CN"/>
        </w:rPr>
        <w:t>Energy balance</w:t>
      </w:r>
      <w:r>
        <w:rPr>
          <w:noProof/>
        </w:rPr>
        <w:tab/>
      </w:r>
      <w:r>
        <w:rPr>
          <w:noProof/>
        </w:rPr>
        <w:fldChar w:fldCharType="begin"/>
      </w:r>
      <w:r>
        <w:rPr>
          <w:noProof/>
        </w:rPr>
        <w:instrText xml:space="preserve"> PAGEREF _Toc520374434 \h </w:instrText>
      </w:r>
      <w:r>
        <w:rPr>
          <w:noProof/>
        </w:rPr>
      </w:r>
      <w:r>
        <w:rPr>
          <w:noProof/>
        </w:rPr>
        <w:fldChar w:fldCharType="separate"/>
      </w:r>
      <w:r w:rsidR="00B560DA">
        <w:rPr>
          <w:noProof/>
        </w:rPr>
        <w:t>2-61</w:t>
      </w:r>
      <w:r>
        <w:rPr>
          <w:noProof/>
        </w:rPr>
        <w:fldChar w:fldCharType="end"/>
      </w:r>
    </w:p>
    <w:p w14:paraId="09C7DB28"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2.4.1</w:t>
      </w:r>
      <w:r>
        <w:rPr>
          <w:rFonts w:asciiTheme="minorHAnsi" w:hAnsiTheme="minorHAnsi" w:cstheme="minorBidi"/>
          <w:i w:val="0"/>
          <w:noProof/>
          <w:sz w:val="22"/>
          <w:szCs w:val="22"/>
          <w:lang w:val="en-CA" w:eastAsia="zh-CN"/>
        </w:rPr>
        <w:tab/>
      </w:r>
      <w:r>
        <w:rPr>
          <w:noProof/>
          <w:lang w:eastAsia="zh-CN"/>
        </w:rPr>
        <w:t>Radial flow with energy transport (analytical solution)</w:t>
      </w:r>
      <w:r>
        <w:rPr>
          <w:noProof/>
        </w:rPr>
        <w:tab/>
      </w:r>
      <w:r>
        <w:rPr>
          <w:noProof/>
        </w:rPr>
        <w:fldChar w:fldCharType="begin"/>
      </w:r>
      <w:r>
        <w:rPr>
          <w:noProof/>
        </w:rPr>
        <w:instrText xml:space="preserve"> PAGEREF _Toc520374435 \h </w:instrText>
      </w:r>
      <w:r>
        <w:rPr>
          <w:noProof/>
        </w:rPr>
      </w:r>
      <w:r>
        <w:rPr>
          <w:noProof/>
        </w:rPr>
        <w:fldChar w:fldCharType="separate"/>
      </w:r>
      <w:r w:rsidR="00B560DA">
        <w:rPr>
          <w:noProof/>
        </w:rPr>
        <w:t>2-61</w:t>
      </w:r>
      <w:r>
        <w:rPr>
          <w:noProof/>
        </w:rPr>
        <w:fldChar w:fldCharType="end"/>
      </w:r>
    </w:p>
    <w:p w14:paraId="532F551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_Toc520374436 \h </w:instrText>
      </w:r>
      <w:r>
        <w:rPr>
          <w:noProof/>
        </w:rPr>
      </w:r>
      <w:r>
        <w:rPr>
          <w:noProof/>
        </w:rPr>
        <w:fldChar w:fldCharType="separate"/>
      </w:r>
      <w:r w:rsidR="00B560DA">
        <w:rPr>
          <w:noProof/>
        </w:rPr>
        <w:t>2-61</w:t>
      </w:r>
      <w:r>
        <w:rPr>
          <w:noProof/>
        </w:rPr>
        <w:fldChar w:fldCharType="end"/>
      </w:r>
    </w:p>
    <w:p w14:paraId="59E018B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_Toc520374437 \h </w:instrText>
      </w:r>
      <w:r>
        <w:rPr>
          <w:noProof/>
        </w:rPr>
      </w:r>
      <w:r>
        <w:rPr>
          <w:noProof/>
        </w:rPr>
        <w:fldChar w:fldCharType="separate"/>
      </w:r>
      <w:r w:rsidR="00B560DA">
        <w:rPr>
          <w:noProof/>
        </w:rPr>
        <w:t>2-61</w:t>
      </w:r>
      <w:r>
        <w:rPr>
          <w:noProof/>
        </w:rPr>
        <w:fldChar w:fldCharType="end"/>
      </w:r>
    </w:p>
    <w:p w14:paraId="0521EC2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_Toc520374438 \h </w:instrText>
      </w:r>
      <w:r>
        <w:rPr>
          <w:noProof/>
        </w:rPr>
      </w:r>
      <w:r>
        <w:rPr>
          <w:noProof/>
        </w:rPr>
        <w:fldChar w:fldCharType="separate"/>
      </w:r>
      <w:r w:rsidR="00B560DA">
        <w:rPr>
          <w:noProof/>
        </w:rPr>
        <w:t>2-61</w:t>
      </w:r>
      <w:r>
        <w:rPr>
          <w:noProof/>
        </w:rPr>
        <w:fldChar w:fldCharType="end"/>
      </w:r>
    </w:p>
    <w:p w14:paraId="016D06F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_Toc520374439 \h </w:instrText>
      </w:r>
      <w:r>
        <w:rPr>
          <w:noProof/>
        </w:rPr>
      </w:r>
      <w:r>
        <w:rPr>
          <w:noProof/>
        </w:rPr>
        <w:fldChar w:fldCharType="separate"/>
      </w:r>
      <w:r w:rsidR="00B560DA">
        <w:rPr>
          <w:noProof/>
        </w:rPr>
        <w:t>2-62</w:t>
      </w:r>
      <w:r>
        <w:rPr>
          <w:noProof/>
        </w:rPr>
        <w:fldChar w:fldCharType="end"/>
      </w:r>
    </w:p>
    <w:p w14:paraId="4EB1A63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2.4.1.5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_Toc520374440 \h </w:instrText>
      </w:r>
      <w:r>
        <w:rPr>
          <w:noProof/>
        </w:rPr>
      </w:r>
      <w:r>
        <w:rPr>
          <w:noProof/>
        </w:rPr>
        <w:fldChar w:fldCharType="separate"/>
      </w:r>
      <w:r w:rsidR="00B560DA">
        <w:rPr>
          <w:noProof/>
        </w:rPr>
        <w:t>2-63</w:t>
      </w:r>
      <w:r>
        <w:rPr>
          <w:noProof/>
        </w:rPr>
        <w:fldChar w:fldCharType="end"/>
      </w:r>
    </w:p>
    <w:p w14:paraId="1042A6C9"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2.4.2</w:t>
      </w:r>
      <w:r>
        <w:rPr>
          <w:rFonts w:asciiTheme="minorHAnsi" w:hAnsiTheme="minorHAnsi" w:cstheme="minorBidi"/>
          <w:i w:val="0"/>
          <w:noProof/>
          <w:sz w:val="22"/>
          <w:szCs w:val="22"/>
          <w:lang w:val="en-CA" w:eastAsia="zh-CN"/>
        </w:rPr>
        <w:tab/>
      </w:r>
      <w:r>
        <w:rPr>
          <w:noProof/>
          <w:lang w:eastAsia="zh-CN"/>
        </w:rPr>
        <w:t>Aquifer thermal energy storage (2D Radial)</w:t>
      </w:r>
      <w:r>
        <w:rPr>
          <w:noProof/>
        </w:rPr>
        <w:tab/>
      </w:r>
      <w:r>
        <w:rPr>
          <w:noProof/>
        </w:rPr>
        <w:fldChar w:fldCharType="begin"/>
      </w:r>
      <w:r>
        <w:rPr>
          <w:noProof/>
        </w:rPr>
        <w:instrText xml:space="preserve"> PAGEREF _Toc520374441 \h </w:instrText>
      </w:r>
      <w:r>
        <w:rPr>
          <w:noProof/>
        </w:rPr>
      </w:r>
      <w:r>
        <w:rPr>
          <w:noProof/>
        </w:rPr>
        <w:fldChar w:fldCharType="separate"/>
      </w:r>
      <w:r w:rsidR="00B560DA">
        <w:rPr>
          <w:noProof/>
        </w:rPr>
        <w:t>2-64</w:t>
      </w:r>
      <w:r>
        <w:rPr>
          <w:noProof/>
        </w:rPr>
        <w:fldChar w:fldCharType="end"/>
      </w:r>
    </w:p>
    <w:p w14:paraId="6805364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_Toc520374442 \h </w:instrText>
      </w:r>
      <w:r>
        <w:rPr>
          <w:noProof/>
        </w:rPr>
      </w:r>
      <w:r>
        <w:rPr>
          <w:noProof/>
        </w:rPr>
        <w:fldChar w:fldCharType="separate"/>
      </w:r>
      <w:r w:rsidR="00B560DA">
        <w:rPr>
          <w:noProof/>
        </w:rPr>
        <w:t>2-64</w:t>
      </w:r>
      <w:r>
        <w:rPr>
          <w:noProof/>
        </w:rPr>
        <w:fldChar w:fldCharType="end"/>
      </w:r>
    </w:p>
    <w:p w14:paraId="2B00F42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_Toc520374443 \h </w:instrText>
      </w:r>
      <w:r>
        <w:rPr>
          <w:noProof/>
        </w:rPr>
      </w:r>
      <w:r>
        <w:rPr>
          <w:noProof/>
        </w:rPr>
        <w:fldChar w:fldCharType="separate"/>
      </w:r>
      <w:r w:rsidR="00B560DA">
        <w:rPr>
          <w:noProof/>
        </w:rPr>
        <w:t>2-64</w:t>
      </w:r>
      <w:r>
        <w:rPr>
          <w:noProof/>
        </w:rPr>
        <w:fldChar w:fldCharType="end"/>
      </w:r>
    </w:p>
    <w:p w14:paraId="5EA431C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_Toc520374444 \h </w:instrText>
      </w:r>
      <w:r>
        <w:rPr>
          <w:noProof/>
        </w:rPr>
      </w:r>
      <w:r>
        <w:rPr>
          <w:noProof/>
        </w:rPr>
        <w:fldChar w:fldCharType="separate"/>
      </w:r>
      <w:r w:rsidR="00B560DA">
        <w:rPr>
          <w:noProof/>
        </w:rPr>
        <w:t>2-64</w:t>
      </w:r>
      <w:r>
        <w:rPr>
          <w:noProof/>
        </w:rPr>
        <w:fldChar w:fldCharType="end"/>
      </w:r>
    </w:p>
    <w:p w14:paraId="5C16411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_Toc520374445 \h </w:instrText>
      </w:r>
      <w:r>
        <w:rPr>
          <w:noProof/>
        </w:rPr>
      </w:r>
      <w:r>
        <w:rPr>
          <w:noProof/>
        </w:rPr>
        <w:fldChar w:fldCharType="separate"/>
      </w:r>
      <w:r w:rsidR="00B560DA">
        <w:rPr>
          <w:noProof/>
        </w:rPr>
        <w:t>2-65</w:t>
      </w:r>
      <w:r>
        <w:rPr>
          <w:noProof/>
        </w:rPr>
        <w:fldChar w:fldCharType="end"/>
      </w:r>
    </w:p>
    <w:p w14:paraId="5CCBBFC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_Toc520374446 \h </w:instrText>
      </w:r>
      <w:r>
        <w:rPr>
          <w:noProof/>
        </w:rPr>
      </w:r>
      <w:r>
        <w:rPr>
          <w:noProof/>
        </w:rPr>
        <w:fldChar w:fldCharType="separate"/>
      </w:r>
      <w:r w:rsidR="00B560DA">
        <w:rPr>
          <w:noProof/>
        </w:rPr>
        <w:t>2-67</w:t>
      </w:r>
      <w:r>
        <w:rPr>
          <w:noProof/>
        </w:rPr>
        <w:fldChar w:fldCharType="end"/>
      </w:r>
    </w:p>
    <w:p w14:paraId="0F885C5B"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2.4.3</w:t>
      </w:r>
      <w:r>
        <w:rPr>
          <w:rFonts w:asciiTheme="minorHAnsi" w:hAnsiTheme="minorHAnsi" w:cstheme="minorBidi"/>
          <w:i w:val="0"/>
          <w:noProof/>
          <w:sz w:val="22"/>
          <w:szCs w:val="22"/>
          <w:lang w:val="en-CA" w:eastAsia="zh-CN"/>
        </w:rPr>
        <w:tab/>
      </w:r>
      <w:r>
        <w:rPr>
          <w:noProof/>
          <w:lang w:eastAsia="zh-CN"/>
        </w:rPr>
        <w:t>Density dependent flow with heat and solute transport (Henry-Hilleke problem)</w:t>
      </w:r>
      <w:r>
        <w:rPr>
          <w:noProof/>
        </w:rPr>
        <w:tab/>
      </w:r>
      <w:r>
        <w:rPr>
          <w:noProof/>
        </w:rPr>
        <w:fldChar w:fldCharType="begin"/>
      </w:r>
      <w:r>
        <w:rPr>
          <w:noProof/>
        </w:rPr>
        <w:instrText xml:space="preserve"> PAGEREF _Toc520374447 \h </w:instrText>
      </w:r>
      <w:r>
        <w:rPr>
          <w:noProof/>
        </w:rPr>
      </w:r>
      <w:r>
        <w:rPr>
          <w:noProof/>
        </w:rPr>
        <w:fldChar w:fldCharType="separate"/>
      </w:r>
      <w:r w:rsidR="00B560DA">
        <w:rPr>
          <w:noProof/>
        </w:rPr>
        <w:t>2-68</w:t>
      </w:r>
      <w:r>
        <w:rPr>
          <w:noProof/>
        </w:rPr>
        <w:fldChar w:fldCharType="end"/>
      </w:r>
    </w:p>
    <w:p w14:paraId="7D4BD19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_Toc520374448 \h </w:instrText>
      </w:r>
      <w:r>
        <w:rPr>
          <w:noProof/>
        </w:rPr>
      </w:r>
      <w:r>
        <w:rPr>
          <w:noProof/>
        </w:rPr>
        <w:fldChar w:fldCharType="separate"/>
      </w:r>
      <w:r w:rsidR="00B560DA">
        <w:rPr>
          <w:noProof/>
        </w:rPr>
        <w:t>2-68</w:t>
      </w:r>
      <w:r>
        <w:rPr>
          <w:noProof/>
        </w:rPr>
        <w:fldChar w:fldCharType="end"/>
      </w:r>
    </w:p>
    <w:p w14:paraId="60B4997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_Toc520374449 \h </w:instrText>
      </w:r>
      <w:r>
        <w:rPr>
          <w:noProof/>
        </w:rPr>
      </w:r>
      <w:r>
        <w:rPr>
          <w:noProof/>
        </w:rPr>
        <w:fldChar w:fldCharType="separate"/>
      </w:r>
      <w:r w:rsidR="00B560DA">
        <w:rPr>
          <w:noProof/>
        </w:rPr>
        <w:t>2-68</w:t>
      </w:r>
      <w:r>
        <w:rPr>
          <w:noProof/>
        </w:rPr>
        <w:fldChar w:fldCharType="end"/>
      </w:r>
    </w:p>
    <w:p w14:paraId="0B6F938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2.4.3.3</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_Toc520374450 \h </w:instrText>
      </w:r>
      <w:r>
        <w:rPr>
          <w:noProof/>
        </w:rPr>
      </w:r>
      <w:r>
        <w:rPr>
          <w:noProof/>
        </w:rPr>
        <w:fldChar w:fldCharType="separate"/>
      </w:r>
      <w:r w:rsidR="00B560DA">
        <w:rPr>
          <w:noProof/>
        </w:rPr>
        <w:t>2-68</w:t>
      </w:r>
      <w:r>
        <w:rPr>
          <w:noProof/>
        </w:rPr>
        <w:fldChar w:fldCharType="end"/>
      </w:r>
    </w:p>
    <w:p w14:paraId="527BE8E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_Toc520374451 \h </w:instrText>
      </w:r>
      <w:r>
        <w:rPr>
          <w:noProof/>
        </w:rPr>
      </w:r>
      <w:r>
        <w:rPr>
          <w:noProof/>
        </w:rPr>
        <w:fldChar w:fldCharType="separate"/>
      </w:r>
      <w:r w:rsidR="00B560DA">
        <w:rPr>
          <w:noProof/>
        </w:rPr>
        <w:t>2-69</w:t>
      </w:r>
      <w:r>
        <w:rPr>
          <w:noProof/>
        </w:rPr>
        <w:fldChar w:fldCharType="end"/>
      </w:r>
    </w:p>
    <w:p w14:paraId="76A2C29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2.4.3.5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_Toc520374452 \h </w:instrText>
      </w:r>
      <w:r>
        <w:rPr>
          <w:noProof/>
        </w:rPr>
      </w:r>
      <w:r>
        <w:rPr>
          <w:noProof/>
        </w:rPr>
        <w:fldChar w:fldCharType="separate"/>
      </w:r>
      <w:r w:rsidR="00B560DA">
        <w:rPr>
          <w:noProof/>
        </w:rPr>
        <w:t>2-69</w:t>
      </w:r>
      <w:r>
        <w:rPr>
          <w:noProof/>
        </w:rPr>
        <w:fldChar w:fldCharType="end"/>
      </w:r>
    </w:p>
    <w:p w14:paraId="5D10823C"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2.4.4</w:t>
      </w:r>
      <w:r>
        <w:rPr>
          <w:rFonts w:asciiTheme="minorHAnsi" w:hAnsiTheme="minorHAnsi" w:cstheme="minorBidi"/>
          <w:i w:val="0"/>
          <w:noProof/>
          <w:sz w:val="22"/>
          <w:szCs w:val="22"/>
          <w:lang w:val="en-CA" w:eastAsia="zh-CN"/>
        </w:rPr>
        <w:tab/>
      </w:r>
      <w:r>
        <w:rPr>
          <w:noProof/>
          <w:lang w:eastAsia="zh-CN"/>
        </w:rPr>
        <w:t>Thermo-haline convection</w:t>
      </w:r>
      <w:r>
        <w:rPr>
          <w:noProof/>
        </w:rPr>
        <w:tab/>
      </w:r>
      <w:r>
        <w:rPr>
          <w:noProof/>
        </w:rPr>
        <w:fldChar w:fldCharType="begin"/>
      </w:r>
      <w:r>
        <w:rPr>
          <w:noProof/>
        </w:rPr>
        <w:instrText xml:space="preserve"> PAGEREF _Toc520374453 \h </w:instrText>
      </w:r>
      <w:r>
        <w:rPr>
          <w:noProof/>
        </w:rPr>
      </w:r>
      <w:r>
        <w:rPr>
          <w:noProof/>
        </w:rPr>
        <w:fldChar w:fldCharType="separate"/>
      </w:r>
      <w:r w:rsidR="00B560DA">
        <w:rPr>
          <w:noProof/>
        </w:rPr>
        <w:t>2-70</w:t>
      </w:r>
      <w:r>
        <w:rPr>
          <w:noProof/>
        </w:rPr>
        <w:fldChar w:fldCharType="end"/>
      </w:r>
    </w:p>
    <w:p w14:paraId="5D610E0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_Toc520374454 \h </w:instrText>
      </w:r>
      <w:r>
        <w:rPr>
          <w:noProof/>
        </w:rPr>
      </w:r>
      <w:r>
        <w:rPr>
          <w:noProof/>
        </w:rPr>
        <w:fldChar w:fldCharType="separate"/>
      </w:r>
      <w:r w:rsidR="00B560DA">
        <w:rPr>
          <w:noProof/>
        </w:rPr>
        <w:t>2-70</w:t>
      </w:r>
      <w:r>
        <w:rPr>
          <w:noProof/>
        </w:rPr>
        <w:fldChar w:fldCharType="end"/>
      </w:r>
    </w:p>
    <w:p w14:paraId="6F64721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_Toc520374455 \h </w:instrText>
      </w:r>
      <w:r>
        <w:rPr>
          <w:noProof/>
        </w:rPr>
      </w:r>
      <w:r>
        <w:rPr>
          <w:noProof/>
        </w:rPr>
        <w:fldChar w:fldCharType="separate"/>
      </w:r>
      <w:r w:rsidR="00B560DA">
        <w:rPr>
          <w:noProof/>
        </w:rPr>
        <w:t>2-71</w:t>
      </w:r>
      <w:r>
        <w:rPr>
          <w:noProof/>
        </w:rPr>
        <w:fldChar w:fldCharType="end"/>
      </w:r>
    </w:p>
    <w:p w14:paraId="7B79E21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_Toc520374456 \h </w:instrText>
      </w:r>
      <w:r>
        <w:rPr>
          <w:noProof/>
        </w:rPr>
      </w:r>
      <w:r>
        <w:rPr>
          <w:noProof/>
        </w:rPr>
        <w:fldChar w:fldCharType="separate"/>
      </w:r>
      <w:r w:rsidR="00B560DA">
        <w:rPr>
          <w:noProof/>
        </w:rPr>
        <w:t>2-71</w:t>
      </w:r>
      <w:r>
        <w:rPr>
          <w:noProof/>
        </w:rPr>
        <w:fldChar w:fldCharType="end"/>
      </w:r>
    </w:p>
    <w:p w14:paraId="0DE3E22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_Toc520374457 \h </w:instrText>
      </w:r>
      <w:r>
        <w:rPr>
          <w:noProof/>
        </w:rPr>
      </w:r>
      <w:r>
        <w:rPr>
          <w:noProof/>
        </w:rPr>
        <w:fldChar w:fldCharType="separate"/>
      </w:r>
      <w:r w:rsidR="00B560DA">
        <w:rPr>
          <w:noProof/>
        </w:rPr>
        <w:t>2-71</w:t>
      </w:r>
      <w:r>
        <w:rPr>
          <w:noProof/>
        </w:rPr>
        <w:fldChar w:fldCharType="end"/>
      </w:r>
    </w:p>
    <w:p w14:paraId="7A66C80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_Toc520374458 \h </w:instrText>
      </w:r>
      <w:r>
        <w:rPr>
          <w:noProof/>
        </w:rPr>
      </w:r>
      <w:r>
        <w:rPr>
          <w:noProof/>
        </w:rPr>
        <w:fldChar w:fldCharType="separate"/>
      </w:r>
      <w:r w:rsidR="00B560DA">
        <w:rPr>
          <w:noProof/>
        </w:rPr>
        <w:t>2-73</w:t>
      </w:r>
      <w:r>
        <w:rPr>
          <w:noProof/>
        </w:rPr>
        <w:fldChar w:fldCharType="end"/>
      </w:r>
    </w:p>
    <w:p w14:paraId="5413BB29"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2.4.5</w:t>
      </w:r>
      <w:r>
        <w:rPr>
          <w:rFonts w:asciiTheme="minorHAnsi" w:hAnsiTheme="minorHAnsi" w:cstheme="minorBidi"/>
          <w:i w:val="0"/>
          <w:noProof/>
          <w:sz w:val="22"/>
          <w:szCs w:val="22"/>
          <w:lang w:val="en-CA" w:eastAsia="zh-CN"/>
        </w:rPr>
        <w:tab/>
      </w:r>
      <w:r>
        <w:rPr>
          <w:noProof/>
          <w:lang w:eastAsia="zh-CN"/>
        </w:rPr>
        <w:t>Salt dome problem</w:t>
      </w:r>
      <w:r>
        <w:rPr>
          <w:noProof/>
        </w:rPr>
        <w:tab/>
      </w:r>
      <w:r>
        <w:rPr>
          <w:noProof/>
        </w:rPr>
        <w:fldChar w:fldCharType="begin"/>
      </w:r>
      <w:r>
        <w:rPr>
          <w:noProof/>
        </w:rPr>
        <w:instrText xml:space="preserve"> PAGEREF _Toc520374459 \h </w:instrText>
      </w:r>
      <w:r>
        <w:rPr>
          <w:noProof/>
        </w:rPr>
      </w:r>
      <w:r>
        <w:rPr>
          <w:noProof/>
        </w:rPr>
        <w:fldChar w:fldCharType="separate"/>
      </w:r>
      <w:r w:rsidR="00B560DA">
        <w:rPr>
          <w:noProof/>
        </w:rPr>
        <w:t>2-73</w:t>
      </w:r>
      <w:r>
        <w:rPr>
          <w:noProof/>
        </w:rPr>
        <w:fldChar w:fldCharType="end"/>
      </w:r>
    </w:p>
    <w:p w14:paraId="13FFE3D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_Toc520374460 \h </w:instrText>
      </w:r>
      <w:r>
        <w:rPr>
          <w:noProof/>
        </w:rPr>
      </w:r>
      <w:r>
        <w:rPr>
          <w:noProof/>
        </w:rPr>
        <w:fldChar w:fldCharType="separate"/>
      </w:r>
      <w:r w:rsidR="00B560DA">
        <w:rPr>
          <w:noProof/>
        </w:rPr>
        <w:t>2-73</w:t>
      </w:r>
      <w:r>
        <w:rPr>
          <w:noProof/>
        </w:rPr>
        <w:fldChar w:fldCharType="end"/>
      </w:r>
    </w:p>
    <w:p w14:paraId="5AD4A80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_Toc520374461 \h </w:instrText>
      </w:r>
      <w:r>
        <w:rPr>
          <w:noProof/>
        </w:rPr>
      </w:r>
      <w:r>
        <w:rPr>
          <w:noProof/>
        </w:rPr>
        <w:fldChar w:fldCharType="separate"/>
      </w:r>
      <w:r w:rsidR="00B560DA">
        <w:rPr>
          <w:noProof/>
        </w:rPr>
        <w:t>2-74</w:t>
      </w:r>
      <w:r>
        <w:rPr>
          <w:noProof/>
        </w:rPr>
        <w:fldChar w:fldCharType="end"/>
      </w:r>
    </w:p>
    <w:p w14:paraId="2B3F67E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_Toc520374462 \h </w:instrText>
      </w:r>
      <w:r>
        <w:rPr>
          <w:noProof/>
        </w:rPr>
      </w:r>
      <w:r>
        <w:rPr>
          <w:noProof/>
        </w:rPr>
        <w:fldChar w:fldCharType="separate"/>
      </w:r>
      <w:r w:rsidR="00B560DA">
        <w:rPr>
          <w:noProof/>
        </w:rPr>
        <w:t>2-74</w:t>
      </w:r>
      <w:r>
        <w:rPr>
          <w:noProof/>
        </w:rPr>
        <w:fldChar w:fldCharType="end"/>
      </w:r>
    </w:p>
    <w:p w14:paraId="3A82658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_Toc520374463 \h </w:instrText>
      </w:r>
      <w:r>
        <w:rPr>
          <w:noProof/>
        </w:rPr>
      </w:r>
      <w:r>
        <w:rPr>
          <w:noProof/>
        </w:rPr>
        <w:fldChar w:fldCharType="separate"/>
      </w:r>
      <w:r w:rsidR="00B560DA">
        <w:rPr>
          <w:noProof/>
        </w:rPr>
        <w:t>2-74</w:t>
      </w:r>
      <w:r>
        <w:rPr>
          <w:noProof/>
        </w:rPr>
        <w:fldChar w:fldCharType="end"/>
      </w:r>
    </w:p>
    <w:p w14:paraId="377CFC7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2.4.5.5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_Toc520374464 \h </w:instrText>
      </w:r>
      <w:r>
        <w:rPr>
          <w:noProof/>
        </w:rPr>
      </w:r>
      <w:r>
        <w:rPr>
          <w:noProof/>
        </w:rPr>
        <w:fldChar w:fldCharType="separate"/>
      </w:r>
      <w:r w:rsidR="00B560DA">
        <w:rPr>
          <w:noProof/>
        </w:rPr>
        <w:t>2-74</w:t>
      </w:r>
      <w:r>
        <w:rPr>
          <w:noProof/>
        </w:rPr>
        <w:fldChar w:fldCharType="end"/>
      </w:r>
    </w:p>
    <w:p w14:paraId="50EE9C67"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2.5</w:t>
      </w:r>
      <w:r>
        <w:rPr>
          <w:rFonts w:asciiTheme="minorHAnsi" w:hAnsiTheme="minorHAnsi" w:cstheme="minorBidi"/>
          <w:smallCaps w:val="0"/>
          <w:noProof/>
          <w:sz w:val="22"/>
          <w:szCs w:val="22"/>
          <w:lang w:val="en-CA" w:eastAsia="zh-CN"/>
        </w:rPr>
        <w:tab/>
      </w:r>
      <w:r>
        <w:rPr>
          <w:noProof/>
        </w:rPr>
        <w:t>Multicomponent reactive transport</w:t>
      </w:r>
      <w:r>
        <w:rPr>
          <w:noProof/>
        </w:rPr>
        <w:tab/>
      </w:r>
      <w:r>
        <w:rPr>
          <w:noProof/>
        </w:rPr>
        <w:fldChar w:fldCharType="begin"/>
      </w:r>
      <w:r>
        <w:rPr>
          <w:noProof/>
        </w:rPr>
        <w:instrText xml:space="preserve"> PAGEREF _Toc520374465 \h </w:instrText>
      </w:r>
      <w:r>
        <w:rPr>
          <w:noProof/>
        </w:rPr>
      </w:r>
      <w:r>
        <w:rPr>
          <w:noProof/>
        </w:rPr>
        <w:fldChar w:fldCharType="separate"/>
      </w:r>
      <w:r w:rsidR="00B560DA">
        <w:rPr>
          <w:noProof/>
        </w:rPr>
        <w:t>2-77</w:t>
      </w:r>
      <w:r>
        <w:rPr>
          <w:noProof/>
        </w:rPr>
        <w:fldChar w:fldCharType="end"/>
      </w:r>
    </w:p>
    <w:p w14:paraId="6CF2EB37"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2.5.1</w:t>
      </w:r>
      <w:r>
        <w:rPr>
          <w:rFonts w:asciiTheme="minorHAnsi" w:hAnsiTheme="minorHAnsi" w:cstheme="minorBidi"/>
          <w:i w:val="0"/>
          <w:noProof/>
          <w:sz w:val="22"/>
          <w:szCs w:val="22"/>
          <w:lang w:val="en-CA" w:eastAsia="zh-CN"/>
        </w:rPr>
        <w:tab/>
      </w:r>
      <w:r>
        <w:rPr>
          <w:noProof/>
        </w:rPr>
        <w:t>Steady-state diffusion - radial coordinates</w:t>
      </w:r>
      <w:r>
        <w:rPr>
          <w:noProof/>
        </w:rPr>
        <w:tab/>
      </w:r>
      <w:r>
        <w:rPr>
          <w:noProof/>
        </w:rPr>
        <w:fldChar w:fldCharType="begin"/>
      </w:r>
      <w:r>
        <w:rPr>
          <w:noProof/>
        </w:rPr>
        <w:instrText xml:space="preserve"> PAGEREF _Toc520374466 \h </w:instrText>
      </w:r>
      <w:r>
        <w:rPr>
          <w:noProof/>
        </w:rPr>
      </w:r>
      <w:r>
        <w:rPr>
          <w:noProof/>
        </w:rPr>
        <w:fldChar w:fldCharType="separate"/>
      </w:r>
      <w:r w:rsidR="00B560DA">
        <w:rPr>
          <w:noProof/>
        </w:rPr>
        <w:t>2-78</w:t>
      </w:r>
      <w:r>
        <w:rPr>
          <w:noProof/>
        </w:rPr>
        <w:fldChar w:fldCharType="end"/>
      </w:r>
    </w:p>
    <w:p w14:paraId="3E3687F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_Toc520374467 \h </w:instrText>
      </w:r>
      <w:r>
        <w:rPr>
          <w:noProof/>
        </w:rPr>
      </w:r>
      <w:r>
        <w:rPr>
          <w:noProof/>
        </w:rPr>
        <w:fldChar w:fldCharType="separate"/>
      </w:r>
      <w:r w:rsidR="00B560DA">
        <w:rPr>
          <w:noProof/>
        </w:rPr>
        <w:t>2-78</w:t>
      </w:r>
      <w:r>
        <w:rPr>
          <w:noProof/>
        </w:rPr>
        <w:fldChar w:fldCharType="end"/>
      </w:r>
    </w:p>
    <w:p w14:paraId="4D0B6A5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_Toc520374468 \h </w:instrText>
      </w:r>
      <w:r>
        <w:rPr>
          <w:noProof/>
        </w:rPr>
      </w:r>
      <w:r>
        <w:rPr>
          <w:noProof/>
        </w:rPr>
        <w:fldChar w:fldCharType="separate"/>
      </w:r>
      <w:r w:rsidR="00B560DA">
        <w:rPr>
          <w:noProof/>
        </w:rPr>
        <w:t>2-78</w:t>
      </w:r>
      <w:r>
        <w:rPr>
          <w:noProof/>
        </w:rPr>
        <w:fldChar w:fldCharType="end"/>
      </w:r>
    </w:p>
    <w:p w14:paraId="49FB9AB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_Toc520374469 \h </w:instrText>
      </w:r>
      <w:r>
        <w:rPr>
          <w:noProof/>
        </w:rPr>
      </w:r>
      <w:r>
        <w:rPr>
          <w:noProof/>
        </w:rPr>
        <w:fldChar w:fldCharType="separate"/>
      </w:r>
      <w:r w:rsidR="00B560DA">
        <w:rPr>
          <w:noProof/>
        </w:rPr>
        <w:t>2-78</w:t>
      </w:r>
      <w:r>
        <w:rPr>
          <w:noProof/>
        </w:rPr>
        <w:fldChar w:fldCharType="end"/>
      </w:r>
    </w:p>
    <w:p w14:paraId="546B5C2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2.5.1.4</w:t>
      </w:r>
      <w:r>
        <w:rPr>
          <w:rFonts w:asciiTheme="minorHAnsi" w:hAnsiTheme="minorHAnsi" w:cstheme="minorBidi"/>
          <w:noProof/>
          <w:sz w:val="22"/>
          <w:szCs w:val="22"/>
          <w:lang w:val="en-CA" w:eastAsia="zh-CN"/>
        </w:rPr>
        <w:tab/>
      </w:r>
      <w:r>
        <w:rPr>
          <w:noProof/>
        </w:rPr>
        <w:t>Analytical solution</w:t>
      </w:r>
      <w:r>
        <w:rPr>
          <w:noProof/>
        </w:rPr>
        <w:tab/>
      </w:r>
      <w:r>
        <w:rPr>
          <w:noProof/>
        </w:rPr>
        <w:fldChar w:fldCharType="begin"/>
      </w:r>
      <w:r>
        <w:rPr>
          <w:noProof/>
        </w:rPr>
        <w:instrText xml:space="preserve"> PAGEREF _Toc520374470 \h </w:instrText>
      </w:r>
      <w:r>
        <w:rPr>
          <w:noProof/>
        </w:rPr>
      </w:r>
      <w:r>
        <w:rPr>
          <w:noProof/>
        </w:rPr>
        <w:fldChar w:fldCharType="separate"/>
      </w:r>
      <w:r w:rsidR="00B560DA">
        <w:rPr>
          <w:noProof/>
        </w:rPr>
        <w:t>2-79</w:t>
      </w:r>
      <w:r>
        <w:rPr>
          <w:noProof/>
        </w:rPr>
        <w:fldChar w:fldCharType="end"/>
      </w:r>
    </w:p>
    <w:p w14:paraId="35BA75A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_Toc520374471 \h </w:instrText>
      </w:r>
      <w:r>
        <w:rPr>
          <w:noProof/>
        </w:rPr>
      </w:r>
      <w:r>
        <w:rPr>
          <w:noProof/>
        </w:rPr>
        <w:fldChar w:fldCharType="separate"/>
      </w:r>
      <w:r w:rsidR="00B560DA">
        <w:rPr>
          <w:noProof/>
        </w:rPr>
        <w:t>2-80</w:t>
      </w:r>
      <w:r>
        <w:rPr>
          <w:noProof/>
        </w:rPr>
        <w:fldChar w:fldCharType="end"/>
      </w:r>
    </w:p>
    <w:p w14:paraId="4D4006F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2.5.1.6</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_Toc520374472 \h </w:instrText>
      </w:r>
      <w:r>
        <w:rPr>
          <w:noProof/>
        </w:rPr>
      </w:r>
      <w:r>
        <w:rPr>
          <w:noProof/>
        </w:rPr>
        <w:fldChar w:fldCharType="separate"/>
      </w:r>
      <w:r w:rsidR="00B560DA">
        <w:rPr>
          <w:noProof/>
        </w:rPr>
        <w:t>2-80</w:t>
      </w:r>
      <w:r>
        <w:rPr>
          <w:noProof/>
        </w:rPr>
        <w:fldChar w:fldCharType="end"/>
      </w:r>
    </w:p>
    <w:p w14:paraId="2C59262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2.5.2</w:t>
      </w:r>
      <w:r>
        <w:rPr>
          <w:rFonts w:asciiTheme="minorHAnsi" w:hAnsiTheme="minorHAnsi" w:cstheme="minorBidi"/>
          <w:i w:val="0"/>
          <w:noProof/>
          <w:sz w:val="22"/>
          <w:szCs w:val="22"/>
          <w:lang w:val="en-CA" w:eastAsia="zh-CN"/>
        </w:rPr>
        <w:tab/>
      </w:r>
      <w:r>
        <w:rPr>
          <w:noProof/>
        </w:rPr>
        <w:t>Transient diffusion - radial coordinates</w:t>
      </w:r>
      <w:r>
        <w:rPr>
          <w:noProof/>
        </w:rPr>
        <w:tab/>
      </w:r>
      <w:r>
        <w:rPr>
          <w:noProof/>
        </w:rPr>
        <w:fldChar w:fldCharType="begin"/>
      </w:r>
      <w:r>
        <w:rPr>
          <w:noProof/>
        </w:rPr>
        <w:instrText xml:space="preserve"> PAGEREF _Toc520374473 \h </w:instrText>
      </w:r>
      <w:r>
        <w:rPr>
          <w:noProof/>
        </w:rPr>
      </w:r>
      <w:r>
        <w:rPr>
          <w:noProof/>
        </w:rPr>
        <w:fldChar w:fldCharType="separate"/>
      </w:r>
      <w:r w:rsidR="00B560DA">
        <w:rPr>
          <w:noProof/>
        </w:rPr>
        <w:t>2-80</w:t>
      </w:r>
      <w:r>
        <w:rPr>
          <w:noProof/>
        </w:rPr>
        <w:fldChar w:fldCharType="end"/>
      </w:r>
    </w:p>
    <w:p w14:paraId="73186A0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_Toc520374474 \h </w:instrText>
      </w:r>
      <w:r>
        <w:rPr>
          <w:noProof/>
        </w:rPr>
      </w:r>
      <w:r>
        <w:rPr>
          <w:noProof/>
        </w:rPr>
        <w:fldChar w:fldCharType="separate"/>
      </w:r>
      <w:r w:rsidR="00B560DA">
        <w:rPr>
          <w:noProof/>
        </w:rPr>
        <w:t>2-80</w:t>
      </w:r>
      <w:r>
        <w:rPr>
          <w:noProof/>
        </w:rPr>
        <w:fldChar w:fldCharType="end"/>
      </w:r>
    </w:p>
    <w:p w14:paraId="0AA83E3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_Toc520374475 \h </w:instrText>
      </w:r>
      <w:r>
        <w:rPr>
          <w:noProof/>
        </w:rPr>
      </w:r>
      <w:r>
        <w:rPr>
          <w:noProof/>
        </w:rPr>
        <w:fldChar w:fldCharType="separate"/>
      </w:r>
      <w:r w:rsidR="00B560DA">
        <w:rPr>
          <w:noProof/>
        </w:rPr>
        <w:t>2-81</w:t>
      </w:r>
      <w:r>
        <w:rPr>
          <w:noProof/>
        </w:rPr>
        <w:fldChar w:fldCharType="end"/>
      </w:r>
    </w:p>
    <w:p w14:paraId="7366F21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_Toc520374476 \h </w:instrText>
      </w:r>
      <w:r>
        <w:rPr>
          <w:noProof/>
        </w:rPr>
      </w:r>
      <w:r>
        <w:rPr>
          <w:noProof/>
        </w:rPr>
        <w:fldChar w:fldCharType="separate"/>
      </w:r>
      <w:r w:rsidR="00B560DA">
        <w:rPr>
          <w:noProof/>
        </w:rPr>
        <w:t>2-81</w:t>
      </w:r>
      <w:r>
        <w:rPr>
          <w:noProof/>
        </w:rPr>
        <w:fldChar w:fldCharType="end"/>
      </w:r>
    </w:p>
    <w:p w14:paraId="4F61FB6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2.5.2.4</w:t>
      </w:r>
      <w:r>
        <w:rPr>
          <w:rFonts w:asciiTheme="minorHAnsi" w:hAnsiTheme="minorHAnsi" w:cstheme="minorBidi"/>
          <w:noProof/>
          <w:sz w:val="22"/>
          <w:szCs w:val="22"/>
          <w:lang w:val="en-CA" w:eastAsia="zh-CN"/>
        </w:rPr>
        <w:tab/>
      </w:r>
      <w:r>
        <w:rPr>
          <w:noProof/>
        </w:rPr>
        <w:t>Analytical solution</w:t>
      </w:r>
      <w:r>
        <w:rPr>
          <w:noProof/>
        </w:rPr>
        <w:tab/>
      </w:r>
      <w:r>
        <w:rPr>
          <w:noProof/>
        </w:rPr>
        <w:fldChar w:fldCharType="begin"/>
      </w:r>
      <w:r>
        <w:rPr>
          <w:noProof/>
        </w:rPr>
        <w:instrText xml:space="preserve"> PAGEREF _Toc520374477 \h </w:instrText>
      </w:r>
      <w:r>
        <w:rPr>
          <w:noProof/>
        </w:rPr>
      </w:r>
      <w:r>
        <w:rPr>
          <w:noProof/>
        </w:rPr>
        <w:fldChar w:fldCharType="separate"/>
      </w:r>
      <w:r w:rsidR="00B560DA">
        <w:rPr>
          <w:noProof/>
        </w:rPr>
        <w:t>2-81</w:t>
      </w:r>
      <w:r>
        <w:rPr>
          <w:noProof/>
        </w:rPr>
        <w:fldChar w:fldCharType="end"/>
      </w:r>
    </w:p>
    <w:p w14:paraId="7CF5738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2.5.2.5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_Toc520374478 \h </w:instrText>
      </w:r>
      <w:r>
        <w:rPr>
          <w:noProof/>
        </w:rPr>
      </w:r>
      <w:r>
        <w:rPr>
          <w:noProof/>
        </w:rPr>
        <w:fldChar w:fldCharType="separate"/>
      </w:r>
      <w:r w:rsidR="00B560DA">
        <w:rPr>
          <w:noProof/>
        </w:rPr>
        <w:t>2-82</w:t>
      </w:r>
      <w:r>
        <w:rPr>
          <w:noProof/>
        </w:rPr>
        <w:fldChar w:fldCharType="end"/>
      </w:r>
    </w:p>
    <w:p w14:paraId="6F5D0FB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2.5.2.6</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_Toc520374479 \h </w:instrText>
      </w:r>
      <w:r>
        <w:rPr>
          <w:noProof/>
        </w:rPr>
      </w:r>
      <w:r>
        <w:rPr>
          <w:noProof/>
        </w:rPr>
        <w:fldChar w:fldCharType="separate"/>
      </w:r>
      <w:r w:rsidR="00B560DA">
        <w:rPr>
          <w:noProof/>
        </w:rPr>
        <w:t>2-83</w:t>
      </w:r>
      <w:r>
        <w:rPr>
          <w:noProof/>
        </w:rPr>
        <w:fldChar w:fldCharType="end"/>
      </w:r>
    </w:p>
    <w:p w14:paraId="60303F56"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2.5.3</w:t>
      </w:r>
      <w:r>
        <w:rPr>
          <w:rFonts w:asciiTheme="minorHAnsi" w:hAnsiTheme="minorHAnsi" w:cstheme="minorBidi"/>
          <w:i w:val="0"/>
          <w:noProof/>
          <w:sz w:val="22"/>
          <w:szCs w:val="22"/>
          <w:lang w:val="en-CA" w:eastAsia="zh-CN"/>
        </w:rPr>
        <w:tab/>
      </w:r>
      <w:r>
        <w:rPr>
          <w:noProof/>
        </w:rPr>
        <w:t>Transient advective-dispersive transport – radial coordinates</w:t>
      </w:r>
      <w:r>
        <w:rPr>
          <w:noProof/>
        </w:rPr>
        <w:tab/>
      </w:r>
      <w:r>
        <w:rPr>
          <w:noProof/>
        </w:rPr>
        <w:fldChar w:fldCharType="begin"/>
      </w:r>
      <w:r>
        <w:rPr>
          <w:noProof/>
        </w:rPr>
        <w:instrText xml:space="preserve"> PAGEREF _Toc520374480 \h </w:instrText>
      </w:r>
      <w:r>
        <w:rPr>
          <w:noProof/>
        </w:rPr>
      </w:r>
      <w:r>
        <w:rPr>
          <w:noProof/>
        </w:rPr>
        <w:fldChar w:fldCharType="separate"/>
      </w:r>
      <w:r w:rsidR="00B560DA">
        <w:rPr>
          <w:noProof/>
        </w:rPr>
        <w:t>2-83</w:t>
      </w:r>
      <w:r>
        <w:rPr>
          <w:noProof/>
        </w:rPr>
        <w:fldChar w:fldCharType="end"/>
      </w:r>
    </w:p>
    <w:p w14:paraId="35FAA31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_Toc520374481 \h </w:instrText>
      </w:r>
      <w:r>
        <w:rPr>
          <w:noProof/>
        </w:rPr>
      </w:r>
      <w:r>
        <w:rPr>
          <w:noProof/>
        </w:rPr>
        <w:fldChar w:fldCharType="separate"/>
      </w:r>
      <w:r w:rsidR="00B560DA">
        <w:rPr>
          <w:noProof/>
        </w:rPr>
        <w:t>2-83</w:t>
      </w:r>
      <w:r>
        <w:rPr>
          <w:noProof/>
        </w:rPr>
        <w:fldChar w:fldCharType="end"/>
      </w:r>
    </w:p>
    <w:p w14:paraId="6B4F122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_Toc520374482 \h </w:instrText>
      </w:r>
      <w:r>
        <w:rPr>
          <w:noProof/>
        </w:rPr>
      </w:r>
      <w:r>
        <w:rPr>
          <w:noProof/>
        </w:rPr>
        <w:fldChar w:fldCharType="separate"/>
      </w:r>
      <w:r w:rsidR="00B560DA">
        <w:rPr>
          <w:noProof/>
        </w:rPr>
        <w:t>2-83</w:t>
      </w:r>
      <w:r>
        <w:rPr>
          <w:noProof/>
        </w:rPr>
        <w:fldChar w:fldCharType="end"/>
      </w:r>
    </w:p>
    <w:p w14:paraId="537749F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_Toc520374483 \h </w:instrText>
      </w:r>
      <w:r>
        <w:rPr>
          <w:noProof/>
        </w:rPr>
      </w:r>
      <w:r>
        <w:rPr>
          <w:noProof/>
        </w:rPr>
        <w:fldChar w:fldCharType="separate"/>
      </w:r>
      <w:r w:rsidR="00B560DA">
        <w:rPr>
          <w:noProof/>
        </w:rPr>
        <w:t>2-84</w:t>
      </w:r>
      <w:r>
        <w:rPr>
          <w:noProof/>
        </w:rPr>
        <w:fldChar w:fldCharType="end"/>
      </w:r>
    </w:p>
    <w:p w14:paraId="225E4C3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2.5.3.4</w:t>
      </w:r>
      <w:r>
        <w:rPr>
          <w:rFonts w:asciiTheme="minorHAnsi" w:hAnsiTheme="minorHAnsi" w:cstheme="minorBidi"/>
          <w:noProof/>
          <w:sz w:val="22"/>
          <w:szCs w:val="22"/>
          <w:lang w:val="en-CA" w:eastAsia="zh-CN"/>
        </w:rPr>
        <w:tab/>
      </w:r>
      <w:r>
        <w:rPr>
          <w:noProof/>
        </w:rPr>
        <w:t>Analytical solution</w:t>
      </w:r>
      <w:r>
        <w:rPr>
          <w:noProof/>
        </w:rPr>
        <w:tab/>
      </w:r>
      <w:r>
        <w:rPr>
          <w:noProof/>
        </w:rPr>
        <w:fldChar w:fldCharType="begin"/>
      </w:r>
      <w:r>
        <w:rPr>
          <w:noProof/>
        </w:rPr>
        <w:instrText xml:space="preserve"> PAGEREF _Toc520374484 \h </w:instrText>
      </w:r>
      <w:r>
        <w:rPr>
          <w:noProof/>
        </w:rPr>
      </w:r>
      <w:r>
        <w:rPr>
          <w:noProof/>
        </w:rPr>
        <w:fldChar w:fldCharType="separate"/>
      </w:r>
      <w:r w:rsidR="00B560DA">
        <w:rPr>
          <w:noProof/>
        </w:rPr>
        <w:t>2-84</w:t>
      </w:r>
      <w:r>
        <w:rPr>
          <w:noProof/>
        </w:rPr>
        <w:fldChar w:fldCharType="end"/>
      </w:r>
    </w:p>
    <w:p w14:paraId="169DF97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_Toc520374485 \h </w:instrText>
      </w:r>
      <w:r>
        <w:rPr>
          <w:noProof/>
        </w:rPr>
      </w:r>
      <w:r>
        <w:rPr>
          <w:noProof/>
        </w:rPr>
        <w:fldChar w:fldCharType="separate"/>
      </w:r>
      <w:r w:rsidR="00B560DA">
        <w:rPr>
          <w:noProof/>
        </w:rPr>
        <w:t>2-85</w:t>
      </w:r>
      <w:r>
        <w:rPr>
          <w:noProof/>
        </w:rPr>
        <w:fldChar w:fldCharType="end"/>
      </w:r>
    </w:p>
    <w:p w14:paraId="4578729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2.5.3.6</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_Toc520374486 \h </w:instrText>
      </w:r>
      <w:r>
        <w:rPr>
          <w:noProof/>
        </w:rPr>
      </w:r>
      <w:r>
        <w:rPr>
          <w:noProof/>
        </w:rPr>
        <w:fldChar w:fldCharType="separate"/>
      </w:r>
      <w:r w:rsidR="00B560DA">
        <w:rPr>
          <w:noProof/>
        </w:rPr>
        <w:t>2-86</w:t>
      </w:r>
      <w:r>
        <w:rPr>
          <w:noProof/>
        </w:rPr>
        <w:fldChar w:fldCharType="end"/>
      </w:r>
    </w:p>
    <w:p w14:paraId="38D110AE"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2.5.4</w:t>
      </w:r>
      <w:r>
        <w:rPr>
          <w:rFonts w:asciiTheme="minorHAnsi" w:hAnsiTheme="minorHAnsi" w:cstheme="minorBidi"/>
          <w:i w:val="0"/>
          <w:noProof/>
          <w:sz w:val="22"/>
          <w:szCs w:val="22"/>
          <w:lang w:val="en-CA" w:eastAsia="zh-CN"/>
        </w:rPr>
        <w:tab/>
      </w:r>
      <w:r>
        <w:rPr>
          <w:noProof/>
        </w:rPr>
        <w:t>Gas diffusion with constant mosture content - dry conditions</w:t>
      </w:r>
      <w:r>
        <w:rPr>
          <w:noProof/>
        </w:rPr>
        <w:tab/>
      </w:r>
      <w:r>
        <w:rPr>
          <w:noProof/>
        </w:rPr>
        <w:fldChar w:fldCharType="begin"/>
      </w:r>
      <w:r>
        <w:rPr>
          <w:noProof/>
        </w:rPr>
        <w:instrText xml:space="preserve"> PAGEREF _Toc520374487 \h </w:instrText>
      </w:r>
      <w:r>
        <w:rPr>
          <w:noProof/>
        </w:rPr>
      </w:r>
      <w:r>
        <w:rPr>
          <w:noProof/>
        </w:rPr>
        <w:fldChar w:fldCharType="separate"/>
      </w:r>
      <w:r w:rsidR="00B560DA">
        <w:rPr>
          <w:noProof/>
        </w:rPr>
        <w:t>2-86</w:t>
      </w:r>
      <w:r>
        <w:rPr>
          <w:noProof/>
        </w:rPr>
        <w:fldChar w:fldCharType="end"/>
      </w:r>
    </w:p>
    <w:p w14:paraId="4779A66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_Toc520374488 \h </w:instrText>
      </w:r>
      <w:r>
        <w:rPr>
          <w:noProof/>
        </w:rPr>
      </w:r>
      <w:r>
        <w:rPr>
          <w:noProof/>
        </w:rPr>
        <w:fldChar w:fldCharType="separate"/>
      </w:r>
      <w:r w:rsidR="00B560DA">
        <w:rPr>
          <w:noProof/>
        </w:rPr>
        <w:t>2-86</w:t>
      </w:r>
      <w:r>
        <w:rPr>
          <w:noProof/>
        </w:rPr>
        <w:fldChar w:fldCharType="end"/>
      </w:r>
    </w:p>
    <w:p w14:paraId="20F2547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_Toc520374489 \h </w:instrText>
      </w:r>
      <w:r>
        <w:rPr>
          <w:noProof/>
        </w:rPr>
      </w:r>
      <w:r>
        <w:rPr>
          <w:noProof/>
        </w:rPr>
        <w:fldChar w:fldCharType="separate"/>
      </w:r>
      <w:r w:rsidR="00B560DA">
        <w:rPr>
          <w:noProof/>
        </w:rPr>
        <w:t>2-86</w:t>
      </w:r>
      <w:r>
        <w:rPr>
          <w:noProof/>
        </w:rPr>
        <w:fldChar w:fldCharType="end"/>
      </w:r>
    </w:p>
    <w:p w14:paraId="0B9EAA1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_Toc520374490 \h </w:instrText>
      </w:r>
      <w:r>
        <w:rPr>
          <w:noProof/>
        </w:rPr>
      </w:r>
      <w:r>
        <w:rPr>
          <w:noProof/>
        </w:rPr>
        <w:fldChar w:fldCharType="separate"/>
      </w:r>
      <w:r w:rsidR="00B560DA">
        <w:rPr>
          <w:noProof/>
        </w:rPr>
        <w:t>2-87</w:t>
      </w:r>
      <w:r>
        <w:rPr>
          <w:noProof/>
        </w:rPr>
        <w:fldChar w:fldCharType="end"/>
      </w:r>
    </w:p>
    <w:p w14:paraId="60F0779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_Toc520374491 \h </w:instrText>
      </w:r>
      <w:r>
        <w:rPr>
          <w:noProof/>
        </w:rPr>
      </w:r>
      <w:r>
        <w:rPr>
          <w:noProof/>
        </w:rPr>
        <w:fldChar w:fldCharType="separate"/>
      </w:r>
      <w:r w:rsidR="00B560DA">
        <w:rPr>
          <w:noProof/>
        </w:rPr>
        <w:t>2-87</w:t>
      </w:r>
      <w:r>
        <w:rPr>
          <w:noProof/>
        </w:rPr>
        <w:fldChar w:fldCharType="end"/>
      </w:r>
    </w:p>
    <w:p w14:paraId="0429CFE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_Toc520374492 \h </w:instrText>
      </w:r>
      <w:r>
        <w:rPr>
          <w:noProof/>
        </w:rPr>
      </w:r>
      <w:r>
        <w:rPr>
          <w:noProof/>
        </w:rPr>
        <w:fldChar w:fldCharType="separate"/>
      </w:r>
      <w:r w:rsidR="00B560DA">
        <w:rPr>
          <w:noProof/>
        </w:rPr>
        <w:t>2-88</w:t>
      </w:r>
      <w:r>
        <w:rPr>
          <w:noProof/>
        </w:rPr>
        <w:fldChar w:fldCharType="end"/>
      </w:r>
    </w:p>
    <w:p w14:paraId="5318984B"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2.5.5</w:t>
      </w:r>
      <w:r>
        <w:rPr>
          <w:rFonts w:asciiTheme="minorHAnsi" w:hAnsiTheme="minorHAnsi" w:cstheme="minorBidi"/>
          <w:i w:val="0"/>
          <w:noProof/>
          <w:sz w:val="22"/>
          <w:szCs w:val="22"/>
          <w:lang w:val="en-CA" w:eastAsia="zh-CN"/>
        </w:rPr>
        <w:tab/>
      </w:r>
      <w:r>
        <w:rPr>
          <w:noProof/>
        </w:rPr>
        <w:t>Gas diffusion with variable moisture content</w:t>
      </w:r>
      <w:r>
        <w:rPr>
          <w:noProof/>
        </w:rPr>
        <w:tab/>
      </w:r>
      <w:r>
        <w:rPr>
          <w:noProof/>
        </w:rPr>
        <w:fldChar w:fldCharType="begin"/>
      </w:r>
      <w:r>
        <w:rPr>
          <w:noProof/>
        </w:rPr>
        <w:instrText xml:space="preserve"> PAGEREF _Toc520374493 \h </w:instrText>
      </w:r>
      <w:r>
        <w:rPr>
          <w:noProof/>
        </w:rPr>
      </w:r>
      <w:r>
        <w:rPr>
          <w:noProof/>
        </w:rPr>
        <w:fldChar w:fldCharType="separate"/>
      </w:r>
      <w:r w:rsidR="00B560DA">
        <w:rPr>
          <w:noProof/>
        </w:rPr>
        <w:t>2-88</w:t>
      </w:r>
      <w:r>
        <w:rPr>
          <w:noProof/>
        </w:rPr>
        <w:fldChar w:fldCharType="end"/>
      </w:r>
    </w:p>
    <w:p w14:paraId="71975FD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_Toc520374494 \h </w:instrText>
      </w:r>
      <w:r>
        <w:rPr>
          <w:noProof/>
        </w:rPr>
      </w:r>
      <w:r>
        <w:rPr>
          <w:noProof/>
        </w:rPr>
        <w:fldChar w:fldCharType="separate"/>
      </w:r>
      <w:r w:rsidR="00B560DA">
        <w:rPr>
          <w:noProof/>
        </w:rPr>
        <w:t>2-88</w:t>
      </w:r>
      <w:r>
        <w:rPr>
          <w:noProof/>
        </w:rPr>
        <w:fldChar w:fldCharType="end"/>
      </w:r>
    </w:p>
    <w:p w14:paraId="5745B3B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_Toc520374495 \h </w:instrText>
      </w:r>
      <w:r>
        <w:rPr>
          <w:noProof/>
        </w:rPr>
      </w:r>
      <w:r>
        <w:rPr>
          <w:noProof/>
        </w:rPr>
        <w:fldChar w:fldCharType="separate"/>
      </w:r>
      <w:r w:rsidR="00B560DA">
        <w:rPr>
          <w:noProof/>
        </w:rPr>
        <w:t>2-89</w:t>
      </w:r>
      <w:r>
        <w:rPr>
          <w:noProof/>
        </w:rPr>
        <w:fldChar w:fldCharType="end"/>
      </w:r>
    </w:p>
    <w:p w14:paraId="280B8AC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_Toc520374496 \h </w:instrText>
      </w:r>
      <w:r>
        <w:rPr>
          <w:noProof/>
        </w:rPr>
      </w:r>
      <w:r>
        <w:rPr>
          <w:noProof/>
        </w:rPr>
        <w:fldChar w:fldCharType="separate"/>
      </w:r>
      <w:r w:rsidR="00B560DA">
        <w:rPr>
          <w:noProof/>
        </w:rPr>
        <w:t>2-89</w:t>
      </w:r>
      <w:r>
        <w:rPr>
          <w:noProof/>
        </w:rPr>
        <w:fldChar w:fldCharType="end"/>
      </w:r>
    </w:p>
    <w:p w14:paraId="5DD8E43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_Toc520374497 \h </w:instrText>
      </w:r>
      <w:r>
        <w:rPr>
          <w:noProof/>
        </w:rPr>
      </w:r>
      <w:r>
        <w:rPr>
          <w:noProof/>
        </w:rPr>
        <w:fldChar w:fldCharType="separate"/>
      </w:r>
      <w:r w:rsidR="00B560DA">
        <w:rPr>
          <w:noProof/>
        </w:rPr>
        <w:t>2-89</w:t>
      </w:r>
      <w:r>
        <w:rPr>
          <w:noProof/>
        </w:rPr>
        <w:fldChar w:fldCharType="end"/>
      </w:r>
    </w:p>
    <w:p w14:paraId="64B7001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_Toc520374498 \h </w:instrText>
      </w:r>
      <w:r>
        <w:rPr>
          <w:noProof/>
        </w:rPr>
      </w:r>
      <w:r>
        <w:rPr>
          <w:noProof/>
        </w:rPr>
        <w:fldChar w:fldCharType="separate"/>
      </w:r>
      <w:r w:rsidR="00B560DA">
        <w:rPr>
          <w:noProof/>
        </w:rPr>
        <w:t>2-89</w:t>
      </w:r>
      <w:r>
        <w:rPr>
          <w:noProof/>
        </w:rPr>
        <w:fldChar w:fldCharType="end"/>
      </w:r>
    </w:p>
    <w:p w14:paraId="5B8B7FD2"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2.5.6</w:t>
      </w:r>
      <w:r>
        <w:rPr>
          <w:rFonts w:asciiTheme="minorHAnsi" w:hAnsiTheme="minorHAnsi" w:cstheme="minorBidi"/>
          <w:i w:val="0"/>
          <w:noProof/>
          <w:sz w:val="22"/>
          <w:szCs w:val="22"/>
          <w:lang w:val="en-CA" w:eastAsia="zh-CN"/>
        </w:rPr>
        <w:tab/>
      </w:r>
      <w:r>
        <w:rPr>
          <w:noProof/>
        </w:rPr>
        <w:t>Gas diffusion with constant moisture content</w:t>
      </w:r>
      <w:r>
        <w:rPr>
          <w:noProof/>
          <w:lang w:eastAsia="zh-CN"/>
        </w:rPr>
        <w:t xml:space="preserve"> – wet conditions</w:t>
      </w:r>
      <w:r>
        <w:rPr>
          <w:noProof/>
        </w:rPr>
        <w:tab/>
      </w:r>
      <w:r>
        <w:rPr>
          <w:noProof/>
        </w:rPr>
        <w:fldChar w:fldCharType="begin"/>
      </w:r>
      <w:r>
        <w:rPr>
          <w:noProof/>
        </w:rPr>
        <w:instrText xml:space="preserve"> PAGEREF _Toc520374499 \h </w:instrText>
      </w:r>
      <w:r>
        <w:rPr>
          <w:noProof/>
        </w:rPr>
      </w:r>
      <w:r>
        <w:rPr>
          <w:noProof/>
        </w:rPr>
        <w:fldChar w:fldCharType="separate"/>
      </w:r>
      <w:r w:rsidR="00B560DA">
        <w:rPr>
          <w:noProof/>
        </w:rPr>
        <w:t>2-90</w:t>
      </w:r>
      <w:r>
        <w:rPr>
          <w:noProof/>
        </w:rPr>
        <w:fldChar w:fldCharType="end"/>
      </w:r>
    </w:p>
    <w:p w14:paraId="11B372B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_Toc520374500 \h </w:instrText>
      </w:r>
      <w:r>
        <w:rPr>
          <w:noProof/>
        </w:rPr>
      </w:r>
      <w:r>
        <w:rPr>
          <w:noProof/>
        </w:rPr>
        <w:fldChar w:fldCharType="separate"/>
      </w:r>
      <w:r w:rsidR="00B560DA">
        <w:rPr>
          <w:noProof/>
        </w:rPr>
        <w:t>2-90</w:t>
      </w:r>
      <w:r>
        <w:rPr>
          <w:noProof/>
        </w:rPr>
        <w:fldChar w:fldCharType="end"/>
      </w:r>
    </w:p>
    <w:p w14:paraId="2C4548C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_Toc520374501 \h </w:instrText>
      </w:r>
      <w:r>
        <w:rPr>
          <w:noProof/>
        </w:rPr>
      </w:r>
      <w:r>
        <w:rPr>
          <w:noProof/>
        </w:rPr>
        <w:fldChar w:fldCharType="separate"/>
      </w:r>
      <w:r w:rsidR="00B560DA">
        <w:rPr>
          <w:noProof/>
        </w:rPr>
        <w:t>2-90</w:t>
      </w:r>
      <w:r>
        <w:rPr>
          <w:noProof/>
        </w:rPr>
        <w:fldChar w:fldCharType="end"/>
      </w:r>
    </w:p>
    <w:p w14:paraId="7906A44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2.5.6.3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_Toc520374502 \h </w:instrText>
      </w:r>
      <w:r>
        <w:rPr>
          <w:noProof/>
        </w:rPr>
      </w:r>
      <w:r>
        <w:rPr>
          <w:noProof/>
        </w:rPr>
        <w:fldChar w:fldCharType="separate"/>
      </w:r>
      <w:r w:rsidR="00B560DA">
        <w:rPr>
          <w:noProof/>
        </w:rPr>
        <w:t>2-91</w:t>
      </w:r>
      <w:r>
        <w:rPr>
          <w:noProof/>
        </w:rPr>
        <w:fldChar w:fldCharType="end"/>
      </w:r>
    </w:p>
    <w:p w14:paraId="0ED946C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2.5.6.4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_Toc520374503 \h </w:instrText>
      </w:r>
      <w:r>
        <w:rPr>
          <w:noProof/>
        </w:rPr>
      </w:r>
      <w:r>
        <w:rPr>
          <w:noProof/>
        </w:rPr>
        <w:fldChar w:fldCharType="separate"/>
      </w:r>
      <w:r w:rsidR="00B560DA">
        <w:rPr>
          <w:noProof/>
        </w:rPr>
        <w:t>2-91</w:t>
      </w:r>
      <w:r>
        <w:rPr>
          <w:noProof/>
        </w:rPr>
        <w:fldChar w:fldCharType="end"/>
      </w:r>
    </w:p>
    <w:p w14:paraId="407C49D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2.5.6.5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_Toc520374504 \h </w:instrText>
      </w:r>
      <w:r>
        <w:rPr>
          <w:noProof/>
        </w:rPr>
      </w:r>
      <w:r>
        <w:rPr>
          <w:noProof/>
        </w:rPr>
        <w:fldChar w:fldCharType="separate"/>
      </w:r>
      <w:r w:rsidR="00B560DA">
        <w:rPr>
          <w:noProof/>
        </w:rPr>
        <w:t>2-92</w:t>
      </w:r>
      <w:r>
        <w:rPr>
          <w:noProof/>
        </w:rPr>
        <w:fldChar w:fldCharType="end"/>
      </w:r>
    </w:p>
    <w:p w14:paraId="7B29438C"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2.5.7</w:t>
      </w:r>
      <w:r>
        <w:rPr>
          <w:rFonts w:asciiTheme="minorHAnsi" w:hAnsiTheme="minorHAnsi" w:cstheme="minorBidi"/>
          <w:i w:val="0"/>
          <w:noProof/>
          <w:sz w:val="22"/>
          <w:szCs w:val="22"/>
          <w:lang w:val="en-CA" w:eastAsia="zh-CN"/>
        </w:rPr>
        <w:tab/>
      </w:r>
      <w:r>
        <w:rPr>
          <w:noProof/>
        </w:rPr>
        <w:t>Cation Exchange – Example 1</w:t>
      </w:r>
      <w:r>
        <w:rPr>
          <w:noProof/>
        </w:rPr>
        <w:tab/>
      </w:r>
      <w:r>
        <w:rPr>
          <w:noProof/>
        </w:rPr>
        <w:fldChar w:fldCharType="begin"/>
      </w:r>
      <w:r>
        <w:rPr>
          <w:noProof/>
        </w:rPr>
        <w:instrText xml:space="preserve"> PAGEREF _Toc520374505 \h </w:instrText>
      </w:r>
      <w:r>
        <w:rPr>
          <w:noProof/>
        </w:rPr>
      </w:r>
      <w:r>
        <w:rPr>
          <w:noProof/>
        </w:rPr>
        <w:fldChar w:fldCharType="separate"/>
      </w:r>
      <w:r w:rsidR="00B560DA">
        <w:rPr>
          <w:noProof/>
        </w:rPr>
        <w:t>2-92</w:t>
      </w:r>
      <w:r>
        <w:rPr>
          <w:noProof/>
        </w:rPr>
        <w:fldChar w:fldCharType="end"/>
      </w:r>
    </w:p>
    <w:p w14:paraId="791143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_Toc520374506 \h </w:instrText>
      </w:r>
      <w:r>
        <w:rPr>
          <w:noProof/>
        </w:rPr>
      </w:r>
      <w:r>
        <w:rPr>
          <w:noProof/>
        </w:rPr>
        <w:fldChar w:fldCharType="separate"/>
      </w:r>
      <w:r w:rsidR="00B560DA">
        <w:rPr>
          <w:noProof/>
        </w:rPr>
        <w:t>2-92</w:t>
      </w:r>
      <w:r>
        <w:rPr>
          <w:noProof/>
        </w:rPr>
        <w:fldChar w:fldCharType="end"/>
      </w:r>
    </w:p>
    <w:p w14:paraId="26585AA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2.5.7.2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_Toc520374507 \h </w:instrText>
      </w:r>
      <w:r>
        <w:rPr>
          <w:noProof/>
        </w:rPr>
      </w:r>
      <w:r>
        <w:rPr>
          <w:noProof/>
        </w:rPr>
        <w:fldChar w:fldCharType="separate"/>
      </w:r>
      <w:r w:rsidR="00B560DA">
        <w:rPr>
          <w:noProof/>
        </w:rPr>
        <w:t>2-92</w:t>
      </w:r>
      <w:r>
        <w:rPr>
          <w:noProof/>
        </w:rPr>
        <w:fldChar w:fldCharType="end"/>
      </w:r>
    </w:p>
    <w:p w14:paraId="269A6C9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2.5.7.3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_Toc520374508 \h </w:instrText>
      </w:r>
      <w:r>
        <w:rPr>
          <w:noProof/>
        </w:rPr>
      </w:r>
      <w:r>
        <w:rPr>
          <w:noProof/>
        </w:rPr>
        <w:fldChar w:fldCharType="separate"/>
      </w:r>
      <w:r w:rsidR="00B560DA">
        <w:rPr>
          <w:noProof/>
        </w:rPr>
        <w:t>2-92</w:t>
      </w:r>
      <w:r>
        <w:rPr>
          <w:noProof/>
        </w:rPr>
        <w:fldChar w:fldCharType="end"/>
      </w:r>
    </w:p>
    <w:p w14:paraId="0D44D85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2.5.7.4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_Toc520374509 \h </w:instrText>
      </w:r>
      <w:r>
        <w:rPr>
          <w:noProof/>
        </w:rPr>
      </w:r>
      <w:r>
        <w:rPr>
          <w:noProof/>
        </w:rPr>
        <w:fldChar w:fldCharType="separate"/>
      </w:r>
      <w:r w:rsidR="00B560DA">
        <w:rPr>
          <w:noProof/>
        </w:rPr>
        <w:t>2-93</w:t>
      </w:r>
      <w:r>
        <w:rPr>
          <w:noProof/>
        </w:rPr>
        <w:fldChar w:fldCharType="end"/>
      </w:r>
    </w:p>
    <w:p w14:paraId="252C424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2.5.7.5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_Toc520374510 \h </w:instrText>
      </w:r>
      <w:r>
        <w:rPr>
          <w:noProof/>
        </w:rPr>
      </w:r>
      <w:r>
        <w:rPr>
          <w:noProof/>
        </w:rPr>
        <w:fldChar w:fldCharType="separate"/>
      </w:r>
      <w:r w:rsidR="00B560DA">
        <w:rPr>
          <w:noProof/>
        </w:rPr>
        <w:t>2-93</w:t>
      </w:r>
      <w:r>
        <w:rPr>
          <w:noProof/>
        </w:rPr>
        <w:fldChar w:fldCharType="end"/>
      </w:r>
    </w:p>
    <w:p w14:paraId="2DF7218A"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2.5.8</w:t>
      </w:r>
      <w:r>
        <w:rPr>
          <w:rFonts w:asciiTheme="minorHAnsi" w:hAnsiTheme="minorHAnsi" w:cstheme="minorBidi"/>
          <w:i w:val="0"/>
          <w:noProof/>
          <w:sz w:val="22"/>
          <w:szCs w:val="22"/>
          <w:lang w:val="en-CA" w:eastAsia="zh-CN"/>
        </w:rPr>
        <w:tab/>
      </w:r>
      <w:r>
        <w:rPr>
          <w:noProof/>
          <w:lang w:eastAsia="zh-CN"/>
        </w:rPr>
        <w:t>Cation exchange – Example 2</w:t>
      </w:r>
      <w:r>
        <w:rPr>
          <w:noProof/>
        </w:rPr>
        <w:tab/>
      </w:r>
      <w:r>
        <w:rPr>
          <w:noProof/>
        </w:rPr>
        <w:fldChar w:fldCharType="begin"/>
      </w:r>
      <w:r>
        <w:rPr>
          <w:noProof/>
        </w:rPr>
        <w:instrText xml:space="preserve"> PAGEREF _Toc520374511 \h </w:instrText>
      </w:r>
      <w:r>
        <w:rPr>
          <w:noProof/>
        </w:rPr>
      </w:r>
      <w:r>
        <w:rPr>
          <w:noProof/>
        </w:rPr>
        <w:fldChar w:fldCharType="separate"/>
      </w:r>
      <w:r w:rsidR="00B560DA">
        <w:rPr>
          <w:noProof/>
        </w:rPr>
        <w:t>2-94</w:t>
      </w:r>
      <w:r>
        <w:rPr>
          <w:noProof/>
        </w:rPr>
        <w:fldChar w:fldCharType="end"/>
      </w:r>
    </w:p>
    <w:p w14:paraId="7CCE881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2.5.8.1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_Toc520374512 \h </w:instrText>
      </w:r>
      <w:r>
        <w:rPr>
          <w:noProof/>
        </w:rPr>
      </w:r>
      <w:r>
        <w:rPr>
          <w:noProof/>
        </w:rPr>
        <w:fldChar w:fldCharType="separate"/>
      </w:r>
      <w:r w:rsidR="00B560DA">
        <w:rPr>
          <w:noProof/>
        </w:rPr>
        <w:t>2-94</w:t>
      </w:r>
      <w:r>
        <w:rPr>
          <w:noProof/>
        </w:rPr>
        <w:fldChar w:fldCharType="end"/>
      </w:r>
    </w:p>
    <w:p w14:paraId="1A48D0B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2.5.8.2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_Toc520374513 \h </w:instrText>
      </w:r>
      <w:r>
        <w:rPr>
          <w:noProof/>
        </w:rPr>
      </w:r>
      <w:r>
        <w:rPr>
          <w:noProof/>
        </w:rPr>
        <w:fldChar w:fldCharType="separate"/>
      </w:r>
      <w:r w:rsidR="00B560DA">
        <w:rPr>
          <w:noProof/>
        </w:rPr>
        <w:t>2-94</w:t>
      </w:r>
      <w:r>
        <w:rPr>
          <w:noProof/>
        </w:rPr>
        <w:fldChar w:fldCharType="end"/>
      </w:r>
    </w:p>
    <w:p w14:paraId="767B28C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2.5.8.3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_Toc520374514 \h </w:instrText>
      </w:r>
      <w:r>
        <w:rPr>
          <w:noProof/>
        </w:rPr>
      </w:r>
      <w:r>
        <w:rPr>
          <w:noProof/>
        </w:rPr>
        <w:fldChar w:fldCharType="separate"/>
      </w:r>
      <w:r w:rsidR="00B560DA">
        <w:rPr>
          <w:noProof/>
        </w:rPr>
        <w:t>2-94</w:t>
      </w:r>
      <w:r>
        <w:rPr>
          <w:noProof/>
        </w:rPr>
        <w:fldChar w:fldCharType="end"/>
      </w:r>
    </w:p>
    <w:p w14:paraId="6DD884F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2.5.8.4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_Toc520374515 \h </w:instrText>
      </w:r>
      <w:r>
        <w:rPr>
          <w:noProof/>
        </w:rPr>
      </w:r>
      <w:r>
        <w:rPr>
          <w:noProof/>
        </w:rPr>
        <w:fldChar w:fldCharType="separate"/>
      </w:r>
      <w:r w:rsidR="00B560DA">
        <w:rPr>
          <w:noProof/>
        </w:rPr>
        <w:t>2-95</w:t>
      </w:r>
      <w:r>
        <w:rPr>
          <w:noProof/>
        </w:rPr>
        <w:fldChar w:fldCharType="end"/>
      </w:r>
    </w:p>
    <w:p w14:paraId="267262A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2.5.8.5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_Toc520374516 \h </w:instrText>
      </w:r>
      <w:r>
        <w:rPr>
          <w:noProof/>
        </w:rPr>
      </w:r>
      <w:r>
        <w:rPr>
          <w:noProof/>
        </w:rPr>
        <w:fldChar w:fldCharType="separate"/>
      </w:r>
      <w:r w:rsidR="00B560DA">
        <w:rPr>
          <w:noProof/>
        </w:rPr>
        <w:t>2-95</w:t>
      </w:r>
      <w:r>
        <w:rPr>
          <w:noProof/>
        </w:rPr>
        <w:fldChar w:fldCharType="end"/>
      </w:r>
    </w:p>
    <w:p w14:paraId="0D3EA56A"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2.5.9</w:t>
      </w:r>
      <w:r>
        <w:rPr>
          <w:rFonts w:asciiTheme="minorHAnsi" w:hAnsiTheme="minorHAnsi" w:cstheme="minorBidi"/>
          <w:i w:val="0"/>
          <w:noProof/>
          <w:sz w:val="22"/>
          <w:szCs w:val="22"/>
          <w:lang w:val="en-CA" w:eastAsia="zh-CN"/>
        </w:rPr>
        <w:tab/>
      </w:r>
      <w:r>
        <w:rPr>
          <w:noProof/>
          <w:lang w:eastAsia="zh-CN"/>
        </w:rPr>
        <w:t>Trace metal mobility and surface complexation</w:t>
      </w:r>
      <w:r>
        <w:rPr>
          <w:noProof/>
        </w:rPr>
        <w:tab/>
      </w:r>
      <w:r>
        <w:rPr>
          <w:noProof/>
        </w:rPr>
        <w:fldChar w:fldCharType="begin"/>
      </w:r>
      <w:r>
        <w:rPr>
          <w:noProof/>
        </w:rPr>
        <w:instrText xml:space="preserve"> PAGEREF _Toc520374517 \h </w:instrText>
      </w:r>
      <w:r>
        <w:rPr>
          <w:noProof/>
        </w:rPr>
      </w:r>
      <w:r>
        <w:rPr>
          <w:noProof/>
        </w:rPr>
        <w:fldChar w:fldCharType="separate"/>
      </w:r>
      <w:r w:rsidR="00B560DA">
        <w:rPr>
          <w:noProof/>
        </w:rPr>
        <w:t>2-96</w:t>
      </w:r>
      <w:r>
        <w:rPr>
          <w:noProof/>
        </w:rPr>
        <w:fldChar w:fldCharType="end"/>
      </w:r>
    </w:p>
    <w:p w14:paraId="375C8EB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2.5.9.1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_Toc520374518 \h </w:instrText>
      </w:r>
      <w:r>
        <w:rPr>
          <w:noProof/>
        </w:rPr>
      </w:r>
      <w:r>
        <w:rPr>
          <w:noProof/>
        </w:rPr>
        <w:fldChar w:fldCharType="separate"/>
      </w:r>
      <w:r w:rsidR="00B560DA">
        <w:rPr>
          <w:noProof/>
        </w:rPr>
        <w:t>2-96</w:t>
      </w:r>
      <w:r>
        <w:rPr>
          <w:noProof/>
        </w:rPr>
        <w:fldChar w:fldCharType="end"/>
      </w:r>
    </w:p>
    <w:p w14:paraId="74DB55E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2.5.9.2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_Toc520374519 \h </w:instrText>
      </w:r>
      <w:r>
        <w:rPr>
          <w:noProof/>
        </w:rPr>
      </w:r>
      <w:r>
        <w:rPr>
          <w:noProof/>
        </w:rPr>
        <w:fldChar w:fldCharType="separate"/>
      </w:r>
      <w:r w:rsidR="00B560DA">
        <w:rPr>
          <w:noProof/>
        </w:rPr>
        <w:t>2-96</w:t>
      </w:r>
      <w:r>
        <w:rPr>
          <w:noProof/>
        </w:rPr>
        <w:fldChar w:fldCharType="end"/>
      </w:r>
    </w:p>
    <w:p w14:paraId="1D7B2F7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2.5.9.3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_Toc520374520 \h </w:instrText>
      </w:r>
      <w:r>
        <w:rPr>
          <w:noProof/>
        </w:rPr>
      </w:r>
      <w:r>
        <w:rPr>
          <w:noProof/>
        </w:rPr>
        <w:fldChar w:fldCharType="separate"/>
      </w:r>
      <w:r w:rsidR="00B560DA">
        <w:rPr>
          <w:noProof/>
        </w:rPr>
        <w:t>2-97</w:t>
      </w:r>
      <w:r>
        <w:rPr>
          <w:noProof/>
        </w:rPr>
        <w:fldChar w:fldCharType="end"/>
      </w:r>
    </w:p>
    <w:p w14:paraId="19D9036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2.5.9.4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_Toc520374521 \h </w:instrText>
      </w:r>
      <w:r>
        <w:rPr>
          <w:noProof/>
        </w:rPr>
      </w:r>
      <w:r>
        <w:rPr>
          <w:noProof/>
        </w:rPr>
        <w:fldChar w:fldCharType="separate"/>
      </w:r>
      <w:r w:rsidR="00B560DA">
        <w:rPr>
          <w:noProof/>
        </w:rPr>
        <w:t>2-97</w:t>
      </w:r>
      <w:r>
        <w:rPr>
          <w:noProof/>
        </w:rPr>
        <w:fldChar w:fldCharType="end"/>
      </w:r>
    </w:p>
    <w:p w14:paraId="35648D7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2.5.9.5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_Toc520374522 \h </w:instrText>
      </w:r>
      <w:r>
        <w:rPr>
          <w:noProof/>
        </w:rPr>
      </w:r>
      <w:r>
        <w:rPr>
          <w:noProof/>
        </w:rPr>
        <w:fldChar w:fldCharType="separate"/>
      </w:r>
      <w:r w:rsidR="00B560DA">
        <w:rPr>
          <w:noProof/>
        </w:rPr>
        <w:t>2-98</w:t>
      </w:r>
      <w:r>
        <w:rPr>
          <w:noProof/>
        </w:rPr>
        <w:fldChar w:fldCharType="end"/>
      </w:r>
    </w:p>
    <w:p w14:paraId="6D92E7AA"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2.5.10</w:t>
      </w:r>
      <w:r>
        <w:rPr>
          <w:rFonts w:asciiTheme="minorHAnsi" w:hAnsiTheme="minorHAnsi" w:cstheme="minorBidi"/>
          <w:i w:val="0"/>
          <w:noProof/>
          <w:sz w:val="22"/>
          <w:szCs w:val="22"/>
          <w:lang w:val="en-CA" w:eastAsia="zh-CN"/>
        </w:rPr>
        <w:tab/>
      </w:r>
      <w:r>
        <w:rPr>
          <w:noProof/>
          <w:lang w:eastAsia="zh-CN"/>
        </w:rPr>
        <w:t>Dedolomization – Dissolution-precipitation reactions</w:t>
      </w:r>
      <w:r>
        <w:rPr>
          <w:noProof/>
        </w:rPr>
        <w:tab/>
      </w:r>
      <w:r>
        <w:rPr>
          <w:noProof/>
        </w:rPr>
        <w:fldChar w:fldCharType="begin"/>
      </w:r>
      <w:r>
        <w:rPr>
          <w:noProof/>
        </w:rPr>
        <w:instrText xml:space="preserve"> PAGEREF _Toc520374523 \h </w:instrText>
      </w:r>
      <w:r>
        <w:rPr>
          <w:noProof/>
        </w:rPr>
      </w:r>
      <w:r>
        <w:rPr>
          <w:noProof/>
        </w:rPr>
        <w:fldChar w:fldCharType="separate"/>
      </w:r>
      <w:r w:rsidR="00B560DA">
        <w:rPr>
          <w:noProof/>
        </w:rPr>
        <w:t>2-99</w:t>
      </w:r>
      <w:r>
        <w:rPr>
          <w:noProof/>
        </w:rPr>
        <w:fldChar w:fldCharType="end"/>
      </w:r>
    </w:p>
    <w:p w14:paraId="37CE46C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2.5.10.1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_Toc520374524 \h </w:instrText>
      </w:r>
      <w:r>
        <w:rPr>
          <w:noProof/>
        </w:rPr>
      </w:r>
      <w:r>
        <w:rPr>
          <w:noProof/>
        </w:rPr>
        <w:fldChar w:fldCharType="separate"/>
      </w:r>
      <w:r w:rsidR="00B560DA">
        <w:rPr>
          <w:noProof/>
        </w:rPr>
        <w:t>2-99</w:t>
      </w:r>
      <w:r>
        <w:rPr>
          <w:noProof/>
        </w:rPr>
        <w:fldChar w:fldCharType="end"/>
      </w:r>
    </w:p>
    <w:p w14:paraId="7F7D972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2.5.10.2</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_Toc520374525 \h </w:instrText>
      </w:r>
      <w:r>
        <w:rPr>
          <w:noProof/>
        </w:rPr>
      </w:r>
      <w:r>
        <w:rPr>
          <w:noProof/>
        </w:rPr>
        <w:fldChar w:fldCharType="separate"/>
      </w:r>
      <w:r w:rsidR="00B560DA">
        <w:rPr>
          <w:noProof/>
        </w:rPr>
        <w:t>2-99</w:t>
      </w:r>
      <w:r>
        <w:rPr>
          <w:noProof/>
        </w:rPr>
        <w:fldChar w:fldCharType="end"/>
      </w:r>
    </w:p>
    <w:p w14:paraId="101CBE1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2.5.10.3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_Toc520374526 \h </w:instrText>
      </w:r>
      <w:r>
        <w:rPr>
          <w:noProof/>
        </w:rPr>
      </w:r>
      <w:r>
        <w:rPr>
          <w:noProof/>
        </w:rPr>
        <w:fldChar w:fldCharType="separate"/>
      </w:r>
      <w:r w:rsidR="00B560DA">
        <w:rPr>
          <w:noProof/>
        </w:rPr>
        <w:t>2-99</w:t>
      </w:r>
      <w:r>
        <w:rPr>
          <w:noProof/>
        </w:rPr>
        <w:fldChar w:fldCharType="end"/>
      </w:r>
    </w:p>
    <w:p w14:paraId="39B522D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2.5.10.4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_Toc520374527 \h </w:instrText>
      </w:r>
      <w:r>
        <w:rPr>
          <w:noProof/>
        </w:rPr>
      </w:r>
      <w:r>
        <w:rPr>
          <w:noProof/>
        </w:rPr>
        <w:fldChar w:fldCharType="separate"/>
      </w:r>
      <w:r w:rsidR="00B560DA">
        <w:rPr>
          <w:noProof/>
        </w:rPr>
        <w:t>2-100</w:t>
      </w:r>
      <w:r>
        <w:rPr>
          <w:noProof/>
        </w:rPr>
        <w:fldChar w:fldCharType="end"/>
      </w:r>
    </w:p>
    <w:p w14:paraId="75066B91"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2.5.11</w:t>
      </w:r>
      <w:r>
        <w:rPr>
          <w:rFonts w:asciiTheme="minorHAnsi" w:hAnsiTheme="minorHAnsi" w:cstheme="minorBidi"/>
          <w:i w:val="0"/>
          <w:noProof/>
          <w:sz w:val="22"/>
          <w:szCs w:val="22"/>
          <w:lang w:val="en-CA" w:eastAsia="zh-CN"/>
        </w:rPr>
        <w:tab/>
      </w:r>
      <w:r>
        <w:rPr>
          <w:noProof/>
          <w:lang w:eastAsia="zh-CN"/>
        </w:rPr>
        <w:t>Pyrite oxidation and gas diffusion in the vadose zone</w:t>
      </w:r>
      <w:r>
        <w:rPr>
          <w:noProof/>
        </w:rPr>
        <w:tab/>
      </w:r>
      <w:r>
        <w:rPr>
          <w:noProof/>
        </w:rPr>
        <w:fldChar w:fldCharType="begin"/>
      </w:r>
      <w:r>
        <w:rPr>
          <w:noProof/>
        </w:rPr>
        <w:instrText xml:space="preserve"> PAGEREF _Toc520374528 \h </w:instrText>
      </w:r>
      <w:r>
        <w:rPr>
          <w:noProof/>
        </w:rPr>
      </w:r>
      <w:r>
        <w:rPr>
          <w:noProof/>
        </w:rPr>
        <w:fldChar w:fldCharType="separate"/>
      </w:r>
      <w:r w:rsidR="00B560DA">
        <w:rPr>
          <w:noProof/>
        </w:rPr>
        <w:t>2-100</w:t>
      </w:r>
      <w:r>
        <w:rPr>
          <w:noProof/>
        </w:rPr>
        <w:fldChar w:fldCharType="end"/>
      </w:r>
    </w:p>
    <w:p w14:paraId="1259953C"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_Toc520374529 \h </w:instrText>
      </w:r>
      <w:r>
        <w:rPr>
          <w:noProof/>
        </w:rPr>
      </w:r>
      <w:r>
        <w:rPr>
          <w:noProof/>
        </w:rPr>
        <w:fldChar w:fldCharType="separate"/>
      </w:r>
      <w:r w:rsidR="00B560DA">
        <w:rPr>
          <w:noProof/>
        </w:rPr>
        <w:t>2-100</w:t>
      </w:r>
      <w:r>
        <w:rPr>
          <w:noProof/>
        </w:rPr>
        <w:fldChar w:fldCharType="end"/>
      </w:r>
    </w:p>
    <w:p w14:paraId="11BEE682"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_Toc520374530 \h </w:instrText>
      </w:r>
      <w:r>
        <w:rPr>
          <w:noProof/>
        </w:rPr>
      </w:r>
      <w:r>
        <w:rPr>
          <w:noProof/>
        </w:rPr>
        <w:fldChar w:fldCharType="separate"/>
      </w:r>
      <w:r w:rsidR="00B560DA">
        <w:rPr>
          <w:noProof/>
        </w:rPr>
        <w:t>2-101</w:t>
      </w:r>
      <w:r>
        <w:rPr>
          <w:noProof/>
        </w:rPr>
        <w:fldChar w:fldCharType="end"/>
      </w:r>
    </w:p>
    <w:p w14:paraId="639DB62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_Toc520374531 \h </w:instrText>
      </w:r>
      <w:r>
        <w:rPr>
          <w:noProof/>
        </w:rPr>
      </w:r>
      <w:r>
        <w:rPr>
          <w:noProof/>
        </w:rPr>
        <w:fldChar w:fldCharType="separate"/>
      </w:r>
      <w:r w:rsidR="00B560DA">
        <w:rPr>
          <w:noProof/>
        </w:rPr>
        <w:t>2-101</w:t>
      </w:r>
      <w:r>
        <w:rPr>
          <w:noProof/>
        </w:rPr>
        <w:fldChar w:fldCharType="end"/>
      </w:r>
    </w:p>
    <w:p w14:paraId="3463025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_Toc520374532 \h </w:instrText>
      </w:r>
      <w:r>
        <w:rPr>
          <w:noProof/>
        </w:rPr>
      </w:r>
      <w:r>
        <w:rPr>
          <w:noProof/>
        </w:rPr>
        <w:fldChar w:fldCharType="separate"/>
      </w:r>
      <w:r w:rsidR="00B560DA">
        <w:rPr>
          <w:noProof/>
        </w:rPr>
        <w:t>2-103</w:t>
      </w:r>
      <w:r>
        <w:rPr>
          <w:noProof/>
        </w:rPr>
        <w:fldChar w:fldCharType="end"/>
      </w:r>
    </w:p>
    <w:p w14:paraId="555C9DB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_Toc520374533 \h </w:instrText>
      </w:r>
      <w:r>
        <w:rPr>
          <w:noProof/>
        </w:rPr>
      </w:r>
      <w:r>
        <w:rPr>
          <w:noProof/>
        </w:rPr>
        <w:fldChar w:fldCharType="separate"/>
      </w:r>
      <w:r w:rsidR="00B560DA">
        <w:rPr>
          <w:noProof/>
        </w:rPr>
        <w:t>2-103</w:t>
      </w:r>
      <w:r>
        <w:rPr>
          <w:noProof/>
        </w:rPr>
        <w:fldChar w:fldCharType="end"/>
      </w:r>
    </w:p>
    <w:p w14:paraId="5D1B4979"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2.5.12</w:t>
      </w:r>
      <w:r>
        <w:rPr>
          <w:rFonts w:asciiTheme="minorHAnsi" w:hAnsiTheme="minorHAnsi" w:cstheme="minorBidi"/>
          <w:i w:val="0"/>
          <w:noProof/>
          <w:sz w:val="22"/>
          <w:szCs w:val="22"/>
          <w:lang w:val="en-CA" w:eastAsia="zh-CN"/>
        </w:rPr>
        <w:tab/>
      </w:r>
      <w:r>
        <w:rPr>
          <w:noProof/>
        </w:rPr>
        <w:t>Porosity-permeability enhancement due to mineral dissolution</w:t>
      </w:r>
      <w:r>
        <w:rPr>
          <w:noProof/>
        </w:rPr>
        <w:tab/>
      </w:r>
      <w:r>
        <w:rPr>
          <w:noProof/>
        </w:rPr>
        <w:fldChar w:fldCharType="begin"/>
      </w:r>
      <w:r>
        <w:rPr>
          <w:noProof/>
        </w:rPr>
        <w:instrText xml:space="preserve"> PAGEREF _Toc520374534 \h </w:instrText>
      </w:r>
      <w:r>
        <w:rPr>
          <w:noProof/>
        </w:rPr>
      </w:r>
      <w:r>
        <w:rPr>
          <w:noProof/>
        </w:rPr>
        <w:fldChar w:fldCharType="separate"/>
      </w:r>
      <w:r w:rsidR="00B560DA">
        <w:rPr>
          <w:noProof/>
        </w:rPr>
        <w:t>2-103</w:t>
      </w:r>
      <w:r>
        <w:rPr>
          <w:noProof/>
        </w:rPr>
        <w:fldChar w:fldCharType="end"/>
      </w:r>
    </w:p>
    <w:p w14:paraId="7ADE988C"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_Toc520374535 \h </w:instrText>
      </w:r>
      <w:r>
        <w:rPr>
          <w:noProof/>
        </w:rPr>
      </w:r>
      <w:r>
        <w:rPr>
          <w:noProof/>
        </w:rPr>
        <w:fldChar w:fldCharType="separate"/>
      </w:r>
      <w:r w:rsidR="00B560DA">
        <w:rPr>
          <w:noProof/>
        </w:rPr>
        <w:t>2-103</w:t>
      </w:r>
      <w:r>
        <w:rPr>
          <w:noProof/>
        </w:rPr>
        <w:fldChar w:fldCharType="end"/>
      </w:r>
    </w:p>
    <w:p w14:paraId="488F1AC9"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_Toc520374536 \h </w:instrText>
      </w:r>
      <w:r>
        <w:rPr>
          <w:noProof/>
        </w:rPr>
      </w:r>
      <w:r>
        <w:rPr>
          <w:noProof/>
        </w:rPr>
        <w:fldChar w:fldCharType="separate"/>
      </w:r>
      <w:r w:rsidR="00B560DA">
        <w:rPr>
          <w:noProof/>
        </w:rPr>
        <w:t>2-104</w:t>
      </w:r>
      <w:r>
        <w:rPr>
          <w:noProof/>
        </w:rPr>
        <w:fldChar w:fldCharType="end"/>
      </w:r>
    </w:p>
    <w:p w14:paraId="3503687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_Toc520374537 \h </w:instrText>
      </w:r>
      <w:r>
        <w:rPr>
          <w:noProof/>
        </w:rPr>
      </w:r>
      <w:r>
        <w:rPr>
          <w:noProof/>
        </w:rPr>
        <w:fldChar w:fldCharType="separate"/>
      </w:r>
      <w:r w:rsidR="00B560DA">
        <w:rPr>
          <w:noProof/>
        </w:rPr>
        <w:t>2-104</w:t>
      </w:r>
      <w:r>
        <w:rPr>
          <w:noProof/>
        </w:rPr>
        <w:fldChar w:fldCharType="end"/>
      </w:r>
    </w:p>
    <w:p w14:paraId="5ECB4FB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_Toc520374538 \h </w:instrText>
      </w:r>
      <w:r>
        <w:rPr>
          <w:noProof/>
        </w:rPr>
      </w:r>
      <w:r>
        <w:rPr>
          <w:noProof/>
        </w:rPr>
        <w:fldChar w:fldCharType="separate"/>
      </w:r>
      <w:r w:rsidR="00B560DA">
        <w:rPr>
          <w:noProof/>
        </w:rPr>
        <w:t>2-105</w:t>
      </w:r>
      <w:r>
        <w:rPr>
          <w:noProof/>
        </w:rPr>
        <w:fldChar w:fldCharType="end"/>
      </w:r>
    </w:p>
    <w:p w14:paraId="38BEA31C"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_Toc520374539 \h </w:instrText>
      </w:r>
      <w:r>
        <w:rPr>
          <w:noProof/>
        </w:rPr>
      </w:r>
      <w:r>
        <w:rPr>
          <w:noProof/>
        </w:rPr>
        <w:fldChar w:fldCharType="separate"/>
      </w:r>
      <w:r w:rsidR="00B560DA">
        <w:rPr>
          <w:noProof/>
        </w:rPr>
        <w:t>2-106</w:t>
      </w:r>
      <w:r>
        <w:rPr>
          <w:noProof/>
        </w:rPr>
        <w:fldChar w:fldCharType="end"/>
      </w:r>
    </w:p>
    <w:p w14:paraId="04842B6A"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2.5.13</w:t>
      </w:r>
      <w:r>
        <w:rPr>
          <w:rFonts w:asciiTheme="minorHAnsi" w:hAnsiTheme="minorHAnsi" w:cstheme="minorBidi"/>
          <w:i w:val="0"/>
          <w:noProof/>
          <w:sz w:val="22"/>
          <w:szCs w:val="22"/>
          <w:lang w:val="en-CA" w:eastAsia="zh-CN"/>
        </w:rPr>
        <w:tab/>
      </w:r>
      <w:r>
        <w:rPr>
          <w:noProof/>
        </w:rPr>
        <w:t>Clogging due to mineral dissolution/precipitation – Simple chemistry</w:t>
      </w:r>
      <w:r>
        <w:rPr>
          <w:noProof/>
        </w:rPr>
        <w:tab/>
      </w:r>
      <w:r>
        <w:rPr>
          <w:noProof/>
        </w:rPr>
        <w:fldChar w:fldCharType="begin"/>
      </w:r>
      <w:r>
        <w:rPr>
          <w:noProof/>
        </w:rPr>
        <w:instrText xml:space="preserve"> PAGEREF _Toc520374540 \h </w:instrText>
      </w:r>
      <w:r>
        <w:rPr>
          <w:noProof/>
        </w:rPr>
      </w:r>
      <w:r>
        <w:rPr>
          <w:noProof/>
        </w:rPr>
        <w:fldChar w:fldCharType="separate"/>
      </w:r>
      <w:r w:rsidR="00B560DA">
        <w:rPr>
          <w:noProof/>
        </w:rPr>
        <w:t>2-106</w:t>
      </w:r>
      <w:r>
        <w:rPr>
          <w:noProof/>
        </w:rPr>
        <w:fldChar w:fldCharType="end"/>
      </w:r>
    </w:p>
    <w:p w14:paraId="5D82247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_Toc520374541 \h </w:instrText>
      </w:r>
      <w:r>
        <w:rPr>
          <w:noProof/>
        </w:rPr>
      </w:r>
      <w:r>
        <w:rPr>
          <w:noProof/>
        </w:rPr>
        <w:fldChar w:fldCharType="separate"/>
      </w:r>
      <w:r w:rsidR="00B560DA">
        <w:rPr>
          <w:noProof/>
        </w:rPr>
        <w:t>2-106</w:t>
      </w:r>
      <w:r>
        <w:rPr>
          <w:noProof/>
        </w:rPr>
        <w:fldChar w:fldCharType="end"/>
      </w:r>
    </w:p>
    <w:p w14:paraId="64BF15A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_Toc520374542 \h </w:instrText>
      </w:r>
      <w:r>
        <w:rPr>
          <w:noProof/>
        </w:rPr>
      </w:r>
      <w:r>
        <w:rPr>
          <w:noProof/>
        </w:rPr>
        <w:fldChar w:fldCharType="separate"/>
      </w:r>
      <w:r w:rsidR="00B560DA">
        <w:rPr>
          <w:noProof/>
        </w:rPr>
        <w:t>2-106</w:t>
      </w:r>
      <w:r>
        <w:rPr>
          <w:noProof/>
        </w:rPr>
        <w:fldChar w:fldCharType="end"/>
      </w:r>
    </w:p>
    <w:p w14:paraId="11AF32C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_Toc520374543 \h </w:instrText>
      </w:r>
      <w:r>
        <w:rPr>
          <w:noProof/>
        </w:rPr>
      </w:r>
      <w:r>
        <w:rPr>
          <w:noProof/>
        </w:rPr>
        <w:fldChar w:fldCharType="separate"/>
      </w:r>
      <w:r w:rsidR="00B560DA">
        <w:rPr>
          <w:noProof/>
        </w:rPr>
        <w:t>2-107</w:t>
      </w:r>
      <w:r>
        <w:rPr>
          <w:noProof/>
        </w:rPr>
        <w:fldChar w:fldCharType="end"/>
      </w:r>
    </w:p>
    <w:p w14:paraId="093C37E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_Toc520374544 \h </w:instrText>
      </w:r>
      <w:r>
        <w:rPr>
          <w:noProof/>
        </w:rPr>
      </w:r>
      <w:r>
        <w:rPr>
          <w:noProof/>
        </w:rPr>
        <w:fldChar w:fldCharType="separate"/>
      </w:r>
      <w:r w:rsidR="00B560DA">
        <w:rPr>
          <w:noProof/>
        </w:rPr>
        <w:t>2-107</w:t>
      </w:r>
      <w:r>
        <w:rPr>
          <w:noProof/>
        </w:rPr>
        <w:fldChar w:fldCharType="end"/>
      </w:r>
    </w:p>
    <w:p w14:paraId="6639DF4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2.5.13.5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_Toc520374545 \h </w:instrText>
      </w:r>
      <w:r>
        <w:rPr>
          <w:noProof/>
        </w:rPr>
      </w:r>
      <w:r>
        <w:rPr>
          <w:noProof/>
        </w:rPr>
        <w:fldChar w:fldCharType="separate"/>
      </w:r>
      <w:r w:rsidR="00B560DA">
        <w:rPr>
          <w:noProof/>
        </w:rPr>
        <w:t>2-108</w:t>
      </w:r>
      <w:r>
        <w:rPr>
          <w:noProof/>
        </w:rPr>
        <w:fldChar w:fldCharType="end"/>
      </w:r>
    </w:p>
    <w:p w14:paraId="553692E2"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2.5.14</w:t>
      </w:r>
      <w:r>
        <w:rPr>
          <w:rFonts w:asciiTheme="minorHAnsi" w:hAnsiTheme="minorHAnsi" w:cstheme="minorBidi"/>
          <w:i w:val="0"/>
          <w:noProof/>
          <w:sz w:val="22"/>
          <w:szCs w:val="22"/>
          <w:lang w:val="en-CA" w:eastAsia="zh-CN"/>
        </w:rPr>
        <w:tab/>
      </w:r>
      <w:r>
        <w:rPr>
          <w:noProof/>
        </w:rPr>
        <w:t>Clogging due to mineral dissolution/precipitation – Complex chemistry</w:t>
      </w:r>
      <w:r>
        <w:rPr>
          <w:noProof/>
        </w:rPr>
        <w:tab/>
      </w:r>
      <w:r>
        <w:rPr>
          <w:noProof/>
        </w:rPr>
        <w:fldChar w:fldCharType="begin"/>
      </w:r>
      <w:r>
        <w:rPr>
          <w:noProof/>
        </w:rPr>
        <w:instrText xml:space="preserve"> PAGEREF _Toc520374546 \h </w:instrText>
      </w:r>
      <w:r>
        <w:rPr>
          <w:noProof/>
        </w:rPr>
      </w:r>
      <w:r>
        <w:rPr>
          <w:noProof/>
        </w:rPr>
        <w:fldChar w:fldCharType="separate"/>
      </w:r>
      <w:r w:rsidR="00B560DA">
        <w:rPr>
          <w:noProof/>
        </w:rPr>
        <w:t>2-109</w:t>
      </w:r>
      <w:r>
        <w:rPr>
          <w:noProof/>
        </w:rPr>
        <w:fldChar w:fldCharType="end"/>
      </w:r>
    </w:p>
    <w:p w14:paraId="29ADD2E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_Toc520374547 \h </w:instrText>
      </w:r>
      <w:r>
        <w:rPr>
          <w:noProof/>
        </w:rPr>
      </w:r>
      <w:r>
        <w:rPr>
          <w:noProof/>
        </w:rPr>
        <w:fldChar w:fldCharType="separate"/>
      </w:r>
      <w:r w:rsidR="00B560DA">
        <w:rPr>
          <w:noProof/>
        </w:rPr>
        <w:t>2-109</w:t>
      </w:r>
      <w:r>
        <w:rPr>
          <w:noProof/>
        </w:rPr>
        <w:fldChar w:fldCharType="end"/>
      </w:r>
    </w:p>
    <w:p w14:paraId="0C7FAF0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_Toc520374548 \h </w:instrText>
      </w:r>
      <w:r>
        <w:rPr>
          <w:noProof/>
        </w:rPr>
      </w:r>
      <w:r>
        <w:rPr>
          <w:noProof/>
        </w:rPr>
        <w:fldChar w:fldCharType="separate"/>
      </w:r>
      <w:r w:rsidR="00B560DA">
        <w:rPr>
          <w:noProof/>
        </w:rPr>
        <w:t>2-109</w:t>
      </w:r>
      <w:r>
        <w:rPr>
          <w:noProof/>
        </w:rPr>
        <w:fldChar w:fldCharType="end"/>
      </w:r>
    </w:p>
    <w:p w14:paraId="19693B6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_Toc520374549 \h </w:instrText>
      </w:r>
      <w:r>
        <w:rPr>
          <w:noProof/>
        </w:rPr>
      </w:r>
      <w:r>
        <w:rPr>
          <w:noProof/>
        </w:rPr>
        <w:fldChar w:fldCharType="separate"/>
      </w:r>
      <w:r w:rsidR="00B560DA">
        <w:rPr>
          <w:noProof/>
        </w:rPr>
        <w:t>2-110</w:t>
      </w:r>
      <w:r>
        <w:rPr>
          <w:noProof/>
        </w:rPr>
        <w:fldChar w:fldCharType="end"/>
      </w:r>
    </w:p>
    <w:p w14:paraId="75181B2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_Toc520374550 \h </w:instrText>
      </w:r>
      <w:r>
        <w:rPr>
          <w:noProof/>
        </w:rPr>
      </w:r>
      <w:r>
        <w:rPr>
          <w:noProof/>
        </w:rPr>
        <w:fldChar w:fldCharType="separate"/>
      </w:r>
      <w:r w:rsidR="00B560DA">
        <w:rPr>
          <w:noProof/>
        </w:rPr>
        <w:t>2-110</w:t>
      </w:r>
      <w:r>
        <w:rPr>
          <w:noProof/>
        </w:rPr>
        <w:fldChar w:fldCharType="end"/>
      </w:r>
    </w:p>
    <w:p w14:paraId="38D5BCD8"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_Toc520374551 \h </w:instrText>
      </w:r>
      <w:r>
        <w:rPr>
          <w:noProof/>
        </w:rPr>
      </w:r>
      <w:r>
        <w:rPr>
          <w:noProof/>
        </w:rPr>
        <w:fldChar w:fldCharType="separate"/>
      </w:r>
      <w:r w:rsidR="00B560DA">
        <w:rPr>
          <w:noProof/>
        </w:rPr>
        <w:t>2-111</w:t>
      </w:r>
      <w:r>
        <w:rPr>
          <w:noProof/>
        </w:rPr>
        <w:fldChar w:fldCharType="end"/>
      </w:r>
    </w:p>
    <w:p w14:paraId="7ABA8E0C"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2.5.15</w:t>
      </w:r>
      <w:r>
        <w:rPr>
          <w:rFonts w:asciiTheme="minorHAnsi" w:hAnsiTheme="minorHAnsi" w:cstheme="minorBidi"/>
          <w:i w:val="0"/>
          <w:noProof/>
          <w:sz w:val="22"/>
          <w:szCs w:val="22"/>
          <w:lang w:val="en-CA" w:eastAsia="zh-CN"/>
        </w:rPr>
        <w:tab/>
      </w:r>
      <w:r>
        <w:rPr>
          <w:noProof/>
          <w:lang w:eastAsia="zh-CN"/>
        </w:rPr>
        <w:t>Linear retardation of PCE and benzene</w:t>
      </w:r>
      <w:r>
        <w:rPr>
          <w:noProof/>
        </w:rPr>
        <w:tab/>
      </w:r>
      <w:r>
        <w:rPr>
          <w:noProof/>
        </w:rPr>
        <w:fldChar w:fldCharType="begin"/>
      </w:r>
      <w:r>
        <w:rPr>
          <w:noProof/>
        </w:rPr>
        <w:instrText xml:space="preserve"> PAGEREF _Toc520374552 \h </w:instrText>
      </w:r>
      <w:r>
        <w:rPr>
          <w:noProof/>
        </w:rPr>
      </w:r>
      <w:r>
        <w:rPr>
          <w:noProof/>
        </w:rPr>
        <w:fldChar w:fldCharType="separate"/>
      </w:r>
      <w:r w:rsidR="00B560DA">
        <w:rPr>
          <w:noProof/>
        </w:rPr>
        <w:t>2-113</w:t>
      </w:r>
      <w:r>
        <w:rPr>
          <w:noProof/>
        </w:rPr>
        <w:fldChar w:fldCharType="end"/>
      </w:r>
    </w:p>
    <w:p w14:paraId="61E84B8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_Toc520374553 \h </w:instrText>
      </w:r>
      <w:r>
        <w:rPr>
          <w:noProof/>
        </w:rPr>
      </w:r>
      <w:r>
        <w:rPr>
          <w:noProof/>
        </w:rPr>
        <w:fldChar w:fldCharType="separate"/>
      </w:r>
      <w:r w:rsidR="00B560DA">
        <w:rPr>
          <w:noProof/>
        </w:rPr>
        <w:t>2-113</w:t>
      </w:r>
      <w:r>
        <w:rPr>
          <w:noProof/>
        </w:rPr>
        <w:fldChar w:fldCharType="end"/>
      </w:r>
    </w:p>
    <w:p w14:paraId="27A787B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_Toc520374554 \h </w:instrText>
      </w:r>
      <w:r>
        <w:rPr>
          <w:noProof/>
        </w:rPr>
      </w:r>
      <w:r>
        <w:rPr>
          <w:noProof/>
        </w:rPr>
        <w:fldChar w:fldCharType="separate"/>
      </w:r>
      <w:r w:rsidR="00B560DA">
        <w:rPr>
          <w:noProof/>
        </w:rPr>
        <w:t>2-113</w:t>
      </w:r>
      <w:r>
        <w:rPr>
          <w:noProof/>
        </w:rPr>
        <w:fldChar w:fldCharType="end"/>
      </w:r>
    </w:p>
    <w:p w14:paraId="610D438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_Toc520374555 \h </w:instrText>
      </w:r>
      <w:r>
        <w:rPr>
          <w:noProof/>
        </w:rPr>
      </w:r>
      <w:r>
        <w:rPr>
          <w:noProof/>
        </w:rPr>
        <w:fldChar w:fldCharType="separate"/>
      </w:r>
      <w:r w:rsidR="00B560DA">
        <w:rPr>
          <w:noProof/>
        </w:rPr>
        <w:t>2-113</w:t>
      </w:r>
      <w:r>
        <w:rPr>
          <w:noProof/>
        </w:rPr>
        <w:fldChar w:fldCharType="end"/>
      </w:r>
    </w:p>
    <w:p w14:paraId="54E37A2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2.5.15.4</w:t>
      </w:r>
      <w:r>
        <w:rPr>
          <w:rFonts w:asciiTheme="minorHAnsi" w:hAnsiTheme="minorHAnsi" w:cstheme="minorBidi"/>
          <w:noProof/>
          <w:sz w:val="22"/>
          <w:szCs w:val="22"/>
          <w:lang w:val="en-CA" w:eastAsia="zh-CN"/>
        </w:rPr>
        <w:tab/>
      </w:r>
      <w:r>
        <w:rPr>
          <w:noProof/>
          <w:lang w:eastAsia="zh-CN"/>
        </w:rPr>
        <w:t>Analytical solution</w:t>
      </w:r>
      <w:r>
        <w:rPr>
          <w:noProof/>
        </w:rPr>
        <w:tab/>
      </w:r>
      <w:r>
        <w:rPr>
          <w:noProof/>
        </w:rPr>
        <w:fldChar w:fldCharType="begin"/>
      </w:r>
      <w:r>
        <w:rPr>
          <w:noProof/>
        </w:rPr>
        <w:instrText xml:space="preserve"> PAGEREF _Toc520374556 \h </w:instrText>
      </w:r>
      <w:r>
        <w:rPr>
          <w:noProof/>
        </w:rPr>
      </w:r>
      <w:r>
        <w:rPr>
          <w:noProof/>
        </w:rPr>
        <w:fldChar w:fldCharType="separate"/>
      </w:r>
      <w:r w:rsidR="00B560DA">
        <w:rPr>
          <w:noProof/>
        </w:rPr>
        <w:t>2-114</w:t>
      </w:r>
      <w:r>
        <w:rPr>
          <w:noProof/>
        </w:rPr>
        <w:fldChar w:fldCharType="end"/>
      </w:r>
    </w:p>
    <w:p w14:paraId="35D26FF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lastRenderedPageBreak/>
        <w:t>2.5.15.5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_Toc520374557 \h </w:instrText>
      </w:r>
      <w:r>
        <w:rPr>
          <w:noProof/>
        </w:rPr>
      </w:r>
      <w:r>
        <w:rPr>
          <w:noProof/>
        </w:rPr>
        <w:fldChar w:fldCharType="separate"/>
      </w:r>
      <w:r w:rsidR="00B560DA">
        <w:rPr>
          <w:noProof/>
        </w:rPr>
        <w:t>2-115</w:t>
      </w:r>
      <w:r>
        <w:rPr>
          <w:noProof/>
        </w:rPr>
        <w:fldChar w:fldCharType="end"/>
      </w:r>
    </w:p>
    <w:p w14:paraId="651EB80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2.5.15.6</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_Toc520374558 \h </w:instrText>
      </w:r>
      <w:r>
        <w:rPr>
          <w:noProof/>
        </w:rPr>
      </w:r>
      <w:r>
        <w:rPr>
          <w:noProof/>
        </w:rPr>
        <w:fldChar w:fldCharType="separate"/>
      </w:r>
      <w:r w:rsidR="00B560DA">
        <w:rPr>
          <w:noProof/>
        </w:rPr>
        <w:t>2-116</w:t>
      </w:r>
      <w:r>
        <w:rPr>
          <w:noProof/>
        </w:rPr>
        <w:fldChar w:fldCharType="end"/>
      </w:r>
    </w:p>
    <w:p w14:paraId="668738E3"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2.5.16</w:t>
      </w:r>
      <w:r>
        <w:rPr>
          <w:rFonts w:asciiTheme="minorHAnsi" w:hAnsiTheme="minorHAnsi" w:cstheme="minorBidi"/>
          <w:i w:val="0"/>
          <w:noProof/>
          <w:sz w:val="22"/>
          <w:szCs w:val="22"/>
          <w:lang w:val="en-CA" w:eastAsia="zh-CN"/>
        </w:rPr>
        <w:tab/>
      </w:r>
      <w:r>
        <w:rPr>
          <w:noProof/>
          <w:lang w:eastAsia="zh-CN"/>
        </w:rPr>
        <w:t>Aerobic degradation of toluene</w:t>
      </w:r>
      <w:r>
        <w:rPr>
          <w:noProof/>
        </w:rPr>
        <w:tab/>
      </w:r>
      <w:r>
        <w:rPr>
          <w:noProof/>
        </w:rPr>
        <w:fldChar w:fldCharType="begin"/>
      </w:r>
      <w:r>
        <w:rPr>
          <w:noProof/>
        </w:rPr>
        <w:instrText xml:space="preserve"> PAGEREF _Toc520374559 \h </w:instrText>
      </w:r>
      <w:r>
        <w:rPr>
          <w:noProof/>
        </w:rPr>
      </w:r>
      <w:r>
        <w:rPr>
          <w:noProof/>
        </w:rPr>
        <w:fldChar w:fldCharType="separate"/>
      </w:r>
      <w:r w:rsidR="00B560DA">
        <w:rPr>
          <w:noProof/>
        </w:rPr>
        <w:t>2-116</w:t>
      </w:r>
      <w:r>
        <w:rPr>
          <w:noProof/>
        </w:rPr>
        <w:fldChar w:fldCharType="end"/>
      </w:r>
    </w:p>
    <w:p w14:paraId="6C9E53D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_Toc520374560 \h </w:instrText>
      </w:r>
      <w:r>
        <w:rPr>
          <w:noProof/>
        </w:rPr>
      </w:r>
      <w:r>
        <w:rPr>
          <w:noProof/>
        </w:rPr>
        <w:fldChar w:fldCharType="separate"/>
      </w:r>
      <w:r w:rsidR="00B560DA">
        <w:rPr>
          <w:noProof/>
        </w:rPr>
        <w:t>2-116</w:t>
      </w:r>
      <w:r>
        <w:rPr>
          <w:noProof/>
        </w:rPr>
        <w:fldChar w:fldCharType="end"/>
      </w:r>
    </w:p>
    <w:p w14:paraId="1102AD0E"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_Toc520374561 \h </w:instrText>
      </w:r>
      <w:r>
        <w:rPr>
          <w:noProof/>
        </w:rPr>
      </w:r>
      <w:r>
        <w:rPr>
          <w:noProof/>
        </w:rPr>
        <w:fldChar w:fldCharType="separate"/>
      </w:r>
      <w:r w:rsidR="00B560DA">
        <w:rPr>
          <w:noProof/>
        </w:rPr>
        <w:t>2-116</w:t>
      </w:r>
      <w:r>
        <w:rPr>
          <w:noProof/>
        </w:rPr>
        <w:fldChar w:fldCharType="end"/>
      </w:r>
    </w:p>
    <w:p w14:paraId="2EB5BF0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2.5.16.3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_Toc520374562 \h </w:instrText>
      </w:r>
      <w:r>
        <w:rPr>
          <w:noProof/>
        </w:rPr>
      </w:r>
      <w:r>
        <w:rPr>
          <w:noProof/>
        </w:rPr>
        <w:fldChar w:fldCharType="separate"/>
      </w:r>
      <w:r w:rsidR="00B560DA">
        <w:rPr>
          <w:noProof/>
        </w:rPr>
        <w:t>2-117</w:t>
      </w:r>
      <w:r>
        <w:rPr>
          <w:noProof/>
        </w:rPr>
        <w:fldChar w:fldCharType="end"/>
      </w:r>
    </w:p>
    <w:p w14:paraId="0D6EAB0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2.5.16.4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_Toc520374563 \h </w:instrText>
      </w:r>
      <w:r>
        <w:rPr>
          <w:noProof/>
        </w:rPr>
      </w:r>
      <w:r>
        <w:rPr>
          <w:noProof/>
        </w:rPr>
        <w:fldChar w:fldCharType="separate"/>
      </w:r>
      <w:r w:rsidR="00B560DA">
        <w:rPr>
          <w:noProof/>
        </w:rPr>
        <w:t>2-118</w:t>
      </w:r>
      <w:r>
        <w:rPr>
          <w:noProof/>
        </w:rPr>
        <w:fldChar w:fldCharType="end"/>
      </w:r>
    </w:p>
    <w:p w14:paraId="69A37DC2"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lang w:eastAsia="zh-CN"/>
        </w:rPr>
        <w:t>2.5.17</w:t>
      </w:r>
      <w:r>
        <w:rPr>
          <w:rFonts w:asciiTheme="minorHAnsi" w:hAnsiTheme="minorHAnsi" w:cstheme="minorBidi"/>
          <w:i w:val="0"/>
          <w:noProof/>
          <w:sz w:val="22"/>
          <w:szCs w:val="22"/>
          <w:lang w:val="en-CA" w:eastAsia="zh-CN"/>
        </w:rPr>
        <w:tab/>
      </w:r>
      <w:r>
        <w:rPr>
          <w:noProof/>
          <w:lang w:eastAsia="zh-CN"/>
        </w:rPr>
        <w:t>Reactive transport in highly saline solution</w:t>
      </w:r>
      <w:r>
        <w:rPr>
          <w:noProof/>
        </w:rPr>
        <w:tab/>
      </w:r>
      <w:r>
        <w:rPr>
          <w:noProof/>
        </w:rPr>
        <w:fldChar w:fldCharType="begin"/>
      </w:r>
      <w:r>
        <w:rPr>
          <w:noProof/>
        </w:rPr>
        <w:instrText xml:space="preserve"> PAGEREF _Toc520374564 \h </w:instrText>
      </w:r>
      <w:r>
        <w:rPr>
          <w:noProof/>
        </w:rPr>
      </w:r>
      <w:r>
        <w:rPr>
          <w:noProof/>
        </w:rPr>
        <w:fldChar w:fldCharType="separate"/>
      </w:r>
      <w:r w:rsidR="00B560DA">
        <w:rPr>
          <w:noProof/>
        </w:rPr>
        <w:t>2-118</w:t>
      </w:r>
      <w:r>
        <w:rPr>
          <w:noProof/>
        </w:rPr>
        <w:fldChar w:fldCharType="end"/>
      </w:r>
    </w:p>
    <w:p w14:paraId="401C7C5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_Toc520374565 \h </w:instrText>
      </w:r>
      <w:r>
        <w:rPr>
          <w:noProof/>
        </w:rPr>
      </w:r>
      <w:r>
        <w:rPr>
          <w:noProof/>
        </w:rPr>
        <w:fldChar w:fldCharType="separate"/>
      </w:r>
      <w:r w:rsidR="00B560DA">
        <w:rPr>
          <w:noProof/>
        </w:rPr>
        <w:t>2-118</w:t>
      </w:r>
      <w:r>
        <w:rPr>
          <w:noProof/>
        </w:rPr>
        <w:fldChar w:fldCharType="end"/>
      </w:r>
    </w:p>
    <w:p w14:paraId="1FDB72B9"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2.5.17.2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_Toc520374566 \h </w:instrText>
      </w:r>
      <w:r>
        <w:rPr>
          <w:noProof/>
        </w:rPr>
      </w:r>
      <w:r>
        <w:rPr>
          <w:noProof/>
        </w:rPr>
        <w:fldChar w:fldCharType="separate"/>
      </w:r>
      <w:r w:rsidR="00B560DA">
        <w:rPr>
          <w:noProof/>
        </w:rPr>
        <w:t>2-118</w:t>
      </w:r>
      <w:r>
        <w:rPr>
          <w:noProof/>
        </w:rPr>
        <w:fldChar w:fldCharType="end"/>
      </w:r>
    </w:p>
    <w:p w14:paraId="40CCD782"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2.5.17.3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_Toc520374567 \h </w:instrText>
      </w:r>
      <w:r>
        <w:rPr>
          <w:noProof/>
        </w:rPr>
      </w:r>
      <w:r>
        <w:rPr>
          <w:noProof/>
        </w:rPr>
        <w:fldChar w:fldCharType="separate"/>
      </w:r>
      <w:r w:rsidR="00B560DA">
        <w:rPr>
          <w:noProof/>
        </w:rPr>
        <w:t>2-118</w:t>
      </w:r>
      <w:r>
        <w:rPr>
          <w:noProof/>
        </w:rPr>
        <w:fldChar w:fldCharType="end"/>
      </w:r>
    </w:p>
    <w:p w14:paraId="0D7467D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rPr>
        <w:t>2.5.17.4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_Toc520374568 \h </w:instrText>
      </w:r>
      <w:r>
        <w:rPr>
          <w:noProof/>
        </w:rPr>
      </w:r>
      <w:r>
        <w:rPr>
          <w:noProof/>
        </w:rPr>
        <w:fldChar w:fldCharType="separate"/>
      </w:r>
      <w:r w:rsidR="00B560DA">
        <w:rPr>
          <w:noProof/>
        </w:rPr>
        <w:t>2-119</w:t>
      </w:r>
      <w:r>
        <w:rPr>
          <w:noProof/>
        </w:rPr>
        <w:fldChar w:fldCharType="end"/>
      </w:r>
    </w:p>
    <w:p w14:paraId="45BFDC1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2.5.17.5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_Toc520374569 \h </w:instrText>
      </w:r>
      <w:r>
        <w:rPr>
          <w:noProof/>
        </w:rPr>
      </w:r>
      <w:r>
        <w:rPr>
          <w:noProof/>
        </w:rPr>
        <w:fldChar w:fldCharType="separate"/>
      </w:r>
      <w:r w:rsidR="00B560DA">
        <w:rPr>
          <w:noProof/>
        </w:rPr>
        <w:t>2-120</w:t>
      </w:r>
      <w:r>
        <w:rPr>
          <w:noProof/>
        </w:rPr>
        <w:fldChar w:fldCharType="end"/>
      </w:r>
    </w:p>
    <w:p w14:paraId="6C6A973F"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2.5.18</w:t>
      </w:r>
      <w:r>
        <w:rPr>
          <w:rFonts w:asciiTheme="minorHAnsi" w:hAnsiTheme="minorHAnsi" w:cstheme="minorBidi"/>
          <w:i w:val="0"/>
          <w:noProof/>
          <w:sz w:val="22"/>
          <w:szCs w:val="22"/>
          <w:lang w:val="en-CA" w:eastAsia="zh-CN"/>
        </w:rPr>
        <w:tab/>
      </w:r>
      <w:r>
        <w:rPr>
          <w:noProof/>
        </w:rPr>
        <w:t>Multisite ion exchange (ionx-2m)</w:t>
      </w:r>
      <w:r>
        <w:rPr>
          <w:noProof/>
        </w:rPr>
        <w:tab/>
      </w:r>
      <w:r>
        <w:rPr>
          <w:noProof/>
        </w:rPr>
        <w:fldChar w:fldCharType="begin"/>
      </w:r>
      <w:r>
        <w:rPr>
          <w:noProof/>
        </w:rPr>
        <w:instrText xml:space="preserve"> PAGEREF _Toc520374570 \h </w:instrText>
      </w:r>
      <w:r>
        <w:rPr>
          <w:noProof/>
        </w:rPr>
      </w:r>
      <w:r>
        <w:rPr>
          <w:noProof/>
        </w:rPr>
        <w:fldChar w:fldCharType="separate"/>
      </w:r>
      <w:r w:rsidR="00B560DA">
        <w:rPr>
          <w:noProof/>
        </w:rPr>
        <w:t>2-121</w:t>
      </w:r>
      <w:r>
        <w:rPr>
          <w:noProof/>
        </w:rPr>
        <w:fldChar w:fldCharType="end"/>
      </w:r>
    </w:p>
    <w:p w14:paraId="50393DA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2.5.18.1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_Toc520374571 \h </w:instrText>
      </w:r>
      <w:r>
        <w:rPr>
          <w:noProof/>
        </w:rPr>
      </w:r>
      <w:r>
        <w:rPr>
          <w:noProof/>
        </w:rPr>
        <w:fldChar w:fldCharType="separate"/>
      </w:r>
      <w:r w:rsidR="00B560DA">
        <w:rPr>
          <w:noProof/>
        </w:rPr>
        <w:t>2-121</w:t>
      </w:r>
      <w:r>
        <w:rPr>
          <w:noProof/>
        </w:rPr>
        <w:fldChar w:fldCharType="end"/>
      </w:r>
    </w:p>
    <w:p w14:paraId="3EFE192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2.5.18.2</w:t>
      </w:r>
      <w:r>
        <w:rPr>
          <w:rFonts w:asciiTheme="minorHAnsi" w:hAnsiTheme="minorHAnsi" w:cstheme="minorBidi"/>
          <w:noProof/>
          <w:sz w:val="22"/>
          <w:szCs w:val="22"/>
          <w:lang w:val="en-CA" w:eastAsia="zh-CN"/>
        </w:rPr>
        <w:tab/>
      </w:r>
      <w:r>
        <w:rPr>
          <w:noProof/>
        </w:rPr>
        <w:t>Model set up</w:t>
      </w:r>
      <w:r>
        <w:rPr>
          <w:noProof/>
        </w:rPr>
        <w:tab/>
      </w:r>
      <w:r>
        <w:rPr>
          <w:noProof/>
        </w:rPr>
        <w:fldChar w:fldCharType="begin"/>
      </w:r>
      <w:r>
        <w:rPr>
          <w:noProof/>
        </w:rPr>
        <w:instrText xml:space="preserve"> PAGEREF _Toc520374572 \h </w:instrText>
      </w:r>
      <w:r>
        <w:rPr>
          <w:noProof/>
        </w:rPr>
      </w:r>
      <w:r>
        <w:rPr>
          <w:noProof/>
        </w:rPr>
        <w:fldChar w:fldCharType="separate"/>
      </w:r>
      <w:r w:rsidR="00B560DA">
        <w:rPr>
          <w:noProof/>
        </w:rPr>
        <w:t>2-121</w:t>
      </w:r>
      <w:r>
        <w:rPr>
          <w:noProof/>
        </w:rPr>
        <w:fldChar w:fldCharType="end"/>
      </w:r>
    </w:p>
    <w:p w14:paraId="351730C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2.5.18.3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_Toc520374573 \h </w:instrText>
      </w:r>
      <w:r>
        <w:rPr>
          <w:noProof/>
        </w:rPr>
      </w:r>
      <w:r>
        <w:rPr>
          <w:noProof/>
        </w:rPr>
        <w:fldChar w:fldCharType="separate"/>
      </w:r>
      <w:r w:rsidR="00B560DA">
        <w:rPr>
          <w:noProof/>
        </w:rPr>
        <w:t>2-122</w:t>
      </w:r>
      <w:r>
        <w:rPr>
          <w:noProof/>
        </w:rPr>
        <w:fldChar w:fldCharType="end"/>
      </w:r>
    </w:p>
    <w:p w14:paraId="55B70CB2"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2.5.18.4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_Toc520374574 \h </w:instrText>
      </w:r>
      <w:r>
        <w:rPr>
          <w:noProof/>
        </w:rPr>
      </w:r>
      <w:r>
        <w:rPr>
          <w:noProof/>
        </w:rPr>
        <w:fldChar w:fldCharType="separate"/>
      </w:r>
      <w:r w:rsidR="00B560DA">
        <w:rPr>
          <w:noProof/>
        </w:rPr>
        <w:t>2-123</w:t>
      </w:r>
      <w:r>
        <w:rPr>
          <w:noProof/>
        </w:rPr>
        <w:fldChar w:fldCharType="end"/>
      </w:r>
    </w:p>
    <w:p w14:paraId="6A6EF0A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2.5.18.5</w:t>
      </w:r>
      <w:r>
        <w:rPr>
          <w:rFonts w:asciiTheme="minorHAnsi" w:hAnsiTheme="minorHAnsi" w:cstheme="minorBidi"/>
          <w:noProof/>
          <w:sz w:val="22"/>
          <w:szCs w:val="22"/>
          <w:lang w:val="en-CA" w:eastAsia="zh-CN"/>
        </w:rPr>
        <w:tab/>
      </w:r>
      <w:r>
        <w:rPr>
          <w:noProof/>
        </w:rPr>
        <w:t>Data location</w:t>
      </w:r>
      <w:r>
        <w:rPr>
          <w:noProof/>
        </w:rPr>
        <w:tab/>
      </w:r>
      <w:r>
        <w:rPr>
          <w:noProof/>
        </w:rPr>
        <w:fldChar w:fldCharType="begin"/>
      </w:r>
      <w:r>
        <w:rPr>
          <w:noProof/>
        </w:rPr>
        <w:instrText xml:space="preserve"> PAGEREF _Toc520374575 \h </w:instrText>
      </w:r>
      <w:r>
        <w:rPr>
          <w:noProof/>
        </w:rPr>
      </w:r>
      <w:r>
        <w:rPr>
          <w:noProof/>
        </w:rPr>
        <w:fldChar w:fldCharType="separate"/>
      </w:r>
      <w:r w:rsidR="00B560DA">
        <w:rPr>
          <w:noProof/>
        </w:rPr>
        <w:t>2-125</w:t>
      </w:r>
      <w:r>
        <w:rPr>
          <w:noProof/>
        </w:rPr>
        <w:fldChar w:fldCharType="end"/>
      </w:r>
    </w:p>
    <w:p w14:paraId="3D138818"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2.5.19</w:t>
      </w:r>
      <w:r>
        <w:rPr>
          <w:rFonts w:asciiTheme="minorHAnsi" w:hAnsiTheme="minorHAnsi" w:cstheme="minorBidi"/>
          <w:i w:val="0"/>
          <w:noProof/>
          <w:sz w:val="22"/>
          <w:szCs w:val="22"/>
          <w:lang w:val="en-CA" w:eastAsia="zh-CN"/>
        </w:rPr>
        <w:tab/>
      </w:r>
      <w:r>
        <w:rPr>
          <w:noProof/>
        </w:rPr>
        <w:t>Multicomponent diffusion</w:t>
      </w:r>
      <w:r>
        <w:rPr>
          <w:noProof/>
        </w:rPr>
        <w:tab/>
      </w:r>
      <w:r>
        <w:rPr>
          <w:noProof/>
        </w:rPr>
        <w:fldChar w:fldCharType="begin"/>
      </w:r>
      <w:r>
        <w:rPr>
          <w:noProof/>
        </w:rPr>
        <w:instrText xml:space="preserve"> PAGEREF _Toc520374576 \h </w:instrText>
      </w:r>
      <w:r>
        <w:rPr>
          <w:noProof/>
        </w:rPr>
      </w:r>
      <w:r>
        <w:rPr>
          <w:noProof/>
        </w:rPr>
        <w:fldChar w:fldCharType="separate"/>
      </w:r>
      <w:r w:rsidR="00B560DA">
        <w:rPr>
          <w:noProof/>
        </w:rPr>
        <w:t>2-126</w:t>
      </w:r>
      <w:r>
        <w:rPr>
          <w:noProof/>
        </w:rPr>
        <w:fldChar w:fldCharType="end"/>
      </w:r>
    </w:p>
    <w:p w14:paraId="3158CE7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2.5.19.1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_Toc520374577 \h </w:instrText>
      </w:r>
      <w:r>
        <w:rPr>
          <w:noProof/>
        </w:rPr>
      </w:r>
      <w:r>
        <w:rPr>
          <w:noProof/>
        </w:rPr>
        <w:fldChar w:fldCharType="separate"/>
      </w:r>
      <w:r w:rsidR="00B560DA">
        <w:rPr>
          <w:noProof/>
        </w:rPr>
        <w:t>2-126</w:t>
      </w:r>
      <w:r>
        <w:rPr>
          <w:noProof/>
        </w:rPr>
        <w:fldChar w:fldCharType="end"/>
      </w:r>
    </w:p>
    <w:p w14:paraId="36F6A672"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2.5.19.2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_Toc520374578 \h </w:instrText>
      </w:r>
      <w:r>
        <w:rPr>
          <w:noProof/>
        </w:rPr>
      </w:r>
      <w:r>
        <w:rPr>
          <w:noProof/>
        </w:rPr>
        <w:fldChar w:fldCharType="separate"/>
      </w:r>
      <w:r w:rsidR="00B560DA">
        <w:rPr>
          <w:noProof/>
        </w:rPr>
        <w:t>2-126</w:t>
      </w:r>
      <w:r>
        <w:rPr>
          <w:noProof/>
        </w:rPr>
        <w:fldChar w:fldCharType="end"/>
      </w:r>
    </w:p>
    <w:p w14:paraId="2F5C21C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2.5.19.3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_Toc520374579 \h </w:instrText>
      </w:r>
      <w:r>
        <w:rPr>
          <w:noProof/>
        </w:rPr>
      </w:r>
      <w:r>
        <w:rPr>
          <w:noProof/>
        </w:rPr>
        <w:fldChar w:fldCharType="separate"/>
      </w:r>
      <w:r w:rsidR="00B560DA">
        <w:rPr>
          <w:noProof/>
        </w:rPr>
        <w:t>2-126</w:t>
      </w:r>
      <w:r>
        <w:rPr>
          <w:noProof/>
        </w:rPr>
        <w:fldChar w:fldCharType="end"/>
      </w:r>
    </w:p>
    <w:p w14:paraId="7C87C7B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2.5.19.4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_Toc520374580 \h </w:instrText>
      </w:r>
      <w:r>
        <w:rPr>
          <w:noProof/>
        </w:rPr>
      </w:r>
      <w:r>
        <w:rPr>
          <w:noProof/>
        </w:rPr>
        <w:fldChar w:fldCharType="separate"/>
      </w:r>
      <w:r w:rsidR="00B560DA">
        <w:rPr>
          <w:noProof/>
        </w:rPr>
        <w:t>2-126</w:t>
      </w:r>
      <w:r>
        <w:rPr>
          <w:noProof/>
        </w:rPr>
        <w:fldChar w:fldCharType="end"/>
      </w:r>
    </w:p>
    <w:p w14:paraId="0006D40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2.5.19.5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_Toc520374581 \h </w:instrText>
      </w:r>
      <w:r>
        <w:rPr>
          <w:noProof/>
        </w:rPr>
      </w:r>
      <w:r>
        <w:rPr>
          <w:noProof/>
        </w:rPr>
        <w:fldChar w:fldCharType="separate"/>
      </w:r>
      <w:r w:rsidR="00B560DA">
        <w:rPr>
          <w:noProof/>
        </w:rPr>
        <w:t>2-127</w:t>
      </w:r>
      <w:r>
        <w:rPr>
          <w:noProof/>
        </w:rPr>
        <w:fldChar w:fldCharType="end"/>
      </w:r>
    </w:p>
    <w:p w14:paraId="21013B9B"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2.5.20</w:t>
      </w:r>
      <w:r>
        <w:rPr>
          <w:rFonts w:asciiTheme="minorHAnsi" w:hAnsiTheme="minorHAnsi" w:cstheme="minorBidi"/>
          <w:i w:val="0"/>
          <w:noProof/>
          <w:sz w:val="22"/>
          <w:szCs w:val="22"/>
          <w:lang w:val="en-CA" w:eastAsia="zh-CN"/>
        </w:rPr>
        <w:tab/>
      </w:r>
      <w:r>
        <w:rPr>
          <w:noProof/>
        </w:rPr>
        <w:t>Multicomponent diffusion in radial coordinate</w:t>
      </w:r>
      <w:r>
        <w:rPr>
          <w:noProof/>
        </w:rPr>
        <w:tab/>
      </w:r>
      <w:r>
        <w:rPr>
          <w:noProof/>
        </w:rPr>
        <w:fldChar w:fldCharType="begin"/>
      </w:r>
      <w:r>
        <w:rPr>
          <w:noProof/>
        </w:rPr>
        <w:instrText xml:space="preserve"> PAGEREF _Toc520374582 \h </w:instrText>
      </w:r>
      <w:r>
        <w:rPr>
          <w:noProof/>
        </w:rPr>
      </w:r>
      <w:r>
        <w:rPr>
          <w:noProof/>
        </w:rPr>
        <w:fldChar w:fldCharType="separate"/>
      </w:r>
      <w:r w:rsidR="00B560DA">
        <w:rPr>
          <w:noProof/>
        </w:rPr>
        <w:t>2-128</w:t>
      </w:r>
      <w:r>
        <w:rPr>
          <w:noProof/>
        </w:rPr>
        <w:fldChar w:fldCharType="end"/>
      </w:r>
    </w:p>
    <w:p w14:paraId="4758771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2.5.20.1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_Toc520374583 \h </w:instrText>
      </w:r>
      <w:r>
        <w:rPr>
          <w:noProof/>
        </w:rPr>
      </w:r>
      <w:r>
        <w:rPr>
          <w:noProof/>
        </w:rPr>
        <w:fldChar w:fldCharType="separate"/>
      </w:r>
      <w:r w:rsidR="00B560DA">
        <w:rPr>
          <w:noProof/>
        </w:rPr>
        <w:t>2-128</w:t>
      </w:r>
      <w:r>
        <w:rPr>
          <w:noProof/>
        </w:rPr>
        <w:fldChar w:fldCharType="end"/>
      </w:r>
    </w:p>
    <w:p w14:paraId="27DD5CF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2.5.20.2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_Toc520374584 \h </w:instrText>
      </w:r>
      <w:r>
        <w:rPr>
          <w:noProof/>
        </w:rPr>
      </w:r>
      <w:r>
        <w:rPr>
          <w:noProof/>
        </w:rPr>
        <w:fldChar w:fldCharType="separate"/>
      </w:r>
      <w:r w:rsidR="00B560DA">
        <w:rPr>
          <w:noProof/>
        </w:rPr>
        <w:t>2-128</w:t>
      </w:r>
      <w:r>
        <w:rPr>
          <w:noProof/>
        </w:rPr>
        <w:fldChar w:fldCharType="end"/>
      </w:r>
    </w:p>
    <w:p w14:paraId="724323C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2.5.20.3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_Toc520374585 \h </w:instrText>
      </w:r>
      <w:r>
        <w:rPr>
          <w:noProof/>
        </w:rPr>
      </w:r>
      <w:r>
        <w:rPr>
          <w:noProof/>
        </w:rPr>
        <w:fldChar w:fldCharType="separate"/>
      </w:r>
      <w:r w:rsidR="00B560DA">
        <w:rPr>
          <w:noProof/>
        </w:rPr>
        <w:t>2-128</w:t>
      </w:r>
      <w:r>
        <w:rPr>
          <w:noProof/>
        </w:rPr>
        <w:fldChar w:fldCharType="end"/>
      </w:r>
    </w:p>
    <w:p w14:paraId="14C052CD"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2.5.20.4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_Toc520374586 \h </w:instrText>
      </w:r>
      <w:r>
        <w:rPr>
          <w:noProof/>
        </w:rPr>
      </w:r>
      <w:r>
        <w:rPr>
          <w:noProof/>
        </w:rPr>
        <w:fldChar w:fldCharType="separate"/>
      </w:r>
      <w:r w:rsidR="00B560DA">
        <w:rPr>
          <w:noProof/>
        </w:rPr>
        <w:t>2-128</w:t>
      </w:r>
      <w:r>
        <w:rPr>
          <w:noProof/>
        </w:rPr>
        <w:fldChar w:fldCharType="end"/>
      </w:r>
    </w:p>
    <w:p w14:paraId="31353D4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2.5.20.5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_Toc520374587 \h </w:instrText>
      </w:r>
      <w:r>
        <w:rPr>
          <w:noProof/>
        </w:rPr>
      </w:r>
      <w:r>
        <w:rPr>
          <w:noProof/>
        </w:rPr>
        <w:fldChar w:fldCharType="separate"/>
      </w:r>
      <w:r w:rsidR="00B560DA">
        <w:rPr>
          <w:noProof/>
        </w:rPr>
        <w:t>2-128</w:t>
      </w:r>
      <w:r>
        <w:rPr>
          <w:noProof/>
        </w:rPr>
        <w:fldChar w:fldCharType="end"/>
      </w:r>
    </w:p>
    <w:p w14:paraId="627D3046"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2.5.21</w:t>
      </w:r>
      <w:r>
        <w:rPr>
          <w:rFonts w:asciiTheme="minorHAnsi" w:hAnsiTheme="minorHAnsi" w:cstheme="minorBidi"/>
          <w:i w:val="0"/>
          <w:noProof/>
          <w:sz w:val="22"/>
          <w:szCs w:val="22"/>
          <w:lang w:val="en-CA" w:eastAsia="zh-CN"/>
        </w:rPr>
        <w:tab/>
      </w:r>
      <w:r>
        <w:rPr>
          <w:noProof/>
        </w:rPr>
        <w:t>Microbially mediated chromium reduction</w:t>
      </w:r>
      <w:r>
        <w:rPr>
          <w:noProof/>
        </w:rPr>
        <w:tab/>
      </w:r>
      <w:r>
        <w:rPr>
          <w:noProof/>
        </w:rPr>
        <w:fldChar w:fldCharType="begin"/>
      </w:r>
      <w:r>
        <w:rPr>
          <w:noProof/>
        </w:rPr>
        <w:instrText xml:space="preserve"> PAGEREF _Toc520374588 \h </w:instrText>
      </w:r>
      <w:r>
        <w:rPr>
          <w:noProof/>
        </w:rPr>
      </w:r>
      <w:r>
        <w:rPr>
          <w:noProof/>
        </w:rPr>
        <w:fldChar w:fldCharType="separate"/>
      </w:r>
      <w:r w:rsidR="00B560DA">
        <w:rPr>
          <w:noProof/>
        </w:rPr>
        <w:t>2-129</w:t>
      </w:r>
      <w:r>
        <w:rPr>
          <w:noProof/>
        </w:rPr>
        <w:fldChar w:fldCharType="end"/>
      </w:r>
    </w:p>
    <w:p w14:paraId="77B1D8F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2.5.21.1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_Toc520374589 \h </w:instrText>
      </w:r>
      <w:r>
        <w:rPr>
          <w:noProof/>
        </w:rPr>
      </w:r>
      <w:r>
        <w:rPr>
          <w:noProof/>
        </w:rPr>
        <w:fldChar w:fldCharType="separate"/>
      </w:r>
      <w:r w:rsidR="00B560DA">
        <w:rPr>
          <w:noProof/>
        </w:rPr>
        <w:t>2-129</w:t>
      </w:r>
      <w:r>
        <w:rPr>
          <w:noProof/>
        </w:rPr>
        <w:fldChar w:fldCharType="end"/>
      </w:r>
    </w:p>
    <w:p w14:paraId="7CDCD53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rFonts w:cs="Arial"/>
          <w:noProof/>
          <w:lang w:eastAsia="zh-CN"/>
        </w:rPr>
        <w:t>2.5.21.2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_Toc520374590 \h </w:instrText>
      </w:r>
      <w:r>
        <w:rPr>
          <w:noProof/>
        </w:rPr>
      </w:r>
      <w:r>
        <w:rPr>
          <w:noProof/>
        </w:rPr>
        <w:fldChar w:fldCharType="separate"/>
      </w:r>
      <w:r w:rsidR="00B560DA">
        <w:rPr>
          <w:noProof/>
        </w:rPr>
        <w:t>2-130</w:t>
      </w:r>
      <w:r>
        <w:rPr>
          <w:noProof/>
        </w:rPr>
        <w:fldChar w:fldCharType="end"/>
      </w:r>
    </w:p>
    <w:p w14:paraId="3EEC9165"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_Toc520374591 \h </w:instrText>
      </w:r>
      <w:r>
        <w:rPr>
          <w:noProof/>
        </w:rPr>
      </w:r>
      <w:r>
        <w:rPr>
          <w:noProof/>
        </w:rPr>
        <w:fldChar w:fldCharType="separate"/>
      </w:r>
      <w:r w:rsidR="00B560DA">
        <w:rPr>
          <w:noProof/>
        </w:rPr>
        <w:t>2-131</w:t>
      </w:r>
      <w:r>
        <w:rPr>
          <w:noProof/>
        </w:rPr>
        <w:fldChar w:fldCharType="end"/>
      </w:r>
    </w:p>
    <w:p w14:paraId="1492B79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_Toc520374592 \h </w:instrText>
      </w:r>
      <w:r>
        <w:rPr>
          <w:noProof/>
        </w:rPr>
      </w:r>
      <w:r>
        <w:rPr>
          <w:noProof/>
        </w:rPr>
        <w:fldChar w:fldCharType="separate"/>
      </w:r>
      <w:r w:rsidR="00B560DA">
        <w:rPr>
          <w:noProof/>
        </w:rPr>
        <w:t>2-131</w:t>
      </w:r>
      <w:r>
        <w:rPr>
          <w:noProof/>
        </w:rPr>
        <w:fldChar w:fldCharType="end"/>
      </w:r>
    </w:p>
    <w:p w14:paraId="5B9AFFC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2.5.21.5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_Toc520374593 \h </w:instrText>
      </w:r>
      <w:r>
        <w:rPr>
          <w:noProof/>
        </w:rPr>
      </w:r>
      <w:r>
        <w:rPr>
          <w:noProof/>
        </w:rPr>
        <w:fldChar w:fldCharType="separate"/>
      </w:r>
      <w:r w:rsidR="00B560DA">
        <w:rPr>
          <w:noProof/>
        </w:rPr>
        <w:t>2-134</w:t>
      </w:r>
      <w:r>
        <w:rPr>
          <w:noProof/>
        </w:rPr>
        <w:fldChar w:fldCharType="end"/>
      </w:r>
    </w:p>
    <w:p w14:paraId="6452D419"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2.5.22</w:t>
      </w:r>
      <w:r>
        <w:rPr>
          <w:rFonts w:asciiTheme="minorHAnsi" w:hAnsiTheme="minorHAnsi" w:cstheme="minorBidi"/>
          <w:i w:val="0"/>
          <w:noProof/>
          <w:sz w:val="22"/>
          <w:szCs w:val="22"/>
          <w:lang w:val="en-CA" w:eastAsia="zh-CN"/>
        </w:rPr>
        <w:tab/>
      </w:r>
      <w:r>
        <w:rPr>
          <w:noProof/>
        </w:rPr>
        <w:t>Salinity dependent sulfate reduction – option 1</w:t>
      </w:r>
      <w:r>
        <w:rPr>
          <w:noProof/>
        </w:rPr>
        <w:tab/>
      </w:r>
      <w:r>
        <w:rPr>
          <w:noProof/>
        </w:rPr>
        <w:fldChar w:fldCharType="begin"/>
      </w:r>
      <w:r>
        <w:rPr>
          <w:noProof/>
        </w:rPr>
        <w:instrText xml:space="preserve"> PAGEREF _Toc520374594 \h </w:instrText>
      </w:r>
      <w:r>
        <w:rPr>
          <w:noProof/>
        </w:rPr>
      </w:r>
      <w:r>
        <w:rPr>
          <w:noProof/>
        </w:rPr>
        <w:fldChar w:fldCharType="separate"/>
      </w:r>
      <w:r w:rsidR="00B560DA">
        <w:rPr>
          <w:noProof/>
        </w:rPr>
        <w:t>2-134</w:t>
      </w:r>
      <w:r>
        <w:rPr>
          <w:noProof/>
        </w:rPr>
        <w:fldChar w:fldCharType="end"/>
      </w:r>
    </w:p>
    <w:p w14:paraId="589FB16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_Toc520374595 \h </w:instrText>
      </w:r>
      <w:r>
        <w:rPr>
          <w:noProof/>
        </w:rPr>
      </w:r>
      <w:r>
        <w:rPr>
          <w:noProof/>
        </w:rPr>
        <w:fldChar w:fldCharType="separate"/>
      </w:r>
      <w:r w:rsidR="00B560DA">
        <w:rPr>
          <w:noProof/>
        </w:rPr>
        <w:t>2-134</w:t>
      </w:r>
      <w:r>
        <w:rPr>
          <w:noProof/>
        </w:rPr>
        <w:fldChar w:fldCharType="end"/>
      </w:r>
    </w:p>
    <w:p w14:paraId="0164981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lang w:eastAsia="zh-CN"/>
        </w:rPr>
        <w:lastRenderedPageBreak/>
        <w:t>2.5.22.2</w:t>
      </w:r>
      <w:r>
        <w:rPr>
          <w:rFonts w:asciiTheme="minorHAnsi" w:hAnsiTheme="minorHAnsi" w:cstheme="minorBidi"/>
          <w:noProof/>
          <w:sz w:val="22"/>
          <w:szCs w:val="22"/>
          <w:lang w:val="en-CA" w:eastAsia="zh-CN"/>
        </w:rPr>
        <w:tab/>
      </w:r>
      <w:r>
        <w:rPr>
          <w:noProof/>
          <w:lang w:eastAsia="zh-CN"/>
        </w:rPr>
        <w:t>Model setup</w:t>
      </w:r>
      <w:r>
        <w:rPr>
          <w:noProof/>
        </w:rPr>
        <w:tab/>
      </w:r>
      <w:r>
        <w:rPr>
          <w:noProof/>
        </w:rPr>
        <w:fldChar w:fldCharType="begin"/>
      </w:r>
      <w:r>
        <w:rPr>
          <w:noProof/>
        </w:rPr>
        <w:instrText xml:space="preserve"> PAGEREF _Toc520374596 \h </w:instrText>
      </w:r>
      <w:r>
        <w:rPr>
          <w:noProof/>
        </w:rPr>
      </w:r>
      <w:r>
        <w:rPr>
          <w:noProof/>
        </w:rPr>
        <w:fldChar w:fldCharType="separate"/>
      </w:r>
      <w:r w:rsidR="00B560DA">
        <w:rPr>
          <w:noProof/>
        </w:rPr>
        <w:t>2-134</w:t>
      </w:r>
      <w:r>
        <w:rPr>
          <w:noProof/>
        </w:rPr>
        <w:fldChar w:fldCharType="end"/>
      </w:r>
    </w:p>
    <w:p w14:paraId="0B2BEA5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lang w:eastAsia="zh-CN"/>
        </w:rPr>
        <w:t>2.5.22.3</w:t>
      </w:r>
      <w:r>
        <w:rPr>
          <w:rFonts w:asciiTheme="minorHAnsi" w:hAnsiTheme="minorHAnsi" w:cstheme="minorBidi"/>
          <w:noProof/>
          <w:sz w:val="22"/>
          <w:szCs w:val="22"/>
          <w:lang w:val="en-CA" w:eastAsia="zh-CN"/>
        </w:rPr>
        <w:tab/>
      </w:r>
      <w:r>
        <w:rPr>
          <w:noProof/>
          <w:lang w:eastAsia="zh-CN"/>
        </w:rPr>
        <w:t>Parameters</w:t>
      </w:r>
      <w:r>
        <w:rPr>
          <w:noProof/>
        </w:rPr>
        <w:tab/>
      </w:r>
      <w:r>
        <w:rPr>
          <w:noProof/>
        </w:rPr>
        <w:fldChar w:fldCharType="begin"/>
      </w:r>
      <w:r>
        <w:rPr>
          <w:noProof/>
        </w:rPr>
        <w:instrText xml:space="preserve"> PAGEREF _Toc520374597 \h </w:instrText>
      </w:r>
      <w:r>
        <w:rPr>
          <w:noProof/>
        </w:rPr>
      </w:r>
      <w:r>
        <w:rPr>
          <w:noProof/>
        </w:rPr>
        <w:fldChar w:fldCharType="separate"/>
      </w:r>
      <w:r w:rsidR="00B560DA">
        <w:rPr>
          <w:noProof/>
        </w:rPr>
        <w:t>2-135</w:t>
      </w:r>
      <w:r>
        <w:rPr>
          <w:noProof/>
        </w:rPr>
        <w:fldChar w:fldCharType="end"/>
      </w:r>
    </w:p>
    <w:p w14:paraId="2EC9339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_Toc520374598 \h </w:instrText>
      </w:r>
      <w:r>
        <w:rPr>
          <w:noProof/>
        </w:rPr>
      </w:r>
      <w:r>
        <w:rPr>
          <w:noProof/>
        </w:rPr>
        <w:fldChar w:fldCharType="separate"/>
      </w:r>
      <w:r w:rsidR="00B560DA">
        <w:rPr>
          <w:noProof/>
        </w:rPr>
        <w:t>2-136</w:t>
      </w:r>
      <w:r>
        <w:rPr>
          <w:noProof/>
        </w:rPr>
        <w:fldChar w:fldCharType="end"/>
      </w:r>
    </w:p>
    <w:p w14:paraId="77CC169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2.5.22.5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_Toc520374599 \h </w:instrText>
      </w:r>
      <w:r>
        <w:rPr>
          <w:noProof/>
        </w:rPr>
      </w:r>
      <w:r>
        <w:rPr>
          <w:noProof/>
        </w:rPr>
        <w:fldChar w:fldCharType="separate"/>
      </w:r>
      <w:r w:rsidR="00B560DA">
        <w:rPr>
          <w:noProof/>
        </w:rPr>
        <w:t>2-140</w:t>
      </w:r>
      <w:r>
        <w:rPr>
          <w:noProof/>
        </w:rPr>
        <w:fldChar w:fldCharType="end"/>
      </w:r>
    </w:p>
    <w:p w14:paraId="6B8C2118"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2.5.23</w:t>
      </w:r>
      <w:r>
        <w:rPr>
          <w:rFonts w:asciiTheme="minorHAnsi" w:hAnsiTheme="minorHAnsi" w:cstheme="minorBidi"/>
          <w:i w:val="0"/>
          <w:noProof/>
          <w:sz w:val="22"/>
          <w:szCs w:val="22"/>
          <w:lang w:val="en-CA" w:eastAsia="zh-CN"/>
        </w:rPr>
        <w:tab/>
      </w:r>
      <w:r>
        <w:rPr>
          <w:noProof/>
        </w:rPr>
        <w:t>Salinity dependent sulfate reduction – option 2</w:t>
      </w:r>
      <w:r>
        <w:rPr>
          <w:noProof/>
        </w:rPr>
        <w:tab/>
      </w:r>
      <w:r>
        <w:rPr>
          <w:noProof/>
        </w:rPr>
        <w:fldChar w:fldCharType="begin"/>
      </w:r>
      <w:r>
        <w:rPr>
          <w:noProof/>
        </w:rPr>
        <w:instrText xml:space="preserve"> PAGEREF _Toc520374600 \h </w:instrText>
      </w:r>
      <w:r>
        <w:rPr>
          <w:noProof/>
        </w:rPr>
      </w:r>
      <w:r>
        <w:rPr>
          <w:noProof/>
        </w:rPr>
        <w:fldChar w:fldCharType="separate"/>
      </w:r>
      <w:r w:rsidR="00B560DA">
        <w:rPr>
          <w:noProof/>
        </w:rPr>
        <w:t>2-140</w:t>
      </w:r>
      <w:r>
        <w:rPr>
          <w:noProof/>
        </w:rPr>
        <w:fldChar w:fldCharType="end"/>
      </w:r>
    </w:p>
    <w:p w14:paraId="79DE83C9"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_Toc520374601 \h </w:instrText>
      </w:r>
      <w:r>
        <w:rPr>
          <w:noProof/>
        </w:rPr>
      </w:r>
      <w:r>
        <w:rPr>
          <w:noProof/>
        </w:rPr>
        <w:fldChar w:fldCharType="separate"/>
      </w:r>
      <w:r w:rsidR="00B560DA">
        <w:rPr>
          <w:noProof/>
        </w:rPr>
        <w:t>2-140</w:t>
      </w:r>
      <w:r>
        <w:rPr>
          <w:noProof/>
        </w:rPr>
        <w:fldChar w:fldCharType="end"/>
      </w:r>
    </w:p>
    <w:p w14:paraId="6872AFC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lang w:eastAsia="zh-CN"/>
        </w:rPr>
        <w:t>2.5.23.2</w:t>
      </w:r>
      <w:r>
        <w:rPr>
          <w:rFonts w:asciiTheme="minorHAnsi" w:hAnsiTheme="minorHAnsi" w:cstheme="minorBidi"/>
          <w:noProof/>
          <w:sz w:val="22"/>
          <w:szCs w:val="22"/>
          <w:lang w:val="en-CA" w:eastAsia="zh-CN"/>
        </w:rPr>
        <w:tab/>
      </w:r>
      <w:r>
        <w:rPr>
          <w:noProof/>
          <w:lang w:eastAsia="zh-CN"/>
        </w:rPr>
        <w:t>Model setup</w:t>
      </w:r>
      <w:r>
        <w:rPr>
          <w:noProof/>
        </w:rPr>
        <w:tab/>
      </w:r>
      <w:r>
        <w:rPr>
          <w:noProof/>
        </w:rPr>
        <w:fldChar w:fldCharType="begin"/>
      </w:r>
      <w:r>
        <w:rPr>
          <w:noProof/>
        </w:rPr>
        <w:instrText xml:space="preserve"> PAGEREF _Toc520374602 \h </w:instrText>
      </w:r>
      <w:r>
        <w:rPr>
          <w:noProof/>
        </w:rPr>
      </w:r>
      <w:r>
        <w:rPr>
          <w:noProof/>
        </w:rPr>
        <w:fldChar w:fldCharType="separate"/>
      </w:r>
      <w:r w:rsidR="00B560DA">
        <w:rPr>
          <w:noProof/>
        </w:rPr>
        <w:t>2-140</w:t>
      </w:r>
      <w:r>
        <w:rPr>
          <w:noProof/>
        </w:rPr>
        <w:fldChar w:fldCharType="end"/>
      </w:r>
    </w:p>
    <w:p w14:paraId="12CE459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lang w:eastAsia="zh-CN"/>
        </w:rPr>
        <w:t>2.5.23.3</w:t>
      </w:r>
      <w:r>
        <w:rPr>
          <w:rFonts w:asciiTheme="minorHAnsi" w:hAnsiTheme="minorHAnsi" w:cstheme="minorBidi"/>
          <w:noProof/>
          <w:sz w:val="22"/>
          <w:szCs w:val="22"/>
          <w:lang w:val="en-CA" w:eastAsia="zh-CN"/>
        </w:rPr>
        <w:tab/>
      </w:r>
      <w:r>
        <w:rPr>
          <w:noProof/>
          <w:lang w:eastAsia="zh-CN"/>
        </w:rPr>
        <w:t>Parameters</w:t>
      </w:r>
      <w:r>
        <w:rPr>
          <w:noProof/>
        </w:rPr>
        <w:tab/>
      </w:r>
      <w:r>
        <w:rPr>
          <w:noProof/>
        </w:rPr>
        <w:fldChar w:fldCharType="begin"/>
      </w:r>
      <w:r>
        <w:rPr>
          <w:noProof/>
        </w:rPr>
        <w:instrText xml:space="preserve"> PAGEREF _Toc520374603 \h </w:instrText>
      </w:r>
      <w:r>
        <w:rPr>
          <w:noProof/>
        </w:rPr>
      </w:r>
      <w:r>
        <w:rPr>
          <w:noProof/>
        </w:rPr>
        <w:fldChar w:fldCharType="separate"/>
      </w:r>
      <w:r w:rsidR="00B560DA">
        <w:rPr>
          <w:noProof/>
        </w:rPr>
        <w:t>2-140</w:t>
      </w:r>
      <w:r>
        <w:rPr>
          <w:noProof/>
        </w:rPr>
        <w:fldChar w:fldCharType="end"/>
      </w:r>
    </w:p>
    <w:p w14:paraId="0E5001E8"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_Toc520374604 \h </w:instrText>
      </w:r>
      <w:r>
        <w:rPr>
          <w:noProof/>
        </w:rPr>
      </w:r>
      <w:r>
        <w:rPr>
          <w:noProof/>
        </w:rPr>
        <w:fldChar w:fldCharType="separate"/>
      </w:r>
      <w:r w:rsidR="00B560DA">
        <w:rPr>
          <w:noProof/>
        </w:rPr>
        <w:t>2-141</w:t>
      </w:r>
      <w:r>
        <w:rPr>
          <w:noProof/>
        </w:rPr>
        <w:fldChar w:fldCharType="end"/>
      </w:r>
    </w:p>
    <w:p w14:paraId="2E65CB2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2.5.23.5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_Toc520374605 \h </w:instrText>
      </w:r>
      <w:r>
        <w:rPr>
          <w:noProof/>
        </w:rPr>
      </w:r>
      <w:r>
        <w:rPr>
          <w:noProof/>
        </w:rPr>
        <w:fldChar w:fldCharType="separate"/>
      </w:r>
      <w:r w:rsidR="00B560DA">
        <w:rPr>
          <w:noProof/>
        </w:rPr>
        <w:t>2-146</w:t>
      </w:r>
      <w:r>
        <w:rPr>
          <w:noProof/>
        </w:rPr>
        <w:fldChar w:fldCharType="end"/>
      </w:r>
    </w:p>
    <w:p w14:paraId="122FF8B5"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lang w:eastAsia="zh-CN"/>
        </w:rPr>
        <w:t>2.6</w:t>
      </w:r>
      <w:r>
        <w:rPr>
          <w:rFonts w:asciiTheme="minorHAnsi" w:hAnsiTheme="minorHAnsi" w:cstheme="minorBidi"/>
          <w:smallCaps w:val="0"/>
          <w:noProof/>
          <w:sz w:val="22"/>
          <w:szCs w:val="22"/>
          <w:lang w:val="en-CA" w:eastAsia="zh-CN"/>
        </w:rPr>
        <w:tab/>
      </w:r>
      <w:r>
        <w:rPr>
          <w:noProof/>
          <w:lang w:eastAsia="zh-CN"/>
        </w:rPr>
        <w:t>H</w:t>
      </w:r>
      <w:r>
        <w:rPr>
          <w:noProof/>
        </w:rPr>
        <w:t>ydromechanical coupling</w:t>
      </w:r>
      <w:r>
        <w:rPr>
          <w:noProof/>
        </w:rPr>
        <w:tab/>
      </w:r>
      <w:r>
        <w:rPr>
          <w:noProof/>
        </w:rPr>
        <w:fldChar w:fldCharType="begin"/>
      </w:r>
      <w:r>
        <w:rPr>
          <w:noProof/>
        </w:rPr>
        <w:instrText xml:space="preserve"> PAGEREF _Toc520374606 \h </w:instrText>
      </w:r>
      <w:r>
        <w:rPr>
          <w:noProof/>
        </w:rPr>
      </w:r>
      <w:r>
        <w:rPr>
          <w:noProof/>
        </w:rPr>
        <w:fldChar w:fldCharType="separate"/>
      </w:r>
      <w:r w:rsidR="00B560DA">
        <w:rPr>
          <w:noProof/>
        </w:rPr>
        <w:t>2-146</w:t>
      </w:r>
      <w:r>
        <w:rPr>
          <w:noProof/>
        </w:rPr>
        <w:fldChar w:fldCharType="end"/>
      </w:r>
    </w:p>
    <w:p w14:paraId="5564E13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2.6.1</w:t>
      </w:r>
      <w:r>
        <w:rPr>
          <w:rFonts w:asciiTheme="minorHAnsi" w:hAnsiTheme="minorHAnsi" w:cstheme="minorBidi"/>
          <w:i w:val="0"/>
          <w:noProof/>
          <w:sz w:val="22"/>
          <w:szCs w:val="22"/>
          <w:lang w:val="en-CA" w:eastAsia="zh-CN"/>
        </w:rPr>
        <w:tab/>
      </w:r>
      <w:r>
        <w:rPr>
          <w:noProof/>
          <w:lang w:eastAsia="zh-CN"/>
        </w:rPr>
        <w:t>Verification of vertical stress</w:t>
      </w:r>
      <w:r>
        <w:rPr>
          <w:noProof/>
        </w:rPr>
        <w:tab/>
      </w:r>
      <w:r>
        <w:rPr>
          <w:noProof/>
        </w:rPr>
        <w:fldChar w:fldCharType="begin"/>
      </w:r>
      <w:r>
        <w:rPr>
          <w:noProof/>
        </w:rPr>
        <w:instrText xml:space="preserve"> PAGEREF _Toc520374607 \h </w:instrText>
      </w:r>
      <w:r>
        <w:rPr>
          <w:noProof/>
        </w:rPr>
      </w:r>
      <w:r>
        <w:rPr>
          <w:noProof/>
        </w:rPr>
        <w:fldChar w:fldCharType="separate"/>
      </w:r>
      <w:r w:rsidR="00B560DA">
        <w:rPr>
          <w:noProof/>
        </w:rPr>
        <w:t>2-146</w:t>
      </w:r>
      <w:r>
        <w:rPr>
          <w:noProof/>
        </w:rPr>
        <w:fldChar w:fldCharType="end"/>
      </w:r>
    </w:p>
    <w:p w14:paraId="1A1FD97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sidRPr="006107E4">
        <w:rPr>
          <w:rFonts w:cs="Arial"/>
          <w:noProof/>
          <w:lang w:eastAsia="zh-CN"/>
        </w:rPr>
        <w:t>2.6.1.1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_Toc520374608 \h </w:instrText>
      </w:r>
      <w:r>
        <w:rPr>
          <w:noProof/>
        </w:rPr>
      </w:r>
      <w:r>
        <w:rPr>
          <w:noProof/>
        </w:rPr>
        <w:fldChar w:fldCharType="separate"/>
      </w:r>
      <w:r w:rsidR="00B560DA">
        <w:rPr>
          <w:noProof/>
        </w:rPr>
        <w:t>2-146</w:t>
      </w:r>
      <w:r>
        <w:rPr>
          <w:noProof/>
        </w:rPr>
        <w:fldChar w:fldCharType="end"/>
      </w:r>
    </w:p>
    <w:p w14:paraId="52E55FD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sidRPr="006107E4">
        <w:rPr>
          <w:rFonts w:cs="Arial"/>
          <w:noProof/>
          <w:lang w:eastAsia="zh-CN"/>
        </w:rPr>
        <w:t>2.6.1.2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_Toc520374609 \h </w:instrText>
      </w:r>
      <w:r>
        <w:rPr>
          <w:noProof/>
        </w:rPr>
      </w:r>
      <w:r>
        <w:rPr>
          <w:noProof/>
        </w:rPr>
        <w:fldChar w:fldCharType="separate"/>
      </w:r>
      <w:r w:rsidR="00B560DA">
        <w:rPr>
          <w:noProof/>
        </w:rPr>
        <w:t>2-146</w:t>
      </w:r>
      <w:r>
        <w:rPr>
          <w:noProof/>
        </w:rPr>
        <w:fldChar w:fldCharType="end"/>
      </w:r>
    </w:p>
    <w:p w14:paraId="449AF09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sidRPr="006107E4">
        <w:rPr>
          <w:rFonts w:cs="Arial"/>
          <w:noProof/>
          <w:lang w:eastAsia="zh-CN"/>
        </w:rPr>
        <w:t>2.6.1.3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_Toc520374610 \h </w:instrText>
      </w:r>
      <w:r>
        <w:rPr>
          <w:noProof/>
        </w:rPr>
      </w:r>
      <w:r>
        <w:rPr>
          <w:noProof/>
        </w:rPr>
        <w:fldChar w:fldCharType="separate"/>
      </w:r>
      <w:r w:rsidR="00B560DA">
        <w:rPr>
          <w:noProof/>
        </w:rPr>
        <w:t>2-146</w:t>
      </w:r>
      <w:r>
        <w:rPr>
          <w:noProof/>
        </w:rPr>
        <w:fldChar w:fldCharType="end"/>
      </w:r>
    </w:p>
    <w:p w14:paraId="070C5B6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2.6.1.4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_Toc520374611 \h </w:instrText>
      </w:r>
      <w:r>
        <w:rPr>
          <w:noProof/>
        </w:rPr>
      </w:r>
      <w:r>
        <w:rPr>
          <w:noProof/>
        </w:rPr>
        <w:fldChar w:fldCharType="separate"/>
      </w:r>
      <w:r w:rsidR="00B560DA">
        <w:rPr>
          <w:noProof/>
        </w:rPr>
        <w:t>2-147</w:t>
      </w:r>
      <w:r>
        <w:rPr>
          <w:noProof/>
        </w:rPr>
        <w:fldChar w:fldCharType="end"/>
      </w:r>
    </w:p>
    <w:p w14:paraId="001C092B" w14:textId="77777777" w:rsidR="002D029A" w:rsidRDefault="002D029A">
      <w:pPr>
        <w:pStyle w:val="TOC1"/>
        <w:rPr>
          <w:rFonts w:asciiTheme="minorHAnsi" w:hAnsiTheme="minorHAnsi" w:cstheme="minorBidi"/>
          <w:b w:val="0"/>
          <w:noProof/>
          <w:sz w:val="22"/>
          <w:szCs w:val="22"/>
          <w:lang w:val="en-CA"/>
        </w:rPr>
      </w:pPr>
      <w:r>
        <w:rPr>
          <w:noProof/>
        </w:rPr>
        <w:t>3</w:t>
      </w:r>
      <w:r>
        <w:rPr>
          <w:rFonts w:asciiTheme="minorHAnsi" w:hAnsiTheme="minorHAnsi" w:cstheme="minorBidi"/>
          <w:b w:val="0"/>
          <w:noProof/>
          <w:sz w:val="22"/>
          <w:szCs w:val="22"/>
          <w:lang w:val="en-CA"/>
        </w:rPr>
        <w:tab/>
      </w:r>
      <w:r>
        <w:rPr>
          <w:noProof/>
        </w:rPr>
        <w:t>Demonstration examples</w:t>
      </w:r>
      <w:r>
        <w:rPr>
          <w:noProof/>
        </w:rPr>
        <w:tab/>
      </w:r>
      <w:r>
        <w:rPr>
          <w:noProof/>
        </w:rPr>
        <w:fldChar w:fldCharType="begin"/>
      </w:r>
      <w:r>
        <w:rPr>
          <w:noProof/>
        </w:rPr>
        <w:instrText xml:space="preserve"> PAGEREF _Toc520374612 \h </w:instrText>
      </w:r>
      <w:r>
        <w:rPr>
          <w:noProof/>
        </w:rPr>
      </w:r>
      <w:r>
        <w:rPr>
          <w:noProof/>
        </w:rPr>
        <w:fldChar w:fldCharType="separate"/>
      </w:r>
      <w:r w:rsidR="00B560DA">
        <w:rPr>
          <w:noProof/>
        </w:rPr>
        <w:t>3-148</w:t>
      </w:r>
      <w:r>
        <w:rPr>
          <w:noProof/>
        </w:rPr>
        <w:fldChar w:fldCharType="end"/>
      </w:r>
    </w:p>
    <w:p w14:paraId="4E985C4F"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3.1</w:t>
      </w:r>
      <w:r>
        <w:rPr>
          <w:rFonts w:asciiTheme="minorHAnsi" w:hAnsiTheme="minorHAnsi" w:cstheme="minorBidi"/>
          <w:smallCaps w:val="0"/>
          <w:noProof/>
          <w:sz w:val="22"/>
          <w:szCs w:val="22"/>
          <w:lang w:val="en-CA" w:eastAsia="zh-CN"/>
        </w:rPr>
        <w:tab/>
      </w:r>
      <w:r>
        <w:rPr>
          <w:noProof/>
        </w:rPr>
        <w:t>Batch</w:t>
      </w:r>
      <w:r>
        <w:rPr>
          <w:noProof/>
          <w:lang w:eastAsia="zh-CN"/>
        </w:rPr>
        <w:t xml:space="preserve"> reactions</w:t>
      </w:r>
      <w:r>
        <w:rPr>
          <w:noProof/>
        </w:rPr>
        <w:tab/>
      </w:r>
      <w:r>
        <w:rPr>
          <w:noProof/>
        </w:rPr>
        <w:fldChar w:fldCharType="begin"/>
      </w:r>
      <w:r>
        <w:rPr>
          <w:noProof/>
        </w:rPr>
        <w:instrText xml:space="preserve"> PAGEREF _Toc520374613 \h </w:instrText>
      </w:r>
      <w:r>
        <w:rPr>
          <w:noProof/>
        </w:rPr>
      </w:r>
      <w:r>
        <w:rPr>
          <w:noProof/>
        </w:rPr>
        <w:fldChar w:fldCharType="separate"/>
      </w:r>
      <w:r w:rsidR="00B560DA">
        <w:rPr>
          <w:noProof/>
        </w:rPr>
        <w:t>3-148</w:t>
      </w:r>
      <w:r>
        <w:rPr>
          <w:noProof/>
        </w:rPr>
        <w:fldChar w:fldCharType="end"/>
      </w:r>
    </w:p>
    <w:p w14:paraId="461A2A8D"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3.1.1</w:t>
      </w:r>
      <w:r>
        <w:rPr>
          <w:rFonts w:asciiTheme="minorHAnsi" w:hAnsiTheme="minorHAnsi" w:cstheme="minorBidi"/>
          <w:i w:val="0"/>
          <w:noProof/>
          <w:sz w:val="22"/>
          <w:szCs w:val="22"/>
          <w:lang w:val="en-CA" w:eastAsia="zh-CN"/>
        </w:rPr>
        <w:tab/>
      </w:r>
      <w:r>
        <w:rPr>
          <w:noProof/>
          <w:lang w:eastAsia="zh-CN"/>
        </w:rPr>
        <w:t>Kinetic dissolution of calcite and albite in a batch reactor</w:t>
      </w:r>
      <w:r>
        <w:rPr>
          <w:noProof/>
        </w:rPr>
        <w:tab/>
      </w:r>
      <w:r>
        <w:rPr>
          <w:noProof/>
        </w:rPr>
        <w:fldChar w:fldCharType="begin"/>
      </w:r>
      <w:r>
        <w:rPr>
          <w:noProof/>
        </w:rPr>
        <w:instrText xml:space="preserve"> PAGEREF _Toc520374614 \h </w:instrText>
      </w:r>
      <w:r>
        <w:rPr>
          <w:noProof/>
        </w:rPr>
      </w:r>
      <w:r>
        <w:rPr>
          <w:noProof/>
        </w:rPr>
        <w:fldChar w:fldCharType="separate"/>
      </w:r>
      <w:r w:rsidR="00B560DA">
        <w:rPr>
          <w:noProof/>
        </w:rPr>
        <w:t>3-148</w:t>
      </w:r>
      <w:r>
        <w:rPr>
          <w:noProof/>
        </w:rPr>
        <w:fldChar w:fldCharType="end"/>
      </w:r>
    </w:p>
    <w:p w14:paraId="74DF420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_Toc520374615 \h </w:instrText>
      </w:r>
      <w:r>
        <w:rPr>
          <w:noProof/>
        </w:rPr>
      </w:r>
      <w:r>
        <w:rPr>
          <w:noProof/>
        </w:rPr>
        <w:fldChar w:fldCharType="separate"/>
      </w:r>
      <w:r w:rsidR="00B560DA">
        <w:rPr>
          <w:noProof/>
        </w:rPr>
        <w:t>3-148</w:t>
      </w:r>
      <w:r>
        <w:rPr>
          <w:noProof/>
        </w:rPr>
        <w:fldChar w:fldCharType="end"/>
      </w:r>
    </w:p>
    <w:p w14:paraId="33F417F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_Toc520374616 \h </w:instrText>
      </w:r>
      <w:r>
        <w:rPr>
          <w:noProof/>
        </w:rPr>
      </w:r>
      <w:r>
        <w:rPr>
          <w:noProof/>
        </w:rPr>
        <w:fldChar w:fldCharType="separate"/>
      </w:r>
      <w:r w:rsidR="00B560DA">
        <w:rPr>
          <w:noProof/>
        </w:rPr>
        <w:t>3-148</w:t>
      </w:r>
      <w:r>
        <w:rPr>
          <w:noProof/>
        </w:rPr>
        <w:fldChar w:fldCharType="end"/>
      </w:r>
    </w:p>
    <w:p w14:paraId="36479B3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_Toc520374617 \h </w:instrText>
      </w:r>
      <w:r>
        <w:rPr>
          <w:noProof/>
        </w:rPr>
      </w:r>
      <w:r>
        <w:rPr>
          <w:noProof/>
        </w:rPr>
        <w:fldChar w:fldCharType="separate"/>
      </w:r>
      <w:r w:rsidR="00B560DA">
        <w:rPr>
          <w:noProof/>
        </w:rPr>
        <w:t>3-149</w:t>
      </w:r>
      <w:r>
        <w:rPr>
          <w:noProof/>
        </w:rPr>
        <w:fldChar w:fldCharType="end"/>
      </w:r>
    </w:p>
    <w:p w14:paraId="741A9A4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_Toc520374618 \h </w:instrText>
      </w:r>
      <w:r>
        <w:rPr>
          <w:noProof/>
        </w:rPr>
      </w:r>
      <w:r>
        <w:rPr>
          <w:noProof/>
        </w:rPr>
        <w:fldChar w:fldCharType="separate"/>
      </w:r>
      <w:r w:rsidR="00B560DA">
        <w:rPr>
          <w:noProof/>
        </w:rPr>
        <w:t>3-149</w:t>
      </w:r>
      <w:r>
        <w:rPr>
          <w:noProof/>
        </w:rPr>
        <w:fldChar w:fldCharType="end"/>
      </w:r>
    </w:p>
    <w:p w14:paraId="3B9E1F1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_Toc520374619 \h </w:instrText>
      </w:r>
      <w:r>
        <w:rPr>
          <w:noProof/>
        </w:rPr>
      </w:r>
      <w:r>
        <w:rPr>
          <w:noProof/>
        </w:rPr>
        <w:fldChar w:fldCharType="separate"/>
      </w:r>
      <w:r w:rsidR="00B560DA">
        <w:rPr>
          <w:noProof/>
        </w:rPr>
        <w:t>3-150</w:t>
      </w:r>
      <w:r>
        <w:rPr>
          <w:noProof/>
        </w:rPr>
        <w:fldChar w:fldCharType="end"/>
      </w:r>
    </w:p>
    <w:p w14:paraId="3C1C7CB8"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3.1.2</w:t>
      </w:r>
      <w:r>
        <w:rPr>
          <w:rFonts w:asciiTheme="minorHAnsi" w:hAnsiTheme="minorHAnsi" w:cstheme="minorBidi"/>
          <w:i w:val="0"/>
          <w:noProof/>
          <w:sz w:val="22"/>
          <w:szCs w:val="22"/>
          <w:lang w:val="en-CA" w:eastAsia="zh-CN"/>
        </w:rPr>
        <w:tab/>
      </w:r>
      <w:r>
        <w:rPr>
          <w:noProof/>
          <w:lang w:eastAsia="zh-CN"/>
        </w:rPr>
        <w:t>Kinetic dissolution of calcite in a batch reactor</w:t>
      </w:r>
      <w:r>
        <w:rPr>
          <w:noProof/>
        </w:rPr>
        <w:tab/>
      </w:r>
      <w:r>
        <w:rPr>
          <w:noProof/>
        </w:rPr>
        <w:fldChar w:fldCharType="begin"/>
      </w:r>
      <w:r>
        <w:rPr>
          <w:noProof/>
        </w:rPr>
        <w:instrText xml:space="preserve"> PAGEREF _Toc520374620 \h </w:instrText>
      </w:r>
      <w:r>
        <w:rPr>
          <w:noProof/>
        </w:rPr>
      </w:r>
      <w:r>
        <w:rPr>
          <w:noProof/>
        </w:rPr>
        <w:fldChar w:fldCharType="separate"/>
      </w:r>
      <w:r w:rsidR="00B560DA">
        <w:rPr>
          <w:noProof/>
        </w:rPr>
        <w:t>3-150</w:t>
      </w:r>
      <w:r>
        <w:rPr>
          <w:noProof/>
        </w:rPr>
        <w:fldChar w:fldCharType="end"/>
      </w:r>
    </w:p>
    <w:p w14:paraId="2BE968E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_Toc520374621 \h </w:instrText>
      </w:r>
      <w:r>
        <w:rPr>
          <w:noProof/>
        </w:rPr>
      </w:r>
      <w:r>
        <w:rPr>
          <w:noProof/>
        </w:rPr>
        <w:fldChar w:fldCharType="separate"/>
      </w:r>
      <w:r w:rsidR="00B560DA">
        <w:rPr>
          <w:noProof/>
        </w:rPr>
        <w:t>3-150</w:t>
      </w:r>
      <w:r>
        <w:rPr>
          <w:noProof/>
        </w:rPr>
        <w:fldChar w:fldCharType="end"/>
      </w:r>
    </w:p>
    <w:p w14:paraId="34691E8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_Toc520374622 \h </w:instrText>
      </w:r>
      <w:r>
        <w:rPr>
          <w:noProof/>
        </w:rPr>
      </w:r>
      <w:r>
        <w:rPr>
          <w:noProof/>
        </w:rPr>
        <w:fldChar w:fldCharType="separate"/>
      </w:r>
      <w:r w:rsidR="00B560DA">
        <w:rPr>
          <w:noProof/>
        </w:rPr>
        <w:t>3-150</w:t>
      </w:r>
      <w:r>
        <w:rPr>
          <w:noProof/>
        </w:rPr>
        <w:fldChar w:fldCharType="end"/>
      </w:r>
    </w:p>
    <w:p w14:paraId="3FC53A5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_Toc520374623 \h </w:instrText>
      </w:r>
      <w:r>
        <w:rPr>
          <w:noProof/>
        </w:rPr>
      </w:r>
      <w:r>
        <w:rPr>
          <w:noProof/>
        </w:rPr>
        <w:fldChar w:fldCharType="separate"/>
      </w:r>
      <w:r w:rsidR="00B560DA">
        <w:rPr>
          <w:noProof/>
        </w:rPr>
        <w:t>3-151</w:t>
      </w:r>
      <w:r>
        <w:rPr>
          <w:noProof/>
        </w:rPr>
        <w:fldChar w:fldCharType="end"/>
      </w:r>
    </w:p>
    <w:p w14:paraId="0C5C343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_Toc520374624 \h </w:instrText>
      </w:r>
      <w:r>
        <w:rPr>
          <w:noProof/>
        </w:rPr>
      </w:r>
      <w:r>
        <w:rPr>
          <w:noProof/>
        </w:rPr>
        <w:fldChar w:fldCharType="separate"/>
      </w:r>
      <w:r w:rsidR="00B560DA">
        <w:rPr>
          <w:noProof/>
        </w:rPr>
        <w:t>3-151</w:t>
      </w:r>
      <w:r>
        <w:rPr>
          <w:noProof/>
        </w:rPr>
        <w:fldChar w:fldCharType="end"/>
      </w:r>
    </w:p>
    <w:p w14:paraId="484CBBB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_Toc520374625 \h </w:instrText>
      </w:r>
      <w:r>
        <w:rPr>
          <w:noProof/>
        </w:rPr>
      </w:r>
      <w:r>
        <w:rPr>
          <w:noProof/>
        </w:rPr>
        <w:fldChar w:fldCharType="separate"/>
      </w:r>
      <w:r w:rsidR="00B560DA">
        <w:rPr>
          <w:noProof/>
        </w:rPr>
        <w:t>3-152</w:t>
      </w:r>
      <w:r>
        <w:rPr>
          <w:noProof/>
        </w:rPr>
        <w:fldChar w:fldCharType="end"/>
      </w:r>
    </w:p>
    <w:p w14:paraId="42CA0DC2"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3.1.3</w:t>
      </w:r>
      <w:r>
        <w:rPr>
          <w:rFonts w:asciiTheme="minorHAnsi" w:hAnsiTheme="minorHAnsi" w:cstheme="minorBidi"/>
          <w:i w:val="0"/>
          <w:noProof/>
          <w:sz w:val="22"/>
          <w:szCs w:val="22"/>
          <w:lang w:val="en-CA" w:eastAsia="zh-CN"/>
        </w:rPr>
        <w:tab/>
      </w:r>
      <w:r>
        <w:rPr>
          <w:noProof/>
          <w:lang w:eastAsia="zh-CN"/>
        </w:rPr>
        <w:t>pH-dependent speciation of chromium</w:t>
      </w:r>
      <w:r>
        <w:rPr>
          <w:noProof/>
        </w:rPr>
        <w:tab/>
      </w:r>
      <w:r>
        <w:rPr>
          <w:noProof/>
        </w:rPr>
        <w:fldChar w:fldCharType="begin"/>
      </w:r>
      <w:r>
        <w:rPr>
          <w:noProof/>
        </w:rPr>
        <w:instrText xml:space="preserve"> PAGEREF _Toc520374626 \h </w:instrText>
      </w:r>
      <w:r>
        <w:rPr>
          <w:noProof/>
        </w:rPr>
      </w:r>
      <w:r>
        <w:rPr>
          <w:noProof/>
        </w:rPr>
        <w:fldChar w:fldCharType="separate"/>
      </w:r>
      <w:r w:rsidR="00B560DA">
        <w:rPr>
          <w:noProof/>
        </w:rPr>
        <w:t>3-152</w:t>
      </w:r>
      <w:r>
        <w:rPr>
          <w:noProof/>
        </w:rPr>
        <w:fldChar w:fldCharType="end"/>
      </w:r>
    </w:p>
    <w:p w14:paraId="5C7EA0B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_Toc520374627 \h </w:instrText>
      </w:r>
      <w:r>
        <w:rPr>
          <w:noProof/>
        </w:rPr>
      </w:r>
      <w:r>
        <w:rPr>
          <w:noProof/>
        </w:rPr>
        <w:fldChar w:fldCharType="separate"/>
      </w:r>
      <w:r w:rsidR="00B560DA">
        <w:rPr>
          <w:noProof/>
        </w:rPr>
        <w:t>3-152</w:t>
      </w:r>
      <w:r>
        <w:rPr>
          <w:noProof/>
        </w:rPr>
        <w:fldChar w:fldCharType="end"/>
      </w:r>
    </w:p>
    <w:p w14:paraId="00E98DF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_Toc520374628 \h </w:instrText>
      </w:r>
      <w:r>
        <w:rPr>
          <w:noProof/>
        </w:rPr>
      </w:r>
      <w:r>
        <w:rPr>
          <w:noProof/>
        </w:rPr>
        <w:fldChar w:fldCharType="separate"/>
      </w:r>
      <w:r w:rsidR="00B560DA">
        <w:rPr>
          <w:noProof/>
        </w:rPr>
        <w:t>3-152</w:t>
      </w:r>
      <w:r>
        <w:rPr>
          <w:noProof/>
        </w:rPr>
        <w:fldChar w:fldCharType="end"/>
      </w:r>
    </w:p>
    <w:p w14:paraId="1AF8EB2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3.1.3.3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_Toc520374629 \h </w:instrText>
      </w:r>
      <w:r>
        <w:rPr>
          <w:noProof/>
        </w:rPr>
      </w:r>
      <w:r>
        <w:rPr>
          <w:noProof/>
        </w:rPr>
        <w:fldChar w:fldCharType="separate"/>
      </w:r>
      <w:r w:rsidR="00B560DA">
        <w:rPr>
          <w:noProof/>
        </w:rPr>
        <w:t>3-153</w:t>
      </w:r>
      <w:r>
        <w:rPr>
          <w:noProof/>
        </w:rPr>
        <w:fldChar w:fldCharType="end"/>
      </w:r>
    </w:p>
    <w:p w14:paraId="5A61A1D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3.1.3.4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_Toc520374630 \h </w:instrText>
      </w:r>
      <w:r>
        <w:rPr>
          <w:noProof/>
        </w:rPr>
      </w:r>
      <w:r>
        <w:rPr>
          <w:noProof/>
        </w:rPr>
        <w:fldChar w:fldCharType="separate"/>
      </w:r>
      <w:r w:rsidR="00B560DA">
        <w:rPr>
          <w:noProof/>
        </w:rPr>
        <w:t>3-153</w:t>
      </w:r>
      <w:r>
        <w:rPr>
          <w:noProof/>
        </w:rPr>
        <w:fldChar w:fldCharType="end"/>
      </w:r>
    </w:p>
    <w:p w14:paraId="6E8996D1"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3.1.4</w:t>
      </w:r>
      <w:r>
        <w:rPr>
          <w:rFonts w:asciiTheme="minorHAnsi" w:hAnsiTheme="minorHAnsi" w:cstheme="minorBidi"/>
          <w:i w:val="0"/>
          <w:noProof/>
          <w:sz w:val="22"/>
          <w:szCs w:val="22"/>
          <w:lang w:val="en-CA" w:eastAsia="zh-CN"/>
        </w:rPr>
        <w:tab/>
      </w:r>
      <w:r>
        <w:rPr>
          <w:noProof/>
          <w:lang w:eastAsia="zh-CN"/>
        </w:rPr>
        <w:t>pH-dependent speciation of iron</w:t>
      </w:r>
      <w:r>
        <w:rPr>
          <w:noProof/>
        </w:rPr>
        <w:tab/>
      </w:r>
      <w:r>
        <w:rPr>
          <w:noProof/>
        </w:rPr>
        <w:fldChar w:fldCharType="begin"/>
      </w:r>
      <w:r>
        <w:rPr>
          <w:noProof/>
        </w:rPr>
        <w:instrText xml:space="preserve"> PAGEREF _Toc520374631 \h </w:instrText>
      </w:r>
      <w:r>
        <w:rPr>
          <w:noProof/>
        </w:rPr>
      </w:r>
      <w:r>
        <w:rPr>
          <w:noProof/>
        </w:rPr>
        <w:fldChar w:fldCharType="separate"/>
      </w:r>
      <w:r w:rsidR="00B560DA">
        <w:rPr>
          <w:noProof/>
        </w:rPr>
        <w:t>3-154</w:t>
      </w:r>
      <w:r>
        <w:rPr>
          <w:noProof/>
        </w:rPr>
        <w:fldChar w:fldCharType="end"/>
      </w:r>
    </w:p>
    <w:p w14:paraId="2F6BC7D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_Toc520374632 \h </w:instrText>
      </w:r>
      <w:r>
        <w:rPr>
          <w:noProof/>
        </w:rPr>
      </w:r>
      <w:r>
        <w:rPr>
          <w:noProof/>
        </w:rPr>
        <w:fldChar w:fldCharType="separate"/>
      </w:r>
      <w:r w:rsidR="00B560DA">
        <w:rPr>
          <w:noProof/>
        </w:rPr>
        <w:t>3-154</w:t>
      </w:r>
      <w:r>
        <w:rPr>
          <w:noProof/>
        </w:rPr>
        <w:fldChar w:fldCharType="end"/>
      </w:r>
    </w:p>
    <w:p w14:paraId="54DD420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_Toc520374633 \h </w:instrText>
      </w:r>
      <w:r>
        <w:rPr>
          <w:noProof/>
        </w:rPr>
      </w:r>
      <w:r>
        <w:rPr>
          <w:noProof/>
        </w:rPr>
        <w:fldChar w:fldCharType="separate"/>
      </w:r>
      <w:r w:rsidR="00B560DA">
        <w:rPr>
          <w:noProof/>
        </w:rPr>
        <w:t>3-154</w:t>
      </w:r>
      <w:r>
        <w:rPr>
          <w:noProof/>
        </w:rPr>
        <w:fldChar w:fldCharType="end"/>
      </w:r>
    </w:p>
    <w:p w14:paraId="473A69E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3.1.4.3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_Toc520374634 \h </w:instrText>
      </w:r>
      <w:r>
        <w:rPr>
          <w:noProof/>
        </w:rPr>
      </w:r>
      <w:r>
        <w:rPr>
          <w:noProof/>
        </w:rPr>
        <w:fldChar w:fldCharType="separate"/>
      </w:r>
      <w:r w:rsidR="00B560DA">
        <w:rPr>
          <w:noProof/>
        </w:rPr>
        <w:t>3-154</w:t>
      </w:r>
      <w:r>
        <w:rPr>
          <w:noProof/>
        </w:rPr>
        <w:fldChar w:fldCharType="end"/>
      </w:r>
    </w:p>
    <w:p w14:paraId="26FE4DB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3.1.4.4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_Toc520374635 \h </w:instrText>
      </w:r>
      <w:r>
        <w:rPr>
          <w:noProof/>
        </w:rPr>
      </w:r>
      <w:r>
        <w:rPr>
          <w:noProof/>
        </w:rPr>
        <w:fldChar w:fldCharType="separate"/>
      </w:r>
      <w:r w:rsidR="00B560DA">
        <w:rPr>
          <w:noProof/>
        </w:rPr>
        <w:t>3-155</w:t>
      </w:r>
      <w:r>
        <w:rPr>
          <w:noProof/>
        </w:rPr>
        <w:fldChar w:fldCharType="end"/>
      </w:r>
    </w:p>
    <w:p w14:paraId="04F91EA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3.1.5</w:t>
      </w:r>
      <w:r>
        <w:rPr>
          <w:rFonts w:asciiTheme="minorHAnsi" w:hAnsiTheme="minorHAnsi" w:cstheme="minorBidi"/>
          <w:i w:val="0"/>
          <w:noProof/>
          <w:sz w:val="22"/>
          <w:szCs w:val="22"/>
          <w:lang w:val="en-CA" w:eastAsia="zh-CN"/>
        </w:rPr>
        <w:tab/>
      </w:r>
      <w:r>
        <w:rPr>
          <w:noProof/>
          <w:lang w:eastAsia="zh-CN"/>
        </w:rPr>
        <w:t>Dissolution and sorption of PCE - linear isotherm</w:t>
      </w:r>
      <w:r>
        <w:rPr>
          <w:noProof/>
        </w:rPr>
        <w:tab/>
      </w:r>
      <w:r>
        <w:rPr>
          <w:noProof/>
        </w:rPr>
        <w:fldChar w:fldCharType="begin"/>
      </w:r>
      <w:r>
        <w:rPr>
          <w:noProof/>
        </w:rPr>
        <w:instrText xml:space="preserve"> PAGEREF _Toc520374636 \h </w:instrText>
      </w:r>
      <w:r>
        <w:rPr>
          <w:noProof/>
        </w:rPr>
      </w:r>
      <w:r>
        <w:rPr>
          <w:noProof/>
        </w:rPr>
        <w:fldChar w:fldCharType="separate"/>
      </w:r>
      <w:r w:rsidR="00B560DA">
        <w:rPr>
          <w:noProof/>
        </w:rPr>
        <w:t>3-155</w:t>
      </w:r>
      <w:r>
        <w:rPr>
          <w:noProof/>
        </w:rPr>
        <w:fldChar w:fldCharType="end"/>
      </w:r>
    </w:p>
    <w:p w14:paraId="641ADCF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_Toc520374637 \h </w:instrText>
      </w:r>
      <w:r>
        <w:rPr>
          <w:noProof/>
        </w:rPr>
      </w:r>
      <w:r>
        <w:rPr>
          <w:noProof/>
        </w:rPr>
        <w:fldChar w:fldCharType="separate"/>
      </w:r>
      <w:r w:rsidR="00B560DA">
        <w:rPr>
          <w:noProof/>
        </w:rPr>
        <w:t>3-155</w:t>
      </w:r>
      <w:r>
        <w:rPr>
          <w:noProof/>
        </w:rPr>
        <w:fldChar w:fldCharType="end"/>
      </w:r>
    </w:p>
    <w:p w14:paraId="759ADA5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_Toc520374638 \h </w:instrText>
      </w:r>
      <w:r>
        <w:rPr>
          <w:noProof/>
        </w:rPr>
      </w:r>
      <w:r>
        <w:rPr>
          <w:noProof/>
        </w:rPr>
        <w:fldChar w:fldCharType="separate"/>
      </w:r>
      <w:r w:rsidR="00B560DA">
        <w:rPr>
          <w:noProof/>
        </w:rPr>
        <w:t>3-155</w:t>
      </w:r>
      <w:r>
        <w:rPr>
          <w:noProof/>
        </w:rPr>
        <w:fldChar w:fldCharType="end"/>
      </w:r>
    </w:p>
    <w:p w14:paraId="50B674A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3.1.5.3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_Toc520374639 \h </w:instrText>
      </w:r>
      <w:r>
        <w:rPr>
          <w:noProof/>
        </w:rPr>
      </w:r>
      <w:r>
        <w:rPr>
          <w:noProof/>
        </w:rPr>
        <w:fldChar w:fldCharType="separate"/>
      </w:r>
      <w:r w:rsidR="00B560DA">
        <w:rPr>
          <w:noProof/>
        </w:rPr>
        <w:t>3-156</w:t>
      </w:r>
      <w:r>
        <w:rPr>
          <w:noProof/>
        </w:rPr>
        <w:fldChar w:fldCharType="end"/>
      </w:r>
    </w:p>
    <w:p w14:paraId="02A5DDB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3.1.5.4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_Toc520374640 \h </w:instrText>
      </w:r>
      <w:r>
        <w:rPr>
          <w:noProof/>
        </w:rPr>
      </w:r>
      <w:r>
        <w:rPr>
          <w:noProof/>
        </w:rPr>
        <w:fldChar w:fldCharType="separate"/>
      </w:r>
      <w:r w:rsidR="00B560DA">
        <w:rPr>
          <w:noProof/>
        </w:rPr>
        <w:t>3-157</w:t>
      </w:r>
      <w:r>
        <w:rPr>
          <w:noProof/>
        </w:rPr>
        <w:fldChar w:fldCharType="end"/>
      </w:r>
    </w:p>
    <w:p w14:paraId="3036C3E4"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3.1.6</w:t>
      </w:r>
      <w:r>
        <w:rPr>
          <w:rFonts w:asciiTheme="minorHAnsi" w:hAnsiTheme="minorHAnsi" w:cstheme="minorBidi"/>
          <w:i w:val="0"/>
          <w:noProof/>
          <w:sz w:val="22"/>
          <w:szCs w:val="22"/>
          <w:lang w:val="en-CA" w:eastAsia="zh-CN"/>
        </w:rPr>
        <w:tab/>
      </w:r>
      <w:r>
        <w:rPr>
          <w:noProof/>
          <w:lang w:eastAsia="zh-CN"/>
        </w:rPr>
        <w:t>pH-dependent anion surface complextion with implicit method</w:t>
      </w:r>
      <w:r>
        <w:rPr>
          <w:noProof/>
        </w:rPr>
        <w:tab/>
      </w:r>
      <w:r>
        <w:rPr>
          <w:noProof/>
        </w:rPr>
        <w:fldChar w:fldCharType="begin"/>
      </w:r>
      <w:r>
        <w:rPr>
          <w:noProof/>
        </w:rPr>
        <w:instrText xml:space="preserve"> PAGEREF _Toc520374641 \h </w:instrText>
      </w:r>
      <w:r>
        <w:rPr>
          <w:noProof/>
        </w:rPr>
      </w:r>
      <w:r>
        <w:rPr>
          <w:noProof/>
        </w:rPr>
        <w:fldChar w:fldCharType="separate"/>
      </w:r>
      <w:r w:rsidR="00B560DA">
        <w:rPr>
          <w:noProof/>
        </w:rPr>
        <w:t>3-157</w:t>
      </w:r>
      <w:r>
        <w:rPr>
          <w:noProof/>
        </w:rPr>
        <w:fldChar w:fldCharType="end"/>
      </w:r>
    </w:p>
    <w:p w14:paraId="4005CD9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_Toc520374642 \h </w:instrText>
      </w:r>
      <w:r>
        <w:rPr>
          <w:noProof/>
        </w:rPr>
      </w:r>
      <w:r>
        <w:rPr>
          <w:noProof/>
        </w:rPr>
        <w:fldChar w:fldCharType="separate"/>
      </w:r>
      <w:r w:rsidR="00B560DA">
        <w:rPr>
          <w:noProof/>
        </w:rPr>
        <w:t>3-157</w:t>
      </w:r>
      <w:r>
        <w:rPr>
          <w:noProof/>
        </w:rPr>
        <w:fldChar w:fldCharType="end"/>
      </w:r>
    </w:p>
    <w:p w14:paraId="39ACB01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3.1.6.2</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_Toc520374643 \h </w:instrText>
      </w:r>
      <w:r>
        <w:rPr>
          <w:noProof/>
        </w:rPr>
      </w:r>
      <w:r>
        <w:rPr>
          <w:noProof/>
        </w:rPr>
        <w:fldChar w:fldCharType="separate"/>
      </w:r>
      <w:r w:rsidR="00B560DA">
        <w:rPr>
          <w:noProof/>
        </w:rPr>
        <w:t>3-158</w:t>
      </w:r>
      <w:r>
        <w:rPr>
          <w:noProof/>
        </w:rPr>
        <w:fldChar w:fldCharType="end"/>
      </w:r>
    </w:p>
    <w:p w14:paraId="30ECF9F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3.1.6.3</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_Toc520374644 \h </w:instrText>
      </w:r>
      <w:r>
        <w:rPr>
          <w:noProof/>
        </w:rPr>
      </w:r>
      <w:r>
        <w:rPr>
          <w:noProof/>
        </w:rPr>
        <w:fldChar w:fldCharType="separate"/>
      </w:r>
      <w:r w:rsidR="00B560DA">
        <w:rPr>
          <w:noProof/>
        </w:rPr>
        <w:t>3-158</w:t>
      </w:r>
      <w:r>
        <w:rPr>
          <w:noProof/>
        </w:rPr>
        <w:fldChar w:fldCharType="end"/>
      </w:r>
    </w:p>
    <w:p w14:paraId="0E3F3442"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3.1.7</w:t>
      </w:r>
      <w:r>
        <w:rPr>
          <w:rFonts w:asciiTheme="minorHAnsi" w:hAnsiTheme="minorHAnsi" w:cstheme="minorBidi"/>
          <w:i w:val="0"/>
          <w:noProof/>
          <w:sz w:val="22"/>
          <w:szCs w:val="22"/>
          <w:lang w:val="en-CA" w:eastAsia="zh-CN"/>
        </w:rPr>
        <w:tab/>
      </w:r>
      <w:r>
        <w:rPr>
          <w:noProof/>
          <w:lang w:eastAsia="zh-CN"/>
        </w:rPr>
        <w:t>pH dependent cation surface complexation with implicit method</w:t>
      </w:r>
      <w:r>
        <w:rPr>
          <w:noProof/>
        </w:rPr>
        <w:tab/>
      </w:r>
      <w:r>
        <w:rPr>
          <w:noProof/>
        </w:rPr>
        <w:fldChar w:fldCharType="begin"/>
      </w:r>
      <w:r>
        <w:rPr>
          <w:noProof/>
        </w:rPr>
        <w:instrText xml:space="preserve"> PAGEREF _Toc520374645 \h </w:instrText>
      </w:r>
      <w:r>
        <w:rPr>
          <w:noProof/>
        </w:rPr>
      </w:r>
      <w:r>
        <w:rPr>
          <w:noProof/>
        </w:rPr>
        <w:fldChar w:fldCharType="separate"/>
      </w:r>
      <w:r w:rsidR="00B560DA">
        <w:rPr>
          <w:noProof/>
        </w:rPr>
        <w:t>3-159</w:t>
      </w:r>
      <w:r>
        <w:rPr>
          <w:noProof/>
        </w:rPr>
        <w:fldChar w:fldCharType="end"/>
      </w:r>
    </w:p>
    <w:p w14:paraId="29C4772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_Toc520374646 \h </w:instrText>
      </w:r>
      <w:r>
        <w:rPr>
          <w:noProof/>
        </w:rPr>
      </w:r>
      <w:r>
        <w:rPr>
          <w:noProof/>
        </w:rPr>
        <w:fldChar w:fldCharType="separate"/>
      </w:r>
      <w:r w:rsidR="00B560DA">
        <w:rPr>
          <w:noProof/>
        </w:rPr>
        <w:t>3-159</w:t>
      </w:r>
      <w:r>
        <w:rPr>
          <w:noProof/>
        </w:rPr>
        <w:fldChar w:fldCharType="end"/>
      </w:r>
    </w:p>
    <w:p w14:paraId="711D0A2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3.1.7.2</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_Toc520374647 \h </w:instrText>
      </w:r>
      <w:r>
        <w:rPr>
          <w:noProof/>
        </w:rPr>
      </w:r>
      <w:r>
        <w:rPr>
          <w:noProof/>
        </w:rPr>
        <w:fldChar w:fldCharType="separate"/>
      </w:r>
      <w:r w:rsidR="00B560DA">
        <w:rPr>
          <w:noProof/>
        </w:rPr>
        <w:t>3-160</w:t>
      </w:r>
      <w:r>
        <w:rPr>
          <w:noProof/>
        </w:rPr>
        <w:fldChar w:fldCharType="end"/>
      </w:r>
    </w:p>
    <w:p w14:paraId="021C8B3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3.1.7.3</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_Toc520374648 \h </w:instrText>
      </w:r>
      <w:r>
        <w:rPr>
          <w:noProof/>
        </w:rPr>
      </w:r>
      <w:r>
        <w:rPr>
          <w:noProof/>
        </w:rPr>
        <w:fldChar w:fldCharType="separate"/>
      </w:r>
      <w:r w:rsidR="00B560DA">
        <w:rPr>
          <w:noProof/>
        </w:rPr>
        <w:t>3-160</w:t>
      </w:r>
      <w:r>
        <w:rPr>
          <w:noProof/>
        </w:rPr>
        <w:fldChar w:fldCharType="end"/>
      </w:r>
    </w:p>
    <w:p w14:paraId="1C146950"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3.2</w:t>
      </w:r>
      <w:r>
        <w:rPr>
          <w:rFonts w:asciiTheme="minorHAnsi" w:hAnsiTheme="minorHAnsi" w:cstheme="minorBidi"/>
          <w:smallCaps w:val="0"/>
          <w:noProof/>
          <w:sz w:val="22"/>
          <w:szCs w:val="22"/>
          <w:lang w:val="en-CA" w:eastAsia="zh-CN"/>
        </w:rPr>
        <w:tab/>
      </w:r>
      <w:r>
        <w:rPr>
          <w:noProof/>
        </w:rPr>
        <w:t>Groundwater flow</w:t>
      </w:r>
      <w:r>
        <w:rPr>
          <w:noProof/>
        </w:rPr>
        <w:tab/>
      </w:r>
      <w:r>
        <w:rPr>
          <w:noProof/>
        </w:rPr>
        <w:fldChar w:fldCharType="begin"/>
      </w:r>
      <w:r>
        <w:rPr>
          <w:noProof/>
        </w:rPr>
        <w:instrText xml:space="preserve"> PAGEREF _Toc520374649 \h </w:instrText>
      </w:r>
      <w:r>
        <w:rPr>
          <w:noProof/>
        </w:rPr>
      </w:r>
      <w:r>
        <w:rPr>
          <w:noProof/>
        </w:rPr>
        <w:fldChar w:fldCharType="separate"/>
      </w:r>
      <w:r w:rsidR="00B560DA">
        <w:rPr>
          <w:noProof/>
        </w:rPr>
        <w:t>3-161</w:t>
      </w:r>
      <w:r>
        <w:rPr>
          <w:noProof/>
        </w:rPr>
        <w:fldChar w:fldCharType="end"/>
      </w:r>
    </w:p>
    <w:p w14:paraId="5618D05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3.2.1</w:t>
      </w:r>
      <w:r>
        <w:rPr>
          <w:rFonts w:asciiTheme="minorHAnsi" w:hAnsiTheme="minorHAnsi" w:cstheme="minorBidi"/>
          <w:i w:val="0"/>
          <w:noProof/>
          <w:sz w:val="22"/>
          <w:szCs w:val="22"/>
          <w:lang w:val="en-CA" w:eastAsia="zh-CN"/>
        </w:rPr>
        <w:tab/>
      </w:r>
      <w:r>
        <w:rPr>
          <w:noProof/>
        </w:rPr>
        <w:t>2D steady state fully-saturated flow</w:t>
      </w:r>
      <w:r>
        <w:rPr>
          <w:noProof/>
        </w:rPr>
        <w:tab/>
      </w:r>
      <w:r>
        <w:rPr>
          <w:noProof/>
        </w:rPr>
        <w:fldChar w:fldCharType="begin"/>
      </w:r>
      <w:r>
        <w:rPr>
          <w:noProof/>
        </w:rPr>
        <w:instrText xml:space="preserve"> PAGEREF _Toc520374650 \h </w:instrText>
      </w:r>
      <w:r>
        <w:rPr>
          <w:noProof/>
        </w:rPr>
      </w:r>
      <w:r>
        <w:rPr>
          <w:noProof/>
        </w:rPr>
        <w:fldChar w:fldCharType="separate"/>
      </w:r>
      <w:r w:rsidR="00B560DA">
        <w:rPr>
          <w:noProof/>
        </w:rPr>
        <w:t>3-161</w:t>
      </w:r>
      <w:r>
        <w:rPr>
          <w:noProof/>
        </w:rPr>
        <w:fldChar w:fldCharType="end"/>
      </w:r>
    </w:p>
    <w:p w14:paraId="10FEA0B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_Toc520374651 \h </w:instrText>
      </w:r>
      <w:r>
        <w:rPr>
          <w:noProof/>
        </w:rPr>
      </w:r>
      <w:r>
        <w:rPr>
          <w:noProof/>
        </w:rPr>
        <w:fldChar w:fldCharType="separate"/>
      </w:r>
      <w:r w:rsidR="00B560DA">
        <w:rPr>
          <w:noProof/>
        </w:rPr>
        <w:t>3-161</w:t>
      </w:r>
      <w:r>
        <w:rPr>
          <w:noProof/>
        </w:rPr>
        <w:fldChar w:fldCharType="end"/>
      </w:r>
    </w:p>
    <w:p w14:paraId="1369061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_Toc520374652 \h </w:instrText>
      </w:r>
      <w:r>
        <w:rPr>
          <w:noProof/>
        </w:rPr>
      </w:r>
      <w:r>
        <w:rPr>
          <w:noProof/>
        </w:rPr>
        <w:fldChar w:fldCharType="separate"/>
      </w:r>
      <w:r w:rsidR="00B560DA">
        <w:rPr>
          <w:noProof/>
        </w:rPr>
        <w:t>3-161</w:t>
      </w:r>
      <w:r>
        <w:rPr>
          <w:noProof/>
        </w:rPr>
        <w:fldChar w:fldCharType="end"/>
      </w:r>
    </w:p>
    <w:p w14:paraId="3F1A95B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_Toc520374653 \h </w:instrText>
      </w:r>
      <w:r>
        <w:rPr>
          <w:noProof/>
        </w:rPr>
      </w:r>
      <w:r>
        <w:rPr>
          <w:noProof/>
        </w:rPr>
        <w:fldChar w:fldCharType="separate"/>
      </w:r>
      <w:r w:rsidR="00B560DA">
        <w:rPr>
          <w:noProof/>
        </w:rPr>
        <w:t>3-161</w:t>
      </w:r>
      <w:r>
        <w:rPr>
          <w:noProof/>
        </w:rPr>
        <w:fldChar w:fldCharType="end"/>
      </w:r>
    </w:p>
    <w:p w14:paraId="79EF4C2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_Toc520374654 \h </w:instrText>
      </w:r>
      <w:r>
        <w:rPr>
          <w:noProof/>
        </w:rPr>
      </w:r>
      <w:r>
        <w:rPr>
          <w:noProof/>
        </w:rPr>
        <w:fldChar w:fldCharType="separate"/>
      </w:r>
      <w:r w:rsidR="00B560DA">
        <w:rPr>
          <w:noProof/>
        </w:rPr>
        <w:t>3-161</w:t>
      </w:r>
      <w:r>
        <w:rPr>
          <w:noProof/>
        </w:rPr>
        <w:fldChar w:fldCharType="end"/>
      </w:r>
    </w:p>
    <w:p w14:paraId="6C493B7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_Toc520374655 \h </w:instrText>
      </w:r>
      <w:r>
        <w:rPr>
          <w:noProof/>
        </w:rPr>
      </w:r>
      <w:r>
        <w:rPr>
          <w:noProof/>
        </w:rPr>
        <w:fldChar w:fldCharType="separate"/>
      </w:r>
      <w:r w:rsidR="00B560DA">
        <w:rPr>
          <w:noProof/>
        </w:rPr>
        <w:t>3-162</w:t>
      </w:r>
      <w:r>
        <w:rPr>
          <w:noProof/>
        </w:rPr>
        <w:fldChar w:fldCharType="end"/>
      </w:r>
    </w:p>
    <w:p w14:paraId="507C7457"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3.2.2</w:t>
      </w:r>
      <w:r>
        <w:rPr>
          <w:rFonts w:asciiTheme="minorHAnsi" w:hAnsiTheme="minorHAnsi" w:cstheme="minorBidi"/>
          <w:i w:val="0"/>
          <w:noProof/>
          <w:sz w:val="22"/>
          <w:szCs w:val="22"/>
          <w:lang w:val="en-CA" w:eastAsia="zh-CN"/>
        </w:rPr>
        <w:tab/>
      </w:r>
      <w:r>
        <w:rPr>
          <w:noProof/>
        </w:rPr>
        <w:t>2D steady state variably-saturated flow</w:t>
      </w:r>
      <w:r>
        <w:rPr>
          <w:noProof/>
        </w:rPr>
        <w:tab/>
      </w:r>
      <w:r>
        <w:rPr>
          <w:noProof/>
        </w:rPr>
        <w:fldChar w:fldCharType="begin"/>
      </w:r>
      <w:r>
        <w:rPr>
          <w:noProof/>
        </w:rPr>
        <w:instrText xml:space="preserve"> PAGEREF _Toc520374656 \h </w:instrText>
      </w:r>
      <w:r>
        <w:rPr>
          <w:noProof/>
        </w:rPr>
      </w:r>
      <w:r>
        <w:rPr>
          <w:noProof/>
        </w:rPr>
        <w:fldChar w:fldCharType="separate"/>
      </w:r>
      <w:r w:rsidR="00B560DA">
        <w:rPr>
          <w:noProof/>
        </w:rPr>
        <w:t>3-162</w:t>
      </w:r>
      <w:r>
        <w:rPr>
          <w:noProof/>
        </w:rPr>
        <w:fldChar w:fldCharType="end"/>
      </w:r>
    </w:p>
    <w:p w14:paraId="51881B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_Toc520374657 \h </w:instrText>
      </w:r>
      <w:r>
        <w:rPr>
          <w:noProof/>
        </w:rPr>
      </w:r>
      <w:r>
        <w:rPr>
          <w:noProof/>
        </w:rPr>
        <w:fldChar w:fldCharType="separate"/>
      </w:r>
      <w:r w:rsidR="00B560DA">
        <w:rPr>
          <w:noProof/>
        </w:rPr>
        <w:t>3-162</w:t>
      </w:r>
      <w:r>
        <w:rPr>
          <w:noProof/>
        </w:rPr>
        <w:fldChar w:fldCharType="end"/>
      </w:r>
    </w:p>
    <w:p w14:paraId="6D94CF6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_Toc520374658 \h </w:instrText>
      </w:r>
      <w:r>
        <w:rPr>
          <w:noProof/>
        </w:rPr>
      </w:r>
      <w:r>
        <w:rPr>
          <w:noProof/>
        </w:rPr>
        <w:fldChar w:fldCharType="separate"/>
      </w:r>
      <w:r w:rsidR="00B560DA">
        <w:rPr>
          <w:noProof/>
        </w:rPr>
        <w:t>3-163</w:t>
      </w:r>
      <w:r>
        <w:rPr>
          <w:noProof/>
        </w:rPr>
        <w:fldChar w:fldCharType="end"/>
      </w:r>
    </w:p>
    <w:p w14:paraId="00E66A1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_Toc520374659 \h </w:instrText>
      </w:r>
      <w:r>
        <w:rPr>
          <w:noProof/>
        </w:rPr>
      </w:r>
      <w:r>
        <w:rPr>
          <w:noProof/>
        </w:rPr>
        <w:fldChar w:fldCharType="separate"/>
      </w:r>
      <w:r w:rsidR="00B560DA">
        <w:rPr>
          <w:noProof/>
        </w:rPr>
        <w:t>3-163</w:t>
      </w:r>
      <w:r>
        <w:rPr>
          <w:noProof/>
        </w:rPr>
        <w:fldChar w:fldCharType="end"/>
      </w:r>
    </w:p>
    <w:p w14:paraId="2280673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_Toc520374660 \h </w:instrText>
      </w:r>
      <w:r>
        <w:rPr>
          <w:noProof/>
        </w:rPr>
      </w:r>
      <w:r>
        <w:rPr>
          <w:noProof/>
        </w:rPr>
        <w:fldChar w:fldCharType="separate"/>
      </w:r>
      <w:r w:rsidR="00B560DA">
        <w:rPr>
          <w:noProof/>
        </w:rPr>
        <w:t>3-163</w:t>
      </w:r>
      <w:r>
        <w:rPr>
          <w:noProof/>
        </w:rPr>
        <w:fldChar w:fldCharType="end"/>
      </w:r>
    </w:p>
    <w:p w14:paraId="3305978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_Toc520374661 \h </w:instrText>
      </w:r>
      <w:r>
        <w:rPr>
          <w:noProof/>
        </w:rPr>
      </w:r>
      <w:r>
        <w:rPr>
          <w:noProof/>
        </w:rPr>
        <w:fldChar w:fldCharType="separate"/>
      </w:r>
      <w:r w:rsidR="00B560DA">
        <w:rPr>
          <w:noProof/>
        </w:rPr>
        <w:t>3-164</w:t>
      </w:r>
      <w:r>
        <w:rPr>
          <w:noProof/>
        </w:rPr>
        <w:fldChar w:fldCharType="end"/>
      </w:r>
    </w:p>
    <w:p w14:paraId="789311DC"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3.2.3</w:t>
      </w:r>
      <w:r>
        <w:rPr>
          <w:rFonts w:asciiTheme="minorHAnsi" w:hAnsiTheme="minorHAnsi" w:cstheme="minorBidi"/>
          <w:i w:val="0"/>
          <w:noProof/>
          <w:sz w:val="22"/>
          <w:szCs w:val="22"/>
          <w:lang w:val="en-CA" w:eastAsia="zh-CN"/>
        </w:rPr>
        <w:tab/>
      </w:r>
      <w:r>
        <w:rPr>
          <w:noProof/>
        </w:rPr>
        <w:t>2D transient fully-saturated flow</w:t>
      </w:r>
      <w:r>
        <w:rPr>
          <w:noProof/>
        </w:rPr>
        <w:tab/>
      </w:r>
      <w:r>
        <w:rPr>
          <w:noProof/>
        </w:rPr>
        <w:fldChar w:fldCharType="begin"/>
      </w:r>
      <w:r>
        <w:rPr>
          <w:noProof/>
        </w:rPr>
        <w:instrText xml:space="preserve"> PAGEREF _Toc520374662 \h </w:instrText>
      </w:r>
      <w:r>
        <w:rPr>
          <w:noProof/>
        </w:rPr>
      </w:r>
      <w:r>
        <w:rPr>
          <w:noProof/>
        </w:rPr>
        <w:fldChar w:fldCharType="separate"/>
      </w:r>
      <w:r w:rsidR="00B560DA">
        <w:rPr>
          <w:noProof/>
        </w:rPr>
        <w:t>3-164</w:t>
      </w:r>
      <w:r>
        <w:rPr>
          <w:noProof/>
        </w:rPr>
        <w:fldChar w:fldCharType="end"/>
      </w:r>
    </w:p>
    <w:p w14:paraId="3D21182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_Toc520374663 \h </w:instrText>
      </w:r>
      <w:r>
        <w:rPr>
          <w:noProof/>
        </w:rPr>
      </w:r>
      <w:r>
        <w:rPr>
          <w:noProof/>
        </w:rPr>
        <w:fldChar w:fldCharType="separate"/>
      </w:r>
      <w:r w:rsidR="00B560DA">
        <w:rPr>
          <w:noProof/>
        </w:rPr>
        <w:t>3-164</w:t>
      </w:r>
      <w:r>
        <w:rPr>
          <w:noProof/>
        </w:rPr>
        <w:fldChar w:fldCharType="end"/>
      </w:r>
    </w:p>
    <w:p w14:paraId="39A754C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_Toc520374664 \h </w:instrText>
      </w:r>
      <w:r>
        <w:rPr>
          <w:noProof/>
        </w:rPr>
      </w:r>
      <w:r>
        <w:rPr>
          <w:noProof/>
        </w:rPr>
        <w:fldChar w:fldCharType="separate"/>
      </w:r>
      <w:r w:rsidR="00B560DA">
        <w:rPr>
          <w:noProof/>
        </w:rPr>
        <w:t>3-164</w:t>
      </w:r>
      <w:r>
        <w:rPr>
          <w:noProof/>
        </w:rPr>
        <w:fldChar w:fldCharType="end"/>
      </w:r>
    </w:p>
    <w:p w14:paraId="636BFEE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_Toc520374665 \h </w:instrText>
      </w:r>
      <w:r>
        <w:rPr>
          <w:noProof/>
        </w:rPr>
      </w:r>
      <w:r>
        <w:rPr>
          <w:noProof/>
        </w:rPr>
        <w:fldChar w:fldCharType="separate"/>
      </w:r>
      <w:r w:rsidR="00B560DA">
        <w:rPr>
          <w:noProof/>
        </w:rPr>
        <w:t>3-165</w:t>
      </w:r>
      <w:r>
        <w:rPr>
          <w:noProof/>
        </w:rPr>
        <w:fldChar w:fldCharType="end"/>
      </w:r>
    </w:p>
    <w:p w14:paraId="411ECEF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_Toc520374666 \h </w:instrText>
      </w:r>
      <w:r>
        <w:rPr>
          <w:noProof/>
        </w:rPr>
      </w:r>
      <w:r>
        <w:rPr>
          <w:noProof/>
        </w:rPr>
        <w:fldChar w:fldCharType="separate"/>
      </w:r>
      <w:r w:rsidR="00B560DA">
        <w:rPr>
          <w:noProof/>
        </w:rPr>
        <w:t>3-165</w:t>
      </w:r>
      <w:r>
        <w:rPr>
          <w:noProof/>
        </w:rPr>
        <w:fldChar w:fldCharType="end"/>
      </w:r>
    </w:p>
    <w:p w14:paraId="55F7AF6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3.2.3.5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_Toc520374667 \h </w:instrText>
      </w:r>
      <w:r>
        <w:rPr>
          <w:noProof/>
        </w:rPr>
      </w:r>
      <w:r>
        <w:rPr>
          <w:noProof/>
        </w:rPr>
        <w:fldChar w:fldCharType="separate"/>
      </w:r>
      <w:r w:rsidR="00B560DA">
        <w:rPr>
          <w:noProof/>
        </w:rPr>
        <w:t>3-166</w:t>
      </w:r>
      <w:r>
        <w:rPr>
          <w:noProof/>
        </w:rPr>
        <w:fldChar w:fldCharType="end"/>
      </w:r>
    </w:p>
    <w:p w14:paraId="1A10E70D"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3.2.4</w:t>
      </w:r>
      <w:r>
        <w:rPr>
          <w:rFonts w:asciiTheme="minorHAnsi" w:hAnsiTheme="minorHAnsi" w:cstheme="minorBidi"/>
          <w:i w:val="0"/>
          <w:noProof/>
          <w:sz w:val="22"/>
          <w:szCs w:val="22"/>
          <w:lang w:val="en-CA" w:eastAsia="zh-CN"/>
        </w:rPr>
        <w:tab/>
      </w:r>
      <w:r>
        <w:rPr>
          <w:noProof/>
        </w:rPr>
        <w:t>2D transient variably-saturated flow</w:t>
      </w:r>
      <w:r>
        <w:rPr>
          <w:noProof/>
        </w:rPr>
        <w:tab/>
      </w:r>
      <w:r>
        <w:rPr>
          <w:noProof/>
        </w:rPr>
        <w:fldChar w:fldCharType="begin"/>
      </w:r>
      <w:r>
        <w:rPr>
          <w:noProof/>
        </w:rPr>
        <w:instrText xml:space="preserve"> PAGEREF _Toc520374668 \h </w:instrText>
      </w:r>
      <w:r>
        <w:rPr>
          <w:noProof/>
        </w:rPr>
      </w:r>
      <w:r>
        <w:rPr>
          <w:noProof/>
        </w:rPr>
        <w:fldChar w:fldCharType="separate"/>
      </w:r>
      <w:r w:rsidR="00B560DA">
        <w:rPr>
          <w:noProof/>
        </w:rPr>
        <w:t>3-166</w:t>
      </w:r>
      <w:r>
        <w:rPr>
          <w:noProof/>
        </w:rPr>
        <w:fldChar w:fldCharType="end"/>
      </w:r>
    </w:p>
    <w:p w14:paraId="157C8F0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_Toc520374669 \h </w:instrText>
      </w:r>
      <w:r>
        <w:rPr>
          <w:noProof/>
        </w:rPr>
      </w:r>
      <w:r>
        <w:rPr>
          <w:noProof/>
        </w:rPr>
        <w:fldChar w:fldCharType="separate"/>
      </w:r>
      <w:r w:rsidR="00B560DA">
        <w:rPr>
          <w:noProof/>
        </w:rPr>
        <w:t>3-166</w:t>
      </w:r>
      <w:r>
        <w:rPr>
          <w:noProof/>
        </w:rPr>
        <w:fldChar w:fldCharType="end"/>
      </w:r>
    </w:p>
    <w:p w14:paraId="6687C6F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_Toc520374670 \h </w:instrText>
      </w:r>
      <w:r>
        <w:rPr>
          <w:noProof/>
        </w:rPr>
      </w:r>
      <w:r>
        <w:rPr>
          <w:noProof/>
        </w:rPr>
        <w:fldChar w:fldCharType="separate"/>
      </w:r>
      <w:r w:rsidR="00B560DA">
        <w:rPr>
          <w:noProof/>
        </w:rPr>
        <w:t>3-166</w:t>
      </w:r>
      <w:r>
        <w:rPr>
          <w:noProof/>
        </w:rPr>
        <w:fldChar w:fldCharType="end"/>
      </w:r>
    </w:p>
    <w:p w14:paraId="01E8361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_Toc520374671 \h </w:instrText>
      </w:r>
      <w:r>
        <w:rPr>
          <w:noProof/>
        </w:rPr>
      </w:r>
      <w:r>
        <w:rPr>
          <w:noProof/>
        </w:rPr>
        <w:fldChar w:fldCharType="separate"/>
      </w:r>
      <w:r w:rsidR="00B560DA">
        <w:rPr>
          <w:noProof/>
        </w:rPr>
        <w:t>3-166</w:t>
      </w:r>
      <w:r>
        <w:rPr>
          <w:noProof/>
        </w:rPr>
        <w:fldChar w:fldCharType="end"/>
      </w:r>
    </w:p>
    <w:p w14:paraId="446FD3B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_Toc520374672 \h </w:instrText>
      </w:r>
      <w:r>
        <w:rPr>
          <w:noProof/>
        </w:rPr>
      </w:r>
      <w:r>
        <w:rPr>
          <w:noProof/>
        </w:rPr>
        <w:fldChar w:fldCharType="separate"/>
      </w:r>
      <w:r w:rsidR="00B560DA">
        <w:rPr>
          <w:noProof/>
        </w:rPr>
        <w:t>3-166</w:t>
      </w:r>
      <w:r>
        <w:rPr>
          <w:noProof/>
        </w:rPr>
        <w:fldChar w:fldCharType="end"/>
      </w:r>
    </w:p>
    <w:p w14:paraId="1119F8A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_Toc520374673 \h </w:instrText>
      </w:r>
      <w:r>
        <w:rPr>
          <w:noProof/>
        </w:rPr>
      </w:r>
      <w:r>
        <w:rPr>
          <w:noProof/>
        </w:rPr>
        <w:fldChar w:fldCharType="separate"/>
      </w:r>
      <w:r w:rsidR="00B560DA">
        <w:rPr>
          <w:noProof/>
        </w:rPr>
        <w:t>3-167</w:t>
      </w:r>
      <w:r>
        <w:rPr>
          <w:noProof/>
        </w:rPr>
        <w:fldChar w:fldCharType="end"/>
      </w:r>
    </w:p>
    <w:p w14:paraId="2C6457F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lastRenderedPageBreak/>
        <w:t>3.2.5</w:t>
      </w:r>
      <w:r>
        <w:rPr>
          <w:rFonts w:asciiTheme="minorHAnsi" w:hAnsiTheme="minorHAnsi" w:cstheme="minorBidi"/>
          <w:i w:val="0"/>
          <w:noProof/>
          <w:sz w:val="22"/>
          <w:szCs w:val="22"/>
          <w:lang w:val="en-CA" w:eastAsia="zh-CN"/>
        </w:rPr>
        <w:tab/>
      </w:r>
      <w:r>
        <w:rPr>
          <w:noProof/>
        </w:rPr>
        <w:t>2D variably-saturated steady state flow with seepage</w:t>
      </w:r>
      <w:r>
        <w:rPr>
          <w:noProof/>
        </w:rPr>
        <w:tab/>
      </w:r>
      <w:r>
        <w:rPr>
          <w:noProof/>
        </w:rPr>
        <w:fldChar w:fldCharType="begin"/>
      </w:r>
      <w:r>
        <w:rPr>
          <w:noProof/>
        </w:rPr>
        <w:instrText xml:space="preserve"> PAGEREF _Toc520374674 \h </w:instrText>
      </w:r>
      <w:r>
        <w:rPr>
          <w:noProof/>
        </w:rPr>
      </w:r>
      <w:r>
        <w:rPr>
          <w:noProof/>
        </w:rPr>
        <w:fldChar w:fldCharType="separate"/>
      </w:r>
      <w:r w:rsidR="00B560DA">
        <w:rPr>
          <w:noProof/>
        </w:rPr>
        <w:t>3-167</w:t>
      </w:r>
      <w:r>
        <w:rPr>
          <w:noProof/>
        </w:rPr>
        <w:fldChar w:fldCharType="end"/>
      </w:r>
    </w:p>
    <w:p w14:paraId="208E5A0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_Toc520374675 \h </w:instrText>
      </w:r>
      <w:r>
        <w:rPr>
          <w:noProof/>
        </w:rPr>
      </w:r>
      <w:r>
        <w:rPr>
          <w:noProof/>
        </w:rPr>
        <w:fldChar w:fldCharType="separate"/>
      </w:r>
      <w:r w:rsidR="00B560DA">
        <w:rPr>
          <w:noProof/>
        </w:rPr>
        <w:t>3-167</w:t>
      </w:r>
      <w:r>
        <w:rPr>
          <w:noProof/>
        </w:rPr>
        <w:fldChar w:fldCharType="end"/>
      </w:r>
    </w:p>
    <w:p w14:paraId="1021394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_Toc520374676 \h </w:instrText>
      </w:r>
      <w:r>
        <w:rPr>
          <w:noProof/>
        </w:rPr>
      </w:r>
      <w:r>
        <w:rPr>
          <w:noProof/>
        </w:rPr>
        <w:fldChar w:fldCharType="separate"/>
      </w:r>
      <w:r w:rsidR="00B560DA">
        <w:rPr>
          <w:noProof/>
        </w:rPr>
        <w:t>3-167</w:t>
      </w:r>
      <w:r>
        <w:rPr>
          <w:noProof/>
        </w:rPr>
        <w:fldChar w:fldCharType="end"/>
      </w:r>
    </w:p>
    <w:p w14:paraId="659E439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_Toc520374677 \h </w:instrText>
      </w:r>
      <w:r>
        <w:rPr>
          <w:noProof/>
        </w:rPr>
      </w:r>
      <w:r>
        <w:rPr>
          <w:noProof/>
        </w:rPr>
        <w:fldChar w:fldCharType="separate"/>
      </w:r>
      <w:r w:rsidR="00B560DA">
        <w:rPr>
          <w:noProof/>
        </w:rPr>
        <w:t>3-168</w:t>
      </w:r>
      <w:r>
        <w:rPr>
          <w:noProof/>
        </w:rPr>
        <w:fldChar w:fldCharType="end"/>
      </w:r>
    </w:p>
    <w:p w14:paraId="03949F14"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_Toc520374678 \h </w:instrText>
      </w:r>
      <w:r>
        <w:rPr>
          <w:noProof/>
        </w:rPr>
      </w:r>
      <w:r>
        <w:rPr>
          <w:noProof/>
        </w:rPr>
        <w:fldChar w:fldCharType="separate"/>
      </w:r>
      <w:r w:rsidR="00B560DA">
        <w:rPr>
          <w:noProof/>
        </w:rPr>
        <w:t>3-168</w:t>
      </w:r>
      <w:r>
        <w:rPr>
          <w:noProof/>
        </w:rPr>
        <w:fldChar w:fldCharType="end"/>
      </w:r>
    </w:p>
    <w:p w14:paraId="77A768D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_Toc520374679 \h </w:instrText>
      </w:r>
      <w:r>
        <w:rPr>
          <w:noProof/>
        </w:rPr>
      </w:r>
      <w:r>
        <w:rPr>
          <w:noProof/>
        </w:rPr>
        <w:fldChar w:fldCharType="separate"/>
      </w:r>
      <w:r w:rsidR="00B560DA">
        <w:rPr>
          <w:noProof/>
        </w:rPr>
        <w:t>3-169</w:t>
      </w:r>
      <w:r>
        <w:rPr>
          <w:noProof/>
        </w:rPr>
        <w:fldChar w:fldCharType="end"/>
      </w:r>
    </w:p>
    <w:p w14:paraId="6C6E61F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3.2.6</w:t>
      </w:r>
      <w:r>
        <w:rPr>
          <w:rFonts w:asciiTheme="minorHAnsi" w:hAnsiTheme="minorHAnsi" w:cstheme="minorBidi"/>
          <w:i w:val="0"/>
          <w:noProof/>
          <w:sz w:val="22"/>
          <w:szCs w:val="22"/>
          <w:lang w:val="en-CA" w:eastAsia="zh-CN"/>
        </w:rPr>
        <w:tab/>
      </w:r>
      <w:r>
        <w:rPr>
          <w:noProof/>
        </w:rPr>
        <w:t>2D variably-saturated transient flow with seepage</w:t>
      </w:r>
      <w:r>
        <w:rPr>
          <w:noProof/>
        </w:rPr>
        <w:tab/>
      </w:r>
      <w:r>
        <w:rPr>
          <w:noProof/>
        </w:rPr>
        <w:fldChar w:fldCharType="begin"/>
      </w:r>
      <w:r>
        <w:rPr>
          <w:noProof/>
        </w:rPr>
        <w:instrText xml:space="preserve"> PAGEREF _Toc520374680 \h </w:instrText>
      </w:r>
      <w:r>
        <w:rPr>
          <w:noProof/>
        </w:rPr>
      </w:r>
      <w:r>
        <w:rPr>
          <w:noProof/>
        </w:rPr>
        <w:fldChar w:fldCharType="separate"/>
      </w:r>
      <w:r w:rsidR="00B560DA">
        <w:rPr>
          <w:noProof/>
        </w:rPr>
        <w:t>3-169</w:t>
      </w:r>
      <w:r>
        <w:rPr>
          <w:noProof/>
        </w:rPr>
        <w:fldChar w:fldCharType="end"/>
      </w:r>
    </w:p>
    <w:p w14:paraId="61B0200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_Toc520374681 \h </w:instrText>
      </w:r>
      <w:r>
        <w:rPr>
          <w:noProof/>
        </w:rPr>
      </w:r>
      <w:r>
        <w:rPr>
          <w:noProof/>
        </w:rPr>
        <w:fldChar w:fldCharType="separate"/>
      </w:r>
      <w:r w:rsidR="00B560DA">
        <w:rPr>
          <w:noProof/>
        </w:rPr>
        <w:t>3-169</w:t>
      </w:r>
      <w:r>
        <w:rPr>
          <w:noProof/>
        </w:rPr>
        <w:fldChar w:fldCharType="end"/>
      </w:r>
    </w:p>
    <w:p w14:paraId="3CC8D54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_Toc520374682 \h </w:instrText>
      </w:r>
      <w:r>
        <w:rPr>
          <w:noProof/>
        </w:rPr>
      </w:r>
      <w:r>
        <w:rPr>
          <w:noProof/>
        </w:rPr>
        <w:fldChar w:fldCharType="separate"/>
      </w:r>
      <w:r w:rsidR="00B560DA">
        <w:rPr>
          <w:noProof/>
        </w:rPr>
        <w:t>3-169</w:t>
      </w:r>
      <w:r>
        <w:rPr>
          <w:noProof/>
        </w:rPr>
        <w:fldChar w:fldCharType="end"/>
      </w:r>
    </w:p>
    <w:p w14:paraId="7FA9E0F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3.2.6.3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_Toc520374683 \h </w:instrText>
      </w:r>
      <w:r>
        <w:rPr>
          <w:noProof/>
        </w:rPr>
      </w:r>
      <w:r>
        <w:rPr>
          <w:noProof/>
        </w:rPr>
        <w:fldChar w:fldCharType="separate"/>
      </w:r>
      <w:r w:rsidR="00B560DA">
        <w:rPr>
          <w:noProof/>
        </w:rPr>
        <w:t>3-170</w:t>
      </w:r>
      <w:r>
        <w:rPr>
          <w:noProof/>
        </w:rPr>
        <w:fldChar w:fldCharType="end"/>
      </w:r>
    </w:p>
    <w:p w14:paraId="3329944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3.2.6.4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_Toc520374684 \h </w:instrText>
      </w:r>
      <w:r>
        <w:rPr>
          <w:noProof/>
        </w:rPr>
      </w:r>
      <w:r>
        <w:rPr>
          <w:noProof/>
        </w:rPr>
        <w:fldChar w:fldCharType="separate"/>
      </w:r>
      <w:r w:rsidR="00B560DA">
        <w:rPr>
          <w:noProof/>
        </w:rPr>
        <w:t>3-170</w:t>
      </w:r>
      <w:r>
        <w:rPr>
          <w:noProof/>
        </w:rPr>
        <w:fldChar w:fldCharType="end"/>
      </w:r>
    </w:p>
    <w:p w14:paraId="5D2ACC3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3.2.6.5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_Toc520374685 \h </w:instrText>
      </w:r>
      <w:r>
        <w:rPr>
          <w:noProof/>
        </w:rPr>
      </w:r>
      <w:r>
        <w:rPr>
          <w:noProof/>
        </w:rPr>
        <w:fldChar w:fldCharType="separate"/>
      </w:r>
      <w:r w:rsidR="00B560DA">
        <w:rPr>
          <w:noProof/>
        </w:rPr>
        <w:t>3-170</w:t>
      </w:r>
      <w:r>
        <w:rPr>
          <w:noProof/>
        </w:rPr>
        <w:fldChar w:fldCharType="end"/>
      </w:r>
    </w:p>
    <w:p w14:paraId="4DEA8645"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3.2.7</w:t>
      </w:r>
      <w:r>
        <w:rPr>
          <w:rFonts w:asciiTheme="minorHAnsi" w:hAnsiTheme="minorHAnsi" w:cstheme="minorBidi"/>
          <w:i w:val="0"/>
          <w:noProof/>
          <w:sz w:val="22"/>
          <w:szCs w:val="22"/>
          <w:lang w:val="en-CA" w:eastAsia="zh-CN"/>
        </w:rPr>
        <w:tab/>
      </w:r>
      <w:r>
        <w:rPr>
          <w:noProof/>
        </w:rPr>
        <w:t>3D variably-saturated flow</w:t>
      </w:r>
      <w:r>
        <w:rPr>
          <w:noProof/>
        </w:rPr>
        <w:tab/>
      </w:r>
      <w:r>
        <w:rPr>
          <w:noProof/>
        </w:rPr>
        <w:fldChar w:fldCharType="begin"/>
      </w:r>
      <w:r>
        <w:rPr>
          <w:noProof/>
        </w:rPr>
        <w:instrText xml:space="preserve"> PAGEREF _Toc520374686 \h </w:instrText>
      </w:r>
      <w:r>
        <w:rPr>
          <w:noProof/>
        </w:rPr>
      </w:r>
      <w:r>
        <w:rPr>
          <w:noProof/>
        </w:rPr>
        <w:fldChar w:fldCharType="separate"/>
      </w:r>
      <w:r w:rsidR="00B560DA">
        <w:rPr>
          <w:noProof/>
        </w:rPr>
        <w:t>3-171</w:t>
      </w:r>
      <w:r>
        <w:rPr>
          <w:noProof/>
        </w:rPr>
        <w:fldChar w:fldCharType="end"/>
      </w:r>
    </w:p>
    <w:p w14:paraId="392DE8C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_Toc520374687 \h </w:instrText>
      </w:r>
      <w:r>
        <w:rPr>
          <w:noProof/>
        </w:rPr>
      </w:r>
      <w:r>
        <w:rPr>
          <w:noProof/>
        </w:rPr>
        <w:fldChar w:fldCharType="separate"/>
      </w:r>
      <w:r w:rsidR="00B560DA">
        <w:rPr>
          <w:noProof/>
        </w:rPr>
        <w:t>3-171</w:t>
      </w:r>
      <w:r>
        <w:rPr>
          <w:noProof/>
        </w:rPr>
        <w:fldChar w:fldCharType="end"/>
      </w:r>
    </w:p>
    <w:p w14:paraId="3148AAE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3.2.7.2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_Toc520374688 \h </w:instrText>
      </w:r>
      <w:r>
        <w:rPr>
          <w:noProof/>
        </w:rPr>
      </w:r>
      <w:r>
        <w:rPr>
          <w:noProof/>
        </w:rPr>
        <w:fldChar w:fldCharType="separate"/>
      </w:r>
      <w:r w:rsidR="00B560DA">
        <w:rPr>
          <w:noProof/>
        </w:rPr>
        <w:t>3-171</w:t>
      </w:r>
      <w:r>
        <w:rPr>
          <w:noProof/>
        </w:rPr>
        <w:fldChar w:fldCharType="end"/>
      </w:r>
    </w:p>
    <w:p w14:paraId="4BD0729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3.2.7.3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_Toc520374689 \h </w:instrText>
      </w:r>
      <w:r>
        <w:rPr>
          <w:noProof/>
        </w:rPr>
      </w:r>
      <w:r>
        <w:rPr>
          <w:noProof/>
        </w:rPr>
        <w:fldChar w:fldCharType="separate"/>
      </w:r>
      <w:r w:rsidR="00B560DA">
        <w:rPr>
          <w:noProof/>
        </w:rPr>
        <w:t>3-171</w:t>
      </w:r>
      <w:r>
        <w:rPr>
          <w:noProof/>
        </w:rPr>
        <w:fldChar w:fldCharType="end"/>
      </w:r>
    </w:p>
    <w:p w14:paraId="16C930E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3.2.7.4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_Toc520374690 \h </w:instrText>
      </w:r>
      <w:r>
        <w:rPr>
          <w:noProof/>
        </w:rPr>
      </w:r>
      <w:r>
        <w:rPr>
          <w:noProof/>
        </w:rPr>
        <w:fldChar w:fldCharType="separate"/>
      </w:r>
      <w:r w:rsidR="00B560DA">
        <w:rPr>
          <w:noProof/>
        </w:rPr>
        <w:t>3-172</w:t>
      </w:r>
      <w:r>
        <w:rPr>
          <w:noProof/>
        </w:rPr>
        <w:fldChar w:fldCharType="end"/>
      </w:r>
    </w:p>
    <w:p w14:paraId="3F65AED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3.2.7.5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_Toc520374691 \h </w:instrText>
      </w:r>
      <w:r>
        <w:rPr>
          <w:noProof/>
        </w:rPr>
      </w:r>
      <w:r>
        <w:rPr>
          <w:noProof/>
        </w:rPr>
        <w:fldChar w:fldCharType="separate"/>
      </w:r>
      <w:r w:rsidR="00B560DA">
        <w:rPr>
          <w:noProof/>
        </w:rPr>
        <w:t>3-172</w:t>
      </w:r>
      <w:r>
        <w:rPr>
          <w:noProof/>
        </w:rPr>
        <w:fldChar w:fldCharType="end"/>
      </w:r>
    </w:p>
    <w:p w14:paraId="3AF03170"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lang w:eastAsia="zh-CN"/>
        </w:rPr>
        <w:t>3.3</w:t>
      </w:r>
      <w:r>
        <w:rPr>
          <w:rFonts w:asciiTheme="minorHAnsi" w:hAnsiTheme="minorHAnsi" w:cstheme="minorBidi"/>
          <w:smallCaps w:val="0"/>
          <w:noProof/>
          <w:sz w:val="22"/>
          <w:szCs w:val="22"/>
          <w:lang w:val="en-CA" w:eastAsia="zh-CN"/>
        </w:rPr>
        <w:tab/>
      </w:r>
      <w:r>
        <w:rPr>
          <w:noProof/>
          <w:lang w:eastAsia="zh-CN"/>
        </w:rPr>
        <w:t>Density dependent flow and conservative solute transport</w:t>
      </w:r>
      <w:r>
        <w:rPr>
          <w:noProof/>
        </w:rPr>
        <w:tab/>
      </w:r>
      <w:r>
        <w:rPr>
          <w:noProof/>
        </w:rPr>
        <w:fldChar w:fldCharType="begin"/>
      </w:r>
      <w:r>
        <w:rPr>
          <w:noProof/>
        </w:rPr>
        <w:instrText xml:space="preserve"> PAGEREF _Toc520374692 \h </w:instrText>
      </w:r>
      <w:r>
        <w:rPr>
          <w:noProof/>
        </w:rPr>
      </w:r>
      <w:r>
        <w:rPr>
          <w:noProof/>
        </w:rPr>
        <w:fldChar w:fldCharType="separate"/>
      </w:r>
      <w:r w:rsidR="00B560DA">
        <w:rPr>
          <w:noProof/>
        </w:rPr>
        <w:t>3-173</w:t>
      </w:r>
      <w:r>
        <w:rPr>
          <w:noProof/>
        </w:rPr>
        <w:fldChar w:fldCharType="end"/>
      </w:r>
    </w:p>
    <w:p w14:paraId="2BA5614B"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3.3.1</w:t>
      </w:r>
      <w:r>
        <w:rPr>
          <w:rFonts w:asciiTheme="minorHAnsi" w:hAnsiTheme="minorHAnsi" w:cstheme="minorBidi"/>
          <w:i w:val="0"/>
          <w:noProof/>
          <w:sz w:val="22"/>
          <w:szCs w:val="22"/>
          <w:lang w:val="en-CA" w:eastAsia="zh-CN"/>
        </w:rPr>
        <w:tab/>
      </w:r>
      <w:r>
        <w:rPr>
          <w:noProof/>
        </w:rPr>
        <w:t>Box problems – Hydrostatic box test (Diersch)</w:t>
      </w:r>
      <w:r>
        <w:rPr>
          <w:noProof/>
        </w:rPr>
        <w:tab/>
      </w:r>
      <w:r>
        <w:rPr>
          <w:noProof/>
        </w:rPr>
        <w:fldChar w:fldCharType="begin"/>
      </w:r>
      <w:r>
        <w:rPr>
          <w:noProof/>
        </w:rPr>
        <w:instrText xml:space="preserve"> PAGEREF _Toc520374693 \h </w:instrText>
      </w:r>
      <w:r>
        <w:rPr>
          <w:noProof/>
        </w:rPr>
      </w:r>
      <w:r>
        <w:rPr>
          <w:noProof/>
        </w:rPr>
        <w:fldChar w:fldCharType="separate"/>
      </w:r>
      <w:r w:rsidR="00B560DA">
        <w:rPr>
          <w:noProof/>
        </w:rPr>
        <w:t>3-173</w:t>
      </w:r>
      <w:r>
        <w:rPr>
          <w:noProof/>
        </w:rPr>
        <w:fldChar w:fldCharType="end"/>
      </w:r>
    </w:p>
    <w:p w14:paraId="0292384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_Toc520374694 \h </w:instrText>
      </w:r>
      <w:r>
        <w:rPr>
          <w:noProof/>
        </w:rPr>
      </w:r>
      <w:r>
        <w:rPr>
          <w:noProof/>
        </w:rPr>
        <w:fldChar w:fldCharType="separate"/>
      </w:r>
      <w:r w:rsidR="00B560DA">
        <w:rPr>
          <w:noProof/>
        </w:rPr>
        <w:t>3-173</w:t>
      </w:r>
      <w:r>
        <w:rPr>
          <w:noProof/>
        </w:rPr>
        <w:fldChar w:fldCharType="end"/>
      </w:r>
    </w:p>
    <w:p w14:paraId="3E8631A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_Toc520374695 \h </w:instrText>
      </w:r>
      <w:r>
        <w:rPr>
          <w:noProof/>
        </w:rPr>
      </w:r>
      <w:r>
        <w:rPr>
          <w:noProof/>
        </w:rPr>
        <w:fldChar w:fldCharType="separate"/>
      </w:r>
      <w:r w:rsidR="00B560DA">
        <w:rPr>
          <w:noProof/>
        </w:rPr>
        <w:t>3-173</w:t>
      </w:r>
      <w:r>
        <w:rPr>
          <w:noProof/>
        </w:rPr>
        <w:fldChar w:fldCharType="end"/>
      </w:r>
    </w:p>
    <w:p w14:paraId="3D2B5AB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_Toc520374696 \h </w:instrText>
      </w:r>
      <w:r>
        <w:rPr>
          <w:noProof/>
        </w:rPr>
      </w:r>
      <w:r>
        <w:rPr>
          <w:noProof/>
        </w:rPr>
        <w:fldChar w:fldCharType="separate"/>
      </w:r>
      <w:r w:rsidR="00B560DA">
        <w:rPr>
          <w:noProof/>
        </w:rPr>
        <w:t>3-173</w:t>
      </w:r>
      <w:r>
        <w:rPr>
          <w:noProof/>
        </w:rPr>
        <w:fldChar w:fldCharType="end"/>
      </w:r>
    </w:p>
    <w:p w14:paraId="4343EBC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_Toc520374697 \h </w:instrText>
      </w:r>
      <w:r>
        <w:rPr>
          <w:noProof/>
        </w:rPr>
      </w:r>
      <w:r>
        <w:rPr>
          <w:noProof/>
        </w:rPr>
        <w:fldChar w:fldCharType="separate"/>
      </w:r>
      <w:r w:rsidR="00B560DA">
        <w:rPr>
          <w:noProof/>
        </w:rPr>
        <w:t>3-174</w:t>
      </w:r>
      <w:r>
        <w:rPr>
          <w:noProof/>
        </w:rPr>
        <w:fldChar w:fldCharType="end"/>
      </w:r>
    </w:p>
    <w:p w14:paraId="1FBA291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_Toc520374698 \h </w:instrText>
      </w:r>
      <w:r>
        <w:rPr>
          <w:noProof/>
        </w:rPr>
      </w:r>
      <w:r>
        <w:rPr>
          <w:noProof/>
        </w:rPr>
        <w:fldChar w:fldCharType="separate"/>
      </w:r>
      <w:r w:rsidR="00B560DA">
        <w:rPr>
          <w:noProof/>
        </w:rPr>
        <w:t>3-175</w:t>
      </w:r>
      <w:r>
        <w:rPr>
          <w:noProof/>
        </w:rPr>
        <w:fldChar w:fldCharType="end"/>
      </w:r>
    </w:p>
    <w:p w14:paraId="43C5FB84"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3.3.2</w:t>
      </w:r>
      <w:r>
        <w:rPr>
          <w:rFonts w:asciiTheme="minorHAnsi" w:hAnsiTheme="minorHAnsi" w:cstheme="minorBidi"/>
          <w:i w:val="0"/>
          <w:noProof/>
          <w:sz w:val="22"/>
          <w:szCs w:val="22"/>
          <w:lang w:val="en-CA" w:eastAsia="zh-CN"/>
        </w:rPr>
        <w:tab/>
      </w:r>
      <w:r>
        <w:rPr>
          <w:noProof/>
          <w:lang w:eastAsia="zh-CN"/>
        </w:rPr>
        <w:t>Hydrostatic box problem (Voss)</w:t>
      </w:r>
      <w:r>
        <w:rPr>
          <w:noProof/>
        </w:rPr>
        <w:tab/>
      </w:r>
      <w:r>
        <w:rPr>
          <w:noProof/>
        </w:rPr>
        <w:fldChar w:fldCharType="begin"/>
      </w:r>
      <w:r>
        <w:rPr>
          <w:noProof/>
        </w:rPr>
        <w:instrText xml:space="preserve"> PAGEREF _Toc520374699 \h </w:instrText>
      </w:r>
      <w:r>
        <w:rPr>
          <w:noProof/>
        </w:rPr>
      </w:r>
      <w:r>
        <w:rPr>
          <w:noProof/>
        </w:rPr>
        <w:fldChar w:fldCharType="separate"/>
      </w:r>
      <w:r w:rsidR="00B560DA">
        <w:rPr>
          <w:noProof/>
        </w:rPr>
        <w:t>3-176</w:t>
      </w:r>
      <w:r>
        <w:rPr>
          <w:noProof/>
        </w:rPr>
        <w:fldChar w:fldCharType="end"/>
      </w:r>
    </w:p>
    <w:p w14:paraId="1D4ED35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_Toc520374700 \h </w:instrText>
      </w:r>
      <w:r>
        <w:rPr>
          <w:noProof/>
        </w:rPr>
      </w:r>
      <w:r>
        <w:rPr>
          <w:noProof/>
        </w:rPr>
        <w:fldChar w:fldCharType="separate"/>
      </w:r>
      <w:r w:rsidR="00B560DA">
        <w:rPr>
          <w:noProof/>
        </w:rPr>
        <w:t>3-176</w:t>
      </w:r>
      <w:r>
        <w:rPr>
          <w:noProof/>
        </w:rPr>
        <w:fldChar w:fldCharType="end"/>
      </w:r>
    </w:p>
    <w:p w14:paraId="740E890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_Toc520374701 \h </w:instrText>
      </w:r>
      <w:r>
        <w:rPr>
          <w:noProof/>
        </w:rPr>
      </w:r>
      <w:r>
        <w:rPr>
          <w:noProof/>
        </w:rPr>
        <w:fldChar w:fldCharType="separate"/>
      </w:r>
      <w:r w:rsidR="00B560DA">
        <w:rPr>
          <w:noProof/>
        </w:rPr>
        <w:t>3-176</w:t>
      </w:r>
      <w:r>
        <w:rPr>
          <w:noProof/>
        </w:rPr>
        <w:fldChar w:fldCharType="end"/>
      </w:r>
    </w:p>
    <w:p w14:paraId="6CAB6B8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3.3.2.3</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_Toc520374702 \h </w:instrText>
      </w:r>
      <w:r>
        <w:rPr>
          <w:noProof/>
        </w:rPr>
      </w:r>
      <w:r>
        <w:rPr>
          <w:noProof/>
        </w:rPr>
        <w:fldChar w:fldCharType="separate"/>
      </w:r>
      <w:r w:rsidR="00B560DA">
        <w:rPr>
          <w:noProof/>
        </w:rPr>
        <w:t>3-176</w:t>
      </w:r>
      <w:r>
        <w:rPr>
          <w:noProof/>
        </w:rPr>
        <w:fldChar w:fldCharType="end"/>
      </w:r>
    </w:p>
    <w:p w14:paraId="07498E8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3.3.2.4</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_Toc520374703 \h </w:instrText>
      </w:r>
      <w:r>
        <w:rPr>
          <w:noProof/>
        </w:rPr>
      </w:r>
      <w:r>
        <w:rPr>
          <w:noProof/>
        </w:rPr>
        <w:fldChar w:fldCharType="separate"/>
      </w:r>
      <w:r w:rsidR="00B560DA">
        <w:rPr>
          <w:noProof/>
        </w:rPr>
        <w:t>3-177</w:t>
      </w:r>
      <w:r>
        <w:rPr>
          <w:noProof/>
        </w:rPr>
        <w:fldChar w:fldCharType="end"/>
      </w:r>
    </w:p>
    <w:p w14:paraId="2BEDEBEC"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3.4</w:t>
      </w:r>
      <w:r>
        <w:rPr>
          <w:rFonts w:asciiTheme="minorHAnsi" w:hAnsiTheme="minorHAnsi" w:cstheme="minorBidi"/>
          <w:smallCaps w:val="0"/>
          <w:noProof/>
          <w:sz w:val="22"/>
          <w:szCs w:val="22"/>
          <w:lang w:val="en-CA" w:eastAsia="zh-CN"/>
        </w:rPr>
        <w:tab/>
      </w:r>
      <w:r>
        <w:rPr>
          <w:noProof/>
        </w:rPr>
        <w:t>Multicomponent reactive transport</w:t>
      </w:r>
      <w:r>
        <w:rPr>
          <w:noProof/>
        </w:rPr>
        <w:tab/>
      </w:r>
      <w:r>
        <w:rPr>
          <w:noProof/>
        </w:rPr>
        <w:fldChar w:fldCharType="begin"/>
      </w:r>
      <w:r>
        <w:rPr>
          <w:noProof/>
        </w:rPr>
        <w:instrText xml:space="preserve"> PAGEREF _Toc520374704 \h </w:instrText>
      </w:r>
      <w:r>
        <w:rPr>
          <w:noProof/>
        </w:rPr>
      </w:r>
      <w:r>
        <w:rPr>
          <w:noProof/>
        </w:rPr>
        <w:fldChar w:fldCharType="separate"/>
      </w:r>
      <w:r w:rsidR="00B560DA">
        <w:rPr>
          <w:noProof/>
        </w:rPr>
        <w:t>3-178</w:t>
      </w:r>
      <w:r>
        <w:rPr>
          <w:noProof/>
        </w:rPr>
        <w:fldChar w:fldCharType="end"/>
      </w:r>
    </w:p>
    <w:p w14:paraId="61808184"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3.4.1</w:t>
      </w:r>
      <w:r>
        <w:rPr>
          <w:rFonts w:asciiTheme="minorHAnsi" w:hAnsiTheme="minorHAnsi" w:cstheme="minorBidi"/>
          <w:i w:val="0"/>
          <w:noProof/>
          <w:sz w:val="22"/>
          <w:szCs w:val="22"/>
          <w:lang w:val="en-CA" w:eastAsia="zh-CN"/>
        </w:rPr>
        <w:tab/>
      </w:r>
      <w:r>
        <w:rPr>
          <w:noProof/>
        </w:rPr>
        <w:t>1D advective-dispersive transport with aqueous complexation</w:t>
      </w:r>
      <w:r>
        <w:rPr>
          <w:noProof/>
        </w:rPr>
        <w:tab/>
      </w:r>
      <w:r>
        <w:rPr>
          <w:noProof/>
        </w:rPr>
        <w:fldChar w:fldCharType="begin"/>
      </w:r>
      <w:r>
        <w:rPr>
          <w:noProof/>
        </w:rPr>
        <w:instrText xml:space="preserve"> PAGEREF _Toc520374705 \h </w:instrText>
      </w:r>
      <w:r>
        <w:rPr>
          <w:noProof/>
        </w:rPr>
      </w:r>
      <w:r>
        <w:rPr>
          <w:noProof/>
        </w:rPr>
        <w:fldChar w:fldCharType="separate"/>
      </w:r>
      <w:r w:rsidR="00B560DA">
        <w:rPr>
          <w:noProof/>
        </w:rPr>
        <w:t>3-178</w:t>
      </w:r>
      <w:r>
        <w:rPr>
          <w:noProof/>
        </w:rPr>
        <w:fldChar w:fldCharType="end"/>
      </w:r>
    </w:p>
    <w:p w14:paraId="19F59B6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_Toc520374706 \h </w:instrText>
      </w:r>
      <w:r>
        <w:rPr>
          <w:noProof/>
        </w:rPr>
      </w:r>
      <w:r>
        <w:rPr>
          <w:noProof/>
        </w:rPr>
        <w:fldChar w:fldCharType="separate"/>
      </w:r>
      <w:r w:rsidR="00B560DA">
        <w:rPr>
          <w:noProof/>
        </w:rPr>
        <w:t>3-179</w:t>
      </w:r>
      <w:r>
        <w:rPr>
          <w:noProof/>
        </w:rPr>
        <w:fldChar w:fldCharType="end"/>
      </w:r>
    </w:p>
    <w:p w14:paraId="7E58120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_Toc520374707 \h </w:instrText>
      </w:r>
      <w:r>
        <w:rPr>
          <w:noProof/>
        </w:rPr>
      </w:r>
      <w:r>
        <w:rPr>
          <w:noProof/>
        </w:rPr>
        <w:fldChar w:fldCharType="separate"/>
      </w:r>
      <w:r w:rsidR="00B560DA">
        <w:rPr>
          <w:noProof/>
        </w:rPr>
        <w:t>3-179</w:t>
      </w:r>
      <w:r>
        <w:rPr>
          <w:noProof/>
        </w:rPr>
        <w:fldChar w:fldCharType="end"/>
      </w:r>
    </w:p>
    <w:p w14:paraId="13B7FB7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_Toc520374708 \h </w:instrText>
      </w:r>
      <w:r>
        <w:rPr>
          <w:noProof/>
        </w:rPr>
      </w:r>
      <w:r>
        <w:rPr>
          <w:noProof/>
        </w:rPr>
        <w:fldChar w:fldCharType="separate"/>
      </w:r>
      <w:r w:rsidR="00B560DA">
        <w:rPr>
          <w:noProof/>
        </w:rPr>
        <w:t>3-179</w:t>
      </w:r>
      <w:r>
        <w:rPr>
          <w:noProof/>
        </w:rPr>
        <w:fldChar w:fldCharType="end"/>
      </w:r>
    </w:p>
    <w:p w14:paraId="1437FB1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_Toc520374709 \h </w:instrText>
      </w:r>
      <w:r>
        <w:rPr>
          <w:noProof/>
        </w:rPr>
      </w:r>
      <w:r>
        <w:rPr>
          <w:noProof/>
        </w:rPr>
        <w:fldChar w:fldCharType="separate"/>
      </w:r>
      <w:r w:rsidR="00B560DA">
        <w:rPr>
          <w:noProof/>
        </w:rPr>
        <w:t>3-180</w:t>
      </w:r>
      <w:r>
        <w:rPr>
          <w:noProof/>
        </w:rPr>
        <w:fldChar w:fldCharType="end"/>
      </w:r>
    </w:p>
    <w:p w14:paraId="42A8BE4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_Toc520374710 \h </w:instrText>
      </w:r>
      <w:r>
        <w:rPr>
          <w:noProof/>
        </w:rPr>
      </w:r>
      <w:r>
        <w:rPr>
          <w:noProof/>
        </w:rPr>
        <w:fldChar w:fldCharType="separate"/>
      </w:r>
      <w:r w:rsidR="00B560DA">
        <w:rPr>
          <w:noProof/>
        </w:rPr>
        <w:t>3-180</w:t>
      </w:r>
      <w:r>
        <w:rPr>
          <w:noProof/>
        </w:rPr>
        <w:fldChar w:fldCharType="end"/>
      </w:r>
    </w:p>
    <w:p w14:paraId="5E97AB16"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3.4.2</w:t>
      </w:r>
      <w:r>
        <w:rPr>
          <w:rFonts w:asciiTheme="minorHAnsi" w:hAnsiTheme="minorHAnsi" w:cstheme="minorBidi"/>
          <w:i w:val="0"/>
          <w:noProof/>
          <w:sz w:val="22"/>
          <w:szCs w:val="22"/>
          <w:lang w:val="en-CA" w:eastAsia="zh-CN"/>
        </w:rPr>
        <w:tab/>
      </w:r>
      <w:r>
        <w:rPr>
          <w:noProof/>
        </w:rPr>
        <w:t>2D advective-dispersive transport with aqueous complexation</w:t>
      </w:r>
      <w:r>
        <w:rPr>
          <w:noProof/>
        </w:rPr>
        <w:tab/>
      </w:r>
      <w:r>
        <w:rPr>
          <w:noProof/>
        </w:rPr>
        <w:fldChar w:fldCharType="begin"/>
      </w:r>
      <w:r>
        <w:rPr>
          <w:noProof/>
        </w:rPr>
        <w:instrText xml:space="preserve"> PAGEREF _Toc520374711 \h </w:instrText>
      </w:r>
      <w:r>
        <w:rPr>
          <w:noProof/>
        </w:rPr>
      </w:r>
      <w:r>
        <w:rPr>
          <w:noProof/>
        </w:rPr>
        <w:fldChar w:fldCharType="separate"/>
      </w:r>
      <w:r w:rsidR="00B560DA">
        <w:rPr>
          <w:noProof/>
        </w:rPr>
        <w:t>3-180</w:t>
      </w:r>
      <w:r>
        <w:rPr>
          <w:noProof/>
        </w:rPr>
        <w:fldChar w:fldCharType="end"/>
      </w:r>
    </w:p>
    <w:p w14:paraId="7B8B654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_Toc520374712 \h </w:instrText>
      </w:r>
      <w:r>
        <w:rPr>
          <w:noProof/>
        </w:rPr>
      </w:r>
      <w:r>
        <w:rPr>
          <w:noProof/>
        </w:rPr>
        <w:fldChar w:fldCharType="separate"/>
      </w:r>
      <w:r w:rsidR="00B560DA">
        <w:rPr>
          <w:noProof/>
        </w:rPr>
        <w:t>3-180</w:t>
      </w:r>
      <w:r>
        <w:rPr>
          <w:noProof/>
        </w:rPr>
        <w:fldChar w:fldCharType="end"/>
      </w:r>
    </w:p>
    <w:p w14:paraId="2DB9190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3.4.2.2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_Toc520374713 \h </w:instrText>
      </w:r>
      <w:r>
        <w:rPr>
          <w:noProof/>
        </w:rPr>
      </w:r>
      <w:r>
        <w:rPr>
          <w:noProof/>
        </w:rPr>
        <w:fldChar w:fldCharType="separate"/>
      </w:r>
      <w:r w:rsidR="00B560DA">
        <w:rPr>
          <w:noProof/>
        </w:rPr>
        <w:t>3-180</w:t>
      </w:r>
      <w:r>
        <w:rPr>
          <w:noProof/>
        </w:rPr>
        <w:fldChar w:fldCharType="end"/>
      </w:r>
    </w:p>
    <w:p w14:paraId="3102F3D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_Toc520374714 \h </w:instrText>
      </w:r>
      <w:r>
        <w:rPr>
          <w:noProof/>
        </w:rPr>
      </w:r>
      <w:r>
        <w:rPr>
          <w:noProof/>
        </w:rPr>
        <w:fldChar w:fldCharType="separate"/>
      </w:r>
      <w:r w:rsidR="00B560DA">
        <w:rPr>
          <w:noProof/>
        </w:rPr>
        <w:t>3-182</w:t>
      </w:r>
      <w:r>
        <w:rPr>
          <w:noProof/>
        </w:rPr>
        <w:fldChar w:fldCharType="end"/>
      </w:r>
    </w:p>
    <w:p w14:paraId="5951836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_Toc520374715 \h </w:instrText>
      </w:r>
      <w:r>
        <w:rPr>
          <w:noProof/>
        </w:rPr>
      </w:r>
      <w:r>
        <w:rPr>
          <w:noProof/>
        </w:rPr>
        <w:fldChar w:fldCharType="separate"/>
      </w:r>
      <w:r w:rsidR="00B560DA">
        <w:rPr>
          <w:noProof/>
        </w:rPr>
        <w:t>3-182</w:t>
      </w:r>
      <w:r>
        <w:rPr>
          <w:noProof/>
        </w:rPr>
        <w:fldChar w:fldCharType="end"/>
      </w:r>
    </w:p>
    <w:p w14:paraId="272BE44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_Toc520374716 \h </w:instrText>
      </w:r>
      <w:r>
        <w:rPr>
          <w:noProof/>
        </w:rPr>
      </w:r>
      <w:r>
        <w:rPr>
          <w:noProof/>
        </w:rPr>
        <w:fldChar w:fldCharType="separate"/>
      </w:r>
      <w:r w:rsidR="00B560DA">
        <w:rPr>
          <w:noProof/>
        </w:rPr>
        <w:t>3-182</w:t>
      </w:r>
      <w:r>
        <w:rPr>
          <w:noProof/>
        </w:rPr>
        <w:fldChar w:fldCharType="end"/>
      </w:r>
    </w:p>
    <w:p w14:paraId="59E094E3"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3.4.3</w:t>
      </w:r>
      <w:r>
        <w:rPr>
          <w:rFonts w:asciiTheme="minorHAnsi" w:hAnsiTheme="minorHAnsi" w:cstheme="minorBidi"/>
          <w:i w:val="0"/>
          <w:noProof/>
          <w:sz w:val="22"/>
          <w:szCs w:val="22"/>
          <w:lang w:val="en-CA" w:eastAsia="zh-CN"/>
        </w:rPr>
        <w:tab/>
      </w:r>
      <w:r>
        <w:rPr>
          <w:noProof/>
        </w:rPr>
        <w:t>Spatial averaging methods for diffusion coefficients</w:t>
      </w:r>
      <w:r>
        <w:rPr>
          <w:noProof/>
        </w:rPr>
        <w:tab/>
      </w:r>
      <w:r>
        <w:rPr>
          <w:noProof/>
        </w:rPr>
        <w:fldChar w:fldCharType="begin"/>
      </w:r>
      <w:r>
        <w:rPr>
          <w:noProof/>
        </w:rPr>
        <w:instrText xml:space="preserve"> PAGEREF _Toc520374717 \h </w:instrText>
      </w:r>
      <w:r>
        <w:rPr>
          <w:noProof/>
        </w:rPr>
      </w:r>
      <w:r>
        <w:rPr>
          <w:noProof/>
        </w:rPr>
        <w:fldChar w:fldCharType="separate"/>
      </w:r>
      <w:r w:rsidR="00B560DA">
        <w:rPr>
          <w:noProof/>
        </w:rPr>
        <w:t>3-183</w:t>
      </w:r>
      <w:r>
        <w:rPr>
          <w:noProof/>
        </w:rPr>
        <w:fldChar w:fldCharType="end"/>
      </w:r>
    </w:p>
    <w:p w14:paraId="17BCAB4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_Toc520374718 \h </w:instrText>
      </w:r>
      <w:r>
        <w:rPr>
          <w:noProof/>
        </w:rPr>
      </w:r>
      <w:r>
        <w:rPr>
          <w:noProof/>
        </w:rPr>
        <w:fldChar w:fldCharType="separate"/>
      </w:r>
      <w:r w:rsidR="00B560DA">
        <w:rPr>
          <w:noProof/>
        </w:rPr>
        <w:t>3-183</w:t>
      </w:r>
      <w:r>
        <w:rPr>
          <w:noProof/>
        </w:rPr>
        <w:fldChar w:fldCharType="end"/>
      </w:r>
    </w:p>
    <w:p w14:paraId="3C044C7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_Toc520374719 \h </w:instrText>
      </w:r>
      <w:r>
        <w:rPr>
          <w:noProof/>
        </w:rPr>
      </w:r>
      <w:r>
        <w:rPr>
          <w:noProof/>
        </w:rPr>
        <w:fldChar w:fldCharType="separate"/>
      </w:r>
      <w:r w:rsidR="00B560DA">
        <w:rPr>
          <w:noProof/>
        </w:rPr>
        <w:t>3-183</w:t>
      </w:r>
      <w:r>
        <w:rPr>
          <w:noProof/>
        </w:rPr>
        <w:fldChar w:fldCharType="end"/>
      </w:r>
    </w:p>
    <w:p w14:paraId="0BF7350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_Toc520374720 \h </w:instrText>
      </w:r>
      <w:r>
        <w:rPr>
          <w:noProof/>
        </w:rPr>
      </w:r>
      <w:r>
        <w:rPr>
          <w:noProof/>
        </w:rPr>
        <w:fldChar w:fldCharType="separate"/>
      </w:r>
      <w:r w:rsidR="00B560DA">
        <w:rPr>
          <w:noProof/>
        </w:rPr>
        <w:t>3-183</w:t>
      </w:r>
      <w:r>
        <w:rPr>
          <w:noProof/>
        </w:rPr>
        <w:fldChar w:fldCharType="end"/>
      </w:r>
    </w:p>
    <w:p w14:paraId="25B8EF7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3.4.3.4</w:t>
      </w:r>
      <w:r>
        <w:rPr>
          <w:rFonts w:asciiTheme="minorHAnsi" w:hAnsiTheme="minorHAnsi" w:cstheme="minorBidi"/>
          <w:noProof/>
          <w:sz w:val="22"/>
          <w:szCs w:val="22"/>
          <w:lang w:val="en-CA" w:eastAsia="zh-CN"/>
        </w:rPr>
        <w:tab/>
      </w:r>
      <w:r>
        <w:rPr>
          <w:noProof/>
        </w:rPr>
        <w:t>Averaging methods for effective diffusion coefficient</w:t>
      </w:r>
      <w:r>
        <w:rPr>
          <w:noProof/>
        </w:rPr>
        <w:tab/>
      </w:r>
      <w:r>
        <w:rPr>
          <w:noProof/>
        </w:rPr>
        <w:fldChar w:fldCharType="begin"/>
      </w:r>
      <w:r>
        <w:rPr>
          <w:noProof/>
        </w:rPr>
        <w:instrText xml:space="preserve"> PAGEREF _Toc520374721 \h </w:instrText>
      </w:r>
      <w:r>
        <w:rPr>
          <w:noProof/>
        </w:rPr>
      </w:r>
      <w:r>
        <w:rPr>
          <w:noProof/>
        </w:rPr>
        <w:fldChar w:fldCharType="separate"/>
      </w:r>
      <w:r w:rsidR="00B560DA">
        <w:rPr>
          <w:noProof/>
        </w:rPr>
        <w:t>3-183</w:t>
      </w:r>
      <w:r>
        <w:rPr>
          <w:noProof/>
        </w:rPr>
        <w:fldChar w:fldCharType="end"/>
      </w:r>
    </w:p>
    <w:p w14:paraId="42C726A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_Toc520374722 \h </w:instrText>
      </w:r>
      <w:r>
        <w:rPr>
          <w:noProof/>
        </w:rPr>
      </w:r>
      <w:r>
        <w:rPr>
          <w:noProof/>
        </w:rPr>
        <w:fldChar w:fldCharType="separate"/>
      </w:r>
      <w:r w:rsidR="00B560DA">
        <w:rPr>
          <w:noProof/>
        </w:rPr>
        <w:t>3-183</w:t>
      </w:r>
      <w:r>
        <w:rPr>
          <w:noProof/>
        </w:rPr>
        <w:fldChar w:fldCharType="end"/>
      </w:r>
    </w:p>
    <w:p w14:paraId="6D22DBF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3.4.3.6</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_Toc520374723 \h </w:instrText>
      </w:r>
      <w:r>
        <w:rPr>
          <w:noProof/>
        </w:rPr>
      </w:r>
      <w:r>
        <w:rPr>
          <w:noProof/>
        </w:rPr>
        <w:fldChar w:fldCharType="separate"/>
      </w:r>
      <w:r w:rsidR="00B560DA">
        <w:rPr>
          <w:noProof/>
        </w:rPr>
        <w:t>3-184</w:t>
      </w:r>
      <w:r>
        <w:rPr>
          <w:noProof/>
        </w:rPr>
        <w:fldChar w:fldCharType="end"/>
      </w:r>
    </w:p>
    <w:p w14:paraId="6D5E5465"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3.4.4</w:t>
      </w:r>
      <w:r>
        <w:rPr>
          <w:rFonts w:asciiTheme="minorHAnsi" w:hAnsiTheme="minorHAnsi" w:cstheme="minorBidi"/>
          <w:i w:val="0"/>
          <w:noProof/>
          <w:sz w:val="22"/>
          <w:szCs w:val="22"/>
          <w:lang w:val="en-CA" w:eastAsia="zh-CN"/>
        </w:rPr>
        <w:tab/>
      </w:r>
      <w:r>
        <w:rPr>
          <w:noProof/>
        </w:rPr>
        <w:t>1D advective-dispersive transport with transient boundary conditions</w:t>
      </w:r>
      <w:r>
        <w:rPr>
          <w:noProof/>
        </w:rPr>
        <w:tab/>
      </w:r>
      <w:r>
        <w:rPr>
          <w:noProof/>
        </w:rPr>
        <w:fldChar w:fldCharType="begin"/>
      </w:r>
      <w:r>
        <w:rPr>
          <w:noProof/>
        </w:rPr>
        <w:instrText xml:space="preserve"> PAGEREF _Toc520374724 \h </w:instrText>
      </w:r>
      <w:r>
        <w:rPr>
          <w:noProof/>
        </w:rPr>
      </w:r>
      <w:r>
        <w:rPr>
          <w:noProof/>
        </w:rPr>
        <w:fldChar w:fldCharType="separate"/>
      </w:r>
      <w:r w:rsidR="00B560DA">
        <w:rPr>
          <w:noProof/>
        </w:rPr>
        <w:t>3-185</w:t>
      </w:r>
      <w:r>
        <w:rPr>
          <w:noProof/>
        </w:rPr>
        <w:fldChar w:fldCharType="end"/>
      </w:r>
    </w:p>
    <w:p w14:paraId="56D89EA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_Toc520374725 \h </w:instrText>
      </w:r>
      <w:r>
        <w:rPr>
          <w:noProof/>
        </w:rPr>
      </w:r>
      <w:r>
        <w:rPr>
          <w:noProof/>
        </w:rPr>
        <w:fldChar w:fldCharType="separate"/>
      </w:r>
      <w:r w:rsidR="00B560DA">
        <w:rPr>
          <w:noProof/>
        </w:rPr>
        <w:t>3-185</w:t>
      </w:r>
      <w:r>
        <w:rPr>
          <w:noProof/>
        </w:rPr>
        <w:fldChar w:fldCharType="end"/>
      </w:r>
    </w:p>
    <w:p w14:paraId="4F4B3F2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_Toc520374726 \h </w:instrText>
      </w:r>
      <w:r>
        <w:rPr>
          <w:noProof/>
        </w:rPr>
      </w:r>
      <w:r>
        <w:rPr>
          <w:noProof/>
        </w:rPr>
        <w:fldChar w:fldCharType="separate"/>
      </w:r>
      <w:r w:rsidR="00B560DA">
        <w:rPr>
          <w:noProof/>
        </w:rPr>
        <w:t>3-185</w:t>
      </w:r>
      <w:r>
        <w:rPr>
          <w:noProof/>
        </w:rPr>
        <w:fldChar w:fldCharType="end"/>
      </w:r>
    </w:p>
    <w:p w14:paraId="14C3079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_Toc520374727 \h </w:instrText>
      </w:r>
      <w:r>
        <w:rPr>
          <w:noProof/>
        </w:rPr>
      </w:r>
      <w:r>
        <w:rPr>
          <w:noProof/>
        </w:rPr>
        <w:fldChar w:fldCharType="separate"/>
      </w:r>
      <w:r w:rsidR="00B560DA">
        <w:rPr>
          <w:noProof/>
        </w:rPr>
        <w:t>3-185</w:t>
      </w:r>
      <w:r>
        <w:rPr>
          <w:noProof/>
        </w:rPr>
        <w:fldChar w:fldCharType="end"/>
      </w:r>
    </w:p>
    <w:p w14:paraId="190659A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_Toc520374728 \h </w:instrText>
      </w:r>
      <w:r>
        <w:rPr>
          <w:noProof/>
        </w:rPr>
      </w:r>
      <w:r>
        <w:rPr>
          <w:noProof/>
        </w:rPr>
        <w:fldChar w:fldCharType="separate"/>
      </w:r>
      <w:r w:rsidR="00B560DA">
        <w:rPr>
          <w:noProof/>
        </w:rPr>
        <w:t>3-187</w:t>
      </w:r>
      <w:r>
        <w:rPr>
          <w:noProof/>
        </w:rPr>
        <w:fldChar w:fldCharType="end"/>
      </w:r>
    </w:p>
    <w:p w14:paraId="23AA784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_Toc520374729 \h </w:instrText>
      </w:r>
      <w:r>
        <w:rPr>
          <w:noProof/>
        </w:rPr>
      </w:r>
      <w:r>
        <w:rPr>
          <w:noProof/>
        </w:rPr>
        <w:fldChar w:fldCharType="separate"/>
      </w:r>
      <w:r w:rsidR="00B560DA">
        <w:rPr>
          <w:noProof/>
        </w:rPr>
        <w:t>3-187</w:t>
      </w:r>
      <w:r>
        <w:rPr>
          <w:noProof/>
        </w:rPr>
        <w:fldChar w:fldCharType="end"/>
      </w:r>
    </w:p>
    <w:p w14:paraId="5DD4BAAB"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3.4.5</w:t>
      </w:r>
      <w:r>
        <w:rPr>
          <w:rFonts w:asciiTheme="minorHAnsi" w:hAnsiTheme="minorHAnsi" w:cstheme="minorBidi"/>
          <w:i w:val="0"/>
          <w:noProof/>
          <w:sz w:val="22"/>
          <w:szCs w:val="22"/>
          <w:lang w:val="en-CA" w:eastAsia="zh-CN"/>
        </w:rPr>
        <w:tab/>
      </w:r>
      <w:r>
        <w:rPr>
          <w:noProof/>
        </w:rPr>
        <w:t>1D advective-dispersive transport with aqueous complexation and mineral dissolution-precipitation</w:t>
      </w:r>
      <w:r>
        <w:rPr>
          <w:noProof/>
        </w:rPr>
        <w:tab/>
      </w:r>
      <w:r>
        <w:rPr>
          <w:noProof/>
        </w:rPr>
        <w:fldChar w:fldCharType="begin"/>
      </w:r>
      <w:r>
        <w:rPr>
          <w:noProof/>
        </w:rPr>
        <w:instrText xml:space="preserve"> PAGEREF _Toc520374730 \h </w:instrText>
      </w:r>
      <w:r>
        <w:rPr>
          <w:noProof/>
        </w:rPr>
      </w:r>
      <w:r>
        <w:rPr>
          <w:noProof/>
        </w:rPr>
        <w:fldChar w:fldCharType="separate"/>
      </w:r>
      <w:r w:rsidR="00B560DA">
        <w:rPr>
          <w:noProof/>
        </w:rPr>
        <w:t>3-187</w:t>
      </w:r>
      <w:r>
        <w:rPr>
          <w:noProof/>
        </w:rPr>
        <w:fldChar w:fldCharType="end"/>
      </w:r>
    </w:p>
    <w:p w14:paraId="450A16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_Toc520374731 \h </w:instrText>
      </w:r>
      <w:r>
        <w:rPr>
          <w:noProof/>
        </w:rPr>
      </w:r>
      <w:r>
        <w:rPr>
          <w:noProof/>
        </w:rPr>
        <w:fldChar w:fldCharType="separate"/>
      </w:r>
      <w:r w:rsidR="00B560DA">
        <w:rPr>
          <w:noProof/>
        </w:rPr>
        <w:t>3-187</w:t>
      </w:r>
      <w:r>
        <w:rPr>
          <w:noProof/>
        </w:rPr>
        <w:fldChar w:fldCharType="end"/>
      </w:r>
    </w:p>
    <w:p w14:paraId="2F0EFBC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_Toc520374732 \h </w:instrText>
      </w:r>
      <w:r>
        <w:rPr>
          <w:noProof/>
        </w:rPr>
      </w:r>
      <w:r>
        <w:rPr>
          <w:noProof/>
        </w:rPr>
        <w:fldChar w:fldCharType="separate"/>
      </w:r>
      <w:r w:rsidR="00B560DA">
        <w:rPr>
          <w:noProof/>
        </w:rPr>
        <w:t>3-187</w:t>
      </w:r>
      <w:r>
        <w:rPr>
          <w:noProof/>
        </w:rPr>
        <w:fldChar w:fldCharType="end"/>
      </w:r>
    </w:p>
    <w:p w14:paraId="6CDEE19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_Toc520374733 \h </w:instrText>
      </w:r>
      <w:r>
        <w:rPr>
          <w:noProof/>
        </w:rPr>
      </w:r>
      <w:r>
        <w:rPr>
          <w:noProof/>
        </w:rPr>
        <w:fldChar w:fldCharType="separate"/>
      </w:r>
      <w:r w:rsidR="00B560DA">
        <w:rPr>
          <w:noProof/>
        </w:rPr>
        <w:t>3-188</w:t>
      </w:r>
      <w:r>
        <w:rPr>
          <w:noProof/>
        </w:rPr>
        <w:fldChar w:fldCharType="end"/>
      </w:r>
    </w:p>
    <w:p w14:paraId="3D81D3F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_Toc520374734 \h </w:instrText>
      </w:r>
      <w:r>
        <w:rPr>
          <w:noProof/>
        </w:rPr>
      </w:r>
      <w:r>
        <w:rPr>
          <w:noProof/>
        </w:rPr>
        <w:fldChar w:fldCharType="separate"/>
      </w:r>
      <w:r w:rsidR="00B560DA">
        <w:rPr>
          <w:noProof/>
        </w:rPr>
        <w:t>3-188</w:t>
      </w:r>
      <w:r>
        <w:rPr>
          <w:noProof/>
        </w:rPr>
        <w:fldChar w:fldCharType="end"/>
      </w:r>
    </w:p>
    <w:p w14:paraId="38AEABA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_Toc520374735 \h </w:instrText>
      </w:r>
      <w:r>
        <w:rPr>
          <w:noProof/>
        </w:rPr>
      </w:r>
      <w:r>
        <w:rPr>
          <w:noProof/>
        </w:rPr>
        <w:fldChar w:fldCharType="separate"/>
      </w:r>
      <w:r w:rsidR="00B560DA">
        <w:rPr>
          <w:noProof/>
        </w:rPr>
        <w:t>3-188</w:t>
      </w:r>
      <w:r>
        <w:rPr>
          <w:noProof/>
        </w:rPr>
        <w:fldChar w:fldCharType="end"/>
      </w:r>
    </w:p>
    <w:p w14:paraId="1FFB696E"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3.4.6</w:t>
      </w:r>
      <w:r>
        <w:rPr>
          <w:rFonts w:asciiTheme="minorHAnsi" w:hAnsiTheme="minorHAnsi" w:cstheme="minorBidi"/>
          <w:i w:val="0"/>
          <w:noProof/>
          <w:sz w:val="22"/>
          <w:szCs w:val="22"/>
          <w:lang w:val="en-CA" w:eastAsia="zh-CN"/>
        </w:rPr>
        <w:tab/>
      </w:r>
      <w:r>
        <w:rPr>
          <w:noProof/>
        </w:rPr>
        <w:t>2D advective-dispersive transport with aqueous complexation and mineral dissolution-precipitation</w:t>
      </w:r>
      <w:r>
        <w:rPr>
          <w:noProof/>
        </w:rPr>
        <w:tab/>
      </w:r>
      <w:r>
        <w:rPr>
          <w:noProof/>
        </w:rPr>
        <w:fldChar w:fldCharType="begin"/>
      </w:r>
      <w:r>
        <w:rPr>
          <w:noProof/>
        </w:rPr>
        <w:instrText xml:space="preserve"> PAGEREF _Toc520374736 \h </w:instrText>
      </w:r>
      <w:r>
        <w:rPr>
          <w:noProof/>
        </w:rPr>
      </w:r>
      <w:r>
        <w:rPr>
          <w:noProof/>
        </w:rPr>
        <w:fldChar w:fldCharType="separate"/>
      </w:r>
      <w:r w:rsidR="00B560DA">
        <w:rPr>
          <w:noProof/>
        </w:rPr>
        <w:t>3-189</w:t>
      </w:r>
      <w:r>
        <w:rPr>
          <w:noProof/>
        </w:rPr>
        <w:fldChar w:fldCharType="end"/>
      </w:r>
    </w:p>
    <w:p w14:paraId="0B0852F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_Toc520374737 \h </w:instrText>
      </w:r>
      <w:r>
        <w:rPr>
          <w:noProof/>
        </w:rPr>
      </w:r>
      <w:r>
        <w:rPr>
          <w:noProof/>
        </w:rPr>
        <w:fldChar w:fldCharType="separate"/>
      </w:r>
      <w:r w:rsidR="00B560DA">
        <w:rPr>
          <w:noProof/>
        </w:rPr>
        <w:t>3-189</w:t>
      </w:r>
      <w:r>
        <w:rPr>
          <w:noProof/>
        </w:rPr>
        <w:fldChar w:fldCharType="end"/>
      </w:r>
    </w:p>
    <w:p w14:paraId="5962A0F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_Toc520374738 \h </w:instrText>
      </w:r>
      <w:r>
        <w:rPr>
          <w:noProof/>
        </w:rPr>
      </w:r>
      <w:r>
        <w:rPr>
          <w:noProof/>
        </w:rPr>
        <w:fldChar w:fldCharType="separate"/>
      </w:r>
      <w:r w:rsidR="00B560DA">
        <w:rPr>
          <w:noProof/>
        </w:rPr>
        <w:t>3-189</w:t>
      </w:r>
      <w:r>
        <w:rPr>
          <w:noProof/>
        </w:rPr>
        <w:fldChar w:fldCharType="end"/>
      </w:r>
    </w:p>
    <w:p w14:paraId="37C5430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3.4.6.3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_Toc520374739 \h </w:instrText>
      </w:r>
      <w:r>
        <w:rPr>
          <w:noProof/>
        </w:rPr>
      </w:r>
      <w:r>
        <w:rPr>
          <w:noProof/>
        </w:rPr>
        <w:fldChar w:fldCharType="separate"/>
      </w:r>
      <w:r w:rsidR="00B560DA">
        <w:rPr>
          <w:noProof/>
        </w:rPr>
        <w:t>3-190</w:t>
      </w:r>
      <w:r>
        <w:rPr>
          <w:noProof/>
        </w:rPr>
        <w:fldChar w:fldCharType="end"/>
      </w:r>
    </w:p>
    <w:p w14:paraId="25A81DB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3.4.6.4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_Toc520374740 \h </w:instrText>
      </w:r>
      <w:r>
        <w:rPr>
          <w:noProof/>
        </w:rPr>
      </w:r>
      <w:r>
        <w:rPr>
          <w:noProof/>
        </w:rPr>
        <w:fldChar w:fldCharType="separate"/>
      </w:r>
      <w:r w:rsidR="00B560DA">
        <w:rPr>
          <w:noProof/>
        </w:rPr>
        <w:t>3-190</w:t>
      </w:r>
      <w:r>
        <w:rPr>
          <w:noProof/>
        </w:rPr>
        <w:fldChar w:fldCharType="end"/>
      </w:r>
    </w:p>
    <w:p w14:paraId="3D897AC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3.4.6.5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_Toc520374741 \h </w:instrText>
      </w:r>
      <w:r>
        <w:rPr>
          <w:noProof/>
        </w:rPr>
      </w:r>
      <w:r>
        <w:rPr>
          <w:noProof/>
        </w:rPr>
        <w:fldChar w:fldCharType="separate"/>
      </w:r>
      <w:r w:rsidR="00B560DA">
        <w:rPr>
          <w:noProof/>
        </w:rPr>
        <w:t>3-191</w:t>
      </w:r>
      <w:r>
        <w:rPr>
          <w:noProof/>
        </w:rPr>
        <w:fldChar w:fldCharType="end"/>
      </w:r>
    </w:p>
    <w:p w14:paraId="5E37269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3.4.7</w:t>
      </w:r>
      <w:r>
        <w:rPr>
          <w:rFonts w:asciiTheme="minorHAnsi" w:hAnsiTheme="minorHAnsi" w:cstheme="minorBidi"/>
          <w:i w:val="0"/>
          <w:noProof/>
          <w:sz w:val="22"/>
          <w:szCs w:val="22"/>
          <w:lang w:val="en-CA" w:eastAsia="zh-CN"/>
        </w:rPr>
        <w:tab/>
      </w:r>
      <w:r>
        <w:rPr>
          <w:noProof/>
        </w:rPr>
        <w:t>Mineral weathering in a soil column</w:t>
      </w:r>
      <w:r>
        <w:rPr>
          <w:noProof/>
        </w:rPr>
        <w:tab/>
      </w:r>
      <w:r>
        <w:rPr>
          <w:noProof/>
        </w:rPr>
        <w:fldChar w:fldCharType="begin"/>
      </w:r>
      <w:r>
        <w:rPr>
          <w:noProof/>
        </w:rPr>
        <w:instrText xml:space="preserve"> PAGEREF _Toc520374742 \h </w:instrText>
      </w:r>
      <w:r>
        <w:rPr>
          <w:noProof/>
        </w:rPr>
      </w:r>
      <w:r>
        <w:rPr>
          <w:noProof/>
        </w:rPr>
        <w:fldChar w:fldCharType="separate"/>
      </w:r>
      <w:r w:rsidR="00B560DA">
        <w:rPr>
          <w:noProof/>
        </w:rPr>
        <w:t>3-191</w:t>
      </w:r>
      <w:r>
        <w:rPr>
          <w:noProof/>
        </w:rPr>
        <w:fldChar w:fldCharType="end"/>
      </w:r>
    </w:p>
    <w:p w14:paraId="04CF441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_Toc520374743 \h </w:instrText>
      </w:r>
      <w:r>
        <w:rPr>
          <w:noProof/>
        </w:rPr>
      </w:r>
      <w:r>
        <w:rPr>
          <w:noProof/>
        </w:rPr>
        <w:fldChar w:fldCharType="separate"/>
      </w:r>
      <w:r w:rsidR="00B560DA">
        <w:rPr>
          <w:noProof/>
        </w:rPr>
        <w:t>3-191</w:t>
      </w:r>
      <w:r>
        <w:rPr>
          <w:noProof/>
        </w:rPr>
        <w:fldChar w:fldCharType="end"/>
      </w:r>
    </w:p>
    <w:p w14:paraId="1E74282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3.4.7.2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_Toc520374744 \h </w:instrText>
      </w:r>
      <w:r>
        <w:rPr>
          <w:noProof/>
        </w:rPr>
      </w:r>
      <w:r>
        <w:rPr>
          <w:noProof/>
        </w:rPr>
        <w:fldChar w:fldCharType="separate"/>
      </w:r>
      <w:r w:rsidR="00B560DA">
        <w:rPr>
          <w:noProof/>
        </w:rPr>
        <w:t>3-191</w:t>
      </w:r>
      <w:r>
        <w:rPr>
          <w:noProof/>
        </w:rPr>
        <w:fldChar w:fldCharType="end"/>
      </w:r>
    </w:p>
    <w:p w14:paraId="69346AE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3.4.7.3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_Toc520374745 \h </w:instrText>
      </w:r>
      <w:r>
        <w:rPr>
          <w:noProof/>
        </w:rPr>
      </w:r>
      <w:r>
        <w:rPr>
          <w:noProof/>
        </w:rPr>
        <w:fldChar w:fldCharType="separate"/>
      </w:r>
      <w:r w:rsidR="00B560DA">
        <w:rPr>
          <w:noProof/>
        </w:rPr>
        <w:t>3-192</w:t>
      </w:r>
      <w:r>
        <w:rPr>
          <w:noProof/>
        </w:rPr>
        <w:fldChar w:fldCharType="end"/>
      </w:r>
    </w:p>
    <w:p w14:paraId="1AF615D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3.4.7.4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_Toc520374746 \h </w:instrText>
      </w:r>
      <w:r>
        <w:rPr>
          <w:noProof/>
        </w:rPr>
      </w:r>
      <w:r>
        <w:rPr>
          <w:noProof/>
        </w:rPr>
        <w:fldChar w:fldCharType="separate"/>
      </w:r>
      <w:r w:rsidR="00B560DA">
        <w:rPr>
          <w:noProof/>
        </w:rPr>
        <w:t>3-193</w:t>
      </w:r>
      <w:r>
        <w:rPr>
          <w:noProof/>
        </w:rPr>
        <w:fldChar w:fldCharType="end"/>
      </w:r>
    </w:p>
    <w:p w14:paraId="6DB148A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3.4.7.5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_Toc520374747 \h </w:instrText>
      </w:r>
      <w:r>
        <w:rPr>
          <w:noProof/>
        </w:rPr>
      </w:r>
      <w:r>
        <w:rPr>
          <w:noProof/>
        </w:rPr>
        <w:fldChar w:fldCharType="separate"/>
      </w:r>
      <w:r w:rsidR="00B560DA">
        <w:rPr>
          <w:noProof/>
        </w:rPr>
        <w:t>3-193</w:t>
      </w:r>
      <w:r>
        <w:rPr>
          <w:noProof/>
        </w:rPr>
        <w:fldChar w:fldCharType="end"/>
      </w:r>
    </w:p>
    <w:p w14:paraId="453CFD31"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3.4.8</w:t>
      </w:r>
      <w:r>
        <w:rPr>
          <w:rFonts w:asciiTheme="minorHAnsi" w:hAnsiTheme="minorHAnsi" w:cstheme="minorBidi"/>
          <w:i w:val="0"/>
          <w:noProof/>
          <w:sz w:val="22"/>
          <w:szCs w:val="22"/>
          <w:lang w:val="en-CA" w:eastAsia="zh-CN"/>
        </w:rPr>
        <w:tab/>
      </w:r>
      <w:r>
        <w:rPr>
          <w:noProof/>
        </w:rPr>
        <w:t>1D advective-dispersive transport with binary mono-valent ion exchange</w:t>
      </w:r>
      <w:r>
        <w:rPr>
          <w:noProof/>
        </w:rPr>
        <w:tab/>
      </w:r>
      <w:r>
        <w:rPr>
          <w:noProof/>
        </w:rPr>
        <w:fldChar w:fldCharType="begin"/>
      </w:r>
      <w:r>
        <w:rPr>
          <w:noProof/>
        </w:rPr>
        <w:instrText xml:space="preserve"> PAGEREF _Toc520374748 \h </w:instrText>
      </w:r>
      <w:r>
        <w:rPr>
          <w:noProof/>
        </w:rPr>
      </w:r>
      <w:r>
        <w:rPr>
          <w:noProof/>
        </w:rPr>
        <w:fldChar w:fldCharType="separate"/>
      </w:r>
      <w:r w:rsidR="00B560DA">
        <w:rPr>
          <w:noProof/>
        </w:rPr>
        <w:t>3-194</w:t>
      </w:r>
      <w:r>
        <w:rPr>
          <w:noProof/>
        </w:rPr>
        <w:fldChar w:fldCharType="end"/>
      </w:r>
    </w:p>
    <w:p w14:paraId="4FCA286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3.4.8.1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_Toc520374749 \h </w:instrText>
      </w:r>
      <w:r>
        <w:rPr>
          <w:noProof/>
        </w:rPr>
      </w:r>
      <w:r>
        <w:rPr>
          <w:noProof/>
        </w:rPr>
        <w:fldChar w:fldCharType="separate"/>
      </w:r>
      <w:r w:rsidR="00B560DA">
        <w:rPr>
          <w:noProof/>
        </w:rPr>
        <w:t>3-194</w:t>
      </w:r>
      <w:r>
        <w:rPr>
          <w:noProof/>
        </w:rPr>
        <w:fldChar w:fldCharType="end"/>
      </w:r>
    </w:p>
    <w:p w14:paraId="197DBF7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3.4.8.2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_Toc520374750 \h </w:instrText>
      </w:r>
      <w:r>
        <w:rPr>
          <w:noProof/>
        </w:rPr>
      </w:r>
      <w:r>
        <w:rPr>
          <w:noProof/>
        </w:rPr>
        <w:fldChar w:fldCharType="separate"/>
      </w:r>
      <w:r w:rsidR="00B560DA">
        <w:rPr>
          <w:noProof/>
        </w:rPr>
        <w:t>3-194</w:t>
      </w:r>
      <w:r>
        <w:rPr>
          <w:noProof/>
        </w:rPr>
        <w:fldChar w:fldCharType="end"/>
      </w:r>
    </w:p>
    <w:p w14:paraId="0826A786"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3.4.8.3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_Toc520374751 \h </w:instrText>
      </w:r>
      <w:r>
        <w:rPr>
          <w:noProof/>
        </w:rPr>
      </w:r>
      <w:r>
        <w:rPr>
          <w:noProof/>
        </w:rPr>
        <w:fldChar w:fldCharType="separate"/>
      </w:r>
      <w:r w:rsidR="00B560DA">
        <w:rPr>
          <w:noProof/>
        </w:rPr>
        <w:t>3-195</w:t>
      </w:r>
      <w:r>
        <w:rPr>
          <w:noProof/>
        </w:rPr>
        <w:fldChar w:fldCharType="end"/>
      </w:r>
    </w:p>
    <w:p w14:paraId="4DF5861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3.4.8.4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_Toc520374752 \h </w:instrText>
      </w:r>
      <w:r>
        <w:rPr>
          <w:noProof/>
        </w:rPr>
      </w:r>
      <w:r>
        <w:rPr>
          <w:noProof/>
        </w:rPr>
        <w:fldChar w:fldCharType="separate"/>
      </w:r>
      <w:r w:rsidR="00B560DA">
        <w:rPr>
          <w:noProof/>
        </w:rPr>
        <w:t>3-195</w:t>
      </w:r>
      <w:r>
        <w:rPr>
          <w:noProof/>
        </w:rPr>
        <w:fldChar w:fldCharType="end"/>
      </w:r>
    </w:p>
    <w:p w14:paraId="5F26D67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3.4.8.5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_Toc520374753 \h </w:instrText>
      </w:r>
      <w:r>
        <w:rPr>
          <w:noProof/>
        </w:rPr>
      </w:r>
      <w:r>
        <w:rPr>
          <w:noProof/>
        </w:rPr>
        <w:fldChar w:fldCharType="separate"/>
      </w:r>
      <w:r w:rsidR="00B560DA">
        <w:rPr>
          <w:noProof/>
        </w:rPr>
        <w:t>3-196</w:t>
      </w:r>
      <w:r>
        <w:rPr>
          <w:noProof/>
        </w:rPr>
        <w:fldChar w:fldCharType="end"/>
      </w:r>
    </w:p>
    <w:p w14:paraId="6FFF259E"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3.4.9</w:t>
      </w:r>
      <w:r>
        <w:rPr>
          <w:rFonts w:asciiTheme="minorHAnsi" w:hAnsiTheme="minorHAnsi" w:cstheme="minorBidi"/>
          <w:i w:val="0"/>
          <w:noProof/>
          <w:sz w:val="22"/>
          <w:szCs w:val="22"/>
          <w:lang w:val="en-CA" w:eastAsia="zh-CN"/>
        </w:rPr>
        <w:tab/>
      </w:r>
      <w:r>
        <w:rPr>
          <w:noProof/>
        </w:rPr>
        <w:t>1D advective-dispersive transport including Monod kinetics, degradation of organic contaminants</w:t>
      </w:r>
      <w:r>
        <w:rPr>
          <w:noProof/>
        </w:rPr>
        <w:tab/>
      </w:r>
      <w:r>
        <w:rPr>
          <w:noProof/>
        </w:rPr>
        <w:fldChar w:fldCharType="begin"/>
      </w:r>
      <w:r>
        <w:rPr>
          <w:noProof/>
        </w:rPr>
        <w:instrText xml:space="preserve"> PAGEREF _Toc520374754 \h </w:instrText>
      </w:r>
      <w:r>
        <w:rPr>
          <w:noProof/>
        </w:rPr>
      </w:r>
      <w:r>
        <w:rPr>
          <w:noProof/>
        </w:rPr>
        <w:fldChar w:fldCharType="separate"/>
      </w:r>
      <w:r w:rsidR="00B560DA">
        <w:rPr>
          <w:noProof/>
        </w:rPr>
        <w:t>3-197</w:t>
      </w:r>
      <w:r>
        <w:rPr>
          <w:noProof/>
        </w:rPr>
        <w:fldChar w:fldCharType="end"/>
      </w:r>
    </w:p>
    <w:p w14:paraId="2A52FEA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3.4.9.1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_Toc520374755 \h </w:instrText>
      </w:r>
      <w:r>
        <w:rPr>
          <w:noProof/>
        </w:rPr>
      </w:r>
      <w:r>
        <w:rPr>
          <w:noProof/>
        </w:rPr>
        <w:fldChar w:fldCharType="separate"/>
      </w:r>
      <w:r w:rsidR="00B560DA">
        <w:rPr>
          <w:noProof/>
        </w:rPr>
        <w:t>3-197</w:t>
      </w:r>
      <w:r>
        <w:rPr>
          <w:noProof/>
        </w:rPr>
        <w:fldChar w:fldCharType="end"/>
      </w:r>
    </w:p>
    <w:p w14:paraId="4D0142C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3.4.9.2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_Toc520374756 \h </w:instrText>
      </w:r>
      <w:r>
        <w:rPr>
          <w:noProof/>
        </w:rPr>
      </w:r>
      <w:r>
        <w:rPr>
          <w:noProof/>
        </w:rPr>
        <w:fldChar w:fldCharType="separate"/>
      </w:r>
      <w:r w:rsidR="00B560DA">
        <w:rPr>
          <w:noProof/>
        </w:rPr>
        <w:t>3-197</w:t>
      </w:r>
      <w:r>
        <w:rPr>
          <w:noProof/>
        </w:rPr>
        <w:fldChar w:fldCharType="end"/>
      </w:r>
    </w:p>
    <w:p w14:paraId="446BF03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3.4.9.3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_Toc520374757 \h </w:instrText>
      </w:r>
      <w:r>
        <w:rPr>
          <w:noProof/>
        </w:rPr>
      </w:r>
      <w:r>
        <w:rPr>
          <w:noProof/>
        </w:rPr>
        <w:fldChar w:fldCharType="separate"/>
      </w:r>
      <w:r w:rsidR="00B560DA">
        <w:rPr>
          <w:noProof/>
        </w:rPr>
        <w:t>3-197</w:t>
      </w:r>
      <w:r>
        <w:rPr>
          <w:noProof/>
        </w:rPr>
        <w:fldChar w:fldCharType="end"/>
      </w:r>
    </w:p>
    <w:p w14:paraId="7BEC181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3.4.9.4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_Toc520374758 \h </w:instrText>
      </w:r>
      <w:r>
        <w:rPr>
          <w:noProof/>
        </w:rPr>
      </w:r>
      <w:r>
        <w:rPr>
          <w:noProof/>
        </w:rPr>
        <w:fldChar w:fldCharType="separate"/>
      </w:r>
      <w:r w:rsidR="00B560DA">
        <w:rPr>
          <w:noProof/>
        </w:rPr>
        <w:t>3-198</w:t>
      </w:r>
      <w:r>
        <w:rPr>
          <w:noProof/>
        </w:rPr>
        <w:fldChar w:fldCharType="end"/>
      </w:r>
    </w:p>
    <w:p w14:paraId="2B662D7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3.4.9.5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_Toc520374759 \h </w:instrText>
      </w:r>
      <w:r>
        <w:rPr>
          <w:noProof/>
        </w:rPr>
      </w:r>
      <w:r>
        <w:rPr>
          <w:noProof/>
        </w:rPr>
        <w:fldChar w:fldCharType="separate"/>
      </w:r>
      <w:r w:rsidR="00B560DA">
        <w:rPr>
          <w:noProof/>
        </w:rPr>
        <w:t>3-198</w:t>
      </w:r>
      <w:r>
        <w:rPr>
          <w:noProof/>
        </w:rPr>
        <w:fldChar w:fldCharType="end"/>
      </w:r>
    </w:p>
    <w:p w14:paraId="09E9E2F4"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3.4.10</w:t>
      </w:r>
      <w:r>
        <w:rPr>
          <w:rFonts w:asciiTheme="minorHAnsi" w:hAnsiTheme="minorHAnsi" w:cstheme="minorBidi"/>
          <w:i w:val="0"/>
          <w:noProof/>
          <w:sz w:val="22"/>
          <w:szCs w:val="22"/>
          <w:lang w:val="en-CA" w:eastAsia="zh-CN"/>
        </w:rPr>
        <w:tab/>
      </w:r>
      <w:r>
        <w:rPr>
          <w:noProof/>
        </w:rPr>
        <w:t>1D advective-dispersive transport - Degassing from a hydrocarbon spill</w:t>
      </w:r>
      <w:r>
        <w:rPr>
          <w:noProof/>
        </w:rPr>
        <w:tab/>
      </w:r>
      <w:r>
        <w:rPr>
          <w:noProof/>
        </w:rPr>
        <w:fldChar w:fldCharType="begin"/>
      </w:r>
      <w:r>
        <w:rPr>
          <w:noProof/>
        </w:rPr>
        <w:instrText xml:space="preserve"> PAGEREF _Toc520374760 \h </w:instrText>
      </w:r>
      <w:r>
        <w:rPr>
          <w:noProof/>
        </w:rPr>
      </w:r>
      <w:r>
        <w:rPr>
          <w:noProof/>
        </w:rPr>
        <w:fldChar w:fldCharType="separate"/>
      </w:r>
      <w:r w:rsidR="00B560DA">
        <w:rPr>
          <w:noProof/>
        </w:rPr>
        <w:t>3-201</w:t>
      </w:r>
      <w:r>
        <w:rPr>
          <w:noProof/>
        </w:rPr>
        <w:fldChar w:fldCharType="end"/>
      </w:r>
    </w:p>
    <w:p w14:paraId="6CB46622"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3.4.10.1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_Toc520374761 \h </w:instrText>
      </w:r>
      <w:r>
        <w:rPr>
          <w:noProof/>
        </w:rPr>
      </w:r>
      <w:r>
        <w:rPr>
          <w:noProof/>
        </w:rPr>
        <w:fldChar w:fldCharType="separate"/>
      </w:r>
      <w:r w:rsidR="00B560DA">
        <w:rPr>
          <w:noProof/>
        </w:rPr>
        <w:t>3-201</w:t>
      </w:r>
      <w:r>
        <w:rPr>
          <w:noProof/>
        </w:rPr>
        <w:fldChar w:fldCharType="end"/>
      </w:r>
    </w:p>
    <w:p w14:paraId="5FBF08B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3.4.10.2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_Toc520374762 \h </w:instrText>
      </w:r>
      <w:r>
        <w:rPr>
          <w:noProof/>
        </w:rPr>
      </w:r>
      <w:r>
        <w:rPr>
          <w:noProof/>
        </w:rPr>
        <w:fldChar w:fldCharType="separate"/>
      </w:r>
      <w:r w:rsidR="00B560DA">
        <w:rPr>
          <w:noProof/>
        </w:rPr>
        <w:t>3-201</w:t>
      </w:r>
      <w:r>
        <w:rPr>
          <w:noProof/>
        </w:rPr>
        <w:fldChar w:fldCharType="end"/>
      </w:r>
    </w:p>
    <w:p w14:paraId="3EBEDACE"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3.4.10.3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_Toc520374763 \h </w:instrText>
      </w:r>
      <w:r>
        <w:rPr>
          <w:noProof/>
        </w:rPr>
      </w:r>
      <w:r>
        <w:rPr>
          <w:noProof/>
        </w:rPr>
        <w:fldChar w:fldCharType="separate"/>
      </w:r>
      <w:r w:rsidR="00B560DA">
        <w:rPr>
          <w:noProof/>
        </w:rPr>
        <w:t>3-201</w:t>
      </w:r>
      <w:r>
        <w:rPr>
          <w:noProof/>
        </w:rPr>
        <w:fldChar w:fldCharType="end"/>
      </w:r>
    </w:p>
    <w:p w14:paraId="3ADCE7C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3.4.10.4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_Toc520374764 \h </w:instrText>
      </w:r>
      <w:r>
        <w:rPr>
          <w:noProof/>
        </w:rPr>
      </w:r>
      <w:r>
        <w:rPr>
          <w:noProof/>
        </w:rPr>
        <w:fldChar w:fldCharType="separate"/>
      </w:r>
      <w:r w:rsidR="00B560DA">
        <w:rPr>
          <w:noProof/>
        </w:rPr>
        <w:t>3-202</w:t>
      </w:r>
      <w:r>
        <w:rPr>
          <w:noProof/>
        </w:rPr>
        <w:fldChar w:fldCharType="end"/>
      </w:r>
    </w:p>
    <w:p w14:paraId="47B3A59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3.4.10.5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_Toc520374765 \h </w:instrText>
      </w:r>
      <w:r>
        <w:rPr>
          <w:noProof/>
        </w:rPr>
      </w:r>
      <w:r>
        <w:rPr>
          <w:noProof/>
        </w:rPr>
        <w:fldChar w:fldCharType="separate"/>
      </w:r>
      <w:r w:rsidR="00B560DA">
        <w:rPr>
          <w:noProof/>
        </w:rPr>
        <w:t>3-202</w:t>
      </w:r>
      <w:r>
        <w:rPr>
          <w:noProof/>
        </w:rPr>
        <w:fldChar w:fldCharType="end"/>
      </w:r>
    </w:p>
    <w:p w14:paraId="51E365F8"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3.4.11</w:t>
      </w:r>
      <w:r>
        <w:rPr>
          <w:rFonts w:asciiTheme="minorHAnsi" w:hAnsiTheme="minorHAnsi" w:cstheme="minorBidi"/>
          <w:i w:val="0"/>
          <w:noProof/>
          <w:sz w:val="22"/>
          <w:szCs w:val="22"/>
          <w:lang w:val="en-CA" w:eastAsia="zh-CN"/>
        </w:rPr>
        <w:tab/>
      </w:r>
      <w:r>
        <w:rPr>
          <w:noProof/>
        </w:rPr>
        <w:t>Dissolution and volatilization of an organic contaminant mixture in the vadose zone</w:t>
      </w:r>
      <w:r>
        <w:rPr>
          <w:noProof/>
        </w:rPr>
        <w:tab/>
      </w:r>
      <w:r>
        <w:rPr>
          <w:noProof/>
        </w:rPr>
        <w:fldChar w:fldCharType="begin"/>
      </w:r>
      <w:r>
        <w:rPr>
          <w:noProof/>
        </w:rPr>
        <w:instrText xml:space="preserve"> PAGEREF _Toc520374766 \h </w:instrText>
      </w:r>
      <w:r>
        <w:rPr>
          <w:noProof/>
        </w:rPr>
      </w:r>
      <w:r>
        <w:rPr>
          <w:noProof/>
        </w:rPr>
        <w:fldChar w:fldCharType="separate"/>
      </w:r>
      <w:r w:rsidR="00B560DA">
        <w:rPr>
          <w:noProof/>
        </w:rPr>
        <w:t>3-204</w:t>
      </w:r>
      <w:r>
        <w:rPr>
          <w:noProof/>
        </w:rPr>
        <w:fldChar w:fldCharType="end"/>
      </w:r>
    </w:p>
    <w:p w14:paraId="1BCBC11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_Toc520374767 \h </w:instrText>
      </w:r>
      <w:r>
        <w:rPr>
          <w:noProof/>
        </w:rPr>
      </w:r>
      <w:r>
        <w:rPr>
          <w:noProof/>
        </w:rPr>
        <w:fldChar w:fldCharType="separate"/>
      </w:r>
      <w:r w:rsidR="00B560DA">
        <w:rPr>
          <w:noProof/>
        </w:rPr>
        <w:t>3-204</w:t>
      </w:r>
      <w:r>
        <w:rPr>
          <w:noProof/>
        </w:rPr>
        <w:fldChar w:fldCharType="end"/>
      </w:r>
    </w:p>
    <w:p w14:paraId="72BAB18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_Toc520374768 \h </w:instrText>
      </w:r>
      <w:r>
        <w:rPr>
          <w:noProof/>
        </w:rPr>
      </w:r>
      <w:r>
        <w:rPr>
          <w:noProof/>
        </w:rPr>
        <w:fldChar w:fldCharType="separate"/>
      </w:r>
      <w:r w:rsidR="00B560DA">
        <w:rPr>
          <w:noProof/>
        </w:rPr>
        <w:t>3-204</w:t>
      </w:r>
      <w:r>
        <w:rPr>
          <w:noProof/>
        </w:rPr>
        <w:fldChar w:fldCharType="end"/>
      </w:r>
    </w:p>
    <w:p w14:paraId="7F3A11CF"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_Toc520374769 \h </w:instrText>
      </w:r>
      <w:r>
        <w:rPr>
          <w:noProof/>
        </w:rPr>
      </w:r>
      <w:r>
        <w:rPr>
          <w:noProof/>
        </w:rPr>
        <w:fldChar w:fldCharType="separate"/>
      </w:r>
      <w:r w:rsidR="00B560DA">
        <w:rPr>
          <w:noProof/>
        </w:rPr>
        <w:t>3-205</w:t>
      </w:r>
      <w:r>
        <w:rPr>
          <w:noProof/>
        </w:rPr>
        <w:fldChar w:fldCharType="end"/>
      </w:r>
    </w:p>
    <w:p w14:paraId="71CA3D3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_Toc520374770 \h </w:instrText>
      </w:r>
      <w:r>
        <w:rPr>
          <w:noProof/>
        </w:rPr>
      </w:r>
      <w:r>
        <w:rPr>
          <w:noProof/>
        </w:rPr>
        <w:fldChar w:fldCharType="separate"/>
      </w:r>
      <w:r w:rsidR="00B560DA">
        <w:rPr>
          <w:noProof/>
        </w:rPr>
        <w:t>3-205</w:t>
      </w:r>
      <w:r>
        <w:rPr>
          <w:noProof/>
        </w:rPr>
        <w:fldChar w:fldCharType="end"/>
      </w:r>
    </w:p>
    <w:p w14:paraId="769A588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3.4.11.5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_Toc520374771 \h </w:instrText>
      </w:r>
      <w:r>
        <w:rPr>
          <w:noProof/>
        </w:rPr>
      </w:r>
      <w:r>
        <w:rPr>
          <w:noProof/>
        </w:rPr>
        <w:fldChar w:fldCharType="separate"/>
      </w:r>
      <w:r w:rsidR="00B560DA">
        <w:rPr>
          <w:noProof/>
        </w:rPr>
        <w:t>3-205</w:t>
      </w:r>
      <w:r>
        <w:rPr>
          <w:noProof/>
        </w:rPr>
        <w:fldChar w:fldCharType="end"/>
      </w:r>
    </w:p>
    <w:p w14:paraId="1A439AF3"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3.4.12</w:t>
      </w:r>
      <w:r>
        <w:rPr>
          <w:rFonts w:asciiTheme="minorHAnsi" w:hAnsiTheme="minorHAnsi" w:cstheme="minorBidi"/>
          <w:i w:val="0"/>
          <w:noProof/>
          <w:sz w:val="22"/>
          <w:szCs w:val="22"/>
          <w:lang w:val="en-CA" w:eastAsia="zh-CN"/>
        </w:rPr>
        <w:tab/>
      </w:r>
      <w:r>
        <w:rPr>
          <w:noProof/>
        </w:rPr>
        <w:t>1D-advective-dispersive transport with anionic surface complexation reactions</w:t>
      </w:r>
      <w:r>
        <w:rPr>
          <w:noProof/>
        </w:rPr>
        <w:tab/>
      </w:r>
      <w:r>
        <w:rPr>
          <w:noProof/>
        </w:rPr>
        <w:fldChar w:fldCharType="begin"/>
      </w:r>
      <w:r>
        <w:rPr>
          <w:noProof/>
        </w:rPr>
        <w:instrText xml:space="preserve"> PAGEREF _Toc520374772 \h </w:instrText>
      </w:r>
      <w:r>
        <w:rPr>
          <w:noProof/>
        </w:rPr>
      </w:r>
      <w:r>
        <w:rPr>
          <w:noProof/>
        </w:rPr>
        <w:fldChar w:fldCharType="separate"/>
      </w:r>
      <w:r w:rsidR="00B560DA">
        <w:rPr>
          <w:noProof/>
        </w:rPr>
        <w:t>3-207</w:t>
      </w:r>
      <w:r>
        <w:rPr>
          <w:noProof/>
        </w:rPr>
        <w:fldChar w:fldCharType="end"/>
      </w:r>
    </w:p>
    <w:p w14:paraId="2E9C16A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_Toc520374773 \h </w:instrText>
      </w:r>
      <w:r>
        <w:rPr>
          <w:noProof/>
        </w:rPr>
      </w:r>
      <w:r>
        <w:rPr>
          <w:noProof/>
        </w:rPr>
        <w:fldChar w:fldCharType="separate"/>
      </w:r>
      <w:r w:rsidR="00B560DA">
        <w:rPr>
          <w:noProof/>
        </w:rPr>
        <w:t>3-207</w:t>
      </w:r>
      <w:r>
        <w:rPr>
          <w:noProof/>
        </w:rPr>
        <w:fldChar w:fldCharType="end"/>
      </w:r>
    </w:p>
    <w:p w14:paraId="351DA4E3"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_Toc520374774 \h </w:instrText>
      </w:r>
      <w:r>
        <w:rPr>
          <w:noProof/>
        </w:rPr>
      </w:r>
      <w:r>
        <w:rPr>
          <w:noProof/>
        </w:rPr>
        <w:fldChar w:fldCharType="separate"/>
      </w:r>
      <w:r w:rsidR="00B560DA">
        <w:rPr>
          <w:noProof/>
        </w:rPr>
        <w:t>3-207</w:t>
      </w:r>
      <w:r>
        <w:rPr>
          <w:noProof/>
        </w:rPr>
        <w:fldChar w:fldCharType="end"/>
      </w:r>
    </w:p>
    <w:p w14:paraId="4D4B7659"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_Toc520374775 \h </w:instrText>
      </w:r>
      <w:r>
        <w:rPr>
          <w:noProof/>
        </w:rPr>
      </w:r>
      <w:r>
        <w:rPr>
          <w:noProof/>
        </w:rPr>
        <w:fldChar w:fldCharType="separate"/>
      </w:r>
      <w:r w:rsidR="00B560DA">
        <w:rPr>
          <w:noProof/>
        </w:rPr>
        <w:t>3-208</w:t>
      </w:r>
      <w:r>
        <w:rPr>
          <w:noProof/>
        </w:rPr>
        <w:fldChar w:fldCharType="end"/>
      </w:r>
    </w:p>
    <w:p w14:paraId="6308250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_Toc520374776 \h </w:instrText>
      </w:r>
      <w:r>
        <w:rPr>
          <w:noProof/>
        </w:rPr>
      </w:r>
      <w:r>
        <w:rPr>
          <w:noProof/>
        </w:rPr>
        <w:fldChar w:fldCharType="separate"/>
      </w:r>
      <w:r w:rsidR="00B560DA">
        <w:rPr>
          <w:noProof/>
        </w:rPr>
        <w:t>3-209</w:t>
      </w:r>
      <w:r>
        <w:rPr>
          <w:noProof/>
        </w:rPr>
        <w:fldChar w:fldCharType="end"/>
      </w:r>
    </w:p>
    <w:p w14:paraId="4A81383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3.4.12.5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_Toc520374777 \h </w:instrText>
      </w:r>
      <w:r>
        <w:rPr>
          <w:noProof/>
        </w:rPr>
      </w:r>
      <w:r>
        <w:rPr>
          <w:noProof/>
        </w:rPr>
        <w:fldChar w:fldCharType="separate"/>
      </w:r>
      <w:r w:rsidR="00B560DA">
        <w:rPr>
          <w:noProof/>
        </w:rPr>
        <w:t>3-209</w:t>
      </w:r>
      <w:r>
        <w:rPr>
          <w:noProof/>
        </w:rPr>
        <w:fldChar w:fldCharType="end"/>
      </w:r>
    </w:p>
    <w:p w14:paraId="5A565212"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3.4.13</w:t>
      </w:r>
      <w:r>
        <w:rPr>
          <w:rFonts w:asciiTheme="minorHAnsi" w:hAnsiTheme="minorHAnsi" w:cstheme="minorBidi"/>
          <w:i w:val="0"/>
          <w:noProof/>
          <w:sz w:val="22"/>
          <w:szCs w:val="22"/>
          <w:lang w:val="en-CA" w:eastAsia="zh-CN"/>
        </w:rPr>
        <w:tab/>
      </w:r>
      <w:r>
        <w:rPr>
          <w:noProof/>
        </w:rPr>
        <w:t>1D-advective-dispersive transport with cationic surface complexation reactions</w:t>
      </w:r>
      <w:r>
        <w:rPr>
          <w:noProof/>
        </w:rPr>
        <w:tab/>
      </w:r>
      <w:r>
        <w:rPr>
          <w:noProof/>
        </w:rPr>
        <w:fldChar w:fldCharType="begin"/>
      </w:r>
      <w:r>
        <w:rPr>
          <w:noProof/>
        </w:rPr>
        <w:instrText xml:space="preserve"> PAGEREF _Toc520374778 \h </w:instrText>
      </w:r>
      <w:r>
        <w:rPr>
          <w:noProof/>
        </w:rPr>
      </w:r>
      <w:r>
        <w:rPr>
          <w:noProof/>
        </w:rPr>
        <w:fldChar w:fldCharType="separate"/>
      </w:r>
      <w:r w:rsidR="00B560DA">
        <w:rPr>
          <w:noProof/>
        </w:rPr>
        <w:t>3-209</w:t>
      </w:r>
      <w:r>
        <w:rPr>
          <w:noProof/>
        </w:rPr>
        <w:fldChar w:fldCharType="end"/>
      </w:r>
    </w:p>
    <w:p w14:paraId="3C97704E"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_Toc520374779 \h </w:instrText>
      </w:r>
      <w:r>
        <w:rPr>
          <w:noProof/>
        </w:rPr>
      </w:r>
      <w:r>
        <w:rPr>
          <w:noProof/>
        </w:rPr>
        <w:fldChar w:fldCharType="separate"/>
      </w:r>
      <w:r w:rsidR="00B560DA">
        <w:rPr>
          <w:noProof/>
        </w:rPr>
        <w:t>3-209</w:t>
      </w:r>
      <w:r>
        <w:rPr>
          <w:noProof/>
        </w:rPr>
        <w:fldChar w:fldCharType="end"/>
      </w:r>
    </w:p>
    <w:p w14:paraId="18BC2C2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_Toc520374780 \h </w:instrText>
      </w:r>
      <w:r>
        <w:rPr>
          <w:noProof/>
        </w:rPr>
      </w:r>
      <w:r>
        <w:rPr>
          <w:noProof/>
        </w:rPr>
        <w:fldChar w:fldCharType="separate"/>
      </w:r>
      <w:r w:rsidR="00B560DA">
        <w:rPr>
          <w:noProof/>
        </w:rPr>
        <w:t>3-209</w:t>
      </w:r>
      <w:r>
        <w:rPr>
          <w:noProof/>
        </w:rPr>
        <w:fldChar w:fldCharType="end"/>
      </w:r>
    </w:p>
    <w:p w14:paraId="05F71A35"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_Toc520374781 \h </w:instrText>
      </w:r>
      <w:r>
        <w:rPr>
          <w:noProof/>
        </w:rPr>
      </w:r>
      <w:r>
        <w:rPr>
          <w:noProof/>
        </w:rPr>
        <w:fldChar w:fldCharType="separate"/>
      </w:r>
      <w:r w:rsidR="00B560DA">
        <w:rPr>
          <w:noProof/>
        </w:rPr>
        <w:t>3-210</w:t>
      </w:r>
      <w:r>
        <w:rPr>
          <w:noProof/>
        </w:rPr>
        <w:fldChar w:fldCharType="end"/>
      </w:r>
    </w:p>
    <w:p w14:paraId="73B519A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_Toc520374782 \h </w:instrText>
      </w:r>
      <w:r>
        <w:rPr>
          <w:noProof/>
        </w:rPr>
      </w:r>
      <w:r>
        <w:rPr>
          <w:noProof/>
        </w:rPr>
        <w:fldChar w:fldCharType="separate"/>
      </w:r>
      <w:r w:rsidR="00B560DA">
        <w:rPr>
          <w:noProof/>
        </w:rPr>
        <w:t>3-211</w:t>
      </w:r>
      <w:r>
        <w:rPr>
          <w:noProof/>
        </w:rPr>
        <w:fldChar w:fldCharType="end"/>
      </w:r>
    </w:p>
    <w:p w14:paraId="05A5F091"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3.4.13.5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_Toc520374783 \h </w:instrText>
      </w:r>
      <w:r>
        <w:rPr>
          <w:noProof/>
        </w:rPr>
      </w:r>
      <w:r>
        <w:rPr>
          <w:noProof/>
        </w:rPr>
        <w:fldChar w:fldCharType="separate"/>
      </w:r>
      <w:r w:rsidR="00B560DA">
        <w:rPr>
          <w:noProof/>
        </w:rPr>
        <w:t>3-211</w:t>
      </w:r>
      <w:r>
        <w:rPr>
          <w:noProof/>
        </w:rPr>
        <w:fldChar w:fldCharType="end"/>
      </w:r>
    </w:p>
    <w:p w14:paraId="4A0A9682"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3.4.14</w:t>
      </w:r>
      <w:r>
        <w:rPr>
          <w:rFonts w:asciiTheme="minorHAnsi" w:hAnsiTheme="minorHAnsi" w:cstheme="minorBidi"/>
          <w:i w:val="0"/>
          <w:noProof/>
          <w:sz w:val="22"/>
          <w:szCs w:val="22"/>
          <w:lang w:val="en-CA" w:eastAsia="zh-CN"/>
        </w:rPr>
        <w:tab/>
      </w:r>
      <w:r>
        <w:rPr>
          <w:noProof/>
          <w:lang w:eastAsia="zh-CN"/>
        </w:rPr>
        <w:t>Groundwater remediation by a permeable reactive barrier</w:t>
      </w:r>
      <w:r>
        <w:rPr>
          <w:noProof/>
        </w:rPr>
        <w:tab/>
      </w:r>
      <w:r>
        <w:rPr>
          <w:noProof/>
        </w:rPr>
        <w:fldChar w:fldCharType="begin"/>
      </w:r>
      <w:r>
        <w:rPr>
          <w:noProof/>
        </w:rPr>
        <w:instrText xml:space="preserve"> PAGEREF _Toc520374784 \h </w:instrText>
      </w:r>
      <w:r>
        <w:rPr>
          <w:noProof/>
        </w:rPr>
      </w:r>
      <w:r>
        <w:rPr>
          <w:noProof/>
        </w:rPr>
        <w:fldChar w:fldCharType="separate"/>
      </w:r>
      <w:r w:rsidR="00B560DA">
        <w:rPr>
          <w:noProof/>
        </w:rPr>
        <w:t>3-211</w:t>
      </w:r>
      <w:r>
        <w:rPr>
          <w:noProof/>
        </w:rPr>
        <w:fldChar w:fldCharType="end"/>
      </w:r>
    </w:p>
    <w:p w14:paraId="133CDD09"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_Toc520374785 \h </w:instrText>
      </w:r>
      <w:r>
        <w:rPr>
          <w:noProof/>
        </w:rPr>
      </w:r>
      <w:r>
        <w:rPr>
          <w:noProof/>
        </w:rPr>
        <w:fldChar w:fldCharType="separate"/>
      </w:r>
      <w:r w:rsidR="00B560DA">
        <w:rPr>
          <w:noProof/>
        </w:rPr>
        <w:t>3-211</w:t>
      </w:r>
      <w:r>
        <w:rPr>
          <w:noProof/>
        </w:rPr>
        <w:fldChar w:fldCharType="end"/>
      </w:r>
    </w:p>
    <w:p w14:paraId="20F853A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_Toc520374786 \h </w:instrText>
      </w:r>
      <w:r>
        <w:rPr>
          <w:noProof/>
        </w:rPr>
      </w:r>
      <w:r>
        <w:rPr>
          <w:noProof/>
        </w:rPr>
        <w:fldChar w:fldCharType="separate"/>
      </w:r>
      <w:r w:rsidR="00B560DA">
        <w:rPr>
          <w:noProof/>
        </w:rPr>
        <w:t>3-212</w:t>
      </w:r>
      <w:r>
        <w:rPr>
          <w:noProof/>
        </w:rPr>
        <w:fldChar w:fldCharType="end"/>
      </w:r>
    </w:p>
    <w:p w14:paraId="71ADD5AD"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_Toc520374787 \h </w:instrText>
      </w:r>
      <w:r>
        <w:rPr>
          <w:noProof/>
        </w:rPr>
      </w:r>
      <w:r>
        <w:rPr>
          <w:noProof/>
        </w:rPr>
        <w:fldChar w:fldCharType="separate"/>
      </w:r>
      <w:r w:rsidR="00B560DA">
        <w:rPr>
          <w:noProof/>
        </w:rPr>
        <w:t>3-213</w:t>
      </w:r>
      <w:r>
        <w:rPr>
          <w:noProof/>
        </w:rPr>
        <w:fldChar w:fldCharType="end"/>
      </w:r>
    </w:p>
    <w:p w14:paraId="34EB4DE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_Toc520374788 \h </w:instrText>
      </w:r>
      <w:r>
        <w:rPr>
          <w:noProof/>
        </w:rPr>
      </w:r>
      <w:r>
        <w:rPr>
          <w:noProof/>
        </w:rPr>
        <w:fldChar w:fldCharType="separate"/>
      </w:r>
      <w:r w:rsidR="00B560DA">
        <w:rPr>
          <w:noProof/>
        </w:rPr>
        <w:t>3-213</w:t>
      </w:r>
      <w:r>
        <w:rPr>
          <w:noProof/>
        </w:rPr>
        <w:fldChar w:fldCharType="end"/>
      </w:r>
    </w:p>
    <w:p w14:paraId="42185AB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lastRenderedPageBreak/>
        <w:t>3.4.14.5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_Toc520374789 \h </w:instrText>
      </w:r>
      <w:r>
        <w:rPr>
          <w:noProof/>
        </w:rPr>
      </w:r>
      <w:r>
        <w:rPr>
          <w:noProof/>
        </w:rPr>
        <w:fldChar w:fldCharType="separate"/>
      </w:r>
      <w:r w:rsidR="00B560DA">
        <w:rPr>
          <w:noProof/>
        </w:rPr>
        <w:t>3-213</w:t>
      </w:r>
      <w:r>
        <w:rPr>
          <w:noProof/>
        </w:rPr>
        <w:fldChar w:fldCharType="end"/>
      </w:r>
    </w:p>
    <w:p w14:paraId="3B5D7A2C"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3.4.15</w:t>
      </w:r>
      <w:r>
        <w:rPr>
          <w:rFonts w:asciiTheme="minorHAnsi" w:hAnsiTheme="minorHAnsi" w:cstheme="minorBidi"/>
          <w:i w:val="0"/>
          <w:noProof/>
          <w:sz w:val="22"/>
          <w:szCs w:val="22"/>
          <w:lang w:val="en-CA" w:eastAsia="zh-CN"/>
        </w:rPr>
        <w:tab/>
      </w:r>
      <w:r>
        <w:rPr>
          <w:noProof/>
        </w:rPr>
        <w:t>Acid rock drainage generation</w:t>
      </w:r>
      <w:r>
        <w:rPr>
          <w:noProof/>
          <w:lang w:eastAsia="zh-CN"/>
        </w:rPr>
        <w:t xml:space="preserve"> and attenuation</w:t>
      </w:r>
      <w:r>
        <w:rPr>
          <w:noProof/>
        </w:rPr>
        <w:tab/>
      </w:r>
      <w:r>
        <w:rPr>
          <w:noProof/>
        </w:rPr>
        <w:fldChar w:fldCharType="begin"/>
      </w:r>
      <w:r>
        <w:rPr>
          <w:noProof/>
        </w:rPr>
        <w:instrText xml:space="preserve"> PAGEREF _Toc520374790 \h </w:instrText>
      </w:r>
      <w:r>
        <w:rPr>
          <w:noProof/>
        </w:rPr>
      </w:r>
      <w:r>
        <w:rPr>
          <w:noProof/>
        </w:rPr>
        <w:fldChar w:fldCharType="separate"/>
      </w:r>
      <w:r w:rsidR="00B560DA">
        <w:rPr>
          <w:noProof/>
        </w:rPr>
        <w:t>3-215</w:t>
      </w:r>
      <w:r>
        <w:rPr>
          <w:noProof/>
        </w:rPr>
        <w:fldChar w:fldCharType="end"/>
      </w:r>
    </w:p>
    <w:p w14:paraId="0C24B358"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_Toc520374791 \h </w:instrText>
      </w:r>
      <w:r>
        <w:rPr>
          <w:noProof/>
        </w:rPr>
      </w:r>
      <w:r>
        <w:rPr>
          <w:noProof/>
        </w:rPr>
        <w:fldChar w:fldCharType="separate"/>
      </w:r>
      <w:r w:rsidR="00B560DA">
        <w:rPr>
          <w:noProof/>
        </w:rPr>
        <w:t>3-215</w:t>
      </w:r>
      <w:r>
        <w:rPr>
          <w:noProof/>
        </w:rPr>
        <w:fldChar w:fldCharType="end"/>
      </w:r>
    </w:p>
    <w:p w14:paraId="7700E3C6"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_Toc520374792 \h </w:instrText>
      </w:r>
      <w:r>
        <w:rPr>
          <w:noProof/>
        </w:rPr>
      </w:r>
      <w:r>
        <w:rPr>
          <w:noProof/>
        </w:rPr>
        <w:fldChar w:fldCharType="separate"/>
      </w:r>
      <w:r w:rsidR="00B560DA">
        <w:rPr>
          <w:noProof/>
        </w:rPr>
        <w:t>3-216</w:t>
      </w:r>
      <w:r>
        <w:rPr>
          <w:noProof/>
        </w:rPr>
        <w:fldChar w:fldCharType="end"/>
      </w:r>
    </w:p>
    <w:p w14:paraId="782F1498"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_Toc520374793 \h </w:instrText>
      </w:r>
      <w:r>
        <w:rPr>
          <w:noProof/>
        </w:rPr>
      </w:r>
      <w:r>
        <w:rPr>
          <w:noProof/>
        </w:rPr>
        <w:fldChar w:fldCharType="separate"/>
      </w:r>
      <w:r w:rsidR="00B560DA">
        <w:rPr>
          <w:noProof/>
        </w:rPr>
        <w:t>3-216</w:t>
      </w:r>
      <w:r>
        <w:rPr>
          <w:noProof/>
        </w:rPr>
        <w:fldChar w:fldCharType="end"/>
      </w:r>
    </w:p>
    <w:p w14:paraId="4135FA3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sidRPr="006107E4">
        <w:rPr>
          <w:bCs/>
          <w:noProof/>
        </w:rPr>
        <w:t>3.4.15.4</w:t>
      </w:r>
      <w:r>
        <w:rPr>
          <w:rFonts w:asciiTheme="minorHAnsi" w:hAnsiTheme="minorHAnsi" w:cstheme="minorBidi"/>
          <w:noProof/>
          <w:sz w:val="22"/>
          <w:szCs w:val="22"/>
          <w:lang w:val="en-CA" w:eastAsia="zh-CN"/>
        </w:rPr>
        <w:tab/>
      </w:r>
      <w:r w:rsidRPr="006107E4">
        <w:rPr>
          <w:bCs/>
          <w:noProof/>
        </w:rPr>
        <w:t>Results</w:t>
      </w:r>
      <w:r>
        <w:rPr>
          <w:noProof/>
        </w:rPr>
        <w:tab/>
      </w:r>
      <w:r>
        <w:rPr>
          <w:noProof/>
        </w:rPr>
        <w:fldChar w:fldCharType="begin"/>
      </w:r>
      <w:r>
        <w:rPr>
          <w:noProof/>
        </w:rPr>
        <w:instrText xml:space="preserve"> PAGEREF _Toc520374794 \h </w:instrText>
      </w:r>
      <w:r>
        <w:rPr>
          <w:noProof/>
        </w:rPr>
      </w:r>
      <w:r>
        <w:rPr>
          <w:noProof/>
        </w:rPr>
        <w:fldChar w:fldCharType="separate"/>
      </w:r>
      <w:r w:rsidR="00B560DA">
        <w:rPr>
          <w:noProof/>
        </w:rPr>
        <w:t>3-216</w:t>
      </w:r>
      <w:r>
        <w:rPr>
          <w:noProof/>
        </w:rPr>
        <w:fldChar w:fldCharType="end"/>
      </w:r>
    </w:p>
    <w:p w14:paraId="4ECBDDBA"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3.4.15.5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_Toc520374795 \h </w:instrText>
      </w:r>
      <w:r>
        <w:rPr>
          <w:noProof/>
        </w:rPr>
      </w:r>
      <w:r>
        <w:rPr>
          <w:noProof/>
        </w:rPr>
        <w:fldChar w:fldCharType="separate"/>
      </w:r>
      <w:r w:rsidR="00B560DA">
        <w:rPr>
          <w:noProof/>
        </w:rPr>
        <w:t>3-217</w:t>
      </w:r>
      <w:r>
        <w:rPr>
          <w:noProof/>
        </w:rPr>
        <w:fldChar w:fldCharType="end"/>
      </w:r>
    </w:p>
    <w:p w14:paraId="7E05FDAF"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3.4.16</w:t>
      </w:r>
      <w:r>
        <w:rPr>
          <w:rFonts w:asciiTheme="minorHAnsi" w:hAnsiTheme="minorHAnsi" w:cstheme="minorBidi"/>
          <w:i w:val="0"/>
          <w:noProof/>
          <w:sz w:val="22"/>
          <w:szCs w:val="22"/>
          <w:lang w:val="en-CA" w:eastAsia="zh-CN"/>
        </w:rPr>
        <w:tab/>
      </w:r>
      <w:r>
        <w:rPr>
          <w:noProof/>
        </w:rPr>
        <w:t>Isotope fractionation</w:t>
      </w:r>
      <w:r>
        <w:rPr>
          <w:noProof/>
        </w:rPr>
        <w:tab/>
      </w:r>
      <w:r>
        <w:rPr>
          <w:noProof/>
        </w:rPr>
        <w:fldChar w:fldCharType="begin"/>
      </w:r>
      <w:r>
        <w:rPr>
          <w:noProof/>
        </w:rPr>
        <w:instrText xml:space="preserve"> PAGEREF _Toc520374796 \h </w:instrText>
      </w:r>
      <w:r>
        <w:rPr>
          <w:noProof/>
        </w:rPr>
      </w:r>
      <w:r>
        <w:rPr>
          <w:noProof/>
        </w:rPr>
        <w:fldChar w:fldCharType="separate"/>
      </w:r>
      <w:r w:rsidR="00B560DA">
        <w:rPr>
          <w:noProof/>
        </w:rPr>
        <w:t>3-219</w:t>
      </w:r>
      <w:r>
        <w:rPr>
          <w:noProof/>
        </w:rPr>
        <w:fldChar w:fldCharType="end"/>
      </w:r>
    </w:p>
    <w:p w14:paraId="46E22FF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_Toc520374797 \h </w:instrText>
      </w:r>
      <w:r>
        <w:rPr>
          <w:noProof/>
        </w:rPr>
      </w:r>
      <w:r>
        <w:rPr>
          <w:noProof/>
        </w:rPr>
        <w:fldChar w:fldCharType="separate"/>
      </w:r>
      <w:r w:rsidR="00B560DA">
        <w:rPr>
          <w:noProof/>
        </w:rPr>
        <w:t>3-219</w:t>
      </w:r>
      <w:r>
        <w:rPr>
          <w:noProof/>
        </w:rPr>
        <w:fldChar w:fldCharType="end"/>
      </w:r>
    </w:p>
    <w:p w14:paraId="6E56E747"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_Toc520374798 \h </w:instrText>
      </w:r>
      <w:r>
        <w:rPr>
          <w:noProof/>
        </w:rPr>
      </w:r>
      <w:r>
        <w:rPr>
          <w:noProof/>
        </w:rPr>
        <w:fldChar w:fldCharType="separate"/>
      </w:r>
      <w:r w:rsidR="00B560DA">
        <w:rPr>
          <w:noProof/>
        </w:rPr>
        <w:t>3-219</w:t>
      </w:r>
      <w:r>
        <w:rPr>
          <w:noProof/>
        </w:rPr>
        <w:fldChar w:fldCharType="end"/>
      </w:r>
    </w:p>
    <w:p w14:paraId="16F372C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3.4.16.3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_Toc520374799 \h </w:instrText>
      </w:r>
      <w:r>
        <w:rPr>
          <w:noProof/>
        </w:rPr>
      </w:r>
      <w:r>
        <w:rPr>
          <w:noProof/>
        </w:rPr>
        <w:fldChar w:fldCharType="separate"/>
      </w:r>
      <w:r w:rsidR="00B560DA">
        <w:rPr>
          <w:noProof/>
        </w:rPr>
        <w:t>3-221</w:t>
      </w:r>
      <w:r>
        <w:rPr>
          <w:noProof/>
        </w:rPr>
        <w:fldChar w:fldCharType="end"/>
      </w:r>
    </w:p>
    <w:p w14:paraId="1485EF38"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3.4.16.4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_Toc520374800 \h </w:instrText>
      </w:r>
      <w:r>
        <w:rPr>
          <w:noProof/>
        </w:rPr>
      </w:r>
      <w:r>
        <w:rPr>
          <w:noProof/>
        </w:rPr>
        <w:fldChar w:fldCharType="separate"/>
      </w:r>
      <w:r w:rsidR="00B560DA">
        <w:rPr>
          <w:noProof/>
        </w:rPr>
        <w:t>3-222</w:t>
      </w:r>
      <w:r>
        <w:rPr>
          <w:noProof/>
        </w:rPr>
        <w:fldChar w:fldCharType="end"/>
      </w:r>
    </w:p>
    <w:p w14:paraId="7136E50C"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3.4.16.5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_Toc520374801 \h </w:instrText>
      </w:r>
      <w:r>
        <w:rPr>
          <w:noProof/>
        </w:rPr>
      </w:r>
      <w:r>
        <w:rPr>
          <w:noProof/>
        </w:rPr>
        <w:fldChar w:fldCharType="separate"/>
      </w:r>
      <w:r w:rsidR="00B560DA">
        <w:rPr>
          <w:noProof/>
        </w:rPr>
        <w:t>3-223</w:t>
      </w:r>
      <w:r>
        <w:rPr>
          <w:noProof/>
        </w:rPr>
        <w:fldChar w:fldCharType="end"/>
      </w:r>
    </w:p>
    <w:p w14:paraId="61FDF5EB" w14:textId="77777777" w:rsidR="002D029A" w:rsidRDefault="002D029A">
      <w:pPr>
        <w:pStyle w:val="TOC3"/>
        <w:tabs>
          <w:tab w:val="left" w:pos="1440"/>
          <w:tab w:val="right" w:leader="dot" w:pos="8630"/>
        </w:tabs>
        <w:rPr>
          <w:rFonts w:asciiTheme="minorHAnsi" w:hAnsiTheme="minorHAnsi" w:cstheme="minorBidi"/>
          <w:i w:val="0"/>
          <w:noProof/>
          <w:sz w:val="22"/>
          <w:szCs w:val="22"/>
          <w:lang w:val="en-CA" w:eastAsia="zh-CN"/>
        </w:rPr>
      </w:pPr>
      <w:r w:rsidRPr="006107E4">
        <w:rPr>
          <w:noProof/>
        </w:rPr>
        <w:t>3.4.17</w:t>
      </w:r>
      <w:r>
        <w:rPr>
          <w:rFonts w:asciiTheme="minorHAnsi" w:hAnsiTheme="minorHAnsi" w:cstheme="minorBidi"/>
          <w:i w:val="0"/>
          <w:noProof/>
          <w:sz w:val="22"/>
          <w:szCs w:val="22"/>
          <w:lang w:val="en-CA" w:eastAsia="zh-CN"/>
        </w:rPr>
        <w:tab/>
      </w:r>
      <w:r>
        <w:rPr>
          <w:noProof/>
        </w:rPr>
        <w:t>1D salinity dependent SRB reaction</w:t>
      </w:r>
      <w:r>
        <w:rPr>
          <w:noProof/>
        </w:rPr>
        <w:tab/>
      </w:r>
      <w:r>
        <w:rPr>
          <w:noProof/>
        </w:rPr>
        <w:fldChar w:fldCharType="begin"/>
      </w:r>
      <w:r>
        <w:rPr>
          <w:noProof/>
        </w:rPr>
        <w:instrText xml:space="preserve"> PAGEREF _Toc520374802 \h </w:instrText>
      </w:r>
      <w:r>
        <w:rPr>
          <w:noProof/>
        </w:rPr>
      </w:r>
      <w:r>
        <w:rPr>
          <w:noProof/>
        </w:rPr>
        <w:fldChar w:fldCharType="separate"/>
      </w:r>
      <w:r w:rsidR="00B560DA">
        <w:rPr>
          <w:noProof/>
        </w:rPr>
        <w:t>3-223</w:t>
      </w:r>
      <w:r>
        <w:rPr>
          <w:noProof/>
        </w:rPr>
        <w:fldChar w:fldCharType="end"/>
      </w:r>
    </w:p>
    <w:p w14:paraId="66D01C4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3.4.17.1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_Toc520374803 \h </w:instrText>
      </w:r>
      <w:r>
        <w:rPr>
          <w:noProof/>
        </w:rPr>
      </w:r>
      <w:r>
        <w:rPr>
          <w:noProof/>
        </w:rPr>
        <w:fldChar w:fldCharType="separate"/>
      </w:r>
      <w:r w:rsidR="00B560DA">
        <w:rPr>
          <w:noProof/>
        </w:rPr>
        <w:t>3-223</w:t>
      </w:r>
      <w:r>
        <w:rPr>
          <w:noProof/>
        </w:rPr>
        <w:fldChar w:fldCharType="end"/>
      </w:r>
    </w:p>
    <w:p w14:paraId="58D8A1F5"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3.4.17.2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_Toc520374804 \h </w:instrText>
      </w:r>
      <w:r>
        <w:rPr>
          <w:noProof/>
        </w:rPr>
      </w:r>
      <w:r>
        <w:rPr>
          <w:noProof/>
        </w:rPr>
        <w:fldChar w:fldCharType="separate"/>
      </w:r>
      <w:r w:rsidR="00B560DA">
        <w:rPr>
          <w:noProof/>
        </w:rPr>
        <w:t>3-224</w:t>
      </w:r>
      <w:r>
        <w:rPr>
          <w:noProof/>
        </w:rPr>
        <w:fldChar w:fldCharType="end"/>
      </w:r>
    </w:p>
    <w:p w14:paraId="09CA24A0"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3.4.17.3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_Toc520374805 \h </w:instrText>
      </w:r>
      <w:r>
        <w:rPr>
          <w:noProof/>
        </w:rPr>
      </w:r>
      <w:r>
        <w:rPr>
          <w:noProof/>
        </w:rPr>
        <w:fldChar w:fldCharType="separate"/>
      </w:r>
      <w:r w:rsidR="00B560DA">
        <w:rPr>
          <w:noProof/>
        </w:rPr>
        <w:t>3-224</w:t>
      </w:r>
      <w:r>
        <w:rPr>
          <w:noProof/>
        </w:rPr>
        <w:fldChar w:fldCharType="end"/>
      </w:r>
    </w:p>
    <w:p w14:paraId="2AEBC1D4"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3.4.17.4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_Toc520374806 \h </w:instrText>
      </w:r>
      <w:r>
        <w:rPr>
          <w:noProof/>
        </w:rPr>
      </w:r>
      <w:r>
        <w:rPr>
          <w:noProof/>
        </w:rPr>
        <w:fldChar w:fldCharType="separate"/>
      </w:r>
      <w:r w:rsidR="00B560DA">
        <w:rPr>
          <w:noProof/>
        </w:rPr>
        <w:t>3-225</w:t>
      </w:r>
      <w:r>
        <w:rPr>
          <w:noProof/>
        </w:rPr>
        <w:fldChar w:fldCharType="end"/>
      </w:r>
    </w:p>
    <w:p w14:paraId="3177A23B" w14:textId="77777777" w:rsidR="002D029A" w:rsidRDefault="002D029A">
      <w:pPr>
        <w:pStyle w:val="TOC4"/>
        <w:tabs>
          <w:tab w:val="left" w:pos="1680"/>
          <w:tab w:val="right" w:leader="dot" w:pos="8630"/>
        </w:tabs>
        <w:rPr>
          <w:rFonts w:asciiTheme="minorHAnsi" w:hAnsiTheme="minorHAnsi" w:cstheme="minorBidi"/>
          <w:noProof/>
          <w:sz w:val="22"/>
          <w:szCs w:val="22"/>
          <w:lang w:val="en-CA" w:eastAsia="zh-CN"/>
        </w:rPr>
      </w:pPr>
      <w:r>
        <w:rPr>
          <w:noProof/>
        </w:rPr>
        <w:t>3.4.17.5</w:t>
      </w:r>
      <w:r>
        <w:rPr>
          <w:rFonts w:asciiTheme="minorHAnsi" w:hAnsiTheme="minorHAnsi" w:cstheme="minorBidi"/>
          <w:noProof/>
          <w:sz w:val="22"/>
          <w:szCs w:val="22"/>
          <w:lang w:val="en-CA" w:eastAsia="zh-CN"/>
        </w:rPr>
        <w:tab/>
      </w:r>
      <w:r>
        <w:rPr>
          <w:noProof/>
        </w:rPr>
        <w:t>File locations</w:t>
      </w:r>
      <w:r>
        <w:rPr>
          <w:noProof/>
        </w:rPr>
        <w:tab/>
      </w:r>
      <w:r>
        <w:rPr>
          <w:noProof/>
        </w:rPr>
        <w:fldChar w:fldCharType="begin"/>
      </w:r>
      <w:r>
        <w:rPr>
          <w:noProof/>
        </w:rPr>
        <w:instrText xml:space="preserve"> PAGEREF _Toc520374807 \h </w:instrText>
      </w:r>
      <w:r>
        <w:rPr>
          <w:noProof/>
        </w:rPr>
      </w:r>
      <w:r>
        <w:rPr>
          <w:noProof/>
        </w:rPr>
        <w:fldChar w:fldCharType="separate"/>
      </w:r>
      <w:r w:rsidR="00B560DA">
        <w:rPr>
          <w:noProof/>
        </w:rPr>
        <w:t>3-226</w:t>
      </w:r>
      <w:r>
        <w:rPr>
          <w:noProof/>
        </w:rPr>
        <w:fldChar w:fldCharType="end"/>
      </w:r>
    </w:p>
    <w:p w14:paraId="55977E75" w14:textId="77777777" w:rsidR="002D029A" w:rsidRDefault="002D029A">
      <w:pPr>
        <w:pStyle w:val="TOC1"/>
        <w:rPr>
          <w:rFonts w:asciiTheme="minorHAnsi" w:hAnsiTheme="minorHAnsi" w:cstheme="minorBidi"/>
          <w:b w:val="0"/>
          <w:noProof/>
          <w:sz w:val="22"/>
          <w:szCs w:val="22"/>
          <w:lang w:val="en-CA"/>
        </w:rPr>
      </w:pPr>
      <w:r>
        <w:rPr>
          <w:noProof/>
        </w:rPr>
        <w:t>4</w:t>
      </w:r>
      <w:r>
        <w:rPr>
          <w:rFonts w:asciiTheme="minorHAnsi" w:hAnsiTheme="minorHAnsi" w:cstheme="minorBidi"/>
          <w:b w:val="0"/>
          <w:noProof/>
          <w:sz w:val="22"/>
          <w:szCs w:val="22"/>
          <w:lang w:val="en-CA"/>
        </w:rPr>
        <w:tab/>
      </w:r>
      <w:r>
        <w:rPr>
          <w:noProof/>
        </w:rPr>
        <w:t>Validation examples against experiments</w:t>
      </w:r>
      <w:r>
        <w:rPr>
          <w:noProof/>
        </w:rPr>
        <w:tab/>
      </w:r>
      <w:r>
        <w:rPr>
          <w:noProof/>
        </w:rPr>
        <w:fldChar w:fldCharType="begin"/>
      </w:r>
      <w:r>
        <w:rPr>
          <w:noProof/>
        </w:rPr>
        <w:instrText xml:space="preserve"> PAGEREF _Toc520374808 \h </w:instrText>
      </w:r>
      <w:r>
        <w:rPr>
          <w:noProof/>
        </w:rPr>
      </w:r>
      <w:r>
        <w:rPr>
          <w:noProof/>
        </w:rPr>
        <w:fldChar w:fldCharType="separate"/>
      </w:r>
      <w:r w:rsidR="00B560DA">
        <w:rPr>
          <w:noProof/>
        </w:rPr>
        <w:t>4-227</w:t>
      </w:r>
      <w:r>
        <w:rPr>
          <w:noProof/>
        </w:rPr>
        <w:fldChar w:fldCharType="end"/>
      </w:r>
    </w:p>
    <w:p w14:paraId="2FDB4438"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4.1</w:t>
      </w:r>
      <w:r>
        <w:rPr>
          <w:rFonts w:asciiTheme="minorHAnsi" w:hAnsiTheme="minorHAnsi" w:cstheme="minorBidi"/>
          <w:smallCaps w:val="0"/>
          <w:noProof/>
          <w:sz w:val="22"/>
          <w:szCs w:val="22"/>
          <w:lang w:val="en-CA" w:eastAsia="zh-CN"/>
        </w:rPr>
        <w:tab/>
      </w:r>
      <w:r>
        <w:rPr>
          <w:noProof/>
        </w:rPr>
        <w:t>Mont Terri in-situ diffusion experiments</w:t>
      </w:r>
      <w:r>
        <w:rPr>
          <w:noProof/>
        </w:rPr>
        <w:tab/>
      </w:r>
      <w:r>
        <w:rPr>
          <w:noProof/>
        </w:rPr>
        <w:fldChar w:fldCharType="begin"/>
      </w:r>
      <w:r>
        <w:rPr>
          <w:noProof/>
        </w:rPr>
        <w:instrText xml:space="preserve"> PAGEREF _Toc520374809 \h </w:instrText>
      </w:r>
      <w:r>
        <w:rPr>
          <w:noProof/>
        </w:rPr>
      </w:r>
      <w:r>
        <w:rPr>
          <w:noProof/>
        </w:rPr>
        <w:fldChar w:fldCharType="separate"/>
      </w:r>
      <w:r w:rsidR="00B560DA">
        <w:rPr>
          <w:noProof/>
        </w:rPr>
        <w:t>4-227</w:t>
      </w:r>
      <w:r>
        <w:rPr>
          <w:noProof/>
        </w:rPr>
        <w:fldChar w:fldCharType="end"/>
      </w:r>
    </w:p>
    <w:p w14:paraId="09D4D989"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4.1.1</w:t>
      </w:r>
      <w:r>
        <w:rPr>
          <w:rFonts w:asciiTheme="minorHAnsi" w:hAnsiTheme="minorHAnsi" w:cstheme="minorBidi"/>
          <w:i w:val="0"/>
          <w:noProof/>
          <w:sz w:val="22"/>
          <w:szCs w:val="22"/>
          <w:lang w:val="en-CA" w:eastAsia="zh-CN"/>
        </w:rPr>
        <w:tab/>
      </w:r>
      <w:r>
        <w:rPr>
          <w:noProof/>
          <w:lang w:eastAsia="zh-CN"/>
        </w:rPr>
        <w:t>In-situ diffusion experiment in clay</w:t>
      </w:r>
      <w:r>
        <w:rPr>
          <w:noProof/>
        </w:rPr>
        <w:tab/>
      </w:r>
      <w:r>
        <w:rPr>
          <w:noProof/>
        </w:rPr>
        <w:fldChar w:fldCharType="begin"/>
      </w:r>
      <w:r>
        <w:rPr>
          <w:noProof/>
        </w:rPr>
        <w:instrText xml:space="preserve"> PAGEREF _Toc520374810 \h </w:instrText>
      </w:r>
      <w:r>
        <w:rPr>
          <w:noProof/>
        </w:rPr>
      </w:r>
      <w:r>
        <w:rPr>
          <w:noProof/>
        </w:rPr>
        <w:fldChar w:fldCharType="separate"/>
      </w:r>
      <w:r w:rsidR="00B560DA">
        <w:rPr>
          <w:noProof/>
        </w:rPr>
        <w:t>4-228</w:t>
      </w:r>
      <w:r>
        <w:rPr>
          <w:noProof/>
        </w:rPr>
        <w:fldChar w:fldCharType="end"/>
      </w:r>
    </w:p>
    <w:p w14:paraId="45AA114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_Toc520374811 \h </w:instrText>
      </w:r>
      <w:r>
        <w:rPr>
          <w:noProof/>
        </w:rPr>
      </w:r>
      <w:r>
        <w:rPr>
          <w:noProof/>
        </w:rPr>
        <w:fldChar w:fldCharType="separate"/>
      </w:r>
      <w:r w:rsidR="00B560DA">
        <w:rPr>
          <w:noProof/>
        </w:rPr>
        <w:t>4-228</w:t>
      </w:r>
      <w:r>
        <w:rPr>
          <w:noProof/>
        </w:rPr>
        <w:fldChar w:fldCharType="end"/>
      </w:r>
    </w:p>
    <w:p w14:paraId="286650C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_Toc520374812 \h </w:instrText>
      </w:r>
      <w:r>
        <w:rPr>
          <w:noProof/>
        </w:rPr>
      </w:r>
      <w:r>
        <w:rPr>
          <w:noProof/>
        </w:rPr>
        <w:fldChar w:fldCharType="separate"/>
      </w:r>
      <w:r w:rsidR="00B560DA">
        <w:rPr>
          <w:noProof/>
        </w:rPr>
        <w:t>4-228</w:t>
      </w:r>
      <w:r>
        <w:rPr>
          <w:noProof/>
        </w:rPr>
        <w:fldChar w:fldCharType="end"/>
      </w:r>
    </w:p>
    <w:p w14:paraId="78349BC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4.1.1.3</w:t>
      </w:r>
      <w:r>
        <w:rPr>
          <w:rFonts w:asciiTheme="minorHAnsi" w:hAnsiTheme="minorHAnsi" w:cstheme="minorBidi"/>
          <w:noProof/>
          <w:sz w:val="22"/>
          <w:szCs w:val="22"/>
          <w:lang w:val="en-CA" w:eastAsia="zh-CN"/>
        </w:rPr>
        <w:tab/>
      </w:r>
      <w:r>
        <w:rPr>
          <w:noProof/>
        </w:rPr>
        <w:t>Experimental data</w:t>
      </w:r>
      <w:r>
        <w:rPr>
          <w:noProof/>
        </w:rPr>
        <w:tab/>
      </w:r>
      <w:r>
        <w:rPr>
          <w:noProof/>
        </w:rPr>
        <w:fldChar w:fldCharType="begin"/>
      </w:r>
      <w:r>
        <w:rPr>
          <w:noProof/>
        </w:rPr>
        <w:instrText xml:space="preserve"> PAGEREF _Toc520374813 \h </w:instrText>
      </w:r>
      <w:r>
        <w:rPr>
          <w:noProof/>
        </w:rPr>
      </w:r>
      <w:r>
        <w:rPr>
          <w:noProof/>
        </w:rPr>
        <w:fldChar w:fldCharType="separate"/>
      </w:r>
      <w:r w:rsidR="00B560DA">
        <w:rPr>
          <w:noProof/>
        </w:rPr>
        <w:t>4-229</w:t>
      </w:r>
      <w:r>
        <w:rPr>
          <w:noProof/>
        </w:rPr>
        <w:fldChar w:fldCharType="end"/>
      </w:r>
    </w:p>
    <w:p w14:paraId="154A27A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4.1.1.4</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_Toc520374814 \h </w:instrText>
      </w:r>
      <w:r>
        <w:rPr>
          <w:noProof/>
        </w:rPr>
      </w:r>
      <w:r>
        <w:rPr>
          <w:noProof/>
        </w:rPr>
        <w:fldChar w:fldCharType="separate"/>
      </w:r>
      <w:r w:rsidR="00B560DA">
        <w:rPr>
          <w:noProof/>
        </w:rPr>
        <w:t>4-231</w:t>
      </w:r>
      <w:r>
        <w:rPr>
          <w:noProof/>
        </w:rPr>
        <w:fldChar w:fldCharType="end"/>
      </w:r>
    </w:p>
    <w:p w14:paraId="58E0B27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_Toc520374815 \h </w:instrText>
      </w:r>
      <w:r>
        <w:rPr>
          <w:noProof/>
        </w:rPr>
      </w:r>
      <w:r>
        <w:rPr>
          <w:noProof/>
        </w:rPr>
        <w:fldChar w:fldCharType="separate"/>
      </w:r>
      <w:r w:rsidR="00B560DA">
        <w:rPr>
          <w:noProof/>
        </w:rPr>
        <w:t>4-232</w:t>
      </w:r>
      <w:r>
        <w:rPr>
          <w:noProof/>
        </w:rPr>
        <w:fldChar w:fldCharType="end"/>
      </w:r>
    </w:p>
    <w:p w14:paraId="3F2AABC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4.1.1.6</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_Toc520374816 \h </w:instrText>
      </w:r>
      <w:r>
        <w:rPr>
          <w:noProof/>
        </w:rPr>
      </w:r>
      <w:r>
        <w:rPr>
          <w:noProof/>
        </w:rPr>
        <w:fldChar w:fldCharType="separate"/>
      </w:r>
      <w:r w:rsidR="00B560DA">
        <w:rPr>
          <w:noProof/>
        </w:rPr>
        <w:t>4-232</w:t>
      </w:r>
      <w:r>
        <w:rPr>
          <w:noProof/>
        </w:rPr>
        <w:fldChar w:fldCharType="end"/>
      </w:r>
    </w:p>
    <w:p w14:paraId="630C2457"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4.1.2</w:t>
      </w:r>
      <w:r>
        <w:rPr>
          <w:rFonts w:asciiTheme="minorHAnsi" w:hAnsiTheme="minorHAnsi" w:cstheme="minorBidi"/>
          <w:i w:val="0"/>
          <w:noProof/>
          <w:sz w:val="22"/>
          <w:szCs w:val="22"/>
          <w:lang w:val="en-CA" w:eastAsia="zh-CN"/>
        </w:rPr>
        <w:tab/>
      </w:r>
      <w:r>
        <w:rPr>
          <w:noProof/>
          <w:lang w:eastAsia="zh-CN"/>
        </w:rPr>
        <w:t>In-situ diffusion experiment in clay (MIE Model)</w:t>
      </w:r>
      <w:r>
        <w:rPr>
          <w:noProof/>
        </w:rPr>
        <w:tab/>
      </w:r>
      <w:r>
        <w:rPr>
          <w:noProof/>
        </w:rPr>
        <w:fldChar w:fldCharType="begin"/>
      </w:r>
      <w:r>
        <w:rPr>
          <w:noProof/>
        </w:rPr>
        <w:instrText xml:space="preserve"> PAGEREF _Toc520374817 \h </w:instrText>
      </w:r>
      <w:r>
        <w:rPr>
          <w:noProof/>
        </w:rPr>
      </w:r>
      <w:r>
        <w:rPr>
          <w:noProof/>
        </w:rPr>
        <w:fldChar w:fldCharType="separate"/>
      </w:r>
      <w:r w:rsidR="00B560DA">
        <w:rPr>
          <w:noProof/>
        </w:rPr>
        <w:t>4-233</w:t>
      </w:r>
      <w:r>
        <w:rPr>
          <w:noProof/>
        </w:rPr>
        <w:fldChar w:fldCharType="end"/>
      </w:r>
    </w:p>
    <w:p w14:paraId="63DB08E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_Toc520374818 \h </w:instrText>
      </w:r>
      <w:r>
        <w:rPr>
          <w:noProof/>
        </w:rPr>
      </w:r>
      <w:r>
        <w:rPr>
          <w:noProof/>
        </w:rPr>
        <w:fldChar w:fldCharType="separate"/>
      </w:r>
      <w:r w:rsidR="00B560DA">
        <w:rPr>
          <w:noProof/>
        </w:rPr>
        <w:t>4-233</w:t>
      </w:r>
      <w:r>
        <w:rPr>
          <w:noProof/>
        </w:rPr>
        <w:fldChar w:fldCharType="end"/>
      </w:r>
    </w:p>
    <w:p w14:paraId="64F163F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_Toc520374819 \h </w:instrText>
      </w:r>
      <w:r>
        <w:rPr>
          <w:noProof/>
        </w:rPr>
      </w:r>
      <w:r>
        <w:rPr>
          <w:noProof/>
        </w:rPr>
        <w:fldChar w:fldCharType="separate"/>
      </w:r>
      <w:r w:rsidR="00B560DA">
        <w:rPr>
          <w:noProof/>
        </w:rPr>
        <w:t>4-233</w:t>
      </w:r>
      <w:r>
        <w:rPr>
          <w:noProof/>
        </w:rPr>
        <w:fldChar w:fldCharType="end"/>
      </w:r>
    </w:p>
    <w:p w14:paraId="1B945FE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_Toc520374820 \h </w:instrText>
      </w:r>
      <w:r>
        <w:rPr>
          <w:noProof/>
        </w:rPr>
      </w:r>
      <w:r>
        <w:rPr>
          <w:noProof/>
        </w:rPr>
        <w:fldChar w:fldCharType="separate"/>
      </w:r>
      <w:r w:rsidR="00B560DA">
        <w:rPr>
          <w:noProof/>
        </w:rPr>
        <w:t>4-233</w:t>
      </w:r>
      <w:r>
        <w:rPr>
          <w:noProof/>
        </w:rPr>
        <w:fldChar w:fldCharType="end"/>
      </w:r>
    </w:p>
    <w:p w14:paraId="2630201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_Toc520374821 \h </w:instrText>
      </w:r>
      <w:r>
        <w:rPr>
          <w:noProof/>
        </w:rPr>
      </w:r>
      <w:r>
        <w:rPr>
          <w:noProof/>
        </w:rPr>
        <w:fldChar w:fldCharType="separate"/>
      </w:r>
      <w:r w:rsidR="00B560DA">
        <w:rPr>
          <w:noProof/>
        </w:rPr>
        <w:t>4-234</w:t>
      </w:r>
      <w:r>
        <w:rPr>
          <w:noProof/>
        </w:rPr>
        <w:fldChar w:fldCharType="end"/>
      </w:r>
    </w:p>
    <w:p w14:paraId="1F4B35B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4.1.2.5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_Toc520374822 \h </w:instrText>
      </w:r>
      <w:r>
        <w:rPr>
          <w:noProof/>
        </w:rPr>
      </w:r>
      <w:r>
        <w:rPr>
          <w:noProof/>
        </w:rPr>
        <w:fldChar w:fldCharType="separate"/>
      </w:r>
      <w:r w:rsidR="00B560DA">
        <w:rPr>
          <w:noProof/>
        </w:rPr>
        <w:t>4-235</w:t>
      </w:r>
      <w:r>
        <w:rPr>
          <w:noProof/>
        </w:rPr>
        <w:fldChar w:fldCharType="end"/>
      </w:r>
    </w:p>
    <w:p w14:paraId="2359A6B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4.1.3</w:t>
      </w:r>
      <w:r>
        <w:rPr>
          <w:rFonts w:asciiTheme="minorHAnsi" w:hAnsiTheme="minorHAnsi" w:cstheme="minorBidi"/>
          <w:i w:val="0"/>
          <w:noProof/>
          <w:sz w:val="22"/>
          <w:szCs w:val="22"/>
          <w:lang w:val="en-CA" w:eastAsia="zh-CN"/>
        </w:rPr>
        <w:tab/>
      </w:r>
      <w:r>
        <w:rPr>
          <w:noProof/>
          <w:lang w:eastAsia="zh-CN"/>
        </w:rPr>
        <w:t>Effect of chemical perturbation on diffusion and retardation in clay</w:t>
      </w:r>
      <w:r>
        <w:rPr>
          <w:noProof/>
        </w:rPr>
        <w:tab/>
      </w:r>
      <w:r>
        <w:rPr>
          <w:noProof/>
        </w:rPr>
        <w:fldChar w:fldCharType="begin"/>
      </w:r>
      <w:r>
        <w:rPr>
          <w:noProof/>
        </w:rPr>
        <w:instrText xml:space="preserve"> PAGEREF _Toc520374823 \h </w:instrText>
      </w:r>
      <w:r>
        <w:rPr>
          <w:noProof/>
        </w:rPr>
      </w:r>
      <w:r>
        <w:rPr>
          <w:noProof/>
        </w:rPr>
        <w:fldChar w:fldCharType="separate"/>
      </w:r>
      <w:r w:rsidR="00B560DA">
        <w:rPr>
          <w:noProof/>
        </w:rPr>
        <w:t>4-236</w:t>
      </w:r>
      <w:r>
        <w:rPr>
          <w:noProof/>
        </w:rPr>
        <w:fldChar w:fldCharType="end"/>
      </w:r>
    </w:p>
    <w:p w14:paraId="415EB65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_Toc520374824 \h </w:instrText>
      </w:r>
      <w:r>
        <w:rPr>
          <w:noProof/>
        </w:rPr>
      </w:r>
      <w:r>
        <w:rPr>
          <w:noProof/>
        </w:rPr>
        <w:fldChar w:fldCharType="separate"/>
      </w:r>
      <w:r w:rsidR="00B560DA">
        <w:rPr>
          <w:noProof/>
        </w:rPr>
        <w:t>4-236</w:t>
      </w:r>
      <w:r>
        <w:rPr>
          <w:noProof/>
        </w:rPr>
        <w:fldChar w:fldCharType="end"/>
      </w:r>
    </w:p>
    <w:p w14:paraId="69870AD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_Toc520374825 \h </w:instrText>
      </w:r>
      <w:r>
        <w:rPr>
          <w:noProof/>
        </w:rPr>
      </w:r>
      <w:r>
        <w:rPr>
          <w:noProof/>
        </w:rPr>
        <w:fldChar w:fldCharType="separate"/>
      </w:r>
      <w:r w:rsidR="00B560DA">
        <w:rPr>
          <w:noProof/>
        </w:rPr>
        <w:t>4-236</w:t>
      </w:r>
      <w:r>
        <w:rPr>
          <w:noProof/>
        </w:rPr>
        <w:fldChar w:fldCharType="end"/>
      </w:r>
    </w:p>
    <w:p w14:paraId="7CB7BA0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4.1.3.3</w:t>
      </w:r>
      <w:r>
        <w:rPr>
          <w:rFonts w:asciiTheme="minorHAnsi" w:hAnsiTheme="minorHAnsi" w:cstheme="minorBidi"/>
          <w:noProof/>
          <w:sz w:val="22"/>
          <w:szCs w:val="22"/>
          <w:lang w:val="en-CA" w:eastAsia="zh-CN"/>
        </w:rPr>
        <w:tab/>
      </w:r>
      <w:r>
        <w:rPr>
          <w:noProof/>
        </w:rPr>
        <w:t>Experimental data</w:t>
      </w:r>
      <w:r>
        <w:rPr>
          <w:noProof/>
        </w:rPr>
        <w:tab/>
      </w:r>
      <w:r>
        <w:rPr>
          <w:noProof/>
        </w:rPr>
        <w:fldChar w:fldCharType="begin"/>
      </w:r>
      <w:r>
        <w:rPr>
          <w:noProof/>
        </w:rPr>
        <w:instrText xml:space="preserve"> PAGEREF _Toc520374826 \h </w:instrText>
      </w:r>
      <w:r>
        <w:rPr>
          <w:noProof/>
        </w:rPr>
      </w:r>
      <w:r>
        <w:rPr>
          <w:noProof/>
        </w:rPr>
        <w:fldChar w:fldCharType="separate"/>
      </w:r>
      <w:r w:rsidR="00B560DA">
        <w:rPr>
          <w:noProof/>
        </w:rPr>
        <w:t>4-237</w:t>
      </w:r>
      <w:r>
        <w:rPr>
          <w:noProof/>
        </w:rPr>
        <w:fldChar w:fldCharType="end"/>
      </w:r>
    </w:p>
    <w:p w14:paraId="2F67F21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4.1.3.4</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_Toc520374827 \h </w:instrText>
      </w:r>
      <w:r>
        <w:rPr>
          <w:noProof/>
        </w:rPr>
      </w:r>
      <w:r>
        <w:rPr>
          <w:noProof/>
        </w:rPr>
        <w:fldChar w:fldCharType="separate"/>
      </w:r>
      <w:r w:rsidR="00B560DA">
        <w:rPr>
          <w:noProof/>
        </w:rPr>
        <w:t>4-239</w:t>
      </w:r>
      <w:r>
        <w:rPr>
          <w:noProof/>
        </w:rPr>
        <w:fldChar w:fldCharType="end"/>
      </w:r>
    </w:p>
    <w:p w14:paraId="41C0011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lastRenderedPageBreak/>
        <w:t>4.1.3.5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_Toc520374828 \h </w:instrText>
      </w:r>
      <w:r>
        <w:rPr>
          <w:noProof/>
        </w:rPr>
      </w:r>
      <w:r>
        <w:rPr>
          <w:noProof/>
        </w:rPr>
        <w:fldChar w:fldCharType="separate"/>
      </w:r>
      <w:r w:rsidR="00B560DA">
        <w:rPr>
          <w:noProof/>
        </w:rPr>
        <w:t>4-239</w:t>
      </w:r>
      <w:r>
        <w:rPr>
          <w:noProof/>
        </w:rPr>
        <w:fldChar w:fldCharType="end"/>
      </w:r>
    </w:p>
    <w:p w14:paraId="7DF70F9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4.1.3.6</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_Toc520374829 \h </w:instrText>
      </w:r>
      <w:r>
        <w:rPr>
          <w:noProof/>
        </w:rPr>
      </w:r>
      <w:r>
        <w:rPr>
          <w:noProof/>
        </w:rPr>
        <w:fldChar w:fldCharType="separate"/>
      </w:r>
      <w:r w:rsidR="00B560DA">
        <w:rPr>
          <w:noProof/>
        </w:rPr>
        <w:t>4-240</w:t>
      </w:r>
      <w:r>
        <w:rPr>
          <w:noProof/>
        </w:rPr>
        <w:fldChar w:fldCharType="end"/>
      </w:r>
    </w:p>
    <w:p w14:paraId="0A1F240D"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4.1.4</w:t>
      </w:r>
      <w:r>
        <w:rPr>
          <w:rFonts w:asciiTheme="minorHAnsi" w:hAnsiTheme="minorHAnsi" w:cstheme="minorBidi"/>
          <w:i w:val="0"/>
          <w:noProof/>
          <w:sz w:val="22"/>
          <w:szCs w:val="22"/>
          <w:lang w:val="en-CA" w:eastAsia="zh-CN"/>
        </w:rPr>
        <w:tab/>
      </w:r>
      <w:r>
        <w:rPr>
          <w:noProof/>
          <w:lang w:eastAsia="zh-CN"/>
        </w:rPr>
        <w:t>Effect of chemical perturbation on diffusion and retardation in clay (MIE)</w:t>
      </w:r>
      <w:r>
        <w:rPr>
          <w:noProof/>
        </w:rPr>
        <w:tab/>
      </w:r>
      <w:r>
        <w:rPr>
          <w:noProof/>
        </w:rPr>
        <w:fldChar w:fldCharType="begin"/>
      </w:r>
      <w:r>
        <w:rPr>
          <w:noProof/>
        </w:rPr>
        <w:instrText xml:space="preserve"> PAGEREF _Toc520374830 \h </w:instrText>
      </w:r>
      <w:r>
        <w:rPr>
          <w:noProof/>
        </w:rPr>
      </w:r>
      <w:r>
        <w:rPr>
          <w:noProof/>
        </w:rPr>
        <w:fldChar w:fldCharType="separate"/>
      </w:r>
      <w:r w:rsidR="00B560DA">
        <w:rPr>
          <w:noProof/>
        </w:rPr>
        <w:t>4-241</w:t>
      </w:r>
      <w:r>
        <w:rPr>
          <w:noProof/>
        </w:rPr>
        <w:fldChar w:fldCharType="end"/>
      </w:r>
    </w:p>
    <w:p w14:paraId="67B6BFB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_Toc520374831 \h </w:instrText>
      </w:r>
      <w:r>
        <w:rPr>
          <w:noProof/>
        </w:rPr>
      </w:r>
      <w:r>
        <w:rPr>
          <w:noProof/>
        </w:rPr>
        <w:fldChar w:fldCharType="separate"/>
      </w:r>
      <w:r w:rsidR="00B560DA">
        <w:rPr>
          <w:noProof/>
        </w:rPr>
        <w:t>4-241</w:t>
      </w:r>
      <w:r>
        <w:rPr>
          <w:noProof/>
        </w:rPr>
        <w:fldChar w:fldCharType="end"/>
      </w:r>
    </w:p>
    <w:p w14:paraId="68E6BEA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_Toc520374832 \h </w:instrText>
      </w:r>
      <w:r>
        <w:rPr>
          <w:noProof/>
        </w:rPr>
      </w:r>
      <w:r>
        <w:rPr>
          <w:noProof/>
        </w:rPr>
        <w:fldChar w:fldCharType="separate"/>
      </w:r>
      <w:r w:rsidR="00B560DA">
        <w:rPr>
          <w:noProof/>
        </w:rPr>
        <w:t>4-241</w:t>
      </w:r>
      <w:r>
        <w:rPr>
          <w:noProof/>
        </w:rPr>
        <w:fldChar w:fldCharType="end"/>
      </w:r>
    </w:p>
    <w:p w14:paraId="772C01D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4.1.4.3</w:t>
      </w:r>
      <w:r>
        <w:rPr>
          <w:rFonts w:asciiTheme="minorHAnsi" w:hAnsiTheme="minorHAnsi" w:cstheme="minorBidi"/>
          <w:noProof/>
          <w:sz w:val="22"/>
          <w:szCs w:val="22"/>
          <w:lang w:val="en-CA" w:eastAsia="zh-CN"/>
        </w:rPr>
        <w:tab/>
      </w:r>
      <w:r>
        <w:rPr>
          <w:noProof/>
        </w:rPr>
        <w:t>Experimental data</w:t>
      </w:r>
      <w:r>
        <w:rPr>
          <w:noProof/>
        </w:rPr>
        <w:tab/>
      </w:r>
      <w:r>
        <w:rPr>
          <w:noProof/>
        </w:rPr>
        <w:fldChar w:fldCharType="begin"/>
      </w:r>
      <w:r>
        <w:rPr>
          <w:noProof/>
        </w:rPr>
        <w:instrText xml:space="preserve"> PAGEREF _Toc520374833 \h </w:instrText>
      </w:r>
      <w:r>
        <w:rPr>
          <w:noProof/>
        </w:rPr>
      </w:r>
      <w:r>
        <w:rPr>
          <w:noProof/>
        </w:rPr>
        <w:fldChar w:fldCharType="separate"/>
      </w:r>
      <w:r w:rsidR="00B560DA">
        <w:rPr>
          <w:noProof/>
        </w:rPr>
        <w:t>4-241</w:t>
      </w:r>
      <w:r>
        <w:rPr>
          <w:noProof/>
        </w:rPr>
        <w:fldChar w:fldCharType="end"/>
      </w:r>
    </w:p>
    <w:p w14:paraId="6E4EE59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4.1.4.4</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_Toc520374834 \h </w:instrText>
      </w:r>
      <w:r>
        <w:rPr>
          <w:noProof/>
        </w:rPr>
      </w:r>
      <w:r>
        <w:rPr>
          <w:noProof/>
        </w:rPr>
        <w:fldChar w:fldCharType="separate"/>
      </w:r>
      <w:r w:rsidR="00B560DA">
        <w:rPr>
          <w:noProof/>
        </w:rPr>
        <w:t>4-241</w:t>
      </w:r>
      <w:r>
        <w:rPr>
          <w:noProof/>
        </w:rPr>
        <w:fldChar w:fldCharType="end"/>
      </w:r>
    </w:p>
    <w:p w14:paraId="63CB18CA"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4.1.4.5</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_Toc520374835 \h </w:instrText>
      </w:r>
      <w:r>
        <w:rPr>
          <w:noProof/>
        </w:rPr>
      </w:r>
      <w:r>
        <w:rPr>
          <w:noProof/>
        </w:rPr>
        <w:fldChar w:fldCharType="separate"/>
      </w:r>
      <w:r w:rsidR="00B560DA">
        <w:rPr>
          <w:noProof/>
        </w:rPr>
        <w:t>4-242</w:t>
      </w:r>
      <w:r>
        <w:rPr>
          <w:noProof/>
        </w:rPr>
        <w:fldChar w:fldCharType="end"/>
      </w:r>
    </w:p>
    <w:p w14:paraId="0182E11E"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4.1.4.6</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_Toc520374836 \h </w:instrText>
      </w:r>
      <w:r>
        <w:rPr>
          <w:noProof/>
        </w:rPr>
      </w:r>
      <w:r>
        <w:rPr>
          <w:noProof/>
        </w:rPr>
        <w:fldChar w:fldCharType="separate"/>
      </w:r>
      <w:r w:rsidR="00B560DA">
        <w:rPr>
          <w:noProof/>
        </w:rPr>
        <w:t>4-246</w:t>
      </w:r>
      <w:r>
        <w:rPr>
          <w:noProof/>
        </w:rPr>
        <w:fldChar w:fldCharType="end"/>
      </w:r>
    </w:p>
    <w:p w14:paraId="1502E650"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4.1.5</w:t>
      </w:r>
      <w:r>
        <w:rPr>
          <w:rFonts w:asciiTheme="minorHAnsi" w:hAnsiTheme="minorHAnsi" w:cstheme="minorBidi"/>
          <w:i w:val="0"/>
          <w:noProof/>
          <w:sz w:val="22"/>
          <w:szCs w:val="22"/>
          <w:lang w:val="en-CA" w:eastAsia="zh-CN"/>
        </w:rPr>
        <w:tab/>
      </w:r>
      <w:r>
        <w:rPr>
          <w:noProof/>
          <w:lang w:eastAsia="zh-CN"/>
        </w:rPr>
        <w:t>Back diffusion during overcoring</w:t>
      </w:r>
      <w:r>
        <w:rPr>
          <w:noProof/>
        </w:rPr>
        <w:tab/>
      </w:r>
      <w:r>
        <w:rPr>
          <w:noProof/>
        </w:rPr>
        <w:fldChar w:fldCharType="begin"/>
      </w:r>
      <w:r>
        <w:rPr>
          <w:noProof/>
        </w:rPr>
        <w:instrText xml:space="preserve"> PAGEREF _Toc520374837 \h </w:instrText>
      </w:r>
      <w:r>
        <w:rPr>
          <w:noProof/>
        </w:rPr>
      </w:r>
      <w:r>
        <w:rPr>
          <w:noProof/>
        </w:rPr>
        <w:fldChar w:fldCharType="separate"/>
      </w:r>
      <w:r w:rsidR="00B560DA">
        <w:rPr>
          <w:noProof/>
        </w:rPr>
        <w:t>4-246</w:t>
      </w:r>
      <w:r>
        <w:rPr>
          <w:noProof/>
        </w:rPr>
        <w:fldChar w:fldCharType="end"/>
      </w:r>
    </w:p>
    <w:p w14:paraId="2B4A373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4.1.5.1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_Toc520374838 \h </w:instrText>
      </w:r>
      <w:r>
        <w:rPr>
          <w:noProof/>
        </w:rPr>
      </w:r>
      <w:r>
        <w:rPr>
          <w:noProof/>
        </w:rPr>
        <w:fldChar w:fldCharType="separate"/>
      </w:r>
      <w:r w:rsidR="00B560DA">
        <w:rPr>
          <w:noProof/>
        </w:rPr>
        <w:t>4-246</w:t>
      </w:r>
      <w:r>
        <w:rPr>
          <w:noProof/>
        </w:rPr>
        <w:fldChar w:fldCharType="end"/>
      </w:r>
    </w:p>
    <w:p w14:paraId="59345DF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4.1.5.2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_Toc520374839 \h </w:instrText>
      </w:r>
      <w:r>
        <w:rPr>
          <w:noProof/>
        </w:rPr>
      </w:r>
      <w:r>
        <w:rPr>
          <w:noProof/>
        </w:rPr>
        <w:fldChar w:fldCharType="separate"/>
      </w:r>
      <w:r w:rsidR="00B560DA">
        <w:rPr>
          <w:noProof/>
        </w:rPr>
        <w:t>4-246</w:t>
      </w:r>
      <w:r>
        <w:rPr>
          <w:noProof/>
        </w:rPr>
        <w:fldChar w:fldCharType="end"/>
      </w:r>
    </w:p>
    <w:p w14:paraId="49063C1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4.1.5.3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_Toc520374840 \h </w:instrText>
      </w:r>
      <w:r>
        <w:rPr>
          <w:noProof/>
        </w:rPr>
      </w:r>
      <w:r>
        <w:rPr>
          <w:noProof/>
        </w:rPr>
        <w:fldChar w:fldCharType="separate"/>
      </w:r>
      <w:r w:rsidR="00B560DA">
        <w:rPr>
          <w:noProof/>
        </w:rPr>
        <w:t>4-246</w:t>
      </w:r>
      <w:r>
        <w:rPr>
          <w:noProof/>
        </w:rPr>
        <w:fldChar w:fldCharType="end"/>
      </w:r>
    </w:p>
    <w:p w14:paraId="0F3C0EAF"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4.1.5.4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_Toc520374841 \h </w:instrText>
      </w:r>
      <w:r>
        <w:rPr>
          <w:noProof/>
        </w:rPr>
      </w:r>
      <w:r>
        <w:rPr>
          <w:noProof/>
        </w:rPr>
        <w:fldChar w:fldCharType="separate"/>
      </w:r>
      <w:r w:rsidR="00B560DA">
        <w:rPr>
          <w:noProof/>
        </w:rPr>
        <w:t>4-247</w:t>
      </w:r>
      <w:r>
        <w:rPr>
          <w:noProof/>
        </w:rPr>
        <w:fldChar w:fldCharType="end"/>
      </w:r>
    </w:p>
    <w:p w14:paraId="0E0BF84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4.1.5.5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_Toc520374842 \h </w:instrText>
      </w:r>
      <w:r>
        <w:rPr>
          <w:noProof/>
        </w:rPr>
      </w:r>
      <w:r>
        <w:rPr>
          <w:noProof/>
        </w:rPr>
        <w:fldChar w:fldCharType="separate"/>
      </w:r>
      <w:r w:rsidR="00B560DA">
        <w:rPr>
          <w:noProof/>
        </w:rPr>
        <w:t>4-248</w:t>
      </w:r>
      <w:r>
        <w:rPr>
          <w:noProof/>
        </w:rPr>
        <w:fldChar w:fldCharType="end"/>
      </w:r>
    </w:p>
    <w:p w14:paraId="7C3FEE04"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4.1.6</w:t>
      </w:r>
      <w:r>
        <w:rPr>
          <w:rFonts w:asciiTheme="minorHAnsi" w:hAnsiTheme="minorHAnsi" w:cstheme="minorBidi"/>
          <w:i w:val="0"/>
          <w:noProof/>
          <w:sz w:val="22"/>
          <w:szCs w:val="22"/>
          <w:lang w:val="en-CA" w:eastAsia="zh-CN"/>
        </w:rPr>
        <w:tab/>
      </w:r>
      <w:r>
        <w:rPr>
          <w:noProof/>
          <w:lang w:eastAsia="zh-CN"/>
        </w:rPr>
        <w:t>Back diffusion during overcoring (MIE)</w:t>
      </w:r>
      <w:r>
        <w:rPr>
          <w:noProof/>
        </w:rPr>
        <w:tab/>
      </w:r>
      <w:r>
        <w:rPr>
          <w:noProof/>
        </w:rPr>
        <w:fldChar w:fldCharType="begin"/>
      </w:r>
      <w:r>
        <w:rPr>
          <w:noProof/>
        </w:rPr>
        <w:instrText xml:space="preserve"> PAGEREF _Toc520374843 \h </w:instrText>
      </w:r>
      <w:r>
        <w:rPr>
          <w:noProof/>
        </w:rPr>
      </w:r>
      <w:r>
        <w:rPr>
          <w:noProof/>
        </w:rPr>
        <w:fldChar w:fldCharType="separate"/>
      </w:r>
      <w:r w:rsidR="00B560DA">
        <w:rPr>
          <w:noProof/>
        </w:rPr>
        <w:t>4-248</w:t>
      </w:r>
      <w:r>
        <w:rPr>
          <w:noProof/>
        </w:rPr>
        <w:fldChar w:fldCharType="end"/>
      </w:r>
    </w:p>
    <w:p w14:paraId="3B9AFAD3"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4.1.6.1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_Toc520374844 \h </w:instrText>
      </w:r>
      <w:r>
        <w:rPr>
          <w:noProof/>
        </w:rPr>
      </w:r>
      <w:r>
        <w:rPr>
          <w:noProof/>
        </w:rPr>
        <w:fldChar w:fldCharType="separate"/>
      </w:r>
      <w:r w:rsidR="00B560DA">
        <w:rPr>
          <w:noProof/>
        </w:rPr>
        <w:t>4-248</w:t>
      </w:r>
      <w:r>
        <w:rPr>
          <w:noProof/>
        </w:rPr>
        <w:fldChar w:fldCharType="end"/>
      </w:r>
    </w:p>
    <w:p w14:paraId="439555B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4.1.6.2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_Toc520374845 \h </w:instrText>
      </w:r>
      <w:r>
        <w:rPr>
          <w:noProof/>
        </w:rPr>
      </w:r>
      <w:r>
        <w:rPr>
          <w:noProof/>
        </w:rPr>
        <w:fldChar w:fldCharType="separate"/>
      </w:r>
      <w:r w:rsidR="00B560DA">
        <w:rPr>
          <w:noProof/>
        </w:rPr>
        <w:t>4-248</w:t>
      </w:r>
      <w:r>
        <w:rPr>
          <w:noProof/>
        </w:rPr>
        <w:fldChar w:fldCharType="end"/>
      </w:r>
    </w:p>
    <w:p w14:paraId="5306C20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4.1.6.3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_Toc520374846 \h </w:instrText>
      </w:r>
      <w:r>
        <w:rPr>
          <w:noProof/>
        </w:rPr>
      </w:r>
      <w:r>
        <w:rPr>
          <w:noProof/>
        </w:rPr>
        <w:fldChar w:fldCharType="separate"/>
      </w:r>
      <w:r w:rsidR="00B560DA">
        <w:rPr>
          <w:noProof/>
        </w:rPr>
        <w:t>4-248</w:t>
      </w:r>
      <w:r>
        <w:rPr>
          <w:noProof/>
        </w:rPr>
        <w:fldChar w:fldCharType="end"/>
      </w:r>
    </w:p>
    <w:p w14:paraId="454F1B6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4.1.6.4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_Toc520374847 \h </w:instrText>
      </w:r>
      <w:r>
        <w:rPr>
          <w:noProof/>
        </w:rPr>
      </w:r>
      <w:r>
        <w:rPr>
          <w:noProof/>
        </w:rPr>
        <w:fldChar w:fldCharType="separate"/>
      </w:r>
      <w:r w:rsidR="00B560DA">
        <w:rPr>
          <w:noProof/>
        </w:rPr>
        <w:t>4-248</w:t>
      </w:r>
      <w:r>
        <w:rPr>
          <w:noProof/>
        </w:rPr>
        <w:fldChar w:fldCharType="end"/>
      </w:r>
    </w:p>
    <w:p w14:paraId="06DB1E7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4.1.6.5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_Toc520374848 \h </w:instrText>
      </w:r>
      <w:r>
        <w:rPr>
          <w:noProof/>
        </w:rPr>
      </w:r>
      <w:r>
        <w:rPr>
          <w:noProof/>
        </w:rPr>
        <w:fldChar w:fldCharType="separate"/>
      </w:r>
      <w:r w:rsidR="00B560DA">
        <w:rPr>
          <w:noProof/>
        </w:rPr>
        <w:t>4-249</w:t>
      </w:r>
      <w:r>
        <w:rPr>
          <w:noProof/>
        </w:rPr>
        <w:fldChar w:fldCharType="end"/>
      </w:r>
    </w:p>
    <w:p w14:paraId="1F2D02EB" w14:textId="77777777" w:rsidR="002D029A" w:rsidRDefault="002D029A">
      <w:pPr>
        <w:pStyle w:val="TOC2"/>
        <w:tabs>
          <w:tab w:val="left" w:pos="720"/>
          <w:tab w:val="right" w:leader="dot" w:pos="8630"/>
        </w:tabs>
        <w:rPr>
          <w:rFonts w:asciiTheme="minorHAnsi" w:hAnsiTheme="minorHAnsi" w:cstheme="minorBidi"/>
          <w:smallCaps w:val="0"/>
          <w:noProof/>
          <w:sz w:val="22"/>
          <w:szCs w:val="22"/>
          <w:lang w:val="en-CA" w:eastAsia="zh-CN"/>
        </w:rPr>
      </w:pPr>
      <w:r>
        <w:rPr>
          <w:noProof/>
        </w:rPr>
        <w:t>4.2</w:t>
      </w:r>
      <w:r>
        <w:rPr>
          <w:rFonts w:asciiTheme="minorHAnsi" w:hAnsiTheme="minorHAnsi" w:cstheme="minorBidi"/>
          <w:smallCaps w:val="0"/>
          <w:noProof/>
          <w:sz w:val="22"/>
          <w:szCs w:val="22"/>
          <w:lang w:val="en-CA" w:eastAsia="zh-CN"/>
        </w:rPr>
        <w:tab/>
      </w:r>
      <w:r>
        <w:rPr>
          <w:noProof/>
        </w:rPr>
        <w:t>EBS-TF experiments</w:t>
      </w:r>
      <w:r>
        <w:rPr>
          <w:noProof/>
        </w:rPr>
        <w:tab/>
      </w:r>
      <w:r>
        <w:rPr>
          <w:noProof/>
        </w:rPr>
        <w:fldChar w:fldCharType="begin"/>
      </w:r>
      <w:r>
        <w:rPr>
          <w:noProof/>
        </w:rPr>
        <w:instrText xml:space="preserve"> PAGEREF _Toc520374849 \h </w:instrText>
      </w:r>
      <w:r>
        <w:rPr>
          <w:noProof/>
        </w:rPr>
      </w:r>
      <w:r>
        <w:rPr>
          <w:noProof/>
        </w:rPr>
        <w:fldChar w:fldCharType="separate"/>
      </w:r>
      <w:r w:rsidR="00B560DA">
        <w:rPr>
          <w:noProof/>
        </w:rPr>
        <w:t>4-250</w:t>
      </w:r>
      <w:r>
        <w:rPr>
          <w:noProof/>
        </w:rPr>
        <w:fldChar w:fldCharType="end"/>
      </w:r>
    </w:p>
    <w:p w14:paraId="1CD5A79F"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4.2.1</w:t>
      </w:r>
      <w:r>
        <w:rPr>
          <w:rFonts w:asciiTheme="minorHAnsi" w:hAnsiTheme="minorHAnsi" w:cstheme="minorBidi"/>
          <w:i w:val="0"/>
          <w:noProof/>
          <w:sz w:val="22"/>
          <w:szCs w:val="22"/>
          <w:lang w:val="en-CA" w:eastAsia="zh-CN"/>
        </w:rPr>
        <w:tab/>
      </w:r>
      <w:r>
        <w:rPr>
          <w:noProof/>
          <w:lang w:eastAsia="zh-CN"/>
        </w:rPr>
        <w:t>diffusion through compacted Ca-montmorillonite</w:t>
      </w:r>
      <w:r>
        <w:rPr>
          <w:noProof/>
        </w:rPr>
        <w:tab/>
      </w:r>
      <w:r>
        <w:rPr>
          <w:noProof/>
        </w:rPr>
        <w:fldChar w:fldCharType="begin"/>
      </w:r>
      <w:r>
        <w:rPr>
          <w:noProof/>
        </w:rPr>
        <w:instrText xml:space="preserve"> PAGEREF _Toc520374850 \h </w:instrText>
      </w:r>
      <w:r>
        <w:rPr>
          <w:noProof/>
        </w:rPr>
      </w:r>
      <w:r>
        <w:rPr>
          <w:noProof/>
        </w:rPr>
        <w:fldChar w:fldCharType="separate"/>
      </w:r>
      <w:r w:rsidR="00B560DA">
        <w:rPr>
          <w:noProof/>
        </w:rPr>
        <w:t>4-251</w:t>
      </w:r>
      <w:r>
        <w:rPr>
          <w:noProof/>
        </w:rPr>
        <w:fldChar w:fldCharType="end"/>
      </w:r>
    </w:p>
    <w:p w14:paraId="4B8C45B8"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4.2.1.1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_Toc520374851 \h </w:instrText>
      </w:r>
      <w:r>
        <w:rPr>
          <w:noProof/>
        </w:rPr>
      </w:r>
      <w:r>
        <w:rPr>
          <w:noProof/>
        </w:rPr>
        <w:fldChar w:fldCharType="separate"/>
      </w:r>
      <w:r w:rsidR="00B560DA">
        <w:rPr>
          <w:noProof/>
        </w:rPr>
        <w:t>4-251</w:t>
      </w:r>
      <w:r>
        <w:rPr>
          <w:noProof/>
        </w:rPr>
        <w:fldChar w:fldCharType="end"/>
      </w:r>
    </w:p>
    <w:p w14:paraId="5F5B7E3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4.2.1.2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_Toc520374852 \h </w:instrText>
      </w:r>
      <w:r>
        <w:rPr>
          <w:noProof/>
        </w:rPr>
      </w:r>
      <w:r>
        <w:rPr>
          <w:noProof/>
        </w:rPr>
        <w:fldChar w:fldCharType="separate"/>
      </w:r>
      <w:r w:rsidR="00B560DA">
        <w:rPr>
          <w:noProof/>
        </w:rPr>
        <w:t>4-251</w:t>
      </w:r>
      <w:r>
        <w:rPr>
          <w:noProof/>
        </w:rPr>
        <w:fldChar w:fldCharType="end"/>
      </w:r>
    </w:p>
    <w:p w14:paraId="5405935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4.2.1.3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_Toc520374853 \h </w:instrText>
      </w:r>
      <w:r>
        <w:rPr>
          <w:noProof/>
        </w:rPr>
      </w:r>
      <w:r>
        <w:rPr>
          <w:noProof/>
        </w:rPr>
        <w:fldChar w:fldCharType="separate"/>
      </w:r>
      <w:r w:rsidR="00B560DA">
        <w:rPr>
          <w:noProof/>
        </w:rPr>
        <w:t>4-251</w:t>
      </w:r>
      <w:r>
        <w:rPr>
          <w:noProof/>
        </w:rPr>
        <w:fldChar w:fldCharType="end"/>
      </w:r>
    </w:p>
    <w:p w14:paraId="74F25382"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4.2.1.4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_Toc520374854 \h </w:instrText>
      </w:r>
      <w:r>
        <w:rPr>
          <w:noProof/>
        </w:rPr>
      </w:r>
      <w:r>
        <w:rPr>
          <w:noProof/>
        </w:rPr>
        <w:fldChar w:fldCharType="separate"/>
      </w:r>
      <w:r w:rsidR="00B560DA">
        <w:rPr>
          <w:noProof/>
        </w:rPr>
        <w:t>4-252</w:t>
      </w:r>
      <w:r>
        <w:rPr>
          <w:noProof/>
        </w:rPr>
        <w:fldChar w:fldCharType="end"/>
      </w:r>
    </w:p>
    <w:p w14:paraId="0F7A997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4.2.1.5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_Toc520374855 \h </w:instrText>
      </w:r>
      <w:r>
        <w:rPr>
          <w:noProof/>
        </w:rPr>
      </w:r>
      <w:r>
        <w:rPr>
          <w:noProof/>
        </w:rPr>
        <w:fldChar w:fldCharType="separate"/>
      </w:r>
      <w:r w:rsidR="00B560DA">
        <w:rPr>
          <w:noProof/>
        </w:rPr>
        <w:t>4-252</w:t>
      </w:r>
      <w:r>
        <w:rPr>
          <w:noProof/>
        </w:rPr>
        <w:fldChar w:fldCharType="end"/>
      </w:r>
    </w:p>
    <w:p w14:paraId="6D5D3739"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4.2.2</w:t>
      </w:r>
      <w:r>
        <w:rPr>
          <w:rFonts w:asciiTheme="minorHAnsi" w:hAnsiTheme="minorHAnsi" w:cstheme="minorBidi"/>
          <w:i w:val="0"/>
          <w:noProof/>
          <w:sz w:val="22"/>
          <w:szCs w:val="22"/>
          <w:lang w:val="en-CA" w:eastAsia="zh-CN"/>
        </w:rPr>
        <w:tab/>
      </w:r>
      <w:r>
        <w:rPr>
          <w:noProof/>
          <w:lang w:eastAsia="zh-CN"/>
        </w:rPr>
        <w:t>Gypsum dissolution and diffusion through Ca-montmorillonite</w:t>
      </w:r>
      <w:r>
        <w:rPr>
          <w:noProof/>
        </w:rPr>
        <w:tab/>
      </w:r>
      <w:r>
        <w:rPr>
          <w:noProof/>
        </w:rPr>
        <w:fldChar w:fldCharType="begin"/>
      </w:r>
      <w:r>
        <w:rPr>
          <w:noProof/>
        </w:rPr>
        <w:instrText xml:space="preserve"> PAGEREF _Toc520374856 \h </w:instrText>
      </w:r>
      <w:r>
        <w:rPr>
          <w:noProof/>
        </w:rPr>
      </w:r>
      <w:r>
        <w:rPr>
          <w:noProof/>
        </w:rPr>
        <w:fldChar w:fldCharType="separate"/>
      </w:r>
      <w:r w:rsidR="00B560DA">
        <w:rPr>
          <w:noProof/>
        </w:rPr>
        <w:t>4-253</w:t>
      </w:r>
      <w:r>
        <w:rPr>
          <w:noProof/>
        </w:rPr>
        <w:fldChar w:fldCharType="end"/>
      </w:r>
    </w:p>
    <w:p w14:paraId="2C1C883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4.2.2.1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_Toc520374857 \h </w:instrText>
      </w:r>
      <w:r>
        <w:rPr>
          <w:noProof/>
        </w:rPr>
      </w:r>
      <w:r>
        <w:rPr>
          <w:noProof/>
        </w:rPr>
        <w:fldChar w:fldCharType="separate"/>
      </w:r>
      <w:r w:rsidR="00B560DA">
        <w:rPr>
          <w:noProof/>
        </w:rPr>
        <w:t>4-253</w:t>
      </w:r>
      <w:r>
        <w:rPr>
          <w:noProof/>
        </w:rPr>
        <w:fldChar w:fldCharType="end"/>
      </w:r>
    </w:p>
    <w:p w14:paraId="5DA32975"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4.2.2.2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_Toc520374858 \h </w:instrText>
      </w:r>
      <w:r>
        <w:rPr>
          <w:noProof/>
        </w:rPr>
      </w:r>
      <w:r>
        <w:rPr>
          <w:noProof/>
        </w:rPr>
        <w:fldChar w:fldCharType="separate"/>
      </w:r>
      <w:r w:rsidR="00B560DA">
        <w:rPr>
          <w:noProof/>
        </w:rPr>
        <w:t>4-254</w:t>
      </w:r>
      <w:r>
        <w:rPr>
          <w:noProof/>
        </w:rPr>
        <w:fldChar w:fldCharType="end"/>
      </w:r>
    </w:p>
    <w:p w14:paraId="577A482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4.2.2.3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_Toc520374859 \h </w:instrText>
      </w:r>
      <w:r>
        <w:rPr>
          <w:noProof/>
        </w:rPr>
      </w:r>
      <w:r>
        <w:rPr>
          <w:noProof/>
        </w:rPr>
        <w:fldChar w:fldCharType="separate"/>
      </w:r>
      <w:r w:rsidR="00B560DA">
        <w:rPr>
          <w:noProof/>
        </w:rPr>
        <w:t>4-254</w:t>
      </w:r>
      <w:r>
        <w:rPr>
          <w:noProof/>
        </w:rPr>
        <w:fldChar w:fldCharType="end"/>
      </w:r>
    </w:p>
    <w:p w14:paraId="092F6B39"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4.2.2.4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_Toc520374860 \h </w:instrText>
      </w:r>
      <w:r>
        <w:rPr>
          <w:noProof/>
        </w:rPr>
      </w:r>
      <w:r>
        <w:rPr>
          <w:noProof/>
        </w:rPr>
        <w:fldChar w:fldCharType="separate"/>
      </w:r>
      <w:r w:rsidR="00B560DA">
        <w:rPr>
          <w:noProof/>
        </w:rPr>
        <w:t>4-254</w:t>
      </w:r>
      <w:r>
        <w:rPr>
          <w:noProof/>
        </w:rPr>
        <w:fldChar w:fldCharType="end"/>
      </w:r>
    </w:p>
    <w:p w14:paraId="7B3115C3"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t>4.2.3</w:t>
      </w:r>
      <w:r>
        <w:rPr>
          <w:rFonts w:asciiTheme="minorHAnsi" w:hAnsiTheme="minorHAnsi" w:cstheme="minorBidi"/>
          <w:i w:val="0"/>
          <w:noProof/>
          <w:sz w:val="22"/>
          <w:szCs w:val="22"/>
          <w:lang w:val="en-CA" w:eastAsia="zh-CN"/>
        </w:rPr>
        <w:tab/>
      </w:r>
      <w:r>
        <w:rPr>
          <w:noProof/>
          <w:lang w:eastAsia="zh-CN"/>
        </w:rPr>
        <w:t>Gypsum dissolution, diffusion and ion exchange through Na-montmorillonite</w:t>
      </w:r>
      <w:r>
        <w:rPr>
          <w:noProof/>
        </w:rPr>
        <w:tab/>
      </w:r>
      <w:r>
        <w:rPr>
          <w:noProof/>
        </w:rPr>
        <w:fldChar w:fldCharType="begin"/>
      </w:r>
      <w:r>
        <w:rPr>
          <w:noProof/>
        </w:rPr>
        <w:instrText xml:space="preserve"> PAGEREF _Toc520374861 \h </w:instrText>
      </w:r>
      <w:r>
        <w:rPr>
          <w:noProof/>
        </w:rPr>
      </w:r>
      <w:r>
        <w:rPr>
          <w:noProof/>
        </w:rPr>
        <w:fldChar w:fldCharType="separate"/>
      </w:r>
      <w:r w:rsidR="00B560DA">
        <w:rPr>
          <w:noProof/>
        </w:rPr>
        <w:t>4-256</w:t>
      </w:r>
      <w:r>
        <w:rPr>
          <w:noProof/>
        </w:rPr>
        <w:fldChar w:fldCharType="end"/>
      </w:r>
    </w:p>
    <w:p w14:paraId="251CD28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4.2.3.1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_Toc520374862 \h </w:instrText>
      </w:r>
      <w:r>
        <w:rPr>
          <w:noProof/>
        </w:rPr>
      </w:r>
      <w:r>
        <w:rPr>
          <w:noProof/>
        </w:rPr>
        <w:fldChar w:fldCharType="separate"/>
      </w:r>
      <w:r w:rsidR="00B560DA">
        <w:rPr>
          <w:noProof/>
        </w:rPr>
        <w:t>4-256</w:t>
      </w:r>
      <w:r>
        <w:rPr>
          <w:noProof/>
        </w:rPr>
        <w:fldChar w:fldCharType="end"/>
      </w:r>
    </w:p>
    <w:p w14:paraId="5DC636A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4.2.3.2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_Toc520374863 \h </w:instrText>
      </w:r>
      <w:r>
        <w:rPr>
          <w:noProof/>
        </w:rPr>
      </w:r>
      <w:r>
        <w:rPr>
          <w:noProof/>
        </w:rPr>
        <w:fldChar w:fldCharType="separate"/>
      </w:r>
      <w:r w:rsidR="00B560DA">
        <w:rPr>
          <w:noProof/>
        </w:rPr>
        <w:t>4-256</w:t>
      </w:r>
      <w:r>
        <w:rPr>
          <w:noProof/>
        </w:rPr>
        <w:fldChar w:fldCharType="end"/>
      </w:r>
    </w:p>
    <w:p w14:paraId="182C6151"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4.2.3.3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_Toc520374864 \h </w:instrText>
      </w:r>
      <w:r>
        <w:rPr>
          <w:noProof/>
        </w:rPr>
      </w:r>
      <w:r>
        <w:rPr>
          <w:noProof/>
        </w:rPr>
        <w:fldChar w:fldCharType="separate"/>
      </w:r>
      <w:r w:rsidR="00B560DA">
        <w:rPr>
          <w:noProof/>
        </w:rPr>
        <w:t>4-256</w:t>
      </w:r>
      <w:r>
        <w:rPr>
          <w:noProof/>
        </w:rPr>
        <w:fldChar w:fldCharType="end"/>
      </w:r>
    </w:p>
    <w:p w14:paraId="799E2B6D"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4.2.3.4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_Toc520374865 \h </w:instrText>
      </w:r>
      <w:r>
        <w:rPr>
          <w:noProof/>
        </w:rPr>
      </w:r>
      <w:r>
        <w:rPr>
          <w:noProof/>
        </w:rPr>
        <w:fldChar w:fldCharType="separate"/>
      </w:r>
      <w:r w:rsidR="00B560DA">
        <w:rPr>
          <w:noProof/>
        </w:rPr>
        <w:t>4-257</w:t>
      </w:r>
      <w:r>
        <w:rPr>
          <w:noProof/>
        </w:rPr>
        <w:fldChar w:fldCharType="end"/>
      </w:r>
    </w:p>
    <w:p w14:paraId="43F4EDF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4.2.3.5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_Toc520374866 \h </w:instrText>
      </w:r>
      <w:r>
        <w:rPr>
          <w:noProof/>
        </w:rPr>
      </w:r>
      <w:r>
        <w:rPr>
          <w:noProof/>
        </w:rPr>
        <w:fldChar w:fldCharType="separate"/>
      </w:r>
      <w:r w:rsidR="00B560DA">
        <w:rPr>
          <w:noProof/>
        </w:rPr>
        <w:t>4-258</w:t>
      </w:r>
      <w:r>
        <w:rPr>
          <w:noProof/>
        </w:rPr>
        <w:fldChar w:fldCharType="end"/>
      </w:r>
    </w:p>
    <w:p w14:paraId="265A99EA" w14:textId="77777777" w:rsidR="002D029A" w:rsidRDefault="002D029A">
      <w:pPr>
        <w:pStyle w:val="TOC3"/>
        <w:tabs>
          <w:tab w:val="left" w:pos="1200"/>
          <w:tab w:val="right" w:leader="dot" w:pos="8630"/>
        </w:tabs>
        <w:rPr>
          <w:rFonts w:asciiTheme="minorHAnsi" w:hAnsiTheme="minorHAnsi" w:cstheme="minorBidi"/>
          <w:i w:val="0"/>
          <w:noProof/>
          <w:sz w:val="22"/>
          <w:szCs w:val="22"/>
          <w:lang w:val="en-CA" w:eastAsia="zh-CN"/>
        </w:rPr>
      </w:pPr>
      <w:r w:rsidRPr="006107E4">
        <w:rPr>
          <w:noProof/>
        </w:rPr>
        <w:lastRenderedPageBreak/>
        <w:t>4.2.4</w:t>
      </w:r>
      <w:r>
        <w:rPr>
          <w:rFonts w:asciiTheme="minorHAnsi" w:hAnsiTheme="minorHAnsi" w:cstheme="minorBidi"/>
          <w:i w:val="0"/>
          <w:noProof/>
          <w:sz w:val="22"/>
          <w:szCs w:val="22"/>
          <w:lang w:val="en-CA" w:eastAsia="zh-CN"/>
        </w:rPr>
        <w:tab/>
      </w:r>
      <w:r>
        <w:rPr>
          <w:noProof/>
          <w:lang w:eastAsia="zh-CN"/>
        </w:rPr>
        <w:t>Multicomponent transport through a compacted and saturated MX-80 bentonite</w:t>
      </w:r>
      <w:r>
        <w:rPr>
          <w:noProof/>
        </w:rPr>
        <w:tab/>
      </w:r>
      <w:r>
        <w:rPr>
          <w:noProof/>
        </w:rPr>
        <w:fldChar w:fldCharType="begin"/>
      </w:r>
      <w:r>
        <w:rPr>
          <w:noProof/>
        </w:rPr>
        <w:instrText xml:space="preserve"> PAGEREF _Toc520374867 \h </w:instrText>
      </w:r>
      <w:r>
        <w:rPr>
          <w:noProof/>
        </w:rPr>
      </w:r>
      <w:r>
        <w:rPr>
          <w:noProof/>
        </w:rPr>
        <w:fldChar w:fldCharType="separate"/>
      </w:r>
      <w:r w:rsidR="00B560DA">
        <w:rPr>
          <w:noProof/>
        </w:rPr>
        <w:t>4-258</w:t>
      </w:r>
      <w:r>
        <w:rPr>
          <w:noProof/>
        </w:rPr>
        <w:fldChar w:fldCharType="end"/>
      </w:r>
    </w:p>
    <w:p w14:paraId="7CCF76C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4.2.4.1</w:t>
      </w:r>
      <w:r>
        <w:rPr>
          <w:rFonts w:asciiTheme="minorHAnsi" w:hAnsiTheme="minorHAnsi" w:cstheme="minorBidi"/>
          <w:noProof/>
          <w:sz w:val="22"/>
          <w:szCs w:val="22"/>
          <w:lang w:val="en-CA" w:eastAsia="zh-CN"/>
        </w:rPr>
        <w:tab/>
      </w:r>
      <w:r>
        <w:rPr>
          <w:noProof/>
        </w:rPr>
        <w:t>Problem definition</w:t>
      </w:r>
      <w:r>
        <w:rPr>
          <w:noProof/>
        </w:rPr>
        <w:tab/>
      </w:r>
      <w:r>
        <w:rPr>
          <w:noProof/>
        </w:rPr>
        <w:fldChar w:fldCharType="begin"/>
      </w:r>
      <w:r>
        <w:rPr>
          <w:noProof/>
        </w:rPr>
        <w:instrText xml:space="preserve"> PAGEREF _Toc520374868 \h </w:instrText>
      </w:r>
      <w:r>
        <w:rPr>
          <w:noProof/>
        </w:rPr>
      </w:r>
      <w:r>
        <w:rPr>
          <w:noProof/>
        </w:rPr>
        <w:fldChar w:fldCharType="separate"/>
      </w:r>
      <w:r w:rsidR="00B560DA">
        <w:rPr>
          <w:noProof/>
        </w:rPr>
        <w:t>4-258</w:t>
      </w:r>
      <w:r>
        <w:rPr>
          <w:noProof/>
        </w:rPr>
        <w:fldChar w:fldCharType="end"/>
      </w:r>
    </w:p>
    <w:p w14:paraId="3E0CA927"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4.2.4.2</w:t>
      </w:r>
      <w:r>
        <w:rPr>
          <w:rFonts w:asciiTheme="minorHAnsi" w:hAnsiTheme="minorHAnsi" w:cstheme="minorBidi"/>
          <w:noProof/>
          <w:sz w:val="22"/>
          <w:szCs w:val="22"/>
          <w:lang w:val="en-CA" w:eastAsia="zh-CN"/>
        </w:rPr>
        <w:tab/>
      </w:r>
      <w:r>
        <w:rPr>
          <w:noProof/>
        </w:rPr>
        <w:t>Model setup</w:t>
      </w:r>
      <w:r>
        <w:rPr>
          <w:noProof/>
        </w:rPr>
        <w:tab/>
      </w:r>
      <w:r>
        <w:rPr>
          <w:noProof/>
        </w:rPr>
        <w:fldChar w:fldCharType="begin"/>
      </w:r>
      <w:r>
        <w:rPr>
          <w:noProof/>
        </w:rPr>
        <w:instrText xml:space="preserve"> PAGEREF _Toc520374869 \h </w:instrText>
      </w:r>
      <w:r>
        <w:rPr>
          <w:noProof/>
        </w:rPr>
      </w:r>
      <w:r>
        <w:rPr>
          <w:noProof/>
        </w:rPr>
        <w:fldChar w:fldCharType="separate"/>
      </w:r>
      <w:r w:rsidR="00B560DA">
        <w:rPr>
          <w:noProof/>
        </w:rPr>
        <w:t>4-258</w:t>
      </w:r>
      <w:r>
        <w:rPr>
          <w:noProof/>
        </w:rPr>
        <w:fldChar w:fldCharType="end"/>
      </w:r>
    </w:p>
    <w:p w14:paraId="06C21690"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4.2.4.3</w:t>
      </w:r>
      <w:r>
        <w:rPr>
          <w:rFonts w:asciiTheme="minorHAnsi" w:hAnsiTheme="minorHAnsi" w:cstheme="minorBidi"/>
          <w:noProof/>
          <w:sz w:val="22"/>
          <w:szCs w:val="22"/>
          <w:lang w:val="en-CA" w:eastAsia="zh-CN"/>
        </w:rPr>
        <w:tab/>
      </w:r>
      <w:r>
        <w:rPr>
          <w:noProof/>
        </w:rPr>
        <w:t>Parameters</w:t>
      </w:r>
      <w:r>
        <w:rPr>
          <w:noProof/>
        </w:rPr>
        <w:tab/>
      </w:r>
      <w:r>
        <w:rPr>
          <w:noProof/>
        </w:rPr>
        <w:fldChar w:fldCharType="begin"/>
      </w:r>
      <w:r>
        <w:rPr>
          <w:noProof/>
        </w:rPr>
        <w:instrText xml:space="preserve"> PAGEREF _Toc520374870 \h </w:instrText>
      </w:r>
      <w:r>
        <w:rPr>
          <w:noProof/>
        </w:rPr>
      </w:r>
      <w:r>
        <w:rPr>
          <w:noProof/>
        </w:rPr>
        <w:fldChar w:fldCharType="separate"/>
      </w:r>
      <w:r w:rsidR="00B560DA">
        <w:rPr>
          <w:noProof/>
        </w:rPr>
        <w:t>4-260</w:t>
      </w:r>
      <w:r>
        <w:rPr>
          <w:noProof/>
        </w:rPr>
        <w:fldChar w:fldCharType="end"/>
      </w:r>
    </w:p>
    <w:p w14:paraId="5EE83A2C"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4.2.4.4</w:t>
      </w:r>
      <w:r>
        <w:rPr>
          <w:rFonts w:asciiTheme="minorHAnsi" w:hAnsiTheme="minorHAnsi" w:cstheme="minorBidi"/>
          <w:noProof/>
          <w:sz w:val="22"/>
          <w:szCs w:val="22"/>
          <w:lang w:val="en-CA" w:eastAsia="zh-CN"/>
        </w:rPr>
        <w:tab/>
      </w:r>
      <w:r>
        <w:rPr>
          <w:noProof/>
        </w:rPr>
        <w:t>Results</w:t>
      </w:r>
      <w:r>
        <w:rPr>
          <w:noProof/>
        </w:rPr>
        <w:tab/>
      </w:r>
      <w:r>
        <w:rPr>
          <w:noProof/>
        </w:rPr>
        <w:fldChar w:fldCharType="begin"/>
      </w:r>
      <w:r>
        <w:rPr>
          <w:noProof/>
        </w:rPr>
        <w:instrText xml:space="preserve"> PAGEREF _Toc520374871 \h </w:instrText>
      </w:r>
      <w:r>
        <w:rPr>
          <w:noProof/>
        </w:rPr>
      </w:r>
      <w:r>
        <w:rPr>
          <w:noProof/>
        </w:rPr>
        <w:fldChar w:fldCharType="separate"/>
      </w:r>
      <w:r w:rsidR="00B560DA">
        <w:rPr>
          <w:noProof/>
        </w:rPr>
        <w:t>4-261</w:t>
      </w:r>
      <w:r>
        <w:rPr>
          <w:noProof/>
        </w:rPr>
        <w:fldChar w:fldCharType="end"/>
      </w:r>
    </w:p>
    <w:p w14:paraId="0E0C9C1B" w14:textId="77777777" w:rsidR="002D029A" w:rsidRDefault="002D029A">
      <w:pPr>
        <w:pStyle w:val="TOC4"/>
        <w:tabs>
          <w:tab w:val="left" w:pos="1440"/>
          <w:tab w:val="right" w:leader="dot" w:pos="8630"/>
        </w:tabs>
        <w:rPr>
          <w:rFonts w:asciiTheme="minorHAnsi" w:hAnsiTheme="minorHAnsi" w:cstheme="minorBidi"/>
          <w:noProof/>
          <w:sz w:val="22"/>
          <w:szCs w:val="22"/>
          <w:lang w:val="en-CA" w:eastAsia="zh-CN"/>
        </w:rPr>
      </w:pPr>
      <w:r>
        <w:rPr>
          <w:noProof/>
        </w:rPr>
        <w:t>4.2.4.5</w:t>
      </w:r>
      <w:r>
        <w:rPr>
          <w:rFonts w:asciiTheme="minorHAnsi" w:hAnsiTheme="minorHAnsi" w:cstheme="minorBidi"/>
          <w:noProof/>
          <w:sz w:val="22"/>
          <w:szCs w:val="22"/>
          <w:lang w:val="en-CA" w:eastAsia="zh-CN"/>
        </w:rPr>
        <w:tab/>
      </w:r>
      <w:r>
        <w:rPr>
          <w:noProof/>
        </w:rPr>
        <w:t>File location</w:t>
      </w:r>
      <w:r>
        <w:rPr>
          <w:noProof/>
        </w:rPr>
        <w:tab/>
      </w:r>
      <w:r>
        <w:rPr>
          <w:noProof/>
        </w:rPr>
        <w:fldChar w:fldCharType="begin"/>
      </w:r>
      <w:r>
        <w:rPr>
          <w:noProof/>
        </w:rPr>
        <w:instrText xml:space="preserve"> PAGEREF _Toc520374872 \h </w:instrText>
      </w:r>
      <w:r>
        <w:rPr>
          <w:noProof/>
        </w:rPr>
      </w:r>
      <w:r>
        <w:rPr>
          <w:noProof/>
        </w:rPr>
        <w:fldChar w:fldCharType="separate"/>
      </w:r>
      <w:r w:rsidR="00B560DA">
        <w:rPr>
          <w:noProof/>
        </w:rPr>
        <w:t>4-262</w:t>
      </w:r>
      <w:r>
        <w:rPr>
          <w:noProof/>
        </w:rPr>
        <w:fldChar w:fldCharType="end"/>
      </w:r>
    </w:p>
    <w:p w14:paraId="14CD5D6D" w14:textId="77777777" w:rsidR="002D029A" w:rsidRDefault="002D029A">
      <w:pPr>
        <w:pStyle w:val="TOC1"/>
        <w:rPr>
          <w:rFonts w:asciiTheme="minorHAnsi" w:hAnsiTheme="minorHAnsi" w:cstheme="minorBidi"/>
          <w:b w:val="0"/>
          <w:noProof/>
          <w:sz w:val="22"/>
          <w:szCs w:val="22"/>
          <w:lang w:val="en-CA"/>
        </w:rPr>
      </w:pPr>
      <w:r>
        <w:rPr>
          <w:noProof/>
        </w:rPr>
        <w:t>5</w:t>
      </w:r>
      <w:r>
        <w:rPr>
          <w:rFonts w:asciiTheme="minorHAnsi" w:hAnsiTheme="minorHAnsi" w:cstheme="minorBidi"/>
          <w:b w:val="0"/>
          <w:noProof/>
          <w:sz w:val="22"/>
          <w:szCs w:val="22"/>
          <w:lang w:val="en-CA"/>
        </w:rPr>
        <w:tab/>
      </w:r>
      <w:r>
        <w:rPr>
          <w:noProof/>
        </w:rPr>
        <w:t>SSBench benchmarking</w:t>
      </w:r>
      <w:r>
        <w:rPr>
          <w:noProof/>
        </w:rPr>
        <w:tab/>
      </w:r>
      <w:r>
        <w:rPr>
          <w:noProof/>
        </w:rPr>
        <w:fldChar w:fldCharType="begin"/>
      </w:r>
      <w:r>
        <w:rPr>
          <w:noProof/>
        </w:rPr>
        <w:instrText xml:space="preserve"> PAGEREF _Toc520374873 \h </w:instrText>
      </w:r>
      <w:r>
        <w:rPr>
          <w:noProof/>
        </w:rPr>
      </w:r>
      <w:r>
        <w:rPr>
          <w:noProof/>
        </w:rPr>
        <w:fldChar w:fldCharType="separate"/>
      </w:r>
      <w:r w:rsidR="00B560DA">
        <w:rPr>
          <w:noProof/>
        </w:rPr>
        <w:t>5-262</w:t>
      </w:r>
      <w:r>
        <w:rPr>
          <w:noProof/>
        </w:rPr>
        <w:fldChar w:fldCharType="end"/>
      </w:r>
    </w:p>
    <w:p w14:paraId="2585D91E" w14:textId="77777777" w:rsidR="002D029A" w:rsidRDefault="002D029A">
      <w:pPr>
        <w:pStyle w:val="TOC1"/>
        <w:rPr>
          <w:rFonts w:asciiTheme="minorHAnsi" w:hAnsiTheme="minorHAnsi" w:cstheme="minorBidi"/>
          <w:b w:val="0"/>
          <w:noProof/>
          <w:sz w:val="22"/>
          <w:szCs w:val="22"/>
          <w:lang w:val="en-CA"/>
        </w:rPr>
      </w:pPr>
      <w:r>
        <w:rPr>
          <w:noProof/>
        </w:rPr>
        <w:t>References</w:t>
      </w:r>
      <w:r>
        <w:rPr>
          <w:noProof/>
        </w:rPr>
        <w:tab/>
      </w:r>
      <w:r>
        <w:rPr>
          <w:noProof/>
        </w:rPr>
        <w:fldChar w:fldCharType="begin"/>
      </w:r>
      <w:r>
        <w:rPr>
          <w:noProof/>
        </w:rPr>
        <w:instrText xml:space="preserve"> PAGEREF _Toc520374874 \h </w:instrText>
      </w:r>
      <w:r>
        <w:rPr>
          <w:noProof/>
        </w:rPr>
      </w:r>
      <w:r>
        <w:rPr>
          <w:noProof/>
        </w:rPr>
        <w:fldChar w:fldCharType="separate"/>
      </w:r>
      <w:r w:rsidR="00B560DA">
        <w:rPr>
          <w:noProof/>
        </w:rPr>
        <w:t>5-263</w:t>
      </w:r>
      <w:r>
        <w:rPr>
          <w:noProof/>
        </w:rPr>
        <w:fldChar w:fldCharType="end"/>
      </w:r>
    </w:p>
    <w:p w14:paraId="1AE7286C" w14:textId="77777777" w:rsidR="002D029A" w:rsidRDefault="002D029A">
      <w:pPr>
        <w:pStyle w:val="TOC1"/>
        <w:rPr>
          <w:rFonts w:asciiTheme="minorHAnsi" w:hAnsiTheme="minorHAnsi" w:cstheme="minorBidi"/>
          <w:b w:val="0"/>
          <w:noProof/>
          <w:sz w:val="22"/>
          <w:szCs w:val="22"/>
          <w:lang w:val="en-CA"/>
        </w:rPr>
      </w:pPr>
      <w:r>
        <w:rPr>
          <w:noProof/>
        </w:rPr>
        <w:t>Appendix I: PITZER VIRIAL COEFFICIENTS DATA BASE FOR MODEL VERIFICATION</w:t>
      </w:r>
      <w:r>
        <w:rPr>
          <w:noProof/>
        </w:rPr>
        <w:tab/>
      </w:r>
      <w:r>
        <w:rPr>
          <w:noProof/>
        </w:rPr>
        <w:fldChar w:fldCharType="begin"/>
      </w:r>
      <w:r>
        <w:rPr>
          <w:noProof/>
        </w:rPr>
        <w:instrText xml:space="preserve"> PAGEREF _Toc520374875 \h </w:instrText>
      </w:r>
      <w:r>
        <w:rPr>
          <w:noProof/>
        </w:rPr>
      </w:r>
      <w:r>
        <w:rPr>
          <w:noProof/>
        </w:rPr>
        <w:fldChar w:fldCharType="separate"/>
      </w:r>
      <w:r w:rsidR="00B560DA">
        <w:rPr>
          <w:noProof/>
        </w:rPr>
        <w:t>5-267</w:t>
      </w:r>
      <w:r>
        <w:rPr>
          <w:noProof/>
        </w:rPr>
        <w:fldChar w:fldCharType="end"/>
      </w:r>
    </w:p>
    <w:p w14:paraId="31066684" w14:textId="77777777" w:rsidR="002D029A" w:rsidRDefault="002D029A">
      <w:pPr>
        <w:pStyle w:val="TOC1"/>
        <w:rPr>
          <w:rFonts w:asciiTheme="minorHAnsi" w:hAnsiTheme="minorHAnsi" w:cstheme="minorBidi"/>
          <w:b w:val="0"/>
          <w:noProof/>
          <w:sz w:val="22"/>
          <w:szCs w:val="22"/>
          <w:lang w:val="en-CA"/>
        </w:rPr>
      </w:pPr>
      <w:r>
        <w:rPr>
          <w:noProof/>
        </w:rPr>
        <w:t>Appendix II: List of benchmarking papers</w:t>
      </w:r>
      <w:r>
        <w:rPr>
          <w:noProof/>
        </w:rPr>
        <w:tab/>
      </w:r>
      <w:r>
        <w:rPr>
          <w:noProof/>
        </w:rPr>
        <w:fldChar w:fldCharType="begin"/>
      </w:r>
      <w:r>
        <w:rPr>
          <w:noProof/>
        </w:rPr>
        <w:instrText xml:space="preserve"> PAGEREF _Toc520374876 \h </w:instrText>
      </w:r>
      <w:r>
        <w:rPr>
          <w:noProof/>
        </w:rPr>
      </w:r>
      <w:r>
        <w:rPr>
          <w:noProof/>
        </w:rPr>
        <w:fldChar w:fldCharType="separate"/>
      </w:r>
      <w:r w:rsidR="00B560DA">
        <w:rPr>
          <w:noProof/>
        </w:rPr>
        <w:t>5-270</w:t>
      </w:r>
      <w:r>
        <w:rPr>
          <w:noProof/>
        </w:rPr>
        <w:fldChar w:fldCharType="end"/>
      </w:r>
    </w:p>
    <w:p w14:paraId="6D71455B" w14:textId="77777777" w:rsidR="00577FF4" w:rsidRDefault="005F5019">
      <w:pPr>
        <w:rPr>
          <w:lang w:eastAsia="zh-CN"/>
        </w:rPr>
      </w:pPr>
      <w:r w:rsidRPr="00ED3698">
        <w:fldChar w:fldCharType="end"/>
      </w:r>
    </w:p>
    <w:p w14:paraId="2D7EA234" w14:textId="77777777" w:rsidR="00577FF4" w:rsidRDefault="00577FF4">
      <w:pPr>
        <w:rPr>
          <w:lang w:eastAsia="zh-CN"/>
        </w:rPr>
      </w:pPr>
      <w:r w:rsidRPr="00ED3698">
        <w:br w:type="page"/>
      </w:r>
    </w:p>
    <w:p w14:paraId="6E217F54" w14:textId="77777777" w:rsidR="00A17873" w:rsidRPr="00227B1A" w:rsidRDefault="00A17873" w:rsidP="00A17873">
      <w:pPr>
        <w:pStyle w:val="TOC1"/>
      </w:pPr>
    </w:p>
    <w:p w14:paraId="161E9C93" w14:textId="77777777" w:rsidR="00A17873" w:rsidRPr="00D910F5" w:rsidRDefault="00A17873" w:rsidP="00A17873">
      <w:pPr>
        <w:jc w:val="center"/>
        <w:rPr>
          <w:rFonts w:cs="Arial"/>
          <w:szCs w:val="22"/>
          <w:u w:val="single"/>
        </w:rPr>
      </w:pPr>
      <w:bookmarkStart w:id="1" w:name="_Toc275446449"/>
      <w:bookmarkStart w:id="2" w:name="_Toc275446625"/>
      <w:bookmarkStart w:id="3" w:name="_Toc284427058"/>
      <w:bookmarkStart w:id="4" w:name="_Toc303596069"/>
      <w:r w:rsidRPr="00D910F5">
        <w:rPr>
          <w:rFonts w:cs="Arial"/>
          <w:b/>
          <w:szCs w:val="22"/>
          <w:u w:val="single"/>
        </w:rPr>
        <w:t>LIST OF TABLES</w:t>
      </w:r>
      <w:bookmarkEnd w:id="1"/>
      <w:bookmarkEnd w:id="2"/>
      <w:bookmarkEnd w:id="3"/>
      <w:bookmarkEnd w:id="4"/>
    </w:p>
    <w:p w14:paraId="2F696BF9" w14:textId="77777777" w:rsidR="00A17873" w:rsidRPr="00D04339" w:rsidRDefault="00A17873" w:rsidP="00A17873">
      <w:pPr>
        <w:jc w:val="right"/>
        <w:rPr>
          <w:b/>
          <w:u w:val="single"/>
        </w:rPr>
      </w:pPr>
      <w:bookmarkStart w:id="5" w:name="_Toc275446450"/>
      <w:bookmarkStart w:id="6" w:name="_Toc275446626"/>
      <w:bookmarkStart w:id="7" w:name="_Toc284427059"/>
      <w:r w:rsidRPr="00D04339">
        <w:rPr>
          <w:b/>
          <w:u w:val="single"/>
        </w:rPr>
        <w:t>Page</w:t>
      </w:r>
      <w:bookmarkEnd w:id="5"/>
      <w:bookmarkEnd w:id="6"/>
      <w:bookmarkEnd w:id="7"/>
    </w:p>
    <w:p w14:paraId="7A600E9D" w14:textId="77777777" w:rsidR="00A17873" w:rsidRPr="00D910F5" w:rsidRDefault="00A17873" w:rsidP="00A17873">
      <w:pPr>
        <w:rPr>
          <w:rFonts w:cs="Arial"/>
          <w:szCs w:val="22"/>
        </w:rPr>
      </w:pPr>
    </w:p>
    <w:p w14:paraId="11A2E522" w14:textId="77777777" w:rsidR="002D029A" w:rsidRDefault="005F5019">
      <w:pPr>
        <w:pStyle w:val="TableofFigures"/>
        <w:tabs>
          <w:tab w:val="right" w:leader="dot" w:pos="8630"/>
        </w:tabs>
        <w:rPr>
          <w:rFonts w:asciiTheme="minorHAnsi" w:hAnsiTheme="minorHAnsi" w:cstheme="minorBidi"/>
          <w:i w:val="0"/>
          <w:noProof/>
          <w:sz w:val="22"/>
          <w:szCs w:val="22"/>
          <w:lang w:val="en-CA" w:eastAsia="zh-CN"/>
        </w:rPr>
      </w:pPr>
      <w:r w:rsidRPr="00BD468B">
        <w:fldChar w:fldCharType="begin"/>
      </w:r>
      <w:r w:rsidR="00A17873" w:rsidRPr="00BD468B">
        <w:instrText xml:space="preserve"> TOC \c "Table" </w:instrText>
      </w:r>
      <w:r w:rsidRPr="00BD468B">
        <w:fldChar w:fldCharType="separate"/>
      </w:r>
      <w:r w:rsidR="002D029A">
        <w:rPr>
          <w:noProof/>
        </w:rPr>
        <w:t xml:space="preserve">Table 2.1: List of </w:t>
      </w:r>
      <w:r w:rsidR="002D029A">
        <w:rPr>
          <w:noProof/>
          <w:lang w:eastAsia="zh-CN"/>
        </w:rPr>
        <w:t>batch reaction</w:t>
      </w:r>
      <w:r w:rsidR="002D029A">
        <w:rPr>
          <w:noProof/>
        </w:rPr>
        <w:t xml:space="preserve"> benchmarks</w:t>
      </w:r>
      <w:r w:rsidR="002D029A">
        <w:rPr>
          <w:noProof/>
        </w:rPr>
        <w:tab/>
      </w:r>
      <w:r w:rsidR="002D029A">
        <w:rPr>
          <w:noProof/>
        </w:rPr>
        <w:fldChar w:fldCharType="begin"/>
      </w:r>
      <w:r w:rsidR="002D029A">
        <w:rPr>
          <w:noProof/>
        </w:rPr>
        <w:instrText xml:space="preserve"> PAGEREF _Toc520374877 \h </w:instrText>
      </w:r>
      <w:r w:rsidR="002D029A">
        <w:rPr>
          <w:noProof/>
        </w:rPr>
      </w:r>
      <w:r w:rsidR="002D029A">
        <w:rPr>
          <w:noProof/>
        </w:rPr>
        <w:fldChar w:fldCharType="separate"/>
      </w:r>
      <w:r w:rsidR="00B560DA">
        <w:rPr>
          <w:noProof/>
        </w:rPr>
        <w:t>2-36</w:t>
      </w:r>
      <w:r w:rsidR="002D029A">
        <w:rPr>
          <w:noProof/>
        </w:rPr>
        <w:fldChar w:fldCharType="end"/>
      </w:r>
    </w:p>
    <w:p w14:paraId="313CF9E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2.2: Initial </w:t>
      </w:r>
      <w:r>
        <w:rPr>
          <w:noProof/>
          <w:lang w:eastAsia="zh-CN"/>
        </w:rPr>
        <w:t>geochemical</w:t>
      </w:r>
      <w:r>
        <w:rPr>
          <w:noProof/>
        </w:rPr>
        <w:t xml:space="preserve"> conditions for benchmark </w:t>
      </w:r>
      <w:r>
        <w:rPr>
          <w:noProof/>
          <w:lang w:eastAsia="zh-CN"/>
        </w:rPr>
        <w:t>As(V)_surfx</w:t>
      </w:r>
      <w:r>
        <w:rPr>
          <w:noProof/>
        </w:rPr>
        <w:tab/>
      </w:r>
      <w:r>
        <w:rPr>
          <w:noProof/>
        </w:rPr>
        <w:fldChar w:fldCharType="begin"/>
      </w:r>
      <w:r>
        <w:rPr>
          <w:noProof/>
        </w:rPr>
        <w:instrText xml:space="preserve"> PAGEREF _Toc520374878 \h </w:instrText>
      </w:r>
      <w:r>
        <w:rPr>
          <w:noProof/>
        </w:rPr>
      </w:r>
      <w:r>
        <w:rPr>
          <w:noProof/>
        </w:rPr>
        <w:fldChar w:fldCharType="separate"/>
      </w:r>
      <w:r w:rsidR="00B560DA">
        <w:rPr>
          <w:noProof/>
        </w:rPr>
        <w:t>2-37</w:t>
      </w:r>
      <w:r>
        <w:rPr>
          <w:noProof/>
        </w:rPr>
        <w:fldChar w:fldCharType="end"/>
      </w:r>
    </w:p>
    <w:p w14:paraId="0B4C07B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 Physical parameters</w:t>
      </w:r>
      <w:r>
        <w:rPr>
          <w:noProof/>
          <w:lang w:eastAsia="zh-CN"/>
        </w:rPr>
        <w:t xml:space="preserve"> of surface site</w:t>
      </w:r>
      <w:r>
        <w:rPr>
          <w:noProof/>
        </w:rPr>
        <w:t xml:space="preserve"> for verification problem </w:t>
      </w:r>
      <w:r>
        <w:rPr>
          <w:noProof/>
          <w:lang w:eastAsia="zh-CN"/>
        </w:rPr>
        <w:t>As(V)_surfx</w:t>
      </w:r>
      <w:r>
        <w:rPr>
          <w:noProof/>
        </w:rPr>
        <w:tab/>
      </w:r>
      <w:r>
        <w:rPr>
          <w:noProof/>
        </w:rPr>
        <w:fldChar w:fldCharType="begin"/>
      </w:r>
      <w:r>
        <w:rPr>
          <w:noProof/>
        </w:rPr>
        <w:instrText xml:space="preserve"> PAGEREF _Toc520374879 \h </w:instrText>
      </w:r>
      <w:r>
        <w:rPr>
          <w:noProof/>
        </w:rPr>
      </w:r>
      <w:r>
        <w:rPr>
          <w:noProof/>
        </w:rPr>
        <w:fldChar w:fldCharType="separate"/>
      </w:r>
      <w:r w:rsidR="00B560DA">
        <w:rPr>
          <w:noProof/>
        </w:rPr>
        <w:t>2-37</w:t>
      </w:r>
      <w:r>
        <w:rPr>
          <w:noProof/>
        </w:rPr>
        <w:fldChar w:fldCharType="end"/>
      </w:r>
    </w:p>
    <w:p w14:paraId="7ED1719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 Reaction stoichiometries of surface complextion reactions</w:t>
      </w:r>
      <w:r>
        <w:rPr>
          <w:noProof/>
          <w:lang w:eastAsia="zh-CN"/>
        </w:rPr>
        <w:t xml:space="preserve"> </w:t>
      </w:r>
      <w:r>
        <w:rPr>
          <w:noProof/>
        </w:rPr>
        <w:t xml:space="preserve">for benchmark </w:t>
      </w:r>
      <w:r>
        <w:rPr>
          <w:noProof/>
          <w:lang w:eastAsia="zh-CN"/>
        </w:rPr>
        <w:t>As(V)_surfx</w:t>
      </w:r>
      <w:r>
        <w:rPr>
          <w:noProof/>
        </w:rPr>
        <w:tab/>
      </w:r>
      <w:r>
        <w:rPr>
          <w:noProof/>
        </w:rPr>
        <w:fldChar w:fldCharType="begin"/>
      </w:r>
      <w:r>
        <w:rPr>
          <w:noProof/>
        </w:rPr>
        <w:instrText xml:space="preserve"> PAGEREF _Toc520374880 \h </w:instrText>
      </w:r>
      <w:r>
        <w:rPr>
          <w:noProof/>
        </w:rPr>
      </w:r>
      <w:r>
        <w:rPr>
          <w:noProof/>
        </w:rPr>
        <w:fldChar w:fldCharType="separate"/>
      </w:r>
      <w:r w:rsidR="00B560DA">
        <w:rPr>
          <w:noProof/>
        </w:rPr>
        <w:t>2-37</w:t>
      </w:r>
      <w:r>
        <w:rPr>
          <w:noProof/>
        </w:rPr>
        <w:fldChar w:fldCharType="end"/>
      </w:r>
    </w:p>
    <w:p w14:paraId="43FF93D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2.5: Initial </w:t>
      </w:r>
      <w:r>
        <w:rPr>
          <w:noProof/>
          <w:lang w:eastAsia="zh-CN"/>
        </w:rPr>
        <w:t>geochemical</w:t>
      </w:r>
      <w:r>
        <w:rPr>
          <w:noProof/>
        </w:rPr>
        <w:t xml:space="preserve"> condition</w:t>
      </w:r>
      <w:r>
        <w:rPr>
          <w:noProof/>
          <w:lang w:eastAsia="zh-CN"/>
        </w:rPr>
        <w:t>s</w:t>
      </w:r>
      <w:r>
        <w:rPr>
          <w:noProof/>
        </w:rPr>
        <w:t xml:space="preserve"> for benchmark </w:t>
      </w:r>
      <w:r>
        <w:rPr>
          <w:noProof/>
          <w:lang w:eastAsia="zh-CN"/>
        </w:rPr>
        <w:t>surfa</w:t>
      </w:r>
      <w:r>
        <w:rPr>
          <w:noProof/>
        </w:rPr>
        <w:tab/>
      </w:r>
      <w:r>
        <w:rPr>
          <w:noProof/>
        </w:rPr>
        <w:fldChar w:fldCharType="begin"/>
      </w:r>
      <w:r>
        <w:rPr>
          <w:noProof/>
        </w:rPr>
        <w:instrText xml:space="preserve"> PAGEREF _Toc520374881 \h </w:instrText>
      </w:r>
      <w:r>
        <w:rPr>
          <w:noProof/>
        </w:rPr>
      </w:r>
      <w:r>
        <w:rPr>
          <w:noProof/>
        </w:rPr>
        <w:fldChar w:fldCharType="separate"/>
      </w:r>
      <w:r w:rsidR="00B560DA">
        <w:rPr>
          <w:noProof/>
        </w:rPr>
        <w:t>2-39</w:t>
      </w:r>
      <w:r>
        <w:rPr>
          <w:noProof/>
        </w:rPr>
        <w:fldChar w:fldCharType="end"/>
      </w:r>
    </w:p>
    <w:p w14:paraId="3ED7347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2.6: Physical parameters</w:t>
      </w:r>
      <w:r>
        <w:rPr>
          <w:noProof/>
          <w:lang w:eastAsia="zh-CN"/>
        </w:rPr>
        <w:t xml:space="preserve"> for the surface</w:t>
      </w:r>
      <w:r>
        <w:rPr>
          <w:noProof/>
        </w:rPr>
        <w:t xml:space="preserve"> for verification problem </w:t>
      </w:r>
      <w:r>
        <w:rPr>
          <w:noProof/>
          <w:lang w:eastAsia="zh-CN"/>
        </w:rPr>
        <w:t>surfa (Stumm and Morgan 1996)</w:t>
      </w:r>
      <w:r>
        <w:rPr>
          <w:noProof/>
        </w:rPr>
        <w:tab/>
      </w:r>
      <w:r>
        <w:rPr>
          <w:noProof/>
        </w:rPr>
        <w:fldChar w:fldCharType="begin"/>
      </w:r>
      <w:r>
        <w:rPr>
          <w:noProof/>
        </w:rPr>
        <w:instrText xml:space="preserve"> PAGEREF _Toc520374882 \h </w:instrText>
      </w:r>
      <w:r>
        <w:rPr>
          <w:noProof/>
        </w:rPr>
      </w:r>
      <w:r>
        <w:rPr>
          <w:noProof/>
        </w:rPr>
        <w:fldChar w:fldCharType="separate"/>
      </w:r>
      <w:r w:rsidR="00B560DA">
        <w:rPr>
          <w:noProof/>
        </w:rPr>
        <w:t>2-39</w:t>
      </w:r>
      <w:r>
        <w:rPr>
          <w:noProof/>
        </w:rPr>
        <w:fldChar w:fldCharType="end"/>
      </w:r>
    </w:p>
    <w:p w14:paraId="610463C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2.7: Initial </w:t>
      </w:r>
      <w:r>
        <w:rPr>
          <w:noProof/>
          <w:lang w:eastAsia="zh-CN"/>
        </w:rPr>
        <w:t>geochemical</w:t>
      </w:r>
      <w:r>
        <w:rPr>
          <w:noProof/>
        </w:rPr>
        <w:t xml:space="preserve"> condition</w:t>
      </w:r>
      <w:r>
        <w:rPr>
          <w:noProof/>
          <w:lang w:eastAsia="zh-CN"/>
        </w:rPr>
        <w:t>s</w:t>
      </w:r>
      <w:r>
        <w:rPr>
          <w:noProof/>
        </w:rPr>
        <w:t xml:space="preserve"> for benchmark </w:t>
      </w:r>
      <w:r>
        <w:rPr>
          <w:noProof/>
          <w:lang w:eastAsia="zh-CN"/>
        </w:rPr>
        <w:t>surfme</w:t>
      </w:r>
      <w:r>
        <w:rPr>
          <w:noProof/>
        </w:rPr>
        <w:tab/>
      </w:r>
      <w:r>
        <w:rPr>
          <w:noProof/>
        </w:rPr>
        <w:fldChar w:fldCharType="begin"/>
      </w:r>
      <w:r>
        <w:rPr>
          <w:noProof/>
        </w:rPr>
        <w:instrText xml:space="preserve"> PAGEREF _Toc520374883 \h </w:instrText>
      </w:r>
      <w:r>
        <w:rPr>
          <w:noProof/>
        </w:rPr>
      </w:r>
      <w:r>
        <w:rPr>
          <w:noProof/>
        </w:rPr>
        <w:fldChar w:fldCharType="separate"/>
      </w:r>
      <w:r w:rsidR="00B560DA">
        <w:rPr>
          <w:noProof/>
        </w:rPr>
        <w:t>2-41</w:t>
      </w:r>
      <w:r>
        <w:rPr>
          <w:noProof/>
        </w:rPr>
        <w:fldChar w:fldCharType="end"/>
      </w:r>
    </w:p>
    <w:p w14:paraId="00751CD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2.8: Physical parameters</w:t>
      </w:r>
      <w:r>
        <w:rPr>
          <w:noProof/>
          <w:lang w:eastAsia="zh-CN"/>
        </w:rPr>
        <w:t xml:space="preserve"> for the surface</w:t>
      </w:r>
      <w:r>
        <w:rPr>
          <w:noProof/>
        </w:rPr>
        <w:t xml:space="preserve"> for verification problem </w:t>
      </w:r>
      <w:r>
        <w:rPr>
          <w:noProof/>
          <w:lang w:eastAsia="zh-CN"/>
        </w:rPr>
        <w:t>surfme (Stumm and Morgan 1996)</w:t>
      </w:r>
      <w:r>
        <w:rPr>
          <w:noProof/>
        </w:rPr>
        <w:tab/>
      </w:r>
      <w:r>
        <w:rPr>
          <w:noProof/>
        </w:rPr>
        <w:fldChar w:fldCharType="begin"/>
      </w:r>
      <w:r>
        <w:rPr>
          <w:noProof/>
        </w:rPr>
        <w:instrText xml:space="preserve"> PAGEREF _Toc520374884 \h </w:instrText>
      </w:r>
      <w:r>
        <w:rPr>
          <w:noProof/>
        </w:rPr>
      </w:r>
      <w:r>
        <w:rPr>
          <w:noProof/>
        </w:rPr>
        <w:fldChar w:fldCharType="separate"/>
      </w:r>
      <w:r w:rsidR="00B560DA">
        <w:rPr>
          <w:noProof/>
        </w:rPr>
        <w:t>2-41</w:t>
      </w:r>
      <w:r>
        <w:rPr>
          <w:noProof/>
        </w:rPr>
        <w:fldChar w:fldCharType="end"/>
      </w:r>
    </w:p>
    <w:p w14:paraId="27DF4F0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2.9: Speciation of Dead Sea water – Model input</w:t>
      </w:r>
      <w:r w:rsidRPr="00FB0A11">
        <w:rPr>
          <w:rFonts w:cs="Arial"/>
          <w:noProof/>
          <w:lang w:eastAsia="zh-CN"/>
        </w:rPr>
        <w:t xml:space="preserve"> (Bea et al., 2011)</w:t>
      </w:r>
      <w:r>
        <w:rPr>
          <w:noProof/>
        </w:rPr>
        <w:tab/>
      </w:r>
      <w:r>
        <w:rPr>
          <w:noProof/>
        </w:rPr>
        <w:fldChar w:fldCharType="begin"/>
      </w:r>
      <w:r>
        <w:rPr>
          <w:noProof/>
        </w:rPr>
        <w:instrText xml:space="preserve"> PAGEREF _Toc520374885 \h </w:instrText>
      </w:r>
      <w:r>
        <w:rPr>
          <w:noProof/>
        </w:rPr>
      </w:r>
      <w:r>
        <w:rPr>
          <w:noProof/>
        </w:rPr>
        <w:fldChar w:fldCharType="separate"/>
      </w:r>
      <w:r w:rsidR="00B560DA">
        <w:rPr>
          <w:noProof/>
        </w:rPr>
        <w:t>2-43</w:t>
      </w:r>
      <w:r>
        <w:rPr>
          <w:noProof/>
        </w:rPr>
        <w:fldChar w:fldCharType="end"/>
      </w:r>
    </w:p>
    <w:p w14:paraId="3CE67B0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2.10: </w:t>
      </w:r>
      <w:r w:rsidRPr="00FB0A11">
        <w:rPr>
          <w:rFonts w:cs="Arial"/>
          <w:noProof/>
        </w:rPr>
        <w:t>Speciation of Dead Sea Water – Aqueous Speciation</w:t>
      </w:r>
      <w:r w:rsidRPr="00FB0A11">
        <w:rPr>
          <w:rFonts w:cs="Arial"/>
          <w:noProof/>
          <w:lang w:eastAsia="zh-CN"/>
        </w:rPr>
        <w:t xml:space="preserve"> (Bea et al., 2011)</w:t>
      </w:r>
      <w:r>
        <w:rPr>
          <w:noProof/>
        </w:rPr>
        <w:tab/>
      </w:r>
      <w:r>
        <w:rPr>
          <w:noProof/>
        </w:rPr>
        <w:fldChar w:fldCharType="begin"/>
      </w:r>
      <w:r>
        <w:rPr>
          <w:noProof/>
        </w:rPr>
        <w:instrText xml:space="preserve"> PAGEREF _Toc520374886 \h </w:instrText>
      </w:r>
      <w:r>
        <w:rPr>
          <w:noProof/>
        </w:rPr>
      </w:r>
      <w:r>
        <w:rPr>
          <w:noProof/>
        </w:rPr>
        <w:fldChar w:fldCharType="separate"/>
      </w:r>
      <w:r w:rsidR="00B560DA">
        <w:rPr>
          <w:noProof/>
        </w:rPr>
        <w:t>2-44</w:t>
      </w:r>
      <w:r>
        <w:rPr>
          <w:noProof/>
        </w:rPr>
        <w:fldChar w:fldCharType="end"/>
      </w:r>
    </w:p>
    <w:p w14:paraId="7109D00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2.11: </w:t>
      </w:r>
      <w:r w:rsidRPr="00FB0A11">
        <w:rPr>
          <w:rFonts w:cs="Arial"/>
          <w:noProof/>
        </w:rPr>
        <w:t>Speciation of Dead Sea Water – Mineral Saturation Indices</w:t>
      </w:r>
      <w:r w:rsidRPr="00FB0A11">
        <w:rPr>
          <w:rFonts w:cs="Arial"/>
          <w:noProof/>
          <w:lang w:eastAsia="zh-CN"/>
        </w:rPr>
        <w:t xml:space="preserve"> (Bea et al., 2011)</w:t>
      </w:r>
      <w:r>
        <w:rPr>
          <w:noProof/>
        </w:rPr>
        <w:tab/>
      </w:r>
      <w:r>
        <w:rPr>
          <w:noProof/>
        </w:rPr>
        <w:fldChar w:fldCharType="begin"/>
      </w:r>
      <w:r>
        <w:rPr>
          <w:noProof/>
        </w:rPr>
        <w:instrText xml:space="preserve"> PAGEREF _Toc520374887 \h </w:instrText>
      </w:r>
      <w:r>
        <w:rPr>
          <w:noProof/>
        </w:rPr>
      </w:r>
      <w:r>
        <w:rPr>
          <w:noProof/>
        </w:rPr>
        <w:fldChar w:fldCharType="separate"/>
      </w:r>
      <w:r w:rsidR="00B560DA">
        <w:rPr>
          <w:noProof/>
        </w:rPr>
        <w:t>2-45</w:t>
      </w:r>
      <w:r>
        <w:rPr>
          <w:noProof/>
        </w:rPr>
        <w:fldChar w:fldCharType="end"/>
      </w:r>
    </w:p>
    <w:p w14:paraId="207FA6D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2.12: List of flow and evaporation benchmarks</w:t>
      </w:r>
      <w:r>
        <w:rPr>
          <w:noProof/>
        </w:rPr>
        <w:tab/>
      </w:r>
      <w:r>
        <w:rPr>
          <w:noProof/>
        </w:rPr>
        <w:fldChar w:fldCharType="begin"/>
      </w:r>
      <w:r>
        <w:rPr>
          <w:noProof/>
        </w:rPr>
        <w:instrText xml:space="preserve"> PAGEREF _Toc520374888 \h </w:instrText>
      </w:r>
      <w:r>
        <w:rPr>
          <w:noProof/>
        </w:rPr>
      </w:r>
      <w:r>
        <w:rPr>
          <w:noProof/>
        </w:rPr>
        <w:fldChar w:fldCharType="separate"/>
      </w:r>
      <w:r w:rsidR="00B560DA">
        <w:rPr>
          <w:noProof/>
        </w:rPr>
        <w:t>2-46</w:t>
      </w:r>
      <w:r>
        <w:rPr>
          <w:noProof/>
        </w:rPr>
        <w:fldChar w:fldCharType="end"/>
      </w:r>
    </w:p>
    <w:p w14:paraId="5C2F71F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2.13: Physical parameters for benchmark drain1</w:t>
      </w:r>
      <w:r>
        <w:rPr>
          <w:noProof/>
        </w:rPr>
        <w:tab/>
      </w:r>
      <w:r>
        <w:rPr>
          <w:noProof/>
        </w:rPr>
        <w:fldChar w:fldCharType="begin"/>
      </w:r>
      <w:r>
        <w:rPr>
          <w:noProof/>
        </w:rPr>
        <w:instrText xml:space="preserve"> PAGEREF _Toc520374889 \h </w:instrText>
      </w:r>
      <w:r>
        <w:rPr>
          <w:noProof/>
        </w:rPr>
      </w:r>
      <w:r>
        <w:rPr>
          <w:noProof/>
        </w:rPr>
        <w:fldChar w:fldCharType="separate"/>
      </w:r>
      <w:r w:rsidR="00B560DA">
        <w:rPr>
          <w:noProof/>
        </w:rPr>
        <w:t>2-46</w:t>
      </w:r>
      <w:r>
        <w:rPr>
          <w:noProof/>
        </w:rPr>
        <w:fldChar w:fldCharType="end"/>
      </w:r>
    </w:p>
    <w:p w14:paraId="2334335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2.14: Physical parameters for benchmark infil1</w:t>
      </w:r>
      <w:r>
        <w:rPr>
          <w:noProof/>
        </w:rPr>
        <w:tab/>
      </w:r>
      <w:r>
        <w:rPr>
          <w:noProof/>
        </w:rPr>
        <w:fldChar w:fldCharType="begin"/>
      </w:r>
      <w:r>
        <w:rPr>
          <w:noProof/>
        </w:rPr>
        <w:instrText xml:space="preserve"> PAGEREF _Toc520374890 \h </w:instrText>
      </w:r>
      <w:r>
        <w:rPr>
          <w:noProof/>
        </w:rPr>
      </w:r>
      <w:r>
        <w:rPr>
          <w:noProof/>
        </w:rPr>
        <w:fldChar w:fldCharType="separate"/>
      </w:r>
      <w:r w:rsidR="00B560DA">
        <w:rPr>
          <w:noProof/>
        </w:rPr>
        <w:t>2-48</w:t>
      </w:r>
      <w:r>
        <w:rPr>
          <w:noProof/>
        </w:rPr>
        <w:fldChar w:fldCharType="end"/>
      </w:r>
    </w:p>
    <w:p w14:paraId="24A1D72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2.15: Physical parameters for benchmark haverk</w:t>
      </w:r>
      <w:r>
        <w:rPr>
          <w:noProof/>
        </w:rPr>
        <w:tab/>
      </w:r>
      <w:r>
        <w:rPr>
          <w:noProof/>
        </w:rPr>
        <w:fldChar w:fldCharType="begin"/>
      </w:r>
      <w:r>
        <w:rPr>
          <w:noProof/>
        </w:rPr>
        <w:instrText xml:space="preserve"> PAGEREF _Toc520374891 \h </w:instrText>
      </w:r>
      <w:r>
        <w:rPr>
          <w:noProof/>
        </w:rPr>
      </w:r>
      <w:r>
        <w:rPr>
          <w:noProof/>
        </w:rPr>
        <w:fldChar w:fldCharType="separate"/>
      </w:r>
      <w:r w:rsidR="00B560DA">
        <w:rPr>
          <w:noProof/>
        </w:rPr>
        <w:t>2-50</w:t>
      </w:r>
      <w:r>
        <w:rPr>
          <w:noProof/>
        </w:rPr>
        <w:fldChar w:fldCharType="end"/>
      </w:r>
    </w:p>
    <w:p w14:paraId="6FC7275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2.16: Physical parameters for benchmark clement</w:t>
      </w:r>
      <w:r>
        <w:rPr>
          <w:noProof/>
        </w:rPr>
        <w:tab/>
      </w:r>
      <w:r>
        <w:rPr>
          <w:noProof/>
        </w:rPr>
        <w:fldChar w:fldCharType="begin"/>
      </w:r>
      <w:r>
        <w:rPr>
          <w:noProof/>
        </w:rPr>
        <w:instrText xml:space="preserve"> PAGEREF _Toc520374892 \h </w:instrText>
      </w:r>
      <w:r>
        <w:rPr>
          <w:noProof/>
        </w:rPr>
      </w:r>
      <w:r>
        <w:rPr>
          <w:noProof/>
        </w:rPr>
        <w:fldChar w:fldCharType="separate"/>
      </w:r>
      <w:r w:rsidR="00B560DA">
        <w:rPr>
          <w:noProof/>
        </w:rPr>
        <w:t>2-53</w:t>
      </w:r>
      <w:r>
        <w:rPr>
          <w:noProof/>
        </w:rPr>
        <w:fldChar w:fldCharType="end"/>
      </w:r>
    </w:p>
    <w:p w14:paraId="463D155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2.17: Physical parameters for benchmark verif-evap</w:t>
      </w:r>
      <w:r>
        <w:rPr>
          <w:noProof/>
        </w:rPr>
        <w:tab/>
      </w:r>
      <w:r>
        <w:rPr>
          <w:noProof/>
        </w:rPr>
        <w:fldChar w:fldCharType="begin"/>
      </w:r>
      <w:r>
        <w:rPr>
          <w:noProof/>
        </w:rPr>
        <w:instrText xml:space="preserve"> PAGEREF _Toc520374893 \h </w:instrText>
      </w:r>
      <w:r>
        <w:rPr>
          <w:noProof/>
        </w:rPr>
      </w:r>
      <w:r>
        <w:rPr>
          <w:noProof/>
        </w:rPr>
        <w:fldChar w:fldCharType="separate"/>
      </w:r>
      <w:r w:rsidR="00B560DA">
        <w:rPr>
          <w:noProof/>
        </w:rPr>
        <w:t>2-54</w:t>
      </w:r>
      <w:r>
        <w:rPr>
          <w:noProof/>
        </w:rPr>
        <w:fldChar w:fldCharType="end"/>
      </w:r>
    </w:p>
    <w:p w14:paraId="3068714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2.18: List of </w:t>
      </w:r>
      <w:r>
        <w:rPr>
          <w:noProof/>
          <w:lang w:eastAsia="zh-CN"/>
        </w:rPr>
        <w:t xml:space="preserve">density dependent </w:t>
      </w:r>
      <w:r>
        <w:rPr>
          <w:noProof/>
        </w:rPr>
        <w:t>flow benchmarks</w:t>
      </w:r>
      <w:r>
        <w:rPr>
          <w:noProof/>
        </w:rPr>
        <w:tab/>
      </w:r>
      <w:r>
        <w:rPr>
          <w:noProof/>
        </w:rPr>
        <w:fldChar w:fldCharType="begin"/>
      </w:r>
      <w:r>
        <w:rPr>
          <w:noProof/>
        </w:rPr>
        <w:instrText xml:space="preserve"> PAGEREF _Toc520374894 \h </w:instrText>
      </w:r>
      <w:r>
        <w:rPr>
          <w:noProof/>
        </w:rPr>
      </w:r>
      <w:r>
        <w:rPr>
          <w:noProof/>
        </w:rPr>
        <w:fldChar w:fldCharType="separate"/>
      </w:r>
      <w:r w:rsidR="00B560DA">
        <w:rPr>
          <w:noProof/>
        </w:rPr>
        <w:t>2-56</w:t>
      </w:r>
      <w:r>
        <w:rPr>
          <w:noProof/>
        </w:rPr>
        <w:fldChar w:fldCharType="end"/>
      </w:r>
    </w:p>
    <w:p w14:paraId="31CDFC3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2.19: </w:t>
      </w:r>
      <w:r w:rsidRPr="00FB0A11">
        <w:rPr>
          <w:rFonts w:cs="Arial"/>
          <w:noProof/>
        </w:rPr>
        <w:t>Parameters for Elder Convection Problem</w:t>
      </w:r>
      <w:r w:rsidRPr="00FB0A11">
        <w:rPr>
          <w:rFonts w:cs="Arial"/>
          <w:noProof/>
          <w:lang w:eastAsia="zh-CN"/>
        </w:rPr>
        <w:t xml:space="preserve"> (Bea et al., 2011)</w:t>
      </w:r>
      <w:r>
        <w:rPr>
          <w:noProof/>
        </w:rPr>
        <w:tab/>
      </w:r>
      <w:r>
        <w:rPr>
          <w:noProof/>
        </w:rPr>
        <w:fldChar w:fldCharType="begin"/>
      </w:r>
      <w:r>
        <w:rPr>
          <w:noProof/>
        </w:rPr>
        <w:instrText xml:space="preserve"> PAGEREF _Toc520374895 \h </w:instrText>
      </w:r>
      <w:r>
        <w:rPr>
          <w:noProof/>
        </w:rPr>
      </w:r>
      <w:r>
        <w:rPr>
          <w:noProof/>
        </w:rPr>
        <w:fldChar w:fldCharType="separate"/>
      </w:r>
      <w:r w:rsidR="00B560DA">
        <w:rPr>
          <w:noProof/>
        </w:rPr>
        <w:t>2-57</w:t>
      </w:r>
      <w:r>
        <w:rPr>
          <w:noProof/>
        </w:rPr>
        <w:fldChar w:fldCharType="end"/>
      </w:r>
    </w:p>
    <w:p w14:paraId="4650D05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2.20: Parameters for Modified Henry Saltwater Intrusion Problem</w:t>
      </w:r>
      <w:r w:rsidRPr="00FB0A11">
        <w:rPr>
          <w:rFonts w:cs="Arial"/>
          <w:noProof/>
          <w:lang w:eastAsia="zh-CN"/>
        </w:rPr>
        <w:t xml:space="preserve"> (Bea et al., 2011)</w:t>
      </w:r>
      <w:r>
        <w:rPr>
          <w:noProof/>
        </w:rPr>
        <w:tab/>
      </w:r>
      <w:r>
        <w:rPr>
          <w:noProof/>
        </w:rPr>
        <w:fldChar w:fldCharType="begin"/>
      </w:r>
      <w:r>
        <w:rPr>
          <w:noProof/>
        </w:rPr>
        <w:instrText xml:space="preserve"> PAGEREF _Toc520374896 \h </w:instrText>
      </w:r>
      <w:r>
        <w:rPr>
          <w:noProof/>
        </w:rPr>
      </w:r>
      <w:r>
        <w:rPr>
          <w:noProof/>
        </w:rPr>
        <w:fldChar w:fldCharType="separate"/>
      </w:r>
      <w:r w:rsidR="00B560DA">
        <w:rPr>
          <w:noProof/>
        </w:rPr>
        <w:t>2-59</w:t>
      </w:r>
      <w:r>
        <w:rPr>
          <w:noProof/>
        </w:rPr>
        <w:fldChar w:fldCharType="end"/>
      </w:r>
    </w:p>
    <w:p w14:paraId="2556ADE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2.21: List of </w:t>
      </w:r>
      <w:r>
        <w:rPr>
          <w:noProof/>
          <w:lang w:eastAsia="zh-CN"/>
        </w:rPr>
        <w:t>energy balance</w:t>
      </w:r>
      <w:r>
        <w:rPr>
          <w:noProof/>
        </w:rPr>
        <w:t xml:space="preserve"> benchmarks</w:t>
      </w:r>
      <w:r>
        <w:rPr>
          <w:noProof/>
        </w:rPr>
        <w:tab/>
      </w:r>
      <w:r>
        <w:rPr>
          <w:noProof/>
        </w:rPr>
        <w:fldChar w:fldCharType="begin"/>
      </w:r>
      <w:r>
        <w:rPr>
          <w:noProof/>
        </w:rPr>
        <w:instrText xml:space="preserve"> PAGEREF _Toc520374897 \h </w:instrText>
      </w:r>
      <w:r>
        <w:rPr>
          <w:noProof/>
        </w:rPr>
      </w:r>
      <w:r>
        <w:rPr>
          <w:noProof/>
        </w:rPr>
        <w:fldChar w:fldCharType="separate"/>
      </w:r>
      <w:r w:rsidR="00B560DA">
        <w:rPr>
          <w:noProof/>
        </w:rPr>
        <w:t>2-61</w:t>
      </w:r>
      <w:r>
        <w:rPr>
          <w:noProof/>
        </w:rPr>
        <w:fldChar w:fldCharType="end"/>
      </w:r>
    </w:p>
    <w:p w14:paraId="095AEF4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2.22: Parameters for Radial Flow Problem with Energy Transport</w:t>
      </w:r>
      <w:r w:rsidRPr="00FB0A11">
        <w:rPr>
          <w:rFonts w:cs="Arial"/>
          <w:noProof/>
          <w:lang w:eastAsia="zh-CN"/>
        </w:rPr>
        <w:t xml:space="preserve"> (Bea et al., 2011)</w:t>
      </w:r>
      <w:r>
        <w:rPr>
          <w:noProof/>
        </w:rPr>
        <w:tab/>
      </w:r>
      <w:r>
        <w:rPr>
          <w:noProof/>
        </w:rPr>
        <w:fldChar w:fldCharType="begin"/>
      </w:r>
      <w:r>
        <w:rPr>
          <w:noProof/>
        </w:rPr>
        <w:instrText xml:space="preserve"> PAGEREF _Toc520374898 \h </w:instrText>
      </w:r>
      <w:r>
        <w:rPr>
          <w:noProof/>
        </w:rPr>
      </w:r>
      <w:r>
        <w:rPr>
          <w:noProof/>
        </w:rPr>
        <w:fldChar w:fldCharType="separate"/>
      </w:r>
      <w:r w:rsidR="00B560DA">
        <w:rPr>
          <w:noProof/>
        </w:rPr>
        <w:t>2-62</w:t>
      </w:r>
      <w:r>
        <w:rPr>
          <w:noProof/>
        </w:rPr>
        <w:fldChar w:fldCharType="end"/>
      </w:r>
    </w:p>
    <w:p w14:paraId="009B628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2.23: </w:t>
      </w:r>
      <w:r>
        <w:rPr>
          <w:noProof/>
          <w:lang w:eastAsia="zh-CN"/>
        </w:rPr>
        <w:t>Parameters for aquifer thermal energy storage problem (density-dependent Flow and energy transport) (Bea et al., 2011)</w:t>
      </w:r>
      <w:r>
        <w:rPr>
          <w:noProof/>
        </w:rPr>
        <w:tab/>
      </w:r>
      <w:r>
        <w:rPr>
          <w:noProof/>
        </w:rPr>
        <w:fldChar w:fldCharType="begin"/>
      </w:r>
      <w:r>
        <w:rPr>
          <w:noProof/>
        </w:rPr>
        <w:instrText xml:space="preserve"> PAGEREF _Toc520374899 \h </w:instrText>
      </w:r>
      <w:r>
        <w:rPr>
          <w:noProof/>
        </w:rPr>
      </w:r>
      <w:r>
        <w:rPr>
          <w:noProof/>
        </w:rPr>
        <w:fldChar w:fldCharType="separate"/>
      </w:r>
      <w:r w:rsidR="00B560DA">
        <w:rPr>
          <w:noProof/>
        </w:rPr>
        <w:t>2-65</w:t>
      </w:r>
      <w:r>
        <w:rPr>
          <w:noProof/>
        </w:rPr>
        <w:fldChar w:fldCharType="end"/>
      </w:r>
    </w:p>
    <w:p w14:paraId="641E6FD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2.24: Parameters for Henry-Hilleke </w:t>
      </w:r>
      <w:r>
        <w:rPr>
          <w:noProof/>
          <w:lang w:eastAsia="zh-CN"/>
        </w:rPr>
        <w:t>p</w:t>
      </w:r>
      <w:r>
        <w:rPr>
          <w:noProof/>
        </w:rPr>
        <w:t>roblem (</w:t>
      </w:r>
      <w:r>
        <w:rPr>
          <w:noProof/>
          <w:lang w:eastAsia="zh-CN"/>
        </w:rPr>
        <w:t>d</w:t>
      </w:r>
      <w:r>
        <w:rPr>
          <w:noProof/>
        </w:rPr>
        <w:t>ensity-</w:t>
      </w:r>
      <w:r>
        <w:rPr>
          <w:noProof/>
          <w:lang w:eastAsia="zh-CN"/>
        </w:rPr>
        <w:t>d</w:t>
      </w:r>
      <w:r>
        <w:rPr>
          <w:noProof/>
        </w:rPr>
        <w:t xml:space="preserve">ependent </w:t>
      </w:r>
      <w:r>
        <w:rPr>
          <w:noProof/>
          <w:lang w:eastAsia="zh-CN"/>
        </w:rPr>
        <w:t>f</w:t>
      </w:r>
      <w:r>
        <w:rPr>
          <w:noProof/>
        </w:rPr>
        <w:t xml:space="preserve">low, </w:t>
      </w:r>
      <w:r>
        <w:rPr>
          <w:noProof/>
          <w:lang w:eastAsia="zh-CN"/>
        </w:rPr>
        <w:t>h</w:t>
      </w:r>
      <w:r>
        <w:rPr>
          <w:noProof/>
        </w:rPr>
        <w:t xml:space="preserve">eat and </w:t>
      </w:r>
      <w:r>
        <w:rPr>
          <w:noProof/>
          <w:lang w:eastAsia="zh-CN"/>
        </w:rPr>
        <w:lastRenderedPageBreak/>
        <w:t>s</w:t>
      </w:r>
      <w:r>
        <w:rPr>
          <w:noProof/>
        </w:rPr>
        <w:t xml:space="preserve">olute </w:t>
      </w:r>
      <w:r>
        <w:rPr>
          <w:noProof/>
          <w:lang w:eastAsia="zh-CN"/>
        </w:rPr>
        <w:t>t</w:t>
      </w:r>
      <w:r>
        <w:rPr>
          <w:noProof/>
        </w:rPr>
        <w:t>ransport)</w:t>
      </w:r>
      <w:r>
        <w:rPr>
          <w:noProof/>
          <w:lang w:eastAsia="zh-CN"/>
        </w:rPr>
        <w:t xml:space="preserve"> (Bea et al., 2011)</w:t>
      </w:r>
      <w:r>
        <w:rPr>
          <w:noProof/>
        </w:rPr>
        <w:tab/>
      </w:r>
      <w:r>
        <w:rPr>
          <w:noProof/>
        </w:rPr>
        <w:fldChar w:fldCharType="begin"/>
      </w:r>
      <w:r>
        <w:rPr>
          <w:noProof/>
        </w:rPr>
        <w:instrText xml:space="preserve"> PAGEREF _Toc520374900 \h </w:instrText>
      </w:r>
      <w:r>
        <w:rPr>
          <w:noProof/>
        </w:rPr>
      </w:r>
      <w:r>
        <w:rPr>
          <w:noProof/>
        </w:rPr>
        <w:fldChar w:fldCharType="separate"/>
      </w:r>
      <w:r w:rsidR="00B560DA">
        <w:rPr>
          <w:noProof/>
        </w:rPr>
        <w:t>2-68</w:t>
      </w:r>
      <w:r>
        <w:rPr>
          <w:noProof/>
        </w:rPr>
        <w:fldChar w:fldCharType="end"/>
      </w:r>
    </w:p>
    <w:p w14:paraId="7EB54C7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2.25: </w:t>
      </w:r>
      <w:r w:rsidRPr="00FB0A11">
        <w:rPr>
          <w:rFonts w:cs="Arial"/>
          <w:noProof/>
        </w:rPr>
        <w:t xml:space="preserve">Parameters for </w:t>
      </w:r>
      <w:r w:rsidRPr="00FB0A11">
        <w:rPr>
          <w:rFonts w:cs="Arial"/>
          <w:noProof/>
          <w:lang w:eastAsia="zh-CN"/>
        </w:rPr>
        <w:t>the</w:t>
      </w:r>
      <w:r w:rsidRPr="00FB0A11">
        <w:rPr>
          <w:rFonts w:cs="Arial"/>
          <w:noProof/>
        </w:rPr>
        <w:t>rmo</w:t>
      </w:r>
      <w:r w:rsidRPr="00FB0A11">
        <w:rPr>
          <w:rFonts w:cs="Arial"/>
          <w:noProof/>
          <w:lang w:eastAsia="zh-CN"/>
        </w:rPr>
        <w:t>-</w:t>
      </w:r>
      <w:r w:rsidRPr="00FB0A11">
        <w:rPr>
          <w:rFonts w:cs="Arial"/>
          <w:noProof/>
        </w:rPr>
        <w:t xml:space="preserve">haline </w:t>
      </w:r>
      <w:r w:rsidRPr="00FB0A11">
        <w:rPr>
          <w:rFonts w:cs="Arial"/>
          <w:noProof/>
          <w:lang w:eastAsia="zh-CN"/>
        </w:rPr>
        <w:t>c</w:t>
      </w:r>
      <w:r w:rsidRPr="00FB0A11">
        <w:rPr>
          <w:rFonts w:cs="Arial"/>
          <w:noProof/>
        </w:rPr>
        <w:t xml:space="preserve">onvection </w:t>
      </w:r>
      <w:r w:rsidRPr="00FB0A11">
        <w:rPr>
          <w:rFonts w:cs="Arial"/>
          <w:noProof/>
          <w:lang w:eastAsia="zh-CN"/>
        </w:rPr>
        <w:t>p</w:t>
      </w:r>
      <w:r w:rsidRPr="00FB0A11">
        <w:rPr>
          <w:rFonts w:cs="Arial"/>
          <w:noProof/>
        </w:rPr>
        <w:t>roblems</w:t>
      </w:r>
      <w:r w:rsidRPr="00FB0A11">
        <w:rPr>
          <w:rFonts w:cs="Arial"/>
          <w:noProof/>
          <w:lang w:eastAsia="zh-CN"/>
        </w:rPr>
        <w:t xml:space="preserve"> </w:t>
      </w:r>
      <w:r>
        <w:rPr>
          <w:noProof/>
          <w:lang w:eastAsia="zh-CN"/>
        </w:rPr>
        <w:t>(Bea et al., 2011)</w:t>
      </w:r>
      <w:r>
        <w:rPr>
          <w:noProof/>
        </w:rPr>
        <w:tab/>
      </w:r>
      <w:r>
        <w:rPr>
          <w:noProof/>
        </w:rPr>
        <w:fldChar w:fldCharType="begin"/>
      </w:r>
      <w:r>
        <w:rPr>
          <w:noProof/>
        </w:rPr>
        <w:instrText xml:space="preserve"> PAGEREF _Toc520374901 \h </w:instrText>
      </w:r>
      <w:r>
        <w:rPr>
          <w:noProof/>
        </w:rPr>
      </w:r>
      <w:r>
        <w:rPr>
          <w:noProof/>
        </w:rPr>
        <w:fldChar w:fldCharType="separate"/>
      </w:r>
      <w:r w:rsidR="00B560DA">
        <w:rPr>
          <w:noProof/>
        </w:rPr>
        <w:t>2-72</w:t>
      </w:r>
      <w:r>
        <w:rPr>
          <w:noProof/>
        </w:rPr>
        <w:fldChar w:fldCharType="end"/>
      </w:r>
    </w:p>
    <w:p w14:paraId="0C427F5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2.26: Parameters for Salt-Dome Problem (Bea et al., 2011)</w:t>
      </w:r>
      <w:r>
        <w:rPr>
          <w:noProof/>
        </w:rPr>
        <w:tab/>
      </w:r>
      <w:r>
        <w:rPr>
          <w:noProof/>
        </w:rPr>
        <w:fldChar w:fldCharType="begin"/>
      </w:r>
      <w:r>
        <w:rPr>
          <w:noProof/>
        </w:rPr>
        <w:instrText xml:space="preserve"> PAGEREF _Toc520374902 \h </w:instrText>
      </w:r>
      <w:r>
        <w:rPr>
          <w:noProof/>
        </w:rPr>
      </w:r>
      <w:r>
        <w:rPr>
          <w:noProof/>
        </w:rPr>
        <w:fldChar w:fldCharType="separate"/>
      </w:r>
      <w:r w:rsidR="00B560DA">
        <w:rPr>
          <w:noProof/>
        </w:rPr>
        <w:t>2-75</w:t>
      </w:r>
      <w:r>
        <w:rPr>
          <w:noProof/>
        </w:rPr>
        <w:fldChar w:fldCharType="end"/>
      </w:r>
    </w:p>
    <w:p w14:paraId="6E1C02D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2.27: List of reactive transport benchmarks</w:t>
      </w:r>
      <w:r>
        <w:rPr>
          <w:noProof/>
        </w:rPr>
        <w:tab/>
      </w:r>
      <w:r>
        <w:rPr>
          <w:noProof/>
        </w:rPr>
        <w:fldChar w:fldCharType="begin"/>
      </w:r>
      <w:r>
        <w:rPr>
          <w:noProof/>
        </w:rPr>
        <w:instrText xml:space="preserve"> PAGEREF _Toc520374903 \h </w:instrText>
      </w:r>
      <w:r>
        <w:rPr>
          <w:noProof/>
        </w:rPr>
      </w:r>
      <w:r>
        <w:rPr>
          <w:noProof/>
        </w:rPr>
        <w:fldChar w:fldCharType="separate"/>
      </w:r>
      <w:r w:rsidR="00B560DA">
        <w:rPr>
          <w:noProof/>
        </w:rPr>
        <w:t>2-77</w:t>
      </w:r>
      <w:r>
        <w:rPr>
          <w:noProof/>
        </w:rPr>
        <w:fldChar w:fldCharType="end"/>
      </w:r>
    </w:p>
    <w:p w14:paraId="43A61B4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2.28: Initial and boundary conditions for reactive transport</w:t>
      </w:r>
      <w:r>
        <w:rPr>
          <w:noProof/>
        </w:rPr>
        <w:tab/>
      </w:r>
      <w:r>
        <w:rPr>
          <w:noProof/>
        </w:rPr>
        <w:fldChar w:fldCharType="begin"/>
      </w:r>
      <w:r>
        <w:rPr>
          <w:noProof/>
        </w:rPr>
        <w:instrText xml:space="preserve"> PAGEREF _Toc520374904 \h </w:instrText>
      </w:r>
      <w:r>
        <w:rPr>
          <w:noProof/>
        </w:rPr>
      </w:r>
      <w:r>
        <w:rPr>
          <w:noProof/>
        </w:rPr>
        <w:fldChar w:fldCharType="separate"/>
      </w:r>
      <w:r w:rsidR="00B560DA">
        <w:rPr>
          <w:noProof/>
        </w:rPr>
        <w:t>2-78</w:t>
      </w:r>
      <w:r>
        <w:rPr>
          <w:noProof/>
        </w:rPr>
        <w:fldChar w:fldCharType="end"/>
      </w:r>
    </w:p>
    <w:p w14:paraId="5671EBC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2.29: Initial and boundary conditions for reactive transport</w:t>
      </w:r>
      <w:r>
        <w:rPr>
          <w:noProof/>
        </w:rPr>
        <w:tab/>
      </w:r>
      <w:r>
        <w:rPr>
          <w:noProof/>
        </w:rPr>
        <w:fldChar w:fldCharType="begin"/>
      </w:r>
      <w:r>
        <w:rPr>
          <w:noProof/>
        </w:rPr>
        <w:instrText xml:space="preserve"> PAGEREF _Toc520374905 \h </w:instrText>
      </w:r>
      <w:r>
        <w:rPr>
          <w:noProof/>
        </w:rPr>
      </w:r>
      <w:r>
        <w:rPr>
          <w:noProof/>
        </w:rPr>
        <w:fldChar w:fldCharType="separate"/>
      </w:r>
      <w:r w:rsidR="00B560DA">
        <w:rPr>
          <w:noProof/>
        </w:rPr>
        <w:t>2-81</w:t>
      </w:r>
      <w:r>
        <w:rPr>
          <w:noProof/>
        </w:rPr>
        <w:fldChar w:fldCharType="end"/>
      </w:r>
    </w:p>
    <w:p w14:paraId="6B6F21D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2.30: Initial and boundary conditions for flow and reactive transport</w:t>
      </w:r>
      <w:r>
        <w:rPr>
          <w:noProof/>
        </w:rPr>
        <w:tab/>
      </w:r>
      <w:r>
        <w:rPr>
          <w:noProof/>
        </w:rPr>
        <w:fldChar w:fldCharType="begin"/>
      </w:r>
      <w:r>
        <w:rPr>
          <w:noProof/>
        </w:rPr>
        <w:instrText xml:space="preserve"> PAGEREF _Toc520374906 \h </w:instrText>
      </w:r>
      <w:r>
        <w:rPr>
          <w:noProof/>
        </w:rPr>
      </w:r>
      <w:r>
        <w:rPr>
          <w:noProof/>
        </w:rPr>
        <w:fldChar w:fldCharType="separate"/>
      </w:r>
      <w:r w:rsidR="00B560DA">
        <w:rPr>
          <w:noProof/>
        </w:rPr>
        <w:t>2-84</w:t>
      </w:r>
      <w:r>
        <w:rPr>
          <w:noProof/>
        </w:rPr>
        <w:fldChar w:fldCharType="end"/>
      </w:r>
    </w:p>
    <w:p w14:paraId="2171E1D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2.31: Initial and boundary conditions for flow and reactive transport</w:t>
      </w:r>
      <w:r>
        <w:rPr>
          <w:noProof/>
        </w:rPr>
        <w:tab/>
      </w:r>
      <w:r>
        <w:rPr>
          <w:noProof/>
        </w:rPr>
        <w:fldChar w:fldCharType="begin"/>
      </w:r>
      <w:r>
        <w:rPr>
          <w:noProof/>
        </w:rPr>
        <w:instrText xml:space="preserve"> PAGEREF _Toc520374907 \h </w:instrText>
      </w:r>
      <w:r>
        <w:rPr>
          <w:noProof/>
        </w:rPr>
      </w:r>
      <w:r>
        <w:rPr>
          <w:noProof/>
        </w:rPr>
        <w:fldChar w:fldCharType="separate"/>
      </w:r>
      <w:r w:rsidR="00B560DA">
        <w:rPr>
          <w:noProof/>
        </w:rPr>
        <w:t>2-87</w:t>
      </w:r>
      <w:r>
        <w:rPr>
          <w:noProof/>
        </w:rPr>
        <w:fldChar w:fldCharType="end"/>
      </w:r>
    </w:p>
    <w:p w14:paraId="28F1B98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2.32: Physical parameters for benchmark </w:t>
      </w:r>
      <w:r w:rsidRPr="00FB0A11">
        <w:rPr>
          <w:noProof/>
        </w:rPr>
        <w:t>diffdry</w:t>
      </w:r>
      <w:r>
        <w:rPr>
          <w:noProof/>
        </w:rPr>
        <w:tab/>
      </w:r>
      <w:r>
        <w:rPr>
          <w:noProof/>
        </w:rPr>
        <w:fldChar w:fldCharType="begin"/>
      </w:r>
      <w:r>
        <w:rPr>
          <w:noProof/>
        </w:rPr>
        <w:instrText xml:space="preserve"> PAGEREF _Toc520374908 \h </w:instrText>
      </w:r>
      <w:r>
        <w:rPr>
          <w:noProof/>
        </w:rPr>
      </w:r>
      <w:r>
        <w:rPr>
          <w:noProof/>
        </w:rPr>
        <w:fldChar w:fldCharType="separate"/>
      </w:r>
      <w:r w:rsidR="00B560DA">
        <w:rPr>
          <w:noProof/>
        </w:rPr>
        <w:t>2-87</w:t>
      </w:r>
      <w:r>
        <w:rPr>
          <w:noProof/>
        </w:rPr>
        <w:fldChar w:fldCharType="end"/>
      </w:r>
    </w:p>
    <w:p w14:paraId="5C66D09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2.33: Initial and boundary conditions for flow and reactive transport</w:t>
      </w:r>
      <w:r>
        <w:rPr>
          <w:noProof/>
        </w:rPr>
        <w:tab/>
      </w:r>
      <w:r>
        <w:rPr>
          <w:noProof/>
        </w:rPr>
        <w:fldChar w:fldCharType="begin"/>
      </w:r>
      <w:r>
        <w:rPr>
          <w:noProof/>
        </w:rPr>
        <w:instrText xml:space="preserve"> PAGEREF _Toc520374909 \h </w:instrText>
      </w:r>
      <w:r>
        <w:rPr>
          <w:noProof/>
        </w:rPr>
      </w:r>
      <w:r>
        <w:rPr>
          <w:noProof/>
        </w:rPr>
        <w:fldChar w:fldCharType="separate"/>
      </w:r>
      <w:r w:rsidR="00B560DA">
        <w:rPr>
          <w:noProof/>
        </w:rPr>
        <w:t>2-89</w:t>
      </w:r>
      <w:r>
        <w:rPr>
          <w:noProof/>
        </w:rPr>
        <w:fldChar w:fldCharType="end"/>
      </w:r>
    </w:p>
    <w:p w14:paraId="6F5C662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2.34: Initial and boundary conditions for flow and reactive transport</w:t>
      </w:r>
      <w:r>
        <w:rPr>
          <w:noProof/>
        </w:rPr>
        <w:tab/>
      </w:r>
      <w:r>
        <w:rPr>
          <w:noProof/>
        </w:rPr>
        <w:fldChar w:fldCharType="begin"/>
      </w:r>
      <w:r>
        <w:rPr>
          <w:noProof/>
        </w:rPr>
        <w:instrText xml:space="preserve"> PAGEREF _Toc520374910 \h </w:instrText>
      </w:r>
      <w:r>
        <w:rPr>
          <w:noProof/>
        </w:rPr>
      </w:r>
      <w:r>
        <w:rPr>
          <w:noProof/>
        </w:rPr>
        <w:fldChar w:fldCharType="separate"/>
      </w:r>
      <w:r w:rsidR="00B560DA">
        <w:rPr>
          <w:noProof/>
        </w:rPr>
        <w:t>2-91</w:t>
      </w:r>
      <w:r>
        <w:rPr>
          <w:noProof/>
        </w:rPr>
        <w:fldChar w:fldCharType="end"/>
      </w:r>
    </w:p>
    <w:p w14:paraId="46C7BC5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2.35: Initial and boundary conditions (IC &amp; BC)</w:t>
      </w:r>
      <w:r>
        <w:rPr>
          <w:noProof/>
        </w:rPr>
        <w:tab/>
      </w:r>
      <w:r>
        <w:rPr>
          <w:noProof/>
        </w:rPr>
        <w:fldChar w:fldCharType="begin"/>
      </w:r>
      <w:r>
        <w:rPr>
          <w:noProof/>
        </w:rPr>
        <w:instrText xml:space="preserve"> PAGEREF _Toc520374911 \h </w:instrText>
      </w:r>
      <w:r>
        <w:rPr>
          <w:noProof/>
        </w:rPr>
      </w:r>
      <w:r>
        <w:rPr>
          <w:noProof/>
        </w:rPr>
        <w:fldChar w:fldCharType="separate"/>
      </w:r>
      <w:r w:rsidR="00B560DA">
        <w:rPr>
          <w:noProof/>
        </w:rPr>
        <w:t>2-92</w:t>
      </w:r>
      <w:r>
        <w:rPr>
          <w:noProof/>
        </w:rPr>
        <w:fldChar w:fldCharType="end"/>
      </w:r>
    </w:p>
    <w:p w14:paraId="779104E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2.36: Composition of Initial and Boundary Waters and Chemical Parameters of the Domain (Cation Exchange Problem)</w:t>
      </w:r>
      <w:r>
        <w:rPr>
          <w:noProof/>
        </w:rPr>
        <w:tab/>
      </w:r>
      <w:r>
        <w:rPr>
          <w:noProof/>
        </w:rPr>
        <w:fldChar w:fldCharType="begin"/>
      </w:r>
      <w:r>
        <w:rPr>
          <w:noProof/>
        </w:rPr>
        <w:instrText xml:space="preserve"> PAGEREF _Toc520374912 \h </w:instrText>
      </w:r>
      <w:r>
        <w:rPr>
          <w:noProof/>
        </w:rPr>
      </w:r>
      <w:r>
        <w:rPr>
          <w:noProof/>
        </w:rPr>
        <w:fldChar w:fldCharType="separate"/>
      </w:r>
      <w:r w:rsidR="00B560DA">
        <w:rPr>
          <w:noProof/>
        </w:rPr>
        <w:t>2-94</w:t>
      </w:r>
      <w:r>
        <w:rPr>
          <w:noProof/>
        </w:rPr>
        <w:fldChar w:fldCharType="end"/>
      </w:r>
    </w:p>
    <w:p w14:paraId="1175438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2.37: Parameters of the porous media (Cation Exchange Problem)</w:t>
      </w:r>
      <w:r>
        <w:rPr>
          <w:noProof/>
        </w:rPr>
        <w:tab/>
      </w:r>
      <w:r>
        <w:rPr>
          <w:noProof/>
        </w:rPr>
        <w:fldChar w:fldCharType="begin"/>
      </w:r>
      <w:r>
        <w:rPr>
          <w:noProof/>
        </w:rPr>
        <w:instrText xml:space="preserve"> PAGEREF _Toc520374913 \h </w:instrText>
      </w:r>
      <w:r>
        <w:rPr>
          <w:noProof/>
        </w:rPr>
      </w:r>
      <w:r>
        <w:rPr>
          <w:noProof/>
        </w:rPr>
        <w:fldChar w:fldCharType="separate"/>
      </w:r>
      <w:r w:rsidR="00B560DA">
        <w:rPr>
          <w:noProof/>
        </w:rPr>
        <w:t>2-94</w:t>
      </w:r>
      <w:r>
        <w:rPr>
          <w:noProof/>
        </w:rPr>
        <w:fldChar w:fldCharType="end"/>
      </w:r>
    </w:p>
    <w:p w14:paraId="5AAD05A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2.38: Initial and boundary conditions for flow and reactive transport</w:t>
      </w:r>
      <w:r>
        <w:rPr>
          <w:noProof/>
        </w:rPr>
        <w:tab/>
      </w:r>
      <w:r>
        <w:rPr>
          <w:noProof/>
        </w:rPr>
        <w:fldChar w:fldCharType="begin"/>
      </w:r>
      <w:r>
        <w:rPr>
          <w:noProof/>
        </w:rPr>
        <w:instrText xml:space="preserve"> PAGEREF _Toc520374914 \h </w:instrText>
      </w:r>
      <w:r>
        <w:rPr>
          <w:noProof/>
        </w:rPr>
      </w:r>
      <w:r>
        <w:rPr>
          <w:noProof/>
        </w:rPr>
        <w:fldChar w:fldCharType="separate"/>
      </w:r>
      <w:r w:rsidR="00B560DA">
        <w:rPr>
          <w:noProof/>
        </w:rPr>
        <w:t>2-96</w:t>
      </w:r>
      <w:r>
        <w:rPr>
          <w:noProof/>
        </w:rPr>
        <w:fldChar w:fldCharType="end"/>
      </w:r>
    </w:p>
    <w:p w14:paraId="3ABE056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2.39: Physical parameters for benchmark </w:t>
      </w:r>
      <w:r w:rsidRPr="00FB0A11">
        <w:rPr>
          <w:noProof/>
          <w:lang w:eastAsia="zh-CN"/>
        </w:rPr>
        <w:t>surfx</w:t>
      </w:r>
      <w:r>
        <w:rPr>
          <w:noProof/>
        </w:rPr>
        <w:tab/>
      </w:r>
      <w:r>
        <w:rPr>
          <w:noProof/>
        </w:rPr>
        <w:fldChar w:fldCharType="begin"/>
      </w:r>
      <w:r>
        <w:rPr>
          <w:noProof/>
        </w:rPr>
        <w:instrText xml:space="preserve"> PAGEREF _Toc520374915 \h </w:instrText>
      </w:r>
      <w:r>
        <w:rPr>
          <w:noProof/>
        </w:rPr>
      </w:r>
      <w:r>
        <w:rPr>
          <w:noProof/>
        </w:rPr>
        <w:fldChar w:fldCharType="separate"/>
      </w:r>
      <w:r w:rsidR="00B560DA">
        <w:rPr>
          <w:noProof/>
        </w:rPr>
        <w:t>2-97</w:t>
      </w:r>
      <w:r>
        <w:rPr>
          <w:noProof/>
        </w:rPr>
        <w:fldChar w:fldCharType="end"/>
      </w:r>
    </w:p>
    <w:p w14:paraId="26E1E2F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2.40: </w:t>
      </w:r>
      <w:r>
        <w:rPr>
          <w:noProof/>
          <w:lang w:eastAsia="zh-CN"/>
        </w:rPr>
        <w:t>Reaction stoichiometries of surface complextion reactions</w:t>
      </w:r>
      <w:r>
        <w:rPr>
          <w:noProof/>
        </w:rPr>
        <w:tab/>
      </w:r>
      <w:r>
        <w:rPr>
          <w:noProof/>
        </w:rPr>
        <w:fldChar w:fldCharType="begin"/>
      </w:r>
      <w:r>
        <w:rPr>
          <w:noProof/>
        </w:rPr>
        <w:instrText xml:space="preserve"> PAGEREF _Toc520374916 \h </w:instrText>
      </w:r>
      <w:r>
        <w:rPr>
          <w:noProof/>
        </w:rPr>
      </w:r>
      <w:r>
        <w:rPr>
          <w:noProof/>
        </w:rPr>
        <w:fldChar w:fldCharType="separate"/>
      </w:r>
      <w:r w:rsidR="00B560DA">
        <w:rPr>
          <w:noProof/>
        </w:rPr>
        <w:t>2-97</w:t>
      </w:r>
      <w:r>
        <w:rPr>
          <w:noProof/>
        </w:rPr>
        <w:fldChar w:fldCharType="end"/>
      </w:r>
    </w:p>
    <w:p w14:paraId="42CCC71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2.41: Composition of initial and boundary waters (dedolomization) (Bea et al., 2011)</w:t>
      </w:r>
      <w:r>
        <w:rPr>
          <w:noProof/>
        </w:rPr>
        <w:tab/>
      </w:r>
      <w:r>
        <w:rPr>
          <w:noProof/>
        </w:rPr>
        <w:fldChar w:fldCharType="begin"/>
      </w:r>
      <w:r>
        <w:rPr>
          <w:noProof/>
        </w:rPr>
        <w:instrText xml:space="preserve"> PAGEREF _Toc520374917 \h </w:instrText>
      </w:r>
      <w:r>
        <w:rPr>
          <w:noProof/>
        </w:rPr>
      </w:r>
      <w:r>
        <w:rPr>
          <w:noProof/>
        </w:rPr>
        <w:fldChar w:fldCharType="separate"/>
      </w:r>
      <w:r w:rsidR="00B560DA">
        <w:rPr>
          <w:noProof/>
        </w:rPr>
        <w:t>2-99</w:t>
      </w:r>
      <w:r>
        <w:rPr>
          <w:noProof/>
        </w:rPr>
        <w:fldChar w:fldCharType="end"/>
      </w:r>
    </w:p>
    <w:p w14:paraId="44FEA16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2.42: Initial and boundary conditions for flow and reactive transport</w:t>
      </w:r>
      <w:r>
        <w:rPr>
          <w:noProof/>
        </w:rPr>
        <w:tab/>
      </w:r>
      <w:r>
        <w:rPr>
          <w:noProof/>
        </w:rPr>
        <w:fldChar w:fldCharType="begin"/>
      </w:r>
      <w:r>
        <w:rPr>
          <w:noProof/>
        </w:rPr>
        <w:instrText xml:space="preserve"> PAGEREF _Toc520374918 \h </w:instrText>
      </w:r>
      <w:r>
        <w:rPr>
          <w:noProof/>
        </w:rPr>
      </w:r>
      <w:r>
        <w:rPr>
          <w:noProof/>
        </w:rPr>
        <w:fldChar w:fldCharType="separate"/>
      </w:r>
      <w:r w:rsidR="00B560DA">
        <w:rPr>
          <w:noProof/>
        </w:rPr>
        <w:t>2-101</w:t>
      </w:r>
      <w:r>
        <w:rPr>
          <w:noProof/>
        </w:rPr>
        <w:fldChar w:fldCharType="end"/>
      </w:r>
    </w:p>
    <w:p w14:paraId="7782193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2.43: Physical parameters for benchmark </w:t>
      </w:r>
      <w:r>
        <w:rPr>
          <w:noProof/>
          <w:lang w:eastAsia="zh-CN"/>
        </w:rPr>
        <w:t>pyrox</w:t>
      </w:r>
      <w:r>
        <w:rPr>
          <w:noProof/>
        </w:rPr>
        <w:tab/>
      </w:r>
      <w:r>
        <w:rPr>
          <w:noProof/>
        </w:rPr>
        <w:fldChar w:fldCharType="begin"/>
      </w:r>
      <w:r>
        <w:rPr>
          <w:noProof/>
        </w:rPr>
        <w:instrText xml:space="preserve"> PAGEREF _Toc520374919 \h </w:instrText>
      </w:r>
      <w:r>
        <w:rPr>
          <w:noProof/>
        </w:rPr>
      </w:r>
      <w:r>
        <w:rPr>
          <w:noProof/>
        </w:rPr>
        <w:fldChar w:fldCharType="separate"/>
      </w:r>
      <w:r w:rsidR="00B560DA">
        <w:rPr>
          <w:noProof/>
        </w:rPr>
        <w:t>2-101</w:t>
      </w:r>
      <w:r>
        <w:rPr>
          <w:noProof/>
        </w:rPr>
        <w:fldChar w:fldCharType="end"/>
      </w:r>
    </w:p>
    <w:p w14:paraId="550F6E4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2.44: </w:t>
      </w:r>
      <w:r>
        <w:rPr>
          <w:noProof/>
          <w:lang w:eastAsia="zh-CN"/>
        </w:rPr>
        <w:t>The shrinking core reaction</w:t>
      </w:r>
      <w:r>
        <w:rPr>
          <w:noProof/>
        </w:rPr>
        <w:t xml:space="preserve"> parameters for </w:t>
      </w:r>
      <w:r>
        <w:rPr>
          <w:noProof/>
          <w:lang w:eastAsia="zh-CN"/>
        </w:rPr>
        <w:t>pyrite oxidation</w:t>
      </w:r>
      <w:r>
        <w:rPr>
          <w:noProof/>
        </w:rPr>
        <w:tab/>
      </w:r>
      <w:r>
        <w:rPr>
          <w:noProof/>
        </w:rPr>
        <w:fldChar w:fldCharType="begin"/>
      </w:r>
      <w:r>
        <w:rPr>
          <w:noProof/>
        </w:rPr>
        <w:instrText xml:space="preserve"> PAGEREF _Toc520374920 \h </w:instrText>
      </w:r>
      <w:r>
        <w:rPr>
          <w:noProof/>
        </w:rPr>
      </w:r>
      <w:r>
        <w:rPr>
          <w:noProof/>
        </w:rPr>
        <w:fldChar w:fldCharType="separate"/>
      </w:r>
      <w:r w:rsidR="00B560DA">
        <w:rPr>
          <w:noProof/>
        </w:rPr>
        <w:t>2-103</w:t>
      </w:r>
      <w:r>
        <w:rPr>
          <w:noProof/>
        </w:rPr>
        <w:fldChar w:fldCharType="end"/>
      </w:r>
    </w:p>
    <w:p w14:paraId="4C05DB3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2.45: Initial and boundary conditions for flow and reactive transport</w:t>
      </w:r>
      <w:r>
        <w:rPr>
          <w:noProof/>
        </w:rPr>
        <w:tab/>
      </w:r>
      <w:r>
        <w:rPr>
          <w:noProof/>
        </w:rPr>
        <w:fldChar w:fldCharType="begin"/>
      </w:r>
      <w:r>
        <w:rPr>
          <w:noProof/>
        </w:rPr>
        <w:instrText xml:space="preserve"> PAGEREF _Toc520374921 \h </w:instrText>
      </w:r>
      <w:r>
        <w:rPr>
          <w:noProof/>
        </w:rPr>
      </w:r>
      <w:r>
        <w:rPr>
          <w:noProof/>
        </w:rPr>
        <w:fldChar w:fldCharType="separate"/>
      </w:r>
      <w:r w:rsidR="00B560DA">
        <w:rPr>
          <w:noProof/>
        </w:rPr>
        <w:t>2-104</w:t>
      </w:r>
      <w:r>
        <w:rPr>
          <w:noProof/>
        </w:rPr>
        <w:fldChar w:fldCharType="end"/>
      </w:r>
    </w:p>
    <w:p w14:paraId="17B8269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2.46: Thermodynamic mineral reaction parameters</w:t>
      </w:r>
      <w:r>
        <w:rPr>
          <w:noProof/>
        </w:rPr>
        <w:tab/>
      </w:r>
      <w:r>
        <w:rPr>
          <w:noProof/>
        </w:rPr>
        <w:fldChar w:fldCharType="begin"/>
      </w:r>
      <w:r>
        <w:rPr>
          <w:noProof/>
        </w:rPr>
        <w:instrText xml:space="preserve"> PAGEREF _Toc520374922 \h </w:instrText>
      </w:r>
      <w:r>
        <w:rPr>
          <w:noProof/>
        </w:rPr>
      </w:r>
      <w:r>
        <w:rPr>
          <w:noProof/>
        </w:rPr>
        <w:fldChar w:fldCharType="separate"/>
      </w:r>
      <w:r w:rsidR="00B560DA">
        <w:rPr>
          <w:noProof/>
        </w:rPr>
        <w:t>2-104</w:t>
      </w:r>
      <w:r>
        <w:rPr>
          <w:noProof/>
        </w:rPr>
        <w:fldChar w:fldCharType="end"/>
      </w:r>
    </w:p>
    <w:p w14:paraId="0EAC9B7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2.47: Kinetic parameters for minerals</w:t>
      </w:r>
      <w:r>
        <w:rPr>
          <w:noProof/>
        </w:rPr>
        <w:tab/>
      </w:r>
      <w:r>
        <w:rPr>
          <w:noProof/>
        </w:rPr>
        <w:fldChar w:fldCharType="begin"/>
      </w:r>
      <w:r>
        <w:rPr>
          <w:noProof/>
        </w:rPr>
        <w:instrText xml:space="preserve"> PAGEREF _Toc520374923 \h </w:instrText>
      </w:r>
      <w:r>
        <w:rPr>
          <w:noProof/>
        </w:rPr>
      </w:r>
      <w:r>
        <w:rPr>
          <w:noProof/>
        </w:rPr>
        <w:fldChar w:fldCharType="separate"/>
      </w:r>
      <w:r w:rsidR="00B560DA">
        <w:rPr>
          <w:noProof/>
        </w:rPr>
        <w:t>2-104</w:t>
      </w:r>
      <w:r>
        <w:rPr>
          <w:noProof/>
        </w:rPr>
        <w:fldChar w:fldCharType="end"/>
      </w:r>
    </w:p>
    <w:p w14:paraId="0ED4D15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2.48: Initial and boundary conditions for flow and reactive transport</w:t>
      </w:r>
      <w:r>
        <w:rPr>
          <w:noProof/>
        </w:rPr>
        <w:tab/>
      </w:r>
      <w:r>
        <w:rPr>
          <w:noProof/>
        </w:rPr>
        <w:fldChar w:fldCharType="begin"/>
      </w:r>
      <w:r>
        <w:rPr>
          <w:noProof/>
        </w:rPr>
        <w:instrText xml:space="preserve"> PAGEREF _Toc520374924 \h </w:instrText>
      </w:r>
      <w:r>
        <w:rPr>
          <w:noProof/>
        </w:rPr>
      </w:r>
      <w:r>
        <w:rPr>
          <w:noProof/>
        </w:rPr>
        <w:fldChar w:fldCharType="separate"/>
      </w:r>
      <w:r w:rsidR="00B560DA">
        <w:rPr>
          <w:noProof/>
        </w:rPr>
        <w:t>2-106</w:t>
      </w:r>
      <w:r>
        <w:rPr>
          <w:noProof/>
        </w:rPr>
        <w:fldChar w:fldCharType="end"/>
      </w:r>
    </w:p>
    <w:p w14:paraId="156FB76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2.49: Mineral reaction parameters</w:t>
      </w:r>
      <w:r>
        <w:rPr>
          <w:noProof/>
        </w:rPr>
        <w:tab/>
      </w:r>
      <w:r>
        <w:rPr>
          <w:noProof/>
        </w:rPr>
        <w:fldChar w:fldCharType="begin"/>
      </w:r>
      <w:r>
        <w:rPr>
          <w:noProof/>
        </w:rPr>
        <w:instrText xml:space="preserve"> PAGEREF _Toc520374925 \h </w:instrText>
      </w:r>
      <w:r>
        <w:rPr>
          <w:noProof/>
        </w:rPr>
      </w:r>
      <w:r>
        <w:rPr>
          <w:noProof/>
        </w:rPr>
        <w:fldChar w:fldCharType="separate"/>
      </w:r>
      <w:r w:rsidR="00B560DA">
        <w:rPr>
          <w:noProof/>
        </w:rPr>
        <w:t>2-107</w:t>
      </w:r>
      <w:r>
        <w:rPr>
          <w:noProof/>
        </w:rPr>
        <w:fldChar w:fldCharType="end"/>
      </w:r>
    </w:p>
    <w:p w14:paraId="79DC624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2.50: Kinetic parameters of minerals</w:t>
      </w:r>
      <w:r>
        <w:rPr>
          <w:noProof/>
        </w:rPr>
        <w:tab/>
      </w:r>
      <w:r>
        <w:rPr>
          <w:noProof/>
        </w:rPr>
        <w:fldChar w:fldCharType="begin"/>
      </w:r>
      <w:r>
        <w:rPr>
          <w:noProof/>
        </w:rPr>
        <w:instrText xml:space="preserve"> PAGEREF _Toc520374926 \h </w:instrText>
      </w:r>
      <w:r>
        <w:rPr>
          <w:noProof/>
        </w:rPr>
      </w:r>
      <w:r>
        <w:rPr>
          <w:noProof/>
        </w:rPr>
        <w:fldChar w:fldCharType="separate"/>
      </w:r>
      <w:r w:rsidR="00B560DA">
        <w:rPr>
          <w:noProof/>
        </w:rPr>
        <w:t>2-107</w:t>
      </w:r>
      <w:r>
        <w:rPr>
          <w:noProof/>
        </w:rPr>
        <w:fldChar w:fldCharType="end"/>
      </w:r>
    </w:p>
    <w:p w14:paraId="16B338E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2.51: Initial and boundary conditions for flow and reactive transport</w:t>
      </w:r>
      <w:r>
        <w:rPr>
          <w:noProof/>
        </w:rPr>
        <w:tab/>
      </w:r>
      <w:r>
        <w:rPr>
          <w:noProof/>
        </w:rPr>
        <w:fldChar w:fldCharType="begin"/>
      </w:r>
      <w:r>
        <w:rPr>
          <w:noProof/>
        </w:rPr>
        <w:instrText xml:space="preserve"> PAGEREF _Toc520374927 \h </w:instrText>
      </w:r>
      <w:r>
        <w:rPr>
          <w:noProof/>
        </w:rPr>
      </w:r>
      <w:r>
        <w:rPr>
          <w:noProof/>
        </w:rPr>
        <w:fldChar w:fldCharType="separate"/>
      </w:r>
      <w:r w:rsidR="00B560DA">
        <w:rPr>
          <w:noProof/>
        </w:rPr>
        <w:t>2-109</w:t>
      </w:r>
      <w:r>
        <w:rPr>
          <w:noProof/>
        </w:rPr>
        <w:fldChar w:fldCharType="end"/>
      </w:r>
    </w:p>
    <w:p w14:paraId="749ABA2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2.52: Mineral reaction parameters</w:t>
      </w:r>
      <w:r>
        <w:rPr>
          <w:noProof/>
        </w:rPr>
        <w:tab/>
      </w:r>
      <w:r>
        <w:rPr>
          <w:noProof/>
        </w:rPr>
        <w:fldChar w:fldCharType="begin"/>
      </w:r>
      <w:r>
        <w:rPr>
          <w:noProof/>
        </w:rPr>
        <w:instrText xml:space="preserve"> PAGEREF _Toc520374928 \h </w:instrText>
      </w:r>
      <w:r>
        <w:rPr>
          <w:noProof/>
        </w:rPr>
      </w:r>
      <w:r>
        <w:rPr>
          <w:noProof/>
        </w:rPr>
        <w:fldChar w:fldCharType="separate"/>
      </w:r>
      <w:r w:rsidR="00B560DA">
        <w:rPr>
          <w:noProof/>
        </w:rPr>
        <w:t>2-110</w:t>
      </w:r>
      <w:r>
        <w:rPr>
          <w:noProof/>
        </w:rPr>
        <w:fldChar w:fldCharType="end"/>
      </w:r>
    </w:p>
    <w:p w14:paraId="6EE53C6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2.53: Kinetic parameters of minerals</w:t>
      </w:r>
      <w:r>
        <w:rPr>
          <w:noProof/>
        </w:rPr>
        <w:tab/>
      </w:r>
      <w:r>
        <w:rPr>
          <w:noProof/>
        </w:rPr>
        <w:fldChar w:fldCharType="begin"/>
      </w:r>
      <w:r>
        <w:rPr>
          <w:noProof/>
        </w:rPr>
        <w:instrText xml:space="preserve"> PAGEREF _Toc520374929 \h </w:instrText>
      </w:r>
      <w:r>
        <w:rPr>
          <w:noProof/>
        </w:rPr>
      </w:r>
      <w:r>
        <w:rPr>
          <w:noProof/>
        </w:rPr>
        <w:fldChar w:fldCharType="separate"/>
      </w:r>
      <w:r w:rsidR="00B560DA">
        <w:rPr>
          <w:noProof/>
        </w:rPr>
        <w:t>2-110</w:t>
      </w:r>
      <w:r>
        <w:rPr>
          <w:noProof/>
        </w:rPr>
        <w:fldChar w:fldCharType="end"/>
      </w:r>
    </w:p>
    <w:p w14:paraId="6B4AC5D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2.54: Initial and boundary conditions for flow and reactive transport</w:t>
      </w:r>
      <w:r>
        <w:rPr>
          <w:noProof/>
        </w:rPr>
        <w:tab/>
      </w:r>
      <w:r>
        <w:rPr>
          <w:noProof/>
        </w:rPr>
        <w:fldChar w:fldCharType="begin"/>
      </w:r>
      <w:r>
        <w:rPr>
          <w:noProof/>
        </w:rPr>
        <w:instrText xml:space="preserve"> PAGEREF _Toc520374930 \h </w:instrText>
      </w:r>
      <w:r>
        <w:rPr>
          <w:noProof/>
        </w:rPr>
      </w:r>
      <w:r>
        <w:rPr>
          <w:noProof/>
        </w:rPr>
        <w:fldChar w:fldCharType="separate"/>
      </w:r>
      <w:r w:rsidR="00B560DA">
        <w:rPr>
          <w:noProof/>
        </w:rPr>
        <w:t>2-113</w:t>
      </w:r>
      <w:r>
        <w:rPr>
          <w:noProof/>
        </w:rPr>
        <w:fldChar w:fldCharType="end"/>
      </w:r>
    </w:p>
    <w:p w14:paraId="2E945FC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Table 2.55: Physical parameters for benchmark </w:t>
      </w:r>
      <w:r>
        <w:rPr>
          <w:noProof/>
          <w:lang w:eastAsia="zh-CN"/>
        </w:rPr>
        <w:t>raoult</w:t>
      </w:r>
      <w:r>
        <w:rPr>
          <w:noProof/>
        </w:rPr>
        <w:tab/>
      </w:r>
      <w:r>
        <w:rPr>
          <w:noProof/>
        </w:rPr>
        <w:fldChar w:fldCharType="begin"/>
      </w:r>
      <w:r>
        <w:rPr>
          <w:noProof/>
        </w:rPr>
        <w:instrText xml:space="preserve"> PAGEREF _Toc520374931 \h </w:instrText>
      </w:r>
      <w:r>
        <w:rPr>
          <w:noProof/>
        </w:rPr>
      </w:r>
      <w:r>
        <w:rPr>
          <w:noProof/>
        </w:rPr>
        <w:fldChar w:fldCharType="separate"/>
      </w:r>
      <w:r w:rsidR="00B560DA">
        <w:rPr>
          <w:noProof/>
        </w:rPr>
        <w:t>2-114</w:t>
      </w:r>
      <w:r>
        <w:rPr>
          <w:noProof/>
        </w:rPr>
        <w:fldChar w:fldCharType="end"/>
      </w:r>
    </w:p>
    <w:p w14:paraId="0D2C638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2.56: Toluene Degradation Problem: Composition of Initial and Boundary Waters (Bea et al., 2011)</w:t>
      </w:r>
      <w:r>
        <w:rPr>
          <w:noProof/>
        </w:rPr>
        <w:tab/>
      </w:r>
      <w:r>
        <w:rPr>
          <w:noProof/>
        </w:rPr>
        <w:fldChar w:fldCharType="begin"/>
      </w:r>
      <w:r>
        <w:rPr>
          <w:noProof/>
        </w:rPr>
        <w:instrText xml:space="preserve"> PAGEREF _Toc520374932 \h </w:instrText>
      </w:r>
      <w:r>
        <w:rPr>
          <w:noProof/>
        </w:rPr>
      </w:r>
      <w:r>
        <w:rPr>
          <w:noProof/>
        </w:rPr>
        <w:fldChar w:fldCharType="separate"/>
      </w:r>
      <w:r w:rsidR="00B560DA">
        <w:rPr>
          <w:noProof/>
        </w:rPr>
        <w:t>2-117</w:t>
      </w:r>
      <w:r>
        <w:rPr>
          <w:noProof/>
        </w:rPr>
        <w:fldChar w:fldCharType="end"/>
      </w:r>
    </w:p>
    <w:p w14:paraId="7AF368B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2.57: Replacement of </w:t>
      </w:r>
      <w:r>
        <w:rPr>
          <w:noProof/>
          <w:lang w:eastAsia="zh-CN"/>
        </w:rPr>
        <w:t>g</w:t>
      </w:r>
      <w:r>
        <w:rPr>
          <w:noProof/>
        </w:rPr>
        <w:t xml:space="preserve">ypsum by </w:t>
      </w:r>
      <w:r>
        <w:rPr>
          <w:noProof/>
          <w:lang w:eastAsia="zh-CN"/>
        </w:rPr>
        <w:t>p</w:t>
      </w:r>
      <w:r>
        <w:rPr>
          <w:noProof/>
        </w:rPr>
        <w:t xml:space="preserve">olyhalite: </w:t>
      </w:r>
      <w:r>
        <w:rPr>
          <w:noProof/>
          <w:lang w:eastAsia="zh-CN"/>
        </w:rPr>
        <w:t>c</w:t>
      </w:r>
      <w:r>
        <w:rPr>
          <w:noProof/>
        </w:rPr>
        <w:t xml:space="preserve">omposition of </w:t>
      </w:r>
      <w:r>
        <w:rPr>
          <w:noProof/>
          <w:lang w:eastAsia="zh-CN"/>
        </w:rPr>
        <w:t>i</w:t>
      </w:r>
      <w:r>
        <w:rPr>
          <w:noProof/>
        </w:rPr>
        <w:t xml:space="preserve">nitial and </w:t>
      </w:r>
      <w:r>
        <w:rPr>
          <w:noProof/>
          <w:lang w:eastAsia="zh-CN"/>
        </w:rPr>
        <w:t>b</w:t>
      </w:r>
      <w:r>
        <w:rPr>
          <w:noProof/>
        </w:rPr>
        <w:t xml:space="preserve">oundary </w:t>
      </w:r>
      <w:r>
        <w:rPr>
          <w:noProof/>
          <w:lang w:eastAsia="zh-CN"/>
        </w:rPr>
        <w:t>w</w:t>
      </w:r>
      <w:r>
        <w:rPr>
          <w:noProof/>
        </w:rPr>
        <w:t xml:space="preserve">aters of the </w:t>
      </w:r>
      <w:r>
        <w:rPr>
          <w:noProof/>
          <w:lang w:eastAsia="zh-CN"/>
        </w:rPr>
        <w:t>d</w:t>
      </w:r>
      <w:r>
        <w:rPr>
          <w:noProof/>
        </w:rPr>
        <w:t>omain (Bea et al., 2011)</w:t>
      </w:r>
      <w:r>
        <w:rPr>
          <w:noProof/>
        </w:rPr>
        <w:tab/>
      </w:r>
      <w:r>
        <w:rPr>
          <w:noProof/>
        </w:rPr>
        <w:fldChar w:fldCharType="begin"/>
      </w:r>
      <w:r>
        <w:rPr>
          <w:noProof/>
        </w:rPr>
        <w:instrText xml:space="preserve"> PAGEREF _Toc520374933 \h </w:instrText>
      </w:r>
      <w:r>
        <w:rPr>
          <w:noProof/>
        </w:rPr>
      </w:r>
      <w:r>
        <w:rPr>
          <w:noProof/>
        </w:rPr>
        <w:fldChar w:fldCharType="separate"/>
      </w:r>
      <w:r w:rsidR="00B560DA">
        <w:rPr>
          <w:noProof/>
        </w:rPr>
        <w:t>2-118</w:t>
      </w:r>
      <w:r>
        <w:rPr>
          <w:noProof/>
        </w:rPr>
        <w:fldChar w:fldCharType="end"/>
      </w:r>
    </w:p>
    <w:p w14:paraId="67052E8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2.58: Composition of initial and boundary pore waters</w:t>
      </w:r>
      <w:r>
        <w:rPr>
          <w:noProof/>
        </w:rPr>
        <w:tab/>
      </w:r>
      <w:r>
        <w:rPr>
          <w:noProof/>
        </w:rPr>
        <w:fldChar w:fldCharType="begin"/>
      </w:r>
      <w:r>
        <w:rPr>
          <w:noProof/>
        </w:rPr>
        <w:instrText xml:space="preserve"> PAGEREF _Toc520374934 \h </w:instrText>
      </w:r>
      <w:r>
        <w:rPr>
          <w:noProof/>
        </w:rPr>
      </w:r>
      <w:r>
        <w:rPr>
          <w:noProof/>
        </w:rPr>
        <w:fldChar w:fldCharType="separate"/>
      </w:r>
      <w:r w:rsidR="00B560DA">
        <w:rPr>
          <w:noProof/>
        </w:rPr>
        <w:t>2-122</w:t>
      </w:r>
      <w:r>
        <w:rPr>
          <w:noProof/>
        </w:rPr>
        <w:fldChar w:fldCharType="end"/>
      </w:r>
    </w:p>
    <w:p w14:paraId="4CD739E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2.59: Physical and chemical parameters for benchmark</w:t>
      </w:r>
      <w:r>
        <w:rPr>
          <w:noProof/>
        </w:rPr>
        <w:tab/>
      </w:r>
      <w:r>
        <w:rPr>
          <w:noProof/>
        </w:rPr>
        <w:fldChar w:fldCharType="begin"/>
      </w:r>
      <w:r>
        <w:rPr>
          <w:noProof/>
        </w:rPr>
        <w:instrText xml:space="preserve"> PAGEREF _Toc520374935 \h </w:instrText>
      </w:r>
      <w:r>
        <w:rPr>
          <w:noProof/>
        </w:rPr>
      </w:r>
      <w:r>
        <w:rPr>
          <w:noProof/>
        </w:rPr>
        <w:fldChar w:fldCharType="separate"/>
      </w:r>
      <w:r w:rsidR="00B560DA">
        <w:rPr>
          <w:noProof/>
        </w:rPr>
        <w:t>2-123</w:t>
      </w:r>
      <w:r>
        <w:rPr>
          <w:noProof/>
        </w:rPr>
        <w:fldChar w:fldCharType="end"/>
      </w:r>
    </w:p>
    <w:p w14:paraId="77D6121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2.60: Ion exchange reactions used in the simulation</w:t>
      </w:r>
      <w:r>
        <w:rPr>
          <w:noProof/>
        </w:rPr>
        <w:tab/>
      </w:r>
      <w:r>
        <w:rPr>
          <w:noProof/>
        </w:rPr>
        <w:fldChar w:fldCharType="begin"/>
      </w:r>
      <w:r>
        <w:rPr>
          <w:noProof/>
        </w:rPr>
        <w:instrText xml:space="preserve"> PAGEREF _Toc520374936 \h </w:instrText>
      </w:r>
      <w:r>
        <w:rPr>
          <w:noProof/>
        </w:rPr>
      </w:r>
      <w:r>
        <w:rPr>
          <w:noProof/>
        </w:rPr>
        <w:fldChar w:fldCharType="separate"/>
      </w:r>
      <w:r w:rsidR="00B560DA">
        <w:rPr>
          <w:noProof/>
        </w:rPr>
        <w:t>2-123</w:t>
      </w:r>
      <w:r>
        <w:rPr>
          <w:noProof/>
        </w:rPr>
        <w:fldChar w:fldCharType="end"/>
      </w:r>
    </w:p>
    <w:p w14:paraId="6A81B44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2.61: </w:t>
      </w:r>
      <w:r>
        <w:rPr>
          <w:noProof/>
          <w:lang w:eastAsia="zh-CN"/>
        </w:rPr>
        <w:t>Selected m</w:t>
      </w:r>
      <w:r>
        <w:rPr>
          <w:noProof/>
        </w:rPr>
        <w:t>odel parameters used for the simulation of nitric acid diffusion in saltwater</w:t>
      </w:r>
      <w:r>
        <w:rPr>
          <w:noProof/>
        </w:rPr>
        <w:tab/>
      </w:r>
      <w:r>
        <w:rPr>
          <w:noProof/>
        </w:rPr>
        <w:fldChar w:fldCharType="begin"/>
      </w:r>
      <w:r>
        <w:rPr>
          <w:noProof/>
        </w:rPr>
        <w:instrText xml:space="preserve"> PAGEREF _Toc520374937 \h </w:instrText>
      </w:r>
      <w:r>
        <w:rPr>
          <w:noProof/>
        </w:rPr>
      </w:r>
      <w:r>
        <w:rPr>
          <w:noProof/>
        </w:rPr>
        <w:fldChar w:fldCharType="separate"/>
      </w:r>
      <w:r w:rsidR="00B560DA">
        <w:rPr>
          <w:noProof/>
        </w:rPr>
        <w:t>2-126</w:t>
      </w:r>
      <w:r>
        <w:rPr>
          <w:noProof/>
        </w:rPr>
        <w:fldChar w:fldCharType="end"/>
      </w:r>
    </w:p>
    <w:p w14:paraId="0CEE0E9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2.62: Stoichiometry of Microbially Mediated Reactions (Based on Molins et al. 2014)</w:t>
      </w:r>
      <w:r>
        <w:rPr>
          <w:noProof/>
        </w:rPr>
        <w:tab/>
      </w:r>
      <w:r>
        <w:rPr>
          <w:noProof/>
        </w:rPr>
        <w:fldChar w:fldCharType="begin"/>
      </w:r>
      <w:r>
        <w:rPr>
          <w:noProof/>
        </w:rPr>
        <w:instrText xml:space="preserve"> PAGEREF _Toc520374938 \h </w:instrText>
      </w:r>
      <w:r>
        <w:rPr>
          <w:noProof/>
        </w:rPr>
      </w:r>
      <w:r>
        <w:rPr>
          <w:noProof/>
        </w:rPr>
        <w:fldChar w:fldCharType="separate"/>
      </w:r>
      <w:r w:rsidR="00B560DA">
        <w:rPr>
          <w:noProof/>
        </w:rPr>
        <w:t>2-130</w:t>
      </w:r>
      <w:r>
        <w:rPr>
          <w:noProof/>
        </w:rPr>
        <w:fldChar w:fldCharType="end"/>
      </w:r>
    </w:p>
    <w:p w14:paraId="23B287E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2.63: Replacement of </w:t>
      </w:r>
      <w:r>
        <w:rPr>
          <w:noProof/>
          <w:lang w:eastAsia="zh-CN"/>
        </w:rPr>
        <w:t>g</w:t>
      </w:r>
      <w:r>
        <w:rPr>
          <w:noProof/>
        </w:rPr>
        <w:t xml:space="preserve">ypsum by </w:t>
      </w:r>
      <w:r>
        <w:rPr>
          <w:noProof/>
          <w:lang w:eastAsia="zh-CN"/>
        </w:rPr>
        <w:t>p</w:t>
      </w:r>
      <w:r>
        <w:rPr>
          <w:noProof/>
        </w:rPr>
        <w:t xml:space="preserve">olyhalite: </w:t>
      </w:r>
      <w:r>
        <w:rPr>
          <w:noProof/>
          <w:lang w:eastAsia="zh-CN"/>
        </w:rPr>
        <w:t>c</w:t>
      </w:r>
      <w:r>
        <w:rPr>
          <w:noProof/>
        </w:rPr>
        <w:t xml:space="preserve">omposition of </w:t>
      </w:r>
      <w:r>
        <w:rPr>
          <w:noProof/>
          <w:lang w:eastAsia="zh-CN"/>
        </w:rPr>
        <w:t>i</w:t>
      </w:r>
      <w:r>
        <w:rPr>
          <w:noProof/>
        </w:rPr>
        <w:t xml:space="preserve">nitial and </w:t>
      </w:r>
      <w:r>
        <w:rPr>
          <w:noProof/>
          <w:lang w:eastAsia="zh-CN"/>
        </w:rPr>
        <w:t>b</w:t>
      </w:r>
      <w:r>
        <w:rPr>
          <w:noProof/>
        </w:rPr>
        <w:t xml:space="preserve">oundary </w:t>
      </w:r>
      <w:r>
        <w:rPr>
          <w:noProof/>
          <w:lang w:eastAsia="zh-CN"/>
        </w:rPr>
        <w:t>w</w:t>
      </w:r>
      <w:r>
        <w:rPr>
          <w:noProof/>
        </w:rPr>
        <w:t xml:space="preserve">aters of the </w:t>
      </w:r>
      <w:r>
        <w:rPr>
          <w:noProof/>
          <w:lang w:eastAsia="zh-CN"/>
        </w:rPr>
        <w:t>d</w:t>
      </w:r>
      <w:r>
        <w:rPr>
          <w:noProof/>
        </w:rPr>
        <w:t>omain (Molins et al., 2014)</w:t>
      </w:r>
      <w:r>
        <w:rPr>
          <w:noProof/>
        </w:rPr>
        <w:tab/>
      </w:r>
      <w:r>
        <w:rPr>
          <w:noProof/>
        </w:rPr>
        <w:fldChar w:fldCharType="begin"/>
      </w:r>
      <w:r>
        <w:rPr>
          <w:noProof/>
        </w:rPr>
        <w:instrText xml:space="preserve"> PAGEREF _Toc520374939 \h </w:instrText>
      </w:r>
      <w:r>
        <w:rPr>
          <w:noProof/>
        </w:rPr>
      </w:r>
      <w:r>
        <w:rPr>
          <w:noProof/>
        </w:rPr>
        <w:fldChar w:fldCharType="separate"/>
      </w:r>
      <w:r w:rsidR="00B560DA">
        <w:rPr>
          <w:noProof/>
        </w:rPr>
        <w:t>2-131</w:t>
      </w:r>
      <w:r>
        <w:rPr>
          <w:noProof/>
        </w:rPr>
        <w:fldChar w:fldCharType="end"/>
      </w:r>
    </w:p>
    <w:p w14:paraId="13157D7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2.64: Rate Constant and Kinetic Parameters for Microbially Mediated Reactions (Based on Molins et al. 2014)</w:t>
      </w:r>
      <w:r>
        <w:rPr>
          <w:noProof/>
        </w:rPr>
        <w:tab/>
      </w:r>
      <w:r>
        <w:rPr>
          <w:noProof/>
        </w:rPr>
        <w:fldChar w:fldCharType="begin"/>
      </w:r>
      <w:r>
        <w:rPr>
          <w:noProof/>
        </w:rPr>
        <w:instrText xml:space="preserve"> PAGEREF _Toc520374940 \h </w:instrText>
      </w:r>
      <w:r>
        <w:rPr>
          <w:noProof/>
        </w:rPr>
      </w:r>
      <w:r>
        <w:rPr>
          <w:noProof/>
        </w:rPr>
        <w:fldChar w:fldCharType="separate"/>
      </w:r>
      <w:r w:rsidR="00B560DA">
        <w:rPr>
          <w:noProof/>
        </w:rPr>
        <w:t>2-132</w:t>
      </w:r>
      <w:r>
        <w:rPr>
          <w:noProof/>
        </w:rPr>
        <w:fldChar w:fldCharType="end"/>
      </w:r>
    </w:p>
    <w:p w14:paraId="3A7B2D6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2.65: Initial and boundary conditions (IC &amp; BC) of the aqueous and mineral compositions for the example sulpqc</w:t>
      </w:r>
      <w:r>
        <w:rPr>
          <w:noProof/>
        </w:rPr>
        <w:tab/>
      </w:r>
      <w:r>
        <w:rPr>
          <w:noProof/>
        </w:rPr>
        <w:fldChar w:fldCharType="begin"/>
      </w:r>
      <w:r>
        <w:rPr>
          <w:noProof/>
        </w:rPr>
        <w:instrText xml:space="preserve"> PAGEREF _Toc520374941 \h </w:instrText>
      </w:r>
      <w:r>
        <w:rPr>
          <w:noProof/>
        </w:rPr>
      </w:r>
      <w:r>
        <w:rPr>
          <w:noProof/>
        </w:rPr>
        <w:fldChar w:fldCharType="separate"/>
      </w:r>
      <w:r w:rsidR="00B560DA">
        <w:rPr>
          <w:noProof/>
        </w:rPr>
        <w:t>2-134</w:t>
      </w:r>
      <w:r>
        <w:rPr>
          <w:noProof/>
        </w:rPr>
        <w:fldChar w:fldCharType="end"/>
      </w:r>
    </w:p>
    <w:p w14:paraId="228A775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3.1: List of </w:t>
      </w:r>
      <w:r>
        <w:rPr>
          <w:noProof/>
          <w:lang w:eastAsia="zh-CN"/>
        </w:rPr>
        <w:t>geochemical batch reaction test examples</w:t>
      </w:r>
      <w:r>
        <w:rPr>
          <w:noProof/>
        </w:rPr>
        <w:tab/>
      </w:r>
      <w:r>
        <w:rPr>
          <w:noProof/>
        </w:rPr>
        <w:fldChar w:fldCharType="begin"/>
      </w:r>
      <w:r>
        <w:rPr>
          <w:noProof/>
        </w:rPr>
        <w:instrText xml:space="preserve"> PAGEREF _Toc520374942 \h </w:instrText>
      </w:r>
      <w:r>
        <w:rPr>
          <w:noProof/>
        </w:rPr>
      </w:r>
      <w:r>
        <w:rPr>
          <w:noProof/>
        </w:rPr>
        <w:fldChar w:fldCharType="separate"/>
      </w:r>
      <w:r w:rsidR="00B560DA">
        <w:rPr>
          <w:noProof/>
        </w:rPr>
        <w:t>3-148</w:t>
      </w:r>
      <w:r>
        <w:rPr>
          <w:noProof/>
        </w:rPr>
        <w:fldChar w:fldCharType="end"/>
      </w:r>
    </w:p>
    <w:p w14:paraId="35119FD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 Initial </w:t>
      </w:r>
      <w:r>
        <w:rPr>
          <w:noProof/>
          <w:lang w:eastAsia="zh-CN"/>
        </w:rPr>
        <w:t>geochemical</w:t>
      </w:r>
      <w:r>
        <w:rPr>
          <w:noProof/>
        </w:rPr>
        <w:t xml:space="preserve"> conditions for demonstration</w:t>
      </w:r>
      <w:r>
        <w:rPr>
          <w:noProof/>
          <w:lang w:eastAsia="zh-CN"/>
        </w:rPr>
        <w:t xml:space="preserve"> example</w:t>
      </w:r>
      <w:r>
        <w:rPr>
          <w:noProof/>
        </w:rPr>
        <w:t xml:space="preserve"> </w:t>
      </w:r>
      <w:r w:rsidRPr="00FB0A11">
        <w:rPr>
          <w:noProof/>
          <w:lang w:eastAsia="zh-CN"/>
        </w:rPr>
        <w:t>albite</w:t>
      </w:r>
      <w:r>
        <w:rPr>
          <w:noProof/>
        </w:rPr>
        <w:tab/>
      </w:r>
      <w:r>
        <w:rPr>
          <w:noProof/>
        </w:rPr>
        <w:fldChar w:fldCharType="begin"/>
      </w:r>
      <w:r>
        <w:rPr>
          <w:noProof/>
        </w:rPr>
        <w:instrText xml:space="preserve"> PAGEREF _Toc520374943 \h </w:instrText>
      </w:r>
      <w:r>
        <w:rPr>
          <w:noProof/>
        </w:rPr>
      </w:r>
      <w:r>
        <w:rPr>
          <w:noProof/>
        </w:rPr>
        <w:fldChar w:fldCharType="separate"/>
      </w:r>
      <w:r w:rsidR="00B560DA">
        <w:rPr>
          <w:noProof/>
        </w:rPr>
        <w:t>3-149</w:t>
      </w:r>
      <w:r>
        <w:rPr>
          <w:noProof/>
        </w:rPr>
        <w:fldChar w:fldCharType="end"/>
      </w:r>
    </w:p>
    <w:p w14:paraId="002E0DB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 Geometric update model parameters for calcite and albite</w:t>
      </w:r>
      <w:r>
        <w:rPr>
          <w:noProof/>
          <w:lang w:eastAsia="zh-CN"/>
        </w:rPr>
        <w:t xml:space="preserve"> </w:t>
      </w:r>
      <w:r>
        <w:rPr>
          <w:noProof/>
        </w:rPr>
        <w:t>for demonstration</w:t>
      </w:r>
      <w:r>
        <w:rPr>
          <w:noProof/>
          <w:lang w:eastAsia="zh-CN"/>
        </w:rPr>
        <w:t xml:space="preserve"> example</w:t>
      </w:r>
      <w:r>
        <w:rPr>
          <w:noProof/>
        </w:rPr>
        <w:t xml:space="preserve"> </w:t>
      </w:r>
      <w:r w:rsidRPr="00FB0A11">
        <w:rPr>
          <w:noProof/>
          <w:lang w:eastAsia="zh-CN"/>
        </w:rPr>
        <w:t>albite</w:t>
      </w:r>
      <w:r>
        <w:rPr>
          <w:noProof/>
        </w:rPr>
        <w:tab/>
      </w:r>
      <w:r>
        <w:rPr>
          <w:noProof/>
        </w:rPr>
        <w:fldChar w:fldCharType="begin"/>
      </w:r>
      <w:r>
        <w:rPr>
          <w:noProof/>
        </w:rPr>
        <w:instrText xml:space="preserve"> PAGEREF _Toc520374944 \h </w:instrText>
      </w:r>
      <w:r>
        <w:rPr>
          <w:noProof/>
        </w:rPr>
      </w:r>
      <w:r>
        <w:rPr>
          <w:noProof/>
        </w:rPr>
        <w:fldChar w:fldCharType="separate"/>
      </w:r>
      <w:r w:rsidR="00B560DA">
        <w:rPr>
          <w:noProof/>
        </w:rPr>
        <w:t>3-149</w:t>
      </w:r>
      <w:r>
        <w:rPr>
          <w:noProof/>
        </w:rPr>
        <w:fldChar w:fldCharType="end"/>
      </w:r>
    </w:p>
    <w:p w14:paraId="01D1F79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 Initial </w:t>
      </w:r>
      <w:r>
        <w:rPr>
          <w:noProof/>
          <w:lang w:eastAsia="zh-CN"/>
        </w:rPr>
        <w:t>geochemical</w:t>
      </w:r>
      <w:r>
        <w:rPr>
          <w:noProof/>
        </w:rPr>
        <w:t xml:space="preserve"> conditions for demonstration example </w:t>
      </w:r>
      <w:r w:rsidRPr="00FB0A11">
        <w:rPr>
          <w:noProof/>
        </w:rPr>
        <w:t>appelo</w:t>
      </w:r>
      <w:r>
        <w:rPr>
          <w:noProof/>
        </w:rPr>
        <w:tab/>
      </w:r>
      <w:r>
        <w:rPr>
          <w:noProof/>
        </w:rPr>
        <w:fldChar w:fldCharType="begin"/>
      </w:r>
      <w:r>
        <w:rPr>
          <w:noProof/>
        </w:rPr>
        <w:instrText xml:space="preserve"> PAGEREF _Toc520374945 \h </w:instrText>
      </w:r>
      <w:r>
        <w:rPr>
          <w:noProof/>
        </w:rPr>
      </w:r>
      <w:r>
        <w:rPr>
          <w:noProof/>
        </w:rPr>
        <w:fldChar w:fldCharType="separate"/>
      </w:r>
      <w:r w:rsidR="00B560DA">
        <w:rPr>
          <w:noProof/>
        </w:rPr>
        <w:t>3-151</w:t>
      </w:r>
      <w:r>
        <w:rPr>
          <w:noProof/>
        </w:rPr>
        <w:fldChar w:fldCharType="end"/>
      </w:r>
    </w:p>
    <w:p w14:paraId="6F12F20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3.5: </w:t>
      </w:r>
      <w:r>
        <w:rPr>
          <w:noProof/>
          <w:lang w:eastAsia="zh-CN"/>
        </w:rPr>
        <w:t>Geometric update model parameters for calcite</w:t>
      </w:r>
      <w:r>
        <w:rPr>
          <w:noProof/>
        </w:rPr>
        <w:tab/>
      </w:r>
      <w:r>
        <w:rPr>
          <w:noProof/>
        </w:rPr>
        <w:fldChar w:fldCharType="begin"/>
      </w:r>
      <w:r>
        <w:rPr>
          <w:noProof/>
        </w:rPr>
        <w:instrText xml:space="preserve"> PAGEREF _Toc520374946 \h </w:instrText>
      </w:r>
      <w:r>
        <w:rPr>
          <w:noProof/>
        </w:rPr>
      </w:r>
      <w:r>
        <w:rPr>
          <w:noProof/>
        </w:rPr>
        <w:fldChar w:fldCharType="separate"/>
      </w:r>
      <w:r w:rsidR="00B560DA">
        <w:rPr>
          <w:noProof/>
        </w:rPr>
        <w:t>3-151</w:t>
      </w:r>
      <w:r>
        <w:rPr>
          <w:noProof/>
        </w:rPr>
        <w:fldChar w:fldCharType="end"/>
      </w:r>
    </w:p>
    <w:p w14:paraId="44DAFC6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3.6: Initial </w:t>
      </w:r>
      <w:r>
        <w:rPr>
          <w:noProof/>
          <w:lang w:eastAsia="zh-CN"/>
        </w:rPr>
        <w:t>geochemical</w:t>
      </w:r>
      <w:r>
        <w:rPr>
          <w:noProof/>
        </w:rPr>
        <w:t xml:space="preserve"> condition for demonstration example </w:t>
      </w:r>
      <w:r>
        <w:rPr>
          <w:noProof/>
          <w:lang w:eastAsia="zh-CN"/>
        </w:rPr>
        <w:t>Cr(III)</w:t>
      </w:r>
      <w:r>
        <w:rPr>
          <w:noProof/>
        </w:rPr>
        <w:tab/>
      </w:r>
      <w:r>
        <w:rPr>
          <w:noProof/>
        </w:rPr>
        <w:fldChar w:fldCharType="begin"/>
      </w:r>
      <w:r>
        <w:rPr>
          <w:noProof/>
        </w:rPr>
        <w:instrText xml:space="preserve"> PAGEREF _Toc520374947 \h </w:instrText>
      </w:r>
      <w:r>
        <w:rPr>
          <w:noProof/>
        </w:rPr>
      </w:r>
      <w:r>
        <w:rPr>
          <w:noProof/>
        </w:rPr>
        <w:fldChar w:fldCharType="separate"/>
      </w:r>
      <w:r w:rsidR="00B560DA">
        <w:rPr>
          <w:noProof/>
        </w:rPr>
        <w:t>3-153</w:t>
      </w:r>
      <w:r>
        <w:rPr>
          <w:noProof/>
        </w:rPr>
        <w:fldChar w:fldCharType="end"/>
      </w:r>
    </w:p>
    <w:p w14:paraId="2011AC3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3.7: Initial </w:t>
      </w:r>
      <w:r>
        <w:rPr>
          <w:noProof/>
          <w:lang w:eastAsia="zh-CN"/>
        </w:rPr>
        <w:t>geochemical</w:t>
      </w:r>
      <w:r>
        <w:rPr>
          <w:noProof/>
        </w:rPr>
        <w:t xml:space="preserve"> condition for demonstration example </w:t>
      </w:r>
      <w:r w:rsidRPr="00FB0A11">
        <w:rPr>
          <w:noProof/>
          <w:lang w:eastAsia="zh-CN"/>
        </w:rPr>
        <w:t>Fe(III)</w:t>
      </w:r>
      <w:r>
        <w:rPr>
          <w:noProof/>
        </w:rPr>
        <w:tab/>
      </w:r>
      <w:r>
        <w:rPr>
          <w:noProof/>
        </w:rPr>
        <w:fldChar w:fldCharType="begin"/>
      </w:r>
      <w:r>
        <w:rPr>
          <w:noProof/>
        </w:rPr>
        <w:instrText xml:space="preserve"> PAGEREF _Toc520374948 \h </w:instrText>
      </w:r>
      <w:r>
        <w:rPr>
          <w:noProof/>
        </w:rPr>
      </w:r>
      <w:r>
        <w:rPr>
          <w:noProof/>
        </w:rPr>
        <w:fldChar w:fldCharType="separate"/>
      </w:r>
      <w:r w:rsidR="00B560DA">
        <w:rPr>
          <w:noProof/>
        </w:rPr>
        <w:t>3-154</w:t>
      </w:r>
      <w:r>
        <w:rPr>
          <w:noProof/>
        </w:rPr>
        <w:fldChar w:fldCharType="end"/>
      </w:r>
    </w:p>
    <w:p w14:paraId="6107DD8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3.8: NAPL reaction parameter – demonstration example linsorb</w:t>
      </w:r>
      <w:r>
        <w:rPr>
          <w:noProof/>
        </w:rPr>
        <w:tab/>
      </w:r>
      <w:r>
        <w:rPr>
          <w:noProof/>
        </w:rPr>
        <w:fldChar w:fldCharType="begin"/>
      </w:r>
      <w:r>
        <w:rPr>
          <w:noProof/>
        </w:rPr>
        <w:instrText xml:space="preserve"> PAGEREF _Toc520374949 \h </w:instrText>
      </w:r>
      <w:r>
        <w:rPr>
          <w:noProof/>
        </w:rPr>
      </w:r>
      <w:r>
        <w:rPr>
          <w:noProof/>
        </w:rPr>
        <w:fldChar w:fldCharType="separate"/>
      </w:r>
      <w:r w:rsidR="00B560DA">
        <w:rPr>
          <w:noProof/>
        </w:rPr>
        <w:t>3-155</w:t>
      </w:r>
      <w:r>
        <w:rPr>
          <w:noProof/>
        </w:rPr>
        <w:fldChar w:fldCharType="end"/>
      </w:r>
    </w:p>
    <w:p w14:paraId="05CA0B9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3.9: Kinetic parameters of </w:t>
      </w:r>
      <w:r w:rsidRPr="00FB0A11">
        <w:rPr>
          <w:noProof/>
          <w:lang w:val="en-CA" w:eastAsia="zh-CN"/>
        </w:rPr>
        <w:t>C</w:t>
      </w:r>
      <w:r w:rsidRPr="00FB0A11">
        <w:rPr>
          <w:noProof/>
          <w:vertAlign w:val="subscript"/>
          <w:lang w:val="en-CA" w:eastAsia="zh-CN"/>
        </w:rPr>
        <w:t>2</w:t>
      </w:r>
      <w:r>
        <w:rPr>
          <w:noProof/>
        </w:rPr>
        <w:t>Cl</w:t>
      </w:r>
      <w:r w:rsidRPr="00FB0A11">
        <w:rPr>
          <w:noProof/>
          <w:vertAlign w:val="subscript"/>
          <w:lang w:val="en-CA" w:eastAsia="zh-CN"/>
        </w:rPr>
        <w:t>4</w:t>
      </w:r>
      <w:r>
        <w:rPr>
          <w:noProof/>
        </w:rPr>
        <w:t>(n)</w:t>
      </w:r>
      <w:r>
        <w:rPr>
          <w:noProof/>
        </w:rPr>
        <w:tab/>
      </w:r>
      <w:r>
        <w:rPr>
          <w:noProof/>
        </w:rPr>
        <w:fldChar w:fldCharType="begin"/>
      </w:r>
      <w:r>
        <w:rPr>
          <w:noProof/>
        </w:rPr>
        <w:instrText xml:space="preserve"> PAGEREF _Toc520374950 \h </w:instrText>
      </w:r>
      <w:r>
        <w:rPr>
          <w:noProof/>
        </w:rPr>
      </w:r>
      <w:r>
        <w:rPr>
          <w:noProof/>
        </w:rPr>
        <w:fldChar w:fldCharType="separate"/>
      </w:r>
      <w:r w:rsidR="00B560DA">
        <w:rPr>
          <w:noProof/>
        </w:rPr>
        <w:t>3-156</w:t>
      </w:r>
      <w:r>
        <w:rPr>
          <w:noProof/>
        </w:rPr>
        <w:fldChar w:fldCharType="end"/>
      </w:r>
    </w:p>
    <w:p w14:paraId="332C46C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3.10: Initial </w:t>
      </w:r>
      <w:r>
        <w:rPr>
          <w:noProof/>
          <w:lang w:eastAsia="zh-CN"/>
        </w:rPr>
        <w:t>geochemical</w:t>
      </w:r>
      <w:r>
        <w:rPr>
          <w:noProof/>
        </w:rPr>
        <w:t xml:space="preserve"> condition</w:t>
      </w:r>
      <w:r>
        <w:rPr>
          <w:noProof/>
          <w:lang w:eastAsia="zh-CN"/>
        </w:rPr>
        <w:t>s</w:t>
      </w:r>
      <w:r>
        <w:rPr>
          <w:noProof/>
        </w:rPr>
        <w:t xml:space="preserve"> - demonstration example linsorb</w:t>
      </w:r>
      <w:r>
        <w:rPr>
          <w:noProof/>
        </w:rPr>
        <w:tab/>
      </w:r>
      <w:r>
        <w:rPr>
          <w:noProof/>
        </w:rPr>
        <w:fldChar w:fldCharType="begin"/>
      </w:r>
      <w:r>
        <w:rPr>
          <w:noProof/>
        </w:rPr>
        <w:instrText xml:space="preserve"> PAGEREF _Toc520374951 \h </w:instrText>
      </w:r>
      <w:r>
        <w:rPr>
          <w:noProof/>
        </w:rPr>
      </w:r>
      <w:r>
        <w:rPr>
          <w:noProof/>
        </w:rPr>
        <w:fldChar w:fldCharType="separate"/>
      </w:r>
      <w:r w:rsidR="00B560DA">
        <w:rPr>
          <w:noProof/>
        </w:rPr>
        <w:t>3-156</w:t>
      </w:r>
      <w:r>
        <w:rPr>
          <w:noProof/>
        </w:rPr>
        <w:fldChar w:fldCharType="end"/>
      </w:r>
    </w:p>
    <w:p w14:paraId="44A3F15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3.11: List of flow </w:t>
      </w:r>
      <w:r>
        <w:rPr>
          <w:noProof/>
          <w:lang w:eastAsia="zh-CN"/>
        </w:rPr>
        <w:t>test examples</w:t>
      </w:r>
      <w:r>
        <w:rPr>
          <w:noProof/>
        </w:rPr>
        <w:tab/>
      </w:r>
      <w:r>
        <w:rPr>
          <w:noProof/>
        </w:rPr>
        <w:fldChar w:fldCharType="begin"/>
      </w:r>
      <w:r>
        <w:rPr>
          <w:noProof/>
        </w:rPr>
        <w:instrText xml:space="preserve"> PAGEREF _Toc520374952 \h </w:instrText>
      </w:r>
      <w:r>
        <w:rPr>
          <w:noProof/>
        </w:rPr>
      </w:r>
      <w:r>
        <w:rPr>
          <w:noProof/>
        </w:rPr>
        <w:fldChar w:fldCharType="separate"/>
      </w:r>
      <w:r w:rsidR="00B560DA">
        <w:rPr>
          <w:noProof/>
        </w:rPr>
        <w:t>3-161</w:t>
      </w:r>
      <w:r>
        <w:rPr>
          <w:noProof/>
        </w:rPr>
        <w:fldChar w:fldCharType="end"/>
      </w:r>
    </w:p>
    <w:p w14:paraId="606FA26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3.12: Physical parameters for demonstration example stedfs</w:t>
      </w:r>
      <w:r>
        <w:rPr>
          <w:noProof/>
        </w:rPr>
        <w:tab/>
      </w:r>
      <w:r>
        <w:rPr>
          <w:noProof/>
        </w:rPr>
        <w:fldChar w:fldCharType="begin"/>
      </w:r>
      <w:r>
        <w:rPr>
          <w:noProof/>
        </w:rPr>
        <w:instrText xml:space="preserve"> PAGEREF _Toc520374953 \h </w:instrText>
      </w:r>
      <w:r>
        <w:rPr>
          <w:noProof/>
        </w:rPr>
      </w:r>
      <w:r>
        <w:rPr>
          <w:noProof/>
        </w:rPr>
        <w:fldChar w:fldCharType="separate"/>
      </w:r>
      <w:r w:rsidR="00B560DA">
        <w:rPr>
          <w:noProof/>
        </w:rPr>
        <w:t>3-161</w:t>
      </w:r>
      <w:r>
        <w:rPr>
          <w:noProof/>
        </w:rPr>
        <w:fldChar w:fldCharType="end"/>
      </w:r>
    </w:p>
    <w:p w14:paraId="35B5270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3.13: Physical parameters for demonstration example stedvs</w:t>
      </w:r>
      <w:r>
        <w:rPr>
          <w:noProof/>
        </w:rPr>
        <w:tab/>
      </w:r>
      <w:r>
        <w:rPr>
          <w:noProof/>
        </w:rPr>
        <w:fldChar w:fldCharType="begin"/>
      </w:r>
      <w:r>
        <w:rPr>
          <w:noProof/>
        </w:rPr>
        <w:instrText xml:space="preserve"> PAGEREF _Toc520374954 \h </w:instrText>
      </w:r>
      <w:r>
        <w:rPr>
          <w:noProof/>
        </w:rPr>
      </w:r>
      <w:r>
        <w:rPr>
          <w:noProof/>
        </w:rPr>
        <w:fldChar w:fldCharType="separate"/>
      </w:r>
      <w:r w:rsidR="00B560DA">
        <w:rPr>
          <w:noProof/>
        </w:rPr>
        <w:t>3-163</w:t>
      </w:r>
      <w:r>
        <w:rPr>
          <w:noProof/>
        </w:rPr>
        <w:fldChar w:fldCharType="end"/>
      </w:r>
    </w:p>
    <w:p w14:paraId="01A7DFF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3.14: Physical parameters for demonstration example tranfs</w:t>
      </w:r>
      <w:r>
        <w:rPr>
          <w:noProof/>
        </w:rPr>
        <w:tab/>
      </w:r>
      <w:r>
        <w:rPr>
          <w:noProof/>
        </w:rPr>
        <w:fldChar w:fldCharType="begin"/>
      </w:r>
      <w:r>
        <w:rPr>
          <w:noProof/>
        </w:rPr>
        <w:instrText xml:space="preserve"> PAGEREF _Toc520374955 \h </w:instrText>
      </w:r>
      <w:r>
        <w:rPr>
          <w:noProof/>
        </w:rPr>
      </w:r>
      <w:r>
        <w:rPr>
          <w:noProof/>
        </w:rPr>
        <w:fldChar w:fldCharType="separate"/>
      </w:r>
      <w:r w:rsidR="00B560DA">
        <w:rPr>
          <w:noProof/>
        </w:rPr>
        <w:t>3-165</w:t>
      </w:r>
      <w:r>
        <w:rPr>
          <w:noProof/>
        </w:rPr>
        <w:fldChar w:fldCharType="end"/>
      </w:r>
    </w:p>
    <w:p w14:paraId="2047A9B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3.15: Physical parameters for demonstration example tranvs</w:t>
      </w:r>
      <w:r>
        <w:rPr>
          <w:noProof/>
        </w:rPr>
        <w:tab/>
      </w:r>
      <w:r>
        <w:rPr>
          <w:noProof/>
        </w:rPr>
        <w:fldChar w:fldCharType="begin"/>
      </w:r>
      <w:r>
        <w:rPr>
          <w:noProof/>
        </w:rPr>
        <w:instrText xml:space="preserve"> PAGEREF _Toc520374956 \h </w:instrText>
      </w:r>
      <w:r>
        <w:rPr>
          <w:noProof/>
        </w:rPr>
      </w:r>
      <w:r>
        <w:rPr>
          <w:noProof/>
        </w:rPr>
        <w:fldChar w:fldCharType="separate"/>
      </w:r>
      <w:r w:rsidR="00B560DA">
        <w:rPr>
          <w:noProof/>
        </w:rPr>
        <w:t>3-166</w:t>
      </w:r>
      <w:r>
        <w:rPr>
          <w:noProof/>
        </w:rPr>
        <w:fldChar w:fldCharType="end"/>
      </w:r>
    </w:p>
    <w:p w14:paraId="7846F16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3.16: Physical parameters for demonstration example shlomo</w:t>
      </w:r>
      <w:r>
        <w:rPr>
          <w:noProof/>
        </w:rPr>
        <w:tab/>
      </w:r>
      <w:r>
        <w:rPr>
          <w:noProof/>
        </w:rPr>
        <w:fldChar w:fldCharType="begin"/>
      </w:r>
      <w:r>
        <w:rPr>
          <w:noProof/>
        </w:rPr>
        <w:instrText xml:space="preserve"> PAGEREF _Toc520374957 \h </w:instrText>
      </w:r>
      <w:r>
        <w:rPr>
          <w:noProof/>
        </w:rPr>
      </w:r>
      <w:r>
        <w:rPr>
          <w:noProof/>
        </w:rPr>
        <w:fldChar w:fldCharType="separate"/>
      </w:r>
      <w:r w:rsidR="00B560DA">
        <w:rPr>
          <w:noProof/>
        </w:rPr>
        <w:t>3-168</w:t>
      </w:r>
      <w:r>
        <w:rPr>
          <w:noProof/>
        </w:rPr>
        <w:fldChar w:fldCharType="end"/>
      </w:r>
    </w:p>
    <w:p w14:paraId="54A6ED0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Table 3.17: Physical parameters for the demonstration example shlomot</w:t>
      </w:r>
      <w:r>
        <w:rPr>
          <w:noProof/>
        </w:rPr>
        <w:tab/>
      </w:r>
      <w:r>
        <w:rPr>
          <w:noProof/>
        </w:rPr>
        <w:fldChar w:fldCharType="begin"/>
      </w:r>
      <w:r>
        <w:rPr>
          <w:noProof/>
        </w:rPr>
        <w:instrText xml:space="preserve"> PAGEREF _Toc520374958 \h </w:instrText>
      </w:r>
      <w:r>
        <w:rPr>
          <w:noProof/>
        </w:rPr>
      </w:r>
      <w:r>
        <w:rPr>
          <w:noProof/>
        </w:rPr>
        <w:fldChar w:fldCharType="separate"/>
      </w:r>
      <w:r w:rsidR="00B560DA">
        <w:rPr>
          <w:noProof/>
        </w:rPr>
        <w:t>3-170</w:t>
      </w:r>
      <w:r>
        <w:rPr>
          <w:noProof/>
        </w:rPr>
        <w:fldChar w:fldCharType="end"/>
      </w:r>
    </w:p>
    <w:p w14:paraId="22E0964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3.18: Physical parameters for demonstration example clem3d</w:t>
      </w:r>
      <w:r>
        <w:rPr>
          <w:noProof/>
        </w:rPr>
        <w:tab/>
      </w:r>
      <w:r>
        <w:rPr>
          <w:noProof/>
        </w:rPr>
        <w:fldChar w:fldCharType="begin"/>
      </w:r>
      <w:r>
        <w:rPr>
          <w:noProof/>
        </w:rPr>
        <w:instrText xml:space="preserve"> PAGEREF _Toc520374959 \h </w:instrText>
      </w:r>
      <w:r>
        <w:rPr>
          <w:noProof/>
        </w:rPr>
      </w:r>
      <w:r>
        <w:rPr>
          <w:noProof/>
        </w:rPr>
        <w:fldChar w:fldCharType="separate"/>
      </w:r>
      <w:r w:rsidR="00B560DA">
        <w:rPr>
          <w:noProof/>
        </w:rPr>
        <w:t>3-172</w:t>
      </w:r>
      <w:r>
        <w:rPr>
          <w:noProof/>
        </w:rPr>
        <w:fldChar w:fldCharType="end"/>
      </w:r>
    </w:p>
    <w:p w14:paraId="1CF25FD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3.19: Parameters for Hydrostatic Box Problem</w:t>
      </w:r>
      <w:r w:rsidRPr="00FB0A11">
        <w:rPr>
          <w:rFonts w:cs="Arial"/>
          <w:noProof/>
          <w:lang w:eastAsia="zh-CN"/>
        </w:rPr>
        <w:t xml:space="preserve"> (Bea et al., 2011)</w:t>
      </w:r>
      <w:r>
        <w:rPr>
          <w:noProof/>
        </w:rPr>
        <w:tab/>
      </w:r>
      <w:r>
        <w:rPr>
          <w:noProof/>
        </w:rPr>
        <w:fldChar w:fldCharType="begin"/>
      </w:r>
      <w:r>
        <w:rPr>
          <w:noProof/>
        </w:rPr>
        <w:instrText xml:space="preserve"> PAGEREF _Toc520374960 \h </w:instrText>
      </w:r>
      <w:r>
        <w:rPr>
          <w:noProof/>
        </w:rPr>
      </w:r>
      <w:r>
        <w:rPr>
          <w:noProof/>
        </w:rPr>
        <w:fldChar w:fldCharType="separate"/>
      </w:r>
      <w:r w:rsidR="00B560DA">
        <w:rPr>
          <w:noProof/>
        </w:rPr>
        <w:t>3-174</w:t>
      </w:r>
      <w:r>
        <w:rPr>
          <w:noProof/>
        </w:rPr>
        <w:fldChar w:fldCharType="end"/>
      </w:r>
    </w:p>
    <w:p w14:paraId="19527A9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3.20: </w:t>
      </w:r>
      <w:r>
        <w:rPr>
          <w:noProof/>
          <w:lang w:eastAsia="zh-CN"/>
        </w:rPr>
        <w:t>Parameters for Hydrodynamic Box Problem</w:t>
      </w:r>
      <w:r w:rsidRPr="00FB0A11">
        <w:rPr>
          <w:rFonts w:cs="Arial"/>
          <w:noProof/>
          <w:lang w:eastAsia="zh-CN"/>
        </w:rPr>
        <w:t xml:space="preserve"> (Bea et al., 2011)</w:t>
      </w:r>
      <w:r>
        <w:rPr>
          <w:noProof/>
        </w:rPr>
        <w:tab/>
      </w:r>
      <w:r>
        <w:rPr>
          <w:noProof/>
        </w:rPr>
        <w:fldChar w:fldCharType="begin"/>
      </w:r>
      <w:r>
        <w:rPr>
          <w:noProof/>
        </w:rPr>
        <w:instrText xml:space="preserve"> PAGEREF _Toc520374961 \h </w:instrText>
      </w:r>
      <w:r>
        <w:rPr>
          <w:noProof/>
        </w:rPr>
      </w:r>
      <w:r>
        <w:rPr>
          <w:noProof/>
        </w:rPr>
        <w:fldChar w:fldCharType="separate"/>
      </w:r>
      <w:r w:rsidR="00B560DA">
        <w:rPr>
          <w:noProof/>
        </w:rPr>
        <w:t>3-176</w:t>
      </w:r>
      <w:r>
        <w:rPr>
          <w:noProof/>
        </w:rPr>
        <w:fldChar w:fldCharType="end"/>
      </w:r>
    </w:p>
    <w:p w14:paraId="0C36C0E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3.21: List of reactive transport </w:t>
      </w:r>
      <w:r>
        <w:rPr>
          <w:noProof/>
          <w:lang w:eastAsia="zh-CN"/>
        </w:rPr>
        <w:t>test examples</w:t>
      </w:r>
      <w:r>
        <w:rPr>
          <w:noProof/>
        </w:rPr>
        <w:tab/>
      </w:r>
      <w:r>
        <w:rPr>
          <w:noProof/>
        </w:rPr>
        <w:fldChar w:fldCharType="begin"/>
      </w:r>
      <w:r>
        <w:rPr>
          <w:noProof/>
        </w:rPr>
        <w:instrText xml:space="preserve"> PAGEREF _Toc520374962 \h </w:instrText>
      </w:r>
      <w:r>
        <w:rPr>
          <w:noProof/>
        </w:rPr>
      </w:r>
      <w:r>
        <w:rPr>
          <w:noProof/>
        </w:rPr>
        <w:fldChar w:fldCharType="separate"/>
      </w:r>
      <w:r w:rsidR="00B560DA">
        <w:rPr>
          <w:noProof/>
        </w:rPr>
        <w:t>3-178</w:t>
      </w:r>
      <w:r>
        <w:rPr>
          <w:noProof/>
        </w:rPr>
        <w:fldChar w:fldCharType="end"/>
      </w:r>
    </w:p>
    <w:p w14:paraId="2B9294D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3.22: Initial and boundary conditions (IC &amp; BC) for demonstration example </w:t>
      </w:r>
      <w:r w:rsidRPr="00FB0A11">
        <w:rPr>
          <w:noProof/>
        </w:rPr>
        <w:t>complex</w:t>
      </w:r>
      <w:r>
        <w:rPr>
          <w:noProof/>
        </w:rPr>
        <w:tab/>
      </w:r>
      <w:r>
        <w:rPr>
          <w:noProof/>
        </w:rPr>
        <w:fldChar w:fldCharType="begin"/>
      </w:r>
      <w:r>
        <w:rPr>
          <w:noProof/>
        </w:rPr>
        <w:instrText xml:space="preserve"> PAGEREF _Toc520374963 \h </w:instrText>
      </w:r>
      <w:r>
        <w:rPr>
          <w:noProof/>
        </w:rPr>
      </w:r>
      <w:r>
        <w:rPr>
          <w:noProof/>
        </w:rPr>
        <w:fldChar w:fldCharType="separate"/>
      </w:r>
      <w:r w:rsidR="00B560DA">
        <w:rPr>
          <w:noProof/>
        </w:rPr>
        <w:t>3-179</w:t>
      </w:r>
      <w:r>
        <w:rPr>
          <w:noProof/>
        </w:rPr>
        <w:fldChar w:fldCharType="end"/>
      </w:r>
    </w:p>
    <w:p w14:paraId="3165B84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3.23: Initial and boundary conditions for flow and reactive transport</w:t>
      </w:r>
      <w:r>
        <w:rPr>
          <w:noProof/>
        </w:rPr>
        <w:tab/>
      </w:r>
      <w:r>
        <w:rPr>
          <w:noProof/>
        </w:rPr>
        <w:fldChar w:fldCharType="begin"/>
      </w:r>
      <w:r>
        <w:rPr>
          <w:noProof/>
        </w:rPr>
        <w:instrText xml:space="preserve"> PAGEREF _Toc520374964 \h </w:instrText>
      </w:r>
      <w:r>
        <w:rPr>
          <w:noProof/>
        </w:rPr>
      </w:r>
      <w:r>
        <w:rPr>
          <w:noProof/>
        </w:rPr>
        <w:fldChar w:fldCharType="separate"/>
      </w:r>
      <w:r w:rsidR="00B560DA">
        <w:rPr>
          <w:noProof/>
        </w:rPr>
        <w:t>3-181</w:t>
      </w:r>
      <w:r>
        <w:rPr>
          <w:noProof/>
        </w:rPr>
        <w:fldChar w:fldCharType="end"/>
      </w:r>
    </w:p>
    <w:p w14:paraId="265C4FE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3.24: Initial and boundary conditions (IC &amp; BC) for tracer HTO</w:t>
      </w:r>
      <w:r>
        <w:rPr>
          <w:noProof/>
        </w:rPr>
        <w:tab/>
      </w:r>
      <w:r>
        <w:rPr>
          <w:noProof/>
        </w:rPr>
        <w:fldChar w:fldCharType="begin"/>
      </w:r>
      <w:r>
        <w:rPr>
          <w:noProof/>
        </w:rPr>
        <w:instrText xml:space="preserve"> PAGEREF _Toc520374965 \h </w:instrText>
      </w:r>
      <w:r>
        <w:rPr>
          <w:noProof/>
        </w:rPr>
      </w:r>
      <w:r>
        <w:rPr>
          <w:noProof/>
        </w:rPr>
        <w:fldChar w:fldCharType="separate"/>
      </w:r>
      <w:r w:rsidR="00B560DA">
        <w:rPr>
          <w:noProof/>
        </w:rPr>
        <w:t>3-183</w:t>
      </w:r>
      <w:r>
        <w:rPr>
          <w:noProof/>
        </w:rPr>
        <w:fldChar w:fldCharType="end"/>
      </w:r>
    </w:p>
    <w:p w14:paraId="3E71C99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3.25: Initial &amp; boundary hydraulic and reactive transport conditions for benchmark </w:t>
      </w:r>
      <w:r>
        <w:rPr>
          <w:noProof/>
          <w:lang w:eastAsia="zh-CN"/>
        </w:rPr>
        <w:t>transrc</w:t>
      </w:r>
      <w:r>
        <w:rPr>
          <w:noProof/>
        </w:rPr>
        <w:tab/>
      </w:r>
      <w:r>
        <w:rPr>
          <w:noProof/>
        </w:rPr>
        <w:fldChar w:fldCharType="begin"/>
      </w:r>
      <w:r>
        <w:rPr>
          <w:noProof/>
        </w:rPr>
        <w:instrText xml:space="preserve"> PAGEREF _Toc520374966 \h </w:instrText>
      </w:r>
      <w:r>
        <w:rPr>
          <w:noProof/>
        </w:rPr>
      </w:r>
      <w:r>
        <w:rPr>
          <w:noProof/>
        </w:rPr>
        <w:fldChar w:fldCharType="separate"/>
      </w:r>
      <w:r w:rsidR="00B560DA">
        <w:rPr>
          <w:noProof/>
        </w:rPr>
        <w:t>3-185</w:t>
      </w:r>
      <w:r>
        <w:rPr>
          <w:noProof/>
        </w:rPr>
        <w:fldChar w:fldCharType="end"/>
      </w:r>
    </w:p>
    <w:p w14:paraId="2E4EEDE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3.26: Physical parameters for demonstration example </w:t>
      </w:r>
      <w:r>
        <w:rPr>
          <w:noProof/>
          <w:lang w:eastAsia="zh-CN"/>
        </w:rPr>
        <w:t>transrc</w:t>
      </w:r>
      <w:r>
        <w:rPr>
          <w:noProof/>
        </w:rPr>
        <w:tab/>
      </w:r>
      <w:r>
        <w:rPr>
          <w:noProof/>
        </w:rPr>
        <w:fldChar w:fldCharType="begin"/>
      </w:r>
      <w:r>
        <w:rPr>
          <w:noProof/>
        </w:rPr>
        <w:instrText xml:space="preserve"> PAGEREF _Toc520374967 \h </w:instrText>
      </w:r>
      <w:r>
        <w:rPr>
          <w:noProof/>
        </w:rPr>
      </w:r>
      <w:r>
        <w:rPr>
          <w:noProof/>
        </w:rPr>
        <w:fldChar w:fldCharType="separate"/>
      </w:r>
      <w:r w:rsidR="00B560DA">
        <w:rPr>
          <w:noProof/>
        </w:rPr>
        <w:t>3-186</w:t>
      </w:r>
      <w:r>
        <w:rPr>
          <w:noProof/>
        </w:rPr>
        <w:fldChar w:fldCharType="end"/>
      </w:r>
    </w:p>
    <w:p w14:paraId="2508DD0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3.27: Initial and boundary hydraulic and reactive transport conditions </w:t>
      </w:r>
      <w:r>
        <w:rPr>
          <w:noProof/>
          <w:lang w:eastAsia="zh-CN"/>
        </w:rPr>
        <w:t xml:space="preserve">for demonstration example </w:t>
      </w:r>
      <w:r w:rsidRPr="00FB0A11">
        <w:rPr>
          <w:noProof/>
          <w:lang w:eastAsia="zh-CN"/>
        </w:rPr>
        <w:t>dissol</w:t>
      </w:r>
      <w:r>
        <w:rPr>
          <w:noProof/>
        </w:rPr>
        <w:tab/>
      </w:r>
      <w:r>
        <w:rPr>
          <w:noProof/>
        </w:rPr>
        <w:fldChar w:fldCharType="begin"/>
      </w:r>
      <w:r>
        <w:rPr>
          <w:noProof/>
        </w:rPr>
        <w:instrText xml:space="preserve"> PAGEREF _Toc520374968 \h </w:instrText>
      </w:r>
      <w:r>
        <w:rPr>
          <w:noProof/>
        </w:rPr>
      </w:r>
      <w:r>
        <w:rPr>
          <w:noProof/>
        </w:rPr>
        <w:fldChar w:fldCharType="separate"/>
      </w:r>
      <w:r w:rsidR="00B560DA">
        <w:rPr>
          <w:noProof/>
        </w:rPr>
        <w:t>3-187</w:t>
      </w:r>
      <w:r>
        <w:rPr>
          <w:noProof/>
        </w:rPr>
        <w:fldChar w:fldCharType="end"/>
      </w:r>
    </w:p>
    <w:p w14:paraId="60134A6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3.28: </w:t>
      </w:r>
      <w:r>
        <w:rPr>
          <w:noProof/>
          <w:lang w:eastAsia="zh-CN"/>
        </w:rPr>
        <w:t>Geometric update model parameters for calcite dissolution</w:t>
      </w:r>
      <w:r>
        <w:rPr>
          <w:noProof/>
        </w:rPr>
        <w:tab/>
      </w:r>
      <w:r>
        <w:rPr>
          <w:noProof/>
        </w:rPr>
        <w:fldChar w:fldCharType="begin"/>
      </w:r>
      <w:r>
        <w:rPr>
          <w:noProof/>
        </w:rPr>
        <w:instrText xml:space="preserve"> PAGEREF _Toc520374969 \h </w:instrText>
      </w:r>
      <w:r>
        <w:rPr>
          <w:noProof/>
        </w:rPr>
      </w:r>
      <w:r>
        <w:rPr>
          <w:noProof/>
        </w:rPr>
        <w:fldChar w:fldCharType="separate"/>
      </w:r>
      <w:r w:rsidR="00B560DA">
        <w:rPr>
          <w:noProof/>
        </w:rPr>
        <w:t>3-188</w:t>
      </w:r>
      <w:r>
        <w:rPr>
          <w:noProof/>
        </w:rPr>
        <w:fldChar w:fldCharType="end"/>
      </w:r>
    </w:p>
    <w:p w14:paraId="5F1A1F7E"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Table 3.29</w:t>
      </w:r>
      <w:r>
        <w:rPr>
          <w:rFonts w:asciiTheme="minorHAnsi" w:hAnsiTheme="minorHAnsi" w:cstheme="minorBidi"/>
          <w:i w:val="0"/>
          <w:noProof/>
          <w:sz w:val="22"/>
          <w:szCs w:val="22"/>
          <w:lang w:val="en-CA" w:eastAsia="zh-CN"/>
        </w:rPr>
        <w:tab/>
      </w:r>
      <w:r>
        <w:rPr>
          <w:noProof/>
        </w:rPr>
        <w:t xml:space="preserve">Initial and boundary conditions for flow and reactive transport – demonstration example </w:t>
      </w:r>
      <w:r w:rsidRPr="00FB0A11">
        <w:rPr>
          <w:noProof/>
          <w:lang w:eastAsia="zh-CN"/>
        </w:rPr>
        <w:t>het_2d</w:t>
      </w:r>
      <w:r>
        <w:rPr>
          <w:noProof/>
        </w:rPr>
        <w:tab/>
      </w:r>
      <w:r>
        <w:rPr>
          <w:noProof/>
        </w:rPr>
        <w:fldChar w:fldCharType="begin"/>
      </w:r>
      <w:r>
        <w:rPr>
          <w:noProof/>
        </w:rPr>
        <w:instrText xml:space="preserve"> PAGEREF _Toc520374970 \h </w:instrText>
      </w:r>
      <w:r>
        <w:rPr>
          <w:noProof/>
        </w:rPr>
      </w:r>
      <w:r>
        <w:rPr>
          <w:noProof/>
        </w:rPr>
        <w:fldChar w:fldCharType="separate"/>
      </w:r>
      <w:r w:rsidR="00B560DA">
        <w:rPr>
          <w:noProof/>
        </w:rPr>
        <w:t>3-190</w:t>
      </w:r>
      <w:r>
        <w:rPr>
          <w:noProof/>
        </w:rPr>
        <w:fldChar w:fldCharType="end"/>
      </w:r>
    </w:p>
    <w:p w14:paraId="083708F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3.30: </w:t>
      </w:r>
      <w:r>
        <w:rPr>
          <w:noProof/>
          <w:lang w:eastAsia="zh-CN"/>
        </w:rPr>
        <w:t xml:space="preserve">Geometric update model parameters for calcite for benchmark </w:t>
      </w:r>
      <w:r w:rsidRPr="00FB0A11">
        <w:rPr>
          <w:noProof/>
          <w:lang w:eastAsia="zh-CN"/>
        </w:rPr>
        <w:t>het_2d</w:t>
      </w:r>
      <w:r>
        <w:rPr>
          <w:noProof/>
        </w:rPr>
        <w:tab/>
      </w:r>
      <w:r>
        <w:rPr>
          <w:noProof/>
        </w:rPr>
        <w:fldChar w:fldCharType="begin"/>
      </w:r>
      <w:r>
        <w:rPr>
          <w:noProof/>
        </w:rPr>
        <w:instrText xml:space="preserve"> PAGEREF _Toc520374971 \h </w:instrText>
      </w:r>
      <w:r>
        <w:rPr>
          <w:noProof/>
        </w:rPr>
      </w:r>
      <w:r>
        <w:rPr>
          <w:noProof/>
        </w:rPr>
        <w:fldChar w:fldCharType="separate"/>
      </w:r>
      <w:r w:rsidR="00B560DA">
        <w:rPr>
          <w:noProof/>
        </w:rPr>
        <w:t>3-190</w:t>
      </w:r>
      <w:r>
        <w:rPr>
          <w:noProof/>
        </w:rPr>
        <w:fldChar w:fldCharType="end"/>
      </w:r>
    </w:p>
    <w:p w14:paraId="425F4CD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3.31: Initial and boundary conditions for flow and reactive transport for demonstration example </w:t>
      </w:r>
      <w:r w:rsidRPr="00FB0A11">
        <w:rPr>
          <w:noProof/>
          <w:lang w:eastAsia="zh-CN"/>
        </w:rPr>
        <w:t>weather</w:t>
      </w:r>
      <w:r>
        <w:rPr>
          <w:noProof/>
        </w:rPr>
        <w:tab/>
      </w:r>
      <w:r>
        <w:rPr>
          <w:noProof/>
        </w:rPr>
        <w:fldChar w:fldCharType="begin"/>
      </w:r>
      <w:r>
        <w:rPr>
          <w:noProof/>
        </w:rPr>
        <w:instrText xml:space="preserve"> PAGEREF _Toc520374972 \h </w:instrText>
      </w:r>
      <w:r>
        <w:rPr>
          <w:noProof/>
        </w:rPr>
      </w:r>
      <w:r>
        <w:rPr>
          <w:noProof/>
        </w:rPr>
        <w:fldChar w:fldCharType="separate"/>
      </w:r>
      <w:r w:rsidR="00B560DA">
        <w:rPr>
          <w:noProof/>
        </w:rPr>
        <w:t>3-192</w:t>
      </w:r>
      <w:r>
        <w:rPr>
          <w:noProof/>
        </w:rPr>
        <w:fldChar w:fldCharType="end"/>
      </w:r>
    </w:p>
    <w:p w14:paraId="5D14740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3.32: Physical parameters for benchmark </w:t>
      </w:r>
      <w:r>
        <w:rPr>
          <w:noProof/>
          <w:lang w:eastAsia="zh-CN"/>
        </w:rPr>
        <w:t>transrc</w:t>
      </w:r>
      <w:r>
        <w:rPr>
          <w:noProof/>
        </w:rPr>
        <w:tab/>
      </w:r>
      <w:r>
        <w:rPr>
          <w:noProof/>
        </w:rPr>
        <w:fldChar w:fldCharType="begin"/>
      </w:r>
      <w:r>
        <w:rPr>
          <w:noProof/>
        </w:rPr>
        <w:instrText xml:space="preserve"> PAGEREF _Toc520374973 \h </w:instrText>
      </w:r>
      <w:r>
        <w:rPr>
          <w:noProof/>
        </w:rPr>
      </w:r>
      <w:r>
        <w:rPr>
          <w:noProof/>
        </w:rPr>
        <w:fldChar w:fldCharType="separate"/>
      </w:r>
      <w:r w:rsidR="00B560DA">
        <w:rPr>
          <w:noProof/>
        </w:rPr>
        <w:t>3-192</w:t>
      </w:r>
      <w:r>
        <w:rPr>
          <w:noProof/>
        </w:rPr>
        <w:fldChar w:fldCharType="end"/>
      </w:r>
    </w:p>
    <w:p w14:paraId="74B518A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3.33: </w:t>
      </w:r>
      <w:r>
        <w:rPr>
          <w:noProof/>
          <w:lang w:eastAsia="zh-CN"/>
        </w:rPr>
        <w:t>Geometric update model parameters for calcite and albite</w:t>
      </w:r>
      <w:r>
        <w:rPr>
          <w:noProof/>
        </w:rPr>
        <w:tab/>
      </w:r>
      <w:r>
        <w:rPr>
          <w:noProof/>
        </w:rPr>
        <w:fldChar w:fldCharType="begin"/>
      </w:r>
      <w:r>
        <w:rPr>
          <w:noProof/>
        </w:rPr>
        <w:instrText xml:space="preserve"> PAGEREF _Toc520374974 \h </w:instrText>
      </w:r>
      <w:r>
        <w:rPr>
          <w:noProof/>
        </w:rPr>
      </w:r>
      <w:r>
        <w:rPr>
          <w:noProof/>
        </w:rPr>
        <w:fldChar w:fldCharType="separate"/>
      </w:r>
      <w:r w:rsidR="00B560DA">
        <w:rPr>
          <w:noProof/>
        </w:rPr>
        <w:t>3-193</w:t>
      </w:r>
      <w:r>
        <w:rPr>
          <w:noProof/>
        </w:rPr>
        <w:fldChar w:fldCharType="end"/>
      </w:r>
    </w:p>
    <w:p w14:paraId="627F70C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3.34: Initial and boundary conditions of solutions</w:t>
      </w:r>
      <w:r>
        <w:rPr>
          <w:noProof/>
          <w:lang w:eastAsia="zh-CN"/>
        </w:rPr>
        <w:t xml:space="preserve"> for demonstration example </w:t>
      </w:r>
      <w:r w:rsidRPr="00FB0A11">
        <w:rPr>
          <w:noProof/>
          <w:lang w:eastAsia="zh-CN"/>
        </w:rPr>
        <w:t>ion-binary</w:t>
      </w:r>
      <w:r>
        <w:rPr>
          <w:noProof/>
        </w:rPr>
        <w:tab/>
      </w:r>
      <w:r>
        <w:rPr>
          <w:noProof/>
        </w:rPr>
        <w:fldChar w:fldCharType="begin"/>
      </w:r>
      <w:r>
        <w:rPr>
          <w:noProof/>
        </w:rPr>
        <w:instrText xml:space="preserve"> PAGEREF _Toc520374975 \h </w:instrText>
      </w:r>
      <w:r>
        <w:rPr>
          <w:noProof/>
        </w:rPr>
      </w:r>
      <w:r>
        <w:rPr>
          <w:noProof/>
        </w:rPr>
        <w:fldChar w:fldCharType="separate"/>
      </w:r>
      <w:r w:rsidR="00B560DA">
        <w:rPr>
          <w:noProof/>
        </w:rPr>
        <w:t>3-195</w:t>
      </w:r>
      <w:r>
        <w:rPr>
          <w:noProof/>
        </w:rPr>
        <w:fldChar w:fldCharType="end"/>
      </w:r>
    </w:p>
    <w:p w14:paraId="4E17098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3.35: Initial and boundary conditions for aqueous solutions and minerals</w:t>
      </w:r>
      <w:r>
        <w:rPr>
          <w:noProof/>
          <w:lang w:eastAsia="zh-CN"/>
        </w:rPr>
        <w:t xml:space="preserve"> for demonstration example </w:t>
      </w:r>
      <w:r w:rsidRPr="00FB0A11">
        <w:rPr>
          <w:noProof/>
          <w:lang w:eastAsia="zh-CN"/>
        </w:rPr>
        <w:t>comptran</w:t>
      </w:r>
      <w:r>
        <w:rPr>
          <w:noProof/>
        </w:rPr>
        <w:tab/>
      </w:r>
      <w:r>
        <w:rPr>
          <w:noProof/>
        </w:rPr>
        <w:fldChar w:fldCharType="begin"/>
      </w:r>
      <w:r>
        <w:rPr>
          <w:noProof/>
        </w:rPr>
        <w:instrText xml:space="preserve"> PAGEREF _Toc520374976 \h </w:instrText>
      </w:r>
      <w:r>
        <w:rPr>
          <w:noProof/>
        </w:rPr>
      </w:r>
      <w:r>
        <w:rPr>
          <w:noProof/>
        </w:rPr>
        <w:fldChar w:fldCharType="separate"/>
      </w:r>
      <w:r w:rsidR="00B560DA">
        <w:rPr>
          <w:noProof/>
        </w:rPr>
        <w:t>3-197</w:t>
      </w:r>
      <w:r>
        <w:rPr>
          <w:noProof/>
        </w:rPr>
        <w:fldChar w:fldCharType="end"/>
      </w:r>
    </w:p>
    <w:p w14:paraId="64D4EAC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3.36: Initial and boundary conditions (IC &amp; BC) for solutions and minerals</w:t>
      </w:r>
      <w:r>
        <w:rPr>
          <w:noProof/>
        </w:rPr>
        <w:tab/>
      </w:r>
      <w:r>
        <w:rPr>
          <w:noProof/>
        </w:rPr>
        <w:fldChar w:fldCharType="begin"/>
      </w:r>
      <w:r>
        <w:rPr>
          <w:noProof/>
        </w:rPr>
        <w:instrText xml:space="preserve"> PAGEREF _Toc520374977 \h </w:instrText>
      </w:r>
      <w:r>
        <w:rPr>
          <w:noProof/>
        </w:rPr>
      </w:r>
      <w:r>
        <w:rPr>
          <w:noProof/>
        </w:rPr>
        <w:fldChar w:fldCharType="separate"/>
      </w:r>
      <w:r w:rsidR="00B560DA">
        <w:rPr>
          <w:noProof/>
        </w:rPr>
        <w:t>3-201</w:t>
      </w:r>
      <w:r>
        <w:rPr>
          <w:noProof/>
        </w:rPr>
        <w:fldChar w:fldCharType="end"/>
      </w:r>
    </w:p>
    <w:p w14:paraId="573F249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3.37: Intra-aqueous kinetic reactions</w:t>
      </w:r>
      <w:r>
        <w:rPr>
          <w:noProof/>
          <w:lang w:eastAsia="zh-CN"/>
        </w:rPr>
        <w:t xml:space="preserve"> and effective ate coefficients </w:t>
      </w:r>
      <w:r>
        <w:rPr>
          <w:noProof/>
        </w:rPr>
        <w:t xml:space="preserve">for benchmark </w:t>
      </w:r>
      <w:r w:rsidRPr="00FB0A11">
        <w:rPr>
          <w:noProof/>
          <w:lang w:eastAsia="zh-CN"/>
        </w:rPr>
        <w:t>degassing</w:t>
      </w:r>
      <w:r>
        <w:rPr>
          <w:noProof/>
        </w:rPr>
        <w:tab/>
      </w:r>
      <w:r>
        <w:rPr>
          <w:noProof/>
        </w:rPr>
        <w:fldChar w:fldCharType="begin"/>
      </w:r>
      <w:r>
        <w:rPr>
          <w:noProof/>
        </w:rPr>
        <w:instrText xml:space="preserve"> PAGEREF _Toc520374978 \h </w:instrText>
      </w:r>
      <w:r>
        <w:rPr>
          <w:noProof/>
        </w:rPr>
      </w:r>
      <w:r>
        <w:rPr>
          <w:noProof/>
        </w:rPr>
        <w:fldChar w:fldCharType="separate"/>
      </w:r>
      <w:r w:rsidR="00B560DA">
        <w:rPr>
          <w:noProof/>
        </w:rPr>
        <w:t>3-202</w:t>
      </w:r>
      <w:r>
        <w:rPr>
          <w:noProof/>
        </w:rPr>
        <w:fldChar w:fldCharType="end"/>
      </w:r>
    </w:p>
    <w:p w14:paraId="2C6A8D7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3.38: Initial and boundary conditions for flow and reactive transport – demonstration example raoult</w:t>
      </w:r>
      <w:r>
        <w:rPr>
          <w:noProof/>
        </w:rPr>
        <w:tab/>
      </w:r>
      <w:r>
        <w:rPr>
          <w:noProof/>
        </w:rPr>
        <w:fldChar w:fldCharType="begin"/>
      </w:r>
      <w:r>
        <w:rPr>
          <w:noProof/>
        </w:rPr>
        <w:instrText xml:space="preserve"> PAGEREF _Toc520374979 \h </w:instrText>
      </w:r>
      <w:r>
        <w:rPr>
          <w:noProof/>
        </w:rPr>
      </w:r>
      <w:r>
        <w:rPr>
          <w:noProof/>
        </w:rPr>
        <w:fldChar w:fldCharType="separate"/>
      </w:r>
      <w:r w:rsidR="00B560DA">
        <w:rPr>
          <w:noProof/>
        </w:rPr>
        <w:t>3-204</w:t>
      </w:r>
      <w:r>
        <w:rPr>
          <w:noProof/>
        </w:rPr>
        <w:fldChar w:fldCharType="end"/>
      </w:r>
    </w:p>
    <w:p w14:paraId="0EC1F05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3.39: Physical parameters for demonstration example </w:t>
      </w:r>
      <w:r>
        <w:rPr>
          <w:noProof/>
          <w:lang w:eastAsia="zh-CN"/>
        </w:rPr>
        <w:t>raoult</w:t>
      </w:r>
      <w:r>
        <w:rPr>
          <w:noProof/>
        </w:rPr>
        <w:tab/>
      </w:r>
      <w:r>
        <w:rPr>
          <w:noProof/>
        </w:rPr>
        <w:fldChar w:fldCharType="begin"/>
      </w:r>
      <w:r>
        <w:rPr>
          <w:noProof/>
        </w:rPr>
        <w:instrText xml:space="preserve"> PAGEREF _Toc520374980 \h </w:instrText>
      </w:r>
      <w:r>
        <w:rPr>
          <w:noProof/>
        </w:rPr>
      </w:r>
      <w:r>
        <w:rPr>
          <w:noProof/>
        </w:rPr>
        <w:fldChar w:fldCharType="separate"/>
      </w:r>
      <w:r w:rsidR="00B560DA">
        <w:rPr>
          <w:noProof/>
        </w:rPr>
        <w:t>3-205</w:t>
      </w:r>
      <w:r>
        <w:rPr>
          <w:noProof/>
        </w:rPr>
        <w:fldChar w:fldCharType="end"/>
      </w:r>
    </w:p>
    <w:p w14:paraId="412CFDF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3.40: Initial and boundary conditions for flow and reactive transport – demonstration example - benchmark </w:t>
      </w:r>
      <w:r>
        <w:rPr>
          <w:noProof/>
          <w:lang w:eastAsia="zh-CN"/>
        </w:rPr>
        <w:t>surfa2</w:t>
      </w:r>
      <w:r>
        <w:rPr>
          <w:noProof/>
        </w:rPr>
        <w:tab/>
      </w:r>
      <w:r>
        <w:rPr>
          <w:noProof/>
        </w:rPr>
        <w:fldChar w:fldCharType="begin"/>
      </w:r>
      <w:r>
        <w:rPr>
          <w:noProof/>
        </w:rPr>
        <w:instrText xml:space="preserve"> PAGEREF _Toc520374981 \h </w:instrText>
      </w:r>
      <w:r>
        <w:rPr>
          <w:noProof/>
        </w:rPr>
      </w:r>
      <w:r>
        <w:rPr>
          <w:noProof/>
        </w:rPr>
        <w:fldChar w:fldCharType="separate"/>
      </w:r>
      <w:r w:rsidR="00B560DA">
        <w:rPr>
          <w:noProof/>
        </w:rPr>
        <w:t>3-207</w:t>
      </w:r>
      <w:r>
        <w:rPr>
          <w:noProof/>
        </w:rPr>
        <w:fldChar w:fldCharType="end"/>
      </w:r>
    </w:p>
    <w:p w14:paraId="76188CF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3.41: Physical parameters for benchmark </w:t>
      </w:r>
      <w:r>
        <w:rPr>
          <w:noProof/>
          <w:lang w:eastAsia="zh-CN"/>
        </w:rPr>
        <w:t>surfa2</w:t>
      </w:r>
      <w:r>
        <w:rPr>
          <w:noProof/>
        </w:rPr>
        <w:tab/>
      </w:r>
      <w:r>
        <w:rPr>
          <w:noProof/>
        </w:rPr>
        <w:fldChar w:fldCharType="begin"/>
      </w:r>
      <w:r>
        <w:rPr>
          <w:noProof/>
        </w:rPr>
        <w:instrText xml:space="preserve"> PAGEREF _Toc520374982 \h </w:instrText>
      </w:r>
      <w:r>
        <w:rPr>
          <w:noProof/>
        </w:rPr>
      </w:r>
      <w:r>
        <w:rPr>
          <w:noProof/>
        </w:rPr>
        <w:fldChar w:fldCharType="separate"/>
      </w:r>
      <w:r w:rsidR="00B560DA">
        <w:rPr>
          <w:noProof/>
        </w:rPr>
        <w:t>3-207</w:t>
      </w:r>
      <w:r>
        <w:rPr>
          <w:noProof/>
        </w:rPr>
        <w:fldChar w:fldCharType="end"/>
      </w:r>
    </w:p>
    <w:p w14:paraId="26E54A4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3.42: Initial and boundary conditions for flow and reactive transport – </w:t>
      </w:r>
      <w:r>
        <w:rPr>
          <w:noProof/>
        </w:rPr>
        <w:lastRenderedPageBreak/>
        <w:t xml:space="preserve">demonstration example </w:t>
      </w:r>
      <w:r>
        <w:rPr>
          <w:noProof/>
          <w:lang w:eastAsia="zh-CN"/>
        </w:rPr>
        <w:t>surfme2</w:t>
      </w:r>
      <w:r>
        <w:rPr>
          <w:noProof/>
        </w:rPr>
        <w:tab/>
      </w:r>
      <w:r>
        <w:rPr>
          <w:noProof/>
        </w:rPr>
        <w:fldChar w:fldCharType="begin"/>
      </w:r>
      <w:r>
        <w:rPr>
          <w:noProof/>
        </w:rPr>
        <w:instrText xml:space="preserve"> PAGEREF _Toc520374983 \h </w:instrText>
      </w:r>
      <w:r>
        <w:rPr>
          <w:noProof/>
        </w:rPr>
      </w:r>
      <w:r>
        <w:rPr>
          <w:noProof/>
        </w:rPr>
        <w:fldChar w:fldCharType="separate"/>
      </w:r>
      <w:r w:rsidR="00B560DA">
        <w:rPr>
          <w:noProof/>
        </w:rPr>
        <w:t>3-209</w:t>
      </w:r>
      <w:r>
        <w:rPr>
          <w:noProof/>
        </w:rPr>
        <w:fldChar w:fldCharType="end"/>
      </w:r>
    </w:p>
    <w:p w14:paraId="455E8E2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3.43: Reaction stoichiometries of reduction-corrosion reactions (Mayer, 1999)</w:t>
      </w:r>
      <w:r>
        <w:rPr>
          <w:noProof/>
        </w:rPr>
        <w:tab/>
      </w:r>
      <w:r>
        <w:rPr>
          <w:noProof/>
        </w:rPr>
        <w:fldChar w:fldCharType="begin"/>
      </w:r>
      <w:r>
        <w:rPr>
          <w:noProof/>
        </w:rPr>
        <w:instrText xml:space="preserve"> PAGEREF _Toc520374984 \h </w:instrText>
      </w:r>
      <w:r>
        <w:rPr>
          <w:noProof/>
        </w:rPr>
      </w:r>
      <w:r>
        <w:rPr>
          <w:noProof/>
        </w:rPr>
        <w:fldChar w:fldCharType="separate"/>
      </w:r>
      <w:r w:rsidR="00B560DA">
        <w:rPr>
          <w:noProof/>
        </w:rPr>
        <w:t>3-211</w:t>
      </w:r>
      <w:r>
        <w:rPr>
          <w:noProof/>
        </w:rPr>
        <w:fldChar w:fldCharType="end"/>
      </w:r>
    </w:p>
    <w:p w14:paraId="577F851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3.44: Initial and boundary conditions for flow and reactive transport – demonstration example prb</w:t>
      </w:r>
      <w:r>
        <w:rPr>
          <w:noProof/>
        </w:rPr>
        <w:tab/>
      </w:r>
      <w:r>
        <w:rPr>
          <w:noProof/>
        </w:rPr>
        <w:fldChar w:fldCharType="begin"/>
      </w:r>
      <w:r>
        <w:rPr>
          <w:noProof/>
        </w:rPr>
        <w:instrText xml:space="preserve"> PAGEREF _Toc520374985 \h </w:instrText>
      </w:r>
      <w:r>
        <w:rPr>
          <w:noProof/>
        </w:rPr>
      </w:r>
      <w:r>
        <w:rPr>
          <w:noProof/>
        </w:rPr>
        <w:fldChar w:fldCharType="separate"/>
      </w:r>
      <w:r w:rsidR="00B560DA">
        <w:rPr>
          <w:noProof/>
        </w:rPr>
        <w:t>3-212</w:t>
      </w:r>
      <w:r>
        <w:rPr>
          <w:noProof/>
        </w:rPr>
        <w:fldChar w:fldCharType="end"/>
      </w:r>
    </w:p>
    <w:p w14:paraId="5222B6C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3.45: Physical parameters for demonstration example prb</w:t>
      </w:r>
      <w:r>
        <w:rPr>
          <w:noProof/>
        </w:rPr>
        <w:tab/>
      </w:r>
      <w:r>
        <w:rPr>
          <w:noProof/>
        </w:rPr>
        <w:fldChar w:fldCharType="begin"/>
      </w:r>
      <w:r>
        <w:rPr>
          <w:noProof/>
        </w:rPr>
        <w:instrText xml:space="preserve"> PAGEREF _Toc520374986 \h </w:instrText>
      </w:r>
      <w:r>
        <w:rPr>
          <w:noProof/>
        </w:rPr>
      </w:r>
      <w:r>
        <w:rPr>
          <w:noProof/>
        </w:rPr>
        <w:fldChar w:fldCharType="separate"/>
      </w:r>
      <w:r w:rsidR="00B560DA">
        <w:rPr>
          <w:noProof/>
        </w:rPr>
        <w:t>3-213</w:t>
      </w:r>
      <w:r>
        <w:rPr>
          <w:noProof/>
        </w:rPr>
        <w:fldChar w:fldCharType="end"/>
      </w:r>
    </w:p>
    <w:p w14:paraId="18CAB2D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3.46: Initial and boundary conditions for reactive transport – demonstration example </w:t>
      </w:r>
      <w:r w:rsidRPr="00FB0A11">
        <w:rPr>
          <w:noProof/>
        </w:rPr>
        <w:t>amd_ex</w:t>
      </w:r>
      <w:r>
        <w:rPr>
          <w:noProof/>
        </w:rPr>
        <w:tab/>
      </w:r>
      <w:r>
        <w:rPr>
          <w:noProof/>
        </w:rPr>
        <w:fldChar w:fldCharType="begin"/>
      </w:r>
      <w:r>
        <w:rPr>
          <w:noProof/>
        </w:rPr>
        <w:instrText xml:space="preserve"> PAGEREF _Toc520374987 \h </w:instrText>
      </w:r>
      <w:r>
        <w:rPr>
          <w:noProof/>
        </w:rPr>
      </w:r>
      <w:r>
        <w:rPr>
          <w:noProof/>
        </w:rPr>
        <w:fldChar w:fldCharType="separate"/>
      </w:r>
      <w:r w:rsidR="00B560DA">
        <w:rPr>
          <w:noProof/>
        </w:rPr>
        <w:t>3-215</w:t>
      </w:r>
      <w:r>
        <w:rPr>
          <w:noProof/>
        </w:rPr>
        <w:fldChar w:fldCharType="end"/>
      </w:r>
    </w:p>
    <w:p w14:paraId="333B543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3.47: Physical parameters for demonstration example </w:t>
      </w:r>
      <w:r w:rsidRPr="00FB0A11">
        <w:rPr>
          <w:noProof/>
        </w:rPr>
        <w:t>amd_ex</w:t>
      </w:r>
      <w:r>
        <w:rPr>
          <w:noProof/>
        </w:rPr>
        <w:tab/>
      </w:r>
      <w:r>
        <w:rPr>
          <w:noProof/>
        </w:rPr>
        <w:fldChar w:fldCharType="begin"/>
      </w:r>
      <w:r>
        <w:rPr>
          <w:noProof/>
        </w:rPr>
        <w:instrText xml:space="preserve"> PAGEREF _Toc520374988 \h </w:instrText>
      </w:r>
      <w:r>
        <w:rPr>
          <w:noProof/>
        </w:rPr>
      </w:r>
      <w:r>
        <w:rPr>
          <w:noProof/>
        </w:rPr>
        <w:fldChar w:fldCharType="separate"/>
      </w:r>
      <w:r w:rsidR="00B560DA">
        <w:rPr>
          <w:noProof/>
        </w:rPr>
        <w:t>3-216</w:t>
      </w:r>
      <w:r>
        <w:rPr>
          <w:noProof/>
        </w:rPr>
        <w:fldChar w:fldCharType="end"/>
      </w:r>
    </w:p>
    <w:p w14:paraId="061BB79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3.48: Mineral reaction </w:t>
      </w:r>
      <w:r>
        <w:rPr>
          <w:noProof/>
          <w:lang w:eastAsia="zh-CN"/>
        </w:rPr>
        <w:t xml:space="preserve">and kinetic </w:t>
      </w:r>
      <w:r>
        <w:rPr>
          <w:noProof/>
        </w:rPr>
        <w:t>parameters</w:t>
      </w:r>
      <w:r>
        <w:rPr>
          <w:noProof/>
          <w:lang w:eastAsia="zh-CN"/>
        </w:rPr>
        <w:t xml:space="preserve"> </w:t>
      </w:r>
      <w:r>
        <w:rPr>
          <w:noProof/>
        </w:rPr>
        <w:t xml:space="preserve">for demonstration example </w:t>
      </w:r>
      <w:r w:rsidRPr="00FB0A11">
        <w:rPr>
          <w:noProof/>
        </w:rPr>
        <w:t>amd_ex</w:t>
      </w:r>
      <w:r>
        <w:rPr>
          <w:noProof/>
        </w:rPr>
        <w:tab/>
      </w:r>
      <w:r>
        <w:rPr>
          <w:noProof/>
        </w:rPr>
        <w:fldChar w:fldCharType="begin"/>
      </w:r>
      <w:r>
        <w:rPr>
          <w:noProof/>
        </w:rPr>
        <w:instrText xml:space="preserve"> PAGEREF _Toc520374989 \h </w:instrText>
      </w:r>
      <w:r>
        <w:rPr>
          <w:noProof/>
        </w:rPr>
      </w:r>
      <w:r>
        <w:rPr>
          <w:noProof/>
        </w:rPr>
        <w:fldChar w:fldCharType="separate"/>
      </w:r>
      <w:r w:rsidR="00B560DA">
        <w:rPr>
          <w:noProof/>
        </w:rPr>
        <w:t>3-217</w:t>
      </w:r>
      <w:r>
        <w:rPr>
          <w:noProof/>
        </w:rPr>
        <w:fldChar w:fldCharType="end"/>
      </w:r>
    </w:p>
    <w:p w14:paraId="705E4F3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3.49: Initial concentrations [mg/L] of the aqueous components in the domain</w:t>
      </w:r>
      <w:r>
        <w:rPr>
          <w:noProof/>
        </w:rPr>
        <w:tab/>
      </w:r>
      <w:r>
        <w:rPr>
          <w:noProof/>
        </w:rPr>
        <w:fldChar w:fldCharType="begin"/>
      </w:r>
      <w:r>
        <w:rPr>
          <w:noProof/>
        </w:rPr>
        <w:instrText xml:space="preserve"> PAGEREF _Toc520374990 \h </w:instrText>
      </w:r>
      <w:r>
        <w:rPr>
          <w:noProof/>
        </w:rPr>
      </w:r>
      <w:r>
        <w:rPr>
          <w:noProof/>
        </w:rPr>
        <w:fldChar w:fldCharType="separate"/>
      </w:r>
      <w:r w:rsidR="00B560DA">
        <w:rPr>
          <w:noProof/>
        </w:rPr>
        <w:t>3-220</w:t>
      </w:r>
      <w:r>
        <w:rPr>
          <w:noProof/>
        </w:rPr>
        <w:fldChar w:fldCharType="end"/>
      </w:r>
    </w:p>
    <w:p w14:paraId="6D115EB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3.50: Time dependent boundary concentrations [mg/L] of the aqueous components representing eight replacements of injection solutions</w:t>
      </w:r>
      <w:r>
        <w:rPr>
          <w:noProof/>
        </w:rPr>
        <w:tab/>
      </w:r>
      <w:r>
        <w:rPr>
          <w:noProof/>
        </w:rPr>
        <w:fldChar w:fldCharType="begin"/>
      </w:r>
      <w:r>
        <w:rPr>
          <w:noProof/>
        </w:rPr>
        <w:instrText xml:space="preserve"> PAGEREF _Toc520374991 \h </w:instrText>
      </w:r>
      <w:r>
        <w:rPr>
          <w:noProof/>
        </w:rPr>
      </w:r>
      <w:r>
        <w:rPr>
          <w:noProof/>
        </w:rPr>
        <w:fldChar w:fldCharType="separate"/>
      </w:r>
      <w:r w:rsidR="00B560DA">
        <w:rPr>
          <w:noProof/>
        </w:rPr>
        <w:t>3-220</w:t>
      </w:r>
      <w:r>
        <w:rPr>
          <w:noProof/>
        </w:rPr>
        <w:fldChar w:fldCharType="end"/>
      </w:r>
    </w:p>
    <w:p w14:paraId="4E6AC69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3.51: Mineral reaction </w:t>
      </w:r>
      <w:r>
        <w:rPr>
          <w:noProof/>
          <w:lang w:eastAsia="zh-CN"/>
        </w:rPr>
        <w:t xml:space="preserve">and kinetic </w:t>
      </w:r>
      <w:r>
        <w:rPr>
          <w:noProof/>
        </w:rPr>
        <w:t>parameters</w:t>
      </w:r>
      <w:r>
        <w:rPr>
          <w:noProof/>
          <w:lang w:eastAsia="zh-CN"/>
        </w:rPr>
        <w:t xml:space="preserve"> </w:t>
      </w:r>
      <w:r>
        <w:rPr>
          <w:noProof/>
        </w:rPr>
        <w:t xml:space="preserve">for demonstration example </w:t>
      </w:r>
      <w:r w:rsidRPr="00FB0A11">
        <w:rPr>
          <w:noProof/>
        </w:rPr>
        <w:t>waybrant</w:t>
      </w:r>
      <w:r>
        <w:rPr>
          <w:noProof/>
        </w:rPr>
        <w:tab/>
      </w:r>
      <w:r>
        <w:rPr>
          <w:noProof/>
        </w:rPr>
        <w:fldChar w:fldCharType="begin"/>
      </w:r>
      <w:r>
        <w:rPr>
          <w:noProof/>
        </w:rPr>
        <w:instrText xml:space="preserve"> PAGEREF _Toc520374992 \h </w:instrText>
      </w:r>
      <w:r>
        <w:rPr>
          <w:noProof/>
        </w:rPr>
      </w:r>
      <w:r>
        <w:rPr>
          <w:noProof/>
        </w:rPr>
        <w:fldChar w:fldCharType="separate"/>
      </w:r>
      <w:r w:rsidR="00B560DA">
        <w:rPr>
          <w:noProof/>
        </w:rPr>
        <w:t>3-221</w:t>
      </w:r>
      <w:r>
        <w:rPr>
          <w:noProof/>
        </w:rPr>
        <w:fldChar w:fldCharType="end"/>
      </w:r>
    </w:p>
    <w:p w14:paraId="7150F59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3.52: General parameters for the </w:t>
      </w:r>
      <w:r>
        <w:rPr>
          <w:noProof/>
          <w:lang w:eastAsia="zh-CN"/>
        </w:rPr>
        <w:t>circulation chamber, filter, gap</w:t>
      </w:r>
      <w:r>
        <w:rPr>
          <w:noProof/>
        </w:rPr>
        <w:t xml:space="preserve"> and OPA</w:t>
      </w:r>
      <w:r>
        <w:rPr>
          <w:noProof/>
        </w:rPr>
        <w:tab/>
      </w:r>
      <w:r>
        <w:rPr>
          <w:noProof/>
        </w:rPr>
        <w:fldChar w:fldCharType="begin"/>
      </w:r>
      <w:r>
        <w:rPr>
          <w:noProof/>
        </w:rPr>
        <w:instrText xml:space="preserve"> PAGEREF _Toc520374993 \h </w:instrText>
      </w:r>
      <w:r>
        <w:rPr>
          <w:noProof/>
        </w:rPr>
      </w:r>
      <w:r>
        <w:rPr>
          <w:noProof/>
        </w:rPr>
        <w:fldChar w:fldCharType="separate"/>
      </w:r>
      <w:r w:rsidR="00B560DA">
        <w:rPr>
          <w:noProof/>
        </w:rPr>
        <w:t>3-221</w:t>
      </w:r>
      <w:r>
        <w:rPr>
          <w:noProof/>
        </w:rPr>
        <w:fldChar w:fldCharType="end"/>
      </w:r>
    </w:p>
    <w:p w14:paraId="49EB0CF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3.53: Initial and boundary conditions (IC &amp; BC) of the aquous and mineral compositions for the example </w:t>
      </w:r>
      <w:r w:rsidRPr="00FB0A11">
        <w:rPr>
          <w:noProof/>
        </w:rPr>
        <w:t>sulfur</w:t>
      </w:r>
      <w:r>
        <w:rPr>
          <w:noProof/>
        </w:rPr>
        <w:tab/>
      </w:r>
      <w:r>
        <w:rPr>
          <w:noProof/>
        </w:rPr>
        <w:fldChar w:fldCharType="begin"/>
      </w:r>
      <w:r>
        <w:rPr>
          <w:noProof/>
        </w:rPr>
        <w:instrText xml:space="preserve"> PAGEREF _Toc520374994 \h </w:instrText>
      </w:r>
      <w:r>
        <w:rPr>
          <w:noProof/>
        </w:rPr>
      </w:r>
      <w:r>
        <w:rPr>
          <w:noProof/>
        </w:rPr>
        <w:fldChar w:fldCharType="separate"/>
      </w:r>
      <w:r w:rsidR="00B560DA">
        <w:rPr>
          <w:noProof/>
        </w:rPr>
        <w:t>3-224</w:t>
      </w:r>
      <w:r>
        <w:rPr>
          <w:noProof/>
        </w:rPr>
        <w:fldChar w:fldCharType="end"/>
      </w:r>
    </w:p>
    <w:p w14:paraId="595DD2B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 List of </w:t>
      </w:r>
      <w:r>
        <w:rPr>
          <w:noProof/>
          <w:lang w:eastAsia="zh-CN"/>
        </w:rPr>
        <w:t>validation cases in Mont Terri in-situ diffusion experiments</w:t>
      </w:r>
      <w:r>
        <w:rPr>
          <w:noProof/>
        </w:rPr>
        <w:tab/>
      </w:r>
      <w:r>
        <w:rPr>
          <w:noProof/>
        </w:rPr>
        <w:fldChar w:fldCharType="begin"/>
      </w:r>
      <w:r>
        <w:rPr>
          <w:noProof/>
        </w:rPr>
        <w:instrText xml:space="preserve"> PAGEREF _Toc520374995 \h </w:instrText>
      </w:r>
      <w:r>
        <w:rPr>
          <w:noProof/>
        </w:rPr>
      </w:r>
      <w:r>
        <w:rPr>
          <w:noProof/>
        </w:rPr>
        <w:fldChar w:fldCharType="separate"/>
      </w:r>
      <w:r w:rsidR="00B560DA">
        <w:rPr>
          <w:noProof/>
        </w:rPr>
        <w:t>4-227</w:t>
      </w:r>
      <w:r>
        <w:rPr>
          <w:noProof/>
        </w:rPr>
        <w:fldChar w:fldCharType="end"/>
      </w:r>
    </w:p>
    <w:p w14:paraId="7F69DF5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Table 4.2: Calculated Equivalent Outer Radius of Circulation Chamber (</w:t>
      </w:r>
      <m:oMath>
        <m:r>
          <m:rPr>
            <m:sty m:val="bi"/>
          </m:rPr>
          <w:rPr>
            <w:rFonts w:ascii="Cambria Math" w:hAnsi="Cambria Math" w:cs="Arial"/>
            <w:noProof/>
            <w:lang w:eastAsia="zh-CN"/>
          </w:rPr>
          <m:t>r</m:t>
        </m:r>
        <m:r>
          <m:rPr>
            <m:sty m:val="bi"/>
          </m:rPr>
          <w:rPr>
            <w:rFonts w:ascii="Cambria Math" w:hAnsi="Cambria Math" w:cs="Arial" w:hint="eastAsia"/>
            <w:noProof/>
            <w:lang w:eastAsia="zh-CN"/>
          </w:rPr>
          <m:t>'</m:t>
        </m:r>
        <m:r>
          <m:rPr>
            <m:sty m:val="bi"/>
          </m:rPr>
          <w:rPr>
            <w:rFonts w:ascii="Cambria Math" w:hAnsi="Cambria Math" w:cs="Arial"/>
            <w:noProof/>
            <w:lang w:eastAsia="zh-CN"/>
          </w:rPr>
          <m:t>iBH</m:t>
        </m:r>
      </m:oMath>
      <w:r>
        <w:rPr>
          <w:noProof/>
        </w:rPr>
        <w:t>), Filter (</w:t>
      </w:r>
      <m:oMath>
        <m:r>
          <m:rPr>
            <m:sty m:val="bi"/>
          </m:rPr>
          <w:rPr>
            <w:rFonts w:ascii="Cambria Math" w:hAnsi="Cambria Math" w:cs="Arial"/>
            <w:noProof/>
            <w:lang w:eastAsia="zh-CN"/>
          </w:rPr>
          <m:t>r</m:t>
        </m:r>
        <m:r>
          <m:rPr>
            <m:sty m:val="bi"/>
          </m:rPr>
          <w:rPr>
            <w:rFonts w:ascii="Cambria Math" w:hAnsi="Cambria Math" w:cs="Arial" w:hint="eastAsia"/>
            <w:noProof/>
            <w:lang w:eastAsia="zh-CN"/>
          </w:rPr>
          <m:t>'</m:t>
        </m:r>
        <m:r>
          <m:rPr>
            <m:sty m:val="bi"/>
          </m:rPr>
          <w:rPr>
            <w:rFonts w:ascii="Cambria Math" w:hAnsi="Cambria Math" w:cs="Arial"/>
            <w:noProof/>
            <w:lang w:eastAsia="zh-CN"/>
          </w:rPr>
          <m:t>F</m:t>
        </m:r>
      </m:oMath>
      <w:r>
        <w:rPr>
          <w:noProof/>
        </w:rPr>
        <w:t>), and Gap (</w:t>
      </w:r>
      <m:oMath>
        <m:r>
          <m:rPr>
            <m:sty m:val="bi"/>
          </m:rPr>
          <w:rPr>
            <w:rFonts w:ascii="Cambria Math" w:hAnsi="Cambria Math" w:cs="Arial"/>
            <w:noProof/>
            <w:lang w:eastAsia="zh-CN"/>
          </w:rPr>
          <m:t>r</m:t>
        </m:r>
        <m:r>
          <m:rPr>
            <m:sty m:val="bi"/>
          </m:rPr>
          <w:rPr>
            <w:rFonts w:ascii="Cambria Math" w:hAnsi="Cambria Math" w:cs="Arial" w:hint="eastAsia"/>
            <w:noProof/>
            <w:lang w:eastAsia="zh-CN"/>
          </w:rPr>
          <m:t>'</m:t>
        </m:r>
        <m:r>
          <m:rPr>
            <m:sty m:val="bi"/>
          </m:rPr>
          <w:rPr>
            <w:rFonts w:ascii="Cambria Math" w:hAnsi="Cambria Math" w:cs="Arial"/>
            <w:noProof/>
            <w:lang w:eastAsia="zh-CN"/>
          </w:rPr>
          <m:t>Gap</m:t>
        </m:r>
      </m:oMath>
      <w:r>
        <w:rPr>
          <w:noProof/>
        </w:rPr>
        <w:t>) and Borehole Capacity of the Circulation Chamber (</w:t>
      </w:r>
      <w:r w:rsidRPr="00FB0A11">
        <w:rPr>
          <w:rFonts w:ascii="Lucida Sans Unicode" w:hAnsi="Lucida Sans Unicode" w:cs="Lucida Sans Unicode"/>
          <w:bCs/>
          <w:noProof/>
          <w:lang w:eastAsia="zh-CN"/>
        </w:rPr>
        <w:t>α'</w:t>
      </w:r>
      <w:r>
        <w:rPr>
          <w:noProof/>
        </w:rPr>
        <w:t>)</w:t>
      </w:r>
      <w:r>
        <w:rPr>
          <w:noProof/>
        </w:rPr>
        <w:tab/>
      </w:r>
      <w:r>
        <w:rPr>
          <w:noProof/>
        </w:rPr>
        <w:fldChar w:fldCharType="begin"/>
      </w:r>
      <w:r>
        <w:rPr>
          <w:noProof/>
        </w:rPr>
        <w:instrText xml:space="preserve"> PAGEREF _Toc520374996 \h </w:instrText>
      </w:r>
      <w:r>
        <w:rPr>
          <w:noProof/>
        </w:rPr>
      </w:r>
      <w:r>
        <w:rPr>
          <w:noProof/>
        </w:rPr>
        <w:fldChar w:fldCharType="separate"/>
      </w:r>
      <w:r w:rsidR="00B560DA">
        <w:rPr>
          <w:noProof/>
        </w:rPr>
        <w:t>4-229</w:t>
      </w:r>
      <w:r>
        <w:rPr>
          <w:noProof/>
        </w:rPr>
        <w:fldChar w:fldCharType="end"/>
      </w:r>
    </w:p>
    <w:p w14:paraId="1BAB030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4.3: </w:t>
      </w:r>
      <w:r>
        <w:rPr>
          <w:noProof/>
          <w:lang w:eastAsia="zh-CN"/>
        </w:rPr>
        <w:t>Composition of the Synthetic OPA Porewater Used in the DR-A Diffusion and Sorption Experiment - Phase I (van Loon et al. 2003)</w:t>
      </w:r>
      <w:r>
        <w:rPr>
          <w:noProof/>
        </w:rPr>
        <w:tab/>
      </w:r>
      <w:r>
        <w:rPr>
          <w:noProof/>
        </w:rPr>
        <w:fldChar w:fldCharType="begin"/>
      </w:r>
      <w:r>
        <w:rPr>
          <w:noProof/>
        </w:rPr>
        <w:instrText xml:space="preserve"> PAGEREF _Toc520374997 \h </w:instrText>
      </w:r>
      <w:r>
        <w:rPr>
          <w:noProof/>
        </w:rPr>
      </w:r>
      <w:r>
        <w:rPr>
          <w:noProof/>
        </w:rPr>
        <w:fldChar w:fldCharType="separate"/>
      </w:r>
      <w:r w:rsidR="00B560DA">
        <w:rPr>
          <w:noProof/>
        </w:rPr>
        <w:t>4-229</w:t>
      </w:r>
      <w:r>
        <w:rPr>
          <w:noProof/>
        </w:rPr>
        <w:fldChar w:fldCharType="end"/>
      </w:r>
    </w:p>
    <w:p w14:paraId="0A9FC9F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4.4: </w:t>
      </w:r>
      <w:r>
        <w:rPr>
          <w:noProof/>
          <w:lang w:eastAsia="zh-CN"/>
        </w:rPr>
        <w:t>Measured Tracer Concentrations [mol L</w:t>
      </w:r>
      <w:r w:rsidRPr="00FB0A11">
        <w:rPr>
          <w:noProof/>
          <w:vertAlign w:val="superscript"/>
          <w:lang w:eastAsia="zh-CN"/>
        </w:rPr>
        <w:t>-1</w:t>
      </w:r>
      <w:r>
        <w:rPr>
          <w:noProof/>
          <w:lang w:eastAsia="zh-CN"/>
        </w:rPr>
        <w:t>] during the DR-A In-situ Diffusion Experiment - Phase I (Xie et al. 2014)</w:t>
      </w:r>
      <w:r>
        <w:rPr>
          <w:noProof/>
        </w:rPr>
        <w:tab/>
      </w:r>
      <w:r>
        <w:rPr>
          <w:noProof/>
        </w:rPr>
        <w:fldChar w:fldCharType="begin"/>
      </w:r>
      <w:r>
        <w:rPr>
          <w:noProof/>
        </w:rPr>
        <w:instrText xml:space="preserve"> PAGEREF _Toc520374998 \h </w:instrText>
      </w:r>
      <w:r>
        <w:rPr>
          <w:noProof/>
        </w:rPr>
      </w:r>
      <w:r>
        <w:rPr>
          <w:noProof/>
        </w:rPr>
        <w:fldChar w:fldCharType="separate"/>
      </w:r>
      <w:r w:rsidR="00B560DA">
        <w:rPr>
          <w:noProof/>
        </w:rPr>
        <w:t>4-230</w:t>
      </w:r>
      <w:r>
        <w:rPr>
          <w:noProof/>
        </w:rPr>
        <w:fldChar w:fldCharType="end"/>
      </w:r>
    </w:p>
    <w:p w14:paraId="2F1482F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4.5: General parameters for the </w:t>
      </w:r>
      <w:r>
        <w:rPr>
          <w:noProof/>
          <w:lang w:eastAsia="zh-CN"/>
        </w:rPr>
        <w:t>circulation chamber, filter, gap</w:t>
      </w:r>
      <w:r>
        <w:rPr>
          <w:noProof/>
        </w:rPr>
        <w:t xml:space="preserve"> and OPA</w:t>
      </w:r>
      <w:r>
        <w:rPr>
          <w:noProof/>
        </w:rPr>
        <w:tab/>
      </w:r>
      <w:r>
        <w:rPr>
          <w:noProof/>
        </w:rPr>
        <w:fldChar w:fldCharType="begin"/>
      </w:r>
      <w:r>
        <w:rPr>
          <w:noProof/>
        </w:rPr>
        <w:instrText xml:space="preserve"> PAGEREF _Toc520374999 \h </w:instrText>
      </w:r>
      <w:r>
        <w:rPr>
          <w:noProof/>
        </w:rPr>
      </w:r>
      <w:r>
        <w:rPr>
          <w:noProof/>
        </w:rPr>
        <w:fldChar w:fldCharType="separate"/>
      </w:r>
      <w:r w:rsidR="00B560DA">
        <w:rPr>
          <w:noProof/>
        </w:rPr>
        <w:t>4-231</w:t>
      </w:r>
      <w:r>
        <w:rPr>
          <w:noProof/>
        </w:rPr>
        <w:fldChar w:fldCharType="end"/>
      </w:r>
    </w:p>
    <w:p w14:paraId="40F217D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4.6: </w:t>
      </w:r>
      <w:r>
        <w:rPr>
          <w:noProof/>
          <w:lang w:eastAsia="zh-CN"/>
        </w:rPr>
        <w:t>Free aqueous phase diffusion coefficients (D</w:t>
      </w:r>
      <w:r w:rsidRPr="00FB0A11">
        <w:rPr>
          <w:noProof/>
          <w:vertAlign w:val="subscript"/>
          <w:lang w:eastAsia="zh-CN"/>
        </w:rPr>
        <w:t>0</w:t>
      </w:r>
      <w:r>
        <w:rPr>
          <w:noProof/>
          <w:lang w:eastAsia="zh-CN"/>
        </w:rPr>
        <w:t xml:space="preserve">) (Lide et al., 1994), correction factors </w:t>
      </w:r>
      <m:oMath>
        <m:r>
          <w:rPr>
            <w:rFonts w:ascii="Cambria Math" w:hAnsi="Cambria Math" w:cs="Arial"/>
            <w:noProof/>
            <w:lang w:eastAsia="zh-CN"/>
          </w:rPr>
          <m:t>fϕ,jc</m:t>
        </m:r>
      </m:oMath>
      <w:r>
        <w:rPr>
          <w:noProof/>
          <w:lang w:eastAsia="zh-CN"/>
        </w:rPr>
        <w:t xml:space="preserve"> and </w:t>
      </w:r>
      <m:oMath>
        <m:r>
          <w:rPr>
            <w:rFonts w:ascii="Cambria Math" w:hAnsi="Cambria Math" w:cs="Arial"/>
            <w:noProof/>
            <w:lang w:eastAsia="zh-CN"/>
          </w:rPr>
          <m:t>fτ,jc</m:t>
        </m:r>
      </m:oMath>
      <w:r>
        <w:rPr>
          <w:noProof/>
          <w:lang w:eastAsia="zh-CN"/>
        </w:rPr>
        <w:t xml:space="preserve"> </w:t>
      </w:r>
      <w:r>
        <w:rPr>
          <w:noProof/>
        </w:rPr>
        <w:t>(Xie et al. 2014)</w:t>
      </w:r>
      <w:r>
        <w:rPr>
          <w:noProof/>
        </w:rPr>
        <w:tab/>
      </w:r>
      <w:r>
        <w:rPr>
          <w:noProof/>
        </w:rPr>
        <w:fldChar w:fldCharType="begin"/>
      </w:r>
      <w:r>
        <w:rPr>
          <w:noProof/>
        </w:rPr>
        <w:instrText xml:space="preserve"> PAGEREF _Toc520375000 \h </w:instrText>
      </w:r>
      <w:r>
        <w:rPr>
          <w:noProof/>
        </w:rPr>
      </w:r>
      <w:r>
        <w:rPr>
          <w:noProof/>
        </w:rPr>
        <w:fldChar w:fldCharType="separate"/>
      </w:r>
      <w:r w:rsidR="00B560DA">
        <w:rPr>
          <w:noProof/>
        </w:rPr>
        <w:t>4-231</w:t>
      </w:r>
      <w:r>
        <w:rPr>
          <w:noProof/>
        </w:rPr>
        <w:fldChar w:fldCharType="end"/>
      </w:r>
    </w:p>
    <w:p w14:paraId="2288D36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4.7: </w:t>
      </w:r>
      <w:r>
        <w:rPr>
          <w:noProof/>
          <w:lang w:eastAsia="zh-CN"/>
        </w:rPr>
        <w:t>Parameters for the Generalized Cs</w:t>
      </w:r>
      <w:r w:rsidRPr="00FB0A11">
        <w:rPr>
          <w:noProof/>
          <w:vertAlign w:val="superscript"/>
          <w:lang w:eastAsia="zh-CN"/>
        </w:rPr>
        <w:t>+</w:t>
      </w:r>
      <w:r>
        <w:rPr>
          <w:noProof/>
          <w:lang w:eastAsia="zh-CN"/>
        </w:rPr>
        <w:t xml:space="preserve"> Cation Exchange Model for Illite (van Loon et al. 2009; as Modified by Gimmi 2012)</w:t>
      </w:r>
      <w:r>
        <w:rPr>
          <w:noProof/>
        </w:rPr>
        <w:tab/>
      </w:r>
      <w:r>
        <w:rPr>
          <w:noProof/>
        </w:rPr>
        <w:fldChar w:fldCharType="begin"/>
      </w:r>
      <w:r>
        <w:rPr>
          <w:noProof/>
        </w:rPr>
        <w:instrText xml:space="preserve"> PAGEREF _Toc520375001 \h </w:instrText>
      </w:r>
      <w:r>
        <w:rPr>
          <w:noProof/>
        </w:rPr>
      </w:r>
      <w:r>
        <w:rPr>
          <w:noProof/>
        </w:rPr>
        <w:fldChar w:fldCharType="separate"/>
      </w:r>
      <w:r w:rsidR="00B560DA">
        <w:rPr>
          <w:noProof/>
        </w:rPr>
        <w:t>4-233</w:t>
      </w:r>
      <w:r>
        <w:rPr>
          <w:noProof/>
        </w:rPr>
        <w:fldChar w:fldCharType="end"/>
      </w:r>
    </w:p>
    <w:p w14:paraId="76237A9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4.8: </w:t>
      </w:r>
      <w:r>
        <w:rPr>
          <w:noProof/>
          <w:lang w:eastAsia="zh-CN"/>
        </w:rPr>
        <w:t>Composition of the Synthetic OPA Porewater Used in the DR-A Diffusion and Sorption Experiment - Phase II (Xie et al. 2014)</w:t>
      </w:r>
      <w:r>
        <w:rPr>
          <w:noProof/>
        </w:rPr>
        <w:tab/>
      </w:r>
      <w:r>
        <w:rPr>
          <w:noProof/>
        </w:rPr>
        <w:fldChar w:fldCharType="begin"/>
      </w:r>
      <w:r>
        <w:rPr>
          <w:noProof/>
        </w:rPr>
        <w:instrText xml:space="preserve"> PAGEREF _Toc520375002 \h </w:instrText>
      </w:r>
      <w:r>
        <w:rPr>
          <w:noProof/>
        </w:rPr>
      </w:r>
      <w:r>
        <w:rPr>
          <w:noProof/>
        </w:rPr>
        <w:fldChar w:fldCharType="separate"/>
      </w:r>
      <w:r w:rsidR="00B560DA">
        <w:rPr>
          <w:noProof/>
        </w:rPr>
        <w:t>4-236</w:t>
      </w:r>
      <w:r>
        <w:rPr>
          <w:noProof/>
        </w:rPr>
        <w:fldChar w:fldCharType="end"/>
      </w:r>
    </w:p>
    <w:p w14:paraId="4A2236E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4.9: </w:t>
      </w:r>
      <w:r>
        <w:rPr>
          <w:noProof/>
          <w:lang w:eastAsia="zh-CN"/>
        </w:rPr>
        <w:t>Measured Major Ion Concentrations [mol L</w:t>
      </w:r>
      <w:r w:rsidRPr="00FB0A11">
        <w:rPr>
          <w:noProof/>
          <w:vertAlign w:val="superscript"/>
          <w:lang w:eastAsia="zh-CN"/>
        </w:rPr>
        <w:t>-1</w:t>
      </w:r>
      <w:r>
        <w:rPr>
          <w:noProof/>
          <w:lang w:eastAsia="zh-CN"/>
        </w:rPr>
        <w:t>] in the Circulation Solution during the DR-A In-situ Diffusion Experiment Phase II until Overcoring (Xie et al. 2014)</w:t>
      </w:r>
      <w:r>
        <w:rPr>
          <w:noProof/>
        </w:rPr>
        <w:tab/>
      </w:r>
      <w:r>
        <w:rPr>
          <w:noProof/>
        </w:rPr>
        <w:fldChar w:fldCharType="begin"/>
      </w:r>
      <w:r>
        <w:rPr>
          <w:noProof/>
        </w:rPr>
        <w:instrText xml:space="preserve"> PAGEREF _Toc520375003 \h </w:instrText>
      </w:r>
      <w:r>
        <w:rPr>
          <w:noProof/>
        </w:rPr>
      </w:r>
      <w:r>
        <w:rPr>
          <w:noProof/>
        </w:rPr>
        <w:fldChar w:fldCharType="separate"/>
      </w:r>
      <w:r w:rsidR="00B560DA">
        <w:rPr>
          <w:noProof/>
        </w:rPr>
        <w:t>4-237</w:t>
      </w:r>
      <w:r>
        <w:rPr>
          <w:noProof/>
        </w:rPr>
        <w:fldChar w:fldCharType="end"/>
      </w:r>
    </w:p>
    <w:p w14:paraId="1DA17CD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Table 4.10: </w:t>
      </w:r>
      <w:r>
        <w:rPr>
          <w:noProof/>
          <w:lang w:eastAsia="zh-CN"/>
        </w:rPr>
        <w:t>Measured Tracer Concentrations [mol L</w:t>
      </w:r>
      <w:r w:rsidRPr="00FB0A11">
        <w:rPr>
          <w:noProof/>
          <w:vertAlign w:val="superscript"/>
          <w:lang w:eastAsia="zh-CN"/>
        </w:rPr>
        <w:t>-1</w:t>
      </w:r>
      <w:r>
        <w:rPr>
          <w:noProof/>
          <w:lang w:eastAsia="zh-CN"/>
        </w:rPr>
        <w:t>] in the Circulation Solution during the DR-A In-situ Diffusion Experiment - Phase II until Overcoring (Xie et al. 2014)</w:t>
      </w:r>
      <w:r>
        <w:rPr>
          <w:noProof/>
        </w:rPr>
        <w:tab/>
      </w:r>
      <w:r>
        <w:rPr>
          <w:noProof/>
        </w:rPr>
        <w:fldChar w:fldCharType="begin"/>
      </w:r>
      <w:r>
        <w:rPr>
          <w:noProof/>
        </w:rPr>
        <w:instrText xml:space="preserve"> PAGEREF _Toc520375004 \h </w:instrText>
      </w:r>
      <w:r>
        <w:rPr>
          <w:noProof/>
        </w:rPr>
      </w:r>
      <w:r>
        <w:rPr>
          <w:noProof/>
        </w:rPr>
        <w:fldChar w:fldCharType="separate"/>
      </w:r>
      <w:r w:rsidR="00B560DA">
        <w:rPr>
          <w:noProof/>
        </w:rPr>
        <w:t>4-238</w:t>
      </w:r>
      <w:r>
        <w:rPr>
          <w:noProof/>
        </w:rPr>
        <w:fldChar w:fldCharType="end"/>
      </w:r>
    </w:p>
    <w:p w14:paraId="573FD33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4.11: General parameters for the </w:t>
      </w:r>
      <w:r>
        <w:rPr>
          <w:noProof/>
          <w:lang w:eastAsia="zh-CN"/>
        </w:rPr>
        <w:t>circulation chamber, filter, gap</w:t>
      </w:r>
      <w:r>
        <w:rPr>
          <w:noProof/>
        </w:rPr>
        <w:t xml:space="preserve"> and OPA</w:t>
      </w:r>
      <w:r>
        <w:rPr>
          <w:noProof/>
        </w:rPr>
        <w:tab/>
      </w:r>
      <w:r>
        <w:rPr>
          <w:noProof/>
        </w:rPr>
        <w:fldChar w:fldCharType="begin"/>
      </w:r>
      <w:r>
        <w:rPr>
          <w:noProof/>
        </w:rPr>
        <w:instrText xml:space="preserve"> PAGEREF _Toc520375005 \h </w:instrText>
      </w:r>
      <w:r>
        <w:rPr>
          <w:noProof/>
        </w:rPr>
      </w:r>
      <w:r>
        <w:rPr>
          <w:noProof/>
        </w:rPr>
        <w:fldChar w:fldCharType="separate"/>
      </w:r>
      <w:r w:rsidR="00B560DA">
        <w:rPr>
          <w:noProof/>
        </w:rPr>
        <w:t>4-239</w:t>
      </w:r>
      <w:r>
        <w:rPr>
          <w:noProof/>
        </w:rPr>
        <w:fldChar w:fldCharType="end"/>
      </w:r>
    </w:p>
    <w:p w14:paraId="469605B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4.12: </w:t>
      </w:r>
      <w:r>
        <w:rPr>
          <w:noProof/>
          <w:lang w:eastAsia="zh-CN"/>
        </w:rPr>
        <w:t xml:space="preserve">Free aqueous phase correction factors </w:t>
      </w:r>
      <m:oMath>
        <m:r>
          <w:rPr>
            <w:rFonts w:ascii="Cambria Math" w:hAnsi="Cambria Math" w:cs="Arial"/>
            <w:noProof/>
            <w:lang w:eastAsia="zh-CN"/>
          </w:rPr>
          <m:t>fϕ,jc</m:t>
        </m:r>
      </m:oMath>
      <w:r>
        <w:rPr>
          <w:noProof/>
          <w:lang w:eastAsia="zh-CN"/>
        </w:rPr>
        <w:t xml:space="preserve"> and </w:t>
      </w:r>
      <m:oMath>
        <m:r>
          <w:rPr>
            <w:rFonts w:ascii="Cambria Math" w:hAnsi="Cambria Math" w:cs="Arial"/>
            <w:noProof/>
            <w:lang w:eastAsia="zh-CN"/>
          </w:rPr>
          <m:t>fτ,jc</m:t>
        </m:r>
      </m:oMath>
      <w:r>
        <w:rPr>
          <w:noProof/>
        </w:rPr>
        <w:tab/>
      </w:r>
      <w:r>
        <w:rPr>
          <w:noProof/>
        </w:rPr>
        <w:fldChar w:fldCharType="begin"/>
      </w:r>
      <w:r>
        <w:rPr>
          <w:noProof/>
        </w:rPr>
        <w:instrText xml:space="preserve"> PAGEREF _Toc520375006 \h </w:instrText>
      </w:r>
      <w:r>
        <w:rPr>
          <w:noProof/>
        </w:rPr>
      </w:r>
      <w:r>
        <w:rPr>
          <w:noProof/>
        </w:rPr>
        <w:fldChar w:fldCharType="separate"/>
      </w:r>
      <w:r w:rsidR="00B560DA">
        <w:rPr>
          <w:noProof/>
        </w:rPr>
        <w:t>4-239</w:t>
      </w:r>
      <w:r>
        <w:rPr>
          <w:noProof/>
        </w:rPr>
        <w:fldChar w:fldCharType="end"/>
      </w:r>
    </w:p>
    <w:p w14:paraId="04674F6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4.13: </w:t>
      </w:r>
      <w:r>
        <w:rPr>
          <w:noProof/>
          <w:lang w:eastAsia="zh-CN"/>
        </w:rPr>
        <w:t>Measured Cs</w:t>
      </w:r>
      <w:r w:rsidRPr="00FB0A11">
        <w:rPr>
          <w:noProof/>
          <w:vertAlign w:val="superscript"/>
          <w:lang w:eastAsia="zh-CN"/>
        </w:rPr>
        <w:t>+</w:t>
      </w:r>
      <w:r>
        <w:rPr>
          <w:noProof/>
          <w:lang w:eastAsia="zh-CN"/>
        </w:rPr>
        <w:t xml:space="preserve"> Concentrations [mol L</w:t>
      </w:r>
      <w:r w:rsidRPr="00FB0A11">
        <w:rPr>
          <w:noProof/>
          <w:vertAlign w:val="superscript"/>
          <w:lang w:eastAsia="zh-CN"/>
        </w:rPr>
        <w:t>-1</w:t>
      </w:r>
      <w:r>
        <w:rPr>
          <w:noProof/>
          <w:lang w:eastAsia="zh-CN"/>
        </w:rPr>
        <w:t>] in the Circulation Solution during the DR-A In-situ Diffusion Experiment - Phase II until Overcoring (Calculated Based on NAGRA 2012)</w:t>
      </w:r>
      <w:r>
        <w:rPr>
          <w:noProof/>
        </w:rPr>
        <w:tab/>
      </w:r>
      <w:r>
        <w:rPr>
          <w:noProof/>
        </w:rPr>
        <w:fldChar w:fldCharType="begin"/>
      </w:r>
      <w:r>
        <w:rPr>
          <w:noProof/>
        </w:rPr>
        <w:instrText xml:space="preserve"> PAGEREF _Toc520375007 \h </w:instrText>
      </w:r>
      <w:r>
        <w:rPr>
          <w:noProof/>
        </w:rPr>
      </w:r>
      <w:r>
        <w:rPr>
          <w:noProof/>
        </w:rPr>
        <w:fldChar w:fldCharType="separate"/>
      </w:r>
      <w:r w:rsidR="00B560DA">
        <w:rPr>
          <w:noProof/>
        </w:rPr>
        <w:t>4-241</w:t>
      </w:r>
      <w:r>
        <w:rPr>
          <w:noProof/>
        </w:rPr>
        <w:fldChar w:fldCharType="end"/>
      </w:r>
    </w:p>
    <w:p w14:paraId="0A5DBBD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4.14: General parameters for the </w:t>
      </w:r>
      <w:r>
        <w:rPr>
          <w:noProof/>
          <w:lang w:eastAsia="zh-CN"/>
        </w:rPr>
        <w:t>circulation chamber, filter, gap</w:t>
      </w:r>
      <w:r>
        <w:rPr>
          <w:noProof/>
        </w:rPr>
        <w:t xml:space="preserve"> and OPA</w:t>
      </w:r>
      <w:r>
        <w:rPr>
          <w:noProof/>
        </w:rPr>
        <w:tab/>
      </w:r>
      <w:r>
        <w:rPr>
          <w:noProof/>
        </w:rPr>
        <w:fldChar w:fldCharType="begin"/>
      </w:r>
      <w:r>
        <w:rPr>
          <w:noProof/>
        </w:rPr>
        <w:instrText xml:space="preserve"> PAGEREF _Toc520375008 \h </w:instrText>
      </w:r>
      <w:r>
        <w:rPr>
          <w:noProof/>
        </w:rPr>
      </w:r>
      <w:r>
        <w:rPr>
          <w:noProof/>
        </w:rPr>
        <w:fldChar w:fldCharType="separate"/>
      </w:r>
      <w:r w:rsidR="00B560DA">
        <w:rPr>
          <w:noProof/>
        </w:rPr>
        <w:t>4-246</w:t>
      </w:r>
      <w:r>
        <w:rPr>
          <w:noProof/>
        </w:rPr>
        <w:fldChar w:fldCharType="end"/>
      </w:r>
    </w:p>
    <w:p w14:paraId="48FB30D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4.15: List of </w:t>
      </w:r>
      <w:r>
        <w:rPr>
          <w:noProof/>
          <w:lang w:eastAsia="zh-CN"/>
        </w:rPr>
        <w:t>validation cases in EBS-TF experiments</w:t>
      </w:r>
      <w:r>
        <w:rPr>
          <w:noProof/>
        </w:rPr>
        <w:tab/>
      </w:r>
      <w:r>
        <w:rPr>
          <w:noProof/>
        </w:rPr>
        <w:fldChar w:fldCharType="begin"/>
      </w:r>
      <w:r>
        <w:rPr>
          <w:noProof/>
        </w:rPr>
        <w:instrText xml:space="preserve"> PAGEREF _Toc520375009 \h </w:instrText>
      </w:r>
      <w:r>
        <w:rPr>
          <w:noProof/>
        </w:rPr>
      </w:r>
      <w:r>
        <w:rPr>
          <w:noProof/>
        </w:rPr>
        <w:fldChar w:fldCharType="separate"/>
      </w:r>
      <w:r w:rsidR="00B560DA">
        <w:rPr>
          <w:noProof/>
        </w:rPr>
        <w:t>4-250</w:t>
      </w:r>
      <w:r>
        <w:rPr>
          <w:noProof/>
        </w:rPr>
        <w:fldChar w:fldCharType="end"/>
      </w:r>
    </w:p>
    <w:p w14:paraId="678E9CB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lang w:eastAsia="zh-CN"/>
        </w:rPr>
        <w:t xml:space="preserve">Table </w:t>
      </w:r>
      <w:r>
        <w:rPr>
          <w:noProof/>
        </w:rPr>
        <w:t xml:space="preserve">4.16: </w:t>
      </w:r>
      <w:r>
        <w:rPr>
          <w:noProof/>
          <w:lang w:eastAsia="zh-CN"/>
        </w:rPr>
        <w:t>Sample dimensions and soil properties for Benchmark II (Birgersson, 2011)</w:t>
      </w:r>
      <w:r>
        <w:rPr>
          <w:noProof/>
        </w:rPr>
        <w:tab/>
      </w:r>
      <w:r>
        <w:rPr>
          <w:noProof/>
        </w:rPr>
        <w:fldChar w:fldCharType="begin"/>
      </w:r>
      <w:r>
        <w:rPr>
          <w:noProof/>
        </w:rPr>
        <w:instrText xml:space="preserve"> PAGEREF _Toc520375010 \h </w:instrText>
      </w:r>
      <w:r>
        <w:rPr>
          <w:noProof/>
        </w:rPr>
      </w:r>
      <w:r>
        <w:rPr>
          <w:noProof/>
        </w:rPr>
        <w:fldChar w:fldCharType="separate"/>
      </w:r>
      <w:r w:rsidR="00B560DA">
        <w:rPr>
          <w:noProof/>
        </w:rPr>
        <w:t>4-250</w:t>
      </w:r>
      <w:r>
        <w:rPr>
          <w:noProof/>
        </w:rPr>
        <w:fldChar w:fldCharType="end"/>
      </w:r>
    </w:p>
    <w:p w14:paraId="651F4A8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4.17: </w:t>
      </w:r>
      <w:r>
        <w:rPr>
          <w:noProof/>
          <w:lang w:eastAsia="zh-CN"/>
        </w:rPr>
        <w:t xml:space="preserve">Experimental data and simulated results for the accumulated mass of </w:t>
      </w:r>
      <w:r w:rsidRPr="00FB0A11">
        <w:rPr>
          <w:rFonts w:cs="Arial"/>
          <w:noProof/>
          <w:lang w:eastAsia="zh-CN"/>
        </w:rPr>
        <w:t>CaSO</w:t>
      </w:r>
      <w:r w:rsidRPr="00FB0A11">
        <w:rPr>
          <w:rFonts w:cs="Arial"/>
          <w:noProof/>
          <w:vertAlign w:val="subscript"/>
          <w:lang w:eastAsia="zh-CN"/>
        </w:rPr>
        <w:t>4</w:t>
      </w:r>
      <w:r>
        <w:rPr>
          <w:noProof/>
          <w:lang w:eastAsia="zh-CN"/>
        </w:rPr>
        <w:t xml:space="preserve"> for case B2.1</w:t>
      </w:r>
      <w:r>
        <w:rPr>
          <w:noProof/>
        </w:rPr>
        <w:tab/>
      </w:r>
      <w:r>
        <w:rPr>
          <w:noProof/>
        </w:rPr>
        <w:fldChar w:fldCharType="begin"/>
      </w:r>
      <w:r>
        <w:rPr>
          <w:noProof/>
        </w:rPr>
        <w:instrText xml:space="preserve"> PAGEREF _Toc520375011 \h </w:instrText>
      </w:r>
      <w:r>
        <w:rPr>
          <w:noProof/>
        </w:rPr>
      </w:r>
      <w:r>
        <w:rPr>
          <w:noProof/>
        </w:rPr>
        <w:fldChar w:fldCharType="separate"/>
      </w:r>
      <w:r w:rsidR="00B560DA">
        <w:rPr>
          <w:noProof/>
        </w:rPr>
        <w:t>4-253</w:t>
      </w:r>
      <w:r>
        <w:rPr>
          <w:noProof/>
        </w:rPr>
        <w:fldChar w:fldCharType="end"/>
      </w:r>
    </w:p>
    <w:p w14:paraId="7C7A4D3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4.18: </w:t>
      </w:r>
      <w:r>
        <w:rPr>
          <w:noProof/>
          <w:lang w:eastAsia="zh-CN"/>
        </w:rPr>
        <w:t xml:space="preserve">Experimental data and simulated results for the accumulated mass of </w:t>
      </w:r>
      <w:r w:rsidRPr="00FB0A11">
        <w:rPr>
          <w:rFonts w:cs="Arial"/>
          <w:noProof/>
          <w:lang w:eastAsia="zh-CN"/>
        </w:rPr>
        <w:t>CaSO</w:t>
      </w:r>
      <w:r w:rsidRPr="00FB0A11">
        <w:rPr>
          <w:rFonts w:cs="Arial"/>
          <w:noProof/>
          <w:vertAlign w:val="subscript"/>
          <w:lang w:eastAsia="zh-CN"/>
        </w:rPr>
        <w:t>4</w:t>
      </w:r>
      <w:r>
        <w:rPr>
          <w:noProof/>
          <w:lang w:eastAsia="zh-CN"/>
        </w:rPr>
        <w:t xml:space="preserve"> for case B2.2a</w:t>
      </w:r>
      <w:r>
        <w:rPr>
          <w:noProof/>
        </w:rPr>
        <w:tab/>
      </w:r>
      <w:r>
        <w:rPr>
          <w:noProof/>
        </w:rPr>
        <w:fldChar w:fldCharType="begin"/>
      </w:r>
      <w:r>
        <w:rPr>
          <w:noProof/>
        </w:rPr>
        <w:instrText xml:space="preserve"> PAGEREF _Toc520375012 \h </w:instrText>
      </w:r>
      <w:r>
        <w:rPr>
          <w:noProof/>
        </w:rPr>
      </w:r>
      <w:r>
        <w:rPr>
          <w:noProof/>
        </w:rPr>
        <w:fldChar w:fldCharType="separate"/>
      </w:r>
      <w:r w:rsidR="00B560DA">
        <w:rPr>
          <w:noProof/>
        </w:rPr>
        <w:t>4-255</w:t>
      </w:r>
      <w:r>
        <w:rPr>
          <w:noProof/>
        </w:rPr>
        <w:fldChar w:fldCharType="end"/>
      </w:r>
    </w:p>
    <w:p w14:paraId="7AF2329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4.19: </w:t>
      </w:r>
      <w:r>
        <w:rPr>
          <w:noProof/>
          <w:lang w:eastAsia="zh-CN"/>
        </w:rPr>
        <w:t>Experimental data and simulated results for the averaged accumulated Ca</w:t>
      </w:r>
      <w:r>
        <w:rPr>
          <w:noProof/>
        </w:rPr>
        <w:t>SO</w:t>
      </w:r>
      <w:r w:rsidRPr="00FB0A11">
        <w:rPr>
          <w:noProof/>
          <w:vertAlign w:val="subscript"/>
        </w:rPr>
        <w:t>4</w:t>
      </w:r>
      <w:r>
        <w:rPr>
          <w:noProof/>
          <w:lang w:eastAsia="zh-CN"/>
        </w:rPr>
        <w:t xml:space="preserve"> and </w:t>
      </w:r>
      <w:r>
        <w:rPr>
          <w:noProof/>
        </w:rPr>
        <w:t>N</w:t>
      </w:r>
      <w:r>
        <w:rPr>
          <w:noProof/>
          <w:lang w:eastAsia="zh-CN"/>
        </w:rPr>
        <w:t>a</w:t>
      </w:r>
      <w:r w:rsidRPr="00FB0A11">
        <w:rPr>
          <w:noProof/>
          <w:vertAlign w:val="subscript"/>
        </w:rPr>
        <w:t>2</w:t>
      </w:r>
      <w:r>
        <w:rPr>
          <w:noProof/>
        </w:rPr>
        <w:t>SO</w:t>
      </w:r>
      <w:r w:rsidRPr="00FB0A11">
        <w:rPr>
          <w:noProof/>
          <w:vertAlign w:val="subscript"/>
        </w:rPr>
        <w:t>4</w:t>
      </w:r>
      <w:r>
        <w:rPr>
          <w:noProof/>
          <w:lang w:eastAsia="zh-CN"/>
        </w:rPr>
        <w:t xml:space="preserve"> mass in [mol] for case B2.2b</w:t>
      </w:r>
      <w:r>
        <w:rPr>
          <w:noProof/>
        </w:rPr>
        <w:tab/>
      </w:r>
      <w:r>
        <w:rPr>
          <w:noProof/>
        </w:rPr>
        <w:fldChar w:fldCharType="begin"/>
      </w:r>
      <w:r>
        <w:rPr>
          <w:noProof/>
        </w:rPr>
        <w:instrText xml:space="preserve"> PAGEREF _Toc520375013 \h </w:instrText>
      </w:r>
      <w:r>
        <w:rPr>
          <w:noProof/>
        </w:rPr>
      </w:r>
      <w:r>
        <w:rPr>
          <w:noProof/>
        </w:rPr>
        <w:fldChar w:fldCharType="separate"/>
      </w:r>
      <w:r w:rsidR="00B560DA">
        <w:rPr>
          <w:noProof/>
        </w:rPr>
        <w:t>4-257</w:t>
      </w:r>
      <w:r>
        <w:rPr>
          <w:noProof/>
        </w:rPr>
        <w:fldChar w:fldCharType="end"/>
      </w:r>
    </w:p>
    <w:p w14:paraId="388AC60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4.20: </w:t>
      </w:r>
      <w:r>
        <w:rPr>
          <w:noProof/>
          <w:lang w:eastAsia="zh-CN"/>
        </w:rPr>
        <w:t>Components (i.e. primary species) and minerals used in the Benchmark IV simulations</w:t>
      </w:r>
      <w:r>
        <w:rPr>
          <w:noProof/>
        </w:rPr>
        <w:tab/>
      </w:r>
      <w:r>
        <w:rPr>
          <w:noProof/>
        </w:rPr>
        <w:fldChar w:fldCharType="begin"/>
      </w:r>
      <w:r>
        <w:rPr>
          <w:noProof/>
        </w:rPr>
        <w:instrText xml:space="preserve"> PAGEREF _Toc520375014 \h </w:instrText>
      </w:r>
      <w:r>
        <w:rPr>
          <w:noProof/>
        </w:rPr>
      </w:r>
      <w:r>
        <w:rPr>
          <w:noProof/>
        </w:rPr>
        <w:fldChar w:fldCharType="separate"/>
      </w:r>
      <w:r w:rsidR="00B560DA">
        <w:rPr>
          <w:noProof/>
        </w:rPr>
        <w:t>4-259</w:t>
      </w:r>
      <w:r>
        <w:rPr>
          <w:noProof/>
        </w:rPr>
        <w:fldChar w:fldCharType="end"/>
      </w:r>
    </w:p>
    <w:p w14:paraId="3EDB12C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4.21: </w:t>
      </w:r>
      <w:r>
        <w:rPr>
          <w:noProof/>
          <w:lang w:eastAsia="zh-CN"/>
        </w:rPr>
        <w:t>Composition of the infiltrating fluid (left-hand reactive transport boundary condition) and the initial conditions</w:t>
      </w:r>
      <w:r>
        <w:rPr>
          <w:noProof/>
        </w:rPr>
        <w:tab/>
      </w:r>
      <w:r>
        <w:rPr>
          <w:noProof/>
        </w:rPr>
        <w:fldChar w:fldCharType="begin"/>
      </w:r>
      <w:r>
        <w:rPr>
          <w:noProof/>
        </w:rPr>
        <w:instrText xml:space="preserve"> PAGEREF _Toc520375015 \h </w:instrText>
      </w:r>
      <w:r>
        <w:rPr>
          <w:noProof/>
        </w:rPr>
      </w:r>
      <w:r>
        <w:rPr>
          <w:noProof/>
        </w:rPr>
        <w:fldChar w:fldCharType="separate"/>
      </w:r>
      <w:r w:rsidR="00B560DA">
        <w:rPr>
          <w:noProof/>
        </w:rPr>
        <w:t>4-260</w:t>
      </w:r>
      <w:r>
        <w:rPr>
          <w:noProof/>
        </w:rPr>
        <w:fldChar w:fldCharType="end"/>
      </w:r>
    </w:p>
    <w:p w14:paraId="756BD37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Table 4.22: </w:t>
      </w:r>
      <w:r>
        <w:rPr>
          <w:noProof/>
          <w:lang w:eastAsia="zh-CN"/>
        </w:rPr>
        <w:t xml:space="preserve">Selectivity coefficients for ion exchange reactions (from </w:t>
      </w:r>
      <w:r w:rsidRPr="00FB0A11">
        <w:rPr>
          <w:rFonts w:cs="Arial"/>
          <w:noProof/>
        </w:rPr>
        <w:t>Bradbury and Baeyens 2003)</w:t>
      </w:r>
      <w:r>
        <w:rPr>
          <w:noProof/>
        </w:rPr>
        <w:tab/>
      </w:r>
      <w:r>
        <w:rPr>
          <w:noProof/>
        </w:rPr>
        <w:fldChar w:fldCharType="begin"/>
      </w:r>
      <w:r>
        <w:rPr>
          <w:noProof/>
        </w:rPr>
        <w:instrText xml:space="preserve"> PAGEREF _Toc520375016 \h </w:instrText>
      </w:r>
      <w:r>
        <w:rPr>
          <w:noProof/>
        </w:rPr>
      </w:r>
      <w:r>
        <w:rPr>
          <w:noProof/>
        </w:rPr>
        <w:fldChar w:fldCharType="separate"/>
      </w:r>
      <w:r w:rsidR="00B560DA">
        <w:rPr>
          <w:noProof/>
        </w:rPr>
        <w:t>4-260</w:t>
      </w:r>
      <w:r>
        <w:rPr>
          <w:noProof/>
        </w:rPr>
        <w:fldChar w:fldCharType="end"/>
      </w:r>
    </w:p>
    <w:p w14:paraId="169EF7FC" w14:textId="77777777" w:rsidR="00A17873" w:rsidRPr="00D910F5" w:rsidRDefault="005F5019" w:rsidP="00CD7687">
      <w:pPr>
        <w:pStyle w:val="TOCTable"/>
        <w:tabs>
          <w:tab w:val="left" w:pos="1276"/>
        </w:tabs>
        <w:ind w:left="1134" w:hanging="1134"/>
      </w:pPr>
      <w:r w:rsidRPr="00BD468B">
        <w:fldChar w:fldCharType="end"/>
      </w:r>
    </w:p>
    <w:p w14:paraId="6B9C4534" w14:textId="77777777" w:rsidR="00A17873" w:rsidRPr="00D910F5" w:rsidRDefault="00A17873" w:rsidP="00A17873">
      <w:pPr>
        <w:rPr>
          <w:rFonts w:cs="Arial"/>
          <w:szCs w:val="22"/>
        </w:rPr>
      </w:pPr>
      <w:r>
        <w:rPr>
          <w:rFonts w:cs="Arial"/>
          <w:szCs w:val="22"/>
        </w:rPr>
        <w:br w:type="page"/>
      </w:r>
    </w:p>
    <w:p w14:paraId="6517C0BE" w14:textId="77777777" w:rsidR="00A17873" w:rsidRPr="00D910F5" w:rsidRDefault="00A17873" w:rsidP="00A17873">
      <w:pPr>
        <w:jc w:val="center"/>
        <w:rPr>
          <w:rFonts w:cs="Arial"/>
          <w:szCs w:val="22"/>
          <w:u w:val="single"/>
        </w:rPr>
      </w:pPr>
      <w:bookmarkStart w:id="8" w:name="_Toc275446451"/>
      <w:bookmarkStart w:id="9" w:name="_Toc275446627"/>
      <w:bookmarkStart w:id="10" w:name="_Toc284427060"/>
      <w:bookmarkStart w:id="11" w:name="_Toc303596070"/>
      <w:r w:rsidRPr="00D910F5">
        <w:rPr>
          <w:rFonts w:cs="Arial"/>
          <w:b/>
          <w:szCs w:val="22"/>
          <w:u w:val="single"/>
        </w:rPr>
        <w:lastRenderedPageBreak/>
        <w:t>LIST OF FIGURES</w:t>
      </w:r>
      <w:bookmarkEnd w:id="8"/>
      <w:bookmarkEnd w:id="9"/>
      <w:bookmarkEnd w:id="10"/>
      <w:bookmarkEnd w:id="11"/>
    </w:p>
    <w:p w14:paraId="5B4A25BE" w14:textId="77777777" w:rsidR="00A17873" w:rsidRPr="00D04339" w:rsidRDefault="00A17873" w:rsidP="00A17873">
      <w:pPr>
        <w:jc w:val="right"/>
        <w:rPr>
          <w:b/>
          <w:u w:val="single"/>
        </w:rPr>
      </w:pPr>
      <w:bookmarkStart w:id="12" w:name="_Toc275446452"/>
      <w:bookmarkStart w:id="13" w:name="_Toc275446628"/>
      <w:bookmarkStart w:id="14" w:name="_Toc284427061"/>
      <w:r w:rsidRPr="00D04339">
        <w:rPr>
          <w:b/>
          <w:u w:val="single"/>
        </w:rPr>
        <w:t>Page</w:t>
      </w:r>
      <w:bookmarkEnd w:id="12"/>
      <w:bookmarkEnd w:id="13"/>
      <w:bookmarkEnd w:id="14"/>
    </w:p>
    <w:p w14:paraId="4696D95E" w14:textId="77777777" w:rsidR="00A17873" w:rsidRPr="00D910F5" w:rsidRDefault="00A17873" w:rsidP="00A17873">
      <w:pPr>
        <w:rPr>
          <w:rFonts w:cs="Arial"/>
          <w:szCs w:val="22"/>
        </w:rPr>
      </w:pPr>
    </w:p>
    <w:p w14:paraId="1B0C50ED" w14:textId="77777777" w:rsidR="002D029A" w:rsidRDefault="005F5019">
      <w:pPr>
        <w:pStyle w:val="TableofFigures"/>
        <w:tabs>
          <w:tab w:val="left" w:pos="1440"/>
          <w:tab w:val="right" w:leader="dot" w:pos="8630"/>
        </w:tabs>
        <w:rPr>
          <w:rFonts w:asciiTheme="minorHAnsi" w:hAnsiTheme="minorHAnsi" w:cstheme="minorBidi"/>
          <w:i w:val="0"/>
          <w:noProof/>
          <w:sz w:val="22"/>
          <w:szCs w:val="22"/>
          <w:lang w:val="en-CA" w:eastAsia="zh-CN"/>
        </w:rPr>
      </w:pPr>
      <w:r w:rsidRPr="00BD468B">
        <w:rPr>
          <w:rFonts w:cs="Arial"/>
          <w:szCs w:val="22"/>
        </w:rPr>
        <w:fldChar w:fldCharType="begin"/>
      </w:r>
      <w:r w:rsidR="00A17873" w:rsidRPr="00BD468B">
        <w:rPr>
          <w:rFonts w:cs="Arial"/>
          <w:szCs w:val="22"/>
        </w:rPr>
        <w:instrText xml:space="preserve"> TOC \c "Figure" </w:instrText>
      </w:r>
      <w:r w:rsidRPr="00BD468B">
        <w:rPr>
          <w:rFonts w:cs="Arial"/>
          <w:szCs w:val="22"/>
        </w:rPr>
        <w:fldChar w:fldCharType="separate"/>
      </w:r>
      <w:r w:rsidR="002D029A">
        <w:rPr>
          <w:noProof/>
        </w:rPr>
        <w:t>Figure 2.1</w:t>
      </w:r>
      <w:r w:rsidR="002D029A">
        <w:rPr>
          <w:rFonts w:asciiTheme="minorHAnsi" w:hAnsiTheme="minorHAnsi" w:cstheme="minorBidi"/>
          <w:i w:val="0"/>
          <w:noProof/>
          <w:sz w:val="22"/>
          <w:szCs w:val="22"/>
          <w:lang w:val="en-CA" w:eastAsia="zh-CN"/>
        </w:rPr>
        <w:tab/>
      </w:r>
      <w:r w:rsidR="002D029A">
        <w:rPr>
          <w:noProof/>
          <w:lang w:eastAsia="zh-CN"/>
        </w:rPr>
        <w:t>Comparison of concentrations of surface complexes vs pH simulated by MIN3P-THCm and PHREEQC (benchmark As(V)_surfx)</w:t>
      </w:r>
      <w:r w:rsidR="002D029A">
        <w:rPr>
          <w:noProof/>
        </w:rPr>
        <w:tab/>
      </w:r>
      <w:r w:rsidR="002D029A">
        <w:rPr>
          <w:noProof/>
        </w:rPr>
        <w:fldChar w:fldCharType="begin"/>
      </w:r>
      <w:r w:rsidR="002D029A">
        <w:rPr>
          <w:noProof/>
        </w:rPr>
        <w:instrText xml:space="preserve"> PAGEREF _Toc520375017 \h </w:instrText>
      </w:r>
      <w:r w:rsidR="002D029A">
        <w:rPr>
          <w:noProof/>
        </w:rPr>
      </w:r>
      <w:r w:rsidR="002D029A">
        <w:rPr>
          <w:noProof/>
        </w:rPr>
        <w:fldChar w:fldCharType="separate"/>
      </w:r>
      <w:r w:rsidR="00B560DA">
        <w:rPr>
          <w:noProof/>
        </w:rPr>
        <w:t>2-38</w:t>
      </w:r>
      <w:r w:rsidR="002D029A">
        <w:rPr>
          <w:noProof/>
        </w:rPr>
        <w:fldChar w:fldCharType="end"/>
      </w:r>
    </w:p>
    <w:p w14:paraId="4289422E"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2.2</w:t>
      </w:r>
      <w:r>
        <w:rPr>
          <w:rFonts w:asciiTheme="minorHAnsi" w:hAnsiTheme="minorHAnsi" w:cstheme="minorBidi"/>
          <w:i w:val="0"/>
          <w:noProof/>
          <w:sz w:val="22"/>
          <w:szCs w:val="22"/>
          <w:lang w:val="en-CA" w:eastAsia="zh-CN"/>
        </w:rPr>
        <w:tab/>
      </w:r>
      <w:r>
        <w:rPr>
          <w:noProof/>
          <w:lang w:eastAsia="zh-CN"/>
        </w:rPr>
        <w:t>Comparison of simulated results for the ligand binding by a hydrous oxide from a 10</w:t>
      </w:r>
      <w:r w:rsidRPr="00046185">
        <w:rPr>
          <w:noProof/>
          <w:vertAlign w:val="superscript"/>
          <w:lang w:eastAsia="zh-CN"/>
        </w:rPr>
        <w:t>-7</w:t>
      </w:r>
      <w:r>
        <w:rPr>
          <w:noProof/>
          <w:lang w:eastAsia="zh-CN"/>
        </w:rPr>
        <w:t xml:space="preserve"> M solution by MIN3P-THCm and reported by Stumm and Morgan (1996) (benchmark surfa)</w:t>
      </w:r>
      <w:r>
        <w:rPr>
          <w:noProof/>
        </w:rPr>
        <w:tab/>
      </w:r>
      <w:r>
        <w:rPr>
          <w:noProof/>
        </w:rPr>
        <w:fldChar w:fldCharType="begin"/>
      </w:r>
      <w:r>
        <w:rPr>
          <w:noProof/>
        </w:rPr>
        <w:instrText xml:space="preserve"> PAGEREF _Toc520375018 \h </w:instrText>
      </w:r>
      <w:r>
        <w:rPr>
          <w:noProof/>
        </w:rPr>
      </w:r>
      <w:r>
        <w:rPr>
          <w:noProof/>
        </w:rPr>
        <w:fldChar w:fldCharType="separate"/>
      </w:r>
      <w:r w:rsidR="00B560DA">
        <w:rPr>
          <w:noProof/>
        </w:rPr>
        <w:t>2-40</w:t>
      </w:r>
      <w:r>
        <w:rPr>
          <w:noProof/>
        </w:rPr>
        <w:fldChar w:fldCharType="end"/>
      </w:r>
    </w:p>
    <w:p w14:paraId="26BCAD63"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2.3</w:t>
      </w:r>
      <w:r>
        <w:rPr>
          <w:rFonts w:asciiTheme="minorHAnsi" w:hAnsiTheme="minorHAnsi" w:cstheme="minorBidi"/>
          <w:i w:val="0"/>
          <w:noProof/>
          <w:sz w:val="22"/>
          <w:szCs w:val="22"/>
          <w:lang w:val="en-CA" w:eastAsia="zh-CN"/>
        </w:rPr>
        <w:tab/>
      </w:r>
      <w:r>
        <w:rPr>
          <w:noProof/>
          <w:lang w:eastAsia="zh-CN"/>
        </w:rPr>
        <w:t>Comparison of simulated results for the binding of a metal (Me</w:t>
      </w:r>
      <w:r w:rsidRPr="00046185">
        <w:rPr>
          <w:noProof/>
          <w:vertAlign w:val="superscript"/>
          <w:lang w:eastAsia="zh-CN"/>
        </w:rPr>
        <w:t>+</w:t>
      </w:r>
      <w:r>
        <w:rPr>
          <w:noProof/>
          <w:lang w:eastAsia="zh-CN"/>
        </w:rPr>
        <w:t>) by a hydrous oxide from a 10</w:t>
      </w:r>
      <w:r w:rsidRPr="00046185">
        <w:rPr>
          <w:noProof/>
          <w:vertAlign w:val="superscript"/>
          <w:lang w:eastAsia="zh-CN"/>
        </w:rPr>
        <w:t>-7</w:t>
      </w:r>
      <w:r>
        <w:rPr>
          <w:noProof/>
          <w:lang w:eastAsia="zh-CN"/>
        </w:rPr>
        <w:t> M solution by MIN3P-THCm (lines) and calculated data by Stumm and Morgan (1996) (symbols) (benchmark surfme)</w:t>
      </w:r>
      <w:r>
        <w:rPr>
          <w:noProof/>
        </w:rPr>
        <w:tab/>
      </w:r>
      <w:r>
        <w:rPr>
          <w:noProof/>
        </w:rPr>
        <w:fldChar w:fldCharType="begin"/>
      </w:r>
      <w:r>
        <w:rPr>
          <w:noProof/>
        </w:rPr>
        <w:instrText xml:space="preserve"> PAGEREF _Toc520375019 \h </w:instrText>
      </w:r>
      <w:r>
        <w:rPr>
          <w:noProof/>
        </w:rPr>
      </w:r>
      <w:r>
        <w:rPr>
          <w:noProof/>
        </w:rPr>
        <w:fldChar w:fldCharType="separate"/>
      </w:r>
      <w:r w:rsidR="00B560DA">
        <w:rPr>
          <w:noProof/>
        </w:rPr>
        <w:t>2-42</w:t>
      </w:r>
      <w:r>
        <w:rPr>
          <w:noProof/>
        </w:rPr>
        <w:fldChar w:fldCharType="end"/>
      </w:r>
    </w:p>
    <w:p w14:paraId="2F547E2A"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2.4</w:t>
      </w:r>
      <w:r>
        <w:rPr>
          <w:rFonts w:asciiTheme="minorHAnsi" w:hAnsiTheme="minorHAnsi" w:cstheme="minorBidi"/>
          <w:i w:val="0"/>
          <w:noProof/>
          <w:sz w:val="22"/>
          <w:szCs w:val="22"/>
          <w:lang w:val="en-CA" w:eastAsia="zh-CN"/>
        </w:rPr>
        <w:tab/>
      </w:r>
      <w:r>
        <w:rPr>
          <w:noProof/>
        </w:rPr>
        <w:t>Comparison of Water Content Calculated by MIN3P-THCm vs Experimental Observation (drain1)</w:t>
      </w:r>
      <w:r>
        <w:rPr>
          <w:noProof/>
        </w:rPr>
        <w:tab/>
      </w:r>
      <w:r>
        <w:rPr>
          <w:noProof/>
        </w:rPr>
        <w:fldChar w:fldCharType="begin"/>
      </w:r>
      <w:r>
        <w:rPr>
          <w:noProof/>
        </w:rPr>
        <w:instrText xml:space="preserve"> PAGEREF _Toc520375020 \h </w:instrText>
      </w:r>
      <w:r>
        <w:rPr>
          <w:noProof/>
        </w:rPr>
      </w:r>
      <w:r>
        <w:rPr>
          <w:noProof/>
        </w:rPr>
        <w:fldChar w:fldCharType="separate"/>
      </w:r>
      <w:r w:rsidR="00B560DA">
        <w:rPr>
          <w:noProof/>
        </w:rPr>
        <w:t>2-47</w:t>
      </w:r>
      <w:r>
        <w:rPr>
          <w:noProof/>
        </w:rPr>
        <w:fldChar w:fldCharType="end"/>
      </w:r>
    </w:p>
    <w:p w14:paraId="5778EAD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 Comparison of Saturation Calculated by MIN3P-THCm vs HYDRUS (infil1)</w:t>
      </w:r>
      <w:r>
        <w:rPr>
          <w:noProof/>
        </w:rPr>
        <w:tab/>
      </w:r>
      <w:r>
        <w:rPr>
          <w:noProof/>
        </w:rPr>
        <w:fldChar w:fldCharType="begin"/>
      </w:r>
      <w:r>
        <w:rPr>
          <w:noProof/>
        </w:rPr>
        <w:instrText xml:space="preserve"> PAGEREF _Toc520375021 \h </w:instrText>
      </w:r>
      <w:r>
        <w:rPr>
          <w:noProof/>
        </w:rPr>
      </w:r>
      <w:r>
        <w:rPr>
          <w:noProof/>
        </w:rPr>
        <w:fldChar w:fldCharType="separate"/>
      </w:r>
      <w:r w:rsidR="00B560DA">
        <w:rPr>
          <w:noProof/>
        </w:rPr>
        <w:t>2-49</w:t>
      </w:r>
      <w:r>
        <w:rPr>
          <w:noProof/>
        </w:rPr>
        <w:fldChar w:fldCharType="end"/>
      </w:r>
    </w:p>
    <w:p w14:paraId="54D75024"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2.6</w:t>
      </w:r>
      <w:r>
        <w:rPr>
          <w:rFonts w:asciiTheme="minorHAnsi" w:hAnsiTheme="minorHAnsi" w:cstheme="minorBidi"/>
          <w:i w:val="0"/>
          <w:noProof/>
          <w:sz w:val="22"/>
          <w:szCs w:val="22"/>
          <w:lang w:val="en-CA" w:eastAsia="zh-CN"/>
        </w:rPr>
        <w:tab/>
      </w:r>
      <w:r>
        <w:rPr>
          <w:noProof/>
          <w:lang w:eastAsia="zh-CN"/>
        </w:rPr>
        <w:t>Comparison of Saturation Calculated by MIN3P-THCm vs HYDRUS and Experimental Observation (</w:t>
      </w:r>
      <w:r w:rsidRPr="00046185">
        <w:rPr>
          <w:noProof/>
        </w:rPr>
        <w:t>haverk</w:t>
      </w:r>
      <w:r>
        <w:rPr>
          <w:noProof/>
          <w:lang w:eastAsia="zh-CN"/>
        </w:rPr>
        <w:t>)</w:t>
      </w:r>
      <w:r>
        <w:rPr>
          <w:noProof/>
        </w:rPr>
        <w:tab/>
      </w:r>
      <w:r>
        <w:rPr>
          <w:noProof/>
        </w:rPr>
        <w:fldChar w:fldCharType="begin"/>
      </w:r>
      <w:r>
        <w:rPr>
          <w:noProof/>
        </w:rPr>
        <w:instrText xml:space="preserve"> PAGEREF _Toc520375022 \h </w:instrText>
      </w:r>
      <w:r>
        <w:rPr>
          <w:noProof/>
        </w:rPr>
      </w:r>
      <w:r>
        <w:rPr>
          <w:noProof/>
        </w:rPr>
        <w:fldChar w:fldCharType="separate"/>
      </w:r>
      <w:r w:rsidR="00B560DA">
        <w:rPr>
          <w:noProof/>
        </w:rPr>
        <w:t>2-51</w:t>
      </w:r>
      <w:r>
        <w:rPr>
          <w:noProof/>
        </w:rPr>
        <w:fldChar w:fldCharType="end"/>
      </w:r>
    </w:p>
    <w:p w14:paraId="632A5AD4"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2.7</w:t>
      </w:r>
      <w:r>
        <w:rPr>
          <w:rFonts w:asciiTheme="minorHAnsi" w:hAnsiTheme="minorHAnsi" w:cstheme="minorBidi"/>
          <w:i w:val="0"/>
          <w:noProof/>
          <w:sz w:val="22"/>
          <w:szCs w:val="22"/>
          <w:lang w:val="en-CA" w:eastAsia="zh-CN"/>
        </w:rPr>
        <w:tab/>
      </w:r>
      <w:r>
        <w:rPr>
          <w:noProof/>
        </w:rPr>
        <w:t>(a) Schematic diagram of the flow domain.  (b) Experimental details and numerical simulation domain</w:t>
      </w:r>
      <w:r>
        <w:rPr>
          <w:noProof/>
          <w:lang w:eastAsia="zh-CN"/>
        </w:rPr>
        <w:t xml:space="preserve"> (</w:t>
      </w:r>
      <w:r w:rsidRPr="00046185">
        <w:rPr>
          <w:noProof/>
          <w:lang w:val="en-CA"/>
        </w:rPr>
        <w:t>Vauclin et al</w:t>
      </w:r>
      <w:r>
        <w:rPr>
          <w:noProof/>
        </w:rPr>
        <w:t>.</w:t>
      </w:r>
      <w:r>
        <w:rPr>
          <w:noProof/>
          <w:lang w:eastAsia="zh-CN"/>
        </w:rPr>
        <w:t>, 1979)</w:t>
      </w:r>
      <w:r>
        <w:rPr>
          <w:noProof/>
        </w:rPr>
        <w:tab/>
      </w:r>
      <w:r>
        <w:rPr>
          <w:noProof/>
        </w:rPr>
        <w:fldChar w:fldCharType="begin"/>
      </w:r>
      <w:r>
        <w:rPr>
          <w:noProof/>
        </w:rPr>
        <w:instrText xml:space="preserve"> PAGEREF _Toc520375023 \h </w:instrText>
      </w:r>
      <w:r>
        <w:rPr>
          <w:noProof/>
        </w:rPr>
      </w:r>
      <w:r>
        <w:rPr>
          <w:noProof/>
        </w:rPr>
        <w:fldChar w:fldCharType="separate"/>
      </w:r>
      <w:r w:rsidR="00B560DA">
        <w:rPr>
          <w:noProof/>
        </w:rPr>
        <w:t>2-52</w:t>
      </w:r>
      <w:r>
        <w:rPr>
          <w:noProof/>
        </w:rPr>
        <w:fldChar w:fldCharType="end"/>
      </w:r>
    </w:p>
    <w:p w14:paraId="6AEB6A7A"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2.8</w:t>
      </w:r>
      <w:r>
        <w:rPr>
          <w:rFonts w:asciiTheme="minorHAnsi" w:hAnsiTheme="minorHAnsi" w:cstheme="minorBidi"/>
          <w:i w:val="0"/>
          <w:noProof/>
          <w:sz w:val="22"/>
          <w:szCs w:val="22"/>
          <w:lang w:val="en-CA" w:eastAsia="zh-CN"/>
        </w:rPr>
        <w:tab/>
      </w:r>
      <w:r>
        <w:rPr>
          <w:noProof/>
        </w:rPr>
        <w:t>Comparison of hydraulic head contours after 8 hours calculated by MIN3P-THCm vs experimental observation</w:t>
      </w:r>
      <w:r>
        <w:rPr>
          <w:noProof/>
        </w:rPr>
        <w:tab/>
      </w:r>
      <w:r>
        <w:rPr>
          <w:noProof/>
        </w:rPr>
        <w:fldChar w:fldCharType="begin"/>
      </w:r>
      <w:r>
        <w:rPr>
          <w:noProof/>
        </w:rPr>
        <w:instrText xml:space="preserve"> PAGEREF _Toc520375024 \h </w:instrText>
      </w:r>
      <w:r>
        <w:rPr>
          <w:noProof/>
        </w:rPr>
      </w:r>
      <w:r>
        <w:rPr>
          <w:noProof/>
        </w:rPr>
        <w:fldChar w:fldCharType="separate"/>
      </w:r>
      <w:r w:rsidR="00B560DA">
        <w:rPr>
          <w:noProof/>
        </w:rPr>
        <w:t>2-53</w:t>
      </w:r>
      <w:r>
        <w:rPr>
          <w:noProof/>
        </w:rPr>
        <w:fldChar w:fldCharType="end"/>
      </w:r>
    </w:p>
    <w:p w14:paraId="6460C700"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2.9</w:t>
      </w:r>
      <w:r>
        <w:rPr>
          <w:rFonts w:asciiTheme="minorHAnsi" w:hAnsiTheme="minorHAnsi" w:cstheme="minorBidi"/>
          <w:i w:val="0"/>
          <w:noProof/>
          <w:sz w:val="22"/>
          <w:szCs w:val="22"/>
          <w:lang w:val="en-CA" w:eastAsia="zh-CN"/>
        </w:rPr>
        <w:tab/>
      </w:r>
      <w:r>
        <w:rPr>
          <w:noProof/>
        </w:rPr>
        <w:t>Comparison of Water Content Calculated by MIN3P-THCm vs Experimental Observation</w:t>
      </w:r>
      <w:r>
        <w:rPr>
          <w:noProof/>
        </w:rPr>
        <w:tab/>
      </w:r>
      <w:r>
        <w:rPr>
          <w:noProof/>
        </w:rPr>
        <w:fldChar w:fldCharType="begin"/>
      </w:r>
      <w:r>
        <w:rPr>
          <w:noProof/>
        </w:rPr>
        <w:instrText xml:space="preserve"> PAGEREF _Toc520375025 \h </w:instrText>
      </w:r>
      <w:r>
        <w:rPr>
          <w:noProof/>
        </w:rPr>
      </w:r>
      <w:r>
        <w:rPr>
          <w:noProof/>
        </w:rPr>
        <w:fldChar w:fldCharType="separate"/>
      </w:r>
      <w:r w:rsidR="00B560DA">
        <w:rPr>
          <w:noProof/>
        </w:rPr>
        <w:t>2-55</w:t>
      </w:r>
      <w:r>
        <w:rPr>
          <w:noProof/>
        </w:rPr>
        <w:fldChar w:fldCharType="end"/>
      </w:r>
    </w:p>
    <w:p w14:paraId="6FBF2E6D"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2.10</w:t>
      </w:r>
      <w:r>
        <w:rPr>
          <w:rFonts w:asciiTheme="minorHAnsi" w:hAnsiTheme="minorHAnsi" w:cstheme="minorBidi"/>
          <w:i w:val="0"/>
          <w:noProof/>
          <w:sz w:val="22"/>
          <w:szCs w:val="22"/>
          <w:lang w:val="en-CA" w:eastAsia="zh-CN"/>
        </w:rPr>
        <w:tab/>
      </w:r>
      <w:r>
        <w:rPr>
          <w:noProof/>
          <w:lang w:eastAsia="zh-CN"/>
        </w:rPr>
        <w:t xml:space="preserve">Elder problem domain and boundary conditions </w:t>
      </w:r>
      <w:r w:rsidRPr="00046185">
        <w:rPr>
          <w:rFonts w:cs="Arial"/>
          <w:noProof/>
          <w:lang w:eastAsia="zh-CN"/>
        </w:rPr>
        <w:t>(Bea et al., 2011)</w:t>
      </w:r>
      <w:r>
        <w:rPr>
          <w:noProof/>
        </w:rPr>
        <w:tab/>
      </w:r>
      <w:r>
        <w:rPr>
          <w:noProof/>
        </w:rPr>
        <w:fldChar w:fldCharType="begin"/>
      </w:r>
      <w:r>
        <w:rPr>
          <w:noProof/>
        </w:rPr>
        <w:instrText xml:space="preserve"> PAGEREF _Toc520375026 \h </w:instrText>
      </w:r>
      <w:r>
        <w:rPr>
          <w:noProof/>
        </w:rPr>
      </w:r>
      <w:r>
        <w:rPr>
          <w:noProof/>
        </w:rPr>
        <w:fldChar w:fldCharType="separate"/>
      </w:r>
      <w:r w:rsidR="00B560DA">
        <w:rPr>
          <w:noProof/>
        </w:rPr>
        <w:t>2-57</w:t>
      </w:r>
      <w:r>
        <w:rPr>
          <w:noProof/>
        </w:rPr>
        <w:fldChar w:fldCharType="end"/>
      </w:r>
    </w:p>
    <w:p w14:paraId="14650D3A"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2.11</w:t>
      </w:r>
      <w:r>
        <w:rPr>
          <w:rFonts w:asciiTheme="minorHAnsi" w:hAnsiTheme="minorHAnsi" w:cstheme="minorBidi"/>
          <w:i w:val="0"/>
          <w:noProof/>
          <w:sz w:val="22"/>
          <w:szCs w:val="22"/>
          <w:lang w:val="en-CA" w:eastAsia="zh-CN"/>
        </w:rPr>
        <w:tab/>
      </w:r>
      <w:r>
        <w:rPr>
          <w:noProof/>
          <w:lang w:eastAsia="zh-CN"/>
        </w:rPr>
        <w:t>S</w:t>
      </w:r>
      <w:r>
        <w:rPr>
          <w:noProof/>
        </w:rPr>
        <w:t>olute concentration results</w:t>
      </w:r>
      <w:r>
        <w:rPr>
          <w:noProof/>
          <w:lang w:eastAsia="zh-CN"/>
        </w:rPr>
        <w:t xml:space="preserve"> </w:t>
      </w:r>
      <w:r>
        <w:rPr>
          <w:noProof/>
        </w:rPr>
        <w:t>for the Elder problem</w:t>
      </w:r>
      <w:r>
        <w:rPr>
          <w:noProof/>
          <w:lang w:eastAsia="zh-CN"/>
        </w:rPr>
        <w:t xml:space="preserve"> simulated by </w:t>
      </w:r>
      <w:r>
        <w:rPr>
          <w:noProof/>
        </w:rPr>
        <w:t>MIN3P-THCm (left) and d</w:t>
      </w:r>
      <w:r w:rsidRPr="00046185">
        <w:rPr>
          <w:noProof/>
          <w:vertAlign w:val="superscript"/>
        </w:rPr>
        <w:t>3</w:t>
      </w:r>
      <w:r>
        <w:rPr>
          <w:noProof/>
        </w:rPr>
        <w:t>f (right).  The relative concentration contours are, from top to bottom, 0.8, 0.6, 0.4 and 0.2 of the saltwater source concentration</w:t>
      </w:r>
      <w:r>
        <w:rPr>
          <w:noProof/>
          <w:lang w:eastAsia="zh-CN"/>
        </w:rPr>
        <w:t xml:space="preserve"> (Bea et al., 2011)</w:t>
      </w:r>
      <w:r>
        <w:rPr>
          <w:noProof/>
        </w:rPr>
        <w:tab/>
      </w:r>
      <w:r>
        <w:rPr>
          <w:noProof/>
        </w:rPr>
        <w:fldChar w:fldCharType="begin"/>
      </w:r>
      <w:r>
        <w:rPr>
          <w:noProof/>
        </w:rPr>
        <w:instrText xml:space="preserve"> PAGEREF _Toc520375027 \h </w:instrText>
      </w:r>
      <w:r>
        <w:rPr>
          <w:noProof/>
        </w:rPr>
      </w:r>
      <w:r>
        <w:rPr>
          <w:noProof/>
        </w:rPr>
        <w:fldChar w:fldCharType="separate"/>
      </w:r>
      <w:r w:rsidR="00B560DA">
        <w:rPr>
          <w:noProof/>
        </w:rPr>
        <w:t>2-58</w:t>
      </w:r>
      <w:r>
        <w:rPr>
          <w:noProof/>
        </w:rPr>
        <w:fldChar w:fldCharType="end"/>
      </w:r>
    </w:p>
    <w:p w14:paraId="03B926D7"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2.12</w:t>
      </w:r>
      <w:r>
        <w:rPr>
          <w:rFonts w:asciiTheme="minorHAnsi" w:hAnsiTheme="minorHAnsi" w:cstheme="minorBidi"/>
          <w:i w:val="0"/>
          <w:noProof/>
          <w:sz w:val="22"/>
          <w:szCs w:val="22"/>
          <w:lang w:val="en-CA" w:eastAsia="zh-CN"/>
        </w:rPr>
        <w:tab/>
      </w:r>
      <w:r>
        <w:rPr>
          <w:noProof/>
        </w:rPr>
        <w:t>The modified Henry problem for lateral saltwater intrusion.  (A) Simulation domain with flow and transport boundary conditions.  (B) Relative solute concentration results at 0.833 d for MIN3P-THCm (solid lines) and the semi-analytical solution of Simpson and Clement (2004) (dashed lines)</w:t>
      </w:r>
      <w:r w:rsidRPr="00046185">
        <w:rPr>
          <w:rFonts w:cs="Arial"/>
          <w:noProof/>
          <w:lang w:eastAsia="zh-CN"/>
        </w:rPr>
        <w:t xml:space="preserve"> (Bea et al., 2011)</w:t>
      </w:r>
      <w:r>
        <w:rPr>
          <w:noProof/>
        </w:rPr>
        <w:tab/>
      </w:r>
      <w:r>
        <w:rPr>
          <w:noProof/>
        </w:rPr>
        <w:fldChar w:fldCharType="begin"/>
      </w:r>
      <w:r>
        <w:rPr>
          <w:noProof/>
        </w:rPr>
        <w:instrText xml:space="preserve"> PAGEREF _Toc520375028 \h </w:instrText>
      </w:r>
      <w:r>
        <w:rPr>
          <w:noProof/>
        </w:rPr>
      </w:r>
      <w:r>
        <w:rPr>
          <w:noProof/>
        </w:rPr>
        <w:fldChar w:fldCharType="separate"/>
      </w:r>
      <w:r w:rsidR="00B560DA">
        <w:rPr>
          <w:noProof/>
        </w:rPr>
        <w:t>2-60</w:t>
      </w:r>
      <w:r>
        <w:rPr>
          <w:noProof/>
        </w:rPr>
        <w:fldChar w:fldCharType="end"/>
      </w:r>
    </w:p>
    <w:p w14:paraId="7113C57E"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2.13</w:t>
      </w:r>
      <w:r>
        <w:rPr>
          <w:rFonts w:asciiTheme="minorHAnsi" w:hAnsiTheme="minorHAnsi" w:cstheme="minorBidi"/>
          <w:i w:val="0"/>
          <w:noProof/>
          <w:sz w:val="22"/>
          <w:szCs w:val="22"/>
          <w:lang w:val="en-CA" w:eastAsia="zh-CN"/>
        </w:rPr>
        <w:tab/>
      </w:r>
      <w:r>
        <w:rPr>
          <w:noProof/>
          <w:lang w:eastAsia="zh-CN"/>
        </w:rPr>
        <w:t>Temperature profiles at 10.5, 21, 42 and 84 days (from left to right) for the r</w:t>
      </w:r>
      <w:r w:rsidRPr="00046185">
        <w:rPr>
          <w:rFonts w:cs="Arial"/>
          <w:noProof/>
        </w:rPr>
        <w:t>adial flow with energy transport</w:t>
      </w:r>
      <w:r w:rsidRPr="00046185">
        <w:rPr>
          <w:rFonts w:cs="Arial"/>
          <w:noProof/>
          <w:lang w:eastAsia="zh-CN"/>
        </w:rPr>
        <w:t xml:space="preserve"> benchmark</w:t>
      </w:r>
      <w:r w:rsidRPr="00046185">
        <w:rPr>
          <w:rFonts w:cs="Arial"/>
          <w:noProof/>
        </w:rPr>
        <w:t>.  A) MIN3P-THCm results (solid lines) are compared with the analytical solution (dashed lines) presented by Gelhar and Collins (1971), as modified by Voss and Provost (2008).  B) Idealized representation of the domain</w:t>
      </w:r>
      <w:r w:rsidRPr="00046185">
        <w:rPr>
          <w:rFonts w:cs="Arial"/>
          <w:noProof/>
          <w:lang w:eastAsia="zh-CN"/>
        </w:rPr>
        <w:t xml:space="preserve"> (Bea et al., 2011)</w:t>
      </w:r>
      <w:r>
        <w:rPr>
          <w:noProof/>
        </w:rPr>
        <w:tab/>
      </w:r>
      <w:r>
        <w:rPr>
          <w:noProof/>
        </w:rPr>
        <w:fldChar w:fldCharType="begin"/>
      </w:r>
      <w:r>
        <w:rPr>
          <w:noProof/>
        </w:rPr>
        <w:instrText xml:space="preserve"> PAGEREF _Toc520375029 \h </w:instrText>
      </w:r>
      <w:r>
        <w:rPr>
          <w:noProof/>
        </w:rPr>
      </w:r>
      <w:r>
        <w:rPr>
          <w:noProof/>
        </w:rPr>
        <w:fldChar w:fldCharType="separate"/>
      </w:r>
      <w:r w:rsidR="00B560DA">
        <w:rPr>
          <w:noProof/>
        </w:rPr>
        <w:t>2-63</w:t>
      </w:r>
      <w:r>
        <w:rPr>
          <w:noProof/>
        </w:rPr>
        <w:fldChar w:fldCharType="end"/>
      </w:r>
    </w:p>
    <w:p w14:paraId="1E8C663E"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2.14</w:t>
      </w:r>
      <w:r>
        <w:rPr>
          <w:rFonts w:asciiTheme="minorHAnsi" w:hAnsiTheme="minorHAnsi" w:cstheme="minorBidi"/>
          <w:i w:val="0"/>
          <w:noProof/>
          <w:sz w:val="22"/>
          <w:szCs w:val="22"/>
          <w:lang w:val="en-CA" w:eastAsia="zh-CN"/>
        </w:rPr>
        <w:tab/>
      </w:r>
      <w:r>
        <w:rPr>
          <w:noProof/>
          <w:lang w:eastAsia="zh-CN"/>
        </w:rPr>
        <w:t>2D mesh for the aquifer thermal energy storage problem</w:t>
      </w:r>
      <w:r>
        <w:rPr>
          <w:noProof/>
        </w:rPr>
        <w:tab/>
      </w:r>
      <w:r>
        <w:rPr>
          <w:noProof/>
        </w:rPr>
        <w:fldChar w:fldCharType="begin"/>
      </w:r>
      <w:r>
        <w:rPr>
          <w:noProof/>
        </w:rPr>
        <w:instrText xml:space="preserve"> PAGEREF _Toc520375030 \h </w:instrText>
      </w:r>
      <w:r>
        <w:rPr>
          <w:noProof/>
        </w:rPr>
      </w:r>
      <w:r>
        <w:rPr>
          <w:noProof/>
        </w:rPr>
        <w:fldChar w:fldCharType="separate"/>
      </w:r>
      <w:r w:rsidR="00B560DA">
        <w:rPr>
          <w:noProof/>
        </w:rPr>
        <w:t>2-64</w:t>
      </w:r>
      <w:r>
        <w:rPr>
          <w:noProof/>
        </w:rPr>
        <w:fldChar w:fldCharType="end"/>
      </w:r>
    </w:p>
    <w:p w14:paraId="0B3B088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Figure 2.15: </w:t>
      </w:r>
      <w:r w:rsidRPr="00046185">
        <w:rPr>
          <w:rFonts w:cs="Arial"/>
          <w:noProof/>
        </w:rPr>
        <w:t>Verification of density-dependent radial flow and energy transport (aquifer thermal storage) during hot water injection.  MIN3P-THCm results using upstream and centered weighting are compared with SUTRA</w:t>
      </w:r>
      <w:r w:rsidRPr="00046185">
        <w:rPr>
          <w:rFonts w:cs="Arial"/>
          <w:noProof/>
          <w:lang w:eastAsia="zh-CN"/>
        </w:rPr>
        <w:t xml:space="preserve"> (Bea et al., 2011)</w:t>
      </w:r>
      <w:r>
        <w:rPr>
          <w:noProof/>
        </w:rPr>
        <w:tab/>
      </w:r>
      <w:r>
        <w:rPr>
          <w:noProof/>
        </w:rPr>
        <w:fldChar w:fldCharType="begin"/>
      </w:r>
      <w:r>
        <w:rPr>
          <w:noProof/>
        </w:rPr>
        <w:instrText xml:space="preserve"> PAGEREF _Toc520375031 \h </w:instrText>
      </w:r>
      <w:r>
        <w:rPr>
          <w:noProof/>
        </w:rPr>
      </w:r>
      <w:r>
        <w:rPr>
          <w:noProof/>
        </w:rPr>
        <w:fldChar w:fldCharType="separate"/>
      </w:r>
      <w:r w:rsidR="00B560DA">
        <w:rPr>
          <w:noProof/>
        </w:rPr>
        <w:t>2-66</w:t>
      </w:r>
      <w:r>
        <w:rPr>
          <w:noProof/>
        </w:rPr>
        <w:fldChar w:fldCharType="end"/>
      </w:r>
    </w:p>
    <w:p w14:paraId="72C3F39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2.16: </w:t>
      </w:r>
      <w:r w:rsidRPr="00046185">
        <w:rPr>
          <w:rFonts w:cs="Arial"/>
          <w:noProof/>
        </w:rPr>
        <w:t>Verification of density-dependent radial flow and energy transport (aquifer thermal storage) during groundwater withdrawal.  MIN3P-THCm results using upstream weighting and centered weighting are compared with SUTRA</w:t>
      </w:r>
      <w:r w:rsidRPr="00046185">
        <w:rPr>
          <w:rFonts w:cs="Arial"/>
          <w:noProof/>
          <w:lang w:eastAsia="zh-CN"/>
        </w:rPr>
        <w:t xml:space="preserve"> (Bea et al., 2011)</w:t>
      </w:r>
      <w:r>
        <w:rPr>
          <w:noProof/>
        </w:rPr>
        <w:tab/>
      </w:r>
      <w:r>
        <w:rPr>
          <w:noProof/>
        </w:rPr>
        <w:fldChar w:fldCharType="begin"/>
      </w:r>
      <w:r>
        <w:rPr>
          <w:noProof/>
        </w:rPr>
        <w:instrText xml:space="preserve"> PAGEREF _Toc520375032 \h </w:instrText>
      </w:r>
      <w:r>
        <w:rPr>
          <w:noProof/>
        </w:rPr>
      </w:r>
      <w:r>
        <w:rPr>
          <w:noProof/>
        </w:rPr>
        <w:fldChar w:fldCharType="separate"/>
      </w:r>
      <w:r w:rsidR="00B560DA">
        <w:rPr>
          <w:noProof/>
        </w:rPr>
        <w:t>2-67</w:t>
      </w:r>
      <w:r>
        <w:rPr>
          <w:noProof/>
        </w:rPr>
        <w:fldChar w:fldCharType="end"/>
      </w:r>
    </w:p>
    <w:p w14:paraId="6265F1E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2.17: Verification of density-dependent flow, heat transport and solute transport (Henry-Hilleke problem).  A) Domain and energy transport boundary conditions.  B) Flow and solute transport boundary conditions.  C) and D) Percent seawater isochlors, flow vectors, and normalized isotherms</w:t>
      </w:r>
      <w:r>
        <w:rPr>
          <w:noProof/>
          <w:lang w:eastAsia="zh-CN"/>
        </w:rPr>
        <w:t xml:space="preserve"> r</w:t>
      </w:r>
      <w:r>
        <w:rPr>
          <w:noProof/>
        </w:rPr>
        <w:t>esults obtained by MIN3P-THCm</w:t>
      </w:r>
      <w:r>
        <w:rPr>
          <w:noProof/>
          <w:lang w:eastAsia="zh-CN"/>
        </w:rPr>
        <w:t xml:space="preserve"> (left)</w:t>
      </w:r>
      <w:r>
        <w:rPr>
          <w:noProof/>
        </w:rPr>
        <w:t>, SUTRA-MS and HST3D</w:t>
      </w:r>
      <w:r>
        <w:rPr>
          <w:noProof/>
          <w:lang w:eastAsia="zh-CN"/>
        </w:rPr>
        <w:t xml:space="preserve"> (right)</w:t>
      </w:r>
      <w:r>
        <w:rPr>
          <w:noProof/>
        </w:rPr>
        <w:t xml:space="preserve">, respectively.  </w:t>
      </w:r>
      <w:r w:rsidRPr="00046185">
        <w:rPr>
          <w:rFonts w:cs="Arial"/>
          <w:noProof/>
        </w:rPr>
        <w:t xml:space="preserve">SUTRA-MS results are represented as continuous lines.  The continuous red line corresponds to the </w:t>
      </w:r>
      <w:r w:rsidRPr="00046185">
        <w:rPr>
          <w:rFonts w:cs="Arial"/>
          <w:bCs/>
          <w:noProof/>
          <w:lang w:eastAsia="en-CA"/>
        </w:rPr>
        <w:t>Henry and Hilleke numerical solution (0.5 percent seawater concentration and isotherm only), the HST3D code solution is presented by the dashed black line</w:t>
      </w:r>
      <w:r w:rsidRPr="00046185">
        <w:rPr>
          <w:rFonts w:cs="Arial"/>
          <w:bCs/>
          <w:noProof/>
          <w:lang w:eastAsia="zh-CN"/>
        </w:rPr>
        <w:t xml:space="preserve"> (Bea et al., 2011)</w:t>
      </w:r>
      <w:r w:rsidRPr="00046185">
        <w:rPr>
          <w:rFonts w:cs="Arial"/>
          <w:bCs/>
          <w:noProof/>
          <w:lang w:eastAsia="en-CA"/>
        </w:rPr>
        <w:t>.</w:t>
      </w:r>
      <w:r>
        <w:rPr>
          <w:noProof/>
        </w:rPr>
        <w:tab/>
      </w:r>
      <w:r>
        <w:rPr>
          <w:noProof/>
        </w:rPr>
        <w:fldChar w:fldCharType="begin"/>
      </w:r>
      <w:r>
        <w:rPr>
          <w:noProof/>
        </w:rPr>
        <w:instrText xml:space="preserve"> PAGEREF _Toc520375033 \h </w:instrText>
      </w:r>
      <w:r>
        <w:rPr>
          <w:noProof/>
        </w:rPr>
      </w:r>
      <w:r>
        <w:rPr>
          <w:noProof/>
        </w:rPr>
        <w:fldChar w:fldCharType="separate"/>
      </w:r>
      <w:r w:rsidR="00B560DA">
        <w:rPr>
          <w:noProof/>
        </w:rPr>
        <w:t>2-70</w:t>
      </w:r>
      <w:r>
        <w:rPr>
          <w:noProof/>
        </w:rPr>
        <w:fldChar w:fldCharType="end"/>
      </w:r>
    </w:p>
    <w:p w14:paraId="7BFE0E5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2.18: Domain and boundary conditions for the transient thermohaline convection problems as given in Oldenburg and Pruess (1999), X relates to the mass fraction of brine </w:t>
      </w:r>
      <w:r>
        <w:rPr>
          <w:noProof/>
          <w:lang w:eastAsia="zh-CN"/>
        </w:rPr>
        <w:t xml:space="preserve">to </w:t>
      </w:r>
      <w:r>
        <w:rPr>
          <w:noProof/>
        </w:rPr>
        <w:t>groundwater in relation to the source region (X = 1 in source)</w:t>
      </w:r>
      <w:r>
        <w:rPr>
          <w:noProof/>
          <w:lang w:eastAsia="zh-CN"/>
        </w:rPr>
        <w:t xml:space="preserve"> (Bea et al., 2011)</w:t>
      </w:r>
      <w:r>
        <w:rPr>
          <w:noProof/>
        </w:rPr>
        <w:tab/>
      </w:r>
      <w:r>
        <w:rPr>
          <w:noProof/>
        </w:rPr>
        <w:fldChar w:fldCharType="begin"/>
      </w:r>
      <w:r>
        <w:rPr>
          <w:noProof/>
        </w:rPr>
        <w:instrText xml:space="preserve"> PAGEREF _Toc520375034 \h </w:instrText>
      </w:r>
      <w:r>
        <w:rPr>
          <w:noProof/>
        </w:rPr>
      </w:r>
      <w:r>
        <w:rPr>
          <w:noProof/>
        </w:rPr>
        <w:fldChar w:fldCharType="separate"/>
      </w:r>
      <w:r w:rsidR="00B560DA">
        <w:rPr>
          <w:noProof/>
        </w:rPr>
        <w:t>2-71</w:t>
      </w:r>
      <w:r>
        <w:rPr>
          <w:noProof/>
        </w:rPr>
        <w:fldChar w:fldCharType="end"/>
      </w:r>
    </w:p>
    <w:p w14:paraId="5C79479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2.19: Verification of thermo-hydraulic coupling for negative initial buoyancy.  MIN3P-THCm results of density</w:t>
      </w:r>
      <w:r>
        <w:rPr>
          <w:noProof/>
          <w:lang w:eastAsia="zh-CN"/>
        </w:rPr>
        <w:t xml:space="preserve"> (left)</w:t>
      </w:r>
      <w:r>
        <w:rPr>
          <w:noProof/>
        </w:rPr>
        <w:t xml:space="preserve"> and temperature</w:t>
      </w:r>
      <w:r>
        <w:rPr>
          <w:noProof/>
          <w:lang w:eastAsia="zh-CN"/>
        </w:rPr>
        <w:t xml:space="preserve"> (right)</w:t>
      </w:r>
      <w:r>
        <w:rPr>
          <w:noProof/>
        </w:rPr>
        <w:t xml:space="preserve"> at 2 and 20 years are compared with the results from Geiger et al. (2006)</w:t>
      </w:r>
      <w:r>
        <w:rPr>
          <w:noProof/>
          <w:lang w:eastAsia="zh-CN"/>
        </w:rPr>
        <w:t xml:space="preserve"> (Bea et al., 2011)</w:t>
      </w:r>
      <w:r>
        <w:rPr>
          <w:noProof/>
        </w:rPr>
        <w:tab/>
      </w:r>
      <w:r>
        <w:rPr>
          <w:noProof/>
        </w:rPr>
        <w:fldChar w:fldCharType="begin"/>
      </w:r>
      <w:r>
        <w:rPr>
          <w:noProof/>
        </w:rPr>
        <w:instrText xml:space="preserve"> PAGEREF _Toc520375035 \h </w:instrText>
      </w:r>
      <w:r>
        <w:rPr>
          <w:noProof/>
        </w:rPr>
      </w:r>
      <w:r>
        <w:rPr>
          <w:noProof/>
        </w:rPr>
        <w:fldChar w:fldCharType="separate"/>
      </w:r>
      <w:r w:rsidR="00B560DA">
        <w:rPr>
          <w:noProof/>
        </w:rPr>
        <w:t>2-72</w:t>
      </w:r>
      <w:r>
        <w:rPr>
          <w:noProof/>
        </w:rPr>
        <w:fldChar w:fldCharType="end"/>
      </w:r>
    </w:p>
    <w:p w14:paraId="33BC755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2.20: Verification of thermo-hydraulic coupling for positive initial buoyancy.  MIN3P-THCm results of density</w:t>
      </w:r>
      <w:r>
        <w:rPr>
          <w:noProof/>
          <w:lang w:eastAsia="zh-CN"/>
        </w:rPr>
        <w:t xml:space="preserve"> (left)</w:t>
      </w:r>
      <w:r>
        <w:rPr>
          <w:noProof/>
        </w:rPr>
        <w:t xml:space="preserve"> and temperature</w:t>
      </w:r>
      <w:r>
        <w:rPr>
          <w:noProof/>
          <w:lang w:eastAsia="zh-CN"/>
        </w:rPr>
        <w:t xml:space="preserve"> (right)</w:t>
      </w:r>
      <w:r>
        <w:rPr>
          <w:noProof/>
        </w:rPr>
        <w:t xml:space="preserve"> at 2 and 20 years are compared with the results from Geiger et al. (2006)</w:t>
      </w:r>
      <w:r>
        <w:rPr>
          <w:noProof/>
          <w:lang w:eastAsia="zh-CN"/>
        </w:rPr>
        <w:t xml:space="preserve"> (Bea et al., 2011)</w:t>
      </w:r>
      <w:r>
        <w:rPr>
          <w:noProof/>
        </w:rPr>
        <w:tab/>
      </w:r>
      <w:r>
        <w:rPr>
          <w:noProof/>
        </w:rPr>
        <w:fldChar w:fldCharType="begin"/>
      </w:r>
      <w:r>
        <w:rPr>
          <w:noProof/>
        </w:rPr>
        <w:instrText xml:space="preserve"> PAGEREF _Toc520375036 \h </w:instrText>
      </w:r>
      <w:r>
        <w:rPr>
          <w:noProof/>
        </w:rPr>
      </w:r>
      <w:r>
        <w:rPr>
          <w:noProof/>
        </w:rPr>
        <w:fldChar w:fldCharType="separate"/>
      </w:r>
      <w:r w:rsidR="00B560DA">
        <w:rPr>
          <w:noProof/>
        </w:rPr>
        <w:t>2-73</w:t>
      </w:r>
      <w:r>
        <w:rPr>
          <w:noProof/>
        </w:rPr>
        <w:fldChar w:fldCharType="end"/>
      </w:r>
    </w:p>
    <w:p w14:paraId="5FEEBD1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2.21: Salt dome verification example.  A) Domain geometry and boundary conditions for flow, energy and solute transport.  B) Results obtained with MIN3P-THCm (left) are compared with FEFLOW (right) at different buoyancy ratios</w:t>
      </w:r>
      <w:r>
        <w:rPr>
          <w:noProof/>
          <w:lang w:eastAsia="zh-CN"/>
        </w:rPr>
        <w:t xml:space="preserve"> (Bea et al., 2011)</w:t>
      </w:r>
      <w:r>
        <w:rPr>
          <w:noProof/>
        </w:rPr>
        <w:tab/>
      </w:r>
      <w:r>
        <w:rPr>
          <w:noProof/>
        </w:rPr>
        <w:fldChar w:fldCharType="begin"/>
      </w:r>
      <w:r>
        <w:rPr>
          <w:noProof/>
        </w:rPr>
        <w:instrText xml:space="preserve"> PAGEREF _Toc520375037 \h </w:instrText>
      </w:r>
      <w:r>
        <w:rPr>
          <w:noProof/>
        </w:rPr>
      </w:r>
      <w:r>
        <w:rPr>
          <w:noProof/>
        </w:rPr>
        <w:fldChar w:fldCharType="separate"/>
      </w:r>
      <w:r w:rsidR="00B560DA">
        <w:rPr>
          <w:noProof/>
        </w:rPr>
        <w:t>2-76</w:t>
      </w:r>
      <w:r>
        <w:rPr>
          <w:noProof/>
        </w:rPr>
        <w:fldChar w:fldCharType="end"/>
      </w:r>
    </w:p>
    <w:p w14:paraId="64D8C21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2.22: </w:t>
      </w:r>
      <w:r>
        <w:rPr>
          <w:noProof/>
          <w:lang w:eastAsia="zh-CN"/>
        </w:rPr>
        <w:t>Conceptual model of the 1D steady state diffusion problem for a radial coordinate system, a and b define the inner and outer reservoirs</w:t>
      </w:r>
      <w:r>
        <w:rPr>
          <w:noProof/>
        </w:rPr>
        <w:tab/>
      </w:r>
      <w:r>
        <w:rPr>
          <w:noProof/>
        </w:rPr>
        <w:fldChar w:fldCharType="begin"/>
      </w:r>
      <w:r>
        <w:rPr>
          <w:noProof/>
        </w:rPr>
        <w:instrText xml:space="preserve"> PAGEREF _Toc520375038 \h </w:instrText>
      </w:r>
      <w:r>
        <w:rPr>
          <w:noProof/>
        </w:rPr>
      </w:r>
      <w:r>
        <w:rPr>
          <w:noProof/>
        </w:rPr>
        <w:fldChar w:fldCharType="separate"/>
      </w:r>
      <w:r w:rsidR="00B560DA">
        <w:rPr>
          <w:noProof/>
        </w:rPr>
        <w:t>2-78</w:t>
      </w:r>
      <w:r>
        <w:rPr>
          <w:noProof/>
        </w:rPr>
        <w:fldChar w:fldCharType="end"/>
      </w:r>
    </w:p>
    <w:p w14:paraId="6A9AE90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2.23: Comparison of analytical solution and concentration profiles obtained with MIN3P-THCm for the 1D steady-state diffusion problem in radial coordinates</w:t>
      </w:r>
      <w:r>
        <w:rPr>
          <w:noProof/>
        </w:rPr>
        <w:tab/>
      </w:r>
      <w:r>
        <w:rPr>
          <w:noProof/>
        </w:rPr>
        <w:fldChar w:fldCharType="begin"/>
      </w:r>
      <w:r>
        <w:rPr>
          <w:noProof/>
        </w:rPr>
        <w:instrText xml:space="preserve"> PAGEREF _Toc520375039 \h </w:instrText>
      </w:r>
      <w:r>
        <w:rPr>
          <w:noProof/>
        </w:rPr>
      </w:r>
      <w:r>
        <w:rPr>
          <w:noProof/>
        </w:rPr>
        <w:fldChar w:fldCharType="separate"/>
      </w:r>
      <w:r w:rsidR="00B560DA">
        <w:rPr>
          <w:noProof/>
        </w:rPr>
        <w:t>2-80</w:t>
      </w:r>
      <w:r>
        <w:rPr>
          <w:noProof/>
        </w:rPr>
        <w:fldChar w:fldCharType="end"/>
      </w:r>
    </w:p>
    <w:p w14:paraId="53EAE1B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2.24: </w:t>
      </w:r>
      <w:r>
        <w:rPr>
          <w:noProof/>
          <w:lang w:eastAsia="zh-CN"/>
        </w:rPr>
        <w:t>C</w:t>
      </w:r>
      <w:r>
        <w:rPr>
          <w:noProof/>
        </w:rPr>
        <w:t xml:space="preserve">onceptual model of the 1D transient diffusion problem </w:t>
      </w:r>
      <w:r>
        <w:rPr>
          <w:noProof/>
          <w:lang w:eastAsia="zh-CN"/>
        </w:rPr>
        <w:t>for a radial coordinate system</w:t>
      </w:r>
      <w:r>
        <w:rPr>
          <w:noProof/>
        </w:rPr>
        <w:t xml:space="preserve">, </w:t>
      </w:r>
      <w:r w:rsidRPr="00046185">
        <w:rPr>
          <w:noProof/>
        </w:rPr>
        <w:t>a</w:t>
      </w:r>
      <w:r>
        <w:rPr>
          <w:noProof/>
        </w:rPr>
        <w:t xml:space="preserve"> defines the outer radius</w:t>
      </w:r>
      <w:r>
        <w:rPr>
          <w:noProof/>
        </w:rPr>
        <w:tab/>
      </w:r>
      <w:r>
        <w:rPr>
          <w:noProof/>
        </w:rPr>
        <w:fldChar w:fldCharType="begin"/>
      </w:r>
      <w:r>
        <w:rPr>
          <w:noProof/>
        </w:rPr>
        <w:instrText xml:space="preserve"> PAGEREF _Toc520375040 \h </w:instrText>
      </w:r>
      <w:r>
        <w:rPr>
          <w:noProof/>
        </w:rPr>
      </w:r>
      <w:r>
        <w:rPr>
          <w:noProof/>
        </w:rPr>
        <w:fldChar w:fldCharType="separate"/>
      </w:r>
      <w:r w:rsidR="00B560DA">
        <w:rPr>
          <w:noProof/>
        </w:rPr>
        <w:t>2-81</w:t>
      </w:r>
      <w:r>
        <w:rPr>
          <w:noProof/>
        </w:rPr>
        <w:fldChar w:fldCharType="end"/>
      </w:r>
    </w:p>
    <w:p w14:paraId="74E16B4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2.25: Comparison of analytical solution and concentration profiles obtained with MIN3P-THCm for the 1D transient diffusion problem in radial coordinate</w:t>
      </w:r>
      <w:r>
        <w:rPr>
          <w:noProof/>
        </w:rPr>
        <w:tab/>
      </w:r>
      <w:r>
        <w:rPr>
          <w:noProof/>
        </w:rPr>
        <w:fldChar w:fldCharType="begin"/>
      </w:r>
      <w:r>
        <w:rPr>
          <w:noProof/>
        </w:rPr>
        <w:instrText xml:space="preserve"> PAGEREF _Toc520375041 \h </w:instrText>
      </w:r>
      <w:r>
        <w:rPr>
          <w:noProof/>
        </w:rPr>
      </w:r>
      <w:r>
        <w:rPr>
          <w:noProof/>
        </w:rPr>
        <w:fldChar w:fldCharType="separate"/>
      </w:r>
      <w:r w:rsidR="00B560DA">
        <w:rPr>
          <w:noProof/>
        </w:rPr>
        <w:t>2-83</w:t>
      </w:r>
      <w:r>
        <w:rPr>
          <w:noProof/>
        </w:rPr>
        <w:fldChar w:fldCharType="end"/>
      </w:r>
    </w:p>
    <w:p w14:paraId="06DDD8D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2.26: Comparison of analytical solution (lines) and concentration profiles obtained with MIN3P-THCm for the 1D transient advective-dipsersive problem in radial coordinate</w:t>
      </w:r>
      <w:r>
        <w:rPr>
          <w:noProof/>
        </w:rPr>
        <w:tab/>
      </w:r>
      <w:r>
        <w:rPr>
          <w:noProof/>
        </w:rPr>
        <w:fldChar w:fldCharType="begin"/>
      </w:r>
      <w:r>
        <w:rPr>
          <w:noProof/>
        </w:rPr>
        <w:instrText xml:space="preserve"> PAGEREF _Toc520375042 \h </w:instrText>
      </w:r>
      <w:r>
        <w:rPr>
          <w:noProof/>
        </w:rPr>
      </w:r>
      <w:r>
        <w:rPr>
          <w:noProof/>
        </w:rPr>
        <w:fldChar w:fldCharType="separate"/>
      </w:r>
      <w:r w:rsidR="00B560DA">
        <w:rPr>
          <w:noProof/>
        </w:rPr>
        <w:t>2-86</w:t>
      </w:r>
      <w:r>
        <w:rPr>
          <w:noProof/>
        </w:rPr>
        <w:fldChar w:fldCharType="end"/>
      </w:r>
    </w:p>
    <w:p w14:paraId="07D56E2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Figure 2.27: Comparison of vertical partial pressure profiles of O</w:t>
      </w:r>
      <w:r w:rsidRPr="00046185">
        <w:rPr>
          <w:noProof/>
          <w:vertAlign w:val="subscript"/>
        </w:rPr>
        <w:t>2</w:t>
      </w:r>
      <w:r>
        <w:rPr>
          <w:noProof/>
        </w:rPr>
        <w:t>(g) calculated with MIN3P-THCm in comparison to the Ogata-Banks solution at 0.02 days and 0.1 days</w:t>
      </w:r>
      <w:r>
        <w:rPr>
          <w:noProof/>
          <w:lang w:eastAsia="zh-CN"/>
        </w:rPr>
        <w:t xml:space="preserve"> (diffdry)</w:t>
      </w:r>
      <w:r>
        <w:rPr>
          <w:noProof/>
        </w:rPr>
        <w:tab/>
      </w:r>
      <w:r>
        <w:rPr>
          <w:noProof/>
        </w:rPr>
        <w:fldChar w:fldCharType="begin"/>
      </w:r>
      <w:r>
        <w:rPr>
          <w:noProof/>
        </w:rPr>
        <w:instrText xml:space="preserve"> PAGEREF _Toc520375043 \h </w:instrText>
      </w:r>
      <w:r>
        <w:rPr>
          <w:noProof/>
        </w:rPr>
      </w:r>
      <w:r>
        <w:rPr>
          <w:noProof/>
        </w:rPr>
        <w:fldChar w:fldCharType="separate"/>
      </w:r>
      <w:r w:rsidR="00B560DA">
        <w:rPr>
          <w:noProof/>
        </w:rPr>
        <w:t>2-88</w:t>
      </w:r>
      <w:r>
        <w:rPr>
          <w:noProof/>
        </w:rPr>
        <w:fldChar w:fldCharType="end"/>
      </w:r>
    </w:p>
    <w:p w14:paraId="21F090A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2.28: Comparison of vertical partial pressure profiles of O</w:t>
      </w:r>
      <w:r w:rsidRPr="00046185">
        <w:rPr>
          <w:noProof/>
          <w:vertAlign w:val="subscript"/>
        </w:rPr>
        <w:t>2</w:t>
      </w:r>
      <w:r>
        <w:rPr>
          <w:noProof/>
        </w:rPr>
        <w:t>(g) calculated by MIN3P-THCm</w:t>
      </w:r>
      <w:r>
        <w:rPr>
          <w:noProof/>
          <w:lang w:eastAsia="zh-CN"/>
        </w:rPr>
        <w:t xml:space="preserve"> vs</w:t>
      </w:r>
      <w:r>
        <w:rPr>
          <w:noProof/>
        </w:rPr>
        <w:t xml:space="preserve"> PYROX (left)</w:t>
      </w:r>
      <w:r>
        <w:rPr>
          <w:noProof/>
          <w:lang w:eastAsia="zh-CN"/>
        </w:rPr>
        <w:t>,</w:t>
      </w:r>
      <w:r>
        <w:rPr>
          <w:noProof/>
        </w:rPr>
        <w:t xml:space="preserve"> and MIN3P-THCm</w:t>
      </w:r>
      <w:r>
        <w:rPr>
          <w:noProof/>
          <w:lang w:eastAsia="zh-CN"/>
        </w:rPr>
        <w:t xml:space="preserve"> vs</w:t>
      </w:r>
      <w:r>
        <w:rPr>
          <w:noProof/>
        </w:rPr>
        <w:t xml:space="preserve"> Ogata-Banks equation (right) at 0.1 days, 1 day and 5 days.</w:t>
      </w:r>
      <w:r>
        <w:rPr>
          <w:noProof/>
        </w:rPr>
        <w:tab/>
      </w:r>
      <w:r>
        <w:rPr>
          <w:noProof/>
        </w:rPr>
        <w:fldChar w:fldCharType="begin"/>
      </w:r>
      <w:r>
        <w:rPr>
          <w:noProof/>
        </w:rPr>
        <w:instrText xml:space="preserve"> PAGEREF _Toc520375044 \h </w:instrText>
      </w:r>
      <w:r>
        <w:rPr>
          <w:noProof/>
        </w:rPr>
      </w:r>
      <w:r>
        <w:rPr>
          <w:noProof/>
        </w:rPr>
        <w:fldChar w:fldCharType="separate"/>
      </w:r>
      <w:r w:rsidR="00B560DA">
        <w:rPr>
          <w:noProof/>
        </w:rPr>
        <w:t>2-90</w:t>
      </w:r>
      <w:r>
        <w:rPr>
          <w:noProof/>
        </w:rPr>
        <w:fldChar w:fldCharType="end"/>
      </w:r>
    </w:p>
    <w:p w14:paraId="24EA74D8" w14:textId="77777777" w:rsidR="002D029A" w:rsidRDefault="002D029A">
      <w:pPr>
        <w:pStyle w:val="TableofFigures"/>
        <w:tabs>
          <w:tab w:val="left" w:pos="1440"/>
          <w:tab w:val="right" w:leader="dot" w:pos="8630"/>
        </w:tabs>
        <w:rPr>
          <w:rFonts w:asciiTheme="minorHAnsi" w:hAnsiTheme="minorHAnsi" w:cstheme="minorBidi"/>
          <w:i w:val="0"/>
          <w:noProof/>
          <w:sz w:val="22"/>
          <w:szCs w:val="22"/>
          <w:lang w:val="en-CA" w:eastAsia="zh-CN"/>
        </w:rPr>
      </w:pPr>
      <w:r>
        <w:rPr>
          <w:noProof/>
        </w:rPr>
        <w:t>Figure 2.29</w:t>
      </w:r>
      <w:r>
        <w:rPr>
          <w:rFonts w:asciiTheme="minorHAnsi" w:hAnsiTheme="minorHAnsi" w:cstheme="minorBidi"/>
          <w:i w:val="0"/>
          <w:noProof/>
          <w:sz w:val="22"/>
          <w:szCs w:val="22"/>
          <w:lang w:val="en-CA" w:eastAsia="zh-CN"/>
        </w:rPr>
        <w:tab/>
      </w:r>
      <w:r>
        <w:rPr>
          <w:noProof/>
        </w:rPr>
        <w:t>Comparison of vertical partial pressure profiles of O</w:t>
      </w:r>
      <w:r w:rsidRPr="00046185">
        <w:rPr>
          <w:noProof/>
          <w:vertAlign w:val="subscript"/>
        </w:rPr>
        <w:t>2</w:t>
      </w:r>
      <w:r>
        <w:rPr>
          <w:noProof/>
        </w:rPr>
        <w:t>(g) calculated by MIN3P-THCm</w:t>
      </w:r>
      <w:r>
        <w:rPr>
          <w:noProof/>
          <w:lang w:eastAsia="zh-CN"/>
        </w:rPr>
        <w:t xml:space="preserve"> (solid lines)</w:t>
      </w:r>
      <w:r>
        <w:rPr>
          <w:noProof/>
        </w:rPr>
        <w:t>, PYROX (dashed lines) and the Ogata-Banks analytical solution (symbols) at 1 day and 10 days.</w:t>
      </w:r>
      <w:r>
        <w:rPr>
          <w:noProof/>
        </w:rPr>
        <w:tab/>
      </w:r>
      <w:r>
        <w:rPr>
          <w:noProof/>
        </w:rPr>
        <w:fldChar w:fldCharType="begin"/>
      </w:r>
      <w:r>
        <w:rPr>
          <w:noProof/>
        </w:rPr>
        <w:instrText xml:space="preserve"> PAGEREF _Toc520375045 \h </w:instrText>
      </w:r>
      <w:r>
        <w:rPr>
          <w:noProof/>
        </w:rPr>
      </w:r>
      <w:r>
        <w:rPr>
          <w:noProof/>
        </w:rPr>
        <w:fldChar w:fldCharType="separate"/>
      </w:r>
      <w:r w:rsidR="00B560DA">
        <w:rPr>
          <w:noProof/>
        </w:rPr>
        <w:t>2-91</w:t>
      </w:r>
      <w:r>
        <w:rPr>
          <w:noProof/>
        </w:rPr>
        <w:fldChar w:fldCharType="end"/>
      </w:r>
    </w:p>
    <w:p w14:paraId="519146F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2.30: Breakthrough curves of aqueous component concentrations affected by ion exchange reactions (line – MIN3P-THCm, symbol – PHREEQC V2)</w:t>
      </w:r>
      <w:r>
        <w:rPr>
          <w:noProof/>
        </w:rPr>
        <w:tab/>
      </w:r>
      <w:r>
        <w:rPr>
          <w:noProof/>
        </w:rPr>
        <w:fldChar w:fldCharType="begin"/>
      </w:r>
      <w:r>
        <w:rPr>
          <w:noProof/>
        </w:rPr>
        <w:instrText xml:space="preserve"> PAGEREF _Toc520375046 \h </w:instrText>
      </w:r>
      <w:r>
        <w:rPr>
          <w:noProof/>
        </w:rPr>
      </w:r>
      <w:r>
        <w:rPr>
          <w:noProof/>
        </w:rPr>
        <w:fldChar w:fldCharType="separate"/>
      </w:r>
      <w:r w:rsidR="00B560DA">
        <w:rPr>
          <w:noProof/>
        </w:rPr>
        <w:t>2-93</w:t>
      </w:r>
      <w:r>
        <w:rPr>
          <w:noProof/>
        </w:rPr>
        <w:fldChar w:fldCharType="end"/>
      </w:r>
    </w:p>
    <w:p w14:paraId="4D5BD93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2.31: Cation-exchange problem.  A) Physical and chemical properties of the domain.  B) Spatial distribution of total concentrations of the major cations at 3000 days.  C) Concentration of exchanged species at 3000 days.  The MIN3P-THCm results (solid lines) </w:t>
      </w:r>
      <w:r>
        <w:rPr>
          <w:noProof/>
          <w:lang w:eastAsia="zh-CN"/>
        </w:rPr>
        <w:t>agree well</w:t>
      </w:r>
      <w:r>
        <w:rPr>
          <w:noProof/>
        </w:rPr>
        <w:t xml:space="preserve"> with PHAST (dashed lines)</w:t>
      </w:r>
      <w:r>
        <w:rPr>
          <w:noProof/>
        </w:rPr>
        <w:tab/>
      </w:r>
      <w:r>
        <w:rPr>
          <w:noProof/>
        </w:rPr>
        <w:fldChar w:fldCharType="begin"/>
      </w:r>
      <w:r>
        <w:rPr>
          <w:noProof/>
        </w:rPr>
        <w:instrText xml:space="preserve"> PAGEREF _Toc520375047 \h </w:instrText>
      </w:r>
      <w:r>
        <w:rPr>
          <w:noProof/>
        </w:rPr>
      </w:r>
      <w:r>
        <w:rPr>
          <w:noProof/>
        </w:rPr>
        <w:fldChar w:fldCharType="separate"/>
      </w:r>
      <w:r w:rsidR="00B560DA">
        <w:rPr>
          <w:noProof/>
        </w:rPr>
        <w:t>2-95</w:t>
      </w:r>
      <w:r>
        <w:rPr>
          <w:noProof/>
        </w:rPr>
        <w:fldChar w:fldCharType="end"/>
      </w:r>
    </w:p>
    <w:p w14:paraId="57A9771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2.32: </w:t>
      </w:r>
      <w:r>
        <w:rPr>
          <w:noProof/>
          <w:lang w:eastAsia="zh-CN"/>
        </w:rPr>
        <w:t>Simulated p</w:t>
      </w:r>
      <w:r>
        <w:rPr>
          <w:noProof/>
        </w:rPr>
        <w:t>rofiles</w:t>
      </w:r>
      <w:r>
        <w:rPr>
          <w:noProof/>
          <w:lang w:eastAsia="zh-CN"/>
        </w:rPr>
        <w:t xml:space="preserve"> </w:t>
      </w:r>
      <w:r>
        <w:rPr>
          <w:noProof/>
        </w:rPr>
        <w:t>of</w:t>
      </w:r>
      <w:r>
        <w:rPr>
          <w:noProof/>
          <w:lang w:eastAsia="zh-CN"/>
        </w:rPr>
        <w:t xml:space="preserve"> pH (top), concentrations of sorbed species (middle) and components (bottom) of the outflow solution for benchmark surfx</w:t>
      </w:r>
      <w:r>
        <w:rPr>
          <w:noProof/>
        </w:rPr>
        <w:tab/>
      </w:r>
      <w:r>
        <w:rPr>
          <w:noProof/>
        </w:rPr>
        <w:fldChar w:fldCharType="begin"/>
      </w:r>
      <w:r>
        <w:rPr>
          <w:noProof/>
        </w:rPr>
        <w:instrText xml:space="preserve"> PAGEREF _Toc520375048 \h </w:instrText>
      </w:r>
      <w:r>
        <w:rPr>
          <w:noProof/>
        </w:rPr>
      </w:r>
      <w:r>
        <w:rPr>
          <w:noProof/>
        </w:rPr>
        <w:fldChar w:fldCharType="separate"/>
      </w:r>
      <w:r w:rsidR="00B560DA">
        <w:rPr>
          <w:noProof/>
        </w:rPr>
        <w:t>2-98</w:t>
      </w:r>
      <w:r>
        <w:rPr>
          <w:noProof/>
        </w:rPr>
        <w:fldChar w:fldCharType="end"/>
      </w:r>
    </w:p>
    <w:p w14:paraId="1B49775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2.33: Dedolomitization problem.  A) Physical and chemical properties of the domain.  B) Spatial distribution of total concentrations at 30000 days.  C) Volumetric fractions of calcite (CaCO</w:t>
      </w:r>
      <w:r w:rsidRPr="00046185">
        <w:rPr>
          <w:noProof/>
          <w:vertAlign w:val="subscript"/>
        </w:rPr>
        <w:t>3</w:t>
      </w:r>
      <w:r>
        <w:rPr>
          <w:noProof/>
        </w:rPr>
        <w:t>) and dolomite (CaMg(SO</w:t>
      </w:r>
      <w:r w:rsidRPr="00046185">
        <w:rPr>
          <w:noProof/>
          <w:vertAlign w:val="subscript"/>
        </w:rPr>
        <w:t>4</w:t>
      </w:r>
      <w:r>
        <w:rPr>
          <w:noProof/>
        </w:rPr>
        <w:t>)</w:t>
      </w:r>
      <w:r w:rsidRPr="00046185">
        <w:rPr>
          <w:noProof/>
          <w:vertAlign w:val="subscript"/>
        </w:rPr>
        <w:t>2</w:t>
      </w:r>
      <w:r>
        <w:rPr>
          <w:noProof/>
        </w:rPr>
        <w:t>) at 30000 days.  MIN3P-THCm results (solids lines) match well with results from PHAST (dashed lines) (Bea et al., 2011)</w:t>
      </w:r>
      <w:r>
        <w:rPr>
          <w:noProof/>
        </w:rPr>
        <w:tab/>
      </w:r>
      <w:r>
        <w:rPr>
          <w:noProof/>
        </w:rPr>
        <w:fldChar w:fldCharType="begin"/>
      </w:r>
      <w:r>
        <w:rPr>
          <w:noProof/>
        </w:rPr>
        <w:instrText xml:space="preserve"> PAGEREF _Toc520375049 \h </w:instrText>
      </w:r>
      <w:r>
        <w:rPr>
          <w:noProof/>
        </w:rPr>
      </w:r>
      <w:r>
        <w:rPr>
          <w:noProof/>
        </w:rPr>
        <w:fldChar w:fldCharType="separate"/>
      </w:r>
      <w:r w:rsidR="00B560DA">
        <w:rPr>
          <w:noProof/>
        </w:rPr>
        <w:t>2-100</w:t>
      </w:r>
      <w:r>
        <w:rPr>
          <w:noProof/>
        </w:rPr>
        <w:fldChar w:fldCharType="end"/>
      </w:r>
    </w:p>
    <w:p w14:paraId="6C74B00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2.34: </w:t>
      </w:r>
      <w:r>
        <w:rPr>
          <w:noProof/>
          <w:lang w:eastAsia="zh-CN"/>
        </w:rPr>
        <w:t>Comparison of simulated p</w:t>
      </w:r>
      <w:r>
        <w:rPr>
          <w:noProof/>
        </w:rPr>
        <w:t>rofiles</w:t>
      </w:r>
      <w:r>
        <w:rPr>
          <w:noProof/>
          <w:lang w:eastAsia="zh-CN"/>
        </w:rPr>
        <w:t xml:space="preserve"> by MIN3P-THCm and PYROX</w:t>
      </w:r>
      <w:r>
        <w:rPr>
          <w:noProof/>
        </w:rPr>
        <w:t xml:space="preserve"> of </w:t>
      </w:r>
      <w:r>
        <w:rPr>
          <w:noProof/>
          <w:lang w:eastAsia="zh-CN"/>
        </w:rPr>
        <w:t>O</w:t>
      </w:r>
      <w:r w:rsidRPr="00046185">
        <w:rPr>
          <w:noProof/>
          <w:vertAlign w:val="subscript"/>
          <w:lang w:eastAsia="zh-CN"/>
        </w:rPr>
        <w:t>2</w:t>
      </w:r>
      <w:r>
        <w:rPr>
          <w:noProof/>
          <w:lang w:eastAsia="zh-CN"/>
        </w:rPr>
        <w:t xml:space="preserve"> partial pressure (top left) and volume fraction of pyrite (top right) at 10 and 20 years, respectively; and of time curves of pyrite oxidation rate (middle) and oxidized amount (bottom) at the observation point (elevation 0.25 m)</w:t>
      </w:r>
      <w:r>
        <w:rPr>
          <w:noProof/>
        </w:rPr>
        <w:tab/>
      </w:r>
      <w:r>
        <w:rPr>
          <w:noProof/>
        </w:rPr>
        <w:fldChar w:fldCharType="begin"/>
      </w:r>
      <w:r>
        <w:rPr>
          <w:noProof/>
        </w:rPr>
        <w:instrText xml:space="preserve"> PAGEREF _Toc520375050 \h </w:instrText>
      </w:r>
      <w:r>
        <w:rPr>
          <w:noProof/>
        </w:rPr>
      </w:r>
      <w:r>
        <w:rPr>
          <w:noProof/>
        </w:rPr>
        <w:fldChar w:fldCharType="separate"/>
      </w:r>
      <w:r w:rsidR="00B560DA">
        <w:rPr>
          <w:noProof/>
        </w:rPr>
        <w:t>2-102</w:t>
      </w:r>
      <w:r>
        <w:rPr>
          <w:noProof/>
        </w:rPr>
        <w:fldChar w:fldCharType="end"/>
      </w:r>
    </w:p>
    <w:p w14:paraId="5391F1C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2.35: </w:t>
      </w:r>
      <w:r w:rsidRPr="00046185">
        <w:rPr>
          <w:iCs/>
          <w:noProof/>
        </w:rPr>
        <w:t xml:space="preserve">Spatial profiles of porosity, </w:t>
      </w:r>
      <w:r w:rsidRPr="00046185">
        <w:rPr>
          <w:iCs/>
          <w:noProof/>
          <w:lang w:eastAsia="zh-CN"/>
        </w:rPr>
        <w:t>volume fraction of calcite</w:t>
      </w:r>
      <w:r w:rsidRPr="00046185">
        <w:rPr>
          <w:iCs/>
          <w:noProof/>
        </w:rPr>
        <w:t>, hydraulic head at 10, 100 and 120 years, and flux</w:t>
      </w:r>
      <w:r w:rsidRPr="00046185">
        <w:rPr>
          <w:iCs/>
          <w:noProof/>
          <w:lang w:eastAsia="zh-CN"/>
        </w:rPr>
        <w:t xml:space="preserve"> time curve</w:t>
      </w:r>
      <w:r w:rsidRPr="00046185">
        <w:rPr>
          <w:iCs/>
          <w:noProof/>
        </w:rPr>
        <w:t xml:space="preserve"> at the outflow boundary simulated by MIN3P-THCm, TOUGHREACT, HP1, PFlotran and CrunchFlow (Xie et al. 2014)</w:t>
      </w:r>
      <w:r>
        <w:rPr>
          <w:noProof/>
        </w:rPr>
        <w:tab/>
      </w:r>
      <w:r>
        <w:rPr>
          <w:noProof/>
        </w:rPr>
        <w:fldChar w:fldCharType="begin"/>
      </w:r>
      <w:r>
        <w:rPr>
          <w:noProof/>
        </w:rPr>
        <w:instrText xml:space="preserve"> PAGEREF _Toc520375051 \h </w:instrText>
      </w:r>
      <w:r>
        <w:rPr>
          <w:noProof/>
        </w:rPr>
      </w:r>
      <w:r>
        <w:rPr>
          <w:noProof/>
        </w:rPr>
        <w:fldChar w:fldCharType="separate"/>
      </w:r>
      <w:r w:rsidR="00B560DA">
        <w:rPr>
          <w:noProof/>
        </w:rPr>
        <w:t>2-105</w:t>
      </w:r>
      <w:r>
        <w:rPr>
          <w:noProof/>
        </w:rPr>
        <w:fldChar w:fldCharType="end"/>
      </w:r>
    </w:p>
    <w:p w14:paraId="20F6500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2.36: Spatial profiles of porosity, volume fraction of gypsum and calcite, hydraulic head, and hydraulic conductivity at 10, 100 and 120 years, and </w:t>
      </w:r>
      <w:r w:rsidRPr="00046185">
        <w:rPr>
          <w:iCs/>
          <w:noProof/>
        </w:rPr>
        <w:t>flux</w:t>
      </w:r>
      <w:r w:rsidRPr="00046185">
        <w:rPr>
          <w:iCs/>
          <w:noProof/>
          <w:lang w:eastAsia="zh-CN"/>
        </w:rPr>
        <w:t xml:space="preserve"> time curve</w:t>
      </w:r>
      <w:r w:rsidRPr="00046185">
        <w:rPr>
          <w:iCs/>
          <w:noProof/>
        </w:rPr>
        <w:t xml:space="preserve"> at the outflow boundary simulated</w:t>
      </w:r>
      <w:r>
        <w:rPr>
          <w:noProof/>
        </w:rPr>
        <w:t xml:space="preserve"> by MIN3P-THCm, TOUGHREACT, PFlotran and CrunchFlow (Xie et al. 2014).</w:t>
      </w:r>
      <w:r>
        <w:rPr>
          <w:noProof/>
        </w:rPr>
        <w:tab/>
      </w:r>
      <w:r>
        <w:rPr>
          <w:noProof/>
        </w:rPr>
        <w:fldChar w:fldCharType="begin"/>
      </w:r>
      <w:r>
        <w:rPr>
          <w:noProof/>
        </w:rPr>
        <w:instrText xml:space="preserve"> PAGEREF _Toc520375052 \h </w:instrText>
      </w:r>
      <w:r>
        <w:rPr>
          <w:noProof/>
        </w:rPr>
      </w:r>
      <w:r>
        <w:rPr>
          <w:noProof/>
        </w:rPr>
        <w:fldChar w:fldCharType="separate"/>
      </w:r>
      <w:r w:rsidR="00B560DA">
        <w:rPr>
          <w:noProof/>
        </w:rPr>
        <w:t>2-108</w:t>
      </w:r>
      <w:r>
        <w:rPr>
          <w:noProof/>
        </w:rPr>
        <w:fldChar w:fldCharType="end"/>
      </w:r>
    </w:p>
    <w:p w14:paraId="24687DA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2.37: Spatial profiles of porosity, hydraulic head, hydraulic conductivity at 10, 100 and 120 years, and </w:t>
      </w:r>
      <w:r w:rsidRPr="00046185">
        <w:rPr>
          <w:iCs/>
          <w:noProof/>
        </w:rPr>
        <w:t>flux</w:t>
      </w:r>
      <w:r w:rsidRPr="00046185">
        <w:rPr>
          <w:iCs/>
          <w:noProof/>
          <w:lang w:eastAsia="zh-CN"/>
        </w:rPr>
        <w:t xml:space="preserve"> time curve</w:t>
      </w:r>
      <w:r w:rsidRPr="00046185">
        <w:rPr>
          <w:iCs/>
          <w:noProof/>
        </w:rPr>
        <w:t xml:space="preserve"> at the outflow boundary simulated</w:t>
      </w:r>
      <w:r>
        <w:rPr>
          <w:noProof/>
        </w:rPr>
        <w:t xml:space="preserve"> by MIN3P-THCm, TOUGHREACT, PFlotran, HP1 and CrunchFlow (Xie et al. 2014).</w:t>
      </w:r>
      <w:r>
        <w:rPr>
          <w:noProof/>
        </w:rPr>
        <w:tab/>
      </w:r>
      <w:r>
        <w:rPr>
          <w:noProof/>
        </w:rPr>
        <w:fldChar w:fldCharType="begin"/>
      </w:r>
      <w:r>
        <w:rPr>
          <w:noProof/>
        </w:rPr>
        <w:instrText xml:space="preserve"> PAGEREF _Toc520375053 \h </w:instrText>
      </w:r>
      <w:r>
        <w:rPr>
          <w:noProof/>
        </w:rPr>
      </w:r>
      <w:r>
        <w:rPr>
          <w:noProof/>
        </w:rPr>
        <w:fldChar w:fldCharType="separate"/>
      </w:r>
      <w:r w:rsidR="00B560DA">
        <w:rPr>
          <w:noProof/>
        </w:rPr>
        <w:t>2-111</w:t>
      </w:r>
      <w:r>
        <w:rPr>
          <w:noProof/>
        </w:rPr>
        <w:fldChar w:fldCharType="end"/>
      </w:r>
    </w:p>
    <w:p w14:paraId="57AA0F9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2.38: Comparison of spatial volume fraction profiles (B3) of calcite, gypsum, ferrihydrite, gibbsite, siderite and jarosite at 10, 100 and 300 years simulated by MIN3P-THCm, TOUGHREACT, PFlotran, HP1 and CrunchFlow (Xie et al. 2014)</w:t>
      </w:r>
      <w:r>
        <w:rPr>
          <w:noProof/>
        </w:rPr>
        <w:tab/>
      </w:r>
      <w:r>
        <w:rPr>
          <w:noProof/>
        </w:rPr>
        <w:fldChar w:fldCharType="begin"/>
      </w:r>
      <w:r>
        <w:rPr>
          <w:noProof/>
        </w:rPr>
        <w:instrText xml:space="preserve"> PAGEREF _Toc520375054 \h </w:instrText>
      </w:r>
      <w:r>
        <w:rPr>
          <w:noProof/>
        </w:rPr>
      </w:r>
      <w:r>
        <w:rPr>
          <w:noProof/>
        </w:rPr>
        <w:fldChar w:fldCharType="separate"/>
      </w:r>
      <w:r w:rsidR="00B560DA">
        <w:rPr>
          <w:noProof/>
        </w:rPr>
        <w:t>2-112</w:t>
      </w:r>
      <w:r>
        <w:rPr>
          <w:noProof/>
        </w:rPr>
        <w:fldChar w:fldCharType="end"/>
      </w:r>
    </w:p>
    <w:p w14:paraId="3225FBF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Figure 2.39: </w:t>
      </w:r>
      <w:r>
        <w:rPr>
          <w:noProof/>
          <w:lang w:eastAsia="zh-CN"/>
        </w:rPr>
        <w:t>Simulated p</w:t>
      </w:r>
      <w:r>
        <w:rPr>
          <w:noProof/>
        </w:rPr>
        <w:t>rofiles</w:t>
      </w:r>
      <w:r>
        <w:rPr>
          <w:noProof/>
          <w:lang w:eastAsia="zh-CN"/>
        </w:rPr>
        <w:t xml:space="preserve"> </w:t>
      </w:r>
      <w:r>
        <w:rPr>
          <w:noProof/>
        </w:rPr>
        <w:t>of</w:t>
      </w:r>
      <w:r>
        <w:rPr>
          <w:noProof/>
          <w:lang w:eastAsia="zh-CN"/>
        </w:rPr>
        <w:t xml:space="preserve"> aqueous concentrations (upper panel) and absorbed concentrations (lower panel) after one year</w:t>
      </w:r>
      <w:r>
        <w:rPr>
          <w:noProof/>
        </w:rPr>
        <w:tab/>
      </w:r>
      <w:r>
        <w:rPr>
          <w:noProof/>
        </w:rPr>
        <w:fldChar w:fldCharType="begin"/>
      </w:r>
      <w:r>
        <w:rPr>
          <w:noProof/>
        </w:rPr>
        <w:instrText xml:space="preserve"> PAGEREF _Toc520375055 \h </w:instrText>
      </w:r>
      <w:r>
        <w:rPr>
          <w:noProof/>
        </w:rPr>
      </w:r>
      <w:r>
        <w:rPr>
          <w:noProof/>
        </w:rPr>
        <w:fldChar w:fldCharType="separate"/>
      </w:r>
      <w:r w:rsidR="00B560DA">
        <w:rPr>
          <w:noProof/>
        </w:rPr>
        <w:t>2-115</w:t>
      </w:r>
      <w:r>
        <w:rPr>
          <w:noProof/>
        </w:rPr>
        <w:fldChar w:fldCharType="end"/>
      </w:r>
    </w:p>
    <w:p w14:paraId="763FE4D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2.40: </w:t>
      </w:r>
      <w:r>
        <w:rPr>
          <w:noProof/>
          <w:lang w:eastAsia="zh-CN"/>
        </w:rPr>
        <w:t>Comparison of results obtained using MIN3P-THCm (symbols) with the analytical solution (lines) for breakthrough curves of Cl</w:t>
      </w:r>
      <w:r w:rsidRPr="00046185">
        <w:rPr>
          <w:noProof/>
          <w:vertAlign w:val="superscript"/>
          <w:lang w:eastAsia="zh-CN"/>
        </w:rPr>
        <w:t>-</w:t>
      </w:r>
      <w:r>
        <w:rPr>
          <w:noProof/>
          <w:lang w:eastAsia="zh-CN"/>
        </w:rPr>
        <w:t>, C</w:t>
      </w:r>
      <w:r w:rsidRPr="00046185">
        <w:rPr>
          <w:noProof/>
          <w:vertAlign w:val="subscript"/>
          <w:lang w:eastAsia="zh-CN"/>
        </w:rPr>
        <w:t>2</w:t>
      </w:r>
      <w:r>
        <w:rPr>
          <w:noProof/>
          <w:lang w:eastAsia="zh-CN"/>
        </w:rPr>
        <w:t>Cl</w:t>
      </w:r>
      <w:r w:rsidRPr="00046185">
        <w:rPr>
          <w:noProof/>
          <w:vertAlign w:val="subscript"/>
          <w:lang w:eastAsia="zh-CN"/>
        </w:rPr>
        <w:t>4</w:t>
      </w:r>
      <w:r>
        <w:rPr>
          <w:noProof/>
          <w:lang w:eastAsia="zh-CN"/>
        </w:rPr>
        <w:t xml:space="preserve"> and C</w:t>
      </w:r>
      <w:r w:rsidRPr="00046185">
        <w:rPr>
          <w:noProof/>
          <w:vertAlign w:val="subscript"/>
          <w:lang w:eastAsia="zh-CN"/>
        </w:rPr>
        <w:t>6</w:t>
      </w:r>
      <w:r>
        <w:rPr>
          <w:noProof/>
          <w:lang w:eastAsia="zh-CN"/>
        </w:rPr>
        <w:t>H</w:t>
      </w:r>
      <w:r w:rsidRPr="00046185">
        <w:rPr>
          <w:noProof/>
          <w:vertAlign w:val="subscript"/>
          <w:lang w:eastAsia="zh-CN"/>
        </w:rPr>
        <w:t>6</w:t>
      </w:r>
      <w:r>
        <w:rPr>
          <w:noProof/>
          <w:lang w:eastAsia="zh-CN"/>
        </w:rPr>
        <w:t xml:space="preserve"> at x=10 m</w:t>
      </w:r>
      <w:r>
        <w:rPr>
          <w:noProof/>
        </w:rPr>
        <w:tab/>
      </w:r>
      <w:r>
        <w:rPr>
          <w:noProof/>
        </w:rPr>
        <w:fldChar w:fldCharType="begin"/>
      </w:r>
      <w:r>
        <w:rPr>
          <w:noProof/>
        </w:rPr>
        <w:instrText xml:space="preserve"> PAGEREF _Toc520375056 \h </w:instrText>
      </w:r>
      <w:r>
        <w:rPr>
          <w:noProof/>
        </w:rPr>
      </w:r>
      <w:r>
        <w:rPr>
          <w:noProof/>
        </w:rPr>
        <w:fldChar w:fldCharType="separate"/>
      </w:r>
      <w:r w:rsidR="00B560DA">
        <w:rPr>
          <w:noProof/>
        </w:rPr>
        <w:t>2-116</w:t>
      </w:r>
      <w:r>
        <w:rPr>
          <w:noProof/>
        </w:rPr>
        <w:fldChar w:fldCharType="end"/>
      </w:r>
    </w:p>
    <w:p w14:paraId="0C3B934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2.41: </w:t>
      </w:r>
      <w:r>
        <w:rPr>
          <w:noProof/>
          <w:lang w:eastAsia="zh-CN"/>
        </w:rPr>
        <w:t>Toluene verification problem.  (A) Physical and chemical properties of the domain.  (B) Spatial distribution of total concentrations at 5 days.  (C) Spatial distribution of aerobic degradation rate of toluene (C</w:t>
      </w:r>
      <w:r w:rsidRPr="00046185">
        <w:rPr>
          <w:noProof/>
          <w:vertAlign w:val="subscript"/>
          <w:lang w:eastAsia="zh-CN"/>
        </w:rPr>
        <w:t>6</w:t>
      </w:r>
      <w:r>
        <w:rPr>
          <w:noProof/>
          <w:lang w:eastAsia="zh-CN"/>
        </w:rPr>
        <w:t>H</w:t>
      </w:r>
      <w:r w:rsidRPr="00046185">
        <w:rPr>
          <w:noProof/>
          <w:vertAlign w:val="subscript"/>
          <w:lang w:eastAsia="zh-CN"/>
        </w:rPr>
        <w:t>5</w:t>
      </w:r>
      <w:r>
        <w:rPr>
          <w:noProof/>
          <w:lang w:eastAsia="zh-CN"/>
        </w:rPr>
        <w:t>CH</w:t>
      </w:r>
      <w:r w:rsidRPr="00046185">
        <w:rPr>
          <w:noProof/>
          <w:vertAlign w:val="subscript"/>
          <w:lang w:eastAsia="zh-CN"/>
        </w:rPr>
        <w:t>3</w:t>
      </w:r>
      <w:r>
        <w:rPr>
          <w:noProof/>
          <w:lang w:eastAsia="zh-CN"/>
        </w:rPr>
        <w:t>) at 5 days.  The results for MIN3P-THCm (solid lines) are compared with PHAST (dashed lines) (Bea et al., 2011)</w:t>
      </w:r>
      <w:r>
        <w:rPr>
          <w:noProof/>
        </w:rPr>
        <w:tab/>
      </w:r>
      <w:r>
        <w:rPr>
          <w:noProof/>
        </w:rPr>
        <w:fldChar w:fldCharType="begin"/>
      </w:r>
      <w:r>
        <w:rPr>
          <w:noProof/>
        </w:rPr>
        <w:instrText xml:space="preserve"> PAGEREF _Toc520375057 \h </w:instrText>
      </w:r>
      <w:r>
        <w:rPr>
          <w:noProof/>
        </w:rPr>
      </w:r>
      <w:r>
        <w:rPr>
          <w:noProof/>
        </w:rPr>
        <w:fldChar w:fldCharType="separate"/>
      </w:r>
      <w:r w:rsidR="00B560DA">
        <w:rPr>
          <w:noProof/>
        </w:rPr>
        <w:t>2-117</w:t>
      </w:r>
      <w:r>
        <w:rPr>
          <w:noProof/>
        </w:rPr>
        <w:fldChar w:fldCharType="end"/>
      </w:r>
    </w:p>
    <w:p w14:paraId="648CFB7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2.42: </w:t>
      </w:r>
      <w:r w:rsidRPr="00046185">
        <w:rPr>
          <w:rFonts w:cs="Arial"/>
          <w:noProof/>
        </w:rPr>
        <w:t>Replacement of gypsum by polyhalite.  (A) Physical and chemical properties of the domain.  (B) and (C) Spatial distribution of total concentrations at 10 and 30 years, respectively.  (D) and (E) Volumetric fractions of halite (NaCl), gypsum (CaSO</w:t>
      </w:r>
      <w:r w:rsidRPr="00046185">
        <w:rPr>
          <w:rFonts w:cs="Arial"/>
          <w:noProof/>
          <w:vertAlign w:val="subscript"/>
        </w:rPr>
        <w:t>4</w:t>
      </w:r>
      <w:r w:rsidRPr="00046185">
        <w:rPr>
          <w:rFonts w:cs="Arial"/>
          <w:noProof/>
        </w:rPr>
        <w:t>.2H</w:t>
      </w:r>
      <w:r w:rsidRPr="00046185">
        <w:rPr>
          <w:rFonts w:cs="Arial"/>
          <w:noProof/>
          <w:vertAlign w:val="subscript"/>
        </w:rPr>
        <w:t>2</w:t>
      </w:r>
      <w:r w:rsidRPr="00046185">
        <w:rPr>
          <w:rFonts w:cs="Arial"/>
          <w:noProof/>
        </w:rPr>
        <w:t>O), and polyhalite (Ca</w:t>
      </w:r>
      <w:r w:rsidRPr="00046185">
        <w:rPr>
          <w:rFonts w:cs="Arial"/>
          <w:noProof/>
          <w:vertAlign w:val="subscript"/>
        </w:rPr>
        <w:t>2</w:t>
      </w:r>
      <w:r w:rsidRPr="00046185">
        <w:rPr>
          <w:rFonts w:cs="Arial"/>
          <w:noProof/>
        </w:rPr>
        <w:t>MgK</w:t>
      </w:r>
      <w:r w:rsidRPr="00046185">
        <w:rPr>
          <w:rFonts w:cs="Arial"/>
          <w:noProof/>
          <w:vertAlign w:val="subscript"/>
        </w:rPr>
        <w:t>2</w:t>
      </w:r>
      <w:r w:rsidRPr="00046185">
        <w:rPr>
          <w:rFonts w:cs="Arial"/>
          <w:noProof/>
        </w:rPr>
        <w:t xml:space="preserve"> (SO</w:t>
      </w:r>
      <w:r w:rsidRPr="00046185">
        <w:rPr>
          <w:rFonts w:cs="Arial"/>
          <w:noProof/>
          <w:vertAlign w:val="subscript"/>
        </w:rPr>
        <w:t>4</w:t>
      </w:r>
      <w:r w:rsidRPr="00046185">
        <w:rPr>
          <w:rFonts w:cs="Arial"/>
          <w:noProof/>
        </w:rPr>
        <w:t>)</w:t>
      </w:r>
      <w:r w:rsidRPr="00046185">
        <w:rPr>
          <w:rFonts w:cs="Arial"/>
          <w:noProof/>
          <w:vertAlign w:val="subscript"/>
        </w:rPr>
        <w:t>4</w:t>
      </w:r>
      <w:r w:rsidRPr="00046185">
        <w:rPr>
          <w:rFonts w:cs="Arial"/>
          <w:noProof/>
        </w:rPr>
        <w:t>.2H</w:t>
      </w:r>
      <w:r w:rsidRPr="00046185">
        <w:rPr>
          <w:rFonts w:cs="Arial"/>
          <w:noProof/>
          <w:vertAlign w:val="subscript"/>
        </w:rPr>
        <w:t>2</w:t>
      </w:r>
      <w:r w:rsidRPr="00046185">
        <w:rPr>
          <w:rFonts w:cs="Arial"/>
          <w:noProof/>
        </w:rPr>
        <w:t>O), at 10 and 30 years, respectively.  The MIN3P-THCm results (solid lines) are compared with PHAST (dashed lines)</w:t>
      </w:r>
      <w:r w:rsidRPr="00046185">
        <w:rPr>
          <w:rFonts w:cs="Arial"/>
          <w:noProof/>
          <w:lang w:eastAsia="zh-CN"/>
        </w:rPr>
        <w:t xml:space="preserve"> (Bea et al., 2011)</w:t>
      </w:r>
      <w:r>
        <w:rPr>
          <w:noProof/>
        </w:rPr>
        <w:tab/>
      </w:r>
      <w:r>
        <w:rPr>
          <w:noProof/>
        </w:rPr>
        <w:fldChar w:fldCharType="begin"/>
      </w:r>
      <w:r>
        <w:rPr>
          <w:noProof/>
        </w:rPr>
        <w:instrText xml:space="preserve"> PAGEREF _Toc520375058 \h </w:instrText>
      </w:r>
      <w:r>
        <w:rPr>
          <w:noProof/>
        </w:rPr>
      </w:r>
      <w:r>
        <w:rPr>
          <w:noProof/>
        </w:rPr>
        <w:fldChar w:fldCharType="separate"/>
      </w:r>
      <w:r w:rsidR="00B560DA">
        <w:rPr>
          <w:noProof/>
        </w:rPr>
        <w:t>2-120</w:t>
      </w:r>
      <w:r>
        <w:rPr>
          <w:noProof/>
        </w:rPr>
        <w:fldChar w:fldCharType="end"/>
      </w:r>
    </w:p>
    <w:p w14:paraId="0F977EF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2.43: Initial sorbed species concentration profiles simulated by MIN3P-THCm (lines) and CrunchFlow (symbols), left panel – sorbed species on site –X, right panel- sorbed species on site –Y</w:t>
      </w:r>
      <w:r>
        <w:rPr>
          <w:noProof/>
        </w:rPr>
        <w:tab/>
      </w:r>
      <w:r>
        <w:rPr>
          <w:noProof/>
        </w:rPr>
        <w:fldChar w:fldCharType="begin"/>
      </w:r>
      <w:r>
        <w:rPr>
          <w:noProof/>
        </w:rPr>
        <w:instrText xml:space="preserve"> PAGEREF _Toc520375059 \h </w:instrText>
      </w:r>
      <w:r>
        <w:rPr>
          <w:noProof/>
        </w:rPr>
      </w:r>
      <w:r>
        <w:rPr>
          <w:noProof/>
        </w:rPr>
        <w:fldChar w:fldCharType="separate"/>
      </w:r>
      <w:r w:rsidR="00B560DA">
        <w:rPr>
          <w:noProof/>
        </w:rPr>
        <w:t>2-122</w:t>
      </w:r>
      <w:r>
        <w:rPr>
          <w:noProof/>
        </w:rPr>
        <w:fldChar w:fldCharType="end"/>
      </w:r>
    </w:p>
    <w:p w14:paraId="41EF6E5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2.44: Comparison of sorbed species concentration profiles at 10 hours simulated by MIN3P-THCm (lines) and CrunchFlow (symbols) left – sorbed species on site –X, right - sorbed species on site –Y</w:t>
      </w:r>
      <w:r>
        <w:rPr>
          <w:noProof/>
        </w:rPr>
        <w:tab/>
      </w:r>
      <w:r>
        <w:rPr>
          <w:noProof/>
        </w:rPr>
        <w:fldChar w:fldCharType="begin"/>
      </w:r>
      <w:r>
        <w:rPr>
          <w:noProof/>
        </w:rPr>
        <w:instrText xml:space="preserve"> PAGEREF _Toc520375060 \h </w:instrText>
      </w:r>
      <w:r>
        <w:rPr>
          <w:noProof/>
        </w:rPr>
      </w:r>
      <w:r>
        <w:rPr>
          <w:noProof/>
        </w:rPr>
        <w:fldChar w:fldCharType="separate"/>
      </w:r>
      <w:r w:rsidR="00B560DA">
        <w:rPr>
          <w:noProof/>
        </w:rPr>
        <w:t>2-124</w:t>
      </w:r>
      <w:r>
        <w:rPr>
          <w:noProof/>
        </w:rPr>
        <w:fldChar w:fldCharType="end"/>
      </w:r>
    </w:p>
    <w:p w14:paraId="19684BC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2.45: Comparison of sorbed species concentration profiles at 50 hours simulated by MIN3P-THCm (lines) and CrunchFlow (symbols) left – sorbed species on site –X, right - sorbed species on site –Y</w:t>
      </w:r>
      <w:r>
        <w:rPr>
          <w:noProof/>
        </w:rPr>
        <w:tab/>
      </w:r>
      <w:r>
        <w:rPr>
          <w:noProof/>
        </w:rPr>
        <w:fldChar w:fldCharType="begin"/>
      </w:r>
      <w:r>
        <w:rPr>
          <w:noProof/>
        </w:rPr>
        <w:instrText xml:space="preserve"> PAGEREF _Toc520375061 \h </w:instrText>
      </w:r>
      <w:r>
        <w:rPr>
          <w:noProof/>
        </w:rPr>
      </w:r>
      <w:r>
        <w:rPr>
          <w:noProof/>
        </w:rPr>
        <w:fldChar w:fldCharType="separate"/>
      </w:r>
      <w:r w:rsidR="00B560DA">
        <w:rPr>
          <w:noProof/>
        </w:rPr>
        <w:t>2-124</w:t>
      </w:r>
      <w:r>
        <w:rPr>
          <w:noProof/>
        </w:rPr>
        <w:fldChar w:fldCharType="end"/>
      </w:r>
    </w:p>
    <w:p w14:paraId="512F10A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2.46: Comparison of breakthrough curves at the outflow boundary calculated by MIN3P-THCm (lines) and CrunchFlow (symbols): (a) Total concentrations of components in the aqueous phase, (b) pH, (c) sorbed species’ concentrations on site –X, (d) sorbed species’ concentrations on site –Y</w:t>
      </w:r>
      <w:r>
        <w:rPr>
          <w:noProof/>
        </w:rPr>
        <w:tab/>
      </w:r>
      <w:r>
        <w:rPr>
          <w:noProof/>
        </w:rPr>
        <w:fldChar w:fldCharType="begin"/>
      </w:r>
      <w:r>
        <w:rPr>
          <w:noProof/>
        </w:rPr>
        <w:instrText xml:space="preserve"> PAGEREF _Toc520375062 \h </w:instrText>
      </w:r>
      <w:r>
        <w:rPr>
          <w:noProof/>
        </w:rPr>
      </w:r>
      <w:r>
        <w:rPr>
          <w:noProof/>
        </w:rPr>
        <w:fldChar w:fldCharType="separate"/>
      </w:r>
      <w:r w:rsidR="00B560DA">
        <w:rPr>
          <w:noProof/>
        </w:rPr>
        <w:t>2-125</w:t>
      </w:r>
      <w:r>
        <w:rPr>
          <w:noProof/>
        </w:rPr>
        <w:fldChar w:fldCharType="end"/>
      </w:r>
    </w:p>
    <w:p w14:paraId="159E422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2.47: </w:t>
      </w:r>
      <w:r>
        <w:rPr>
          <w:noProof/>
          <w:lang w:eastAsia="zh-CN"/>
        </w:rPr>
        <w:t>Comparison of simulated concentration profiles obtained from MIN3P–THCm (lines), CrunchFlow (open symbols) and PHREEQC (filled symbols) at 100 days</w:t>
      </w:r>
      <w:r>
        <w:rPr>
          <w:noProof/>
        </w:rPr>
        <w:tab/>
      </w:r>
      <w:r>
        <w:rPr>
          <w:noProof/>
        </w:rPr>
        <w:fldChar w:fldCharType="begin"/>
      </w:r>
      <w:r>
        <w:rPr>
          <w:noProof/>
        </w:rPr>
        <w:instrText xml:space="preserve"> PAGEREF _Toc520375063 \h </w:instrText>
      </w:r>
      <w:r>
        <w:rPr>
          <w:noProof/>
        </w:rPr>
      </w:r>
      <w:r>
        <w:rPr>
          <w:noProof/>
        </w:rPr>
        <w:fldChar w:fldCharType="separate"/>
      </w:r>
      <w:r w:rsidR="00B560DA">
        <w:rPr>
          <w:noProof/>
        </w:rPr>
        <w:t>2-127</w:t>
      </w:r>
      <w:r>
        <w:rPr>
          <w:noProof/>
        </w:rPr>
        <w:fldChar w:fldCharType="end"/>
      </w:r>
    </w:p>
    <w:p w14:paraId="735C1B6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2.48: </w:t>
      </w:r>
      <w:r>
        <w:rPr>
          <w:noProof/>
          <w:lang w:eastAsia="zh-CN"/>
        </w:rPr>
        <w:t>Comparison of simulated concentration profiles obtained from MIN3P–THCm (lines), CrunchFlow (symbols) at 100 days</w:t>
      </w:r>
      <w:r>
        <w:rPr>
          <w:noProof/>
        </w:rPr>
        <w:tab/>
      </w:r>
      <w:r>
        <w:rPr>
          <w:noProof/>
        </w:rPr>
        <w:fldChar w:fldCharType="begin"/>
      </w:r>
      <w:r>
        <w:rPr>
          <w:noProof/>
        </w:rPr>
        <w:instrText xml:space="preserve"> PAGEREF _Toc520375064 \h </w:instrText>
      </w:r>
      <w:r>
        <w:rPr>
          <w:noProof/>
        </w:rPr>
      </w:r>
      <w:r>
        <w:rPr>
          <w:noProof/>
        </w:rPr>
        <w:fldChar w:fldCharType="separate"/>
      </w:r>
      <w:r w:rsidR="00B560DA">
        <w:rPr>
          <w:noProof/>
        </w:rPr>
        <w:t>2-129</w:t>
      </w:r>
      <w:r>
        <w:rPr>
          <w:noProof/>
        </w:rPr>
        <w:fldChar w:fldCharType="end"/>
      </w:r>
    </w:p>
    <w:p w14:paraId="2F93D40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2.49: Evolution of Major Component in the Simulation of Cr(IV) Reduction under Denitrifying Conditions in a Flow-Through Column with Biomass Growth and Decay</w:t>
      </w:r>
      <w:r>
        <w:rPr>
          <w:noProof/>
        </w:rPr>
        <w:tab/>
      </w:r>
      <w:r>
        <w:rPr>
          <w:noProof/>
        </w:rPr>
        <w:fldChar w:fldCharType="begin"/>
      </w:r>
      <w:r>
        <w:rPr>
          <w:noProof/>
        </w:rPr>
        <w:instrText xml:space="preserve"> PAGEREF _Toc520375065 \h </w:instrText>
      </w:r>
      <w:r>
        <w:rPr>
          <w:noProof/>
        </w:rPr>
      </w:r>
      <w:r>
        <w:rPr>
          <w:noProof/>
        </w:rPr>
        <w:fldChar w:fldCharType="separate"/>
      </w:r>
      <w:r w:rsidR="00B560DA">
        <w:rPr>
          <w:noProof/>
        </w:rPr>
        <w:t>2-133</w:t>
      </w:r>
      <w:r>
        <w:rPr>
          <w:noProof/>
        </w:rPr>
        <w:fldChar w:fldCharType="end"/>
      </w:r>
    </w:p>
    <w:p w14:paraId="5538C37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2.50: Concentration Profiles of Major Component in the Simulation of Cr(IV) Reduction under Denitrifying Conditions in a Flow-Through Column with Biomass Growth and Decay at day 100</w:t>
      </w:r>
      <w:r>
        <w:rPr>
          <w:noProof/>
        </w:rPr>
        <w:tab/>
      </w:r>
      <w:r>
        <w:rPr>
          <w:noProof/>
        </w:rPr>
        <w:fldChar w:fldCharType="begin"/>
      </w:r>
      <w:r>
        <w:rPr>
          <w:noProof/>
        </w:rPr>
        <w:instrText xml:space="preserve"> PAGEREF _Toc520375066 \h </w:instrText>
      </w:r>
      <w:r>
        <w:rPr>
          <w:noProof/>
        </w:rPr>
      </w:r>
      <w:r>
        <w:rPr>
          <w:noProof/>
        </w:rPr>
        <w:fldChar w:fldCharType="separate"/>
      </w:r>
      <w:r w:rsidR="00B560DA">
        <w:rPr>
          <w:noProof/>
        </w:rPr>
        <w:t>2-133</w:t>
      </w:r>
      <w:r>
        <w:rPr>
          <w:noProof/>
        </w:rPr>
        <w:fldChar w:fldCharType="end"/>
      </w:r>
    </w:p>
    <w:p w14:paraId="7DAF804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2.51: Salinity Inhibition Factor as a Function of Salinity (Points – Experimental </w:t>
      </w:r>
      <w:r>
        <w:rPr>
          <w:noProof/>
        </w:rPr>
        <w:lastRenderedPageBreak/>
        <w:t>Data from Brandt et al. 2001; Line – the Regression Equation).</w:t>
      </w:r>
      <w:r>
        <w:rPr>
          <w:noProof/>
        </w:rPr>
        <w:tab/>
      </w:r>
      <w:r>
        <w:rPr>
          <w:noProof/>
        </w:rPr>
        <w:fldChar w:fldCharType="begin"/>
      </w:r>
      <w:r>
        <w:rPr>
          <w:noProof/>
        </w:rPr>
        <w:instrText xml:space="preserve"> PAGEREF _Toc520375067 \h </w:instrText>
      </w:r>
      <w:r>
        <w:rPr>
          <w:noProof/>
        </w:rPr>
      </w:r>
      <w:r>
        <w:rPr>
          <w:noProof/>
        </w:rPr>
        <w:fldChar w:fldCharType="separate"/>
      </w:r>
      <w:r w:rsidR="00B560DA">
        <w:rPr>
          <w:noProof/>
        </w:rPr>
        <w:t>2-136</w:t>
      </w:r>
      <w:r>
        <w:rPr>
          <w:noProof/>
        </w:rPr>
        <w:fldChar w:fldCharType="end"/>
      </w:r>
    </w:p>
    <w:p w14:paraId="50D9DC2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2.52: Comparison of Concentration Profiles of HS</w:t>
      </w:r>
      <w:r w:rsidRPr="00046185">
        <w:rPr>
          <w:noProof/>
          <w:vertAlign w:val="superscript"/>
        </w:rPr>
        <w:t>-</w:t>
      </w:r>
      <w:r>
        <w:rPr>
          <w:noProof/>
        </w:rPr>
        <w:t xml:space="preserve"> (Solid Lines/Filled Symbols) and SO</w:t>
      </w:r>
      <w:r w:rsidRPr="00046185">
        <w:rPr>
          <w:noProof/>
          <w:vertAlign w:val="subscript"/>
        </w:rPr>
        <w:t>4</w:t>
      </w:r>
      <w:r w:rsidRPr="00046185">
        <w:rPr>
          <w:noProof/>
          <w:vertAlign w:val="superscript"/>
        </w:rPr>
        <w:t>2-</w:t>
      </w:r>
      <w:r>
        <w:rPr>
          <w:noProof/>
        </w:rPr>
        <w:t xml:space="preserve"> (Dashed Lines/Open Symbols) (Left) and Profiles of Salinity (Right) at 1 (Blue), 5 (Red) and 10 (Black) Hours Simulated Using MIN3P-THCm (lines) to Those Simulated Using PHREEQC (Symbols)</w:t>
      </w:r>
      <w:r>
        <w:rPr>
          <w:noProof/>
        </w:rPr>
        <w:tab/>
      </w:r>
      <w:r>
        <w:rPr>
          <w:noProof/>
        </w:rPr>
        <w:fldChar w:fldCharType="begin"/>
      </w:r>
      <w:r>
        <w:rPr>
          <w:noProof/>
        </w:rPr>
        <w:instrText xml:space="preserve"> PAGEREF _Toc520375068 \h </w:instrText>
      </w:r>
      <w:r>
        <w:rPr>
          <w:noProof/>
        </w:rPr>
      </w:r>
      <w:r>
        <w:rPr>
          <w:noProof/>
        </w:rPr>
        <w:fldChar w:fldCharType="separate"/>
      </w:r>
      <w:r w:rsidR="00B560DA">
        <w:rPr>
          <w:noProof/>
        </w:rPr>
        <w:t>2-137</w:t>
      </w:r>
      <w:r>
        <w:rPr>
          <w:noProof/>
        </w:rPr>
        <w:fldChar w:fldCharType="end"/>
      </w:r>
    </w:p>
    <w:p w14:paraId="50E0418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2.53: Comparison of Breakthrough Curves of pH and Total Concentrations of Na</w:t>
      </w:r>
      <w:r w:rsidRPr="00046185">
        <w:rPr>
          <w:noProof/>
          <w:vertAlign w:val="superscript"/>
        </w:rPr>
        <w:t>+</w:t>
      </w:r>
      <w:r>
        <w:rPr>
          <w:noProof/>
        </w:rPr>
        <w:t xml:space="preserve"> and Cl</w:t>
      </w:r>
      <w:r w:rsidRPr="00046185">
        <w:rPr>
          <w:noProof/>
          <w:vertAlign w:val="superscript"/>
        </w:rPr>
        <w:t>-</w:t>
      </w:r>
      <w:r>
        <w:rPr>
          <w:noProof/>
        </w:rPr>
        <w:t xml:space="preserve"> (Top Left), Ca</w:t>
      </w:r>
      <w:r w:rsidRPr="00046185">
        <w:rPr>
          <w:noProof/>
          <w:vertAlign w:val="superscript"/>
        </w:rPr>
        <w:t>2+</w:t>
      </w:r>
      <w:r>
        <w:rPr>
          <w:noProof/>
        </w:rPr>
        <w:t>, K</w:t>
      </w:r>
      <w:r w:rsidRPr="00046185">
        <w:rPr>
          <w:noProof/>
          <w:vertAlign w:val="superscript"/>
        </w:rPr>
        <w:t>+</w:t>
      </w:r>
      <w:r>
        <w:rPr>
          <w:noProof/>
        </w:rPr>
        <w:t>, Mg</w:t>
      </w:r>
      <w:r w:rsidRPr="00046185">
        <w:rPr>
          <w:noProof/>
          <w:vertAlign w:val="superscript"/>
        </w:rPr>
        <w:t>2+</w:t>
      </w:r>
      <w:r>
        <w:rPr>
          <w:noProof/>
        </w:rPr>
        <w:t xml:space="preserve"> (Top Right), SO</w:t>
      </w:r>
      <w:r w:rsidRPr="00046185">
        <w:rPr>
          <w:noProof/>
          <w:vertAlign w:val="subscript"/>
        </w:rPr>
        <w:t>4</w:t>
      </w:r>
      <w:r w:rsidRPr="00046185">
        <w:rPr>
          <w:noProof/>
          <w:vertAlign w:val="superscript"/>
        </w:rPr>
        <w:t>2-</w:t>
      </w:r>
      <w:r>
        <w:rPr>
          <w:noProof/>
        </w:rPr>
        <w:t>, CO</w:t>
      </w:r>
      <w:r w:rsidRPr="00046185">
        <w:rPr>
          <w:noProof/>
          <w:vertAlign w:val="subscript"/>
        </w:rPr>
        <w:t>3</w:t>
      </w:r>
      <w:r w:rsidRPr="00046185">
        <w:rPr>
          <w:noProof/>
          <w:vertAlign w:val="superscript"/>
        </w:rPr>
        <w:t>2-</w:t>
      </w:r>
      <w:r>
        <w:rPr>
          <w:noProof/>
        </w:rPr>
        <w:t xml:space="preserve"> and HS</w:t>
      </w:r>
      <w:r w:rsidRPr="00046185">
        <w:rPr>
          <w:noProof/>
          <w:vertAlign w:val="superscript"/>
        </w:rPr>
        <w:t xml:space="preserve">- </w:t>
      </w:r>
      <w:r>
        <w:rPr>
          <w:noProof/>
        </w:rPr>
        <w:t>(Bottom Right), and SI (saturation indexes) of Calcite, Anhydrite and Halite (Bottom Left) Simulated by MIN3P-THCm (Lines) to Those Calculated by PHREEQC (Symbols) Considered the SDSR Model</w:t>
      </w:r>
      <w:r>
        <w:rPr>
          <w:noProof/>
        </w:rPr>
        <w:tab/>
      </w:r>
      <w:r>
        <w:rPr>
          <w:noProof/>
        </w:rPr>
        <w:fldChar w:fldCharType="begin"/>
      </w:r>
      <w:r>
        <w:rPr>
          <w:noProof/>
        </w:rPr>
        <w:instrText xml:space="preserve"> PAGEREF _Toc520375069 \h </w:instrText>
      </w:r>
      <w:r>
        <w:rPr>
          <w:noProof/>
        </w:rPr>
      </w:r>
      <w:r>
        <w:rPr>
          <w:noProof/>
        </w:rPr>
        <w:fldChar w:fldCharType="separate"/>
      </w:r>
      <w:r w:rsidR="00B560DA">
        <w:rPr>
          <w:noProof/>
        </w:rPr>
        <w:t>2-138</w:t>
      </w:r>
      <w:r>
        <w:rPr>
          <w:noProof/>
        </w:rPr>
        <w:fldChar w:fldCharType="end"/>
      </w:r>
    </w:p>
    <w:p w14:paraId="463DAA36"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2.54: Comparison of Breakthrough Curves of pH and Total Concentrations of Na</w:t>
      </w:r>
      <w:r w:rsidRPr="00046185">
        <w:rPr>
          <w:noProof/>
          <w:vertAlign w:val="superscript"/>
        </w:rPr>
        <w:t>+</w:t>
      </w:r>
      <w:r>
        <w:rPr>
          <w:noProof/>
        </w:rPr>
        <w:t xml:space="preserve"> and Cl</w:t>
      </w:r>
      <w:r w:rsidRPr="00046185">
        <w:rPr>
          <w:noProof/>
          <w:vertAlign w:val="superscript"/>
        </w:rPr>
        <w:t>-</w:t>
      </w:r>
      <w:r>
        <w:rPr>
          <w:noProof/>
        </w:rPr>
        <w:t xml:space="preserve"> (Top Left), Ca</w:t>
      </w:r>
      <w:r w:rsidRPr="00046185">
        <w:rPr>
          <w:noProof/>
          <w:vertAlign w:val="superscript"/>
        </w:rPr>
        <w:t>2+</w:t>
      </w:r>
      <w:r>
        <w:rPr>
          <w:noProof/>
        </w:rPr>
        <w:t>, K</w:t>
      </w:r>
      <w:r w:rsidRPr="00046185">
        <w:rPr>
          <w:noProof/>
          <w:vertAlign w:val="superscript"/>
        </w:rPr>
        <w:t>+</w:t>
      </w:r>
      <w:r>
        <w:rPr>
          <w:noProof/>
        </w:rPr>
        <w:t>, Mg</w:t>
      </w:r>
      <w:r w:rsidRPr="00046185">
        <w:rPr>
          <w:noProof/>
          <w:vertAlign w:val="superscript"/>
        </w:rPr>
        <w:t>2+</w:t>
      </w:r>
      <w:r>
        <w:rPr>
          <w:noProof/>
        </w:rPr>
        <w:t xml:space="preserve"> (Top Right), SO</w:t>
      </w:r>
      <w:r w:rsidRPr="00046185">
        <w:rPr>
          <w:noProof/>
          <w:vertAlign w:val="subscript"/>
        </w:rPr>
        <w:t>4</w:t>
      </w:r>
      <w:r w:rsidRPr="00046185">
        <w:rPr>
          <w:noProof/>
          <w:vertAlign w:val="superscript"/>
        </w:rPr>
        <w:t>2-</w:t>
      </w:r>
      <w:r>
        <w:rPr>
          <w:noProof/>
        </w:rPr>
        <w:t>, CO</w:t>
      </w:r>
      <w:r w:rsidRPr="00046185">
        <w:rPr>
          <w:noProof/>
          <w:vertAlign w:val="subscript"/>
        </w:rPr>
        <w:t>3</w:t>
      </w:r>
      <w:r w:rsidRPr="00046185">
        <w:rPr>
          <w:noProof/>
          <w:vertAlign w:val="superscript"/>
        </w:rPr>
        <w:t>2-</w:t>
      </w:r>
      <w:r>
        <w:rPr>
          <w:noProof/>
        </w:rPr>
        <w:t xml:space="preserve"> and HS</w:t>
      </w:r>
      <w:r w:rsidRPr="00046185">
        <w:rPr>
          <w:noProof/>
          <w:vertAlign w:val="superscript"/>
        </w:rPr>
        <w:t xml:space="preserve">- </w:t>
      </w:r>
      <w:r>
        <w:rPr>
          <w:noProof/>
        </w:rPr>
        <w:t>(Bottom Right), and SI (saturation indexes) of Calcite, Anhydrite and Halite (Bottom Left) Simulated by MIN3P-THCm (Lines) to Those Calculated by PHREEQC (Symbols) Without Considering the SDSR Model</w:t>
      </w:r>
      <w:r>
        <w:rPr>
          <w:noProof/>
        </w:rPr>
        <w:tab/>
      </w:r>
      <w:r>
        <w:rPr>
          <w:noProof/>
        </w:rPr>
        <w:fldChar w:fldCharType="begin"/>
      </w:r>
      <w:r>
        <w:rPr>
          <w:noProof/>
        </w:rPr>
        <w:instrText xml:space="preserve"> PAGEREF _Toc520375070 \h </w:instrText>
      </w:r>
      <w:r>
        <w:rPr>
          <w:noProof/>
        </w:rPr>
      </w:r>
      <w:r>
        <w:rPr>
          <w:noProof/>
        </w:rPr>
        <w:fldChar w:fldCharType="separate"/>
      </w:r>
      <w:r w:rsidR="00B560DA">
        <w:rPr>
          <w:noProof/>
        </w:rPr>
        <w:t>2-139</w:t>
      </w:r>
      <w:r>
        <w:rPr>
          <w:noProof/>
        </w:rPr>
        <w:fldChar w:fldCharType="end"/>
      </w:r>
    </w:p>
    <w:p w14:paraId="46B7A3D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2.55: Comparison of Concentration Profiles of HS</w:t>
      </w:r>
      <w:r w:rsidRPr="00046185">
        <w:rPr>
          <w:noProof/>
          <w:vertAlign w:val="superscript"/>
        </w:rPr>
        <w:t>-</w:t>
      </w:r>
      <w:r>
        <w:rPr>
          <w:noProof/>
        </w:rPr>
        <w:t xml:space="preserve"> (Solid Lines/Filled Symbols) and SO</w:t>
      </w:r>
      <w:r w:rsidRPr="00046185">
        <w:rPr>
          <w:noProof/>
          <w:vertAlign w:val="subscript"/>
        </w:rPr>
        <w:t>4</w:t>
      </w:r>
      <w:r w:rsidRPr="00046185">
        <w:rPr>
          <w:noProof/>
          <w:vertAlign w:val="superscript"/>
        </w:rPr>
        <w:t>2-</w:t>
      </w:r>
      <w:r>
        <w:rPr>
          <w:noProof/>
        </w:rPr>
        <w:t xml:space="preserve"> (Dashed Lines/Open Symbols) (Left) and Profiles of Cl</w:t>
      </w:r>
      <w:r w:rsidRPr="00046185">
        <w:rPr>
          <w:noProof/>
          <w:vertAlign w:val="superscript"/>
        </w:rPr>
        <w:t>-</w:t>
      </w:r>
      <w:r>
        <w:rPr>
          <w:noProof/>
        </w:rPr>
        <w:t xml:space="preserve"> (Right) at 1 (Blue), 5 (Red) and 10 (Black) Hours Simulated Using MIN3P-THCm (lines) to Those Simulated Using PHREEQC (Symbols)</w:t>
      </w:r>
      <w:r>
        <w:rPr>
          <w:noProof/>
        </w:rPr>
        <w:tab/>
      </w:r>
      <w:r>
        <w:rPr>
          <w:noProof/>
        </w:rPr>
        <w:fldChar w:fldCharType="begin"/>
      </w:r>
      <w:r>
        <w:rPr>
          <w:noProof/>
        </w:rPr>
        <w:instrText xml:space="preserve"> PAGEREF _Toc520375071 \h </w:instrText>
      </w:r>
      <w:r>
        <w:rPr>
          <w:noProof/>
        </w:rPr>
      </w:r>
      <w:r>
        <w:rPr>
          <w:noProof/>
        </w:rPr>
        <w:fldChar w:fldCharType="separate"/>
      </w:r>
      <w:r w:rsidR="00B560DA">
        <w:rPr>
          <w:noProof/>
        </w:rPr>
        <w:t>2-142</w:t>
      </w:r>
      <w:r>
        <w:rPr>
          <w:noProof/>
        </w:rPr>
        <w:fldChar w:fldCharType="end"/>
      </w:r>
    </w:p>
    <w:p w14:paraId="0E167C1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2.56: Comparison of Breakthrough Curves of pH and Total Concentrations of Na</w:t>
      </w:r>
      <w:r w:rsidRPr="00046185">
        <w:rPr>
          <w:noProof/>
          <w:vertAlign w:val="superscript"/>
        </w:rPr>
        <w:t>+</w:t>
      </w:r>
      <w:r>
        <w:rPr>
          <w:noProof/>
        </w:rPr>
        <w:t xml:space="preserve"> and Cl</w:t>
      </w:r>
      <w:r w:rsidRPr="00046185">
        <w:rPr>
          <w:noProof/>
          <w:vertAlign w:val="superscript"/>
        </w:rPr>
        <w:t>-</w:t>
      </w:r>
      <w:r>
        <w:rPr>
          <w:noProof/>
        </w:rPr>
        <w:t xml:space="preserve"> (Top Left), Ca</w:t>
      </w:r>
      <w:r w:rsidRPr="00046185">
        <w:rPr>
          <w:noProof/>
          <w:vertAlign w:val="superscript"/>
        </w:rPr>
        <w:t>2+</w:t>
      </w:r>
      <w:r>
        <w:rPr>
          <w:noProof/>
        </w:rPr>
        <w:t>, K</w:t>
      </w:r>
      <w:r w:rsidRPr="00046185">
        <w:rPr>
          <w:noProof/>
          <w:vertAlign w:val="superscript"/>
        </w:rPr>
        <w:t>+</w:t>
      </w:r>
      <w:r>
        <w:rPr>
          <w:noProof/>
        </w:rPr>
        <w:t>, Mg</w:t>
      </w:r>
      <w:r w:rsidRPr="00046185">
        <w:rPr>
          <w:noProof/>
          <w:vertAlign w:val="superscript"/>
        </w:rPr>
        <w:t>2+</w:t>
      </w:r>
      <w:r>
        <w:rPr>
          <w:noProof/>
        </w:rPr>
        <w:t xml:space="preserve"> (Top Right), SO</w:t>
      </w:r>
      <w:r w:rsidRPr="00046185">
        <w:rPr>
          <w:noProof/>
          <w:vertAlign w:val="subscript"/>
        </w:rPr>
        <w:t>4</w:t>
      </w:r>
      <w:r w:rsidRPr="00046185">
        <w:rPr>
          <w:noProof/>
          <w:vertAlign w:val="superscript"/>
        </w:rPr>
        <w:t>2-</w:t>
      </w:r>
      <w:r>
        <w:rPr>
          <w:noProof/>
        </w:rPr>
        <w:t>, CO</w:t>
      </w:r>
      <w:r w:rsidRPr="00046185">
        <w:rPr>
          <w:noProof/>
          <w:vertAlign w:val="subscript"/>
        </w:rPr>
        <w:t>3</w:t>
      </w:r>
      <w:r w:rsidRPr="00046185">
        <w:rPr>
          <w:noProof/>
          <w:vertAlign w:val="superscript"/>
        </w:rPr>
        <w:t>2-</w:t>
      </w:r>
      <w:r>
        <w:rPr>
          <w:noProof/>
        </w:rPr>
        <w:t xml:space="preserve"> and HS</w:t>
      </w:r>
      <w:r w:rsidRPr="00046185">
        <w:rPr>
          <w:noProof/>
          <w:vertAlign w:val="superscript"/>
        </w:rPr>
        <w:t xml:space="preserve">- </w:t>
      </w:r>
      <w:r>
        <w:rPr>
          <w:noProof/>
        </w:rPr>
        <w:t>(Bottom Right), and SI (saturation indexes) of Calcite, Anhydrite and Halite (Bottom Left) Simulated by MIN3P-THCm (Lines) to Those Calculated by PHREEQC (Symbols) – With Inhibition of Sulfate Reduction by Cl</w:t>
      </w:r>
      <w:r w:rsidRPr="00046185">
        <w:rPr>
          <w:noProof/>
          <w:vertAlign w:val="superscript"/>
        </w:rPr>
        <w:t>-</w:t>
      </w:r>
      <w:r>
        <w:rPr>
          <w:noProof/>
        </w:rPr>
        <w:tab/>
      </w:r>
      <w:r>
        <w:rPr>
          <w:noProof/>
        </w:rPr>
        <w:fldChar w:fldCharType="begin"/>
      </w:r>
      <w:r>
        <w:rPr>
          <w:noProof/>
        </w:rPr>
        <w:instrText xml:space="preserve"> PAGEREF _Toc520375072 \h </w:instrText>
      </w:r>
      <w:r>
        <w:rPr>
          <w:noProof/>
        </w:rPr>
      </w:r>
      <w:r>
        <w:rPr>
          <w:noProof/>
        </w:rPr>
        <w:fldChar w:fldCharType="separate"/>
      </w:r>
      <w:r w:rsidR="00B560DA">
        <w:rPr>
          <w:noProof/>
        </w:rPr>
        <w:t>2-144</w:t>
      </w:r>
      <w:r>
        <w:rPr>
          <w:noProof/>
        </w:rPr>
        <w:fldChar w:fldCharType="end"/>
      </w:r>
    </w:p>
    <w:p w14:paraId="0FA2CB7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2.57: Comparison of Breakthrough Curves of pH and Total Concentrations of Na</w:t>
      </w:r>
      <w:r w:rsidRPr="00046185">
        <w:rPr>
          <w:noProof/>
          <w:vertAlign w:val="superscript"/>
        </w:rPr>
        <w:t>+</w:t>
      </w:r>
      <w:r>
        <w:rPr>
          <w:noProof/>
        </w:rPr>
        <w:t xml:space="preserve"> and Cl</w:t>
      </w:r>
      <w:r w:rsidRPr="00046185">
        <w:rPr>
          <w:noProof/>
          <w:vertAlign w:val="superscript"/>
        </w:rPr>
        <w:t>-</w:t>
      </w:r>
      <w:r>
        <w:rPr>
          <w:noProof/>
        </w:rPr>
        <w:t xml:space="preserve"> (Top Left), Ca</w:t>
      </w:r>
      <w:r w:rsidRPr="00046185">
        <w:rPr>
          <w:noProof/>
          <w:vertAlign w:val="superscript"/>
        </w:rPr>
        <w:t>2+</w:t>
      </w:r>
      <w:r>
        <w:rPr>
          <w:noProof/>
        </w:rPr>
        <w:t>, K</w:t>
      </w:r>
      <w:r w:rsidRPr="00046185">
        <w:rPr>
          <w:noProof/>
          <w:vertAlign w:val="superscript"/>
        </w:rPr>
        <w:t>+</w:t>
      </w:r>
      <w:r>
        <w:rPr>
          <w:noProof/>
        </w:rPr>
        <w:t>, Mg</w:t>
      </w:r>
      <w:r w:rsidRPr="00046185">
        <w:rPr>
          <w:noProof/>
          <w:vertAlign w:val="superscript"/>
        </w:rPr>
        <w:t>2+</w:t>
      </w:r>
      <w:r>
        <w:rPr>
          <w:noProof/>
        </w:rPr>
        <w:t xml:space="preserve"> (Top Right), SO</w:t>
      </w:r>
      <w:r w:rsidRPr="00046185">
        <w:rPr>
          <w:noProof/>
          <w:vertAlign w:val="subscript"/>
        </w:rPr>
        <w:t>4</w:t>
      </w:r>
      <w:r w:rsidRPr="00046185">
        <w:rPr>
          <w:noProof/>
          <w:vertAlign w:val="superscript"/>
        </w:rPr>
        <w:t>2-</w:t>
      </w:r>
      <w:r>
        <w:rPr>
          <w:noProof/>
        </w:rPr>
        <w:t>, CO</w:t>
      </w:r>
      <w:r w:rsidRPr="00046185">
        <w:rPr>
          <w:noProof/>
          <w:vertAlign w:val="subscript"/>
        </w:rPr>
        <w:t>3</w:t>
      </w:r>
      <w:r w:rsidRPr="00046185">
        <w:rPr>
          <w:noProof/>
          <w:vertAlign w:val="superscript"/>
        </w:rPr>
        <w:t>2-</w:t>
      </w:r>
      <w:r>
        <w:rPr>
          <w:noProof/>
        </w:rPr>
        <w:t xml:space="preserve"> and HS</w:t>
      </w:r>
      <w:r w:rsidRPr="00046185">
        <w:rPr>
          <w:noProof/>
          <w:vertAlign w:val="superscript"/>
        </w:rPr>
        <w:t xml:space="preserve">- </w:t>
      </w:r>
      <w:r>
        <w:rPr>
          <w:noProof/>
        </w:rPr>
        <w:t>(Bottom Right), and SI (saturation indexes) of Calcite, Anhydrite and Halite (Bottom Left) Simulated by MIN3P-THCm (Lines) to Those Calculated by PHREEQC (Symbols) – Without Inhibition of Sulfate Reduction by Cl</w:t>
      </w:r>
      <w:r w:rsidRPr="00046185">
        <w:rPr>
          <w:noProof/>
          <w:vertAlign w:val="superscript"/>
        </w:rPr>
        <w:t>-</w:t>
      </w:r>
      <w:r>
        <w:rPr>
          <w:noProof/>
        </w:rPr>
        <w:tab/>
      </w:r>
      <w:r>
        <w:rPr>
          <w:noProof/>
        </w:rPr>
        <w:fldChar w:fldCharType="begin"/>
      </w:r>
      <w:r>
        <w:rPr>
          <w:noProof/>
        </w:rPr>
        <w:instrText xml:space="preserve"> PAGEREF _Toc520375073 \h </w:instrText>
      </w:r>
      <w:r>
        <w:rPr>
          <w:noProof/>
        </w:rPr>
      </w:r>
      <w:r>
        <w:rPr>
          <w:noProof/>
        </w:rPr>
        <w:fldChar w:fldCharType="separate"/>
      </w:r>
      <w:r w:rsidR="00B560DA">
        <w:rPr>
          <w:noProof/>
        </w:rPr>
        <w:t>2-145</w:t>
      </w:r>
      <w:r>
        <w:rPr>
          <w:noProof/>
        </w:rPr>
        <w:fldChar w:fldCharType="end"/>
      </w:r>
    </w:p>
    <w:p w14:paraId="7364FAB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2.58: Verification of the one-dimensional vertical stress implementation in MIN3P-THCm.  A) Conceptual model depicting vertical loading on an aquifer with free drainage on surface.  B) MIN3P-THCm results (symbols) match the analytical solution (solid lines) presented by Lemieux et al. (2008) (Bea et al., 2011)</w:t>
      </w:r>
      <w:r>
        <w:rPr>
          <w:noProof/>
        </w:rPr>
        <w:tab/>
      </w:r>
      <w:r>
        <w:rPr>
          <w:noProof/>
        </w:rPr>
        <w:fldChar w:fldCharType="begin"/>
      </w:r>
      <w:r>
        <w:rPr>
          <w:noProof/>
        </w:rPr>
        <w:instrText xml:space="preserve"> PAGEREF _Toc520375074 \h </w:instrText>
      </w:r>
      <w:r>
        <w:rPr>
          <w:noProof/>
        </w:rPr>
      </w:r>
      <w:r>
        <w:rPr>
          <w:noProof/>
        </w:rPr>
        <w:fldChar w:fldCharType="separate"/>
      </w:r>
      <w:r w:rsidR="00B560DA">
        <w:rPr>
          <w:noProof/>
        </w:rPr>
        <w:t>2-147</w:t>
      </w:r>
      <w:r>
        <w:rPr>
          <w:noProof/>
        </w:rPr>
        <w:fldChar w:fldCharType="end"/>
      </w:r>
    </w:p>
    <w:p w14:paraId="03F2E77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3.1: </w:t>
      </w:r>
      <w:r>
        <w:rPr>
          <w:noProof/>
          <w:lang w:eastAsia="zh-CN"/>
        </w:rPr>
        <w:t>Simulated time curves of saturation indices for albite and calcite (upper panel), and concentrations of selected components (lower panel)</w:t>
      </w:r>
      <w:r>
        <w:rPr>
          <w:noProof/>
        </w:rPr>
        <w:tab/>
      </w:r>
      <w:r>
        <w:rPr>
          <w:noProof/>
        </w:rPr>
        <w:fldChar w:fldCharType="begin"/>
      </w:r>
      <w:r>
        <w:rPr>
          <w:noProof/>
        </w:rPr>
        <w:instrText xml:space="preserve"> PAGEREF _Toc520375075 \h </w:instrText>
      </w:r>
      <w:r>
        <w:rPr>
          <w:noProof/>
        </w:rPr>
      </w:r>
      <w:r>
        <w:rPr>
          <w:noProof/>
        </w:rPr>
        <w:fldChar w:fldCharType="separate"/>
      </w:r>
      <w:r w:rsidR="00B560DA">
        <w:rPr>
          <w:noProof/>
        </w:rPr>
        <w:t>3-150</w:t>
      </w:r>
      <w:r>
        <w:rPr>
          <w:noProof/>
        </w:rPr>
        <w:fldChar w:fldCharType="end"/>
      </w:r>
    </w:p>
    <w:p w14:paraId="18A6A7D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3.2: </w:t>
      </w:r>
      <w:r>
        <w:rPr>
          <w:noProof/>
          <w:lang w:eastAsia="zh-CN"/>
        </w:rPr>
        <w:t>Simulated time curves of SI of calcite (upper panel), and concentrations of selected species (lower panel)</w:t>
      </w:r>
      <w:r>
        <w:rPr>
          <w:noProof/>
        </w:rPr>
        <w:tab/>
      </w:r>
      <w:r>
        <w:rPr>
          <w:noProof/>
        </w:rPr>
        <w:fldChar w:fldCharType="begin"/>
      </w:r>
      <w:r>
        <w:rPr>
          <w:noProof/>
        </w:rPr>
        <w:instrText xml:space="preserve"> PAGEREF _Toc520375076 \h </w:instrText>
      </w:r>
      <w:r>
        <w:rPr>
          <w:noProof/>
        </w:rPr>
      </w:r>
      <w:r>
        <w:rPr>
          <w:noProof/>
        </w:rPr>
        <w:fldChar w:fldCharType="separate"/>
      </w:r>
      <w:r w:rsidR="00B560DA">
        <w:rPr>
          <w:noProof/>
        </w:rPr>
        <w:t>3-152</w:t>
      </w:r>
      <w:r>
        <w:rPr>
          <w:noProof/>
        </w:rPr>
        <w:fldChar w:fldCharType="end"/>
      </w:r>
    </w:p>
    <w:p w14:paraId="4C825E6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 </w:t>
      </w:r>
      <w:r>
        <w:rPr>
          <w:noProof/>
          <w:lang w:eastAsia="zh-CN"/>
        </w:rPr>
        <w:t>Simulated results for pH dependent speciation of Cr(III) (left) and saturation indexes of excluded minerals (right) (benchmark Cr(III))</w:t>
      </w:r>
      <w:r>
        <w:rPr>
          <w:noProof/>
        </w:rPr>
        <w:tab/>
      </w:r>
      <w:r>
        <w:rPr>
          <w:noProof/>
        </w:rPr>
        <w:fldChar w:fldCharType="begin"/>
      </w:r>
      <w:r>
        <w:rPr>
          <w:noProof/>
        </w:rPr>
        <w:instrText xml:space="preserve"> PAGEREF _Toc520375077 \h </w:instrText>
      </w:r>
      <w:r>
        <w:rPr>
          <w:noProof/>
        </w:rPr>
      </w:r>
      <w:r>
        <w:rPr>
          <w:noProof/>
        </w:rPr>
        <w:fldChar w:fldCharType="separate"/>
      </w:r>
      <w:r w:rsidR="00B560DA">
        <w:rPr>
          <w:noProof/>
        </w:rPr>
        <w:t>3-153</w:t>
      </w:r>
      <w:r>
        <w:rPr>
          <w:noProof/>
        </w:rPr>
        <w:fldChar w:fldCharType="end"/>
      </w:r>
    </w:p>
    <w:p w14:paraId="406CEAE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3.4: </w:t>
      </w:r>
      <w:r>
        <w:rPr>
          <w:noProof/>
          <w:lang w:eastAsia="zh-CN"/>
        </w:rPr>
        <w:t>Simulated results for pH dependent speciation of Fe(III) (left) and saturation indexes of excluded minerals (right) (benchmark Fe(III))</w:t>
      </w:r>
      <w:r>
        <w:rPr>
          <w:noProof/>
        </w:rPr>
        <w:tab/>
      </w:r>
      <w:r>
        <w:rPr>
          <w:noProof/>
        </w:rPr>
        <w:fldChar w:fldCharType="begin"/>
      </w:r>
      <w:r>
        <w:rPr>
          <w:noProof/>
        </w:rPr>
        <w:instrText xml:space="preserve"> PAGEREF _Toc520375078 \h </w:instrText>
      </w:r>
      <w:r>
        <w:rPr>
          <w:noProof/>
        </w:rPr>
      </w:r>
      <w:r>
        <w:rPr>
          <w:noProof/>
        </w:rPr>
        <w:fldChar w:fldCharType="separate"/>
      </w:r>
      <w:r w:rsidR="00B560DA">
        <w:rPr>
          <w:noProof/>
        </w:rPr>
        <w:t>3-155</w:t>
      </w:r>
      <w:r>
        <w:rPr>
          <w:noProof/>
        </w:rPr>
        <w:fldChar w:fldCharType="end"/>
      </w:r>
    </w:p>
    <w:p w14:paraId="2D7BF34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Figure 3.5</w:t>
      </w:r>
      <w:r>
        <w:rPr>
          <w:noProof/>
          <w:lang w:eastAsia="zh-CN"/>
        </w:rPr>
        <w:t>: Simulated profiles of NAPL volume fraction (upper panel), concentration of dissolved PCE (middle panel) and sorbed PCE (lower panel)  (linsorb)</w:t>
      </w:r>
      <w:r>
        <w:rPr>
          <w:noProof/>
        </w:rPr>
        <w:tab/>
      </w:r>
      <w:r>
        <w:rPr>
          <w:noProof/>
        </w:rPr>
        <w:fldChar w:fldCharType="begin"/>
      </w:r>
      <w:r>
        <w:rPr>
          <w:noProof/>
        </w:rPr>
        <w:instrText xml:space="preserve"> PAGEREF _Toc520375079 \h </w:instrText>
      </w:r>
      <w:r>
        <w:rPr>
          <w:noProof/>
        </w:rPr>
      </w:r>
      <w:r>
        <w:rPr>
          <w:noProof/>
        </w:rPr>
        <w:fldChar w:fldCharType="separate"/>
      </w:r>
      <w:r w:rsidR="00B560DA">
        <w:rPr>
          <w:noProof/>
        </w:rPr>
        <w:t>3-157</w:t>
      </w:r>
      <w:r>
        <w:rPr>
          <w:noProof/>
        </w:rPr>
        <w:fldChar w:fldCharType="end"/>
      </w:r>
    </w:p>
    <w:p w14:paraId="0730214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3.6: </w:t>
      </w:r>
      <w:r>
        <w:rPr>
          <w:noProof/>
          <w:lang w:eastAsia="zh-CN"/>
        </w:rPr>
        <w:t>Ligand binding by a hydrous oxide from a 10</w:t>
      </w:r>
      <w:r w:rsidRPr="00046185">
        <w:rPr>
          <w:noProof/>
          <w:vertAlign w:val="superscript"/>
          <w:lang w:eastAsia="zh-CN"/>
        </w:rPr>
        <w:t>-7</w:t>
      </w:r>
      <w:r>
        <w:rPr>
          <w:noProof/>
          <w:lang w:eastAsia="zh-CN"/>
        </w:rPr>
        <w:t xml:space="preserve"> M solution (demonstration example surfa2)</w:t>
      </w:r>
      <w:r>
        <w:rPr>
          <w:noProof/>
        </w:rPr>
        <w:tab/>
      </w:r>
      <w:r>
        <w:rPr>
          <w:noProof/>
        </w:rPr>
        <w:fldChar w:fldCharType="begin"/>
      </w:r>
      <w:r>
        <w:rPr>
          <w:noProof/>
        </w:rPr>
        <w:instrText xml:space="preserve"> PAGEREF _Toc520375080 \h </w:instrText>
      </w:r>
      <w:r>
        <w:rPr>
          <w:noProof/>
        </w:rPr>
      </w:r>
      <w:r>
        <w:rPr>
          <w:noProof/>
        </w:rPr>
        <w:fldChar w:fldCharType="separate"/>
      </w:r>
      <w:r w:rsidR="00B560DA">
        <w:rPr>
          <w:noProof/>
        </w:rPr>
        <w:t>3-158</w:t>
      </w:r>
      <w:r>
        <w:rPr>
          <w:noProof/>
        </w:rPr>
        <w:fldChar w:fldCharType="end"/>
      </w:r>
    </w:p>
    <w:p w14:paraId="5C79E67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3.7: </w:t>
      </w:r>
      <w:r>
        <w:rPr>
          <w:noProof/>
          <w:lang w:eastAsia="zh-CN"/>
        </w:rPr>
        <w:t>Simulated results for the binding of a metal (Me</w:t>
      </w:r>
      <w:r w:rsidRPr="00046185">
        <w:rPr>
          <w:noProof/>
          <w:vertAlign w:val="superscript"/>
          <w:lang w:eastAsia="zh-CN"/>
        </w:rPr>
        <w:t>+</w:t>
      </w:r>
      <w:r>
        <w:rPr>
          <w:noProof/>
          <w:lang w:eastAsia="zh-CN"/>
        </w:rPr>
        <w:t>) by a hydrous oxide from a 10</w:t>
      </w:r>
      <w:r w:rsidRPr="00046185">
        <w:rPr>
          <w:noProof/>
          <w:vertAlign w:val="superscript"/>
          <w:lang w:eastAsia="zh-CN"/>
        </w:rPr>
        <w:t>-7</w:t>
      </w:r>
      <w:r>
        <w:rPr>
          <w:noProof/>
          <w:lang w:eastAsia="zh-CN"/>
        </w:rPr>
        <w:t> M solution (benchmark surfme2)</w:t>
      </w:r>
      <w:r>
        <w:rPr>
          <w:noProof/>
        </w:rPr>
        <w:tab/>
      </w:r>
      <w:r>
        <w:rPr>
          <w:noProof/>
        </w:rPr>
        <w:fldChar w:fldCharType="begin"/>
      </w:r>
      <w:r>
        <w:rPr>
          <w:noProof/>
        </w:rPr>
        <w:instrText xml:space="preserve"> PAGEREF _Toc520375081 \h </w:instrText>
      </w:r>
      <w:r>
        <w:rPr>
          <w:noProof/>
        </w:rPr>
      </w:r>
      <w:r>
        <w:rPr>
          <w:noProof/>
        </w:rPr>
        <w:fldChar w:fldCharType="separate"/>
      </w:r>
      <w:r w:rsidR="00B560DA">
        <w:rPr>
          <w:noProof/>
        </w:rPr>
        <w:t>3-159</w:t>
      </w:r>
      <w:r>
        <w:rPr>
          <w:noProof/>
        </w:rPr>
        <w:fldChar w:fldCharType="end"/>
      </w:r>
    </w:p>
    <w:p w14:paraId="4B8AD06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3.8: Simulated hydraulic head contours at steady state.</w:t>
      </w:r>
      <w:r>
        <w:rPr>
          <w:noProof/>
        </w:rPr>
        <w:tab/>
      </w:r>
      <w:r>
        <w:rPr>
          <w:noProof/>
        </w:rPr>
        <w:fldChar w:fldCharType="begin"/>
      </w:r>
      <w:r>
        <w:rPr>
          <w:noProof/>
        </w:rPr>
        <w:instrText xml:space="preserve"> PAGEREF _Toc520375082 \h </w:instrText>
      </w:r>
      <w:r>
        <w:rPr>
          <w:noProof/>
        </w:rPr>
      </w:r>
      <w:r>
        <w:rPr>
          <w:noProof/>
        </w:rPr>
        <w:fldChar w:fldCharType="separate"/>
      </w:r>
      <w:r w:rsidR="00B560DA">
        <w:rPr>
          <w:noProof/>
        </w:rPr>
        <w:t>3-162</w:t>
      </w:r>
      <w:r>
        <w:rPr>
          <w:noProof/>
        </w:rPr>
        <w:fldChar w:fldCharType="end"/>
      </w:r>
    </w:p>
    <w:p w14:paraId="276AA8B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3.9: Simulated saturation contours and pressure head contours at steady state.</w:t>
      </w:r>
      <w:r>
        <w:rPr>
          <w:noProof/>
        </w:rPr>
        <w:tab/>
      </w:r>
      <w:r>
        <w:rPr>
          <w:noProof/>
        </w:rPr>
        <w:fldChar w:fldCharType="begin"/>
      </w:r>
      <w:r>
        <w:rPr>
          <w:noProof/>
        </w:rPr>
        <w:instrText xml:space="preserve"> PAGEREF _Toc520375083 \h </w:instrText>
      </w:r>
      <w:r>
        <w:rPr>
          <w:noProof/>
        </w:rPr>
      </w:r>
      <w:r>
        <w:rPr>
          <w:noProof/>
        </w:rPr>
        <w:fldChar w:fldCharType="separate"/>
      </w:r>
      <w:r w:rsidR="00B560DA">
        <w:rPr>
          <w:noProof/>
        </w:rPr>
        <w:t>3-164</w:t>
      </w:r>
      <w:r>
        <w:rPr>
          <w:noProof/>
        </w:rPr>
        <w:fldChar w:fldCharType="end"/>
      </w:r>
    </w:p>
    <w:p w14:paraId="41D8048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3.10: Simulated hydraulic head contours after 0.02 days.</w:t>
      </w:r>
      <w:r>
        <w:rPr>
          <w:noProof/>
        </w:rPr>
        <w:tab/>
      </w:r>
      <w:r>
        <w:rPr>
          <w:noProof/>
        </w:rPr>
        <w:fldChar w:fldCharType="begin"/>
      </w:r>
      <w:r>
        <w:rPr>
          <w:noProof/>
        </w:rPr>
        <w:instrText xml:space="preserve"> PAGEREF _Toc520375084 \h </w:instrText>
      </w:r>
      <w:r>
        <w:rPr>
          <w:noProof/>
        </w:rPr>
      </w:r>
      <w:r>
        <w:rPr>
          <w:noProof/>
        </w:rPr>
        <w:fldChar w:fldCharType="separate"/>
      </w:r>
      <w:r w:rsidR="00B560DA">
        <w:rPr>
          <w:noProof/>
        </w:rPr>
        <w:t>3-165</w:t>
      </w:r>
      <w:r>
        <w:rPr>
          <w:noProof/>
        </w:rPr>
        <w:fldChar w:fldCharType="end"/>
      </w:r>
    </w:p>
    <w:p w14:paraId="173336F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3.11: Simulated saturation contours and pressure head contours after 1 day.</w:t>
      </w:r>
      <w:r>
        <w:rPr>
          <w:noProof/>
        </w:rPr>
        <w:tab/>
      </w:r>
      <w:r>
        <w:rPr>
          <w:noProof/>
        </w:rPr>
        <w:fldChar w:fldCharType="begin"/>
      </w:r>
      <w:r>
        <w:rPr>
          <w:noProof/>
        </w:rPr>
        <w:instrText xml:space="preserve"> PAGEREF _Toc520375085 \h </w:instrText>
      </w:r>
      <w:r>
        <w:rPr>
          <w:noProof/>
        </w:rPr>
      </w:r>
      <w:r>
        <w:rPr>
          <w:noProof/>
        </w:rPr>
        <w:fldChar w:fldCharType="separate"/>
      </w:r>
      <w:r w:rsidR="00B560DA">
        <w:rPr>
          <w:noProof/>
        </w:rPr>
        <w:t>3-167</w:t>
      </w:r>
      <w:r>
        <w:rPr>
          <w:noProof/>
        </w:rPr>
        <w:fldChar w:fldCharType="end"/>
      </w:r>
    </w:p>
    <w:p w14:paraId="22CF8B5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3.12: Simulated hydraulic head contours at steady state.</w:t>
      </w:r>
      <w:r>
        <w:rPr>
          <w:noProof/>
        </w:rPr>
        <w:tab/>
      </w:r>
      <w:r>
        <w:rPr>
          <w:noProof/>
        </w:rPr>
        <w:fldChar w:fldCharType="begin"/>
      </w:r>
      <w:r>
        <w:rPr>
          <w:noProof/>
        </w:rPr>
        <w:instrText xml:space="preserve"> PAGEREF _Toc520375086 \h </w:instrText>
      </w:r>
      <w:r>
        <w:rPr>
          <w:noProof/>
        </w:rPr>
      </w:r>
      <w:r>
        <w:rPr>
          <w:noProof/>
        </w:rPr>
        <w:fldChar w:fldCharType="separate"/>
      </w:r>
      <w:r w:rsidR="00B560DA">
        <w:rPr>
          <w:noProof/>
        </w:rPr>
        <w:t>3-169</w:t>
      </w:r>
      <w:r>
        <w:rPr>
          <w:noProof/>
        </w:rPr>
        <w:fldChar w:fldCharType="end"/>
      </w:r>
    </w:p>
    <w:p w14:paraId="0F21C05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3.13: Simulated hydraulic head contours after 4 days.</w:t>
      </w:r>
      <w:r>
        <w:rPr>
          <w:noProof/>
        </w:rPr>
        <w:tab/>
      </w:r>
      <w:r>
        <w:rPr>
          <w:noProof/>
        </w:rPr>
        <w:fldChar w:fldCharType="begin"/>
      </w:r>
      <w:r>
        <w:rPr>
          <w:noProof/>
        </w:rPr>
        <w:instrText xml:space="preserve"> PAGEREF _Toc520375087 \h </w:instrText>
      </w:r>
      <w:r>
        <w:rPr>
          <w:noProof/>
        </w:rPr>
      </w:r>
      <w:r>
        <w:rPr>
          <w:noProof/>
        </w:rPr>
        <w:fldChar w:fldCharType="separate"/>
      </w:r>
      <w:r w:rsidR="00B560DA">
        <w:rPr>
          <w:noProof/>
        </w:rPr>
        <w:t>3-171</w:t>
      </w:r>
      <w:r>
        <w:rPr>
          <w:noProof/>
        </w:rPr>
        <w:fldChar w:fldCharType="end"/>
      </w:r>
    </w:p>
    <w:p w14:paraId="1CDC3F0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3.14: Simulated hydraulic head contours after 8 hours.</w:t>
      </w:r>
      <w:r>
        <w:rPr>
          <w:noProof/>
        </w:rPr>
        <w:tab/>
      </w:r>
      <w:r>
        <w:rPr>
          <w:noProof/>
        </w:rPr>
        <w:fldChar w:fldCharType="begin"/>
      </w:r>
      <w:r>
        <w:rPr>
          <w:noProof/>
        </w:rPr>
        <w:instrText xml:space="preserve"> PAGEREF _Toc520375088 \h </w:instrText>
      </w:r>
      <w:r>
        <w:rPr>
          <w:noProof/>
        </w:rPr>
      </w:r>
      <w:r>
        <w:rPr>
          <w:noProof/>
        </w:rPr>
        <w:fldChar w:fldCharType="separate"/>
      </w:r>
      <w:r w:rsidR="00B560DA">
        <w:rPr>
          <w:noProof/>
        </w:rPr>
        <w:t>3-172</w:t>
      </w:r>
      <w:r>
        <w:rPr>
          <w:noProof/>
        </w:rPr>
        <w:fldChar w:fldCharType="end"/>
      </w:r>
    </w:p>
    <w:p w14:paraId="486B4B6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3.15: Concentration distributions at 1000 days for decoupled (∂ρ/∂c = 0; dashed</w:t>
      </w:r>
      <w:r w:rsidRPr="00046185">
        <w:rPr>
          <w:rFonts w:cs="Arial"/>
          <w:noProof/>
        </w:rPr>
        <w:t xml:space="preserve"> lines) and coupled (∂ρ/∂c = 0.7; solid lines) hydrostatic simulations.  Concentration contours have the unit g l</w:t>
      </w:r>
      <w:r w:rsidRPr="00046185">
        <w:rPr>
          <w:rFonts w:cs="Arial"/>
          <w:noProof/>
          <w:vertAlign w:val="superscript"/>
        </w:rPr>
        <w:t>-1</w:t>
      </w:r>
      <w:r w:rsidRPr="00046185">
        <w:rPr>
          <w:rFonts w:cs="Arial"/>
          <w:noProof/>
          <w:lang w:eastAsia="zh-CN"/>
        </w:rPr>
        <w:t xml:space="preserve"> (Bea et al., 2011)</w:t>
      </w:r>
      <w:r>
        <w:rPr>
          <w:noProof/>
        </w:rPr>
        <w:tab/>
      </w:r>
      <w:r>
        <w:rPr>
          <w:noProof/>
        </w:rPr>
        <w:fldChar w:fldCharType="begin"/>
      </w:r>
      <w:r>
        <w:rPr>
          <w:noProof/>
        </w:rPr>
        <w:instrText xml:space="preserve"> PAGEREF _Toc520375089 \h </w:instrText>
      </w:r>
      <w:r>
        <w:rPr>
          <w:noProof/>
        </w:rPr>
      </w:r>
      <w:r>
        <w:rPr>
          <w:noProof/>
        </w:rPr>
        <w:fldChar w:fldCharType="separate"/>
      </w:r>
      <w:r w:rsidR="00B560DA">
        <w:rPr>
          <w:noProof/>
        </w:rPr>
        <w:t>3-174</w:t>
      </w:r>
      <w:r>
        <w:rPr>
          <w:noProof/>
        </w:rPr>
        <w:fldChar w:fldCharType="end"/>
      </w:r>
    </w:p>
    <w:p w14:paraId="5737C5E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3.16: </w:t>
      </w:r>
      <w:r>
        <w:rPr>
          <w:noProof/>
          <w:lang w:eastAsia="zh-CN"/>
        </w:rPr>
        <w:t>Concentration distributions for the hydrodynamic box simulations.  Concentration contours (g L</w:t>
      </w:r>
      <w:r w:rsidRPr="00046185">
        <w:rPr>
          <w:noProof/>
          <w:vertAlign w:val="superscript"/>
          <w:lang w:eastAsia="zh-CN"/>
        </w:rPr>
        <w:t>-1</w:t>
      </w:r>
      <w:r>
        <w:rPr>
          <w:noProof/>
          <w:lang w:eastAsia="zh-CN"/>
        </w:rPr>
        <w:t>) at 0 days (solid lines) and 4000 days (dashed lines) are coincident</w:t>
      </w:r>
      <w:r>
        <w:rPr>
          <w:noProof/>
        </w:rPr>
        <w:t xml:space="preserve"> </w:t>
      </w:r>
      <w:r w:rsidRPr="00046185">
        <w:rPr>
          <w:rFonts w:cs="Arial"/>
          <w:noProof/>
          <w:lang w:eastAsia="zh-CN"/>
        </w:rPr>
        <w:t>(Bea et al., 2011)</w:t>
      </w:r>
      <w:r>
        <w:rPr>
          <w:noProof/>
        </w:rPr>
        <w:tab/>
      </w:r>
      <w:r>
        <w:rPr>
          <w:noProof/>
        </w:rPr>
        <w:fldChar w:fldCharType="begin"/>
      </w:r>
      <w:r>
        <w:rPr>
          <w:noProof/>
        </w:rPr>
        <w:instrText xml:space="preserve"> PAGEREF _Toc520375090 \h </w:instrText>
      </w:r>
      <w:r>
        <w:rPr>
          <w:noProof/>
        </w:rPr>
      </w:r>
      <w:r>
        <w:rPr>
          <w:noProof/>
        </w:rPr>
        <w:fldChar w:fldCharType="separate"/>
      </w:r>
      <w:r w:rsidR="00B560DA">
        <w:rPr>
          <w:noProof/>
        </w:rPr>
        <w:t>3-177</w:t>
      </w:r>
      <w:r>
        <w:rPr>
          <w:noProof/>
        </w:rPr>
        <w:fldChar w:fldCharType="end"/>
      </w:r>
    </w:p>
    <w:p w14:paraId="11AFAD1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3.17: Profiles of concentrations of aqueous species at 3 days</w:t>
      </w:r>
      <w:r>
        <w:rPr>
          <w:noProof/>
          <w:lang w:eastAsia="zh-CN"/>
        </w:rPr>
        <w:t xml:space="preserve"> for benchmark </w:t>
      </w:r>
      <w:r w:rsidRPr="00046185">
        <w:rPr>
          <w:noProof/>
          <w:lang w:eastAsia="zh-CN"/>
        </w:rPr>
        <w:t>complex</w:t>
      </w:r>
      <w:r>
        <w:rPr>
          <w:noProof/>
        </w:rPr>
        <w:tab/>
      </w:r>
      <w:r>
        <w:rPr>
          <w:noProof/>
        </w:rPr>
        <w:fldChar w:fldCharType="begin"/>
      </w:r>
      <w:r>
        <w:rPr>
          <w:noProof/>
        </w:rPr>
        <w:instrText xml:space="preserve"> PAGEREF _Toc520375091 \h </w:instrText>
      </w:r>
      <w:r>
        <w:rPr>
          <w:noProof/>
        </w:rPr>
      </w:r>
      <w:r>
        <w:rPr>
          <w:noProof/>
        </w:rPr>
        <w:fldChar w:fldCharType="separate"/>
      </w:r>
      <w:r w:rsidR="00B560DA">
        <w:rPr>
          <w:noProof/>
        </w:rPr>
        <w:t>3-180</w:t>
      </w:r>
      <w:r>
        <w:rPr>
          <w:noProof/>
        </w:rPr>
        <w:fldChar w:fldCharType="end"/>
      </w:r>
    </w:p>
    <w:p w14:paraId="1B914A5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3.18: Boundary conditions: A carbonic acid solution enters from the bottom left, constant hydraulic head on the top (h=0.0 m) and bottom boundaries (h=0.0014 m).</w:t>
      </w:r>
      <w:r>
        <w:rPr>
          <w:noProof/>
        </w:rPr>
        <w:tab/>
      </w:r>
      <w:r>
        <w:rPr>
          <w:noProof/>
        </w:rPr>
        <w:fldChar w:fldCharType="begin"/>
      </w:r>
      <w:r>
        <w:rPr>
          <w:noProof/>
        </w:rPr>
        <w:instrText xml:space="preserve"> PAGEREF _Toc520375092 \h </w:instrText>
      </w:r>
      <w:r>
        <w:rPr>
          <w:noProof/>
        </w:rPr>
      </w:r>
      <w:r>
        <w:rPr>
          <w:noProof/>
        </w:rPr>
        <w:fldChar w:fldCharType="separate"/>
      </w:r>
      <w:r w:rsidR="00B560DA">
        <w:rPr>
          <w:noProof/>
        </w:rPr>
        <w:t>3-181</w:t>
      </w:r>
      <w:r>
        <w:rPr>
          <w:noProof/>
        </w:rPr>
        <w:fldChar w:fldCharType="end"/>
      </w:r>
    </w:p>
    <w:p w14:paraId="2FDCC6E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3.19: Simulated contours of the total </w:t>
      </w:r>
      <w:r w:rsidRPr="00046185">
        <w:rPr>
          <w:noProof/>
          <w:color w:val="000000"/>
          <w:lang w:eastAsia="en-CA"/>
        </w:rPr>
        <w:t>CO</w:t>
      </w:r>
      <w:r w:rsidRPr="00046185">
        <w:rPr>
          <w:noProof/>
          <w:color w:val="000000"/>
          <w:vertAlign w:val="subscript"/>
          <w:lang w:eastAsia="en-CA"/>
        </w:rPr>
        <w:t>3</w:t>
      </w:r>
      <w:r w:rsidRPr="00046185">
        <w:rPr>
          <w:noProof/>
          <w:color w:val="000000"/>
          <w:vertAlign w:val="superscript"/>
          <w:lang w:eastAsia="en-CA"/>
        </w:rPr>
        <w:t>2-</w:t>
      </w:r>
      <w:r>
        <w:rPr>
          <w:noProof/>
        </w:rPr>
        <w:t xml:space="preserve"> concentration (left) and the H</w:t>
      </w:r>
      <w:r w:rsidRPr="00046185">
        <w:rPr>
          <w:noProof/>
          <w:color w:val="000000"/>
          <w:lang w:eastAsia="en-CA"/>
        </w:rPr>
        <w:t>CO</w:t>
      </w:r>
      <w:r w:rsidRPr="00046185">
        <w:rPr>
          <w:noProof/>
          <w:color w:val="000000"/>
          <w:vertAlign w:val="subscript"/>
          <w:lang w:eastAsia="en-CA"/>
        </w:rPr>
        <w:t>3</w:t>
      </w:r>
      <w:r w:rsidRPr="00046185">
        <w:rPr>
          <w:noProof/>
          <w:color w:val="000000"/>
          <w:vertAlign w:val="superscript"/>
          <w:lang w:eastAsia="en-CA"/>
        </w:rPr>
        <w:t>-</w:t>
      </w:r>
      <w:r>
        <w:rPr>
          <w:noProof/>
        </w:rPr>
        <w:t xml:space="preserve"> concentration (right) at </w:t>
      </w:r>
      <w:r>
        <w:rPr>
          <w:noProof/>
          <w:lang w:eastAsia="zh-CN"/>
        </w:rPr>
        <w:t>4.0</w:t>
      </w:r>
      <w:r w:rsidRPr="00046185">
        <w:rPr>
          <w:noProof/>
          <w:lang w:val="en-CA"/>
        </w:rPr>
        <w:t xml:space="preserve"> days</w:t>
      </w:r>
      <w:r>
        <w:rPr>
          <w:noProof/>
        </w:rPr>
        <w:tab/>
      </w:r>
      <w:r>
        <w:rPr>
          <w:noProof/>
        </w:rPr>
        <w:fldChar w:fldCharType="begin"/>
      </w:r>
      <w:r>
        <w:rPr>
          <w:noProof/>
        </w:rPr>
        <w:instrText xml:space="preserve"> PAGEREF _Toc520375093 \h </w:instrText>
      </w:r>
      <w:r>
        <w:rPr>
          <w:noProof/>
        </w:rPr>
      </w:r>
      <w:r>
        <w:rPr>
          <w:noProof/>
        </w:rPr>
        <w:fldChar w:fldCharType="separate"/>
      </w:r>
      <w:r w:rsidR="00B560DA">
        <w:rPr>
          <w:noProof/>
        </w:rPr>
        <w:t>3-182</w:t>
      </w:r>
      <w:r>
        <w:rPr>
          <w:noProof/>
        </w:rPr>
        <w:fldChar w:fldCharType="end"/>
      </w:r>
    </w:p>
    <w:p w14:paraId="43C7CF6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3.20: Comparison of simulated tracer concentration profiles by harmonic, arithmetic, and arithmetic De </w:t>
      </w:r>
      <w:r>
        <w:rPr>
          <w:noProof/>
          <w:lang w:eastAsia="zh-CN"/>
        </w:rPr>
        <w:t xml:space="preserve">averaging </w:t>
      </w:r>
      <w:r>
        <w:rPr>
          <w:noProof/>
        </w:rPr>
        <w:t>methods</w:t>
      </w:r>
      <w:r>
        <w:rPr>
          <w:noProof/>
        </w:rPr>
        <w:tab/>
      </w:r>
      <w:r>
        <w:rPr>
          <w:noProof/>
        </w:rPr>
        <w:fldChar w:fldCharType="begin"/>
      </w:r>
      <w:r>
        <w:rPr>
          <w:noProof/>
        </w:rPr>
        <w:instrText xml:space="preserve"> PAGEREF _Toc520375094 \h </w:instrText>
      </w:r>
      <w:r>
        <w:rPr>
          <w:noProof/>
        </w:rPr>
      </w:r>
      <w:r>
        <w:rPr>
          <w:noProof/>
        </w:rPr>
        <w:fldChar w:fldCharType="separate"/>
      </w:r>
      <w:r w:rsidR="00B560DA">
        <w:rPr>
          <w:noProof/>
        </w:rPr>
        <w:t>3-184</w:t>
      </w:r>
      <w:r>
        <w:rPr>
          <w:noProof/>
        </w:rPr>
        <w:fldChar w:fldCharType="end"/>
      </w:r>
    </w:p>
    <w:p w14:paraId="636C9EC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3.21: </w:t>
      </w:r>
      <w:r>
        <w:rPr>
          <w:noProof/>
          <w:lang w:eastAsia="zh-CN"/>
        </w:rPr>
        <w:t xml:space="preserve">Transient boundary concentrations (upper panel), simulated concentration profiles of components </w:t>
      </w:r>
      <w:r w:rsidRPr="00046185">
        <w:rPr>
          <w:noProof/>
          <w:lang w:val="en-CA" w:eastAsia="zh-CN"/>
        </w:rPr>
        <w:t>H</w:t>
      </w:r>
      <w:r w:rsidRPr="00046185">
        <w:rPr>
          <w:noProof/>
          <w:vertAlign w:val="superscript"/>
          <w:lang w:val="en-CA" w:eastAsia="zh-CN"/>
        </w:rPr>
        <w:t>+</w:t>
      </w:r>
      <w:r w:rsidRPr="00046185">
        <w:rPr>
          <w:noProof/>
          <w:lang w:val="en-CA" w:eastAsia="zh-CN"/>
        </w:rPr>
        <w:t xml:space="preserve"> and CO</w:t>
      </w:r>
      <w:r w:rsidRPr="00046185">
        <w:rPr>
          <w:noProof/>
          <w:vertAlign w:val="subscript"/>
          <w:lang w:val="en-CA" w:eastAsia="zh-CN"/>
        </w:rPr>
        <w:t>3</w:t>
      </w:r>
      <w:r w:rsidRPr="00046185">
        <w:rPr>
          <w:noProof/>
          <w:vertAlign w:val="superscript"/>
          <w:lang w:val="en-CA" w:eastAsia="zh-CN"/>
        </w:rPr>
        <w:t>2-</w:t>
      </w:r>
      <w:r>
        <w:rPr>
          <w:noProof/>
          <w:lang w:eastAsia="zh-CN"/>
        </w:rPr>
        <w:t xml:space="preserve"> at 0.75 days (middle panel) and 4.5 days (bottom panel) for benchmark </w:t>
      </w:r>
      <w:r w:rsidRPr="00046185">
        <w:rPr>
          <w:noProof/>
          <w:lang w:eastAsia="zh-CN"/>
        </w:rPr>
        <w:t>transrc</w:t>
      </w:r>
      <w:r>
        <w:rPr>
          <w:noProof/>
        </w:rPr>
        <w:tab/>
      </w:r>
      <w:r>
        <w:rPr>
          <w:noProof/>
        </w:rPr>
        <w:fldChar w:fldCharType="begin"/>
      </w:r>
      <w:r>
        <w:rPr>
          <w:noProof/>
        </w:rPr>
        <w:instrText xml:space="preserve"> PAGEREF _Toc520375095 \h </w:instrText>
      </w:r>
      <w:r>
        <w:rPr>
          <w:noProof/>
        </w:rPr>
      </w:r>
      <w:r>
        <w:rPr>
          <w:noProof/>
        </w:rPr>
        <w:fldChar w:fldCharType="separate"/>
      </w:r>
      <w:r w:rsidR="00B560DA">
        <w:rPr>
          <w:noProof/>
        </w:rPr>
        <w:t>3-186</w:t>
      </w:r>
      <w:r>
        <w:rPr>
          <w:noProof/>
        </w:rPr>
        <w:fldChar w:fldCharType="end"/>
      </w:r>
    </w:p>
    <w:p w14:paraId="5914E60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3.22: Profiles of aqueous species’ concentration</w:t>
      </w:r>
      <w:r>
        <w:rPr>
          <w:noProof/>
          <w:lang w:eastAsia="zh-CN"/>
        </w:rPr>
        <w:t>s (up)</w:t>
      </w:r>
      <w:r>
        <w:rPr>
          <w:noProof/>
        </w:rPr>
        <w:t xml:space="preserve"> and mineral fraction of calcite at 6 days</w:t>
      </w:r>
      <w:r>
        <w:rPr>
          <w:noProof/>
          <w:lang w:eastAsia="zh-CN"/>
        </w:rPr>
        <w:t xml:space="preserve"> (down)</w:t>
      </w:r>
      <w:r>
        <w:rPr>
          <w:noProof/>
        </w:rPr>
        <w:tab/>
      </w:r>
      <w:r>
        <w:rPr>
          <w:noProof/>
        </w:rPr>
        <w:fldChar w:fldCharType="begin"/>
      </w:r>
      <w:r>
        <w:rPr>
          <w:noProof/>
        </w:rPr>
        <w:instrText xml:space="preserve"> PAGEREF _Toc520375096 \h </w:instrText>
      </w:r>
      <w:r>
        <w:rPr>
          <w:noProof/>
        </w:rPr>
      </w:r>
      <w:r>
        <w:rPr>
          <w:noProof/>
        </w:rPr>
        <w:fldChar w:fldCharType="separate"/>
      </w:r>
      <w:r w:rsidR="00B560DA">
        <w:rPr>
          <w:noProof/>
        </w:rPr>
        <w:t>3-189</w:t>
      </w:r>
      <w:r>
        <w:rPr>
          <w:noProof/>
        </w:rPr>
        <w:fldChar w:fldCharType="end"/>
      </w:r>
    </w:p>
    <w:p w14:paraId="11C9864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3.23: Simulated contours of pH (left) and calcite volume fraction (right) at 10</w:t>
      </w:r>
      <w:r w:rsidRPr="00046185">
        <w:rPr>
          <w:noProof/>
          <w:lang w:val="en-CA"/>
        </w:rPr>
        <w:t xml:space="preserve"> days</w:t>
      </w:r>
      <w:r>
        <w:rPr>
          <w:noProof/>
        </w:rPr>
        <w:tab/>
      </w:r>
      <w:r>
        <w:rPr>
          <w:noProof/>
        </w:rPr>
        <w:fldChar w:fldCharType="begin"/>
      </w:r>
      <w:r>
        <w:rPr>
          <w:noProof/>
        </w:rPr>
        <w:instrText xml:space="preserve"> PAGEREF _Toc520375097 \h </w:instrText>
      </w:r>
      <w:r>
        <w:rPr>
          <w:noProof/>
        </w:rPr>
      </w:r>
      <w:r>
        <w:rPr>
          <w:noProof/>
        </w:rPr>
        <w:fldChar w:fldCharType="separate"/>
      </w:r>
      <w:r w:rsidR="00B560DA">
        <w:rPr>
          <w:noProof/>
        </w:rPr>
        <w:t>3-191</w:t>
      </w:r>
      <w:r>
        <w:rPr>
          <w:noProof/>
        </w:rPr>
        <w:fldChar w:fldCharType="end"/>
      </w:r>
    </w:p>
    <w:p w14:paraId="7B31A65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3.24: </w:t>
      </w:r>
      <w:r>
        <w:rPr>
          <w:noProof/>
          <w:lang w:eastAsia="zh-CN"/>
        </w:rPr>
        <w:t xml:space="preserve">Simulated profiles of pH (top left), concentrations of selected components (top right), mineral volume fractions (bottom left) and dissolution rates (bottom </w:t>
      </w:r>
      <w:r>
        <w:rPr>
          <w:noProof/>
          <w:lang w:eastAsia="zh-CN"/>
        </w:rPr>
        <w:lastRenderedPageBreak/>
        <w:t>right) for the demonstration example weather at 5.0 years</w:t>
      </w:r>
      <w:r>
        <w:rPr>
          <w:noProof/>
        </w:rPr>
        <w:tab/>
      </w:r>
      <w:r>
        <w:rPr>
          <w:noProof/>
        </w:rPr>
        <w:fldChar w:fldCharType="begin"/>
      </w:r>
      <w:r>
        <w:rPr>
          <w:noProof/>
        </w:rPr>
        <w:instrText xml:space="preserve"> PAGEREF _Toc520375098 \h </w:instrText>
      </w:r>
      <w:r>
        <w:rPr>
          <w:noProof/>
        </w:rPr>
      </w:r>
      <w:r>
        <w:rPr>
          <w:noProof/>
        </w:rPr>
        <w:fldChar w:fldCharType="separate"/>
      </w:r>
      <w:r w:rsidR="00B560DA">
        <w:rPr>
          <w:noProof/>
        </w:rPr>
        <w:t>3-194</w:t>
      </w:r>
      <w:r>
        <w:rPr>
          <w:noProof/>
        </w:rPr>
        <w:fldChar w:fldCharType="end"/>
      </w:r>
    </w:p>
    <w:p w14:paraId="3AC823B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3.25: Simulated spatial profiles of total aqueous component concentrations (upper panel) and ion exchanged species (lower panel) at 25 hours (solid lines) and at 55 hours</w:t>
      </w:r>
      <w:r>
        <w:rPr>
          <w:noProof/>
          <w:lang w:eastAsia="zh-CN"/>
        </w:rPr>
        <w:t xml:space="preserve"> (dashed lines)</w:t>
      </w:r>
      <w:r>
        <w:rPr>
          <w:noProof/>
        </w:rPr>
        <w:tab/>
      </w:r>
      <w:r>
        <w:rPr>
          <w:noProof/>
        </w:rPr>
        <w:fldChar w:fldCharType="begin"/>
      </w:r>
      <w:r>
        <w:rPr>
          <w:noProof/>
        </w:rPr>
        <w:instrText xml:space="preserve"> PAGEREF _Toc520375099 \h </w:instrText>
      </w:r>
      <w:r>
        <w:rPr>
          <w:noProof/>
        </w:rPr>
      </w:r>
      <w:r>
        <w:rPr>
          <w:noProof/>
        </w:rPr>
        <w:fldChar w:fldCharType="separate"/>
      </w:r>
      <w:r w:rsidR="00B560DA">
        <w:rPr>
          <w:noProof/>
        </w:rPr>
        <w:t>3-196</w:t>
      </w:r>
      <w:r>
        <w:rPr>
          <w:noProof/>
        </w:rPr>
        <w:fldChar w:fldCharType="end"/>
      </w:r>
    </w:p>
    <w:p w14:paraId="2B0DF1F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3.26: Spatial profiles of O</w:t>
      </w:r>
      <w:r w:rsidRPr="00046185">
        <w:rPr>
          <w:noProof/>
          <w:vertAlign w:val="subscript"/>
        </w:rPr>
        <w:t>2</w:t>
      </w:r>
      <w:r>
        <w:rPr>
          <w:noProof/>
        </w:rPr>
        <w:t>(aq), NO</w:t>
      </w:r>
      <w:r w:rsidRPr="00046185">
        <w:rPr>
          <w:noProof/>
          <w:vertAlign w:val="subscript"/>
        </w:rPr>
        <w:t>3</w:t>
      </w:r>
      <w:r w:rsidRPr="00046185">
        <w:rPr>
          <w:noProof/>
          <w:vertAlign w:val="superscript"/>
        </w:rPr>
        <w:t>-</w:t>
      </w:r>
      <w:r>
        <w:rPr>
          <w:noProof/>
        </w:rPr>
        <w:t>, Fe(II), Mn(II) (left), and pH, alkalinity (right) at 0.0 years, 1.0 year, 3.0 years</w:t>
      </w:r>
      <w:r>
        <w:rPr>
          <w:noProof/>
          <w:lang w:eastAsia="zh-CN"/>
        </w:rPr>
        <w:t xml:space="preserve"> for demonstration example </w:t>
      </w:r>
      <w:r w:rsidRPr="00046185">
        <w:rPr>
          <w:noProof/>
          <w:lang w:eastAsia="zh-CN"/>
        </w:rPr>
        <w:t>comptran</w:t>
      </w:r>
      <w:r>
        <w:rPr>
          <w:noProof/>
        </w:rPr>
        <w:tab/>
      </w:r>
      <w:r>
        <w:rPr>
          <w:noProof/>
        </w:rPr>
        <w:fldChar w:fldCharType="begin"/>
      </w:r>
      <w:r>
        <w:rPr>
          <w:noProof/>
        </w:rPr>
        <w:instrText xml:space="preserve"> PAGEREF _Toc520375100 \h </w:instrText>
      </w:r>
      <w:r>
        <w:rPr>
          <w:noProof/>
        </w:rPr>
      </w:r>
      <w:r>
        <w:rPr>
          <w:noProof/>
        </w:rPr>
        <w:fldChar w:fldCharType="separate"/>
      </w:r>
      <w:r w:rsidR="00B560DA">
        <w:rPr>
          <w:noProof/>
        </w:rPr>
        <w:t>3-199</w:t>
      </w:r>
      <w:r>
        <w:rPr>
          <w:noProof/>
        </w:rPr>
        <w:fldChar w:fldCharType="end"/>
      </w:r>
    </w:p>
    <w:p w14:paraId="5108D1E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3.27: Spatial profiles of O</w:t>
      </w:r>
      <w:r w:rsidRPr="00046185">
        <w:rPr>
          <w:noProof/>
          <w:vertAlign w:val="subscript"/>
        </w:rPr>
        <w:t>2</w:t>
      </w:r>
      <w:r>
        <w:rPr>
          <w:noProof/>
        </w:rPr>
        <w:t>(aq), NO</w:t>
      </w:r>
      <w:r w:rsidRPr="00046185">
        <w:rPr>
          <w:noProof/>
          <w:vertAlign w:val="subscript"/>
        </w:rPr>
        <w:t>3</w:t>
      </w:r>
      <w:r w:rsidRPr="00046185">
        <w:rPr>
          <w:noProof/>
          <w:vertAlign w:val="superscript"/>
        </w:rPr>
        <w:t>-</w:t>
      </w:r>
      <w:r>
        <w:rPr>
          <w:noProof/>
        </w:rPr>
        <w:t>, Fe(II), Mn(II) (left), and pH, alkalinity (right) at 3.5 years, 5.0 yeara, and 6.0 years</w:t>
      </w:r>
      <w:r>
        <w:rPr>
          <w:noProof/>
          <w:lang w:eastAsia="zh-CN"/>
        </w:rPr>
        <w:t xml:space="preserve"> for demonstration example comptran</w:t>
      </w:r>
      <w:r>
        <w:rPr>
          <w:noProof/>
        </w:rPr>
        <w:tab/>
      </w:r>
      <w:r>
        <w:rPr>
          <w:noProof/>
        </w:rPr>
        <w:fldChar w:fldCharType="begin"/>
      </w:r>
      <w:r>
        <w:rPr>
          <w:noProof/>
        </w:rPr>
        <w:instrText xml:space="preserve"> PAGEREF _Toc520375101 \h </w:instrText>
      </w:r>
      <w:r>
        <w:rPr>
          <w:noProof/>
        </w:rPr>
      </w:r>
      <w:r>
        <w:rPr>
          <w:noProof/>
        </w:rPr>
        <w:fldChar w:fldCharType="separate"/>
      </w:r>
      <w:r w:rsidR="00B560DA">
        <w:rPr>
          <w:noProof/>
        </w:rPr>
        <w:t>3-200</w:t>
      </w:r>
      <w:r>
        <w:rPr>
          <w:noProof/>
        </w:rPr>
        <w:fldChar w:fldCharType="end"/>
      </w:r>
    </w:p>
    <w:p w14:paraId="5A69225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3.28: Profiles of simulated aqueous component concentration (a), gas partial pressure (b), degassing rate (c), degradation rates of organic contaminant (d) and pH (e)</w:t>
      </w:r>
      <w:r>
        <w:rPr>
          <w:noProof/>
          <w:lang w:eastAsia="zh-CN"/>
        </w:rPr>
        <w:t xml:space="preserve"> at 3 years</w:t>
      </w:r>
      <w:r>
        <w:rPr>
          <w:noProof/>
        </w:rPr>
        <w:tab/>
      </w:r>
      <w:r>
        <w:rPr>
          <w:noProof/>
        </w:rPr>
        <w:fldChar w:fldCharType="begin"/>
      </w:r>
      <w:r>
        <w:rPr>
          <w:noProof/>
        </w:rPr>
        <w:instrText xml:space="preserve"> PAGEREF _Toc520375102 \h </w:instrText>
      </w:r>
      <w:r>
        <w:rPr>
          <w:noProof/>
        </w:rPr>
      </w:r>
      <w:r>
        <w:rPr>
          <w:noProof/>
        </w:rPr>
        <w:fldChar w:fldCharType="separate"/>
      </w:r>
      <w:r w:rsidR="00B560DA">
        <w:rPr>
          <w:noProof/>
        </w:rPr>
        <w:t>3-203</w:t>
      </w:r>
      <w:r>
        <w:rPr>
          <w:noProof/>
        </w:rPr>
        <w:fldChar w:fldCharType="end"/>
      </w:r>
    </w:p>
    <w:p w14:paraId="0E586AB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3.29: </w:t>
      </w:r>
      <w:r>
        <w:rPr>
          <w:noProof/>
          <w:lang w:eastAsia="zh-CN"/>
        </w:rPr>
        <w:t>Simulated spatial p</w:t>
      </w:r>
      <w:r>
        <w:rPr>
          <w:noProof/>
        </w:rPr>
        <w:t>rofiles</w:t>
      </w:r>
      <w:r>
        <w:rPr>
          <w:noProof/>
          <w:lang w:eastAsia="zh-CN"/>
        </w:rPr>
        <w:t xml:space="preserve"> </w:t>
      </w:r>
      <w:r>
        <w:rPr>
          <w:noProof/>
        </w:rPr>
        <w:t>of</w:t>
      </w:r>
      <w:r>
        <w:rPr>
          <w:noProof/>
          <w:lang w:eastAsia="zh-CN"/>
        </w:rPr>
        <w:t xml:space="preserve"> partial pressures of the six</w:t>
      </w:r>
      <w:r>
        <w:rPr>
          <w:noProof/>
        </w:rPr>
        <w:t xml:space="preserve"> </w:t>
      </w:r>
      <w:r>
        <w:rPr>
          <w:noProof/>
          <w:lang w:eastAsia="zh-CN"/>
        </w:rPr>
        <w:t>organic contaminants and total gas pressures (p</w:t>
      </w:r>
      <w:r w:rsidRPr="00046185">
        <w:rPr>
          <w:noProof/>
          <w:vertAlign w:val="subscript"/>
          <w:lang w:eastAsia="zh-CN"/>
        </w:rPr>
        <w:t>tot</w:t>
      </w:r>
      <w:r>
        <w:rPr>
          <w:noProof/>
          <w:lang w:eastAsia="zh-CN"/>
        </w:rPr>
        <w:t>) at 50 days (left), and saturation profiles of gas (S</w:t>
      </w:r>
      <w:r w:rsidRPr="00046185">
        <w:rPr>
          <w:noProof/>
          <w:vertAlign w:val="subscript"/>
          <w:lang w:eastAsia="zh-CN"/>
        </w:rPr>
        <w:t>g</w:t>
      </w:r>
      <w:r>
        <w:rPr>
          <w:noProof/>
          <w:lang w:eastAsia="zh-CN"/>
        </w:rPr>
        <w:t>) and aqueous (S</w:t>
      </w:r>
      <w:r w:rsidRPr="00046185">
        <w:rPr>
          <w:noProof/>
          <w:vertAlign w:val="subscript"/>
          <w:lang w:eastAsia="zh-CN"/>
        </w:rPr>
        <w:t>a</w:t>
      </w:r>
      <w:r>
        <w:rPr>
          <w:noProof/>
          <w:lang w:eastAsia="zh-CN"/>
        </w:rPr>
        <w:t>) phases at steady state (right)</w:t>
      </w:r>
      <w:r>
        <w:rPr>
          <w:noProof/>
        </w:rPr>
        <w:tab/>
      </w:r>
      <w:r>
        <w:rPr>
          <w:noProof/>
        </w:rPr>
        <w:fldChar w:fldCharType="begin"/>
      </w:r>
      <w:r>
        <w:rPr>
          <w:noProof/>
        </w:rPr>
        <w:instrText xml:space="preserve"> PAGEREF _Toc520375103 \h </w:instrText>
      </w:r>
      <w:r>
        <w:rPr>
          <w:noProof/>
        </w:rPr>
      </w:r>
      <w:r>
        <w:rPr>
          <w:noProof/>
        </w:rPr>
        <w:fldChar w:fldCharType="separate"/>
      </w:r>
      <w:r w:rsidR="00B560DA">
        <w:rPr>
          <w:noProof/>
        </w:rPr>
        <w:t>3-206</w:t>
      </w:r>
      <w:r>
        <w:rPr>
          <w:noProof/>
        </w:rPr>
        <w:fldChar w:fldCharType="end"/>
      </w:r>
    </w:p>
    <w:p w14:paraId="71036810"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3.30: </w:t>
      </w:r>
      <w:r>
        <w:rPr>
          <w:noProof/>
          <w:lang w:eastAsia="zh-CN"/>
        </w:rPr>
        <w:t>Simulated system mass evolution of the six organic components in the NAPL mixture</w:t>
      </w:r>
      <w:r>
        <w:rPr>
          <w:noProof/>
        </w:rPr>
        <w:tab/>
      </w:r>
      <w:r>
        <w:rPr>
          <w:noProof/>
        </w:rPr>
        <w:fldChar w:fldCharType="begin"/>
      </w:r>
      <w:r>
        <w:rPr>
          <w:noProof/>
        </w:rPr>
        <w:instrText xml:space="preserve"> PAGEREF _Toc520375104 \h </w:instrText>
      </w:r>
      <w:r>
        <w:rPr>
          <w:noProof/>
        </w:rPr>
      </w:r>
      <w:r>
        <w:rPr>
          <w:noProof/>
        </w:rPr>
        <w:fldChar w:fldCharType="separate"/>
      </w:r>
      <w:r w:rsidR="00B560DA">
        <w:rPr>
          <w:noProof/>
        </w:rPr>
        <w:t>3-206</w:t>
      </w:r>
      <w:r>
        <w:rPr>
          <w:noProof/>
        </w:rPr>
        <w:fldChar w:fldCharType="end"/>
      </w:r>
    </w:p>
    <w:p w14:paraId="2ABC2FBD"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3.31: </w:t>
      </w:r>
      <w:r>
        <w:rPr>
          <w:noProof/>
          <w:lang w:eastAsia="zh-CN"/>
        </w:rPr>
        <w:t>Simulated spatil p</w:t>
      </w:r>
      <w:r>
        <w:rPr>
          <w:noProof/>
        </w:rPr>
        <w:t>rofiles</w:t>
      </w:r>
      <w:r>
        <w:rPr>
          <w:noProof/>
          <w:lang w:eastAsia="zh-CN"/>
        </w:rPr>
        <w:t xml:space="preserve"> </w:t>
      </w:r>
      <w:r>
        <w:rPr>
          <w:noProof/>
        </w:rPr>
        <w:t>of</w:t>
      </w:r>
      <w:r>
        <w:rPr>
          <w:noProof/>
          <w:lang w:eastAsia="zh-CN"/>
        </w:rPr>
        <w:t xml:space="preserve"> pH (upper panel), concentrations of sorbed species (middle panel) and total aqueous component concentrations (lower panel) at 5 hours for demonstration example surfa2</w:t>
      </w:r>
      <w:r>
        <w:rPr>
          <w:noProof/>
        </w:rPr>
        <w:tab/>
      </w:r>
      <w:r>
        <w:rPr>
          <w:noProof/>
        </w:rPr>
        <w:fldChar w:fldCharType="begin"/>
      </w:r>
      <w:r>
        <w:rPr>
          <w:noProof/>
        </w:rPr>
        <w:instrText xml:space="preserve"> PAGEREF _Toc520375105 \h </w:instrText>
      </w:r>
      <w:r>
        <w:rPr>
          <w:noProof/>
        </w:rPr>
      </w:r>
      <w:r>
        <w:rPr>
          <w:noProof/>
        </w:rPr>
        <w:fldChar w:fldCharType="separate"/>
      </w:r>
      <w:r w:rsidR="00B560DA">
        <w:rPr>
          <w:noProof/>
        </w:rPr>
        <w:t>3-208</w:t>
      </w:r>
      <w:r>
        <w:rPr>
          <w:noProof/>
        </w:rPr>
        <w:fldChar w:fldCharType="end"/>
      </w:r>
    </w:p>
    <w:p w14:paraId="10803E4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3.32: </w:t>
      </w:r>
      <w:r>
        <w:rPr>
          <w:noProof/>
          <w:lang w:eastAsia="zh-CN"/>
        </w:rPr>
        <w:t>Simulated p</w:t>
      </w:r>
      <w:r>
        <w:rPr>
          <w:noProof/>
        </w:rPr>
        <w:t>rofiles</w:t>
      </w:r>
      <w:r>
        <w:rPr>
          <w:noProof/>
          <w:lang w:eastAsia="zh-CN"/>
        </w:rPr>
        <w:t xml:space="preserve"> </w:t>
      </w:r>
      <w:r>
        <w:rPr>
          <w:noProof/>
        </w:rPr>
        <w:t>of</w:t>
      </w:r>
      <w:r>
        <w:rPr>
          <w:noProof/>
          <w:lang w:eastAsia="zh-CN"/>
        </w:rPr>
        <w:t xml:space="preserve"> pH (upper panel), concentrations of sorbed species (middle panel) and total aqueous component concentrations (lower panel) at 20 hours for benchmark surfme2</w:t>
      </w:r>
      <w:r>
        <w:rPr>
          <w:noProof/>
        </w:rPr>
        <w:tab/>
      </w:r>
      <w:r>
        <w:rPr>
          <w:noProof/>
        </w:rPr>
        <w:fldChar w:fldCharType="begin"/>
      </w:r>
      <w:r>
        <w:rPr>
          <w:noProof/>
        </w:rPr>
        <w:instrText xml:space="preserve"> PAGEREF _Toc520375106 \h </w:instrText>
      </w:r>
      <w:r>
        <w:rPr>
          <w:noProof/>
        </w:rPr>
      </w:r>
      <w:r>
        <w:rPr>
          <w:noProof/>
        </w:rPr>
        <w:fldChar w:fldCharType="separate"/>
      </w:r>
      <w:r w:rsidR="00B560DA">
        <w:rPr>
          <w:noProof/>
        </w:rPr>
        <w:t>3-210</w:t>
      </w:r>
      <w:r>
        <w:rPr>
          <w:noProof/>
        </w:rPr>
        <w:fldChar w:fldCharType="end"/>
      </w:r>
    </w:p>
    <w:p w14:paraId="22E2E53E"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3.33: </w:t>
      </w:r>
      <w:r>
        <w:rPr>
          <w:noProof/>
          <w:lang w:eastAsia="zh-CN"/>
        </w:rPr>
        <w:t>Simulated spatial profiles of pH (a), concentrations of contaminants (b) and selected components (c) and (d), volume fraction of minerals (e) and iron consumption rates (f) at 240 days.  The gray background indicates the position of the reactive barrier (Zone 2).</w:t>
      </w:r>
      <w:r>
        <w:rPr>
          <w:noProof/>
        </w:rPr>
        <w:tab/>
      </w:r>
      <w:r>
        <w:rPr>
          <w:noProof/>
        </w:rPr>
        <w:fldChar w:fldCharType="begin"/>
      </w:r>
      <w:r>
        <w:rPr>
          <w:noProof/>
        </w:rPr>
        <w:instrText xml:space="preserve"> PAGEREF _Toc520375107 \h </w:instrText>
      </w:r>
      <w:r>
        <w:rPr>
          <w:noProof/>
        </w:rPr>
      </w:r>
      <w:r>
        <w:rPr>
          <w:noProof/>
        </w:rPr>
        <w:fldChar w:fldCharType="separate"/>
      </w:r>
      <w:r w:rsidR="00B560DA">
        <w:rPr>
          <w:noProof/>
        </w:rPr>
        <w:t>3-214</w:t>
      </w:r>
      <w:r>
        <w:rPr>
          <w:noProof/>
        </w:rPr>
        <w:fldChar w:fldCharType="end"/>
      </w:r>
    </w:p>
    <w:p w14:paraId="75814A1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3.34: </w:t>
      </w:r>
      <w:r>
        <w:rPr>
          <w:noProof/>
          <w:lang w:eastAsia="zh-CN"/>
        </w:rPr>
        <w:t>Simulated</w:t>
      </w:r>
      <w:r>
        <w:rPr>
          <w:noProof/>
        </w:rPr>
        <w:t xml:space="preserve"> speatil profiles for the acid mine drainage generation problem at T = 10 years</w:t>
      </w:r>
      <w:r>
        <w:rPr>
          <w:noProof/>
          <w:lang w:eastAsia="zh-CN"/>
        </w:rPr>
        <w:t>:</w:t>
      </w:r>
      <w:r>
        <w:rPr>
          <w:noProof/>
        </w:rPr>
        <w:t xml:space="preserve"> a) pH and pe, b) mineral volume fractions, c) selected total aqueous component concentrations, d) partial gas pressures</w:t>
      </w:r>
      <w:r>
        <w:rPr>
          <w:noProof/>
        </w:rPr>
        <w:tab/>
      </w:r>
      <w:r>
        <w:rPr>
          <w:noProof/>
        </w:rPr>
        <w:fldChar w:fldCharType="begin"/>
      </w:r>
      <w:r>
        <w:rPr>
          <w:noProof/>
        </w:rPr>
        <w:instrText xml:space="preserve"> PAGEREF _Toc520375108 \h </w:instrText>
      </w:r>
      <w:r>
        <w:rPr>
          <w:noProof/>
        </w:rPr>
      </w:r>
      <w:r>
        <w:rPr>
          <w:noProof/>
        </w:rPr>
        <w:fldChar w:fldCharType="separate"/>
      </w:r>
      <w:r w:rsidR="00B560DA">
        <w:rPr>
          <w:noProof/>
        </w:rPr>
        <w:t>3-218</w:t>
      </w:r>
      <w:r>
        <w:rPr>
          <w:noProof/>
        </w:rPr>
        <w:fldChar w:fldCharType="end"/>
      </w:r>
    </w:p>
    <w:p w14:paraId="7C0575D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3.35: Simulated profiles of mineral volume fractions</w:t>
      </w:r>
      <w:r>
        <w:rPr>
          <w:noProof/>
        </w:rPr>
        <w:tab/>
      </w:r>
      <w:r>
        <w:rPr>
          <w:noProof/>
        </w:rPr>
        <w:fldChar w:fldCharType="begin"/>
      </w:r>
      <w:r>
        <w:rPr>
          <w:noProof/>
        </w:rPr>
        <w:instrText xml:space="preserve"> PAGEREF _Toc520375109 \h </w:instrText>
      </w:r>
      <w:r>
        <w:rPr>
          <w:noProof/>
        </w:rPr>
      </w:r>
      <w:r>
        <w:rPr>
          <w:noProof/>
        </w:rPr>
        <w:fldChar w:fldCharType="separate"/>
      </w:r>
      <w:r w:rsidR="00B560DA">
        <w:rPr>
          <w:noProof/>
        </w:rPr>
        <w:t>3-222</w:t>
      </w:r>
      <w:r>
        <w:rPr>
          <w:noProof/>
        </w:rPr>
        <w:fldChar w:fldCharType="end"/>
      </w:r>
    </w:p>
    <w:p w14:paraId="7887304A"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3.36: Comparison of concentration time curves of simulated (s) to measured δ</w:t>
      </w:r>
      <w:r w:rsidRPr="00046185">
        <w:rPr>
          <w:noProof/>
          <w:vertAlign w:val="superscript"/>
        </w:rPr>
        <w:t>34</w:t>
      </w:r>
      <w:r>
        <w:rPr>
          <w:noProof/>
        </w:rPr>
        <w:t>S, SO</w:t>
      </w:r>
      <w:r w:rsidRPr="00046185">
        <w:rPr>
          <w:noProof/>
          <w:vertAlign w:val="subscript"/>
        </w:rPr>
        <w:t>4</w:t>
      </w:r>
      <w:r w:rsidRPr="00046185">
        <w:rPr>
          <w:noProof/>
          <w:vertAlign w:val="superscript"/>
        </w:rPr>
        <w:t>2-</w:t>
      </w:r>
      <w:r>
        <w:rPr>
          <w:noProof/>
        </w:rPr>
        <w:t xml:space="preserve"> and Fe(II) in the influent (in) and effluent (eff) (Gibson et al. 2011).</w:t>
      </w:r>
      <w:r>
        <w:rPr>
          <w:noProof/>
        </w:rPr>
        <w:tab/>
      </w:r>
      <w:r>
        <w:rPr>
          <w:noProof/>
        </w:rPr>
        <w:fldChar w:fldCharType="begin"/>
      </w:r>
      <w:r>
        <w:rPr>
          <w:noProof/>
        </w:rPr>
        <w:instrText xml:space="preserve"> PAGEREF _Toc520375110 \h </w:instrText>
      </w:r>
      <w:r>
        <w:rPr>
          <w:noProof/>
        </w:rPr>
      </w:r>
      <w:r>
        <w:rPr>
          <w:noProof/>
        </w:rPr>
        <w:fldChar w:fldCharType="separate"/>
      </w:r>
      <w:r w:rsidR="00B560DA">
        <w:rPr>
          <w:noProof/>
        </w:rPr>
        <w:t>3-223</w:t>
      </w:r>
      <w:r>
        <w:rPr>
          <w:noProof/>
        </w:rPr>
        <w:fldChar w:fldCharType="end"/>
      </w:r>
    </w:p>
    <w:p w14:paraId="7554901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3.37: Profiles of total concentrations of SO</w:t>
      </w:r>
      <w:r w:rsidRPr="00046185">
        <w:rPr>
          <w:noProof/>
          <w:vertAlign w:val="subscript"/>
        </w:rPr>
        <w:t>4</w:t>
      </w:r>
      <w:r w:rsidRPr="00046185">
        <w:rPr>
          <w:noProof/>
          <w:vertAlign w:val="superscript"/>
        </w:rPr>
        <w:t>2-</w:t>
      </w:r>
      <w:r>
        <w:rPr>
          <w:noProof/>
        </w:rPr>
        <w:t>, CO</w:t>
      </w:r>
      <w:r w:rsidRPr="00046185">
        <w:rPr>
          <w:noProof/>
          <w:vertAlign w:val="subscript"/>
        </w:rPr>
        <w:t>3</w:t>
      </w:r>
      <w:r w:rsidRPr="00046185">
        <w:rPr>
          <w:noProof/>
          <w:vertAlign w:val="superscript"/>
        </w:rPr>
        <w:t>2-</w:t>
      </w:r>
      <w:r>
        <w:rPr>
          <w:noProof/>
        </w:rPr>
        <w:t xml:space="preserve"> HS</w:t>
      </w:r>
      <w:r w:rsidRPr="00046185">
        <w:rPr>
          <w:noProof/>
          <w:vertAlign w:val="superscript"/>
        </w:rPr>
        <w:t>-</w:t>
      </w:r>
      <w:r>
        <w:rPr>
          <w:noProof/>
        </w:rPr>
        <w:t xml:space="preserve"> and H</w:t>
      </w:r>
      <w:r w:rsidRPr="00046185">
        <w:rPr>
          <w:noProof/>
          <w:vertAlign w:val="subscript"/>
        </w:rPr>
        <w:t>2</w:t>
      </w:r>
      <w:r>
        <w:rPr>
          <w:noProof/>
        </w:rPr>
        <w:t>S(aq) (Top left), and of other main ions (top right), and of the volume fractions of minerals (bottom left) and of the mineral saturation indexes (bottom right) at 70 years</w:t>
      </w:r>
      <w:r>
        <w:rPr>
          <w:noProof/>
        </w:rPr>
        <w:tab/>
      </w:r>
      <w:r>
        <w:rPr>
          <w:noProof/>
        </w:rPr>
        <w:fldChar w:fldCharType="begin"/>
      </w:r>
      <w:r>
        <w:rPr>
          <w:noProof/>
        </w:rPr>
        <w:instrText xml:space="preserve"> PAGEREF _Toc520375111 \h </w:instrText>
      </w:r>
      <w:r>
        <w:rPr>
          <w:noProof/>
        </w:rPr>
      </w:r>
      <w:r>
        <w:rPr>
          <w:noProof/>
        </w:rPr>
        <w:fldChar w:fldCharType="separate"/>
      </w:r>
      <w:r w:rsidR="00B560DA">
        <w:rPr>
          <w:noProof/>
        </w:rPr>
        <w:t>3-225</w:t>
      </w:r>
      <w:r>
        <w:rPr>
          <w:noProof/>
        </w:rPr>
        <w:fldChar w:fldCharType="end"/>
      </w:r>
    </w:p>
    <w:p w14:paraId="4828193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 Schematic Diagram of the Simulation Domain Representing the Experimental Set-up Including the Inner Borehole (Radius= 3.1 cm) that Contains the Tracers in Solution, Filter (4 mm in Thickness), Gap (3 mm in Thickness), and OPA up to a Radius of 61.5 cm.  The Thickness of the Test Chamber is h = 1.04 m.  A Radial Coordinate System was Used for the Simulations.</w:t>
      </w:r>
      <w:r>
        <w:rPr>
          <w:noProof/>
        </w:rPr>
        <w:tab/>
      </w:r>
      <w:r>
        <w:rPr>
          <w:noProof/>
        </w:rPr>
        <w:fldChar w:fldCharType="begin"/>
      </w:r>
      <w:r>
        <w:rPr>
          <w:noProof/>
        </w:rPr>
        <w:instrText xml:space="preserve"> PAGEREF _Toc520375112 \h </w:instrText>
      </w:r>
      <w:r>
        <w:rPr>
          <w:noProof/>
        </w:rPr>
      </w:r>
      <w:r>
        <w:rPr>
          <w:noProof/>
        </w:rPr>
        <w:fldChar w:fldCharType="separate"/>
      </w:r>
      <w:r w:rsidR="00B560DA">
        <w:rPr>
          <w:noProof/>
        </w:rPr>
        <w:t>4-228</w:t>
      </w:r>
      <w:r>
        <w:rPr>
          <w:noProof/>
        </w:rPr>
        <w:fldChar w:fldCharType="end"/>
      </w:r>
    </w:p>
    <w:p w14:paraId="455C5DF9"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Figure 4.2: </w:t>
      </w:r>
      <w:r>
        <w:rPr>
          <w:noProof/>
          <w:lang w:eastAsia="zh-CN"/>
        </w:rPr>
        <w:t>Comparison of Simulated (Lines) and Experimental (Symbols) Concentration Time Curves for HTO, Br</w:t>
      </w:r>
      <w:r w:rsidRPr="00046185">
        <w:rPr>
          <w:noProof/>
          <w:vertAlign w:val="superscript"/>
          <w:lang w:eastAsia="zh-CN"/>
        </w:rPr>
        <w:t>-</w:t>
      </w:r>
      <w:r>
        <w:rPr>
          <w:noProof/>
          <w:lang w:eastAsia="zh-CN"/>
        </w:rPr>
        <w:t>, I</w:t>
      </w:r>
      <w:r w:rsidRPr="00046185">
        <w:rPr>
          <w:noProof/>
          <w:vertAlign w:val="superscript"/>
          <w:lang w:eastAsia="zh-CN"/>
        </w:rPr>
        <w:t>-</w:t>
      </w:r>
      <w:r>
        <w:rPr>
          <w:noProof/>
          <w:lang w:eastAsia="zh-CN"/>
        </w:rPr>
        <w:t xml:space="preserve">, </w:t>
      </w:r>
      <w:r w:rsidRPr="00046185">
        <w:rPr>
          <w:noProof/>
          <w:vertAlign w:val="superscript"/>
        </w:rPr>
        <w:t>60</w:t>
      </w:r>
      <w:r>
        <w:rPr>
          <w:noProof/>
        </w:rPr>
        <w:t>Co</w:t>
      </w:r>
      <w:r w:rsidRPr="00046185">
        <w:rPr>
          <w:noProof/>
          <w:vertAlign w:val="superscript"/>
        </w:rPr>
        <w:t>2+</w:t>
      </w:r>
      <w:r>
        <w:rPr>
          <w:noProof/>
          <w:lang w:eastAsia="zh-CN"/>
        </w:rPr>
        <w:t xml:space="preserve"> and </w:t>
      </w:r>
      <w:r w:rsidRPr="00046185">
        <w:rPr>
          <w:noProof/>
          <w:vertAlign w:val="superscript"/>
        </w:rPr>
        <w:t>85</w:t>
      </w:r>
      <w:r>
        <w:rPr>
          <w:noProof/>
        </w:rPr>
        <w:t>Sr</w:t>
      </w:r>
      <w:r w:rsidRPr="00046185">
        <w:rPr>
          <w:noProof/>
          <w:vertAlign w:val="superscript"/>
        </w:rPr>
        <w:t xml:space="preserve">2+ </w:t>
      </w:r>
      <w:r>
        <w:rPr>
          <w:noProof/>
          <w:lang w:eastAsia="zh-CN"/>
        </w:rPr>
        <w:t xml:space="preserve">in the Borehole Solution during the DR-A Field Diffusion Experiment Phase I </w:t>
      </w:r>
      <w:r>
        <w:rPr>
          <w:noProof/>
        </w:rPr>
        <w:t>(Xie et al. 2014)</w:t>
      </w:r>
      <w:r>
        <w:rPr>
          <w:noProof/>
        </w:rPr>
        <w:tab/>
      </w:r>
      <w:r>
        <w:rPr>
          <w:noProof/>
        </w:rPr>
        <w:fldChar w:fldCharType="begin"/>
      </w:r>
      <w:r>
        <w:rPr>
          <w:noProof/>
        </w:rPr>
        <w:instrText xml:space="preserve"> PAGEREF _Toc520375113 \h </w:instrText>
      </w:r>
      <w:r>
        <w:rPr>
          <w:noProof/>
        </w:rPr>
      </w:r>
      <w:r>
        <w:rPr>
          <w:noProof/>
        </w:rPr>
        <w:fldChar w:fldCharType="separate"/>
      </w:r>
      <w:r w:rsidR="00B560DA">
        <w:rPr>
          <w:noProof/>
        </w:rPr>
        <w:t>4-232</w:t>
      </w:r>
      <w:r>
        <w:rPr>
          <w:noProof/>
        </w:rPr>
        <w:fldChar w:fldCharType="end"/>
      </w:r>
    </w:p>
    <w:p w14:paraId="038DF121"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4.3: Concentration profiles of sorbed Cs on three sites at 10 days (left) and 189 days (right) (solid red line – Cs-FES, dashed black line – Cs-II, dash dot blue line – Cs-PS) (Xie et al. 2014)</w:t>
      </w:r>
      <w:r>
        <w:rPr>
          <w:noProof/>
        </w:rPr>
        <w:tab/>
      </w:r>
      <w:r>
        <w:rPr>
          <w:noProof/>
        </w:rPr>
        <w:fldChar w:fldCharType="begin"/>
      </w:r>
      <w:r>
        <w:rPr>
          <w:noProof/>
        </w:rPr>
        <w:instrText xml:space="preserve"> PAGEREF _Toc520375114 \h </w:instrText>
      </w:r>
      <w:r>
        <w:rPr>
          <w:noProof/>
        </w:rPr>
      </w:r>
      <w:r>
        <w:rPr>
          <w:noProof/>
        </w:rPr>
        <w:fldChar w:fldCharType="separate"/>
      </w:r>
      <w:r w:rsidR="00B560DA">
        <w:rPr>
          <w:noProof/>
        </w:rPr>
        <w:t>4-234</w:t>
      </w:r>
      <w:r>
        <w:rPr>
          <w:noProof/>
        </w:rPr>
        <w:fldChar w:fldCharType="end"/>
      </w:r>
    </w:p>
    <w:p w14:paraId="7768200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4.4: </w:t>
      </w:r>
      <w:r>
        <w:rPr>
          <w:noProof/>
          <w:lang w:eastAsia="zh-CN"/>
        </w:rPr>
        <w:t>Comparison of Simulated (Lines) and Experimental (Symbols) Concentration Time Curve for Cs</w:t>
      </w:r>
      <w:r w:rsidRPr="00046185">
        <w:rPr>
          <w:noProof/>
          <w:vertAlign w:val="superscript"/>
        </w:rPr>
        <w:t>+</w:t>
      </w:r>
      <w:r>
        <w:rPr>
          <w:noProof/>
          <w:lang w:eastAsia="zh-CN"/>
        </w:rPr>
        <w:t xml:space="preserve"> in the Borehole Solution during the DR-A Field Diffusion Experiment Phase I </w:t>
      </w:r>
      <w:r>
        <w:rPr>
          <w:noProof/>
        </w:rPr>
        <w:t>(Xie et al. 2014)</w:t>
      </w:r>
      <w:r>
        <w:rPr>
          <w:noProof/>
        </w:rPr>
        <w:tab/>
      </w:r>
      <w:r>
        <w:rPr>
          <w:noProof/>
        </w:rPr>
        <w:fldChar w:fldCharType="begin"/>
      </w:r>
      <w:r>
        <w:rPr>
          <w:noProof/>
        </w:rPr>
        <w:instrText xml:space="preserve"> PAGEREF _Toc520375115 \h </w:instrText>
      </w:r>
      <w:r>
        <w:rPr>
          <w:noProof/>
        </w:rPr>
      </w:r>
      <w:r>
        <w:rPr>
          <w:noProof/>
        </w:rPr>
        <w:fldChar w:fldCharType="separate"/>
      </w:r>
      <w:r w:rsidR="00B560DA">
        <w:rPr>
          <w:noProof/>
        </w:rPr>
        <w:t>4-235</w:t>
      </w:r>
      <w:r>
        <w:rPr>
          <w:noProof/>
        </w:rPr>
        <w:fldChar w:fldCharType="end"/>
      </w:r>
    </w:p>
    <w:p w14:paraId="70A1B0B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4.5: </w:t>
      </w:r>
      <w:r>
        <w:rPr>
          <w:noProof/>
          <w:lang w:eastAsia="zh-CN"/>
        </w:rPr>
        <w:t>Comparison of Simulated (Lines) and Experimental (Symbols) Concentration Time Curves for HTO, Br</w:t>
      </w:r>
      <w:r w:rsidRPr="00046185">
        <w:rPr>
          <w:noProof/>
          <w:vertAlign w:val="superscript"/>
          <w:lang w:eastAsia="zh-CN"/>
        </w:rPr>
        <w:t>-</w:t>
      </w:r>
      <w:r>
        <w:rPr>
          <w:noProof/>
          <w:lang w:eastAsia="zh-CN"/>
        </w:rPr>
        <w:t>, I</w:t>
      </w:r>
      <w:r w:rsidRPr="00046185">
        <w:rPr>
          <w:noProof/>
          <w:vertAlign w:val="superscript"/>
          <w:lang w:eastAsia="zh-CN"/>
        </w:rPr>
        <w:t>-</w:t>
      </w:r>
      <w:r>
        <w:rPr>
          <w:noProof/>
          <w:lang w:eastAsia="zh-CN"/>
        </w:rPr>
        <w:t xml:space="preserve">, </w:t>
      </w:r>
      <w:r w:rsidRPr="00046185">
        <w:rPr>
          <w:noProof/>
          <w:vertAlign w:val="superscript"/>
        </w:rPr>
        <w:t>60</w:t>
      </w:r>
      <w:r>
        <w:rPr>
          <w:noProof/>
        </w:rPr>
        <w:t>Co</w:t>
      </w:r>
      <w:r w:rsidRPr="00046185">
        <w:rPr>
          <w:noProof/>
          <w:vertAlign w:val="superscript"/>
        </w:rPr>
        <w:t>2+</w:t>
      </w:r>
      <w:r>
        <w:rPr>
          <w:noProof/>
          <w:lang w:eastAsia="zh-CN"/>
        </w:rPr>
        <w:t xml:space="preserve"> and </w:t>
      </w:r>
      <w:r w:rsidRPr="00046185">
        <w:rPr>
          <w:noProof/>
          <w:vertAlign w:val="superscript"/>
        </w:rPr>
        <w:t>85</w:t>
      </w:r>
      <w:r>
        <w:rPr>
          <w:noProof/>
        </w:rPr>
        <w:t>Sr</w:t>
      </w:r>
      <w:r w:rsidRPr="00046185">
        <w:rPr>
          <w:noProof/>
          <w:vertAlign w:val="superscript"/>
        </w:rPr>
        <w:t xml:space="preserve">2+ </w:t>
      </w:r>
      <w:r>
        <w:rPr>
          <w:noProof/>
          <w:lang w:eastAsia="zh-CN"/>
        </w:rPr>
        <w:t xml:space="preserve">in the Borehole Solution during the DR-A Field Diffusion Experiment Phase II </w:t>
      </w:r>
      <w:r>
        <w:rPr>
          <w:noProof/>
        </w:rPr>
        <w:t>(Xie et al. 2014)</w:t>
      </w:r>
      <w:r>
        <w:rPr>
          <w:noProof/>
        </w:rPr>
        <w:tab/>
      </w:r>
      <w:r>
        <w:rPr>
          <w:noProof/>
        </w:rPr>
        <w:fldChar w:fldCharType="begin"/>
      </w:r>
      <w:r>
        <w:rPr>
          <w:noProof/>
        </w:rPr>
        <w:instrText xml:space="preserve"> PAGEREF _Toc520375116 \h </w:instrText>
      </w:r>
      <w:r>
        <w:rPr>
          <w:noProof/>
        </w:rPr>
      </w:r>
      <w:r>
        <w:rPr>
          <w:noProof/>
        </w:rPr>
        <w:fldChar w:fldCharType="separate"/>
      </w:r>
      <w:r w:rsidR="00B560DA">
        <w:rPr>
          <w:noProof/>
        </w:rPr>
        <w:t>4-240</w:t>
      </w:r>
      <w:r>
        <w:rPr>
          <w:noProof/>
        </w:rPr>
        <w:fldChar w:fldCharType="end"/>
      </w:r>
    </w:p>
    <w:p w14:paraId="0605463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4.6: </w:t>
      </w:r>
      <w:r>
        <w:rPr>
          <w:noProof/>
          <w:lang w:eastAsia="zh-CN"/>
        </w:rPr>
        <w:t xml:space="preserve">Comparison of Simulated (Lines) and Experimental (Symbols) </w:t>
      </w:r>
      <w:r>
        <w:rPr>
          <w:noProof/>
        </w:rPr>
        <w:t>Cs</w:t>
      </w:r>
      <w:r w:rsidRPr="00046185">
        <w:rPr>
          <w:noProof/>
          <w:vertAlign w:val="superscript"/>
        </w:rPr>
        <w:t xml:space="preserve">+ </w:t>
      </w:r>
      <w:r>
        <w:rPr>
          <w:noProof/>
          <w:lang w:eastAsia="zh-CN"/>
        </w:rPr>
        <w:t xml:space="preserve">Concentration Time Curves for Phase I and Phase II of the DR-A In-situ Diffusion Experiment after Diffusion Parameter Calibration </w:t>
      </w:r>
      <w:r>
        <w:rPr>
          <w:noProof/>
        </w:rPr>
        <w:t>(Xie et al. 2014)</w:t>
      </w:r>
      <w:r>
        <w:rPr>
          <w:noProof/>
        </w:rPr>
        <w:tab/>
      </w:r>
      <w:r>
        <w:rPr>
          <w:noProof/>
        </w:rPr>
        <w:fldChar w:fldCharType="begin"/>
      </w:r>
      <w:r>
        <w:rPr>
          <w:noProof/>
        </w:rPr>
        <w:instrText xml:space="preserve"> PAGEREF _Toc520375117 \h </w:instrText>
      </w:r>
      <w:r>
        <w:rPr>
          <w:noProof/>
        </w:rPr>
      </w:r>
      <w:r>
        <w:rPr>
          <w:noProof/>
        </w:rPr>
        <w:fldChar w:fldCharType="separate"/>
      </w:r>
      <w:r w:rsidR="00B560DA">
        <w:rPr>
          <w:noProof/>
        </w:rPr>
        <w:t>4-242</w:t>
      </w:r>
      <w:r>
        <w:rPr>
          <w:noProof/>
        </w:rPr>
        <w:fldChar w:fldCharType="end"/>
      </w:r>
    </w:p>
    <w:p w14:paraId="13631E1F"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4.7: </w:t>
      </w:r>
      <w:r>
        <w:rPr>
          <w:noProof/>
          <w:lang w:eastAsia="zh-CN"/>
        </w:rPr>
        <w:t xml:space="preserve">Comparison of Simulated (Lines) and Experimental (Symbols) Concentration Time Curves of Major Ions during the DR-A In-situ Diffusion Experiment Phase II after Diffusion Parameter Calibration </w:t>
      </w:r>
      <w:r>
        <w:rPr>
          <w:noProof/>
        </w:rPr>
        <w:t>(Xie et al. 2014)</w:t>
      </w:r>
      <w:r>
        <w:rPr>
          <w:noProof/>
        </w:rPr>
        <w:tab/>
      </w:r>
      <w:r>
        <w:rPr>
          <w:noProof/>
        </w:rPr>
        <w:fldChar w:fldCharType="begin"/>
      </w:r>
      <w:r>
        <w:rPr>
          <w:noProof/>
        </w:rPr>
        <w:instrText xml:space="preserve"> PAGEREF _Toc520375118 \h </w:instrText>
      </w:r>
      <w:r>
        <w:rPr>
          <w:noProof/>
        </w:rPr>
      </w:r>
      <w:r>
        <w:rPr>
          <w:noProof/>
        </w:rPr>
        <w:fldChar w:fldCharType="separate"/>
      </w:r>
      <w:r w:rsidR="00B560DA">
        <w:rPr>
          <w:noProof/>
        </w:rPr>
        <w:t>4-243</w:t>
      </w:r>
      <w:r>
        <w:rPr>
          <w:noProof/>
        </w:rPr>
        <w:fldChar w:fldCharType="end"/>
      </w:r>
    </w:p>
    <w:p w14:paraId="5C874DF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4.8: Simulated Total Concentration Profiles for HTO, Br</w:t>
      </w:r>
      <w:r w:rsidRPr="00046185">
        <w:rPr>
          <w:noProof/>
          <w:vertAlign w:val="superscript"/>
        </w:rPr>
        <w:t>-</w:t>
      </w:r>
      <w:r>
        <w:rPr>
          <w:noProof/>
        </w:rPr>
        <w:t>, Cl</w:t>
      </w:r>
      <w:r w:rsidRPr="00046185">
        <w:rPr>
          <w:noProof/>
          <w:vertAlign w:val="superscript"/>
        </w:rPr>
        <w:t>-</w:t>
      </w:r>
      <w:r>
        <w:rPr>
          <w:noProof/>
        </w:rPr>
        <w:t xml:space="preserve"> and I</w:t>
      </w:r>
      <w:r w:rsidRPr="00046185">
        <w:rPr>
          <w:noProof/>
          <w:vertAlign w:val="superscript"/>
        </w:rPr>
        <w:t>-</w:t>
      </w:r>
      <w:r>
        <w:rPr>
          <w:noProof/>
        </w:rPr>
        <w:t xml:space="preserve"> and Comparison to the Experimental Results in the Porewater of the Overcored Samples at 728 Days (Xie et al. 2014)</w:t>
      </w:r>
      <w:r>
        <w:rPr>
          <w:noProof/>
        </w:rPr>
        <w:tab/>
      </w:r>
      <w:r>
        <w:rPr>
          <w:noProof/>
        </w:rPr>
        <w:fldChar w:fldCharType="begin"/>
      </w:r>
      <w:r>
        <w:rPr>
          <w:noProof/>
        </w:rPr>
        <w:instrText xml:space="preserve"> PAGEREF _Toc520375119 \h </w:instrText>
      </w:r>
      <w:r>
        <w:rPr>
          <w:noProof/>
        </w:rPr>
      </w:r>
      <w:r>
        <w:rPr>
          <w:noProof/>
        </w:rPr>
        <w:fldChar w:fldCharType="separate"/>
      </w:r>
      <w:r w:rsidR="00B560DA">
        <w:rPr>
          <w:noProof/>
        </w:rPr>
        <w:t>4-244</w:t>
      </w:r>
      <w:r>
        <w:rPr>
          <w:noProof/>
        </w:rPr>
        <w:fldChar w:fldCharType="end"/>
      </w:r>
    </w:p>
    <w:p w14:paraId="4DC6301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4.9: Simulated Total Concentration Profiles for Na</w:t>
      </w:r>
      <w:r w:rsidRPr="00046185">
        <w:rPr>
          <w:noProof/>
          <w:vertAlign w:val="superscript"/>
        </w:rPr>
        <w:t>+</w:t>
      </w:r>
      <w:r>
        <w:rPr>
          <w:noProof/>
        </w:rPr>
        <w:t>, Ca</w:t>
      </w:r>
      <w:r w:rsidRPr="00046185">
        <w:rPr>
          <w:noProof/>
          <w:vertAlign w:val="superscript"/>
        </w:rPr>
        <w:t>2+</w:t>
      </w:r>
      <w:r>
        <w:rPr>
          <w:noProof/>
        </w:rPr>
        <w:t>, Mg</w:t>
      </w:r>
      <w:r w:rsidRPr="00046185">
        <w:rPr>
          <w:noProof/>
          <w:vertAlign w:val="superscript"/>
        </w:rPr>
        <w:t>2+</w:t>
      </w:r>
      <w:r>
        <w:rPr>
          <w:noProof/>
        </w:rPr>
        <w:t xml:space="preserve"> and K</w:t>
      </w:r>
      <w:r w:rsidRPr="00046185">
        <w:rPr>
          <w:noProof/>
          <w:vertAlign w:val="superscript"/>
        </w:rPr>
        <w:t xml:space="preserve">+ </w:t>
      </w:r>
      <w:r>
        <w:rPr>
          <w:noProof/>
        </w:rPr>
        <w:t>and Comparison to the Experimental Results in the Porewater of the Overcored Samples at 728 Days</w:t>
      </w:r>
      <w:r>
        <w:rPr>
          <w:noProof/>
        </w:rPr>
        <w:tab/>
      </w:r>
      <w:r>
        <w:rPr>
          <w:noProof/>
        </w:rPr>
        <w:fldChar w:fldCharType="begin"/>
      </w:r>
      <w:r>
        <w:rPr>
          <w:noProof/>
        </w:rPr>
        <w:instrText xml:space="preserve"> PAGEREF _Toc520375120 \h </w:instrText>
      </w:r>
      <w:r>
        <w:rPr>
          <w:noProof/>
        </w:rPr>
      </w:r>
      <w:r>
        <w:rPr>
          <w:noProof/>
        </w:rPr>
        <w:fldChar w:fldCharType="separate"/>
      </w:r>
      <w:r w:rsidR="00B560DA">
        <w:rPr>
          <w:noProof/>
        </w:rPr>
        <w:t>4-245</w:t>
      </w:r>
      <w:r>
        <w:rPr>
          <w:noProof/>
        </w:rPr>
        <w:fldChar w:fldCharType="end"/>
      </w:r>
    </w:p>
    <w:p w14:paraId="472F501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4.10: Simulated Profiles of Sorbed Species on Three Ion Exchange Sites (-PS, -FES and –II) at 728 Days (Xie et al. 2014)</w:t>
      </w:r>
      <w:r>
        <w:rPr>
          <w:noProof/>
        </w:rPr>
        <w:tab/>
      </w:r>
      <w:r>
        <w:rPr>
          <w:noProof/>
        </w:rPr>
        <w:fldChar w:fldCharType="begin"/>
      </w:r>
      <w:r>
        <w:rPr>
          <w:noProof/>
        </w:rPr>
        <w:instrText xml:space="preserve"> PAGEREF _Toc520375121 \h </w:instrText>
      </w:r>
      <w:r>
        <w:rPr>
          <w:noProof/>
        </w:rPr>
      </w:r>
      <w:r>
        <w:rPr>
          <w:noProof/>
        </w:rPr>
        <w:fldChar w:fldCharType="separate"/>
      </w:r>
      <w:r w:rsidR="00B560DA">
        <w:rPr>
          <w:noProof/>
        </w:rPr>
        <w:t>4-245</w:t>
      </w:r>
      <w:r>
        <w:rPr>
          <w:noProof/>
        </w:rPr>
        <w:fldChar w:fldCharType="end"/>
      </w:r>
    </w:p>
    <w:p w14:paraId="7D1FB673"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4.11: Comparison of the Simulated Total Concentration Profiles for HTO, </w:t>
      </w:r>
      <w:r w:rsidRPr="00046185">
        <w:rPr>
          <w:noProof/>
          <w:vertAlign w:val="superscript"/>
        </w:rPr>
        <w:t>60</w:t>
      </w:r>
      <w:r>
        <w:rPr>
          <w:noProof/>
        </w:rPr>
        <w:t>Co</w:t>
      </w:r>
      <w:r w:rsidRPr="00046185">
        <w:rPr>
          <w:noProof/>
          <w:vertAlign w:val="superscript"/>
        </w:rPr>
        <w:t>2+</w:t>
      </w:r>
      <w:r>
        <w:rPr>
          <w:noProof/>
        </w:rPr>
        <w:t>, Br</w:t>
      </w:r>
      <w:r w:rsidRPr="00046185">
        <w:rPr>
          <w:noProof/>
          <w:vertAlign w:val="superscript"/>
        </w:rPr>
        <w:t>-</w:t>
      </w:r>
      <w:r>
        <w:rPr>
          <w:noProof/>
        </w:rPr>
        <w:t xml:space="preserve"> and I</w:t>
      </w:r>
      <w:r w:rsidRPr="00046185">
        <w:rPr>
          <w:noProof/>
          <w:vertAlign w:val="superscript"/>
        </w:rPr>
        <w:t>-</w:t>
      </w:r>
      <w:r>
        <w:rPr>
          <w:noProof/>
        </w:rPr>
        <w:t xml:space="preserve"> in the Opalinus Clay at 735 days and in the Porewater of the Overcored Opalinus Clay Samples (Xie et al. 2014)</w:t>
      </w:r>
      <w:r>
        <w:rPr>
          <w:noProof/>
        </w:rPr>
        <w:tab/>
      </w:r>
      <w:r>
        <w:rPr>
          <w:noProof/>
        </w:rPr>
        <w:fldChar w:fldCharType="begin"/>
      </w:r>
      <w:r>
        <w:rPr>
          <w:noProof/>
        </w:rPr>
        <w:instrText xml:space="preserve"> PAGEREF _Toc520375122 \h </w:instrText>
      </w:r>
      <w:r>
        <w:rPr>
          <w:noProof/>
        </w:rPr>
      </w:r>
      <w:r>
        <w:rPr>
          <w:noProof/>
        </w:rPr>
        <w:fldChar w:fldCharType="separate"/>
      </w:r>
      <w:r w:rsidR="00B560DA">
        <w:rPr>
          <w:noProof/>
        </w:rPr>
        <w:t>4-247</w:t>
      </w:r>
      <w:r>
        <w:rPr>
          <w:noProof/>
        </w:rPr>
        <w:fldChar w:fldCharType="end"/>
      </w:r>
    </w:p>
    <w:p w14:paraId="44A759E8"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4.12: Comparison of the Simulated Total Concentration Profiles for HTO, </w:t>
      </w:r>
      <w:r w:rsidRPr="00046185">
        <w:rPr>
          <w:noProof/>
          <w:vertAlign w:val="superscript"/>
        </w:rPr>
        <w:t>60</w:t>
      </w:r>
      <w:r>
        <w:rPr>
          <w:noProof/>
        </w:rPr>
        <w:t>Co</w:t>
      </w:r>
      <w:r w:rsidRPr="00046185">
        <w:rPr>
          <w:noProof/>
          <w:vertAlign w:val="superscript"/>
        </w:rPr>
        <w:t>2+</w:t>
      </w:r>
      <w:r>
        <w:rPr>
          <w:noProof/>
        </w:rPr>
        <w:t>, Br</w:t>
      </w:r>
      <w:r w:rsidRPr="00046185">
        <w:rPr>
          <w:noProof/>
          <w:vertAlign w:val="superscript"/>
        </w:rPr>
        <w:t>-</w:t>
      </w:r>
      <w:r>
        <w:rPr>
          <w:noProof/>
        </w:rPr>
        <w:t xml:space="preserve"> and I</w:t>
      </w:r>
      <w:r w:rsidRPr="00046185">
        <w:rPr>
          <w:noProof/>
          <w:vertAlign w:val="superscript"/>
        </w:rPr>
        <w:t>-</w:t>
      </w:r>
      <w:r>
        <w:rPr>
          <w:noProof/>
        </w:rPr>
        <w:t xml:space="preserve"> in the Opalinus Clay at 735 days and in the Porewater of the Overcored Opalinus Clay Samples (Xie et al. 2014)</w:t>
      </w:r>
      <w:r>
        <w:rPr>
          <w:noProof/>
        </w:rPr>
        <w:tab/>
      </w:r>
      <w:r>
        <w:rPr>
          <w:noProof/>
        </w:rPr>
        <w:fldChar w:fldCharType="begin"/>
      </w:r>
      <w:r>
        <w:rPr>
          <w:noProof/>
        </w:rPr>
        <w:instrText xml:space="preserve"> PAGEREF _Toc520375123 \h </w:instrText>
      </w:r>
      <w:r>
        <w:rPr>
          <w:noProof/>
        </w:rPr>
      </w:r>
      <w:r>
        <w:rPr>
          <w:noProof/>
        </w:rPr>
        <w:fldChar w:fldCharType="separate"/>
      </w:r>
      <w:r w:rsidR="00B560DA">
        <w:rPr>
          <w:noProof/>
        </w:rPr>
        <w:t>4-249</w:t>
      </w:r>
      <w:r>
        <w:rPr>
          <w:noProof/>
        </w:rPr>
        <w:fldChar w:fldCharType="end"/>
      </w:r>
    </w:p>
    <w:p w14:paraId="6330E422"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4.13: Schematic Diagram of the Simulation Domain Representing the Experimental Set-up Including the Source Reservior (Bottom), Compacted Ca-montmorillonite (5 mm in Thickness) and Target Reservior (Top)</w:t>
      </w:r>
      <w:r>
        <w:rPr>
          <w:noProof/>
        </w:rPr>
        <w:tab/>
      </w:r>
      <w:r>
        <w:rPr>
          <w:noProof/>
        </w:rPr>
        <w:fldChar w:fldCharType="begin"/>
      </w:r>
      <w:r>
        <w:rPr>
          <w:noProof/>
        </w:rPr>
        <w:instrText xml:space="preserve"> PAGEREF _Toc520375124 \h </w:instrText>
      </w:r>
      <w:r>
        <w:rPr>
          <w:noProof/>
        </w:rPr>
      </w:r>
      <w:r>
        <w:rPr>
          <w:noProof/>
        </w:rPr>
        <w:fldChar w:fldCharType="separate"/>
      </w:r>
      <w:r w:rsidR="00B560DA">
        <w:rPr>
          <w:noProof/>
        </w:rPr>
        <w:t>4-251</w:t>
      </w:r>
      <w:r>
        <w:rPr>
          <w:noProof/>
        </w:rPr>
        <w:fldChar w:fldCharType="end"/>
      </w:r>
    </w:p>
    <w:p w14:paraId="65ACD7CC"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4.14: </w:t>
      </w:r>
      <w:r>
        <w:rPr>
          <w:noProof/>
          <w:lang w:eastAsia="zh-CN"/>
        </w:rPr>
        <w:t xml:space="preserve">Comparison of simulated results and experimental data for accumulated </w:t>
      </w:r>
      <w:r w:rsidRPr="00046185">
        <w:rPr>
          <w:rFonts w:cs="Arial"/>
          <w:noProof/>
          <w:lang w:eastAsia="zh-CN"/>
        </w:rPr>
        <w:t>CaSO</w:t>
      </w:r>
      <w:r w:rsidRPr="00046185">
        <w:rPr>
          <w:rFonts w:cs="Arial"/>
          <w:noProof/>
          <w:vertAlign w:val="subscript"/>
          <w:lang w:eastAsia="zh-CN"/>
        </w:rPr>
        <w:t>4</w:t>
      </w:r>
      <w:r>
        <w:rPr>
          <w:noProof/>
          <w:lang w:eastAsia="zh-CN"/>
        </w:rPr>
        <w:t xml:space="preserve"> mass in the target reservoir for case B2.1</w:t>
      </w:r>
      <w:r>
        <w:rPr>
          <w:noProof/>
        </w:rPr>
        <w:tab/>
      </w:r>
      <w:r>
        <w:rPr>
          <w:noProof/>
        </w:rPr>
        <w:fldChar w:fldCharType="begin"/>
      </w:r>
      <w:r>
        <w:rPr>
          <w:noProof/>
        </w:rPr>
        <w:instrText xml:space="preserve"> PAGEREF _Toc520375125 \h </w:instrText>
      </w:r>
      <w:r>
        <w:rPr>
          <w:noProof/>
        </w:rPr>
      </w:r>
      <w:r>
        <w:rPr>
          <w:noProof/>
        </w:rPr>
        <w:fldChar w:fldCharType="separate"/>
      </w:r>
      <w:r w:rsidR="00B560DA">
        <w:rPr>
          <w:noProof/>
        </w:rPr>
        <w:t>4-252</w:t>
      </w:r>
      <w:r>
        <w:rPr>
          <w:noProof/>
        </w:rPr>
        <w:fldChar w:fldCharType="end"/>
      </w:r>
    </w:p>
    <w:p w14:paraId="32DF9915"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4.15: Concept of Benchmark II: Gypsum Dissolution and CaSO</w:t>
      </w:r>
      <w:r w:rsidRPr="00046185">
        <w:rPr>
          <w:noProof/>
          <w:vertAlign w:val="subscript"/>
        </w:rPr>
        <w:t>4</w:t>
      </w:r>
      <w:r>
        <w:rPr>
          <w:noProof/>
        </w:rPr>
        <w:t xml:space="preserve"> Diffusion Including the Reserviors (Top and Bottom), Compacted Ca-montmorillonite (B2.2a) or Na-montmorillonite (B2.2b) and Thin Gypsum Powder Layer (Middle)</w:t>
      </w:r>
      <w:r>
        <w:rPr>
          <w:noProof/>
        </w:rPr>
        <w:tab/>
      </w:r>
      <w:r>
        <w:rPr>
          <w:noProof/>
        </w:rPr>
        <w:fldChar w:fldCharType="begin"/>
      </w:r>
      <w:r>
        <w:rPr>
          <w:noProof/>
        </w:rPr>
        <w:instrText xml:space="preserve"> PAGEREF _Toc520375126 \h </w:instrText>
      </w:r>
      <w:r>
        <w:rPr>
          <w:noProof/>
        </w:rPr>
      </w:r>
      <w:r>
        <w:rPr>
          <w:noProof/>
        </w:rPr>
        <w:fldChar w:fldCharType="separate"/>
      </w:r>
      <w:r w:rsidR="00B560DA">
        <w:rPr>
          <w:noProof/>
        </w:rPr>
        <w:t>4-254</w:t>
      </w:r>
      <w:r>
        <w:rPr>
          <w:noProof/>
        </w:rPr>
        <w:fldChar w:fldCharType="end"/>
      </w:r>
    </w:p>
    <w:p w14:paraId="47008AA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lastRenderedPageBreak/>
        <w:t xml:space="preserve">Figure 4.16: </w:t>
      </w:r>
      <w:r>
        <w:rPr>
          <w:noProof/>
          <w:lang w:eastAsia="zh-CN"/>
        </w:rPr>
        <w:t xml:space="preserve">Comparison of simulated results and experimental data for accumulated </w:t>
      </w:r>
      <w:r w:rsidRPr="00046185">
        <w:rPr>
          <w:rFonts w:cs="Arial"/>
          <w:noProof/>
          <w:lang w:eastAsia="zh-CN"/>
        </w:rPr>
        <w:t>CaSO</w:t>
      </w:r>
      <w:r w:rsidRPr="00046185">
        <w:rPr>
          <w:rFonts w:cs="Arial"/>
          <w:noProof/>
          <w:vertAlign w:val="subscript"/>
          <w:lang w:eastAsia="zh-CN"/>
        </w:rPr>
        <w:t>4</w:t>
      </w:r>
      <w:r>
        <w:rPr>
          <w:noProof/>
          <w:lang w:eastAsia="zh-CN"/>
        </w:rPr>
        <w:t xml:space="preserve"> mass in the target reservoir for case B2.2a</w:t>
      </w:r>
      <w:r>
        <w:rPr>
          <w:noProof/>
        </w:rPr>
        <w:tab/>
      </w:r>
      <w:r>
        <w:rPr>
          <w:noProof/>
        </w:rPr>
        <w:fldChar w:fldCharType="begin"/>
      </w:r>
      <w:r>
        <w:rPr>
          <w:noProof/>
        </w:rPr>
        <w:instrText xml:space="preserve"> PAGEREF _Toc520375127 \h </w:instrText>
      </w:r>
      <w:r>
        <w:rPr>
          <w:noProof/>
        </w:rPr>
      </w:r>
      <w:r>
        <w:rPr>
          <w:noProof/>
        </w:rPr>
        <w:fldChar w:fldCharType="separate"/>
      </w:r>
      <w:r w:rsidR="00B560DA">
        <w:rPr>
          <w:noProof/>
        </w:rPr>
        <w:t>4-255</w:t>
      </w:r>
      <w:r>
        <w:rPr>
          <w:noProof/>
        </w:rPr>
        <w:fldChar w:fldCharType="end"/>
      </w:r>
    </w:p>
    <w:p w14:paraId="7AD40234"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 xml:space="preserve">Figure 4.17: </w:t>
      </w:r>
      <w:r>
        <w:rPr>
          <w:noProof/>
          <w:lang w:eastAsia="zh-CN"/>
        </w:rPr>
        <w:t>Comparison of simulated results and experimental data for accumulated Na</w:t>
      </w:r>
      <w:r w:rsidRPr="00046185">
        <w:rPr>
          <w:noProof/>
          <w:vertAlign w:val="subscript"/>
          <w:lang w:eastAsia="zh-CN"/>
        </w:rPr>
        <w:t>2</w:t>
      </w:r>
      <w:r w:rsidRPr="00046185">
        <w:rPr>
          <w:rFonts w:cs="Arial"/>
          <w:noProof/>
          <w:lang w:eastAsia="zh-CN"/>
        </w:rPr>
        <w:t>SO</w:t>
      </w:r>
      <w:r w:rsidRPr="00046185">
        <w:rPr>
          <w:rFonts w:cs="Arial"/>
          <w:noProof/>
          <w:vertAlign w:val="subscript"/>
          <w:lang w:eastAsia="zh-CN"/>
        </w:rPr>
        <w:t>4</w:t>
      </w:r>
      <w:r>
        <w:rPr>
          <w:noProof/>
          <w:lang w:eastAsia="zh-CN"/>
        </w:rPr>
        <w:t xml:space="preserve"> (left) and </w:t>
      </w:r>
      <w:r w:rsidRPr="00046185">
        <w:rPr>
          <w:rFonts w:cs="Arial"/>
          <w:noProof/>
          <w:lang w:eastAsia="zh-CN"/>
        </w:rPr>
        <w:t>CaSO</w:t>
      </w:r>
      <w:r w:rsidRPr="00046185">
        <w:rPr>
          <w:rFonts w:cs="Arial"/>
          <w:noProof/>
          <w:vertAlign w:val="subscript"/>
          <w:lang w:eastAsia="zh-CN"/>
        </w:rPr>
        <w:t>4</w:t>
      </w:r>
      <w:r>
        <w:rPr>
          <w:noProof/>
          <w:lang w:eastAsia="zh-CN"/>
        </w:rPr>
        <w:t xml:space="preserve"> (right) mass in the Top and Bottom reservoirs for case B2.2b</w:t>
      </w:r>
      <w:r>
        <w:rPr>
          <w:noProof/>
        </w:rPr>
        <w:tab/>
      </w:r>
      <w:r>
        <w:rPr>
          <w:noProof/>
        </w:rPr>
        <w:fldChar w:fldCharType="begin"/>
      </w:r>
      <w:r>
        <w:rPr>
          <w:noProof/>
        </w:rPr>
        <w:instrText xml:space="preserve"> PAGEREF _Toc520375128 \h </w:instrText>
      </w:r>
      <w:r>
        <w:rPr>
          <w:noProof/>
        </w:rPr>
      </w:r>
      <w:r>
        <w:rPr>
          <w:noProof/>
        </w:rPr>
        <w:fldChar w:fldCharType="separate"/>
      </w:r>
      <w:r w:rsidR="00B560DA">
        <w:rPr>
          <w:noProof/>
        </w:rPr>
        <w:t>4-257</w:t>
      </w:r>
      <w:r>
        <w:rPr>
          <w:noProof/>
        </w:rPr>
        <w:fldChar w:fldCharType="end"/>
      </w:r>
    </w:p>
    <w:p w14:paraId="3265876B"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4.18: Model setup for multicomponent reactive transport experiment in bentonite</w:t>
      </w:r>
      <w:r>
        <w:rPr>
          <w:noProof/>
        </w:rPr>
        <w:tab/>
      </w:r>
      <w:r>
        <w:rPr>
          <w:noProof/>
        </w:rPr>
        <w:fldChar w:fldCharType="begin"/>
      </w:r>
      <w:r>
        <w:rPr>
          <w:noProof/>
        </w:rPr>
        <w:instrText xml:space="preserve"> PAGEREF _Toc520375129 \h </w:instrText>
      </w:r>
      <w:r>
        <w:rPr>
          <w:noProof/>
        </w:rPr>
      </w:r>
      <w:r>
        <w:rPr>
          <w:noProof/>
        </w:rPr>
        <w:fldChar w:fldCharType="separate"/>
      </w:r>
      <w:r w:rsidR="00B560DA">
        <w:rPr>
          <w:noProof/>
        </w:rPr>
        <w:t>4-259</w:t>
      </w:r>
      <w:r>
        <w:rPr>
          <w:noProof/>
        </w:rPr>
        <w:fldChar w:fldCharType="end"/>
      </w:r>
    </w:p>
    <w:p w14:paraId="7C08D787" w14:textId="77777777" w:rsidR="002D029A" w:rsidRDefault="002D029A">
      <w:pPr>
        <w:pStyle w:val="TableofFigures"/>
        <w:tabs>
          <w:tab w:val="right" w:leader="dot" w:pos="8630"/>
        </w:tabs>
        <w:rPr>
          <w:rFonts w:asciiTheme="minorHAnsi" w:hAnsiTheme="minorHAnsi" w:cstheme="minorBidi"/>
          <w:i w:val="0"/>
          <w:noProof/>
          <w:sz w:val="22"/>
          <w:szCs w:val="22"/>
          <w:lang w:val="en-CA" w:eastAsia="zh-CN"/>
        </w:rPr>
      </w:pPr>
      <w:r>
        <w:rPr>
          <w:noProof/>
        </w:rPr>
        <w:t>Figure 4.19: Time series of the simulated effluent composition and measured concentrations (min3p – results simulated by MIN3P-THCm; CF – results simulated by CrunchFlow)</w:t>
      </w:r>
      <w:r>
        <w:rPr>
          <w:noProof/>
        </w:rPr>
        <w:tab/>
      </w:r>
      <w:r>
        <w:rPr>
          <w:noProof/>
        </w:rPr>
        <w:fldChar w:fldCharType="begin"/>
      </w:r>
      <w:r>
        <w:rPr>
          <w:noProof/>
        </w:rPr>
        <w:instrText xml:space="preserve"> PAGEREF _Toc520375130 \h </w:instrText>
      </w:r>
      <w:r>
        <w:rPr>
          <w:noProof/>
        </w:rPr>
      </w:r>
      <w:r>
        <w:rPr>
          <w:noProof/>
        </w:rPr>
        <w:fldChar w:fldCharType="separate"/>
      </w:r>
      <w:r w:rsidR="00B560DA">
        <w:rPr>
          <w:noProof/>
        </w:rPr>
        <w:t>4-261</w:t>
      </w:r>
      <w:r>
        <w:rPr>
          <w:noProof/>
        </w:rPr>
        <w:fldChar w:fldCharType="end"/>
      </w:r>
    </w:p>
    <w:p w14:paraId="6F6526E3" w14:textId="77777777" w:rsidR="00A17873" w:rsidRPr="00ED3698" w:rsidRDefault="005F5019" w:rsidP="00A17873">
      <w:pPr>
        <w:rPr>
          <w:lang w:eastAsia="zh-CN"/>
        </w:rPr>
      </w:pPr>
      <w:r w:rsidRPr="00BD468B">
        <w:fldChar w:fldCharType="end"/>
      </w:r>
    </w:p>
    <w:p w14:paraId="7182B05A" w14:textId="55A58CDA" w:rsidR="00DD6123" w:rsidRDefault="00A17873" w:rsidP="006C364D">
      <w:pPr>
        <w:widowControl/>
        <w:jc w:val="left"/>
        <w:rPr>
          <w:b/>
          <w:caps/>
          <w:sz w:val="32"/>
          <w:lang w:eastAsia="zh-CN"/>
        </w:rPr>
      </w:pPr>
      <w:r>
        <w:rPr>
          <w:lang w:eastAsia="zh-CN"/>
        </w:rPr>
        <w:br w:type="page"/>
      </w:r>
      <w:r w:rsidR="00DD6123">
        <w:rPr>
          <w:lang w:eastAsia="zh-CN"/>
        </w:rPr>
        <w:lastRenderedPageBreak/>
        <w:br w:type="page"/>
      </w:r>
    </w:p>
    <w:p w14:paraId="185033C5" w14:textId="1826AFE9" w:rsidR="0019051A" w:rsidRDefault="0019051A" w:rsidP="00F453C8">
      <w:pPr>
        <w:pStyle w:val="Heading1"/>
        <w:tabs>
          <w:tab w:val="clear" w:pos="432"/>
          <w:tab w:val="num" w:pos="1152"/>
        </w:tabs>
        <w:rPr>
          <w:lang w:eastAsia="zh-CN"/>
        </w:rPr>
      </w:pPr>
      <w:bookmarkStart w:id="15" w:name="_Ref365032693"/>
      <w:bookmarkStart w:id="16" w:name="_Toc520374365"/>
      <w:r>
        <w:rPr>
          <w:lang w:eastAsia="zh-CN"/>
        </w:rPr>
        <w:lastRenderedPageBreak/>
        <w:t>Introduction</w:t>
      </w:r>
      <w:bookmarkEnd w:id="16"/>
    </w:p>
    <w:p w14:paraId="1F3745F4" w14:textId="20F46ED3" w:rsidR="0019051A" w:rsidRDefault="000162ED" w:rsidP="0019051A">
      <w:r>
        <w:t xml:space="preserve">The reactive transport code MIN3P-THCm has been </w:t>
      </w:r>
      <w:r w:rsidR="00880F07">
        <w:t>under development</w:t>
      </w:r>
      <w:r>
        <w:t xml:space="preserve"> on the basis of the MIN3P standard version </w:t>
      </w:r>
      <w:r w:rsidR="00880F07">
        <w:t xml:space="preserve">since 1999 </w:t>
      </w:r>
      <w:r>
        <w:t>(Mayer 1999; Mayer et al. 2002).  To verify the development</w:t>
      </w:r>
      <w:r w:rsidR="00880F07">
        <w:t>,</w:t>
      </w:r>
      <w:r>
        <w:t xml:space="preserve"> </w:t>
      </w:r>
      <w:r w:rsidR="0019051A">
        <w:t xml:space="preserve">125 examples are accumulated as the standard benchmarks </w:t>
      </w:r>
      <w:r w:rsidR="00880F07">
        <w:t>up to the current</w:t>
      </w:r>
      <w:r w:rsidR="0019051A">
        <w:t xml:space="preserve"> version 1.0.433</w:t>
      </w:r>
      <w:r w:rsidR="00880F07">
        <w:t xml:space="preserve">. </w:t>
      </w:r>
      <w:r w:rsidR="0019051A">
        <w:t xml:space="preserve"> Till now, most of these examples exist when the first MIN3P-THCm visual SVN repository was set up and are placed under the subfolders .\benchmarks_standard</w:t>
      </w:r>
      <w:r>
        <w:t xml:space="preserve"> </w:t>
      </w:r>
      <w:r w:rsidR="0019051A">
        <w:t>and .\benchmarking_nwmo_report</w:t>
      </w:r>
      <w:r w:rsidR="004474F5">
        <w:t xml:space="preserve">.  </w:t>
      </w:r>
      <w:r w:rsidR="0019051A">
        <w:t>Newly added examples</w:t>
      </w:r>
      <w:r w:rsidR="00880F07">
        <w:t xml:space="preserve"> are located under </w:t>
      </w:r>
      <w:r w:rsidR="0089174A">
        <w:t xml:space="preserve">the folder </w:t>
      </w:r>
      <w:r w:rsidR="00880F07">
        <w:t>.\</w:t>
      </w:r>
      <w:r w:rsidR="00880F07" w:rsidRPr="00880F07">
        <w:t>benchmarks_new_add</w:t>
      </w:r>
      <w:r w:rsidR="00880F07">
        <w:t xml:space="preserve"> and</w:t>
      </w:r>
      <w:r w:rsidR="0019051A">
        <w:t xml:space="preserve"> can be only executed with any version newer than the one when the examples were first added or updated (</w:t>
      </w:r>
      <w:r w:rsidR="004474F5">
        <w:t xml:space="preserve">e.g. </w:t>
      </w:r>
      <w:r w:rsidR="0019051A">
        <w:t>due to bug fix or modifications of keywords)</w:t>
      </w:r>
      <w:r w:rsidR="004474F5">
        <w:t xml:space="preserve">.  </w:t>
      </w:r>
      <w:r w:rsidR="0019051A">
        <w:t>The oldest version number required to run such examples can be easily recognized by the folder tag</w:t>
      </w:r>
      <w:r w:rsidR="004474F5">
        <w:t xml:space="preserve">.  </w:t>
      </w:r>
      <w:r w:rsidR="0019051A">
        <w:t>For example, the multisite ion exchange model can be found under the subfolder .\benchmarks_new_add\</w:t>
      </w:r>
      <w:r w:rsidR="0019051A" w:rsidRPr="008E73BB">
        <w:t>multisite-ionx-V1.0.129</w:t>
      </w:r>
      <w:r w:rsidR="0019051A">
        <w:t>, in which V1.0.129 indicates that the example was established at the version MIN3P-THCm v.1.0.129 and can be executed with this the following versions</w:t>
      </w:r>
      <w:r w:rsidR="004474F5">
        <w:t xml:space="preserve">.  </w:t>
      </w:r>
      <w:r w:rsidR="00BA42EE">
        <w:t>If verification is through code intercomparison (e.g. CrunchFlow), t</w:t>
      </w:r>
      <w:r w:rsidR="0019051A">
        <w:t>he input files and databases for MIN3P-THCm and CrunchFlow (</w:t>
      </w:r>
      <w:r w:rsidR="004474F5">
        <w:t xml:space="preserve">i.e. </w:t>
      </w:r>
      <w:r w:rsidR="0019051A">
        <w:t>for verification) are placed in separate subfolders under this folder</w:t>
      </w:r>
      <w:r w:rsidR="004474F5">
        <w:t xml:space="preserve">.  </w:t>
      </w:r>
      <w:r w:rsidR="0019051A">
        <w:t>Detailed descriptions of the corresponding theory, usage of the corresponding function are included in the MIN3P-THCm theory and the user manuals, respectively</w:t>
      </w:r>
      <w:r w:rsidR="004474F5">
        <w:t xml:space="preserve">.  </w:t>
      </w:r>
      <w:r w:rsidR="0019051A">
        <w:t>It is important to note that only a selection of the examples are described in this validation report</w:t>
      </w:r>
      <w:r w:rsidR="004474F5">
        <w:t xml:space="preserve">.  </w:t>
      </w:r>
      <w:r w:rsidR="0019051A">
        <w:t xml:space="preserve">The main reason is because some examples are very similar and test the same main functions with only minor differences in the input files or the documentation has been published as either technical reports or journal papers (Bea </w:t>
      </w:r>
      <w:r w:rsidR="004474F5">
        <w:t xml:space="preserve">et al. </w:t>
      </w:r>
      <w:r w:rsidR="0019051A">
        <w:t xml:space="preserve">2011; Xie </w:t>
      </w:r>
      <w:r w:rsidR="004474F5">
        <w:t xml:space="preserve">et al. </w:t>
      </w:r>
      <w:r w:rsidR="0019051A">
        <w:t xml:space="preserve">2014a and 2014b; Molins </w:t>
      </w:r>
      <w:r w:rsidR="004474F5">
        <w:t xml:space="preserve">et al. </w:t>
      </w:r>
      <w:r w:rsidR="0019051A">
        <w:t>2015).</w:t>
      </w:r>
    </w:p>
    <w:p w14:paraId="26835FFC" w14:textId="7A9C634C" w:rsidR="0019051A" w:rsidRDefault="0019051A" w:rsidP="0019051A">
      <w:r>
        <w:t>The report is organized as the following: 1</w:t>
      </w:r>
      <w:r w:rsidR="000162ED">
        <w:t xml:space="preserve">. </w:t>
      </w:r>
      <w:r>
        <w:t>The validated examples (Section 2); 2</w:t>
      </w:r>
      <w:r w:rsidR="000162ED">
        <w:t xml:space="preserve">. </w:t>
      </w:r>
      <w:r>
        <w:t>The demonstration examples</w:t>
      </w:r>
      <w:r w:rsidR="00525151">
        <w:t xml:space="preserve"> (Section </w:t>
      </w:r>
      <w:r w:rsidR="00525151">
        <w:fldChar w:fldCharType="begin"/>
      </w:r>
      <w:r w:rsidR="00525151">
        <w:instrText xml:space="preserve"> REF _Ref365033300 \r \h </w:instrText>
      </w:r>
      <w:r w:rsidR="00525151">
        <w:fldChar w:fldCharType="separate"/>
      </w:r>
      <w:r w:rsidR="00B560DA">
        <w:t>3</w:t>
      </w:r>
      <w:r w:rsidR="00525151">
        <w:fldChar w:fldCharType="end"/>
      </w:r>
      <w:r w:rsidR="00A03ADA">
        <w:t>)</w:t>
      </w:r>
      <w:r>
        <w:t>; 3</w:t>
      </w:r>
      <w:r w:rsidR="004474F5">
        <w:t xml:space="preserve">. </w:t>
      </w:r>
      <w:r>
        <w:t>Validation examples against laboratory and in situ experiments (i.e Mont Terri in situ diffusion experiment)</w:t>
      </w:r>
      <w:r w:rsidR="00A03ADA">
        <w:t xml:space="preserve"> (Section </w:t>
      </w:r>
      <w:r w:rsidR="00A03ADA">
        <w:fldChar w:fldCharType="begin"/>
      </w:r>
      <w:r w:rsidR="00A03ADA">
        <w:instrText xml:space="preserve"> REF _Ref469494366 \r \h </w:instrText>
      </w:r>
      <w:r w:rsidR="00A03ADA">
        <w:fldChar w:fldCharType="separate"/>
      </w:r>
      <w:r w:rsidR="00B560DA">
        <w:t>4</w:t>
      </w:r>
      <w:r w:rsidR="00A03ADA">
        <w:fldChar w:fldCharType="end"/>
      </w:r>
      <w:r w:rsidR="00A03ADA">
        <w:t>)</w:t>
      </w:r>
      <w:r>
        <w:t>.</w:t>
      </w:r>
    </w:p>
    <w:p w14:paraId="57DEC489" w14:textId="77777777" w:rsidR="0019051A" w:rsidRPr="0019051A" w:rsidRDefault="0019051A" w:rsidP="0019051A">
      <w:pPr>
        <w:rPr>
          <w:lang w:eastAsia="zh-CN"/>
        </w:rPr>
      </w:pPr>
    </w:p>
    <w:p w14:paraId="3DB46F85" w14:textId="3C3F59AE" w:rsidR="00546332" w:rsidRDefault="003A15BB" w:rsidP="00F453C8">
      <w:pPr>
        <w:pStyle w:val="Heading1"/>
        <w:tabs>
          <w:tab w:val="clear" w:pos="432"/>
          <w:tab w:val="num" w:pos="1152"/>
        </w:tabs>
        <w:rPr>
          <w:lang w:eastAsia="zh-CN"/>
        </w:rPr>
      </w:pPr>
      <w:bookmarkStart w:id="17" w:name="_Toc520374366"/>
      <w:r>
        <w:rPr>
          <w:lang w:eastAsia="zh-CN"/>
        </w:rPr>
        <w:t>Valid</w:t>
      </w:r>
      <w:r w:rsidR="002F085E">
        <w:rPr>
          <w:lang w:eastAsia="zh-CN"/>
        </w:rPr>
        <w:t>ation examples</w:t>
      </w:r>
      <w:bookmarkEnd w:id="15"/>
      <w:bookmarkEnd w:id="17"/>
    </w:p>
    <w:p w14:paraId="4E2720D9" w14:textId="1FB5C785" w:rsidR="008C4934" w:rsidRDefault="00F07B40" w:rsidP="00F07B40">
      <w:pPr>
        <w:rPr>
          <w:lang w:eastAsia="zh-CN"/>
        </w:rPr>
      </w:pPr>
      <w:r>
        <w:rPr>
          <w:rFonts w:hint="eastAsia"/>
          <w:lang w:eastAsia="zh-CN"/>
        </w:rPr>
        <w:t xml:space="preserve">In order to </w:t>
      </w:r>
      <w:r w:rsidR="00502848">
        <w:rPr>
          <w:lang w:eastAsia="zh-CN"/>
        </w:rPr>
        <w:t xml:space="preserve">verify and </w:t>
      </w:r>
      <w:r w:rsidR="002F085E">
        <w:rPr>
          <w:lang w:eastAsia="zh-CN"/>
        </w:rPr>
        <w:t>validate</w:t>
      </w:r>
      <w:r>
        <w:rPr>
          <w:rFonts w:hint="eastAsia"/>
          <w:lang w:eastAsia="zh-CN"/>
        </w:rPr>
        <w:t xml:space="preserve"> the numerical implementations and demonstrate </w:t>
      </w:r>
      <w:r w:rsidR="00535063">
        <w:rPr>
          <w:lang w:eastAsia="zh-CN"/>
        </w:rPr>
        <w:t>the functions</w:t>
      </w:r>
      <w:r>
        <w:rPr>
          <w:rFonts w:hint="eastAsia"/>
          <w:lang w:eastAsia="zh-CN"/>
        </w:rPr>
        <w:t xml:space="preserve"> of </w:t>
      </w:r>
      <w:r w:rsidR="0076771D">
        <w:rPr>
          <w:rFonts w:hint="eastAsia"/>
          <w:lang w:eastAsia="zh-CN"/>
        </w:rPr>
        <w:t>MIN3P-THCm</w:t>
      </w:r>
      <w:r>
        <w:rPr>
          <w:rFonts w:hint="eastAsia"/>
          <w:lang w:eastAsia="zh-CN"/>
        </w:rPr>
        <w:t xml:space="preserve"> through simulation examples</w:t>
      </w:r>
      <w:r w:rsidR="00E23A79">
        <w:rPr>
          <w:rFonts w:hint="eastAsia"/>
          <w:lang w:eastAsia="zh-CN"/>
        </w:rPr>
        <w:t>,</w:t>
      </w:r>
      <w:r>
        <w:rPr>
          <w:rFonts w:hint="eastAsia"/>
          <w:lang w:eastAsia="zh-CN"/>
        </w:rPr>
        <w:t xml:space="preserve"> </w:t>
      </w:r>
      <w:r w:rsidR="00E23A79">
        <w:rPr>
          <w:rFonts w:hint="eastAsia"/>
          <w:lang w:eastAsia="zh-CN"/>
        </w:rPr>
        <w:t>t</w:t>
      </w:r>
      <w:r w:rsidR="00491A54">
        <w:rPr>
          <w:lang w:eastAsia="zh-CN"/>
        </w:rPr>
        <w:t>hree</w:t>
      </w:r>
      <w:r>
        <w:rPr>
          <w:rFonts w:hint="eastAsia"/>
          <w:lang w:eastAsia="zh-CN"/>
        </w:rPr>
        <w:t xml:space="preserve"> </w:t>
      </w:r>
      <w:r w:rsidR="008C4934">
        <w:rPr>
          <w:lang w:eastAsia="zh-CN"/>
        </w:rPr>
        <w:t>types</w:t>
      </w:r>
      <w:r>
        <w:rPr>
          <w:rFonts w:hint="eastAsia"/>
          <w:lang w:eastAsia="zh-CN"/>
        </w:rPr>
        <w:t xml:space="preserve"> of </w:t>
      </w:r>
      <w:r w:rsidR="004E6246">
        <w:rPr>
          <w:lang w:eastAsia="zh-CN"/>
        </w:rPr>
        <w:t>varidation</w:t>
      </w:r>
      <w:r>
        <w:rPr>
          <w:rFonts w:hint="eastAsia"/>
          <w:lang w:eastAsia="zh-CN"/>
        </w:rPr>
        <w:t xml:space="preserve"> </w:t>
      </w:r>
      <w:r w:rsidR="00A03ADA">
        <w:rPr>
          <w:lang w:eastAsia="zh-CN"/>
        </w:rPr>
        <w:t>approaches are used:</w:t>
      </w:r>
    </w:p>
    <w:p w14:paraId="4E241560" w14:textId="1518D427" w:rsidR="008C4934" w:rsidRDefault="00502848" w:rsidP="008C4934">
      <w:pPr>
        <w:pStyle w:val="ListParagraph"/>
        <w:numPr>
          <w:ilvl w:val="0"/>
          <w:numId w:val="13"/>
        </w:numPr>
        <w:rPr>
          <w:lang w:eastAsia="zh-CN"/>
        </w:rPr>
      </w:pPr>
      <w:r>
        <w:rPr>
          <w:lang w:eastAsia="zh-CN"/>
        </w:rPr>
        <w:t>Validation</w:t>
      </w:r>
      <w:r w:rsidR="00F07B40">
        <w:rPr>
          <w:rFonts w:hint="eastAsia"/>
          <w:lang w:eastAsia="zh-CN"/>
        </w:rPr>
        <w:t xml:space="preserve"> is performed through comparison of simulated res</w:t>
      </w:r>
      <w:r w:rsidR="00A03ADA">
        <w:rPr>
          <w:rFonts w:hint="eastAsia"/>
          <w:lang w:eastAsia="zh-CN"/>
        </w:rPr>
        <w:t>ults with analytical solutions;</w:t>
      </w:r>
    </w:p>
    <w:p w14:paraId="5954D6F8" w14:textId="53D45AB8" w:rsidR="008C4934" w:rsidRDefault="004E6246" w:rsidP="008C4934">
      <w:pPr>
        <w:pStyle w:val="ListParagraph"/>
        <w:numPr>
          <w:ilvl w:val="0"/>
          <w:numId w:val="13"/>
        </w:numPr>
        <w:rPr>
          <w:lang w:eastAsia="zh-CN"/>
        </w:rPr>
      </w:pPr>
      <w:r>
        <w:rPr>
          <w:lang w:eastAsia="zh-CN"/>
        </w:rPr>
        <w:t>Validation</w:t>
      </w:r>
      <w:r w:rsidR="00F07B40">
        <w:rPr>
          <w:rFonts w:hint="eastAsia"/>
          <w:lang w:eastAsia="zh-CN"/>
        </w:rPr>
        <w:t xml:space="preserve"> is underta</w:t>
      </w:r>
      <w:r w:rsidR="00A0484D">
        <w:rPr>
          <w:rFonts w:hint="eastAsia"/>
          <w:lang w:eastAsia="zh-CN"/>
        </w:rPr>
        <w:t>ken through code intercomparison</w:t>
      </w:r>
      <w:r w:rsidR="0080048E">
        <w:rPr>
          <w:lang w:eastAsia="zh-CN"/>
        </w:rPr>
        <w:t>s</w:t>
      </w:r>
      <w:r w:rsidR="00A0484D">
        <w:rPr>
          <w:rFonts w:hint="eastAsia"/>
          <w:lang w:eastAsia="zh-CN"/>
        </w:rPr>
        <w:t xml:space="preserve">, </w:t>
      </w:r>
      <w:r w:rsidR="004474F5">
        <w:rPr>
          <w:rFonts w:hint="eastAsia"/>
          <w:lang w:eastAsia="zh-CN"/>
        </w:rPr>
        <w:t xml:space="preserve">i.e. </w:t>
      </w:r>
      <w:r w:rsidR="00A0484D">
        <w:rPr>
          <w:rFonts w:hint="eastAsia"/>
          <w:lang w:eastAsia="zh-CN"/>
        </w:rPr>
        <w:t xml:space="preserve">the comparison of simulated results </w:t>
      </w:r>
      <w:r w:rsidR="0080048E">
        <w:rPr>
          <w:lang w:eastAsia="zh-CN"/>
        </w:rPr>
        <w:t xml:space="preserve">obtained </w:t>
      </w:r>
      <w:r w:rsidR="00A0484D">
        <w:rPr>
          <w:rFonts w:hint="eastAsia"/>
          <w:lang w:eastAsia="zh-CN"/>
        </w:rPr>
        <w:t xml:space="preserve">by </w:t>
      </w:r>
      <w:r w:rsidR="0076771D">
        <w:rPr>
          <w:rFonts w:hint="eastAsia"/>
          <w:lang w:eastAsia="zh-CN"/>
        </w:rPr>
        <w:t>MIN3P-THCm</w:t>
      </w:r>
      <w:r w:rsidR="00A0484D">
        <w:rPr>
          <w:rFonts w:hint="eastAsia"/>
          <w:lang w:eastAsia="zh-CN"/>
        </w:rPr>
        <w:t xml:space="preserve"> and by published code(s) with </w:t>
      </w:r>
      <w:r w:rsidR="00A0484D">
        <w:rPr>
          <w:lang w:eastAsia="zh-CN"/>
        </w:rPr>
        <w:t>equivalent</w:t>
      </w:r>
      <w:r w:rsidR="00A03ADA">
        <w:rPr>
          <w:rFonts w:hint="eastAsia"/>
          <w:lang w:eastAsia="zh-CN"/>
        </w:rPr>
        <w:t xml:space="preserve"> functions;</w:t>
      </w:r>
    </w:p>
    <w:p w14:paraId="26C7D2CB" w14:textId="5544ED24" w:rsidR="00491A54" w:rsidRDefault="00502848" w:rsidP="008C4934">
      <w:pPr>
        <w:pStyle w:val="ListParagraph"/>
        <w:numPr>
          <w:ilvl w:val="0"/>
          <w:numId w:val="13"/>
        </w:numPr>
        <w:rPr>
          <w:lang w:eastAsia="zh-CN"/>
        </w:rPr>
      </w:pPr>
      <w:r>
        <w:rPr>
          <w:lang w:eastAsia="zh-CN"/>
        </w:rPr>
        <w:t>Validation</w:t>
      </w:r>
      <w:r w:rsidR="00491A54">
        <w:rPr>
          <w:lang w:eastAsia="zh-CN"/>
        </w:rPr>
        <w:t xml:space="preserve"> by comparison of </w:t>
      </w:r>
      <w:r w:rsidR="0076771D">
        <w:rPr>
          <w:lang w:eastAsia="zh-CN"/>
        </w:rPr>
        <w:t>MIN3P-THCm</w:t>
      </w:r>
      <w:r w:rsidR="00491A54">
        <w:rPr>
          <w:lang w:eastAsia="zh-CN"/>
        </w:rPr>
        <w:t xml:space="preserve"> results to experimental data</w:t>
      </w:r>
      <w:r w:rsidR="00A03ADA">
        <w:rPr>
          <w:lang w:eastAsia="zh-CN"/>
        </w:rPr>
        <w:t>.</w:t>
      </w:r>
    </w:p>
    <w:p w14:paraId="5AEE8265" w14:textId="1426FB4B" w:rsidR="003A5F76" w:rsidRPr="00F07B40" w:rsidRDefault="003A5F76" w:rsidP="003A5F76">
      <w:pPr>
        <w:rPr>
          <w:lang w:eastAsia="zh-CN"/>
        </w:rPr>
      </w:pPr>
      <w:r>
        <w:t xml:space="preserve">The procedure for </w:t>
      </w:r>
      <w:r w:rsidR="008C4934">
        <w:t xml:space="preserve">code </w:t>
      </w:r>
      <w:r w:rsidR="00502848">
        <w:t>validation/</w:t>
      </w:r>
      <w:r w:rsidR="008C4934">
        <w:t>verification for</w:t>
      </w:r>
      <w:r>
        <w:t xml:space="preserve"> each new version consist</w:t>
      </w:r>
      <w:r w:rsidR="008C4934">
        <w:t>s</w:t>
      </w:r>
      <w:r>
        <w:t xml:space="preserve"> of the following: When a new version or revision</w:t>
      </w:r>
      <w:r>
        <w:rPr>
          <w:rFonts w:hint="eastAsia"/>
          <w:lang w:eastAsia="zh-CN"/>
        </w:rPr>
        <w:t xml:space="preserve"> of </w:t>
      </w:r>
      <w:r w:rsidR="0076771D">
        <w:rPr>
          <w:rFonts w:hint="eastAsia"/>
          <w:lang w:eastAsia="zh-CN"/>
        </w:rPr>
        <w:t>MIN3P-THCm</w:t>
      </w:r>
      <w:r>
        <w:t xml:space="preserve"> is completed, an automated script will be started that executes the new code on all </w:t>
      </w:r>
      <w:r w:rsidR="008C4934">
        <w:t xml:space="preserve">existing </w:t>
      </w:r>
      <w:r w:rsidR="00502848">
        <w:t xml:space="preserve">validation and </w:t>
      </w:r>
      <w:r w:rsidR="008C4934">
        <w:t>verification</w:t>
      </w:r>
      <w:r>
        <w:t xml:space="preserve"> examples</w:t>
      </w:r>
      <w:r w:rsidR="008C4934">
        <w:t xml:space="preserve"> and new </w:t>
      </w:r>
      <w:r w:rsidR="00502848">
        <w:t xml:space="preserve">validation and </w:t>
      </w:r>
      <w:r w:rsidR="008C4934">
        <w:t>verification cases that are designed to test the new functionalities</w:t>
      </w:r>
      <w:r w:rsidR="004474F5">
        <w:t xml:space="preserve">.  </w:t>
      </w:r>
      <w:r w:rsidR="008C4934">
        <w:t>Results for existing verification examples will be compared t</w:t>
      </w:r>
      <w:r w:rsidR="00200DF5">
        <w:t>o established results form the p</w:t>
      </w:r>
      <w:r w:rsidR="008C4934">
        <w:t xml:space="preserve">revious version of </w:t>
      </w:r>
      <w:r w:rsidR="0076771D">
        <w:t>MIN3P-THCm</w:t>
      </w:r>
      <w:r w:rsidR="004474F5">
        <w:t xml:space="preserve">.  </w:t>
      </w:r>
      <w:r w:rsidR="008C4934">
        <w:t xml:space="preserve">New </w:t>
      </w:r>
      <w:r w:rsidR="00502848">
        <w:t>validation or verification</w:t>
      </w:r>
      <w:r w:rsidR="008C4934">
        <w:t xml:space="preserve"> </w:t>
      </w:r>
      <w:r w:rsidR="008C4934">
        <w:lastRenderedPageBreak/>
        <w:t>examples will be benchmarked against existing established solution</w:t>
      </w:r>
      <w:r w:rsidR="00200DF5">
        <w:t>s obt</w:t>
      </w:r>
      <w:r w:rsidR="008C4934">
        <w:t>a</w:t>
      </w:r>
      <w:r w:rsidR="00200DF5">
        <w:t>in</w:t>
      </w:r>
      <w:r w:rsidR="008C4934">
        <w:t>ed with an analytical model</w:t>
      </w:r>
      <w:r w:rsidR="00502848">
        <w:t>, experimental data</w:t>
      </w:r>
      <w:r w:rsidR="008C4934">
        <w:t xml:space="preserve"> or other numerical codes</w:t>
      </w:r>
      <w:r w:rsidR="004474F5">
        <w:t xml:space="preserve">.  </w:t>
      </w:r>
      <w:r>
        <w:t>This approach will identify any discrepancies that may arise due to code development, so that the developer can address them, or determine if they are insignificant</w:t>
      </w:r>
      <w:r w:rsidR="004474F5">
        <w:t xml:space="preserve">.  </w:t>
      </w:r>
      <w:r>
        <w:t>The new code will be accepted if all existing and new</w:t>
      </w:r>
      <w:r>
        <w:rPr>
          <w:rFonts w:hint="eastAsia"/>
          <w:lang w:eastAsia="zh-CN"/>
        </w:rPr>
        <w:t xml:space="preserve"> </w:t>
      </w:r>
      <w:r>
        <w:t>test examples are solved with either no differences, or insignificant differences.</w:t>
      </w:r>
    </w:p>
    <w:p w14:paraId="0B0D55EE" w14:textId="77777777" w:rsidR="00F07B40" w:rsidRPr="00ED3698" w:rsidRDefault="00F07B40" w:rsidP="00F072C0">
      <w:pPr>
        <w:pStyle w:val="Heading2"/>
        <w:numPr>
          <w:ilvl w:val="1"/>
          <w:numId w:val="1"/>
        </w:numPr>
      </w:pPr>
      <w:bookmarkStart w:id="18" w:name="_Ref364343911"/>
      <w:bookmarkStart w:id="19" w:name="_Toc520374367"/>
      <w:r w:rsidRPr="00ED3698">
        <w:t>Batch</w:t>
      </w:r>
      <w:r w:rsidR="00A0484D">
        <w:rPr>
          <w:rFonts w:hint="eastAsia"/>
          <w:lang w:eastAsia="zh-CN"/>
        </w:rPr>
        <w:t xml:space="preserve"> reactions</w:t>
      </w:r>
      <w:bookmarkEnd w:id="18"/>
      <w:bookmarkEnd w:id="19"/>
    </w:p>
    <w:p w14:paraId="19A63AE5" w14:textId="1FE56C6C" w:rsidR="00F07B40" w:rsidRDefault="0076771D" w:rsidP="00F07B40">
      <w:pPr>
        <w:rPr>
          <w:lang w:eastAsia="zh-CN"/>
        </w:rPr>
      </w:pPr>
      <w:r>
        <w:t>MIN3P-THCm</w:t>
      </w:r>
      <w:r w:rsidR="00F07B40">
        <w:t xml:space="preserve"> </w:t>
      </w:r>
      <w:r w:rsidR="00F07B40" w:rsidRPr="00ED3698">
        <w:t xml:space="preserve">provides many functions for geochemical batch reaction simulations including </w:t>
      </w:r>
      <w:r w:rsidR="00200DF5">
        <w:t>speciation calculations</w:t>
      </w:r>
      <w:r w:rsidR="00F07B40" w:rsidRPr="00ED3698">
        <w:t>, ion exchange, sorption, surface complexation, kinetic reactions, mineral dissolution/precipitation and biogeochemcal reactions</w:t>
      </w:r>
      <w:r w:rsidR="004474F5">
        <w:t xml:space="preserve">.  </w:t>
      </w:r>
      <w:r w:rsidR="00F07B40" w:rsidRPr="00ED3698">
        <w:t xml:space="preserve">A collection of benchmarks </w:t>
      </w:r>
      <w:r w:rsidR="0080048E">
        <w:t>is</w:t>
      </w:r>
      <w:r w:rsidR="00F07B40" w:rsidRPr="00ED3698">
        <w:t xml:space="preserve"> presented in the following subsections</w:t>
      </w:r>
      <w:r w:rsidR="00F07B40">
        <w:rPr>
          <w:rFonts w:hint="eastAsia"/>
          <w:lang w:eastAsia="zh-CN"/>
        </w:rPr>
        <w:t xml:space="preserve"> to </w:t>
      </w:r>
      <w:r w:rsidR="00200DF5">
        <w:rPr>
          <w:lang w:eastAsia="zh-CN"/>
        </w:rPr>
        <w:t xml:space="preserve">test these </w:t>
      </w:r>
      <w:r w:rsidR="00F07B40">
        <w:rPr>
          <w:rFonts w:hint="eastAsia"/>
          <w:lang w:eastAsia="zh-CN"/>
        </w:rPr>
        <w:t>functions</w:t>
      </w:r>
      <w:r w:rsidR="004474F5">
        <w:rPr>
          <w:rFonts w:hint="eastAsia"/>
          <w:lang w:eastAsia="zh-CN"/>
        </w:rPr>
        <w:t xml:space="preserve">.  </w:t>
      </w:r>
      <w:r w:rsidR="000A1D0C">
        <w:rPr>
          <w:rFonts w:hint="eastAsia"/>
          <w:lang w:eastAsia="zh-CN"/>
        </w:rPr>
        <w:t xml:space="preserve">More functions for geochemical reaction simulations are </w:t>
      </w:r>
      <w:r w:rsidR="000A1D0C">
        <w:rPr>
          <w:lang w:eastAsia="zh-CN"/>
        </w:rPr>
        <w:t>embedded</w:t>
      </w:r>
      <w:r w:rsidR="000A1D0C">
        <w:rPr>
          <w:rFonts w:hint="eastAsia"/>
          <w:lang w:eastAsia="zh-CN"/>
        </w:rPr>
        <w:t xml:space="preserve"> in the reactive transport </w:t>
      </w:r>
      <w:r w:rsidR="0080048E">
        <w:rPr>
          <w:lang w:eastAsia="zh-CN"/>
        </w:rPr>
        <w:t xml:space="preserve">verification </w:t>
      </w:r>
      <w:r w:rsidR="000A1D0C">
        <w:rPr>
          <w:rFonts w:hint="eastAsia"/>
          <w:lang w:eastAsia="zh-CN"/>
        </w:rPr>
        <w:t>benchmarks</w:t>
      </w:r>
      <w:r w:rsidR="004474F5">
        <w:rPr>
          <w:rFonts w:hint="eastAsia"/>
          <w:lang w:eastAsia="zh-CN"/>
        </w:rPr>
        <w:t xml:space="preserve">.  </w:t>
      </w:r>
      <w:r w:rsidR="00A0484D">
        <w:rPr>
          <w:rFonts w:hint="eastAsia"/>
          <w:lang w:eastAsia="zh-CN"/>
        </w:rPr>
        <w:t>A list of the geochemical batch reaction</w:t>
      </w:r>
      <w:r w:rsidR="0080048E">
        <w:rPr>
          <w:lang w:eastAsia="zh-CN"/>
        </w:rPr>
        <w:t xml:space="preserve"> verification problem</w:t>
      </w:r>
      <w:r w:rsidR="00A0484D">
        <w:rPr>
          <w:rFonts w:hint="eastAsia"/>
          <w:lang w:eastAsia="zh-CN"/>
        </w:rPr>
        <w:t xml:space="preserve">s is provided in </w:t>
      </w:r>
      <w:r w:rsidR="005F5019">
        <w:rPr>
          <w:lang w:eastAsia="zh-CN"/>
        </w:rPr>
        <w:fldChar w:fldCharType="begin"/>
      </w:r>
      <w:r w:rsidR="00A0484D">
        <w:rPr>
          <w:lang w:eastAsia="zh-CN"/>
        </w:rPr>
        <w:instrText xml:space="preserve"> </w:instrText>
      </w:r>
      <w:r w:rsidR="00A0484D">
        <w:rPr>
          <w:rFonts w:hint="eastAsia"/>
          <w:lang w:eastAsia="zh-CN"/>
        </w:rPr>
        <w:instrText>REF _Ref364342026 \h</w:instrText>
      </w:r>
      <w:r w:rsidR="00A0484D">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1</w:t>
      </w:r>
      <w:r w:rsidR="005F5019">
        <w:rPr>
          <w:lang w:eastAsia="zh-CN"/>
        </w:rPr>
        <w:fldChar w:fldCharType="end"/>
      </w:r>
      <w:r w:rsidR="00A0484D">
        <w:rPr>
          <w:rFonts w:hint="eastAsia"/>
          <w:lang w:eastAsia="zh-CN"/>
        </w:rPr>
        <w:t>.</w:t>
      </w:r>
    </w:p>
    <w:p w14:paraId="76B76613" w14:textId="77777777" w:rsidR="00CB0F0D" w:rsidRPr="00ED3698" w:rsidRDefault="00CB0F0D" w:rsidP="00F07B40"/>
    <w:p w14:paraId="192E15D8" w14:textId="1613DDC4" w:rsidR="00A0484D" w:rsidRPr="00ED3698" w:rsidRDefault="00A0484D" w:rsidP="00AE6CCB">
      <w:pPr>
        <w:pStyle w:val="StyleCaptionTableCaptionBold"/>
      </w:pPr>
      <w:bookmarkStart w:id="20" w:name="_Ref364342026"/>
      <w:bookmarkStart w:id="21" w:name="_Toc520374877"/>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w:t>
      </w:r>
      <w:r w:rsidR="00FE1AD3">
        <w:fldChar w:fldCharType="end"/>
      </w:r>
      <w:bookmarkEnd w:id="20"/>
      <w:r w:rsidR="003B5581">
        <w:t xml:space="preserve">: </w:t>
      </w:r>
      <w:r w:rsidRPr="00ED3698">
        <w:t xml:space="preserve">List of </w:t>
      </w:r>
      <w:r>
        <w:rPr>
          <w:rFonts w:hint="eastAsia"/>
          <w:lang w:eastAsia="zh-CN"/>
        </w:rPr>
        <w:t>batch reaction</w:t>
      </w:r>
      <w:r w:rsidRPr="00ED3698">
        <w:t xml:space="preserve"> benchmarks</w:t>
      </w:r>
      <w:bookmarkEnd w:id="21"/>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4698"/>
        <w:gridCol w:w="1443"/>
        <w:gridCol w:w="1076"/>
      </w:tblGrid>
      <w:tr w:rsidR="00A0484D" w:rsidRPr="00ED3698" w14:paraId="54B0ED3F" w14:textId="77777777" w:rsidTr="00907F55">
        <w:tc>
          <w:tcPr>
            <w:tcW w:w="1363" w:type="dxa"/>
            <w:shd w:val="clear" w:color="auto" w:fill="D9D9D9"/>
          </w:tcPr>
          <w:p w14:paraId="1808D138" w14:textId="77777777" w:rsidR="00A0484D" w:rsidRPr="00ED3698" w:rsidRDefault="00A0484D" w:rsidP="00907F55">
            <w:pPr>
              <w:spacing w:before="0" w:after="0"/>
              <w:jc w:val="center"/>
              <w:rPr>
                <w:b/>
                <w:lang w:eastAsia="zh-CN"/>
              </w:rPr>
            </w:pPr>
            <w:r>
              <w:rPr>
                <w:rFonts w:hint="eastAsia"/>
                <w:b/>
                <w:lang w:eastAsia="zh-CN"/>
              </w:rPr>
              <w:t>Name</w:t>
            </w:r>
          </w:p>
        </w:tc>
        <w:tc>
          <w:tcPr>
            <w:tcW w:w="4763" w:type="dxa"/>
            <w:shd w:val="clear" w:color="auto" w:fill="D9D9D9"/>
          </w:tcPr>
          <w:p w14:paraId="254F0B57" w14:textId="77777777" w:rsidR="00A0484D" w:rsidRPr="00ED3698" w:rsidRDefault="00A0484D" w:rsidP="00907F55">
            <w:pPr>
              <w:spacing w:before="0" w:after="0"/>
              <w:jc w:val="center"/>
              <w:rPr>
                <w:b/>
              </w:rPr>
            </w:pPr>
            <w:r w:rsidRPr="00ED3698">
              <w:rPr>
                <w:b/>
              </w:rPr>
              <w:t>Description of Main Features</w:t>
            </w:r>
          </w:p>
        </w:tc>
        <w:tc>
          <w:tcPr>
            <w:tcW w:w="1443" w:type="dxa"/>
            <w:shd w:val="clear" w:color="auto" w:fill="D9D9D9"/>
          </w:tcPr>
          <w:p w14:paraId="6472D2B5" w14:textId="77777777" w:rsidR="00A0484D" w:rsidRDefault="00A0484D" w:rsidP="00907F55">
            <w:pPr>
              <w:spacing w:before="0" w:after="0"/>
              <w:jc w:val="center"/>
              <w:rPr>
                <w:b/>
                <w:lang w:eastAsia="zh-CN"/>
              </w:rPr>
            </w:pPr>
            <w:r>
              <w:rPr>
                <w:rFonts w:hint="eastAsia"/>
                <w:b/>
                <w:lang w:eastAsia="zh-CN"/>
              </w:rPr>
              <w:t>Verification</w:t>
            </w:r>
          </w:p>
          <w:p w14:paraId="240A5C3F" w14:textId="77777777" w:rsidR="0080048E" w:rsidRPr="00ED3698" w:rsidRDefault="00200DF5" w:rsidP="00907F55">
            <w:pPr>
              <w:spacing w:before="0" w:after="0"/>
              <w:jc w:val="center"/>
              <w:rPr>
                <w:b/>
                <w:lang w:eastAsia="zh-CN"/>
              </w:rPr>
            </w:pPr>
            <w:r>
              <w:rPr>
                <w:b/>
                <w:lang w:eastAsia="zh-CN"/>
              </w:rPr>
              <w:t>Type</w:t>
            </w:r>
          </w:p>
        </w:tc>
        <w:tc>
          <w:tcPr>
            <w:tcW w:w="1078" w:type="dxa"/>
            <w:shd w:val="clear" w:color="auto" w:fill="D9D9D9"/>
          </w:tcPr>
          <w:p w14:paraId="3C81A558" w14:textId="77777777" w:rsidR="00A0484D" w:rsidRPr="00ED3698" w:rsidRDefault="00D83308" w:rsidP="00907F55">
            <w:pPr>
              <w:spacing w:before="0" w:after="0"/>
              <w:jc w:val="center"/>
              <w:rPr>
                <w:b/>
                <w:lang w:eastAsia="zh-CN"/>
              </w:rPr>
            </w:pPr>
            <w:r>
              <w:rPr>
                <w:rFonts w:hint="eastAsia"/>
                <w:b/>
                <w:lang w:eastAsia="zh-CN"/>
              </w:rPr>
              <w:t>Section</w:t>
            </w:r>
          </w:p>
        </w:tc>
      </w:tr>
      <w:tr w:rsidR="00A0484D" w:rsidRPr="00ED3698" w14:paraId="14C8DC94" w14:textId="77777777" w:rsidTr="00907F55">
        <w:tc>
          <w:tcPr>
            <w:tcW w:w="1363" w:type="dxa"/>
            <w:shd w:val="clear" w:color="auto" w:fill="auto"/>
          </w:tcPr>
          <w:p w14:paraId="228A6048" w14:textId="77777777" w:rsidR="00A0484D" w:rsidRPr="00ED3698" w:rsidRDefault="00DB45A8" w:rsidP="00DB45A8">
            <w:pPr>
              <w:spacing w:before="0" w:after="0"/>
              <w:jc w:val="left"/>
              <w:rPr>
                <w:lang w:eastAsia="zh-CN"/>
              </w:rPr>
            </w:pPr>
            <w:r>
              <w:rPr>
                <w:lang w:eastAsia="zh-CN"/>
              </w:rPr>
              <w:t>A</w:t>
            </w:r>
            <w:r w:rsidR="00A0484D">
              <w:rPr>
                <w:rFonts w:hint="eastAsia"/>
                <w:lang w:eastAsia="zh-CN"/>
              </w:rPr>
              <w:t>s(V)_surfx</w:t>
            </w:r>
          </w:p>
        </w:tc>
        <w:tc>
          <w:tcPr>
            <w:tcW w:w="4763" w:type="dxa"/>
            <w:shd w:val="clear" w:color="auto" w:fill="auto"/>
          </w:tcPr>
          <w:p w14:paraId="319C6E31" w14:textId="77777777" w:rsidR="00A0484D" w:rsidRPr="00ED3698" w:rsidRDefault="00A0484D" w:rsidP="00907F55">
            <w:pPr>
              <w:spacing w:before="0" w:after="0"/>
              <w:jc w:val="left"/>
              <w:rPr>
                <w:lang w:eastAsia="zh-CN"/>
              </w:rPr>
            </w:pPr>
            <w:r>
              <w:rPr>
                <w:rFonts w:hint="eastAsia"/>
                <w:lang w:eastAsia="zh-CN"/>
              </w:rPr>
              <w:t>Surface complexation</w:t>
            </w:r>
          </w:p>
        </w:tc>
        <w:tc>
          <w:tcPr>
            <w:tcW w:w="1443" w:type="dxa"/>
            <w:shd w:val="clear" w:color="auto" w:fill="auto"/>
          </w:tcPr>
          <w:p w14:paraId="593C24F1" w14:textId="77777777" w:rsidR="00A0484D" w:rsidRPr="00ED3698" w:rsidRDefault="00A0484D" w:rsidP="0080048E">
            <w:pPr>
              <w:spacing w:before="0" w:after="0"/>
              <w:jc w:val="center"/>
              <w:rPr>
                <w:lang w:eastAsia="zh-CN"/>
              </w:rPr>
            </w:pPr>
            <w:r>
              <w:rPr>
                <w:rFonts w:hint="eastAsia"/>
                <w:lang w:eastAsia="zh-CN"/>
              </w:rPr>
              <w:t>2</w:t>
            </w:r>
          </w:p>
        </w:tc>
        <w:tc>
          <w:tcPr>
            <w:tcW w:w="1078" w:type="dxa"/>
          </w:tcPr>
          <w:p w14:paraId="736214E7" w14:textId="77777777" w:rsidR="00A0484D" w:rsidRPr="00ED3698" w:rsidRDefault="005F5019" w:rsidP="00907F55">
            <w:pPr>
              <w:spacing w:before="0" w:after="0"/>
              <w:jc w:val="left"/>
              <w:rPr>
                <w:lang w:eastAsia="zh-CN"/>
              </w:rPr>
            </w:pPr>
            <w:r>
              <w:fldChar w:fldCharType="begin"/>
            </w:r>
            <w:r w:rsidR="00324A5E">
              <w:rPr>
                <w:lang w:eastAsia="zh-CN"/>
              </w:rPr>
              <w:instrText xml:space="preserve"> REF _Ref366490232 \r \h </w:instrText>
            </w:r>
            <w:r>
              <w:fldChar w:fldCharType="separate"/>
            </w:r>
            <w:r w:rsidR="00B560DA">
              <w:rPr>
                <w:lang w:eastAsia="zh-CN"/>
              </w:rPr>
              <w:t>2.1.1</w:t>
            </w:r>
            <w:r>
              <w:fldChar w:fldCharType="end"/>
            </w:r>
          </w:p>
        </w:tc>
      </w:tr>
      <w:tr w:rsidR="00A0484D" w:rsidRPr="00ED3698" w14:paraId="4A879025" w14:textId="77777777" w:rsidTr="00907F55">
        <w:tc>
          <w:tcPr>
            <w:tcW w:w="1363" w:type="dxa"/>
            <w:shd w:val="clear" w:color="auto" w:fill="auto"/>
          </w:tcPr>
          <w:p w14:paraId="78C2DA93" w14:textId="77777777" w:rsidR="00A0484D" w:rsidRPr="00ED3698" w:rsidRDefault="00A0484D" w:rsidP="00907F55">
            <w:pPr>
              <w:spacing w:before="0" w:after="0"/>
              <w:jc w:val="left"/>
              <w:rPr>
                <w:lang w:eastAsia="zh-CN"/>
              </w:rPr>
            </w:pPr>
            <w:r>
              <w:rPr>
                <w:rFonts w:hint="eastAsia"/>
                <w:lang w:eastAsia="zh-CN"/>
              </w:rPr>
              <w:t>surfa</w:t>
            </w:r>
          </w:p>
        </w:tc>
        <w:tc>
          <w:tcPr>
            <w:tcW w:w="4763" w:type="dxa"/>
            <w:shd w:val="clear" w:color="auto" w:fill="auto"/>
          </w:tcPr>
          <w:p w14:paraId="66483E2C" w14:textId="77777777" w:rsidR="00A0484D" w:rsidRPr="00ED3698" w:rsidRDefault="00200DF5" w:rsidP="00907F55">
            <w:pPr>
              <w:spacing w:before="0" w:after="0"/>
              <w:jc w:val="left"/>
              <w:rPr>
                <w:lang w:eastAsia="zh-CN"/>
              </w:rPr>
            </w:pPr>
            <w:r>
              <w:rPr>
                <w:rFonts w:hint="eastAsia"/>
                <w:lang w:eastAsia="zh-CN"/>
              </w:rPr>
              <w:t>pH</w:t>
            </w:r>
            <w:r>
              <w:rPr>
                <w:lang w:eastAsia="zh-CN"/>
              </w:rPr>
              <w:t>-</w:t>
            </w:r>
            <w:r w:rsidR="00A0484D">
              <w:rPr>
                <w:rFonts w:hint="eastAsia"/>
                <w:lang w:eastAsia="zh-CN"/>
              </w:rPr>
              <w:t>dependent anion surface complexation</w:t>
            </w:r>
          </w:p>
        </w:tc>
        <w:tc>
          <w:tcPr>
            <w:tcW w:w="1443" w:type="dxa"/>
            <w:shd w:val="clear" w:color="auto" w:fill="auto"/>
          </w:tcPr>
          <w:p w14:paraId="7C861917" w14:textId="77777777" w:rsidR="00A0484D" w:rsidRPr="00ED3698" w:rsidRDefault="00A0484D" w:rsidP="0080048E">
            <w:pPr>
              <w:spacing w:before="0" w:after="0"/>
              <w:jc w:val="center"/>
            </w:pPr>
            <w:r w:rsidRPr="00987403">
              <w:rPr>
                <w:rFonts w:hint="eastAsia"/>
                <w:lang w:eastAsia="zh-CN"/>
              </w:rPr>
              <w:t>2</w:t>
            </w:r>
          </w:p>
        </w:tc>
        <w:tc>
          <w:tcPr>
            <w:tcW w:w="1078" w:type="dxa"/>
          </w:tcPr>
          <w:p w14:paraId="3F7D71E7" w14:textId="77777777" w:rsidR="00A0484D" w:rsidRPr="00ED3698" w:rsidRDefault="005F5019" w:rsidP="00907F55">
            <w:pPr>
              <w:spacing w:before="0" w:after="0"/>
              <w:jc w:val="left"/>
            </w:pPr>
            <w:r>
              <w:fldChar w:fldCharType="begin"/>
            </w:r>
            <w:r w:rsidR="00324A5E">
              <w:instrText xml:space="preserve"> REF _Ref366490243 \r \h </w:instrText>
            </w:r>
            <w:r>
              <w:fldChar w:fldCharType="separate"/>
            </w:r>
            <w:r w:rsidR="00B560DA">
              <w:t>2.1.2</w:t>
            </w:r>
            <w:r>
              <w:fldChar w:fldCharType="end"/>
            </w:r>
          </w:p>
        </w:tc>
      </w:tr>
      <w:tr w:rsidR="00A0484D" w:rsidRPr="00ED3698" w14:paraId="5CE40E62" w14:textId="77777777" w:rsidTr="00907F55">
        <w:tc>
          <w:tcPr>
            <w:tcW w:w="1363" w:type="dxa"/>
            <w:shd w:val="clear" w:color="auto" w:fill="auto"/>
          </w:tcPr>
          <w:p w14:paraId="4DB1C47E" w14:textId="77777777" w:rsidR="00A0484D" w:rsidRPr="00ED3698" w:rsidRDefault="00A0484D" w:rsidP="00907F55">
            <w:pPr>
              <w:spacing w:before="0" w:after="0"/>
              <w:jc w:val="left"/>
            </w:pPr>
            <w:r>
              <w:rPr>
                <w:rFonts w:hint="eastAsia"/>
                <w:lang w:eastAsia="zh-CN"/>
              </w:rPr>
              <w:t>surfme</w:t>
            </w:r>
          </w:p>
        </w:tc>
        <w:tc>
          <w:tcPr>
            <w:tcW w:w="4763" w:type="dxa"/>
            <w:shd w:val="clear" w:color="auto" w:fill="auto"/>
          </w:tcPr>
          <w:p w14:paraId="37CBE293" w14:textId="77777777" w:rsidR="00A0484D" w:rsidRPr="00ED3698" w:rsidRDefault="00200DF5" w:rsidP="00907F55">
            <w:pPr>
              <w:spacing w:before="0" w:after="0"/>
              <w:jc w:val="left"/>
            </w:pPr>
            <w:r>
              <w:rPr>
                <w:rFonts w:hint="eastAsia"/>
                <w:lang w:eastAsia="zh-CN"/>
              </w:rPr>
              <w:t>pH</w:t>
            </w:r>
            <w:r>
              <w:rPr>
                <w:lang w:eastAsia="zh-CN"/>
              </w:rPr>
              <w:t>-</w:t>
            </w:r>
            <w:r w:rsidR="00A0484D">
              <w:rPr>
                <w:rFonts w:hint="eastAsia"/>
                <w:lang w:eastAsia="zh-CN"/>
              </w:rPr>
              <w:t xml:space="preserve">dependent cation surface complexation </w:t>
            </w:r>
          </w:p>
        </w:tc>
        <w:tc>
          <w:tcPr>
            <w:tcW w:w="1443" w:type="dxa"/>
            <w:shd w:val="clear" w:color="auto" w:fill="auto"/>
          </w:tcPr>
          <w:p w14:paraId="23C00236" w14:textId="77777777" w:rsidR="00A0484D" w:rsidRPr="00ED3698" w:rsidRDefault="00A0484D" w:rsidP="0080048E">
            <w:pPr>
              <w:spacing w:before="0" w:after="0"/>
              <w:jc w:val="center"/>
            </w:pPr>
            <w:r w:rsidRPr="00987403">
              <w:rPr>
                <w:rFonts w:hint="eastAsia"/>
                <w:lang w:eastAsia="zh-CN"/>
              </w:rPr>
              <w:t>2</w:t>
            </w:r>
          </w:p>
        </w:tc>
        <w:tc>
          <w:tcPr>
            <w:tcW w:w="1078" w:type="dxa"/>
          </w:tcPr>
          <w:p w14:paraId="18219F2C" w14:textId="77777777" w:rsidR="00A0484D" w:rsidRPr="00ED3698" w:rsidRDefault="005F5019" w:rsidP="00907F55">
            <w:pPr>
              <w:spacing w:before="0" w:after="0"/>
              <w:jc w:val="left"/>
            </w:pPr>
            <w:r>
              <w:fldChar w:fldCharType="begin"/>
            </w:r>
            <w:r w:rsidR="00324A5E">
              <w:instrText xml:space="preserve"> REF _Ref366490252 \r \h </w:instrText>
            </w:r>
            <w:r>
              <w:fldChar w:fldCharType="separate"/>
            </w:r>
            <w:r w:rsidR="00B560DA">
              <w:t>2.1.3</w:t>
            </w:r>
            <w:r>
              <w:fldChar w:fldCharType="end"/>
            </w:r>
          </w:p>
        </w:tc>
      </w:tr>
      <w:tr w:rsidR="00A0484D" w:rsidRPr="00ED3698" w14:paraId="58E9BD57" w14:textId="77777777" w:rsidTr="00907F55">
        <w:tc>
          <w:tcPr>
            <w:tcW w:w="1363" w:type="dxa"/>
            <w:shd w:val="clear" w:color="auto" w:fill="auto"/>
          </w:tcPr>
          <w:p w14:paraId="3408B6AB" w14:textId="77777777" w:rsidR="00A0484D" w:rsidRPr="00ED3698" w:rsidRDefault="00A0484D" w:rsidP="00907F55">
            <w:pPr>
              <w:spacing w:before="0" w:after="0"/>
              <w:jc w:val="left"/>
              <w:rPr>
                <w:lang w:eastAsia="zh-CN"/>
              </w:rPr>
            </w:pPr>
            <w:r>
              <w:rPr>
                <w:rFonts w:hint="eastAsia"/>
                <w:lang w:eastAsia="zh-CN"/>
              </w:rPr>
              <w:t>pitzer</w:t>
            </w:r>
          </w:p>
        </w:tc>
        <w:tc>
          <w:tcPr>
            <w:tcW w:w="4763" w:type="dxa"/>
            <w:shd w:val="clear" w:color="auto" w:fill="auto"/>
          </w:tcPr>
          <w:p w14:paraId="4D549BA2" w14:textId="77777777" w:rsidR="00A0484D" w:rsidRPr="00ED3698" w:rsidRDefault="00A0484D" w:rsidP="00907F55">
            <w:pPr>
              <w:spacing w:before="0" w:after="0"/>
              <w:jc w:val="left"/>
              <w:rPr>
                <w:lang w:eastAsia="zh-CN"/>
              </w:rPr>
            </w:pPr>
            <w:r>
              <w:rPr>
                <w:rFonts w:hint="eastAsia"/>
                <w:lang w:eastAsia="zh-CN"/>
              </w:rPr>
              <w:t>Pitzer equation</w:t>
            </w:r>
            <w:r w:rsidR="0080048E">
              <w:rPr>
                <w:lang w:eastAsia="zh-CN"/>
              </w:rPr>
              <w:t>s</w:t>
            </w:r>
            <w:r>
              <w:rPr>
                <w:rFonts w:hint="eastAsia"/>
                <w:lang w:eastAsia="zh-CN"/>
              </w:rPr>
              <w:t xml:space="preserve"> for reactions in highly saline solution</w:t>
            </w:r>
          </w:p>
        </w:tc>
        <w:tc>
          <w:tcPr>
            <w:tcW w:w="1443" w:type="dxa"/>
            <w:shd w:val="clear" w:color="auto" w:fill="auto"/>
          </w:tcPr>
          <w:p w14:paraId="41E363B4" w14:textId="77777777" w:rsidR="00A0484D" w:rsidRPr="00ED3698" w:rsidRDefault="00A0484D" w:rsidP="0080048E">
            <w:pPr>
              <w:spacing w:before="0" w:after="0"/>
              <w:jc w:val="center"/>
            </w:pPr>
            <w:r w:rsidRPr="00987403">
              <w:rPr>
                <w:rFonts w:hint="eastAsia"/>
                <w:lang w:eastAsia="zh-CN"/>
              </w:rPr>
              <w:t>2</w:t>
            </w:r>
          </w:p>
        </w:tc>
        <w:tc>
          <w:tcPr>
            <w:tcW w:w="1078" w:type="dxa"/>
          </w:tcPr>
          <w:p w14:paraId="4B74BFAA" w14:textId="77777777" w:rsidR="00A0484D" w:rsidRPr="00ED3698" w:rsidRDefault="009C4449" w:rsidP="00907F55">
            <w:pPr>
              <w:spacing w:before="0" w:after="0"/>
              <w:jc w:val="left"/>
            </w:pPr>
            <w:r>
              <w:fldChar w:fldCharType="begin"/>
            </w:r>
            <w:r>
              <w:instrText xml:space="preserve"> REF _Ref364344341 \r \h  \* MERGEFORMAT </w:instrText>
            </w:r>
            <w:r>
              <w:fldChar w:fldCharType="separate"/>
            </w:r>
            <w:r w:rsidR="00B560DA">
              <w:t>2.1.4</w:t>
            </w:r>
            <w:r>
              <w:fldChar w:fldCharType="end"/>
            </w:r>
          </w:p>
        </w:tc>
      </w:tr>
    </w:tbl>
    <w:p w14:paraId="1A11919E" w14:textId="77777777" w:rsidR="00A0484D" w:rsidRDefault="00A0484D" w:rsidP="00907F55">
      <w:pPr>
        <w:pStyle w:val="Simpleline"/>
        <w:rPr>
          <w:lang w:eastAsia="zh-CN"/>
        </w:rPr>
      </w:pPr>
    </w:p>
    <w:p w14:paraId="2F0C1A2A" w14:textId="77777777" w:rsidR="00974BE5" w:rsidRPr="00D83308" w:rsidRDefault="00974BE5" w:rsidP="00D83308">
      <w:pPr>
        <w:pStyle w:val="Heading3"/>
      </w:pPr>
      <w:bookmarkStart w:id="22" w:name="_Toc364332623"/>
      <w:bookmarkStart w:id="23" w:name="_Ref366490232"/>
      <w:bookmarkStart w:id="24" w:name="_Toc520374368"/>
      <w:r w:rsidRPr="00D83308">
        <w:rPr>
          <w:rFonts w:hint="eastAsia"/>
        </w:rPr>
        <w:t>Surface complexation of arsenate</w:t>
      </w:r>
      <w:bookmarkEnd w:id="22"/>
      <w:bookmarkEnd w:id="23"/>
      <w:bookmarkEnd w:id="24"/>
    </w:p>
    <w:p w14:paraId="7E5486D5" w14:textId="77777777" w:rsidR="00974BE5" w:rsidRPr="00192E8E" w:rsidRDefault="00771FFF" w:rsidP="009D54B1">
      <w:pPr>
        <w:pStyle w:val="StyleHeading4Bold"/>
      </w:pPr>
      <w:bookmarkStart w:id="25" w:name="_Toc520374369"/>
      <w:r>
        <w:t>Problem definition</w:t>
      </w:r>
      <w:bookmarkEnd w:id="25"/>
    </w:p>
    <w:p w14:paraId="0BC5A7D2" w14:textId="45AC1BE8" w:rsidR="00974BE5" w:rsidRDefault="00974BE5" w:rsidP="00974BE5">
      <w:pPr>
        <w:rPr>
          <w:lang w:val="en-CA" w:eastAsia="zh-CN"/>
        </w:rPr>
      </w:pPr>
      <w:r w:rsidRPr="00ED3698">
        <w:rPr>
          <w:lang w:val="en-CA"/>
        </w:rPr>
        <w:t>This</w:t>
      </w:r>
      <w:r w:rsidR="004F017F">
        <w:rPr>
          <w:rFonts w:hint="eastAsia"/>
          <w:lang w:val="en-CA" w:eastAsia="zh-CN"/>
        </w:rPr>
        <w:t xml:space="preserve"> </w:t>
      </w:r>
      <w:r w:rsidR="004F017F" w:rsidRPr="00CD7687">
        <w:rPr>
          <w:lang w:val="en-CA"/>
        </w:rPr>
        <w:t>hypothetical</w:t>
      </w:r>
      <w:r w:rsidRPr="00ED3698">
        <w:rPr>
          <w:lang w:val="en-CA"/>
        </w:rPr>
        <w:t xml:space="preserve"> benchmark is </w:t>
      </w:r>
      <w:r>
        <w:rPr>
          <w:rFonts w:hint="eastAsia"/>
          <w:lang w:val="en-CA" w:eastAsia="zh-CN"/>
        </w:rPr>
        <w:t>a</w:t>
      </w:r>
      <w:r w:rsidR="00DB45A8">
        <w:rPr>
          <w:lang w:val="en-CA" w:eastAsia="zh-CN"/>
        </w:rPr>
        <w:t>n</w:t>
      </w:r>
      <w:r>
        <w:rPr>
          <w:rFonts w:hint="eastAsia"/>
          <w:lang w:val="en-CA" w:eastAsia="zh-CN"/>
        </w:rPr>
        <w:t xml:space="preserve"> </w:t>
      </w:r>
      <w:r w:rsidR="00DB45A8">
        <w:rPr>
          <w:lang w:val="en-CA" w:eastAsia="zh-CN"/>
        </w:rPr>
        <w:t>equilibrium</w:t>
      </w:r>
      <w:r w:rsidR="00200DF5">
        <w:rPr>
          <w:rFonts w:hint="eastAsia"/>
          <w:lang w:val="en-CA" w:eastAsia="zh-CN"/>
        </w:rPr>
        <w:t xml:space="preserve"> batch reaction considering pH</w:t>
      </w:r>
      <w:r w:rsidR="00200DF5">
        <w:rPr>
          <w:lang w:val="en-CA" w:eastAsia="zh-CN"/>
        </w:rPr>
        <w:t>-</w:t>
      </w:r>
      <w:r>
        <w:rPr>
          <w:rFonts w:hint="eastAsia"/>
          <w:lang w:val="en-CA" w:eastAsia="zh-CN"/>
        </w:rPr>
        <w:t xml:space="preserve">dependent surface complexation of </w:t>
      </w:r>
      <w:r w:rsidR="000A1D0C">
        <w:rPr>
          <w:rFonts w:hint="eastAsia"/>
          <w:lang w:val="en-CA" w:eastAsia="zh-CN"/>
        </w:rPr>
        <w:t>arsenate</w:t>
      </w:r>
      <w:r w:rsidR="004474F5">
        <w:rPr>
          <w:rFonts w:hint="eastAsia"/>
          <w:lang w:val="en-CA" w:eastAsia="zh-CN"/>
        </w:rPr>
        <w:t xml:space="preserve">.  </w:t>
      </w:r>
      <w:r>
        <w:rPr>
          <w:rFonts w:hint="eastAsia"/>
          <w:lang w:val="en-CA" w:eastAsia="zh-CN"/>
        </w:rPr>
        <w:t xml:space="preserve">A code intercomparison was undertaken </w:t>
      </w:r>
      <w:r w:rsidR="0080048E">
        <w:rPr>
          <w:lang w:val="en-CA" w:eastAsia="zh-CN"/>
        </w:rPr>
        <w:t>with</w:t>
      </w:r>
      <w:r>
        <w:rPr>
          <w:rFonts w:hint="eastAsia"/>
          <w:lang w:val="en-CA" w:eastAsia="zh-CN"/>
        </w:rPr>
        <w:t xml:space="preserve"> PHREEQC</w:t>
      </w:r>
      <w:r w:rsidR="00CB0F0D">
        <w:rPr>
          <w:lang w:val="en-CA" w:eastAsia="zh-CN"/>
        </w:rPr>
        <w:t xml:space="preserve"> (Parkhurst and Appelo 1999)</w:t>
      </w:r>
      <w:r>
        <w:rPr>
          <w:rFonts w:hint="eastAsia"/>
          <w:lang w:val="en-CA" w:eastAsia="zh-CN"/>
        </w:rPr>
        <w:t>.</w:t>
      </w:r>
    </w:p>
    <w:p w14:paraId="38C3E24E" w14:textId="77777777" w:rsidR="00974BE5" w:rsidRPr="00192E8E" w:rsidRDefault="00B3171D" w:rsidP="009D54B1">
      <w:pPr>
        <w:pStyle w:val="StyleHeading4Bold"/>
      </w:pPr>
      <w:bookmarkStart w:id="26" w:name="_Toc520374370"/>
      <w:r>
        <w:t>Model setup</w:t>
      </w:r>
      <w:bookmarkEnd w:id="26"/>
    </w:p>
    <w:p w14:paraId="4DCD9AF5" w14:textId="77A8F6CC" w:rsidR="00974BE5" w:rsidRDefault="00974BE5" w:rsidP="00974BE5">
      <w:pPr>
        <w:rPr>
          <w:color w:val="000000"/>
          <w:lang w:eastAsia="zh-CN"/>
        </w:rPr>
      </w:pPr>
      <w:r>
        <w:rPr>
          <w:rFonts w:hint="eastAsia"/>
          <w:szCs w:val="24"/>
          <w:lang w:val="en-CA" w:eastAsia="zh-CN"/>
        </w:rPr>
        <w:t>The geochemical system includes two aqueous components (H</w:t>
      </w:r>
      <w:r w:rsidRPr="00CF478C">
        <w:rPr>
          <w:rFonts w:hint="eastAsia"/>
          <w:szCs w:val="24"/>
          <w:vertAlign w:val="superscript"/>
          <w:lang w:val="en-CA" w:eastAsia="zh-CN"/>
        </w:rPr>
        <w:t>+</w:t>
      </w:r>
      <w:r>
        <w:rPr>
          <w:rFonts w:hint="eastAsia"/>
          <w:szCs w:val="24"/>
          <w:lang w:val="en-CA" w:eastAsia="zh-CN"/>
        </w:rPr>
        <w:t xml:space="preserve"> and H</w:t>
      </w:r>
      <w:r>
        <w:rPr>
          <w:rFonts w:hint="eastAsia"/>
          <w:szCs w:val="24"/>
          <w:vertAlign w:val="subscript"/>
          <w:lang w:val="en-CA" w:eastAsia="zh-CN"/>
        </w:rPr>
        <w:t>3</w:t>
      </w:r>
      <w:r>
        <w:rPr>
          <w:rFonts w:hint="eastAsia"/>
          <w:szCs w:val="24"/>
          <w:lang w:val="en-CA" w:eastAsia="zh-CN"/>
        </w:rPr>
        <w:t>AsO</w:t>
      </w:r>
      <w:r>
        <w:rPr>
          <w:rFonts w:hint="eastAsia"/>
          <w:szCs w:val="24"/>
          <w:vertAlign w:val="subscript"/>
          <w:lang w:val="en-CA" w:eastAsia="zh-CN"/>
        </w:rPr>
        <w:t>4</w:t>
      </w:r>
      <w:r>
        <w:rPr>
          <w:rFonts w:hint="eastAsia"/>
          <w:szCs w:val="24"/>
          <w:lang w:val="en-CA" w:eastAsia="zh-CN"/>
        </w:rPr>
        <w:t xml:space="preserve">), one non-aqueous component </w:t>
      </w:r>
      <w:r>
        <w:rPr>
          <w:szCs w:val="24"/>
          <w:lang w:val="en-CA" w:eastAsia="zh-CN"/>
        </w:rPr>
        <w:t>‘</w:t>
      </w:r>
      <w:r>
        <w:rPr>
          <w:rFonts w:hint="eastAsia"/>
          <w:szCs w:val="24"/>
          <w:lang w:val="en-CA" w:eastAsia="zh-CN"/>
        </w:rPr>
        <w:t>=FeOH(w)</w:t>
      </w:r>
      <w:r>
        <w:rPr>
          <w:szCs w:val="24"/>
          <w:lang w:val="en-CA" w:eastAsia="zh-CN"/>
        </w:rPr>
        <w:t>’</w:t>
      </w:r>
      <w:r>
        <w:rPr>
          <w:rFonts w:hint="eastAsia"/>
          <w:szCs w:val="24"/>
          <w:lang w:val="en-CA" w:eastAsia="zh-CN"/>
        </w:rPr>
        <w:t xml:space="preserve"> as the sorption surface, four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sidRPr="00EE0CC0">
        <w:rPr>
          <w:szCs w:val="24"/>
          <w:vertAlign w:val="subscript"/>
          <w:lang w:val="en-CA" w:eastAsia="zh-CN"/>
        </w:rPr>
        <w:t>2</w:t>
      </w:r>
      <w:r>
        <w:rPr>
          <w:rFonts w:hint="eastAsia"/>
          <w:szCs w:val="24"/>
          <w:lang w:val="en-CA" w:eastAsia="zh-CN"/>
        </w:rPr>
        <w:t>As</w:t>
      </w:r>
      <w:r>
        <w:rPr>
          <w:szCs w:val="24"/>
          <w:lang w:val="en-CA" w:eastAsia="zh-CN"/>
        </w:rPr>
        <w:t>O</w:t>
      </w:r>
      <w:r w:rsidRPr="00EE0CC0">
        <w:rPr>
          <w:szCs w:val="24"/>
          <w:vertAlign w:val="subscript"/>
          <w:lang w:val="en-CA" w:eastAsia="zh-CN"/>
        </w:rPr>
        <w:t>4</w:t>
      </w:r>
      <w:r>
        <w:rPr>
          <w:rFonts w:hint="eastAsia"/>
          <w:szCs w:val="24"/>
          <w:vertAlign w:val="superscript"/>
          <w:lang w:val="en-CA" w:eastAsia="zh-CN"/>
        </w:rPr>
        <w:t>-</w:t>
      </w:r>
      <w:r>
        <w:rPr>
          <w:szCs w:val="24"/>
          <w:lang w:val="en-CA" w:eastAsia="zh-CN"/>
        </w:rPr>
        <w:t>,</w:t>
      </w:r>
      <w:r>
        <w:rPr>
          <w:rFonts w:hint="eastAsia"/>
          <w:szCs w:val="24"/>
          <w:lang w:val="en-CA" w:eastAsia="zh-CN"/>
        </w:rPr>
        <w:t xml:space="preserve"> HAsO</w:t>
      </w:r>
      <w:r>
        <w:rPr>
          <w:rFonts w:hint="eastAsia"/>
          <w:szCs w:val="24"/>
          <w:vertAlign w:val="subscript"/>
          <w:lang w:val="en-CA" w:eastAsia="zh-CN"/>
        </w:rPr>
        <w:t>4</w:t>
      </w:r>
      <w:r>
        <w:rPr>
          <w:rFonts w:hint="eastAsia"/>
          <w:szCs w:val="24"/>
          <w:vertAlign w:val="superscript"/>
          <w:lang w:val="en-CA" w:eastAsia="zh-CN"/>
        </w:rPr>
        <w:t>2-</w:t>
      </w:r>
      <w:r>
        <w:rPr>
          <w:rFonts w:hint="eastAsia"/>
          <w:szCs w:val="24"/>
          <w:lang w:val="en-CA" w:eastAsia="zh-CN"/>
        </w:rPr>
        <w:t xml:space="preserve"> and AsO</w:t>
      </w:r>
      <w:r>
        <w:rPr>
          <w:rFonts w:hint="eastAsia"/>
          <w:szCs w:val="24"/>
          <w:vertAlign w:val="subscript"/>
          <w:lang w:val="en-CA" w:eastAsia="zh-CN"/>
        </w:rPr>
        <w:t>4</w:t>
      </w:r>
      <w:r>
        <w:rPr>
          <w:rFonts w:hint="eastAsia"/>
          <w:szCs w:val="24"/>
          <w:vertAlign w:val="superscript"/>
          <w:lang w:val="en-CA" w:eastAsia="zh-CN"/>
        </w:rPr>
        <w:t>3-</w:t>
      </w:r>
      <w:r>
        <w:rPr>
          <w:rFonts w:hint="eastAsia"/>
          <w:szCs w:val="24"/>
          <w:lang w:val="en-CA" w:eastAsia="zh-CN"/>
        </w:rPr>
        <w:t>) and five sorbed species (=FeOH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(w), =FeO</w:t>
      </w:r>
      <w:r w:rsidRPr="005067C8">
        <w:rPr>
          <w:rFonts w:hint="eastAsia"/>
          <w:szCs w:val="24"/>
          <w:vertAlign w:val="superscript"/>
          <w:lang w:val="en-CA" w:eastAsia="zh-CN"/>
        </w:rPr>
        <w:t>-</w:t>
      </w:r>
      <w:r>
        <w:rPr>
          <w:rFonts w:hint="eastAsia"/>
          <w:szCs w:val="24"/>
          <w:lang w:val="en-CA" w:eastAsia="zh-CN"/>
        </w:rPr>
        <w:t>(w), =FeH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(w), =FeHAsO</w:t>
      </w:r>
      <w:r w:rsidRPr="00EE0CC0">
        <w:rPr>
          <w:szCs w:val="24"/>
          <w:vertAlign w:val="subscript"/>
          <w:lang w:val="en-CA" w:eastAsia="zh-CN"/>
        </w:rPr>
        <w:t>4</w:t>
      </w:r>
      <w:r>
        <w:rPr>
          <w:rFonts w:hint="eastAsia"/>
          <w:szCs w:val="24"/>
          <w:vertAlign w:val="superscript"/>
          <w:lang w:val="en-CA" w:eastAsia="zh-CN"/>
        </w:rPr>
        <w:t>-</w:t>
      </w:r>
      <w:r>
        <w:rPr>
          <w:rFonts w:hint="eastAsia"/>
          <w:szCs w:val="24"/>
          <w:lang w:val="en-CA" w:eastAsia="zh-CN"/>
        </w:rPr>
        <w:t>(w) and =FeOHAsO</w:t>
      </w:r>
      <w:r w:rsidRPr="00EE0CC0">
        <w:rPr>
          <w:szCs w:val="24"/>
          <w:vertAlign w:val="subscript"/>
          <w:lang w:val="en-CA" w:eastAsia="zh-CN"/>
        </w:rPr>
        <w:t>4</w:t>
      </w:r>
      <w:r>
        <w:rPr>
          <w:rFonts w:hint="eastAsia"/>
          <w:szCs w:val="24"/>
          <w:vertAlign w:val="superscript"/>
          <w:lang w:val="en-CA" w:eastAsia="zh-CN"/>
        </w:rPr>
        <w:t>3-</w:t>
      </w:r>
      <w:r>
        <w:rPr>
          <w:rFonts w:hint="eastAsia"/>
          <w:szCs w:val="24"/>
          <w:lang w:val="en-CA" w:eastAsia="zh-CN"/>
        </w:rPr>
        <w:t>(w))</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sidR="00D83308">
        <w:rPr>
          <w:szCs w:val="24"/>
          <w:lang w:val="en-CA" w:eastAsia="zh-CN"/>
        </w:rPr>
        <w:instrText xml:space="preserve"> </w:instrText>
      </w:r>
      <w:r w:rsidR="00D83308">
        <w:rPr>
          <w:rFonts w:hint="eastAsia"/>
          <w:szCs w:val="24"/>
          <w:lang w:val="en-CA" w:eastAsia="zh-CN"/>
        </w:rPr>
        <w:instrText>REF _Ref364343383 \h</w:instrText>
      </w:r>
      <w:r w:rsidR="00D83308">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2</w:t>
      </w:r>
      <w:r w:rsidR="00B560DA">
        <w:t>.</w:t>
      </w:r>
      <w:r w:rsidR="00B560DA">
        <w:rPr>
          <w:noProof/>
        </w:rPr>
        <w:t>2</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simulation was conducted for a pH range from 2 to 14 in 50 steps</w:t>
      </w:r>
      <w:r w:rsidR="004474F5">
        <w:rPr>
          <w:rFonts w:hint="eastAsia"/>
          <w:szCs w:val="24"/>
          <w:lang w:val="en-CA" w:eastAsia="zh-CN"/>
        </w:rPr>
        <w:t xml:space="preserve">.  </w:t>
      </w:r>
      <w:r>
        <w:rPr>
          <w:rFonts w:hint="eastAsia"/>
          <w:szCs w:val="24"/>
          <w:lang w:val="en-CA" w:eastAsia="zh-CN"/>
        </w:rPr>
        <w:t>The total concentration of H</w:t>
      </w:r>
      <w:r>
        <w:rPr>
          <w:rFonts w:hint="eastAsia"/>
          <w:szCs w:val="24"/>
          <w:vertAlign w:val="subscript"/>
          <w:lang w:val="en-CA" w:eastAsia="zh-CN"/>
        </w:rPr>
        <w:t>3</w:t>
      </w:r>
      <w:r>
        <w:rPr>
          <w:rFonts w:hint="eastAsia"/>
          <w:szCs w:val="24"/>
          <w:lang w:val="en-CA" w:eastAsia="zh-CN"/>
        </w:rPr>
        <w:t>AsO</w:t>
      </w:r>
      <w:r>
        <w:rPr>
          <w:rFonts w:hint="eastAsia"/>
          <w:szCs w:val="24"/>
          <w:vertAlign w:val="subscript"/>
          <w:lang w:val="en-CA" w:eastAsia="zh-CN"/>
        </w:rPr>
        <w:t>4</w:t>
      </w:r>
      <w:r>
        <w:rPr>
          <w:rFonts w:hint="eastAsia"/>
          <w:szCs w:val="24"/>
          <w:lang w:val="en-CA" w:eastAsia="zh-CN"/>
        </w:rPr>
        <w:t xml:space="preserve"> is 0.01 </w:t>
      </w:r>
      <w:r w:rsidRPr="004D0C37">
        <w:rPr>
          <w:color w:val="000000"/>
          <w:lang w:eastAsia="en-CA"/>
        </w:rPr>
        <w:t>mol L</w:t>
      </w:r>
      <w:r w:rsidRPr="004D0C37">
        <w:rPr>
          <w:color w:val="000000"/>
          <w:vertAlign w:val="superscript"/>
          <w:lang w:eastAsia="en-CA"/>
        </w:rPr>
        <w:t>-1</w:t>
      </w:r>
      <w:r>
        <w:rPr>
          <w:color w:val="000000"/>
          <w:lang w:eastAsia="zh-CN"/>
        </w:rPr>
        <w:t>.</w:t>
      </w:r>
    </w:p>
    <w:p w14:paraId="74D3DC16" w14:textId="77777777" w:rsidR="00CB0F0D" w:rsidRPr="00161D29" w:rsidRDefault="00CB0F0D" w:rsidP="00974BE5">
      <w:pPr>
        <w:rPr>
          <w:szCs w:val="24"/>
          <w:lang w:eastAsia="zh-CN"/>
        </w:rPr>
      </w:pPr>
    </w:p>
    <w:p w14:paraId="63BE93ED" w14:textId="19A0C21C" w:rsidR="00974BE5" w:rsidRPr="00D01725" w:rsidRDefault="00974BE5" w:rsidP="00687205">
      <w:pPr>
        <w:pStyle w:val="StyleCaptionTableCaptionBold"/>
        <w:rPr>
          <w:lang w:eastAsia="zh-CN"/>
        </w:rPr>
      </w:pPr>
      <w:bookmarkStart w:id="27" w:name="_Ref364343383"/>
      <w:bookmarkStart w:id="28" w:name="_Toc520374878"/>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w:t>
      </w:r>
      <w:r w:rsidR="00FE1AD3">
        <w:fldChar w:fldCharType="end"/>
      </w:r>
      <w:bookmarkEnd w:id="27"/>
      <w:r w:rsidR="003B5581">
        <w:t xml:space="preserve">: </w:t>
      </w:r>
      <w:r w:rsidRPr="00ED3698">
        <w:t xml:space="preserve">Initial </w:t>
      </w:r>
      <w:r>
        <w:rPr>
          <w:rFonts w:hint="eastAsia"/>
          <w:lang w:eastAsia="zh-CN"/>
        </w:rPr>
        <w:t>geochemical</w:t>
      </w:r>
      <w:r>
        <w:t xml:space="preserve"> condition</w:t>
      </w:r>
      <w:r w:rsidR="00DB45A8">
        <w:t>s</w:t>
      </w:r>
      <w:r w:rsidRPr="00ED3698">
        <w:t xml:space="preserve"> for benchmark </w:t>
      </w:r>
      <w:r>
        <w:rPr>
          <w:rFonts w:hint="eastAsia"/>
          <w:lang w:eastAsia="zh-CN"/>
        </w:rPr>
        <w:t>As(V)_surfx</w:t>
      </w:r>
      <w:bookmarkEnd w:id="28"/>
    </w:p>
    <w:tbl>
      <w:tblPr>
        <w:tblW w:w="3887" w:type="pct"/>
        <w:jc w:val="center"/>
        <w:tblBorders>
          <w:top w:val="single" w:sz="4" w:space="0" w:color="auto"/>
          <w:bottom w:val="single" w:sz="4" w:space="0" w:color="auto"/>
        </w:tblBorders>
        <w:tblLook w:val="04A0" w:firstRow="1" w:lastRow="0" w:firstColumn="1" w:lastColumn="0" w:noHBand="0" w:noVBand="1"/>
      </w:tblPr>
      <w:tblGrid>
        <w:gridCol w:w="2771"/>
        <w:gridCol w:w="1986"/>
        <w:gridCol w:w="1960"/>
      </w:tblGrid>
      <w:tr w:rsidR="00D82CDB" w:rsidRPr="00ED3698" w14:paraId="23C1D92D" w14:textId="77777777" w:rsidTr="00D82CDB">
        <w:trPr>
          <w:trHeight w:val="300"/>
          <w:jc w:val="center"/>
        </w:trPr>
        <w:tc>
          <w:tcPr>
            <w:tcW w:w="2063" w:type="pct"/>
            <w:tcBorders>
              <w:bottom w:val="single" w:sz="4" w:space="0" w:color="auto"/>
            </w:tcBorders>
            <w:shd w:val="clear" w:color="auto" w:fill="D9D9D9"/>
            <w:noWrap/>
            <w:vAlign w:val="bottom"/>
            <w:hideMark/>
          </w:tcPr>
          <w:p w14:paraId="213DCCA8" w14:textId="77777777" w:rsidR="00D82CDB" w:rsidRPr="00ED3698" w:rsidRDefault="00D82CDB" w:rsidP="00907F55">
            <w:pPr>
              <w:spacing w:before="0" w:after="0"/>
              <w:rPr>
                <w:color w:val="000000"/>
                <w:lang w:eastAsia="en-CA"/>
              </w:rPr>
            </w:pPr>
            <w:r w:rsidRPr="00ED3698">
              <w:rPr>
                <w:color w:val="000000"/>
                <w:lang w:eastAsia="en-CA"/>
              </w:rPr>
              <w:t>Parameter</w:t>
            </w:r>
          </w:p>
        </w:tc>
        <w:tc>
          <w:tcPr>
            <w:tcW w:w="1478" w:type="pct"/>
            <w:tcBorders>
              <w:bottom w:val="single" w:sz="4" w:space="0" w:color="auto"/>
            </w:tcBorders>
            <w:shd w:val="clear" w:color="auto" w:fill="D9D9D9"/>
            <w:noWrap/>
            <w:vAlign w:val="bottom"/>
            <w:hideMark/>
          </w:tcPr>
          <w:p w14:paraId="5AE10F8A" w14:textId="77777777" w:rsidR="00D82CDB" w:rsidRPr="00ED3698" w:rsidRDefault="00D82CDB" w:rsidP="00324A5E">
            <w:pPr>
              <w:spacing w:before="0" w:after="0"/>
              <w:jc w:val="center"/>
              <w:rPr>
                <w:color w:val="000000"/>
                <w:lang w:eastAsia="en-CA"/>
              </w:rPr>
            </w:pPr>
            <w:r w:rsidRPr="00ED3698">
              <w:rPr>
                <w:color w:val="000000"/>
                <w:lang w:eastAsia="en-CA"/>
              </w:rPr>
              <w:t>I</w:t>
            </w:r>
            <w:r>
              <w:rPr>
                <w:color w:val="000000"/>
                <w:lang w:eastAsia="en-CA"/>
              </w:rPr>
              <w:t xml:space="preserve">nitial </w:t>
            </w:r>
            <w:r>
              <w:rPr>
                <w:rFonts w:hint="eastAsia"/>
                <w:color w:val="000000"/>
                <w:lang w:eastAsia="zh-CN"/>
              </w:rPr>
              <w:t>c</w:t>
            </w:r>
            <w:r>
              <w:rPr>
                <w:color w:val="000000"/>
                <w:lang w:eastAsia="en-CA"/>
              </w:rPr>
              <w:t>ondition</w:t>
            </w:r>
          </w:p>
        </w:tc>
        <w:tc>
          <w:tcPr>
            <w:tcW w:w="1459" w:type="pct"/>
            <w:tcBorders>
              <w:bottom w:val="single" w:sz="4" w:space="0" w:color="auto"/>
            </w:tcBorders>
            <w:shd w:val="clear" w:color="auto" w:fill="D9D9D9"/>
            <w:noWrap/>
            <w:vAlign w:val="bottom"/>
            <w:hideMark/>
          </w:tcPr>
          <w:p w14:paraId="071DF80E" w14:textId="77777777" w:rsidR="00D82CDB" w:rsidRPr="00ED3698" w:rsidRDefault="00D82CDB" w:rsidP="00907F55">
            <w:pPr>
              <w:spacing w:before="0" w:after="0"/>
              <w:rPr>
                <w:color w:val="000000"/>
                <w:lang w:eastAsia="en-CA"/>
              </w:rPr>
            </w:pPr>
            <w:r w:rsidRPr="00FC4488">
              <w:rPr>
                <w:color w:val="000000"/>
                <w:lang w:eastAsia="en-CA"/>
              </w:rPr>
              <w:t>Unit</w:t>
            </w:r>
          </w:p>
        </w:tc>
      </w:tr>
      <w:tr w:rsidR="00D82CDB" w:rsidRPr="00ED3698" w14:paraId="3F15F82C" w14:textId="77777777" w:rsidTr="00D82CDB">
        <w:trPr>
          <w:trHeight w:val="300"/>
          <w:jc w:val="center"/>
        </w:trPr>
        <w:tc>
          <w:tcPr>
            <w:tcW w:w="2063" w:type="pct"/>
            <w:tcBorders>
              <w:top w:val="single" w:sz="4" w:space="0" w:color="auto"/>
              <w:bottom w:val="nil"/>
            </w:tcBorders>
            <w:shd w:val="clear" w:color="auto" w:fill="auto"/>
            <w:noWrap/>
            <w:vAlign w:val="bottom"/>
          </w:tcPr>
          <w:p w14:paraId="5EB54DA4" w14:textId="77777777" w:rsidR="00D82CDB" w:rsidRPr="00ED3698" w:rsidRDefault="00D82CDB" w:rsidP="00907F55">
            <w:pPr>
              <w:spacing w:before="0" w:after="0"/>
              <w:rPr>
                <w:i/>
                <w:color w:val="000000"/>
                <w:sz w:val="22"/>
                <w:szCs w:val="22"/>
                <w:lang w:eastAsia="zh-CN"/>
              </w:rPr>
            </w:pPr>
            <w:r>
              <w:rPr>
                <w:i/>
                <w:color w:val="000000"/>
                <w:sz w:val="22"/>
                <w:szCs w:val="22"/>
              </w:rPr>
              <w:t>Aqueous phase</w:t>
            </w:r>
          </w:p>
        </w:tc>
        <w:tc>
          <w:tcPr>
            <w:tcW w:w="1478" w:type="pct"/>
            <w:tcBorders>
              <w:top w:val="single" w:sz="4" w:space="0" w:color="auto"/>
              <w:bottom w:val="nil"/>
            </w:tcBorders>
            <w:shd w:val="clear" w:color="auto" w:fill="auto"/>
            <w:noWrap/>
          </w:tcPr>
          <w:p w14:paraId="6C70728E" w14:textId="77777777" w:rsidR="00D82CDB" w:rsidRPr="00ED3698" w:rsidRDefault="00D82CDB" w:rsidP="00907F55">
            <w:pPr>
              <w:spacing w:before="0" w:after="0"/>
              <w:jc w:val="center"/>
            </w:pPr>
          </w:p>
        </w:tc>
        <w:tc>
          <w:tcPr>
            <w:tcW w:w="1459" w:type="pct"/>
            <w:tcBorders>
              <w:top w:val="single" w:sz="4" w:space="0" w:color="auto"/>
              <w:bottom w:val="nil"/>
            </w:tcBorders>
            <w:shd w:val="clear" w:color="auto" w:fill="auto"/>
            <w:noWrap/>
          </w:tcPr>
          <w:p w14:paraId="30E79398" w14:textId="77777777" w:rsidR="00D82CDB" w:rsidRPr="00ED3698" w:rsidRDefault="00D82CDB" w:rsidP="00907F55">
            <w:pPr>
              <w:spacing w:before="0" w:after="0"/>
              <w:rPr>
                <w:color w:val="000000"/>
                <w:lang w:eastAsia="en-CA"/>
              </w:rPr>
            </w:pPr>
          </w:p>
        </w:tc>
      </w:tr>
      <w:tr w:rsidR="00D82CDB" w:rsidRPr="00ED3698" w14:paraId="72BC91B7" w14:textId="77777777" w:rsidTr="00D82CDB">
        <w:trPr>
          <w:trHeight w:val="300"/>
          <w:jc w:val="center"/>
        </w:trPr>
        <w:tc>
          <w:tcPr>
            <w:tcW w:w="2063" w:type="pct"/>
            <w:tcBorders>
              <w:top w:val="nil"/>
              <w:bottom w:val="nil"/>
            </w:tcBorders>
            <w:shd w:val="clear" w:color="auto" w:fill="auto"/>
            <w:noWrap/>
            <w:vAlign w:val="center"/>
          </w:tcPr>
          <w:p w14:paraId="48DE948A" w14:textId="77777777" w:rsidR="00D82CDB" w:rsidRDefault="00D82CDB" w:rsidP="00907F55">
            <w:pPr>
              <w:spacing w:before="0" w:after="0"/>
              <w:ind w:left="318" w:hanging="318"/>
              <w:rPr>
                <w:lang w:eastAsia="zh-CN"/>
              </w:rPr>
            </w:pPr>
            <w:r>
              <w:rPr>
                <w:rFonts w:hint="eastAsia"/>
                <w:lang w:eastAsia="zh-CN"/>
              </w:rPr>
              <w:t>H</w:t>
            </w:r>
            <w:r>
              <w:rPr>
                <w:rFonts w:hint="eastAsia"/>
                <w:vertAlign w:val="superscript"/>
                <w:lang w:eastAsia="zh-CN"/>
              </w:rPr>
              <w:t>+</w:t>
            </w:r>
          </w:p>
        </w:tc>
        <w:tc>
          <w:tcPr>
            <w:tcW w:w="1478" w:type="pct"/>
            <w:tcBorders>
              <w:top w:val="nil"/>
              <w:bottom w:val="nil"/>
            </w:tcBorders>
            <w:shd w:val="clear" w:color="auto" w:fill="auto"/>
            <w:noWrap/>
          </w:tcPr>
          <w:p w14:paraId="1DF542D5" w14:textId="77777777" w:rsidR="00D82CDB" w:rsidRPr="009875B3" w:rsidRDefault="00D82CDB" w:rsidP="00907F55">
            <w:pPr>
              <w:spacing w:before="0" w:after="0"/>
              <w:jc w:val="center"/>
            </w:pPr>
            <w:r>
              <w:rPr>
                <w:rFonts w:hint="eastAsia"/>
                <w:lang w:eastAsia="zh-CN"/>
              </w:rPr>
              <w:t>2.0</w:t>
            </w:r>
            <w:r w:rsidRPr="00D82CDB">
              <w:rPr>
                <w:vertAlign w:val="superscript"/>
                <w:lang w:eastAsia="zh-CN"/>
              </w:rPr>
              <w:t>#</w:t>
            </w:r>
          </w:p>
        </w:tc>
        <w:tc>
          <w:tcPr>
            <w:tcW w:w="1459" w:type="pct"/>
            <w:tcBorders>
              <w:top w:val="nil"/>
              <w:bottom w:val="nil"/>
            </w:tcBorders>
            <w:shd w:val="clear" w:color="auto" w:fill="auto"/>
            <w:noWrap/>
            <w:hideMark/>
          </w:tcPr>
          <w:p w14:paraId="6511B0E8" w14:textId="77777777" w:rsidR="00D82CDB" w:rsidRPr="00AB7437" w:rsidRDefault="00D82CDB" w:rsidP="00907F55">
            <w:pPr>
              <w:spacing w:before="0" w:after="0"/>
              <w:rPr>
                <w:lang w:eastAsia="zh-CN"/>
              </w:rPr>
            </w:pPr>
            <w:r>
              <w:rPr>
                <w:lang w:eastAsia="zh-CN"/>
              </w:rPr>
              <w:t>pH</w:t>
            </w:r>
          </w:p>
        </w:tc>
      </w:tr>
      <w:tr w:rsidR="00D82CDB" w:rsidRPr="00ED3698" w14:paraId="7F8804A5" w14:textId="77777777" w:rsidTr="00D82CDB">
        <w:trPr>
          <w:trHeight w:val="300"/>
          <w:jc w:val="center"/>
        </w:trPr>
        <w:tc>
          <w:tcPr>
            <w:tcW w:w="2063" w:type="pct"/>
            <w:tcBorders>
              <w:top w:val="nil"/>
              <w:bottom w:val="single" w:sz="4" w:space="0" w:color="auto"/>
            </w:tcBorders>
            <w:shd w:val="clear" w:color="auto" w:fill="auto"/>
            <w:noWrap/>
            <w:vAlign w:val="center"/>
          </w:tcPr>
          <w:p w14:paraId="472F06BA" w14:textId="77777777" w:rsidR="00D82CDB" w:rsidRDefault="00D82CDB" w:rsidP="00907F55">
            <w:pPr>
              <w:spacing w:before="0" w:after="0"/>
              <w:ind w:left="318" w:hanging="318"/>
              <w:rPr>
                <w:lang w:eastAsia="zh-CN"/>
              </w:rPr>
            </w:pPr>
            <w:r>
              <w:rPr>
                <w:rFonts w:hint="eastAsia"/>
                <w:szCs w:val="24"/>
                <w:lang w:val="en-CA" w:eastAsia="zh-CN"/>
              </w:rPr>
              <w:t>H</w:t>
            </w:r>
            <w:r>
              <w:rPr>
                <w:rFonts w:hint="eastAsia"/>
                <w:szCs w:val="24"/>
                <w:vertAlign w:val="subscript"/>
                <w:lang w:val="en-CA" w:eastAsia="zh-CN"/>
              </w:rPr>
              <w:t>3</w:t>
            </w:r>
            <w:r>
              <w:rPr>
                <w:rFonts w:hint="eastAsia"/>
                <w:szCs w:val="24"/>
                <w:lang w:val="en-CA" w:eastAsia="zh-CN"/>
              </w:rPr>
              <w:t>AsO</w:t>
            </w:r>
            <w:r>
              <w:rPr>
                <w:rFonts w:hint="eastAsia"/>
                <w:szCs w:val="24"/>
                <w:vertAlign w:val="subscript"/>
                <w:lang w:val="en-CA" w:eastAsia="zh-CN"/>
              </w:rPr>
              <w:t>4</w:t>
            </w:r>
          </w:p>
        </w:tc>
        <w:tc>
          <w:tcPr>
            <w:tcW w:w="1478" w:type="pct"/>
            <w:tcBorders>
              <w:top w:val="nil"/>
              <w:bottom w:val="single" w:sz="4" w:space="0" w:color="auto"/>
            </w:tcBorders>
            <w:shd w:val="clear" w:color="auto" w:fill="auto"/>
            <w:noWrap/>
          </w:tcPr>
          <w:p w14:paraId="7221E11D" w14:textId="77777777" w:rsidR="00D82CDB" w:rsidRPr="009875B3" w:rsidRDefault="00D82CDB" w:rsidP="00907F55">
            <w:pPr>
              <w:spacing w:before="0" w:after="0"/>
              <w:jc w:val="center"/>
            </w:pPr>
            <w:r>
              <w:t>1.0</w:t>
            </w:r>
            <w:r w:rsidRPr="005865DC">
              <w:t>×10</w:t>
            </w:r>
            <w:r>
              <w:rPr>
                <w:vertAlign w:val="superscript"/>
              </w:rPr>
              <w:t>-</w:t>
            </w:r>
            <w:r>
              <w:rPr>
                <w:rFonts w:hint="eastAsia"/>
                <w:vertAlign w:val="superscript"/>
                <w:lang w:eastAsia="zh-CN"/>
              </w:rPr>
              <w:t>2</w:t>
            </w:r>
          </w:p>
        </w:tc>
        <w:tc>
          <w:tcPr>
            <w:tcW w:w="1459" w:type="pct"/>
            <w:tcBorders>
              <w:top w:val="nil"/>
              <w:bottom w:val="single" w:sz="4" w:space="0" w:color="auto"/>
            </w:tcBorders>
            <w:shd w:val="clear" w:color="auto" w:fill="auto"/>
            <w:noWrap/>
          </w:tcPr>
          <w:p w14:paraId="18C603AF" w14:textId="77777777" w:rsidR="00D82CDB" w:rsidRDefault="00D82CDB" w:rsidP="00D82CDB">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bl>
    <w:p w14:paraId="2027375D" w14:textId="77777777" w:rsidR="00D82CDB" w:rsidRDefault="00D82CDB" w:rsidP="00D82CDB">
      <w:pPr>
        <w:pStyle w:val="Simpleline"/>
        <w:rPr>
          <w:lang w:eastAsia="zh-CN"/>
        </w:rPr>
      </w:pPr>
      <w:r>
        <w:rPr>
          <w:rFonts w:hint="eastAsia"/>
          <w:lang w:eastAsia="zh-CN"/>
        </w:rPr>
        <w:t xml:space="preserve"># - </w:t>
      </w:r>
      <w:r>
        <w:rPr>
          <w:lang w:eastAsia="zh-CN"/>
        </w:rPr>
        <w:t>a pH-sweep calculation is carried out using the keyword ‘ph_sweep’</w:t>
      </w:r>
      <w:r>
        <w:rPr>
          <w:rFonts w:hint="eastAsia"/>
          <w:lang w:eastAsia="zh-CN"/>
        </w:rPr>
        <w:t xml:space="preserve"> (see</w:t>
      </w:r>
      <w:r w:rsidR="00BB498B">
        <w:rPr>
          <w:lang w:eastAsia="zh-CN"/>
        </w:rPr>
        <w:t xml:space="preserve"> the</w:t>
      </w:r>
      <w:r>
        <w:rPr>
          <w:rFonts w:hint="eastAsia"/>
          <w:lang w:eastAsia="zh-CN"/>
        </w:rPr>
        <w:t xml:space="preserve"> </w:t>
      </w:r>
      <w:r w:rsidR="00073855">
        <w:rPr>
          <w:lang w:eastAsia="zh-CN"/>
        </w:rPr>
        <w:t xml:space="preserve">user manual </w:t>
      </w:r>
      <w:r>
        <w:rPr>
          <w:rFonts w:hint="eastAsia"/>
          <w:lang w:eastAsia="zh-CN"/>
        </w:rPr>
        <w:t xml:space="preserve">section </w:t>
      </w:r>
      <w:r w:rsidR="000C78A0">
        <w:rPr>
          <w:lang w:eastAsia="zh-CN"/>
        </w:rPr>
        <w:t>“</w:t>
      </w:r>
      <w:r w:rsidR="000C78A0" w:rsidRPr="000C78A0">
        <w:rPr>
          <w:lang w:eastAsia="zh-CN"/>
        </w:rPr>
        <w:t>INITI</w:t>
      </w:r>
      <w:r w:rsidR="00BB498B">
        <w:rPr>
          <w:lang w:eastAsia="zh-CN"/>
        </w:rPr>
        <w:t>AL CONDITION – BATCH REACTIONS</w:t>
      </w:r>
      <w:r w:rsidR="000C78A0">
        <w:rPr>
          <w:lang w:eastAsia="zh-CN"/>
        </w:rPr>
        <w:t>”</w:t>
      </w:r>
      <w:r>
        <w:rPr>
          <w:rFonts w:hint="eastAsia"/>
          <w:lang w:eastAsia="zh-CN"/>
        </w:rPr>
        <w:t>)</w:t>
      </w:r>
    </w:p>
    <w:p w14:paraId="1B83A35C" w14:textId="77777777" w:rsidR="00907F55" w:rsidRPr="00ED3698" w:rsidRDefault="00907F55" w:rsidP="00907F55">
      <w:pPr>
        <w:pStyle w:val="Simpleline"/>
        <w:rPr>
          <w:lang w:eastAsia="zh-CN"/>
        </w:rPr>
      </w:pPr>
    </w:p>
    <w:p w14:paraId="241EB938" w14:textId="77777777" w:rsidR="00974BE5" w:rsidRPr="00192E8E" w:rsidRDefault="00974BE5" w:rsidP="009D54B1">
      <w:pPr>
        <w:pStyle w:val="StyleHeading4Bold"/>
      </w:pPr>
      <w:bookmarkStart w:id="29" w:name="_Toc364332626"/>
      <w:bookmarkStart w:id="30" w:name="_Toc520374371"/>
      <w:r w:rsidRPr="00192E8E">
        <w:t>Parameters</w:t>
      </w:r>
      <w:bookmarkEnd w:id="29"/>
      <w:bookmarkEnd w:id="30"/>
    </w:p>
    <w:p w14:paraId="49B4670B" w14:textId="2DB79530" w:rsidR="00974BE5" w:rsidRDefault="00974BE5" w:rsidP="00974BE5">
      <w:pPr>
        <w:rPr>
          <w:b/>
          <w:lang w:eastAsia="zh-CN"/>
        </w:rPr>
      </w:pPr>
      <w:r w:rsidRPr="00ED3698">
        <w:t xml:space="preserve">The </w:t>
      </w:r>
      <w:r>
        <w:rPr>
          <w:rFonts w:hint="eastAsia"/>
          <w:lang w:eastAsia="zh-CN"/>
        </w:rPr>
        <w:t>parameters for the surface complexation reactions</w:t>
      </w:r>
      <w:r w:rsidRPr="00ED3698">
        <w:t xml:space="preserve"> used for the simulations are</w:t>
      </w:r>
      <w:r>
        <w:rPr>
          <w:rFonts w:hint="eastAsia"/>
          <w:lang w:eastAsia="zh-CN"/>
        </w:rPr>
        <w:t xml:space="preserve"> </w:t>
      </w:r>
      <w:r w:rsidRPr="00ED3698">
        <w:t>summarized in</w:t>
      </w:r>
      <w:r>
        <w:rPr>
          <w:rFonts w:hint="eastAsia"/>
          <w:lang w:eastAsia="zh-CN"/>
        </w:rPr>
        <w:t xml:space="preserve"> </w:t>
      </w:r>
      <w:r w:rsidR="005F5019">
        <w:rPr>
          <w:lang w:eastAsia="zh-CN"/>
        </w:rPr>
        <w:fldChar w:fldCharType="begin"/>
      </w:r>
      <w:r w:rsidR="00D83308">
        <w:rPr>
          <w:lang w:eastAsia="zh-CN"/>
        </w:rPr>
        <w:instrText xml:space="preserve"> </w:instrText>
      </w:r>
      <w:r w:rsidR="00D83308">
        <w:rPr>
          <w:rFonts w:hint="eastAsia"/>
          <w:lang w:eastAsia="zh-CN"/>
        </w:rPr>
        <w:instrText>REF _Ref364343384 \h</w:instrText>
      </w:r>
      <w:r w:rsidR="00D83308">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3</w:t>
      </w:r>
      <w:r w:rsidR="005F5019">
        <w:rPr>
          <w:lang w:eastAsia="zh-CN"/>
        </w:rPr>
        <w:fldChar w:fldCharType="end"/>
      </w:r>
      <w:r w:rsidR="004474F5">
        <w:t xml:space="preserve">.  </w:t>
      </w:r>
      <w:r>
        <w:rPr>
          <w:rFonts w:hint="eastAsia"/>
          <w:lang w:eastAsia="zh-CN"/>
        </w:rPr>
        <w:t xml:space="preserve">The reaction stoichiometries of the surface complexation </w:t>
      </w:r>
      <w:r>
        <w:rPr>
          <w:lang w:eastAsia="zh-CN"/>
        </w:rPr>
        <w:t>reactions</w:t>
      </w:r>
      <w:r>
        <w:rPr>
          <w:rFonts w:hint="eastAsia"/>
          <w:lang w:eastAsia="zh-CN"/>
        </w:rPr>
        <w:t xml:space="preserve"> are </w:t>
      </w:r>
      <w:r>
        <w:rPr>
          <w:lang w:eastAsia="zh-CN"/>
        </w:rPr>
        <w:t>summarized</w:t>
      </w:r>
      <w:r>
        <w:rPr>
          <w:rFonts w:hint="eastAsia"/>
          <w:lang w:eastAsia="zh-CN"/>
        </w:rPr>
        <w:t xml:space="preserve"> in </w:t>
      </w:r>
      <w:r w:rsidR="005F5019">
        <w:rPr>
          <w:lang w:eastAsia="zh-CN"/>
        </w:rPr>
        <w:fldChar w:fldCharType="begin"/>
      </w:r>
      <w:r w:rsidR="00D83308">
        <w:rPr>
          <w:lang w:eastAsia="zh-CN"/>
        </w:rPr>
        <w:instrText xml:space="preserve"> </w:instrText>
      </w:r>
      <w:r w:rsidR="00D83308">
        <w:rPr>
          <w:rFonts w:hint="eastAsia"/>
          <w:lang w:eastAsia="zh-CN"/>
        </w:rPr>
        <w:instrText>REF _Ref364343385 \h</w:instrText>
      </w:r>
      <w:r w:rsidR="00D83308">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2</w:t>
      </w:r>
      <w:r w:rsidR="00B560DA">
        <w:t>.</w:t>
      </w:r>
      <w:r w:rsidR="00B560DA">
        <w:rPr>
          <w:noProof/>
        </w:rPr>
        <w:t>4</w:t>
      </w:r>
      <w:r w:rsidR="005F5019">
        <w:rPr>
          <w:lang w:eastAsia="zh-CN"/>
        </w:rPr>
        <w:fldChar w:fldCharType="end"/>
      </w:r>
      <w:r>
        <w:rPr>
          <w:rFonts w:hint="eastAsia"/>
          <w:lang w:eastAsia="zh-CN"/>
        </w:rPr>
        <w:t>.</w:t>
      </w:r>
    </w:p>
    <w:p w14:paraId="28E1F8B3" w14:textId="03597FB3" w:rsidR="00974BE5" w:rsidRPr="00ED3698" w:rsidRDefault="00974BE5" w:rsidP="00687205">
      <w:pPr>
        <w:pStyle w:val="StyleCaptionTableCaptionBold"/>
        <w:rPr>
          <w:lang w:eastAsia="zh-CN"/>
        </w:rPr>
      </w:pPr>
      <w:bookmarkStart w:id="31" w:name="_Ref364343384"/>
      <w:bookmarkStart w:id="32" w:name="_Toc520374879"/>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w:t>
      </w:r>
      <w:r w:rsidR="00FE1AD3">
        <w:fldChar w:fldCharType="end"/>
      </w:r>
      <w:bookmarkEnd w:id="31"/>
      <w:r w:rsidR="003B5581">
        <w:t xml:space="preserve">: </w:t>
      </w:r>
      <w:r w:rsidRPr="00ED3698">
        <w:t>Physical parameters</w:t>
      </w:r>
      <w:r>
        <w:rPr>
          <w:rFonts w:hint="eastAsia"/>
          <w:lang w:eastAsia="zh-CN"/>
        </w:rPr>
        <w:t xml:space="preserve"> of surface site</w:t>
      </w:r>
      <w:r w:rsidRPr="00ED3698">
        <w:t xml:space="preserve"> for </w:t>
      </w:r>
      <w:r w:rsidR="000E786A">
        <w:t xml:space="preserve">verification problem </w:t>
      </w:r>
      <w:r>
        <w:rPr>
          <w:rFonts w:hint="eastAsia"/>
          <w:lang w:eastAsia="zh-CN"/>
        </w:rPr>
        <w:t>As(V)_surfx</w:t>
      </w:r>
      <w:bookmarkEnd w:id="32"/>
    </w:p>
    <w:tbl>
      <w:tblPr>
        <w:tblW w:w="5000" w:type="pct"/>
        <w:tblBorders>
          <w:top w:val="single" w:sz="4" w:space="0" w:color="auto"/>
          <w:bottom w:val="single" w:sz="4" w:space="0" w:color="auto"/>
        </w:tblBorders>
        <w:tblLook w:val="04A0" w:firstRow="1" w:lastRow="0" w:firstColumn="1" w:lastColumn="0" w:noHBand="0" w:noVBand="1"/>
      </w:tblPr>
      <w:tblGrid>
        <w:gridCol w:w="3528"/>
        <w:gridCol w:w="990"/>
        <w:gridCol w:w="2272"/>
        <w:gridCol w:w="1850"/>
      </w:tblGrid>
      <w:tr w:rsidR="00974BE5" w:rsidRPr="00ED3698" w14:paraId="665D0746" w14:textId="77777777" w:rsidTr="000A1D0C">
        <w:trPr>
          <w:trHeight w:val="300"/>
        </w:trPr>
        <w:tc>
          <w:tcPr>
            <w:tcW w:w="2061" w:type="pct"/>
            <w:tcBorders>
              <w:bottom w:val="single" w:sz="4" w:space="0" w:color="auto"/>
            </w:tcBorders>
            <w:shd w:val="clear" w:color="auto" w:fill="D9D9D9"/>
            <w:noWrap/>
            <w:vAlign w:val="center"/>
            <w:hideMark/>
          </w:tcPr>
          <w:p w14:paraId="000EAD7E" w14:textId="77777777" w:rsidR="00974BE5" w:rsidRPr="00ED3698" w:rsidRDefault="00974BE5" w:rsidP="000A1D0C">
            <w:pPr>
              <w:spacing w:before="0" w:after="0"/>
              <w:jc w:val="left"/>
              <w:rPr>
                <w:b/>
                <w:color w:val="000000"/>
                <w:lang w:eastAsia="en-CA"/>
              </w:rPr>
            </w:pPr>
            <w:r w:rsidRPr="00ED3698">
              <w:rPr>
                <w:b/>
                <w:color w:val="000000"/>
                <w:lang w:eastAsia="en-CA"/>
              </w:rPr>
              <w:t>Parameter</w:t>
            </w:r>
          </w:p>
        </w:tc>
        <w:tc>
          <w:tcPr>
            <w:tcW w:w="561" w:type="pct"/>
            <w:tcBorders>
              <w:bottom w:val="single" w:sz="4" w:space="0" w:color="auto"/>
            </w:tcBorders>
            <w:shd w:val="clear" w:color="auto" w:fill="D9D9D9"/>
            <w:noWrap/>
            <w:vAlign w:val="center"/>
            <w:hideMark/>
          </w:tcPr>
          <w:p w14:paraId="4E2272AB" w14:textId="77777777" w:rsidR="00974BE5" w:rsidRPr="00ED3698" w:rsidRDefault="000A1D0C" w:rsidP="000A1D0C">
            <w:pPr>
              <w:spacing w:before="0" w:after="0"/>
              <w:jc w:val="center"/>
              <w:rPr>
                <w:b/>
                <w:color w:val="000000"/>
                <w:lang w:eastAsia="zh-CN"/>
              </w:rPr>
            </w:pPr>
            <w:r>
              <w:rPr>
                <w:rFonts w:hint="eastAsia"/>
                <w:b/>
                <w:color w:val="000000"/>
                <w:lang w:eastAsia="zh-CN"/>
              </w:rPr>
              <w:t>Symbol</w:t>
            </w:r>
          </w:p>
        </w:tc>
        <w:tc>
          <w:tcPr>
            <w:tcW w:w="1334" w:type="pct"/>
            <w:tcBorders>
              <w:bottom w:val="single" w:sz="4" w:space="0" w:color="auto"/>
            </w:tcBorders>
            <w:shd w:val="clear" w:color="auto" w:fill="D9D9D9"/>
            <w:vAlign w:val="center"/>
          </w:tcPr>
          <w:p w14:paraId="1A95F74C" w14:textId="77777777" w:rsidR="00974BE5" w:rsidRPr="00ED3698" w:rsidRDefault="00974BE5" w:rsidP="000A1D0C">
            <w:pPr>
              <w:spacing w:before="0" w:after="0"/>
              <w:jc w:val="center"/>
              <w:rPr>
                <w:b/>
                <w:color w:val="000000"/>
                <w:lang w:eastAsia="en-CA"/>
              </w:rPr>
            </w:pPr>
            <w:r w:rsidRPr="00ED3698">
              <w:rPr>
                <w:b/>
                <w:color w:val="000000"/>
                <w:lang w:eastAsia="en-CA"/>
              </w:rPr>
              <w:t>Value</w:t>
            </w:r>
          </w:p>
        </w:tc>
        <w:tc>
          <w:tcPr>
            <w:tcW w:w="1044" w:type="pct"/>
            <w:tcBorders>
              <w:bottom w:val="single" w:sz="4" w:space="0" w:color="auto"/>
            </w:tcBorders>
            <w:shd w:val="clear" w:color="auto" w:fill="D9D9D9"/>
            <w:noWrap/>
            <w:vAlign w:val="center"/>
            <w:hideMark/>
          </w:tcPr>
          <w:p w14:paraId="063CD250" w14:textId="77777777" w:rsidR="00974BE5" w:rsidRPr="00ED3698" w:rsidRDefault="00974BE5" w:rsidP="000A1D0C">
            <w:pPr>
              <w:spacing w:before="0" w:after="0"/>
              <w:jc w:val="center"/>
              <w:rPr>
                <w:b/>
                <w:color w:val="000000"/>
                <w:lang w:eastAsia="en-CA"/>
              </w:rPr>
            </w:pPr>
            <w:r w:rsidRPr="00FC4488">
              <w:rPr>
                <w:b/>
                <w:color w:val="000000"/>
                <w:lang w:eastAsia="en-CA"/>
              </w:rPr>
              <w:t>Unit</w:t>
            </w:r>
          </w:p>
        </w:tc>
      </w:tr>
      <w:tr w:rsidR="00974BE5" w:rsidRPr="00ED3698" w14:paraId="5121ACDB" w14:textId="77777777" w:rsidTr="000A1D0C">
        <w:trPr>
          <w:trHeight w:val="300"/>
        </w:trPr>
        <w:tc>
          <w:tcPr>
            <w:tcW w:w="2061" w:type="pct"/>
            <w:tcBorders>
              <w:top w:val="nil"/>
              <w:bottom w:val="nil"/>
            </w:tcBorders>
            <w:shd w:val="clear" w:color="auto" w:fill="auto"/>
            <w:noWrap/>
            <w:vAlign w:val="center"/>
          </w:tcPr>
          <w:p w14:paraId="19ECFBD2" w14:textId="77777777" w:rsidR="00974BE5" w:rsidRPr="002D67BA" w:rsidRDefault="00974BE5" w:rsidP="00907F55">
            <w:pPr>
              <w:spacing w:before="0" w:after="0"/>
              <w:jc w:val="left"/>
              <w:rPr>
                <w:color w:val="000000"/>
                <w:lang w:eastAsia="zh-CN"/>
              </w:rPr>
            </w:pPr>
            <w:r>
              <w:rPr>
                <w:rFonts w:hint="eastAsia"/>
                <w:color w:val="000000"/>
                <w:lang w:eastAsia="zh-CN"/>
              </w:rPr>
              <w:t>M</w:t>
            </w:r>
            <w:r w:rsidRPr="00ED53D1">
              <w:rPr>
                <w:color w:val="000000"/>
                <w:lang w:eastAsia="zh-CN"/>
              </w:rPr>
              <w:t>ass of surface site</w:t>
            </w:r>
            <w:r>
              <w:rPr>
                <w:rFonts w:hint="eastAsia"/>
                <w:color w:val="000000"/>
                <w:lang w:eastAsia="zh-CN"/>
              </w:rPr>
              <w:t xml:space="preserve"> </w:t>
            </w:r>
            <w:r>
              <w:rPr>
                <w:lang w:val="en-CA" w:eastAsia="zh-CN"/>
              </w:rPr>
              <w:t>‘</w:t>
            </w:r>
            <w:r>
              <w:rPr>
                <w:rFonts w:hint="eastAsia"/>
                <w:lang w:val="en-CA" w:eastAsia="zh-CN"/>
              </w:rPr>
              <w:t>=FeOH(w)</w:t>
            </w:r>
            <w:r>
              <w:rPr>
                <w:lang w:val="en-CA" w:eastAsia="zh-CN"/>
              </w:rPr>
              <w:t>’</w:t>
            </w:r>
          </w:p>
        </w:tc>
        <w:tc>
          <w:tcPr>
            <w:tcW w:w="561" w:type="pct"/>
            <w:tcBorders>
              <w:top w:val="nil"/>
              <w:bottom w:val="nil"/>
            </w:tcBorders>
            <w:shd w:val="clear" w:color="auto" w:fill="auto"/>
            <w:noWrap/>
            <w:vAlign w:val="center"/>
          </w:tcPr>
          <w:p w14:paraId="338576A4" w14:textId="77777777" w:rsidR="00974BE5" w:rsidRPr="00B0758A" w:rsidRDefault="00974BE5" w:rsidP="000A1D0C">
            <w:pPr>
              <w:spacing w:before="0" w:after="0"/>
              <w:ind w:hanging="107"/>
              <w:jc w:val="center"/>
              <w:rPr>
                <w:color w:val="000000"/>
                <w:lang w:eastAsia="zh-CN"/>
              </w:rPr>
            </w:pPr>
            <w:r>
              <w:rPr>
                <w:rFonts w:hint="eastAsia"/>
                <w:color w:val="000000"/>
                <w:lang w:eastAsia="zh-CN"/>
              </w:rPr>
              <w:t>M</w:t>
            </w:r>
          </w:p>
        </w:tc>
        <w:tc>
          <w:tcPr>
            <w:tcW w:w="1334" w:type="pct"/>
            <w:tcBorders>
              <w:top w:val="nil"/>
              <w:bottom w:val="nil"/>
            </w:tcBorders>
            <w:vAlign w:val="center"/>
          </w:tcPr>
          <w:p w14:paraId="222532C5" w14:textId="77777777" w:rsidR="00974BE5" w:rsidRDefault="00974BE5" w:rsidP="00F75203">
            <w:pPr>
              <w:spacing w:before="0" w:after="0"/>
              <w:ind w:right="836"/>
              <w:jc w:val="center"/>
              <w:rPr>
                <w:color w:val="000000"/>
                <w:lang w:eastAsia="zh-CN"/>
              </w:rPr>
            </w:pPr>
            <w:r>
              <w:rPr>
                <w:rFonts w:hint="eastAsia"/>
                <w:color w:val="000000"/>
                <w:lang w:eastAsia="zh-CN"/>
              </w:rPr>
              <w:t>100.0</w:t>
            </w:r>
          </w:p>
        </w:tc>
        <w:tc>
          <w:tcPr>
            <w:tcW w:w="1044" w:type="pct"/>
            <w:tcBorders>
              <w:top w:val="nil"/>
              <w:bottom w:val="nil"/>
            </w:tcBorders>
            <w:shd w:val="clear" w:color="auto" w:fill="auto"/>
            <w:noWrap/>
            <w:vAlign w:val="center"/>
          </w:tcPr>
          <w:p w14:paraId="08196418" w14:textId="77777777" w:rsidR="00974BE5" w:rsidRDefault="00974BE5" w:rsidP="00907F55">
            <w:pPr>
              <w:spacing w:before="0" w:after="0"/>
              <w:jc w:val="left"/>
              <w:rPr>
                <w:color w:val="000000"/>
                <w:lang w:eastAsia="zh-CN"/>
              </w:rPr>
            </w:pPr>
            <w:r w:rsidRPr="00ED53D1">
              <w:rPr>
                <w:color w:val="000000"/>
                <w:lang w:eastAsia="zh-CN"/>
              </w:rPr>
              <w:t>[g solid L</w:t>
            </w:r>
            <w:r w:rsidRPr="00ED53D1">
              <w:rPr>
                <w:color w:val="000000"/>
                <w:vertAlign w:val="superscript"/>
                <w:lang w:eastAsia="zh-CN"/>
              </w:rPr>
              <w:t>-1</w:t>
            </w:r>
            <w:r w:rsidRPr="00ED53D1">
              <w:rPr>
                <w:color w:val="000000"/>
                <w:lang w:eastAsia="zh-CN"/>
              </w:rPr>
              <w:t xml:space="preserve"> H</w:t>
            </w:r>
            <w:r w:rsidRPr="00ED53D1">
              <w:rPr>
                <w:color w:val="000000"/>
                <w:vertAlign w:val="subscript"/>
                <w:lang w:eastAsia="zh-CN"/>
              </w:rPr>
              <w:t>2</w:t>
            </w:r>
            <w:r w:rsidRPr="00ED53D1">
              <w:rPr>
                <w:color w:val="000000"/>
                <w:lang w:eastAsia="zh-CN"/>
              </w:rPr>
              <w:t>O]</w:t>
            </w:r>
          </w:p>
        </w:tc>
      </w:tr>
      <w:tr w:rsidR="00974BE5" w:rsidRPr="00ED3698" w14:paraId="0AA0267C" w14:textId="77777777" w:rsidTr="000A1D0C">
        <w:trPr>
          <w:trHeight w:val="300"/>
        </w:trPr>
        <w:tc>
          <w:tcPr>
            <w:tcW w:w="2061" w:type="pct"/>
            <w:tcBorders>
              <w:top w:val="nil"/>
              <w:bottom w:val="nil"/>
            </w:tcBorders>
            <w:shd w:val="clear" w:color="auto" w:fill="auto"/>
            <w:noWrap/>
            <w:vAlign w:val="center"/>
          </w:tcPr>
          <w:p w14:paraId="13F139FC" w14:textId="77777777" w:rsidR="00974BE5" w:rsidRDefault="00974BE5" w:rsidP="00907F55">
            <w:pPr>
              <w:spacing w:before="0" w:after="0"/>
              <w:jc w:val="left"/>
              <w:rPr>
                <w:color w:val="000000"/>
                <w:lang w:eastAsia="zh-CN"/>
              </w:rPr>
            </w:pPr>
            <w:r>
              <w:rPr>
                <w:rFonts w:hint="eastAsia"/>
                <w:color w:val="000000"/>
                <w:lang w:eastAsia="zh-CN"/>
              </w:rPr>
              <w:t xml:space="preserve">Surface area of </w:t>
            </w:r>
            <w:r>
              <w:rPr>
                <w:lang w:val="en-CA" w:eastAsia="zh-CN"/>
              </w:rPr>
              <w:t>‘</w:t>
            </w:r>
            <w:r>
              <w:rPr>
                <w:rFonts w:hint="eastAsia"/>
                <w:lang w:val="en-CA" w:eastAsia="zh-CN"/>
              </w:rPr>
              <w:t>=FeOH(w)</w:t>
            </w:r>
            <w:r>
              <w:rPr>
                <w:lang w:val="en-CA" w:eastAsia="zh-CN"/>
              </w:rPr>
              <w:t>’</w:t>
            </w:r>
          </w:p>
        </w:tc>
        <w:tc>
          <w:tcPr>
            <w:tcW w:w="561" w:type="pct"/>
            <w:tcBorders>
              <w:top w:val="nil"/>
              <w:bottom w:val="nil"/>
            </w:tcBorders>
            <w:shd w:val="clear" w:color="auto" w:fill="auto"/>
            <w:noWrap/>
            <w:vAlign w:val="center"/>
          </w:tcPr>
          <w:p w14:paraId="284A25A8" w14:textId="77777777" w:rsidR="00974BE5" w:rsidRDefault="00974BE5" w:rsidP="000A1D0C">
            <w:pPr>
              <w:spacing w:before="0" w:after="0"/>
              <w:ind w:hanging="107"/>
              <w:jc w:val="center"/>
              <w:rPr>
                <w:color w:val="000000"/>
                <w:lang w:eastAsia="zh-CN"/>
              </w:rPr>
            </w:pPr>
            <w:r>
              <w:rPr>
                <w:rFonts w:hint="eastAsia"/>
                <w:color w:val="000000"/>
                <w:lang w:eastAsia="zh-CN"/>
              </w:rPr>
              <w:t>S</w:t>
            </w:r>
          </w:p>
        </w:tc>
        <w:tc>
          <w:tcPr>
            <w:tcW w:w="1334" w:type="pct"/>
            <w:tcBorders>
              <w:top w:val="nil"/>
              <w:bottom w:val="nil"/>
            </w:tcBorders>
            <w:vAlign w:val="center"/>
          </w:tcPr>
          <w:p w14:paraId="3F935ED8" w14:textId="77777777" w:rsidR="00974BE5" w:rsidRDefault="00974BE5" w:rsidP="00F75203">
            <w:pPr>
              <w:spacing w:before="0" w:after="0"/>
              <w:ind w:right="836"/>
              <w:jc w:val="center"/>
              <w:rPr>
                <w:color w:val="000000"/>
                <w:lang w:eastAsia="zh-CN"/>
              </w:rPr>
            </w:pPr>
            <w:r>
              <w:rPr>
                <w:rFonts w:hint="eastAsia"/>
                <w:color w:val="000000"/>
                <w:lang w:eastAsia="zh-CN"/>
              </w:rPr>
              <w:t>10.0</w:t>
            </w:r>
          </w:p>
        </w:tc>
        <w:tc>
          <w:tcPr>
            <w:tcW w:w="1044" w:type="pct"/>
            <w:tcBorders>
              <w:top w:val="nil"/>
              <w:bottom w:val="nil"/>
            </w:tcBorders>
            <w:shd w:val="clear" w:color="auto" w:fill="auto"/>
            <w:noWrap/>
            <w:vAlign w:val="center"/>
          </w:tcPr>
          <w:p w14:paraId="13AA62E2" w14:textId="77777777" w:rsidR="00974BE5" w:rsidRPr="00ED53D1" w:rsidRDefault="00974BE5" w:rsidP="00907F55">
            <w:pPr>
              <w:spacing w:before="0" w:after="0"/>
              <w:jc w:val="left"/>
              <w:rPr>
                <w:color w:val="000000"/>
                <w:szCs w:val="24"/>
                <w:lang w:eastAsia="zh-CN"/>
              </w:rPr>
            </w:pPr>
            <w:r w:rsidRPr="00ED53D1">
              <w:rPr>
                <w:szCs w:val="24"/>
              </w:rPr>
              <w:t>[m</w:t>
            </w:r>
            <w:r w:rsidRPr="00ED53D1">
              <w:rPr>
                <w:szCs w:val="24"/>
                <w:vertAlign w:val="superscript"/>
              </w:rPr>
              <w:t>2</w:t>
            </w:r>
            <w:r w:rsidRPr="00ED53D1">
              <w:rPr>
                <w:szCs w:val="24"/>
              </w:rPr>
              <w:t xml:space="preserve"> g</w:t>
            </w:r>
            <w:r w:rsidRPr="00ED53D1">
              <w:rPr>
                <w:szCs w:val="24"/>
                <w:vertAlign w:val="superscript"/>
              </w:rPr>
              <w:t>-1</w:t>
            </w:r>
            <w:r w:rsidRPr="00ED53D1">
              <w:rPr>
                <w:szCs w:val="24"/>
              </w:rPr>
              <w:t xml:space="preserve"> solid]</w:t>
            </w:r>
          </w:p>
        </w:tc>
      </w:tr>
      <w:tr w:rsidR="00974BE5" w:rsidRPr="00ED3698" w14:paraId="4B133762" w14:textId="77777777" w:rsidTr="000A1D0C">
        <w:trPr>
          <w:trHeight w:val="300"/>
        </w:trPr>
        <w:tc>
          <w:tcPr>
            <w:tcW w:w="2061" w:type="pct"/>
            <w:tcBorders>
              <w:top w:val="nil"/>
              <w:bottom w:val="single" w:sz="4" w:space="0" w:color="auto"/>
            </w:tcBorders>
            <w:shd w:val="clear" w:color="auto" w:fill="auto"/>
            <w:noWrap/>
            <w:vAlign w:val="center"/>
          </w:tcPr>
          <w:p w14:paraId="3CF1273B" w14:textId="77777777" w:rsidR="00974BE5" w:rsidRPr="002D67BA" w:rsidRDefault="00974BE5" w:rsidP="00907F55">
            <w:pPr>
              <w:spacing w:before="0" w:after="0"/>
              <w:jc w:val="left"/>
              <w:rPr>
                <w:color w:val="000000"/>
                <w:lang w:eastAsia="zh-CN"/>
              </w:rPr>
            </w:pPr>
            <w:r>
              <w:rPr>
                <w:rFonts w:hint="eastAsia"/>
                <w:color w:val="000000"/>
                <w:lang w:eastAsia="zh-CN"/>
              </w:rPr>
              <w:t>Site density</w:t>
            </w:r>
          </w:p>
        </w:tc>
        <w:tc>
          <w:tcPr>
            <w:tcW w:w="561" w:type="pct"/>
            <w:tcBorders>
              <w:top w:val="nil"/>
              <w:bottom w:val="single" w:sz="4" w:space="0" w:color="auto"/>
            </w:tcBorders>
            <w:shd w:val="clear" w:color="auto" w:fill="auto"/>
            <w:noWrap/>
            <w:vAlign w:val="center"/>
          </w:tcPr>
          <w:p w14:paraId="0A7AE784" w14:textId="77777777" w:rsidR="00974BE5" w:rsidRPr="00B0758A" w:rsidRDefault="00974BE5" w:rsidP="00491A54">
            <w:pPr>
              <w:spacing w:before="0" w:after="0"/>
              <w:ind w:hanging="107"/>
              <w:jc w:val="center"/>
              <w:rPr>
                <w:color w:val="000000"/>
                <w:lang w:eastAsia="zh-CN"/>
              </w:rPr>
            </w:pPr>
            <w:r>
              <w:rPr>
                <w:rFonts w:hint="eastAsia"/>
                <w:color w:val="000000"/>
                <w:lang w:eastAsia="zh-CN"/>
              </w:rPr>
              <w:t>D</w:t>
            </w:r>
          </w:p>
        </w:tc>
        <w:tc>
          <w:tcPr>
            <w:tcW w:w="1334" w:type="pct"/>
            <w:tcBorders>
              <w:top w:val="nil"/>
              <w:bottom w:val="single" w:sz="4" w:space="0" w:color="auto"/>
            </w:tcBorders>
            <w:vAlign w:val="center"/>
          </w:tcPr>
          <w:p w14:paraId="281067B4" w14:textId="77777777" w:rsidR="00974BE5" w:rsidRDefault="00974BE5" w:rsidP="00F75203">
            <w:pPr>
              <w:spacing w:before="0" w:after="0"/>
              <w:ind w:right="-14"/>
              <w:jc w:val="center"/>
              <w:rPr>
                <w:color w:val="000000"/>
                <w:lang w:eastAsia="zh-CN"/>
              </w:rPr>
            </w:pPr>
            <w:r>
              <w:rPr>
                <w:rFonts w:hint="eastAsia"/>
                <w:color w:val="000000"/>
                <w:lang w:eastAsia="zh-CN"/>
              </w:rPr>
              <w:t>6.02228</w:t>
            </w:r>
          </w:p>
        </w:tc>
        <w:tc>
          <w:tcPr>
            <w:tcW w:w="1044" w:type="pct"/>
            <w:tcBorders>
              <w:top w:val="nil"/>
              <w:bottom w:val="single" w:sz="4" w:space="0" w:color="auto"/>
            </w:tcBorders>
            <w:shd w:val="clear" w:color="auto" w:fill="auto"/>
            <w:noWrap/>
            <w:vAlign w:val="center"/>
          </w:tcPr>
          <w:p w14:paraId="18673970" w14:textId="77777777" w:rsidR="00974BE5" w:rsidRPr="00A836D6" w:rsidRDefault="00974BE5" w:rsidP="00907F55">
            <w:pPr>
              <w:spacing w:before="0" w:after="0"/>
              <w:jc w:val="left"/>
              <w:rPr>
                <w:color w:val="000000"/>
                <w:szCs w:val="24"/>
                <w:lang w:eastAsia="zh-CN"/>
              </w:rPr>
            </w:pPr>
            <w:r w:rsidRPr="00A836D6">
              <w:rPr>
                <w:szCs w:val="24"/>
              </w:rPr>
              <w:t>[sites nm</w:t>
            </w:r>
            <w:r w:rsidRPr="00A836D6">
              <w:rPr>
                <w:szCs w:val="24"/>
                <w:vertAlign w:val="superscript"/>
              </w:rPr>
              <w:t>-2</w:t>
            </w:r>
            <w:r w:rsidRPr="00A836D6">
              <w:rPr>
                <w:szCs w:val="24"/>
              </w:rPr>
              <w:t>]</w:t>
            </w:r>
          </w:p>
        </w:tc>
      </w:tr>
    </w:tbl>
    <w:p w14:paraId="3B407F32" w14:textId="77777777" w:rsidR="00974BE5" w:rsidRDefault="00974BE5" w:rsidP="00907F55">
      <w:pPr>
        <w:pStyle w:val="Simpleline"/>
        <w:rPr>
          <w:lang w:eastAsia="zh-CN"/>
        </w:rPr>
      </w:pPr>
    </w:p>
    <w:p w14:paraId="345C7DC7" w14:textId="77777777" w:rsidR="00F75203" w:rsidRPr="00192E8E" w:rsidRDefault="00F75203" w:rsidP="00F75203">
      <w:pPr>
        <w:pStyle w:val="Heading4"/>
      </w:pPr>
      <w:bookmarkStart w:id="33" w:name="_Toc364332627"/>
      <w:bookmarkStart w:id="34" w:name="_Toc520374372"/>
      <w:r w:rsidRPr="00192E8E">
        <w:t>Results</w:t>
      </w:r>
      <w:bookmarkEnd w:id="33"/>
      <w:bookmarkEnd w:id="34"/>
    </w:p>
    <w:p w14:paraId="5B520240" w14:textId="5F3F6F8F" w:rsidR="00F75203" w:rsidRDefault="00F75203" w:rsidP="00F75203">
      <w:pPr>
        <w:rPr>
          <w:lang w:val="en-CA" w:eastAsia="zh-CN"/>
        </w:rPr>
      </w:pPr>
      <w:r>
        <w:rPr>
          <w:rFonts w:hint="eastAsia"/>
          <w:lang w:eastAsia="zh-CN"/>
        </w:rPr>
        <w:t xml:space="preserve">The simulated results </w:t>
      </w:r>
      <w:r>
        <w:rPr>
          <w:lang w:eastAsia="zh-CN"/>
        </w:rPr>
        <w:t>for</w:t>
      </w:r>
      <w:r>
        <w:rPr>
          <w:rFonts w:hint="eastAsia"/>
          <w:lang w:eastAsia="zh-CN"/>
        </w:rPr>
        <w:t xml:space="preserve"> the pH dependent surface complexation of arsenate are depicted in </w:t>
      </w:r>
      <w:r>
        <w:rPr>
          <w:lang w:eastAsia="zh-CN"/>
        </w:rPr>
        <w:fldChar w:fldCharType="begin"/>
      </w:r>
      <w:r>
        <w:rPr>
          <w:lang w:eastAsia="zh-CN"/>
        </w:rPr>
        <w:instrText xml:space="preserve"> </w:instrText>
      </w:r>
      <w:r>
        <w:rPr>
          <w:rFonts w:hint="eastAsia"/>
          <w:lang w:eastAsia="zh-CN"/>
        </w:rPr>
        <w:instrText>REF _Ref363122151 \h</w:instrText>
      </w:r>
      <w:r>
        <w:rPr>
          <w:lang w:eastAsia="zh-CN"/>
        </w:rPr>
        <w:instrText xml:space="preserve"> </w:instrText>
      </w:r>
      <w:r>
        <w:rPr>
          <w:lang w:eastAsia="zh-CN"/>
        </w:rPr>
      </w:r>
      <w:r>
        <w:rPr>
          <w:lang w:eastAsia="zh-CN"/>
        </w:rPr>
        <w:fldChar w:fldCharType="separate"/>
      </w:r>
      <w:r w:rsidR="00B560DA">
        <w:t xml:space="preserve">Figure </w:t>
      </w:r>
      <w:r w:rsidR="00B560DA">
        <w:rPr>
          <w:noProof/>
        </w:rPr>
        <w:t>2</w:t>
      </w:r>
      <w:r w:rsidR="00B560DA">
        <w:t>.</w:t>
      </w:r>
      <w:r w:rsidR="00B560DA">
        <w:rPr>
          <w:noProof/>
        </w:rPr>
        <w:t>1</w:t>
      </w:r>
      <w:r>
        <w:rPr>
          <w:lang w:eastAsia="zh-CN"/>
        </w:rPr>
        <w:fldChar w:fldCharType="end"/>
      </w:r>
      <w:r w:rsidR="004474F5">
        <w:rPr>
          <w:rFonts w:hint="eastAsia"/>
          <w:lang w:eastAsia="zh-CN"/>
        </w:rPr>
        <w:t xml:space="preserve">.  </w:t>
      </w:r>
      <w:r>
        <w:rPr>
          <w:lang w:eastAsia="zh-CN"/>
        </w:rPr>
        <w:t>It is seen that w</w:t>
      </w:r>
      <w:r>
        <w:rPr>
          <w:rFonts w:hint="eastAsia"/>
          <w:lang w:eastAsia="zh-CN"/>
        </w:rPr>
        <w:t xml:space="preserve">hen </w:t>
      </w:r>
      <w:r>
        <w:rPr>
          <w:lang w:eastAsia="zh-CN"/>
        </w:rPr>
        <w:t xml:space="preserve">the </w:t>
      </w:r>
      <w:r>
        <w:rPr>
          <w:rFonts w:hint="eastAsia"/>
          <w:lang w:eastAsia="zh-CN"/>
        </w:rPr>
        <w:t xml:space="preserve">pH is higher than 8.0, the dominant surface complex of arsenate is </w:t>
      </w:r>
      <w:r>
        <w:rPr>
          <w:rFonts w:hint="eastAsia"/>
          <w:szCs w:val="24"/>
          <w:lang w:val="en-CA" w:eastAsia="zh-CN"/>
        </w:rPr>
        <w:t>=FeH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(w)</w:t>
      </w:r>
      <w:r w:rsidR="004474F5">
        <w:rPr>
          <w:rFonts w:hint="eastAsia"/>
          <w:szCs w:val="24"/>
          <w:lang w:val="en-CA" w:eastAsia="zh-CN"/>
        </w:rPr>
        <w:t xml:space="preserve">.  </w:t>
      </w:r>
      <w:r>
        <w:rPr>
          <w:rFonts w:hint="eastAsia"/>
          <w:szCs w:val="24"/>
          <w:lang w:val="en-CA" w:eastAsia="zh-CN"/>
        </w:rPr>
        <w:t xml:space="preserve">When </w:t>
      </w:r>
      <w:r>
        <w:rPr>
          <w:szCs w:val="24"/>
          <w:lang w:val="en-CA" w:eastAsia="zh-CN"/>
        </w:rPr>
        <w:t xml:space="preserve">the </w:t>
      </w:r>
      <w:r>
        <w:rPr>
          <w:rFonts w:hint="eastAsia"/>
          <w:szCs w:val="24"/>
          <w:lang w:val="en-CA" w:eastAsia="zh-CN"/>
        </w:rPr>
        <w:t xml:space="preserve">pH is lower than 4.0, </w:t>
      </w:r>
      <w:r>
        <w:rPr>
          <w:rFonts w:hint="eastAsia"/>
          <w:lang w:eastAsia="zh-CN"/>
        </w:rPr>
        <w:t xml:space="preserve">the dominant surface complex of arsenate is </w:t>
      </w:r>
      <w:r>
        <w:rPr>
          <w:rFonts w:hint="eastAsia"/>
          <w:szCs w:val="24"/>
          <w:lang w:val="en-CA" w:eastAsia="zh-CN"/>
        </w:rPr>
        <w:t>=FeH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(w)</w:t>
      </w:r>
      <w:r w:rsidR="004474F5">
        <w:rPr>
          <w:rFonts w:hint="eastAsia"/>
          <w:szCs w:val="24"/>
          <w:lang w:val="en-CA" w:eastAsia="zh-CN"/>
        </w:rPr>
        <w:t xml:space="preserve">.  </w:t>
      </w:r>
      <w:r>
        <w:rPr>
          <w:rFonts w:hint="eastAsia"/>
          <w:szCs w:val="24"/>
          <w:lang w:val="en-CA" w:eastAsia="zh-CN"/>
        </w:rPr>
        <w:t xml:space="preserve">When </w:t>
      </w:r>
      <w:r>
        <w:rPr>
          <w:szCs w:val="24"/>
          <w:lang w:val="en-CA" w:eastAsia="zh-CN"/>
        </w:rPr>
        <w:t xml:space="preserve">the </w:t>
      </w:r>
      <w:r>
        <w:rPr>
          <w:rFonts w:hint="eastAsia"/>
          <w:szCs w:val="24"/>
          <w:lang w:val="en-CA" w:eastAsia="zh-CN"/>
        </w:rPr>
        <w:t xml:space="preserve">pH is in the range of 4.0 to 8.0, a </w:t>
      </w:r>
      <w:r>
        <w:rPr>
          <w:szCs w:val="24"/>
          <w:lang w:val="en-CA" w:eastAsia="zh-CN"/>
        </w:rPr>
        <w:t>mixture</w:t>
      </w:r>
      <w:r>
        <w:rPr>
          <w:rFonts w:hint="eastAsia"/>
          <w:szCs w:val="24"/>
          <w:lang w:val="en-CA" w:eastAsia="zh-CN"/>
        </w:rPr>
        <w:t xml:space="preserve"> of =FeH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(w), =FeHAsO</w:t>
      </w:r>
      <w:r w:rsidRPr="00EE0CC0">
        <w:rPr>
          <w:szCs w:val="24"/>
          <w:vertAlign w:val="subscript"/>
          <w:lang w:val="en-CA" w:eastAsia="zh-CN"/>
        </w:rPr>
        <w:t>4</w:t>
      </w:r>
      <w:r>
        <w:rPr>
          <w:rFonts w:hint="eastAsia"/>
          <w:szCs w:val="24"/>
          <w:vertAlign w:val="superscript"/>
          <w:lang w:val="en-CA" w:eastAsia="zh-CN"/>
        </w:rPr>
        <w:t>-</w:t>
      </w:r>
      <w:r>
        <w:rPr>
          <w:rFonts w:hint="eastAsia"/>
          <w:szCs w:val="24"/>
          <w:lang w:val="en-CA" w:eastAsia="zh-CN"/>
        </w:rPr>
        <w:t>(w) and =FeOHAsO</w:t>
      </w:r>
      <w:r w:rsidRPr="00EE0CC0">
        <w:rPr>
          <w:szCs w:val="24"/>
          <w:vertAlign w:val="subscript"/>
          <w:lang w:val="en-CA" w:eastAsia="zh-CN"/>
        </w:rPr>
        <w:t>4</w:t>
      </w:r>
      <w:r>
        <w:rPr>
          <w:rFonts w:hint="eastAsia"/>
          <w:szCs w:val="24"/>
          <w:vertAlign w:val="superscript"/>
          <w:lang w:val="en-CA" w:eastAsia="zh-CN"/>
        </w:rPr>
        <w:t>3-</w:t>
      </w:r>
      <w:r>
        <w:rPr>
          <w:rFonts w:hint="eastAsia"/>
          <w:szCs w:val="24"/>
          <w:lang w:val="en-CA" w:eastAsia="zh-CN"/>
        </w:rPr>
        <w:t xml:space="preserve">(w) is </w:t>
      </w:r>
      <w:r>
        <w:rPr>
          <w:szCs w:val="24"/>
          <w:lang w:val="en-CA" w:eastAsia="zh-CN"/>
        </w:rPr>
        <w:t>present</w:t>
      </w:r>
      <w:r w:rsidR="004474F5">
        <w:rPr>
          <w:rFonts w:hint="eastAsia"/>
          <w:szCs w:val="24"/>
          <w:lang w:val="en-CA" w:eastAsia="zh-CN"/>
        </w:rPr>
        <w:t xml:space="preserve">.  </w:t>
      </w:r>
      <w:r>
        <w:rPr>
          <w:rFonts w:hint="eastAsia"/>
          <w:lang w:eastAsia="zh-CN"/>
        </w:rPr>
        <w:t xml:space="preserve">These results </w:t>
      </w:r>
      <w:r>
        <w:rPr>
          <w:lang w:eastAsia="zh-CN"/>
        </w:rPr>
        <w:t>compare well</w:t>
      </w:r>
      <w:r>
        <w:rPr>
          <w:rFonts w:hint="eastAsia"/>
          <w:lang w:eastAsia="zh-CN"/>
        </w:rPr>
        <w:t xml:space="preserve"> </w:t>
      </w:r>
      <w:r>
        <w:rPr>
          <w:lang w:eastAsia="zh-CN"/>
        </w:rPr>
        <w:t xml:space="preserve">with </w:t>
      </w:r>
      <w:r>
        <w:rPr>
          <w:rFonts w:hint="eastAsia"/>
          <w:lang w:eastAsia="zh-CN"/>
        </w:rPr>
        <w:t>those calculated by PHREEQC.</w:t>
      </w:r>
    </w:p>
    <w:p w14:paraId="742D2B9C" w14:textId="49DADD62" w:rsidR="00974BE5" w:rsidRDefault="00F75203" w:rsidP="00687205">
      <w:pPr>
        <w:pStyle w:val="StyleCaptionTableCaptionBold"/>
        <w:rPr>
          <w:lang w:eastAsia="zh-CN"/>
        </w:rPr>
      </w:pPr>
      <w:bookmarkStart w:id="35" w:name="_Ref364343385"/>
      <w:bookmarkStart w:id="36" w:name="_Toc520374880"/>
      <w:r>
        <w:t>T</w:t>
      </w:r>
      <w:r w:rsidR="00974BE5">
        <w:t xml:space="preserve">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w:t>
      </w:r>
      <w:r w:rsidR="00FE1AD3">
        <w:fldChar w:fldCharType="end"/>
      </w:r>
      <w:bookmarkEnd w:id="35"/>
      <w:r w:rsidR="003B5581">
        <w:t xml:space="preserve">: </w:t>
      </w:r>
      <w:r w:rsidR="00974BE5" w:rsidRPr="003A61A7">
        <w:rPr>
          <w:rFonts w:hint="eastAsia"/>
        </w:rPr>
        <w:t xml:space="preserve">Reaction </w:t>
      </w:r>
      <w:r w:rsidR="00974BE5" w:rsidRPr="003A61A7">
        <w:t>stoichiometr</w:t>
      </w:r>
      <w:r w:rsidR="00974BE5" w:rsidRPr="003A61A7">
        <w:rPr>
          <w:rFonts w:hint="eastAsia"/>
        </w:rPr>
        <w:t>ies of surface complextion reactions</w:t>
      </w:r>
      <w:r w:rsidR="000A1D0C">
        <w:rPr>
          <w:rFonts w:hint="eastAsia"/>
          <w:lang w:eastAsia="zh-CN"/>
        </w:rPr>
        <w:t xml:space="preserve"> </w:t>
      </w:r>
      <w:r w:rsidR="000A1D0C" w:rsidRPr="00ED3698">
        <w:t xml:space="preserve">for benchmark </w:t>
      </w:r>
      <w:r w:rsidR="000A1D0C">
        <w:rPr>
          <w:rFonts w:hint="eastAsia"/>
          <w:lang w:eastAsia="zh-CN"/>
        </w:rPr>
        <w:t>As(V)_surfx</w:t>
      </w:r>
      <w:bookmarkEnd w:id="36"/>
    </w:p>
    <w:tbl>
      <w:tblPr>
        <w:tblW w:w="5000" w:type="pct"/>
        <w:tblBorders>
          <w:top w:val="single" w:sz="4" w:space="0" w:color="auto"/>
          <w:bottom w:val="single" w:sz="4" w:space="0" w:color="auto"/>
        </w:tblBorders>
        <w:tblLook w:val="04A0" w:firstRow="1" w:lastRow="0" w:firstColumn="1" w:lastColumn="0" w:noHBand="0" w:noVBand="1"/>
      </w:tblPr>
      <w:tblGrid>
        <w:gridCol w:w="1925"/>
        <w:gridCol w:w="1392"/>
        <w:gridCol w:w="4272"/>
        <w:gridCol w:w="1051"/>
      </w:tblGrid>
      <w:tr w:rsidR="00974BE5" w:rsidRPr="000A1D0C" w14:paraId="358BF8D9" w14:textId="77777777" w:rsidTr="000A1D0C">
        <w:trPr>
          <w:trHeight w:val="300"/>
        </w:trPr>
        <w:tc>
          <w:tcPr>
            <w:tcW w:w="1087" w:type="pct"/>
            <w:tcBorders>
              <w:bottom w:val="single" w:sz="4" w:space="0" w:color="auto"/>
            </w:tcBorders>
            <w:shd w:val="clear" w:color="auto" w:fill="D9D9D9"/>
            <w:noWrap/>
            <w:vAlign w:val="center"/>
            <w:hideMark/>
          </w:tcPr>
          <w:p w14:paraId="03EF0220" w14:textId="77777777" w:rsidR="00974BE5" w:rsidRPr="000A1D0C" w:rsidRDefault="00974BE5" w:rsidP="003A61A7">
            <w:pPr>
              <w:spacing w:before="0" w:after="0"/>
              <w:jc w:val="center"/>
              <w:rPr>
                <w:b/>
                <w:color w:val="000000"/>
                <w:lang w:eastAsia="zh-CN"/>
              </w:rPr>
            </w:pPr>
            <w:r w:rsidRPr="000A1D0C">
              <w:rPr>
                <w:rFonts w:hint="eastAsia"/>
                <w:b/>
                <w:color w:val="000000"/>
                <w:lang w:eastAsia="zh-CN"/>
              </w:rPr>
              <w:t>Surface complex</w:t>
            </w:r>
          </w:p>
        </w:tc>
        <w:tc>
          <w:tcPr>
            <w:tcW w:w="815" w:type="pct"/>
            <w:tcBorders>
              <w:bottom w:val="single" w:sz="4" w:space="0" w:color="auto"/>
            </w:tcBorders>
            <w:shd w:val="clear" w:color="auto" w:fill="D9D9D9"/>
            <w:noWrap/>
            <w:vAlign w:val="center"/>
            <w:hideMark/>
          </w:tcPr>
          <w:p w14:paraId="0331423F" w14:textId="77777777" w:rsidR="00974BE5" w:rsidRPr="000A1D0C" w:rsidRDefault="00974BE5" w:rsidP="003A61A7">
            <w:pPr>
              <w:spacing w:before="0" w:after="0"/>
              <w:jc w:val="center"/>
              <w:rPr>
                <w:b/>
                <w:color w:val="000000"/>
                <w:lang w:eastAsia="zh-CN"/>
              </w:rPr>
            </w:pPr>
            <w:r w:rsidRPr="000A1D0C">
              <w:rPr>
                <w:rFonts w:hint="eastAsia"/>
                <w:b/>
                <w:color w:val="000000"/>
                <w:lang w:eastAsia="zh-CN"/>
              </w:rPr>
              <w:t>Surface</w:t>
            </w:r>
          </w:p>
        </w:tc>
        <w:tc>
          <w:tcPr>
            <w:tcW w:w="2481" w:type="pct"/>
            <w:tcBorders>
              <w:bottom w:val="single" w:sz="4" w:space="0" w:color="auto"/>
            </w:tcBorders>
            <w:shd w:val="clear" w:color="auto" w:fill="D9D9D9"/>
            <w:vAlign w:val="center"/>
          </w:tcPr>
          <w:p w14:paraId="13C71C58" w14:textId="77777777" w:rsidR="00974BE5" w:rsidRPr="000A1D0C" w:rsidRDefault="00974BE5" w:rsidP="003A61A7">
            <w:pPr>
              <w:spacing w:before="0" w:after="0"/>
              <w:jc w:val="center"/>
              <w:rPr>
                <w:b/>
                <w:color w:val="000000"/>
                <w:lang w:eastAsia="en-CA"/>
              </w:rPr>
            </w:pPr>
            <w:r w:rsidRPr="000A1D0C">
              <w:rPr>
                <w:rFonts w:hint="eastAsia"/>
                <w:b/>
                <w:color w:val="000000"/>
                <w:lang w:eastAsia="zh-CN"/>
              </w:rPr>
              <w:t>Reaction</w:t>
            </w:r>
          </w:p>
        </w:tc>
        <w:tc>
          <w:tcPr>
            <w:tcW w:w="617" w:type="pct"/>
            <w:tcBorders>
              <w:bottom w:val="single" w:sz="4" w:space="0" w:color="auto"/>
            </w:tcBorders>
            <w:shd w:val="clear" w:color="auto" w:fill="D9D9D9"/>
            <w:vAlign w:val="center"/>
          </w:tcPr>
          <w:p w14:paraId="58970AF3" w14:textId="77777777" w:rsidR="00974BE5" w:rsidRPr="000A1D0C" w:rsidRDefault="00974BE5" w:rsidP="003A61A7">
            <w:pPr>
              <w:spacing w:before="0" w:after="0"/>
              <w:jc w:val="center"/>
              <w:rPr>
                <w:b/>
                <w:color w:val="000000"/>
                <w:lang w:eastAsia="zh-CN"/>
              </w:rPr>
            </w:pPr>
            <w:r w:rsidRPr="000A1D0C">
              <w:rPr>
                <w:rFonts w:hint="eastAsia"/>
                <w:b/>
                <w:color w:val="000000"/>
                <w:lang w:eastAsia="zh-CN"/>
              </w:rPr>
              <w:t>logK</w:t>
            </w:r>
          </w:p>
        </w:tc>
      </w:tr>
      <w:tr w:rsidR="00974BE5" w:rsidRPr="00E46E95" w14:paraId="671F5D76" w14:textId="77777777" w:rsidTr="000A1D0C">
        <w:trPr>
          <w:trHeight w:val="300"/>
        </w:trPr>
        <w:tc>
          <w:tcPr>
            <w:tcW w:w="1087" w:type="pct"/>
            <w:tcBorders>
              <w:top w:val="single" w:sz="4" w:space="0" w:color="auto"/>
              <w:bottom w:val="nil"/>
            </w:tcBorders>
            <w:shd w:val="clear" w:color="auto" w:fill="auto"/>
            <w:noWrap/>
            <w:vAlign w:val="bottom"/>
          </w:tcPr>
          <w:p w14:paraId="55D67E3D" w14:textId="77777777" w:rsidR="00974BE5" w:rsidRPr="00E46E95" w:rsidRDefault="00974BE5" w:rsidP="003A61A7">
            <w:pPr>
              <w:spacing w:before="0" w:after="0"/>
              <w:rPr>
                <w:color w:val="000000"/>
                <w:sz w:val="22"/>
                <w:szCs w:val="22"/>
              </w:rPr>
            </w:pPr>
            <w:r>
              <w:rPr>
                <w:rFonts w:hint="eastAsia"/>
                <w:szCs w:val="24"/>
                <w:lang w:val="en-CA" w:eastAsia="zh-CN"/>
              </w:rPr>
              <w:t>=FeOH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(w)</w:t>
            </w:r>
          </w:p>
        </w:tc>
        <w:tc>
          <w:tcPr>
            <w:tcW w:w="815" w:type="pct"/>
            <w:tcBorders>
              <w:top w:val="single" w:sz="4" w:space="0" w:color="auto"/>
              <w:bottom w:val="nil"/>
            </w:tcBorders>
            <w:shd w:val="clear" w:color="auto" w:fill="auto"/>
            <w:noWrap/>
            <w:vAlign w:val="center"/>
          </w:tcPr>
          <w:p w14:paraId="20B5C919" w14:textId="77777777" w:rsidR="00974BE5" w:rsidRDefault="00974BE5" w:rsidP="003A61A7">
            <w:pPr>
              <w:spacing w:before="0" w:after="0"/>
              <w:jc w:val="center"/>
            </w:pPr>
            <w:r w:rsidRPr="00B7620F">
              <w:rPr>
                <w:rFonts w:hint="eastAsia"/>
                <w:szCs w:val="24"/>
                <w:lang w:val="en-CA" w:eastAsia="zh-CN"/>
              </w:rPr>
              <w:t>=FeOH(</w:t>
            </w:r>
            <w:r>
              <w:rPr>
                <w:rFonts w:hint="eastAsia"/>
                <w:szCs w:val="24"/>
                <w:lang w:val="en-CA" w:eastAsia="zh-CN"/>
              </w:rPr>
              <w:t>w</w:t>
            </w:r>
            <w:r w:rsidRPr="00B7620F">
              <w:rPr>
                <w:rFonts w:hint="eastAsia"/>
                <w:szCs w:val="24"/>
                <w:lang w:val="en-CA" w:eastAsia="zh-CN"/>
              </w:rPr>
              <w:t>)</w:t>
            </w:r>
          </w:p>
        </w:tc>
        <w:tc>
          <w:tcPr>
            <w:tcW w:w="2481" w:type="pct"/>
            <w:tcBorders>
              <w:top w:val="single" w:sz="4" w:space="0" w:color="auto"/>
              <w:bottom w:val="nil"/>
            </w:tcBorders>
          </w:tcPr>
          <w:p w14:paraId="78F07CE0" w14:textId="77777777" w:rsidR="00974BE5" w:rsidRPr="00E46E95" w:rsidRDefault="00974BE5" w:rsidP="003A61A7">
            <w:pPr>
              <w:spacing w:before="0" w:after="0"/>
              <w:rPr>
                <w:color w:val="000000"/>
                <w:lang w:eastAsia="zh-CN"/>
              </w:rPr>
            </w:pPr>
            <w:r>
              <w:rPr>
                <w:rFonts w:hint="eastAsia"/>
                <w:szCs w:val="24"/>
                <w:lang w:val="en-CA" w:eastAsia="zh-CN"/>
              </w:rPr>
              <w:t xml:space="preserve">=FeOH(w) </w:t>
            </w:r>
            <w:r>
              <w:rPr>
                <w:rFonts w:hint="eastAsia"/>
                <w:color w:val="000000"/>
                <w:lang w:eastAsia="zh-CN"/>
              </w:rPr>
              <w:t>+ 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(w)</w:t>
            </w:r>
          </w:p>
        </w:tc>
        <w:tc>
          <w:tcPr>
            <w:tcW w:w="617" w:type="pct"/>
            <w:tcBorders>
              <w:top w:val="single" w:sz="4" w:space="0" w:color="auto"/>
              <w:bottom w:val="nil"/>
            </w:tcBorders>
          </w:tcPr>
          <w:p w14:paraId="3CF39170" w14:textId="77777777" w:rsidR="00974BE5" w:rsidRDefault="00974BE5" w:rsidP="003A61A7">
            <w:pPr>
              <w:spacing w:before="0" w:after="0"/>
              <w:jc w:val="right"/>
              <w:rPr>
                <w:szCs w:val="24"/>
                <w:lang w:val="en-CA" w:eastAsia="zh-CN"/>
              </w:rPr>
            </w:pPr>
            <w:r>
              <w:rPr>
                <w:rFonts w:hint="eastAsia"/>
                <w:szCs w:val="24"/>
                <w:lang w:val="en-CA" w:eastAsia="zh-CN"/>
              </w:rPr>
              <w:t>7.290</w:t>
            </w:r>
          </w:p>
        </w:tc>
      </w:tr>
      <w:tr w:rsidR="00974BE5" w:rsidRPr="00E46E95" w14:paraId="42CE6C96" w14:textId="77777777" w:rsidTr="000A1D0C">
        <w:trPr>
          <w:trHeight w:val="300"/>
        </w:trPr>
        <w:tc>
          <w:tcPr>
            <w:tcW w:w="1087" w:type="pct"/>
            <w:tcBorders>
              <w:top w:val="nil"/>
              <w:bottom w:val="nil"/>
            </w:tcBorders>
            <w:shd w:val="clear" w:color="auto" w:fill="auto"/>
            <w:noWrap/>
            <w:vAlign w:val="bottom"/>
          </w:tcPr>
          <w:p w14:paraId="395167A9" w14:textId="77777777" w:rsidR="00974BE5" w:rsidRPr="00E46E95" w:rsidRDefault="00974BE5" w:rsidP="003A61A7">
            <w:pPr>
              <w:spacing w:before="0" w:after="0"/>
              <w:rPr>
                <w:color w:val="000000"/>
                <w:sz w:val="22"/>
                <w:szCs w:val="22"/>
              </w:rPr>
            </w:pPr>
            <w:r>
              <w:rPr>
                <w:rFonts w:hint="eastAsia"/>
                <w:szCs w:val="24"/>
                <w:lang w:val="en-CA" w:eastAsia="zh-CN"/>
              </w:rPr>
              <w:t>=FeO</w:t>
            </w:r>
            <w:r w:rsidRPr="005067C8">
              <w:rPr>
                <w:rFonts w:hint="eastAsia"/>
                <w:szCs w:val="24"/>
                <w:vertAlign w:val="superscript"/>
                <w:lang w:val="en-CA" w:eastAsia="zh-CN"/>
              </w:rPr>
              <w:t>-</w:t>
            </w:r>
            <w:r>
              <w:rPr>
                <w:rFonts w:hint="eastAsia"/>
                <w:szCs w:val="24"/>
                <w:lang w:val="en-CA" w:eastAsia="zh-CN"/>
              </w:rPr>
              <w:t>(w)</w:t>
            </w:r>
          </w:p>
        </w:tc>
        <w:tc>
          <w:tcPr>
            <w:tcW w:w="815" w:type="pct"/>
            <w:tcBorders>
              <w:top w:val="nil"/>
              <w:bottom w:val="nil"/>
            </w:tcBorders>
            <w:shd w:val="clear" w:color="auto" w:fill="auto"/>
            <w:noWrap/>
          </w:tcPr>
          <w:p w14:paraId="0302988A" w14:textId="77777777" w:rsidR="00974BE5" w:rsidRDefault="00974BE5" w:rsidP="003A61A7">
            <w:pPr>
              <w:spacing w:before="0" w:after="0"/>
              <w:jc w:val="center"/>
            </w:pPr>
            <w:r w:rsidRPr="004031FA">
              <w:rPr>
                <w:rFonts w:hint="eastAsia"/>
                <w:szCs w:val="24"/>
                <w:lang w:val="en-CA" w:eastAsia="zh-CN"/>
              </w:rPr>
              <w:t>=FeOH(w)</w:t>
            </w:r>
          </w:p>
        </w:tc>
        <w:tc>
          <w:tcPr>
            <w:tcW w:w="2481" w:type="pct"/>
            <w:tcBorders>
              <w:top w:val="nil"/>
              <w:bottom w:val="nil"/>
            </w:tcBorders>
          </w:tcPr>
          <w:p w14:paraId="15A286F4" w14:textId="77777777" w:rsidR="00974BE5" w:rsidRPr="00E46E95" w:rsidRDefault="00974BE5" w:rsidP="003A61A7">
            <w:pPr>
              <w:spacing w:before="0" w:after="0"/>
              <w:rPr>
                <w:color w:val="000000"/>
                <w:lang w:eastAsia="zh-CN"/>
              </w:rPr>
            </w:pPr>
            <w:r>
              <w:rPr>
                <w:rFonts w:hint="eastAsia"/>
                <w:szCs w:val="24"/>
                <w:lang w:val="en-CA" w:eastAsia="zh-CN"/>
              </w:rPr>
              <w:t xml:space="preserve">=FeOH(w) </w:t>
            </w:r>
            <w:r>
              <w:rPr>
                <w:color w:val="000000"/>
                <w:lang w:eastAsia="zh-CN"/>
              </w:rPr>
              <w:t>↔</w:t>
            </w:r>
            <w:r>
              <w:rPr>
                <w:rFonts w:hint="eastAsia"/>
                <w:color w:val="000000"/>
                <w:lang w:eastAsia="zh-CN"/>
              </w:rPr>
              <w:t xml:space="preserve"> </w:t>
            </w:r>
            <w:r>
              <w:rPr>
                <w:rFonts w:hint="eastAsia"/>
                <w:szCs w:val="24"/>
                <w:lang w:val="en-CA" w:eastAsia="zh-CN"/>
              </w:rPr>
              <w:t>=FeO</w:t>
            </w:r>
            <w:r w:rsidRPr="005067C8">
              <w:rPr>
                <w:rFonts w:hint="eastAsia"/>
                <w:szCs w:val="24"/>
                <w:vertAlign w:val="superscript"/>
                <w:lang w:val="en-CA" w:eastAsia="zh-CN"/>
              </w:rPr>
              <w:t>-</w:t>
            </w:r>
            <w:r>
              <w:rPr>
                <w:rFonts w:hint="eastAsia"/>
                <w:szCs w:val="24"/>
                <w:lang w:val="en-CA" w:eastAsia="zh-CN"/>
              </w:rPr>
              <w:t xml:space="preserve">(w) </w:t>
            </w:r>
            <w:r>
              <w:rPr>
                <w:rFonts w:hint="eastAsia"/>
                <w:color w:val="000000"/>
                <w:lang w:eastAsia="zh-CN"/>
              </w:rPr>
              <w:t>+ H</w:t>
            </w:r>
            <w:r w:rsidRPr="00E46E95">
              <w:rPr>
                <w:rFonts w:hint="eastAsia"/>
                <w:color w:val="000000"/>
                <w:vertAlign w:val="superscript"/>
                <w:lang w:eastAsia="zh-CN"/>
              </w:rPr>
              <w:t>+</w:t>
            </w:r>
          </w:p>
        </w:tc>
        <w:tc>
          <w:tcPr>
            <w:tcW w:w="617" w:type="pct"/>
            <w:tcBorders>
              <w:top w:val="nil"/>
              <w:bottom w:val="nil"/>
            </w:tcBorders>
          </w:tcPr>
          <w:p w14:paraId="1720078D" w14:textId="77777777" w:rsidR="00974BE5" w:rsidRPr="00D3352D" w:rsidRDefault="00974BE5" w:rsidP="003A61A7">
            <w:pPr>
              <w:spacing w:before="0" w:after="0"/>
              <w:jc w:val="right"/>
              <w:rPr>
                <w:szCs w:val="24"/>
                <w:lang w:eastAsia="zh-CN"/>
              </w:rPr>
            </w:pPr>
            <w:r>
              <w:rPr>
                <w:rFonts w:hint="eastAsia"/>
                <w:szCs w:val="24"/>
                <w:lang w:eastAsia="zh-CN"/>
              </w:rPr>
              <w:t>-8.930</w:t>
            </w:r>
          </w:p>
        </w:tc>
      </w:tr>
      <w:tr w:rsidR="00974BE5" w:rsidRPr="00E46E95" w14:paraId="6810F5A0" w14:textId="77777777" w:rsidTr="000A1D0C">
        <w:trPr>
          <w:trHeight w:val="300"/>
        </w:trPr>
        <w:tc>
          <w:tcPr>
            <w:tcW w:w="1087" w:type="pct"/>
            <w:tcBorders>
              <w:top w:val="nil"/>
              <w:bottom w:val="nil"/>
            </w:tcBorders>
            <w:shd w:val="clear" w:color="auto" w:fill="auto"/>
            <w:noWrap/>
            <w:vAlign w:val="center"/>
          </w:tcPr>
          <w:p w14:paraId="04289176" w14:textId="77777777" w:rsidR="00974BE5" w:rsidRPr="00E46E95" w:rsidRDefault="00974BE5" w:rsidP="003A61A7">
            <w:pPr>
              <w:spacing w:before="0" w:after="0"/>
              <w:jc w:val="left"/>
              <w:rPr>
                <w:color w:val="000000"/>
                <w:sz w:val="22"/>
                <w:szCs w:val="22"/>
              </w:rPr>
            </w:pPr>
            <w:r>
              <w:rPr>
                <w:rFonts w:hint="eastAsia"/>
                <w:szCs w:val="24"/>
                <w:lang w:val="en-CA" w:eastAsia="zh-CN"/>
              </w:rPr>
              <w:t>=FeH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(w)</w:t>
            </w:r>
          </w:p>
        </w:tc>
        <w:tc>
          <w:tcPr>
            <w:tcW w:w="815" w:type="pct"/>
            <w:tcBorders>
              <w:top w:val="nil"/>
              <w:bottom w:val="nil"/>
            </w:tcBorders>
            <w:shd w:val="clear" w:color="auto" w:fill="auto"/>
            <w:noWrap/>
            <w:vAlign w:val="center"/>
          </w:tcPr>
          <w:p w14:paraId="2360FC9D" w14:textId="77777777" w:rsidR="00974BE5" w:rsidRDefault="00F75203" w:rsidP="003A61A7">
            <w:pPr>
              <w:spacing w:before="0" w:after="0"/>
              <w:jc w:val="left"/>
            </w:pPr>
            <w:r>
              <w:rPr>
                <w:szCs w:val="24"/>
                <w:lang w:val="en-CA" w:eastAsia="zh-CN"/>
              </w:rPr>
              <w:t xml:space="preserve"> </w:t>
            </w:r>
            <w:r w:rsidR="00974BE5" w:rsidRPr="004031FA">
              <w:rPr>
                <w:rFonts w:hint="eastAsia"/>
                <w:szCs w:val="24"/>
                <w:lang w:val="en-CA" w:eastAsia="zh-CN"/>
              </w:rPr>
              <w:t>=FeOH(w)</w:t>
            </w:r>
          </w:p>
        </w:tc>
        <w:tc>
          <w:tcPr>
            <w:tcW w:w="2481" w:type="pct"/>
            <w:tcBorders>
              <w:top w:val="nil"/>
              <w:bottom w:val="nil"/>
            </w:tcBorders>
            <w:vAlign w:val="center"/>
          </w:tcPr>
          <w:p w14:paraId="5AC7D4F9" w14:textId="77777777" w:rsidR="00974BE5" w:rsidRPr="00E46E95" w:rsidRDefault="00974BE5" w:rsidP="003A61A7">
            <w:pPr>
              <w:spacing w:before="0" w:after="0"/>
              <w:ind w:left="1198" w:hanging="1198"/>
              <w:jc w:val="left"/>
              <w:rPr>
                <w:color w:val="000000"/>
                <w:lang w:eastAsia="zh-CN"/>
              </w:rPr>
            </w:pPr>
            <w:r>
              <w:rPr>
                <w:rFonts w:hint="eastAsia"/>
                <w:szCs w:val="24"/>
                <w:lang w:val="en-CA" w:eastAsia="zh-CN"/>
              </w:rPr>
              <w:t>=FeOH(w)</w:t>
            </w:r>
            <w:r>
              <w:rPr>
                <w:rFonts w:hint="eastAsia"/>
                <w:color w:val="000000"/>
                <w:lang w:eastAsia="zh-CN"/>
              </w:rPr>
              <w:t>+ H</w:t>
            </w:r>
            <w:r w:rsidRPr="009F61D8">
              <w:rPr>
                <w:color w:val="000000"/>
                <w:vertAlign w:val="subscript"/>
                <w:lang w:eastAsia="zh-CN"/>
              </w:rPr>
              <w:t>3</w:t>
            </w:r>
            <w:r>
              <w:rPr>
                <w:rFonts w:hint="eastAsia"/>
                <w:color w:val="000000"/>
                <w:lang w:eastAsia="zh-CN"/>
              </w:rPr>
              <w:t>A</w:t>
            </w:r>
            <w:r w:rsidRPr="009F61D8">
              <w:rPr>
                <w:color w:val="000000"/>
                <w:lang w:eastAsia="zh-CN"/>
              </w:rPr>
              <w:t>s</w:t>
            </w:r>
            <w:r>
              <w:rPr>
                <w:rFonts w:hint="eastAsia"/>
                <w:color w:val="000000"/>
                <w:lang w:eastAsia="zh-CN"/>
              </w:rPr>
              <w:t>O</w:t>
            </w:r>
            <w:r w:rsidRPr="009F61D8">
              <w:rPr>
                <w:color w:val="000000"/>
                <w:vertAlign w:val="subscript"/>
                <w:lang w:eastAsia="zh-CN"/>
              </w:rPr>
              <w:t>4</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==FeH</w:t>
            </w:r>
            <w:r w:rsidRPr="002E77E1">
              <w:rPr>
                <w:rFonts w:hint="eastAsia"/>
                <w:szCs w:val="24"/>
                <w:vertAlign w:val="subscript"/>
                <w:lang w:val="en-CA" w:eastAsia="zh-CN"/>
              </w:rPr>
              <w:t>2</w:t>
            </w:r>
            <w:r>
              <w:rPr>
                <w:rFonts w:hint="eastAsia"/>
                <w:szCs w:val="24"/>
                <w:lang w:val="en-CA" w:eastAsia="zh-CN"/>
              </w:rPr>
              <w:t>AsO</w:t>
            </w:r>
            <w:r w:rsidRPr="00EE0CC0">
              <w:rPr>
                <w:szCs w:val="24"/>
                <w:vertAlign w:val="subscript"/>
                <w:lang w:val="en-CA" w:eastAsia="zh-CN"/>
              </w:rPr>
              <w:t>4</w:t>
            </w:r>
            <w:r>
              <w:rPr>
                <w:rFonts w:hint="eastAsia"/>
                <w:szCs w:val="24"/>
                <w:lang w:val="en-CA" w:eastAsia="zh-CN"/>
              </w:rPr>
              <w:t xml:space="preserve">(w) </w:t>
            </w:r>
            <w:r>
              <w:rPr>
                <w:rFonts w:hint="eastAsia"/>
                <w:color w:val="000000"/>
                <w:lang w:eastAsia="zh-CN"/>
              </w:rPr>
              <w:t>+ H</w:t>
            </w:r>
            <w:r w:rsidRPr="009F61D8">
              <w:rPr>
                <w:rFonts w:hint="eastAsia"/>
                <w:color w:val="000000"/>
                <w:vertAlign w:val="subscript"/>
                <w:lang w:eastAsia="zh-CN"/>
              </w:rPr>
              <w:t>2</w:t>
            </w:r>
            <w:r w:rsidRPr="009F61D8">
              <w:rPr>
                <w:rFonts w:hint="eastAsia"/>
                <w:color w:val="000000"/>
                <w:lang w:eastAsia="zh-CN"/>
              </w:rPr>
              <w:t>O</w:t>
            </w:r>
          </w:p>
        </w:tc>
        <w:tc>
          <w:tcPr>
            <w:tcW w:w="617" w:type="pct"/>
            <w:tcBorders>
              <w:top w:val="nil"/>
              <w:bottom w:val="nil"/>
            </w:tcBorders>
            <w:vAlign w:val="center"/>
          </w:tcPr>
          <w:p w14:paraId="3F42284D" w14:textId="77777777" w:rsidR="00974BE5" w:rsidRDefault="00974BE5" w:rsidP="003A61A7">
            <w:pPr>
              <w:spacing w:before="0" w:after="0"/>
              <w:jc w:val="right"/>
              <w:rPr>
                <w:szCs w:val="24"/>
                <w:lang w:val="en-CA" w:eastAsia="zh-CN"/>
              </w:rPr>
            </w:pPr>
            <w:r>
              <w:rPr>
                <w:rFonts w:hint="eastAsia"/>
                <w:szCs w:val="24"/>
                <w:lang w:val="en-CA" w:eastAsia="zh-CN"/>
              </w:rPr>
              <w:t>8.713</w:t>
            </w:r>
          </w:p>
        </w:tc>
      </w:tr>
      <w:tr w:rsidR="00974BE5" w:rsidRPr="00E46E95" w14:paraId="45EA212E" w14:textId="77777777" w:rsidTr="000A1D0C">
        <w:trPr>
          <w:trHeight w:val="300"/>
        </w:trPr>
        <w:tc>
          <w:tcPr>
            <w:tcW w:w="1087" w:type="pct"/>
            <w:tcBorders>
              <w:top w:val="nil"/>
              <w:bottom w:val="nil"/>
            </w:tcBorders>
            <w:shd w:val="clear" w:color="auto" w:fill="auto"/>
            <w:noWrap/>
            <w:vAlign w:val="center"/>
          </w:tcPr>
          <w:p w14:paraId="6DABEB4A" w14:textId="77777777" w:rsidR="00974BE5" w:rsidRPr="00E46E95" w:rsidRDefault="00974BE5" w:rsidP="003A61A7">
            <w:pPr>
              <w:spacing w:before="0" w:after="0"/>
              <w:jc w:val="left"/>
              <w:rPr>
                <w:color w:val="000000"/>
                <w:sz w:val="22"/>
                <w:szCs w:val="22"/>
              </w:rPr>
            </w:pPr>
            <w:r>
              <w:rPr>
                <w:rFonts w:hint="eastAsia"/>
                <w:szCs w:val="24"/>
                <w:lang w:val="en-CA" w:eastAsia="zh-CN"/>
              </w:rPr>
              <w:t>=FeHAsO</w:t>
            </w:r>
            <w:r w:rsidRPr="00EE0CC0">
              <w:rPr>
                <w:szCs w:val="24"/>
                <w:vertAlign w:val="subscript"/>
                <w:lang w:val="en-CA" w:eastAsia="zh-CN"/>
              </w:rPr>
              <w:t>4</w:t>
            </w:r>
            <w:r>
              <w:rPr>
                <w:rFonts w:hint="eastAsia"/>
                <w:szCs w:val="24"/>
                <w:vertAlign w:val="superscript"/>
                <w:lang w:val="en-CA" w:eastAsia="zh-CN"/>
              </w:rPr>
              <w:t>-</w:t>
            </w:r>
            <w:r>
              <w:rPr>
                <w:rFonts w:hint="eastAsia"/>
                <w:szCs w:val="24"/>
                <w:lang w:val="en-CA" w:eastAsia="zh-CN"/>
              </w:rPr>
              <w:t>(w)</w:t>
            </w:r>
          </w:p>
        </w:tc>
        <w:tc>
          <w:tcPr>
            <w:tcW w:w="815" w:type="pct"/>
            <w:tcBorders>
              <w:top w:val="nil"/>
              <w:bottom w:val="nil"/>
            </w:tcBorders>
            <w:shd w:val="clear" w:color="auto" w:fill="auto"/>
            <w:noWrap/>
            <w:vAlign w:val="center"/>
          </w:tcPr>
          <w:p w14:paraId="776E72DC" w14:textId="77777777" w:rsidR="00974BE5" w:rsidRDefault="00F75203" w:rsidP="003A61A7">
            <w:pPr>
              <w:spacing w:before="0" w:after="0"/>
              <w:jc w:val="left"/>
            </w:pPr>
            <w:r>
              <w:rPr>
                <w:szCs w:val="24"/>
                <w:lang w:val="en-CA" w:eastAsia="zh-CN"/>
              </w:rPr>
              <w:t xml:space="preserve"> </w:t>
            </w:r>
            <w:r w:rsidR="00974BE5" w:rsidRPr="004031FA">
              <w:rPr>
                <w:rFonts w:hint="eastAsia"/>
                <w:szCs w:val="24"/>
                <w:lang w:val="en-CA" w:eastAsia="zh-CN"/>
              </w:rPr>
              <w:t>=FeOH(w)</w:t>
            </w:r>
          </w:p>
        </w:tc>
        <w:tc>
          <w:tcPr>
            <w:tcW w:w="2481" w:type="pct"/>
            <w:tcBorders>
              <w:top w:val="nil"/>
              <w:bottom w:val="nil"/>
            </w:tcBorders>
            <w:vAlign w:val="center"/>
          </w:tcPr>
          <w:p w14:paraId="63396139" w14:textId="77777777" w:rsidR="00974BE5" w:rsidRPr="009F61D8" w:rsidRDefault="00974BE5" w:rsidP="003A61A7">
            <w:pPr>
              <w:spacing w:before="0" w:after="0"/>
              <w:ind w:left="1198" w:hanging="1198"/>
              <w:jc w:val="left"/>
              <w:rPr>
                <w:color w:val="000000"/>
                <w:lang w:eastAsia="zh-CN"/>
              </w:rPr>
            </w:pPr>
            <w:r>
              <w:rPr>
                <w:rFonts w:hint="eastAsia"/>
                <w:szCs w:val="24"/>
                <w:lang w:val="en-CA" w:eastAsia="zh-CN"/>
              </w:rPr>
              <w:t>=FeOH(w)</w:t>
            </w:r>
            <w:r>
              <w:rPr>
                <w:rFonts w:hint="eastAsia"/>
                <w:color w:val="000000"/>
                <w:lang w:eastAsia="zh-CN"/>
              </w:rPr>
              <w:t>+ H</w:t>
            </w:r>
            <w:r w:rsidRPr="009F61D8">
              <w:rPr>
                <w:color w:val="000000"/>
                <w:vertAlign w:val="subscript"/>
                <w:lang w:eastAsia="zh-CN"/>
              </w:rPr>
              <w:t>3</w:t>
            </w:r>
            <w:r>
              <w:rPr>
                <w:rFonts w:hint="eastAsia"/>
                <w:color w:val="000000"/>
                <w:lang w:eastAsia="zh-CN"/>
              </w:rPr>
              <w:t>A</w:t>
            </w:r>
            <w:r w:rsidRPr="009F61D8">
              <w:rPr>
                <w:color w:val="000000"/>
                <w:lang w:eastAsia="zh-CN"/>
              </w:rPr>
              <w:t>s</w:t>
            </w:r>
            <w:r>
              <w:rPr>
                <w:rFonts w:hint="eastAsia"/>
                <w:color w:val="000000"/>
                <w:lang w:eastAsia="zh-CN"/>
              </w:rPr>
              <w:t>O</w:t>
            </w:r>
            <w:r w:rsidRPr="009F61D8">
              <w:rPr>
                <w:color w:val="000000"/>
                <w:vertAlign w:val="subscript"/>
                <w:lang w:eastAsia="zh-CN"/>
              </w:rPr>
              <w:t>4</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=FeHAsO</w:t>
            </w:r>
            <w:r w:rsidRPr="00EE0CC0">
              <w:rPr>
                <w:szCs w:val="24"/>
                <w:vertAlign w:val="subscript"/>
                <w:lang w:val="en-CA" w:eastAsia="zh-CN"/>
              </w:rPr>
              <w:t>4</w:t>
            </w:r>
            <w:r>
              <w:rPr>
                <w:rFonts w:hint="eastAsia"/>
                <w:szCs w:val="24"/>
                <w:vertAlign w:val="superscript"/>
                <w:lang w:val="en-CA" w:eastAsia="zh-CN"/>
              </w:rPr>
              <w:t>-</w:t>
            </w:r>
            <w:r>
              <w:rPr>
                <w:rFonts w:hint="eastAsia"/>
                <w:szCs w:val="24"/>
                <w:lang w:val="en-CA" w:eastAsia="zh-CN"/>
              </w:rPr>
              <w:t xml:space="preserve">(w) </w:t>
            </w:r>
            <w:r>
              <w:rPr>
                <w:rFonts w:hint="eastAsia"/>
                <w:color w:val="000000"/>
                <w:lang w:eastAsia="zh-CN"/>
              </w:rPr>
              <w:t>+ H</w:t>
            </w:r>
            <w:r w:rsidRPr="00E46E95">
              <w:rPr>
                <w:rFonts w:hint="eastAsia"/>
                <w:color w:val="000000"/>
                <w:vertAlign w:val="superscript"/>
                <w:lang w:eastAsia="zh-CN"/>
              </w:rPr>
              <w:t>+</w:t>
            </w:r>
            <w:r>
              <w:rPr>
                <w:rFonts w:hint="eastAsia"/>
                <w:color w:val="000000"/>
                <w:lang w:eastAsia="zh-CN"/>
              </w:rPr>
              <w:t xml:space="preserve"> + H</w:t>
            </w:r>
            <w:r w:rsidRPr="009F61D8">
              <w:rPr>
                <w:rFonts w:hint="eastAsia"/>
                <w:color w:val="000000"/>
                <w:vertAlign w:val="subscript"/>
                <w:lang w:eastAsia="zh-CN"/>
              </w:rPr>
              <w:t>2</w:t>
            </w:r>
            <w:r w:rsidRPr="009F61D8">
              <w:rPr>
                <w:rFonts w:hint="eastAsia"/>
                <w:color w:val="000000"/>
                <w:lang w:eastAsia="zh-CN"/>
              </w:rPr>
              <w:t>O</w:t>
            </w:r>
          </w:p>
        </w:tc>
        <w:tc>
          <w:tcPr>
            <w:tcW w:w="617" w:type="pct"/>
            <w:tcBorders>
              <w:top w:val="nil"/>
              <w:bottom w:val="nil"/>
            </w:tcBorders>
            <w:vAlign w:val="center"/>
          </w:tcPr>
          <w:p w14:paraId="2B53B8ED" w14:textId="77777777" w:rsidR="00974BE5" w:rsidRPr="00D3352D" w:rsidRDefault="00974BE5" w:rsidP="003A61A7">
            <w:pPr>
              <w:spacing w:before="0" w:after="0"/>
              <w:jc w:val="right"/>
              <w:rPr>
                <w:szCs w:val="24"/>
                <w:lang w:eastAsia="zh-CN"/>
              </w:rPr>
            </w:pPr>
            <w:r>
              <w:rPr>
                <w:rFonts w:hint="eastAsia"/>
                <w:szCs w:val="24"/>
                <w:lang w:eastAsia="zh-CN"/>
              </w:rPr>
              <w:t>2.913</w:t>
            </w:r>
          </w:p>
        </w:tc>
      </w:tr>
      <w:tr w:rsidR="00974BE5" w:rsidRPr="00E46E95" w14:paraId="5945BF1B" w14:textId="77777777" w:rsidTr="000A1D0C">
        <w:trPr>
          <w:trHeight w:val="300"/>
        </w:trPr>
        <w:tc>
          <w:tcPr>
            <w:tcW w:w="1087" w:type="pct"/>
            <w:tcBorders>
              <w:top w:val="nil"/>
              <w:bottom w:val="single" w:sz="4" w:space="0" w:color="auto"/>
            </w:tcBorders>
            <w:shd w:val="clear" w:color="auto" w:fill="auto"/>
            <w:noWrap/>
            <w:vAlign w:val="center"/>
          </w:tcPr>
          <w:p w14:paraId="4207CDAF" w14:textId="77777777" w:rsidR="00974BE5" w:rsidRPr="00E46E95" w:rsidRDefault="00974BE5" w:rsidP="003A61A7">
            <w:pPr>
              <w:spacing w:before="0" w:after="0"/>
              <w:jc w:val="left"/>
              <w:rPr>
                <w:color w:val="000000"/>
                <w:sz w:val="22"/>
                <w:szCs w:val="22"/>
              </w:rPr>
            </w:pPr>
            <w:r>
              <w:rPr>
                <w:rFonts w:hint="eastAsia"/>
                <w:szCs w:val="24"/>
                <w:lang w:val="en-CA" w:eastAsia="zh-CN"/>
              </w:rPr>
              <w:t>=FeOHAsO</w:t>
            </w:r>
            <w:r w:rsidRPr="00EE0CC0">
              <w:rPr>
                <w:szCs w:val="24"/>
                <w:vertAlign w:val="subscript"/>
                <w:lang w:val="en-CA" w:eastAsia="zh-CN"/>
              </w:rPr>
              <w:t>4</w:t>
            </w:r>
            <w:r>
              <w:rPr>
                <w:rFonts w:hint="eastAsia"/>
                <w:szCs w:val="24"/>
                <w:vertAlign w:val="superscript"/>
                <w:lang w:val="en-CA" w:eastAsia="zh-CN"/>
              </w:rPr>
              <w:t>3-</w:t>
            </w:r>
            <w:r>
              <w:rPr>
                <w:rFonts w:hint="eastAsia"/>
                <w:szCs w:val="24"/>
                <w:lang w:val="en-CA" w:eastAsia="zh-CN"/>
              </w:rPr>
              <w:t>(w)</w:t>
            </w:r>
          </w:p>
        </w:tc>
        <w:tc>
          <w:tcPr>
            <w:tcW w:w="815" w:type="pct"/>
            <w:tcBorders>
              <w:top w:val="nil"/>
              <w:bottom w:val="single" w:sz="4" w:space="0" w:color="auto"/>
            </w:tcBorders>
            <w:shd w:val="clear" w:color="auto" w:fill="auto"/>
            <w:noWrap/>
            <w:vAlign w:val="center"/>
          </w:tcPr>
          <w:p w14:paraId="406A8299" w14:textId="77777777" w:rsidR="00974BE5" w:rsidRDefault="00F75203" w:rsidP="003A61A7">
            <w:pPr>
              <w:spacing w:before="0" w:after="0"/>
              <w:jc w:val="left"/>
            </w:pPr>
            <w:r>
              <w:rPr>
                <w:szCs w:val="24"/>
                <w:lang w:val="en-CA" w:eastAsia="zh-CN"/>
              </w:rPr>
              <w:t xml:space="preserve"> </w:t>
            </w:r>
            <w:r w:rsidR="00974BE5" w:rsidRPr="004031FA">
              <w:rPr>
                <w:rFonts w:hint="eastAsia"/>
                <w:szCs w:val="24"/>
                <w:lang w:val="en-CA" w:eastAsia="zh-CN"/>
              </w:rPr>
              <w:t>=FeOH(w)</w:t>
            </w:r>
          </w:p>
        </w:tc>
        <w:tc>
          <w:tcPr>
            <w:tcW w:w="2481" w:type="pct"/>
            <w:tcBorders>
              <w:top w:val="nil"/>
              <w:bottom w:val="single" w:sz="4" w:space="0" w:color="auto"/>
            </w:tcBorders>
            <w:vAlign w:val="center"/>
          </w:tcPr>
          <w:p w14:paraId="5121011F" w14:textId="77777777" w:rsidR="00974BE5" w:rsidRPr="00E46E95" w:rsidRDefault="00974BE5" w:rsidP="003A61A7">
            <w:pPr>
              <w:spacing w:before="0" w:after="0"/>
              <w:ind w:left="1198" w:hanging="1198"/>
              <w:jc w:val="left"/>
              <w:rPr>
                <w:color w:val="000000"/>
                <w:lang w:eastAsia="zh-CN"/>
              </w:rPr>
            </w:pPr>
            <w:r>
              <w:rPr>
                <w:rFonts w:hint="eastAsia"/>
                <w:szCs w:val="24"/>
                <w:lang w:val="en-CA" w:eastAsia="zh-CN"/>
              </w:rPr>
              <w:t>=FeOH(w)</w:t>
            </w:r>
            <w:r>
              <w:rPr>
                <w:rFonts w:hint="eastAsia"/>
                <w:color w:val="000000"/>
                <w:lang w:eastAsia="zh-CN"/>
              </w:rPr>
              <w:t>+ H</w:t>
            </w:r>
            <w:r w:rsidRPr="009F61D8">
              <w:rPr>
                <w:color w:val="000000"/>
                <w:vertAlign w:val="subscript"/>
                <w:lang w:eastAsia="zh-CN"/>
              </w:rPr>
              <w:t>3</w:t>
            </w:r>
            <w:r>
              <w:rPr>
                <w:rFonts w:hint="eastAsia"/>
                <w:color w:val="000000"/>
                <w:lang w:eastAsia="zh-CN"/>
              </w:rPr>
              <w:t>A</w:t>
            </w:r>
            <w:r w:rsidRPr="009F61D8">
              <w:rPr>
                <w:color w:val="000000"/>
                <w:lang w:eastAsia="zh-CN"/>
              </w:rPr>
              <w:t>s</w:t>
            </w:r>
            <w:r>
              <w:rPr>
                <w:rFonts w:hint="eastAsia"/>
                <w:color w:val="000000"/>
                <w:lang w:eastAsia="zh-CN"/>
              </w:rPr>
              <w:t>O</w:t>
            </w:r>
            <w:r w:rsidRPr="009F61D8">
              <w:rPr>
                <w:color w:val="000000"/>
                <w:vertAlign w:val="subscript"/>
                <w:lang w:eastAsia="zh-CN"/>
              </w:rPr>
              <w:t>4</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==FeOHAsO</w:t>
            </w:r>
            <w:r w:rsidRPr="00EE0CC0">
              <w:rPr>
                <w:szCs w:val="24"/>
                <w:vertAlign w:val="subscript"/>
                <w:lang w:val="en-CA" w:eastAsia="zh-CN"/>
              </w:rPr>
              <w:t>4</w:t>
            </w:r>
            <w:r>
              <w:rPr>
                <w:rFonts w:hint="eastAsia"/>
                <w:szCs w:val="24"/>
                <w:vertAlign w:val="superscript"/>
                <w:lang w:val="en-CA" w:eastAsia="zh-CN"/>
              </w:rPr>
              <w:t>3-</w:t>
            </w:r>
            <w:r w:rsidRPr="005B26AD">
              <w:rPr>
                <w:rFonts w:hint="eastAsia"/>
                <w:szCs w:val="24"/>
                <w:lang w:val="en-CA" w:eastAsia="zh-CN"/>
              </w:rPr>
              <w:t>(</w:t>
            </w:r>
            <w:r>
              <w:rPr>
                <w:rFonts w:hint="eastAsia"/>
                <w:szCs w:val="24"/>
                <w:lang w:val="en-CA" w:eastAsia="zh-CN"/>
              </w:rPr>
              <w:t xml:space="preserve">w) </w:t>
            </w:r>
            <w:r>
              <w:rPr>
                <w:rFonts w:hint="eastAsia"/>
                <w:color w:val="000000"/>
                <w:lang w:eastAsia="zh-CN"/>
              </w:rPr>
              <w:t>+ 3H</w:t>
            </w:r>
            <w:r w:rsidRPr="00E46E95">
              <w:rPr>
                <w:rFonts w:hint="eastAsia"/>
                <w:color w:val="000000"/>
                <w:vertAlign w:val="superscript"/>
                <w:lang w:eastAsia="zh-CN"/>
              </w:rPr>
              <w:t>+</w:t>
            </w:r>
          </w:p>
        </w:tc>
        <w:tc>
          <w:tcPr>
            <w:tcW w:w="617" w:type="pct"/>
            <w:tcBorders>
              <w:top w:val="nil"/>
              <w:bottom w:val="single" w:sz="4" w:space="0" w:color="auto"/>
            </w:tcBorders>
            <w:vAlign w:val="center"/>
          </w:tcPr>
          <w:p w14:paraId="7A34DE6C" w14:textId="77777777" w:rsidR="00974BE5" w:rsidRPr="00D3352D" w:rsidRDefault="00974BE5" w:rsidP="003A61A7">
            <w:pPr>
              <w:spacing w:before="0" w:after="0"/>
              <w:jc w:val="right"/>
              <w:rPr>
                <w:szCs w:val="24"/>
                <w:lang w:eastAsia="zh-CN"/>
              </w:rPr>
            </w:pPr>
            <w:r>
              <w:rPr>
                <w:rFonts w:hint="eastAsia"/>
                <w:szCs w:val="24"/>
                <w:lang w:eastAsia="zh-CN"/>
              </w:rPr>
              <w:t>-10.017</w:t>
            </w:r>
          </w:p>
        </w:tc>
      </w:tr>
    </w:tbl>
    <w:p w14:paraId="63C161F9" w14:textId="77777777" w:rsidR="00974BE5" w:rsidRPr="00ED3698" w:rsidRDefault="00974BE5" w:rsidP="00907F55">
      <w:pPr>
        <w:pStyle w:val="Simpleline"/>
        <w:rPr>
          <w:lang w:eastAsia="zh-CN"/>
        </w:rPr>
      </w:pPr>
    </w:p>
    <w:p w14:paraId="0CD86E45" w14:textId="77777777" w:rsidR="0073116F" w:rsidRDefault="00C1193D" w:rsidP="00E46658">
      <w:pPr>
        <w:keepNext/>
        <w:jc w:val="center"/>
        <w:rPr>
          <w:lang w:eastAsia="zh-CN"/>
        </w:rPr>
      </w:pPr>
      <w:r>
        <w:rPr>
          <w:noProof/>
          <w:lang w:val="en-CA" w:eastAsia="zh-CN"/>
        </w:rPr>
        <w:lastRenderedPageBreak/>
        <w:drawing>
          <wp:inline distT="0" distB="0" distL="0" distR="0" wp14:anchorId="5FACA921" wp14:editId="7DE13372">
            <wp:extent cx="4826807" cy="40470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V)-surfx.png"/>
                    <pic:cNvPicPr/>
                  </pic:nvPicPr>
                  <pic:blipFill rotWithShape="1">
                    <a:blip r:embed="rId12">
                      <a:extLst>
                        <a:ext uri="{28A0092B-C50C-407E-A947-70E740481C1C}">
                          <a14:useLocalDpi xmlns:a14="http://schemas.microsoft.com/office/drawing/2010/main" val="0"/>
                        </a:ext>
                      </a:extLst>
                    </a:blip>
                    <a:srcRect t="6501" r="889"/>
                    <a:stretch/>
                  </pic:blipFill>
                  <pic:spPr bwMode="auto">
                    <a:xfrm>
                      <a:off x="0" y="0"/>
                      <a:ext cx="4827895" cy="4047940"/>
                    </a:xfrm>
                    <a:prstGeom prst="rect">
                      <a:avLst/>
                    </a:prstGeom>
                    <a:ln>
                      <a:noFill/>
                    </a:ln>
                    <a:extLst>
                      <a:ext uri="{53640926-AAD7-44D8-BBD7-CCE9431645EC}">
                        <a14:shadowObscured xmlns:a14="http://schemas.microsoft.com/office/drawing/2010/main"/>
                      </a:ext>
                    </a:extLst>
                  </pic:spPr>
                </pic:pic>
              </a:graphicData>
            </a:graphic>
          </wp:inline>
        </w:drawing>
      </w:r>
    </w:p>
    <w:p w14:paraId="660AF440" w14:textId="5B79E140" w:rsidR="00974BE5" w:rsidRDefault="00974BE5" w:rsidP="00687205">
      <w:pPr>
        <w:pStyle w:val="StyleCaptionTableCaptionCentered"/>
        <w:rPr>
          <w:lang w:eastAsia="zh-CN"/>
        </w:rPr>
      </w:pPr>
      <w:bookmarkStart w:id="37" w:name="_Ref363122151"/>
      <w:bookmarkStart w:id="38" w:name="_Toc520375017"/>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w:t>
      </w:r>
      <w:r w:rsidR="00183C7C">
        <w:fldChar w:fldCharType="end"/>
      </w:r>
      <w:bookmarkEnd w:id="37"/>
      <w:r>
        <w:rPr>
          <w:rFonts w:hint="eastAsia"/>
          <w:lang w:eastAsia="zh-CN"/>
        </w:rPr>
        <w:tab/>
        <w:t xml:space="preserve">Comparison of concentrations of surface complexes vs pH simulated by </w:t>
      </w:r>
      <w:r w:rsidR="0076771D">
        <w:rPr>
          <w:rFonts w:hint="eastAsia"/>
          <w:lang w:eastAsia="zh-CN"/>
        </w:rPr>
        <w:t>MIN3P-THCm</w:t>
      </w:r>
      <w:r>
        <w:rPr>
          <w:rFonts w:hint="eastAsia"/>
          <w:lang w:eastAsia="zh-CN"/>
        </w:rPr>
        <w:t xml:space="preserve"> and PHREEQC (</w:t>
      </w:r>
      <w:r w:rsidR="000A1D0C">
        <w:rPr>
          <w:rFonts w:hint="eastAsia"/>
          <w:lang w:eastAsia="zh-CN"/>
        </w:rPr>
        <w:t xml:space="preserve">benchmark </w:t>
      </w:r>
      <w:r>
        <w:rPr>
          <w:rFonts w:hint="eastAsia"/>
          <w:lang w:eastAsia="zh-CN"/>
        </w:rPr>
        <w:t>As(V)_surfx)</w:t>
      </w:r>
      <w:bookmarkEnd w:id="38"/>
    </w:p>
    <w:p w14:paraId="4D493B60" w14:textId="77777777" w:rsidR="00974BE5" w:rsidRDefault="00974BE5" w:rsidP="00F76800">
      <w:pPr>
        <w:pStyle w:val="Simpleline"/>
        <w:rPr>
          <w:lang w:eastAsia="zh-CN"/>
        </w:rPr>
      </w:pPr>
    </w:p>
    <w:p w14:paraId="0D77C2F2" w14:textId="77777777" w:rsidR="00A95059" w:rsidRPr="00192E8E" w:rsidRDefault="00A95059" w:rsidP="00A95059">
      <w:pPr>
        <w:pStyle w:val="StyleHeading4Bold"/>
      </w:pPr>
      <w:bookmarkStart w:id="39" w:name="_Toc520374373"/>
      <w:r>
        <w:t>File locations</w:t>
      </w:r>
      <w:bookmarkEnd w:id="39"/>
    </w:p>
    <w:p w14:paraId="467E7510" w14:textId="77777777" w:rsidR="00974BE5" w:rsidRDefault="00974BE5" w:rsidP="00974BE5">
      <w:pPr>
        <w:pStyle w:val="ListParagraph"/>
        <w:ind w:hanging="720"/>
        <w:rPr>
          <w:lang w:eastAsia="zh-CN"/>
        </w:rPr>
      </w:pPr>
      <w:r w:rsidRPr="00ED3698">
        <w:t xml:space="preserve">The input file is: </w:t>
      </w:r>
      <w:r w:rsidRPr="00430124">
        <w:rPr>
          <w:rFonts w:hint="eastAsia"/>
          <w:i/>
          <w:lang w:eastAsia="zh-CN"/>
        </w:rPr>
        <w:t>as(v)-surfx</w:t>
      </w:r>
      <w:r w:rsidRPr="00430124">
        <w:rPr>
          <w:i/>
        </w:rPr>
        <w:t>.dat</w:t>
      </w:r>
      <w:r w:rsidRPr="00ED3698">
        <w:t xml:space="preserve"> under folder </w:t>
      </w:r>
    </w:p>
    <w:p w14:paraId="7C5DB4A9" w14:textId="77777777" w:rsidR="00974BE5" w:rsidRPr="007C6689" w:rsidRDefault="00974BE5" w:rsidP="00974BE5">
      <w:pPr>
        <w:pStyle w:val="ListParagraph"/>
        <w:ind w:hanging="11"/>
        <w:rPr>
          <w:i/>
          <w:lang w:eastAsia="zh-CN"/>
        </w:rPr>
      </w:pPr>
      <w:r w:rsidRPr="008833A1">
        <w:rPr>
          <w:rFonts w:hint="eastAsia"/>
          <w:lang w:eastAsia="zh-CN"/>
        </w:rPr>
        <w:t xml:space="preserve">  </w:t>
      </w:r>
      <w:r w:rsidR="004B0811">
        <w:rPr>
          <w:i/>
        </w:rPr>
        <w:t>.\benchmarks\benchmarks_standard\</w:t>
      </w:r>
      <w:r w:rsidRPr="007C6689">
        <w:rPr>
          <w:rFonts w:hint="eastAsia"/>
          <w:i/>
          <w:lang w:eastAsia="zh-CN"/>
        </w:rPr>
        <w:t>batch</w:t>
      </w:r>
      <w:r w:rsidRPr="007C6689">
        <w:rPr>
          <w:i/>
        </w:rPr>
        <w:t>\</w:t>
      </w:r>
      <w:r w:rsidRPr="007C6689">
        <w:rPr>
          <w:rFonts w:hint="eastAsia"/>
          <w:i/>
          <w:lang w:eastAsia="zh-CN"/>
        </w:rPr>
        <w:t>as(V)_surfx</w:t>
      </w:r>
    </w:p>
    <w:p w14:paraId="31E8AD08" w14:textId="77777777" w:rsidR="00974BE5" w:rsidRDefault="00990FF2" w:rsidP="001B3F12">
      <w:pPr>
        <w:rPr>
          <w:lang w:eastAsia="zh-CN"/>
        </w:rPr>
      </w:pPr>
      <w:r>
        <w:rPr>
          <w:rFonts w:hint="eastAsia"/>
          <w:lang w:eastAsia="zh-CN"/>
        </w:rPr>
        <w:t>Database can be found under:</w:t>
      </w:r>
      <w:r w:rsidR="004B0811">
        <w:rPr>
          <w:rFonts w:hint="eastAsia"/>
          <w:lang w:eastAsia="zh-CN"/>
        </w:rPr>
        <w:t xml:space="preserve"> .</w:t>
      </w:r>
      <w:r>
        <w:rPr>
          <w:rFonts w:hint="eastAsia"/>
          <w:lang w:eastAsia="zh-CN"/>
        </w:rPr>
        <w:t>\benchmarks\</w:t>
      </w:r>
      <w:r w:rsidR="00974BE5" w:rsidRPr="007C6689">
        <w:rPr>
          <w:i/>
          <w:lang w:eastAsia="zh-CN"/>
        </w:rPr>
        <w:t>database\</w:t>
      </w:r>
      <w:r w:rsidR="00974BE5" w:rsidRPr="007C6689">
        <w:rPr>
          <w:rFonts w:hint="eastAsia"/>
          <w:i/>
          <w:lang w:eastAsia="zh-CN"/>
        </w:rPr>
        <w:t>default</w:t>
      </w:r>
    </w:p>
    <w:p w14:paraId="4642ECA3" w14:textId="77777777" w:rsidR="00D9108D" w:rsidRPr="00ED3698" w:rsidRDefault="00F75203" w:rsidP="00D83308">
      <w:pPr>
        <w:pStyle w:val="Heading3"/>
      </w:pPr>
      <w:bookmarkStart w:id="40" w:name="_Ref366490243"/>
      <w:bookmarkStart w:id="41" w:name="_Toc520374374"/>
      <w:r>
        <w:rPr>
          <w:lang w:eastAsia="zh-CN"/>
        </w:rPr>
        <w:t>p</w:t>
      </w:r>
      <w:r w:rsidR="00D9108D">
        <w:rPr>
          <w:rFonts w:hint="eastAsia"/>
          <w:lang w:eastAsia="zh-CN"/>
        </w:rPr>
        <w:t>H</w:t>
      </w:r>
      <w:r>
        <w:rPr>
          <w:lang w:eastAsia="zh-CN"/>
        </w:rPr>
        <w:t>-</w:t>
      </w:r>
      <w:r w:rsidR="00D9108D">
        <w:rPr>
          <w:rFonts w:hint="eastAsia"/>
          <w:lang w:eastAsia="zh-CN"/>
        </w:rPr>
        <w:t>dependent anion surface complexation</w:t>
      </w:r>
      <w:bookmarkEnd w:id="40"/>
      <w:bookmarkEnd w:id="41"/>
      <w:r w:rsidR="00D9108D">
        <w:rPr>
          <w:rFonts w:hint="eastAsia"/>
          <w:lang w:eastAsia="zh-CN"/>
        </w:rPr>
        <w:t xml:space="preserve"> </w:t>
      </w:r>
    </w:p>
    <w:p w14:paraId="107D162A" w14:textId="77777777" w:rsidR="00D9108D" w:rsidRPr="00192E8E" w:rsidRDefault="00771FFF" w:rsidP="009D54B1">
      <w:pPr>
        <w:pStyle w:val="StyleHeading4Bold"/>
      </w:pPr>
      <w:bookmarkStart w:id="42" w:name="_Toc520374375"/>
      <w:r>
        <w:t>Problem definition</w:t>
      </w:r>
      <w:bookmarkEnd w:id="42"/>
    </w:p>
    <w:p w14:paraId="29C800C8" w14:textId="4A6F6ACC" w:rsidR="00D9108D" w:rsidRDefault="00D9108D" w:rsidP="00D9108D">
      <w:pPr>
        <w:rPr>
          <w:lang w:val="en-CA" w:eastAsia="zh-CN"/>
        </w:rPr>
      </w:pPr>
      <w:r w:rsidRPr="00046E1E">
        <w:rPr>
          <w:lang w:val="en-CA" w:eastAsia="zh-CN"/>
        </w:rPr>
        <w:t>This example demonstrates the pH</w:t>
      </w:r>
      <w:r w:rsidR="00F75203">
        <w:rPr>
          <w:lang w:val="en-CA" w:eastAsia="zh-CN"/>
        </w:rPr>
        <w:t>-</w:t>
      </w:r>
      <w:r w:rsidRPr="00046E1E">
        <w:rPr>
          <w:lang w:val="en-CA" w:eastAsia="zh-CN"/>
        </w:rPr>
        <w:t>dependence of the binding of a ligand (A-) to a hydrous oxide using a non-electrostatic surface complexation model</w:t>
      </w:r>
      <w:r w:rsidR="004474F5">
        <w:rPr>
          <w:lang w:val="en-CA" w:eastAsia="zh-CN"/>
        </w:rPr>
        <w:t xml:space="preserve">.  </w:t>
      </w:r>
      <w:r w:rsidRPr="00046E1E">
        <w:rPr>
          <w:lang w:val="en-CA" w:eastAsia="zh-CN"/>
        </w:rPr>
        <w:t>The reaction parameters are based on Example 9.3b (page 545) in Stumm and Morgan (1996)</w:t>
      </w:r>
      <w:r w:rsidR="004474F5">
        <w:rPr>
          <w:lang w:val="en-CA" w:eastAsia="zh-CN"/>
        </w:rPr>
        <w:t xml:space="preserve">.  </w:t>
      </w:r>
    </w:p>
    <w:p w14:paraId="78D2C2FB" w14:textId="77777777" w:rsidR="00D9108D" w:rsidRPr="00192E8E" w:rsidRDefault="00B3171D" w:rsidP="009D54B1">
      <w:pPr>
        <w:pStyle w:val="StyleHeading4Bold"/>
      </w:pPr>
      <w:bookmarkStart w:id="43" w:name="_Toc520374376"/>
      <w:r>
        <w:t>Model setup</w:t>
      </w:r>
      <w:bookmarkEnd w:id="43"/>
    </w:p>
    <w:p w14:paraId="488F1E94" w14:textId="11F62130" w:rsidR="00D9108D" w:rsidRPr="00161D29" w:rsidRDefault="00D9108D" w:rsidP="00D9108D">
      <w:pPr>
        <w:rPr>
          <w:szCs w:val="24"/>
          <w:lang w:eastAsia="zh-CN"/>
        </w:rPr>
      </w:pPr>
      <w:r>
        <w:rPr>
          <w:rFonts w:hint="eastAsia"/>
          <w:szCs w:val="24"/>
          <w:lang w:val="en-CA" w:eastAsia="zh-CN"/>
        </w:rPr>
        <w:t>The geochemical system includes two aqueous components (H</w:t>
      </w:r>
      <w:r w:rsidRPr="00CF478C">
        <w:rPr>
          <w:rFonts w:hint="eastAsia"/>
          <w:szCs w:val="24"/>
          <w:vertAlign w:val="superscript"/>
          <w:lang w:val="en-CA" w:eastAsia="zh-CN"/>
        </w:rPr>
        <w:t>+</w:t>
      </w:r>
      <w:r w:rsidRPr="008E7D15">
        <w:rPr>
          <w:rFonts w:hint="eastAsia"/>
          <w:szCs w:val="24"/>
          <w:lang w:val="en-CA" w:eastAsia="zh-CN"/>
        </w:rPr>
        <w:t xml:space="preserve"> </w:t>
      </w:r>
      <w:r>
        <w:rPr>
          <w:rFonts w:hint="eastAsia"/>
          <w:szCs w:val="24"/>
          <w:lang w:val="en-CA" w:eastAsia="zh-CN"/>
        </w:rPr>
        <w:t xml:space="preserve">and HA), one non-aqueous component </w:t>
      </w:r>
      <w:r>
        <w:rPr>
          <w:szCs w:val="24"/>
          <w:lang w:val="en-CA" w:eastAsia="zh-CN"/>
        </w:rPr>
        <w:t>‘</w:t>
      </w:r>
      <w:r>
        <w:rPr>
          <w:rFonts w:hint="eastAsia"/>
          <w:szCs w:val="24"/>
          <w:lang w:val="en-CA" w:eastAsia="zh-CN"/>
        </w:rPr>
        <w:t>=SOH</w:t>
      </w:r>
      <w:r>
        <w:rPr>
          <w:szCs w:val="24"/>
          <w:lang w:val="en-CA" w:eastAsia="zh-CN"/>
        </w:rPr>
        <w:t>’</w:t>
      </w:r>
      <w:r>
        <w:rPr>
          <w:rFonts w:hint="eastAsia"/>
          <w:szCs w:val="24"/>
          <w:lang w:val="en-CA" w:eastAsia="zh-CN"/>
        </w:rPr>
        <w:t xml:space="preserve"> as </w:t>
      </w:r>
      <w:r>
        <w:rPr>
          <w:szCs w:val="24"/>
          <w:lang w:val="en-CA" w:eastAsia="zh-CN"/>
        </w:rPr>
        <w:t>‘</w:t>
      </w:r>
      <w:r>
        <w:rPr>
          <w:rFonts w:hint="eastAsia"/>
          <w:szCs w:val="24"/>
          <w:lang w:val="en-CA" w:eastAsia="zh-CN"/>
        </w:rPr>
        <w:t>surface</w:t>
      </w:r>
      <w:r>
        <w:rPr>
          <w:szCs w:val="24"/>
          <w:lang w:val="en-CA" w:eastAsia="zh-CN"/>
        </w:rPr>
        <w:t>’</w:t>
      </w:r>
      <w:r>
        <w:rPr>
          <w:rFonts w:hint="eastAsia"/>
          <w:szCs w:val="24"/>
          <w:lang w:val="en-CA" w:eastAsia="zh-CN"/>
        </w:rPr>
        <w:t>, two secondary aqueous species (OH</w:t>
      </w:r>
      <w:r w:rsidRPr="005067C8">
        <w:rPr>
          <w:rFonts w:hint="eastAsia"/>
          <w:szCs w:val="24"/>
          <w:vertAlign w:val="superscript"/>
          <w:lang w:val="en-CA" w:eastAsia="zh-CN"/>
        </w:rPr>
        <w:t>-</w:t>
      </w:r>
      <w:r>
        <w:rPr>
          <w:rFonts w:hint="eastAsia"/>
          <w:szCs w:val="24"/>
          <w:lang w:val="en-CA" w:eastAsia="zh-CN"/>
        </w:rPr>
        <w:t>, A</w:t>
      </w:r>
      <w:r w:rsidRPr="005067C8">
        <w:rPr>
          <w:rFonts w:hint="eastAsia"/>
          <w:szCs w:val="24"/>
          <w:vertAlign w:val="superscript"/>
          <w:lang w:val="en-CA" w:eastAsia="zh-CN"/>
        </w:rPr>
        <w:t>-</w:t>
      </w:r>
      <w:r>
        <w:rPr>
          <w:rFonts w:hint="eastAsia"/>
          <w:szCs w:val="24"/>
          <w:lang w:val="en-CA" w:eastAsia="zh-CN"/>
        </w:rPr>
        <w:t>) and three sorbed species (=SOH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 =SO</w:t>
      </w:r>
      <w:r w:rsidRPr="005067C8">
        <w:rPr>
          <w:rFonts w:hint="eastAsia"/>
          <w:szCs w:val="24"/>
          <w:vertAlign w:val="superscript"/>
          <w:lang w:val="en-CA" w:eastAsia="zh-CN"/>
        </w:rPr>
        <w:t>-</w:t>
      </w:r>
      <w:r>
        <w:rPr>
          <w:rFonts w:hint="eastAsia"/>
          <w:szCs w:val="24"/>
          <w:lang w:val="en-CA" w:eastAsia="zh-CN"/>
        </w:rPr>
        <w:t xml:space="preserve"> and =SA)</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_Ref363212638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lastRenderedPageBreak/>
        <w:t>2</w:t>
      </w:r>
      <w:r w:rsidR="00B560DA">
        <w:t>.</w:t>
      </w:r>
      <w:r w:rsidR="00B560DA">
        <w:rPr>
          <w:noProof/>
        </w:rPr>
        <w:t>5</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simulation was conducted for a pH range from 0 to 14 in 50 steps</w:t>
      </w:r>
      <w:r w:rsidR="004474F5">
        <w:rPr>
          <w:rFonts w:hint="eastAsia"/>
          <w:szCs w:val="24"/>
          <w:lang w:val="en-CA" w:eastAsia="zh-CN"/>
        </w:rPr>
        <w:t xml:space="preserve">.  </w:t>
      </w:r>
      <w:r>
        <w:rPr>
          <w:rFonts w:hint="eastAsia"/>
          <w:szCs w:val="24"/>
          <w:lang w:val="en-CA" w:eastAsia="zh-CN"/>
        </w:rPr>
        <w:t xml:space="preserve">The total </w:t>
      </w:r>
      <w:r>
        <w:rPr>
          <w:szCs w:val="24"/>
          <w:lang w:val="en-CA" w:eastAsia="zh-CN"/>
        </w:rPr>
        <w:t>concentration</w:t>
      </w:r>
      <w:r>
        <w:rPr>
          <w:rFonts w:hint="eastAsia"/>
          <w:szCs w:val="24"/>
          <w:lang w:val="en-CA" w:eastAsia="zh-CN"/>
        </w:rPr>
        <w:t xml:space="preserve"> of HA is </w:t>
      </w:r>
      <w:r>
        <w:t>1.0</w:t>
      </w:r>
      <w:r w:rsidRPr="005865DC">
        <w:t>×10</w:t>
      </w:r>
      <w:r>
        <w:rPr>
          <w:vertAlign w:val="superscript"/>
        </w:rPr>
        <w:t>-</w:t>
      </w:r>
      <w:r>
        <w:rPr>
          <w:rFonts w:hint="eastAsia"/>
          <w:vertAlign w:val="superscript"/>
          <w:lang w:eastAsia="zh-CN"/>
        </w:rPr>
        <w:t>7</w:t>
      </w:r>
      <w:r>
        <w:rPr>
          <w:rFonts w:hint="eastAsia"/>
          <w:szCs w:val="24"/>
          <w:lang w:val="en-CA" w:eastAsia="zh-CN"/>
        </w:rPr>
        <w:t xml:space="preserve"> </w:t>
      </w:r>
      <w:r w:rsidRPr="004D0C37">
        <w:rPr>
          <w:color w:val="000000"/>
          <w:lang w:eastAsia="en-CA"/>
        </w:rPr>
        <w:t>mol L</w:t>
      </w:r>
      <w:r w:rsidRPr="004D0C37">
        <w:rPr>
          <w:color w:val="000000"/>
          <w:vertAlign w:val="superscript"/>
          <w:lang w:eastAsia="en-CA"/>
        </w:rPr>
        <w:t>-1</w:t>
      </w:r>
      <w:r w:rsidR="004474F5">
        <w:rPr>
          <w:rFonts w:hint="eastAsia"/>
          <w:szCs w:val="24"/>
          <w:lang w:val="en-CA" w:eastAsia="zh-CN"/>
        </w:rPr>
        <w:t xml:space="preserve">.  </w:t>
      </w:r>
    </w:p>
    <w:p w14:paraId="3594F64C" w14:textId="7E611722" w:rsidR="00D9108D" w:rsidRPr="00D01725" w:rsidRDefault="00D9108D" w:rsidP="00687205">
      <w:pPr>
        <w:pStyle w:val="StyleCaptionTableCaptionBold"/>
        <w:rPr>
          <w:lang w:eastAsia="zh-CN"/>
        </w:rPr>
      </w:pPr>
      <w:bookmarkStart w:id="44" w:name="_Ref363212638"/>
      <w:bookmarkStart w:id="45" w:name="_Toc520374881"/>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w:t>
      </w:r>
      <w:r w:rsidR="00FE1AD3">
        <w:fldChar w:fldCharType="end"/>
      </w:r>
      <w:bookmarkEnd w:id="44"/>
      <w:r w:rsidR="003B5581">
        <w:t xml:space="preserve">: </w:t>
      </w:r>
      <w:r w:rsidRPr="00ED3698">
        <w:t xml:space="preserve">Initial </w:t>
      </w:r>
      <w:r>
        <w:rPr>
          <w:rFonts w:hint="eastAsia"/>
          <w:lang w:eastAsia="zh-CN"/>
        </w:rPr>
        <w:t>geochemical</w:t>
      </w:r>
      <w:r>
        <w:t xml:space="preserve"> condition</w:t>
      </w:r>
      <w:r>
        <w:rPr>
          <w:rFonts w:hint="eastAsia"/>
          <w:lang w:eastAsia="zh-CN"/>
        </w:rPr>
        <w:t>s</w:t>
      </w:r>
      <w:r w:rsidRPr="00ED3698">
        <w:t xml:space="preserve"> for benchmark </w:t>
      </w:r>
      <w:r>
        <w:rPr>
          <w:rFonts w:hint="eastAsia"/>
          <w:lang w:eastAsia="zh-CN"/>
        </w:rPr>
        <w:t>surfa</w:t>
      </w:r>
      <w:bookmarkEnd w:id="45"/>
    </w:p>
    <w:tbl>
      <w:tblPr>
        <w:tblW w:w="3887" w:type="pct"/>
        <w:jc w:val="center"/>
        <w:tblBorders>
          <w:top w:val="single" w:sz="4" w:space="0" w:color="auto"/>
          <w:bottom w:val="single" w:sz="4" w:space="0" w:color="auto"/>
        </w:tblBorders>
        <w:tblLook w:val="04A0" w:firstRow="1" w:lastRow="0" w:firstColumn="1" w:lastColumn="0" w:noHBand="0" w:noVBand="1"/>
      </w:tblPr>
      <w:tblGrid>
        <w:gridCol w:w="2771"/>
        <w:gridCol w:w="1986"/>
        <w:gridCol w:w="1960"/>
      </w:tblGrid>
      <w:tr w:rsidR="00D82CDB" w:rsidRPr="009B125E" w14:paraId="54453E0B" w14:textId="77777777" w:rsidTr="00D82CDB">
        <w:trPr>
          <w:trHeight w:val="300"/>
          <w:jc w:val="center"/>
        </w:trPr>
        <w:tc>
          <w:tcPr>
            <w:tcW w:w="2063" w:type="pct"/>
            <w:tcBorders>
              <w:bottom w:val="single" w:sz="4" w:space="0" w:color="auto"/>
            </w:tcBorders>
            <w:shd w:val="clear" w:color="auto" w:fill="D9D9D9"/>
            <w:noWrap/>
            <w:vAlign w:val="bottom"/>
            <w:hideMark/>
          </w:tcPr>
          <w:p w14:paraId="2EB995FB" w14:textId="77777777" w:rsidR="00D82CDB" w:rsidRPr="009B125E" w:rsidRDefault="00D82CDB" w:rsidP="000B39EA">
            <w:pPr>
              <w:spacing w:before="0" w:after="0"/>
              <w:rPr>
                <w:b/>
                <w:color w:val="000000"/>
                <w:lang w:eastAsia="en-CA"/>
              </w:rPr>
            </w:pPr>
            <w:r w:rsidRPr="009B125E">
              <w:rPr>
                <w:b/>
                <w:color w:val="000000"/>
                <w:lang w:eastAsia="en-CA"/>
              </w:rPr>
              <w:t>Parameter</w:t>
            </w:r>
          </w:p>
        </w:tc>
        <w:tc>
          <w:tcPr>
            <w:tcW w:w="1478" w:type="pct"/>
            <w:tcBorders>
              <w:bottom w:val="single" w:sz="4" w:space="0" w:color="auto"/>
            </w:tcBorders>
            <w:shd w:val="clear" w:color="auto" w:fill="D9D9D9"/>
            <w:noWrap/>
            <w:vAlign w:val="bottom"/>
            <w:hideMark/>
          </w:tcPr>
          <w:p w14:paraId="20BB85E4" w14:textId="77777777" w:rsidR="00D82CDB" w:rsidRPr="009B125E" w:rsidRDefault="00D82CDB" w:rsidP="00324A5E">
            <w:pPr>
              <w:spacing w:before="0" w:after="0"/>
              <w:jc w:val="center"/>
              <w:rPr>
                <w:b/>
                <w:color w:val="000000"/>
                <w:lang w:eastAsia="en-CA"/>
              </w:rPr>
            </w:pPr>
            <w:r w:rsidRPr="009B125E">
              <w:rPr>
                <w:b/>
                <w:color w:val="000000"/>
                <w:lang w:eastAsia="en-CA"/>
              </w:rPr>
              <w:t>I</w:t>
            </w:r>
            <w:r>
              <w:rPr>
                <w:b/>
                <w:color w:val="000000"/>
                <w:lang w:eastAsia="en-CA"/>
              </w:rPr>
              <w:t xml:space="preserve">nitial </w:t>
            </w:r>
            <w:r>
              <w:rPr>
                <w:rFonts w:hint="eastAsia"/>
                <w:b/>
                <w:color w:val="000000"/>
                <w:lang w:eastAsia="zh-CN"/>
              </w:rPr>
              <w:t>c</w:t>
            </w:r>
            <w:r>
              <w:rPr>
                <w:b/>
                <w:color w:val="000000"/>
                <w:lang w:eastAsia="en-CA"/>
              </w:rPr>
              <w:t>onditions</w:t>
            </w:r>
          </w:p>
        </w:tc>
        <w:tc>
          <w:tcPr>
            <w:tcW w:w="1459" w:type="pct"/>
            <w:tcBorders>
              <w:bottom w:val="single" w:sz="4" w:space="0" w:color="auto"/>
            </w:tcBorders>
            <w:shd w:val="clear" w:color="auto" w:fill="D9D9D9"/>
            <w:noWrap/>
            <w:vAlign w:val="bottom"/>
            <w:hideMark/>
          </w:tcPr>
          <w:p w14:paraId="550C4F26" w14:textId="77777777" w:rsidR="00D82CDB" w:rsidRPr="009B125E" w:rsidRDefault="00D82CDB" w:rsidP="000B39EA">
            <w:pPr>
              <w:spacing w:before="0" w:after="0"/>
              <w:rPr>
                <w:b/>
                <w:color w:val="000000"/>
                <w:lang w:eastAsia="en-CA"/>
              </w:rPr>
            </w:pPr>
            <w:r w:rsidRPr="009B125E">
              <w:rPr>
                <w:b/>
                <w:color w:val="000000"/>
                <w:lang w:eastAsia="en-CA"/>
              </w:rPr>
              <w:t>Unit</w:t>
            </w:r>
          </w:p>
        </w:tc>
      </w:tr>
      <w:tr w:rsidR="00D82CDB" w:rsidRPr="00ED3698" w14:paraId="332CFB53" w14:textId="77777777" w:rsidTr="00D82CDB">
        <w:trPr>
          <w:trHeight w:val="300"/>
          <w:jc w:val="center"/>
        </w:trPr>
        <w:tc>
          <w:tcPr>
            <w:tcW w:w="2063" w:type="pct"/>
            <w:tcBorders>
              <w:top w:val="single" w:sz="4" w:space="0" w:color="auto"/>
              <w:bottom w:val="nil"/>
            </w:tcBorders>
            <w:shd w:val="clear" w:color="auto" w:fill="auto"/>
            <w:noWrap/>
            <w:vAlign w:val="bottom"/>
          </w:tcPr>
          <w:p w14:paraId="7F6A12A5" w14:textId="77777777" w:rsidR="00D82CDB" w:rsidRPr="00ED3698" w:rsidRDefault="00D82CDB" w:rsidP="000B39EA">
            <w:pPr>
              <w:spacing w:before="0" w:after="0"/>
              <w:rPr>
                <w:i/>
                <w:color w:val="000000"/>
                <w:sz w:val="22"/>
                <w:szCs w:val="22"/>
                <w:lang w:eastAsia="zh-CN"/>
              </w:rPr>
            </w:pPr>
            <w:r>
              <w:rPr>
                <w:i/>
                <w:color w:val="000000"/>
                <w:sz w:val="22"/>
                <w:szCs w:val="22"/>
              </w:rPr>
              <w:t>Aqueous phase</w:t>
            </w:r>
          </w:p>
        </w:tc>
        <w:tc>
          <w:tcPr>
            <w:tcW w:w="1478" w:type="pct"/>
            <w:tcBorders>
              <w:top w:val="single" w:sz="4" w:space="0" w:color="auto"/>
              <w:bottom w:val="nil"/>
            </w:tcBorders>
            <w:shd w:val="clear" w:color="auto" w:fill="auto"/>
            <w:noWrap/>
          </w:tcPr>
          <w:p w14:paraId="235A3E4D" w14:textId="77777777" w:rsidR="00D82CDB" w:rsidRPr="00ED3698" w:rsidRDefault="00D82CDB" w:rsidP="000B39EA">
            <w:pPr>
              <w:spacing w:before="0" w:after="0"/>
              <w:jc w:val="center"/>
            </w:pPr>
          </w:p>
        </w:tc>
        <w:tc>
          <w:tcPr>
            <w:tcW w:w="1459" w:type="pct"/>
            <w:tcBorders>
              <w:top w:val="single" w:sz="4" w:space="0" w:color="auto"/>
              <w:bottom w:val="nil"/>
            </w:tcBorders>
            <w:shd w:val="clear" w:color="auto" w:fill="auto"/>
            <w:noWrap/>
          </w:tcPr>
          <w:p w14:paraId="5814DB46" w14:textId="77777777" w:rsidR="00D82CDB" w:rsidRPr="00ED3698" w:rsidRDefault="00D82CDB" w:rsidP="000B39EA">
            <w:pPr>
              <w:spacing w:before="0" w:after="0"/>
              <w:rPr>
                <w:color w:val="000000"/>
                <w:lang w:eastAsia="en-CA"/>
              </w:rPr>
            </w:pPr>
          </w:p>
        </w:tc>
      </w:tr>
      <w:tr w:rsidR="00D82CDB" w:rsidRPr="00ED3698" w14:paraId="224E76B8" w14:textId="77777777" w:rsidTr="00D82CDB">
        <w:trPr>
          <w:trHeight w:val="300"/>
          <w:jc w:val="center"/>
        </w:trPr>
        <w:tc>
          <w:tcPr>
            <w:tcW w:w="2063" w:type="pct"/>
            <w:tcBorders>
              <w:top w:val="nil"/>
              <w:bottom w:val="nil"/>
            </w:tcBorders>
            <w:shd w:val="clear" w:color="auto" w:fill="auto"/>
            <w:noWrap/>
            <w:vAlign w:val="center"/>
          </w:tcPr>
          <w:p w14:paraId="5FB27265" w14:textId="77777777" w:rsidR="00D82CDB" w:rsidRDefault="00D82CDB" w:rsidP="000B39EA">
            <w:pPr>
              <w:spacing w:before="0" w:after="0"/>
              <w:ind w:left="318" w:hanging="318"/>
              <w:rPr>
                <w:lang w:eastAsia="zh-CN"/>
              </w:rPr>
            </w:pPr>
            <w:r>
              <w:rPr>
                <w:rFonts w:hint="eastAsia"/>
                <w:szCs w:val="24"/>
                <w:lang w:val="en-CA" w:eastAsia="zh-CN"/>
              </w:rPr>
              <w:t>H</w:t>
            </w:r>
            <w:r w:rsidRPr="00CF478C">
              <w:rPr>
                <w:rFonts w:hint="eastAsia"/>
                <w:szCs w:val="24"/>
                <w:vertAlign w:val="superscript"/>
                <w:lang w:val="en-CA" w:eastAsia="zh-CN"/>
              </w:rPr>
              <w:t>+</w:t>
            </w:r>
          </w:p>
        </w:tc>
        <w:tc>
          <w:tcPr>
            <w:tcW w:w="1478" w:type="pct"/>
            <w:tcBorders>
              <w:top w:val="nil"/>
              <w:bottom w:val="nil"/>
            </w:tcBorders>
            <w:shd w:val="clear" w:color="auto" w:fill="auto"/>
            <w:noWrap/>
          </w:tcPr>
          <w:p w14:paraId="5BDB8553" w14:textId="77777777" w:rsidR="00D82CDB" w:rsidRPr="009875B3" w:rsidRDefault="00D82CDB" w:rsidP="000B39EA">
            <w:pPr>
              <w:spacing w:before="0" w:after="0"/>
              <w:jc w:val="center"/>
              <w:rPr>
                <w:lang w:eastAsia="zh-CN"/>
              </w:rPr>
            </w:pPr>
            <w:r>
              <w:rPr>
                <w:rFonts w:hint="eastAsia"/>
                <w:lang w:eastAsia="zh-CN"/>
              </w:rPr>
              <w:t>0.0</w:t>
            </w:r>
            <w:r w:rsidRPr="00D82CDB">
              <w:rPr>
                <w:vertAlign w:val="superscript"/>
                <w:lang w:eastAsia="zh-CN"/>
              </w:rPr>
              <w:t>#</w:t>
            </w:r>
          </w:p>
        </w:tc>
        <w:tc>
          <w:tcPr>
            <w:tcW w:w="1459" w:type="pct"/>
            <w:tcBorders>
              <w:top w:val="nil"/>
              <w:bottom w:val="nil"/>
            </w:tcBorders>
            <w:shd w:val="clear" w:color="auto" w:fill="auto"/>
            <w:noWrap/>
            <w:hideMark/>
          </w:tcPr>
          <w:p w14:paraId="0F96ABEE" w14:textId="77777777" w:rsidR="00D82CDB" w:rsidRDefault="00D82CDB" w:rsidP="000B39EA">
            <w:pPr>
              <w:spacing w:before="0" w:after="0"/>
            </w:pPr>
            <w:r>
              <w:t>pH</w:t>
            </w:r>
          </w:p>
        </w:tc>
      </w:tr>
      <w:tr w:rsidR="00D82CDB" w:rsidRPr="00ED3698" w14:paraId="26870B03" w14:textId="77777777" w:rsidTr="00D82CDB">
        <w:trPr>
          <w:trHeight w:val="300"/>
          <w:jc w:val="center"/>
        </w:trPr>
        <w:tc>
          <w:tcPr>
            <w:tcW w:w="2063" w:type="pct"/>
            <w:tcBorders>
              <w:top w:val="nil"/>
              <w:bottom w:val="single" w:sz="4" w:space="0" w:color="auto"/>
            </w:tcBorders>
            <w:shd w:val="clear" w:color="auto" w:fill="auto"/>
            <w:noWrap/>
            <w:vAlign w:val="center"/>
          </w:tcPr>
          <w:p w14:paraId="372D3F98" w14:textId="77777777" w:rsidR="00D82CDB" w:rsidRDefault="00D82CDB" w:rsidP="000B39EA">
            <w:pPr>
              <w:spacing w:before="0" w:after="0"/>
              <w:ind w:left="318" w:hanging="318"/>
              <w:rPr>
                <w:lang w:eastAsia="zh-CN"/>
              </w:rPr>
            </w:pPr>
            <w:r>
              <w:rPr>
                <w:rFonts w:hint="eastAsia"/>
                <w:szCs w:val="24"/>
                <w:lang w:val="en-CA" w:eastAsia="zh-CN"/>
              </w:rPr>
              <w:t>HA</w:t>
            </w:r>
          </w:p>
        </w:tc>
        <w:tc>
          <w:tcPr>
            <w:tcW w:w="1478" w:type="pct"/>
            <w:tcBorders>
              <w:top w:val="nil"/>
              <w:bottom w:val="single" w:sz="4" w:space="0" w:color="auto"/>
            </w:tcBorders>
            <w:shd w:val="clear" w:color="auto" w:fill="auto"/>
            <w:noWrap/>
          </w:tcPr>
          <w:p w14:paraId="5DED8063" w14:textId="77777777" w:rsidR="00D82CDB" w:rsidRDefault="00D82CDB" w:rsidP="000B39EA">
            <w:pPr>
              <w:spacing w:before="0" w:after="0"/>
              <w:jc w:val="center"/>
              <w:rPr>
                <w:lang w:eastAsia="zh-CN"/>
              </w:rPr>
            </w:pPr>
            <w:r>
              <w:t>1.0</w:t>
            </w:r>
            <w:r w:rsidRPr="005865DC">
              <w:t>×10</w:t>
            </w:r>
            <w:r>
              <w:rPr>
                <w:vertAlign w:val="superscript"/>
              </w:rPr>
              <w:t>-</w:t>
            </w:r>
            <w:r>
              <w:rPr>
                <w:rFonts w:hint="eastAsia"/>
                <w:vertAlign w:val="superscript"/>
                <w:lang w:eastAsia="zh-CN"/>
              </w:rPr>
              <w:t>7</w:t>
            </w:r>
          </w:p>
        </w:tc>
        <w:tc>
          <w:tcPr>
            <w:tcW w:w="1459" w:type="pct"/>
            <w:tcBorders>
              <w:top w:val="nil"/>
              <w:bottom w:val="single" w:sz="4" w:space="0" w:color="auto"/>
            </w:tcBorders>
            <w:shd w:val="clear" w:color="auto" w:fill="auto"/>
            <w:noWrap/>
          </w:tcPr>
          <w:p w14:paraId="7B632B74" w14:textId="77777777" w:rsidR="00D82CDB" w:rsidRDefault="00D82CDB" w:rsidP="000B39EA">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bl>
    <w:p w14:paraId="25BE2DF6" w14:textId="77777777" w:rsidR="00D82CDB" w:rsidRDefault="00D82CDB" w:rsidP="00D82CDB">
      <w:pPr>
        <w:pStyle w:val="Simpleline"/>
        <w:rPr>
          <w:lang w:eastAsia="zh-CN"/>
        </w:rPr>
      </w:pPr>
      <w:r>
        <w:rPr>
          <w:rFonts w:hint="eastAsia"/>
          <w:lang w:eastAsia="zh-CN"/>
        </w:rPr>
        <w:t xml:space="preserve"># - </w:t>
      </w:r>
      <w:r>
        <w:rPr>
          <w:lang w:eastAsia="zh-CN"/>
        </w:rPr>
        <w:t>a pH-sweep calculation is carried out using the keyword ‘ph_sweep’</w:t>
      </w:r>
      <w:r>
        <w:rPr>
          <w:rFonts w:hint="eastAsia"/>
          <w:lang w:eastAsia="zh-CN"/>
        </w:rPr>
        <w:t xml:space="preserve"> (see</w:t>
      </w:r>
      <w:r w:rsidR="00BB498B">
        <w:rPr>
          <w:lang w:eastAsia="zh-CN"/>
        </w:rPr>
        <w:t xml:space="preserve"> the</w:t>
      </w:r>
      <w:r>
        <w:rPr>
          <w:rFonts w:hint="eastAsia"/>
          <w:lang w:eastAsia="zh-CN"/>
        </w:rPr>
        <w:t xml:space="preserve"> </w:t>
      </w:r>
      <w:r w:rsidR="00073855">
        <w:rPr>
          <w:lang w:eastAsia="zh-CN"/>
        </w:rPr>
        <w:t xml:space="preserve">user manual </w:t>
      </w:r>
      <w:r w:rsidR="00073855">
        <w:rPr>
          <w:rFonts w:hint="eastAsia"/>
          <w:lang w:eastAsia="zh-CN"/>
        </w:rPr>
        <w:t xml:space="preserve">section </w:t>
      </w:r>
      <w:r w:rsidR="000C78A0">
        <w:rPr>
          <w:lang w:eastAsia="zh-CN"/>
        </w:rPr>
        <w:t>“</w:t>
      </w:r>
      <w:r w:rsidR="000C78A0" w:rsidRPr="000C78A0">
        <w:rPr>
          <w:lang w:eastAsia="zh-CN"/>
        </w:rPr>
        <w:t>INITIAL CONDITION – BATCH REACTIONS</w:t>
      </w:r>
      <w:r w:rsidR="000C78A0">
        <w:rPr>
          <w:lang w:eastAsia="zh-CN"/>
        </w:rPr>
        <w:t>”</w:t>
      </w:r>
      <w:r>
        <w:rPr>
          <w:rFonts w:hint="eastAsia"/>
          <w:lang w:eastAsia="zh-CN"/>
        </w:rPr>
        <w:t>)</w:t>
      </w:r>
    </w:p>
    <w:p w14:paraId="0BF5EEDE" w14:textId="77777777" w:rsidR="00D9108D" w:rsidRDefault="00073855" w:rsidP="00073855">
      <w:pPr>
        <w:pStyle w:val="Simpleline"/>
        <w:tabs>
          <w:tab w:val="left" w:pos="1407"/>
        </w:tabs>
        <w:rPr>
          <w:lang w:eastAsia="zh-CN"/>
        </w:rPr>
      </w:pPr>
      <w:r>
        <w:rPr>
          <w:lang w:eastAsia="zh-CN"/>
        </w:rPr>
        <w:tab/>
      </w:r>
    </w:p>
    <w:p w14:paraId="74D96C79" w14:textId="63EBA9A8" w:rsidR="00D9108D" w:rsidRPr="009C5F4E" w:rsidRDefault="00D9108D" w:rsidP="00D9108D">
      <w:pPr>
        <w:rPr>
          <w:lang w:eastAsia="zh-CN"/>
        </w:rPr>
      </w:pPr>
      <w:r>
        <w:rPr>
          <w:rFonts w:hint="eastAsia"/>
          <w:lang w:eastAsia="zh-CN"/>
        </w:rPr>
        <w:t>The parameters for the surface complexation reactions</w:t>
      </w:r>
      <w:r w:rsidRPr="00ED3698">
        <w:t xml:space="preserve"> are 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_Ref363214407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6</w:t>
      </w:r>
      <w:r w:rsidR="005F5019">
        <w:rPr>
          <w:lang w:eastAsia="zh-CN"/>
        </w:rPr>
        <w:fldChar w:fldCharType="end"/>
      </w:r>
      <w:r>
        <w:rPr>
          <w:rFonts w:hint="eastAsia"/>
          <w:lang w:eastAsia="zh-CN"/>
        </w:rPr>
        <w:t>.</w:t>
      </w:r>
    </w:p>
    <w:p w14:paraId="54235624" w14:textId="04E58442" w:rsidR="00D9108D" w:rsidRPr="00ED3698" w:rsidRDefault="00D9108D" w:rsidP="00687205">
      <w:pPr>
        <w:pStyle w:val="StyleCaptionTableCaptionBold"/>
        <w:rPr>
          <w:lang w:eastAsia="zh-CN"/>
        </w:rPr>
      </w:pPr>
      <w:bookmarkStart w:id="46" w:name="_Ref363214407"/>
      <w:bookmarkStart w:id="47" w:name="_Toc520374882"/>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w:t>
      </w:r>
      <w:r w:rsidR="00FE1AD3">
        <w:fldChar w:fldCharType="end"/>
      </w:r>
      <w:bookmarkEnd w:id="46"/>
      <w:r w:rsidR="003B5581">
        <w:t xml:space="preserve">: </w:t>
      </w:r>
      <w:r w:rsidRPr="00ED3698">
        <w:t>Physical parameters</w:t>
      </w:r>
      <w:r>
        <w:rPr>
          <w:rFonts w:hint="eastAsia"/>
          <w:lang w:eastAsia="zh-CN"/>
        </w:rPr>
        <w:t xml:space="preserve"> </w:t>
      </w:r>
      <w:r w:rsidR="000E786A">
        <w:rPr>
          <w:lang w:eastAsia="zh-CN"/>
        </w:rPr>
        <w:t>for</w:t>
      </w:r>
      <w:r>
        <w:rPr>
          <w:rFonts w:hint="eastAsia"/>
          <w:lang w:eastAsia="zh-CN"/>
        </w:rPr>
        <w:t xml:space="preserve"> the surface</w:t>
      </w:r>
      <w:r w:rsidRPr="00ED3698">
        <w:t xml:space="preserve"> for </w:t>
      </w:r>
      <w:r w:rsidR="000E786A">
        <w:t>verification problem</w:t>
      </w:r>
      <w:r w:rsidRPr="00ED3698">
        <w:t xml:space="preserve"> </w:t>
      </w:r>
      <w:r>
        <w:rPr>
          <w:rFonts w:hint="eastAsia"/>
          <w:lang w:eastAsia="zh-CN"/>
        </w:rPr>
        <w:t>surfa (Stumm and Morgan 1996)</w:t>
      </w:r>
      <w:bookmarkEnd w:id="47"/>
    </w:p>
    <w:tbl>
      <w:tblPr>
        <w:tblW w:w="5000" w:type="pct"/>
        <w:tblBorders>
          <w:top w:val="single" w:sz="4" w:space="0" w:color="auto"/>
          <w:bottom w:val="single" w:sz="4" w:space="0" w:color="auto"/>
        </w:tblBorders>
        <w:tblLook w:val="04A0" w:firstRow="1" w:lastRow="0" w:firstColumn="1" w:lastColumn="0" w:noHBand="0" w:noVBand="1"/>
      </w:tblPr>
      <w:tblGrid>
        <w:gridCol w:w="3271"/>
        <w:gridCol w:w="1507"/>
        <w:gridCol w:w="2012"/>
        <w:gridCol w:w="1850"/>
      </w:tblGrid>
      <w:tr w:rsidR="00D9108D" w:rsidRPr="00ED3698" w14:paraId="616325D7" w14:textId="77777777" w:rsidTr="000A1D0C">
        <w:trPr>
          <w:trHeight w:val="300"/>
        </w:trPr>
        <w:tc>
          <w:tcPr>
            <w:tcW w:w="1902" w:type="pct"/>
            <w:tcBorders>
              <w:bottom w:val="single" w:sz="4" w:space="0" w:color="auto"/>
            </w:tcBorders>
            <w:shd w:val="clear" w:color="auto" w:fill="D9D9D9"/>
            <w:noWrap/>
            <w:vAlign w:val="center"/>
            <w:hideMark/>
          </w:tcPr>
          <w:p w14:paraId="6AAC8A67" w14:textId="77777777" w:rsidR="00D9108D" w:rsidRPr="00ED3698" w:rsidRDefault="00D9108D" w:rsidP="000A1D0C">
            <w:pPr>
              <w:spacing w:before="0" w:after="0"/>
              <w:jc w:val="left"/>
              <w:rPr>
                <w:b/>
                <w:color w:val="000000"/>
                <w:lang w:eastAsia="en-CA"/>
              </w:rPr>
            </w:pPr>
            <w:r w:rsidRPr="00ED3698">
              <w:rPr>
                <w:b/>
                <w:color w:val="000000"/>
                <w:lang w:eastAsia="en-CA"/>
              </w:rPr>
              <w:t>Parameter</w:t>
            </w:r>
          </w:p>
        </w:tc>
        <w:tc>
          <w:tcPr>
            <w:tcW w:w="881" w:type="pct"/>
            <w:tcBorders>
              <w:bottom w:val="single" w:sz="4" w:space="0" w:color="auto"/>
            </w:tcBorders>
            <w:shd w:val="clear" w:color="auto" w:fill="D9D9D9"/>
            <w:noWrap/>
            <w:vAlign w:val="center"/>
            <w:hideMark/>
          </w:tcPr>
          <w:p w14:paraId="78467DC3" w14:textId="77777777" w:rsidR="00D9108D" w:rsidRPr="00ED3698" w:rsidRDefault="000A1D0C" w:rsidP="000A1D0C">
            <w:pPr>
              <w:spacing w:before="0" w:after="0"/>
              <w:jc w:val="left"/>
              <w:rPr>
                <w:b/>
                <w:color w:val="000000"/>
                <w:lang w:eastAsia="zh-CN"/>
              </w:rPr>
            </w:pPr>
            <w:r>
              <w:rPr>
                <w:rFonts w:hint="eastAsia"/>
                <w:b/>
                <w:color w:val="000000"/>
                <w:lang w:eastAsia="zh-CN"/>
              </w:rPr>
              <w:t>Symbol</w:t>
            </w:r>
          </w:p>
        </w:tc>
        <w:tc>
          <w:tcPr>
            <w:tcW w:w="1173" w:type="pct"/>
            <w:tcBorders>
              <w:bottom w:val="single" w:sz="4" w:space="0" w:color="auto"/>
            </w:tcBorders>
            <w:shd w:val="clear" w:color="auto" w:fill="D9D9D9"/>
            <w:vAlign w:val="center"/>
          </w:tcPr>
          <w:p w14:paraId="435394B4" w14:textId="77777777" w:rsidR="00D9108D" w:rsidRPr="00ED3698" w:rsidRDefault="00D9108D" w:rsidP="000A1D0C">
            <w:pPr>
              <w:spacing w:before="0" w:after="0"/>
              <w:jc w:val="left"/>
              <w:rPr>
                <w:b/>
                <w:color w:val="000000"/>
                <w:lang w:eastAsia="en-CA"/>
              </w:rPr>
            </w:pPr>
            <w:r w:rsidRPr="00ED3698">
              <w:rPr>
                <w:b/>
                <w:color w:val="000000"/>
                <w:lang w:eastAsia="en-CA"/>
              </w:rPr>
              <w:t>Value</w:t>
            </w:r>
          </w:p>
        </w:tc>
        <w:tc>
          <w:tcPr>
            <w:tcW w:w="1044" w:type="pct"/>
            <w:tcBorders>
              <w:bottom w:val="single" w:sz="4" w:space="0" w:color="auto"/>
            </w:tcBorders>
            <w:shd w:val="clear" w:color="auto" w:fill="D9D9D9"/>
            <w:noWrap/>
            <w:vAlign w:val="center"/>
            <w:hideMark/>
          </w:tcPr>
          <w:p w14:paraId="787CA8C2" w14:textId="77777777" w:rsidR="00D9108D" w:rsidRPr="00ED3698" w:rsidRDefault="00D9108D" w:rsidP="000A1D0C">
            <w:pPr>
              <w:spacing w:before="0" w:after="0"/>
              <w:jc w:val="left"/>
              <w:rPr>
                <w:b/>
                <w:color w:val="000000"/>
                <w:lang w:eastAsia="en-CA"/>
              </w:rPr>
            </w:pPr>
            <w:r w:rsidRPr="00FC4488">
              <w:rPr>
                <w:b/>
                <w:color w:val="000000"/>
                <w:lang w:eastAsia="en-CA"/>
              </w:rPr>
              <w:t>Unit</w:t>
            </w:r>
          </w:p>
        </w:tc>
      </w:tr>
      <w:tr w:rsidR="00D9108D" w:rsidRPr="00ED3698" w14:paraId="417F4105" w14:textId="77777777" w:rsidTr="000A1D0C">
        <w:trPr>
          <w:trHeight w:val="300"/>
        </w:trPr>
        <w:tc>
          <w:tcPr>
            <w:tcW w:w="1902" w:type="pct"/>
            <w:tcBorders>
              <w:top w:val="nil"/>
              <w:bottom w:val="nil"/>
            </w:tcBorders>
            <w:shd w:val="clear" w:color="auto" w:fill="auto"/>
            <w:noWrap/>
            <w:vAlign w:val="center"/>
          </w:tcPr>
          <w:p w14:paraId="33AFA39D" w14:textId="77777777" w:rsidR="00D9108D" w:rsidRPr="002D67BA" w:rsidRDefault="00D9108D" w:rsidP="000B39EA">
            <w:pPr>
              <w:spacing w:before="0" w:after="0"/>
              <w:jc w:val="left"/>
              <w:rPr>
                <w:color w:val="000000"/>
                <w:lang w:eastAsia="zh-CN"/>
              </w:rPr>
            </w:pPr>
            <w:r>
              <w:rPr>
                <w:rFonts w:hint="eastAsia"/>
                <w:color w:val="000000"/>
                <w:lang w:eastAsia="zh-CN"/>
              </w:rPr>
              <w:t>M</w:t>
            </w:r>
            <w:r w:rsidRPr="00ED53D1">
              <w:rPr>
                <w:color w:val="000000"/>
                <w:lang w:eastAsia="zh-CN"/>
              </w:rPr>
              <w:t>ass of surface site</w:t>
            </w:r>
            <w:r>
              <w:rPr>
                <w:rFonts w:hint="eastAsia"/>
                <w:color w:val="000000"/>
                <w:lang w:eastAsia="zh-CN"/>
              </w:rPr>
              <w:t xml:space="preserve"> </w:t>
            </w:r>
            <w:r>
              <w:rPr>
                <w:lang w:val="en-CA" w:eastAsia="zh-CN"/>
              </w:rPr>
              <w:t>‘</w:t>
            </w:r>
            <w:r>
              <w:rPr>
                <w:rFonts w:hint="eastAsia"/>
                <w:lang w:val="en-CA" w:eastAsia="zh-CN"/>
              </w:rPr>
              <w:t>=SOH</w:t>
            </w:r>
            <w:r>
              <w:rPr>
                <w:lang w:val="en-CA" w:eastAsia="zh-CN"/>
              </w:rPr>
              <w:t>’</w:t>
            </w:r>
          </w:p>
        </w:tc>
        <w:tc>
          <w:tcPr>
            <w:tcW w:w="881" w:type="pct"/>
            <w:tcBorders>
              <w:top w:val="nil"/>
              <w:bottom w:val="nil"/>
            </w:tcBorders>
            <w:shd w:val="clear" w:color="auto" w:fill="auto"/>
            <w:noWrap/>
            <w:vAlign w:val="center"/>
          </w:tcPr>
          <w:p w14:paraId="74249732" w14:textId="77777777" w:rsidR="00D9108D" w:rsidRPr="00B0758A" w:rsidRDefault="00D9108D" w:rsidP="000B39EA">
            <w:pPr>
              <w:spacing w:before="0" w:after="0"/>
              <w:jc w:val="left"/>
              <w:rPr>
                <w:color w:val="000000"/>
                <w:lang w:eastAsia="zh-CN"/>
              </w:rPr>
            </w:pPr>
            <w:r>
              <w:rPr>
                <w:rFonts w:hint="eastAsia"/>
                <w:color w:val="000000"/>
                <w:lang w:eastAsia="zh-CN"/>
              </w:rPr>
              <w:t>M</w:t>
            </w:r>
          </w:p>
        </w:tc>
        <w:tc>
          <w:tcPr>
            <w:tcW w:w="1173" w:type="pct"/>
            <w:tcBorders>
              <w:top w:val="nil"/>
              <w:bottom w:val="nil"/>
            </w:tcBorders>
            <w:vAlign w:val="center"/>
          </w:tcPr>
          <w:p w14:paraId="3AC95F36" w14:textId="77777777" w:rsidR="00D9108D" w:rsidRDefault="00D9108D" w:rsidP="000A1D0C">
            <w:pPr>
              <w:spacing w:before="0" w:after="0"/>
              <w:ind w:right="1042"/>
              <w:jc w:val="right"/>
              <w:rPr>
                <w:color w:val="000000"/>
                <w:lang w:eastAsia="zh-CN"/>
              </w:rPr>
            </w:pPr>
            <w:r>
              <w:rPr>
                <w:rFonts w:hint="eastAsia"/>
                <w:color w:val="000000"/>
                <w:lang w:eastAsia="zh-CN"/>
              </w:rPr>
              <w:t>1.0</w:t>
            </w:r>
          </w:p>
        </w:tc>
        <w:tc>
          <w:tcPr>
            <w:tcW w:w="1044" w:type="pct"/>
            <w:tcBorders>
              <w:top w:val="nil"/>
              <w:bottom w:val="nil"/>
            </w:tcBorders>
            <w:shd w:val="clear" w:color="auto" w:fill="auto"/>
            <w:noWrap/>
            <w:vAlign w:val="center"/>
          </w:tcPr>
          <w:p w14:paraId="5A5672CE" w14:textId="77777777" w:rsidR="00D9108D" w:rsidRDefault="00D9108D" w:rsidP="000B39EA">
            <w:pPr>
              <w:spacing w:before="0" w:after="0"/>
              <w:jc w:val="left"/>
              <w:rPr>
                <w:color w:val="000000"/>
                <w:lang w:eastAsia="zh-CN"/>
              </w:rPr>
            </w:pPr>
            <w:r w:rsidRPr="00ED53D1">
              <w:rPr>
                <w:color w:val="000000"/>
                <w:lang w:eastAsia="zh-CN"/>
              </w:rPr>
              <w:t>[g solid L</w:t>
            </w:r>
            <w:r w:rsidRPr="00ED53D1">
              <w:rPr>
                <w:color w:val="000000"/>
                <w:vertAlign w:val="superscript"/>
                <w:lang w:eastAsia="zh-CN"/>
              </w:rPr>
              <w:t>-1</w:t>
            </w:r>
            <w:r w:rsidRPr="00ED53D1">
              <w:rPr>
                <w:color w:val="000000"/>
                <w:lang w:eastAsia="zh-CN"/>
              </w:rPr>
              <w:t xml:space="preserve"> H</w:t>
            </w:r>
            <w:r w:rsidRPr="00ED53D1">
              <w:rPr>
                <w:color w:val="000000"/>
                <w:vertAlign w:val="subscript"/>
                <w:lang w:eastAsia="zh-CN"/>
              </w:rPr>
              <w:t>2</w:t>
            </w:r>
            <w:r w:rsidRPr="00ED53D1">
              <w:rPr>
                <w:color w:val="000000"/>
                <w:lang w:eastAsia="zh-CN"/>
              </w:rPr>
              <w:t>O]</w:t>
            </w:r>
          </w:p>
        </w:tc>
      </w:tr>
      <w:tr w:rsidR="00D9108D" w:rsidRPr="00ED3698" w14:paraId="65E3F445" w14:textId="77777777" w:rsidTr="000A1D0C">
        <w:trPr>
          <w:trHeight w:val="300"/>
        </w:trPr>
        <w:tc>
          <w:tcPr>
            <w:tcW w:w="1902" w:type="pct"/>
            <w:tcBorders>
              <w:top w:val="nil"/>
              <w:bottom w:val="nil"/>
            </w:tcBorders>
            <w:shd w:val="clear" w:color="auto" w:fill="auto"/>
            <w:noWrap/>
            <w:vAlign w:val="center"/>
          </w:tcPr>
          <w:p w14:paraId="49EE4424" w14:textId="77777777" w:rsidR="00D9108D" w:rsidRDefault="00D9108D" w:rsidP="000B39EA">
            <w:pPr>
              <w:spacing w:before="0" w:after="0"/>
              <w:jc w:val="left"/>
              <w:rPr>
                <w:color w:val="000000"/>
                <w:lang w:eastAsia="zh-CN"/>
              </w:rPr>
            </w:pPr>
            <w:r>
              <w:rPr>
                <w:rFonts w:hint="eastAsia"/>
                <w:color w:val="000000"/>
                <w:lang w:eastAsia="zh-CN"/>
              </w:rPr>
              <w:t xml:space="preserve">Surface area of </w:t>
            </w:r>
            <w:r>
              <w:rPr>
                <w:lang w:val="en-CA" w:eastAsia="zh-CN"/>
              </w:rPr>
              <w:t>‘</w:t>
            </w:r>
            <w:r>
              <w:rPr>
                <w:rFonts w:hint="eastAsia"/>
                <w:lang w:val="en-CA" w:eastAsia="zh-CN"/>
              </w:rPr>
              <w:t>=SOH</w:t>
            </w:r>
            <w:r>
              <w:rPr>
                <w:lang w:val="en-CA" w:eastAsia="zh-CN"/>
              </w:rPr>
              <w:t>’</w:t>
            </w:r>
          </w:p>
        </w:tc>
        <w:tc>
          <w:tcPr>
            <w:tcW w:w="881" w:type="pct"/>
            <w:tcBorders>
              <w:top w:val="nil"/>
              <w:bottom w:val="nil"/>
            </w:tcBorders>
            <w:shd w:val="clear" w:color="auto" w:fill="auto"/>
            <w:noWrap/>
            <w:vAlign w:val="center"/>
          </w:tcPr>
          <w:p w14:paraId="54B9056C" w14:textId="77777777" w:rsidR="00D9108D" w:rsidRDefault="00D9108D" w:rsidP="000B39EA">
            <w:pPr>
              <w:spacing w:before="0" w:after="0"/>
              <w:jc w:val="left"/>
              <w:rPr>
                <w:color w:val="000000"/>
                <w:lang w:eastAsia="zh-CN"/>
              </w:rPr>
            </w:pPr>
            <w:r>
              <w:rPr>
                <w:rFonts w:hint="eastAsia"/>
                <w:color w:val="000000"/>
                <w:lang w:eastAsia="zh-CN"/>
              </w:rPr>
              <w:t>S</w:t>
            </w:r>
          </w:p>
        </w:tc>
        <w:tc>
          <w:tcPr>
            <w:tcW w:w="1173" w:type="pct"/>
            <w:tcBorders>
              <w:top w:val="nil"/>
              <w:bottom w:val="nil"/>
            </w:tcBorders>
            <w:vAlign w:val="center"/>
          </w:tcPr>
          <w:p w14:paraId="5911F319" w14:textId="77777777" w:rsidR="00D9108D" w:rsidRDefault="00D9108D" w:rsidP="000A1D0C">
            <w:pPr>
              <w:spacing w:before="0" w:after="0"/>
              <w:ind w:right="1042"/>
              <w:jc w:val="right"/>
              <w:rPr>
                <w:color w:val="000000"/>
                <w:lang w:eastAsia="zh-CN"/>
              </w:rPr>
            </w:pPr>
            <w:r>
              <w:rPr>
                <w:rFonts w:hint="eastAsia"/>
                <w:color w:val="000000"/>
                <w:lang w:eastAsia="zh-CN"/>
              </w:rPr>
              <w:t>10.0</w:t>
            </w:r>
          </w:p>
        </w:tc>
        <w:tc>
          <w:tcPr>
            <w:tcW w:w="1044" w:type="pct"/>
            <w:tcBorders>
              <w:top w:val="nil"/>
              <w:bottom w:val="nil"/>
            </w:tcBorders>
            <w:shd w:val="clear" w:color="auto" w:fill="auto"/>
            <w:noWrap/>
            <w:vAlign w:val="center"/>
          </w:tcPr>
          <w:p w14:paraId="20A7F162" w14:textId="77777777" w:rsidR="00D9108D" w:rsidRPr="00ED53D1" w:rsidRDefault="00D9108D" w:rsidP="000B39EA">
            <w:pPr>
              <w:spacing w:before="0" w:after="0"/>
              <w:jc w:val="left"/>
              <w:rPr>
                <w:color w:val="000000"/>
                <w:szCs w:val="24"/>
                <w:lang w:eastAsia="zh-CN"/>
              </w:rPr>
            </w:pPr>
            <w:r w:rsidRPr="00ED53D1">
              <w:rPr>
                <w:szCs w:val="24"/>
              </w:rPr>
              <w:t>[m</w:t>
            </w:r>
            <w:r w:rsidRPr="00ED53D1">
              <w:rPr>
                <w:szCs w:val="24"/>
                <w:vertAlign w:val="superscript"/>
              </w:rPr>
              <w:t>2</w:t>
            </w:r>
            <w:r w:rsidRPr="00ED53D1">
              <w:rPr>
                <w:szCs w:val="24"/>
              </w:rPr>
              <w:t xml:space="preserve"> g</w:t>
            </w:r>
            <w:r w:rsidRPr="00ED53D1">
              <w:rPr>
                <w:szCs w:val="24"/>
                <w:vertAlign w:val="superscript"/>
              </w:rPr>
              <w:t>-1</w:t>
            </w:r>
            <w:r w:rsidRPr="00ED53D1">
              <w:rPr>
                <w:szCs w:val="24"/>
              </w:rPr>
              <w:t xml:space="preserve"> solid]</w:t>
            </w:r>
          </w:p>
        </w:tc>
      </w:tr>
      <w:tr w:rsidR="00D9108D" w:rsidRPr="00ED3698" w14:paraId="1BECF42D" w14:textId="77777777" w:rsidTr="000A1D0C">
        <w:trPr>
          <w:trHeight w:val="300"/>
        </w:trPr>
        <w:tc>
          <w:tcPr>
            <w:tcW w:w="1902" w:type="pct"/>
            <w:tcBorders>
              <w:top w:val="nil"/>
              <w:bottom w:val="single" w:sz="4" w:space="0" w:color="auto"/>
            </w:tcBorders>
            <w:shd w:val="clear" w:color="auto" w:fill="auto"/>
            <w:noWrap/>
            <w:vAlign w:val="center"/>
          </w:tcPr>
          <w:p w14:paraId="751EF9B1" w14:textId="77777777" w:rsidR="00D9108D" w:rsidRPr="002D67BA" w:rsidRDefault="00D9108D" w:rsidP="000B39EA">
            <w:pPr>
              <w:spacing w:before="0" w:after="0"/>
              <w:jc w:val="left"/>
              <w:rPr>
                <w:color w:val="000000"/>
                <w:lang w:eastAsia="zh-CN"/>
              </w:rPr>
            </w:pPr>
            <w:r>
              <w:rPr>
                <w:rFonts w:hint="eastAsia"/>
                <w:color w:val="000000"/>
                <w:lang w:eastAsia="zh-CN"/>
              </w:rPr>
              <w:t>Site density</w:t>
            </w:r>
          </w:p>
        </w:tc>
        <w:tc>
          <w:tcPr>
            <w:tcW w:w="881" w:type="pct"/>
            <w:tcBorders>
              <w:top w:val="nil"/>
              <w:bottom w:val="single" w:sz="4" w:space="0" w:color="auto"/>
            </w:tcBorders>
            <w:shd w:val="clear" w:color="auto" w:fill="auto"/>
            <w:noWrap/>
            <w:vAlign w:val="center"/>
          </w:tcPr>
          <w:p w14:paraId="405DFA74" w14:textId="77777777" w:rsidR="00D9108D" w:rsidRPr="00B0758A" w:rsidRDefault="00D9108D" w:rsidP="008C276D">
            <w:pPr>
              <w:spacing w:before="0" w:after="0"/>
              <w:jc w:val="left"/>
              <w:rPr>
                <w:color w:val="000000"/>
                <w:lang w:eastAsia="zh-CN"/>
              </w:rPr>
            </w:pPr>
            <w:r>
              <w:rPr>
                <w:rFonts w:hint="eastAsia"/>
                <w:color w:val="000000"/>
                <w:lang w:eastAsia="zh-CN"/>
              </w:rPr>
              <w:t>D</w:t>
            </w:r>
          </w:p>
        </w:tc>
        <w:tc>
          <w:tcPr>
            <w:tcW w:w="1173" w:type="pct"/>
            <w:tcBorders>
              <w:top w:val="nil"/>
              <w:bottom w:val="single" w:sz="4" w:space="0" w:color="auto"/>
            </w:tcBorders>
            <w:vAlign w:val="center"/>
          </w:tcPr>
          <w:p w14:paraId="705E176B" w14:textId="77777777" w:rsidR="00D9108D" w:rsidRDefault="00D9108D" w:rsidP="000A1D0C">
            <w:pPr>
              <w:spacing w:before="0" w:after="0"/>
              <w:ind w:firstLine="459"/>
              <w:jc w:val="left"/>
              <w:rPr>
                <w:color w:val="000000"/>
                <w:lang w:eastAsia="zh-CN"/>
              </w:rPr>
            </w:pPr>
            <w:r>
              <w:rPr>
                <w:rFonts w:hint="eastAsia"/>
                <w:color w:val="000000"/>
                <w:lang w:eastAsia="zh-CN"/>
              </w:rPr>
              <w:t>6.02228</w:t>
            </w:r>
          </w:p>
        </w:tc>
        <w:tc>
          <w:tcPr>
            <w:tcW w:w="1044" w:type="pct"/>
            <w:tcBorders>
              <w:top w:val="nil"/>
              <w:bottom w:val="single" w:sz="4" w:space="0" w:color="auto"/>
            </w:tcBorders>
            <w:shd w:val="clear" w:color="auto" w:fill="auto"/>
            <w:noWrap/>
            <w:vAlign w:val="center"/>
          </w:tcPr>
          <w:p w14:paraId="64B5578F" w14:textId="77777777" w:rsidR="00D9108D" w:rsidRPr="00A836D6" w:rsidRDefault="00D9108D" w:rsidP="000B39EA">
            <w:pPr>
              <w:spacing w:before="0" w:after="0"/>
              <w:jc w:val="left"/>
              <w:rPr>
                <w:color w:val="000000"/>
                <w:szCs w:val="24"/>
                <w:lang w:eastAsia="zh-CN"/>
              </w:rPr>
            </w:pPr>
            <w:r w:rsidRPr="00A836D6">
              <w:rPr>
                <w:szCs w:val="24"/>
              </w:rPr>
              <w:t>[sites nm</w:t>
            </w:r>
            <w:r w:rsidRPr="00A836D6">
              <w:rPr>
                <w:szCs w:val="24"/>
                <w:vertAlign w:val="superscript"/>
              </w:rPr>
              <w:t>-2</w:t>
            </w:r>
            <w:r w:rsidRPr="00A836D6">
              <w:rPr>
                <w:szCs w:val="24"/>
              </w:rPr>
              <w:t>]</w:t>
            </w:r>
          </w:p>
        </w:tc>
      </w:tr>
    </w:tbl>
    <w:p w14:paraId="6C60130C" w14:textId="77777777" w:rsidR="00D9108D" w:rsidRPr="00ED3698" w:rsidRDefault="00D9108D" w:rsidP="003A61A7">
      <w:pPr>
        <w:pStyle w:val="Simpleline"/>
        <w:rPr>
          <w:lang w:eastAsia="zh-CN"/>
        </w:rPr>
      </w:pPr>
    </w:p>
    <w:p w14:paraId="3CC7B61C" w14:textId="77777777" w:rsidR="00D9108D" w:rsidRPr="00192E8E" w:rsidRDefault="00D9108D" w:rsidP="009D54B1">
      <w:pPr>
        <w:pStyle w:val="StyleHeading4Bold"/>
      </w:pPr>
      <w:bookmarkStart w:id="48" w:name="_Toc520374377"/>
      <w:r w:rsidRPr="00192E8E">
        <w:t>Results</w:t>
      </w:r>
      <w:bookmarkEnd w:id="48"/>
    </w:p>
    <w:p w14:paraId="54A228A9" w14:textId="0528A9CE" w:rsidR="00D9108D" w:rsidRDefault="00D9108D" w:rsidP="00D9108D">
      <w:pPr>
        <w:rPr>
          <w:lang w:val="en-CA" w:eastAsia="zh-CN"/>
        </w:rPr>
      </w:pPr>
      <w:r>
        <w:rPr>
          <w:rFonts w:hint="eastAsia"/>
          <w:lang w:eastAsia="zh-CN"/>
        </w:rPr>
        <w:t>The simulated</w:t>
      </w:r>
      <w:r w:rsidR="00D83308">
        <w:rPr>
          <w:rFonts w:hint="eastAsia"/>
          <w:lang w:eastAsia="zh-CN"/>
        </w:rPr>
        <w:t xml:space="preserve"> results </w:t>
      </w:r>
      <w:r w:rsidR="000E786A">
        <w:rPr>
          <w:lang w:eastAsia="zh-CN"/>
        </w:rPr>
        <w:t>for</w:t>
      </w:r>
      <w:r>
        <w:rPr>
          <w:rFonts w:hint="eastAsia"/>
          <w:lang w:eastAsia="zh-CN"/>
        </w:rPr>
        <w:t xml:space="preserve"> geochemical speciation of an anion ligand (A</w:t>
      </w:r>
      <w:r w:rsidRPr="009F3384">
        <w:rPr>
          <w:rFonts w:hint="eastAsia"/>
          <w:vertAlign w:val="superscript"/>
          <w:lang w:eastAsia="zh-CN"/>
        </w:rPr>
        <w:t>-</w:t>
      </w:r>
      <w:r>
        <w:rPr>
          <w:rFonts w:hint="eastAsia"/>
          <w:lang w:eastAsia="zh-CN"/>
        </w:rPr>
        <w:t>)</w:t>
      </w:r>
      <w:r w:rsidR="000E786A">
        <w:rPr>
          <w:lang w:eastAsia="zh-CN"/>
        </w:rPr>
        <w:t>,</w:t>
      </w:r>
      <w:r>
        <w:rPr>
          <w:rFonts w:hint="eastAsia"/>
          <w:lang w:eastAsia="zh-CN"/>
        </w:rPr>
        <w:t xml:space="preserve"> as a function of pH</w:t>
      </w:r>
      <w:r w:rsidR="000E786A">
        <w:rPr>
          <w:lang w:eastAsia="zh-CN"/>
        </w:rPr>
        <w:t>,</w:t>
      </w:r>
      <w:r>
        <w:rPr>
          <w:rFonts w:hint="eastAsia"/>
          <w:lang w:eastAsia="zh-CN"/>
        </w:rPr>
        <w:t xml:space="preserve"> considering surface complexation </w:t>
      </w:r>
      <w:r w:rsidR="00D83308">
        <w:rPr>
          <w:rFonts w:hint="eastAsia"/>
          <w:lang w:eastAsia="zh-CN"/>
        </w:rPr>
        <w:t>are</w:t>
      </w:r>
      <w:r>
        <w:rPr>
          <w:rFonts w:hint="eastAsia"/>
          <w:lang w:eastAsia="zh-CN"/>
        </w:rPr>
        <w:t xml:space="preserve"> depicted in </w:t>
      </w:r>
      <w:r w:rsidR="005F5019">
        <w:rPr>
          <w:lang w:eastAsia="zh-CN"/>
        </w:rPr>
        <w:fldChar w:fldCharType="begin"/>
      </w:r>
      <w:r>
        <w:rPr>
          <w:lang w:eastAsia="zh-CN"/>
        </w:rPr>
        <w:instrText xml:space="preserve"> </w:instrText>
      </w:r>
      <w:r>
        <w:rPr>
          <w:rFonts w:hint="eastAsia"/>
          <w:lang w:eastAsia="zh-CN"/>
        </w:rPr>
        <w:instrText>REF _Ref363213470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2</w:t>
      </w:r>
      <w:r w:rsidR="00B560DA">
        <w:t>.</w:t>
      </w:r>
      <w:r w:rsidR="00B560DA">
        <w:rPr>
          <w:noProof/>
        </w:rPr>
        <w:t>2</w:t>
      </w:r>
      <w:r w:rsidR="005F5019">
        <w:rPr>
          <w:lang w:eastAsia="zh-CN"/>
        </w:rPr>
        <w:fldChar w:fldCharType="end"/>
      </w:r>
      <w:r w:rsidR="004474F5">
        <w:rPr>
          <w:rFonts w:hint="eastAsia"/>
          <w:lang w:eastAsia="zh-CN"/>
        </w:rPr>
        <w:t xml:space="preserve">.  </w:t>
      </w:r>
      <w:r w:rsidR="000E786A">
        <w:rPr>
          <w:lang w:eastAsia="zh-CN"/>
        </w:rPr>
        <w:t xml:space="preserve">The </w:t>
      </w:r>
      <w:r>
        <w:rPr>
          <w:rFonts w:hint="eastAsia"/>
          <w:lang w:eastAsia="zh-CN"/>
        </w:rPr>
        <w:t>results show that the speciation is highly pH dependent</w:t>
      </w:r>
      <w:r w:rsidR="004474F5">
        <w:rPr>
          <w:rFonts w:hint="eastAsia"/>
          <w:lang w:eastAsia="zh-CN"/>
        </w:rPr>
        <w:t xml:space="preserve">.  </w:t>
      </w:r>
      <w:r>
        <w:rPr>
          <w:rFonts w:hint="eastAsia"/>
          <w:lang w:eastAsia="zh-CN"/>
        </w:rPr>
        <w:t>Surface complex =SA is the main component for the anion A</w:t>
      </w:r>
      <w:r w:rsidRPr="009F3384">
        <w:rPr>
          <w:rFonts w:hint="eastAsia"/>
          <w:vertAlign w:val="superscript"/>
          <w:lang w:eastAsia="zh-CN"/>
        </w:rPr>
        <w:t>-</w:t>
      </w:r>
      <w:r>
        <w:rPr>
          <w:rFonts w:hint="eastAsia"/>
          <w:lang w:eastAsia="zh-CN"/>
        </w:rPr>
        <w:t xml:space="preserve"> if </w:t>
      </w:r>
      <w:r w:rsidR="000E786A">
        <w:rPr>
          <w:lang w:eastAsia="zh-CN"/>
        </w:rPr>
        <w:t xml:space="preserve">the </w:t>
      </w:r>
      <w:r>
        <w:rPr>
          <w:rFonts w:hint="eastAsia"/>
          <w:lang w:eastAsia="zh-CN"/>
        </w:rPr>
        <w:t>pH is between 3 and 6</w:t>
      </w:r>
      <w:r w:rsidR="000E786A">
        <w:rPr>
          <w:lang w:eastAsia="zh-CN"/>
        </w:rPr>
        <w:t>; however, w</w:t>
      </w:r>
      <w:r>
        <w:rPr>
          <w:rFonts w:hint="eastAsia"/>
          <w:lang w:eastAsia="zh-CN"/>
        </w:rPr>
        <w:t xml:space="preserve">hen </w:t>
      </w:r>
      <w:r w:rsidR="000E786A">
        <w:rPr>
          <w:lang w:eastAsia="zh-CN"/>
        </w:rPr>
        <w:t xml:space="preserve">the </w:t>
      </w:r>
      <w:r>
        <w:rPr>
          <w:rFonts w:hint="eastAsia"/>
          <w:lang w:eastAsia="zh-CN"/>
        </w:rPr>
        <w:t>pH is higher than 6 or lower than 2, the main species is A</w:t>
      </w:r>
      <w:r w:rsidRPr="009F3384">
        <w:rPr>
          <w:rFonts w:hint="eastAsia"/>
          <w:vertAlign w:val="superscript"/>
          <w:lang w:eastAsia="zh-CN"/>
        </w:rPr>
        <w:t>-</w:t>
      </w:r>
      <w:r>
        <w:rPr>
          <w:rFonts w:hint="eastAsia"/>
          <w:lang w:eastAsia="zh-CN"/>
        </w:rPr>
        <w:t xml:space="preserve"> or HA, respectively</w:t>
      </w:r>
      <w:r w:rsidR="004474F5">
        <w:rPr>
          <w:rFonts w:hint="eastAsia"/>
          <w:lang w:eastAsia="zh-CN"/>
        </w:rPr>
        <w:t xml:space="preserve">.  </w:t>
      </w:r>
      <w:r>
        <w:rPr>
          <w:rFonts w:hint="eastAsia"/>
          <w:lang w:eastAsia="zh-CN"/>
        </w:rPr>
        <w:t xml:space="preserve">These results </w:t>
      </w:r>
      <w:r w:rsidR="000E786A">
        <w:rPr>
          <w:lang w:eastAsia="zh-CN"/>
        </w:rPr>
        <w:t>agree very well with</w:t>
      </w:r>
      <w:r>
        <w:rPr>
          <w:rFonts w:hint="eastAsia"/>
          <w:lang w:eastAsia="zh-CN"/>
        </w:rPr>
        <w:t xml:space="preserve"> those</w:t>
      </w:r>
      <w:r w:rsidR="00034997">
        <w:rPr>
          <w:rFonts w:hint="eastAsia"/>
          <w:lang w:eastAsia="zh-CN"/>
        </w:rPr>
        <w:t xml:space="preserve"> reported by Stumm and Morgan (1996)</w:t>
      </w:r>
      <w:r>
        <w:rPr>
          <w:rFonts w:hint="eastAsia"/>
          <w:lang w:eastAsia="zh-CN"/>
        </w:rPr>
        <w:t xml:space="preserve"> </w:t>
      </w:r>
      <w:r w:rsidR="00034997">
        <w:rPr>
          <w:rFonts w:hint="eastAsia"/>
          <w:lang w:eastAsia="zh-CN"/>
        </w:rPr>
        <w:t>calculated using code Mac</w:t>
      </w:r>
      <w:r w:rsidR="00034997">
        <w:rPr>
          <w:rFonts w:ascii="Cambria Math" w:hAnsi="Cambria Math"/>
          <w:lang w:eastAsia="zh-CN"/>
        </w:rPr>
        <w:t>𝜇</w:t>
      </w:r>
      <w:r w:rsidR="00034997">
        <w:rPr>
          <w:rFonts w:hint="eastAsia"/>
          <w:lang w:eastAsia="zh-CN"/>
        </w:rPr>
        <w:t xml:space="preserve">QL, which was adapted by </w:t>
      </w:r>
      <w:r w:rsidR="00034997" w:rsidRPr="00034997">
        <w:rPr>
          <w:lang w:eastAsia="zh-CN"/>
        </w:rPr>
        <w:t xml:space="preserve">Müller </w:t>
      </w:r>
      <w:r w:rsidR="00034997">
        <w:rPr>
          <w:rFonts w:hint="eastAsia"/>
          <w:lang w:eastAsia="zh-CN"/>
        </w:rPr>
        <w:t>(1993) from the program MICROQL-II) developed by Westall</w:t>
      </w:r>
      <w:r w:rsidR="00034997" w:rsidDel="00034997">
        <w:rPr>
          <w:rFonts w:hint="eastAsia"/>
          <w:lang w:eastAsia="zh-CN"/>
        </w:rPr>
        <w:t xml:space="preserve"> </w:t>
      </w:r>
      <w:r w:rsidR="00034997">
        <w:rPr>
          <w:rFonts w:hint="eastAsia"/>
          <w:lang w:eastAsia="zh-CN"/>
        </w:rPr>
        <w:t>(1979)</w:t>
      </w:r>
      <w:r>
        <w:rPr>
          <w:rFonts w:hint="eastAsia"/>
          <w:lang w:eastAsia="zh-CN"/>
        </w:rPr>
        <w:t>.</w:t>
      </w:r>
    </w:p>
    <w:p w14:paraId="6BFEC916" w14:textId="77777777" w:rsidR="00D9108D" w:rsidRPr="007120A0" w:rsidRDefault="00D9108D" w:rsidP="00D9108D">
      <w:pPr>
        <w:rPr>
          <w:lang w:val="en-CA" w:eastAsia="zh-CN"/>
        </w:rPr>
      </w:pPr>
    </w:p>
    <w:p w14:paraId="28754E33" w14:textId="77777777" w:rsidR="00D9108D" w:rsidRDefault="007E1583" w:rsidP="00E46658">
      <w:pPr>
        <w:jc w:val="center"/>
        <w:rPr>
          <w:lang w:eastAsia="zh-CN"/>
        </w:rPr>
      </w:pPr>
      <w:r>
        <w:rPr>
          <w:noProof/>
          <w:lang w:val="en-CA" w:eastAsia="zh-CN"/>
        </w:rPr>
        <w:lastRenderedPageBreak/>
        <w:drawing>
          <wp:inline distT="0" distB="0" distL="0" distR="0" wp14:anchorId="437FA229" wp14:editId="127CE194">
            <wp:extent cx="4759037" cy="41214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rotWithShape="1">
                    <a:blip r:embed="rId13">
                      <a:extLst>
                        <a:ext uri="{28A0092B-C50C-407E-A947-70E740481C1C}">
                          <a14:useLocalDpi xmlns:a14="http://schemas.microsoft.com/office/drawing/2010/main" val="0"/>
                        </a:ext>
                      </a:extLst>
                    </a:blip>
                    <a:srcRect l="2020" t="7529" r="6565" b="3409"/>
                    <a:stretch/>
                  </pic:blipFill>
                  <pic:spPr bwMode="auto">
                    <a:xfrm>
                      <a:off x="0" y="0"/>
                      <a:ext cx="4759038" cy="4121432"/>
                    </a:xfrm>
                    <a:prstGeom prst="rect">
                      <a:avLst/>
                    </a:prstGeom>
                    <a:noFill/>
                    <a:ln>
                      <a:noFill/>
                    </a:ln>
                    <a:extLst>
                      <a:ext uri="{53640926-AAD7-44D8-BBD7-CCE9431645EC}">
                        <a14:shadowObscured xmlns:a14="http://schemas.microsoft.com/office/drawing/2010/main"/>
                      </a:ext>
                    </a:extLst>
                  </pic:spPr>
                </pic:pic>
              </a:graphicData>
            </a:graphic>
          </wp:inline>
        </w:drawing>
      </w:r>
    </w:p>
    <w:p w14:paraId="3745C216" w14:textId="15041450" w:rsidR="00D9108D" w:rsidRDefault="00D9108D" w:rsidP="00687205">
      <w:pPr>
        <w:pStyle w:val="StyleCaptionTableCaptionCentered"/>
        <w:rPr>
          <w:lang w:eastAsia="zh-CN"/>
        </w:rPr>
      </w:pPr>
      <w:bookmarkStart w:id="49" w:name="_Ref363213470"/>
      <w:bookmarkStart w:id="50" w:name="_Toc520375018"/>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w:t>
      </w:r>
      <w:r w:rsidR="00183C7C">
        <w:fldChar w:fldCharType="end"/>
      </w:r>
      <w:bookmarkEnd w:id="49"/>
      <w:r>
        <w:rPr>
          <w:rFonts w:hint="eastAsia"/>
          <w:lang w:eastAsia="zh-CN"/>
        </w:rPr>
        <w:tab/>
        <w:t xml:space="preserve">Comparison of </w:t>
      </w:r>
      <w:r w:rsidR="00A727C4">
        <w:rPr>
          <w:rFonts w:hint="eastAsia"/>
          <w:lang w:eastAsia="zh-CN"/>
        </w:rPr>
        <w:t>simulated results for</w:t>
      </w:r>
      <w:r>
        <w:rPr>
          <w:rFonts w:hint="eastAsia"/>
          <w:lang w:eastAsia="zh-CN"/>
        </w:rPr>
        <w:t xml:space="preserve"> the ligand binding by a hydrous oxide from a 10</w:t>
      </w:r>
      <w:r w:rsidRPr="00046E1E">
        <w:rPr>
          <w:rFonts w:hint="eastAsia"/>
          <w:vertAlign w:val="superscript"/>
          <w:lang w:eastAsia="zh-CN"/>
        </w:rPr>
        <w:t>-7</w:t>
      </w:r>
      <w:r>
        <w:rPr>
          <w:rFonts w:hint="eastAsia"/>
          <w:lang w:eastAsia="zh-CN"/>
        </w:rPr>
        <w:t xml:space="preserve"> M solution by </w:t>
      </w:r>
      <w:r w:rsidR="0076771D">
        <w:rPr>
          <w:rFonts w:hint="eastAsia"/>
          <w:lang w:eastAsia="zh-CN"/>
        </w:rPr>
        <w:t>MIN3P-THCm</w:t>
      </w:r>
      <w:r>
        <w:rPr>
          <w:rFonts w:hint="eastAsia"/>
          <w:lang w:eastAsia="zh-CN"/>
        </w:rPr>
        <w:t xml:space="preserve"> and reported by Stumm and Morgan (1996) (benchmark surfa)</w:t>
      </w:r>
      <w:bookmarkEnd w:id="50"/>
    </w:p>
    <w:p w14:paraId="0A338B61" w14:textId="77777777" w:rsidR="003A61A7" w:rsidRPr="003A61A7" w:rsidRDefault="003A61A7" w:rsidP="003A61A7">
      <w:pPr>
        <w:pStyle w:val="Simpleline"/>
        <w:rPr>
          <w:lang w:eastAsia="zh-CN"/>
        </w:rPr>
      </w:pPr>
    </w:p>
    <w:p w14:paraId="7676C35B" w14:textId="77777777" w:rsidR="00A95059" w:rsidRPr="00192E8E" w:rsidRDefault="00A95059" w:rsidP="00A95059">
      <w:pPr>
        <w:pStyle w:val="StyleHeading4Bold"/>
      </w:pPr>
      <w:bookmarkStart w:id="51" w:name="_Toc520374378"/>
      <w:r>
        <w:t>File locations</w:t>
      </w:r>
      <w:bookmarkEnd w:id="51"/>
    </w:p>
    <w:p w14:paraId="45315FF6" w14:textId="77777777" w:rsidR="00D9108D" w:rsidRPr="00ED3698" w:rsidRDefault="00D9108D" w:rsidP="00D9108D">
      <w:pPr>
        <w:pStyle w:val="ListParagraph"/>
        <w:ind w:hanging="720"/>
        <w:rPr>
          <w:lang w:eastAsia="zh-CN"/>
        </w:rPr>
      </w:pPr>
      <w:r w:rsidRPr="00ED3698">
        <w:t xml:space="preserve">The input file is: </w:t>
      </w:r>
      <w:r w:rsidRPr="00A04D84">
        <w:rPr>
          <w:i/>
          <w:lang w:eastAsia="zh-CN"/>
        </w:rPr>
        <w:t>surfa</w:t>
      </w:r>
      <w:r w:rsidRPr="00430124">
        <w:rPr>
          <w:i/>
        </w:rPr>
        <w:t>.dat</w:t>
      </w:r>
      <w:r w:rsidRPr="00ED3698">
        <w:t xml:space="preserve"> under folder </w:t>
      </w:r>
      <w:r w:rsidR="004B0811">
        <w:rPr>
          <w:i/>
        </w:rPr>
        <w:t>.\benchmarks\benchmarks_standard\</w:t>
      </w:r>
      <w:r w:rsidRPr="007C6689">
        <w:rPr>
          <w:rFonts w:hint="eastAsia"/>
          <w:i/>
          <w:lang w:eastAsia="zh-CN"/>
        </w:rPr>
        <w:t>batch</w:t>
      </w:r>
      <w:r w:rsidRPr="007C6689">
        <w:rPr>
          <w:i/>
        </w:rPr>
        <w:t>\</w:t>
      </w:r>
      <w:r w:rsidRPr="007C6689">
        <w:rPr>
          <w:i/>
          <w:lang w:eastAsia="zh-CN"/>
        </w:rPr>
        <w:t>surfa</w:t>
      </w:r>
    </w:p>
    <w:p w14:paraId="123B3B68" w14:textId="77777777" w:rsidR="00D9108D" w:rsidRDefault="00990FF2" w:rsidP="00D9108D">
      <w:pPr>
        <w:rPr>
          <w:i/>
          <w:lang w:eastAsia="zh-CN"/>
        </w:rPr>
      </w:pPr>
      <w:r>
        <w:rPr>
          <w:rFonts w:hint="eastAsia"/>
          <w:lang w:eastAsia="zh-CN"/>
        </w:rPr>
        <w:t>Database can be found under:</w:t>
      </w:r>
      <w:r w:rsidR="00D9108D">
        <w:rPr>
          <w:rFonts w:hint="eastAsia"/>
          <w:lang w:eastAsia="zh-CN"/>
        </w:rPr>
        <w:t xml:space="preserve"> </w:t>
      </w:r>
      <w:r w:rsidR="00D9108D" w:rsidRPr="007C6689">
        <w:rPr>
          <w:i/>
          <w:lang w:eastAsia="zh-CN"/>
        </w:rPr>
        <w:t>.</w:t>
      </w:r>
      <w:r>
        <w:rPr>
          <w:i/>
          <w:lang w:eastAsia="zh-CN"/>
        </w:rPr>
        <w:t>\benchmarks\</w:t>
      </w:r>
      <w:r w:rsidR="00D9108D" w:rsidRPr="007C6689">
        <w:rPr>
          <w:i/>
          <w:lang w:eastAsia="zh-CN"/>
        </w:rPr>
        <w:t>database\</w:t>
      </w:r>
      <w:r w:rsidR="005E3E22">
        <w:rPr>
          <w:i/>
          <w:lang w:eastAsia="zh-CN"/>
        </w:rPr>
        <w:t>surftest</w:t>
      </w:r>
    </w:p>
    <w:p w14:paraId="0562D2DC" w14:textId="77777777" w:rsidR="000230C9" w:rsidRPr="007C6689" w:rsidRDefault="000230C9" w:rsidP="00D9108D">
      <w:pPr>
        <w:rPr>
          <w:i/>
          <w:lang w:eastAsia="zh-CN"/>
        </w:rPr>
      </w:pPr>
    </w:p>
    <w:p w14:paraId="3B3FFFBD" w14:textId="77777777" w:rsidR="00D83308" w:rsidRPr="00ED3698" w:rsidRDefault="00D83308" w:rsidP="00D83308">
      <w:pPr>
        <w:pStyle w:val="Heading3"/>
      </w:pPr>
      <w:bookmarkStart w:id="52" w:name="_Ref366490252"/>
      <w:bookmarkStart w:id="53" w:name="_Toc520374379"/>
      <w:r>
        <w:rPr>
          <w:rFonts w:hint="eastAsia"/>
          <w:lang w:eastAsia="zh-CN"/>
        </w:rPr>
        <w:t>pH</w:t>
      </w:r>
      <w:r w:rsidR="008C276D">
        <w:rPr>
          <w:lang w:eastAsia="zh-CN"/>
        </w:rPr>
        <w:t>-</w:t>
      </w:r>
      <w:r>
        <w:rPr>
          <w:rFonts w:hint="eastAsia"/>
          <w:lang w:eastAsia="zh-CN"/>
        </w:rPr>
        <w:t>dependent cation surface complexation</w:t>
      </w:r>
      <w:bookmarkEnd w:id="52"/>
      <w:bookmarkEnd w:id="53"/>
      <w:r>
        <w:rPr>
          <w:rFonts w:hint="eastAsia"/>
          <w:lang w:eastAsia="zh-CN"/>
        </w:rPr>
        <w:t xml:space="preserve"> </w:t>
      </w:r>
    </w:p>
    <w:p w14:paraId="2142C9E2" w14:textId="77777777" w:rsidR="00D83308" w:rsidRPr="00192E8E" w:rsidRDefault="00771FFF" w:rsidP="009D54B1">
      <w:pPr>
        <w:pStyle w:val="StyleHeading4Bold"/>
      </w:pPr>
      <w:bookmarkStart w:id="54" w:name="_Toc520374380"/>
      <w:r>
        <w:t>Problem definition</w:t>
      </w:r>
      <w:bookmarkEnd w:id="54"/>
    </w:p>
    <w:p w14:paraId="1A479CE0" w14:textId="2BC8536D" w:rsidR="00D83308" w:rsidRDefault="00D83308" w:rsidP="00D83308">
      <w:pPr>
        <w:rPr>
          <w:lang w:val="en-CA" w:eastAsia="zh-CN"/>
        </w:rPr>
      </w:pPr>
      <w:r w:rsidRPr="00046E1E">
        <w:rPr>
          <w:lang w:val="en-CA" w:eastAsia="zh-CN"/>
        </w:rPr>
        <w:t xml:space="preserve">This example </w:t>
      </w:r>
      <w:r w:rsidRPr="008B3F96">
        <w:rPr>
          <w:lang w:val="en-CA" w:eastAsia="zh-CN"/>
        </w:rPr>
        <w:t>demonstrates the pH</w:t>
      </w:r>
      <w:r w:rsidR="008C276D">
        <w:rPr>
          <w:lang w:val="en-CA" w:eastAsia="zh-CN"/>
        </w:rPr>
        <w:t>-</w:t>
      </w:r>
      <w:r w:rsidRPr="008B3F96">
        <w:rPr>
          <w:lang w:val="en-CA" w:eastAsia="zh-CN"/>
        </w:rPr>
        <w:t>dependence of the binding of a metal (Me</w:t>
      </w:r>
      <w:r>
        <w:rPr>
          <w:rFonts w:hint="eastAsia"/>
          <w:vertAlign w:val="superscript"/>
          <w:lang w:val="en-CA" w:eastAsia="zh-CN"/>
        </w:rPr>
        <w:t>2+</w:t>
      </w:r>
      <w:r w:rsidRPr="008B3F96">
        <w:rPr>
          <w:lang w:val="en-CA" w:eastAsia="zh-CN"/>
        </w:rPr>
        <w:t>) to a hydrous oxide using a non-electrostatic surface complexation model</w:t>
      </w:r>
      <w:r w:rsidR="004474F5">
        <w:rPr>
          <w:lang w:val="en-CA" w:eastAsia="zh-CN"/>
        </w:rPr>
        <w:t xml:space="preserve">.  </w:t>
      </w:r>
      <w:r w:rsidRPr="008B3F96">
        <w:rPr>
          <w:lang w:val="en-CA" w:eastAsia="zh-CN"/>
        </w:rPr>
        <w:t>The reaction parameters are based on Example 9.3a (page 545) in Stumm and Morgan (1996)</w:t>
      </w:r>
      <w:r w:rsidR="004474F5">
        <w:rPr>
          <w:lang w:val="en-CA" w:eastAsia="zh-CN"/>
        </w:rPr>
        <w:t xml:space="preserve">.  </w:t>
      </w:r>
      <w:r>
        <w:rPr>
          <w:rFonts w:hint="eastAsia"/>
          <w:lang w:val="en-CA" w:eastAsia="zh-CN"/>
        </w:rPr>
        <w:t>This function is verified by the comparison of the simulated results to the data reported by Stumm and Morgan (1996)</w:t>
      </w:r>
      <w:r w:rsidRPr="008B3F96">
        <w:rPr>
          <w:lang w:val="en-CA" w:eastAsia="zh-CN"/>
        </w:rPr>
        <w:t>.</w:t>
      </w:r>
    </w:p>
    <w:p w14:paraId="4859F293" w14:textId="77777777" w:rsidR="00D83308" w:rsidRPr="00192E8E" w:rsidRDefault="00B3171D" w:rsidP="009D54B1">
      <w:pPr>
        <w:pStyle w:val="StyleHeading4Bold"/>
      </w:pPr>
      <w:bookmarkStart w:id="55" w:name="_Toc520374381"/>
      <w:r>
        <w:lastRenderedPageBreak/>
        <w:t>Model set</w:t>
      </w:r>
      <w:r w:rsidR="00D83308" w:rsidRPr="00192E8E">
        <w:t>up</w:t>
      </w:r>
      <w:bookmarkEnd w:id="55"/>
    </w:p>
    <w:p w14:paraId="3DBBC9E5" w14:textId="753B6F0D" w:rsidR="00E46658" w:rsidRPr="009C5F4E" w:rsidRDefault="00D83308" w:rsidP="00B3171D">
      <w:pPr>
        <w:pStyle w:val="Simpleline"/>
        <w:rPr>
          <w:lang w:eastAsia="zh-CN"/>
        </w:rPr>
      </w:pPr>
      <w:r w:rsidRPr="00C15FF0">
        <w:rPr>
          <w:rFonts w:hint="eastAsia"/>
          <w:sz w:val="24"/>
          <w:szCs w:val="24"/>
          <w:lang w:val="en-CA" w:eastAsia="zh-CN"/>
        </w:rPr>
        <w:t>The geochemical system includes two aqueous components (H</w:t>
      </w:r>
      <w:r w:rsidRPr="00C15FF0">
        <w:rPr>
          <w:rFonts w:hint="eastAsia"/>
          <w:sz w:val="24"/>
          <w:szCs w:val="24"/>
          <w:vertAlign w:val="superscript"/>
          <w:lang w:val="en-CA" w:eastAsia="zh-CN"/>
        </w:rPr>
        <w:t>+</w:t>
      </w:r>
      <w:r w:rsidRPr="00C15FF0">
        <w:rPr>
          <w:rFonts w:hint="eastAsia"/>
          <w:sz w:val="24"/>
          <w:szCs w:val="24"/>
          <w:lang w:val="en-CA" w:eastAsia="zh-CN"/>
        </w:rPr>
        <w:t xml:space="preserve"> and </w:t>
      </w:r>
      <w:r w:rsidRPr="00C15FF0">
        <w:rPr>
          <w:sz w:val="24"/>
          <w:szCs w:val="24"/>
          <w:lang w:val="en-CA" w:eastAsia="zh-CN"/>
        </w:rPr>
        <w:t>Me</w:t>
      </w:r>
      <w:r w:rsidRPr="00C15FF0">
        <w:rPr>
          <w:rFonts w:hint="eastAsia"/>
          <w:sz w:val="24"/>
          <w:szCs w:val="24"/>
          <w:vertAlign w:val="superscript"/>
          <w:lang w:val="en-CA" w:eastAsia="zh-CN"/>
        </w:rPr>
        <w:t>2+</w:t>
      </w:r>
      <w:r w:rsidRPr="00C15FF0">
        <w:rPr>
          <w:rFonts w:hint="eastAsia"/>
          <w:sz w:val="24"/>
          <w:szCs w:val="24"/>
          <w:lang w:val="en-CA" w:eastAsia="zh-CN"/>
        </w:rPr>
        <w:t xml:space="preserve">), one non-aqueous component </w:t>
      </w:r>
      <w:r w:rsidRPr="00C15FF0">
        <w:rPr>
          <w:sz w:val="24"/>
          <w:szCs w:val="24"/>
          <w:lang w:val="en-CA" w:eastAsia="zh-CN"/>
        </w:rPr>
        <w:t>‘</w:t>
      </w:r>
      <w:r w:rsidRPr="00C15FF0">
        <w:rPr>
          <w:rFonts w:hint="eastAsia"/>
          <w:sz w:val="24"/>
          <w:szCs w:val="24"/>
          <w:lang w:val="en-CA" w:eastAsia="zh-CN"/>
        </w:rPr>
        <w:t>=SOH</w:t>
      </w:r>
      <w:r w:rsidRPr="00C15FF0">
        <w:rPr>
          <w:sz w:val="24"/>
          <w:szCs w:val="24"/>
          <w:lang w:val="en-CA" w:eastAsia="zh-CN"/>
        </w:rPr>
        <w:t>’</w:t>
      </w:r>
      <w:r w:rsidRPr="00C15FF0">
        <w:rPr>
          <w:rFonts w:hint="eastAsia"/>
          <w:sz w:val="24"/>
          <w:szCs w:val="24"/>
          <w:lang w:val="en-CA" w:eastAsia="zh-CN"/>
        </w:rPr>
        <w:t xml:space="preserve"> as </w:t>
      </w:r>
      <w:r w:rsidRPr="00C15FF0">
        <w:rPr>
          <w:sz w:val="24"/>
          <w:szCs w:val="24"/>
          <w:lang w:val="en-CA" w:eastAsia="zh-CN"/>
        </w:rPr>
        <w:t>‘</w:t>
      </w:r>
      <w:r w:rsidRPr="00C15FF0">
        <w:rPr>
          <w:rFonts w:hint="eastAsia"/>
          <w:sz w:val="24"/>
          <w:szCs w:val="24"/>
          <w:lang w:val="en-CA" w:eastAsia="zh-CN"/>
        </w:rPr>
        <w:t>surface</w:t>
      </w:r>
      <w:r w:rsidRPr="00C15FF0">
        <w:rPr>
          <w:sz w:val="24"/>
          <w:szCs w:val="24"/>
          <w:lang w:val="en-CA" w:eastAsia="zh-CN"/>
        </w:rPr>
        <w:t>’</w:t>
      </w:r>
      <w:r w:rsidRPr="00C15FF0">
        <w:rPr>
          <w:rFonts w:hint="eastAsia"/>
          <w:sz w:val="24"/>
          <w:szCs w:val="24"/>
          <w:lang w:val="en-CA" w:eastAsia="zh-CN"/>
        </w:rPr>
        <w:t>, one secondary aqueous species (OH</w:t>
      </w:r>
      <w:r w:rsidRPr="00C15FF0">
        <w:rPr>
          <w:rFonts w:hint="eastAsia"/>
          <w:sz w:val="24"/>
          <w:szCs w:val="24"/>
          <w:vertAlign w:val="superscript"/>
          <w:lang w:val="en-CA" w:eastAsia="zh-CN"/>
        </w:rPr>
        <w:t>-</w:t>
      </w:r>
      <w:r w:rsidRPr="00C15FF0">
        <w:rPr>
          <w:rFonts w:hint="eastAsia"/>
          <w:sz w:val="24"/>
          <w:szCs w:val="24"/>
          <w:lang w:val="en-CA" w:eastAsia="zh-CN"/>
        </w:rPr>
        <w:t>) and three sorbed species (=SOH</w:t>
      </w:r>
      <w:r w:rsidRPr="00C15FF0">
        <w:rPr>
          <w:rFonts w:hint="eastAsia"/>
          <w:sz w:val="24"/>
          <w:szCs w:val="24"/>
          <w:vertAlign w:val="subscript"/>
          <w:lang w:val="en-CA" w:eastAsia="zh-CN"/>
        </w:rPr>
        <w:t>2</w:t>
      </w:r>
      <w:r w:rsidRPr="00C15FF0">
        <w:rPr>
          <w:rFonts w:hint="eastAsia"/>
          <w:sz w:val="24"/>
          <w:szCs w:val="24"/>
          <w:vertAlign w:val="superscript"/>
          <w:lang w:val="en-CA" w:eastAsia="zh-CN"/>
        </w:rPr>
        <w:t>+</w:t>
      </w:r>
      <w:r w:rsidRPr="00C15FF0">
        <w:rPr>
          <w:rFonts w:hint="eastAsia"/>
          <w:sz w:val="24"/>
          <w:szCs w:val="24"/>
          <w:lang w:val="en-CA" w:eastAsia="zh-CN"/>
        </w:rPr>
        <w:t>, =SO</w:t>
      </w:r>
      <w:r w:rsidRPr="00C15FF0">
        <w:rPr>
          <w:rFonts w:hint="eastAsia"/>
          <w:sz w:val="24"/>
          <w:szCs w:val="24"/>
          <w:vertAlign w:val="superscript"/>
          <w:lang w:val="en-CA" w:eastAsia="zh-CN"/>
        </w:rPr>
        <w:t>-</w:t>
      </w:r>
      <w:r w:rsidRPr="00C15FF0">
        <w:rPr>
          <w:rFonts w:hint="eastAsia"/>
          <w:sz w:val="24"/>
          <w:szCs w:val="24"/>
          <w:lang w:val="en-CA" w:eastAsia="zh-CN"/>
        </w:rPr>
        <w:t xml:space="preserve"> and =SO</w:t>
      </w:r>
      <w:r w:rsidRPr="00C15FF0">
        <w:rPr>
          <w:sz w:val="24"/>
          <w:szCs w:val="24"/>
          <w:lang w:val="en-CA" w:eastAsia="zh-CN"/>
        </w:rPr>
        <w:t>Me</w:t>
      </w:r>
      <w:r w:rsidRPr="00C15FF0">
        <w:rPr>
          <w:rFonts w:hint="eastAsia"/>
          <w:sz w:val="24"/>
          <w:szCs w:val="24"/>
          <w:vertAlign w:val="superscript"/>
          <w:lang w:val="en-CA" w:eastAsia="zh-CN"/>
        </w:rPr>
        <w:t>+</w:t>
      </w:r>
      <w:r w:rsidRPr="00C15FF0">
        <w:rPr>
          <w:rFonts w:hint="eastAsia"/>
          <w:sz w:val="24"/>
          <w:szCs w:val="24"/>
          <w:lang w:val="en-CA" w:eastAsia="zh-CN"/>
        </w:rPr>
        <w:t>)</w:t>
      </w:r>
      <w:r w:rsidR="004474F5">
        <w:rPr>
          <w:rFonts w:hint="eastAsia"/>
          <w:sz w:val="24"/>
          <w:szCs w:val="24"/>
          <w:lang w:val="en-CA" w:eastAsia="zh-CN"/>
        </w:rPr>
        <w:t xml:space="preserve">.  </w:t>
      </w:r>
      <w:r w:rsidRPr="00C15FF0">
        <w:rPr>
          <w:rFonts w:hint="eastAsia"/>
          <w:sz w:val="24"/>
          <w:szCs w:val="24"/>
          <w:lang w:val="en-CA" w:eastAsia="zh-CN"/>
        </w:rPr>
        <w:t xml:space="preserve">The initial geochemical conditions are listed </w:t>
      </w:r>
      <w:r w:rsidRPr="00C15FF0">
        <w:rPr>
          <w:sz w:val="24"/>
          <w:szCs w:val="24"/>
          <w:lang w:val="en-CA" w:eastAsia="zh-CN"/>
        </w:rPr>
        <w:t>in</w:t>
      </w:r>
      <w:r w:rsidRPr="00C15FF0">
        <w:rPr>
          <w:rFonts w:hint="eastAsia"/>
          <w:sz w:val="24"/>
          <w:szCs w:val="24"/>
          <w:lang w:val="en-CA" w:eastAsia="zh-CN"/>
        </w:rPr>
        <w:t xml:space="preserve"> </w:t>
      </w:r>
      <w:r w:rsidR="005F5019" w:rsidRPr="00C15FF0">
        <w:rPr>
          <w:sz w:val="24"/>
          <w:szCs w:val="24"/>
          <w:lang w:val="en-CA" w:eastAsia="zh-CN"/>
        </w:rPr>
        <w:fldChar w:fldCharType="begin"/>
      </w:r>
      <w:r w:rsidRPr="00C15FF0">
        <w:rPr>
          <w:sz w:val="24"/>
          <w:szCs w:val="24"/>
          <w:lang w:val="en-CA" w:eastAsia="zh-CN"/>
        </w:rPr>
        <w:instrText xml:space="preserve"> </w:instrText>
      </w:r>
      <w:r w:rsidRPr="00C15FF0">
        <w:rPr>
          <w:rFonts w:hint="eastAsia"/>
          <w:sz w:val="24"/>
          <w:szCs w:val="24"/>
          <w:lang w:val="en-CA" w:eastAsia="zh-CN"/>
        </w:rPr>
        <w:instrText>REF _Ref363223600 \h</w:instrText>
      </w:r>
      <w:r w:rsidRPr="00C15FF0">
        <w:rPr>
          <w:sz w:val="24"/>
          <w:szCs w:val="24"/>
          <w:lang w:val="en-CA" w:eastAsia="zh-CN"/>
        </w:rPr>
        <w:instrText xml:space="preserve"> </w:instrText>
      </w:r>
      <w:r w:rsidR="00C15FF0">
        <w:rPr>
          <w:sz w:val="24"/>
          <w:szCs w:val="24"/>
          <w:lang w:val="en-CA" w:eastAsia="zh-CN"/>
        </w:rPr>
        <w:instrText xml:space="preserve"> \* MERGEFORMAT </w:instrText>
      </w:r>
      <w:r w:rsidR="005F5019" w:rsidRPr="00C15FF0">
        <w:rPr>
          <w:sz w:val="24"/>
          <w:szCs w:val="24"/>
          <w:lang w:val="en-CA" w:eastAsia="zh-CN"/>
        </w:rPr>
      </w:r>
      <w:r w:rsidR="005F5019" w:rsidRPr="00C15FF0">
        <w:rPr>
          <w:sz w:val="24"/>
          <w:szCs w:val="24"/>
          <w:lang w:val="en-CA" w:eastAsia="zh-CN"/>
        </w:rPr>
        <w:fldChar w:fldCharType="separate"/>
      </w:r>
      <w:r w:rsidR="00B560DA" w:rsidRPr="00B560DA">
        <w:rPr>
          <w:sz w:val="24"/>
          <w:szCs w:val="24"/>
        </w:rPr>
        <w:t xml:space="preserve">Table </w:t>
      </w:r>
      <w:r w:rsidR="00B560DA" w:rsidRPr="00B560DA">
        <w:rPr>
          <w:noProof/>
          <w:sz w:val="24"/>
          <w:szCs w:val="24"/>
        </w:rPr>
        <w:t>2.7</w:t>
      </w:r>
      <w:r w:rsidR="005F5019" w:rsidRPr="00C15FF0">
        <w:rPr>
          <w:sz w:val="24"/>
          <w:szCs w:val="24"/>
          <w:lang w:val="en-CA" w:eastAsia="zh-CN"/>
        </w:rPr>
        <w:fldChar w:fldCharType="end"/>
      </w:r>
      <w:r w:rsidR="004474F5">
        <w:rPr>
          <w:rFonts w:hint="eastAsia"/>
          <w:sz w:val="24"/>
          <w:szCs w:val="24"/>
          <w:lang w:val="en-CA" w:eastAsia="zh-CN"/>
        </w:rPr>
        <w:t xml:space="preserve">.  </w:t>
      </w:r>
      <w:r w:rsidRPr="00C15FF0">
        <w:rPr>
          <w:rFonts w:hint="eastAsia"/>
          <w:sz w:val="24"/>
          <w:szCs w:val="24"/>
          <w:lang w:val="en-CA" w:eastAsia="zh-CN"/>
        </w:rPr>
        <w:t>The simulation was conducted for a pH range from 0 to 14 in 50 steps</w:t>
      </w:r>
      <w:r w:rsidR="004474F5">
        <w:rPr>
          <w:rFonts w:hint="eastAsia"/>
          <w:sz w:val="24"/>
          <w:szCs w:val="24"/>
          <w:lang w:val="en-CA" w:eastAsia="zh-CN"/>
        </w:rPr>
        <w:t xml:space="preserve">.  </w:t>
      </w:r>
      <w:r w:rsidRPr="00C15FF0">
        <w:rPr>
          <w:rFonts w:hint="eastAsia"/>
          <w:sz w:val="24"/>
          <w:szCs w:val="24"/>
          <w:lang w:val="en-CA" w:eastAsia="zh-CN"/>
        </w:rPr>
        <w:t xml:space="preserve">The total </w:t>
      </w:r>
      <w:r w:rsidRPr="00C15FF0">
        <w:rPr>
          <w:sz w:val="24"/>
          <w:szCs w:val="24"/>
          <w:lang w:val="en-CA" w:eastAsia="zh-CN"/>
        </w:rPr>
        <w:t>concentration</w:t>
      </w:r>
      <w:r w:rsidRPr="00C15FF0">
        <w:rPr>
          <w:rFonts w:hint="eastAsia"/>
          <w:sz w:val="24"/>
          <w:szCs w:val="24"/>
          <w:lang w:val="en-CA" w:eastAsia="zh-CN"/>
        </w:rPr>
        <w:t xml:space="preserve"> of </w:t>
      </w:r>
      <w:r w:rsidRPr="00C15FF0">
        <w:rPr>
          <w:sz w:val="24"/>
          <w:szCs w:val="24"/>
          <w:lang w:val="en-CA" w:eastAsia="zh-CN"/>
        </w:rPr>
        <w:t>Me</w:t>
      </w:r>
      <w:r w:rsidRPr="00C15FF0">
        <w:rPr>
          <w:rFonts w:hint="eastAsia"/>
          <w:sz w:val="24"/>
          <w:szCs w:val="24"/>
          <w:vertAlign w:val="superscript"/>
          <w:lang w:val="en-CA" w:eastAsia="zh-CN"/>
        </w:rPr>
        <w:t>2+</w:t>
      </w:r>
      <w:r w:rsidRPr="00C15FF0">
        <w:rPr>
          <w:rFonts w:hint="eastAsia"/>
          <w:sz w:val="24"/>
          <w:szCs w:val="24"/>
          <w:lang w:val="en-CA" w:eastAsia="zh-CN"/>
        </w:rPr>
        <w:t xml:space="preserve"> is </w:t>
      </w:r>
      <w:r w:rsidRPr="00C15FF0">
        <w:rPr>
          <w:sz w:val="24"/>
          <w:szCs w:val="24"/>
        </w:rPr>
        <w:t>1.0×10</w:t>
      </w:r>
      <w:r w:rsidRPr="00C15FF0">
        <w:rPr>
          <w:sz w:val="24"/>
          <w:szCs w:val="24"/>
          <w:vertAlign w:val="superscript"/>
        </w:rPr>
        <w:t>-</w:t>
      </w:r>
      <w:r w:rsidRPr="00C15FF0">
        <w:rPr>
          <w:rFonts w:hint="eastAsia"/>
          <w:sz w:val="24"/>
          <w:szCs w:val="24"/>
          <w:vertAlign w:val="superscript"/>
          <w:lang w:eastAsia="zh-CN"/>
        </w:rPr>
        <w:t>7</w:t>
      </w:r>
      <w:r w:rsidRPr="00C15FF0">
        <w:rPr>
          <w:rFonts w:hint="eastAsia"/>
          <w:sz w:val="24"/>
          <w:szCs w:val="24"/>
          <w:lang w:val="en-CA" w:eastAsia="zh-CN"/>
        </w:rPr>
        <w:t xml:space="preserve"> </w:t>
      </w:r>
      <w:r w:rsidRPr="00C15FF0">
        <w:rPr>
          <w:color w:val="000000"/>
          <w:sz w:val="24"/>
          <w:szCs w:val="24"/>
          <w:lang w:eastAsia="en-CA"/>
        </w:rPr>
        <w:t>mol L</w:t>
      </w:r>
      <w:r w:rsidRPr="00C15FF0">
        <w:rPr>
          <w:color w:val="000000"/>
          <w:sz w:val="24"/>
          <w:szCs w:val="24"/>
          <w:vertAlign w:val="superscript"/>
          <w:lang w:eastAsia="en-CA"/>
        </w:rPr>
        <w:t>-1</w:t>
      </w:r>
      <w:r w:rsidR="004474F5">
        <w:rPr>
          <w:rFonts w:hint="eastAsia"/>
          <w:sz w:val="24"/>
          <w:szCs w:val="24"/>
          <w:lang w:val="en-CA" w:eastAsia="zh-CN"/>
        </w:rPr>
        <w:t xml:space="preserve">.  </w:t>
      </w:r>
      <w:r w:rsidR="00E46658" w:rsidRPr="00C15FF0">
        <w:rPr>
          <w:rFonts w:hint="eastAsia"/>
          <w:sz w:val="24"/>
          <w:szCs w:val="24"/>
          <w:lang w:eastAsia="zh-CN"/>
        </w:rPr>
        <w:t>The parameters for the surface complexation reactions</w:t>
      </w:r>
      <w:r w:rsidR="00E46658" w:rsidRPr="00C15FF0">
        <w:rPr>
          <w:sz w:val="24"/>
          <w:szCs w:val="24"/>
        </w:rPr>
        <w:t xml:space="preserve"> are summarized in</w:t>
      </w:r>
      <w:r w:rsidR="00C15FF0" w:rsidRPr="00C15FF0">
        <w:rPr>
          <w:sz w:val="24"/>
          <w:szCs w:val="24"/>
        </w:rPr>
        <w:t xml:space="preserve"> </w:t>
      </w:r>
      <w:r w:rsidR="00C15FF0" w:rsidRPr="00C15FF0">
        <w:rPr>
          <w:sz w:val="24"/>
          <w:szCs w:val="24"/>
        </w:rPr>
        <w:fldChar w:fldCharType="begin"/>
      </w:r>
      <w:r w:rsidR="00C15FF0" w:rsidRPr="00C15FF0">
        <w:rPr>
          <w:sz w:val="24"/>
          <w:szCs w:val="24"/>
        </w:rPr>
        <w:instrText xml:space="preserve"> REF _Ref383351778 \h </w:instrText>
      </w:r>
      <w:r w:rsidR="00C15FF0">
        <w:rPr>
          <w:sz w:val="24"/>
          <w:szCs w:val="24"/>
        </w:rPr>
        <w:instrText xml:space="preserve"> \* MERGEFORMAT </w:instrText>
      </w:r>
      <w:r w:rsidR="00C15FF0" w:rsidRPr="00C15FF0">
        <w:rPr>
          <w:sz w:val="24"/>
          <w:szCs w:val="24"/>
        </w:rPr>
      </w:r>
      <w:r w:rsidR="00C15FF0" w:rsidRPr="00C15FF0">
        <w:rPr>
          <w:sz w:val="24"/>
          <w:szCs w:val="24"/>
        </w:rPr>
        <w:fldChar w:fldCharType="separate"/>
      </w:r>
      <w:r w:rsidR="00B560DA" w:rsidRPr="00B560DA">
        <w:rPr>
          <w:sz w:val="24"/>
          <w:szCs w:val="24"/>
        </w:rPr>
        <w:t xml:space="preserve">Table </w:t>
      </w:r>
      <w:r w:rsidR="00B560DA" w:rsidRPr="00B560DA">
        <w:rPr>
          <w:noProof/>
          <w:sz w:val="24"/>
          <w:szCs w:val="24"/>
        </w:rPr>
        <w:t>2.8</w:t>
      </w:r>
      <w:r w:rsidR="00C15FF0" w:rsidRPr="00C15FF0">
        <w:rPr>
          <w:sz w:val="24"/>
          <w:szCs w:val="24"/>
        </w:rPr>
        <w:fldChar w:fldCharType="end"/>
      </w:r>
      <w:r w:rsidR="00C15FF0" w:rsidRPr="00C15FF0">
        <w:rPr>
          <w:sz w:val="24"/>
          <w:szCs w:val="24"/>
        </w:rPr>
        <w:t>.</w:t>
      </w:r>
    </w:p>
    <w:p w14:paraId="683D1D85" w14:textId="1517BF4A" w:rsidR="00D83308" w:rsidRPr="00D01725" w:rsidRDefault="00D83308" w:rsidP="001B3F12">
      <w:pPr>
        <w:pStyle w:val="StyleCaptionTableCaptionBold"/>
        <w:rPr>
          <w:lang w:eastAsia="zh-CN"/>
        </w:rPr>
      </w:pPr>
      <w:bookmarkStart w:id="56" w:name="_Ref363223600"/>
      <w:bookmarkStart w:id="57" w:name="_Toc520374883"/>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7</w:t>
      </w:r>
      <w:r w:rsidR="00FE1AD3">
        <w:fldChar w:fldCharType="end"/>
      </w:r>
      <w:bookmarkEnd w:id="56"/>
      <w:r w:rsidR="003B5581">
        <w:t xml:space="preserve">: </w:t>
      </w:r>
      <w:r w:rsidRPr="00ED3698">
        <w:t xml:space="preserve">Initial </w:t>
      </w:r>
      <w:r>
        <w:rPr>
          <w:rFonts w:hint="eastAsia"/>
          <w:lang w:eastAsia="zh-CN"/>
        </w:rPr>
        <w:t>geochemical</w:t>
      </w:r>
      <w:r>
        <w:t xml:space="preserve"> condition</w:t>
      </w:r>
      <w:r>
        <w:rPr>
          <w:rFonts w:hint="eastAsia"/>
          <w:lang w:eastAsia="zh-CN"/>
        </w:rPr>
        <w:t>s</w:t>
      </w:r>
      <w:r w:rsidRPr="00ED3698">
        <w:t xml:space="preserve"> for benchmark </w:t>
      </w:r>
      <w:r>
        <w:rPr>
          <w:rFonts w:hint="eastAsia"/>
          <w:lang w:eastAsia="zh-CN"/>
        </w:rPr>
        <w:t>surf</w:t>
      </w:r>
      <w:r w:rsidR="00EF554C">
        <w:rPr>
          <w:lang w:eastAsia="zh-CN"/>
        </w:rPr>
        <w:t>me</w:t>
      </w:r>
      <w:bookmarkEnd w:id="57"/>
    </w:p>
    <w:tbl>
      <w:tblPr>
        <w:tblW w:w="3887" w:type="pct"/>
        <w:jc w:val="center"/>
        <w:tblBorders>
          <w:top w:val="single" w:sz="4" w:space="0" w:color="auto"/>
          <w:bottom w:val="single" w:sz="4" w:space="0" w:color="auto"/>
        </w:tblBorders>
        <w:tblLook w:val="04A0" w:firstRow="1" w:lastRow="0" w:firstColumn="1" w:lastColumn="0" w:noHBand="0" w:noVBand="1"/>
      </w:tblPr>
      <w:tblGrid>
        <w:gridCol w:w="2771"/>
        <w:gridCol w:w="1986"/>
        <w:gridCol w:w="1960"/>
      </w:tblGrid>
      <w:tr w:rsidR="00D82CDB" w:rsidRPr="009B125E" w14:paraId="386BF12A" w14:textId="77777777" w:rsidTr="00D82CDB">
        <w:trPr>
          <w:trHeight w:val="300"/>
          <w:jc w:val="center"/>
        </w:trPr>
        <w:tc>
          <w:tcPr>
            <w:tcW w:w="2063" w:type="pct"/>
            <w:tcBorders>
              <w:bottom w:val="single" w:sz="4" w:space="0" w:color="auto"/>
            </w:tcBorders>
            <w:shd w:val="clear" w:color="auto" w:fill="D9D9D9"/>
            <w:noWrap/>
            <w:vAlign w:val="bottom"/>
            <w:hideMark/>
          </w:tcPr>
          <w:p w14:paraId="0BA27486" w14:textId="77777777" w:rsidR="00D82CDB" w:rsidRPr="009B125E" w:rsidRDefault="00D82CDB" w:rsidP="000B39EA">
            <w:pPr>
              <w:spacing w:before="0" w:after="0"/>
              <w:rPr>
                <w:b/>
                <w:color w:val="000000"/>
                <w:lang w:eastAsia="en-CA"/>
              </w:rPr>
            </w:pPr>
            <w:r w:rsidRPr="009B125E">
              <w:rPr>
                <w:b/>
                <w:color w:val="000000"/>
                <w:lang w:eastAsia="en-CA"/>
              </w:rPr>
              <w:t>Parameter</w:t>
            </w:r>
          </w:p>
        </w:tc>
        <w:tc>
          <w:tcPr>
            <w:tcW w:w="1478" w:type="pct"/>
            <w:tcBorders>
              <w:bottom w:val="single" w:sz="4" w:space="0" w:color="auto"/>
            </w:tcBorders>
            <w:shd w:val="clear" w:color="auto" w:fill="D9D9D9"/>
            <w:noWrap/>
            <w:vAlign w:val="bottom"/>
            <w:hideMark/>
          </w:tcPr>
          <w:p w14:paraId="725D0029" w14:textId="77777777" w:rsidR="00D82CDB" w:rsidRPr="009B125E" w:rsidRDefault="00D82CDB" w:rsidP="00324A5E">
            <w:pPr>
              <w:spacing w:before="0" w:after="0"/>
              <w:jc w:val="center"/>
              <w:rPr>
                <w:b/>
                <w:color w:val="000000"/>
                <w:lang w:eastAsia="en-CA"/>
              </w:rPr>
            </w:pPr>
            <w:r w:rsidRPr="009B125E">
              <w:rPr>
                <w:b/>
                <w:color w:val="000000"/>
                <w:lang w:eastAsia="en-CA"/>
              </w:rPr>
              <w:t>I</w:t>
            </w:r>
            <w:r>
              <w:rPr>
                <w:b/>
                <w:color w:val="000000"/>
                <w:lang w:eastAsia="en-CA"/>
              </w:rPr>
              <w:t xml:space="preserve">nitial </w:t>
            </w:r>
            <w:r>
              <w:rPr>
                <w:rFonts w:hint="eastAsia"/>
                <w:b/>
                <w:color w:val="000000"/>
                <w:lang w:eastAsia="zh-CN"/>
              </w:rPr>
              <w:t>c</w:t>
            </w:r>
            <w:r>
              <w:rPr>
                <w:b/>
                <w:color w:val="000000"/>
                <w:lang w:eastAsia="en-CA"/>
              </w:rPr>
              <w:t>onditions</w:t>
            </w:r>
          </w:p>
        </w:tc>
        <w:tc>
          <w:tcPr>
            <w:tcW w:w="1459" w:type="pct"/>
            <w:tcBorders>
              <w:bottom w:val="single" w:sz="4" w:space="0" w:color="auto"/>
            </w:tcBorders>
            <w:shd w:val="clear" w:color="auto" w:fill="D9D9D9"/>
            <w:noWrap/>
            <w:vAlign w:val="bottom"/>
            <w:hideMark/>
          </w:tcPr>
          <w:p w14:paraId="74DC09AC" w14:textId="77777777" w:rsidR="00D82CDB" w:rsidRPr="009B125E" w:rsidRDefault="00D82CDB" w:rsidP="000B39EA">
            <w:pPr>
              <w:spacing w:before="0" w:after="0"/>
              <w:rPr>
                <w:b/>
                <w:color w:val="000000"/>
                <w:lang w:eastAsia="en-CA"/>
              </w:rPr>
            </w:pPr>
            <w:r w:rsidRPr="009B125E">
              <w:rPr>
                <w:b/>
                <w:color w:val="000000"/>
                <w:lang w:eastAsia="en-CA"/>
              </w:rPr>
              <w:t>Unit</w:t>
            </w:r>
          </w:p>
        </w:tc>
      </w:tr>
      <w:tr w:rsidR="00D82CDB" w:rsidRPr="00ED3698" w14:paraId="502028F7" w14:textId="77777777" w:rsidTr="00D82CDB">
        <w:trPr>
          <w:trHeight w:val="300"/>
          <w:jc w:val="center"/>
        </w:trPr>
        <w:tc>
          <w:tcPr>
            <w:tcW w:w="2063" w:type="pct"/>
            <w:tcBorders>
              <w:top w:val="single" w:sz="4" w:space="0" w:color="auto"/>
              <w:bottom w:val="nil"/>
            </w:tcBorders>
            <w:shd w:val="clear" w:color="auto" w:fill="auto"/>
            <w:noWrap/>
            <w:vAlign w:val="bottom"/>
          </w:tcPr>
          <w:p w14:paraId="200F9E78" w14:textId="77777777" w:rsidR="00D82CDB" w:rsidRPr="00ED3698" w:rsidRDefault="00D82CDB" w:rsidP="000B39EA">
            <w:pPr>
              <w:spacing w:before="0" w:after="0"/>
              <w:rPr>
                <w:i/>
                <w:color w:val="000000"/>
                <w:sz w:val="22"/>
                <w:szCs w:val="22"/>
                <w:lang w:eastAsia="zh-CN"/>
              </w:rPr>
            </w:pPr>
            <w:r>
              <w:rPr>
                <w:i/>
                <w:color w:val="000000"/>
                <w:sz w:val="22"/>
                <w:szCs w:val="22"/>
              </w:rPr>
              <w:t>Aqueous phase</w:t>
            </w:r>
          </w:p>
        </w:tc>
        <w:tc>
          <w:tcPr>
            <w:tcW w:w="1478" w:type="pct"/>
            <w:tcBorders>
              <w:top w:val="single" w:sz="4" w:space="0" w:color="auto"/>
              <w:bottom w:val="nil"/>
            </w:tcBorders>
            <w:shd w:val="clear" w:color="auto" w:fill="auto"/>
            <w:noWrap/>
          </w:tcPr>
          <w:p w14:paraId="123F1CA4" w14:textId="77777777" w:rsidR="00D82CDB" w:rsidRPr="00ED3698" w:rsidRDefault="00D82CDB" w:rsidP="000B39EA">
            <w:pPr>
              <w:spacing w:before="0" w:after="0"/>
              <w:jc w:val="center"/>
            </w:pPr>
          </w:p>
        </w:tc>
        <w:tc>
          <w:tcPr>
            <w:tcW w:w="1459" w:type="pct"/>
            <w:tcBorders>
              <w:top w:val="single" w:sz="4" w:space="0" w:color="auto"/>
              <w:bottom w:val="nil"/>
            </w:tcBorders>
            <w:shd w:val="clear" w:color="auto" w:fill="auto"/>
            <w:noWrap/>
          </w:tcPr>
          <w:p w14:paraId="1A3A7827" w14:textId="77777777" w:rsidR="00D82CDB" w:rsidRPr="00ED3698" w:rsidRDefault="00D82CDB" w:rsidP="000B39EA">
            <w:pPr>
              <w:spacing w:before="0" w:after="0"/>
              <w:rPr>
                <w:color w:val="000000"/>
                <w:lang w:eastAsia="en-CA"/>
              </w:rPr>
            </w:pPr>
          </w:p>
        </w:tc>
      </w:tr>
      <w:tr w:rsidR="00D82CDB" w:rsidRPr="00ED3698" w14:paraId="0EA4869B" w14:textId="77777777" w:rsidTr="00D82CDB">
        <w:trPr>
          <w:trHeight w:val="300"/>
          <w:jc w:val="center"/>
        </w:trPr>
        <w:tc>
          <w:tcPr>
            <w:tcW w:w="2063" w:type="pct"/>
            <w:tcBorders>
              <w:top w:val="nil"/>
              <w:bottom w:val="nil"/>
            </w:tcBorders>
            <w:shd w:val="clear" w:color="auto" w:fill="auto"/>
            <w:noWrap/>
            <w:vAlign w:val="center"/>
          </w:tcPr>
          <w:p w14:paraId="7CD0596D" w14:textId="77777777" w:rsidR="00D82CDB" w:rsidRDefault="00D82CDB" w:rsidP="000B39EA">
            <w:pPr>
              <w:spacing w:before="0" w:after="0"/>
              <w:ind w:left="318" w:hanging="318"/>
              <w:rPr>
                <w:lang w:eastAsia="zh-CN"/>
              </w:rPr>
            </w:pPr>
            <w:r>
              <w:rPr>
                <w:rFonts w:hint="eastAsia"/>
                <w:szCs w:val="24"/>
                <w:lang w:val="en-CA" w:eastAsia="zh-CN"/>
              </w:rPr>
              <w:t>H</w:t>
            </w:r>
            <w:r w:rsidRPr="00CF478C">
              <w:rPr>
                <w:rFonts w:hint="eastAsia"/>
                <w:szCs w:val="24"/>
                <w:vertAlign w:val="superscript"/>
                <w:lang w:val="en-CA" w:eastAsia="zh-CN"/>
              </w:rPr>
              <w:t>+</w:t>
            </w:r>
          </w:p>
        </w:tc>
        <w:tc>
          <w:tcPr>
            <w:tcW w:w="1478" w:type="pct"/>
            <w:tcBorders>
              <w:top w:val="nil"/>
              <w:bottom w:val="nil"/>
            </w:tcBorders>
            <w:shd w:val="clear" w:color="auto" w:fill="auto"/>
            <w:noWrap/>
          </w:tcPr>
          <w:p w14:paraId="6003B8A9" w14:textId="77777777" w:rsidR="00D82CDB" w:rsidRPr="009875B3" w:rsidRDefault="00D82CDB" w:rsidP="000B39EA">
            <w:pPr>
              <w:spacing w:before="0" w:after="0"/>
              <w:jc w:val="center"/>
              <w:rPr>
                <w:lang w:eastAsia="zh-CN"/>
              </w:rPr>
            </w:pPr>
            <w:r>
              <w:rPr>
                <w:rFonts w:hint="eastAsia"/>
                <w:lang w:eastAsia="zh-CN"/>
              </w:rPr>
              <w:t>0.0</w:t>
            </w:r>
            <w:r w:rsidRPr="00D82CDB">
              <w:rPr>
                <w:vertAlign w:val="superscript"/>
                <w:lang w:eastAsia="zh-CN"/>
              </w:rPr>
              <w:t>#</w:t>
            </w:r>
          </w:p>
        </w:tc>
        <w:tc>
          <w:tcPr>
            <w:tcW w:w="1459" w:type="pct"/>
            <w:tcBorders>
              <w:top w:val="nil"/>
              <w:bottom w:val="nil"/>
            </w:tcBorders>
            <w:shd w:val="clear" w:color="auto" w:fill="auto"/>
            <w:noWrap/>
            <w:hideMark/>
          </w:tcPr>
          <w:p w14:paraId="09D01439" w14:textId="77777777" w:rsidR="00D82CDB" w:rsidRDefault="00D82CDB" w:rsidP="000B39EA">
            <w:pPr>
              <w:spacing w:before="0" w:after="0"/>
            </w:pPr>
            <w:r>
              <w:t>pH</w:t>
            </w:r>
          </w:p>
        </w:tc>
      </w:tr>
      <w:tr w:rsidR="00D82CDB" w:rsidRPr="00ED3698" w14:paraId="117522D8" w14:textId="77777777" w:rsidTr="00D82CDB">
        <w:trPr>
          <w:trHeight w:val="300"/>
          <w:jc w:val="center"/>
        </w:trPr>
        <w:tc>
          <w:tcPr>
            <w:tcW w:w="2063" w:type="pct"/>
            <w:tcBorders>
              <w:top w:val="nil"/>
              <w:bottom w:val="single" w:sz="4" w:space="0" w:color="auto"/>
            </w:tcBorders>
            <w:shd w:val="clear" w:color="auto" w:fill="auto"/>
            <w:noWrap/>
            <w:vAlign w:val="center"/>
          </w:tcPr>
          <w:p w14:paraId="58CCAF1D" w14:textId="77777777" w:rsidR="00D82CDB" w:rsidRDefault="00D82CDB" w:rsidP="000B39EA">
            <w:pPr>
              <w:spacing w:before="0" w:after="0"/>
              <w:ind w:left="318" w:hanging="318"/>
              <w:rPr>
                <w:lang w:eastAsia="zh-CN"/>
              </w:rPr>
            </w:pPr>
            <w:r w:rsidRPr="008B3F96">
              <w:rPr>
                <w:lang w:val="en-CA" w:eastAsia="zh-CN"/>
              </w:rPr>
              <w:t>Me</w:t>
            </w:r>
            <w:r>
              <w:rPr>
                <w:rFonts w:hint="eastAsia"/>
                <w:vertAlign w:val="superscript"/>
                <w:lang w:val="en-CA" w:eastAsia="zh-CN"/>
              </w:rPr>
              <w:t>2+</w:t>
            </w:r>
          </w:p>
        </w:tc>
        <w:tc>
          <w:tcPr>
            <w:tcW w:w="1478" w:type="pct"/>
            <w:tcBorders>
              <w:top w:val="nil"/>
              <w:bottom w:val="single" w:sz="4" w:space="0" w:color="auto"/>
            </w:tcBorders>
            <w:shd w:val="clear" w:color="auto" w:fill="auto"/>
            <w:noWrap/>
          </w:tcPr>
          <w:p w14:paraId="3F66DE53" w14:textId="77777777" w:rsidR="00D82CDB" w:rsidRDefault="00D82CDB" w:rsidP="000B39EA">
            <w:pPr>
              <w:spacing w:before="0" w:after="0"/>
              <w:jc w:val="center"/>
              <w:rPr>
                <w:lang w:eastAsia="zh-CN"/>
              </w:rPr>
            </w:pPr>
            <w:r>
              <w:t>1.0</w:t>
            </w:r>
            <w:r w:rsidRPr="005865DC">
              <w:t>×10</w:t>
            </w:r>
            <w:r>
              <w:rPr>
                <w:vertAlign w:val="superscript"/>
              </w:rPr>
              <w:t>-</w:t>
            </w:r>
            <w:r>
              <w:rPr>
                <w:rFonts w:hint="eastAsia"/>
                <w:vertAlign w:val="superscript"/>
                <w:lang w:eastAsia="zh-CN"/>
              </w:rPr>
              <w:t>7</w:t>
            </w:r>
          </w:p>
        </w:tc>
        <w:tc>
          <w:tcPr>
            <w:tcW w:w="1459" w:type="pct"/>
            <w:tcBorders>
              <w:top w:val="nil"/>
              <w:bottom w:val="single" w:sz="4" w:space="0" w:color="auto"/>
            </w:tcBorders>
            <w:shd w:val="clear" w:color="auto" w:fill="auto"/>
            <w:noWrap/>
          </w:tcPr>
          <w:p w14:paraId="686BFA7B" w14:textId="77777777" w:rsidR="00D82CDB" w:rsidRDefault="00D82CDB" w:rsidP="000B39EA">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bl>
    <w:p w14:paraId="55C669FF" w14:textId="77777777" w:rsidR="00D82CDB" w:rsidRDefault="00D82CDB" w:rsidP="00D82CDB">
      <w:pPr>
        <w:pStyle w:val="Simpleline"/>
        <w:rPr>
          <w:lang w:eastAsia="zh-CN"/>
        </w:rPr>
      </w:pPr>
      <w:bookmarkStart w:id="58" w:name="_Ref363223688"/>
      <w:r>
        <w:rPr>
          <w:rFonts w:hint="eastAsia"/>
          <w:lang w:eastAsia="zh-CN"/>
        </w:rPr>
        <w:t xml:space="preserve"># - </w:t>
      </w:r>
      <w:r>
        <w:rPr>
          <w:lang w:eastAsia="zh-CN"/>
        </w:rPr>
        <w:t>a pH-sweep calculation is carried out using the keyword ‘ph_sweep’</w:t>
      </w:r>
      <w:r>
        <w:rPr>
          <w:rFonts w:hint="eastAsia"/>
          <w:lang w:eastAsia="zh-CN"/>
        </w:rPr>
        <w:t xml:space="preserve"> (see </w:t>
      </w:r>
      <w:r w:rsidR="00BB498B">
        <w:rPr>
          <w:lang w:eastAsia="zh-CN"/>
        </w:rPr>
        <w:t xml:space="preserve">the </w:t>
      </w:r>
      <w:r w:rsidR="00073855">
        <w:rPr>
          <w:lang w:eastAsia="zh-CN"/>
        </w:rPr>
        <w:t xml:space="preserve">user manual </w:t>
      </w:r>
      <w:r w:rsidR="00073855">
        <w:rPr>
          <w:rFonts w:hint="eastAsia"/>
          <w:lang w:eastAsia="zh-CN"/>
        </w:rPr>
        <w:t xml:space="preserve">section </w:t>
      </w:r>
      <w:r w:rsidR="000C78A0">
        <w:rPr>
          <w:lang w:eastAsia="zh-CN"/>
        </w:rPr>
        <w:t>“</w:t>
      </w:r>
      <w:r w:rsidR="000C78A0" w:rsidRPr="000C78A0">
        <w:rPr>
          <w:lang w:eastAsia="zh-CN"/>
        </w:rPr>
        <w:t>INITIAL CONDITION – BATCH REACTIONS</w:t>
      </w:r>
      <w:r w:rsidR="000C78A0">
        <w:rPr>
          <w:lang w:eastAsia="zh-CN"/>
        </w:rPr>
        <w:t>”</w:t>
      </w:r>
      <w:r>
        <w:rPr>
          <w:rFonts w:hint="eastAsia"/>
          <w:lang w:eastAsia="zh-CN"/>
        </w:rPr>
        <w:t>)</w:t>
      </w:r>
    </w:p>
    <w:p w14:paraId="37DD37F3" w14:textId="120FC35B" w:rsidR="00D83308" w:rsidRPr="00ED3698" w:rsidRDefault="00D83308" w:rsidP="00AE6CCB">
      <w:pPr>
        <w:pStyle w:val="StyleCaptionTableCaptionBold"/>
        <w:rPr>
          <w:lang w:eastAsia="zh-CN"/>
        </w:rPr>
      </w:pPr>
      <w:bookmarkStart w:id="59" w:name="_Ref383351778"/>
      <w:bookmarkStart w:id="60" w:name="_Toc520374884"/>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8</w:t>
      </w:r>
      <w:r w:rsidR="00FE1AD3">
        <w:fldChar w:fldCharType="end"/>
      </w:r>
      <w:bookmarkEnd w:id="58"/>
      <w:bookmarkEnd w:id="59"/>
      <w:r w:rsidR="003B5581">
        <w:t xml:space="preserve">: </w:t>
      </w:r>
      <w:r w:rsidRPr="00ED3698">
        <w:t>Physical parameters</w:t>
      </w:r>
      <w:r>
        <w:rPr>
          <w:rFonts w:hint="eastAsia"/>
          <w:lang w:eastAsia="zh-CN"/>
        </w:rPr>
        <w:t xml:space="preserve"> </w:t>
      </w:r>
      <w:r w:rsidR="00EF554C">
        <w:rPr>
          <w:lang w:eastAsia="zh-CN"/>
        </w:rPr>
        <w:t>for</w:t>
      </w:r>
      <w:r>
        <w:rPr>
          <w:rFonts w:hint="eastAsia"/>
          <w:lang w:eastAsia="zh-CN"/>
        </w:rPr>
        <w:t xml:space="preserve"> the surface</w:t>
      </w:r>
      <w:r w:rsidRPr="00ED3698">
        <w:t xml:space="preserve"> for </w:t>
      </w:r>
      <w:r w:rsidR="00EF554C">
        <w:t>verification problem</w:t>
      </w:r>
      <w:r w:rsidRPr="00ED3698">
        <w:t xml:space="preserve"> </w:t>
      </w:r>
      <w:r>
        <w:rPr>
          <w:rFonts w:hint="eastAsia"/>
          <w:lang w:eastAsia="zh-CN"/>
        </w:rPr>
        <w:t>surfme (Stumm and Morgan 1996)</w:t>
      </w:r>
      <w:bookmarkEnd w:id="60"/>
    </w:p>
    <w:tbl>
      <w:tblPr>
        <w:tblW w:w="5000" w:type="pct"/>
        <w:tblBorders>
          <w:top w:val="single" w:sz="4" w:space="0" w:color="auto"/>
          <w:bottom w:val="single" w:sz="4" w:space="0" w:color="auto"/>
        </w:tblBorders>
        <w:tblLook w:val="04A0" w:firstRow="1" w:lastRow="0" w:firstColumn="1" w:lastColumn="0" w:noHBand="0" w:noVBand="1"/>
      </w:tblPr>
      <w:tblGrid>
        <w:gridCol w:w="4625"/>
        <w:gridCol w:w="1081"/>
        <w:gridCol w:w="1084"/>
        <w:gridCol w:w="1850"/>
      </w:tblGrid>
      <w:tr w:rsidR="00D83308" w:rsidRPr="00ED3698" w14:paraId="3086C5F1" w14:textId="77777777" w:rsidTr="00A94C76">
        <w:trPr>
          <w:trHeight w:val="300"/>
        </w:trPr>
        <w:tc>
          <w:tcPr>
            <w:tcW w:w="2685" w:type="pct"/>
            <w:tcBorders>
              <w:bottom w:val="single" w:sz="4" w:space="0" w:color="auto"/>
            </w:tcBorders>
            <w:shd w:val="clear" w:color="auto" w:fill="D9D9D9"/>
            <w:noWrap/>
            <w:vAlign w:val="bottom"/>
            <w:hideMark/>
          </w:tcPr>
          <w:p w14:paraId="3CB836BA" w14:textId="77777777" w:rsidR="00D83308" w:rsidRPr="00ED3698" w:rsidRDefault="00D83308" w:rsidP="000B39EA">
            <w:pPr>
              <w:spacing w:before="0" w:after="0"/>
              <w:rPr>
                <w:b/>
                <w:color w:val="000000"/>
                <w:lang w:eastAsia="en-CA"/>
              </w:rPr>
            </w:pPr>
            <w:r w:rsidRPr="00ED3698">
              <w:rPr>
                <w:b/>
                <w:color w:val="000000"/>
                <w:lang w:eastAsia="en-CA"/>
              </w:rPr>
              <w:t>Parameter</w:t>
            </w:r>
          </w:p>
        </w:tc>
        <w:tc>
          <w:tcPr>
            <w:tcW w:w="634" w:type="pct"/>
            <w:tcBorders>
              <w:bottom w:val="single" w:sz="4" w:space="0" w:color="auto"/>
            </w:tcBorders>
            <w:shd w:val="clear" w:color="auto" w:fill="D9D9D9"/>
            <w:noWrap/>
            <w:vAlign w:val="bottom"/>
            <w:hideMark/>
          </w:tcPr>
          <w:p w14:paraId="0218420F" w14:textId="77777777" w:rsidR="00D83308" w:rsidRPr="00ED3698" w:rsidRDefault="00D83308" w:rsidP="000B39EA">
            <w:pPr>
              <w:spacing w:before="0" w:after="0"/>
              <w:rPr>
                <w:b/>
                <w:color w:val="000000"/>
                <w:lang w:eastAsia="en-CA"/>
              </w:rPr>
            </w:pPr>
          </w:p>
        </w:tc>
        <w:tc>
          <w:tcPr>
            <w:tcW w:w="636" w:type="pct"/>
            <w:tcBorders>
              <w:bottom w:val="single" w:sz="4" w:space="0" w:color="auto"/>
            </w:tcBorders>
            <w:shd w:val="clear" w:color="auto" w:fill="D9D9D9"/>
          </w:tcPr>
          <w:p w14:paraId="77AAEDAC" w14:textId="77777777" w:rsidR="00D83308" w:rsidRPr="00ED3698" w:rsidRDefault="00D83308" w:rsidP="000B39EA">
            <w:pPr>
              <w:spacing w:before="0" w:after="0"/>
              <w:rPr>
                <w:b/>
                <w:color w:val="000000"/>
                <w:lang w:eastAsia="en-CA"/>
              </w:rPr>
            </w:pPr>
            <w:r w:rsidRPr="00ED3698">
              <w:rPr>
                <w:b/>
                <w:color w:val="000000"/>
                <w:lang w:eastAsia="en-CA"/>
              </w:rPr>
              <w:t>Value</w:t>
            </w:r>
          </w:p>
        </w:tc>
        <w:tc>
          <w:tcPr>
            <w:tcW w:w="1044" w:type="pct"/>
            <w:tcBorders>
              <w:bottom w:val="single" w:sz="4" w:space="0" w:color="auto"/>
            </w:tcBorders>
            <w:shd w:val="clear" w:color="auto" w:fill="D9D9D9"/>
            <w:noWrap/>
            <w:vAlign w:val="bottom"/>
            <w:hideMark/>
          </w:tcPr>
          <w:p w14:paraId="736CD07A" w14:textId="77777777" w:rsidR="00D83308" w:rsidRPr="00ED3698" w:rsidRDefault="00D83308" w:rsidP="000B39EA">
            <w:pPr>
              <w:spacing w:before="0" w:after="0"/>
              <w:rPr>
                <w:b/>
                <w:color w:val="000000"/>
                <w:lang w:eastAsia="en-CA"/>
              </w:rPr>
            </w:pPr>
            <w:r w:rsidRPr="00FC4488">
              <w:rPr>
                <w:b/>
                <w:color w:val="000000"/>
                <w:lang w:eastAsia="en-CA"/>
              </w:rPr>
              <w:t>Unit</w:t>
            </w:r>
          </w:p>
        </w:tc>
      </w:tr>
      <w:tr w:rsidR="00D83308" w:rsidRPr="00ED3698" w14:paraId="65D8D7A1" w14:textId="77777777" w:rsidTr="00A94C76">
        <w:trPr>
          <w:trHeight w:val="300"/>
        </w:trPr>
        <w:tc>
          <w:tcPr>
            <w:tcW w:w="2685" w:type="pct"/>
            <w:tcBorders>
              <w:top w:val="nil"/>
              <w:bottom w:val="nil"/>
            </w:tcBorders>
            <w:shd w:val="clear" w:color="auto" w:fill="auto"/>
            <w:noWrap/>
            <w:vAlign w:val="center"/>
          </w:tcPr>
          <w:p w14:paraId="3D647E80" w14:textId="77777777" w:rsidR="00D83308" w:rsidRPr="002D67BA" w:rsidRDefault="00D83308" w:rsidP="000B39EA">
            <w:pPr>
              <w:spacing w:before="0" w:after="0"/>
              <w:jc w:val="left"/>
              <w:rPr>
                <w:color w:val="000000"/>
                <w:lang w:eastAsia="zh-CN"/>
              </w:rPr>
            </w:pPr>
            <w:r>
              <w:rPr>
                <w:rFonts w:hint="eastAsia"/>
                <w:color w:val="000000"/>
                <w:lang w:eastAsia="zh-CN"/>
              </w:rPr>
              <w:t>M</w:t>
            </w:r>
            <w:r w:rsidRPr="00ED53D1">
              <w:rPr>
                <w:color w:val="000000"/>
                <w:lang w:eastAsia="zh-CN"/>
              </w:rPr>
              <w:t>ass of surface site</w:t>
            </w:r>
            <w:r>
              <w:rPr>
                <w:rFonts w:hint="eastAsia"/>
                <w:color w:val="000000"/>
                <w:lang w:eastAsia="zh-CN"/>
              </w:rPr>
              <w:t xml:space="preserve"> </w:t>
            </w:r>
            <w:r>
              <w:rPr>
                <w:lang w:val="en-CA" w:eastAsia="zh-CN"/>
              </w:rPr>
              <w:t>‘</w:t>
            </w:r>
            <w:r>
              <w:rPr>
                <w:rFonts w:hint="eastAsia"/>
                <w:lang w:val="en-CA" w:eastAsia="zh-CN"/>
              </w:rPr>
              <w:t>=SOH</w:t>
            </w:r>
            <w:r>
              <w:rPr>
                <w:lang w:val="en-CA" w:eastAsia="zh-CN"/>
              </w:rPr>
              <w:t>’</w:t>
            </w:r>
          </w:p>
        </w:tc>
        <w:tc>
          <w:tcPr>
            <w:tcW w:w="634" w:type="pct"/>
            <w:tcBorders>
              <w:top w:val="nil"/>
              <w:bottom w:val="nil"/>
            </w:tcBorders>
            <w:shd w:val="clear" w:color="auto" w:fill="auto"/>
            <w:noWrap/>
            <w:vAlign w:val="center"/>
          </w:tcPr>
          <w:p w14:paraId="5355C712" w14:textId="77777777" w:rsidR="00D83308" w:rsidRPr="00B0758A" w:rsidRDefault="00D83308" w:rsidP="000B39EA">
            <w:pPr>
              <w:spacing w:before="0" w:after="0"/>
              <w:jc w:val="left"/>
              <w:rPr>
                <w:color w:val="000000"/>
                <w:lang w:eastAsia="zh-CN"/>
              </w:rPr>
            </w:pPr>
            <w:r>
              <w:rPr>
                <w:rFonts w:hint="eastAsia"/>
                <w:color w:val="000000"/>
                <w:lang w:eastAsia="zh-CN"/>
              </w:rPr>
              <w:t>M</w:t>
            </w:r>
          </w:p>
        </w:tc>
        <w:tc>
          <w:tcPr>
            <w:tcW w:w="636" w:type="pct"/>
            <w:tcBorders>
              <w:top w:val="nil"/>
              <w:bottom w:val="nil"/>
            </w:tcBorders>
            <w:vAlign w:val="center"/>
          </w:tcPr>
          <w:p w14:paraId="1CC2DDD3" w14:textId="77777777" w:rsidR="00D83308" w:rsidRDefault="00D83308" w:rsidP="000B39EA">
            <w:pPr>
              <w:spacing w:before="0" w:after="0"/>
              <w:jc w:val="left"/>
              <w:rPr>
                <w:color w:val="000000"/>
                <w:lang w:eastAsia="zh-CN"/>
              </w:rPr>
            </w:pPr>
            <w:r>
              <w:rPr>
                <w:rFonts w:hint="eastAsia"/>
                <w:color w:val="000000"/>
                <w:lang w:eastAsia="zh-CN"/>
              </w:rPr>
              <w:t>1.0</w:t>
            </w:r>
          </w:p>
        </w:tc>
        <w:tc>
          <w:tcPr>
            <w:tcW w:w="1044" w:type="pct"/>
            <w:tcBorders>
              <w:top w:val="nil"/>
              <w:bottom w:val="nil"/>
            </w:tcBorders>
            <w:shd w:val="clear" w:color="auto" w:fill="auto"/>
            <w:noWrap/>
            <w:vAlign w:val="center"/>
          </w:tcPr>
          <w:p w14:paraId="7AC4AAC9" w14:textId="77777777" w:rsidR="00D83308" w:rsidRDefault="00D83308" w:rsidP="000B39EA">
            <w:pPr>
              <w:spacing w:before="0" w:after="0"/>
              <w:jc w:val="left"/>
              <w:rPr>
                <w:color w:val="000000"/>
                <w:lang w:eastAsia="zh-CN"/>
              </w:rPr>
            </w:pPr>
            <w:r w:rsidRPr="00ED53D1">
              <w:rPr>
                <w:color w:val="000000"/>
                <w:lang w:eastAsia="zh-CN"/>
              </w:rPr>
              <w:t>[g solid L</w:t>
            </w:r>
            <w:r w:rsidRPr="00ED53D1">
              <w:rPr>
                <w:color w:val="000000"/>
                <w:vertAlign w:val="superscript"/>
                <w:lang w:eastAsia="zh-CN"/>
              </w:rPr>
              <w:t>-1</w:t>
            </w:r>
            <w:r w:rsidRPr="00ED53D1">
              <w:rPr>
                <w:color w:val="000000"/>
                <w:lang w:eastAsia="zh-CN"/>
              </w:rPr>
              <w:t xml:space="preserve"> H</w:t>
            </w:r>
            <w:r w:rsidRPr="00ED53D1">
              <w:rPr>
                <w:color w:val="000000"/>
                <w:vertAlign w:val="subscript"/>
                <w:lang w:eastAsia="zh-CN"/>
              </w:rPr>
              <w:t>2</w:t>
            </w:r>
            <w:r w:rsidRPr="00ED53D1">
              <w:rPr>
                <w:color w:val="000000"/>
                <w:lang w:eastAsia="zh-CN"/>
              </w:rPr>
              <w:t>O]</w:t>
            </w:r>
          </w:p>
        </w:tc>
      </w:tr>
      <w:tr w:rsidR="00D83308" w:rsidRPr="00ED3698" w14:paraId="4DCA95FD" w14:textId="77777777" w:rsidTr="00A94C76">
        <w:trPr>
          <w:trHeight w:val="300"/>
        </w:trPr>
        <w:tc>
          <w:tcPr>
            <w:tcW w:w="2685" w:type="pct"/>
            <w:tcBorders>
              <w:top w:val="nil"/>
              <w:bottom w:val="nil"/>
            </w:tcBorders>
            <w:shd w:val="clear" w:color="auto" w:fill="auto"/>
            <w:noWrap/>
            <w:vAlign w:val="center"/>
          </w:tcPr>
          <w:p w14:paraId="4AD52A02" w14:textId="77777777" w:rsidR="00D83308" w:rsidRDefault="00D83308" w:rsidP="000B39EA">
            <w:pPr>
              <w:spacing w:before="0" w:after="0"/>
              <w:jc w:val="left"/>
              <w:rPr>
                <w:color w:val="000000"/>
                <w:lang w:eastAsia="zh-CN"/>
              </w:rPr>
            </w:pPr>
            <w:r>
              <w:rPr>
                <w:rFonts w:hint="eastAsia"/>
                <w:color w:val="000000"/>
                <w:lang w:eastAsia="zh-CN"/>
              </w:rPr>
              <w:t xml:space="preserve">Surface area of </w:t>
            </w:r>
            <w:r>
              <w:rPr>
                <w:lang w:val="en-CA" w:eastAsia="zh-CN"/>
              </w:rPr>
              <w:t>‘</w:t>
            </w:r>
            <w:r>
              <w:rPr>
                <w:rFonts w:hint="eastAsia"/>
                <w:lang w:val="en-CA" w:eastAsia="zh-CN"/>
              </w:rPr>
              <w:t>=SOH</w:t>
            </w:r>
            <w:r>
              <w:rPr>
                <w:lang w:val="en-CA" w:eastAsia="zh-CN"/>
              </w:rPr>
              <w:t>’</w:t>
            </w:r>
          </w:p>
        </w:tc>
        <w:tc>
          <w:tcPr>
            <w:tcW w:w="634" w:type="pct"/>
            <w:tcBorders>
              <w:top w:val="nil"/>
              <w:bottom w:val="nil"/>
            </w:tcBorders>
            <w:shd w:val="clear" w:color="auto" w:fill="auto"/>
            <w:noWrap/>
            <w:vAlign w:val="center"/>
          </w:tcPr>
          <w:p w14:paraId="6EB9657E" w14:textId="77777777" w:rsidR="00D83308" w:rsidRDefault="00D83308" w:rsidP="000B39EA">
            <w:pPr>
              <w:spacing w:before="0" w:after="0"/>
              <w:jc w:val="left"/>
              <w:rPr>
                <w:color w:val="000000"/>
                <w:lang w:eastAsia="zh-CN"/>
              </w:rPr>
            </w:pPr>
            <w:r>
              <w:rPr>
                <w:rFonts w:hint="eastAsia"/>
                <w:color w:val="000000"/>
                <w:lang w:eastAsia="zh-CN"/>
              </w:rPr>
              <w:t>S</w:t>
            </w:r>
          </w:p>
        </w:tc>
        <w:tc>
          <w:tcPr>
            <w:tcW w:w="636" w:type="pct"/>
            <w:tcBorders>
              <w:top w:val="nil"/>
              <w:bottom w:val="nil"/>
            </w:tcBorders>
            <w:vAlign w:val="center"/>
          </w:tcPr>
          <w:p w14:paraId="597779A6" w14:textId="77777777" w:rsidR="00D83308" w:rsidRDefault="00D83308" w:rsidP="000B39EA">
            <w:pPr>
              <w:spacing w:before="0" w:after="0"/>
              <w:jc w:val="left"/>
              <w:rPr>
                <w:color w:val="000000"/>
                <w:lang w:eastAsia="zh-CN"/>
              </w:rPr>
            </w:pPr>
            <w:r>
              <w:rPr>
                <w:rFonts w:hint="eastAsia"/>
                <w:color w:val="000000"/>
                <w:lang w:eastAsia="zh-CN"/>
              </w:rPr>
              <w:t>10.0</w:t>
            </w:r>
          </w:p>
        </w:tc>
        <w:tc>
          <w:tcPr>
            <w:tcW w:w="1044" w:type="pct"/>
            <w:tcBorders>
              <w:top w:val="nil"/>
              <w:bottom w:val="nil"/>
            </w:tcBorders>
            <w:shd w:val="clear" w:color="auto" w:fill="auto"/>
            <w:noWrap/>
            <w:vAlign w:val="center"/>
          </w:tcPr>
          <w:p w14:paraId="5782BE47" w14:textId="77777777" w:rsidR="00D83308" w:rsidRPr="00ED53D1" w:rsidRDefault="00D83308" w:rsidP="000B39EA">
            <w:pPr>
              <w:spacing w:before="0" w:after="0"/>
              <w:jc w:val="left"/>
              <w:rPr>
                <w:color w:val="000000"/>
                <w:szCs w:val="24"/>
                <w:lang w:eastAsia="zh-CN"/>
              </w:rPr>
            </w:pPr>
            <w:r w:rsidRPr="00ED53D1">
              <w:rPr>
                <w:szCs w:val="24"/>
              </w:rPr>
              <w:t>[m</w:t>
            </w:r>
            <w:r w:rsidRPr="00ED53D1">
              <w:rPr>
                <w:szCs w:val="24"/>
                <w:vertAlign w:val="superscript"/>
              </w:rPr>
              <w:t>2</w:t>
            </w:r>
            <w:r w:rsidRPr="00ED53D1">
              <w:rPr>
                <w:szCs w:val="24"/>
              </w:rPr>
              <w:t xml:space="preserve"> g</w:t>
            </w:r>
            <w:r w:rsidRPr="00ED53D1">
              <w:rPr>
                <w:szCs w:val="24"/>
                <w:vertAlign w:val="superscript"/>
              </w:rPr>
              <w:t>-1</w:t>
            </w:r>
            <w:r w:rsidRPr="00ED53D1">
              <w:rPr>
                <w:szCs w:val="24"/>
              </w:rPr>
              <w:t xml:space="preserve"> solid]</w:t>
            </w:r>
          </w:p>
        </w:tc>
      </w:tr>
      <w:tr w:rsidR="00D83308" w:rsidRPr="00ED3698" w14:paraId="5B09A5D7" w14:textId="77777777" w:rsidTr="00A94C76">
        <w:trPr>
          <w:trHeight w:val="300"/>
        </w:trPr>
        <w:tc>
          <w:tcPr>
            <w:tcW w:w="2685" w:type="pct"/>
            <w:tcBorders>
              <w:top w:val="nil"/>
              <w:bottom w:val="single" w:sz="4" w:space="0" w:color="auto"/>
            </w:tcBorders>
            <w:shd w:val="clear" w:color="auto" w:fill="auto"/>
            <w:noWrap/>
            <w:vAlign w:val="center"/>
          </w:tcPr>
          <w:p w14:paraId="6FE8EFD6" w14:textId="77777777" w:rsidR="00D83308" w:rsidRPr="002D67BA" w:rsidRDefault="00D83308" w:rsidP="000B39EA">
            <w:pPr>
              <w:spacing w:before="0" w:after="0"/>
              <w:jc w:val="left"/>
              <w:rPr>
                <w:color w:val="000000"/>
                <w:lang w:eastAsia="zh-CN"/>
              </w:rPr>
            </w:pPr>
            <w:r>
              <w:rPr>
                <w:rFonts w:hint="eastAsia"/>
                <w:color w:val="000000"/>
                <w:lang w:eastAsia="zh-CN"/>
              </w:rPr>
              <w:t>Site density</w:t>
            </w:r>
          </w:p>
        </w:tc>
        <w:tc>
          <w:tcPr>
            <w:tcW w:w="634" w:type="pct"/>
            <w:tcBorders>
              <w:top w:val="nil"/>
              <w:bottom w:val="single" w:sz="4" w:space="0" w:color="auto"/>
            </w:tcBorders>
            <w:shd w:val="clear" w:color="auto" w:fill="auto"/>
            <w:noWrap/>
            <w:vAlign w:val="center"/>
          </w:tcPr>
          <w:p w14:paraId="5645D848" w14:textId="77777777" w:rsidR="00D83308" w:rsidRPr="00B0758A" w:rsidRDefault="00D83308" w:rsidP="008C276D">
            <w:pPr>
              <w:spacing w:before="0" w:after="0"/>
              <w:jc w:val="left"/>
              <w:rPr>
                <w:color w:val="000000"/>
                <w:lang w:eastAsia="zh-CN"/>
              </w:rPr>
            </w:pPr>
            <w:r>
              <w:rPr>
                <w:rFonts w:hint="eastAsia"/>
                <w:color w:val="000000"/>
                <w:lang w:eastAsia="zh-CN"/>
              </w:rPr>
              <w:t>D</w:t>
            </w:r>
          </w:p>
        </w:tc>
        <w:tc>
          <w:tcPr>
            <w:tcW w:w="636" w:type="pct"/>
            <w:tcBorders>
              <w:top w:val="nil"/>
              <w:bottom w:val="single" w:sz="4" w:space="0" w:color="auto"/>
            </w:tcBorders>
            <w:vAlign w:val="center"/>
          </w:tcPr>
          <w:p w14:paraId="50871F97" w14:textId="77777777" w:rsidR="00D83308" w:rsidRDefault="00D83308" w:rsidP="000B39EA">
            <w:pPr>
              <w:spacing w:before="0" w:after="0"/>
              <w:jc w:val="left"/>
              <w:rPr>
                <w:color w:val="000000"/>
                <w:lang w:eastAsia="zh-CN"/>
              </w:rPr>
            </w:pPr>
            <w:r>
              <w:rPr>
                <w:rFonts w:hint="eastAsia"/>
                <w:color w:val="000000"/>
                <w:lang w:eastAsia="zh-CN"/>
              </w:rPr>
              <w:t>6.02228</w:t>
            </w:r>
          </w:p>
        </w:tc>
        <w:tc>
          <w:tcPr>
            <w:tcW w:w="1044" w:type="pct"/>
            <w:tcBorders>
              <w:top w:val="nil"/>
              <w:bottom w:val="single" w:sz="4" w:space="0" w:color="auto"/>
            </w:tcBorders>
            <w:shd w:val="clear" w:color="auto" w:fill="auto"/>
            <w:noWrap/>
            <w:vAlign w:val="center"/>
          </w:tcPr>
          <w:p w14:paraId="6AD3D119" w14:textId="77777777" w:rsidR="00D83308" w:rsidRPr="00A836D6" w:rsidRDefault="00D83308" w:rsidP="000B39EA">
            <w:pPr>
              <w:spacing w:before="0" w:after="0"/>
              <w:jc w:val="left"/>
              <w:rPr>
                <w:color w:val="000000"/>
                <w:szCs w:val="24"/>
                <w:lang w:eastAsia="zh-CN"/>
              </w:rPr>
            </w:pPr>
            <w:r w:rsidRPr="00A836D6">
              <w:rPr>
                <w:szCs w:val="24"/>
              </w:rPr>
              <w:t>[sites nm</w:t>
            </w:r>
            <w:r w:rsidRPr="00A836D6">
              <w:rPr>
                <w:szCs w:val="24"/>
                <w:vertAlign w:val="superscript"/>
              </w:rPr>
              <w:t>-2</w:t>
            </w:r>
            <w:r w:rsidRPr="00A836D6">
              <w:rPr>
                <w:szCs w:val="24"/>
              </w:rPr>
              <w:t>]</w:t>
            </w:r>
          </w:p>
        </w:tc>
      </w:tr>
    </w:tbl>
    <w:p w14:paraId="1C2C0964" w14:textId="77777777" w:rsidR="003A61A7" w:rsidRDefault="003A61A7" w:rsidP="003A61A7">
      <w:pPr>
        <w:pStyle w:val="Simpleline"/>
      </w:pPr>
    </w:p>
    <w:p w14:paraId="60710476" w14:textId="77777777" w:rsidR="00D83308" w:rsidRPr="00192E8E" w:rsidRDefault="00D83308" w:rsidP="009D54B1">
      <w:pPr>
        <w:pStyle w:val="StyleHeading4Bold"/>
      </w:pPr>
      <w:bookmarkStart w:id="61" w:name="_Toc520374382"/>
      <w:r w:rsidRPr="00192E8E">
        <w:t>Results</w:t>
      </w:r>
      <w:bookmarkEnd w:id="61"/>
    </w:p>
    <w:p w14:paraId="6AC5197A" w14:textId="06CDA99A" w:rsidR="00D83308" w:rsidRDefault="00D83308" w:rsidP="00D83308">
      <w:pPr>
        <w:rPr>
          <w:lang w:val="en-CA" w:eastAsia="zh-CN"/>
        </w:rPr>
      </w:pPr>
      <w:r>
        <w:rPr>
          <w:rFonts w:hint="eastAsia"/>
          <w:lang w:eastAsia="zh-CN"/>
        </w:rPr>
        <w:t>The simulated geochemical speciation of a metal (Me</w:t>
      </w:r>
      <w:r>
        <w:rPr>
          <w:rFonts w:hint="eastAsia"/>
          <w:vertAlign w:val="superscript"/>
          <w:lang w:eastAsia="zh-CN"/>
        </w:rPr>
        <w:t>+</w:t>
      </w:r>
      <w:r>
        <w:rPr>
          <w:rFonts w:hint="eastAsia"/>
          <w:lang w:eastAsia="zh-CN"/>
        </w:rPr>
        <w:t xml:space="preserve">) as a function of pH considering surface complexation is depicted in </w:t>
      </w:r>
      <w:r w:rsidR="005F5019">
        <w:rPr>
          <w:lang w:eastAsia="zh-CN"/>
        </w:rPr>
        <w:fldChar w:fldCharType="begin"/>
      </w:r>
      <w:r>
        <w:rPr>
          <w:lang w:eastAsia="zh-CN"/>
        </w:rPr>
        <w:instrText xml:space="preserve"> </w:instrText>
      </w:r>
      <w:r>
        <w:rPr>
          <w:rFonts w:hint="eastAsia"/>
          <w:lang w:eastAsia="zh-CN"/>
        </w:rPr>
        <w:instrText>REF _Ref363546926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2</w:t>
      </w:r>
      <w:r w:rsidR="00B560DA">
        <w:t>.</w:t>
      </w:r>
      <w:r w:rsidR="00B560DA">
        <w:rPr>
          <w:noProof/>
        </w:rPr>
        <w:t>3</w:t>
      </w:r>
      <w:r w:rsidR="005F5019">
        <w:rPr>
          <w:lang w:eastAsia="zh-CN"/>
        </w:rPr>
        <w:fldChar w:fldCharType="end"/>
      </w:r>
      <w:r w:rsidR="004474F5">
        <w:rPr>
          <w:rFonts w:hint="eastAsia"/>
          <w:lang w:eastAsia="zh-CN"/>
        </w:rPr>
        <w:t xml:space="preserve">.  </w:t>
      </w:r>
      <w:r w:rsidR="00EF554C">
        <w:rPr>
          <w:lang w:eastAsia="zh-CN"/>
        </w:rPr>
        <w:t>The s</w:t>
      </w:r>
      <w:r>
        <w:rPr>
          <w:rFonts w:hint="eastAsia"/>
          <w:lang w:eastAsia="zh-CN"/>
        </w:rPr>
        <w:t>urface complex =SOMe</w:t>
      </w:r>
      <w:r w:rsidRPr="00BB4E63">
        <w:rPr>
          <w:rFonts w:hint="eastAsia"/>
          <w:vertAlign w:val="superscript"/>
          <w:lang w:eastAsia="zh-CN"/>
        </w:rPr>
        <w:t>+</w:t>
      </w:r>
      <w:r>
        <w:rPr>
          <w:rFonts w:hint="eastAsia"/>
          <w:lang w:eastAsia="zh-CN"/>
        </w:rPr>
        <w:t xml:space="preserve"> is the main component for the metal </w:t>
      </w:r>
      <w:r w:rsidR="00EF554C">
        <w:rPr>
          <w:lang w:eastAsia="zh-CN"/>
        </w:rPr>
        <w:t xml:space="preserve">for </w:t>
      </w:r>
      <w:r>
        <w:rPr>
          <w:rFonts w:hint="eastAsia"/>
          <w:lang w:eastAsia="zh-CN"/>
        </w:rPr>
        <w:t xml:space="preserve">pH </w:t>
      </w:r>
      <w:r w:rsidR="00EF554C">
        <w:rPr>
          <w:lang w:eastAsia="zh-CN"/>
        </w:rPr>
        <w:t>values greater than</w:t>
      </w:r>
      <w:r>
        <w:rPr>
          <w:rFonts w:hint="eastAsia"/>
          <w:lang w:eastAsia="zh-CN"/>
        </w:rPr>
        <w:t xml:space="preserve"> 5.0</w:t>
      </w:r>
      <w:r w:rsidR="004474F5">
        <w:rPr>
          <w:rFonts w:hint="eastAsia"/>
          <w:lang w:eastAsia="zh-CN"/>
        </w:rPr>
        <w:t xml:space="preserve">.  </w:t>
      </w:r>
      <w:r>
        <w:rPr>
          <w:rFonts w:hint="eastAsia"/>
          <w:lang w:eastAsia="zh-CN"/>
        </w:rPr>
        <w:t>Otherwise, the main species is Me</w:t>
      </w:r>
      <w:r w:rsidRPr="00BB4E63">
        <w:rPr>
          <w:rFonts w:hint="eastAsia"/>
          <w:vertAlign w:val="superscript"/>
          <w:lang w:eastAsia="zh-CN"/>
        </w:rPr>
        <w:t>+</w:t>
      </w:r>
      <w:r w:rsidR="004474F5">
        <w:rPr>
          <w:lang w:eastAsia="zh-CN"/>
        </w:rPr>
        <w:t xml:space="preserve">.  </w:t>
      </w:r>
      <w:r>
        <w:rPr>
          <w:rFonts w:hint="eastAsia"/>
          <w:lang w:eastAsia="zh-CN"/>
        </w:rPr>
        <w:t xml:space="preserve">These results </w:t>
      </w:r>
      <w:r w:rsidR="00EF554C">
        <w:rPr>
          <w:lang w:eastAsia="zh-CN"/>
        </w:rPr>
        <w:t>closely agree with</w:t>
      </w:r>
      <w:r>
        <w:rPr>
          <w:rFonts w:hint="eastAsia"/>
          <w:lang w:eastAsia="zh-CN"/>
        </w:rPr>
        <w:t xml:space="preserve"> those provided by Stumm and Morgan (1996).</w:t>
      </w:r>
    </w:p>
    <w:p w14:paraId="266F4BC4" w14:textId="77777777" w:rsidR="00D83308" w:rsidRDefault="00C1193D" w:rsidP="003A61A7">
      <w:pPr>
        <w:pStyle w:val="Simpleline"/>
        <w:jc w:val="center"/>
        <w:rPr>
          <w:lang w:eastAsia="zh-CN"/>
        </w:rPr>
      </w:pPr>
      <w:r>
        <w:rPr>
          <w:noProof/>
          <w:lang w:val="en-CA" w:eastAsia="zh-CN"/>
        </w:rPr>
        <w:lastRenderedPageBreak/>
        <w:drawing>
          <wp:inline distT="0" distB="0" distL="0" distR="0" wp14:anchorId="5BE6A6B5" wp14:editId="3A965395">
            <wp:extent cx="5304484" cy="40667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me.png"/>
                    <pic:cNvPicPr/>
                  </pic:nvPicPr>
                  <pic:blipFill>
                    <a:blip r:embed="rId14">
                      <a:extLst>
                        <a:ext uri="{28A0092B-C50C-407E-A947-70E740481C1C}">
                          <a14:useLocalDpi xmlns:a14="http://schemas.microsoft.com/office/drawing/2010/main" val="0"/>
                        </a:ext>
                      </a:extLst>
                    </a:blip>
                    <a:stretch>
                      <a:fillRect/>
                    </a:stretch>
                  </pic:blipFill>
                  <pic:spPr>
                    <a:xfrm>
                      <a:off x="0" y="0"/>
                      <a:ext cx="5306231" cy="4068111"/>
                    </a:xfrm>
                    <a:prstGeom prst="rect">
                      <a:avLst/>
                    </a:prstGeom>
                  </pic:spPr>
                </pic:pic>
              </a:graphicData>
            </a:graphic>
          </wp:inline>
        </w:drawing>
      </w:r>
    </w:p>
    <w:p w14:paraId="16BA6E28" w14:textId="13DCF62C" w:rsidR="00D83308" w:rsidRDefault="00D83308" w:rsidP="001B3F12">
      <w:pPr>
        <w:pStyle w:val="Caption"/>
        <w:jc w:val="left"/>
        <w:rPr>
          <w:lang w:eastAsia="zh-CN"/>
        </w:rPr>
      </w:pPr>
      <w:bookmarkStart w:id="62" w:name="_Ref363546926"/>
      <w:bookmarkStart w:id="63" w:name="_Toc520375019"/>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w:t>
      </w:r>
      <w:r w:rsidR="00183C7C">
        <w:fldChar w:fldCharType="end"/>
      </w:r>
      <w:bookmarkEnd w:id="62"/>
      <w:r>
        <w:rPr>
          <w:rFonts w:hint="eastAsia"/>
          <w:lang w:eastAsia="zh-CN"/>
        </w:rPr>
        <w:tab/>
        <w:t xml:space="preserve">Comparison of simulated results </w:t>
      </w:r>
      <w:r w:rsidR="00EF554C">
        <w:rPr>
          <w:lang w:eastAsia="zh-CN"/>
        </w:rPr>
        <w:t>for</w:t>
      </w:r>
      <w:r>
        <w:rPr>
          <w:rFonts w:hint="eastAsia"/>
          <w:lang w:eastAsia="zh-CN"/>
        </w:rPr>
        <w:t xml:space="preserve"> the binding of a metal (Me</w:t>
      </w:r>
      <w:r w:rsidRPr="00C70066">
        <w:rPr>
          <w:rFonts w:hint="eastAsia"/>
          <w:vertAlign w:val="superscript"/>
          <w:lang w:eastAsia="zh-CN"/>
        </w:rPr>
        <w:t>+</w:t>
      </w:r>
      <w:r>
        <w:rPr>
          <w:rFonts w:hint="eastAsia"/>
          <w:lang w:eastAsia="zh-CN"/>
        </w:rPr>
        <w:t>) by a hydrous oxide from a 10</w:t>
      </w:r>
      <w:r w:rsidRPr="00046E1E">
        <w:rPr>
          <w:rFonts w:hint="eastAsia"/>
          <w:vertAlign w:val="superscript"/>
          <w:lang w:eastAsia="zh-CN"/>
        </w:rPr>
        <w:t>-7</w:t>
      </w:r>
      <w:r>
        <w:rPr>
          <w:lang w:eastAsia="zh-CN"/>
        </w:rPr>
        <w:t> </w:t>
      </w:r>
      <w:r>
        <w:rPr>
          <w:rFonts w:hint="eastAsia"/>
          <w:lang w:eastAsia="zh-CN"/>
        </w:rPr>
        <w:t xml:space="preserve">M solution by </w:t>
      </w:r>
      <w:r w:rsidR="0076771D">
        <w:rPr>
          <w:rFonts w:hint="eastAsia"/>
          <w:lang w:eastAsia="zh-CN"/>
        </w:rPr>
        <w:t>MIN3P-THCm</w:t>
      </w:r>
      <w:r w:rsidR="000A1D0C">
        <w:rPr>
          <w:rFonts w:hint="eastAsia"/>
          <w:lang w:eastAsia="zh-CN"/>
        </w:rPr>
        <w:t xml:space="preserve"> (lines)</w:t>
      </w:r>
      <w:r>
        <w:rPr>
          <w:rFonts w:hint="eastAsia"/>
          <w:lang w:eastAsia="zh-CN"/>
        </w:rPr>
        <w:t xml:space="preserve"> and calculated data by Stumm and Morgan (1996)</w:t>
      </w:r>
      <w:r w:rsidR="000A1D0C">
        <w:rPr>
          <w:rFonts w:hint="eastAsia"/>
          <w:lang w:eastAsia="zh-CN"/>
        </w:rPr>
        <w:t xml:space="preserve"> (symbols)</w:t>
      </w:r>
      <w:r>
        <w:rPr>
          <w:rFonts w:hint="eastAsia"/>
          <w:lang w:eastAsia="zh-CN"/>
        </w:rPr>
        <w:t xml:space="preserve"> (benchmark surfme)</w:t>
      </w:r>
      <w:bookmarkEnd w:id="63"/>
    </w:p>
    <w:p w14:paraId="0920A0BE" w14:textId="77777777" w:rsidR="003A61A7" w:rsidRPr="003A61A7" w:rsidRDefault="003A61A7" w:rsidP="003A61A7">
      <w:pPr>
        <w:pStyle w:val="Simpleline"/>
        <w:rPr>
          <w:lang w:eastAsia="zh-CN"/>
        </w:rPr>
      </w:pPr>
    </w:p>
    <w:p w14:paraId="43C352F1" w14:textId="77777777" w:rsidR="00A95059" w:rsidRPr="00192E8E" w:rsidRDefault="00A95059" w:rsidP="00A95059">
      <w:pPr>
        <w:pStyle w:val="StyleHeading4Bold"/>
      </w:pPr>
      <w:bookmarkStart w:id="64" w:name="_Toc520374383"/>
      <w:r>
        <w:t>File locations</w:t>
      </w:r>
      <w:bookmarkEnd w:id="64"/>
    </w:p>
    <w:p w14:paraId="3751D10D" w14:textId="77777777" w:rsidR="004B0811" w:rsidRDefault="00D83308" w:rsidP="00D83308">
      <w:pPr>
        <w:pStyle w:val="ListParagraph"/>
        <w:ind w:hanging="720"/>
      </w:pPr>
      <w:r w:rsidRPr="00ED3698">
        <w:t xml:space="preserve">The input file is: </w:t>
      </w:r>
      <w:r w:rsidRPr="00A04D84">
        <w:rPr>
          <w:i/>
          <w:lang w:eastAsia="zh-CN"/>
        </w:rPr>
        <w:t>surf</w:t>
      </w:r>
      <w:r>
        <w:rPr>
          <w:rFonts w:hint="eastAsia"/>
          <w:i/>
          <w:lang w:eastAsia="zh-CN"/>
        </w:rPr>
        <w:t>me</w:t>
      </w:r>
      <w:r w:rsidRPr="00430124">
        <w:rPr>
          <w:i/>
        </w:rPr>
        <w:t>.dat</w:t>
      </w:r>
      <w:r w:rsidRPr="00ED3698">
        <w:t xml:space="preserve"> under folder</w:t>
      </w:r>
      <w:r w:rsidR="004B0811">
        <w:t>:</w:t>
      </w:r>
    </w:p>
    <w:p w14:paraId="58CDAFF8" w14:textId="77777777" w:rsidR="00D83308" w:rsidRPr="00ED3698" w:rsidRDefault="00D83308" w:rsidP="00D83308">
      <w:pPr>
        <w:pStyle w:val="ListParagraph"/>
        <w:ind w:hanging="720"/>
        <w:rPr>
          <w:lang w:eastAsia="zh-CN"/>
        </w:rPr>
      </w:pPr>
      <w:r w:rsidRPr="00ED3698">
        <w:t xml:space="preserve"> </w:t>
      </w:r>
      <w:r w:rsidR="004B0811">
        <w:rPr>
          <w:i/>
        </w:rPr>
        <w:t>.\benchmarks\benchmarks_standard\</w:t>
      </w:r>
      <w:r w:rsidRPr="007C6689">
        <w:rPr>
          <w:rFonts w:hint="eastAsia"/>
          <w:i/>
          <w:lang w:eastAsia="zh-CN"/>
        </w:rPr>
        <w:t>batch</w:t>
      </w:r>
      <w:r w:rsidRPr="007C6689">
        <w:rPr>
          <w:i/>
        </w:rPr>
        <w:t>\</w:t>
      </w:r>
      <w:r w:rsidRPr="007C6689">
        <w:rPr>
          <w:i/>
          <w:lang w:eastAsia="zh-CN"/>
        </w:rPr>
        <w:t>surf</w:t>
      </w:r>
      <w:r w:rsidRPr="007C6689">
        <w:rPr>
          <w:rFonts w:hint="eastAsia"/>
          <w:i/>
          <w:lang w:eastAsia="zh-CN"/>
        </w:rPr>
        <w:t>me</w:t>
      </w:r>
    </w:p>
    <w:p w14:paraId="65E4AB89" w14:textId="77777777" w:rsidR="00D83308" w:rsidRDefault="00990FF2" w:rsidP="00D83308">
      <w:pPr>
        <w:rPr>
          <w:i/>
          <w:lang w:eastAsia="zh-CN"/>
        </w:rPr>
      </w:pPr>
      <w:r>
        <w:rPr>
          <w:rFonts w:hint="eastAsia"/>
          <w:lang w:eastAsia="zh-CN"/>
        </w:rPr>
        <w:t>Database can be found under:</w:t>
      </w:r>
      <w:r w:rsidR="00D83308">
        <w:rPr>
          <w:rFonts w:hint="eastAsia"/>
          <w:lang w:eastAsia="zh-CN"/>
        </w:rPr>
        <w:t xml:space="preserve"> </w:t>
      </w:r>
      <w:r w:rsidR="00D83308" w:rsidRPr="007C6689">
        <w:rPr>
          <w:i/>
          <w:lang w:eastAsia="zh-CN"/>
        </w:rPr>
        <w:t>.</w:t>
      </w:r>
      <w:r>
        <w:rPr>
          <w:i/>
          <w:lang w:eastAsia="zh-CN"/>
        </w:rPr>
        <w:t>\benchmarks\</w:t>
      </w:r>
      <w:r w:rsidR="00D83308" w:rsidRPr="007C6689">
        <w:rPr>
          <w:i/>
          <w:lang w:eastAsia="zh-CN"/>
        </w:rPr>
        <w:t>database\</w:t>
      </w:r>
      <w:r w:rsidR="005E3E22">
        <w:rPr>
          <w:i/>
          <w:lang w:eastAsia="zh-CN"/>
        </w:rPr>
        <w:t>surftest</w:t>
      </w:r>
    </w:p>
    <w:p w14:paraId="10959CEF" w14:textId="77777777" w:rsidR="00824048" w:rsidRDefault="00824048" w:rsidP="00D83308">
      <w:pPr>
        <w:rPr>
          <w:lang w:eastAsia="zh-CN"/>
        </w:rPr>
      </w:pPr>
    </w:p>
    <w:p w14:paraId="56B24175" w14:textId="77777777" w:rsidR="00D83308" w:rsidRDefault="00D83308" w:rsidP="00D83308">
      <w:pPr>
        <w:pStyle w:val="Heading3"/>
        <w:rPr>
          <w:lang w:eastAsia="zh-CN"/>
        </w:rPr>
      </w:pPr>
      <w:bookmarkStart w:id="65" w:name="_Ref364344341"/>
      <w:bookmarkStart w:id="66" w:name="_Ref383525016"/>
      <w:bookmarkStart w:id="67" w:name="_Toc520374384"/>
      <w:r>
        <w:rPr>
          <w:rFonts w:hint="eastAsia"/>
          <w:lang w:eastAsia="zh-CN"/>
        </w:rPr>
        <w:t>Pitzer equation</w:t>
      </w:r>
      <w:bookmarkEnd w:id="65"/>
      <w:r w:rsidR="007B335A">
        <w:rPr>
          <w:lang w:eastAsia="zh-CN"/>
        </w:rPr>
        <w:t xml:space="preserve"> – Chemical speciation of Dead Sea water</w:t>
      </w:r>
      <w:bookmarkEnd w:id="66"/>
      <w:bookmarkEnd w:id="67"/>
    </w:p>
    <w:p w14:paraId="0F860E08" w14:textId="77777777" w:rsidR="00B3171D" w:rsidRPr="00192E8E" w:rsidRDefault="00771FFF" w:rsidP="00B3171D">
      <w:pPr>
        <w:pStyle w:val="StyleHeading4Bold"/>
      </w:pPr>
      <w:bookmarkStart w:id="68" w:name="_Toc520374385"/>
      <w:r>
        <w:t>Problem definition</w:t>
      </w:r>
      <w:bookmarkEnd w:id="68"/>
    </w:p>
    <w:p w14:paraId="24D50B4B" w14:textId="5D48E51C" w:rsidR="00B3171D" w:rsidRDefault="00B3171D" w:rsidP="00C15FF0">
      <w:pPr>
        <w:widowControl/>
        <w:spacing w:before="0" w:after="0"/>
        <w:jc w:val="left"/>
        <w:rPr>
          <w:rFonts w:cs="Arial"/>
          <w:szCs w:val="22"/>
        </w:rPr>
      </w:pPr>
      <w:r>
        <w:rPr>
          <w:rFonts w:cs="Arial"/>
          <w:noProof/>
          <w:szCs w:val="22"/>
          <w:lang w:eastAsia="en-CA"/>
        </w:rPr>
        <w:t>The benchmark is defined to calculate the</w:t>
      </w:r>
      <w:r w:rsidRPr="00B3171D">
        <w:rPr>
          <w:rFonts w:cs="Arial"/>
          <w:noProof/>
          <w:szCs w:val="22"/>
          <w:lang w:eastAsia="en-CA"/>
        </w:rPr>
        <w:t xml:space="preserve"> </w:t>
      </w:r>
      <w:r w:rsidRPr="00124020">
        <w:rPr>
          <w:rFonts w:cs="Arial"/>
          <w:noProof/>
          <w:szCs w:val="22"/>
          <w:lang w:eastAsia="en-CA"/>
        </w:rPr>
        <w:t xml:space="preserve">chemical </w:t>
      </w:r>
      <w:r w:rsidRPr="00124020">
        <w:rPr>
          <w:rFonts w:cs="Arial"/>
          <w:szCs w:val="22"/>
        </w:rPr>
        <w:t>speciation of Dead Sea Water</w:t>
      </w:r>
      <w:r>
        <w:rPr>
          <w:rFonts w:cs="Arial"/>
          <w:szCs w:val="22"/>
        </w:rPr>
        <w:t>, i</w:t>
      </w:r>
      <w:r w:rsidR="00D83308" w:rsidRPr="00D910F5">
        <w:rPr>
          <w:rFonts w:cs="Arial"/>
          <w:noProof/>
          <w:szCs w:val="22"/>
          <w:lang w:eastAsia="en-CA"/>
        </w:rPr>
        <w:t xml:space="preserve">n order to verify </w:t>
      </w:r>
      <w:r w:rsidR="00D83308">
        <w:rPr>
          <w:rFonts w:cs="Arial"/>
          <w:noProof/>
          <w:szCs w:val="22"/>
          <w:lang w:eastAsia="en-CA"/>
        </w:rPr>
        <w:t xml:space="preserve">the implementation of the Pitzer </w:t>
      </w:r>
      <w:r w:rsidR="00D83308" w:rsidRPr="00124020">
        <w:rPr>
          <w:rFonts w:cs="Arial"/>
          <w:noProof/>
          <w:szCs w:val="22"/>
          <w:lang w:eastAsia="en-CA"/>
        </w:rPr>
        <w:t xml:space="preserve">equations </w:t>
      </w:r>
      <w:r w:rsidR="008C276D">
        <w:rPr>
          <w:rFonts w:cs="Arial"/>
          <w:noProof/>
          <w:szCs w:val="22"/>
          <w:lang w:eastAsia="en-CA"/>
        </w:rPr>
        <w:t>in</w:t>
      </w:r>
      <w:r w:rsidR="00D83308" w:rsidRPr="00124020">
        <w:rPr>
          <w:rFonts w:cs="Arial"/>
          <w:noProof/>
          <w:szCs w:val="22"/>
          <w:lang w:eastAsia="en-CA"/>
        </w:rPr>
        <w:t xml:space="preserve"> </w:t>
      </w:r>
      <w:r w:rsidR="0076771D">
        <w:rPr>
          <w:rFonts w:cs="Arial"/>
          <w:noProof/>
          <w:szCs w:val="22"/>
          <w:lang w:eastAsia="en-CA"/>
        </w:rPr>
        <w:t>MIN3P-THCm</w:t>
      </w:r>
      <w:r w:rsidR="000354B9">
        <w:rPr>
          <w:rFonts w:cs="Arial"/>
          <w:noProof/>
          <w:szCs w:val="22"/>
          <w:lang w:eastAsia="en-CA"/>
        </w:rPr>
        <w:t xml:space="preserve"> </w:t>
      </w:r>
      <w:r w:rsidR="000354B9">
        <w:rPr>
          <w:rFonts w:cs="Arial" w:hint="eastAsia"/>
          <w:noProof/>
          <w:szCs w:val="22"/>
          <w:lang w:eastAsia="zh-CN"/>
        </w:rPr>
        <w:t>(Bea et al., 2011)</w:t>
      </w:r>
      <w:r w:rsidR="004474F5">
        <w:rPr>
          <w:rFonts w:cs="Arial"/>
          <w:noProof/>
          <w:szCs w:val="22"/>
          <w:lang w:eastAsia="en-CA"/>
        </w:rPr>
        <w:t xml:space="preserve">.  </w:t>
      </w:r>
      <w:r>
        <w:rPr>
          <w:rFonts w:cs="Arial"/>
          <w:noProof/>
          <w:szCs w:val="22"/>
          <w:lang w:eastAsia="en-CA"/>
        </w:rPr>
        <w:t>T</w:t>
      </w:r>
      <w:r w:rsidR="00D83308" w:rsidRPr="00124020">
        <w:rPr>
          <w:rFonts w:cs="Arial"/>
          <w:noProof/>
          <w:szCs w:val="22"/>
          <w:lang w:eastAsia="en-CA"/>
        </w:rPr>
        <w:t xml:space="preserve">he </w:t>
      </w:r>
      <w:r>
        <w:rPr>
          <w:rFonts w:cs="Arial"/>
          <w:noProof/>
          <w:szCs w:val="22"/>
          <w:lang w:eastAsia="en-CA"/>
        </w:rPr>
        <w:t>simulated results were compared to those</w:t>
      </w:r>
      <w:r w:rsidR="00D83308" w:rsidRPr="00124020">
        <w:rPr>
          <w:rFonts w:cs="Arial"/>
          <w:szCs w:val="22"/>
        </w:rPr>
        <w:t xml:space="preserve"> calculated with PHREEQC</w:t>
      </w:r>
      <w:r w:rsidR="00456491">
        <w:rPr>
          <w:rFonts w:cs="Arial"/>
          <w:szCs w:val="22"/>
        </w:rPr>
        <w:t xml:space="preserve"> (Parkhurst and Appelo 1999)</w:t>
      </w:r>
      <w:r w:rsidR="000354B9">
        <w:rPr>
          <w:rFonts w:cs="Arial"/>
          <w:szCs w:val="22"/>
        </w:rPr>
        <w:t xml:space="preserve"> and</w:t>
      </w:r>
      <w:r w:rsidR="00D83308" w:rsidRPr="00124020">
        <w:rPr>
          <w:rFonts w:cs="Arial"/>
          <w:szCs w:val="22"/>
        </w:rPr>
        <w:t xml:space="preserve"> EQ3/6</w:t>
      </w:r>
      <w:r w:rsidR="00456491">
        <w:rPr>
          <w:rFonts w:cs="Arial"/>
          <w:szCs w:val="22"/>
        </w:rPr>
        <w:t xml:space="preserve"> (Worley 1992)</w:t>
      </w:r>
      <w:r w:rsidR="000354B9">
        <w:rPr>
          <w:rFonts w:cs="Arial"/>
          <w:szCs w:val="22"/>
        </w:rPr>
        <w:t>.</w:t>
      </w:r>
    </w:p>
    <w:p w14:paraId="1C1F138A" w14:textId="77777777" w:rsidR="00B3171D" w:rsidRPr="00192E8E" w:rsidRDefault="00B3171D" w:rsidP="00B3171D">
      <w:pPr>
        <w:pStyle w:val="StyleHeading4Bold"/>
      </w:pPr>
      <w:bookmarkStart w:id="69" w:name="_Toc520374386"/>
      <w:r>
        <w:lastRenderedPageBreak/>
        <w:t>Model setup</w:t>
      </w:r>
      <w:bookmarkEnd w:id="69"/>
    </w:p>
    <w:p w14:paraId="6F3D600F" w14:textId="411F983B" w:rsidR="00B3171D" w:rsidRDefault="00B3171D" w:rsidP="000354B9">
      <w:pPr>
        <w:pStyle w:val="Simpleline"/>
        <w:rPr>
          <w:sz w:val="24"/>
          <w:szCs w:val="24"/>
          <w:lang w:val="en-CA" w:eastAsia="zh-CN"/>
        </w:rPr>
      </w:pPr>
      <w:r w:rsidRPr="00C15FF0">
        <w:rPr>
          <w:rFonts w:hint="eastAsia"/>
          <w:sz w:val="24"/>
          <w:szCs w:val="24"/>
          <w:lang w:val="en-CA" w:eastAsia="zh-CN"/>
        </w:rPr>
        <w:t xml:space="preserve">The geochemical system includes </w:t>
      </w:r>
      <w:r>
        <w:rPr>
          <w:sz w:val="24"/>
          <w:szCs w:val="24"/>
          <w:lang w:val="en-CA" w:eastAsia="zh-CN"/>
        </w:rPr>
        <w:t>eight</w:t>
      </w:r>
      <w:r w:rsidRPr="00C15FF0">
        <w:rPr>
          <w:rFonts w:hint="eastAsia"/>
          <w:sz w:val="24"/>
          <w:szCs w:val="24"/>
          <w:lang w:val="en-CA" w:eastAsia="zh-CN"/>
        </w:rPr>
        <w:t xml:space="preserve"> aqueous components (H</w:t>
      </w:r>
      <w:r w:rsidRPr="00C15FF0">
        <w:rPr>
          <w:rFonts w:hint="eastAsia"/>
          <w:sz w:val="24"/>
          <w:szCs w:val="24"/>
          <w:vertAlign w:val="superscript"/>
          <w:lang w:val="en-CA" w:eastAsia="zh-CN"/>
        </w:rPr>
        <w:t>+</w:t>
      </w:r>
      <w:r>
        <w:rPr>
          <w:sz w:val="24"/>
          <w:szCs w:val="24"/>
          <w:lang w:val="en-CA" w:eastAsia="zh-CN"/>
        </w:rPr>
        <w:t>,</w:t>
      </w:r>
      <w:r w:rsidRPr="00C15FF0">
        <w:rPr>
          <w:rFonts w:hint="eastAsia"/>
          <w:sz w:val="24"/>
          <w:szCs w:val="24"/>
          <w:lang w:val="en-CA" w:eastAsia="zh-CN"/>
        </w:rPr>
        <w:t xml:space="preserve"> </w:t>
      </w:r>
      <w:r>
        <w:rPr>
          <w:sz w:val="24"/>
          <w:szCs w:val="24"/>
          <w:lang w:val="en-CA" w:eastAsia="zh-CN"/>
        </w:rPr>
        <w:t>Cl</w:t>
      </w:r>
      <w:r>
        <w:rPr>
          <w:sz w:val="24"/>
          <w:szCs w:val="24"/>
          <w:vertAlign w:val="superscript"/>
          <w:lang w:val="en-CA" w:eastAsia="zh-CN"/>
        </w:rPr>
        <w:t>-</w:t>
      </w:r>
      <w:r>
        <w:rPr>
          <w:sz w:val="24"/>
          <w:szCs w:val="24"/>
          <w:lang w:val="en-CA" w:eastAsia="zh-CN"/>
        </w:rPr>
        <w:t xml:space="preserve">, </w:t>
      </w:r>
      <w:r w:rsidRPr="00B3171D">
        <w:rPr>
          <w:rFonts w:cs="Arial"/>
          <w:color w:val="000000"/>
          <w:sz w:val="24"/>
          <w:szCs w:val="24"/>
        </w:rPr>
        <w:t>Na</w:t>
      </w:r>
      <w:r w:rsidRPr="00B3171D">
        <w:rPr>
          <w:rFonts w:cs="Arial" w:hint="eastAsia"/>
          <w:color w:val="000000"/>
          <w:sz w:val="24"/>
          <w:szCs w:val="24"/>
          <w:vertAlign w:val="superscript"/>
          <w:lang w:eastAsia="zh-CN"/>
        </w:rPr>
        <w:t>+</w:t>
      </w:r>
      <w:r>
        <w:rPr>
          <w:sz w:val="24"/>
          <w:szCs w:val="24"/>
          <w:lang w:val="en-CA" w:eastAsia="zh-CN"/>
        </w:rPr>
        <w:t xml:space="preserve">, K+, </w:t>
      </w:r>
      <w:r w:rsidRPr="00C15FF0">
        <w:rPr>
          <w:sz w:val="24"/>
          <w:szCs w:val="24"/>
          <w:lang w:val="en-CA" w:eastAsia="zh-CN"/>
        </w:rPr>
        <w:t>M</w:t>
      </w:r>
      <w:r>
        <w:rPr>
          <w:sz w:val="24"/>
          <w:szCs w:val="24"/>
          <w:lang w:val="en-CA" w:eastAsia="zh-CN"/>
        </w:rPr>
        <w:t>g</w:t>
      </w:r>
      <w:r w:rsidRPr="00C15FF0">
        <w:rPr>
          <w:rFonts w:hint="eastAsia"/>
          <w:sz w:val="24"/>
          <w:szCs w:val="24"/>
          <w:vertAlign w:val="superscript"/>
          <w:lang w:val="en-CA" w:eastAsia="zh-CN"/>
        </w:rPr>
        <w:t>2+</w:t>
      </w:r>
      <w:r>
        <w:rPr>
          <w:sz w:val="24"/>
          <w:szCs w:val="24"/>
          <w:lang w:val="en-CA" w:eastAsia="zh-CN"/>
        </w:rPr>
        <w:t>, Ca</w:t>
      </w:r>
      <w:r w:rsidRPr="00C15FF0">
        <w:rPr>
          <w:rFonts w:hint="eastAsia"/>
          <w:sz w:val="24"/>
          <w:szCs w:val="24"/>
          <w:vertAlign w:val="superscript"/>
          <w:lang w:val="en-CA" w:eastAsia="zh-CN"/>
        </w:rPr>
        <w:t>2+</w:t>
      </w:r>
      <w:r>
        <w:rPr>
          <w:sz w:val="24"/>
          <w:szCs w:val="24"/>
          <w:lang w:val="en-CA" w:eastAsia="zh-CN"/>
        </w:rPr>
        <w:t>, CO</w:t>
      </w:r>
      <w:r w:rsidRPr="00B3171D">
        <w:rPr>
          <w:sz w:val="24"/>
          <w:szCs w:val="24"/>
          <w:vertAlign w:val="subscript"/>
          <w:lang w:val="en-CA" w:eastAsia="zh-CN"/>
        </w:rPr>
        <w:t>3</w:t>
      </w:r>
      <w:r w:rsidRPr="00C15FF0">
        <w:rPr>
          <w:rFonts w:hint="eastAsia"/>
          <w:sz w:val="24"/>
          <w:szCs w:val="24"/>
          <w:vertAlign w:val="superscript"/>
          <w:lang w:val="en-CA" w:eastAsia="zh-CN"/>
        </w:rPr>
        <w:t>2</w:t>
      </w:r>
      <w:r>
        <w:rPr>
          <w:sz w:val="24"/>
          <w:szCs w:val="24"/>
          <w:vertAlign w:val="superscript"/>
          <w:lang w:val="en-CA" w:eastAsia="zh-CN"/>
        </w:rPr>
        <w:t>-</w:t>
      </w:r>
      <w:r>
        <w:rPr>
          <w:sz w:val="24"/>
          <w:szCs w:val="24"/>
          <w:lang w:val="en-CA" w:eastAsia="zh-CN"/>
        </w:rPr>
        <w:t xml:space="preserve"> and SO</w:t>
      </w:r>
      <w:r>
        <w:rPr>
          <w:sz w:val="24"/>
          <w:szCs w:val="24"/>
          <w:vertAlign w:val="subscript"/>
          <w:lang w:val="en-CA" w:eastAsia="zh-CN"/>
        </w:rPr>
        <w:t>4</w:t>
      </w:r>
      <w:r w:rsidRPr="00C15FF0">
        <w:rPr>
          <w:rFonts w:hint="eastAsia"/>
          <w:sz w:val="24"/>
          <w:szCs w:val="24"/>
          <w:vertAlign w:val="superscript"/>
          <w:lang w:val="en-CA" w:eastAsia="zh-CN"/>
        </w:rPr>
        <w:t>2</w:t>
      </w:r>
      <w:r>
        <w:rPr>
          <w:sz w:val="24"/>
          <w:szCs w:val="24"/>
          <w:vertAlign w:val="superscript"/>
          <w:lang w:val="en-CA" w:eastAsia="zh-CN"/>
        </w:rPr>
        <w:t>-</w:t>
      </w:r>
      <w:r w:rsidRPr="00C15FF0">
        <w:rPr>
          <w:rFonts w:hint="eastAsia"/>
          <w:sz w:val="24"/>
          <w:szCs w:val="24"/>
          <w:lang w:val="en-CA" w:eastAsia="zh-CN"/>
        </w:rPr>
        <w:t xml:space="preserve">), </w:t>
      </w:r>
      <w:r>
        <w:rPr>
          <w:sz w:val="24"/>
          <w:szCs w:val="24"/>
          <w:lang w:val="en-CA" w:eastAsia="zh-CN"/>
        </w:rPr>
        <w:t>12 secondary species (</w:t>
      </w:r>
      <w:r w:rsidRPr="00B3171D">
        <w:rPr>
          <w:rFonts w:cs="Arial"/>
          <w:color w:val="000000"/>
          <w:sz w:val="24"/>
          <w:szCs w:val="24"/>
        </w:rPr>
        <w:t>MgHCO</w:t>
      </w:r>
      <w:r w:rsidRPr="00B3171D">
        <w:rPr>
          <w:rFonts w:cs="Arial"/>
          <w:color w:val="000000"/>
          <w:sz w:val="24"/>
          <w:szCs w:val="24"/>
          <w:vertAlign w:val="subscript"/>
        </w:rPr>
        <w:t>3</w:t>
      </w:r>
      <w:r w:rsidRPr="00B3171D">
        <w:rPr>
          <w:rFonts w:cs="Arial"/>
          <w:color w:val="000000"/>
          <w:sz w:val="24"/>
          <w:szCs w:val="24"/>
          <w:vertAlign w:val="superscript"/>
        </w:rPr>
        <w:t>+</w:t>
      </w:r>
      <w:r w:rsidRPr="00B3171D">
        <w:rPr>
          <w:sz w:val="24"/>
          <w:szCs w:val="24"/>
          <w:lang w:val="en-CA" w:eastAsia="zh-CN"/>
        </w:rPr>
        <w:t xml:space="preserve">, </w:t>
      </w:r>
      <w:r w:rsidRPr="00B3171D">
        <w:rPr>
          <w:rFonts w:cs="Arial"/>
          <w:color w:val="000000"/>
          <w:sz w:val="24"/>
          <w:szCs w:val="24"/>
        </w:rPr>
        <w:t>CaSO</w:t>
      </w:r>
      <w:r w:rsidRPr="00B3171D">
        <w:rPr>
          <w:rFonts w:cs="Arial"/>
          <w:color w:val="000000"/>
          <w:sz w:val="24"/>
          <w:szCs w:val="24"/>
          <w:vertAlign w:val="subscript"/>
        </w:rPr>
        <w:t>4(aq)</w:t>
      </w:r>
      <w:r w:rsidRPr="00B3171D">
        <w:rPr>
          <w:sz w:val="24"/>
          <w:szCs w:val="24"/>
          <w:lang w:val="en-CA" w:eastAsia="zh-CN"/>
        </w:rPr>
        <w:t xml:space="preserve">, </w:t>
      </w:r>
      <w:r w:rsidRPr="00B3171D">
        <w:rPr>
          <w:rFonts w:cs="Arial"/>
          <w:color w:val="000000"/>
          <w:sz w:val="24"/>
          <w:szCs w:val="24"/>
        </w:rPr>
        <w:t>CaCl</w:t>
      </w:r>
      <w:r w:rsidRPr="00B3171D">
        <w:rPr>
          <w:rFonts w:cs="Arial"/>
          <w:color w:val="000000"/>
          <w:sz w:val="24"/>
          <w:szCs w:val="24"/>
          <w:vertAlign w:val="superscript"/>
        </w:rPr>
        <w:t>+</w:t>
      </w:r>
      <w:r w:rsidRPr="00B3171D">
        <w:rPr>
          <w:sz w:val="24"/>
          <w:szCs w:val="24"/>
          <w:lang w:val="en-CA" w:eastAsia="zh-CN"/>
        </w:rPr>
        <w:t xml:space="preserve">, </w:t>
      </w:r>
      <w:r w:rsidRPr="00B3171D">
        <w:rPr>
          <w:rFonts w:cs="Arial"/>
          <w:color w:val="000000"/>
          <w:sz w:val="24"/>
          <w:szCs w:val="24"/>
        </w:rPr>
        <w:t>MgOH</w:t>
      </w:r>
      <w:r w:rsidRPr="00B3171D">
        <w:rPr>
          <w:rFonts w:cs="Arial"/>
          <w:color w:val="000000"/>
          <w:sz w:val="24"/>
          <w:szCs w:val="24"/>
          <w:vertAlign w:val="superscript"/>
        </w:rPr>
        <w:t>+</w:t>
      </w:r>
      <w:r w:rsidRPr="00B3171D">
        <w:rPr>
          <w:sz w:val="24"/>
          <w:szCs w:val="24"/>
          <w:lang w:val="en-CA" w:eastAsia="zh-CN"/>
        </w:rPr>
        <w:t xml:space="preserve">, </w:t>
      </w:r>
      <w:r w:rsidRPr="00B3171D">
        <w:rPr>
          <w:rFonts w:cs="Arial"/>
          <w:color w:val="000000"/>
          <w:sz w:val="24"/>
          <w:szCs w:val="24"/>
        </w:rPr>
        <w:t>MgCO</w:t>
      </w:r>
      <w:r w:rsidRPr="00B3171D">
        <w:rPr>
          <w:rFonts w:cs="Arial"/>
          <w:color w:val="000000"/>
          <w:sz w:val="24"/>
          <w:szCs w:val="24"/>
          <w:vertAlign w:val="subscript"/>
        </w:rPr>
        <w:t>3(aq)</w:t>
      </w:r>
      <w:r w:rsidRPr="00B3171D">
        <w:rPr>
          <w:sz w:val="24"/>
          <w:szCs w:val="24"/>
          <w:lang w:val="en-CA" w:eastAsia="zh-CN"/>
        </w:rPr>
        <w:t xml:space="preserve">, </w:t>
      </w:r>
      <w:r w:rsidRPr="00B3171D">
        <w:rPr>
          <w:rFonts w:cs="Arial"/>
          <w:color w:val="000000"/>
          <w:sz w:val="24"/>
          <w:szCs w:val="24"/>
        </w:rPr>
        <w:t>HCO</w:t>
      </w:r>
      <w:r w:rsidRPr="00B3171D">
        <w:rPr>
          <w:rFonts w:cs="Arial"/>
          <w:color w:val="000000"/>
          <w:sz w:val="24"/>
          <w:szCs w:val="24"/>
          <w:vertAlign w:val="subscript"/>
        </w:rPr>
        <w:t>3</w:t>
      </w:r>
      <w:r w:rsidRPr="00B3171D">
        <w:rPr>
          <w:rFonts w:cs="Arial"/>
          <w:color w:val="000000"/>
          <w:sz w:val="24"/>
          <w:szCs w:val="24"/>
          <w:vertAlign w:val="superscript"/>
        </w:rPr>
        <w:t>-</w:t>
      </w:r>
      <w:r w:rsidRPr="00B3171D">
        <w:rPr>
          <w:sz w:val="24"/>
          <w:szCs w:val="24"/>
          <w:lang w:val="en-CA" w:eastAsia="zh-CN"/>
        </w:rPr>
        <w:t xml:space="preserve">, </w:t>
      </w:r>
      <w:r w:rsidRPr="00B3171D">
        <w:rPr>
          <w:rFonts w:cs="Arial"/>
          <w:color w:val="000000"/>
          <w:sz w:val="24"/>
          <w:szCs w:val="24"/>
        </w:rPr>
        <w:t>CaCO</w:t>
      </w:r>
      <w:r w:rsidRPr="00B3171D">
        <w:rPr>
          <w:rFonts w:cs="Arial"/>
          <w:color w:val="000000"/>
          <w:sz w:val="24"/>
          <w:szCs w:val="24"/>
          <w:vertAlign w:val="subscript"/>
        </w:rPr>
        <w:t>3(aq)</w:t>
      </w:r>
      <w:r w:rsidRPr="00B3171D">
        <w:rPr>
          <w:sz w:val="24"/>
          <w:szCs w:val="24"/>
          <w:lang w:val="en-CA" w:eastAsia="zh-CN"/>
        </w:rPr>
        <w:t xml:space="preserve">, </w:t>
      </w:r>
      <w:r w:rsidRPr="00B3171D">
        <w:rPr>
          <w:rFonts w:cs="Arial"/>
          <w:color w:val="000000"/>
          <w:sz w:val="24"/>
          <w:szCs w:val="24"/>
        </w:rPr>
        <w:t>CaOH</w:t>
      </w:r>
      <w:r w:rsidRPr="00B3171D">
        <w:rPr>
          <w:rFonts w:cs="Arial"/>
          <w:color w:val="000000"/>
          <w:sz w:val="24"/>
          <w:szCs w:val="24"/>
          <w:vertAlign w:val="superscript"/>
        </w:rPr>
        <w:t>+</w:t>
      </w:r>
      <w:r w:rsidRPr="00B3171D">
        <w:rPr>
          <w:sz w:val="24"/>
          <w:szCs w:val="24"/>
          <w:lang w:val="en-CA" w:eastAsia="zh-CN"/>
        </w:rPr>
        <w:t xml:space="preserve">, </w:t>
      </w:r>
      <w:r w:rsidRPr="00B3171D">
        <w:rPr>
          <w:rFonts w:cs="Arial"/>
          <w:color w:val="000000"/>
          <w:sz w:val="24"/>
          <w:szCs w:val="24"/>
        </w:rPr>
        <w:t>CO</w:t>
      </w:r>
      <w:r w:rsidRPr="00B3171D">
        <w:rPr>
          <w:rFonts w:cs="Arial"/>
          <w:color w:val="000000"/>
          <w:sz w:val="24"/>
          <w:szCs w:val="24"/>
          <w:vertAlign w:val="subscript"/>
        </w:rPr>
        <w:t>2</w:t>
      </w:r>
      <w:r w:rsidRPr="00B3171D">
        <w:rPr>
          <w:rFonts w:cs="Arial"/>
          <w:color w:val="000000"/>
          <w:sz w:val="24"/>
          <w:szCs w:val="24"/>
        </w:rPr>
        <w:t>(aq)</w:t>
      </w:r>
      <w:r w:rsidRPr="00B3171D">
        <w:rPr>
          <w:sz w:val="24"/>
          <w:szCs w:val="24"/>
          <w:lang w:val="en-CA" w:eastAsia="zh-CN"/>
        </w:rPr>
        <w:t xml:space="preserve">, </w:t>
      </w:r>
      <w:r w:rsidRPr="00B3171D">
        <w:rPr>
          <w:rFonts w:cs="Arial"/>
          <w:color w:val="000000"/>
          <w:sz w:val="24"/>
          <w:szCs w:val="24"/>
        </w:rPr>
        <w:t>HSO</w:t>
      </w:r>
      <w:r w:rsidRPr="00B3171D">
        <w:rPr>
          <w:rFonts w:cs="Arial"/>
          <w:color w:val="000000"/>
          <w:sz w:val="24"/>
          <w:szCs w:val="24"/>
          <w:vertAlign w:val="subscript"/>
        </w:rPr>
        <w:t>4</w:t>
      </w:r>
      <w:r w:rsidRPr="00B3171D">
        <w:rPr>
          <w:rFonts w:cs="Arial"/>
          <w:color w:val="000000"/>
          <w:sz w:val="24"/>
          <w:szCs w:val="24"/>
          <w:vertAlign w:val="superscript"/>
        </w:rPr>
        <w:t>-</w:t>
      </w:r>
      <w:r w:rsidRPr="00B3171D">
        <w:rPr>
          <w:sz w:val="24"/>
          <w:szCs w:val="24"/>
          <w:lang w:val="en-CA" w:eastAsia="zh-CN"/>
        </w:rPr>
        <w:t xml:space="preserve">, and </w:t>
      </w:r>
      <w:r w:rsidRPr="00B3171D">
        <w:rPr>
          <w:rFonts w:cs="Arial"/>
          <w:color w:val="000000"/>
          <w:sz w:val="24"/>
          <w:szCs w:val="24"/>
        </w:rPr>
        <w:t>CaCl</w:t>
      </w:r>
      <w:r w:rsidRPr="00B3171D">
        <w:rPr>
          <w:rFonts w:cs="Arial"/>
          <w:color w:val="000000"/>
          <w:sz w:val="24"/>
          <w:szCs w:val="24"/>
          <w:vertAlign w:val="subscript"/>
        </w:rPr>
        <w:t>2(aq)</w:t>
      </w:r>
      <w:r w:rsidRPr="00B3171D">
        <w:rPr>
          <w:rFonts w:cs="Arial"/>
          <w:color w:val="000000"/>
          <w:sz w:val="24"/>
          <w:szCs w:val="24"/>
        </w:rPr>
        <w:t>)</w:t>
      </w:r>
      <w:r>
        <w:rPr>
          <w:sz w:val="24"/>
          <w:szCs w:val="24"/>
          <w:lang w:val="en-CA" w:eastAsia="zh-CN"/>
        </w:rPr>
        <w:t>, one gas (CO</w:t>
      </w:r>
      <w:r w:rsidRPr="0035018B">
        <w:rPr>
          <w:sz w:val="24"/>
          <w:szCs w:val="24"/>
          <w:vertAlign w:val="subscript"/>
          <w:lang w:val="en-CA" w:eastAsia="zh-CN"/>
        </w:rPr>
        <w:t>2</w:t>
      </w:r>
      <w:r>
        <w:rPr>
          <w:sz w:val="24"/>
          <w:szCs w:val="24"/>
          <w:lang w:val="en-CA" w:eastAsia="zh-CN"/>
        </w:rPr>
        <w:t xml:space="preserve">(g)) and 31 minerals as listed in </w:t>
      </w:r>
      <w:r w:rsidRPr="00B3171D">
        <w:rPr>
          <w:sz w:val="24"/>
          <w:szCs w:val="24"/>
          <w:lang w:val="en-CA" w:eastAsia="zh-CN"/>
        </w:rPr>
        <w:fldChar w:fldCharType="begin"/>
      </w:r>
      <w:r w:rsidRPr="00B3171D">
        <w:rPr>
          <w:sz w:val="24"/>
          <w:szCs w:val="24"/>
          <w:lang w:val="en-CA" w:eastAsia="zh-CN"/>
        </w:rPr>
        <w:instrText xml:space="preserve"> REF _Ref383351884 \h </w:instrText>
      </w:r>
      <w:r>
        <w:rPr>
          <w:sz w:val="24"/>
          <w:szCs w:val="24"/>
          <w:lang w:val="en-CA" w:eastAsia="zh-CN"/>
        </w:rPr>
        <w:instrText xml:space="preserve"> \* MERGEFORMAT </w:instrText>
      </w:r>
      <w:r w:rsidRPr="00B3171D">
        <w:rPr>
          <w:sz w:val="24"/>
          <w:szCs w:val="24"/>
          <w:lang w:val="en-CA" w:eastAsia="zh-CN"/>
        </w:rPr>
      </w:r>
      <w:r w:rsidRPr="00B3171D">
        <w:rPr>
          <w:sz w:val="24"/>
          <w:szCs w:val="24"/>
          <w:lang w:val="en-CA" w:eastAsia="zh-CN"/>
        </w:rPr>
        <w:fldChar w:fldCharType="separate"/>
      </w:r>
      <w:r w:rsidR="00B560DA" w:rsidRPr="00B560DA">
        <w:rPr>
          <w:sz w:val="24"/>
          <w:szCs w:val="24"/>
        </w:rPr>
        <w:t xml:space="preserve">Table </w:t>
      </w:r>
      <w:r w:rsidR="00B560DA" w:rsidRPr="00B560DA">
        <w:rPr>
          <w:noProof/>
          <w:sz w:val="24"/>
          <w:szCs w:val="24"/>
        </w:rPr>
        <w:t>2.11</w:t>
      </w:r>
      <w:r w:rsidRPr="00B3171D">
        <w:rPr>
          <w:sz w:val="24"/>
          <w:szCs w:val="24"/>
          <w:lang w:val="en-CA" w:eastAsia="zh-CN"/>
        </w:rPr>
        <w:fldChar w:fldCharType="end"/>
      </w:r>
      <w:r w:rsidR="004474F5">
        <w:rPr>
          <w:sz w:val="24"/>
          <w:szCs w:val="24"/>
          <w:lang w:val="en-CA" w:eastAsia="zh-CN"/>
        </w:rPr>
        <w:t xml:space="preserve">.  </w:t>
      </w:r>
      <w:r w:rsidR="000354B9">
        <w:rPr>
          <w:sz w:val="24"/>
          <w:szCs w:val="24"/>
          <w:lang w:val="en-CA" w:eastAsia="zh-CN"/>
        </w:rPr>
        <w:t>Initially, the total concentrations of all components in the Dead Sea Water were provided under standard conditions (25</w:t>
      </w:r>
      <w:r w:rsidR="000354B9" w:rsidRPr="000354B9">
        <w:rPr>
          <w:rFonts w:cs="Arial"/>
          <w:color w:val="000000"/>
          <w:sz w:val="24"/>
          <w:szCs w:val="24"/>
        </w:rPr>
        <w:t>°C</w:t>
      </w:r>
      <w:r w:rsidR="000354B9">
        <w:rPr>
          <w:rFonts w:cs="Arial"/>
          <w:color w:val="000000"/>
          <w:sz w:val="24"/>
          <w:szCs w:val="24"/>
        </w:rPr>
        <w:t>, 1bar) as listed i</w:t>
      </w:r>
      <w:r w:rsidR="000354B9" w:rsidRPr="000354B9">
        <w:rPr>
          <w:rFonts w:cs="Arial"/>
          <w:color w:val="000000"/>
          <w:sz w:val="24"/>
          <w:szCs w:val="24"/>
        </w:rPr>
        <w:t xml:space="preserve">n </w:t>
      </w:r>
      <w:r w:rsidR="000354B9" w:rsidRPr="000354B9">
        <w:rPr>
          <w:rFonts w:cs="Arial"/>
          <w:color w:val="000000"/>
          <w:sz w:val="24"/>
          <w:szCs w:val="24"/>
        </w:rPr>
        <w:fldChar w:fldCharType="begin"/>
      </w:r>
      <w:r w:rsidR="000354B9" w:rsidRPr="000354B9">
        <w:rPr>
          <w:rFonts w:cs="Arial"/>
          <w:color w:val="000000"/>
          <w:sz w:val="24"/>
          <w:szCs w:val="24"/>
        </w:rPr>
        <w:instrText xml:space="preserve"> REF _Ref363657266 \h </w:instrText>
      </w:r>
      <w:r w:rsidR="000354B9">
        <w:rPr>
          <w:rFonts w:cs="Arial"/>
          <w:color w:val="000000"/>
          <w:sz w:val="24"/>
          <w:szCs w:val="24"/>
        </w:rPr>
        <w:instrText xml:space="preserve"> \* MERGEFORMAT </w:instrText>
      </w:r>
      <w:r w:rsidR="000354B9" w:rsidRPr="000354B9">
        <w:rPr>
          <w:rFonts w:cs="Arial"/>
          <w:color w:val="000000"/>
          <w:sz w:val="24"/>
          <w:szCs w:val="24"/>
        </w:rPr>
      </w:r>
      <w:r w:rsidR="000354B9" w:rsidRPr="000354B9">
        <w:rPr>
          <w:rFonts w:cs="Arial"/>
          <w:color w:val="000000"/>
          <w:sz w:val="24"/>
          <w:szCs w:val="24"/>
        </w:rPr>
        <w:fldChar w:fldCharType="separate"/>
      </w:r>
      <w:r w:rsidR="00B560DA" w:rsidRPr="00B560DA">
        <w:rPr>
          <w:sz w:val="24"/>
          <w:szCs w:val="24"/>
        </w:rPr>
        <w:t xml:space="preserve">Table </w:t>
      </w:r>
      <w:r w:rsidR="00B560DA" w:rsidRPr="00B560DA">
        <w:rPr>
          <w:noProof/>
          <w:sz w:val="24"/>
          <w:szCs w:val="24"/>
        </w:rPr>
        <w:t>2.9</w:t>
      </w:r>
      <w:r w:rsidR="000354B9" w:rsidRPr="000354B9">
        <w:rPr>
          <w:rFonts w:cs="Arial"/>
          <w:color w:val="000000"/>
          <w:sz w:val="24"/>
          <w:szCs w:val="24"/>
        </w:rPr>
        <w:fldChar w:fldCharType="end"/>
      </w:r>
      <w:r w:rsidR="004474F5">
        <w:rPr>
          <w:sz w:val="24"/>
          <w:szCs w:val="24"/>
          <w:lang w:val="en-CA" w:eastAsia="zh-CN"/>
        </w:rPr>
        <w:t xml:space="preserve">.  </w:t>
      </w:r>
      <w:r w:rsidR="000354B9">
        <w:rPr>
          <w:sz w:val="24"/>
          <w:szCs w:val="24"/>
          <w:lang w:val="en-CA" w:eastAsia="zh-CN"/>
        </w:rPr>
        <w:t>The solution doesnèt include any solids</w:t>
      </w:r>
      <w:r w:rsidR="004474F5">
        <w:rPr>
          <w:sz w:val="24"/>
          <w:szCs w:val="24"/>
          <w:lang w:val="en-CA" w:eastAsia="zh-CN"/>
        </w:rPr>
        <w:t xml:space="preserve">.  </w:t>
      </w:r>
      <w:r w:rsidR="000354B9">
        <w:rPr>
          <w:sz w:val="24"/>
          <w:szCs w:val="24"/>
          <w:lang w:val="en-CA" w:eastAsia="zh-CN"/>
        </w:rPr>
        <w:t>The ionic strength of the solution is 2.0 M</w:t>
      </w:r>
      <w:r w:rsidR="004474F5">
        <w:rPr>
          <w:sz w:val="24"/>
          <w:szCs w:val="24"/>
          <w:lang w:val="en-CA" w:eastAsia="zh-CN"/>
        </w:rPr>
        <w:t xml:space="preserve">.  </w:t>
      </w:r>
      <w:r w:rsidR="000354B9">
        <w:rPr>
          <w:sz w:val="24"/>
          <w:szCs w:val="24"/>
          <w:lang w:val="en-CA" w:eastAsia="zh-CN"/>
        </w:rPr>
        <w:t xml:space="preserve">Ion interactions were taken into consideration by applying the </w:t>
      </w:r>
      <w:r w:rsidR="0035018B" w:rsidRPr="0035018B">
        <w:rPr>
          <w:sz w:val="24"/>
          <w:szCs w:val="24"/>
          <w:lang w:val="en-CA" w:eastAsia="zh-CN"/>
        </w:rPr>
        <w:t>HMW model (Harvie et al., 1984)</w:t>
      </w:r>
      <w:r w:rsidR="0035018B">
        <w:rPr>
          <w:sz w:val="24"/>
          <w:szCs w:val="24"/>
          <w:lang w:val="en-CA" w:eastAsia="zh-CN"/>
        </w:rPr>
        <w:t xml:space="preserve"> (see section </w:t>
      </w:r>
      <w:r w:rsidR="00073855">
        <w:rPr>
          <w:sz w:val="24"/>
          <w:szCs w:val="24"/>
          <w:lang w:val="en-CA" w:eastAsia="zh-CN"/>
        </w:rPr>
        <w:t>2.1.4.6 in the theory manual</w:t>
      </w:r>
      <w:r w:rsidR="0097651F">
        <w:rPr>
          <w:sz w:val="24"/>
          <w:szCs w:val="24"/>
          <w:lang w:val="en-CA" w:eastAsia="zh-CN"/>
        </w:rPr>
        <w:t>)</w:t>
      </w:r>
      <w:r w:rsidR="000354B9">
        <w:rPr>
          <w:sz w:val="24"/>
          <w:szCs w:val="24"/>
          <w:lang w:val="en-CA" w:eastAsia="zh-CN"/>
        </w:rPr>
        <w:t>.</w:t>
      </w:r>
    </w:p>
    <w:p w14:paraId="209B11DE" w14:textId="2E9F0679" w:rsidR="00051D58" w:rsidRDefault="00051D58" w:rsidP="00051D58">
      <w:pPr>
        <w:pStyle w:val="Caption"/>
        <w:keepNext/>
        <w:rPr>
          <w:lang w:eastAsia="zh-CN"/>
        </w:rPr>
      </w:pPr>
      <w:bookmarkStart w:id="70" w:name="_Ref363657266"/>
      <w:bookmarkStart w:id="71" w:name="_Toc520374885"/>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9</w:t>
      </w:r>
      <w:r w:rsidR="00FE1AD3">
        <w:fldChar w:fldCharType="end"/>
      </w:r>
      <w:bookmarkEnd w:id="70"/>
      <w:r w:rsidR="003B5581">
        <w:t xml:space="preserve">: </w:t>
      </w:r>
      <w:bookmarkStart w:id="72" w:name="_Ref302398758"/>
      <w:bookmarkStart w:id="73" w:name="_Ref303197162"/>
      <w:r w:rsidRPr="00795C44">
        <w:t>Speciation of Dead Sea water</w:t>
      </w:r>
      <w:bookmarkEnd w:id="72"/>
      <w:r w:rsidRPr="00795C44">
        <w:t xml:space="preserve"> – Model input</w:t>
      </w:r>
      <w:bookmarkEnd w:id="73"/>
      <w:r>
        <w:rPr>
          <w:rFonts w:cs="Arial" w:hint="eastAsia"/>
          <w:szCs w:val="22"/>
          <w:lang w:eastAsia="zh-CN"/>
        </w:rPr>
        <w:t xml:space="preserve"> (Bea et al., 2011)</w:t>
      </w:r>
      <w:bookmarkEnd w:id="71"/>
    </w:p>
    <w:tbl>
      <w:tblPr>
        <w:tblW w:w="5000" w:type="pct"/>
        <w:jc w:val="center"/>
        <w:tblLook w:val="04A0" w:firstRow="1" w:lastRow="0" w:firstColumn="1" w:lastColumn="0" w:noHBand="0" w:noVBand="1"/>
      </w:tblPr>
      <w:tblGrid>
        <w:gridCol w:w="5082"/>
        <w:gridCol w:w="3558"/>
      </w:tblGrid>
      <w:tr w:rsidR="00051D58" w:rsidRPr="00795C44" w14:paraId="24011698" w14:textId="77777777" w:rsidTr="00A95059">
        <w:trPr>
          <w:trHeight w:val="300"/>
          <w:jc w:val="center"/>
        </w:trPr>
        <w:tc>
          <w:tcPr>
            <w:tcW w:w="2941" w:type="pct"/>
            <w:tcBorders>
              <w:top w:val="single" w:sz="4" w:space="0" w:color="auto"/>
              <w:bottom w:val="single" w:sz="4" w:space="0" w:color="auto"/>
            </w:tcBorders>
            <w:shd w:val="clear" w:color="auto" w:fill="D9D9D9" w:themeFill="background1" w:themeFillShade="D9"/>
            <w:noWrap/>
            <w:vAlign w:val="bottom"/>
          </w:tcPr>
          <w:p w14:paraId="78093335" w14:textId="77777777" w:rsidR="00051D58" w:rsidRPr="00795C44" w:rsidRDefault="00051D58" w:rsidP="00A95059">
            <w:pPr>
              <w:spacing w:before="0" w:after="0"/>
              <w:jc w:val="center"/>
              <w:rPr>
                <w:rFonts w:cs="Arial"/>
                <w:b/>
                <w:bCs/>
                <w:color w:val="000000"/>
                <w:szCs w:val="22"/>
              </w:rPr>
            </w:pPr>
            <w:r w:rsidRPr="00795C44">
              <w:rPr>
                <w:rFonts w:cs="Arial"/>
                <w:b/>
                <w:bCs/>
                <w:color w:val="000000"/>
                <w:szCs w:val="22"/>
              </w:rPr>
              <w:t>Chemical parameters</w:t>
            </w:r>
          </w:p>
        </w:tc>
        <w:tc>
          <w:tcPr>
            <w:tcW w:w="2059" w:type="pct"/>
            <w:tcBorders>
              <w:top w:val="single" w:sz="4" w:space="0" w:color="auto"/>
              <w:bottom w:val="single" w:sz="4" w:space="0" w:color="auto"/>
            </w:tcBorders>
            <w:shd w:val="clear" w:color="auto" w:fill="D9D9D9" w:themeFill="background1" w:themeFillShade="D9"/>
            <w:noWrap/>
            <w:vAlign w:val="bottom"/>
          </w:tcPr>
          <w:p w14:paraId="13FE75FD" w14:textId="77777777" w:rsidR="00051D58" w:rsidRPr="00795C44" w:rsidRDefault="00051D58" w:rsidP="00A95059">
            <w:pPr>
              <w:spacing w:before="0" w:after="0"/>
              <w:jc w:val="center"/>
              <w:rPr>
                <w:rFonts w:cs="Arial"/>
                <w:b/>
                <w:color w:val="000000"/>
                <w:szCs w:val="22"/>
                <w:lang w:eastAsia="zh-CN"/>
              </w:rPr>
            </w:pPr>
            <w:r w:rsidRPr="00795C44">
              <w:rPr>
                <w:rFonts w:cs="Arial" w:hint="eastAsia"/>
                <w:b/>
                <w:color w:val="000000"/>
                <w:szCs w:val="22"/>
                <w:lang w:eastAsia="zh-CN"/>
              </w:rPr>
              <w:t>Value</w:t>
            </w:r>
          </w:p>
        </w:tc>
      </w:tr>
      <w:tr w:rsidR="00051D58" w:rsidRPr="0051317F" w14:paraId="42889672" w14:textId="77777777" w:rsidTr="00A95059">
        <w:trPr>
          <w:trHeight w:val="300"/>
          <w:jc w:val="center"/>
        </w:trPr>
        <w:tc>
          <w:tcPr>
            <w:tcW w:w="2941" w:type="pct"/>
            <w:tcBorders>
              <w:top w:val="single" w:sz="4" w:space="0" w:color="auto"/>
            </w:tcBorders>
            <w:shd w:val="clear" w:color="auto" w:fill="auto"/>
            <w:noWrap/>
            <w:vAlign w:val="bottom"/>
          </w:tcPr>
          <w:p w14:paraId="58CC9B16"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T</w:t>
            </w:r>
            <w:r>
              <w:rPr>
                <w:rFonts w:cs="Arial" w:hint="eastAsia"/>
                <w:color w:val="000000"/>
                <w:szCs w:val="22"/>
                <w:lang w:eastAsia="zh-CN"/>
              </w:rPr>
              <w:t xml:space="preserve"> [</w:t>
            </w:r>
            <w:r w:rsidRPr="00E2012A">
              <w:rPr>
                <w:rFonts w:cs="Arial"/>
                <w:color w:val="000000"/>
                <w:szCs w:val="22"/>
              </w:rPr>
              <w:t>°C</w:t>
            </w:r>
            <w:r>
              <w:rPr>
                <w:rFonts w:cs="Arial" w:hint="eastAsia"/>
                <w:color w:val="000000"/>
                <w:szCs w:val="22"/>
                <w:lang w:eastAsia="zh-CN"/>
              </w:rPr>
              <w:t>]</w:t>
            </w:r>
          </w:p>
        </w:tc>
        <w:tc>
          <w:tcPr>
            <w:tcW w:w="2059" w:type="pct"/>
            <w:tcBorders>
              <w:top w:val="single" w:sz="4" w:space="0" w:color="auto"/>
            </w:tcBorders>
            <w:shd w:val="clear" w:color="auto" w:fill="auto"/>
            <w:noWrap/>
            <w:vAlign w:val="bottom"/>
          </w:tcPr>
          <w:p w14:paraId="3C667AFA" w14:textId="77777777" w:rsidR="00051D58" w:rsidRPr="00E2012A" w:rsidRDefault="00051D58" w:rsidP="00A95059">
            <w:pPr>
              <w:spacing w:before="0" w:after="0"/>
              <w:jc w:val="center"/>
              <w:rPr>
                <w:rFonts w:cs="Arial"/>
                <w:color w:val="000000"/>
                <w:szCs w:val="22"/>
              </w:rPr>
            </w:pPr>
            <w:r w:rsidRPr="00E2012A">
              <w:rPr>
                <w:rFonts w:cs="Arial"/>
                <w:color w:val="000000"/>
                <w:szCs w:val="22"/>
              </w:rPr>
              <w:t>25</w:t>
            </w:r>
          </w:p>
        </w:tc>
      </w:tr>
      <w:tr w:rsidR="00051D58" w:rsidRPr="0051317F" w14:paraId="45A05FDA" w14:textId="77777777" w:rsidTr="00A95059">
        <w:trPr>
          <w:trHeight w:val="300"/>
          <w:jc w:val="center"/>
        </w:trPr>
        <w:tc>
          <w:tcPr>
            <w:tcW w:w="2941" w:type="pct"/>
            <w:shd w:val="clear" w:color="auto" w:fill="auto"/>
            <w:noWrap/>
            <w:vAlign w:val="bottom"/>
          </w:tcPr>
          <w:p w14:paraId="0D007426"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pH</w:t>
            </w:r>
            <w:r>
              <w:rPr>
                <w:rFonts w:cs="Arial" w:hint="eastAsia"/>
                <w:color w:val="000000"/>
                <w:szCs w:val="22"/>
                <w:lang w:eastAsia="zh-CN"/>
              </w:rPr>
              <w:t xml:space="preserve"> [-]</w:t>
            </w:r>
          </w:p>
        </w:tc>
        <w:tc>
          <w:tcPr>
            <w:tcW w:w="2059" w:type="pct"/>
            <w:shd w:val="clear" w:color="auto" w:fill="auto"/>
            <w:noWrap/>
            <w:vAlign w:val="bottom"/>
          </w:tcPr>
          <w:p w14:paraId="65749C63" w14:textId="77777777" w:rsidR="00051D58" w:rsidRPr="00E2012A" w:rsidRDefault="00051D58" w:rsidP="00A95059">
            <w:pPr>
              <w:spacing w:before="0" w:after="0"/>
              <w:jc w:val="center"/>
              <w:rPr>
                <w:rFonts w:cs="Arial"/>
                <w:color w:val="000000"/>
                <w:szCs w:val="22"/>
              </w:rPr>
            </w:pPr>
            <w:r w:rsidRPr="00E2012A">
              <w:rPr>
                <w:rFonts w:cs="Arial"/>
                <w:color w:val="000000"/>
                <w:szCs w:val="22"/>
              </w:rPr>
              <w:t>7</w:t>
            </w:r>
          </w:p>
        </w:tc>
      </w:tr>
      <w:tr w:rsidR="00051D58" w:rsidRPr="0051317F" w14:paraId="7EEAE192" w14:textId="77777777" w:rsidTr="00A95059">
        <w:trPr>
          <w:trHeight w:val="300"/>
          <w:jc w:val="center"/>
        </w:trPr>
        <w:tc>
          <w:tcPr>
            <w:tcW w:w="2941" w:type="pct"/>
            <w:tcBorders>
              <w:bottom w:val="single" w:sz="4" w:space="0" w:color="auto"/>
            </w:tcBorders>
            <w:shd w:val="clear" w:color="auto" w:fill="auto"/>
            <w:noWrap/>
            <w:vAlign w:val="bottom"/>
          </w:tcPr>
          <w:p w14:paraId="3489F886"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P</w:t>
            </w:r>
            <w:r>
              <w:rPr>
                <w:rFonts w:cs="Arial" w:hint="eastAsia"/>
                <w:color w:val="000000"/>
                <w:szCs w:val="22"/>
                <w:lang w:eastAsia="zh-CN"/>
              </w:rPr>
              <w:t xml:space="preserve"> [</w:t>
            </w:r>
            <w:r w:rsidRPr="00E2012A">
              <w:rPr>
                <w:rFonts w:cs="Arial"/>
                <w:color w:val="000000"/>
                <w:szCs w:val="22"/>
              </w:rPr>
              <w:t>bar</w:t>
            </w:r>
            <w:r>
              <w:rPr>
                <w:rFonts w:cs="Arial" w:hint="eastAsia"/>
                <w:color w:val="000000"/>
                <w:szCs w:val="22"/>
                <w:lang w:eastAsia="zh-CN"/>
              </w:rPr>
              <w:t>]</w:t>
            </w:r>
          </w:p>
        </w:tc>
        <w:tc>
          <w:tcPr>
            <w:tcW w:w="2059" w:type="pct"/>
            <w:tcBorders>
              <w:bottom w:val="single" w:sz="4" w:space="0" w:color="auto"/>
            </w:tcBorders>
            <w:shd w:val="clear" w:color="auto" w:fill="auto"/>
            <w:noWrap/>
            <w:vAlign w:val="bottom"/>
          </w:tcPr>
          <w:p w14:paraId="2C100DB7" w14:textId="77777777" w:rsidR="00051D58" w:rsidRPr="00E2012A" w:rsidRDefault="00051D58" w:rsidP="00A95059">
            <w:pPr>
              <w:spacing w:before="0" w:after="0"/>
              <w:jc w:val="center"/>
              <w:rPr>
                <w:rFonts w:cs="Arial"/>
                <w:color w:val="000000"/>
                <w:szCs w:val="22"/>
              </w:rPr>
            </w:pPr>
            <w:r w:rsidRPr="00E2012A">
              <w:rPr>
                <w:rFonts w:cs="Arial"/>
                <w:color w:val="000000"/>
                <w:szCs w:val="22"/>
              </w:rPr>
              <w:t>1</w:t>
            </w:r>
          </w:p>
        </w:tc>
      </w:tr>
      <w:tr w:rsidR="00051D58" w:rsidRPr="0051317F" w14:paraId="137CC794" w14:textId="77777777" w:rsidTr="00A95059">
        <w:trPr>
          <w:trHeight w:val="300"/>
          <w:jc w:val="center"/>
        </w:trPr>
        <w:tc>
          <w:tcPr>
            <w:tcW w:w="2941" w:type="pct"/>
            <w:tcBorders>
              <w:top w:val="single" w:sz="4" w:space="0" w:color="auto"/>
              <w:bottom w:val="single" w:sz="4" w:space="0" w:color="auto"/>
            </w:tcBorders>
            <w:shd w:val="clear" w:color="auto" w:fill="auto"/>
            <w:noWrap/>
            <w:vAlign w:val="bottom"/>
          </w:tcPr>
          <w:p w14:paraId="13DC91CE" w14:textId="77777777" w:rsidR="00051D58" w:rsidRPr="00E2012A" w:rsidRDefault="00051D58" w:rsidP="00A95059">
            <w:pPr>
              <w:spacing w:before="0" w:after="0"/>
              <w:jc w:val="center"/>
              <w:rPr>
                <w:rFonts w:cs="Arial"/>
                <w:color w:val="000000"/>
                <w:szCs w:val="22"/>
              </w:rPr>
            </w:pPr>
          </w:p>
        </w:tc>
        <w:tc>
          <w:tcPr>
            <w:tcW w:w="2059" w:type="pct"/>
            <w:tcBorders>
              <w:top w:val="single" w:sz="4" w:space="0" w:color="auto"/>
              <w:bottom w:val="single" w:sz="4" w:space="0" w:color="auto"/>
            </w:tcBorders>
            <w:shd w:val="clear" w:color="auto" w:fill="auto"/>
            <w:noWrap/>
            <w:vAlign w:val="bottom"/>
          </w:tcPr>
          <w:p w14:paraId="0FD257BE" w14:textId="77777777" w:rsidR="00051D58" w:rsidRPr="00E2012A" w:rsidRDefault="00051D58" w:rsidP="00A95059">
            <w:pPr>
              <w:spacing w:before="0" w:after="0"/>
              <w:jc w:val="center"/>
              <w:rPr>
                <w:rFonts w:cs="Arial"/>
                <w:color w:val="000000"/>
                <w:szCs w:val="22"/>
              </w:rPr>
            </w:pPr>
          </w:p>
        </w:tc>
      </w:tr>
      <w:tr w:rsidR="00051D58" w:rsidRPr="0051317F" w14:paraId="74188590" w14:textId="77777777" w:rsidTr="00A95059">
        <w:trPr>
          <w:trHeight w:val="300"/>
          <w:jc w:val="center"/>
        </w:trPr>
        <w:tc>
          <w:tcPr>
            <w:tcW w:w="2941" w:type="pct"/>
            <w:tcBorders>
              <w:top w:val="single" w:sz="4" w:space="0" w:color="auto"/>
              <w:bottom w:val="single" w:sz="4" w:space="0" w:color="auto"/>
            </w:tcBorders>
            <w:shd w:val="clear" w:color="auto" w:fill="D9D9D9" w:themeFill="background1" w:themeFillShade="D9"/>
            <w:noWrap/>
            <w:vAlign w:val="bottom"/>
          </w:tcPr>
          <w:p w14:paraId="35012B0B" w14:textId="77777777" w:rsidR="00051D58" w:rsidRPr="00E2012A" w:rsidRDefault="00051D58" w:rsidP="00A95059">
            <w:pPr>
              <w:spacing w:before="0" w:after="0"/>
              <w:jc w:val="center"/>
              <w:rPr>
                <w:rFonts w:cs="Arial"/>
                <w:b/>
                <w:bCs/>
                <w:color w:val="000000"/>
                <w:szCs w:val="22"/>
              </w:rPr>
            </w:pPr>
            <w:r w:rsidRPr="00E2012A">
              <w:rPr>
                <w:rFonts w:cs="Arial"/>
                <w:b/>
                <w:bCs/>
                <w:color w:val="000000"/>
                <w:szCs w:val="22"/>
              </w:rPr>
              <w:t xml:space="preserve">Component </w:t>
            </w:r>
          </w:p>
        </w:tc>
        <w:tc>
          <w:tcPr>
            <w:tcW w:w="2059" w:type="pct"/>
            <w:tcBorders>
              <w:top w:val="single" w:sz="4" w:space="0" w:color="auto"/>
              <w:bottom w:val="single" w:sz="4" w:space="0" w:color="auto"/>
            </w:tcBorders>
            <w:shd w:val="clear" w:color="auto" w:fill="D9D9D9" w:themeFill="background1" w:themeFillShade="D9"/>
            <w:noWrap/>
            <w:vAlign w:val="center"/>
          </w:tcPr>
          <w:p w14:paraId="08DD1A45" w14:textId="77777777" w:rsidR="00051D58" w:rsidRDefault="00051D58" w:rsidP="00A95059">
            <w:pPr>
              <w:spacing w:before="0" w:after="0"/>
              <w:jc w:val="center"/>
              <w:rPr>
                <w:rFonts w:cs="Arial"/>
                <w:b/>
                <w:color w:val="000000"/>
                <w:szCs w:val="22"/>
              </w:rPr>
            </w:pPr>
            <w:r>
              <w:rPr>
                <w:rFonts w:cs="Arial"/>
                <w:b/>
                <w:bCs/>
                <w:color w:val="000000"/>
                <w:szCs w:val="22"/>
              </w:rPr>
              <w:t>C</w:t>
            </w:r>
            <w:r w:rsidRPr="00E2012A">
              <w:rPr>
                <w:rFonts w:cs="Arial"/>
                <w:b/>
                <w:bCs/>
                <w:color w:val="000000"/>
                <w:szCs w:val="22"/>
              </w:rPr>
              <w:t>oncentration</w:t>
            </w:r>
          </w:p>
          <w:p w14:paraId="2545714E" w14:textId="77777777" w:rsidR="00051D58" w:rsidRPr="00E2012A" w:rsidRDefault="00051D58" w:rsidP="00A95059">
            <w:pPr>
              <w:spacing w:before="0" w:after="0"/>
              <w:jc w:val="center"/>
              <w:rPr>
                <w:rFonts w:cs="Arial"/>
                <w:b/>
                <w:color w:val="000000"/>
                <w:szCs w:val="22"/>
                <w:lang w:eastAsia="zh-CN"/>
              </w:rPr>
            </w:pPr>
            <w:r>
              <w:rPr>
                <w:rFonts w:cs="Arial" w:hint="eastAsia"/>
                <w:b/>
                <w:color w:val="000000"/>
                <w:szCs w:val="22"/>
                <w:lang w:eastAsia="zh-CN"/>
              </w:rPr>
              <w:t>[</w:t>
            </w:r>
            <w:r>
              <w:rPr>
                <w:rFonts w:cs="Arial"/>
                <w:b/>
                <w:color w:val="000000"/>
                <w:szCs w:val="22"/>
              </w:rPr>
              <w:t>m</w:t>
            </w:r>
            <w:r w:rsidRPr="00E2012A">
              <w:rPr>
                <w:rFonts w:cs="Arial"/>
                <w:b/>
                <w:color w:val="000000"/>
                <w:szCs w:val="22"/>
              </w:rPr>
              <w:t>olality</w:t>
            </w:r>
            <w:r>
              <w:rPr>
                <w:rFonts w:cs="Arial" w:hint="eastAsia"/>
                <w:b/>
                <w:color w:val="000000"/>
                <w:szCs w:val="22"/>
                <w:lang w:eastAsia="zh-CN"/>
              </w:rPr>
              <w:t>]</w:t>
            </w:r>
          </w:p>
        </w:tc>
      </w:tr>
      <w:tr w:rsidR="00051D58" w:rsidRPr="0051317F" w14:paraId="7FCF97C5" w14:textId="77777777" w:rsidTr="00A95059">
        <w:trPr>
          <w:trHeight w:val="300"/>
          <w:jc w:val="center"/>
        </w:trPr>
        <w:tc>
          <w:tcPr>
            <w:tcW w:w="2941" w:type="pct"/>
            <w:tcBorders>
              <w:top w:val="single" w:sz="4" w:space="0" w:color="auto"/>
            </w:tcBorders>
            <w:shd w:val="clear" w:color="auto" w:fill="auto"/>
            <w:noWrap/>
            <w:vAlign w:val="bottom"/>
          </w:tcPr>
          <w:p w14:paraId="6BC8E969"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Na</w:t>
            </w:r>
            <w:r w:rsidRPr="00AE6CCB">
              <w:rPr>
                <w:rFonts w:cs="Arial" w:hint="eastAsia"/>
                <w:color w:val="000000"/>
                <w:szCs w:val="22"/>
                <w:vertAlign w:val="superscript"/>
                <w:lang w:eastAsia="zh-CN"/>
              </w:rPr>
              <w:t>+</w:t>
            </w:r>
          </w:p>
        </w:tc>
        <w:tc>
          <w:tcPr>
            <w:tcW w:w="2059" w:type="pct"/>
            <w:tcBorders>
              <w:top w:val="single" w:sz="4" w:space="0" w:color="auto"/>
            </w:tcBorders>
            <w:shd w:val="clear" w:color="auto" w:fill="auto"/>
            <w:noWrap/>
            <w:vAlign w:val="bottom"/>
          </w:tcPr>
          <w:p w14:paraId="15AF43FA" w14:textId="77777777" w:rsidR="00051D58" w:rsidRPr="00E2012A" w:rsidRDefault="00051D58" w:rsidP="00A95059">
            <w:pPr>
              <w:spacing w:before="0" w:after="0"/>
              <w:ind w:right="1269"/>
              <w:jc w:val="right"/>
              <w:rPr>
                <w:rFonts w:cs="Arial"/>
                <w:color w:val="000000"/>
                <w:szCs w:val="22"/>
                <w:lang w:eastAsia="zh-CN"/>
              </w:rPr>
            </w:pPr>
            <w:r w:rsidRPr="00E2012A">
              <w:rPr>
                <w:rFonts w:cs="Arial"/>
                <w:color w:val="000000"/>
                <w:szCs w:val="22"/>
              </w:rPr>
              <w:t>1.752</w:t>
            </w:r>
            <w:r>
              <w:rPr>
                <w:rFonts w:cs="Arial" w:hint="eastAsia"/>
                <w:color w:val="000000"/>
                <w:szCs w:val="22"/>
                <w:lang w:eastAsia="zh-CN"/>
              </w:rPr>
              <w:t>0</w:t>
            </w:r>
          </w:p>
        </w:tc>
      </w:tr>
      <w:tr w:rsidR="00051D58" w:rsidRPr="0051317F" w14:paraId="7155DEA7" w14:textId="77777777" w:rsidTr="00A95059">
        <w:trPr>
          <w:trHeight w:val="300"/>
          <w:jc w:val="center"/>
        </w:trPr>
        <w:tc>
          <w:tcPr>
            <w:tcW w:w="2941" w:type="pct"/>
            <w:shd w:val="clear" w:color="auto" w:fill="auto"/>
            <w:noWrap/>
            <w:vAlign w:val="bottom"/>
          </w:tcPr>
          <w:p w14:paraId="59FE6B7B"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K</w:t>
            </w:r>
            <w:r w:rsidRPr="00AE6CCB">
              <w:rPr>
                <w:rFonts w:cs="Arial" w:hint="eastAsia"/>
                <w:color w:val="000000"/>
                <w:szCs w:val="22"/>
                <w:vertAlign w:val="superscript"/>
                <w:lang w:eastAsia="zh-CN"/>
              </w:rPr>
              <w:t>+</w:t>
            </w:r>
          </w:p>
        </w:tc>
        <w:tc>
          <w:tcPr>
            <w:tcW w:w="2059" w:type="pct"/>
            <w:shd w:val="clear" w:color="auto" w:fill="auto"/>
            <w:noWrap/>
            <w:vAlign w:val="bottom"/>
          </w:tcPr>
          <w:p w14:paraId="106E44E6" w14:textId="77777777" w:rsidR="00051D58" w:rsidRPr="00E2012A" w:rsidRDefault="00051D58" w:rsidP="00A95059">
            <w:pPr>
              <w:spacing w:before="0" w:after="0"/>
              <w:ind w:right="1269"/>
              <w:jc w:val="right"/>
              <w:rPr>
                <w:rFonts w:cs="Arial"/>
                <w:color w:val="000000"/>
                <w:szCs w:val="22"/>
              </w:rPr>
            </w:pPr>
            <w:r w:rsidRPr="00E2012A">
              <w:rPr>
                <w:rFonts w:cs="Arial"/>
                <w:color w:val="000000"/>
                <w:szCs w:val="22"/>
              </w:rPr>
              <w:t>0.1739</w:t>
            </w:r>
          </w:p>
        </w:tc>
      </w:tr>
      <w:tr w:rsidR="00051D58" w:rsidRPr="0051317F" w14:paraId="4636259D" w14:textId="77777777" w:rsidTr="00A95059">
        <w:trPr>
          <w:trHeight w:val="300"/>
          <w:jc w:val="center"/>
        </w:trPr>
        <w:tc>
          <w:tcPr>
            <w:tcW w:w="2941" w:type="pct"/>
            <w:shd w:val="clear" w:color="auto" w:fill="auto"/>
            <w:noWrap/>
            <w:vAlign w:val="bottom"/>
          </w:tcPr>
          <w:p w14:paraId="064BA83B"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Mg</w:t>
            </w:r>
            <w:r w:rsidRPr="00AE6CCB">
              <w:rPr>
                <w:rFonts w:cs="Arial" w:hint="eastAsia"/>
                <w:color w:val="000000"/>
                <w:szCs w:val="22"/>
                <w:vertAlign w:val="superscript"/>
                <w:lang w:eastAsia="zh-CN"/>
              </w:rPr>
              <w:t>2+</w:t>
            </w:r>
          </w:p>
        </w:tc>
        <w:tc>
          <w:tcPr>
            <w:tcW w:w="2059" w:type="pct"/>
            <w:shd w:val="clear" w:color="auto" w:fill="auto"/>
            <w:noWrap/>
            <w:vAlign w:val="bottom"/>
          </w:tcPr>
          <w:p w14:paraId="1F8180C7" w14:textId="77777777" w:rsidR="00051D58" w:rsidRPr="00E2012A" w:rsidRDefault="00051D58" w:rsidP="00A95059">
            <w:pPr>
              <w:spacing w:before="0" w:after="0"/>
              <w:ind w:right="1269"/>
              <w:jc w:val="right"/>
              <w:rPr>
                <w:rFonts w:cs="Arial"/>
                <w:color w:val="000000"/>
                <w:szCs w:val="22"/>
                <w:lang w:eastAsia="zh-CN"/>
              </w:rPr>
            </w:pPr>
            <w:r w:rsidRPr="00E2012A">
              <w:rPr>
                <w:rFonts w:cs="Arial"/>
                <w:color w:val="000000"/>
                <w:szCs w:val="22"/>
              </w:rPr>
              <w:t>1.555</w:t>
            </w:r>
            <w:r>
              <w:rPr>
                <w:rFonts w:cs="Arial" w:hint="eastAsia"/>
                <w:color w:val="000000"/>
                <w:szCs w:val="22"/>
                <w:lang w:eastAsia="zh-CN"/>
              </w:rPr>
              <w:t>0</w:t>
            </w:r>
          </w:p>
        </w:tc>
      </w:tr>
      <w:tr w:rsidR="00051D58" w:rsidRPr="0051317F" w14:paraId="60CD669F" w14:textId="77777777" w:rsidTr="00A95059">
        <w:trPr>
          <w:trHeight w:val="300"/>
          <w:jc w:val="center"/>
        </w:trPr>
        <w:tc>
          <w:tcPr>
            <w:tcW w:w="2941" w:type="pct"/>
            <w:shd w:val="clear" w:color="auto" w:fill="auto"/>
            <w:noWrap/>
            <w:vAlign w:val="bottom"/>
          </w:tcPr>
          <w:p w14:paraId="264DD147"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Ca</w:t>
            </w:r>
            <w:r w:rsidRPr="00AE6CCB">
              <w:rPr>
                <w:rFonts w:cs="Arial" w:hint="eastAsia"/>
                <w:color w:val="000000"/>
                <w:szCs w:val="22"/>
                <w:vertAlign w:val="superscript"/>
                <w:lang w:eastAsia="zh-CN"/>
              </w:rPr>
              <w:t>2+</w:t>
            </w:r>
          </w:p>
        </w:tc>
        <w:tc>
          <w:tcPr>
            <w:tcW w:w="2059" w:type="pct"/>
            <w:shd w:val="clear" w:color="auto" w:fill="auto"/>
            <w:noWrap/>
            <w:vAlign w:val="bottom"/>
          </w:tcPr>
          <w:p w14:paraId="12625116" w14:textId="77777777" w:rsidR="00051D58" w:rsidRPr="00E2012A" w:rsidRDefault="00051D58" w:rsidP="00A95059">
            <w:pPr>
              <w:spacing w:before="0" w:after="0"/>
              <w:ind w:right="1269"/>
              <w:jc w:val="right"/>
              <w:rPr>
                <w:rFonts w:cs="Arial"/>
                <w:color w:val="000000"/>
                <w:szCs w:val="22"/>
              </w:rPr>
            </w:pPr>
            <w:r w:rsidRPr="00E2012A">
              <w:rPr>
                <w:rFonts w:cs="Arial"/>
                <w:color w:val="000000"/>
                <w:szCs w:val="22"/>
              </w:rPr>
              <w:t>0.4274</w:t>
            </w:r>
          </w:p>
        </w:tc>
      </w:tr>
      <w:tr w:rsidR="00051D58" w:rsidRPr="00D910F5" w14:paraId="3C95AA21" w14:textId="77777777" w:rsidTr="00A95059">
        <w:trPr>
          <w:trHeight w:val="300"/>
          <w:jc w:val="center"/>
        </w:trPr>
        <w:tc>
          <w:tcPr>
            <w:tcW w:w="2941" w:type="pct"/>
            <w:shd w:val="clear" w:color="auto" w:fill="auto"/>
            <w:noWrap/>
            <w:vAlign w:val="bottom"/>
          </w:tcPr>
          <w:p w14:paraId="42E6D35A" w14:textId="77777777" w:rsidR="00051D58" w:rsidRPr="00E2012A" w:rsidRDefault="00051D58" w:rsidP="00A95059">
            <w:pPr>
              <w:spacing w:before="0" w:after="0"/>
              <w:ind w:firstLine="2268"/>
              <w:jc w:val="left"/>
              <w:rPr>
                <w:rFonts w:cs="Arial"/>
                <w:color w:val="000000"/>
                <w:szCs w:val="22"/>
                <w:lang w:eastAsia="zh-CN"/>
              </w:rPr>
            </w:pPr>
            <w:r w:rsidRPr="00E2012A">
              <w:rPr>
                <w:rFonts w:cs="Arial"/>
                <w:color w:val="000000"/>
                <w:szCs w:val="22"/>
              </w:rPr>
              <w:t>Cl</w:t>
            </w:r>
            <w:r w:rsidRPr="00AE6CCB">
              <w:rPr>
                <w:rFonts w:cs="Arial" w:hint="eastAsia"/>
                <w:color w:val="000000"/>
                <w:szCs w:val="22"/>
                <w:vertAlign w:val="superscript"/>
                <w:lang w:eastAsia="zh-CN"/>
              </w:rPr>
              <w:t>-</w:t>
            </w:r>
          </w:p>
        </w:tc>
        <w:tc>
          <w:tcPr>
            <w:tcW w:w="2059" w:type="pct"/>
            <w:shd w:val="clear" w:color="auto" w:fill="auto"/>
            <w:noWrap/>
            <w:vAlign w:val="bottom"/>
          </w:tcPr>
          <w:p w14:paraId="2C470B9F" w14:textId="77777777" w:rsidR="00051D58" w:rsidRPr="00E2012A" w:rsidRDefault="00051D58" w:rsidP="00A95059">
            <w:pPr>
              <w:spacing w:before="0" w:after="0"/>
              <w:ind w:right="1269"/>
              <w:jc w:val="right"/>
              <w:rPr>
                <w:rFonts w:cs="Arial"/>
                <w:color w:val="000000"/>
                <w:szCs w:val="22"/>
                <w:lang w:eastAsia="zh-CN"/>
              </w:rPr>
            </w:pPr>
            <w:r w:rsidRPr="00E2012A">
              <w:rPr>
                <w:rFonts w:cs="Arial"/>
                <w:color w:val="000000"/>
                <w:szCs w:val="22"/>
              </w:rPr>
              <w:t>5.810</w:t>
            </w:r>
            <w:r>
              <w:rPr>
                <w:rFonts w:cs="Arial" w:hint="eastAsia"/>
                <w:color w:val="000000"/>
                <w:szCs w:val="22"/>
                <w:lang w:eastAsia="zh-CN"/>
              </w:rPr>
              <w:t>0</w:t>
            </w:r>
          </w:p>
        </w:tc>
      </w:tr>
      <w:tr w:rsidR="00051D58" w:rsidRPr="00D910F5" w14:paraId="020993EC" w14:textId="77777777" w:rsidTr="00A95059">
        <w:trPr>
          <w:trHeight w:val="300"/>
          <w:jc w:val="center"/>
        </w:trPr>
        <w:tc>
          <w:tcPr>
            <w:tcW w:w="2941" w:type="pct"/>
            <w:shd w:val="clear" w:color="auto" w:fill="auto"/>
            <w:noWrap/>
            <w:vAlign w:val="bottom"/>
          </w:tcPr>
          <w:p w14:paraId="54AC85E2" w14:textId="77777777" w:rsidR="00051D58" w:rsidRPr="00AE6CCB" w:rsidRDefault="00051D58" w:rsidP="00A95059">
            <w:pPr>
              <w:spacing w:before="0" w:after="0"/>
              <w:ind w:firstLine="2268"/>
              <w:jc w:val="left"/>
              <w:rPr>
                <w:rFonts w:cs="Arial"/>
                <w:color w:val="000000"/>
                <w:szCs w:val="22"/>
                <w:vertAlign w:val="superscript"/>
                <w:lang w:eastAsia="zh-CN"/>
              </w:rPr>
            </w:pPr>
            <w:r w:rsidRPr="00E2012A">
              <w:rPr>
                <w:rFonts w:cs="Arial"/>
                <w:color w:val="000000"/>
                <w:szCs w:val="22"/>
              </w:rPr>
              <w:t>CO</w:t>
            </w:r>
            <w:r w:rsidRPr="00E2012A">
              <w:rPr>
                <w:rFonts w:cs="Arial"/>
                <w:color w:val="000000"/>
                <w:szCs w:val="22"/>
                <w:vertAlign w:val="subscript"/>
              </w:rPr>
              <w:t>3</w:t>
            </w:r>
            <w:r>
              <w:rPr>
                <w:rFonts w:cs="Arial" w:hint="eastAsia"/>
                <w:color w:val="000000"/>
                <w:szCs w:val="22"/>
                <w:vertAlign w:val="superscript"/>
                <w:lang w:eastAsia="zh-CN"/>
              </w:rPr>
              <w:t>2-</w:t>
            </w:r>
          </w:p>
        </w:tc>
        <w:tc>
          <w:tcPr>
            <w:tcW w:w="2059" w:type="pct"/>
            <w:shd w:val="clear" w:color="auto" w:fill="auto"/>
            <w:noWrap/>
            <w:vAlign w:val="bottom"/>
          </w:tcPr>
          <w:p w14:paraId="79991D65" w14:textId="77777777" w:rsidR="00051D58" w:rsidRPr="00E2012A" w:rsidRDefault="00051D58" w:rsidP="00A95059">
            <w:pPr>
              <w:spacing w:before="0" w:after="0"/>
              <w:jc w:val="center"/>
              <w:rPr>
                <w:rFonts w:cs="Arial"/>
                <w:color w:val="000000"/>
                <w:szCs w:val="22"/>
              </w:rPr>
            </w:pPr>
            <w:r w:rsidRPr="00E2012A">
              <w:rPr>
                <w:rFonts w:cs="Arial"/>
                <w:color w:val="000000"/>
                <w:szCs w:val="22"/>
              </w:rPr>
              <w:t>3.92</w:t>
            </w:r>
            <w:r>
              <w:rPr>
                <w:rFonts w:cs="Arial"/>
                <w:color w:val="000000"/>
                <w:szCs w:val="22"/>
              </w:rPr>
              <w:t>×10</w:t>
            </w:r>
            <w:r w:rsidRPr="00C72DEF">
              <w:rPr>
                <w:rFonts w:cs="Arial"/>
                <w:color w:val="000000"/>
                <w:szCs w:val="22"/>
                <w:vertAlign w:val="superscript"/>
              </w:rPr>
              <w:t>-</w:t>
            </w:r>
            <w:r w:rsidRPr="00E2012A">
              <w:rPr>
                <w:rFonts w:cs="Arial"/>
                <w:color w:val="000000"/>
                <w:szCs w:val="22"/>
                <w:vertAlign w:val="superscript"/>
              </w:rPr>
              <w:t>3</w:t>
            </w:r>
          </w:p>
        </w:tc>
      </w:tr>
      <w:tr w:rsidR="00051D58" w:rsidRPr="00D910F5" w14:paraId="2749BF15" w14:textId="77777777" w:rsidTr="00A95059">
        <w:trPr>
          <w:trHeight w:val="300"/>
          <w:jc w:val="center"/>
        </w:trPr>
        <w:tc>
          <w:tcPr>
            <w:tcW w:w="2941" w:type="pct"/>
            <w:tcBorders>
              <w:bottom w:val="single" w:sz="4" w:space="0" w:color="auto"/>
            </w:tcBorders>
            <w:shd w:val="clear" w:color="auto" w:fill="auto"/>
            <w:noWrap/>
            <w:vAlign w:val="bottom"/>
          </w:tcPr>
          <w:p w14:paraId="447C6B53" w14:textId="77777777" w:rsidR="00051D58" w:rsidRPr="00AE6CCB" w:rsidRDefault="00051D58" w:rsidP="00A95059">
            <w:pPr>
              <w:spacing w:before="0" w:after="0"/>
              <w:ind w:firstLine="2268"/>
              <w:jc w:val="left"/>
              <w:rPr>
                <w:rFonts w:cs="Arial"/>
                <w:color w:val="000000"/>
                <w:szCs w:val="22"/>
                <w:vertAlign w:val="superscript"/>
                <w:lang w:eastAsia="zh-CN"/>
              </w:rPr>
            </w:pPr>
            <w:r w:rsidRPr="00E2012A">
              <w:rPr>
                <w:rFonts w:cs="Arial"/>
                <w:color w:val="000000"/>
                <w:szCs w:val="22"/>
              </w:rPr>
              <w:t>S</w:t>
            </w:r>
            <w:r>
              <w:rPr>
                <w:rFonts w:cs="Arial" w:hint="eastAsia"/>
                <w:color w:val="000000"/>
                <w:szCs w:val="22"/>
                <w:lang w:eastAsia="zh-CN"/>
              </w:rPr>
              <w:t>O</w:t>
            </w:r>
            <w:r w:rsidRPr="00AE6CCB">
              <w:rPr>
                <w:rFonts w:cs="Arial" w:hint="eastAsia"/>
                <w:color w:val="000000"/>
                <w:szCs w:val="22"/>
                <w:vertAlign w:val="subscript"/>
                <w:lang w:eastAsia="zh-CN"/>
              </w:rPr>
              <w:t>4</w:t>
            </w:r>
            <w:r>
              <w:rPr>
                <w:rFonts w:cs="Arial" w:hint="eastAsia"/>
                <w:color w:val="000000"/>
                <w:szCs w:val="22"/>
                <w:vertAlign w:val="superscript"/>
                <w:lang w:eastAsia="zh-CN"/>
              </w:rPr>
              <w:t>2-</w:t>
            </w:r>
          </w:p>
        </w:tc>
        <w:tc>
          <w:tcPr>
            <w:tcW w:w="2059" w:type="pct"/>
            <w:tcBorders>
              <w:bottom w:val="single" w:sz="4" w:space="0" w:color="auto"/>
            </w:tcBorders>
            <w:shd w:val="clear" w:color="auto" w:fill="auto"/>
            <w:noWrap/>
            <w:vAlign w:val="bottom"/>
          </w:tcPr>
          <w:p w14:paraId="742E1788" w14:textId="77777777" w:rsidR="00051D58" w:rsidRPr="00E2012A" w:rsidRDefault="00051D58" w:rsidP="00A95059">
            <w:pPr>
              <w:spacing w:before="0" w:after="0"/>
              <w:jc w:val="center"/>
              <w:rPr>
                <w:rFonts w:cs="Arial"/>
                <w:color w:val="000000"/>
                <w:szCs w:val="22"/>
              </w:rPr>
            </w:pPr>
            <w:r w:rsidRPr="00E2012A">
              <w:rPr>
                <w:rFonts w:cs="Arial"/>
                <w:color w:val="000000"/>
                <w:szCs w:val="22"/>
              </w:rPr>
              <w:t>6.3</w:t>
            </w:r>
            <w:r>
              <w:rPr>
                <w:rFonts w:cs="Arial" w:hint="eastAsia"/>
                <w:color w:val="000000"/>
                <w:szCs w:val="22"/>
                <w:lang w:eastAsia="zh-CN"/>
              </w:rPr>
              <w:t>0</w:t>
            </w:r>
            <w:r>
              <w:rPr>
                <w:rFonts w:cs="Arial"/>
                <w:color w:val="000000"/>
                <w:szCs w:val="22"/>
              </w:rPr>
              <w:t>×10</w:t>
            </w:r>
            <w:r w:rsidRPr="00C72DEF">
              <w:rPr>
                <w:rFonts w:cs="Arial"/>
                <w:color w:val="000000"/>
                <w:szCs w:val="22"/>
                <w:vertAlign w:val="superscript"/>
              </w:rPr>
              <w:t>-</w:t>
            </w:r>
            <w:r w:rsidRPr="00E2012A">
              <w:rPr>
                <w:rFonts w:cs="Arial"/>
                <w:color w:val="000000"/>
                <w:szCs w:val="22"/>
                <w:vertAlign w:val="superscript"/>
              </w:rPr>
              <w:t>3</w:t>
            </w:r>
          </w:p>
        </w:tc>
      </w:tr>
    </w:tbl>
    <w:p w14:paraId="53345A13" w14:textId="77777777" w:rsidR="00051D58" w:rsidRDefault="00051D58" w:rsidP="00051D58">
      <w:pPr>
        <w:pStyle w:val="Simpleline"/>
        <w:rPr>
          <w:noProof/>
          <w:lang w:eastAsia="en-CA"/>
        </w:rPr>
      </w:pPr>
    </w:p>
    <w:p w14:paraId="1A7075C1" w14:textId="77777777" w:rsidR="000354B9" w:rsidRPr="00192E8E" w:rsidRDefault="000354B9" w:rsidP="000354B9">
      <w:pPr>
        <w:pStyle w:val="StyleHeading4Bold"/>
      </w:pPr>
      <w:bookmarkStart w:id="74" w:name="_Toc520374387"/>
      <w:r>
        <w:t>Parameters</w:t>
      </w:r>
      <w:bookmarkEnd w:id="74"/>
    </w:p>
    <w:p w14:paraId="67622156" w14:textId="5286C618" w:rsidR="00B3171D" w:rsidRDefault="0035018B" w:rsidP="00C15FF0">
      <w:pPr>
        <w:widowControl/>
        <w:spacing w:before="0" w:after="0"/>
        <w:jc w:val="left"/>
        <w:rPr>
          <w:rFonts w:cs="Arial"/>
          <w:szCs w:val="22"/>
        </w:rPr>
      </w:pPr>
      <w:r>
        <w:rPr>
          <w:rFonts w:cs="Arial"/>
          <w:szCs w:val="22"/>
          <w:lang w:eastAsia="zh-CN"/>
        </w:rPr>
        <w:t xml:space="preserve">The geochemical parameters used for the simulation were provided through a database created based on </w:t>
      </w:r>
      <w:r w:rsidR="00436DA8">
        <w:rPr>
          <w:rFonts w:cs="Arial"/>
          <w:szCs w:val="22"/>
          <w:lang w:eastAsia="zh-CN"/>
        </w:rPr>
        <w:t xml:space="preserve">the </w:t>
      </w:r>
      <w:r w:rsidR="00436DA8">
        <w:rPr>
          <w:rFonts w:cs="Arial"/>
          <w:noProof/>
          <w:szCs w:val="22"/>
          <w:lang w:eastAsia="en-CA"/>
        </w:rPr>
        <w:t>the</w:t>
      </w:r>
      <w:r w:rsidR="00436DA8" w:rsidRPr="00124020">
        <w:rPr>
          <w:rFonts w:cs="Arial"/>
          <w:noProof/>
          <w:szCs w:val="22"/>
          <w:lang w:eastAsia="en-CA"/>
        </w:rPr>
        <w:t xml:space="preserve">rmodynamic database </w:t>
      </w:r>
      <w:r w:rsidR="00436DA8" w:rsidRPr="00124020">
        <w:rPr>
          <w:rFonts w:cs="Arial"/>
          <w:szCs w:val="22"/>
        </w:rPr>
        <w:t xml:space="preserve">“data0.ypf.R2” </w:t>
      </w:r>
      <w:r>
        <w:rPr>
          <w:rFonts w:cs="Arial"/>
          <w:szCs w:val="22"/>
        </w:rPr>
        <w:t>(</w:t>
      </w:r>
      <w:r w:rsidR="00436DA8" w:rsidRPr="00124020">
        <w:rPr>
          <w:rFonts w:cs="Arial"/>
          <w:szCs w:val="22"/>
        </w:rPr>
        <w:t>USDOE, 2007</w:t>
      </w:r>
      <w:r w:rsidR="00436DA8">
        <w:rPr>
          <w:rFonts w:cs="Arial"/>
          <w:szCs w:val="22"/>
        </w:rPr>
        <w:t>)</w:t>
      </w:r>
      <w:r w:rsidR="004474F5">
        <w:rPr>
          <w:rFonts w:cs="Arial"/>
          <w:szCs w:val="22"/>
        </w:rPr>
        <w:t xml:space="preserve">.  </w:t>
      </w:r>
      <w:r w:rsidR="00047841">
        <w:rPr>
          <w:rFonts w:cs="Arial"/>
          <w:szCs w:val="22"/>
        </w:rPr>
        <w:t xml:space="preserve">The main parameters are: The </w:t>
      </w:r>
      <w:r w:rsidR="00047841" w:rsidRPr="00D910F5">
        <w:rPr>
          <w:rFonts w:cs="Arial"/>
          <w:szCs w:val="22"/>
        </w:rPr>
        <w:t>Debye-</w:t>
      </w:r>
      <w:r w:rsidR="00047841">
        <w:rPr>
          <w:rFonts w:cs="Arial"/>
          <w:szCs w:val="22"/>
        </w:rPr>
        <w:t>H</w:t>
      </w:r>
      <w:r w:rsidR="00047841" w:rsidRPr="009A33B6">
        <w:rPr>
          <w:rFonts w:cs="Arial"/>
          <w:szCs w:val="22"/>
        </w:rPr>
        <w:t>ü</w:t>
      </w:r>
      <w:r w:rsidR="00047841" w:rsidRPr="00D910F5">
        <w:rPr>
          <w:rFonts w:cs="Arial"/>
          <w:szCs w:val="22"/>
        </w:rPr>
        <w:t xml:space="preserve">ckel </w:t>
      </w:r>
      <w:r w:rsidR="00047841">
        <w:rPr>
          <w:rFonts w:cs="Arial"/>
          <w:szCs w:val="22"/>
        </w:rPr>
        <w:t>limiting slope (</w:t>
      </w:r>
      <m:oMath>
        <m:sSup>
          <m:sSupPr>
            <m:ctrlPr>
              <w:rPr>
                <w:rFonts w:ascii="Cambria Math" w:hAnsi="Cambria Math" w:cs="Arial"/>
                <w:i/>
                <w:szCs w:val="22"/>
              </w:rPr>
            </m:ctrlPr>
          </m:sSupPr>
          <m:e>
            <m:r>
              <w:rPr>
                <w:rFonts w:ascii="Cambria Math" w:hAnsi="Cambria Math" w:cs="Arial"/>
                <w:szCs w:val="22"/>
              </w:rPr>
              <m:t>A</m:t>
            </m:r>
          </m:e>
          <m:sup>
            <m:r>
              <w:rPr>
                <w:rFonts w:ascii="Cambria Math" w:hAnsi="Cambria Math" w:cs="Arial"/>
                <w:szCs w:val="22"/>
              </w:rPr>
              <m:t>∅</m:t>
            </m:r>
          </m:sup>
        </m:sSup>
      </m:oMath>
      <w:r w:rsidR="00047841">
        <w:rPr>
          <w:rFonts w:cs="Arial"/>
          <w:szCs w:val="22"/>
        </w:rPr>
        <w:t>) is 0.3915</w:t>
      </w:r>
      <w:r w:rsidR="004474F5">
        <w:rPr>
          <w:rFonts w:cs="Arial"/>
          <w:szCs w:val="22"/>
        </w:rPr>
        <w:t xml:space="preserve">.  </w:t>
      </w:r>
      <w:r w:rsidR="00051D58">
        <w:rPr>
          <w:rFonts w:cs="Arial"/>
          <w:szCs w:val="22"/>
        </w:rPr>
        <w:t>All other parameters are listed in Appendix III.</w:t>
      </w:r>
    </w:p>
    <w:p w14:paraId="3AA5D13C" w14:textId="77777777" w:rsidR="00B3171D" w:rsidRPr="00192E8E" w:rsidRDefault="00B3171D" w:rsidP="00B3171D">
      <w:pPr>
        <w:pStyle w:val="StyleHeading4Bold"/>
      </w:pPr>
      <w:bookmarkStart w:id="75" w:name="_Toc520374388"/>
      <w:r>
        <w:t>Results</w:t>
      </w:r>
      <w:bookmarkEnd w:id="75"/>
    </w:p>
    <w:p w14:paraId="0658C158" w14:textId="6AA4B5FA" w:rsidR="00D83308" w:rsidRDefault="00D83308" w:rsidP="00C15FF0">
      <w:pPr>
        <w:widowControl/>
        <w:spacing w:before="0" w:after="0"/>
        <w:jc w:val="left"/>
        <w:rPr>
          <w:rFonts w:cs="Arial"/>
          <w:szCs w:val="22"/>
        </w:rPr>
      </w:pPr>
      <w:r w:rsidRPr="00124020">
        <w:rPr>
          <w:rFonts w:cs="Arial"/>
          <w:szCs w:val="22"/>
        </w:rPr>
        <w:t>The results of chemical speciation calculations are in good agreement for all three codes (</w:t>
      </w:r>
      <w:r w:rsidR="00C15FF0">
        <w:rPr>
          <w:rFonts w:cs="Arial"/>
          <w:szCs w:val="22"/>
        </w:rPr>
        <w:fldChar w:fldCharType="begin"/>
      </w:r>
      <w:r w:rsidR="00C15FF0">
        <w:rPr>
          <w:rFonts w:cs="Arial"/>
          <w:szCs w:val="22"/>
        </w:rPr>
        <w:instrText xml:space="preserve"> REF _Ref383351848 \h </w:instrText>
      </w:r>
      <w:r w:rsidR="00C15FF0">
        <w:rPr>
          <w:rFonts w:cs="Arial"/>
          <w:szCs w:val="22"/>
        </w:rPr>
      </w:r>
      <w:r w:rsidR="00C15FF0">
        <w:rPr>
          <w:rFonts w:cs="Arial"/>
          <w:szCs w:val="22"/>
        </w:rPr>
        <w:fldChar w:fldCharType="separate"/>
      </w:r>
      <w:r w:rsidR="00B560DA">
        <w:t xml:space="preserve">Table </w:t>
      </w:r>
      <w:r w:rsidR="00B560DA">
        <w:rPr>
          <w:noProof/>
        </w:rPr>
        <w:t>2</w:t>
      </w:r>
      <w:r w:rsidR="00B560DA">
        <w:t>.</w:t>
      </w:r>
      <w:r w:rsidR="00B560DA">
        <w:rPr>
          <w:noProof/>
        </w:rPr>
        <w:t>10</w:t>
      </w:r>
      <w:r w:rsidR="00C15FF0">
        <w:rPr>
          <w:rFonts w:cs="Arial"/>
          <w:szCs w:val="22"/>
        </w:rPr>
        <w:fldChar w:fldCharType="end"/>
      </w:r>
      <w:r w:rsidR="00C15FF0">
        <w:rPr>
          <w:rFonts w:cs="Arial"/>
          <w:szCs w:val="22"/>
        </w:rPr>
        <w:t xml:space="preserve"> - </w:t>
      </w:r>
      <w:r w:rsidR="00C15FF0">
        <w:rPr>
          <w:rFonts w:cs="Arial"/>
          <w:szCs w:val="22"/>
        </w:rPr>
        <w:fldChar w:fldCharType="begin"/>
      </w:r>
      <w:r w:rsidR="00C15FF0">
        <w:rPr>
          <w:rFonts w:cs="Arial"/>
          <w:szCs w:val="22"/>
        </w:rPr>
        <w:instrText xml:space="preserve"> REF _Ref383351884 \h </w:instrText>
      </w:r>
      <w:r w:rsidR="00C15FF0">
        <w:rPr>
          <w:rFonts w:cs="Arial"/>
          <w:szCs w:val="22"/>
        </w:rPr>
      </w:r>
      <w:r w:rsidR="00C15FF0">
        <w:rPr>
          <w:rFonts w:cs="Arial"/>
          <w:szCs w:val="22"/>
        </w:rPr>
        <w:fldChar w:fldCharType="separate"/>
      </w:r>
      <w:r w:rsidR="00B560DA">
        <w:t xml:space="preserve">Table </w:t>
      </w:r>
      <w:r w:rsidR="00B560DA">
        <w:rPr>
          <w:noProof/>
        </w:rPr>
        <w:t>2</w:t>
      </w:r>
      <w:r w:rsidR="00B560DA">
        <w:t>.</w:t>
      </w:r>
      <w:r w:rsidR="00B560DA">
        <w:rPr>
          <w:noProof/>
        </w:rPr>
        <w:t>11</w:t>
      </w:r>
      <w:r w:rsidR="00C15FF0">
        <w:rPr>
          <w:rFonts w:cs="Arial"/>
          <w:szCs w:val="22"/>
        </w:rPr>
        <w:fldChar w:fldCharType="end"/>
      </w:r>
      <w:r w:rsidR="00C15FF0">
        <w:rPr>
          <w:rFonts w:cs="Arial"/>
          <w:szCs w:val="22"/>
        </w:rPr>
        <w:t xml:space="preserve">), </w:t>
      </w:r>
      <w:r w:rsidR="008236DA">
        <w:rPr>
          <w:rFonts w:cs="Arial" w:hint="eastAsia"/>
          <w:szCs w:val="22"/>
          <w:lang w:eastAsia="zh-CN"/>
        </w:rPr>
        <w:t>(Bea et al., 2011)</w:t>
      </w:r>
      <w:r w:rsidR="004474F5">
        <w:rPr>
          <w:rFonts w:cs="Arial"/>
          <w:szCs w:val="22"/>
        </w:rPr>
        <w:t xml:space="preserve">.  </w:t>
      </w:r>
      <w:bookmarkStart w:id="76" w:name="_Ref302398747"/>
    </w:p>
    <w:p w14:paraId="15FDF894" w14:textId="77777777" w:rsidR="001A3263" w:rsidRPr="00192E8E" w:rsidRDefault="001A3263" w:rsidP="001A3263">
      <w:pPr>
        <w:pStyle w:val="StyleHeading4Bold"/>
      </w:pPr>
      <w:bookmarkStart w:id="77" w:name="_Toc520374389"/>
      <w:r>
        <w:t>File locations</w:t>
      </w:r>
      <w:bookmarkEnd w:id="77"/>
    </w:p>
    <w:p w14:paraId="4B3614AA" w14:textId="77777777" w:rsidR="001A3263" w:rsidRPr="00ED3698" w:rsidRDefault="001A3263" w:rsidP="001A3263">
      <w:r w:rsidRPr="00ED3698">
        <w:t>The input file can be found under</w:t>
      </w:r>
    </w:p>
    <w:p w14:paraId="74C3A1DC" w14:textId="77777777" w:rsidR="001A3263" w:rsidRPr="00ED3698" w:rsidRDefault="001A3263" w:rsidP="001A3263">
      <w:pPr>
        <w:rPr>
          <w:lang w:eastAsia="zh-CN"/>
        </w:rPr>
      </w:pPr>
      <w:r>
        <w:rPr>
          <w:rFonts w:hint="eastAsia"/>
          <w:i/>
          <w:lang w:eastAsia="zh-CN"/>
        </w:rPr>
        <w:t>..</w:t>
      </w:r>
      <w:r w:rsidRPr="00795C44">
        <w:rPr>
          <w:i/>
        </w:rPr>
        <w:t>\benchmarking_nwmo_report\nwmo_verification_examples\d</w:t>
      </w:r>
      <w:r>
        <w:rPr>
          <w:rFonts w:hint="eastAsia"/>
          <w:i/>
          <w:lang w:eastAsia="zh-CN"/>
        </w:rPr>
        <w:t>2</w:t>
      </w:r>
      <w:r w:rsidRPr="00795C44">
        <w:rPr>
          <w:i/>
        </w:rPr>
        <w:t>_</w:t>
      </w:r>
      <w:r w:rsidRPr="00E06A99">
        <w:t xml:space="preserve"> </w:t>
      </w:r>
      <w:r w:rsidRPr="00E06A99">
        <w:rPr>
          <w:i/>
        </w:rPr>
        <w:t>_verification_pitzer_equations\min3p\</w:t>
      </w:r>
      <w:r>
        <w:rPr>
          <w:rFonts w:hint="eastAsia"/>
          <w:i/>
          <w:lang w:eastAsia="zh-CN"/>
        </w:rPr>
        <w:t>verif-pitzer.dat</w:t>
      </w:r>
    </w:p>
    <w:p w14:paraId="1025688A" w14:textId="77777777" w:rsidR="00824048" w:rsidRDefault="00990FF2" w:rsidP="00D83308">
      <w:pPr>
        <w:rPr>
          <w:rFonts w:cs="Arial"/>
          <w:szCs w:val="22"/>
          <w:lang w:eastAsia="zh-CN"/>
        </w:rPr>
      </w:pPr>
      <w:r>
        <w:rPr>
          <w:rFonts w:hint="eastAsia"/>
          <w:lang w:eastAsia="zh-CN"/>
        </w:rPr>
        <w:t>Database can be found under:</w:t>
      </w:r>
      <w:r w:rsidR="004B0811">
        <w:rPr>
          <w:rFonts w:hint="eastAsia"/>
          <w:lang w:eastAsia="zh-CN"/>
        </w:rPr>
        <w:t xml:space="preserve"> .</w:t>
      </w:r>
      <w:r>
        <w:rPr>
          <w:rFonts w:hint="eastAsia"/>
          <w:lang w:eastAsia="zh-CN"/>
        </w:rPr>
        <w:t>\benchmarks\</w:t>
      </w:r>
      <w:r w:rsidR="001A3263" w:rsidRPr="007C6689">
        <w:rPr>
          <w:rFonts w:hint="eastAsia"/>
          <w:i/>
          <w:lang w:eastAsia="zh-CN"/>
        </w:rPr>
        <w:t>database</w:t>
      </w:r>
      <w:r w:rsidR="001A3263" w:rsidRPr="007C6689">
        <w:rPr>
          <w:i/>
          <w:lang w:eastAsia="zh-CN"/>
        </w:rPr>
        <w:t>\</w:t>
      </w:r>
      <w:r w:rsidR="001A3263" w:rsidRPr="007C6689">
        <w:rPr>
          <w:rFonts w:hint="eastAsia"/>
          <w:i/>
          <w:lang w:eastAsia="zh-CN"/>
        </w:rPr>
        <w:t>default</w:t>
      </w:r>
      <w:r w:rsidR="001A3263">
        <w:rPr>
          <w:rFonts w:hint="eastAsia"/>
          <w:lang w:eastAsia="zh-CN"/>
        </w:rPr>
        <w:t xml:space="preserve"> (An additional file pitzer.xml derived from database </w:t>
      </w:r>
      <w:r w:rsidR="001A3263" w:rsidRPr="00124020">
        <w:rPr>
          <w:rFonts w:cs="Arial"/>
          <w:szCs w:val="22"/>
        </w:rPr>
        <w:t>data0.ypf.R2</w:t>
      </w:r>
      <w:r w:rsidR="001A3263">
        <w:rPr>
          <w:rFonts w:cs="Arial" w:hint="eastAsia"/>
          <w:szCs w:val="22"/>
          <w:lang w:eastAsia="zh-CN"/>
        </w:rPr>
        <w:t xml:space="preserve"> from EQ3/6 database is needed)</w:t>
      </w:r>
    </w:p>
    <w:p w14:paraId="0628341A" w14:textId="07E4C339" w:rsidR="00D83308" w:rsidRDefault="00D83308" w:rsidP="00D83308">
      <w:pPr>
        <w:pStyle w:val="Caption"/>
        <w:keepNext/>
        <w:rPr>
          <w:lang w:eastAsia="zh-CN"/>
        </w:rPr>
      </w:pPr>
      <w:bookmarkStart w:id="78" w:name="_Ref363809347"/>
      <w:bookmarkStart w:id="79" w:name="_Ref383351848"/>
      <w:bookmarkStart w:id="80" w:name="_Toc520374886"/>
      <w:bookmarkEnd w:id="76"/>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10</w:t>
      </w:r>
      <w:r w:rsidR="00FE1AD3">
        <w:fldChar w:fldCharType="end"/>
      </w:r>
      <w:bookmarkEnd w:id="78"/>
      <w:bookmarkEnd w:id="79"/>
      <w:r w:rsidR="003B5581">
        <w:t xml:space="preserve">: </w:t>
      </w:r>
      <w:bookmarkStart w:id="81" w:name="_Ref303197171"/>
      <w:r>
        <w:rPr>
          <w:rFonts w:cs="Arial"/>
          <w:szCs w:val="22"/>
        </w:rPr>
        <w:t>Speciation of Dead Sea Water – Aqueous Speciation</w:t>
      </w:r>
      <w:bookmarkEnd w:id="81"/>
      <w:r>
        <w:rPr>
          <w:rFonts w:cs="Arial" w:hint="eastAsia"/>
          <w:szCs w:val="22"/>
          <w:lang w:eastAsia="zh-CN"/>
        </w:rPr>
        <w:t xml:space="preserve"> </w:t>
      </w:r>
      <w:r w:rsidR="008236DA">
        <w:rPr>
          <w:rFonts w:cs="Arial" w:hint="eastAsia"/>
          <w:szCs w:val="22"/>
          <w:lang w:eastAsia="zh-CN"/>
        </w:rPr>
        <w:t>(Bea et al., 2011)</w:t>
      </w:r>
      <w:bookmarkEnd w:id="80"/>
    </w:p>
    <w:tbl>
      <w:tblPr>
        <w:tblW w:w="5000" w:type="pct"/>
        <w:jc w:val="center"/>
        <w:tblLook w:val="04A0" w:firstRow="1" w:lastRow="0" w:firstColumn="1" w:lastColumn="0" w:noHBand="0" w:noVBand="1"/>
      </w:tblPr>
      <w:tblGrid>
        <w:gridCol w:w="1899"/>
        <w:gridCol w:w="1880"/>
        <w:gridCol w:w="2075"/>
        <w:gridCol w:w="2786"/>
      </w:tblGrid>
      <w:tr w:rsidR="00D83308" w:rsidRPr="0051317F" w14:paraId="0B0DA155" w14:textId="77777777" w:rsidTr="00A94C76">
        <w:trPr>
          <w:trHeight w:val="300"/>
          <w:jc w:val="center"/>
        </w:trPr>
        <w:tc>
          <w:tcPr>
            <w:tcW w:w="1099" w:type="pct"/>
            <w:tcBorders>
              <w:top w:val="single" w:sz="4" w:space="0" w:color="auto"/>
              <w:bottom w:val="single" w:sz="4" w:space="0" w:color="auto"/>
            </w:tcBorders>
            <w:shd w:val="clear" w:color="auto" w:fill="D9D9D9" w:themeFill="background1" w:themeFillShade="D9"/>
            <w:noWrap/>
            <w:vAlign w:val="center"/>
          </w:tcPr>
          <w:p w14:paraId="4F63853D"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Speciation</w:t>
            </w:r>
          </w:p>
        </w:tc>
        <w:tc>
          <w:tcPr>
            <w:tcW w:w="1088" w:type="pct"/>
            <w:tcBorders>
              <w:top w:val="single" w:sz="4" w:space="0" w:color="auto"/>
              <w:bottom w:val="single" w:sz="4" w:space="0" w:color="auto"/>
            </w:tcBorders>
            <w:shd w:val="clear" w:color="auto" w:fill="D9D9D9" w:themeFill="background1" w:themeFillShade="D9"/>
            <w:noWrap/>
            <w:vAlign w:val="center"/>
          </w:tcPr>
          <w:p w14:paraId="37FB4D0D"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EQ3</w:t>
            </w:r>
          </w:p>
        </w:tc>
        <w:tc>
          <w:tcPr>
            <w:tcW w:w="1201" w:type="pct"/>
            <w:tcBorders>
              <w:top w:val="single" w:sz="4" w:space="0" w:color="auto"/>
              <w:bottom w:val="single" w:sz="4" w:space="0" w:color="auto"/>
            </w:tcBorders>
            <w:shd w:val="clear" w:color="auto" w:fill="D9D9D9" w:themeFill="background1" w:themeFillShade="D9"/>
            <w:noWrap/>
            <w:vAlign w:val="center"/>
          </w:tcPr>
          <w:p w14:paraId="3EC7C809"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PHREEQC</w:t>
            </w:r>
          </w:p>
        </w:tc>
        <w:tc>
          <w:tcPr>
            <w:tcW w:w="1612" w:type="pct"/>
            <w:tcBorders>
              <w:top w:val="single" w:sz="4" w:space="0" w:color="auto"/>
              <w:bottom w:val="single" w:sz="4" w:space="0" w:color="auto"/>
            </w:tcBorders>
            <w:shd w:val="clear" w:color="auto" w:fill="D9D9D9" w:themeFill="background1" w:themeFillShade="D9"/>
            <w:noWrap/>
            <w:vAlign w:val="center"/>
          </w:tcPr>
          <w:p w14:paraId="1151D2B8" w14:textId="77777777" w:rsidR="00D83308" w:rsidRPr="00E2012A" w:rsidRDefault="0076771D" w:rsidP="000B39EA">
            <w:pPr>
              <w:spacing w:before="0" w:after="0"/>
              <w:jc w:val="center"/>
              <w:rPr>
                <w:rFonts w:cs="Arial"/>
                <w:b/>
                <w:bCs/>
                <w:color w:val="000000"/>
                <w:szCs w:val="22"/>
                <w:lang w:eastAsia="zh-CN"/>
              </w:rPr>
            </w:pPr>
            <w:r>
              <w:rPr>
                <w:rFonts w:cs="Arial"/>
                <w:b/>
                <w:color w:val="000000"/>
                <w:szCs w:val="22"/>
              </w:rPr>
              <w:t>MIN3P-THCm</w:t>
            </w:r>
          </w:p>
        </w:tc>
      </w:tr>
      <w:tr w:rsidR="00D83308" w:rsidRPr="00D910F5" w14:paraId="2B501CAF" w14:textId="77777777" w:rsidTr="00A94C76">
        <w:trPr>
          <w:trHeight w:val="360"/>
          <w:jc w:val="center"/>
        </w:trPr>
        <w:tc>
          <w:tcPr>
            <w:tcW w:w="1099" w:type="pct"/>
            <w:tcBorders>
              <w:top w:val="single" w:sz="4" w:space="0" w:color="auto"/>
              <w:bottom w:val="single" w:sz="4" w:space="0" w:color="auto"/>
            </w:tcBorders>
            <w:shd w:val="clear" w:color="auto" w:fill="D9D9D9" w:themeFill="background1" w:themeFillShade="D9"/>
            <w:noWrap/>
            <w:vAlign w:val="bottom"/>
          </w:tcPr>
          <w:p w14:paraId="24F2EE1B" w14:textId="77777777" w:rsidR="00D83308" w:rsidRPr="00E2012A" w:rsidRDefault="00D83308" w:rsidP="000B39EA">
            <w:pPr>
              <w:spacing w:before="0" w:after="0"/>
              <w:jc w:val="center"/>
              <w:rPr>
                <w:rFonts w:cs="Arial"/>
                <w:color w:val="000000"/>
                <w:szCs w:val="22"/>
              </w:rPr>
            </w:pPr>
          </w:p>
        </w:tc>
        <w:tc>
          <w:tcPr>
            <w:tcW w:w="1088" w:type="pct"/>
            <w:tcBorders>
              <w:top w:val="single" w:sz="4" w:space="0" w:color="auto"/>
              <w:bottom w:val="single" w:sz="4" w:space="0" w:color="auto"/>
            </w:tcBorders>
            <w:shd w:val="clear" w:color="auto" w:fill="D9D9D9" w:themeFill="background1" w:themeFillShade="D9"/>
            <w:noWrap/>
            <w:vAlign w:val="bottom"/>
          </w:tcPr>
          <w:p w14:paraId="16A54C71" w14:textId="77777777" w:rsidR="00D83308" w:rsidRPr="00E2012A" w:rsidRDefault="00D83308" w:rsidP="000B39EA">
            <w:pPr>
              <w:spacing w:before="0" w:after="0"/>
              <w:jc w:val="center"/>
              <w:rPr>
                <w:rFonts w:cs="Arial"/>
                <w:color w:val="000000"/>
                <w:szCs w:val="22"/>
                <w:lang w:eastAsia="zh-CN"/>
              </w:rPr>
            </w:pPr>
            <w:r>
              <w:rPr>
                <w:rFonts w:cs="Arial" w:hint="eastAsia"/>
                <w:color w:val="000000"/>
                <w:szCs w:val="22"/>
                <w:lang w:eastAsia="zh-CN"/>
              </w:rPr>
              <w:t>[m</w:t>
            </w:r>
            <w:r w:rsidRPr="00E2012A">
              <w:rPr>
                <w:rFonts w:cs="Arial"/>
                <w:color w:val="000000"/>
                <w:szCs w:val="22"/>
              </w:rPr>
              <w:t>olality</w:t>
            </w:r>
            <w:r>
              <w:rPr>
                <w:rFonts w:cs="Arial" w:hint="eastAsia"/>
                <w:color w:val="000000"/>
                <w:szCs w:val="22"/>
                <w:lang w:eastAsia="zh-CN"/>
              </w:rPr>
              <w:t>]</w:t>
            </w:r>
          </w:p>
        </w:tc>
        <w:tc>
          <w:tcPr>
            <w:tcW w:w="1201" w:type="pct"/>
            <w:tcBorders>
              <w:top w:val="single" w:sz="4" w:space="0" w:color="auto"/>
              <w:bottom w:val="single" w:sz="4" w:space="0" w:color="auto"/>
            </w:tcBorders>
            <w:shd w:val="clear" w:color="auto" w:fill="D9D9D9" w:themeFill="background1" w:themeFillShade="D9"/>
            <w:noWrap/>
            <w:vAlign w:val="bottom"/>
          </w:tcPr>
          <w:p w14:paraId="5E723B3A" w14:textId="77777777" w:rsidR="00D83308" w:rsidRPr="00E2012A" w:rsidRDefault="00D83308" w:rsidP="000B39EA">
            <w:pPr>
              <w:spacing w:before="0" w:after="0"/>
              <w:jc w:val="center"/>
              <w:rPr>
                <w:rFonts w:cs="Arial"/>
                <w:color w:val="000000"/>
                <w:szCs w:val="22"/>
                <w:lang w:eastAsia="zh-CN"/>
              </w:rPr>
            </w:pPr>
            <w:r>
              <w:rPr>
                <w:rFonts w:cs="Arial" w:hint="eastAsia"/>
                <w:color w:val="000000"/>
                <w:szCs w:val="22"/>
                <w:lang w:eastAsia="zh-CN"/>
              </w:rPr>
              <w:t>[</w:t>
            </w:r>
            <w:r>
              <w:rPr>
                <w:rFonts w:cs="Arial"/>
                <w:color w:val="000000"/>
                <w:szCs w:val="22"/>
              </w:rPr>
              <w:t>m</w:t>
            </w:r>
            <w:r w:rsidRPr="00E2012A">
              <w:rPr>
                <w:rFonts w:cs="Arial"/>
                <w:color w:val="000000"/>
                <w:szCs w:val="22"/>
              </w:rPr>
              <w:t>olality</w:t>
            </w:r>
            <w:r w:rsidR="00491A54">
              <w:rPr>
                <w:rFonts w:cs="Arial"/>
                <w:color w:val="000000"/>
                <w:szCs w:val="22"/>
                <w:lang w:eastAsia="zh-CN"/>
              </w:rPr>
              <w:t>]</w:t>
            </w:r>
          </w:p>
        </w:tc>
        <w:tc>
          <w:tcPr>
            <w:tcW w:w="1612" w:type="pct"/>
            <w:tcBorders>
              <w:top w:val="single" w:sz="4" w:space="0" w:color="auto"/>
              <w:bottom w:val="single" w:sz="4" w:space="0" w:color="auto"/>
            </w:tcBorders>
            <w:shd w:val="clear" w:color="auto" w:fill="D9D9D9" w:themeFill="background1" w:themeFillShade="D9"/>
            <w:noWrap/>
            <w:vAlign w:val="bottom"/>
          </w:tcPr>
          <w:p w14:paraId="5F571867" w14:textId="77777777" w:rsidR="00D83308" w:rsidRPr="00E2012A" w:rsidRDefault="00D83308" w:rsidP="000B39EA">
            <w:pPr>
              <w:spacing w:before="0" w:after="0"/>
              <w:jc w:val="center"/>
              <w:rPr>
                <w:rFonts w:cs="Arial"/>
                <w:color w:val="000000"/>
                <w:szCs w:val="22"/>
                <w:lang w:eastAsia="zh-CN"/>
              </w:rPr>
            </w:pPr>
            <w:r>
              <w:rPr>
                <w:rFonts w:cs="Arial" w:hint="eastAsia"/>
                <w:color w:val="000000"/>
                <w:szCs w:val="22"/>
                <w:lang w:eastAsia="zh-CN"/>
              </w:rPr>
              <w:t>[</w:t>
            </w:r>
            <w:r w:rsidRPr="00E2012A">
              <w:rPr>
                <w:rFonts w:cs="Arial"/>
                <w:color w:val="000000"/>
                <w:szCs w:val="22"/>
              </w:rPr>
              <w:t>molality</w:t>
            </w:r>
            <w:r>
              <w:rPr>
                <w:rFonts w:cs="Arial" w:hint="eastAsia"/>
                <w:color w:val="000000"/>
                <w:szCs w:val="22"/>
                <w:lang w:eastAsia="zh-CN"/>
              </w:rPr>
              <w:t>]</w:t>
            </w:r>
          </w:p>
        </w:tc>
      </w:tr>
      <w:tr w:rsidR="00D83308" w:rsidRPr="00D910F5" w14:paraId="56693EDD" w14:textId="77777777" w:rsidTr="00A94C76">
        <w:trPr>
          <w:trHeight w:val="360"/>
          <w:jc w:val="center"/>
        </w:trPr>
        <w:tc>
          <w:tcPr>
            <w:tcW w:w="1099" w:type="pct"/>
            <w:tcBorders>
              <w:top w:val="single" w:sz="4" w:space="0" w:color="auto"/>
            </w:tcBorders>
            <w:shd w:val="clear" w:color="auto" w:fill="auto"/>
            <w:noWrap/>
            <w:vAlign w:val="bottom"/>
          </w:tcPr>
          <w:p w14:paraId="3B692351"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Cl</w:t>
            </w:r>
            <w:r w:rsidRPr="00E2012A">
              <w:rPr>
                <w:rFonts w:cs="Arial"/>
                <w:color w:val="000000"/>
                <w:szCs w:val="22"/>
                <w:vertAlign w:val="superscript"/>
              </w:rPr>
              <w:t>-</w:t>
            </w:r>
          </w:p>
        </w:tc>
        <w:tc>
          <w:tcPr>
            <w:tcW w:w="1088" w:type="pct"/>
            <w:tcBorders>
              <w:top w:val="single" w:sz="4" w:space="0" w:color="auto"/>
            </w:tcBorders>
            <w:shd w:val="clear" w:color="auto" w:fill="auto"/>
            <w:noWrap/>
            <w:vAlign w:val="bottom"/>
          </w:tcPr>
          <w:p w14:paraId="4B7CA7AD" w14:textId="77777777" w:rsidR="00D83308" w:rsidRPr="00E2012A" w:rsidRDefault="00D83308" w:rsidP="000B39EA">
            <w:pPr>
              <w:spacing w:before="0" w:after="0"/>
              <w:jc w:val="center"/>
              <w:rPr>
                <w:rFonts w:cs="Arial"/>
                <w:color w:val="000000"/>
                <w:szCs w:val="22"/>
              </w:rPr>
            </w:pPr>
            <w:r w:rsidRPr="00E2012A">
              <w:rPr>
                <w:rFonts w:cs="Arial"/>
                <w:color w:val="000000"/>
                <w:szCs w:val="22"/>
              </w:rPr>
              <w:t>5.809</w:t>
            </w:r>
          </w:p>
        </w:tc>
        <w:tc>
          <w:tcPr>
            <w:tcW w:w="1201" w:type="pct"/>
            <w:tcBorders>
              <w:top w:val="single" w:sz="4" w:space="0" w:color="auto"/>
            </w:tcBorders>
            <w:shd w:val="clear" w:color="auto" w:fill="auto"/>
            <w:noWrap/>
            <w:vAlign w:val="bottom"/>
          </w:tcPr>
          <w:p w14:paraId="08397C1B" w14:textId="77777777" w:rsidR="00D83308" w:rsidRPr="00E2012A" w:rsidRDefault="00D83308" w:rsidP="000B39EA">
            <w:pPr>
              <w:spacing w:before="0" w:after="0"/>
              <w:jc w:val="center"/>
              <w:rPr>
                <w:rFonts w:cs="Arial"/>
                <w:color w:val="000000"/>
                <w:szCs w:val="22"/>
              </w:rPr>
            </w:pPr>
            <w:r w:rsidRPr="00E2012A">
              <w:rPr>
                <w:rFonts w:cs="Arial"/>
                <w:color w:val="000000"/>
                <w:szCs w:val="22"/>
              </w:rPr>
              <w:t>5.809</w:t>
            </w:r>
          </w:p>
        </w:tc>
        <w:tc>
          <w:tcPr>
            <w:tcW w:w="1612" w:type="pct"/>
            <w:tcBorders>
              <w:top w:val="single" w:sz="4" w:space="0" w:color="auto"/>
            </w:tcBorders>
            <w:shd w:val="clear" w:color="auto" w:fill="auto"/>
            <w:noWrap/>
            <w:vAlign w:val="bottom"/>
          </w:tcPr>
          <w:p w14:paraId="205ACCA3" w14:textId="77777777" w:rsidR="00D83308" w:rsidRPr="00E2012A" w:rsidRDefault="00D83308" w:rsidP="000B39EA">
            <w:pPr>
              <w:spacing w:before="0" w:after="0"/>
              <w:jc w:val="center"/>
              <w:rPr>
                <w:rFonts w:cs="Arial"/>
                <w:color w:val="000000"/>
                <w:szCs w:val="22"/>
              </w:rPr>
            </w:pPr>
            <w:r w:rsidRPr="00E2012A">
              <w:rPr>
                <w:rFonts w:cs="Arial"/>
                <w:color w:val="000000"/>
                <w:szCs w:val="22"/>
              </w:rPr>
              <w:t>5.809</w:t>
            </w:r>
          </w:p>
        </w:tc>
      </w:tr>
      <w:tr w:rsidR="00D83308" w:rsidRPr="00D910F5" w14:paraId="0A3EB529" w14:textId="77777777" w:rsidTr="00A94C76">
        <w:trPr>
          <w:trHeight w:val="300"/>
          <w:jc w:val="center"/>
        </w:trPr>
        <w:tc>
          <w:tcPr>
            <w:tcW w:w="1099" w:type="pct"/>
            <w:shd w:val="clear" w:color="auto" w:fill="auto"/>
            <w:noWrap/>
            <w:vAlign w:val="bottom"/>
          </w:tcPr>
          <w:p w14:paraId="1E9D8039"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Na</w:t>
            </w:r>
            <w:r w:rsidRPr="00E2012A">
              <w:rPr>
                <w:rFonts w:cs="Arial"/>
                <w:color w:val="000000"/>
                <w:szCs w:val="22"/>
                <w:vertAlign w:val="superscript"/>
              </w:rPr>
              <w:t>+</w:t>
            </w:r>
          </w:p>
        </w:tc>
        <w:tc>
          <w:tcPr>
            <w:tcW w:w="1088" w:type="pct"/>
            <w:shd w:val="clear" w:color="auto" w:fill="auto"/>
            <w:noWrap/>
            <w:vAlign w:val="bottom"/>
          </w:tcPr>
          <w:p w14:paraId="1B4CDFAE" w14:textId="77777777" w:rsidR="00D83308" w:rsidRPr="00E2012A" w:rsidRDefault="00D83308" w:rsidP="000B39EA">
            <w:pPr>
              <w:spacing w:before="0" w:after="0"/>
              <w:jc w:val="center"/>
              <w:rPr>
                <w:rFonts w:cs="Arial"/>
                <w:color w:val="000000"/>
                <w:szCs w:val="22"/>
              </w:rPr>
            </w:pPr>
            <w:r w:rsidRPr="00E2012A">
              <w:rPr>
                <w:rFonts w:cs="Arial"/>
                <w:color w:val="000000"/>
                <w:szCs w:val="22"/>
              </w:rPr>
              <w:t>1.752</w:t>
            </w:r>
          </w:p>
        </w:tc>
        <w:tc>
          <w:tcPr>
            <w:tcW w:w="1201" w:type="pct"/>
            <w:shd w:val="clear" w:color="auto" w:fill="auto"/>
            <w:noWrap/>
            <w:vAlign w:val="bottom"/>
          </w:tcPr>
          <w:p w14:paraId="6F2DC8EF" w14:textId="77777777" w:rsidR="00D83308" w:rsidRPr="00E2012A" w:rsidRDefault="00D83308" w:rsidP="000B39EA">
            <w:pPr>
              <w:spacing w:before="0" w:after="0"/>
              <w:jc w:val="center"/>
              <w:rPr>
                <w:rFonts w:cs="Arial"/>
                <w:color w:val="000000"/>
                <w:szCs w:val="22"/>
              </w:rPr>
            </w:pPr>
            <w:r w:rsidRPr="00E2012A">
              <w:rPr>
                <w:rFonts w:cs="Arial"/>
                <w:color w:val="000000"/>
                <w:szCs w:val="22"/>
              </w:rPr>
              <w:t>1.752</w:t>
            </w:r>
          </w:p>
        </w:tc>
        <w:tc>
          <w:tcPr>
            <w:tcW w:w="1612" w:type="pct"/>
            <w:shd w:val="clear" w:color="auto" w:fill="auto"/>
            <w:noWrap/>
            <w:vAlign w:val="bottom"/>
          </w:tcPr>
          <w:p w14:paraId="4A8277E7" w14:textId="77777777" w:rsidR="00D83308" w:rsidRPr="00E2012A" w:rsidRDefault="00D83308" w:rsidP="000B39EA">
            <w:pPr>
              <w:spacing w:before="0" w:after="0"/>
              <w:jc w:val="center"/>
              <w:rPr>
                <w:rFonts w:cs="Arial"/>
                <w:color w:val="000000"/>
                <w:szCs w:val="22"/>
              </w:rPr>
            </w:pPr>
            <w:r w:rsidRPr="00E2012A">
              <w:rPr>
                <w:rFonts w:cs="Arial"/>
                <w:color w:val="000000"/>
                <w:szCs w:val="22"/>
              </w:rPr>
              <w:t>1.752</w:t>
            </w:r>
          </w:p>
        </w:tc>
      </w:tr>
      <w:tr w:rsidR="00D83308" w:rsidRPr="00D910F5" w14:paraId="3352479D" w14:textId="77777777" w:rsidTr="00A94C76">
        <w:trPr>
          <w:trHeight w:val="300"/>
          <w:jc w:val="center"/>
        </w:trPr>
        <w:tc>
          <w:tcPr>
            <w:tcW w:w="1099" w:type="pct"/>
            <w:shd w:val="clear" w:color="auto" w:fill="auto"/>
            <w:noWrap/>
            <w:vAlign w:val="bottom"/>
          </w:tcPr>
          <w:p w14:paraId="22B88A03"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Mg</w:t>
            </w:r>
            <w:r w:rsidRPr="00E2012A">
              <w:rPr>
                <w:rFonts w:cs="Arial"/>
                <w:color w:val="000000"/>
                <w:szCs w:val="22"/>
                <w:vertAlign w:val="superscript"/>
              </w:rPr>
              <w:t>2+</w:t>
            </w:r>
          </w:p>
        </w:tc>
        <w:tc>
          <w:tcPr>
            <w:tcW w:w="1088" w:type="pct"/>
            <w:shd w:val="clear" w:color="auto" w:fill="auto"/>
            <w:noWrap/>
            <w:vAlign w:val="bottom"/>
          </w:tcPr>
          <w:p w14:paraId="1C935DB3" w14:textId="77777777" w:rsidR="00D83308" w:rsidRPr="00E2012A" w:rsidRDefault="00D83308" w:rsidP="000B39EA">
            <w:pPr>
              <w:spacing w:before="0" w:after="0"/>
              <w:jc w:val="center"/>
              <w:rPr>
                <w:rFonts w:cs="Arial"/>
                <w:color w:val="000000"/>
                <w:szCs w:val="22"/>
              </w:rPr>
            </w:pPr>
            <w:r w:rsidRPr="00E2012A">
              <w:rPr>
                <w:rFonts w:cs="Arial"/>
                <w:color w:val="000000"/>
                <w:szCs w:val="22"/>
              </w:rPr>
              <w:t>1.551</w:t>
            </w:r>
          </w:p>
        </w:tc>
        <w:tc>
          <w:tcPr>
            <w:tcW w:w="1201" w:type="pct"/>
            <w:shd w:val="clear" w:color="auto" w:fill="auto"/>
            <w:noWrap/>
            <w:vAlign w:val="bottom"/>
          </w:tcPr>
          <w:p w14:paraId="5C7E4FE0" w14:textId="77777777" w:rsidR="00D83308" w:rsidRPr="00E2012A" w:rsidRDefault="00D83308" w:rsidP="000B39EA">
            <w:pPr>
              <w:spacing w:before="0" w:after="0"/>
              <w:jc w:val="center"/>
              <w:rPr>
                <w:rFonts w:cs="Arial"/>
                <w:color w:val="000000"/>
                <w:szCs w:val="22"/>
              </w:rPr>
            </w:pPr>
            <w:r w:rsidRPr="00E2012A">
              <w:rPr>
                <w:rFonts w:cs="Arial"/>
                <w:color w:val="000000"/>
                <w:szCs w:val="22"/>
              </w:rPr>
              <w:t>1.551</w:t>
            </w:r>
          </w:p>
        </w:tc>
        <w:tc>
          <w:tcPr>
            <w:tcW w:w="1612" w:type="pct"/>
            <w:shd w:val="clear" w:color="auto" w:fill="auto"/>
            <w:noWrap/>
            <w:vAlign w:val="bottom"/>
          </w:tcPr>
          <w:p w14:paraId="74CB38E3" w14:textId="77777777" w:rsidR="00D83308" w:rsidRPr="00E2012A" w:rsidRDefault="00D83308" w:rsidP="000B39EA">
            <w:pPr>
              <w:spacing w:before="0" w:after="0"/>
              <w:jc w:val="center"/>
              <w:rPr>
                <w:rFonts w:cs="Arial"/>
                <w:color w:val="000000"/>
                <w:szCs w:val="22"/>
              </w:rPr>
            </w:pPr>
            <w:r w:rsidRPr="00E2012A">
              <w:rPr>
                <w:rFonts w:cs="Arial"/>
                <w:color w:val="000000"/>
                <w:szCs w:val="22"/>
              </w:rPr>
              <w:t>1.551</w:t>
            </w:r>
          </w:p>
        </w:tc>
      </w:tr>
      <w:tr w:rsidR="00D83308" w:rsidRPr="00D910F5" w14:paraId="35726520" w14:textId="77777777" w:rsidTr="00A94C76">
        <w:trPr>
          <w:trHeight w:val="300"/>
          <w:jc w:val="center"/>
        </w:trPr>
        <w:tc>
          <w:tcPr>
            <w:tcW w:w="1099" w:type="pct"/>
            <w:shd w:val="clear" w:color="auto" w:fill="auto"/>
            <w:noWrap/>
            <w:vAlign w:val="bottom"/>
          </w:tcPr>
          <w:p w14:paraId="76922248"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w:t>
            </w:r>
            <w:r w:rsidRPr="00E2012A">
              <w:rPr>
                <w:rFonts w:cs="Arial"/>
                <w:color w:val="000000"/>
                <w:szCs w:val="22"/>
                <w:vertAlign w:val="superscript"/>
              </w:rPr>
              <w:t>2+</w:t>
            </w:r>
          </w:p>
        </w:tc>
        <w:tc>
          <w:tcPr>
            <w:tcW w:w="1088" w:type="pct"/>
            <w:shd w:val="clear" w:color="auto" w:fill="auto"/>
            <w:noWrap/>
            <w:vAlign w:val="bottom"/>
          </w:tcPr>
          <w:p w14:paraId="5F3A1299" w14:textId="77777777" w:rsidR="00D83308" w:rsidRPr="00E2012A" w:rsidRDefault="00D83308" w:rsidP="000B39EA">
            <w:pPr>
              <w:spacing w:before="0" w:after="0"/>
              <w:jc w:val="center"/>
              <w:rPr>
                <w:rFonts w:cs="Arial"/>
                <w:color w:val="000000"/>
                <w:szCs w:val="22"/>
              </w:rPr>
            </w:pPr>
            <w:r w:rsidRPr="00E2012A">
              <w:rPr>
                <w:rFonts w:cs="Arial"/>
                <w:color w:val="000000"/>
                <w:szCs w:val="22"/>
              </w:rPr>
              <w:t>0.4239</w:t>
            </w:r>
          </w:p>
        </w:tc>
        <w:tc>
          <w:tcPr>
            <w:tcW w:w="1201" w:type="pct"/>
            <w:shd w:val="clear" w:color="auto" w:fill="auto"/>
            <w:noWrap/>
            <w:vAlign w:val="bottom"/>
          </w:tcPr>
          <w:p w14:paraId="51E86DE5" w14:textId="77777777" w:rsidR="00D83308" w:rsidRPr="00E2012A" w:rsidRDefault="00D83308" w:rsidP="000B39EA">
            <w:pPr>
              <w:spacing w:before="0" w:after="0"/>
              <w:jc w:val="center"/>
              <w:rPr>
                <w:rFonts w:cs="Arial"/>
                <w:color w:val="000000"/>
                <w:szCs w:val="22"/>
              </w:rPr>
            </w:pPr>
            <w:r w:rsidRPr="00E2012A">
              <w:rPr>
                <w:rFonts w:cs="Arial"/>
                <w:color w:val="000000"/>
                <w:szCs w:val="22"/>
              </w:rPr>
              <w:t>0.4235</w:t>
            </w:r>
          </w:p>
        </w:tc>
        <w:tc>
          <w:tcPr>
            <w:tcW w:w="1612" w:type="pct"/>
            <w:shd w:val="clear" w:color="auto" w:fill="auto"/>
            <w:noWrap/>
            <w:vAlign w:val="bottom"/>
          </w:tcPr>
          <w:p w14:paraId="5CCCBCC3" w14:textId="77777777" w:rsidR="00D83308" w:rsidRPr="00E2012A" w:rsidRDefault="00D83308" w:rsidP="000B39EA">
            <w:pPr>
              <w:spacing w:before="0" w:after="0"/>
              <w:jc w:val="center"/>
              <w:rPr>
                <w:rFonts w:cs="Arial"/>
                <w:color w:val="000000"/>
                <w:szCs w:val="22"/>
              </w:rPr>
            </w:pPr>
            <w:r w:rsidRPr="00E2012A">
              <w:rPr>
                <w:rFonts w:cs="Arial"/>
                <w:color w:val="000000"/>
                <w:szCs w:val="22"/>
              </w:rPr>
              <w:t>0.4239</w:t>
            </w:r>
          </w:p>
        </w:tc>
      </w:tr>
      <w:tr w:rsidR="00D83308" w:rsidRPr="00D910F5" w14:paraId="321BAA42" w14:textId="77777777" w:rsidTr="00A94C76">
        <w:trPr>
          <w:trHeight w:val="300"/>
          <w:jc w:val="center"/>
        </w:trPr>
        <w:tc>
          <w:tcPr>
            <w:tcW w:w="1099" w:type="pct"/>
            <w:shd w:val="clear" w:color="auto" w:fill="auto"/>
            <w:noWrap/>
            <w:vAlign w:val="bottom"/>
          </w:tcPr>
          <w:p w14:paraId="009E3FC4"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K</w:t>
            </w:r>
            <w:r w:rsidRPr="00E2012A">
              <w:rPr>
                <w:rFonts w:cs="Arial"/>
                <w:color w:val="000000"/>
                <w:szCs w:val="22"/>
                <w:vertAlign w:val="superscript"/>
              </w:rPr>
              <w:t>+</w:t>
            </w:r>
          </w:p>
        </w:tc>
        <w:tc>
          <w:tcPr>
            <w:tcW w:w="1088" w:type="pct"/>
            <w:shd w:val="clear" w:color="auto" w:fill="auto"/>
            <w:noWrap/>
            <w:vAlign w:val="bottom"/>
          </w:tcPr>
          <w:p w14:paraId="5200EC16" w14:textId="77777777" w:rsidR="00D83308" w:rsidRPr="00E2012A" w:rsidRDefault="00D83308" w:rsidP="000B39EA">
            <w:pPr>
              <w:spacing w:before="0" w:after="0"/>
              <w:jc w:val="center"/>
              <w:rPr>
                <w:rFonts w:cs="Arial"/>
                <w:color w:val="000000"/>
                <w:szCs w:val="22"/>
              </w:rPr>
            </w:pPr>
            <w:r w:rsidRPr="00E2012A">
              <w:rPr>
                <w:rFonts w:cs="Arial"/>
                <w:color w:val="000000"/>
                <w:szCs w:val="22"/>
              </w:rPr>
              <w:t>0.1739</w:t>
            </w:r>
          </w:p>
        </w:tc>
        <w:tc>
          <w:tcPr>
            <w:tcW w:w="1201" w:type="pct"/>
            <w:shd w:val="clear" w:color="auto" w:fill="auto"/>
            <w:noWrap/>
            <w:vAlign w:val="bottom"/>
          </w:tcPr>
          <w:p w14:paraId="086DF671" w14:textId="77777777" w:rsidR="00D83308" w:rsidRPr="00E2012A" w:rsidRDefault="00D83308" w:rsidP="000B39EA">
            <w:pPr>
              <w:spacing w:before="0" w:after="0"/>
              <w:jc w:val="center"/>
              <w:rPr>
                <w:rFonts w:cs="Arial"/>
                <w:color w:val="000000"/>
                <w:szCs w:val="22"/>
              </w:rPr>
            </w:pPr>
            <w:r w:rsidRPr="00E2012A">
              <w:rPr>
                <w:rFonts w:cs="Arial"/>
                <w:color w:val="000000"/>
                <w:szCs w:val="22"/>
              </w:rPr>
              <w:t>0.1739</w:t>
            </w:r>
          </w:p>
        </w:tc>
        <w:tc>
          <w:tcPr>
            <w:tcW w:w="1612" w:type="pct"/>
            <w:shd w:val="clear" w:color="auto" w:fill="auto"/>
            <w:noWrap/>
            <w:vAlign w:val="bottom"/>
          </w:tcPr>
          <w:p w14:paraId="7D9401F2" w14:textId="77777777" w:rsidR="00D83308" w:rsidRPr="00E2012A" w:rsidRDefault="00D83308" w:rsidP="000B39EA">
            <w:pPr>
              <w:spacing w:before="0" w:after="0"/>
              <w:jc w:val="center"/>
              <w:rPr>
                <w:rFonts w:cs="Arial"/>
                <w:color w:val="000000"/>
                <w:szCs w:val="22"/>
              </w:rPr>
            </w:pPr>
            <w:r w:rsidRPr="00E2012A">
              <w:rPr>
                <w:rFonts w:cs="Arial"/>
                <w:color w:val="000000"/>
                <w:szCs w:val="22"/>
              </w:rPr>
              <w:t>0.1739</w:t>
            </w:r>
          </w:p>
        </w:tc>
      </w:tr>
      <w:tr w:rsidR="00D83308" w:rsidRPr="00D910F5" w14:paraId="3305BF9B" w14:textId="77777777" w:rsidTr="00A94C76">
        <w:trPr>
          <w:trHeight w:val="300"/>
          <w:jc w:val="center"/>
        </w:trPr>
        <w:tc>
          <w:tcPr>
            <w:tcW w:w="1099" w:type="pct"/>
            <w:shd w:val="clear" w:color="auto" w:fill="auto"/>
            <w:noWrap/>
            <w:vAlign w:val="bottom"/>
          </w:tcPr>
          <w:p w14:paraId="6A5F7DDD"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SO</w:t>
            </w:r>
            <w:r w:rsidRPr="00E2012A">
              <w:rPr>
                <w:rFonts w:cs="Arial"/>
                <w:color w:val="000000"/>
                <w:szCs w:val="22"/>
                <w:vertAlign w:val="subscript"/>
              </w:rPr>
              <w:t>4</w:t>
            </w:r>
            <w:r w:rsidRPr="00E2012A">
              <w:rPr>
                <w:rFonts w:cs="Arial"/>
                <w:color w:val="000000"/>
                <w:szCs w:val="22"/>
                <w:vertAlign w:val="superscript"/>
              </w:rPr>
              <w:t>2-</w:t>
            </w:r>
          </w:p>
        </w:tc>
        <w:tc>
          <w:tcPr>
            <w:tcW w:w="1088" w:type="pct"/>
            <w:shd w:val="clear" w:color="auto" w:fill="auto"/>
            <w:noWrap/>
            <w:vAlign w:val="bottom"/>
          </w:tcPr>
          <w:p w14:paraId="6C6C89F5" w14:textId="77777777" w:rsidR="00D83308" w:rsidRPr="00E2012A" w:rsidRDefault="00D83308" w:rsidP="000B39EA">
            <w:pPr>
              <w:spacing w:before="0" w:after="0"/>
              <w:jc w:val="center"/>
              <w:rPr>
                <w:rFonts w:cs="Arial"/>
                <w:color w:val="000000"/>
                <w:szCs w:val="22"/>
              </w:rPr>
            </w:pPr>
            <w:r w:rsidRPr="00E2012A">
              <w:rPr>
                <w:rFonts w:cs="Arial"/>
                <w:color w:val="000000"/>
                <w:szCs w:val="22"/>
              </w:rPr>
              <w:t>4.038</w:t>
            </w:r>
            <w:r>
              <w:rPr>
                <w:rFonts w:cs="Arial"/>
                <w:color w:val="000000"/>
                <w:szCs w:val="22"/>
              </w:rPr>
              <w:t>×10</w:t>
            </w:r>
            <w:r w:rsidRPr="00C72DEF">
              <w:rPr>
                <w:rFonts w:cs="Arial"/>
                <w:color w:val="000000"/>
                <w:szCs w:val="22"/>
                <w:vertAlign w:val="superscript"/>
              </w:rPr>
              <w:t>-</w:t>
            </w:r>
            <w:r w:rsidRPr="00E2012A">
              <w:rPr>
                <w:rFonts w:cs="Arial"/>
                <w:color w:val="000000"/>
                <w:szCs w:val="22"/>
                <w:vertAlign w:val="superscript"/>
              </w:rPr>
              <w:t>3</w:t>
            </w:r>
          </w:p>
        </w:tc>
        <w:tc>
          <w:tcPr>
            <w:tcW w:w="1201" w:type="pct"/>
            <w:shd w:val="clear" w:color="auto" w:fill="auto"/>
            <w:noWrap/>
            <w:vAlign w:val="bottom"/>
          </w:tcPr>
          <w:p w14:paraId="1AF573D1" w14:textId="77777777" w:rsidR="00D83308" w:rsidRPr="00E2012A" w:rsidRDefault="00D83308" w:rsidP="000B39EA">
            <w:pPr>
              <w:spacing w:before="0" w:after="0"/>
              <w:jc w:val="center"/>
              <w:rPr>
                <w:rFonts w:cs="Arial"/>
                <w:color w:val="000000"/>
                <w:szCs w:val="22"/>
              </w:rPr>
            </w:pPr>
            <w:r w:rsidRPr="00E2012A">
              <w:rPr>
                <w:rFonts w:cs="Arial"/>
                <w:color w:val="000000"/>
                <w:szCs w:val="22"/>
              </w:rPr>
              <w:t>3.782</w:t>
            </w:r>
            <w:r>
              <w:rPr>
                <w:rFonts w:cs="Arial"/>
                <w:color w:val="000000"/>
                <w:szCs w:val="22"/>
              </w:rPr>
              <w:t>×10</w:t>
            </w:r>
            <w:r w:rsidRPr="00E2012A">
              <w:rPr>
                <w:rFonts w:cs="Arial"/>
                <w:color w:val="000000"/>
                <w:szCs w:val="22"/>
                <w:vertAlign w:val="superscript"/>
              </w:rPr>
              <w:t>-3</w:t>
            </w:r>
          </w:p>
        </w:tc>
        <w:tc>
          <w:tcPr>
            <w:tcW w:w="1612" w:type="pct"/>
            <w:shd w:val="clear" w:color="auto" w:fill="auto"/>
            <w:noWrap/>
            <w:vAlign w:val="bottom"/>
          </w:tcPr>
          <w:p w14:paraId="5568DD7C" w14:textId="77777777" w:rsidR="00D83308" w:rsidRPr="00E2012A" w:rsidRDefault="00D83308" w:rsidP="000B39EA">
            <w:pPr>
              <w:spacing w:before="0" w:after="0"/>
              <w:jc w:val="center"/>
              <w:rPr>
                <w:rFonts w:cs="Arial"/>
                <w:color w:val="000000"/>
                <w:szCs w:val="22"/>
              </w:rPr>
            </w:pPr>
            <w:r w:rsidRPr="00E2012A">
              <w:rPr>
                <w:rFonts w:cs="Arial"/>
                <w:color w:val="000000"/>
                <w:szCs w:val="22"/>
              </w:rPr>
              <w:t>4.106</w:t>
            </w:r>
            <w:r>
              <w:rPr>
                <w:rFonts w:cs="Arial"/>
                <w:color w:val="000000"/>
                <w:szCs w:val="22"/>
              </w:rPr>
              <w:t>×10</w:t>
            </w:r>
            <w:r w:rsidRPr="00E2012A">
              <w:rPr>
                <w:rFonts w:cs="Arial"/>
                <w:color w:val="000000"/>
                <w:szCs w:val="22"/>
                <w:vertAlign w:val="superscript"/>
              </w:rPr>
              <w:t>-3</w:t>
            </w:r>
          </w:p>
        </w:tc>
      </w:tr>
      <w:tr w:rsidR="00D83308" w:rsidRPr="00D910F5" w14:paraId="0D20D186" w14:textId="77777777" w:rsidTr="00A94C76">
        <w:trPr>
          <w:trHeight w:val="345"/>
          <w:jc w:val="center"/>
        </w:trPr>
        <w:tc>
          <w:tcPr>
            <w:tcW w:w="1099" w:type="pct"/>
            <w:shd w:val="clear" w:color="auto" w:fill="auto"/>
            <w:noWrap/>
            <w:vAlign w:val="bottom"/>
          </w:tcPr>
          <w:p w14:paraId="7E9463D0"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MgHCO</w:t>
            </w:r>
            <w:r w:rsidRPr="00E2012A">
              <w:rPr>
                <w:rFonts w:cs="Arial"/>
                <w:color w:val="000000"/>
                <w:szCs w:val="22"/>
                <w:vertAlign w:val="subscript"/>
              </w:rPr>
              <w:t>3</w:t>
            </w:r>
            <w:r w:rsidRPr="00E2012A">
              <w:rPr>
                <w:rFonts w:cs="Arial"/>
                <w:color w:val="000000"/>
                <w:szCs w:val="22"/>
                <w:vertAlign w:val="superscript"/>
              </w:rPr>
              <w:t>+</w:t>
            </w:r>
          </w:p>
        </w:tc>
        <w:tc>
          <w:tcPr>
            <w:tcW w:w="1088" w:type="pct"/>
            <w:shd w:val="clear" w:color="auto" w:fill="auto"/>
            <w:noWrap/>
            <w:vAlign w:val="bottom"/>
          </w:tcPr>
          <w:p w14:paraId="1DC61FD8" w14:textId="77777777" w:rsidR="00D83308" w:rsidRPr="00E2012A" w:rsidRDefault="00D83308" w:rsidP="000B39EA">
            <w:pPr>
              <w:spacing w:before="0" w:after="0"/>
              <w:jc w:val="center"/>
              <w:rPr>
                <w:rFonts w:cs="Arial"/>
                <w:color w:val="000000"/>
                <w:szCs w:val="22"/>
              </w:rPr>
            </w:pPr>
            <w:r w:rsidRPr="00E2012A">
              <w:rPr>
                <w:rFonts w:cs="Arial"/>
                <w:color w:val="000000"/>
                <w:szCs w:val="22"/>
              </w:rPr>
              <w:t>3.6</w:t>
            </w:r>
            <w:r>
              <w:rPr>
                <w:rFonts w:cs="Arial"/>
                <w:color w:val="000000"/>
                <w:szCs w:val="22"/>
              </w:rPr>
              <w:t>×10</w:t>
            </w:r>
            <w:r w:rsidRPr="00E2012A">
              <w:rPr>
                <w:rFonts w:cs="Arial"/>
                <w:color w:val="000000"/>
                <w:szCs w:val="22"/>
                <w:vertAlign w:val="superscript"/>
              </w:rPr>
              <w:t>-3</w:t>
            </w:r>
          </w:p>
        </w:tc>
        <w:tc>
          <w:tcPr>
            <w:tcW w:w="1201" w:type="pct"/>
            <w:shd w:val="clear" w:color="auto" w:fill="auto"/>
            <w:noWrap/>
            <w:vAlign w:val="bottom"/>
          </w:tcPr>
          <w:p w14:paraId="54C06FEB" w14:textId="77777777" w:rsidR="00D83308" w:rsidRPr="00E2012A" w:rsidRDefault="00D83308" w:rsidP="000B39EA">
            <w:pPr>
              <w:spacing w:before="0" w:after="0"/>
              <w:jc w:val="center"/>
              <w:rPr>
                <w:rFonts w:cs="Arial"/>
                <w:color w:val="000000"/>
                <w:szCs w:val="22"/>
              </w:rPr>
            </w:pPr>
            <w:r>
              <w:rPr>
                <w:rFonts w:cs="Arial"/>
                <w:color w:val="000000"/>
                <w:szCs w:val="22"/>
              </w:rPr>
              <w:t>3.648×10</w:t>
            </w:r>
            <w:r w:rsidRPr="002855B6">
              <w:rPr>
                <w:rFonts w:cs="Arial"/>
                <w:color w:val="000000"/>
                <w:szCs w:val="22"/>
                <w:vertAlign w:val="superscript"/>
              </w:rPr>
              <w:t>-3</w:t>
            </w:r>
          </w:p>
        </w:tc>
        <w:tc>
          <w:tcPr>
            <w:tcW w:w="1612" w:type="pct"/>
            <w:shd w:val="clear" w:color="auto" w:fill="auto"/>
            <w:noWrap/>
            <w:vAlign w:val="bottom"/>
          </w:tcPr>
          <w:p w14:paraId="75926B07" w14:textId="77777777" w:rsidR="00D83308" w:rsidRPr="00E2012A" w:rsidRDefault="00D83308" w:rsidP="000B39EA">
            <w:pPr>
              <w:spacing w:before="0" w:after="0"/>
              <w:jc w:val="center"/>
              <w:rPr>
                <w:rFonts w:cs="Arial"/>
                <w:color w:val="000000"/>
                <w:szCs w:val="22"/>
              </w:rPr>
            </w:pPr>
            <w:r w:rsidRPr="00E2012A">
              <w:rPr>
                <w:rFonts w:cs="Arial"/>
                <w:color w:val="000000"/>
                <w:szCs w:val="22"/>
              </w:rPr>
              <w:t>3.474</w:t>
            </w:r>
            <w:r>
              <w:rPr>
                <w:rFonts w:cs="Arial"/>
                <w:color w:val="000000"/>
                <w:szCs w:val="22"/>
              </w:rPr>
              <w:t>×10</w:t>
            </w:r>
            <w:r w:rsidRPr="00E2012A">
              <w:rPr>
                <w:rFonts w:cs="Arial"/>
                <w:color w:val="000000"/>
                <w:szCs w:val="22"/>
                <w:vertAlign w:val="superscript"/>
              </w:rPr>
              <w:t>-3</w:t>
            </w:r>
          </w:p>
        </w:tc>
      </w:tr>
      <w:tr w:rsidR="00D83308" w:rsidRPr="00D910F5" w14:paraId="7799D717" w14:textId="77777777" w:rsidTr="00A94C76">
        <w:trPr>
          <w:trHeight w:val="345"/>
          <w:jc w:val="center"/>
        </w:trPr>
        <w:tc>
          <w:tcPr>
            <w:tcW w:w="1099" w:type="pct"/>
            <w:shd w:val="clear" w:color="auto" w:fill="auto"/>
            <w:noWrap/>
            <w:vAlign w:val="bottom"/>
          </w:tcPr>
          <w:p w14:paraId="3F12BD66"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CaSO</w:t>
            </w:r>
            <w:r w:rsidRPr="00E2012A">
              <w:rPr>
                <w:rFonts w:cs="Arial"/>
                <w:color w:val="000000"/>
                <w:szCs w:val="22"/>
                <w:vertAlign w:val="subscript"/>
              </w:rPr>
              <w:t>4(aq)</w:t>
            </w:r>
          </w:p>
        </w:tc>
        <w:tc>
          <w:tcPr>
            <w:tcW w:w="1088" w:type="pct"/>
            <w:shd w:val="clear" w:color="auto" w:fill="auto"/>
            <w:noWrap/>
            <w:vAlign w:val="bottom"/>
          </w:tcPr>
          <w:p w14:paraId="4CF8C2FA" w14:textId="77777777" w:rsidR="00D83308" w:rsidRPr="00E2012A" w:rsidRDefault="00D83308" w:rsidP="000B39EA">
            <w:pPr>
              <w:spacing w:before="0" w:after="0"/>
              <w:jc w:val="center"/>
              <w:rPr>
                <w:rFonts w:cs="Arial"/>
                <w:color w:val="000000"/>
                <w:szCs w:val="22"/>
              </w:rPr>
            </w:pPr>
            <w:r w:rsidRPr="00E2012A">
              <w:rPr>
                <w:rFonts w:cs="Arial"/>
                <w:color w:val="000000"/>
                <w:szCs w:val="22"/>
              </w:rPr>
              <w:t>2.262</w:t>
            </w:r>
            <w:r>
              <w:rPr>
                <w:rFonts w:cs="Arial"/>
                <w:color w:val="000000"/>
                <w:szCs w:val="22"/>
              </w:rPr>
              <w:t>×10</w:t>
            </w:r>
            <w:r w:rsidRPr="00E2012A">
              <w:rPr>
                <w:rFonts w:cs="Arial"/>
                <w:color w:val="000000"/>
                <w:szCs w:val="22"/>
                <w:vertAlign w:val="superscript"/>
              </w:rPr>
              <w:t>-3</w:t>
            </w:r>
          </w:p>
        </w:tc>
        <w:tc>
          <w:tcPr>
            <w:tcW w:w="1201" w:type="pct"/>
            <w:shd w:val="clear" w:color="auto" w:fill="auto"/>
            <w:noWrap/>
            <w:vAlign w:val="bottom"/>
          </w:tcPr>
          <w:p w14:paraId="7E5CD140" w14:textId="77777777" w:rsidR="00D83308" w:rsidRPr="00E2012A" w:rsidRDefault="00D83308" w:rsidP="000B39EA">
            <w:pPr>
              <w:spacing w:before="0" w:after="0"/>
              <w:jc w:val="center"/>
              <w:rPr>
                <w:rFonts w:cs="Arial"/>
                <w:color w:val="000000"/>
                <w:szCs w:val="22"/>
              </w:rPr>
            </w:pPr>
            <w:r w:rsidRPr="00E2012A">
              <w:rPr>
                <w:rFonts w:cs="Arial"/>
                <w:color w:val="000000"/>
                <w:szCs w:val="22"/>
              </w:rPr>
              <w:t>2.518</w:t>
            </w:r>
            <w:r>
              <w:rPr>
                <w:rFonts w:cs="Arial"/>
                <w:color w:val="000000"/>
                <w:szCs w:val="22"/>
              </w:rPr>
              <w:t>×10</w:t>
            </w:r>
            <w:r w:rsidRPr="00E2012A">
              <w:rPr>
                <w:rFonts w:cs="Arial"/>
                <w:color w:val="000000"/>
                <w:szCs w:val="22"/>
                <w:vertAlign w:val="superscript"/>
              </w:rPr>
              <w:t>-3</w:t>
            </w:r>
          </w:p>
        </w:tc>
        <w:tc>
          <w:tcPr>
            <w:tcW w:w="1612" w:type="pct"/>
            <w:shd w:val="clear" w:color="auto" w:fill="auto"/>
            <w:noWrap/>
            <w:vAlign w:val="bottom"/>
          </w:tcPr>
          <w:p w14:paraId="49D47BAF" w14:textId="77777777" w:rsidR="00D83308" w:rsidRPr="00E2012A" w:rsidRDefault="00D83308" w:rsidP="000B39EA">
            <w:pPr>
              <w:spacing w:before="0" w:after="0"/>
              <w:jc w:val="center"/>
              <w:rPr>
                <w:rFonts w:cs="Arial"/>
                <w:color w:val="000000"/>
                <w:szCs w:val="22"/>
              </w:rPr>
            </w:pPr>
            <w:r w:rsidRPr="00E2012A">
              <w:rPr>
                <w:rFonts w:cs="Arial"/>
                <w:color w:val="000000"/>
                <w:szCs w:val="22"/>
              </w:rPr>
              <w:t>2.19</w:t>
            </w:r>
            <w:r>
              <w:rPr>
                <w:rFonts w:cs="Arial" w:hint="eastAsia"/>
                <w:color w:val="000000"/>
                <w:szCs w:val="22"/>
                <w:lang w:eastAsia="zh-CN"/>
              </w:rPr>
              <w:t>3</w:t>
            </w:r>
            <w:r>
              <w:rPr>
                <w:rFonts w:cs="Arial"/>
                <w:color w:val="000000"/>
                <w:szCs w:val="22"/>
              </w:rPr>
              <w:t>×10</w:t>
            </w:r>
            <w:r w:rsidRPr="00E2012A">
              <w:rPr>
                <w:rFonts w:cs="Arial"/>
                <w:color w:val="000000"/>
                <w:szCs w:val="22"/>
                <w:vertAlign w:val="superscript"/>
              </w:rPr>
              <w:t>-3</w:t>
            </w:r>
          </w:p>
        </w:tc>
      </w:tr>
      <w:tr w:rsidR="00D83308" w:rsidRPr="00D910F5" w14:paraId="245F8BB9" w14:textId="77777777" w:rsidTr="00A94C76">
        <w:trPr>
          <w:trHeight w:val="345"/>
          <w:jc w:val="center"/>
        </w:trPr>
        <w:tc>
          <w:tcPr>
            <w:tcW w:w="1099" w:type="pct"/>
            <w:shd w:val="clear" w:color="auto" w:fill="auto"/>
            <w:noWrap/>
            <w:vAlign w:val="bottom"/>
          </w:tcPr>
          <w:p w14:paraId="63DD8A7C"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CaCl</w:t>
            </w:r>
            <w:r w:rsidRPr="00E2012A">
              <w:rPr>
                <w:rFonts w:cs="Arial"/>
                <w:color w:val="000000"/>
                <w:szCs w:val="22"/>
                <w:vertAlign w:val="superscript"/>
              </w:rPr>
              <w:t>+</w:t>
            </w:r>
          </w:p>
        </w:tc>
        <w:tc>
          <w:tcPr>
            <w:tcW w:w="1088" w:type="pct"/>
            <w:shd w:val="clear" w:color="auto" w:fill="auto"/>
            <w:noWrap/>
            <w:vAlign w:val="bottom"/>
          </w:tcPr>
          <w:p w14:paraId="45169E13" w14:textId="77777777" w:rsidR="00D83308" w:rsidRPr="00E2012A" w:rsidRDefault="00D83308" w:rsidP="000B39EA">
            <w:pPr>
              <w:spacing w:before="0" w:after="0"/>
              <w:jc w:val="center"/>
              <w:rPr>
                <w:rFonts w:cs="Arial"/>
                <w:color w:val="000000"/>
                <w:szCs w:val="22"/>
              </w:rPr>
            </w:pPr>
            <w:r w:rsidRPr="00E2012A">
              <w:rPr>
                <w:rFonts w:cs="Arial"/>
                <w:color w:val="000000"/>
                <w:szCs w:val="22"/>
              </w:rPr>
              <w:t>1.198</w:t>
            </w:r>
            <w:r>
              <w:rPr>
                <w:rFonts w:cs="Arial"/>
                <w:color w:val="000000"/>
                <w:szCs w:val="22"/>
              </w:rPr>
              <w:t>×10</w:t>
            </w:r>
            <w:r w:rsidRPr="00E2012A">
              <w:rPr>
                <w:rFonts w:cs="Arial"/>
                <w:color w:val="000000"/>
                <w:szCs w:val="22"/>
                <w:vertAlign w:val="superscript"/>
              </w:rPr>
              <w:t>-3</w:t>
            </w:r>
          </w:p>
        </w:tc>
        <w:tc>
          <w:tcPr>
            <w:tcW w:w="1201" w:type="pct"/>
            <w:shd w:val="clear" w:color="auto" w:fill="auto"/>
            <w:noWrap/>
            <w:vAlign w:val="bottom"/>
          </w:tcPr>
          <w:p w14:paraId="0FBB0F61" w14:textId="77777777" w:rsidR="00D83308" w:rsidRPr="00E2012A" w:rsidRDefault="00D83308" w:rsidP="000B39EA">
            <w:pPr>
              <w:spacing w:before="0" w:after="0"/>
              <w:jc w:val="center"/>
              <w:rPr>
                <w:rFonts w:cs="Arial"/>
                <w:color w:val="000000"/>
                <w:szCs w:val="22"/>
              </w:rPr>
            </w:pPr>
            <w:r w:rsidRPr="00E2012A">
              <w:rPr>
                <w:rFonts w:cs="Arial"/>
                <w:color w:val="000000"/>
                <w:szCs w:val="22"/>
              </w:rPr>
              <w:t>1.366</w:t>
            </w:r>
            <w:r>
              <w:rPr>
                <w:rFonts w:cs="Arial"/>
                <w:color w:val="000000"/>
                <w:szCs w:val="22"/>
              </w:rPr>
              <w:t>×10</w:t>
            </w:r>
            <w:r w:rsidRPr="00E2012A">
              <w:rPr>
                <w:rFonts w:cs="Arial"/>
                <w:color w:val="000000"/>
                <w:szCs w:val="22"/>
                <w:vertAlign w:val="superscript"/>
              </w:rPr>
              <w:t>-3</w:t>
            </w:r>
          </w:p>
        </w:tc>
        <w:tc>
          <w:tcPr>
            <w:tcW w:w="1612" w:type="pct"/>
            <w:shd w:val="clear" w:color="auto" w:fill="auto"/>
            <w:noWrap/>
            <w:vAlign w:val="bottom"/>
          </w:tcPr>
          <w:p w14:paraId="1649B2DD" w14:textId="77777777" w:rsidR="00D83308" w:rsidRPr="00E2012A" w:rsidRDefault="00D83308" w:rsidP="000B39EA">
            <w:pPr>
              <w:spacing w:before="0" w:after="0"/>
              <w:jc w:val="center"/>
              <w:rPr>
                <w:rFonts w:cs="Arial"/>
                <w:color w:val="000000"/>
                <w:szCs w:val="22"/>
              </w:rPr>
            </w:pPr>
            <w:r w:rsidRPr="00E2012A">
              <w:rPr>
                <w:rFonts w:cs="Arial"/>
                <w:color w:val="000000"/>
                <w:szCs w:val="22"/>
              </w:rPr>
              <w:t>1.22</w:t>
            </w:r>
            <w:r>
              <w:rPr>
                <w:rFonts w:cs="Arial" w:hint="eastAsia"/>
                <w:color w:val="000000"/>
                <w:szCs w:val="22"/>
                <w:lang w:eastAsia="zh-CN"/>
              </w:rPr>
              <w:t>7</w:t>
            </w:r>
            <w:r>
              <w:rPr>
                <w:rFonts w:cs="Arial"/>
                <w:color w:val="000000"/>
                <w:szCs w:val="22"/>
              </w:rPr>
              <w:t>×10</w:t>
            </w:r>
            <w:r w:rsidRPr="00E2012A">
              <w:rPr>
                <w:rFonts w:cs="Arial"/>
                <w:color w:val="000000"/>
                <w:szCs w:val="22"/>
                <w:vertAlign w:val="superscript"/>
              </w:rPr>
              <w:t>-3</w:t>
            </w:r>
          </w:p>
        </w:tc>
      </w:tr>
      <w:tr w:rsidR="00D83308" w:rsidRPr="00D910F5" w14:paraId="08FC33D2" w14:textId="77777777" w:rsidTr="00A94C76">
        <w:trPr>
          <w:trHeight w:val="345"/>
          <w:jc w:val="center"/>
        </w:trPr>
        <w:tc>
          <w:tcPr>
            <w:tcW w:w="1099" w:type="pct"/>
            <w:shd w:val="clear" w:color="auto" w:fill="auto"/>
            <w:noWrap/>
            <w:vAlign w:val="bottom"/>
          </w:tcPr>
          <w:p w14:paraId="007FFDF8"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MgOH</w:t>
            </w:r>
            <w:r w:rsidRPr="00E2012A">
              <w:rPr>
                <w:rFonts w:cs="Arial"/>
                <w:color w:val="000000"/>
                <w:szCs w:val="22"/>
                <w:vertAlign w:val="superscript"/>
              </w:rPr>
              <w:t>+</w:t>
            </w:r>
          </w:p>
        </w:tc>
        <w:tc>
          <w:tcPr>
            <w:tcW w:w="1088" w:type="pct"/>
            <w:shd w:val="clear" w:color="auto" w:fill="auto"/>
            <w:noWrap/>
            <w:vAlign w:val="bottom"/>
          </w:tcPr>
          <w:p w14:paraId="493ECAB1" w14:textId="77777777" w:rsidR="00D83308" w:rsidRPr="00E2012A" w:rsidRDefault="00D83308" w:rsidP="000B39EA">
            <w:pPr>
              <w:spacing w:before="0" w:after="0"/>
              <w:jc w:val="center"/>
              <w:rPr>
                <w:rFonts w:cs="Arial"/>
                <w:color w:val="000000"/>
                <w:szCs w:val="22"/>
              </w:rPr>
            </w:pPr>
            <w:r w:rsidRPr="00E2012A">
              <w:rPr>
                <w:rFonts w:cs="Arial"/>
                <w:color w:val="000000"/>
                <w:szCs w:val="22"/>
              </w:rPr>
              <w:t>3.235</w:t>
            </w:r>
            <w:r>
              <w:rPr>
                <w:rFonts w:cs="Arial"/>
                <w:color w:val="000000"/>
                <w:szCs w:val="22"/>
              </w:rPr>
              <w:t>×10</w:t>
            </w:r>
            <w:r w:rsidRPr="00E2012A">
              <w:rPr>
                <w:rFonts w:cs="Arial"/>
                <w:color w:val="000000"/>
                <w:szCs w:val="22"/>
                <w:vertAlign w:val="superscript"/>
              </w:rPr>
              <w:t>-4</w:t>
            </w:r>
          </w:p>
        </w:tc>
        <w:tc>
          <w:tcPr>
            <w:tcW w:w="1201" w:type="pct"/>
            <w:shd w:val="clear" w:color="auto" w:fill="auto"/>
            <w:noWrap/>
            <w:vAlign w:val="bottom"/>
          </w:tcPr>
          <w:p w14:paraId="08F2B99A" w14:textId="77777777" w:rsidR="00D83308" w:rsidRPr="00E2012A" w:rsidRDefault="00D83308" w:rsidP="000B39EA">
            <w:pPr>
              <w:spacing w:before="0" w:after="0"/>
              <w:jc w:val="center"/>
              <w:rPr>
                <w:rFonts w:cs="Arial"/>
                <w:color w:val="000000"/>
                <w:szCs w:val="22"/>
              </w:rPr>
            </w:pPr>
            <w:r w:rsidRPr="00E2012A">
              <w:rPr>
                <w:rFonts w:cs="Arial"/>
                <w:color w:val="000000"/>
                <w:szCs w:val="22"/>
              </w:rPr>
              <w:t>2.692</w:t>
            </w:r>
            <w:r>
              <w:rPr>
                <w:rFonts w:cs="Arial"/>
                <w:color w:val="000000"/>
                <w:szCs w:val="22"/>
              </w:rPr>
              <w:t>×10</w:t>
            </w:r>
            <w:r w:rsidRPr="00E2012A">
              <w:rPr>
                <w:rFonts w:cs="Arial"/>
                <w:color w:val="000000"/>
                <w:szCs w:val="22"/>
                <w:vertAlign w:val="superscript"/>
              </w:rPr>
              <w:t>-4</w:t>
            </w:r>
          </w:p>
        </w:tc>
        <w:tc>
          <w:tcPr>
            <w:tcW w:w="1612" w:type="pct"/>
            <w:shd w:val="clear" w:color="auto" w:fill="auto"/>
            <w:noWrap/>
            <w:vAlign w:val="bottom"/>
          </w:tcPr>
          <w:p w14:paraId="62C70AF5" w14:textId="77777777" w:rsidR="00D83308" w:rsidRPr="00E2012A" w:rsidRDefault="00D83308" w:rsidP="000B39EA">
            <w:pPr>
              <w:spacing w:before="0" w:after="0"/>
              <w:jc w:val="center"/>
              <w:rPr>
                <w:rFonts w:cs="Arial"/>
                <w:color w:val="000000"/>
                <w:szCs w:val="22"/>
              </w:rPr>
            </w:pPr>
            <w:r w:rsidRPr="00E2012A">
              <w:rPr>
                <w:rFonts w:cs="Arial"/>
                <w:color w:val="000000"/>
                <w:szCs w:val="22"/>
              </w:rPr>
              <w:t>2.5</w:t>
            </w:r>
            <w:r>
              <w:rPr>
                <w:rFonts w:cs="Arial" w:hint="eastAsia"/>
                <w:color w:val="000000"/>
                <w:szCs w:val="22"/>
                <w:lang w:eastAsia="zh-CN"/>
              </w:rPr>
              <w:t>59</w:t>
            </w:r>
            <w:r>
              <w:rPr>
                <w:rFonts w:cs="Arial"/>
                <w:color w:val="000000"/>
                <w:szCs w:val="22"/>
              </w:rPr>
              <w:t>×10</w:t>
            </w:r>
            <w:r w:rsidRPr="00E2012A">
              <w:rPr>
                <w:rFonts w:cs="Arial"/>
                <w:color w:val="000000"/>
                <w:szCs w:val="22"/>
                <w:vertAlign w:val="superscript"/>
              </w:rPr>
              <w:t>-4</w:t>
            </w:r>
          </w:p>
        </w:tc>
      </w:tr>
      <w:tr w:rsidR="00D83308" w:rsidRPr="00D910F5" w14:paraId="782F0CC1" w14:textId="77777777" w:rsidTr="00A94C76">
        <w:trPr>
          <w:trHeight w:val="345"/>
          <w:jc w:val="center"/>
        </w:trPr>
        <w:tc>
          <w:tcPr>
            <w:tcW w:w="1099" w:type="pct"/>
            <w:shd w:val="clear" w:color="auto" w:fill="auto"/>
            <w:noWrap/>
            <w:vAlign w:val="bottom"/>
          </w:tcPr>
          <w:p w14:paraId="4E5CB875"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MgCO</w:t>
            </w:r>
            <w:r w:rsidRPr="00E2012A">
              <w:rPr>
                <w:rFonts w:cs="Arial"/>
                <w:color w:val="000000"/>
                <w:szCs w:val="22"/>
                <w:vertAlign w:val="subscript"/>
              </w:rPr>
              <w:t>3(aq)</w:t>
            </w:r>
          </w:p>
        </w:tc>
        <w:tc>
          <w:tcPr>
            <w:tcW w:w="1088" w:type="pct"/>
            <w:shd w:val="clear" w:color="auto" w:fill="auto"/>
            <w:noWrap/>
            <w:vAlign w:val="bottom"/>
          </w:tcPr>
          <w:p w14:paraId="561D510C" w14:textId="77777777" w:rsidR="00D83308" w:rsidRPr="00E2012A" w:rsidRDefault="00D83308" w:rsidP="000B39EA">
            <w:pPr>
              <w:spacing w:before="0" w:after="0"/>
              <w:jc w:val="center"/>
              <w:rPr>
                <w:rFonts w:cs="Arial"/>
                <w:color w:val="000000"/>
                <w:szCs w:val="22"/>
              </w:rPr>
            </w:pPr>
            <w:r w:rsidRPr="00E2012A">
              <w:rPr>
                <w:rFonts w:cs="Arial"/>
                <w:color w:val="000000"/>
                <w:szCs w:val="22"/>
              </w:rPr>
              <w:t>1.256</w:t>
            </w:r>
            <w:r>
              <w:rPr>
                <w:rFonts w:cs="Arial"/>
                <w:color w:val="000000"/>
                <w:szCs w:val="22"/>
              </w:rPr>
              <w:t>×10</w:t>
            </w:r>
            <w:r w:rsidRPr="00E2012A">
              <w:rPr>
                <w:rFonts w:cs="Arial"/>
                <w:color w:val="000000"/>
                <w:szCs w:val="22"/>
                <w:vertAlign w:val="superscript"/>
              </w:rPr>
              <w:t>-4</w:t>
            </w:r>
          </w:p>
        </w:tc>
        <w:tc>
          <w:tcPr>
            <w:tcW w:w="1201" w:type="pct"/>
            <w:shd w:val="clear" w:color="auto" w:fill="auto"/>
            <w:noWrap/>
            <w:vAlign w:val="bottom"/>
          </w:tcPr>
          <w:p w14:paraId="3DBB0C75" w14:textId="77777777" w:rsidR="00D83308" w:rsidRPr="00E2012A" w:rsidRDefault="00D83308" w:rsidP="000B39EA">
            <w:pPr>
              <w:spacing w:before="0" w:after="0"/>
              <w:jc w:val="center"/>
              <w:rPr>
                <w:rFonts w:cs="Arial"/>
                <w:color w:val="000000"/>
                <w:szCs w:val="22"/>
              </w:rPr>
            </w:pPr>
            <w:r w:rsidRPr="00E2012A">
              <w:rPr>
                <w:rFonts w:cs="Arial"/>
                <w:color w:val="000000"/>
                <w:szCs w:val="22"/>
              </w:rPr>
              <w:t>1.042</w:t>
            </w:r>
            <w:r>
              <w:rPr>
                <w:rFonts w:cs="Arial"/>
                <w:color w:val="000000"/>
                <w:szCs w:val="22"/>
              </w:rPr>
              <w:t>×10</w:t>
            </w:r>
            <w:r w:rsidRPr="00E2012A">
              <w:rPr>
                <w:rFonts w:cs="Arial"/>
                <w:color w:val="000000"/>
                <w:szCs w:val="22"/>
                <w:vertAlign w:val="superscript"/>
              </w:rPr>
              <w:t>-4</w:t>
            </w:r>
          </w:p>
        </w:tc>
        <w:tc>
          <w:tcPr>
            <w:tcW w:w="1612" w:type="pct"/>
            <w:shd w:val="clear" w:color="auto" w:fill="auto"/>
            <w:noWrap/>
            <w:vAlign w:val="bottom"/>
          </w:tcPr>
          <w:p w14:paraId="4BD9A8D7" w14:textId="77777777" w:rsidR="00D83308" w:rsidRPr="00E2012A" w:rsidRDefault="00D83308" w:rsidP="000B39EA">
            <w:pPr>
              <w:spacing w:before="0" w:after="0"/>
              <w:jc w:val="center"/>
              <w:rPr>
                <w:rFonts w:cs="Arial"/>
                <w:color w:val="000000"/>
                <w:szCs w:val="22"/>
              </w:rPr>
            </w:pPr>
            <w:r w:rsidRPr="00E2012A">
              <w:rPr>
                <w:rFonts w:cs="Arial"/>
                <w:color w:val="000000"/>
                <w:szCs w:val="22"/>
              </w:rPr>
              <w:t>1.</w:t>
            </w:r>
            <w:r>
              <w:rPr>
                <w:rFonts w:cs="Arial" w:hint="eastAsia"/>
                <w:color w:val="000000"/>
                <w:szCs w:val="22"/>
                <w:lang w:eastAsia="zh-CN"/>
              </w:rPr>
              <w:t>046</w:t>
            </w:r>
            <w:r>
              <w:rPr>
                <w:rFonts w:cs="Arial"/>
                <w:color w:val="000000"/>
                <w:szCs w:val="22"/>
              </w:rPr>
              <w:t>×10</w:t>
            </w:r>
            <w:r w:rsidRPr="00E2012A">
              <w:rPr>
                <w:rFonts w:cs="Arial"/>
                <w:color w:val="000000"/>
                <w:szCs w:val="22"/>
                <w:vertAlign w:val="superscript"/>
              </w:rPr>
              <w:t>-4</w:t>
            </w:r>
          </w:p>
        </w:tc>
      </w:tr>
      <w:tr w:rsidR="00D83308" w:rsidRPr="00D910F5" w14:paraId="0CCB52FE" w14:textId="77777777" w:rsidTr="00A94C76">
        <w:trPr>
          <w:trHeight w:val="375"/>
          <w:jc w:val="center"/>
        </w:trPr>
        <w:tc>
          <w:tcPr>
            <w:tcW w:w="1099" w:type="pct"/>
            <w:shd w:val="clear" w:color="auto" w:fill="auto"/>
            <w:noWrap/>
            <w:vAlign w:val="bottom"/>
          </w:tcPr>
          <w:p w14:paraId="40094159"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HCO</w:t>
            </w:r>
            <w:r w:rsidRPr="00E2012A">
              <w:rPr>
                <w:rFonts w:cs="Arial"/>
                <w:color w:val="000000"/>
                <w:szCs w:val="22"/>
                <w:vertAlign w:val="subscript"/>
              </w:rPr>
              <w:t>3</w:t>
            </w:r>
            <w:r w:rsidRPr="00E2012A">
              <w:rPr>
                <w:rFonts w:cs="Arial"/>
                <w:color w:val="000000"/>
                <w:szCs w:val="22"/>
                <w:vertAlign w:val="superscript"/>
              </w:rPr>
              <w:t>-</w:t>
            </w:r>
          </w:p>
        </w:tc>
        <w:tc>
          <w:tcPr>
            <w:tcW w:w="1088" w:type="pct"/>
            <w:shd w:val="clear" w:color="auto" w:fill="auto"/>
            <w:noWrap/>
            <w:vAlign w:val="bottom"/>
          </w:tcPr>
          <w:p w14:paraId="3E1CC946" w14:textId="77777777" w:rsidR="00D83308" w:rsidRPr="00E2012A" w:rsidRDefault="00D83308" w:rsidP="000B39EA">
            <w:pPr>
              <w:spacing w:before="0" w:after="0"/>
              <w:jc w:val="center"/>
              <w:rPr>
                <w:rFonts w:cs="Arial"/>
                <w:color w:val="000000"/>
                <w:szCs w:val="22"/>
              </w:rPr>
            </w:pPr>
            <w:r w:rsidRPr="00E2012A">
              <w:rPr>
                <w:rFonts w:cs="Arial"/>
                <w:color w:val="000000"/>
                <w:szCs w:val="22"/>
              </w:rPr>
              <w:t>9.756</w:t>
            </w:r>
            <w:r>
              <w:rPr>
                <w:rFonts w:cs="Arial"/>
                <w:color w:val="000000"/>
                <w:szCs w:val="22"/>
              </w:rPr>
              <w:t>×10</w:t>
            </w:r>
            <w:r w:rsidRPr="00E2012A">
              <w:rPr>
                <w:rFonts w:cs="Arial"/>
                <w:color w:val="000000"/>
                <w:szCs w:val="22"/>
                <w:vertAlign w:val="superscript"/>
              </w:rPr>
              <w:t>-5</w:t>
            </w:r>
          </w:p>
        </w:tc>
        <w:tc>
          <w:tcPr>
            <w:tcW w:w="1201" w:type="pct"/>
            <w:shd w:val="clear" w:color="auto" w:fill="auto"/>
            <w:noWrap/>
            <w:vAlign w:val="bottom"/>
          </w:tcPr>
          <w:p w14:paraId="71626961" w14:textId="77777777" w:rsidR="00D83308" w:rsidRPr="00E2012A" w:rsidRDefault="00D83308" w:rsidP="000B39EA">
            <w:pPr>
              <w:spacing w:before="0" w:after="0"/>
              <w:jc w:val="center"/>
              <w:rPr>
                <w:rFonts w:cs="Arial"/>
                <w:color w:val="000000"/>
                <w:szCs w:val="22"/>
              </w:rPr>
            </w:pPr>
            <w:r w:rsidRPr="00E2012A">
              <w:rPr>
                <w:rFonts w:cs="Arial"/>
                <w:color w:val="000000"/>
                <w:szCs w:val="22"/>
              </w:rPr>
              <w:t>9.251</w:t>
            </w:r>
            <w:r>
              <w:rPr>
                <w:rFonts w:cs="Arial"/>
                <w:color w:val="000000"/>
                <w:szCs w:val="22"/>
              </w:rPr>
              <w:t>×10</w:t>
            </w:r>
            <w:r w:rsidRPr="00E2012A">
              <w:rPr>
                <w:rFonts w:cs="Arial"/>
                <w:color w:val="000000"/>
                <w:szCs w:val="22"/>
                <w:vertAlign w:val="superscript"/>
              </w:rPr>
              <w:t>-5</w:t>
            </w:r>
          </w:p>
        </w:tc>
        <w:tc>
          <w:tcPr>
            <w:tcW w:w="1612" w:type="pct"/>
            <w:shd w:val="clear" w:color="auto" w:fill="auto"/>
            <w:noWrap/>
            <w:vAlign w:val="bottom"/>
          </w:tcPr>
          <w:p w14:paraId="67719E1B" w14:textId="77777777" w:rsidR="00D83308" w:rsidRPr="00E2012A" w:rsidRDefault="00D83308" w:rsidP="000B39EA">
            <w:pPr>
              <w:spacing w:before="0" w:after="0"/>
              <w:jc w:val="center"/>
              <w:rPr>
                <w:rFonts w:cs="Arial"/>
                <w:color w:val="000000"/>
                <w:szCs w:val="22"/>
              </w:rPr>
            </w:pPr>
            <w:r w:rsidRPr="00E2012A">
              <w:rPr>
                <w:rFonts w:cs="Arial"/>
                <w:color w:val="000000"/>
                <w:szCs w:val="22"/>
              </w:rPr>
              <w:t>1.</w:t>
            </w:r>
            <w:r>
              <w:rPr>
                <w:rFonts w:cs="Arial" w:hint="eastAsia"/>
                <w:color w:val="000000"/>
                <w:szCs w:val="22"/>
                <w:lang w:eastAsia="zh-CN"/>
              </w:rPr>
              <w:t>445</w:t>
            </w:r>
            <w:r>
              <w:rPr>
                <w:rFonts w:cs="Arial"/>
                <w:color w:val="000000"/>
                <w:szCs w:val="22"/>
              </w:rPr>
              <w:t>×10</w:t>
            </w:r>
            <w:r w:rsidRPr="00E2012A">
              <w:rPr>
                <w:rFonts w:cs="Arial"/>
                <w:color w:val="000000"/>
                <w:szCs w:val="22"/>
                <w:vertAlign w:val="superscript"/>
              </w:rPr>
              <w:t>-4</w:t>
            </w:r>
          </w:p>
        </w:tc>
      </w:tr>
      <w:tr w:rsidR="00D83308" w:rsidRPr="00D910F5" w14:paraId="375EEC68" w14:textId="77777777" w:rsidTr="00A94C76">
        <w:trPr>
          <w:trHeight w:val="375"/>
          <w:jc w:val="center"/>
        </w:trPr>
        <w:tc>
          <w:tcPr>
            <w:tcW w:w="1099" w:type="pct"/>
            <w:shd w:val="clear" w:color="auto" w:fill="auto"/>
            <w:noWrap/>
            <w:vAlign w:val="bottom"/>
          </w:tcPr>
          <w:p w14:paraId="6F3BA44D"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CO</w:t>
            </w:r>
            <w:r w:rsidRPr="00E2012A">
              <w:rPr>
                <w:rFonts w:cs="Arial"/>
                <w:color w:val="000000"/>
                <w:szCs w:val="22"/>
                <w:vertAlign w:val="subscript"/>
              </w:rPr>
              <w:t>3</w:t>
            </w:r>
            <w:r w:rsidRPr="00E2012A">
              <w:rPr>
                <w:rFonts w:cs="Arial"/>
                <w:color w:val="000000"/>
                <w:szCs w:val="22"/>
                <w:vertAlign w:val="superscript"/>
              </w:rPr>
              <w:t>2-</w:t>
            </w:r>
          </w:p>
        </w:tc>
        <w:tc>
          <w:tcPr>
            <w:tcW w:w="1088" w:type="pct"/>
            <w:shd w:val="clear" w:color="auto" w:fill="auto"/>
            <w:noWrap/>
            <w:vAlign w:val="bottom"/>
          </w:tcPr>
          <w:p w14:paraId="5E1B097E" w14:textId="77777777" w:rsidR="00D83308" w:rsidRPr="00E2012A" w:rsidRDefault="00D83308" w:rsidP="000B39EA">
            <w:pPr>
              <w:spacing w:before="0" w:after="0"/>
              <w:jc w:val="center"/>
              <w:rPr>
                <w:rFonts w:cs="Arial"/>
                <w:color w:val="000000"/>
                <w:szCs w:val="22"/>
              </w:rPr>
            </w:pPr>
            <w:r w:rsidRPr="00E2012A">
              <w:rPr>
                <w:rFonts w:cs="Arial"/>
                <w:color w:val="000000"/>
                <w:szCs w:val="22"/>
              </w:rPr>
              <w:t>5.526</w:t>
            </w:r>
            <w:r>
              <w:rPr>
                <w:rFonts w:cs="Arial"/>
                <w:color w:val="000000"/>
                <w:szCs w:val="22"/>
              </w:rPr>
              <w:t>×10</w:t>
            </w:r>
            <w:r w:rsidRPr="00E2012A">
              <w:rPr>
                <w:rFonts w:cs="Arial"/>
                <w:color w:val="000000"/>
                <w:szCs w:val="22"/>
                <w:vertAlign w:val="superscript"/>
              </w:rPr>
              <w:t>-5</w:t>
            </w:r>
          </w:p>
        </w:tc>
        <w:tc>
          <w:tcPr>
            <w:tcW w:w="1201" w:type="pct"/>
            <w:shd w:val="clear" w:color="auto" w:fill="auto"/>
            <w:noWrap/>
            <w:vAlign w:val="bottom"/>
          </w:tcPr>
          <w:p w14:paraId="4E4819CA" w14:textId="77777777" w:rsidR="00D83308" w:rsidRPr="00E2012A" w:rsidRDefault="00D83308" w:rsidP="000B39EA">
            <w:pPr>
              <w:spacing w:before="0" w:after="0"/>
              <w:jc w:val="center"/>
              <w:rPr>
                <w:rFonts w:cs="Arial"/>
                <w:color w:val="000000"/>
                <w:szCs w:val="22"/>
              </w:rPr>
            </w:pPr>
            <w:r w:rsidRPr="00E2012A">
              <w:rPr>
                <w:rFonts w:cs="Arial"/>
                <w:color w:val="000000"/>
                <w:szCs w:val="22"/>
              </w:rPr>
              <w:t>3.918</w:t>
            </w:r>
            <w:r>
              <w:rPr>
                <w:rFonts w:cs="Arial"/>
                <w:color w:val="000000"/>
                <w:szCs w:val="22"/>
              </w:rPr>
              <w:t>×10</w:t>
            </w:r>
            <w:r w:rsidRPr="00E2012A">
              <w:rPr>
                <w:rFonts w:cs="Arial"/>
                <w:color w:val="000000"/>
                <w:szCs w:val="22"/>
                <w:vertAlign w:val="superscript"/>
              </w:rPr>
              <w:t>-5</w:t>
            </w:r>
          </w:p>
        </w:tc>
        <w:tc>
          <w:tcPr>
            <w:tcW w:w="1612" w:type="pct"/>
            <w:shd w:val="clear" w:color="auto" w:fill="auto"/>
            <w:noWrap/>
            <w:vAlign w:val="bottom"/>
          </w:tcPr>
          <w:p w14:paraId="3F122D41" w14:textId="77777777" w:rsidR="00D83308" w:rsidRPr="00E2012A" w:rsidRDefault="00D83308" w:rsidP="000B39EA">
            <w:pPr>
              <w:spacing w:before="0" w:after="0"/>
              <w:jc w:val="center"/>
              <w:rPr>
                <w:rFonts w:cs="Arial"/>
                <w:color w:val="000000"/>
                <w:szCs w:val="22"/>
              </w:rPr>
            </w:pPr>
            <w:r>
              <w:rPr>
                <w:rFonts w:cs="Arial" w:hint="eastAsia"/>
                <w:color w:val="000000"/>
                <w:szCs w:val="22"/>
                <w:lang w:eastAsia="zh-CN"/>
              </w:rPr>
              <w:t>4.335</w:t>
            </w:r>
            <w:r>
              <w:rPr>
                <w:rFonts w:cs="Arial"/>
                <w:color w:val="000000"/>
                <w:szCs w:val="22"/>
              </w:rPr>
              <w:t>×10</w:t>
            </w:r>
            <w:r w:rsidRPr="00E2012A">
              <w:rPr>
                <w:rFonts w:cs="Arial"/>
                <w:color w:val="000000"/>
                <w:szCs w:val="22"/>
                <w:vertAlign w:val="superscript"/>
              </w:rPr>
              <w:t>-5</w:t>
            </w:r>
          </w:p>
        </w:tc>
      </w:tr>
      <w:tr w:rsidR="00D83308" w:rsidRPr="00D910F5" w14:paraId="761BA372" w14:textId="77777777" w:rsidTr="00A94C76">
        <w:trPr>
          <w:trHeight w:val="360"/>
          <w:jc w:val="center"/>
        </w:trPr>
        <w:tc>
          <w:tcPr>
            <w:tcW w:w="1099" w:type="pct"/>
            <w:shd w:val="clear" w:color="auto" w:fill="auto"/>
            <w:noWrap/>
            <w:vAlign w:val="bottom"/>
          </w:tcPr>
          <w:p w14:paraId="4FA02ACC"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CaCO</w:t>
            </w:r>
            <w:r w:rsidRPr="00E2012A">
              <w:rPr>
                <w:rFonts w:cs="Arial"/>
                <w:color w:val="000000"/>
                <w:szCs w:val="22"/>
                <w:vertAlign w:val="subscript"/>
              </w:rPr>
              <w:t>3(aq)</w:t>
            </w:r>
          </w:p>
        </w:tc>
        <w:tc>
          <w:tcPr>
            <w:tcW w:w="1088" w:type="pct"/>
            <w:shd w:val="clear" w:color="auto" w:fill="auto"/>
            <w:noWrap/>
            <w:vAlign w:val="bottom"/>
          </w:tcPr>
          <w:p w14:paraId="4E96A5DB" w14:textId="77777777" w:rsidR="00D83308" w:rsidRPr="00E2012A" w:rsidRDefault="00D83308" w:rsidP="000B39EA">
            <w:pPr>
              <w:spacing w:before="0" w:after="0"/>
              <w:jc w:val="center"/>
              <w:rPr>
                <w:rFonts w:cs="Arial"/>
                <w:color w:val="000000"/>
                <w:szCs w:val="22"/>
              </w:rPr>
            </w:pPr>
            <w:r w:rsidRPr="00E2012A">
              <w:rPr>
                <w:rFonts w:cs="Arial"/>
                <w:color w:val="000000"/>
                <w:szCs w:val="22"/>
              </w:rPr>
              <w:t>4.1</w:t>
            </w:r>
            <w:r>
              <w:rPr>
                <w:rFonts w:cs="Arial"/>
                <w:color w:val="000000"/>
                <w:szCs w:val="22"/>
              </w:rPr>
              <w:t>×10</w:t>
            </w:r>
            <w:r w:rsidRPr="00E2012A">
              <w:rPr>
                <w:rFonts w:cs="Arial"/>
                <w:color w:val="000000"/>
                <w:szCs w:val="22"/>
                <w:vertAlign w:val="superscript"/>
              </w:rPr>
              <w:t>-5</w:t>
            </w:r>
          </w:p>
        </w:tc>
        <w:tc>
          <w:tcPr>
            <w:tcW w:w="1201" w:type="pct"/>
            <w:shd w:val="clear" w:color="auto" w:fill="auto"/>
            <w:noWrap/>
            <w:vAlign w:val="bottom"/>
          </w:tcPr>
          <w:p w14:paraId="0465A2EC" w14:textId="77777777" w:rsidR="00D83308" w:rsidRPr="00E2012A" w:rsidRDefault="00D83308" w:rsidP="000B39EA">
            <w:pPr>
              <w:spacing w:before="0" w:after="0"/>
              <w:jc w:val="center"/>
              <w:rPr>
                <w:rFonts w:cs="Arial"/>
                <w:color w:val="000000"/>
                <w:szCs w:val="22"/>
              </w:rPr>
            </w:pPr>
            <w:r w:rsidRPr="00E2012A">
              <w:rPr>
                <w:rFonts w:cs="Arial"/>
                <w:color w:val="000000"/>
                <w:szCs w:val="22"/>
              </w:rPr>
              <w:t>3.494</w:t>
            </w:r>
            <w:r>
              <w:rPr>
                <w:rFonts w:cs="Arial"/>
                <w:color w:val="000000"/>
                <w:szCs w:val="22"/>
              </w:rPr>
              <w:t>×10</w:t>
            </w:r>
            <w:r w:rsidRPr="00E2012A">
              <w:rPr>
                <w:rFonts w:cs="Arial"/>
                <w:color w:val="000000"/>
                <w:szCs w:val="22"/>
                <w:vertAlign w:val="superscript"/>
              </w:rPr>
              <w:t>-5</w:t>
            </w:r>
          </w:p>
        </w:tc>
        <w:tc>
          <w:tcPr>
            <w:tcW w:w="1612" w:type="pct"/>
            <w:shd w:val="clear" w:color="auto" w:fill="auto"/>
            <w:noWrap/>
            <w:vAlign w:val="bottom"/>
          </w:tcPr>
          <w:p w14:paraId="4A27DB7A" w14:textId="77777777" w:rsidR="00D83308" w:rsidRPr="00E2012A" w:rsidRDefault="00D83308" w:rsidP="000B39EA">
            <w:pPr>
              <w:spacing w:before="0" w:after="0"/>
              <w:jc w:val="center"/>
              <w:rPr>
                <w:rFonts w:cs="Arial"/>
                <w:color w:val="000000"/>
                <w:szCs w:val="22"/>
              </w:rPr>
            </w:pPr>
            <w:r>
              <w:rPr>
                <w:rFonts w:cs="Arial" w:hint="eastAsia"/>
                <w:color w:val="000000"/>
                <w:szCs w:val="22"/>
                <w:lang w:eastAsia="zh-CN"/>
              </w:rPr>
              <w:t>3.272</w:t>
            </w:r>
            <w:r>
              <w:rPr>
                <w:rFonts w:cs="Arial"/>
                <w:color w:val="000000"/>
                <w:szCs w:val="22"/>
              </w:rPr>
              <w:t>×10</w:t>
            </w:r>
            <w:r w:rsidRPr="00E2012A">
              <w:rPr>
                <w:rFonts w:cs="Arial"/>
                <w:color w:val="000000"/>
                <w:szCs w:val="22"/>
                <w:vertAlign w:val="superscript"/>
              </w:rPr>
              <w:t>-5</w:t>
            </w:r>
          </w:p>
        </w:tc>
      </w:tr>
      <w:tr w:rsidR="00D83308" w:rsidRPr="00D910F5" w14:paraId="2029904A" w14:textId="77777777" w:rsidTr="00A94C76">
        <w:trPr>
          <w:trHeight w:val="345"/>
          <w:jc w:val="center"/>
        </w:trPr>
        <w:tc>
          <w:tcPr>
            <w:tcW w:w="1099" w:type="pct"/>
            <w:shd w:val="clear" w:color="auto" w:fill="auto"/>
            <w:noWrap/>
            <w:vAlign w:val="bottom"/>
          </w:tcPr>
          <w:p w14:paraId="1D5A3B3C"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CaOH</w:t>
            </w:r>
            <w:r w:rsidRPr="00E2012A">
              <w:rPr>
                <w:rFonts w:cs="Arial"/>
                <w:color w:val="000000"/>
                <w:szCs w:val="22"/>
                <w:vertAlign w:val="superscript"/>
              </w:rPr>
              <w:t>+</w:t>
            </w:r>
          </w:p>
        </w:tc>
        <w:tc>
          <w:tcPr>
            <w:tcW w:w="1088" w:type="pct"/>
            <w:shd w:val="clear" w:color="auto" w:fill="auto"/>
            <w:noWrap/>
            <w:vAlign w:val="bottom"/>
          </w:tcPr>
          <w:p w14:paraId="299F3927" w14:textId="77777777" w:rsidR="00D83308" w:rsidRPr="00E2012A" w:rsidRDefault="00D83308" w:rsidP="000B39EA">
            <w:pPr>
              <w:spacing w:before="0" w:after="0"/>
              <w:jc w:val="center"/>
              <w:rPr>
                <w:rFonts w:cs="Arial"/>
                <w:color w:val="000000"/>
                <w:szCs w:val="22"/>
              </w:rPr>
            </w:pPr>
            <w:r w:rsidRPr="00E2012A">
              <w:rPr>
                <w:rFonts w:cs="Arial"/>
                <w:color w:val="000000"/>
                <w:szCs w:val="22"/>
              </w:rPr>
              <w:t>4.571</w:t>
            </w:r>
            <w:r>
              <w:rPr>
                <w:rFonts w:cs="Arial"/>
                <w:color w:val="000000"/>
                <w:szCs w:val="22"/>
              </w:rPr>
              <w:t>×10</w:t>
            </w:r>
            <w:r w:rsidRPr="00E2012A">
              <w:rPr>
                <w:rFonts w:cs="Arial"/>
                <w:color w:val="000000"/>
                <w:szCs w:val="22"/>
                <w:vertAlign w:val="superscript"/>
              </w:rPr>
              <w:t>-6</w:t>
            </w:r>
          </w:p>
        </w:tc>
        <w:tc>
          <w:tcPr>
            <w:tcW w:w="1201" w:type="pct"/>
            <w:shd w:val="clear" w:color="auto" w:fill="auto"/>
            <w:noWrap/>
            <w:vAlign w:val="bottom"/>
          </w:tcPr>
          <w:p w14:paraId="5C60442A" w14:textId="77777777" w:rsidR="00D83308" w:rsidRPr="00E2012A" w:rsidRDefault="00D83308" w:rsidP="000B39EA">
            <w:pPr>
              <w:spacing w:before="0" w:after="0"/>
              <w:jc w:val="center"/>
              <w:rPr>
                <w:rFonts w:cs="Arial"/>
                <w:color w:val="000000"/>
                <w:szCs w:val="22"/>
              </w:rPr>
            </w:pPr>
            <w:r w:rsidRPr="00E2012A">
              <w:rPr>
                <w:rFonts w:cs="Arial"/>
                <w:color w:val="000000"/>
                <w:szCs w:val="22"/>
              </w:rPr>
              <w:t>3.804</w:t>
            </w:r>
            <w:r>
              <w:rPr>
                <w:rFonts w:cs="Arial"/>
                <w:color w:val="000000"/>
                <w:szCs w:val="22"/>
              </w:rPr>
              <w:t>×10</w:t>
            </w:r>
            <w:r w:rsidRPr="00E2012A">
              <w:rPr>
                <w:rFonts w:cs="Arial"/>
                <w:color w:val="000000"/>
                <w:szCs w:val="22"/>
                <w:vertAlign w:val="superscript"/>
              </w:rPr>
              <w:t>-6</w:t>
            </w:r>
          </w:p>
        </w:tc>
        <w:tc>
          <w:tcPr>
            <w:tcW w:w="1612" w:type="pct"/>
            <w:shd w:val="clear" w:color="auto" w:fill="auto"/>
            <w:noWrap/>
            <w:vAlign w:val="bottom"/>
          </w:tcPr>
          <w:p w14:paraId="7423E588" w14:textId="77777777" w:rsidR="00D83308" w:rsidRPr="00E2012A" w:rsidRDefault="00D83308" w:rsidP="000B39EA">
            <w:pPr>
              <w:spacing w:before="0" w:after="0"/>
              <w:jc w:val="center"/>
              <w:rPr>
                <w:rFonts w:cs="Arial"/>
                <w:color w:val="000000"/>
                <w:szCs w:val="22"/>
              </w:rPr>
            </w:pPr>
            <w:r>
              <w:rPr>
                <w:rFonts w:cs="Arial" w:hint="eastAsia"/>
                <w:color w:val="000000"/>
                <w:szCs w:val="22"/>
                <w:lang w:eastAsia="zh-CN"/>
              </w:rPr>
              <w:t>3.394</w:t>
            </w:r>
            <w:r>
              <w:rPr>
                <w:rFonts w:cs="Arial"/>
                <w:color w:val="000000"/>
                <w:szCs w:val="22"/>
              </w:rPr>
              <w:t>×10</w:t>
            </w:r>
            <w:r w:rsidRPr="00E2012A">
              <w:rPr>
                <w:rFonts w:cs="Arial"/>
                <w:color w:val="000000"/>
                <w:szCs w:val="22"/>
                <w:vertAlign w:val="superscript"/>
              </w:rPr>
              <w:t>-6</w:t>
            </w:r>
          </w:p>
        </w:tc>
      </w:tr>
      <w:tr w:rsidR="00D83308" w:rsidRPr="00D910F5" w14:paraId="05B5F91D" w14:textId="77777777" w:rsidTr="00A94C76">
        <w:trPr>
          <w:trHeight w:val="345"/>
          <w:jc w:val="center"/>
        </w:trPr>
        <w:tc>
          <w:tcPr>
            <w:tcW w:w="1099" w:type="pct"/>
            <w:shd w:val="clear" w:color="auto" w:fill="auto"/>
            <w:noWrap/>
            <w:vAlign w:val="bottom"/>
          </w:tcPr>
          <w:p w14:paraId="7591205A"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CO</w:t>
            </w:r>
            <w:r w:rsidRPr="00E2012A">
              <w:rPr>
                <w:rFonts w:cs="Arial"/>
                <w:color w:val="000000"/>
                <w:szCs w:val="22"/>
                <w:vertAlign w:val="subscript"/>
              </w:rPr>
              <w:t>2</w:t>
            </w:r>
            <w:r w:rsidRPr="00E2012A">
              <w:rPr>
                <w:rFonts w:cs="Arial"/>
                <w:color w:val="000000"/>
                <w:szCs w:val="22"/>
              </w:rPr>
              <w:t>(aq)</w:t>
            </w:r>
          </w:p>
        </w:tc>
        <w:tc>
          <w:tcPr>
            <w:tcW w:w="1088" w:type="pct"/>
            <w:shd w:val="clear" w:color="auto" w:fill="auto"/>
            <w:noWrap/>
            <w:vAlign w:val="bottom"/>
          </w:tcPr>
          <w:p w14:paraId="5B9302BF" w14:textId="77777777" w:rsidR="00D83308" w:rsidRPr="00E2012A" w:rsidRDefault="00D83308" w:rsidP="000B39EA">
            <w:pPr>
              <w:spacing w:before="0" w:after="0"/>
              <w:jc w:val="center"/>
              <w:rPr>
                <w:rFonts w:cs="Arial"/>
                <w:color w:val="000000"/>
                <w:szCs w:val="22"/>
              </w:rPr>
            </w:pPr>
            <w:r w:rsidRPr="00E2012A">
              <w:rPr>
                <w:rFonts w:cs="Arial"/>
                <w:color w:val="000000"/>
                <w:szCs w:val="22"/>
              </w:rPr>
              <w:t>9.584</w:t>
            </w:r>
            <w:r>
              <w:rPr>
                <w:rFonts w:cs="Arial"/>
                <w:color w:val="000000"/>
                <w:szCs w:val="22"/>
              </w:rPr>
              <w:t>×10</w:t>
            </w:r>
            <w:r w:rsidRPr="00E2012A">
              <w:rPr>
                <w:rFonts w:cs="Arial"/>
                <w:color w:val="000000"/>
                <w:szCs w:val="22"/>
                <w:vertAlign w:val="superscript"/>
              </w:rPr>
              <w:t>-7</w:t>
            </w:r>
          </w:p>
        </w:tc>
        <w:tc>
          <w:tcPr>
            <w:tcW w:w="1201" w:type="pct"/>
            <w:shd w:val="clear" w:color="auto" w:fill="auto"/>
            <w:noWrap/>
            <w:vAlign w:val="bottom"/>
          </w:tcPr>
          <w:p w14:paraId="31DD4283" w14:textId="77777777" w:rsidR="00D83308" w:rsidRPr="00E2012A" w:rsidRDefault="00D83308" w:rsidP="000B39EA">
            <w:pPr>
              <w:spacing w:before="0" w:after="0"/>
              <w:jc w:val="center"/>
              <w:rPr>
                <w:rFonts w:cs="Arial"/>
                <w:color w:val="000000"/>
                <w:szCs w:val="22"/>
              </w:rPr>
            </w:pPr>
            <w:r w:rsidRPr="00E2012A">
              <w:rPr>
                <w:rFonts w:cs="Arial"/>
                <w:color w:val="000000"/>
                <w:szCs w:val="22"/>
              </w:rPr>
              <w:t>1.195</w:t>
            </w:r>
            <w:r>
              <w:rPr>
                <w:rFonts w:cs="Arial"/>
                <w:color w:val="000000"/>
                <w:szCs w:val="22"/>
              </w:rPr>
              <w:t>×10</w:t>
            </w:r>
            <w:r w:rsidRPr="00E2012A">
              <w:rPr>
                <w:rFonts w:cs="Arial"/>
                <w:color w:val="000000"/>
                <w:szCs w:val="22"/>
                <w:vertAlign w:val="superscript"/>
              </w:rPr>
              <w:t>-6</w:t>
            </w:r>
          </w:p>
        </w:tc>
        <w:tc>
          <w:tcPr>
            <w:tcW w:w="1612" w:type="pct"/>
            <w:shd w:val="clear" w:color="auto" w:fill="auto"/>
            <w:noWrap/>
            <w:vAlign w:val="bottom"/>
          </w:tcPr>
          <w:p w14:paraId="104D6F5D" w14:textId="77777777" w:rsidR="00D83308" w:rsidRPr="00E2012A" w:rsidRDefault="00D83308" w:rsidP="000B39EA">
            <w:pPr>
              <w:spacing w:before="0" w:after="0"/>
              <w:jc w:val="center"/>
              <w:rPr>
                <w:rFonts w:cs="Arial"/>
                <w:color w:val="000000"/>
                <w:szCs w:val="22"/>
              </w:rPr>
            </w:pPr>
            <w:r w:rsidRPr="00E2012A">
              <w:rPr>
                <w:rFonts w:cs="Arial"/>
                <w:color w:val="000000"/>
                <w:szCs w:val="22"/>
              </w:rPr>
              <w:t>1.</w:t>
            </w:r>
            <w:r>
              <w:rPr>
                <w:rFonts w:cs="Arial" w:hint="eastAsia"/>
                <w:color w:val="000000"/>
                <w:szCs w:val="22"/>
                <w:lang w:eastAsia="zh-CN"/>
              </w:rPr>
              <w:t>212</w:t>
            </w:r>
            <w:r>
              <w:rPr>
                <w:rFonts w:cs="Arial"/>
                <w:color w:val="000000"/>
                <w:szCs w:val="22"/>
              </w:rPr>
              <w:t>×10</w:t>
            </w:r>
            <w:r w:rsidRPr="00E2012A">
              <w:rPr>
                <w:rFonts w:cs="Arial"/>
                <w:color w:val="000000"/>
                <w:szCs w:val="22"/>
                <w:vertAlign w:val="superscript"/>
              </w:rPr>
              <w:t>-6</w:t>
            </w:r>
          </w:p>
        </w:tc>
      </w:tr>
      <w:tr w:rsidR="00D83308" w:rsidRPr="00D910F5" w14:paraId="6B621379" w14:textId="77777777" w:rsidTr="00A94C76">
        <w:trPr>
          <w:trHeight w:val="360"/>
          <w:jc w:val="center"/>
        </w:trPr>
        <w:tc>
          <w:tcPr>
            <w:tcW w:w="1099" w:type="pct"/>
            <w:shd w:val="clear" w:color="auto" w:fill="auto"/>
            <w:noWrap/>
            <w:vAlign w:val="bottom"/>
          </w:tcPr>
          <w:p w14:paraId="31227519"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HSO</w:t>
            </w:r>
            <w:r w:rsidRPr="00E2012A">
              <w:rPr>
                <w:rFonts w:cs="Arial"/>
                <w:color w:val="000000"/>
                <w:szCs w:val="22"/>
                <w:vertAlign w:val="subscript"/>
              </w:rPr>
              <w:t>4</w:t>
            </w:r>
            <w:r w:rsidRPr="00E2012A">
              <w:rPr>
                <w:rFonts w:cs="Arial"/>
                <w:color w:val="000000"/>
                <w:szCs w:val="22"/>
                <w:vertAlign w:val="superscript"/>
              </w:rPr>
              <w:t>-</w:t>
            </w:r>
          </w:p>
        </w:tc>
        <w:tc>
          <w:tcPr>
            <w:tcW w:w="1088" w:type="pct"/>
            <w:shd w:val="clear" w:color="auto" w:fill="auto"/>
            <w:noWrap/>
            <w:vAlign w:val="bottom"/>
          </w:tcPr>
          <w:p w14:paraId="11F31654" w14:textId="77777777" w:rsidR="00D83308" w:rsidRPr="00E2012A" w:rsidRDefault="00D83308" w:rsidP="000B39EA">
            <w:pPr>
              <w:spacing w:before="0" w:after="0"/>
              <w:jc w:val="center"/>
              <w:rPr>
                <w:rFonts w:cs="Arial"/>
                <w:color w:val="000000"/>
                <w:szCs w:val="22"/>
              </w:rPr>
            </w:pPr>
            <w:r w:rsidRPr="00E2012A">
              <w:rPr>
                <w:rFonts w:cs="Arial"/>
                <w:color w:val="000000"/>
                <w:szCs w:val="22"/>
              </w:rPr>
              <w:t>2.048</w:t>
            </w:r>
            <w:r>
              <w:rPr>
                <w:rFonts w:cs="Arial"/>
                <w:color w:val="000000"/>
                <w:szCs w:val="22"/>
              </w:rPr>
              <w:t>×10</w:t>
            </w:r>
            <w:r w:rsidRPr="00E2012A">
              <w:rPr>
                <w:rFonts w:cs="Arial"/>
                <w:color w:val="000000"/>
                <w:szCs w:val="22"/>
                <w:vertAlign w:val="superscript"/>
              </w:rPr>
              <w:t>-10</w:t>
            </w:r>
          </w:p>
        </w:tc>
        <w:tc>
          <w:tcPr>
            <w:tcW w:w="1201" w:type="pct"/>
            <w:shd w:val="clear" w:color="auto" w:fill="auto"/>
            <w:noWrap/>
            <w:vAlign w:val="bottom"/>
          </w:tcPr>
          <w:p w14:paraId="35AC4A9D" w14:textId="77777777" w:rsidR="00D83308" w:rsidRPr="00E2012A" w:rsidRDefault="00D83308" w:rsidP="000B39EA">
            <w:pPr>
              <w:spacing w:before="0" w:after="0"/>
              <w:jc w:val="center"/>
              <w:rPr>
                <w:rFonts w:cs="Arial"/>
                <w:color w:val="000000"/>
                <w:szCs w:val="22"/>
              </w:rPr>
            </w:pPr>
            <w:r w:rsidRPr="00E2012A">
              <w:rPr>
                <w:rFonts w:cs="Arial"/>
                <w:color w:val="000000"/>
                <w:szCs w:val="22"/>
              </w:rPr>
              <w:t>2.607</w:t>
            </w:r>
            <w:r>
              <w:rPr>
                <w:rFonts w:cs="Arial"/>
                <w:color w:val="000000"/>
                <w:szCs w:val="22"/>
              </w:rPr>
              <w:t>×10</w:t>
            </w:r>
            <w:r w:rsidRPr="00E2012A">
              <w:rPr>
                <w:rFonts w:cs="Arial"/>
                <w:color w:val="000000"/>
                <w:szCs w:val="22"/>
                <w:vertAlign w:val="superscript"/>
              </w:rPr>
              <w:t>-10</w:t>
            </w:r>
          </w:p>
        </w:tc>
        <w:tc>
          <w:tcPr>
            <w:tcW w:w="1612" w:type="pct"/>
            <w:shd w:val="clear" w:color="auto" w:fill="auto"/>
            <w:noWrap/>
            <w:vAlign w:val="bottom"/>
          </w:tcPr>
          <w:p w14:paraId="2DB7486C" w14:textId="77777777" w:rsidR="00D83308" w:rsidRPr="00E2012A" w:rsidRDefault="00D83308" w:rsidP="000B39EA">
            <w:pPr>
              <w:spacing w:before="0" w:after="0"/>
              <w:jc w:val="center"/>
              <w:rPr>
                <w:rFonts w:cs="Arial"/>
                <w:color w:val="000000"/>
                <w:szCs w:val="22"/>
              </w:rPr>
            </w:pPr>
            <w:r w:rsidRPr="00E2012A">
              <w:rPr>
                <w:rFonts w:cs="Arial"/>
                <w:color w:val="000000"/>
                <w:szCs w:val="22"/>
              </w:rPr>
              <w:t>2.79</w:t>
            </w:r>
            <w:r>
              <w:rPr>
                <w:rFonts w:cs="Arial" w:hint="eastAsia"/>
                <w:color w:val="000000"/>
                <w:szCs w:val="22"/>
                <w:lang w:eastAsia="zh-CN"/>
              </w:rPr>
              <w:t>4</w:t>
            </w:r>
            <w:r>
              <w:rPr>
                <w:rFonts w:cs="Arial"/>
                <w:color w:val="000000"/>
                <w:szCs w:val="22"/>
              </w:rPr>
              <w:t>×10</w:t>
            </w:r>
            <w:r w:rsidRPr="00E2012A">
              <w:rPr>
                <w:rFonts w:cs="Arial"/>
                <w:color w:val="000000"/>
                <w:szCs w:val="22"/>
                <w:vertAlign w:val="superscript"/>
              </w:rPr>
              <w:t>-10</w:t>
            </w:r>
          </w:p>
        </w:tc>
      </w:tr>
      <w:tr w:rsidR="00D83308" w:rsidRPr="00D910F5" w14:paraId="5EC02B7E" w14:textId="77777777" w:rsidTr="00A94C76">
        <w:trPr>
          <w:trHeight w:val="375"/>
          <w:jc w:val="center"/>
        </w:trPr>
        <w:tc>
          <w:tcPr>
            <w:tcW w:w="1099" w:type="pct"/>
            <w:tcBorders>
              <w:bottom w:val="single" w:sz="4" w:space="0" w:color="auto"/>
            </w:tcBorders>
            <w:shd w:val="clear" w:color="auto" w:fill="auto"/>
            <w:noWrap/>
            <w:vAlign w:val="bottom"/>
          </w:tcPr>
          <w:p w14:paraId="2C920AA9" w14:textId="77777777" w:rsidR="00D83308" w:rsidRPr="00E2012A" w:rsidRDefault="00D83308" w:rsidP="000B39EA">
            <w:pPr>
              <w:spacing w:before="0" w:after="0"/>
              <w:ind w:firstLine="426"/>
              <w:jc w:val="left"/>
              <w:rPr>
                <w:rFonts w:cs="Arial"/>
                <w:color w:val="000000"/>
                <w:szCs w:val="22"/>
              </w:rPr>
            </w:pPr>
            <w:r w:rsidRPr="00E2012A">
              <w:rPr>
                <w:rFonts w:cs="Arial"/>
                <w:color w:val="000000"/>
                <w:szCs w:val="22"/>
              </w:rPr>
              <w:t>CaCl</w:t>
            </w:r>
            <w:r w:rsidRPr="00E2012A">
              <w:rPr>
                <w:rFonts w:cs="Arial"/>
                <w:color w:val="000000"/>
                <w:szCs w:val="22"/>
                <w:vertAlign w:val="subscript"/>
              </w:rPr>
              <w:t>2(aq)</w:t>
            </w:r>
          </w:p>
        </w:tc>
        <w:tc>
          <w:tcPr>
            <w:tcW w:w="1088" w:type="pct"/>
            <w:tcBorders>
              <w:bottom w:val="single" w:sz="4" w:space="0" w:color="auto"/>
            </w:tcBorders>
            <w:shd w:val="clear" w:color="auto" w:fill="auto"/>
            <w:noWrap/>
            <w:vAlign w:val="bottom"/>
          </w:tcPr>
          <w:p w14:paraId="79AFB90D" w14:textId="77777777" w:rsidR="00D83308" w:rsidRPr="00E2012A" w:rsidRDefault="00D83308" w:rsidP="000B39EA">
            <w:pPr>
              <w:spacing w:before="0" w:after="0"/>
              <w:jc w:val="center"/>
              <w:rPr>
                <w:rFonts w:cs="Arial"/>
                <w:color w:val="000000"/>
                <w:szCs w:val="22"/>
              </w:rPr>
            </w:pPr>
            <w:r w:rsidRPr="00E2012A">
              <w:rPr>
                <w:rFonts w:cs="Arial"/>
                <w:color w:val="000000"/>
                <w:szCs w:val="22"/>
              </w:rPr>
              <w:t>1.142</w:t>
            </w:r>
            <w:r>
              <w:rPr>
                <w:rFonts w:cs="Arial"/>
                <w:color w:val="000000"/>
                <w:szCs w:val="22"/>
              </w:rPr>
              <w:t>×10</w:t>
            </w:r>
            <w:r w:rsidRPr="00E2012A">
              <w:rPr>
                <w:rFonts w:cs="Arial"/>
                <w:color w:val="000000"/>
                <w:szCs w:val="22"/>
                <w:vertAlign w:val="superscript"/>
              </w:rPr>
              <w:t>-15</w:t>
            </w:r>
          </w:p>
        </w:tc>
        <w:tc>
          <w:tcPr>
            <w:tcW w:w="1201" w:type="pct"/>
            <w:tcBorders>
              <w:bottom w:val="single" w:sz="4" w:space="0" w:color="auto"/>
            </w:tcBorders>
            <w:shd w:val="clear" w:color="auto" w:fill="auto"/>
            <w:noWrap/>
            <w:vAlign w:val="bottom"/>
          </w:tcPr>
          <w:p w14:paraId="655B28BF" w14:textId="77777777" w:rsidR="00D83308" w:rsidRPr="00E2012A" w:rsidRDefault="00D83308" w:rsidP="000B39EA">
            <w:pPr>
              <w:spacing w:before="0" w:after="0"/>
              <w:jc w:val="center"/>
              <w:rPr>
                <w:rFonts w:cs="Arial"/>
                <w:color w:val="000000"/>
                <w:szCs w:val="22"/>
              </w:rPr>
            </w:pPr>
            <w:r w:rsidRPr="00E2012A">
              <w:rPr>
                <w:rFonts w:cs="Arial"/>
                <w:color w:val="000000"/>
                <w:szCs w:val="22"/>
              </w:rPr>
              <w:t>1.195</w:t>
            </w:r>
            <w:r>
              <w:rPr>
                <w:rFonts w:cs="Arial"/>
                <w:color w:val="000000"/>
                <w:szCs w:val="22"/>
              </w:rPr>
              <w:t>×10</w:t>
            </w:r>
            <w:r w:rsidRPr="00E2012A">
              <w:rPr>
                <w:rFonts w:cs="Arial"/>
                <w:color w:val="000000"/>
                <w:szCs w:val="22"/>
                <w:vertAlign w:val="superscript"/>
              </w:rPr>
              <w:t>-15</w:t>
            </w:r>
          </w:p>
        </w:tc>
        <w:tc>
          <w:tcPr>
            <w:tcW w:w="1612" w:type="pct"/>
            <w:tcBorders>
              <w:bottom w:val="single" w:sz="4" w:space="0" w:color="auto"/>
            </w:tcBorders>
            <w:shd w:val="clear" w:color="auto" w:fill="auto"/>
            <w:noWrap/>
            <w:vAlign w:val="bottom"/>
          </w:tcPr>
          <w:p w14:paraId="75371F7E" w14:textId="77777777" w:rsidR="00D83308" w:rsidRPr="00E2012A" w:rsidRDefault="00D83308" w:rsidP="000B39EA">
            <w:pPr>
              <w:spacing w:before="0" w:after="0"/>
              <w:jc w:val="center"/>
              <w:rPr>
                <w:rFonts w:cs="Arial"/>
                <w:color w:val="000000"/>
                <w:szCs w:val="22"/>
              </w:rPr>
            </w:pPr>
            <w:r w:rsidRPr="00E2012A">
              <w:rPr>
                <w:rFonts w:cs="Arial"/>
                <w:color w:val="000000"/>
                <w:szCs w:val="22"/>
              </w:rPr>
              <w:t>1.07</w:t>
            </w:r>
            <w:r>
              <w:rPr>
                <w:rFonts w:cs="Arial" w:hint="eastAsia"/>
                <w:color w:val="000000"/>
                <w:szCs w:val="22"/>
                <w:lang w:eastAsia="zh-CN"/>
              </w:rPr>
              <w:t>2</w:t>
            </w:r>
            <w:r>
              <w:rPr>
                <w:rFonts w:cs="Arial"/>
                <w:color w:val="000000"/>
                <w:szCs w:val="22"/>
              </w:rPr>
              <w:t>×10</w:t>
            </w:r>
            <w:r w:rsidRPr="00E2012A">
              <w:rPr>
                <w:rFonts w:cs="Arial"/>
                <w:color w:val="000000"/>
                <w:szCs w:val="22"/>
                <w:vertAlign w:val="superscript"/>
              </w:rPr>
              <w:t>-15</w:t>
            </w:r>
          </w:p>
        </w:tc>
      </w:tr>
    </w:tbl>
    <w:p w14:paraId="0D517165" w14:textId="77777777" w:rsidR="00D83308" w:rsidRDefault="00D83308" w:rsidP="003A61A7">
      <w:pPr>
        <w:pStyle w:val="Simpleline"/>
        <w:rPr>
          <w:noProof/>
          <w:lang w:eastAsia="en-CA"/>
        </w:rPr>
      </w:pPr>
    </w:p>
    <w:p w14:paraId="0877E365" w14:textId="77777777" w:rsidR="00840202" w:rsidRDefault="00840202">
      <w:pPr>
        <w:widowControl/>
        <w:spacing w:before="0" w:after="0"/>
        <w:jc w:val="left"/>
      </w:pPr>
      <w:bookmarkStart w:id="82" w:name="_Ref363657274"/>
      <w:r>
        <w:br w:type="page"/>
      </w:r>
    </w:p>
    <w:p w14:paraId="7A5B59E7" w14:textId="2DA49176" w:rsidR="00D83308" w:rsidRDefault="00D83308" w:rsidP="00D83308">
      <w:pPr>
        <w:pStyle w:val="Caption"/>
        <w:keepNext/>
        <w:rPr>
          <w:lang w:eastAsia="zh-CN"/>
        </w:rPr>
      </w:pPr>
      <w:bookmarkStart w:id="83" w:name="_Ref383351884"/>
      <w:bookmarkStart w:id="84" w:name="_Toc520374887"/>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11</w:t>
      </w:r>
      <w:r w:rsidR="00FE1AD3">
        <w:fldChar w:fldCharType="end"/>
      </w:r>
      <w:bookmarkEnd w:id="82"/>
      <w:bookmarkEnd w:id="83"/>
      <w:r w:rsidR="003B5581">
        <w:t xml:space="preserve">: </w:t>
      </w:r>
      <w:bookmarkStart w:id="85" w:name="_Ref303197178"/>
      <w:r>
        <w:rPr>
          <w:rFonts w:cs="Arial"/>
          <w:szCs w:val="22"/>
        </w:rPr>
        <w:t>Speciation of Dead Sea Water – Mineral Saturation Indices</w:t>
      </w:r>
      <w:bookmarkEnd w:id="85"/>
      <w:r>
        <w:rPr>
          <w:rFonts w:cs="Arial" w:hint="eastAsia"/>
          <w:szCs w:val="22"/>
          <w:lang w:eastAsia="zh-CN"/>
        </w:rPr>
        <w:t xml:space="preserve"> </w:t>
      </w:r>
      <w:r w:rsidR="008236DA">
        <w:rPr>
          <w:rFonts w:cs="Arial" w:hint="eastAsia"/>
          <w:szCs w:val="22"/>
          <w:lang w:eastAsia="zh-CN"/>
        </w:rPr>
        <w:t>(Bea et al., 2011)</w:t>
      </w:r>
      <w:bookmarkEnd w:id="84"/>
    </w:p>
    <w:tbl>
      <w:tblPr>
        <w:tblW w:w="5000" w:type="pct"/>
        <w:jc w:val="center"/>
        <w:tblLook w:val="04A0" w:firstRow="1" w:lastRow="0" w:firstColumn="1" w:lastColumn="0" w:noHBand="0" w:noVBand="1"/>
      </w:tblPr>
      <w:tblGrid>
        <w:gridCol w:w="2761"/>
        <w:gridCol w:w="1080"/>
        <w:gridCol w:w="2119"/>
        <w:gridCol w:w="2680"/>
      </w:tblGrid>
      <w:tr w:rsidR="00D83308" w:rsidRPr="0051317F" w14:paraId="5D5D97E9" w14:textId="77777777" w:rsidTr="00A94C76">
        <w:trPr>
          <w:trHeight w:val="360"/>
          <w:jc w:val="center"/>
        </w:trPr>
        <w:tc>
          <w:tcPr>
            <w:tcW w:w="1598" w:type="pct"/>
            <w:vMerge w:val="restart"/>
            <w:tcBorders>
              <w:top w:val="single" w:sz="4" w:space="0" w:color="auto"/>
            </w:tcBorders>
            <w:shd w:val="clear" w:color="auto" w:fill="D9D9D9" w:themeFill="background1" w:themeFillShade="D9"/>
            <w:noWrap/>
            <w:vAlign w:val="center"/>
          </w:tcPr>
          <w:p w14:paraId="1D94E64F"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Mineral</w:t>
            </w:r>
            <w:r>
              <w:rPr>
                <w:rFonts w:cs="Arial"/>
                <w:b/>
                <w:bCs/>
                <w:color w:val="000000"/>
                <w:szCs w:val="22"/>
              </w:rPr>
              <w:t>s</w:t>
            </w:r>
            <w:r w:rsidRPr="00E2012A">
              <w:rPr>
                <w:rFonts w:cs="Arial"/>
                <w:b/>
                <w:bCs/>
                <w:color w:val="000000"/>
                <w:szCs w:val="22"/>
              </w:rPr>
              <w:t xml:space="preserve"> </w:t>
            </w:r>
          </w:p>
        </w:tc>
        <w:tc>
          <w:tcPr>
            <w:tcW w:w="3402" w:type="pct"/>
            <w:gridSpan w:val="3"/>
            <w:tcBorders>
              <w:top w:val="single" w:sz="4" w:space="0" w:color="auto"/>
            </w:tcBorders>
            <w:shd w:val="clear" w:color="auto" w:fill="D9D9D9" w:themeFill="background1" w:themeFillShade="D9"/>
            <w:noWrap/>
            <w:vAlign w:val="center"/>
          </w:tcPr>
          <w:p w14:paraId="7454340C" w14:textId="77777777" w:rsidR="00D83308" w:rsidRPr="00E2012A" w:rsidRDefault="00D83308" w:rsidP="000B39EA">
            <w:pPr>
              <w:spacing w:before="0" w:after="0"/>
              <w:jc w:val="center"/>
              <w:rPr>
                <w:rFonts w:cs="Arial"/>
                <w:b/>
                <w:color w:val="000000"/>
                <w:szCs w:val="22"/>
              </w:rPr>
            </w:pPr>
            <w:r>
              <w:rPr>
                <w:rFonts w:cs="Arial"/>
                <w:b/>
                <w:bCs/>
                <w:color w:val="000000"/>
                <w:szCs w:val="22"/>
              </w:rPr>
              <w:t>S</w:t>
            </w:r>
            <w:r w:rsidRPr="00E2012A">
              <w:rPr>
                <w:rFonts w:cs="Arial"/>
                <w:b/>
                <w:bCs/>
                <w:color w:val="000000"/>
                <w:szCs w:val="22"/>
              </w:rPr>
              <w:t>aturation Indices</w:t>
            </w:r>
          </w:p>
        </w:tc>
      </w:tr>
      <w:tr w:rsidR="00D83308" w:rsidRPr="0051317F" w14:paraId="2E77DCD6" w14:textId="77777777" w:rsidTr="00A94C76">
        <w:trPr>
          <w:trHeight w:val="360"/>
          <w:jc w:val="center"/>
        </w:trPr>
        <w:tc>
          <w:tcPr>
            <w:tcW w:w="1598" w:type="pct"/>
            <w:vMerge/>
            <w:tcBorders>
              <w:bottom w:val="single" w:sz="4" w:space="0" w:color="auto"/>
            </w:tcBorders>
            <w:shd w:val="clear" w:color="auto" w:fill="D9D9D9" w:themeFill="background1" w:themeFillShade="D9"/>
            <w:noWrap/>
            <w:vAlign w:val="center"/>
          </w:tcPr>
          <w:p w14:paraId="6A99A0AE" w14:textId="77777777" w:rsidR="00D83308" w:rsidRPr="00E2012A" w:rsidRDefault="00D83308" w:rsidP="000B39EA">
            <w:pPr>
              <w:spacing w:before="0" w:after="0"/>
              <w:jc w:val="center"/>
              <w:rPr>
                <w:rFonts w:cs="Arial"/>
                <w:b/>
                <w:bCs/>
                <w:color w:val="000000"/>
                <w:szCs w:val="22"/>
              </w:rPr>
            </w:pPr>
          </w:p>
        </w:tc>
        <w:tc>
          <w:tcPr>
            <w:tcW w:w="625" w:type="pct"/>
            <w:tcBorders>
              <w:bottom w:val="single" w:sz="4" w:space="0" w:color="auto"/>
            </w:tcBorders>
            <w:shd w:val="clear" w:color="auto" w:fill="D9D9D9" w:themeFill="background1" w:themeFillShade="D9"/>
            <w:noWrap/>
            <w:vAlign w:val="center"/>
          </w:tcPr>
          <w:p w14:paraId="22B627A7"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EQ3</w:t>
            </w:r>
          </w:p>
        </w:tc>
        <w:tc>
          <w:tcPr>
            <w:tcW w:w="1226" w:type="pct"/>
            <w:tcBorders>
              <w:bottom w:val="single" w:sz="4" w:space="0" w:color="auto"/>
            </w:tcBorders>
            <w:shd w:val="clear" w:color="auto" w:fill="D9D9D9" w:themeFill="background1" w:themeFillShade="D9"/>
            <w:noWrap/>
            <w:vAlign w:val="center"/>
          </w:tcPr>
          <w:p w14:paraId="411BEF7C" w14:textId="77777777" w:rsidR="00D83308" w:rsidRPr="00E2012A" w:rsidRDefault="00D83308" w:rsidP="000B39EA">
            <w:pPr>
              <w:spacing w:before="0" w:after="0"/>
              <w:jc w:val="center"/>
              <w:rPr>
                <w:rFonts w:cs="Arial"/>
                <w:b/>
                <w:bCs/>
                <w:color w:val="000000"/>
                <w:szCs w:val="22"/>
              </w:rPr>
            </w:pPr>
            <w:r w:rsidRPr="00E2012A">
              <w:rPr>
                <w:rFonts w:cs="Arial"/>
                <w:b/>
                <w:bCs/>
                <w:color w:val="000000"/>
                <w:szCs w:val="22"/>
              </w:rPr>
              <w:t>PHREEQC</w:t>
            </w:r>
          </w:p>
        </w:tc>
        <w:tc>
          <w:tcPr>
            <w:tcW w:w="1551" w:type="pct"/>
            <w:tcBorders>
              <w:bottom w:val="single" w:sz="4" w:space="0" w:color="auto"/>
            </w:tcBorders>
            <w:shd w:val="clear" w:color="auto" w:fill="D9D9D9" w:themeFill="background1" w:themeFillShade="D9"/>
            <w:noWrap/>
            <w:vAlign w:val="center"/>
          </w:tcPr>
          <w:p w14:paraId="67BF3C44" w14:textId="77777777" w:rsidR="00D83308" w:rsidRPr="00E2012A" w:rsidRDefault="0076771D" w:rsidP="000B39EA">
            <w:pPr>
              <w:spacing w:before="0" w:after="0"/>
              <w:jc w:val="center"/>
              <w:rPr>
                <w:rFonts w:cs="Arial"/>
                <w:b/>
                <w:bCs/>
                <w:color w:val="000000"/>
                <w:szCs w:val="22"/>
                <w:lang w:eastAsia="zh-CN"/>
              </w:rPr>
            </w:pPr>
            <w:r>
              <w:rPr>
                <w:rFonts w:cs="Arial"/>
                <w:b/>
                <w:color w:val="000000"/>
                <w:szCs w:val="22"/>
              </w:rPr>
              <w:t>MIN3P-THCm</w:t>
            </w:r>
          </w:p>
        </w:tc>
      </w:tr>
      <w:tr w:rsidR="00D83308" w:rsidRPr="00D910F5" w14:paraId="42E39BD4" w14:textId="77777777" w:rsidTr="00A94C76">
        <w:trPr>
          <w:trHeight w:val="360"/>
          <w:jc w:val="center"/>
        </w:trPr>
        <w:tc>
          <w:tcPr>
            <w:tcW w:w="1598" w:type="pct"/>
            <w:shd w:val="clear" w:color="auto" w:fill="auto"/>
            <w:noWrap/>
            <w:vAlign w:val="bottom"/>
          </w:tcPr>
          <w:p w14:paraId="475FD94E"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Anhydrite</w:t>
            </w:r>
          </w:p>
        </w:tc>
        <w:tc>
          <w:tcPr>
            <w:tcW w:w="625" w:type="pct"/>
            <w:shd w:val="clear" w:color="auto" w:fill="auto"/>
            <w:noWrap/>
            <w:vAlign w:val="bottom"/>
          </w:tcPr>
          <w:p w14:paraId="43205DD4" w14:textId="77777777" w:rsidR="00D83308" w:rsidRPr="00E2012A" w:rsidRDefault="00D83308" w:rsidP="000B39EA">
            <w:pPr>
              <w:spacing w:before="0" w:after="0"/>
              <w:jc w:val="center"/>
              <w:rPr>
                <w:rFonts w:cs="Arial"/>
                <w:color w:val="000000"/>
                <w:szCs w:val="22"/>
              </w:rPr>
            </w:pPr>
            <w:r w:rsidRPr="00E2012A">
              <w:rPr>
                <w:rFonts w:cs="Arial"/>
                <w:color w:val="000000"/>
                <w:szCs w:val="22"/>
              </w:rPr>
              <w:t>0.02</w:t>
            </w:r>
          </w:p>
        </w:tc>
        <w:tc>
          <w:tcPr>
            <w:tcW w:w="1226" w:type="pct"/>
            <w:shd w:val="clear" w:color="auto" w:fill="auto"/>
            <w:noWrap/>
            <w:vAlign w:val="bottom"/>
          </w:tcPr>
          <w:p w14:paraId="4BBC5559" w14:textId="77777777" w:rsidR="00D83308" w:rsidRPr="00E2012A" w:rsidRDefault="00D83308" w:rsidP="000B39EA">
            <w:pPr>
              <w:spacing w:before="0" w:after="0"/>
              <w:jc w:val="center"/>
              <w:rPr>
                <w:rFonts w:cs="Arial"/>
                <w:color w:val="000000"/>
                <w:szCs w:val="22"/>
              </w:rPr>
            </w:pPr>
            <w:r w:rsidRPr="00E2012A">
              <w:rPr>
                <w:rFonts w:cs="Arial"/>
                <w:color w:val="000000"/>
                <w:szCs w:val="22"/>
              </w:rPr>
              <w:t>0.02</w:t>
            </w:r>
          </w:p>
        </w:tc>
        <w:tc>
          <w:tcPr>
            <w:tcW w:w="1551" w:type="pct"/>
            <w:shd w:val="clear" w:color="auto" w:fill="auto"/>
            <w:noWrap/>
            <w:vAlign w:val="bottom"/>
          </w:tcPr>
          <w:p w14:paraId="13230E2D" w14:textId="77777777" w:rsidR="00D83308" w:rsidRPr="00E2012A" w:rsidRDefault="00D83308" w:rsidP="000B39EA">
            <w:pPr>
              <w:spacing w:before="0" w:after="0"/>
              <w:jc w:val="center"/>
              <w:rPr>
                <w:rFonts w:cs="Arial"/>
                <w:color w:val="000000"/>
                <w:szCs w:val="22"/>
              </w:rPr>
            </w:pPr>
            <w:r w:rsidRPr="00E2012A">
              <w:rPr>
                <w:rFonts w:cs="Arial"/>
                <w:color w:val="000000"/>
                <w:szCs w:val="22"/>
              </w:rPr>
              <w:t>0.01</w:t>
            </w:r>
          </w:p>
        </w:tc>
      </w:tr>
      <w:tr w:rsidR="00D83308" w:rsidRPr="00D910F5" w14:paraId="48D16F5D" w14:textId="77777777" w:rsidTr="00A94C76">
        <w:trPr>
          <w:trHeight w:val="375"/>
          <w:jc w:val="center"/>
        </w:trPr>
        <w:tc>
          <w:tcPr>
            <w:tcW w:w="1598" w:type="pct"/>
            <w:shd w:val="clear" w:color="auto" w:fill="auto"/>
            <w:noWrap/>
            <w:vAlign w:val="bottom"/>
          </w:tcPr>
          <w:p w14:paraId="30DDF8CC"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Antarcticite</w:t>
            </w:r>
          </w:p>
        </w:tc>
        <w:tc>
          <w:tcPr>
            <w:tcW w:w="625" w:type="pct"/>
            <w:shd w:val="clear" w:color="auto" w:fill="auto"/>
            <w:noWrap/>
            <w:vAlign w:val="bottom"/>
          </w:tcPr>
          <w:p w14:paraId="4E9E6959" w14:textId="77777777" w:rsidR="00D83308" w:rsidRPr="00E2012A" w:rsidRDefault="00D83308" w:rsidP="000B39EA">
            <w:pPr>
              <w:spacing w:before="0" w:after="0"/>
              <w:jc w:val="center"/>
              <w:rPr>
                <w:rFonts w:cs="Arial"/>
                <w:color w:val="000000"/>
                <w:szCs w:val="22"/>
              </w:rPr>
            </w:pPr>
            <w:r w:rsidRPr="00E2012A">
              <w:rPr>
                <w:rFonts w:cs="Arial"/>
                <w:color w:val="000000"/>
                <w:szCs w:val="22"/>
              </w:rPr>
              <w:t>-3.31</w:t>
            </w:r>
          </w:p>
        </w:tc>
        <w:tc>
          <w:tcPr>
            <w:tcW w:w="1226" w:type="pct"/>
            <w:shd w:val="clear" w:color="auto" w:fill="auto"/>
            <w:noWrap/>
            <w:vAlign w:val="bottom"/>
          </w:tcPr>
          <w:p w14:paraId="2E3C60DC" w14:textId="77777777" w:rsidR="00D83308" w:rsidRPr="00E2012A" w:rsidRDefault="00D83308" w:rsidP="000B39EA">
            <w:pPr>
              <w:spacing w:before="0" w:after="0"/>
              <w:jc w:val="center"/>
              <w:rPr>
                <w:rFonts w:cs="Arial"/>
                <w:color w:val="000000"/>
                <w:szCs w:val="22"/>
              </w:rPr>
            </w:pPr>
            <w:r w:rsidRPr="00E2012A">
              <w:rPr>
                <w:rFonts w:cs="Arial"/>
                <w:color w:val="000000"/>
                <w:szCs w:val="22"/>
              </w:rPr>
              <w:t>-3.29</w:t>
            </w:r>
          </w:p>
        </w:tc>
        <w:tc>
          <w:tcPr>
            <w:tcW w:w="1551" w:type="pct"/>
            <w:shd w:val="clear" w:color="auto" w:fill="auto"/>
            <w:noWrap/>
            <w:vAlign w:val="bottom"/>
          </w:tcPr>
          <w:p w14:paraId="5D5CB67B" w14:textId="77777777" w:rsidR="00D83308" w:rsidRPr="00E2012A" w:rsidRDefault="00D83308" w:rsidP="000B39EA">
            <w:pPr>
              <w:spacing w:before="0" w:after="0"/>
              <w:jc w:val="center"/>
              <w:rPr>
                <w:rFonts w:cs="Arial"/>
                <w:color w:val="000000"/>
                <w:szCs w:val="22"/>
              </w:rPr>
            </w:pPr>
            <w:r w:rsidRPr="00E2012A">
              <w:rPr>
                <w:rFonts w:cs="Arial"/>
                <w:color w:val="000000"/>
                <w:szCs w:val="22"/>
              </w:rPr>
              <w:t>-3.33</w:t>
            </w:r>
          </w:p>
        </w:tc>
      </w:tr>
      <w:tr w:rsidR="00D83308" w:rsidRPr="00D910F5" w14:paraId="22B91E05" w14:textId="77777777" w:rsidTr="00A94C76">
        <w:trPr>
          <w:trHeight w:val="360"/>
          <w:jc w:val="center"/>
        </w:trPr>
        <w:tc>
          <w:tcPr>
            <w:tcW w:w="1598" w:type="pct"/>
            <w:shd w:val="clear" w:color="auto" w:fill="auto"/>
            <w:noWrap/>
            <w:vAlign w:val="bottom"/>
          </w:tcPr>
          <w:p w14:paraId="25AA2518"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Aragonite</w:t>
            </w:r>
          </w:p>
        </w:tc>
        <w:tc>
          <w:tcPr>
            <w:tcW w:w="625" w:type="pct"/>
            <w:shd w:val="clear" w:color="auto" w:fill="auto"/>
            <w:noWrap/>
            <w:vAlign w:val="bottom"/>
          </w:tcPr>
          <w:p w14:paraId="0B5DC930" w14:textId="77777777" w:rsidR="00D83308" w:rsidRPr="00E2012A" w:rsidRDefault="00D83308" w:rsidP="000B39EA">
            <w:pPr>
              <w:spacing w:before="0" w:after="0"/>
              <w:jc w:val="center"/>
              <w:rPr>
                <w:rFonts w:cs="Arial"/>
                <w:color w:val="000000"/>
                <w:szCs w:val="22"/>
              </w:rPr>
            </w:pPr>
            <w:r w:rsidRPr="00E2012A">
              <w:rPr>
                <w:rFonts w:cs="Arial"/>
                <w:color w:val="000000"/>
                <w:szCs w:val="22"/>
              </w:rPr>
              <w:t>0.62</w:t>
            </w:r>
          </w:p>
        </w:tc>
        <w:tc>
          <w:tcPr>
            <w:tcW w:w="1226" w:type="pct"/>
            <w:shd w:val="clear" w:color="auto" w:fill="auto"/>
            <w:noWrap/>
            <w:vAlign w:val="bottom"/>
          </w:tcPr>
          <w:p w14:paraId="27FBE425" w14:textId="77777777" w:rsidR="00D83308" w:rsidRPr="00E2012A" w:rsidRDefault="00D83308" w:rsidP="000B39EA">
            <w:pPr>
              <w:spacing w:before="0" w:after="0"/>
              <w:jc w:val="center"/>
              <w:rPr>
                <w:rFonts w:cs="Arial"/>
                <w:color w:val="000000"/>
                <w:szCs w:val="22"/>
              </w:rPr>
            </w:pPr>
            <w:r w:rsidRPr="00E2012A">
              <w:rPr>
                <w:rFonts w:cs="Arial"/>
                <w:color w:val="000000"/>
                <w:szCs w:val="22"/>
              </w:rPr>
              <w:t>0.56</w:t>
            </w:r>
          </w:p>
        </w:tc>
        <w:tc>
          <w:tcPr>
            <w:tcW w:w="1551" w:type="pct"/>
            <w:shd w:val="clear" w:color="auto" w:fill="auto"/>
            <w:noWrap/>
            <w:vAlign w:val="bottom"/>
          </w:tcPr>
          <w:p w14:paraId="056C31A4"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0.</w:t>
            </w:r>
            <w:r>
              <w:rPr>
                <w:rFonts w:cs="Arial" w:hint="eastAsia"/>
                <w:color w:val="000000"/>
                <w:szCs w:val="22"/>
                <w:lang w:eastAsia="zh-CN"/>
              </w:rPr>
              <w:t>548</w:t>
            </w:r>
          </w:p>
        </w:tc>
      </w:tr>
      <w:tr w:rsidR="00D83308" w:rsidRPr="00D910F5" w14:paraId="3A129086" w14:textId="77777777" w:rsidTr="00A94C76">
        <w:trPr>
          <w:trHeight w:val="300"/>
          <w:jc w:val="center"/>
        </w:trPr>
        <w:tc>
          <w:tcPr>
            <w:tcW w:w="1598" w:type="pct"/>
            <w:shd w:val="clear" w:color="auto" w:fill="auto"/>
            <w:noWrap/>
            <w:vAlign w:val="bottom"/>
          </w:tcPr>
          <w:p w14:paraId="32C17D8F"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Arcanite</w:t>
            </w:r>
          </w:p>
        </w:tc>
        <w:tc>
          <w:tcPr>
            <w:tcW w:w="625" w:type="pct"/>
            <w:shd w:val="clear" w:color="auto" w:fill="auto"/>
            <w:noWrap/>
            <w:vAlign w:val="bottom"/>
          </w:tcPr>
          <w:p w14:paraId="43FAA553" w14:textId="77777777" w:rsidR="00D83308" w:rsidRPr="00E2012A" w:rsidRDefault="00D83308" w:rsidP="000B39EA">
            <w:pPr>
              <w:spacing w:before="0" w:after="0"/>
              <w:jc w:val="center"/>
              <w:rPr>
                <w:rFonts w:cs="Arial"/>
                <w:color w:val="000000"/>
                <w:szCs w:val="22"/>
              </w:rPr>
            </w:pPr>
            <w:r w:rsidRPr="00E2012A">
              <w:rPr>
                <w:rFonts w:cs="Arial"/>
                <w:color w:val="000000"/>
                <w:szCs w:val="22"/>
              </w:rPr>
              <w:t>-4.31</w:t>
            </w:r>
          </w:p>
        </w:tc>
        <w:tc>
          <w:tcPr>
            <w:tcW w:w="1226" w:type="pct"/>
            <w:shd w:val="clear" w:color="auto" w:fill="auto"/>
            <w:noWrap/>
            <w:vAlign w:val="bottom"/>
          </w:tcPr>
          <w:p w14:paraId="01A53AD8" w14:textId="77777777" w:rsidR="00D83308" w:rsidRPr="00E2012A" w:rsidRDefault="00D83308" w:rsidP="000B39EA">
            <w:pPr>
              <w:spacing w:before="0" w:after="0"/>
              <w:jc w:val="center"/>
              <w:rPr>
                <w:rFonts w:cs="Arial"/>
                <w:color w:val="000000"/>
                <w:szCs w:val="22"/>
              </w:rPr>
            </w:pPr>
            <w:r w:rsidRPr="00E2012A">
              <w:rPr>
                <w:rFonts w:cs="Arial"/>
                <w:color w:val="000000"/>
                <w:szCs w:val="22"/>
              </w:rPr>
              <w:t>-4.33</w:t>
            </w:r>
          </w:p>
        </w:tc>
        <w:tc>
          <w:tcPr>
            <w:tcW w:w="1551" w:type="pct"/>
            <w:shd w:val="clear" w:color="auto" w:fill="auto"/>
            <w:noWrap/>
            <w:vAlign w:val="bottom"/>
          </w:tcPr>
          <w:p w14:paraId="3ACF3434" w14:textId="77777777" w:rsidR="00D83308" w:rsidRPr="00E2012A" w:rsidRDefault="00D83308" w:rsidP="000B39EA">
            <w:pPr>
              <w:spacing w:before="0" w:after="0"/>
              <w:jc w:val="center"/>
              <w:rPr>
                <w:rFonts w:cs="Arial"/>
                <w:color w:val="000000"/>
                <w:szCs w:val="22"/>
              </w:rPr>
            </w:pPr>
            <w:r w:rsidRPr="00E2012A">
              <w:rPr>
                <w:rFonts w:cs="Arial"/>
                <w:color w:val="000000"/>
                <w:szCs w:val="22"/>
              </w:rPr>
              <w:t>-4.3</w:t>
            </w:r>
          </w:p>
        </w:tc>
      </w:tr>
      <w:tr w:rsidR="00D83308" w:rsidRPr="00D910F5" w14:paraId="634097A2" w14:textId="77777777" w:rsidTr="00A94C76">
        <w:trPr>
          <w:trHeight w:val="300"/>
          <w:jc w:val="center"/>
        </w:trPr>
        <w:tc>
          <w:tcPr>
            <w:tcW w:w="1598" w:type="pct"/>
            <w:shd w:val="clear" w:color="auto" w:fill="auto"/>
            <w:noWrap/>
            <w:vAlign w:val="bottom"/>
          </w:tcPr>
          <w:p w14:paraId="753F3D9E"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Bischofite</w:t>
            </w:r>
          </w:p>
        </w:tc>
        <w:tc>
          <w:tcPr>
            <w:tcW w:w="625" w:type="pct"/>
            <w:shd w:val="clear" w:color="auto" w:fill="auto"/>
            <w:noWrap/>
            <w:vAlign w:val="bottom"/>
          </w:tcPr>
          <w:p w14:paraId="162BC78B" w14:textId="77777777" w:rsidR="00D83308" w:rsidRPr="00E2012A" w:rsidRDefault="00D83308" w:rsidP="000B39EA">
            <w:pPr>
              <w:spacing w:before="0" w:after="0"/>
              <w:jc w:val="center"/>
              <w:rPr>
                <w:rFonts w:cs="Arial"/>
                <w:color w:val="000000"/>
                <w:szCs w:val="22"/>
              </w:rPr>
            </w:pPr>
            <w:r w:rsidRPr="00E2012A">
              <w:rPr>
                <w:rFonts w:cs="Arial"/>
                <w:color w:val="000000"/>
                <w:szCs w:val="22"/>
              </w:rPr>
              <w:t>-2.75</w:t>
            </w:r>
          </w:p>
        </w:tc>
        <w:tc>
          <w:tcPr>
            <w:tcW w:w="1226" w:type="pct"/>
            <w:shd w:val="clear" w:color="auto" w:fill="auto"/>
            <w:noWrap/>
            <w:vAlign w:val="bottom"/>
          </w:tcPr>
          <w:p w14:paraId="2892DDC3" w14:textId="77777777" w:rsidR="00D83308" w:rsidRPr="00E2012A" w:rsidRDefault="00D83308" w:rsidP="000B39EA">
            <w:pPr>
              <w:spacing w:before="0" w:after="0"/>
              <w:jc w:val="center"/>
              <w:rPr>
                <w:rFonts w:cs="Arial"/>
                <w:color w:val="000000"/>
                <w:szCs w:val="22"/>
              </w:rPr>
            </w:pPr>
            <w:r w:rsidRPr="00E2012A">
              <w:rPr>
                <w:rFonts w:cs="Arial"/>
                <w:color w:val="000000"/>
                <w:szCs w:val="22"/>
              </w:rPr>
              <w:t>-2.69</w:t>
            </w:r>
          </w:p>
        </w:tc>
        <w:tc>
          <w:tcPr>
            <w:tcW w:w="1551" w:type="pct"/>
            <w:shd w:val="clear" w:color="auto" w:fill="auto"/>
            <w:noWrap/>
            <w:vAlign w:val="bottom"/>
          </w:tcPr>
          <w:p w14:paraId="25525982" w14:textId="77777777" w:rsidR="00D83308" w:rsidRPr="00E2012A" w:rsidRDefault="00D83308" w:rsidP="000B39EA">
            <w:pPr>
              <w:spacing w:before="0" w:after="0"/>
              <w:jc w:val="center"/>
              <w:rPr>
                <w:rFonts w:cs="Arial"/>
                <w:color w:val="000000"/>
                <w:szCs w:val="22"/>
              </w:rPr>
            </w:pPr>
            <w:r w:rsidRPr="00E2012A">
              <w:rPr>
                <w:rFonts w:cs="Arial"/>
                <w:color w:val="000000"/>
                <w:szCs w:val="22"/>
              </w:rPr>
              <w:t>-2.75</w:t>
            </w:r>
          </w:p>
        </w:tc>
      </w:tr>
      <w:tr w:rsidR="00D83308" w:rsidRPr="00D910F5" w14:paraId="136797C3" w14:textId="77777777" w:rsidTr="00A94C76">
        <w:trPr>
          <w:trHeight w:val="300"/>
          <w:jc w:val="center"/>
        </w:trPr>
        <w:tc>
          <w:tcPr>
            <w:tcW w:w="1598" w:type="pct"/>
            <w:shd w:val="clear" w:color="auto" w:fill="auto"/>
            <w:noWrap/>
            <w:vAlign w:val="bottom"/>
          </w:tcPr>
          <w:p w14:paraId="4005FFA9"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Bloedite</w:t>
            </w:r>
          </w:p>
        </w:tc>
        <w:tc>
          <w:tcPr>
            <w:tcW w:w="625" w:type="pct"/>
            <w:shd w:val="clear" w:color="auto" w:fill="auto"/>
            <w:noWrap/>
            <w:vAlign w:val="bottom"/>
          </w:tcPr>
          <w:p w14:paraId="412DE01E" w14:textId="77777777" w:rsidR="00D83308" w:rsidRPr="00E2012A" w:rsidRDefault="00D83308" w:rsidP="000B39EA">
            <w:pPr>
              <w:spacing w:before="0" w:after="0"/>
              <w:jc w:val="center"/>
              <w:rPr>
                <w:rFonts w:cs="Arial"/>
                <w:color w:val="000000"/>
                <w:szCs w:val="22"/>
              </w:rPr>
            </w:pPr>
            <w:r w:rsidRPr="00E2012A">
              <w:rPr>
                <w:rFonts w:cs="Arial"/>
                <w:color w:val="000000"/>
                <w:szCs w:val="22"/>
              </w:rPr>
              <w:t>-5.00</w:t>
            </w:r>
          </w:p>
        </w:tc>
        <w:tc>
          <w:tcPr>
            <w:tcW w:w="1226" w:type="pct"/>
            <w:shd w:val="clear" w:color="auto" w:fill="auto"/>
            <w:noWrap/>
            <w:vAlign w:val="bottom"/>
          </w:tcPr>
          <w:p w14:paraId="17FBC40E" w14:textId="77777777" w:rsidR="00D83308" w:rsidRPr="00E2012A" w:rsidRDefault="00D83308" w:rsidP="000B39EA">
            <w:pPr>
              <w:spacing w:before="0" w:after="0"/>
              <w:jc w:val="center"/>
              <w:rPr>
                <w:rFonts w:cs="Arial"/>
                <w:color w:val="000000"/>
                <w:szCs w:val="22"/>
              </w:rPr>
            </w:pPr>
            <w:r w:rsidRPr="00E2012A">
              <w:rPr>
                <w:rFonts w:cs="Arial"/>
                <w:color w:val="000000"/>
                <w:szCs w:val="22"/>
              </w:rPr>
              <w:t>-5.02</w:t>
            </w:r>
          </w:p>
        </w:tc>
        <w:tc>
          <w:tcPr>
            <w:tcW w:w="1551" w:type="pct"/>
            <w:shd w:val="clear" w:color="auto" w:fill="auto"/>
            <w:noWrap/>
            <w:vAlign w:val="bottom"/>
          </w:tcPr>
          <w:p w14:paraId="309D08CE" w14:textId="77777777" w:rsidR="00D83308" w:rsidRPr="00E2012A" w:rsidRDefault="00D83308" w:rsidP="000B39EA">
            <w:pPr>
              <w:spacing w:before="0" w:after="0"/>
              <w:jc w:val="center"/>
              <w:rPr>
                <w:rFonts w:cs="Arial"/>
                <w:color w:val="000000"/>
                <w:szCs w:val="22"/>
              </w:rPr>
            </w:pPr>
            <w:r w:rsidRPr="00E2012A">
              <w:rPr>
                <w:rFonts w:cs="Arial"/>
                <w:color w:val="000000"/>
                <w:szCs w:val="22"/>
              </w:rPr>
              <w:t>-4.97</w:t>
            </w:r>
          </w:p>
        </w:tc>
      </w:tr>
      <w:tr w:rsidR="00D83308" w:rsidRPr="00D910F5" w14:paraId="6957A74C" w14:textId="77777777" w:rsidTr="00A94C76">
        <w:trPr>
          <w:trHeight w:val="300"/>
          <w:jc w:val="center"/>
        </w:trPr>
        <w:tc>
          <w:tcPr>
            <w:tcW w:w="1598" w:type="pct"/>
            <w:shd w:val="clear" w:color="auto" w:fill="auto"/>
            <w:noWrap/>
            <w:vAlign w:val="bottom"/>
          </w:tcPr>
          <w:p w14:paraId="0835CDEA"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Calcite</w:t>
            </w:r>
          </w:p>
        </w:tc>
        <w:tc>
          <w:tcPr>
            <w:tcW w:w="625" w:type="pct"/>
            <w:shd w:val="clear" w:color="auto" w:fill="auto"/>
            <w:noWrap/>
            <w:vAlign w:val="bottom"/>
          </w:tcPr>
          <w:p w14:paraId="132934B8" w14:textId="77777777" w:rsidR="00D83308" w:rsidRPr="00E2012A" w:rsidRDefault="00D83308" w:rsidP="000B39EA">
            <w:pPr>
              <w:spacing w:before="0" w:after="0"/>
              <w:jc w:val="center"/>
              <w:rPr>
                <w:rFonts w:cs="Arial"/>
                <w:color w:val="000000"/>
                <w:szCs w:val="22"/>
              </w:rPr>
            </w:pPr>
            <w:r w:rsidRPr="00E2012A">
              <w:rPr>
                <w:rFonts w:cs="Arial"/>
                <w:color w:val="000000"/>
                <w:szCs w:val="22"/>
              </w:rPr>
              <w:t>0.80</w:t>
            </w:r>
          </w:p>
        </w:tc>
        <w:tc>
          <w:tcPr>
            <w:tcW w:w="1226" w:type="pct"/>
            <w:shd w:val="clear" w:color="auto" w:fill="auto"/>
            <w:noWrap/>
            <w:vAlign w:val="bottom"/>
          </w:tcPr>
          <w:p w14:paraId="2ED83EDA" w14:textId="77777777" w:rsidR="00D83308" w:rsidRPr="00E2012A" w:rsidRDefault="00D83308" w:rsidP="000B39EA">
            <w:pPr>
              <w:spacing w:before="0" w:after="0"/>
              <w:jc w:val="center"/>
              <w:rPr>
                <w:rFonts w:cs="Arial"/>
                <w:color w:val="000000"/>
                <w:szCs w:val="22"/>
              </w:rPr>
            </w:pPr>
            <w:r w:rsidRPr="00E2012A">
              <w:rPr>
                <w:rFonts w:cs="Arial"/>
                <w:color w:val="000000"/>
                <w:szCs w:val="22"/>
              </w:rPr>
              <w:t>0.67</w:t>
            </w:r>
          </w:p>
        </w:tc>
        <w:tc>
          <w:tcPr>
            <w:tcW w:w="1551" w:type="pct"/>
            <w:shd w:val="clear" w:color="auto" w:fill="auto"/>
            <w:noWrap/>
            <w:vAlign w:val="bottom"/>
          </w:tcPr>
          <w:p w14:paraId="38EFFA07"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0.</w:t>
            </w:r>
            <w:r>
              <w:rPr>
                <w:rFonts w:cs="Arial" w:hint="eastAsia"/>
                <w:color w:val="000000"/>
                <w:szCs w:val="22"/>
                <w:lang w:eastAsia="zh-CN"/>
              </w:rPr>
              <w:t>70</w:t>
            </w:r>
          </w:p>
        </w:tc>
      </w:tr>
      <w:tr w:rsidR="00D83308" w:rsidRPr="00D910F5" w14:paraId="08820911" w14:textId="77777777" w:rsidTr="00A94C76">
        <w:trPr>
          <w:trHeight w:val="300"/>
          <w:jc w:val="center"/>
        </w:trPr>
        <w:tc>
          <w:tcPr>
            <w:tcW w:w="1598" w:type="pct"/>
            <w:shd w:val="clear" w:color="auto" w:fill="auto"/>
            <w:noWrap/>
            <w:vAlign w:val="bottom"/>
          </w:tcPr>
          <w:p w14:paraId="62B9F6C2"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Carnallite</w:t>
            </w:r>
          </w:p>
        </w:tc>
        <w:tc>
          <w:tcPr>
            <w:tcW w:w="625" w:type="pct"/>
            <w:shd w:val="clear" w:color="auto" w:fill="auto"/>
            <w:noWrap/>
            <w:vAlign w:val="bottom"/>
          </w:tcPr>
          <w:p w14:paraId="133C5CC0" w14:textId="77777777" w:rsidR="00D83308" w:rsidRPr="00E2012A" w:rsidRDefault="00D83308" w:rsidP="000B39EA">
            <w:pPr>
              <w:spacing w:before="0" w:after="0"/>
              <w:jc w:val="center"/>
              <w:rPr>
                <w:rFonts w:cs="Arial"/>
                <w:color w:val="000000"/>
                <w:szCs w:val="22"/>
              </w:rPr>
            </w:pPr>
            <w:r w:rsidRPr="00E2012A">
              <w:rPr>
                <w:rFonts w:cs="Arial"/>
                <w:color w:val="000000"/>
                <w:szCs w:val="22"/>
              </w:rPr>
              <w:t>-2.76</w:t>
            </w:r>
          </w:p>
        </w:tc>
        <w:tc>
          <w:tcPr>
            <w:tcW w:w="1226" w:type="pct"/>
            <w:shd w:val="clear" w:color="auto" w:fill="auto"/>
            <w:noWrap/>
            <w:vAlign w:val="bottom"/>
          </w:tcPr>
          <w:p w14:paraId="0DBEF749" w14:textId="77777777" w:rsidR="00D83308" w:rsidRPr="00E2012A" w:rsidRDefault="00D83308" w:rsidP="000B39EA">
            <w:pPr>
              <w:spacing w:before="0" w:after="0"/>
              <w:jc w:val="center"/>
              <w:rPr>
                <w:rFonts w:cs="Arial"/>
                <w:color w:val="000000"/>
                <w:szCs w:val="22"/>
              </w:rPr>
            </w:pPr>
            <w:r w:rsidRPr="00E2012A">
              <w:rPr>
                <w:rFonts w:cs="Arial"/>
                <w:color w:val="000000"/>
                <w:szCs w:val="22"/>
              </w:rPr>
              <w:t>-2.69</w:t>
            </w:r>
          </w:p>
        </w:tc>
        <w:tc>
          <w:tcPr>
            <w:tcW w:w="1551" w:type="pct"/>
            <w:shd w:val="clear" w:color="auto" w:fill="auto"/>
            <w:noWrap/>
            <w:vAlign w:val="bottom"/>
          </w:tcPr>
          <w:p w14:paraId="72217492" w14:textId="77777777" w:rsidR="00D83308" w:rsidRPr="00E2012A" w:rsidRDefault="00D83308" w:rsidP="000B39EA">
            <w:pPr>
              <w:spacing w:before="0" w:after="0"/>
              <w:jc w:val="center"/>
              <w:rPr>
                <w:rFonts w:cs="Arial"/>
                <w:color w:val="000000"/>
                <w:szCs w:val="22"/>
              </w:rPr>
            </w:pPr>
            <w:r w:rsidRPr="00E2012A">
              <w:rPr>
                <w:rFonts w:cs="Arial"/>
                <w:color w:val="000000"/>
                <w:szCs w:val="22"/>
              </w:rPr>
              <w:t>-2.76</w:t>
            </w:r>
          </w:p>
        </w:tc>
      </w:tr>
      <w:tr w:rsidR="00D83308" w:rsidRPr="00D910F5" w14:paraId="5DE62E26" w14:textId="77777777" w:rsidTr="00A94C76">
        <w:trPr>
          <w:trHeight w:val="300"/>
          <w:jc w:val="center"/>
        </w:trPr>
        <w:tc>
          <w:tcPr>
            <w:tcW w:w="1598" w:type="pct"/>
            <w:shd w:val="clear" w:color="auto" w:fill="auto"/>
            <w:noWrap/>
            <w:vAlign w:val="bottom"/>
          </w:tcPr>
          <w:p w14:paraId="7FA286BF"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Dolomite</w:t>
            </w:r>
          </w:p>
        </w:tc>
        <w:tc>
          <w:tcPr>
            <w:tcW w:w="625" w:type="pct"/>
            <w:shd w:val="clear" w:color="auto" w:fill="auto"/>
            <w:noWrap/>
            <w:vAlign w:val="bottom"/>
          </w:tcPr>
          <w:p w14:paraId="191848B9" w14:textId="77777777" w:rsidR="00D83308" w:rsidRPr="00E2012A" w:rsidRDefault="00D83308" w:rsidP="000B39EA">
            <w:pPr>
              <w:spacing w:before="0" w:after="0"/>
              <w:jc w:val="center"/>
              <w:rPr>
                <w:rFonts w:cs="Arial"/>
                <w:color w:val="000000"/>
                <w:szCs w:val="22"/>
              </w:rPr>
            </w:pPr>
            <w:r w:rsidRPr="00E2012A">
              <w:rPr>
                <w:rFonts w:cs="Arial"/>
                <w:color w:val="000000"/>
                <w:szCs w:val="22"/>
              </w:rPr>
              <w:t>3.55</w:t>
            </w:r>
          </w:p>
        </w:tc>
        <w:tc>
          <w:tcPr>
            <w:tcW w:w="1226" w:type="pct"/>
            <w:shd w:val="clear" w:color="auto" w:fill="auto"/>
            <w:noWrap/>
            <w:vAlign w:val="bottom"/>
          </w:tcPr>
          <w:p w14:paraId="53AA9415" w14:textId="77777777" w:rsidR="00D83308" w:rsidRPr="00E2012A" w:rsidRDefault="00D83308" w:rsidP="000B39EA">
            <w:pPr>
              <w:spacing w:before="0" w:after="0"/>
              <w:jc w:val="center"/>
              <w:rPr>
                <w:rFonts w:cs="Arial"/>
                <w:color w:val="000000"/>
                <w:szCs w:val="22"/>
              </w:rPr>
            </w:pPr>
            <w:r w:rsidRPr="00E2012A">
              <w:rPr>
                <w:rFonts w:cs="Arial"/>
                <w:color w:val="000000"/>
                <w:szCs w:val="22"/>
              </w:rPr>
              <w:t>3.41</w:t>
            </w:r>
          </w:p>
        </w:tc>
        <w:tc>
          <w:tcPr>
            <w:tcW w:w="1551" w:type="pct"/>
            <w:shd w:val="clear" w:color="auto" w:fill="auto"/>
            <w:noWrap/>
            <w:vAlign w:val="bottom"/>
          </w:tcPr>
          <w:p w14:paraId="51FFD048"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3.</w:t>
            </w:r>
            <w:r>
              <w:rPr>
                <w:rFonts w:cs="Arial" w:hint="eastAsia"/>
                <w:color w:val="000000"/>
                <w:szCs w:val="22"/>
                <w:lang w:eastAsia="zh-CN"/>
              </w:rPr>
              <w:t>37</w:t>
            </w:r>
          </w:p>
        </w:tc>
      </w:tr>
      <w:tr w:rsidR="00D83308" w:rsidRPr="00D910F5" w14:paraId="60D2F960" w14:textId="77777777" w:rsidTr="00A94C76">
        <w:trPr>
          <w:trHeight w:val="300"/>
          <w:jc w:val="center"/>
        </w:trPr>
        <w:tc>
          <w:tcPr>
            <w:tcW w:w="1598" w:type="pct"/>
            <w:shd w:val="clear" w:color="auto" w:fill="auto"/>
            <w:noWrap/>
            <w:vAlign w:val="bottom"/>
          </w:tcPr>
          <w:p w14:paraId="62855965"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Epsomite</w:t>
            </w:r>
          </w:p>
        </w:tc>
        <w:tc>
          <w:tcPr>
            <w:tcW w:w="625" w:type="pct"/>
            <w:shd w:val="clear" w:color="auto" w:fill="auto"/>
            <w:noWrap/>
            <w:vAlign w:val="bottom"/>
          </w:tcPr>
          <w:p w14:paraId="30C35F9E" w14:textId="77777777" w:rsidR="00D83308" w:rsidRPr="00E2012A" w:rsidRDefault="00D83308" w:rsidP="000B39EA">
            <w:pPr>
              <w:spacing w:before="0" w:after="0"/>
              <w:jc w:val="center"/>
              <w:rPr>
                <w:rFonts w:cs="Arial"/>
                <w:color w:val="000000"/>
                <w:szCs w:val="22"/>
              </w:rPr>
            </w:pPr>
            <w:r w:rsidRPr="00E2012A">
              <w:rPr>
                <w:rFonts w:cs="Arial"/>
                <w:color w:val="000000"/>
                <w:szCs w:val="22"/>
              </w:rPr>
              <w:t>-2.37</w:t>
            </w:r>
          </w:p>
        </w:tc>
        <w:tc>
          <w:tcPr>
            <w:tcW w:w="1226" w:type="pct"/>
            <w:shd w:val="clear" w:color="auto" w:fill="auto"/>
            <w:noWrap/>
            <w:vAlign w:val="bottom"/>
          </w:tcPr>
          <w:p w14:paraId="523807C4" w14:textId="77777777" w:rsidR="00D83308" w:rsidRPr="00E2012A" w:rsidRDefault="00D83308" w:rsidP="000B39EA">
            <w:pPr>
              <w:spacing w:before="0" w:after="0"/>
              <w:jc w:val="center"/>
              <w:rPr>
                <w:rFonts w:cs="Arial"/>
                <w:color w:val="000000"/>
                <w:szCs w:val="22"/>
              </w:rPr>
            </w:pPr>
            <w:r w:rsidRPr="00E2012A">
              <w:rPr>
                <w:rFonts w:cs="Arial"/>
                <w:color w:val="000000"/>
                <w:szCs w:val="22"/>
              </w:rPr>
              <w:t>-2.32</w:t>
            </w:r>
          </w:p>
        </w:tc>
        <w:tc>
          <w:tcPr>
            <w:tcW w:w="1551" w:type="pct"/>
            <w:shd w:val="clear" w:color="auto" w:fill="auto"/>
            <w:noWrap/>
            <w:vAlign w:val="bottom"/>
          </w:tcPr>
          <w:p w14:paraId="4A8EBC19" w14:textId="77777777" w:rsidR="00D83308" w:rsidRPr="00E2012A" w:rsidRDefault="00D83308" w:rsidP="000B39EA">
            <w:pPr>
              <w:spacing w:before="0" w:after="0"/>
              <w:jc w:val="center"/>
              <w:rPr>
                <w:rFonts w:cs="Arial"/>
                <w:color w:val="000000"/>
                <w:szCs w:val="22"/>
              </w:rPr>
            </w:pPr>
            <w:r w:rsidRPr="00E2012A">
              <w:rPr>
                <w:rFonts w:cs="Arial"/>
                <w:color w:val="000000"/>
                <w:szCs w:val="22"/>
              </w:rPr>
              <w:t>-2.35</w:t>
            </w:r>
          </w:p>
        </w:tc>
      </w:tr>
      <w:tr w:rsidR="00D83308" w:rsidRPr="00D910F5" w14:paraId="1A2C8CF3" w14:textId="77777777" w:rsidTr="00A94C76">
        <w:trPr>
          <w:trHeight w:val="300"/>
          <w:jc w:val="center"/>
        </w:trPr>
        <w:tc>
          <w:tcPr>
            <w:tcW w:w="1598" w:type="pct"/>
            <w:shd w:val="clear" w:color="auto" w:fill="auto"/>
            <w:noWrap/>
            <w:vAlign w:val="bottom"/>
          </w:tcPr>
          <w:p w14:paraId="18B5C01A"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Glauberite</w:t>
            </w:r>
          </w:p>
        </w:tc>
        <w:tc>
          <w:tcPr>
            <w:tcW w:w="625" w:type="pct"/>
            <w:shd w:val="clear" w:color="auto" w:fill="auto"/>
            <w:noWrap/>
            <w:vAlign w:val="bottom"/>
          </w:tcPr>
          <w:p w14:paraId="0F977253" w14:textId="77777777" w:rsidR="00D83308" w:rsidRPr="00E2012A" w:rsidRDefault="00D83308" w:rsidP="000B39EA">
            <w:pPr>
              <w:spacing w:before="0" w:after="0"/>
              <w:jc w:val="center"/>
              <w:rPr>
                <w:rFonts w:cs="Arial"/>
                <w:color w:val="000000"/>
                <w:szCs w:val="22"/>
              </w:rPr>
            </w:pPr>
            <w:r w:rsidRPr="00E2012A">
              <w:rPr>
                <w:rFonts w:cs="Arial"/>
                <w:color w:val="000000"/>
                <w:szCs w:val="22"/>
              </w:rPr>
              <w:t>-2.49</w:t>
            </w:r>
          </w:p>
        </w:tc>
        <w:tc>
          <w:tcPr>
            <w:tcW w:w="1226" w:type="pct"/>
            <w:shd w:val="clear" w:color="auto" w:fill="auto"/>
            <w:noWrap/>
            <w:vAlign w:val="bottom"/>
          </w:tcPr>
          <w:p w14:paraId="40099B91" w14:textId="77777777" w:rsidR="00D83308" w:rsidRPr="00E2012A" w:rsidRDefault="00D83308" w:rsidP="000B39EA">
            <w:pPr>
              <w:spacing w:before="0" w:after="0"/>
              <w:jc w:val="center"/>
              <w:rPr>
                <w:rFonts w:cs="Arial"/>
                <w:color w:val="000000"/>
                <w:szCs w:val="22"/>
              </w:rPr>
            </w:pPr>
            <w:r w:rsidRPr="00E2012A">
              <w:rPr>
                <w:rFonts w:cs="Arial"/>
                <w:color w:val="000000"/>
                <w:szCs w:val="22"/>
              </w:rPr>
              <w:t>-2.46</w:t>
            </w:r>
          </w:p>
        </w:tc>
        <w:tc>
          <w:tcPr>
            <w:tcW w:w="1551" w:type="pct"/>
            <w:shd w:val="clear" w:color="auto" w:fill="auto"/>
            <w:noWrap/>
            <w:vAlign w:val="bottom"/>
          </w:tcPr>
          <w:p w14:paraId="4BA1D31B" w14:textId="77777777" w:rsidR="00D83308" w:rsidRPr="00E2012A" w:rsidRDefault="00D83308" w:rsidP="000B39EA">
            <w:pPr>
              <w:spacing w:before="0" w:after="0"/>
              <w:jc w:val="center"/>
              <w:rPr>
                <w:rFonts w:cs="Arial"/>
                <w:color w:val="000000"/>
                <w:szCs w:val="22"/>
              </w:rPr>
            </w:pPr>
            <w:r w:rsidRPr="00E2012A">
              <w:rPr>
                <w:rFonts w:cs="Arial"/>
                <w:color w:val="000000"/>
                <w:szCs w:val="22"/>
              </w:rPr>
              <w:t>-2.49</w:t>
            </w:r>
          </w:p>
        </w:tc>
      </w:tr>
      <w:tr w:rsidR="00D83308" w:rsidRPr="00D910F5" w14:paraId="30511E50" w14:textId="77777777" w:rsidTr="00A94C76">
        <w:trPr>
          <w:trHeight w:val="300"/>
          <w:jc w:val="center"/>
        </w:trPr>
        <w:tc>
          <w:tcPr>
            <w:tcW w:w="1598" w:type="pct"/>
            <w:shd w:val="clear" w:color="auto" w:fill="auto"/>
            <w:noWrap/>
            <w:vAlign w:val="bottom"/>
          </w:tcPr>
          <w:p w14:paraId="3A280D76"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Gypsum</w:t>
            </w:r>
          </w:p>
        </w:tc>
        <w:tc>
          <w:tcPr>
            <w:tcW w:w="625" w:type="pct"/>
            <w:shd w:val="clear" w:color="auto" w:fill="auto"/>
            <w:noWrap/>
            <w:vAlign w:val="bottom"/>
          </w:tcPr>
          <w:p w14:paraId="2D9930C6" w14:textId="77777777" w:rsidR="00D83308" w:rsidRPr="00E2012A" w:rsidRDefault="00D83308" w:rsidP="000B39EA">
            <w:pPr>
              <w:spacing w:before="0" w:after="0"/>
              <w:jc w:val="center"/>
              <w:rPr>
                <w:rFonts w:cs="Arial"/>
                <w:color w:val="000000"/>
                <w:szCs w:val="22"/>
              </w:rPr>
            </w:pPr>
            <w:r w:rsidRPr="00E2012A">
              <w:rPr>
                <w:rFonts w:cs="Arial"/>
                <w:color w:val="000000"/>
                <w:szCs w:val="22"/>
              </w:rPr>
              <w:t>-0.03</w:t>
            </w:r>
          </w:p>
        </w:tc>
        <w:tc>
          <w:tcPr>
            <w:tcW w:w="1226" w:type="pct"/>
            <w:shd w:val="clear" w:color="auto" w:fill="auto"/>
            <w:noWrap/>
            <w:vAlign w:val="bottom"/>
          </w:tcPr>
          <w:p w14:paraId="68F0EBA7" w14:textId="77777777" w:rsidR="00D83308" w:rsidRPr="00E2012A" w:rsidRDefault="00D83308" w:rsidP="000B39EA">
            <w:pPr>
              <w:spacing w:before="0" w:after="0"/>
              <w:jc w:val="center"/>
              <w:rPr>
                <w:rFonts w:cs="Arial"/>
                <w:color w:val="000000"/>
                <w:szCs w:val="22"/>
              </w:rPr>
            </w:pPr>
            <w:r w:rsidRPr="00E2012A">
              <w:rPr>
                <w:rFonts w:cs="Arial"/>
                <w:color w:val="000000"/>
                <w:szCs w:val="22"/>
              </w:rPr>
              <w:t>-0.05</w:t>
            </w:r>
          </w:p>
        </w:tc>
        <w:tc>
          <w:tcPr>
            <w:tcW w:w="1551" w:type="pct"/>
            <w:shd w:val="clear" w:color="auto" w:fill="auto"/>
            <w:noWrap/>
            <w:vAlign w:val="bottom"/>
          </w:tcPr>
          <w:p w14:paraId="7D8D49B2" w14:textId="77777777" w:rsidR="00D83308" w:rsidRPr="00E2012A" w:rsidRDefault="00D83308" w:rsidP="000B39EA">
            <w:pPr>
              <w:spacing w:before="0" w:after="0"/>
              <w:jc w:val="center"/>
              <w:rPr>
                <w:rFonts w:cs="Arial"/>
                <w:color w:val="000000"/>
                <w:szCs w:val="22"/>
              </w:rPr>
            </w:pPr>
            <w:r w:rsidRPr="00E2012A">
              <w:rPr>
                <w:rFonts w:cs="Arial"/>
                <w:color w:val="000000"/>
                <w:szCs w:val="22"/>
              </w:rPr>
              <w:t>-0.04</w:t>
            </w:r>
          </w:p>
        </w:tc>
      </w:tr>
      <w:tr w:rsidR="00D83308" w:rsidRPr="00D910F5" w14:paraId="39099FB0" w14:textId="77777777" w:rsidTr="00A94C76">
        <w:trPr>
          <w:trHeight w:val="300"/>
          <w:jc w:val="center"/>
        </w:trPr>
        <w:tc>
          <w:tcPr>
            <w:tcW w:w="1598" w:type="pct"/>
            <w:shd w:val="clear" w:color="auto" w:fill="auto"/>
            <w:noWrap/>
            <w:vAlign w:val="bottom"/>
          </w:tcPr>
          <w:p w14:paraId="3304A53A"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Halite</w:t>
            </w:r>
          </w:p>
        </w:tc>
        <w:tc>
          <w:tcPr>
            <w:tcW w:w="625" w:type="pct"/>
            <w:shd w:val="clear" w:color="auto" w:fill="auto"/>
            <w:noWrap/>
            <w:vAlign w:val="bottom"/>
          </w:tcPr>
          <w:p w14:paraId="54436475" w14:textId="77777777" w:rsidR="00D83308" w:rsidRPr="00E2012A" w:rsidRDefault="00D83308" w:rsidP="000B39EA">
            <w:pPr>
              <w:spacing w:before="0" w:after="0"/>
              <w:jc w:val="center"/>
              <w:rPr>
                <w:rFonts w:cs="Arial"/>
                <w:color w:val="000000"/>
                <w:szCs w:val="22"/>
              </w:rPr>
            </w:pPr>
            <w:r w:rsidRPr="00E2012A">
              <w:rPr>
                <w:rFonts w:cs="Arial"/>
                <w:color w:val="000000"/>
                <w:szCs w:val="22"/>
              </w:rPr>
              <w:t>-0.37</w:t>
            </w:r>
          </w:p>
        </w:tc>
        <w:tc>
          <w:tcPr>
            <w:tcW w:w="1226" w:type="pct"/>
            <w:shd w:val="clear" w:color="auto" w:fill="auto"/>
            <w:noWrap/>
            <w:vAlign w:val="bottom"/>
          </w:tcPr>
          <w:p w14:paraId="3871B3CC" w14:textId="77777777" w:rsidR="00D83308" w:rsidRPr="00E2012A" w:rsidRDefault="00D83308" w:rsidP="000B39EA">
            <w:pPr>
              <w:spacing w:before="0" w:after="0"/>
              <w:jc w:val="center"/>
              <w:rPr>
                <w:rFonts w:cs="Arial"/>
                <w:color w:val="000000"/>
                <w:szCs w:val="22"/>
              </w:rPr>
            </w:pPr>
            <w:r w:rsidRPr="00E2012A">
              <w:rPr>
                <w:rFonts w:cs="Arial"/>
                <w:color w:val="000000"/>
                <w:szCs w:val="22"/>
              </w:rPr>
              <w:t>-0.35</w:t>
            </w:r>
          </w:p>
        </w:tc>
        <w:tc>
          <w:tcPr>
            <w:tcW w:w="1551" w:type="pct"/>
            <w:shd w:val="clear" w:color="auto" w:fill="auto"/>
            <w:noWrap/>
            <w:vAlign w:val="bottom"/>
          </w:tcPr>
          <w:p w14:paraId="7D0B6409" w14:textId="77777777" w:rsidR="00D83308" w:rsidRPr="00E2012A" w:rsidRDefault="00D83308" w:rsidP="000B39EA">
            <w:pPr>
              <w:spacing w:before="0" w:after="0"/>
              <w:jc w:val="center"/>
              <w:rPr>
                <w:rFonts w:cs="Arial"/>
                <w:color w:val="000000"/>
                <w:szCs w:val="22"/>
              </w:rPr>
            </w:pPr>
            <w:r w:rsidRPr="00E2012A">
              <w:rPr>
                <w:rFonts w:cs="Arial"/>
                <w:color w:val="000000"/>
                <w:szCs w:val="22"/>
              </w:rPr>
              <w:t>-0.37</w:t>
            </w:r>
          </w:p>
        </w:tc>
      </w:tr>
      <w:tr w:rsidR="00D83308" w:rsidRPr="00D910F5" w14:paraId="65152A9B" w14:textId="77777777" w:rsidTr="00A94C76">
        <w:trPr>
          <w:trHeight w:val="300"/>
          <w:jc w:val="center"/>
        </w:trPr>
        <w:tc>
          <w:tcPr>
            <w:tcW w:w="1598" w:type="pct"/>
            <w:shd w:val="clear" w:color="auto" w:fill="auto"/>
            <w:noWrap/>
            <w:vAlign w:val="bottom"/>
          </w:tcPr>
          <w:p w14:paraId="413FE480"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Hexahydrite</w:t>
            </w:r>
          </w:p>
        </w:tc>
        <w:tc>
          <w:tcPr>
            <w:tcW w:w="625" w:type="pct"/>
            <w:shd w:val="clear" w:color="auto" w:fill="auto"/>
            <w:noWrap/>
            <w:vAlign w:val="bottom"/>
          </w:tcPr>
          <w:p w14:paraId="4B2DD9DE" w14:textId="77777777" w:rsidR="00D83308" w:rsidRPr="00E2012A" w:rsidRDefault="00D83308" w:rsidP="000B39EA">
            <w:pPr>
              <w:spacing w:before="0" w:after="0"/>
              <w:jc w:val="center"/>
              <w:rPr>
                <w:rFonts w:cs="Arial"/>
                <w:color w:val="000000"/>
                <w:szCs w:val="22"/>
              </w:rPr>
            </w:pPr>
            <w:r w:rsidRPr="00E2012A">
              <w:rPr>
                <w:rFonts w:cs="Arial"/>
                <w:color w:val="000000"/>
                <w:szCs w:val="22"/>
              </w:rPr>
              <w:t>-2.54</w:t>
            </w:r>
          </w:p>
        </w:tc>
        <w:tc>
          <w:tcPr>
            <w:tcW w:w="1226" w:type="pct"/>
            <w:shd w:val="clear" w:color="auto" w:fill="auto"/>
            <w:noWrap/>
            <w:vAlign w:val="bottom"/>
          </w:tcPr>
          <w:p w14:paraId="390BEB8C" w14:textId="77777777" w:rsidR="00D83308" w:rsidRPr="00E2012A" w:rsidRDefault="00D83308" w:rsidP="000B39EA">
            <w:pPr>
              <w:spacing w:before="0" w:after="0"/>
              <w:jc w:val="center"/>
              <w:rPr>
                <w:rFonts w:cs="Arial"/>
                <w:color w:val="000000"/>
                <w:szCs w:val="22"/>
              </w:rPr>
            </w:pPr>
            <w:r w:rsidRPr="00E2012A">
              <w:rPr>
                <w:rFonts w:cs="Arial"/>
                <w:color w:val="000000"/>
                <w:szCs w:val="22"/>
              </w:rPr>
              <w:t>-2.50</w:t>
            </w:r>
          </w:p>
        </w:tc>
        <w:tc>
          <w:tcPr>
            <w:tcW w:w="1551" w:type="pct"/>
            <w:shd w:val="clear" w:color="auto" w:fill="auto"/>
            <w:noWrap/>
            <w:vAlign w:val="bottom"/>
          </w:tcPr>
          <w:p w14:paraId="195821CB" w14:textId="77777777" w:rsidR="00D83308" w:rsidRPr="00E2012A" w:rsidRDefault="00D83308" w:rsidP="000B39EA">
            <w:pPr>
              <w:spacing w:before="0" w:after="0"/>
              <w:jc w:val="center"/>
              <w:rPr>
                <w:rFonts w:cs="Arial"/>
                <w:color w:val="000000"/>
                <w:szCs w:val="22"/>
              </w:rPr>
            </w:pPr>
            <w:r w:rsidRPr="00E2012A">
              <w:rPr>
                <w:rFonts w:cs="Arial"/>
                <w:color w:val="000000"/>
                <w:szCs w:val="22"/>
              </w:rPr>
              <w:t>-2.52</w:t>
            </w:r>
          </w:p>
        </w:tc>
      </w:tr>
      <w:tr w:rsidR="00D83308" w:rsidRPr="00D910F5" w14:paraId="555789B3" w14:textId="77777777" w:rsidTr="00A94C76">
        <w:trPr>
          <w:trHeight w:val="300"/>
          <w:jc w:val="center"/>
        </w:trPr>
        <w:tc>
          <w:tcPr>
            <w:tcW w:w="1598" w:type="pct"/>
            <w:shd w:val="clear" w:color="auto" w:fill="auto"/>
            <w:noWrap/>
            <w:vAlign w:val="bottom"/>
          </w:tcPr>
          <w:p w14:paraId="78106F8C"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Hydromagnesite</w:t>
            </w:r>
          </w:p>
        </w:tc>
        <w:tc>
          <w:tcPr>
            <w:tcW w:w="625" w:type="pct"/>
            <w:shd w:val="clear" w:color="auto" w:fill="auto"/>
            <w:noWrap/>
            <w:vAlign w:val="bottom"/>
          </w:tcPr>
          <w:p w14:paraId="299435A3" w14:textId="77777777" w:rsidR="00D83308" w:rsidRPr="00E2012A" w:rsidRDefault="00D83308" w:rsidP="000B39EA">
            <w:pPr>
              <w:spacing w:before="0" w:after="0"/>
              <w:jc w:val="center"/>
              <w:rPr>
                <w:rFonts w:cs="Arial"/>
                <w:color w:val="000000"/>
                <w:szCs w:val="22"/>
              </w:rPr>
            </w:pPr>
            <w:r w:rsidRPr="00E2012A">
              <w:rPr>
                <w:rFonts w:cs="Arial"/>
                <w:color w:val="000000"/>
                <w:szCs w:val="22"/>
              </w:rPr>
              <w:t>-2.43</w:t>
            </w:r>
          </w:p>
        </w:tc>
        <w:tc>
          <w:tcPr>
            <w:tcW w:w="1226" w:type="pct"/>
            <w:shd w:val="clear" w:color="auto" w:fill="auto"/>
            <w:noWrap/>
            <w:vAlign w:val="bottom"/>
          </w:tcPr>
          <w:p w14:paraId="35DA77B8" w14:textId="77777777" w:rsidR="00D83308" w:rsidRPr="00E2012A" w:rsidRDefault="00D83308" w:rsidP="000B39EA">
            <w:pPr>
              <w:spacing w:before="0" w:after="0"/>
              <w:jc w:val="center"/>
              <w:rPr>
                <w:rFonts w:cs="Arial"/>
                <w:color w:val="000000"/>
                <w:szCs w:val="22"/>
              </w:rPr>
            </w:pPr>
            <w:r w:rsidRPr="00E2012A">
              <w:rPr>
                <w:rFonts w:cs="Arial"/>
                <w:color w:val="000000"/>
                <w:szCs w:val="22"/>
              </w:rPr>
              <w:t>-2.90</w:t>
            </w:r>
          </w:p>
        </w:tc>
        <w:tc>
          <w:tcPr>
            <w:tcW w:w="1551" w:type="pct"/>
            <w:shd w:val="clear" w:color="auto" w:fill="auto"/>
            <w:noWrap/>
            <w:vAlign w:val="bottom"/>
          </w:tcPr>
          <w:p w14:paraId="192FAEF4"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-2.</w:t>
            </w:r>
            <w:r>
              <w:rPr>
                <w:rFonts w:cs="Arial" w:hint="eastAsia"/>
                <w:color w:val="000000"/>
                <w:szCs w:val="22"/>
                <w:lang w:eastAsia="zh-CN"/>
              </w:rPr>
              <w:t>93</w:t>
            </w:r>
          </w:p>
        </w:tc>
      </w:tr>
      <w:tr w:rsidR="00D83308" w:rsidRPr="00D910F5" w14:paraId="0E806752" w14:textId="77777777" w:rsidTr="00A94C76">
        <w:trPr>
          <w:trHeight w:val="300"/>
          <w:jc w:val="center"/>
        </w:trPr>
        <w:tc>
          <w:tcPr>
            <w:tcW w:w="1598" w:type="pct"/>
            <w:shd w:val="clear" w:color="auto" w:fill="auto"/>
            <w:noWrap/>
            <w:vAlign w:val="bottom"/>
          </w:tcPr>
          <w:p w14:paraId="1A4A87AC"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Kainite</w:t>
            </w:r>
          </w:p>
        </w:tc>
        <w:tc>
          <w:tcPr>
            <w:tcW w:w="625" w:type="pct"/>
            <w:shd w:val="clear" w:color="auto" w:fill="auto"/>
            <w:noWrap/>
            <w:vAlign w:val="bottom"/>
          </w:tcPr>
          <w:p w14:paraId="38439DB0" w14:textId="77777777" w:rsidR="00D83308" w:rsidRPr="00E2012A" w:rsidRDefault="00D83308" w:rsidP="000B39EA">
            <w:pPr>
              <w:spacing w:before="0" w:after="0"/>
              <w:jc w:val="center"/>
              <w:rPr>
                <w:rFonts w:cs="Arial"/>
                <w:color w:val="000000"/>
                <w:szCs w:val="22"/>
              </w:rPr>
            </w:pPr>
            <w:r w:rsidRPr="00E2012A">
              <w:rPr>
                <w:rFonts w:cs="Arial"/>
                <w:color w:val="000000"/>
                <w:szCs w:val="22"/>
              </w:rPr>
              <w:t>-3.79</w:t>
            </w:r>
          </w:p>
        </w:tc>
        <w:tc>
          <w:tcPr>
            <w:tcW w:w="1226" w:type="pct"/>
            <w:shd w:val="clear" w:color="auto" w:fill="auto"/>
            <w:noWrap/>
            <w:vAlign w:val="bottom"/>
          </w:tcPr>
          <w:p w14:paraId="1505385D" w14:textId="77777777" w:rsidR="00D83308" w:rsidRPr="00E2012A" w:rsidRDefault="00D83308" w:rsidP="000B39EA">
            <w:pPr>
              <w:spacing w:before="0" w:after="0"/>
              <w:jc w:val="center"/>
              <w:rPr>
                <w:rFonts w:cs="Arial"/>
                <w:color w:val="000000"/>
                <w:szCs w:val="22"/>
              </w:rPr>
            </w:pPr>
            <w:r w:rsidRPr="00E2012A">
              <w:rPr>
                <w:rFonts w:cs="Arial"/>
                <w:color w:val="000000"/>
                <w:szCs w:val="22"/>
              </w:rPr>
              <w:t>-3.80</w:t>
            </w:r>
          </w:p>
        </w:tc>
        <w:tc>
          <w:tcPr>
            <w:tcW w:w="1551" w:type="pct"/>
            <w:shd w:val="clear" w:color="auto" w:fill="auto"/>
            <w:noWrap/>
            <w:vAlign w:val="bottom"/>
          </w:tcPr>
          <w:p w14:paraId="04500FF2" w14:textId="77777777" w:rsidR="00D83308" w:rsidRPr="00E2012A" w:rsidRDefault="00D83308" w:rsidP="000B39EA">
            <w:pPr>
              <w:spacing w:before="0" w:after="0"/>
              <w:jc w:val="center"/>
              <w:rPr>
                <w:rFonts w:cs="Arial"/>
                <w:color w:val="000000"/>
                <w:szCs w:val="22"/>
              </w:rPr>
            </w:pPr>
            <w:r w:rsidRPr="00E2012A">
              <w:rPr>
                <w:rFonts w:cs="Arial"/>
                <w:color w:val="000000"/>
                <w:szCs w:val="22"/>
              </w:rPr>
              <w:t>-3.78</w:t>
            </w:r>
          </w:p>
        </w:tc>
      </w:tr>
      <w:tr w:rsidR="00D83308" w:rsidRPr="00D910F5" w14:paraId="33F72C6B" w14:textId="77777777" w:rsidTr="00A94C76">
        <w:trPr>
          <w:trHeight w:val="300"/>
          <w:jc w:val="center"/>
        </w:trPr>
        <w:tc>
          <w:tcPr>
            <w:tcW w:w="1598" w:type="pct"/>
            <w:shd w:val="clear" w:color="auto" w:fill="auto"/>
            <w:noWrap/>
            <w:vAlign w:val="bottom"/>
          </w:tcPr>
          <w:p w14:paraId="6F08754D"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Kieserite</w:t>
            </w:r>
          </w:p>
        </w:tc>
        <w:tc>
          <w:tcPr>
            <w:tcW w:w="625" w:type="pct"/>
            <w:shd w:val="clear" w:color="auto" w:fill="auto"/>
            <w:noWrap/>
            <w:vAlign w:val="bottom"/>
          </w:tcPr>
          <w:p w14:paraId="3288F3E0" w14:textId="77777777" w:rsidR="00D83308" w:rsidRPr="00E2012A" w:rsidRDefault="00D83308" w:rsidP="000B39EA">
            <w:pPr>
              <w:spacing w:before="0" w:after="0"/>
              <w:jc w:val="center"/>
              <w:rPr>
                <w:rFonts w:cs="Arial"/>
                <w:color w:val="000000"/>
                <w:szCs w:val="22"/>
              </w:rPr>
            </w:pPr>
            <w:r w:rsidRPr="00E2012A">
              <w:rPr>
                <w:rFonts w:cs="Arial"/>
                <w:color w:val="000000"/>
                <w:szCs w:val="22"/>
              </w:rPr>
              <w:t>-3.56</w:t>
            </w:r>
          </w:p>
        </w:tc>
        <w:tc>
          <w:tcPr>
            <w:tcW w:w="1226" w:type="pct"/>
            <w:shd w:val="clear" w:color="auto" w:fill="auto"/>
            <w:noWrap/>
            <w:vAlign w:val="bottom"/>
          </w:tcPr>
          <w:p w14:paraId="4B00973D" w14:textId="77777777" w:rsidR="00D83308" w:rsidRPr="00E2012A" w:rsidRDefault="00D83308" w:rsidP="000B39EA">
            <w:pPr>
              <w:spacing w:before="0" w:after="0"/>
              <w:jc w:val="center"/>
              <w:rPr>
                <w:rFonts w:cs="Arial"/>
                <w:color w:val="000000"/>
                <w:szCs w:val="22"/>
              </w:rPr>
            </w:pPr>
            <w:r w:rsidRPr="00E2012A">
              <w:rPr>
                <w:rFonts w:cs="Arial"/>
                <w:color w:val="000000"/>
                <w:szCs w:val="22"/>
              </w:rPr>
              <w:t>-3.53</w:t>
            </w:r>
          </w:p>
        </w:tc>
        <w:tc>
          <w:tcPr>
            <w:tcW w:w="1551" w:type="pct"/>
            <w:shd w:val="clear" w:color="auto" w:fill="auto"/>
            <w:noWrap/>
            <w:vAlign w:val="bottom"/>
          </w:tcPr>
          <w:p w14:paraId="70B6E835" w14:textId="77777777" w:rsidR="00D83308" w:rsidRPr="00E2012A" w:rsidRDefault="00D83308" w:rsidP="000B39EA">
            <w:pPr>
              <w:spacing w:before="0" w:after="0"/>
              <w:jc w:val="center"/>
              <w:rPr>
                <w:rFonts w:cs="Arial"/>
                <w:color w:val="000000"/>
                <w:szCs w:val="22"/>
              </w:rPr>
            </w:pPr>
            <w:r w:rsidRPr="00E2012A">
              <w:rPr>
                <w:rFonts w:cs="Arial"/>
                <w:color w:val="000000"/>
                <w:szCs w:val="22"/>
              </w:rPr>
              <w:t>-3.56</w:t>
            </w:r>
          </w:p>
        </w:tc>
      </w:tr>
      <w:tr w:rsidR="00D83308" w:rsidRPr="00D910F5" w14:paraId="1B136FF9" w14:textId="77777777" w:rsidTr="00A94C76">
        <w:trPr>
          <w:trHeight w:val="300"/>
          <w:jc w:val="center"/>
        </w:trPr>
        <w:tc>
          <w:tcPr>
            <w:tcW w:w="1598" w:type="pct"/>
            <w:shd w:val="clear" w:color="auto" w:fill="auto"/>
            <w:noWrap/>
            <w:vAlign w:val="bottom"/>
          </w:tcPr>
          <w:p w14:paraId="2C6FE5C1"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Lansfordite</w:t>
            </w:r>
          </w:p>
        </w:tc>
        <w:tc>
          <w:tcPr>
            <w:tcW w:w="625" w:type="pct"/>
            <w:shd w:val="clear" w:color="auto" w:fill="auto"/>
            <w:noWrap/>
            <w:vAlign w:val="bottom"/>
          </w:tcPr>
          <w:p w14:paraId="5BCDF1A2" w14:textId="77777777" w:rsidR="00D83308" w:rsidRPr="00E2012A" w:rsidRDefault="00D83308" w:rsidP="000B39EA">
            <w:pPr>
              <w:spacing w:before="0" w:after="0"/>
              <w:jc w:val="center"/>
              <w:rPr>
                <w:rFonts w:cs="Arial"/>
                <w:color w:val="000000"/>
                <w:szCs w:val="22"/>
              </w:rPr>
            </w:pPr>
            <w:r w:rsidRPr="00E2012A">
              <w:rPr>
                <w:rFonts w:cs="Arial"/>
                <w:color w:val="000000"/>
                <w:szCs w:val="22"/>
              </w:rPr>
              <w:t>-2.02</w:t>
            </w:r>
          </w:p>
        </w:tc>
        <w:tc>
          <w:tcPr>
            <w:tcW w:w="1226" w:type="pct"/>
            <w:shd w:val="clear" w:color="auto" w:fill="auto"/>
            <w:noWrap/>
            <w:vAlign w:val="bottom"/>
          </w:tcPr>
          <w:p w14:paraId="06BBA980" w14:textId="77777777" w:rsidR="00D83308" w:rsidRPr="00E2012A" w:rsidRDefault="00D83308" w:rsidP="000B39EA">
            <w:pPr>
              <w:spacing w:before="0" w:after="0"/>
              <w:jc w:val="center"/>
              <w:rPr>
                <w:rFonts w:cs="Arial"/>
                <w:color w:val="000000"/>
                <w:szCs w:val="22"/>
              </w:rPr>
            </w:pPr>
            <w:r w:rsidRPr="00E2012A">
              <w:rPr>
                <w:rFonts w:cs="Arial"/>
                <w:color w:val="000000"/>
                <w:szCs w:val="22"/>
              </w:rPr>
              <w:t>-2.11</w:t>
            </w:r>
          </w:p>
        </w:tc>
        <w:tc>
          <w:tcPr>
            <w:tcW w:w="1551" w:type="pct"/>
            <w:shd w:val="clear" w:color="auto" w:fill="auto"/>
            <w:noWrap/>
            <w:vAlign w:val="bottom"/>
          </w:tcPr>
          <w:p w14:paraId="68623836"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w:t>
            </w:r>
            <w:r>
              <w:rPr>
                <w:rFonts w:cs="Arial" w:hint="eastAsia"/>
                <w:color w:val="000000"/>
                <w:szCs w:val="22"/>
                <w:lang w:eastAsia="zh-CN"/>
              </w:rPr>
              <w:t>2.09</w:t>
            </w:r>
          </w:p>
        </w:tc>
      </w:tr>
      <w:tr w:rsidR="00D83308" w:rsidRPr="00D910F5" w14:paraId="1801383C" w14:textId="77777777" w:rsidTr="00A94C76">
        <w:trPr>
          <w:trHeight w:val="300"/>
          <w:jc w:val="center"/>
        </w:trPr>
        <w:tc>
          <w:tcPr>
            <w:tcW w:w="1598" w:type="pct"/>
            <w:shd w:val="clear" w:color="auto" w:fill="auto"/>
            <w:noWrap/>
            <w:vAlign w:val="bottom"/>
          </w:tcPr>
          <w:p w14:paraId="53BB5CB4"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Leonhardtite</w:t>
            </w:r>
          </w:p>
        </w:tc>
        <w:tc>
          <w:tcPr>
            <w:tcW w:w="625" w:type="pct"/>
            <w:shd w:val="clear" w:color="auto" w:fill="auto"/>
            <w:noWrap/>
            <w:vAlign w:val="bottom"/>
          </w:tcPr>
          <w:p w14:paraId="55E03689" w14:textId="77777777" w:rsidR="00D83308" w:rsidRPr="00E2012A" w:rsidRDefault="00D83308" w:rsidP="000B39EA">
            <w:pPr>
              <w:spacing w:before="0" w:after="0"/>
              <w:jc w:val="center"/>
              <w:rPr>
                <w:rFonts w:cs="Arial"/>
                <w:color w:val="000000"/>
                <w:szCs w:val="22"/>
              </w:rPr>
            </w:pPr>
            <w:r w:rsidRPr="00E2012A">
              <w:rPr>
                <w:rFonts w:cs="Arial"/>
                <w:color w:val="000000"/>
                <w:szCs w:val="22"/>
              </w:rPr>
              <w:t>-2.93</w:t>
            </w:r>
          </w:p>
        </w:tc>
        <w:tc>
          <w:tcPr>
            <w:tcW w:w="1226" w:type="pct"/>
            <w:shd w:val="clear" w:color="auto" w:fill="auto"/>
            <w:noWrap/>
            <w:vAlign w:val="bottom"/>
          </w:tcPr>
          <w:p w14:paraId="15991B1C" w14:textId="77777777" w:rsidR="00D83308" w:rsidRPr="00E2012A" w:rsidRDefault="00D83308" w:rsidP="000B39EA">
            <w:pPr>
              <w:spacing w:before="0" w:after="0"/>
              <w:jc w:val="center"/>
              <w:rPr>
                <w:rFonts w:cs="Arial"/>
                <w:color w:val="000000"/>
                <w:szCs w:val="22"/>
              </w:rPr>
            </w:pPr>
            <w:r w:rsidRPr="00E2012A">
              <w:rPr>
                <w:rFonts w:cs="Arial"/>
                <w:color w:val="000000"/>
                <w:szCs w:val="22"/>
              </w:rPr>
              <w:t>-2.89</w:t>
            </w:r>
          </w:p>
        </w:tc>
        <w:tc>
          <w:tcPr>
            <w:tcW w:w="1551" w:type="pct"/>
            <w:shd w:val="clear" w:color="auto" w:fill="auto"/>
            <w:noWrap/>
            <w:vAlign w:val="bottom"/>
          </w:tcPr>
          <w:p w14:paraId="2DB1C5E2" w14:textId="77777777" w:rsidR="00D83308" w:rsidRPr="00E2012A" w:rsidRDefault="00D83308" w:rsidP="000B39EA">
            <w:pPr>
              <w:spacing w:before="0" w:after="0"/>
              <w:jc w:val="center"/>
              <w:rPr>
                <w:rFonts w:cs="Arial"/>
                <w:color w:val="000000"/>
                <w:szCs w:val="22"/>
              </w:rPr>
            </w:pPr>
            <w:r w:rsidRPr="00E2012A">
              <w:rPr>
                <w:rFonts w:cs="Arial"/>
                <w:color w:val="000000"/>
                <w:szCs w:val="22"/>
              </w:rPr>
              <w:t>-2.91</w:t>
            </w:r>
          </w:p>
        </w:tc>
      </w:tr>
      <w:tr w:rsidR="00D83308" w:rsidRPr="00D910F5" w14:paraId="3F49A847" w14:textId="77777777" w:rsidTr="00A94C76">
        <w:trPr>
          <w:trHeight w:val="300"/>
          <w:jc w:val="center"/>
        </w:trPr>
        <w:tc>
          <w:tcPr>
            <w:tcW w:w="1598" w:type="pct"/>
            <w:shd w:val="clear" w:color="auto" w:fill="auto"/>
            <w:noWrap/>
            <w:vAlign w:val="bottom"/>
          </w:tcPr>
          <w:p w14:paraId="01D71411"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Magnesite</w:t>
            </w:r>
          </w:p>
        </w:tc>
        <w:tc>
          <w:tcPr>
            <w:tcW w:w="625" w:type="pct"/>
            <w:shd w:val="clear" w:color="auto" w:fill="auto"/>
            <w:noWrap/>
            <w:vAlign w:val="bottom"/>
          </w:tcPr>
          <w:p w14:paraId="3329817B" w14:textId="77777777" w:rsidR="00D83308" w:rsidRPr="00E2012A" w:rsidRDefault="00D83308" w:rsidP="000B39EA">
            <w:pPr>
              <w:spacing w:before="0" w:after="0"/>
              <w:jc w:val="center"/>
              <w:rPr>
                <w:rFonts w:cs="Arial"/>
                <w:color w:val="000000"/>
                <w:szCs w:val="22"/>
              </w:rPr>
            </w:pPr>
            <w:r w:rsidRPr="00E2012A">
              <w:rPr>
                <w:rFonts w:cs="Arial"/>
                <w:color w:val="000000"/>
                <w:szCs w:val="22"/>
              </w:rPr>
              <w:t>1.16</w:t>
            </w:r>
          </w:p>
        </w:tc>
        <w:tc>
          <w:tcPr>
            <w:tcW w:w="1226" w:type="pct"/>
            <w:shd w:val="clear" w:color="auto" w:fill="auto"/>
            <w:noWrap/>
            <w:vAlign w:val="bottom"/>
          </w:tcPr>
          <w:p w14:paraId="5A591317" w14:textId="77777777" w:rsidR="00D83308" w:rsidRPr="00E2012A" w:rsidRDefault="00D83308" w:rsidP="000B39EA">
            <w:pPr>
              <w:spacing w:before="0" w:after="0"/>
              <w:jc w:val="center"/>
              <w:rPr>
                <w:rFonts w:cs="Arial"/>
                <w:color w:val="000000"/>
                <w:szCs w:val="22"/>
              </w:rPr>
            </w:pPr>
            <w:r w:rsidRPr="00E2012A">
              <w:rPr>
                <w:rFonts w:cs="Arial"/>
                <w:color w:val="000000"/>
                <w:szCs w:val="22"/>
              </w:rPr>
              <w:t>1.08</w:t>
            </w:r>
          </w:p>
        </w:tc>
        <w:tc>
          <w:tcPr>
            <w:tcW w:w="1551" w:type="pct"/>
            <w:shd w:val="clear" w:color="auto" w:fill="auto"/>
            <w:noWrap/>
            <w:vAlign w:val="bottom"/>
          </w:tcPr>
          <w:p w14:paraId="263E4E2C"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1.</w:t>
            </w:r>
            <w:r>
              <w:rPr>
                <w:rFonts w:cs="Arial" w:hint="eastAsia"/>
                <w:color w:val="000000"/>
                <w:szCs w:val="22"/>
                <w:lang w:eastAsia="zh-CN"/>
              </w:rPr>
              <w:t>09</w:t>
            </w:r>
          </w:p>
        </w:tc>
      </w:tr>
      <w:tr w:rsidR="00D83308" w:rsidRPr="00D910F5" w14:paraId="77A6DFBB" w14:textId="77777777" w:rsidTr="00A94C76">
        <w:trPr>
          <w:trHeight w:val="300"/>
          <w:jc w:val="center"/>
        </w:trPr>
        <w:tc>
          <w:tcPr>
            <w:tcW w:w="1598" w:type="pct"/>
            <w:shd w:val="clear" w:color="auto" w:fill="auto"/>
            <w:noWrap/>
            <w:vAlign w:val="bottom"/>
          </w:tcPr>
          <w:p w14:paraId="07C991C6"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Mirabilite</w:t>
            </w:r>
          </w:p>
        </w:tc>
        <w:tc>
          <w:tcPr>
            <w:tcW w:w="625" w:type="pct"/>
            <w:shd w:val="clear" w:color="auto" w:fill="auto"/>
            <w:noWrap/>
            <w:vAlign w:val="bottom"/>
          </w:tcPr>
          <w:p w14:paraId="5AEA1492" w14:textId="77777777" w:rsidR="00D83308" w:rsidRPr="00E2012A" w:rsidRDefault="00D83308" w:rsidP="000B39EA">
            <w:pPr>
              <w:spacing w:before="0" w:after="0"/>
              <w:jc w:val="center"/>
              <w:rPr>
                <w:rFonts w:cs="Arial"/>
                <w:color w:val="000000"/>
                <w:szCs w:val="22"/>
              </w:rPr>
            </w:pPr>
            <w:r w:rsidRPr="00E2012A">
              <w:rPr>
                <w:rFonts w:cs="Arial"/>
                <w:color w:val="000000"/>
                <w:szCs w:val="22"/>
              </w:rPr>
              <w:t>-3.41</w:t>
            </w:r>
          </w:p>
        </w:tc>
        <w:tc>
          <w:tcPr>
            <w:tcW w:w="1226" w:type="pct"/>
            <w:shd w:val="clear" w:color="auto" w:fill="auto"/>
            <w:noWrap/>
            <w:vAlign w:val="bottom"/>
          </w:tcPr>
          <w:p w14:paraId="6124155B" w14:textId="77777777" w:rsidR="00D83308" w:rsidRPr="00E2012A" w:rsidRDefault="00D83308" w:rsidP="000B39EA">
            <w:pPr>
              <w:spacing w:before="0" w:after="0"/>
              <w:jc w:val="center"/>
              <w:rPr>
                <w:rFonts w:cs="Arial"/>
                <w:color w:val="000000"/>
                <w:szCs w:val="22"/>
              </w:rPr>
            </w:pPr>
            <w:r w:rsidRPr="00E2012A">
              <w:rPr>
                <w:rFonts w:cs="Arial"/>
                <w:color w:val="000000"/>
                <w:szCs w:val="22"/>
              </w:rPr>
              <w:t>-3.58</w:t>
            </w:r>
          </w:p>
        </w:tc>
        <w:tc>
          <w:tcPr>
            <w:tcW w:w="1551" w:type="pct"/>
            <w:shd w:val="clear" w:color="auto" w:fill="auto"/>
            <w:noWrap/>
            <w:vAlign w:val="bottom"/>
          </w:tcPr>
          <w:p w14:paraId="4054289D" w14:textId="77777777" w:rsidR="00D83308" w:rsidRPr="00E2012A" w:rsidRDefault="00D83308" w:rsidP="000B39EA">
            <w:pPr>
              <w:spacing w:before="0" w:after="0"/>
              <w:jc w:val="center"/>
              <w:rPr>
                <w:rFonts w:cs="Arial"/>
                <w:color w:val="000000"/>
                <w:szCs w:val="22"/>
              </w:rPr>
            </w:pPr>
            <w:r w:rsidRPr="00E2012A">
              <w:rPr>
                <w:rFonts w:cs="Arial"/>
                <w:color w:val="000000"/>
                <w:szCs w:val="22"/>
              </w:rPr>
              <w:t>-3.38</w:t>
            </w:r>
          </w:p>
        </w:tc>
      </w:tr>
      <w:tr w:rsidR="00D83308" w:rsidRPr="00D910F5" w14:paraId="5D6A29DE" w14:textId="77777777" w:rsidTr="00A94C76">
        <w:trPr>
          <w:trHeight w:val="300"/>
          <w:jc w:val="center"/>
        </w:trPr>
        <w:tc>
          <w:tcPr>
            <w:tcW w:w="1598" w:type="pct"/>
            <w:shd w:val="clear" w:color="auto" w:fill="auto"/>
            <w:noWrap/>
            <w:vAlign w:val="bottom"/>
          </w:tcPr>
          <w:p w14:paraId="57E1FAD3"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Natron</w:t>
            </w:r>
          </w:p>
        </w:tc>
        <w:tc>
          <w:tcPr>
            <w:tcW w:w="625" w:type="pct"/>
            <w:shd w:val="clear" w:color="auto" w:fill="auto"/>
            <w:noWrap/>
            <w:vAlign w:val="bottom"/>
          </w:tcPr>
          <w:p w14:paraId="13604E17" w14:textId="77777777" w:rsidR="00D83308" w:rsidRPr="00E2012A" w:rsidRDefault="00D83308" w:rsidP="000B39EA">
            <w:pPr>
              <w:spacing w:before="0" w:after="0"/>
              <w:jc w:val="center"/>
              <w:rPr>
                <w:rFonts w:cs="Arial"/>
                <w:color w:val="000000"/>
                <w:szCs w:val="22"/>
              </w:rPr>
            </w:pPr>
            <w:r w:rsidRPr="00E2012A">
              <w:rPr>
                <w:rFonts w:cs="Arial"/>
                <w:color w:val="000000"/>
                <w:szCs w:val="22"/>
              </w:rPr>
              <w:t>-7.24</w:t>
            </w:r>
          </w:p>
        </w:tc>
        <w:tc>
          <w:tcPr>
            <w:tcW w:w="1226" w:type="pct"/>
            <w:shd w:val="clear" w:color="auto" w:fill="auto"/>
            <w:noWrap/>
            <w:vAlign w:val="bottom"/>
          </w:tcPr>
          <w:p w14:paraId="70A08F3C" w14:textId="77777777" w:rsidR="00D83308" w:rsidRPr="00E2012A" w:rsidRDefault="00D83308" w:rsidP="000B39EA">
            <w:pPr>
              <w:spacing w:before="0" w:after="0"/>
              <w:jc w:val="center"/>
              <w:rPr>
                <w:rFonts w:cs="Arial"/>
                <w:color w:val="000000"/>
                <w:szCs w:val="22"/>
              </w:rPr>
            </w:pPr>
            <w:r w:rsidRPr="00E2012A">
              <w:rPr>
                <w:rFonts w:cs="Arial"/>
                <w:color w:val="000000"/>
                <w:szCs w:val="22"/>
              </w:rPr>
              <w:t>-7.33</w:t>
            </w:r>
          </w:p>
        </w:tc>
        <w:tc>
          <w:tcPr>
            <w:tcW w:w="1551" w:type="pct"/>
            <w:shd w:val="clear" w:color="auto" w:fill="auto"/>
            <w:noWrap/>
            <w:vAlign w:val="bottom"/>
          </w:tcPr>
          <w:p w14:paraId="5AA3EA8E"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-7.</w:t>
            </w:r>
            <w:r>
              <w:rPr>
                <w:rFonts w:cs="Arial" w:hint="eastAsia"/>
                <w:color w:val="000000"/>
                <w:szCs w:val="22"/>
                <w:lang w:eastAsia="zh-CN"/>
              </w:rPr>
              <w:t>29</w:t>
            </w:r>
          </w:p>
        </w:tc>
      </w:tr>
      <w:tr w:rsidR="00D83308" w:rsidRPr="00D910F5" w14:paraId="5E1346F1" w14:textId="77777777" w:rsidTr="00A94C76">
        <w:trPr>
          <w:trHeight w:val="300"/>
          <w:jc w:val="center"/>
        </w:trPr>
        <w:tc>
          <w:tcPr>
            <w:tcW w:w="1598" w:type="pct"/>
            <w:shd w:val="clear" w:color="auto" w:fill="auto"/>
            <w:noWrap/>
            <w:vAlign w:val="bottom"/>
          </w:tcPr>
          <w:p w14:paraId="4CD51326"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Nesquehonite</w:t>
            </w:r>
          </w:p>
        </w:tc>
        <w:tc>
          <w:tcPr>
            <w:tcW w:w="625" w:type="pct"/>
            <w:shd w:val="clear" w:color="auto" w:fill="auto"/>
            <w:noWrap/>
            <w:vAlign w:val="bottom"/>
          </w:tcPr>
          <w:p w14:paraId="254C690E" w14:textId="77777777" w:rsidR="00D83308" w:rsidRPr="00E2012A" w:rsidRDefault="00D83308" w:rsidP="000B39EA">
            <w:pPr>
              <w:spacing w:before="0" w:after="0"/>
              <w:jc w:val="center"/>
              <w:rPr>
                <w:rFonts w:cs="Arial"/>
                <w:color w:val="000000"/>
                <w:szCs w:val="22"/>
              </w:rPr>
            </w:pPr>
            <w:r w:rsidRPr="00E2012A">
              <w:rPr>
                <w:rFonts w:cs="Arial"/>
                <w:color w:val="000000"/>
                <w:szCs w:val="22"/>
              </w:rPr>
              <w:t>-1.92</w:t>
            </w:r>
          </w:p>
        </w:tc>
        <w:tc>
          <w:tcPr>
            <w:tcW w:w="1226" w:type="pct"/>
            <w:shd w:val="clear" w:color="auto" w:fill="auto"/>
            <w:noWrap/>
            <w:vAlign w:val="bottom"/>
          </w:tcPr>
          <w:p w14:paraId="7F67062A" w14:textId="77777777" w:rsidR="00D83308" w:rsidRPr="00E2012A" w:rsidRDefault="00D83308" w:rsidP="000B39EA">
            <w:pPr>
              <w:spacing w:before="0" w:after="0"/>
              <w:jc w:val="center"/>
              <w:rPr>
                <w:rFonts w:cs="Arial"/>
                <w:color w:val="000000"/>
                <w:szCs w:val="22"/>
              </w:rPr>
            </w:pPr>
            <w:r w:rsidRPr="00E2012A">
              <w:rPr>
                <w:rFonts w:cs="Arial"/>
                <w:color w:val="000000"/>
                <w:szCs w:val="22"/>
              </w:rPr>
              <w:t>-2.36</w:t>
            </w:r>
          </w:p>
        </w:tc>
        <w:tc>
          <w:tcPr>
            <w:tcW w:w="1551" w:type="pct"/>
            <w:shd w:val="clear" w:color="auto" w:fill="auto"/>
            <w:noWrap/>
            <w:vAlign w:val="bottom"/>
          </w:tcPr>
          <w:p w14:paraId="2E646F6C" w14:textId="77777777" w:rsidR="00D83308" w:rsidRPr="00E2012A" w:rsidRDefault="00D83308" w:rsidP="000B39EA">
            <w:pPr>
              <w:spacing w:before="0" w:after="0"/>
              <w:jc w:val="center"/>
              <w:rPr>
                <w:rFonts w:cs="Arial"/>
                <w:color w:val="000000"/>
                <w:szCs w:val="22"/>
              </w:rPr>
            </w:pPr>
            <w:r w:rsidRPr="00E2012A">
              <w:rPr>
                <w:rFonts w:cs="Arial"/>
                <w:color w:val="000000"/>
                <w:szCs w:val="22"/>
              </w:rPr>
              <w:t>-1.86</w:t>
            </w:r>
          </w:p>
        </w:tc>
      </w:tr>
      <w:tr w:rsidR="00D83308" w:rsidRPr="00D910F5" w14:paraId="542A730D" w14:textId="77777777" w:rsidTr="00A94C76">
        <w:trPr>
          <w:trHeight w:val="300"/>
          <w:jc w:val="center"/>
        </w:trPr>
        <w:tc>
          <w:tcPr>
            <w:tcW w:w="1598" w:type="pct"/>
            <w:shd w:val="clear" w:color="auto" w:fill="auto"/>
            <w:noWrap/>
            <w:vAlign w:val="bottom"/>
          </w:tcPr>
          <w:p w14:paraId="24957B0C"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Oxychloride-Mg</w:t>
            </w:r>
          </w:p>
        </w:tc>
        <w:tc>
          <w:tcPr>
            <w:tcW w:w="625" w:type="pct"/>
            <w:shd w:val="clear" w:color="auto" w:fill="auto"/>
            <w:noWrap/>
            <w:vAlign w:val="bottom"/>
          </w:tcPr>
          <w:p w14:paraId="159E39A1" w14:textId="77777777" w:rsidR="00D83308" w:rsidRPr="00E2012A" w:rsidRDefault="00D83308" w:rsidP="000B39EA">
            <w:pPr>
              <w:spacing w:before="0" w:after="0"/>
              <w:jc w:val="center"/>
              <w:rPr>
                <w:rFonts w:cs="Arial"/>
                <w:color w:val="000000"/>
                <w:szCs w:val="22"/>
              </w:rPr>
            </w:pPr>
            <w:r w:rsidRPr="00E2012A">
              <w:rPr>
                <w:rFonts w:cs="Arial"/>
                <w:color w:val="000000"/>
                <w:szCs w:val="22"/>
              </w:rPr>
              <w:t>-2.65</w:t>
            </w:r>
          </w:p>
        </w:tc>
        <w:tc>
          <w:tcPr>
            <w:tcW w:w="1226" w:type="pct"/>
            <w:shd w:val="clear" w:color="auto" w:fill="auto"/>
            <w:noWrap/>
            <w:vAlign w:val="bottom"/>
          </w:tcPr>
          <w:p w14:paraId="721586CA" w14:textId="77777777" w:rsidR="00D83308" w:rsidRPr="00E2012A" w:rsidRDefault="00D83308" w:rsidP="000B39EA">
            <w:pPr>
              <w:spacing w:before="0" w:after="0"/>
              <w:jc w:val="center"/>
              <w:rPr>
                <w:rFonts w:cs="Arial"/>
                <w:color w:val="000000"/>
                <w:szCs w:val="22"/>
              </w:rPr>
            </w:pPr>
            <w:r w:rsidRPr="00E2012A">
              <w:rPr>
                <w:rFonts w:cs="Arial"/>
                <w:color w:val="000000"/>
                <w:szCs w:val="22"/>
              </w:rPr>
              <w:t>-2.91</w:t>
            </w:r>
          </w:p>
        </w:tc>
        <w:tc>
          <w:tcPr>
            <w:tcW w:w="1551" w:type="pct"/>
            <w:shd w:val="clear" w:color="auto" w:fill="auto"/>
            <w:noWrap/>
            <w:vAlign w:val="bottom"/>
          </w:tcPr>
          <w:p w14:paraId="3EE0E127" w14:textId="77777777" w:rsidR="00D83308" w:rsidRPr="00E2012A" w:rsidRDefault="00D83308" w:rsidP="000B39EA">
            <w:pPr>
              <w:spacing w:before="0" w:after="0"/>
              <w:jc w:val="center"/>
              <w:rPr>
                <w:rFonts w:cs="Arial"/>
                <w:color w:val="000000"/>
                <w:szCs w:val="22"/>
              </w:rPr>
            </w:pPr>
            <w:r w:rsidRPr="00E2012A">
              <w:rPr>
                <w:rFonts w:cs="Arial"/>
                <w:color w:val="000000"/>
                <w:szCs w:val="22"/>
              </w:rPr>
              <w:t>-2.93</w:t>
            </w:r>
          </w:p>
        </w:tc>
      </w:tr>
      <w:tr w:rsidR="00D83308" w:rsidRPr="00D910F5" w14:paraId="1B5EB8B2" w14:textId="77777777" w:rsidTr="00A94C76">
        <w:trPr>
          <w:trHeight w:val="300"/>
          <w:jc w:val="center"/>
        </w:trPr>
        <w:tc>
          <w:tcPr>
            <w:tcW w:w="1598" w:type="pct"/>
            <w:shd w:val="clear" w:color="auto" w:fill="auto"/>
            <w:noWrap/>
            <w:vAlign w:val="bottom"/>
          </w:tcPr>
          <w:p w14:paraId="7B8CAA69"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Pentahydrite</w:t>
            </w:r>
          </w:p>
        </w:tc>
        <w:tc>
          <w:tcPr>
            <w:tcW w:w="625" w:type="pct"/>
            <w:shd w:val="clear" w:color="auto" w:fill="auto"/>
            <w:noWrap/>
            <w:vAlign w:val="bottom"/>
          </w:tcPr>
          <w:p w14:paraId="5E72858A" w14:textId="77777777" w:rsidR="00D83308" w:rsidRPr="00E2012A" w:rsidRDefault="00D83308" w:rsidP="000B39EA">
            <w:pPr>
              <w:spacing w:before="0" w:after="0"/>
              <w:jc w:val="center"/>
              <w:rPr>
                <w:rFonts w:cs="Arial"/>
                <w:color w:val="000000"/>
                <w:szCs w:val="22"/>
              </w:rPr>
            </w:pPr>
            <w:r w:rsidRPr="00E2012A">
              <w:rPr>
                <w:rFonts w:cs="Arial"/>
                <w:color w:val="000000"/>
                <w:szCs w:val="22"/>
              </w:rPr>
              <w:t>-2.66</w:t>
            </w:r>
          </w:p>
        </w:tc>
        <w:tc>
          <w:tcPr>
            <w:tcW w:w="1226" w:type="pct"/>
            <w:shd w:val="clear" w:color="auto" w:fill="auto"/>
            <w:noWrap/>
            <w:vAlign w:val="bottom"/>
          </w:tcPr>
          <w:p w14:paraId="6A79E1A9" w14:textId="77777777" w:rsidR="00D83308" w:rsidRPr="00E2012A" w:rsidRDefault="00D83308" w:rsidP="000B39EA">
            <w:pPr>
              <w:spacing w:before="0" w:after="0"/>
              <w:jc w:val="center"/>
              <w:rPr>
                <w:rFonts w:cs="Arial"/>
                <w:color w:val="000000"/>
                <w:szCs w:val="22"/>
              </w:rPr>
            </w:pPr>
            <w:r w:rsidRPr="00E2012A">
              <w:rPr>
                <w:rFonts w:cs="Arial"/>
                <w:color w:val="000000"/>
                <w:szCs w:val="22"/>
              </w:rPr>
              <w:t>-2.62</w:t>
            </w:r>
          </w:p>
        </w:tc>
        <w:tc>
          <w:tcPr>
            <w:tcW w:w="1551" w:type="pct"/>
            <w:shd w:val="clear" w:color="auto" w:fill="auto"/>
            <w:noWrap/>
            <w:vAlign w:val="bottom"/>
          </w:tcPr>
          <w:p w14:paraId="60D30B20" w14:textId="77777777" w:rsidR="00D83308" w:rsidRPr="00E2012A" w:rsidRDefault="00D83308" w:rsidP="000B39EA">
            <w:pPr>
              <w:spacing w:before="0" w:after="0"/>
              <w:jc w:val="center"/>
              <w:rPr>
                <w:rFonts w:cs="Arial"/>
                <w:color w:val="000000"/>
                <w:szCs w:val="22"/>
                <w:lang w:eastAsia="zh-CN"/>
              </w:rPr>
            </w:pPr>
            <w:r w:rsidRPr="00E2012A">
              <w:rPr>
                <w:rFonts w:cs="Arial"/>
                <w:color w:val="000000"/>
                <w:szCs w:val="22"/>
              </w:rPr>
              <w:t>-2.6</w:t>
            </w:r>
            <w:r>
              <w:rPr>
                <w:rFonts w:cs="Arial" w:hint="eastAsia"/>
                <w:color w:val="000000"/>
                <w:szCs w:val="22"/>
                <w:lang w:eastAsia="zh-CN"/>
              </w:rPr>
              <w:t>7</w:t>
            </w:r>
          </w:p>
        </w:tc>
      </w:tr>
      <w:tr w:rsidR="00D83308" w:rsidRPr="00D910F5" w14:paraId="107E2BFD" w14:textId="77777777" w:rsidTr="00A94C76">
        <w:trPr>
          <w:trHeight w:val="300"/>
          <w:jc w:val="center"/>
        </w:trPr>
        <w:tc>
          <w:tcPr>
            <w:tcW w:w="1598" w:type="pct"/>
            <w:shd w:val="clear" w:color="auto" w:fill="auto"/>
            <w:noWrap/>
            <w:vAlign w:val="bottom"/>
          </w:tcPr>
          <w:p w14:paraId="1BE057FD"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Pentasalt</w:t>
            </w:r>
          </w:p>
        </w:tc>
        <w:tc>
          <w:tcPr>
            <w:tcW w:w="625" w:type="pct"/>
            <w:shd w:val="clear" w:color="auto" w:fill="auto"/>
            <w:noWrap/>
            <w:vAlign w:val="bottom"/>
          </w:tcPr>
          <w:p w14:paraId="089C37CA" w14:textId="77777777" w:rsidR="00D83308" w:rsidRPr="00E2012A" w:rsidRDefault="00D83308" w:rsidP="000B39EA">
            <w:pPr>
              <w:spacing w:before="0" w:after="0"/>
              <w:jc w:val="center"/>
              <w:rPr>
                <w:rFonts w:cs="Arial"/>
                <w:color w:val="000000"/>
                <w:szCs w:val="22"/>
              </w:rPr>
            </w:pPr>
            <w:r w:rsidRPr="00E2012A">
              <w:rPr>
                <w:rFonts w:cs="Arial"/>
                <w:color w:val="000000"/>
                <w:szCs w:val="22"/>
              </w:rPr>
              <w:t>-3.16</w:t>
            </w:r>
          </w:p>
        </w:tc>
        <w:tc>
          <w:tcPr>
            <w:tcW w:w="1226" w:type="pct"/>
            <w:shd w:val="clear" w:color="auto" w:fill="auto"/>
            <w:noWrap/>
            <w:vAlign w:val="bottom"/>
          </w:tcPr>
          <w:p w14:paraId="6C1500AB" w14:textId="77777777" w:rsidR="00D83308" w:rsidRPr="00E2012A" w:rsidRDefault="00D83308" w:rsidP="000B39EA">
            <w:pPr>
              <w:spacing w:before="0" w:after="0"/>
              <w:jc w:val="center"/>
              <w:rPr>
                <w:rFonts w:cs="Arial"/>
                <w:color w:val="000000"/>
                <w:szCs w:val="22"/>
              </w:rPr>
            </w:pPr>
            <w:r w:rsidRPr="00E2012A">
              <w:rPr>
                <w:rFonts w:cs="Arial"/>
                <w:color w:val="000000"/>
                <w:szCs w:val="22"/>
              </w:rPr>
              <w:t>-2.55</w:t>
            </w:r>
          </w:p>
        </w:tc>
        <w:tc>
          <w:tcPr>
            <w:tcW w:w="1551" w:type="pct"/>
            <w:shd w:val="clear" w:color="auto" w:fill="auto"/>
            <w:noWrap/>
            <w:vAlign w:val="bottom"/>
          </w:tcPr>
          <w:p w14:paraId="7CC79A7A" w14:textId="77777777" w:rsidR="00D83308" w:rsidRPr="00E2012A" w:rsidRDefault="00D83308" w:rsidP="000B39EA">
            <w:pPr>
              <w:spacing w:before="0" w:after="0"/>
              <w:jc w:val="center"/>
              <w:rPr>
                <w:rFonts w:cs="Arial"/>
                <w:color w:val="000000"/>
                <w:szCs w:val="22"/>
              </w:rPr>
            </w:pPr>
            <w:r w:rsidRPr="00E2012A">
              <w:rPr>
                <w:rFonts w:cs="Arial"/>
                <w:color w:val="000000"/>
                <w:szCs w:val="22"/>
              </w:rPr>
              <w:t>-3.21</w:t>
            </w:r>
          </w:p>
        </w:tc>
      </w:tr>
      <w:tr w:rsidR="00D83308" w:rsidRPr="00D910F5" w14:paraId="4B68AE94" w14:textId="77777777" w:rsidTr="00A94C76">
        <w:trPr>
          <w:trHeight w:val="300"/>
          <w:jc w:val="center"/>
        </w:trPr>
        <w:tc>
          <w:tcPr>
            <w:tcW w:w="1598" w:type="pct"/>
            <w:shd w:val="clear" w:color="auto" w:fill="auto"/>
            <w:noWrap/>
            <w:vAlign w:val="bottom"/>
          </w:tcPr>
          <w:p w14:paraId="536A5184"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Polyhalite</w:t>
            </w:r>
          </w:p>
        </w:tc>
        <w:tc>
          <w:tcPr>
            <w:tcW w:w="625" w:type="pct"/>
            <w:shd w:val="clear" w:color="auto" w:fill="auto"/>
            <w:noWrap/>
            <w:vAlign w:val="bottom"/>
          </w:tcPr>
          <w:p w14:paraId="30C60F2B" w14:textId="77777777" w:rsidR="00D83308" w:rsidRPr="00E2012A" w:rsidRDefault="00D83308" w:rsidP="000B39EA">
            <w:pPr>
              <w:spacing w:before="0" w:after="0"/>
              <w:jc w:val="center"/>
              <w:rPr>
                <w:rFonts w:cs="Arial"/>
                <w:color w:val="000000"/>
                <w:szCs w:val="22"/>
              </w:rPr>
            </w:pPr>
            <w:r w:rsidRPr="00E2012A">
              <w:rPr>
                <w:rFonts w:cs="Arial"/>
                <w:color w:val="000000"/>
                <w:szCs w:val="22"/>
              </w:rPr>
              <w:t>-4.66</w:t>
            </w:r>
          </w:p>
        </w:tc>
        <w:tc>
          <w:tcPr>
            <w:tcW w:w="1226" w:type="pct"/>
            <w:shd w:val="clear" w:color="auto" w:fill="auto"/>
            <w:noWrap/>
            <w:vAlign w:val="bottom"/>
          </w:tcPr>
          <w:p w14:paraId="3940B2C6" w14:textId="77777777" w:rsidR="00D83308" w:rsidRPr="00E2012A" w:rsidRDefault="00D83308" w:rsidP="000B39EA">
            <w:pPr>
              <w:spacing w:before="0" w:after="0"/>
              <w:jc w:val="center"/>
              <w:rPr>
                <w:rFonts w:cs="Arial"/>
                <w:color w:val="000000"/>
                <w:szCs w:val="22"/>
              </w:rPr>
            </w:pPr>
            <w:r w:rsidRPr="00E2012A">
              <w:rPr>
                <w:rFonts w:cs="Arial"/>
                <w:color w:val="000000"/>
                <w:szCs w:val="22"/>
              </w:rPr>
              <w:t>-4.69</w:t>
            </w:r>
          </w:p>
        </w:tc>
        <w:tc>
          <w:tcPr>
            <w:tcW w:w="1551" w:type="pct"/>
            <w:shd w:val="clear" w:color="auto" w:fill="auto"/>
            <w:noWrap/>
            <w:vAlign w:val="bottom"/>
          </w:tcPr>
          <w:p w14:paraId="02171AB8" w14:textId="77777777" w:rsidR="00D83308" w:rsidRPr="00E2012A" w:rsidRDefault="00D83308" w:rsidP="000B39EA">
            <w:pPr>
              <w:spacing w:before="0" w:after="0"/>
              <w:jc w:val="center"/>
              <w:rPr>
                <w:rFonts w:cs="Arial"/>
                <w:color w:val="000000"/>
                <w:szCs w:val="22"/>
              </w:rPr>
            </w:pPr>
            <w:r w:rsidRPr="00E2012A">
              <w:rPr>
                <w:rFonts w:cs="Arial"/>
                <w:color w:val="000000"/>
                <w:szCs w:val="22"/>
              </w:rPr>
              <w:t>-4.67</w:t>
            </w:r>
          </w:p>
        </w:tc>
      </w:tr>
      <w:tr w:rsidR="00D83308" w:rsidRPr="00D910F5" w14:paraId="5EFFE533" w14:textId="77777777" w:rsidTr="00A94C76">
        <w:trPr>
          <w:trHeight w:val="300"/>
          <w:jc w:val="center"/>
        </w:trPr>
        <w:tc>
          <w:tcPr>
            <w:tcW w:w="1598" w:type="pct"/>
            <w:shd w:val="clear" w:color="auto" w:fill="auto"/>
            <w:noWrap/>
            <w:vAlign w:val="bottom"/>
          </w:tcPr>
          <w:p w14:paraId="09FE4447"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Sylvite</w:t>
            </w:r>
          </w:p>
        </w:tc>
        <w:tc>
          <w:tcPr>
            <w:tcW w:w="625" w:type="pct"/>
            <w:shd w:val="clear" w:color="auto" w:fill="auto"/>
            <w:noWrap/>
            <w:vAlign w:val="bottom"/>
          </w:tcPr>
          <w:p w14:paraId="7A8E2078" w14:textId="77777777" w:rsidR="00D83308" w:rsidRPr="00E2012A" w:rsidRDefault="00D83308" w:rsidP="000B39EA">
            <w:pPr>
              <w:spacing w:before="0" w:after="0"/>
              <w:jc w:val="center"/>
              <w:rPr>
                <w:rFonts w:cs="Arial"/>
                <w:color w:val="000000"/>
                <w:szCs w:val="22"/>
              </w:rPr>
            </w:pPr>
            <w:r w:rsidRPr="00E2012A">
              <w:rPr>
                <w:rFonts w:cs="Arial"/>
                <w:color w:val="000000"/>
                <w:szCs w:val="22"/>
              </w:rPr>
              <w:t>-1.06</w:t>
            </w:r>
          </w:p>
        </w:tc>
        <w:tc>
          <w:tcPr>
            <w:tcW w:w="1226" w:type="pct"/>
            <w:shd w:val="clear" w:color="auto" w:fill="auto"/>
            <w:noWrap/>
            <w:vAlign w:val="bottom"/>
          </w:tcPr>
          <w:p w14:paraId="3980A324" w14:textId="77777777" w:rsidR="00D83308" w:rsidRPr="00E2012A" w:rsidRDefault="00D83308" w:rsidP="000B39EA">
            <w:pPr>
              <w:spacing w:before="0" w:after="0"/>
              <w:jc w:val="center"/>
              <w:rPr>
                <w:rFonts w:cs="Arial"/>
                <w:color w:val="000000"/>
                <w:szCs w:val="22"/>
              </w:rPr>
            </w:pPr>
            <w:r w:rsidRPr="00E2012A">
              <w:rPr>
                <w:rFonts w:cs="Arial"/>
                <w:color w:val="000000"/>
                <w:szCs w:val="22"/>
              </w:rPr>
              <w:t>-1.05</w:t>
            </w:r>
          </w:p>
        </w:tc>
        <w:tc>
          <w:tcPr>
            <w:tcW w:w="1551" w:type="pct"/>
            <w:shd w:val="clear" w:color="auto" w:fill="auto"/>
            <w:noWrap/>
            <w:vAlign w:val="bottom"/>
          </w:tcPr>
          <w:p w14:paraId="16FF662F" w14:textId="77777777" w:rsidR="00D83308" w:rsidRPr="00E2012A" w:rsidRDefault="00D83308" w:rsidP="000B39EA">
            <w:pPr>
              <w:spacing w:before="0" w:after="0"/>
              <w:jc w:val="center"/>
              <w:rPr>
                <w:rFonts w:cs="Arial"/>
                <w:color w:val="000000"/>
                <w:szCs w:val="22"/>
              </w:rPr>
            </w:pPr>
            <w:r w:rsidRPr="00E2012A">
              <w:rPr>
                <w:rFonts w:cs="Arial"/>
                <w:color w:val="000000"/>
                <w:szCs w:val="22"/>
              </w:rPr>
              <w:t>-1.06</w:t>
            </w:r>
          </w:p>
        </w:tc>
      </w:tr>
      <w:tr w:rsidR="00D83308" w:rsidRPr="00D910F5" w14:paraId="0AA5DBC3" w14:textId="77777777" w:rsidTr="00A94C76">
        <w:trPr>
          <w:trHeight w:val="300"/>
          <w:jc w:val="center"/>
        </w:trPr>
        <w:tc>
          <w:tcPr>
            <w:tcW w:w="1598" w:type="pct"/>
            <w:shd w:val="clear" w:color="auto" w:fill="auto"/>
            <w:noWrap/>
            <w:vAlign w:val="bottom"/>
          </w:tcPr>
          <w:p w14:paraId="1A08C459"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Syngenite</w:t>
            </w:r>
          </w:p>
        </w:tc>
        <w:tc>
          <w:tcPr>
            <w:tcW w:w="625" w:type="pct"/>
            <w:shd w:val="clear" w:color="auto" w:fill="auto"/>
            <w:noWrap/>
            <w:vAlign w:val="bottom"/>
          </w:tcPr>
          <w:p w14:paraId="5D61569C" w14:textId="77777777" w:rsidR="00D83308" w:rsidRPr="00E2012A" w:rsidRDefault="00D83308" w:rsidP="000B39EA">
            <w:pPr>
              <w:spacing w:before="0" w:after="0"/>
              <w:jc w:val="center"/>
              <w:rPr>
                <w:rFonts w:cs="Arial"/>
                <w:color w:val="000000"/>
                <w:szCs w:val="22"/>
              </w:rPr>
            </w:pPr>
            <w:r w:rsidRPr="00E2012A">
              <w:rPr>
                <w:rFonts w:cs="Arial"/>
                <w:color w:val="000000"/>
                <w:szCs w:val="22"/>
              </w:rPr>
              <w:t>-3.26</w:t>
            </w:r>
          </w:p>
        </w:tc>
        <w:tc>
          <w:tcPr>
            <w:tcW w:w="1226" w:type="pct"/>
            <w:shd w:val="clear" w:color="auto" w:fill="auto"/>
            <w:noWrap/>
            <w:vAlign w:val="bottom"/>
          </w:tcPr>
          <w:p w14:paraId="7A447510" w14:textId="77777777" w:rsidR="00D83308" w:rsidRPr="00E2012A" w:rsidRDefault="00D83308" w:rsidP="000B39EA">
            <w:pPr>
              <w:spacing w:before="0" w:after="0"/>
              <w:jc w:val="center"/>
              <w:rPr>
                <w:rFonts w:cs="Arial"/>
                <w:color w:val="000000"/>
                <w:szCs w:val="22"/>
              </w:rPr>
            </w:pPr>
            <w:r w:rsidRPr="00E2012A">
              <w:rPr>
                <w:rFonts w:cs="Arial"/>
                <w:color w:val="000000"/>
                <w:szCs w:val="22"/>
              </w:rPr>
              <w:t>-3.19</w:t>
            </w:r>
          </w:p>
        </w:tc>
        <w:tc>
          <w:tcPr>
            <w:tcW w:w="1551" w:type="pct"/>
            <w:shd w:val="clear" w:color="auto" w:fill="auto"/>
            <w:noWrap/>
            <w:vAlign w:val="bottom"/>
          </w:tcPr>
          <w:p w14:paraId="2F4BD136" w14:textId="77777777" w:rsidR="00D83308" w:rsidRPr="00E2012A" w:rsidRDefault="00D83308" w:rsidP="000B39EA">
            <w:pPr>
              <w:spacing w:before="0" w:after="0"/>
              <w:jc w:val="center"/>
              <w:rPr>
                <w:rFonts w:cs="Arial"/>
                <w:color w:val="000000"/>
                <w:szCs w:val="22"/>
              </w:rPr>
            </w:pPr>
            <w:r w:rsidRPr="00E2012A">
              <w:rPr>
                <w:rFonts w:cs="Arial"/>
                <w:color w:val="000000"/>
                <w:szCs w:val="22"/>
              </w:rPr>
              <w:t>-3.14</w:t>
            </w:r>
          </w:p>
        </w:tc>
      </w:tr>
      <w:tr w:rsidR="00D83308" w:rsidRPr="00D910F5" w14:paraId="426D6AB1" w14:textId="77777777" w:rsidTr="00A94C76">
        <w:trPr>
          <w:trHeight w:val="300"/>
          <w:jc w:val="center"/>
        </w:trPr>
        <w:tc>
          <w:tcPr>
            <w:tcW w:w="1598" w:type="pct"/>
            <w:shd w:val="clear" w:color="auto" w:fill="auto"/>
            <w:noWrap/>
            <w:vAlign w:val="bottom"/>
          </w:tcPr>
          <w:p w14:paraId="17EC84D6"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Thenardite</w:t>
            </w:r>
          </w:p>
        </w:tc>
        <w:tc>
          <w:tcPr>
            <w:tcW w:w="625" w:type="pct"/>
            <w:shd w:val="clear" w:color="auto" w:fill="auto"/>
            <w:noWrap/>
            <w:vAlign w:val="bottom"/>
          </w:tcPr>
          <w:p w14:paraId="67B0B3AC" w14:textId="77777777" w:rsidR="00D83308" w:rsidRPr="00E2012A" w:rsidRDefault="00D83308" w:rsidP="000B39EA">
            <w:pPr>
              <w:spacing w:before="0" w:after="0"/>
              <w:jc w:val="center"/>
              <w:rPr>
                <w:rFonts w:cs="Arial"/>
                <w:color w:val="000000"/>
                <w:szCs w:val="22"/>
              </w:rPr>
            </w:pPr>
            <w:r w:rsidRPr="00E2012A">
              <w:rPr>
                <w:rFonts w:cs="Arial"/>
                <w:color w:val="000000"/>
                <w:szCs w:val="22"/>
              </w:rPr>
              <w:t>-3.13</w:t>
            </w:r>
          </w:p>
        </w:tc>
        <w:tc>
          <w:tcPr>
            <w:tcW w:w="1226" w:type="pct"/>
            <w:shd w:val="clear" w:color="auto" w:fill="auto"/>
            <w:noWrap/>
            <w:vAlign w:val="bottom"/>
          </w:tcPr>
          <w:p w14:paraId="00E9B497" w14:textId="77777777" w:rsidR="00D83308" w:rsidRPr="00E2012A" w:rsidRDefault="00D83308" w:rsidP="000B39EA">
            <w:pPr>
              <w:spacing w:before="0" w:after="0"/>
              <w:jc w:val="center"/>
              <w:rPr>
                <w:rFonts w:cs="Arial"/>
                <w:color w:val="000000"/>
                <w:szCs w:val="22"/>
              </w:rPr>
            </w:pPr>
            <w:r w:rsidRPr="00E2012A">
              <w:rPr>
                <w:rFonts w:cs="Arial"/>
                <w:color w:val="000000"/>
                <w:szCs w:val="22"/>
              </w:rPr>
              <w:t>-3.15</w:t>
            </w:r>
          </w:p>
        </w:tc>
        <w:tc>
          <w:tcPr>
            <w:tcW w:w="1551" w:type="pct"/>
            <w:shd w:val="clear" w:color="auto" w:fill="auto"/>
            <w:noWrap/>
            <w:vAlign w:val="bottom"/>
          </w:tcPr>
          <w:p w14:paraId="20C1B5F0" w14:textId="77777777" w:rsidR="00D83308" w:rsidRPr="00E2012A" w:rsidRDefault="00D83308" w:rsidP="000B39EA">
            <w:pPr>
              <w:spacing w:before="0" w:after="0"/>
              <w:jc w:val="center"/>
              <w:rPr>
                <w:rFonts w:cs="Arial"/>
                <w:color w:val="000000"/>
                <w:szCs w:val="22"/>
              </w:rPr>
            </w:pPr>
            <w:r w:rsidRPr="00E2012A">
              <w:rPr>
                <w:rFonts w:cs="Arial"/>
                <w:color w:val="000000"/>
                <w:szCs w:val="22"/>
              </w:rPr>
              <w:t>-3.11</w:t>
            </w:r>
          </w:p>
        </w:tc>
      </w:tr>
      <w:tr w:rsidR="00D83308" w:rsidRPr="00D910F5" w14:paraId="1D2B5ED9" w14:textId="77777777" w:rsidTr="00A94C76">
        <w:trPr>
          <w:trHeight w:val="300"/>
          <w:jc w:val="center"/>
        </w:trPr>
        <w:tc>
          <w:tcPr>
            <w:tcW w:w="1598" w:type="pct"/>
            <w:tcBorders>
              <w:bottom w:val="single" w:sz="4" w:space="0" w:color="auto"/>
            </w:tcBorders>
            <w:shd w:val="clear" w:color="auto" w:fill="auto"/>
            <w:noWrap/>
            <w:vAlign w:val="bottom"/>
          </w:tcPr>
          <w:p w14:paraId="7AA2D79C" w14:textId="77777777" w:rsidR="00D83308" w:rsidRPr="00E2012A" w:rsidRDefault="00D83308" w:rsidP="000B39EA">
            <w:pPr>
              <w:spacing w:before="0" w:after="0"/>
              <w:ind w:firstLine="621"/>
              <w:jc w:val="left"/>
              <w:rPr>
                <w:rFonts w:cs="Arial"/>
                <w:color w:val="000000"/>
                <w:szCs w:val="22"/>
              </w:rPr>
            </w:pPr>
            <w:r w:rsidRPr="00E2012A">
              <w:rPr>
                <w:rFonts w:cs="Arial"/>
                <w:color w:val="000000"/>
                <w:szCs w:val="22"/>
              </w:rPr>
              <w:t>Brucite</w:t>
            </w:r>
          </w:p>
        </w:tc>
        <w:tc>
          <w:tcPr>
            <w:tcW w:w="625" w:type="pct"/>
            <w:tcBorders>
              <w:bottom w:val="single" w:sz="4" w:space="0" w:color="auto"/>
            </w:tcBorders>
            <w:shd w:val="clear" w:color="auto" w:fill="auto"/>
            <w:noWrap/>
            <w:vAlign w:val="bottom"/>
          </w:tcPr>
          <w:p w14:paraId="543672F5" w14:textId="77777777" w:rsidR="00D83308" w:rsidRPr="00E2012A" w:rsidRDefault="00D83308" w:rsidP="000B39EA">
            <w:pPr>
              <w:spacing w:before="0" w:after="0"/>
              <w:jc w:val="center"/>
              <w:rPr>
                <w:rFonts w:cs="Arial"/>
                <w:color w:val="000000"/>
                <w:szCs w:val="22"/>
              </w:rPr>
            </w:pPr>
            <w:r w:rsidRPr="00E2012A">
              <w:rPr>
                <w:rFonts w:cs="Arial"/>
                <w:color w:val="000000"/>
                <w:szCs w:val="22"/>
              </w:rPr>
              <w:t>-1.97</w:t>
            </w:r>
          </w:p>
        </w:tc>
        <w:tc>
          <w:tcPr>
            <w:tcW w:w="1226" w:type="pct"/>
            <w:tcBorders>
              <w:bottom w:val="single" w:sz="4" w:space="0" w:color="auto"/>
            </w:tcBorders>
            <w:shd w:val="clear" w:color="auto" w:fill="auto"/>
            <w:noWrap/>
            <w:vAlign w:val="bottom"/>
          </w:tcPr>
          <w:p w14:paraId="47E50170" w14:textId="77777777" w:rsidR="00D83308" w:rsidRPr="00E2012A" w:rsidRDefault="00D83308" w:rsidP="000B39EA">
            <w:pPr>
              <w:spacing w:before="0" w:after="0"/>
              <w:jc w:val="center"/>
              <w:rPr>
                <w:rFonts w:cs="Arial"/>
                <w:color w:val="000000"/>
                <w:szCs w:val="22"/>
              </w:rPr>
            </w:pPr>
            <w:r w:rsidRPr="00E2012A">
              <w:rPr>
                <w:rFonts w:cs="Arial"/>
                <w:color w:val="000000"/>
                <w:szCs w:val="22"/>
              </w:rPr>
              <w:t>-2.14</w:t>
            </w:r>
          </w:p>
        </w:tc>
        <w:tc>
          <w:tcPr>
            <w:tcW w:w="1551" w:type="pct"/>
            <w:tcBorders>
              <w:bottom w:val="single" w:sz="4" w:space="0" w:color="auto"/>
            </w:tcBorders>
            <w:shd w:val="clear" w:color="auto" w:fill="auto"/>
            <w:noWrap/>
            <w:vAlign w:val="bottom"/>
          </w:tcPr>
          <w:p w14:paraId="3774F6C3" w14:textId="77777777" w:rsidR="00D83308" w:rsidRPr="00E2012A" w:rsidRDefault="00D83308" w:rsidP="000B39EA">
            <w:pPr>
              <w:spacing w:before="0" w:after="0"/>
              <w:jc w:val="center"/>
              <w:rPr>
                <w:rFonts w:cs="Arial"/>
                <w:color w:val="000000"/>
                <w:szCs w:val="22"/>
              </w:rPr>
            </w:pPr>
            <w:r w:rsidRPr="00E2012A">
              <w:rPr>
                <w:rFonts w:cs="Arial"/>
                <w:color w:val="000000"/>
                <w:szCs w:val="22"/>
              </w:rPr>
              <w:t>-2.16</w:t>
            </w:r>
          </w:p>
        </w:tc>
      </w:tr>
    </w:tbl>
    <w:p w14:paraId="23E273AA" w14:textId="77777777" w:rsidR="001A3263" w:rsidRDefault="001A3263" w:rsidP="001A3263"/>
    <w:p w14:paraId="417C0983" w14:textId="77777777" w:rsidR="001A3263" w:rsidRDefault="001A3263" w:rsidP="001A3263">
      <w:pPr>
        <w:widowControl/>
        <w:spacing w:before="0" w:after="0"/>
        <w:jc w:val="left"/>
      </w:pPr>
      <w:r>
        <w:br w:type="page"/>
      </w:r>
    </w:p>
    <w:p w14:paraId="4E85CEBD" w14:textId="77777777" w:rsidR="00D83308" w:rsidRPr="00ED3698" w:rsidRDefault="002E7417" w:rsidP="00D83308">
      <w:pPr>
        <w:pStyle w:val="Heading2"/>
      </w:pPr>
      <w:bookmarkStart w:id="86" w:name="_Toc520374390"/>
      <w:r>
        <w:lastRenderedPageBreak/>
        <w:t>G</w:t>
      </w:r>
      <w:r w:rsidR="00040E71">
        <w:t>roundwater</w:t>
      </w:r>
      <w:r>
        <w:t xml:space="preserve"> </w:t>
      </w:r>
      <w:r w:rsidR="00040E71">
        <w:t>f</w:t>
      </w:r>
      <w:r w:rsidR="00D83308" w:rsidRPr="00ED3698">
        <w:t>low</w:t>
      </w:r>
      <w:r>
        <w:t xml:space="preserve"> </w:t>
      </w:r>
      <w:r w:rsidR="00040E71">
        <w:t>and</w:t>
      </w:r>
      <w:r>
        <w:t xml:space="preserve"> </w:t>
      </w:r>
      <w:r w:rsidR="00D2753A">
        <w:t>water vapor transport</w:t>
      </w:r>
      <w:bookmarkEnd w:id="86"/>
    </w:p>
    <w:p w14:paraId="7E5914EE" w14:textId="31ADBB60" w:rsidR="00D83308" w:rsidRPr="00ED3698" w:rsidRDefault="0076771D" w:rsidP="00D83308">
      <w:pPr>
        <w:rPr>
          <w:lang w:eastAsia="zh-CN"/>
        </w:rPr>
      </w:pPr>
      <w:r>
        <w:t>MIN3P-THCm</w:t>
      </w:r>
      <w:r w:rsidR="00D83308">
        <w:t xml:space="preserve"> </w:t>
      </w:r>
      <w:r w:rsidR="00D83308" w:rsidRPr="00ED3698">
        <w:t>provides</w:t>
      </w:r>
      <w:r w:rsidR="00840202">
        <w:t xml:space="preserve"> formulations for saturated and </w:t>
      </w:r>
      <w:r w:rsidR="00D83308" w:rsidRPr="00ED3698">
        <w:t>unsaturated flow simulation</w:t>
      </w:r>
      <w:r w:rsidR="000A1D0C">
        <w:rPr>
          <w:rFonts w:hint="eastAsia"/>
          <w:lang w:eastAsia="zh-CN"/>
        </w:rPr>
        <w:t>s</w:t>
      </w:r>
      <w:r w:rsidR="00D83308" w:rsidRPr="00ED3698">
        <w:t xml:space="preserve"> for 1D, 2D and 3D problems</w:t>
      </w:r>
      <w:r w:rsidR="00491A54">
        <w:t xml:space="preserve"> under isothermal conditions</w:t>
      </w:r>
      <w:r w:rsidR="002E7417">
        <w:t xml:space="preserve">, as well as </w:t>
      </w:r>
      <w:r w:rsidR="00D2753A">
        <w:t>water vapor transport</w:t>
      </w:r>
      <w:r w:rsidR="002E7417">
        <w:t xml:space="preserve"> under non-isothermal conditions</w:t>
      </w:r>
      <w:r w:rsidR="004474F5">
        <w:t xml:space="preserve">.  </w:t>
      </w:r>
      <w:r w:rsidR="00D0714B">
        <w:rPr>
          <w:rFonts w:hint="eastAsia"/>
          <w:lang w:eastAsia="zh-CN"/>
        </w:rPr>
        <w:t xml:space="preserve">A list of the </w:t>
      </w:r>
      <w:r w:rsidR="009D7D43">
        <w:rPr>
          <w:lang w:eastAsia="zh-CN"/>
        </w:rPr>
        <w:t>validation</w:t>
      </w:r>
      <w:r w:rsidR="00D83308">
        <w:rPr>
          <w:rFonts w:hint="eastAsia"/>
          <w:lang w:eastAsia="zh-CN"/>
        </w:rPr>
        <w:t xml:space="preserve"> examples </w:t>
      </w:r>
      <w:r w:rsidR="00491A54">
        <w:rPr>
          <w:lang w:eastAsia="zh-CN"/>
        </w:rPr>
        <w:t>for</w:t>
      </w:r>
      <w:r w:rsidR="00D83308">
        <w:rPr>
          <w:rFonts w:hint="eastAsia"/>
          <w:lang w:eastAsia="zh-CN"/>
        </w:rPr>
        <w:t xml:space="preserve"> flow problems </w:t>
      </w:r>
      <w:r w:rsidR="00D2753A">
        <w:rPr>
          <w:lang w:eastAsia="zh-CN"/>
        </w:rPr>
        <w:t>and a water vapor transport</w:t>
      </w:r>
      <w:r w:rsidR="00491A54">
        <w:rPr>
          <w:lang w:eastAsia="zh-CN"/>
        </w:rPr>
        <w:t xml:space="preserve"> problem are</w:t>
      </w:r>
      <w:r w:rsidR="00D0714B">
        <w:rPr>
          <w:rFonts w:hint="eastAsia"/>
          <w:lang w:eastAsia="zh-CN"/>
        </w:rPr>
        <w:t xml:space="preserve"> given</w:t>
      </w:r>
      <w:r w:rsidR="00D83308">
        <w:rPr>
          <w:rFonts w:hint="eastAsia"/>
          <w:lang w:eastAsia="zh-CN"/>
        </w:rPr>
        <w:t xml:space="preserve"> in </w:t>
      </w:r>
      <w:r w:rsidR="005F5019">
        <w:rPr>
          <w:lang w:eastAsia="zh-CN"/>
        </w:rPr>
        <w:fldChar w:fldCharType="begin"/>
      </w:r>
      <w:r w:rsidR="00D83308">
        <w:rPr>
          <w:lang w:eastAsia="zh-CN"/>
        </w:rPr>
        <w:instrText xml:space="preserve"> </w:instrText>
      </w:r>
      <w:r w:rsidR="00D83308">
        <w:rPr>
          <w:rFonts w:hint="eastAsia"/>
          <w:lang w:eastAsia="zh-CN"/>
        </w:rPr>
        <w:instrText>REF _Ref364343738 \h</w:instrText>
      </w:r>
      <w:r w:rsidR="00D83308">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12</w:t>
      </w:r>
      <w:r w:rsidR="005F5019">
        <w:rPr>
          <w:lang w:eastAsia="zh-CN"/>
        </w:rPr>
        <w:fldChar w:fldCharType="end"/>
      </w:r>
      <w:r w:rsidR="00D83308">
        <w:rPr>
          <w:rFonts w:hint="eastAsia"/>
          <w:lang w:eastAsia="zh-CN"/>
        </w:rPr>
        <w:t>.</w:t>
      </w:r>
    </w:p>
    <w:p w14:paraId="3A84DA5C" w14:textId="007600A8" w:rsidR="00D83308" w:rsidRPr="00ED3698" w:rsidRDefault="00D83308" w:rsidP="00AE6CCB">
      <w:pPr>
        <w:pStyle w:val="StyleCaptionTableCaptionBold"/>
      </w:pPr>
      <w:bookmarkStart w:id="87" w:name="_Ref364343738"/>
      <w:bookmarkStart w:id="88" w:name="_Toc520374888"/>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12</w:t>
      </w:r>
      <w:r w:rsidR="00FE1AD3">
        <w:fldChar w:fldCharType="end"/>
      </w:r>
      <w:bookmarkEnd w:id="87"/>
      <w:r w:rsidR="003B5581">
        <w:t xml:space="preserve">: </w:t>
      </w:r>
      <w:r w:rsidRPr="00ED3698">
        <w:t xml:space="preserve">List of flow </w:t>
      </w:r>
      <w:r w:rsidR="00491A54">
        <w:t xml:space="preserve">and evaporation </w:t>
      </w:r>
      <w:r w:rsidRPr="00ED3698">
        <w:t>benchmarks</w:t>
      </w:r>
      <w:bookmarkEnd w:id="8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872"/>
        <w:gridCol w:w="2127"/>
        <w:gridCol w:w="1159"/>
      </w:tblGrid>
      <w:tr w:rsidR="00D83308" w:rsidRPr="00ED3698" w14:paraId="66FCECBD" w14:textId="77777777" w:rsidTr="00CD7687">
        <w:tc>
          <w:tcPr>
            <w:tcW w:w="1231" w:type="dxa"/>
            <w:shd w:val="clear" w:color="auto" w:fill="D9D9D9"/>
          </w:tcPr>
          <w:p w14:paraId="15B9C47B" w14:textId="77777777" w:rsidR="00D83308" w:rsidRPr="00ED3698" w:rsidRDefault="00D83308" w:rsidP="000A1D0C">
            <w:pPr>
              <w:spacing w:before="0" w:after="0"/>
              <w:jc w:val="center"/>
              <w:rPr>
                <w:b/>
              </w:rPr>
            </w:pPr>
            <w:r w:rsidRPr="00ED3698">
              <w:rPr>
                <w:b/>
              </w:rPr>
              <w:t>Name</w:t>
            </w:r>
          </w:p>
        </w:tc>
        <w:tc>
          <w:tcPr>
            <w:tcW w:w="3872" w:type="dxa"/>
            <w:shd w:val="clear" w:color="auto" w:fill="D9D9D9"/>
          </w:tcPr>
          <w:p w14:paraId="12B359FC" w14:textId="77777777" w:rsidR="00D83308" w:rsidRPr="00ED3698" w:rsidRDefault="00D83308" w:rsidP="000A1D0C">
            <w:pPr>
              <w:spacing w:before="0" w:after="0"/>
              <w:jc w:val="center"/>
              <w:rPr>
                <w:b/>
              </w:rPr>
            </w:pPr>
            <w:r w:rsidRPr="00ED3698">
              <w:rPr>
                <w:b/>
              </w:rPr>
              <w:t>Description of Main Features</w:t>
            </w:r>
          </w:p>
        </w:tc>
        <w:tc>
          <w:tcPr>
            <w:tcW w:w="2127" w:type="dxa"/>
            <w:shd w:val="clear" w:color="auto" w:fill="D9D9D9"/>
          </w:tcPr>
          <w:p w14:paraId="058FCDFA" w14:textId="6A854F36" w:rsidR="00D83308" w:rsidRPr="00ED3698" w:rsidRDefault="009D7D43" w:rsidP="00840202">
            <w:pPr>
              <w:spacing w:before="0" w:after="0"/>
              <w:jc w:val="center"/>
              <w:rPr>
                <w:b/>
                <w:lang w:eastAsia="zh-CN"/>
              </w:rPr>
            </w:pPr>
            <w:r>
              <w:rPr>
                <w:b/>
                <w:lang w:eastAsia="zh-CN"/>
              </w:rPr>
              <w:t>Validation</w:t>
            </w:r>
            <w:r w:rsidR="0073116F">
              <w:rPr>
                <w:rFonts w:hint="eastAsia"/>
                <w:b/>
                <w:lang w:eastAsia="zh-CN"/>
              </w:rPr>
              <w:t xml:space="preserve"> </w:t>
            </w:r>
            <w:r w:rsidR="00840202">
              <w:rPr>
                <w:b/>
                <w:lang w:eastAsia="zh-CN"/>
              </w:rPr>
              <w:t>Type</w:t>
            </w:r>
          </w:p>
        </w:tc>
        <w:tc>
          <w:tcPr>
            <w:tcW w:w="1159" w:type="dxa"/>
            <w:shd w:val="clear" w:color="auto" w:fill="D9D9D9"/>
          </w:tcPr>
          <w:p w14:paraId="78DD907C" w14:textId="77777777" w:rsidR="00D83308" w:rsidRPr="00ED3698" w:rsidRDefault="00A17873" w:rsidP="000A1D0C">
            <w:pPr>
              <w:spacing w:before="0" w:after="0"/>
              <w:jc w:val="center"/>
              <w:rPr>
                <w:b/>
                <w:lang w:eastAsia="zh-CN"/>
              </w:rPr>
            </w:pPr>
            <w:r>
              <w:rPr>
                <w:rFonts w:hint="eastAsia"/>
                <w:b/>
                <w:lang w:eastAsia="zh-CN"/>
              </w:rPr>
              <w:t>Section</w:t>
            </w:r>
          </w:p>
        </w:tc>
      </w:tr>
      <w:tr w:rsidR="00D83308" w:rsidRPr="00ED3698" w14:paraId="4DEA2B44" w14:textId="77777777" w:rsidTr="00CD7687">
        <w:tc>
          <w:tcPr>
            <w:tcW w:w="1231" w:type="dxa"/>
            <w:shd w:val="clear" w:color="auto" w:fill="auto"/>
          </w:tcPr>
          <w:p w14:paraId="10130D11" w14:textId="77777777" w:rsidR="00D83308" w:rsidRPr="00ED3698" w:rsidRDefault="00D83308" w:rsidP="000B39EA">
            <w:pPr>
              <w:spacing w:before="0" w:after="0"/>
              <w:jc w:val="left"/>
            </w:pPr>
            <w:r w:rsidRPr="00ED3698">
              <w:t>drain1</w:t>
            </w:r>
          </w:p>
        </w:tc>
        <w:tc>
          <w:tcPr>
            <w:tcW w:w="3872" w:type="dxa"/>
            <w:shd w:val="clear" w:color="auto" w:fill="auto"/>
          </w:tcPr>
          <w:p w14:paraId="45E90910" w14:textId="77777777" w:rsidR="00D83308" w:rsidRPr="00ED3698" w:rsidRDefault="00D83308" w:rsidP="000B39EA">
            <w:pPr>
              <w:spacing w:before="0" w:after="0"/>
              <w:jc w:val="left"/>
            </w:pPr>
            <w:r w:rsidRPr="00ED3698">
              <w:t>1D gravity drainage in soil column</w:t>
            </w:r>
          </w:p>
        </w:tc>
        <w:tc>
          <w:tcPr>
            <w:tcW w:w="2127" w:type="dxa"/>
          </w:tcPr>
          <w:p w14:paraId="180D7405" w14:textId="77777777" w:rsidR="00D83308" w:rsidRDefault="00D83308" w:rsidP="000A1D0C">
            <w:pPr>
              <w:spacing w:before="0" w:after="0"/>
              <w:jc w:val="center"/>
              <w:rPr>
                <w:lang w:eastAsia="zh-CN"/>
              </w:rPr>
            </w:pPr>
            <w:r>
              <w:rPr>
                <w:rFonts w:hint="eastAsia"/>
                <w:lang w:eastAsia="zh-CN"/>
              </w:rPr>
              <w:t>3</w:t>
            </w:r>
          </w:p>
        </w:tc>
        <w:tc>
          <w:tcPr>
            <w:tcW w:w="1159" w:type="dxa"/>
            <w:shd w:val="clear" w:color="auto" w:fill="auto"/>
          </w:tcPr>
          <w:p w14:paraId="5728A90D" w14:textId="77777777" w:rsidR="00D83308" w:rsidRPr="00ED3698" w:rsidRDefault="009C4449" w:rsidP="000A1D0C">
            <w:pPr>
              <w:spacing w:before="0" w:after="0"/>
              <w:jc w:val="center"/>
            </w:pPr>
            <w:r>
              <w:fldChar w:fldCharType="begin"/>
            </w:r>
            <w:r>
              <w:instrText xml:space="preserve"> REF _Ref364349677 \r \h  \* MERGEFORMAT </w:instrText>
            </w:r>
            <w:r>
              <w:fldChar w:fldCharType="separate"/>
            </w:r>
            <w:r w:rsidR="00B560DA">
              <w:t>2.2.1</w:t>
            </w:r>
            <w:r>
              <w:fldChar w:fldCharType="end"/>
            </w:r>
          </w:p>
        </w:tc>
      </w:tr>
      <w:tr w:rsidR="00A17873" w:rsidRPr="00ED3698" w14:paraId="79E3A32C" w14:textId="77777777" w:rsidTr="00CD7687">
        <w:tc>
          <w:tcPr>
            <w:tcW w:w="1231" w:type="dxa"/>
            <w:shd w:val="clear" w:color="auto" w:fill="auto"/>
          </w:tcPr>
          <w:p w14:paraId="2B8ABDD9" w14:textId="77777777" w:rsidR="00A17873" w:rsidRPr="00ED3698" w:rsidRDefault="00A17873" w:rsidP="000B39EA">
            <w:pPr>
              <w:spacing w:before="0" w:after="0"/>
              <w:jc w:val="left"/>
            </w:pPr>
            <w:r w:rsidRPr="00ED3698">
              <w:t>infil1</w:t>
            </w:r>
          </w:p>
        </w:tc>
        <w:tc>
          <w:tcPr>
            <w:tcW w:w="3872" w:type="dxa"/>
            <w:shd w:val="clear" w:color="auto" w:fill="auto"/>
          </w:tcPr>
          <w:p w14:paraId="04A20820" w14:textId="77777777" w:rsidR="00A17873" w:rsidRPr="00ED3698" w:rsidRDefault="00A17873" w:rsidP="000B39EA">
            <w:pPr>
              <w:spacing w:before="0" w:after="0"/>
              <w:jc w:val="left"/>
            </w:pPr>
            <w:r w:rsidRPr="00ED3698">
              <w:t>1D infiltration in soil column</w:t>
            </w:r>
          </w:p>
        </w:tc>
        <w:tc>
          <w:tcPr>
            <w:tcW w:w="2127" w:type="dxa"/>
          </w:tcPr>
          <w:p w14:paraId="571E6261" w14:textId="77777777" w:rsidR="00A17873" w:rsidRDefault="00A17873" w:rsidP="000A1D0C">
            <w:pPr>
              <w:spacing w:before="0" w:after="0"/>
              <w:jc w:val="center"/>
            </w:pPr>
            <w:r w:rsidRPr="00483C1F">
              <w:rPr>
                <w:rFonts w:hint="eastAsia"/>
                <w:lang w:eastAsia="zh-CN"/>
              </w:rPr>
              <w:t>3</w:t>
            </w:r>
          </w:p>
        </w:tc>
        <w:tc>
          <w:tcPr>
            <w:tcW w:w="1159" w:type="dxa"/>
            <w:shd w:val="clear" w:color="auto" w:fill="auto"/>
          </w:tcPr>
          <w:p w14:paraId="43B10A44" w14:textId="77777777" w:rsidR="00A17873" w:rsidRPr="00ED3698" w:rsidRDefault="009C4449" w:rsidP="000A1D0C">
            <w:pPr>
              <w:spacing w:before="0" w:after="0"/>
              <w:jc w:val="center"/>
            </w:pPr>
            <w:r>
              <w:fldChar w:fldCharType="begin"/>
            </w:r>
            <w:r>
              <w:instrText xml:space="preserve"> REF _Ref364349678 \r \h  \* MERGEFORMAT </w:instrText>
            </w:r>
            <w:r>
              <w:fldChar w:fldCharType="separate"/>
            </w:r>
            <w:r w:rsidR="00B560DA">
              <w:t>2.2.2</w:t>
            </w:r>
            <w:r>
              <w:fldChar w:fldCharType="end"/>
            </w:r>
          </w:p>
        </w:tc>
      </w:tr>
      <w:tr w:rsidR="00A17873" w:rsidRPr="00ED3698" w14:paraId="22B06A97" w14:textId="77777777" w:rsidTr="00CD7687">
        <w:tc>
          <w:tcPr>
            <w:tcW w:w="1231" w:type="dxa"/>
            <w:shd w:val="clear" w:color="auto" w:fill="auto"/>
          </w:tcPr>
          <w:p w14:paraId="2CF7D256" w14:textId="77777777" w:rsidR="00A17873" w:rsidRPr="00ED3698" w:rsidRDefault="00A17873" w:rsidP="000B39EA">
            <w:pPr>
              <w:spacing w:before="0" w:after="0"/>
              <w:jc w:val="left"/>
            </w:pPr>
            <w:r w:rsidRPr="00ED3698">
              <w:t>haverk</w:t>
            </w:r>
          </w:p>
        </w:tc>
        <w:tc>
          <w:tcPr>
            <w:tcW w:w="3872" w:type="dxa"/>
            <w:shd w:val="clear" w:color="auto" w:fill="auto"/>
          </w:tcPr>
          <w:p w14:paraId="3A4CF0C1" w14:textId="77777777" w:rsidR="00A17873" w:rsidRPr="00ED3698" w:rsidRDefault="00A17873" w:rsidP="000B39EA">
            <w:pPr>
              <w:spacing w:before="0" w:after="0"/>
              <w:jc w:val="left"/>
            </w:pPr>
            <w:r w:rsidRPr="00ED3698">
              <w:t>1D drainage problem in sand column</w:t>
            </w:r>
          </w:p>
        </w:tc>
        <w:tc>
          <w:tcPr>
            <w:tcW w:w="2127" w:type="dxa"/>
          </w:tcPr>
          <w:p w14:paraId="34BCE8D7" w14:textId="77777777" w:rsidR="00A17873" w:rsidRDefault="0073116F" w:rsidP="000A1D0C">
            <w:pPr>
              <w:spacing w:before="0" w:after="0"/>
              <w:jc w:val="center"/>
            </w:pPr>
            <w:r>
              <w:rPr>
                <w:rFonts w:hint="eastAsia"/>
                <w:lang w:eastAsia="zh-CN"/>
              </w:rPr>
              <w:t xml:space="preserve">2, </w:t>
            </w:r>
            <w:r w:rsidR="00A17873" w:rsidRPr="00483C1F">
              <w:rPr>
                <w:rFonts w:hint="eastAsia"/>
                <w:lang w:eastAsia="zh-CN"/>
              </w:rPr>
              <w:t>3</w:t>
            </w:r>
          </w:p>
        </w:tc>
        <w:tc>
          <w:tcPr>
            <w:tcW w:w="1159" w:type="dxa"/>
            <w:shd w:val="clear" w:color="auto" w:fill="auto"/>
          </w:tcPr>
          <w:p w14:paraId="4E3D59F2" w14:textId="77777777" w:rsidR="00A17873" w:rsidRPr="00ED3698" w:rsidRDefault="009C4449" w:rsidP="000A1D0C">
            <w:pPr>
              <w:spacing w:before="0" w:after="0"/>
              <w:jc w:val="center"/>
            </w:pPr>
            <w:r>
              <w:fldChar w:fldCharType="begin"/>
            </w:r>
            <w:r>
              <w:instrText xml:space="preserve"> REF _Ref364349679 \r \h  \* MERGEFORMAT </w:instrText>
            </w:r>
            <w:r>
              <w:fldChar w:fldCharType="separate"/>
            </w:r>
            <w:r w:rsidR="00B560DA">
              <w:t>2.2.3</w:t>
            </w:r>
            <w:r>
              <w:fldChar w:fldCharType="end"/>
            </w:r>
          </w:p>
        </w:tc>
      </w:tr>
      <w:tr w:rsidR="00A17873" w:rsidRPr="00ED3698" w14:paraId="3B9F70E1" w14:textId="77777777" w:rsidTr="00CD7687">
        <w:tc>
          <w:tcPr>
            <w:tcW w:w="1231" w:type="dxa"/>
            <w:shd w:val="clear" w:color="auto" w:fill="auto"/>
          </w:tcPr>
          <w:p w14:paraId="64F5D5E1" w14:textId="77777777" w:rsidR="00A17873" w:rsidRPr="00ED3698" w:rsidRDefault="00A17873" w:rsidP="000B39EA">
            <w:pPr>
              <w:spacing w:before="0" w:after="0"/>
              <w:jc w:val="left"/>
            </w:pPr>
            <w:r w:rsidRPr="00ED3698">
              <w:t>clement</w:t>
            </w:r>
          </w:p>
        </w:tc>
        <w:tc>
          <w:tcPr>
            <w:tcW w:w="3872" w:type="dxa"/>
            <w:shd w:val="clear" w:color="auto" w:fill="auto"/>
          </w:tcPr>
          <w:p w14:paraId="461B0D54" w14:textId="77777777" w:rsidR="00A17873" w:rsidRPr="00ED3698" w:rsidRDefault="00A17873" w:rsidP="000B39EA">
            <w:pPr>
              <w:spacing w:before="0" w:after="0"/>
              <w:jc w:val="left"/>
            </w:pPr>
            <w:r w:rsidRPr="00ED3698">
              <w:t>2D transient water table mounding</w:t>
            </w:r>
          </w:p>
        </w:tc>
        <w:tc>
          <w:tcPr>
            <w:tcW w:w="2127" w:type="dxa"/>
          </w:tcPr>
          <w:p w14:paraId="16DB1B45" w14:textId="77777777" w:rsidR="00A17873" w:rsidRDefault="00A17873" w:rsidP="000A1D0C">
            <w:pPr>
              <w:spacing w:before="0" w:after="0"/>
              <w:jc w:val="center"/>
            </w:pPr>
            <w:r w:rsidRPr="00483C1F">
              <w:rPr>
                <w:rFonts w:hint="eastAsia"/>
                <w:lang w:eastAsia="zh-CN"/>
              </w:rPr>
              <w:t>3</w:t>
            </w:r>
          </w:p>
        </w:tc>
        <w:tc>
          <w:tcPr>
            <w:tcW w:w="1159" w:type="dxa"/>
            <w:shd w:val="clear" w:color="auto" w:fill="auto"/>
          </w:tcPr>
          <w:p w14:paraId="6EB1F20B" w14:textId="77777777" w:rsidR="00A17873" w:rsidRPr="00ED3698" w:rsidRDefault="009C4449" w:rsidP="000A1D0C">
            <w:pPr>
              <w:spacing w:before="0" w:after="0"/>
              <w:jc w:val="center"/>
            </w:pPr>
            <w:r>
              <w:fldChar w:fldCharType="begin"/>
            </w:r>
            <w:r>
              <w:instrText xml:space="preserve"> REF _Ref364349680 \r \h  \* MERGEFORMAT </w:instrText>
            </w:r>
            <w:r>
              <w:fldChar w:fldCharType="separate"/>
            </w:r>
            <w:r w:rsidR="00B560DA">
              <w:t>2.2.4</w:t>
            </w:r>
            <w:r>
              <w:fldChar w:fldCharType="end"/>
            </w:r>
          </w:p>
        </w:tc>
      </w:tr>
      <w:tr w:rsidR="00A17873" w:rsidRPr="00ED3698" w14:paraId="034E60A5" w14:textId="77777777" w:rsidTr="00CD7687">
        <w:tc>
          <w:tcPr>
            <w:tcW w:w="1231" w:type="dxa"/>
            <w:shd w:val="clear" w:color="auto" w:fill="auto"/>
          </w:tcPr>
          <w:p w14:paraId="6EBA3C54" w14:textId="77777777" w:rsidR="00A17873" w:rsidRPr="00ED3698" w:rsidRDefault="00A17873" w:rsidP="000B39EA">
            <w:pPr>
              <w:spacing w:before="0" w:after="0"/>
              <w:jc w:val="left"/>
            </w:pPr>
            <w:r w:rsidRPr="00456FC2">
              <w:t>verif-evap</w:t>
            </w:r>
          </w:p>
        </w:tc>
        <w:tc>
          <w:tcPr>
            <w:tcW w:w="3872" w:type="dxa"/>
            <w:shd w:val="clear" w:color="auto" w:fill="auto"/>
          </w:tcPr>
          <w:p w14:paraId="79A9657D" w14:textId="77777777" w:rsidR="00A17873" w:rsidRPr="00ED3698" w:rsidRDefault="00A17873" w:rsidP="000B39EA">
            <w:pPr>
              <w:spacing w:before="0" w:after="0"/>
              <w:jc w:val="left"/>
            </w:pPr>
            <w:r>
              <w:t>1</w:t>
            </w:r>
            <w:r w:rsidRPr="00ED3698">
              <w:t xml:space="preserve">D </w:t>
            </w:r>
            <w:r>
              <w:t>water vapor movement</w:t>
            </w:r>
          </w:p>
        </w:tc>
        <w:tc>
          <w:tcPr>
            <w:tcW w:w="2127" w:type="dxa"/>
          </w:tcPr>
          <w:p w14:paraId="72A759BA" w14:textId="77777777" w:rsidR="00A17873" w:rsidRDefault="00A17873" w:rsidP="000A1D0C">
            <w:pPr>
              <w:spacing w:before="0" w:after="0"/>
              <w:jc w:val="center"/>
              <w:rPr>
                <w:lang w:eastAsia="zh-CN"/>
              </w:rPr>
            </w:pPr>
            <w:r w:rsidRPr="00483C1F">
              <w:rPr>
                <w:rFonts w:hint="eastAsia"/>
                <w:lang w:eastAsia="zh-CN"/>
              </w:rPr>
              <w:t>3</w:t>
            </w:r>
          </w:p>
        </w:tc>
        <w:tc>
          <w:tcPr>
            <w:tcW w:w="1159" w:type="dxa"/>
            <w:shd w:val="clear" w:color="auto" w:fill="auto"/>
          </w:tcPr>
          <w:p w14:paraId="192A3560" w14:textId="77777777" w:rsidR="00A17873" w:rsidRPr="00ED3698" w:rsidRDefault="009C4449" w:rsidP="000A1D0C">
            <w:pPr>
              <w:spacing w:before="0" w:after="0"/>
              <w:jc w:val="center"/>
              <w:rPr>
                <w:lang w:eastAsia="zh-CN"/>
              </w:rPr>
            </w:pPr>
            <w:r>
              <w:fldChar w:fldCharType="begin"/>
            </w:r>
            <w:r>
              <w:instrText xml:space="preserve"> REF _Ref364349681 \r \h  \* MERGEFORMAT </w:instrText>
            </w:r>
            <w:r>
              <w:fldChar w:fldCharType="separate"/>
            </w:r>
            <w:r w:rsidR="00B560DA">
              <w:rPr>
                <w:lang w:eastAsia="zh-CN"/>
              </w:rPr>
              <w:t>2.2.5</w:t>
            </w:r>
            <w:r>
              <w:fldChar w:fldCharType="end"/>
            </w:r>
          </w:p>
        </w:tc>
      </w:tr>
    </w:tbl>
    <w:p w14:paraId="70DE5954" w14:textId="77777777" w:rsidR="00D83308" w:rsidRPr="00ED3698" w:rsidRDefault="00D83308" w:rsidP="003A61A7">
      <w:pPr>
        <w:pStyle w:val="Simpleline"/>
      </w:pPr>
    </w:p>
    <w:p w14:paraId="1D15DEFC" w14:textId="77777777" w:rsidR="00E46658" w:rsidRPr="00ED3698" w:rsidRDefault="00E46658" w:rsidP="00E46658">
      <w:pPr>
        <w:pStyle w:val="Heading3"/>
      </w:pPr>
      <w:bookmarkStart w:id="89" w:name="_Ref364349677"/>
      <w:bookmarkStart w:id="90" w:name="_Toc520374391"/>
      <w:r w:rsidRPr="00ED3698">
        <w:t>1D gravity drainage in soil column</w:t>
      </w:r>
      <w:bookmarkEnd w:id="89"/>
      <w:bookmarkEnd w:id="90"/>
    </w:p>
    <w:p w14:paraId="6B183080" w14:textId="77777777" w:rsidR="00E46658" w:rsidRPr="00ED3698" w:rsidRDefault="00771FFF" w:rsidP="00E46658">
      <w:pPr>
        <w:pStyle w:val="Heading4"/>
      </w:pPr>
      <w:bookmarkStart w:id="91" w:name="_Toc520374392"/>
      <w:r>
        <w:t>Problem definition</w:t>
      </w:r>
      <w:bookmarkEnd w:id="91"/>
    </w:p>
    <w:p w14:paraId="1A099F3B" w14:textId="6C86068A" w:rsidR="00E46658" w:rsidRPr="00ED3698" w:rsidRDefault="00E46658" w:rsidP="00E46658">
      <w:pPr>
        <w:rPr>
          <w:lang w:val="en-CA"/>
        </w:rPr>
      </w:pPr>
      <w:bookmarkStart w:id="92" w:name="OLE_LINK7"/>
      <w:r w:rsidRPr="00ED3698">
        <w:rPr>
          <w:lang w:val="en-CA"/>
        </w:rPr>
        <w:t xml:space="preserve">This benchmark is a one dimensional drainage problem </w:t>
      </w:r>
      <w:r w:rsidR="00B453E7">
        <w:rPr>
          <w:lang w:val="en-CA"/>
        </w:rPr>
        <w:t>based on the experiments</w:t>
      </w:r>
      <w:r w:rsidRPr="00ED3698">
        <w:rPr>
          <w:lang w:val="en-CA"/>
        </w:rPr>
        <w:t xml:space="preserve"> by </w:t>
      </w:r>
      <w:bookmarkStart w:id="93" w:name="OLE_LINK135"/>
      <w:r w:rsidRPr="00ED3698">
        <w:rPr>
          <w:lang w:val="en-CA"/>
        </w:rPr>
        <w:t xml:space="preserve">Forsyth </w:t>
      </w:r>
      <w:bookmarkEnd w:id="93"/>
      <w:r w:rsidRPr="00ED3698">
        <w:rPr>
          <w:lang w:val="en-CA"/>
        </w:rPr>
        <w:t>et al (1995)</w:t>
      </w:r>
      <w:r w:rsidR="004474F5">
        <w:rPr>
          <w:lang w:val="en-CA"/>
        </w:rPr>
        <w:t xml:space="preserve">.  </w:t>
      </w:r>
      <w:r w:rsidRPr="00ED3698">
        <w:rPr>
          <w:lang w:val="en-CA"/>
        </w:rPr>
        <w:t>It involves simulations of drainage by gravity, following complete saturation.</w:t>
      </w:r>
    </w:p>
    <w:p w14:paraId="7E2E504E" w14:textId="77777777" w:rsidR="00E46658" w:rsidRPr="00ED3698" w:rsidRDefault="00B3171D" w:rsidP="00E46658">
      <w:pPr>
        <w:pStyle w:val="Heading4"/>
      </w:pPr>
      <w:bookmarkStart w:id="94" w:name="_Toc520374393"/>
      <w:bookmarkEnd w:id="92"/>
      <w:r>
        <w:t>Model setup</w:t>
      </w:r>
      <w:bookmarkEnd w:id="94"/>
    </w:p>
    <w:p w14:paraId="51CBB12D" w14:textId="176285F6" w:rsidR="00E46658" w:rsidRPr="00ED3698" w:rsidRDefault="00E46658" w:rsidP="00E46658">
      <w:pPr>
        <w:rPr>
          <w:szCs w:val="24"/>
        </w:rPr>
      </w:pPr>
      <w:r w:rsidRPr="00ED3698">
        <w:rPr>
          <w:szCs w:val="24"/>
        </w:rPr>
        <w:t xml:space="preserve">A 1D model with 6.0 m </w:t>
      </w:r>
      <w:r w:rsidR="001700AA">
        <w:rPr>
          <w:szCs w:val="24"/>
        </w:rPr>
        <w:t xml:space="preserve">in </w:t>
      </w:r>
      <w:r w:rsidRPr="00ED3698">
        <w:rPr>
          <w:szCs w:val="24"/>
        </w:rPr>
        <w:t xml:space="preserve">depth is discretized into 121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for the interior control volumes and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zero pressure head for the </w:t>
      </w:r>
      <w:r w:rsidR="00491A54">
        <w:rPr>
          <w:bCs/>
          <w:szCs w:val="24"/>
          <w:lang w:val="en-CA" w:eastAsia="en-CA"/>
        </w:rPr>
        <w:t>entire</w:t>
      </w:r>
      <w:r w:rsidRPr="00ED3698">
        <w:rPr>
          <w:bCs/>
          <w:szCs w:val="24"/>
          <w:lang w:val="en-CA" w:eastAsia="en-CA"/>
        </w:rPr>
        <w:t xml:space="preserve"> domain</w:t>
      </w:r>
      <w:r w:rsidR="004474F5">
        <w:rPr>
          <w:bCs/>
          <w:szCs w:val="24"/>
          <w:lang w:val="en-CA" w:eastAsia="en-CA"/>
        </w:rPr>
        <w:t xml:space="preserve">.  </w:t>
      </w:r>
      <w:r w:rsidRPr="00ED3698">
        <w:rPr>
          <w:szCs w:val="24"/>
          <w:lang w:val="en-CA" w:eastAsia="en-CA"/>
        </w:rPr>
        <w:t>Boundary conditions for the flow problem consist of a zero flux on the top boundary and zero pressure head on the bottom boundary</w:t>
      </w:r>
      <w:r w:rsidR="00B453E7">
        <w:rPr>
          <w:szCs w:val="24"/>
          <w:lang w:val="en-CA" w:eastAsia="en-CA"/>
        </w:rPr>
        <w:t>.</w:t>
      </w:r>
    </w:p>
    <w:p w14:paraId="0E58FA78" w14:textId="77777777" w:rsidR="00E46658" w:rsidRPr="00ED3698" w:rsidRDefault="00E46658" w:rsidP="00E46658">
      <w:pPr>
        <w:pStyle w:val="Heading4"/>
      </w:pPr>
      <w:bookmarkStart w:id="95" w:name="_Toc520374394"/>
      <w:r w:rsidRPr="00ED3698">
        <w:t>Parameters</w:t>
      </w:r>
      <w:bookmarkEnd w:id="95"/>
    </w:p>
    <w:p w14:paraId="068D8F62" w14:textId="2C22613F" w:rsidR="00E46658" w:rsidRDefault="00E46658" w:rsidP="00E46658">
      <w:pPr>
        <w:rPr>
          <w:lang w:eastAsia="zh-CN"/>
        </w:rPr>
      </w:pPr>
      <w:r w:rsidRPr="00ED3698">
        <w:t xml:space="preserve">The physical parameters (material properties) used for the simulations are summarized in </w:t>
      </w:r>
      <w:r w:rsidR="009C4449">
        <w:fldChar w:fldCharType="begin"/>
      </w:r>
      <w:r w:rsidR="009C4449">
        <w:instrText xml:space="preserve"> REF _Ref360008337 \h  \* MERGEFORMAT </w:instrText>
      </w:r>
      <w:r w:rsidR="009C4449">
        <w:fldChar w:fldCharType="separate"/>
      </w:r>
      <w:r w:rsidR="00B560DA" w:rsidRPr="00ED3698">
        <w:t xml:space="preserve">Table </w:t>
      </w:r>
      <w:r w:rsidR="00B560DA">
        <w:rPr>
          <w:noProof/>
        </w:rPr>
        <w:t>2.13</w:t>
      </w:r>
      <w:r w:rsidR="009C4449">
        <w:fldChar w:fldCharType="end"/>
      </w:r>
      <w:r w:rsidR="00B453E7">
        <w:t>.</w:t>
      </w:r>
    </w:p>
    <w:p w14:paraId="7FC26882" w14:textId="10A939D6" w:rsidR="00E46658" w:rsidRPr="00ED3698" w:rsidRDefault="00E46658" w:rsidP="00AE6CCB">
      <w:pPr>
        <w:pStyle w:val="StyleCaptionTableCaptionBold"/>
      </w:pPr>
      <w:bookmarkStart w:id="96" w:name="_Ref360008337"/>
      <w:bookmarkStart w:id="97" w:name="_Toc520374889"/>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13</w:t>
      </w:r>
      <w:r w:rsidR="00FE1AD3">
        <w:fldChar w:fldCharType="end"/>
      </w:r>
      <w:bookmarkEnd w:id="96"/>
      <w:r w:rsidR="003B5581">
        <w:t xml:space="preserve">: </w:t>
      </w:r>
      <w:r w:rsidRPr="00ED3698">
        <w:t>Physical parameters for benchmark drain1</w:t>
      </w:r>
      <w:bookmarkEnd w:id="97"/>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E46658" w:rsidRPr="00ED3698" w14:paraId="0358A082" w14:textId="77777777" w:rsidTr="00AE6CCB">
        <w:trPr>
          <w:trHeight w:val="300"/>
        </w:trPr>
        <w:tc>
          <w:tcPr>
            <w:tcW w:w="2802" w:type="pct"/>
            <w:tcBorders>
              <w:bottom w:val="single" w:sz="4" w:space="0" w:color="auto"/>
            </w:tcBorders>
            <w:shd w:val="clear" w:color="auto" w:fill="D9D9D9"/>
            <w:noWrap/>
            <w:vAlign w:val="center"/>
            <w:hideMark/>
          </w:tcPr>
          <w:p w14:paraId="60302F1F" w14:textId="77777777" w:rsidR="00E46658" w:rsidRPr="00ED3698" w:rsidRDefault="00E46658" w:rsidP="00AE6CCB">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338CA7AE" w14:textId="77777777" w:rsidR="00E46658" w:rsidRPr="00ED3698" w:rsidRDefault="00AE6CCB" w:rsidP="00AE6CCB">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36099BDF" w14:textId="77777777" w:rsidR="00E46658" w:rsidRPr="00ED3698" w:rsidRDefault="00E46658" w:rsidP="00AE6CCB">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29AD95CD" w14:textId="77777777" w:rsidR="00E46658" w:rsidRPr="00ED3698" w:rsidRDefault="00E46658" w:rsidP="00AE6CCB">
            <w:pPr>
              <w:spacing w:before="0" w:after="0"/>
              <w:jc w:val="left"/>
              <w:rPr>
                <w:b/>
                <w:color w:val="000000"/>
                <w:lang w:eastAsia="en-CA"/>
              </w:rPr>
            </w:pPr>
            <w:r w:rsidRPr="00ED3698">
              <w:rPr>
                <w:b/>
                <w:color w:val="000000"/>
                <w:lang w:eastAsia="en-CA"/>
              </w:rPr>
              <w:t>unit</w:t>
            </w:r>
          </w:p>
        </w:tc>
      </w:tr>
      <w:tr w:rsidR="00E46658" w:rsidRPr="00ED3698" w14:paraId="2AD1F056" w14:textId="77777777" w:rsidTr="00A94C76">
        <w:trPr>
          <w:trHeight w:val="300"/>
        </w:trPr>
        <w:tc>
          <w:tcPr>
            <w:tcW w:w="2802" w:type="pct"/>
            <w:tcBorders>
              <w:top w:val="single" w:sz="4" w:space="0" w:color="auto"/>
              <w:bottom w:val="nil"/>
            </w:tcBorders>
            <w:shd w:val="clear" w:color="auto" w:fill="auto"/>
            <w:noWrap/>
            <w:vAlign w:val="bottom"/>
            <w:hideMark/>
          </w:tcPr>
          <w:p w14:paraId="7A125631" w14:textId="77777777" w:rsidR="00E46658" w:rsidRPr="00ED3698" w:rsidRDefault="00E46658" w:rsidP="000B39EA">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2C819422" w14:textId="77777777" w:rsidR="00E46658" w:rsidRPr="00C15FF0" w:rsidRDefault="00E46658" w:rsidP="000B39EA">
            <w:pPr>
              <w:spacing w:before="0" w:after="0"/>
              <w:rPr>
                <w:i/>
                <w:color w:val="000000"/>
                <w:lang w:eastAsia="en-CA"/>
              </w:rPr>
            </w:pPr>
            <w:r w:rsidRPr="00C15FF0">
              <w:rPr>
                <w:i/>
                <w:color w:val="000000"/>
                <w:lang w:eastAsia="en-CA"/>
              </w:rPr>
              <w:t>L</w:t>
            </w:r>
          </w:p>
        </w:tc>
        <w:tc>
          <w:tcPr>
            <w:tcW w:w="753" w:type="pct"/>
            <w:tcBorders>
              <w:top w:val="single" w:sz="4" w:space="0" w:color="auto"/>
              <w:bottom w:val="nil"/>
            </w:tcBorders>
          </w:tcPr>
          <w:p w14:paraId="021C996C" w14:textId="77777777" w:rsidR="00E46658" w:rsidRPr="00ED3698" w:rsidRDefault="00E46658" w:rsidP="000B39EA">
            <w:pPr>
              <w:spacing w:before="0" w:after="0"/>
              <w:rPr>
                <w:color w:val="000000"/>
                <w:lang w:eastAsia="en-CA"/>
              </w:rPr>
            </w:pPr>
            <w:r w:rsidRPr="00ED3698">
              <w:rPr>
                <w:color w:val="000000"/>
                <w:lang w:eastAsia="en-CA"/>
              </w:rPr>
              <w:t>6.0</w:t>
            </w:r>
          </w:p>
        </w:tc>
        <w:tc>
          <w:tcPr>
            <w:tcW w:w="694" w:type="pct"/>
            <w:tcBorders>
              <w:top w:val="single" w:sz="4" w:space="0" w:color="auto"/>
              <w:bottom w:val="nil"/>
            </w:tcBorders>
            <w:shd w:val="clear" w:color="auto" w:fill="auto"/>
            <w:noWrap/>
            <w:vAlign w:val="bottom"/>
            <w:hideMark/>
          </w:tcPr>
          <w:p w14:paraId="1E367923"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w:t>
            </w:r>
            <w:bookmarkStart w:id="98" w:name="OLE_LINK134"/>
            <w:r>
              <w:rPr>
                <w:color w:val="000000"/>
                <w:lang w:eastAsia="en-CA"/>
              </w:rPr>
              <w:t>]</w:t>
            </w:r>
            <w:bookmarkEnd w:id="98"/>
          </w:p>
        </w:tc>
      </w:tr>
      <w:tr w:rsidR="00E46658" w:rsidRPr="00ED3698" w14:paraId="2F66021B" w14:textId="77777777" w:rsidTr="00A94C76">
        <w:trPr>
          <w:trHeight w:val="300"/>
        </w:trPr>
        <w:tc>
          <w:tcPr>
            <w:tcW w:w="2802" w:type="pct"/>
            <w:tcBorders>
              <w:top w:val="nil"/>
              <w:bottom w:val="nil"/>
            </w:tcBorders>
            <w:shd w:val="clear" w:color="auto" w:fill="auto"/>
            <w:noWrap/>
            <w:vAlign w:val="bottom"/>
            <w:hideMark/>
          </w:tcPr>
          <w:p w14:paraId="52FDDBB2" w14:textId="77777777" w:rsidR="00E46658" w:rsidRPr="00ED3698" w:rsidRDefault="00E46658" w:rsidP="000B39EA">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6FE22E4D" w14:textId="77777777" w:rsidR="00E46658" w:rsidRPr="00C15FF0" w:rsidRDefault="00E46658" w:rsidP="000B39EA">
            <w:pPr>
              <w:spacing w:before="0" w:after="0"/>
              <w:rPr>
                <w:i/>
                <w:color w:val="000000"/>
                <w:lang w:eastAsia="en-CA"/>
              </w:rPr>
            </w:pPr>
            <w:r w:rsidRPr="00C15FF0">
              <w:rPr>
                <w:rFonts w:ascii="Cambria Math" w:hAnsi="Cambria Math" w:cs="Cambria Math"/>
                <w:i/>
                <w:color w:val="000000"/>
                <w:lang w:eastAsia="en-CA"/>
              </w:rPr>
              <w:t>𝜙</w:t>
            </w:r>
          </w:p>
        </w:tc>
        <w:tc>
          <w:tcPr>
            <w:tcW w:w="753" w:type="pct"/>
            <w:tcBorders>
              <w:top w:val="nil"/>
              <w:bottom w:val="nil"/>
            </w:tcBorders>
          </w:tcPr>
          <w:p w14:paraId="53173CBA" w14:textId="77777777" w:rsidR="00E46658" w:rsidRPr="00ED3698" w:rsidRDefault="00E46658" w:rsidP="000B39EA">
            <w:pPr>
              <w:spacing w:before="0" w:after="0"/>
              <w:rPr>
                <w:color w:val="000000"/>
                <w:lang w:eastAsia="en-CA"/>
              </w:rPr>
            </w:pPr>
            <w:r w:rsidRPr="00ED3698">
              <w:rPr>
                <w:color w:val="000000"/>
                <w:lang w:eastAsia="en-CA"/>
              </w:rPr>
              <w:t>0.33</w:t>
            </w:r>
          </w:p>
        </w:tc>
        <w:tc>
          <w:tcPr>
            <w:tcW w:w="694" w:type="pct"/>
            <w:tcBorders>
              <w:top w:val="nil"/>
              <w:bottom w:val="nil"/>
            </w:tcBorders>
            <w:shd w:val="clear" w:color="auto" w:fill="auto"/>
            <w:noWrap/>
            <w:vAlign w:val="bottom"/>
            <w:hideMark/>
          </w:tcPr>
          <w:p w14:paraId="3D81960B"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E46658" w:rsidRPr="00ED3698" w14:paraId="7DF9B583" w14:textId="77777777" w:rsidTr="00A94C76">
        <w:trPr>
          <w:trHeight w:val="300"/>
        </w:trPr>
        <w:tc>
          <w:tcPr>
            <w:tcW w:w="2802" w:type="pct"/>
            <w:tcBorders>
              <w:top w:val="nil"/>
              <w:bottom w:val="nil"/>
            </w:tcBorders>
            <w:shd w:val="clear" w:color="auto" w:fill="auto"/>
            <w:noWrap/>
            <w:vAlign w:val="bottom"/>
            <w:hideMark/>
          </w:tcPr>
          <w:p w14:paraId="776BA50A" w14:textId="77777777" w:rsidR="00E46658" w:rsidRPr="00ED3698" w:rsidRDefault="00E46658" w:rsidP="000B39EA">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77A76BA9" w14:textId="77777777" w:rsidR="00E46658" w:rsidRPr="00C15FF0" w:rsidRDefault="00E46658" w:rsidP="000B39EA">
            <w:pPr>
              <w:spacing w:before="0" w:after="0"/>
              <w:rPr>
                <w:i/>
                <w:color w:val="000000"/>
                <w:lang w:eastAsia="en-CA"/>
              </w:rPr>
            </w:pPr>
            <w:r w:rsidRPr="00C15FF0">
              <w:rPr>
                <w:i/>
                <w:color w:val="000000"/>
                <w:lang w:eastAsia="en-CA"/>
              </w:rPr>
              <w:t>K</w:t>
            </w:r>
            <w:r w:rsidRPr="00C15FF0">
              <w:rPr>
                <w:i/>
                <w:color w:val="000000"/>
                <w:vertAlign w:val="subscript"/>
                <w:lang w:eastAsia="en-CA"/>
              </w:rPr>
              <w:t>zz</w:t>
            </w:r>
          </w:p>
        </w:tc>
        <w:tc>
          <w:tcPr>
            <w:tcW w:w="753" w:type="pct"/>
            <w:tcBorders>
              <w:top w:val="nil"/>
              <w:bottom w:val="nil"/>
            </w:tcBorders>
          </w:tcPr>
          <w:p w14:paraId="6CDA3C7C" w14:textId="77777777" w:rsidR="00E46658" w:rsidRPr="00ED3698" w:rsidRDefault="00E46658" w:rsidP="000B39EA">
            <w:pPr>
              <w:spacing w:before="0" w:after="0"/>
              <w:rPr>
                <w:color w:val="000000"/>
                <w:lang w:eastAsia="en-CA"/>
              </w:rPr>
            </w:pPr>
            <w:r w:rsidRPr="00ED3698">
              <w:rPr>
                <w:color w:val="000000"/>
                <w:lang w:eastAsia="en-CA"/>
              </w:rPr>
              <w:t>2.896</w:t>
            </w:r>
            <w:r>
              <w:rPr>
                <w:color w:val="000000"/>
                <w:lang w:eastAsia="en-CA"/>
              </w:rPr>
              <w:t>×10</w:t>
            </w:r>
            <w:r w:rsidRPr="00ED3698">
              <w:rPr>
                <w:color w:val="000000"/>
                <w:vertAlign w:val="superscript"/>
                <w:lang w:eastAsia="en-CA"/>
              </w:rPr>
              <w:t>-6</w:t>
            </w:r>
          </w:p>
        </w:tc>
        <w:tc>
          <w:tcPr>
            <w:tcW w:w="694" w:type="pct"/>
            <w:tcBorders>
              <w:top w:val="nil"/>
              <w:bottom w:val="nil"/>
            </w:tcBorders>
            <w:shd w:val="clear" w:color="auto" w:fill="auto"/>
            <w:noWrap/>
            <w:vAlign w:val="bottom"/>
            <w:hideMark/>
          </w:tcPr>
          <w:p w14:paraId="0B4F5843"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 s</w:t>
            </w:r>
            <w:r w:rsidR="00E46658" w:rsidRPr="00ED3698">
              <w:rPr>
                <w:color w:val="000000"/>
                <w:vertAlign w:val="superscript"/>
                <w:lang w:eastAsia="en-CA"/>
              </w:rPr>
              <w:t>-1</w:t>
            </w:r>
            <w:r>
              <w:rPr>
                <w:color w:val="000000"/>
                <w:lang w:eastAsia="en-CA"/>
              </w:rPr>
              <w:t>]</w:t>
            </w:r>
          </w:p>
        </w:tc>
      </w:tr>
      <w:tr w:rsidR="00E46658" w:rsidRPr="00ED3698" w14:paraId="5762C250" w14:textId="77777777" w:rsidTr="00A94C76">
        <w:trPr>
          <w:trHeight w:val="300"/>
        </w:trPr>
        <w:tc>
          <w:tcPr>
            <w:tcW w:w="2802" w:type="pct"/>
            <w:tcBorders>
              <w:top w:val="nil"/>
              <w:bottom w:val="nil"/>
            </w:tcBorders>
            <w:shd w:val="clear" w:color="auto" w:fill="auto"/>
            <w:noWrap/>
            <w:vAlign w:val="bottom"/>
            <w:hideMark/>
          </w:tcPr>
          <w:p w14:paraId="6FB5651D" w14:textId="77777777" w:rsidR="00E46658" w:rsidRPr="00ED3698" w:rsidRDefault="00E46658" w:rsidP="000B39EA">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1CF4F390" w14:textId="77777777" w:rsidR="00E46658" w:rsidRPr="00C15FF0" w:rsidRDefault="00E46658" w:rsidP="000B39EA">
            <w:pPr>
              <w:spacing w:before="0" w:after="0"/>
              <w:rPr>
                <w:i/>
                <w:color w:val="000000"/>
                <w:lang w:eastAsia="en-CA"/>
              </w:rPr>
            </w:pPr>
            <w:r w:rsidRPr="00C15FF0">
              <w:rPr>
                <w:i/>
                <w:color w:val="000000"/>
                <w:lang w:eastAsia="en-CA"/>
              </w:rPr>
              <w:t>S</w:t>
            </w:r>
            <w:r w:rsidRPr="00C15FF0">
              <w:rPr>
                <w:i/>
                <w:color w:val="000000"/>
                <w:vertAlign w:val="subscript"/>
                <w:lang w:eastAsia="en-CA"/>
              </w:rPr>
              <w:t>ra</w:t>
            </w:r>
          </w:p>
        </w:tc>
        <w:tc>
          <w:tcPr>
            <w:tcW w:w="753" w:type="pct"/>
            <w:tcBorders>
              <w:top w:val="nil"/>
              <w:bottom w:val="nil"/>
            </w:tcBorders>
          </w:tcPr>
          <w:p w14:paraId="7C308FAF" w14:textId="77777777" w:rsidR="00E46658" w:rsidRPr="00ED3698" w:rsidRDefault="00E46658" w:rsidP="000B39EA">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hideMark/>
          </w:tcPr>
          <w:p w14:paraId="6E052B80"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AE6CCB" w:rsidRPr="00ED3698" w14:paraId="64982A88" w14:textId="77777777" w:rsidTr="007D5D2A">
        <w:trPr>
          <w:trHeight w:val="300"/>
        </w:trPr>
        <w:tc>
          <w:tcPr>
            <w:tcW w:w="2802" w:type="pct"/>
            <w:tcBorders>
              <w:top w:val="nil"/>
            </w:tcBorders>
            <w:shd w:val="clear" w:color="auto" w:fill="auto"/>
            <w:noWrap/>
            <w:vAlign w:val="bottom"/>
          </w:tcPr>
          <w:p w14:paraId="02C557CD" w14:textId="77777777" w:rsidR="00AE6CCB" w:rsidRPr="00ED3698" w:rsidRDefault="00AE6CCB" w:rsidP="00AE6CCB">
            <w:pPr>
              <w:spacing w:before="0" w:after="0"/>
              <w:rPr>
                <w:color w:val="000000"/>
                <w:lang w:eastAsia="en-CA"/>
              </w:rPr>
            </w:pPr>
            <w:r w:rsidRPr="00ED3698">
              <w:rPr>
                <w:color w:val="000000"/>
                <w:lang w:eastAsia="en-CA"/>
              </w:rPr>
              <w:t>Van Genuchten parameter α</w:t>
            </w:r>
          </w:p>
        </w:tc>
        <w:tc>
          <w:tcPr>
            <w:tcW w:w="751" w:type="pct"/>
            <w:tcBorders>
              <w:top w:val="nil"/>
              <w:bottom w:val="nil"/>
            </w:tcBorders>
            <w:shd w:val="clear" w:color="auto" w:fill="auto"/>
            <w:noWrap/>
            <w:vAlign w:val="bottom"/>
          </w:tcPr>
          <w:p w14:paraId="67C5F3B1" w14:textId="77777777" w:rsidR="00AE6CCB" w:rsidRPr="00C15FF0" w:rsidRDefault="00AE6CCB" w:rsidP="000B39EA">
            <w:pPr>
              <w:spacing w:before="0" w:after="0"/>
              <w:rPr>
                <w:i/>
                <w:color w:val="000000"/>
                <w:lang w:eastAsia="en-CA"/>
              </w:rPr>
            </w:pPr>
            <w:r w:rsidRPr="00C15FF0">
              <w:rPr>
                <w:i/>
                <w:color w:val="000000"/>
                <w:lang w:eastAsia="en-CA"/>
              </w:rPr>
              <w:t>α</w:t>
            </w:r>
          </w:p>
        </w:tc>
        <w:tc>
          <w:tcPr>
            <w:tcW w:w="753" w:type="pct"/>
            <w:tcBorders>
              <w:top w:val="nil"/>
              <w:bottom w:val="nil"/>
            </w:tcBorders>
          </w:tcPr>
          <w:p w14:paraId="3022AB31" w14:textId="77777777" w:rsidR="00AE6CCB" w:rsidRPr="00ED3698" w:rsidRDefault="00AE6CCB" w:rsidP="000B39EA">
            <w:pPr>
              <w:spacing w:before="0" w:after="0"/>
              <w:rPr>
                <w:color w:val="000000"/>
                <w:lang w:eastAsia="en-CA"/>
              </w:rPr>
            </w:pPr>
            <w:r w:rsidRPr="00ED3698">
              <w:rPr>
                <w:color w:val="000000"/>
                <w:lang w:eastAsia="en-CA"/>
              </w:rPr>
              <w:t>1.43</w:t>
            </w:r>
          </w:p>
        </w:tc>
        <w:tc>
          <w:tcPr>
            <w:tcW w:w="694" w:type="pct"/>
            <w:tcBorders>
              <w:top w:val="nil"/>
              <w:bottom w:val="nil"/>
            </w:tcBorders>
            <w:shd w:val="clear" w:color="auto" w:fill="auto"/>
            <w:noWrap/>
            <w:vAlign w:val="bottom"/>
          </w:tcPr>
          <w:p w14:paraId="3D0E31C5" w14:textId="77777777" w:rsidR="00AE6CCB" w:rsidRPr="00ED3698" w:rsidRDefault="00EC4334" w:rsidP="000B39EA">
            <w:pPr>
              <w:spacing w:before="0" w:after="0"/>
              <w:rPr>
                <w:color w:val="000000"/>
                <w:lang w:eastAsia="en-CA"/>
              </w:rPr>
            </w:pPr>
            <w:r>
              <w:rPr>
                <w:color w:val="000000"/>
                <w:lang w:eastAsia="en-CA"/>
              </w:rPr>
              <w:t>[</w:t>
            </w:r>
            <w:r w:rsidR="00AE6CCB" w:rsidRPr="00ED3698">
              <w:rPr>
                <w:color w:val="000000"/>
                <w:lang w:eastAsia="en-CA"/>
              </w:rPr>
              <w:t>m</w:t>
            </w:r>
            <w:r w:rsidR="00AE6CCB" w:rsidRPr="00ED3698">
              <w:rPr>
                <w:color w:val="000000"/>
                <w:vertAlign w:val="superscript"/>
                <w:lang w:eastAsia="en-CA"/>
              </w:rPr>
              <w:t>-1</w:t>
            </w:r>
            <w:r>
              <w:rPr>
                <w:color w:val="000000"/>
                <w:lang w:eastAsia="en-CA"/>
              </w:rPr>
              <w:t>]</w:t>
            </w:r>
          </w:p>
        </w:tc>
      </w:tr>
      <w:tr w:rsidR="00AE6CCB" w:rsidRPr="00ED3698" w14:paraId="438CE8A0" w14:textId="77777777" w:rsidTr="007D5D2A">
        <w:trPr>
          <w:trHeight w:val="300"/>
        </w:trPr>
        <w:tc>
          <w:tcPr>
            <w:tcW w:w="2802" w:type="pct"/>
            <w:tcBorders>
              <w:bottom w:val="single" w:sz="4" w:space="0" w:color="auto"/>
            </w:tcBorders>
            <w:shd w:val="clear" w:color="auto" w:fill="auto"/>
            <w:noWrap/>
            <w:vAlign w:val="bottom"/>
          </w:tcPr>
          <w:p w14:paraId="3CA486B0" w14:textId="77777777" w:rsidR="00AE6CCB" w:rsidRPr="00ED3698" w:rsidRDefault="00AE6CCB" w:rsidP="000B39EA">
            <w:pPr>
              <w:spacing w:before="0"/>
              <w:rPr>
                <w:color w:val="000000"/>
                <w:lang w:eastAsia="en-CA"/>
              </w:rPr>
            </w:pPr>
            <w:r w:rsidRPr="00ED3698">
              <w:rPr>
                <w:color w:val="000000"/>
                <w:lang w:eastAsia="en-CA"/>
              </w:rPr>
              <w:t>Van Genuchten parameter n</w:t>
            </w:r>
          </w:p>
        </w:tc>
        <w:tc>
          <w:tcPr>
            <w:tcW w:w="751" w:type="pct"/>
            <w:tcBorders>
              <w:top w:val="nil"/>
              <w:bottom w:val="single" w:sz="4" w:space="0" w:color="auto"/>
            </w:tcBorders>
            <w:shd w:val="clear" w:color="auto" w:fill="auto"/>
            <w:noWrap/>
            <w:vAlign w:val="bottom"/>
          </w:tcPr>
          <w:p w14:paraId="0ECFDB44" w14:textId="77777777" w:rsidR="00AE6CCB" w:rsidRPr="00C15FF0" w:rsidRDefault="00AE6CCB" w:rsidP="000B39EA">
            <w:pPr>
              <w:spacing w:before="0"/>
              <w:rPr>
                <w:i/>
                <w:color w:val="000000"/>
                <w:lang w:eastAsia="en-CA"/>
              </w:rPr>
            </w:pPr>
            <w:r w:rsidRPr="00C15FF0">
              <w:rPr>
                <w:i/>
                <w:color w:val="000000"/>
                <w:lang w:eastAsia="en-CA"/>
              </w:rPr>
              <w:t>n</w:t>
            </w:r>
          </w:p>
        </w:tc>
        <w:tc>
          <w:tcPr>
            <w:tcW w:w="753" w:type="pct"/>
            <w:tcBorders>
              <w:top w:val="nil"/>
              <w:bottom w:val="single" w:sz="4" w:space="0" w:color="auto"/>
            </w:tcBorders>
          </w:tcPr>
          <w:p w14:paraId="571B8490" w14:textId="77777777" w:rsidR="00AE6CCB" w:rsidRPr="00ED3698" w:rsidRDefault="00AE6CCB" w:rsidP="000B39EA">
            <w:pPr>
              <w:spacing w:before="0"/>
              <w:rPr>
                <w:color w:val="000000"/>
                <w:lang w:eastAsia="en-CA"/>
              </w:rPr>
            </w:pPr>
            <w:r w:rsidRPr="00ED3698">
              <w:rPr>
                <w:color w:val="000000"/>
                <w:lang w:eastAsia="en-CA"/>
              </w:rPr>
              <w:t>1.506</w:t>
            </w:r>
          </w:p>
        </w:tc>
        <w:tc>
          <w:tcPr>
            <w:tcW w:w="694" w:type="pct"/>
            <w:tcBorders>
              <w:top w:val="nil"/>
              <w:bottom w:val="single" w:sz="4" w:space="0" w:color="auto"/>
            </w:tcBorders>
            <w:shd w:val="clear" w:color="auto" w:fill="auto"/>
            <w:noWrap/>
            <w:vAlign w:val="bottom"/>
          </w:tcPr>
          <w:p w14:paraId="55B95F61" w14:textId="77777777" w:rsidR="00AE6CCB" w:rsidRPr="00ED3698" w:rsidRDefault="00EC4334" w:rsidP="000B39EA">
            <w:pPr>
              <w:spacing w:before="0"/>
              <w:rPr>
                <w:color w:val="000000"/>
                <w:lang w:eastAsia="en-CA"/>
              </w:rPr>
            </w:pPr>
            <w:r>
              <w:rPr>
                <w:color w:val="000000"/>
                <w:lang w:eastAsia="en-CA"/>
              </w:rPr>
              <w:t>[</w:t>
            </w:r>
            <w:r w:rsidR="00AE6CCB" w:rsidRPr="00ED3698">
              <w:rPr>
                <w:color w:val="000000"/>
                <w:lang w:eastAsia="en-CA"/>
              </w:rPr>
              <w:t>-</w:t>
            </w:r>
            <w:r>
              <w:rPr>
                <w:color w:val="000000"/>
                <w:lang w:eastAsia="en-CA"/>
              </w:rPr>
              <w:t>]</w:t>
            </w:r>
          </w:p>
        </w:tc>
      </w:tr>
    </w:tbl>
    <w:p w14:paraId="0FC51A8B" w14:textId="77777777" w:rsidR="00E46658" w:rsidRPr="00ED3698" w:rsidRDefault="00E46658" w:rsidP="003A61A7">
      <w:pPr>
        <w:pStyle w:val="Simpleline"/>
      </w:pPr>
      <w:bookmarkStart w:id="99" w:name="OLE_LINK10"/>
    </w:p>
    <w:p w14:paraId="179806DD" w14:textId="77777777" w:rsidR="00E46658" w:rsidRPr="00ED3698" w:rsidRDefault="00E46658" w:rsidP="00E46658">
      <w:pPr>
        <w:pStyle w:val="Heading4"/>
      </w:pPr>
      <w:bookmarkStart w:id="100" w:name="_Toc520374395"/>
      <w:r w:rsidRPr="00ED3698">
        <w:lastRenderedPageBreak/>
        <w:t>Results</w:t>
      </w:r>
      <w:bookmarkEnd w:id="100"/>
    </w:p>
    <w:p w14:paraId="3E4C00E3" w14:textId="7DF3ABED" w:rsidR="00E46658" w:rsidRPr="00ED3698" w:rsidRDefault="00E46658" w:rsidP="00E46658">
      <w:pPr>
        <w:rPr>
          <w:lang w:val="en-CA"/>
        </w:rPr>
      </w:pPr>
      <w:bookmarkStart w:id="101" w:name="OLE_LINK9"/>
      <w:bookmarkEnd w:id="99"/>
      <w:r w:rsidRPr="00ED3698">
        <w:rPr>
          <w:lang w:val="en-CA"/>
        </w:rPr>
        <w:t xml:space="preserve">Drainage was simulated for a period of 100 days, and the </w:t>
      </w:r>
      <w:r w:rsidR="00780467">
        <w:rPr>
          <w:lang w:val="en-CA"/>
        </w:rPr>
        <w:t>simulated</w:t>
      </w:r>
      <w:r w:rsidR="00780467" w:rsidRPr="00ED3698">
        <w:rPr>
          <w:lang w:val="en-CA"/>
        </w:rPr>
        <w:t xml:space="preserve"> </w:t>
      </w:r>
      <w:r w:rsidRPr="00ED3698">
        <w:rPr>
          <w:lang w:val="en-CA"/>
        </w:rPr>
        <w:t xml:space="preserve">water content at 1, 4, 2 and 100 days is given in </w:t>
      </w:r>
      <w:r w:rsidR="009C4449">
        <w:fldChar w:fldCharType="begin"/>
      </w:r>
      <w:r w:rsidR="009C4449">
        <w:instrText xml:space="preserve"> REF _Ref360007704 \h  \* MERGEFORMAT </w:instrText>
      </w:r>
      <w:r w:rsidR="009C4449">
        <w:fldChar w:fldCharType="separate"/>
      </w:r>
      <w:r w:rsidR="00B560DA" w:rsidRPr="00ED3698">
        <w:t xml:space="preserve">Figure </w:t>
      </w:r>
      <w:r w:rsidR="00B560DA">
        <w:rPr>
          <w:noProof/>
        </w:rPr>
        <w:t>2.4</w:t>
      </w:r>
      <w:r w:rsidR="009C4449">
        <w:fldChar w:fldCharType="end"/>
      </w:r>
      <w:r w:rsidR="004474F5">
        <w:rPr>
          <w:lang w:val="en-CA"/>
        </w:rPr>
        <w:t xml:space="preserve">.  </w:t>
      </w:r>
      <w:r w:rsidRPr="00ED3698">
        <w:rPr>
          <w:lang w:val="en-CA"/>
        </w:rPr>
        <w:t>The experimentally observed values of water content versus time are also shown</w:t>
      </w:r>
      <w:r w:rsidR="004474F5">
        <w:rPr>
          <w:lang w:val="en-CA"/>
        </w:rPr>
        <w:t xml:space="preserve">.  </w:t>
      </w:r>
      <w:r w:rsidRPr="00ED3698">
        <w:rPr>
          <w:lang w:val="en-CA"/>
        </w:rPr>
        <w:t>The numerical predictions are in good agreement with the experiment.</w:t>
      </w:r>
    </w:p>
    <w:bookmarkEnd w:id="101"/>
    <w:p w14:paraId="04CACB93" w14:textId="77777777" w:rsidR="00E46658" w:rsidRPr="00ED3698" w:rsidRDefault="00491A54" w:rsidP="00AE6CCB">
      <w:pPr>
        <w:pStyle w:val="Simpleline"/>
        <w:jc w:val="center"/>
        <w:rPr>
          <w:lang w:val="en-CA"/>
        </w:rPr>
      </w:pPr>
      <w:r w:rsidRPr="00491A54">
        <w:rPr>
          <w:noProof/>
          <w:u w:val="single"/>
          <w:lang w:val="en-CA" w:eastAsia="zh-CN"/>
        </w:rPr>
        <mc:AlternateContent>
          <mc:Choice Requires="wps">
            <w:drawing>
              <wp:anchor distT="0" distB="0" distL="114300" distR="114300" simplePos="0" relativeHeight="251744768" behindDoc="0" locked="0" layoutInCell="1" allowOverlap="1" wp14:anchorId="34114F33" wp14:editId="171829BA">
                <wp:simplePos x="0" y="0"/>
                <wp:positionH relativeFrom="column">
                  <wp:posOffset>1627505</wp:posOffset>
                </wp:positionH>
                <wp:positionV relativeFrom="paragraph">
                  <wp:posOffset>269817</wp:posOffset>
                </wp:positionV>
                <wp:extent cx="782781" cy="131619"/>
                <wp:effectExtent l="0" t="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781" cy="131619"/>
                        </a:xfrm>
                        <a:prstGeom prst="rect">
                          <a:avLst/>
                        </a:prstGeom>
                        <a:solidFill>
                          <a:srgbClr val="FFFFFF"/>
                        </a:solidFill>
                        <a:ln w="9525">
                          <a:noFill/>
                          <a:miter lim="800000"/>
                          <a:headEnd/>
                          <a:tailEnd/>
                        </a:ln>
                      </wps:spPr>
                      <wps:txbx>
                        <w:txbxContent>
                          <w:p w14:paraId="7D9A3F66" w14:textId="77777777" w:rsidR="002D029A" w:rsidRPr="00582036" w:rsidRDefault="002D029A" w:rsidP="00582036">
                            <w:pPr>
                              <w:spacing w:before="0" w:after="0"/>
                              <w:rPr>
                                <w:rFonts w:ascii="Arial" w:hAnsi="Arial" w:cs="Arial"/>
                                <w:sz w:val="16"/>
                                <w:szCs w:val="16"/>
                              </w:rPr>
                            </w:pPr>
                            <w:r w:rsidRPr="00582036">
                              <w:rPr>
                                <w:rFonts w:ascii="Arial" w:hAnsi="Arial" w:cs="Arial"/>
                                <w:sz w:val="16"/>
                                <w:szCs w:val="16"/>
                              </w:rPr>
                              <w:t>MIN3P-</w:t>
                            </w:r>
                            <w:r>
                              <w:rPr>
                                <w:rFonts w:ascii="Arial" w:hAnsi="Arial" w:cs="Arial"/>
                                <w:sz w:val="16"/>
                                <w:szCs w:val="16"/>
                              </w:rPr>
                              <w:t>THCm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114F33" id="_x0000_t202" coordsize="21600,21600" o:spt="202" path="m,l,21600r21600,l21600,xe">
                <v:stroke joinstyle="miter"/>
                <v:path gradientshapeok="t" o:connecttype="rect"/>
              </v:shapetype>
              <v:shape id="Text Box 2" o:spid="_x0000_s1026" type="#_x0000_t202" style="position:absolute;left:0;text-align:left;margin-left:128.15pt;margin-top:21.25pt;width:61.65pt;height:10.3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" stroked="f">
                <v:textbox inset="0,0,0,0">
                  <w:txbxContent>
                    <w:p w14:paraId="7D9A3F66" w14:textId="77777777" w:rsidR="002D029A" w:rsidRPr="00582036" w:rsidRDefault="002D029A" w:rsidP="00582036">
                      <w:pPr>
                        <w:spacing w:before="0" w:after="0"/>
                        <w:rPr>
                          <w:rFonts w:ascii="Arial" w:hAnsi="Arial" w:cs="Arial"/>
                          <w:sz w:val="16"/>
                          <w:szCs w:val="16"/>
                        </w:rPr>
                      </w:pPr>
                      <w:r w:rsidRPr="00582036">
                        <w:rPr>
                          <w:rFonts w:ascii="Arial" w:hAnsi="Arial" w:cs="Arial"/>
                          <w:sz w:val="16"/>
                          <w:szCs w:val="16"/>
                        </w:rPr>
                        <w:t>MIN3P-</w:t>
                      </w:r>
                      <w:r>
                        <w:rPr>
                          <w:rFonts w:ascii="Arial" w:hAnsi="Arial" w:cs="Arial"/>
                          <w:sz w:val="16"/>
                          <w:szCs w:val="16"/>
                        </w:rPr>
                        <w:t>THCm</w:t>
                      </w:r>
                    </w:p>
                  </w:txbxContent>
                </v:textbox>
              </v:shape>
            </w:pict>
          </mc:Fallback>
        </mc:AlternateContent>
      </w:r>
      <w:r w:rsidR="00400046">
        <w:rPr>
          <w:noProof/>
          <w:lang w:val="en-CA" w:eastAsia="zh-CN"/>
        </w:rPr>
        <w:drawing>
          <wp:inline distT="0" distB="0" distL="0" distR="0" wp14:anchorId="15058204" wp14:editId="0F5984D6">
            <wp:extent cx="3674532" cy="4627419"/>
            <wp:effectExtent l="0" t="0" r="2540" b="1905"/>
            <wp:docPr id="1" name="Picture 1" descr="D:\dsu\ResearchAtUBC\Dropbox\NWMO-Projects\MIN3P_THCm\Benchmark\benchmarks_standard\flow\drain1\drai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dsu\ResearchAtUBC\Dropbox\NWMO-Projects\MIN3P_THCm\Benchmark\benchmarks_standard\flow\drain1\drain2.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802" t="8847" r="4099" b="4657"/>
                    <a:stretch/>
                  </pic:blipFill>
                  <pic:spPr bwMode="auto">
                    <a:xfrm>
                      <a:off x="0" y="0"/>
                      <a:ext cx="3674636" cy="4627550"/>
                    </a:xfrm>
                    <a:prstGeom prst="rect">
                      <a:avLst/>
                    </a:prstGeom>
                    <a:noFill/>
                    <a:ln>
                      <a:noFill/>
                    </a:ln>
                    <a:extLst>
                      <a:ext uri="{53640926-AAD7-44D8-BBD7-CCE9431645EC}">
                        <a14:shadowObscured xmlns:a14="http://schemas.microsoft.com/office/drawing/2010/main"/>
                      </a:ext>
                    </a:extLst>
                  </pic:spPr>
                </pic:pic>
              </a:graphicData>
            </a:graphic>
          </wp:inline>
        </w:drawing>
      </w:r>
    </w:p>
    <w:p w14:paraId="72F08856" w14:textId="313B5836" w:rsidR="00E46658" w:rsidRPr="00ED3698" w:rsidRDefault="00E46658" w:rsidP="00687205">
      <w:pPr>
        <w:pStyle w:val="StyleCaptionTableCaptionCentered"/>
      </w:pPr>
      <w:bookmarkStart w:id="102" w:name="_Ref360007704"/>
      <w:bookmarkStart w:id="103" w:name="_Toc520375020"/>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w:t>
      </w:r>
      <w:r w:rsidR="00183C7C">
        <w:fldChar w:fldCharType="end"/>
      </w:r>
      <w:bookmarkEnd w:id="102"/>
      <w:r w:rsidRPr="00ED3698">
        <w:tab/>
      </w:r>
      <w:bookmarkStart w:id="104" w:name="OLE_LINK136"/>
      <w:r w:rsidRPr="00ED3698">
        <w:t xml:space="preserve">Comparison of </w:t>
      </w:r>
      <w:r w:rsidR="00E44490">
        <w:t>W</w:t>
      </w:r>
      <w:r w:rsidRPr="00ED3698">
        <w:t xml:space="preserve">ater </w:t>
      </w:r>
      <w:r w:rsidR="00E44490">
        <w:t>C</w:t>
      </w:r>
      <w:r w:rsidRPr="00ED3698">
        <w:t>ontent</w:t>
      </w:r>
      <w:r w:rsidR="00C34E54">
        <w:t xml:space="preserve"> </w:t>
      </w:r>
      <w:r w:rsidR="00E44490">
        <w:t>C</w:t>
      </w:r>
      <w:r w:rsidR="00C34E54">
        <w:t xml:space="preserve">alculated by </w:t>
      </w:r>
      <w:r w:rsidR="0076771D">
        <w:t>MIN3P-THCm</w:t>
      </w:r>
      <w:r w:rsidR="00C34E54">
        <w:t xml:space="preserve"> vs </w:t>
      </w:r>
      <w:r w:rsidR="00E44490">
        <w:t>E</w:t>
      </w:r>
      <w:r w:rsidR="00C34E54">
        <w:t>xperiment</w:t>
      </w:r>
      <w:r w:rsidR="00400046">
        <w:t xml:space="preserve">al </w:t>
      </w:r>
      <w:r w:rsidR="00E44490">
        <w:t>O</w:t>
      </w:r>
      <w:r w:rsidR="00400046">
        <w:t>bservation</w:t>
      </w:r>
      <w:r w:rsidR="00C34E54">
        <w:t xml:space="preserve"> </w:t>
      </w:r>
      <w:bookmarkEnd w:id="104"/>
      <w:r w:rsidR="00E44490">
        <w:t>(drain1)</w:t>
      </w:r>
      <w:bookmarkEnd w:id="103"/>
    </w:p>
    <w:p w14:paraId="10AB4574" w14:textId="77777777" w:rsidR="00E46658" w:rsidRPr="00ED3698" w:rsidRDefault="00E46658" w:rsidP="003A61A7">
      <w:pPr>
        <w:pStyle w:val="Simpleline"/>
        <w:rPr>
          <w:lang w:val="en-CA"/>
        </w:rPr>
      </w:pPr>
    </w:p>
    <w:p w14:paraId="15943083" w14:textId="77777777" w:rsidR="00A95059" w:rsidRPr="00192E8E" w:rsidRDefault="00A95059" w:rsidP="00A95059">
      <w:pPr>
        <w:pStyle w:val="StyleHeading4Bold"/>
      </w:pPr>
      <w:bookmarkStart w:id="105" w:name="_Toc520374396"/>
      <w:r>
        <w:t>File locations</w:t>
      </w:r>
      <w:bookmarkEnd w:id="105"/>
    </w:p>
    <w:p w14:paraId="7115BBFF" w14:textId="77777777" w:rsidR="00E46658" w:rsidRPr="00840202" w:rsidRDefault="00E46658" w:rsidP="00E46658">
      <w:pPr>
        <w:pStyle w:val="ListParagraph"/>
        <w:ind w:hanging="720"/>
        <w:rPr>
          <w:i/>
        </w:rPr>
      </w:pPr>
      <w:r w:rsidRPr="00ED3698">
        <w:t xml:space="preserve">The input file is: </w:t>
      </w:r>
      <w:r w:rsidRPr="00840202">
        <w:rPr>
          <w:i/>
        </w:rPr>
        <w:t>drain1.dat</w:t>
      </w:r>
      <w:r w:rsidRPr="00ED3698">
        <w:t xml:space="preserve"> under folder </w:t>
      </w:r>
      <w:r w:rsidR="004B0811">
        <w:rPr>
          <w:i/>
        </w:rPr>
        <w:t>.\benchmarks\benchmarks_standard\</w:t>
      </w:r>
      <w:r w:rsidRPr="00840202">
        <w:rPr>
          <w:i/>
        </w:rPr>
        <w:t>flow\drain1</w:t>
      </w:r>
    </w:p>
    <w:p w14:paraId="69DA1E7E" w14:textId="77777777" w:rsidR="00E46658" w:rsidRPr="00840202" w:rsidRDefault="00E46658" w:rsidP="003A61A7">
      <w:pPr>
        <w:pStyle w:val="Simpleline"/>
        <w:rPr>
          <w:i/>
        </w:rPr>
      </w:pPr>
    </w:p>
    <w:p w14:paraId="6FD0C786" w14:textId="77777777" w:rsidR="00E46658" w:rsidRPr="00ED3698" w:rsidRDefault="00E46658" w:rsidP="00E46658">
      <w:pPr>
        <w:pStyle w:val="Heading3"/>
      </w:pPr>
      <w:bookmarkStart w:id="106" w:name="_Ref364349678"/>
      <w:bookmarkStart w:id="107" w:name="_Toc520374397"/>
      <w:r w:rsidRPr="00ED3698">
        <w:lastRenderedPageBreak/>
        <w:t>1D infiltration in soil column</w:t>
      </w:r>
      <w:bookmarkEnd w:id="106"/>
      <w:bookmarkEnd w:id="107"/>
    </w:p>
    <w:p w14:paraId="37835445" w14:textId="77777777" w:rsidR="00E46658" w:rsidRPr="00ED3698" w:rsidRDefault="00771FFF" w:rsidP="00E46658">
      <w:pPr>
        <w:pStyle w:val="Heading4"/>
      </w:pPr>
      <w:bookmarkStart w:id="108" w:name="_Toc520374398"/>
      <w:r>
        <w:t>Problem definition</w:t>
      </w:r>
      <w:bookmarkEnd w:id="108"/>
    </w:p>
    <w:p w14:paraId="4444A6D2" w14:textId="44617B44" w:rsidR="00E46658" w:rsidRPr="00ED3698" w:rsidRDefault="00E46658" w:rsidP="00E46658">
      <w:pPr>
        <w:rPr>
          <w:lang w:val="en-CA"/>
        </w:rPr>
      </w:pPr>
      <w:r w:rsidRPr="00ED3698">
        <w:rPr>
          <w:lang w:val="en-CA"/>
        </w:rPr>
        <w:t>This benchmark is a one dimensional drainage and infiltration problem reported by Forsyth et al (1995)</w:t>
      </w:r>
      <w:r w:rsidR="004474F5">
        <w:rPr>
          <w:lang w:val="en-CA"/>
        </w:rPr>
        <w:t xml:space="preserve">.  </w:t>
      </w:r>
      <w:r w:rsidRPr="00ED3698">
        <w:rPr>
          <w:lang w:val="en-CA"/>
        </w:rPr>
        <w:t>It involves simulations of infiltration under constant inflow rate, following complete saturation.</w:t>
      </w:r>
    </w:p>
    <w:p w14:paraId="18C09245" w14:textId="77777777" w:rsidR="00E46658" w:rsidRPr="00ED3698" w:rsidRDefault="00B3171D" w:rsidP="00E46658">
      <w:pPr>
        <w:pStyle w:val="Heading4"/>
      </w:pPr>
      <w:bookmarkStart w:id="109" w:name="_Toc520374399"/>
      <w:r>
        <w:t>Model setup</w:t>
      </w:r>
      <w:bookmarkEnd w:id="109"/>
    </w:p>
    <w:p w14:paraId="2EB81B96" w14:textId="23B4377A" w:rsidR="00E46658" w:rsidRPr="00ED3698" w:rsidRDefault="00E46658" w:rsidP="00E46658">
      <w:pPr>
        <w:rPr>
          <w:szCs w:val="24"/>
        </w:rPr>
      </w:pPr>
      <w:r w:rsidRPr="00ED3698">
        <w:rPr>
          <w:szCs w:val="24"/>
        </w:rPr>
        <w:t xml:space="preserve">A 1D model with 6.0 m in depth is discretized into 121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for the interior control volumes and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pressure head -7.25 m for the whole domain</w:t>
      </w:r>
      <w:r w:rsidR="004474F5">
        <w:rPr>
          <w:bCs/>
          <w:szCs w:val="24"/>
          <w:lang w:val="en-CA" w:eastAsia="en-CA"/>
        </w:rPr>
        <w:t xml:space="preserve">.  </w:t>
      </w:r>
      <w:r w:rsidRPr="00ED3698">
        <w:rPr>
          <w:szCs w:val="24"/>
          <w:lang w:val="en-CA" w:eastAsia="en-CA"/>
        </w:rPr>
        <w:t>Boundary conditions for the flow problem consist of an infiltration 2.31</w:t>
      </w:r>
      <w:r>
        <w:rPr>
          <w:color w:val="000000"/>
          <w:lang w:eastAsia="en-CA"/>
        </w:rPr>
        <w:t>×10</w:t>
      </w:r>
      <w:r w:rsidRPr="00ED3698">
        <w:rPr>
          <w:color w:val="000000"/>
          <w:vertAlign w:val="superscript"/>
          <w:lang w:eastAsia="en-CA"/>
        </w:rPr>
        <w:t xml:space="preserve">-6 </w:t>
      </w:r>
      <w:r w:rsidRPr="00ED3698">
        <w:rPr>
          <w:szCs w:val="24"/>
          <w:lang w:val="en-CA" w:eastAsia="en-CA"/>
        </w:rPr>
        <w:t>m/s on the top boundary and pressure head -7.25 m on the bottom boundary</w:t>
      </w:r>
      <w:r w:rsidR="00B453E7">
        <w:rPr>
          <w:szCs w:val="24"/>
          <w:lang w:val="en-CA" w:eastAsia="en-CA"/>
        </w:rPr>
        <w:t>.</w:t>
      </w:r>
    </w:p>
    <w:p w14:paraId="68071E02" w14:textId="77777777" w:rsidR="00E46658" w:rsidRPr="00ED3698" w:rsidRDefault="00E46658" w:rsidP="00E46658">
      <w:pPr>
        <w:pStyle w:val="Heading4"/>
      </w:pPr>
      <w:bookmarkStart w:id="110" w:name="_Toc520374400"/>
      <w:r w:rsidRPr="00ED3698">
        <w:t>Parameters</w:t>
      </w:r>
      <w:bookmarkEnd w:id="110"/>
    </w:p>
    <w:p w14:paraId="74172EBB" w14:textId="2DDCB55E" w:rsidR="00E46658" w:rsidRDefault="00E46658" w:rsidP="00E46658">
      <w:pPr>
        <w:rPr>
          <w:lang w:eastAsia="zh-CN"/>
        </w:rPr>
      </w:pPr>
      <w:r w:rsidRPr="00ED3698">
        <w:t xml:space="preserve">The physical parameters (material properties) used for the simulations are summarized in </w:t>
      </w:r>
      <w:r w:rsidR="009C4449">
        <w:fldChar w:fldCharType="begin"/>
      </w:r>
      <w:r w:rsidR="009C4449">
        <w:instrText xml:space="preserve"> REF _Ref360012056 \h  \* MERGEFORMAT </w:instrText>
      </w:r>
      <w:r w:rsidR="009C4449">
        <w:fldChar w:fldCharType="separate"/>
      </w:r>
      <w:r w:rsidR="00B560DA" w:rsidRPr="00ED3698">
        <w:t xml:space="preserve">Table </w:t>
      </w:r>
      <w:r w:rsidR="00B560DA">
        <w:rPr>
          <w:noProof/>
        </w:rPr>
        <w:t>2.14</w:t>
      </w:r>
      <w:r w:rsidR="009C4449">
        <w:fldChar w:fldCharType="end"/>
      </w:r>
      <w:r w:rsidR="00B453E7">
        <w:t>.</w:t>
      </w:r>
    </w:p>
    <w:p w14:paraId="3868AD60" w14:textId="2AB4A614" w:rsidR="00E46658" w:rsidRPr="00ED3698" w:rsidRDefault="00E46658" w:rsidP="00AE6CCB">
      <w:pPr>
        <w:pStyle w:val="StyleCaptionTableCaptionBold"/>
      </w:pPr>
      <w:bookmarkStart w:id="111" w:name="_Ref360012056"/>
      <w:bookmarkStart w:id="112" w:name="_Ref360012035"/>
      <w:bookmarkStart w:id="113" w:name="_Toc520374890"/>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14</w:t>
      </w:r>
      <w:r w:rsidR="00FE1AD3">
        <w:fldChar w:fldCharType="end"/>
      </w:r>
      <w:bookmarkEnd w:id="111"/>
      <w:r w:rsidR="003B5581">
        <w:t xml:space="preserve">: </w:t>
      </w:r>
      <w:r w:rsidRPr="00ED3698">
        <w:t>Physical parameters for benchmark infil1</w:t>
      </w:r>
      <w:bookmarkEnd w:id="112"/>
      <w:bookmarkEnd w:id="113"/>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AE6CCB" w:rsidRPr="00ED3698" w14:paraId="19D60794" w14:textId="77777777" w:rsidTr="007D5D2A">
        <w:trPr>
          <w:trHeight w:val="300"/>
        </w:trPr>
        <w:tc>
          <w:tcPr>
            <w:tcW w:w="2802" w:type="pct"/>
            <w:tcBorders>
              <w:bottom w:val="single" w:sz="4" w:space="0" w:color="auto"/>
            </w:tcBorders>
            <w:shd w:val="clear" w:color="auto" w:fill="D9D9D9"/>
            <w:noWrap/>
            <w:vAlign w:val="center"/>
            <w:hideMark/>
          </w:tcPr>
          <w:p w14:paraId="22D01604" w14:textId="77777777" w:rsidR="00AE6CCB" w:rsidRPr="00ED3698" w:rsidRDefault="00AE6CCB" w:rsidP="007D5D2A">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23E95EA3" w14:textId="77777777" w:rsidR="00AE6CCB" w:rsidRPr="00ED3698" w:rsidRDefault="00AE6CCB" w:rsidP="007D5D2A">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4AE05C1F" w14:textId="77777777" w:rsidR="00AE6CCB" w:rsidRPr="00ED3698" w:rsidRDefault="00AE6CCB" w:rsidP="007D5D2A">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1C3AE0FD" w14:textId="77777777" w:rsidR="00AE6CCB" w:rsidRPr="00ED3698" w:rsidRDefault="00AE6CCB" w:rsidP="007D5D2A">
            <w:pPr>
              <w:spacing w:before="0" w:after="0"/>
              <w:jc w:val="left"/>
              <w:rPr>
                <w:b/>
                <w:color w:val="000000"/>
                <w:lang w:eastAsia="en-CA"/>
              </w:rPr>
            </w:pPr>
            <w:r w:rsidRPr="00ED3698">
              <w:rPr>
                <w:b/>
                <w:color w:val="000000"/>
                <w:lang w:eastAsia="en-CA"/>
              </w:rPr>
              <w:t>unit</w:t>
            </w:r>
          </w:p>
        </w:tc>
      </w:tr>
      <w:tr w:rsidR="00E46658" w:rsidRPr="00ED3698" w14:paraId="4129C8EF" w14:textId="77777777" w:rsidTr="00A94C76">
        <w:trPr>
          <w:trHeight w:val="300"/>
        </w:trPr>
        <w:tc>
          <w:tcPr>
            <w:tcW w:w="2802" w:type="pct"/>
            <w:tcBorders>
              <w:top w:val="single" w:sz="4" w:space="0" w:color="auto"/>
              <w:bottom w:val="nil"/>
            </w:tcBorders>
            <w:shd w:val="clear" w:color="auto" w:fill="auto"/>
            <w:noWrap/>
            <w:vAlign w:val="bottom"/>
            <w:hideMark/>
          </w:tcPr>
          <w:p w14:paraId="42ED7F0C" w14:textId="77777777" w:rsidR="00E46658" w:rsidRPr="00ED3698" w:rsidRDefault="00E46658" w:rsidP="000B39EA">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2C2FD7BC" w14:textId="77777777" w:rsidR="00E46658" w:rsidRPr="00C15FF0" w:rsidRDefault="00E46658" w:rsidP="000B39EA">
            <w:pPr>
              <w:spacing w:before="0" w:after="0"/>
              <w:rPr>
                <w:i/>
                <w:color w:val="000000"/>
                <w:lang w:eastAsia="en-CA"/>
              </w:rPr>
            </w:pPr>
            <w:r w:rsidRPr="00C15FF0">
              <w:rPr>
                <w:i/>
                <w:color w:val="000000"/>
                <w:lang w:eastAsia="en-CA"/>
              </w:rPr>
              <w:t>L</w:t>
            </w:r>
          </w:p>
        </w:tc>
        <w:tc>
          <w:tcPr>
            <w:tcW w:w="753" w:type="pct"/>
            <w:tcBorders>
              <w:top w:val="single" w:sz="4" w:space="0" w:color="auto"/>
              <w:bottom w:val="nil"/>
            </w:tcBorders>
          </w:tcPr>
          <w:p w14:paraId="4274221C" w14:textId="77777777" w:rsidR="00E46658" w:rsidRPr="00ED3698" w:rsidRDefault="00E46658" w:rsidP="000B39EA">
            <w:pPr>
              <w:spacing w:before="0" w:after="0"/>
              <w:rPr>
                <w:color w:val="000000"/>
                <w:lang w:eastAsia="en-CA"/>
              </w:rPr>
            </w:pPr>
            <w:r w:rsidRPr="00ED3698">
              <w:rPr>
                <w:color w:val="000000"/>
                <w:lang w:eastAsia="en-CA"/>
              </w:rPr>
              <w:t>6.0</w:t>
            </w:r>
          </w:p>
        </w:tc>
        <w:tc>
          <w:tcPr>
            <w:tcW w:w="694" w:type="pct"/>
            <w:tcBorders>
              <w:top w:val="single" w:sz="4" w:space="0" w:color="auto"/>
              <w:bottom w:val="nil"/>
            </w:tcBorders>
            <w:shd w:val="clear" w:color="auto" w:fill="auto"/>
            <w:noWrap/>
            <w:vAlign w:val="bottom"/>
            <w:hideMark/>
          </w:tcPr>
          <w:p w14:paraId="7C4D6BB4"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w:t>
            </w:r>
            <w:r>
              <w:rPr>
                <w:color w:val="000000"/>
                <w:lang w:eastAsia="en-CA"/>
              </w:rPr>
              <w:t>]</w:t>
            </w:r>
          </w:p>
        </w:tc>
      </w:tr>
      <w:tr w:rsidR="00E46658" w:rsidRPr="00ED3698" w14:paraId="09CDDCAC" w14:textId="77777777" w:rsidTr="00A94C76">
        <w:trPr>
          <w:trHeight w:val="300"/>
        </w:trPr>
        <w:tc>
          <w:tcPr>
            <w:tcW w:w="2802" w:type="pct"/>
            <w:tcBorders>
              <w:top w:val="nil"/>
              <w:bottom w:val="nil"/>
            </w:tcBorders>
            <w:shd w:val="clear" w:color="auto" w:fill="auto"/>
            <w:noWrap/>
            <w:vAlign w:val="bottom"/>
            <w:hideMark/>
          </w:tcPr>
          <w:p w14:paraId="7B0E4C11" w14:textId="77777777" w:rsidR="00E46658" w:rsidRPr="00ED3698" w:rsidRDefault="00E46658" w:rsidP="000B39EA">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6E8920CF" w14:textId="77777777" w:rsidR="00E46658" w:rsidRPr="00C15FF0" w:rsidRDefault="00E46658" w:rsidP="000B39EA">
            <w:pPr>
              <w:spacing w:before="0" w:after="0"/>
              <w:rPr>
                <w:i/>
                <w:color w:val="000000"/>
                <w:lang w:eastAsia="en-CA"/>
              </w:rPr>
            </w:pPr>
            <w:r w:rsidRPr="00C15FF0">
              <w:rPr>
                <w:rFonts w:ascii="Cambria Math" w:hAnsi="Cambria Math" w:cs="Cambria Math"/>
                <w:i/>
                <w:color w:val="000000"/>
                <w:lang w:eastAsia="en-CA"/>
              </w:rPr>
              <w:t>𝜙</w:t>
            </w:r>
          </w:p>
        </w:tc>
        <w:tc>
          <w:tcPr>
            <w:tcW w:w="753" w:type="pct"/>
            <w:tcBorders>
              <w:top w:val="nil"/>
              <w:bottom w:val="nil"/>
            </w:tcBorders>
          </w:tcPr>
          <w:p w14:paraId="1DBC9020" w14:textId="77777777" w:rsidR="00E46658" w:rsidRPr="00ED3698" w:rsidRDefault="00E46658" w:rsidP="000B39EA">
            <w:pPr>
              <w:spacing w:before="0" w:after="0"/>
              <w:rPr>
                <w:color w:val="000000"/>
                <w:lang w:eastAsia="en-CA"/>
              </w:rPr>
            </w:pPr>
            <w:r w:rsidRPr="00ED3698">
              <w:rPr>
                <w:color w:val="000000"/>
                <w:lang w:eastAsia="en-CA"/>
              </w:rPr>
              <w:t>0.33</w:t>
            </w:r>
          </w:p>
        </w:tc>
        <w:tc>
          <w:tcPr>
            <w:tcW w:w="694" w:type="pct"/>
            <w:tcBorders>
              <w:top w:val="nil"/>
              <w:bottom w:val="nil"/>
            </w:tcBorders>
            <w:shd w:val="clear" w:color="auto" w:fill="auto"/>
            <w:noWrap/>
            <w:vAlign w:val="bottom"/>
            <w:hideMark/>
          </w:tcPr>
          <w:p w14:paraId="65F1D6E4"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E46658" w:rsidRPr="00ED3698" w14:paraId="69A851B7" w14:textId="77777777" w:rsidTr="00A94C76">
        <w:trPr>
          <w:trHeight w:val="300"/>
        </w:trPr>
        <w:tc>
          <w:tcPr>
            <w:tcW w:w="2802" w:type="pct"/>
            <w:tcBorders>
              <w:top w:val="nil"/>
              <w:bottom w:val="nil"/>
            </w:tcBorders>
            <w:shd w:val="clear" w:color="auto" w:fill="auto"/>
            <w:noWrap/>
            <w:vAlign w:val="bottom"/>
            <w:hideMark/>
          </w:tcPr>
          <w:p w14:paraId="39975EEB" w14:textId="77777777" w:rsidR="00E46658" w:rsidRPr="00ED3698" w:rsidRDefault="00E46658" w:rsidP="000B39EA">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7F212C31" w14:textId="77777777" w:rsidR="00E46658" w:rsidRPr="00C15FF0" w:rsidRDefault="00E46658" w:rsidP="000B39EA">
            <w:pPr>
              <w:spacing w:before="0" w:after="0"/>
              <w:rPr>
                <w:i/>
                <w:color w:val="000000"/>
                <w:lang w:eastAsia="en-CA"/>
              </w:rPr>
            </w:pPr>
            <w:r w:rsidRPr="00C15FF0">
              <w:rPr>
                <w:i/>
                <w:color w:val="000000"/>
                <w:lang w:eastAsia="en-CA"/>
              </w:rPr>
              <w:t>K</w:t>
            </w:r>
            <w:r w:rsidRPr="00C15FF0">
              <w:rPr>
                <w:i/>
                <w:color w:val="000000"/>
                <w:vertAlign w:val="subscript"/>
                <w:lang w:eastAsia="en-CA"/>
              </w:rPr>
              <w:t>zz</w:t>
            </w:r>
          </w:p>
        </w:tc>
        <w:tc>
          <w:tcPr>
            <w:tcW w:w="753" w:type="pct"/>
            <w:tcBorders>
              <w:top w:val="nil"/>
              <w:bottom w:val="nil"/>
            </w:tcBorders>
          </w:tcPr>
          <w:p w14:paraId="36A9574D" w14:textId="77777777" w:rsidR="00E46658" w:rsidRPr="00ED3698" w:rsidRDefault="00E46658" w:rsidP="000B39EA">
            <w:pPr>
              <w:spacing w:before="0" w:after="0"/>
              <w:rPr>
                <w:color w:val="000000"/>
                <w:lang w:eastAsia="en-CA"/>
              </w:rPr>
            </w:pPr>
            <w:r w:rsidRPr="00ED3698">
              <w:rPr>
                <w:color w:val="000000"/>
                <w:lang w:eastAsia="en-CA"/>
              </w:rPr>
              <w:t>2.896</w:t>
            </w:r>
            <w:r>
              <w:rPr>
                <w:color w:val="000000"/>
                <w:lang w:eastAsia="en-CA"/>
              </w:rPr>
              <w:t>×10</w:t>
            </w:r>
            <w:r w:rsidRPr="00ED3698">
              <w:rPr>
                <w:color w:val="000000"/>
                <w:vertAlign w:val="superscript"/>
                <w:lang w:eastAsia="en-CA"/>
              </w:rPr>
              <w:t>-6</w:t>
            </w:r>
          </w:p>
        </w:tc>
        <w:tc>
          <w:tcPr>
            <w:tcW w:w="694" w:type="pct"/>
            <w:tcBorders>
              <w:top w:val="nil"/>
              <w:bottom w:val="nil"/>
            </w:tcBorders>
            <w:shd w:val="clear" w:color="auto" w:fill="auto"/>
            <w:noWrap/>
            <w:vAlign w:val="bottom"/>
            <w:hideMark/>
          </w:tcPr>
          <w:p w14:paraId="1986F66C"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 s</w:t>
            </w:r>
            <w:r w:rsidR="00E46658" w:rsidRPr="00ED3698">
              <w:rPr>
                <w:color w:val="000000"/>
                <w:vertAlign w:val="superscript"/>
                <w:lang w:eastAsia="en-CA"/>
              </w:rPr>
              <w:t>-1</w:t>
            </w:r>
            <w:r>
              <w:rPr>
                <w:color w:val="000000"/>
                <w:lang w:eastAsia="en-CA"/>
              </w:rPr>
              <w:t>]</w:t>
            </w:r>
          </w:p>
        </w:tc>
      </w:tr>
      <w:tr w:rsidR="00E46658" w:rsidRPr="00ED3698" w14:paraId="2206D943" w14:textId="77777777" w:rsidTr="00A94C76">
        <w:trPr>
          <w:trHeight w:val="300"/>
        </w:trPr>
        <w:tc>
          <w:tcPr>
            <w:tcW w:w="2802" w:type="pct"/>
            <w:tcBorders>
              <w:top w:val="nil"/>
              <w:bottom w:val="nil"/>
            </w:tcBorders>
            <w:shd w:val="clear" w:color="auto" w:fill="auto"/>
            <w:noWrap/>
            <w:vAlign w:val="bottom"/>
            <w:hideMark/>
          </w:tcPr>
          <w:p w14:paraId="7953DA6E" w14:textId="77777777" w:rsidR="00E46658" w:rsidRPr="00ED3698" w:rsidRDefault="00E46658" w:rsidP="000B39EA">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20EF9EF4" w14:textId="77777777" w:rsidR="00E46658" w:rsidRPr="00C15FF0" w:rsidRDefault="00E46658" w:rsidP="000B39EA">
            <w:pPr>
              <w:spacing w:before="0" w:after="0"/>
              <w:rPr>
                <w:i/>
                <w:color w:val="000000"/>
                <w:lang w:eastAsia="en-CA"/>
              </w:rPr>
            </w:pPr>
            <w:r w:rsidRPr="00C15FF0">
              <w:rPr>
                <w:i/>
                <w:color w:val="000000"/>
                <w:lang w:eastAsia="en-CA"/>
              </w:rPr>
              <w:t>S</w:t>
            </w:r>
            <w:r w:rsidRPr="00C15FF0">
              <w:rPr>
                <w:i/>
                <w:color w:val="000000"/>
                <w:vertAlign w:val="subscript"/>
                <w:lang w:eastAsia="en-CA"/>
              </w:rPr>
              <w:t>ra</w:t>
            </w:r>
          </w:p>
        </w:tc>
        <w:tc>
          <w:tcPr>
            <w:tcW w:w="753" w:type="pct"/>
            <w:tcBorders>
              <w:top w:val="nil"/>
              <w:bottom w:val="nil"/>
            </w:tcBorders>
          </w:tcPr>
          <w:p w14:paraId="23B1CD2F" w14:textId="77777777" w:rsidR="00E46658" w:rsidRPr="00ED3698" w:rsidRDefault="00E46658" w:rsidP="000B39EA">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hideMark/>
          </w:tcPr>
          <w:p w14:paraId="7719560B"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AE6CCB" w:rsidRPr="00ED3698" w14:paraId="374B66B7" w14:textId="77777777" w:rsidTr="007D5D2A">
        <w:trPr>
          <w:trHeight w:val="300"/>
        </w:trPr>
        <w:tc>
          <w:tcPr>
            <w:tcW w:w="2802" w:type="pct"/>
            <w:tcBorders>
              <w:top w:val="nil"/>
            </w:tcBorders>
            <w:shd w:val="clear" w:color="auto" w:fill="auto"/>
            <w:noWrap/>
            <w:vAlign w:val="bottom"/>
          </w:tcPr>
          <w:p w14:paraId="7BC99D27" w14:textId="77777777" w:rsidR="00AE6CCB" w:rsidRPr="00ED3698" w:rsidRDefault="00AE6CCB" w:rsidP="000B39EA">
            <w:pPr>
              <w:spacing w:before="0" w:after="0"/>
              <w:rPr>
                <w:color w:val="000000"/>
                <w:lang w:eastAsia="zh-CN"/>
              </w:rPr>
            </w:pPr>
            <w:r w:rsidRPr="00ED3698">
              <w:rPr>
                <w:color w:val="000000"/>
                <w:lang w:eastAsia="en-CA"/>
              </w:rPr>
              <w:t>Van Genuchten parameter α</w:t>
            </w:r>
          </w:p>
        </w:tc>
        <w:tc>
          <w:tcPr>
            <w:tcW w:w="751" w:type="pct"/>
            <w:tcBorders>
              <w:top w:val="nil"/>
              <w:bottom w:val="nil"/>
            </w:tcBorders>
            <w:shd w:val="clear" w:color="auto" w:fill="auto"/>
            <w:noWrap/>
            <w:vAlign w:val="bottom"/>
          </w:tcPr>
          <w:p w14:paraId="009EDBC1" w14:textId="77777777" w:rsidR="00AE6CCB" w:rsidRPr="00C15FF0" w:rsidRDefault="00AE6CCB" w:rsidP="000B39EA">
            <w:pPr>
              <w:spacing w:before="0" w:after="0"/>
              <w:rPr>
                <w:i/>
                <w:color w:val="000000"/>
                <w:lang w:eastAsia="en-CA"/>
              </w:rPr>
            </w:pPr>
            <w:r w:rsidRPr="00C15FF0">
              <w:rPr>
                <w:i/>
                <w:color w:val="000000"/>
                <w:lang w:eastAsia="en-CA"/>
              </w:rPr>
              <w:t>α</w:t>
            </w:r>
          </w:p>
        </w:tc>
        <w:tc>
          <w:tcPr>
            <w:tcW w:w="753" w:type="pct"/>
            <w:tcBorders>
              <w:top w:val="nil"/>
              <w:bottom w:val="nil"/>
            </w:tcBorders>
          </w:tcPr>
          <w:p w14:paraId="696134E1" w14:textId="77777777" w:rsidR="00AE6CCB" w:rsidRPr="00ED3698" w:rsidRDefault="00AE6CCB" w:rsidP="000B39EA">
            <w:pPr>
              <w:spacing w:before="0" w:after="0"/>
              <w:rPr>
                <w:color w:val="000000"/>
                <w:lang w:eastAsia="en-CA"/>
              </w:rPr>
            </w:pPr>
            <w:r w:rsidRPr="00ED3698">
              <w:rPr>
                <w:color w:val="000000"/>
                <w:lang w:eastAsia="en-CA"/>
              </w:rPr>
              <w:t>1.43</w:t>
            </w:r>
          </w:p>
        </w:tc>
        <w:tc>
          <w:tcPr>
            <w:tcW w:w="694" w:type="pct"/>
            <w:tcBorders>
              <w:top w:val="nil"/>
              <w:bottom w:val="nil"/>
            </w:tcBorders>
            <w:shd w:val="clear" w:color="auto" w:fill="auto"/>
            <w:noWrap/>
            <w:vAlign w:val="bottom"/>
          </w:tcPr>
          <w:p w14:paraId="51369DAA" w14:textId="77777777" w:rsidR="00AE6CCB" w:rsidRPr="00ED3698" w:rsidRDefault="00EC4334" w:rsidP="000B39EA">
            <w:pPr>
              <w:spacing w:before="0" w:after="0"/>
              <w:rPr>
                <w:color w:val="000000"/>
                <w:lang w:eastAsia="en-CA"/>
              </w:rPr>
            </w:pPr>
            <w:r>
              <w:rPr>
                <w:color w:val="000000"/>
                <w:lang w:eastAsia="en-CA"/>
              </w:rPr>
              <w:t>[</w:t>
            </w:r>
            <w:r w:rsidR="00AE6CCB" w:rsidRPr="00ED3698">
              <w:rPr>
                <w:color w:val="000000"/>
                <w:lang w:eastAsia="en-CA"/>
              </w:rPr>
              <w:t>m</w:t>
            </w:r>
            <w:r w:rsidR="00AE6CCB" w:rsidRPr="00ED3698">
              <w:rPr>
                <w:color w:val="000000"/>
                <w:vertAlign w:val="superscript"/>
                <w:lang w:eastAsia="en-CA"/>
              </w:rPr>
              <w:t>-1</w:t>
            </w:r>
            <w:r>
              <w:rPr>
                <w:color w:val="000000"/>
                <w:lang w:eastAsia="en-CA"/>
              </w:rPr>
              <w:t>]</w:t>
            </w:r>
          </w:p>
        </w:tc>
      </w:tr>
      <w:tr w:rsidR="00AE6CCB" w:rsidRPr="00ED3698" w14:paraId="5D0C5304" w14:textId="77777777" w:rsidTr="007D5D2A">
        <w:trPr>
          <w:trHeight w:val="300"/>
        </w:trPr>
        <w:tc>
          <w:tcPr>
            <w:tcW w:w="2802" w:type="pct"/>
            <w:tcBorders>
              <w:bottom w:val="single" w:sz="4" w:space="0" w:color="auto"/>
            </w:tcBorders>
            <w:shd w:val="clear" w:color="auto" w:fill="auto"/>
            <w:noWrap/>
            <w:vAlign w:val="bottom"/>
          </w:tcPr>
          <w:p w14:paraId="62B039CB" w14:textId="77777777" w:rsidR="00AE6CCB" w:rsidRPr="00ED3698" w:rsidRDefault="00AE6CCB" w:rsidP="000B39EA">
            <w:pPr>
              <w:spacing w:before="0" w:after="0"/>
              <w:rPr>
                <w:color w:val="000000"/>
                <w:lang w:eastAsia="en-CA"/>
              </w:rPr>
            </w:pPr>
            <w:r w:rsidRPr="00ED3698">
              <w:rPr>
                <w:color w:val="000000"/>
                <w:lang w:eastAsia="en-CA"/>
              </w:rPr>
              <w:t>Van Genuchten parameter n</w:t>
            </w:r>
          </w:p>
        </w:tc>
        <w:tc>
          <w:tcPr>
            <w:tcW w:w="751" w:type="pct"/>
            <w:tcBorders>
              <w:top w:val="nil"/>
              <w:bottom w:val="single" w:sz="4" w:space="0" w:color="auto"/>
            </w:tcBorders>
            <w:shd w:val="clear" w:color="auto" w:fill="auto"/>
            <w:noWrap/>
            <w:vAlign w:val="bottom"/>
          </w:tcPr>
          <w:p w14:paraId="1DA60D3F" w14:textId="77777777" w:rsidR="00AE6CCB" w:rsidRPr="00C15FF0" w:rsidRDefault="00AE6CCB" w:rsidP="000B39EA">
            <w:pPr>
              <w:spacing w:before="0" w:after="0"/>
              <w:rPr>
                <w:i/>
                <w:color w:val="000000"/>
                <w:lang w:eastAsia="en-CA"/>
              </w:rPr>
            </w:pPr>
            <w:r w:rsidRPr="00C15FF0">
              <w:rPr>
                <w:i/>
                <w:color w:val="000000"/>
                <w:lang w:eastAsia="en-CA"/>
              </w:rPr>
              <w:t>n</w:t>
            </w:r>
          </w:p>
        </w:tc>
        <w:tc>
          <w:tcPr>
            <w:tcW w:w="753" w:type="pct"/>
            <w:tcBorders>
              <w:top w:val="nil"/>
              <w:bottom w:val="single" w:sz="4" w:space="0" w:color="auto"/>
            </w:tcBorders>
          </w:tcPr>
          <w:p w14:paraId="0656DDF7" w14:textId="77777777" w:rsidR="00AE6CCB" w:rsidRPr="00ED3698" w:rsidRDefault="00AE6CCB" w:rsidP="000B39EA">
            <w:pPr>
              <w:spacing w:before="0" w:after="0"/>
              <w:rPr>
                <w:color w:val="000000"/>
                <w:lang w:eastAsia="en-CA"/>
              </w:rPr>
            </w:pPr>
            <w:r w:rsidRPr="00ED3698">
              <w:rPr>
                <w:color w:val="000000"/>
                <w:lang w:eastAsia="en-CA"/>
              </w:rPr>
              <w:t>1.506</w:t>
            </w:r>
          </w:p>
        </w:tc>
        <w:tc>
          <w:tcPr>
            <w:tcW w:w="694" w:type="pct"/>
            <w:tcBorders>
              <w:top w:val="nil"/>
              <w:bottom w:val="single" w:sz="4" w:space="0" w:color="auto"/>
            </w:tcBorders>
            <w:shd w:val="clear" w:color="auto" w:fill="auto"/>
            <w:noWrap/>
            <w:vAlign w:val="bottom"/>
          </w:tcPr>
          <w:p w14:paraId="4D8E096C" w14:textId="77777777" w:rsidR="00AE6CCB" w:rsidRPr="00ED3698" w:rsidRDefault="00EC4334" w:rsidP="000B39EA">
            <w:pPr>
              <w:spacing w:before="0" w:after="0"/>
              <w:rPr>
                <w:color w:val="000000"/>
                <w:lang w:eastAsia="en-CA"/>
              </w:rPr>
            </w:pPr>
            <w:r>
              <w:rPr>
                <w:color w:val="000000"/>
                <w:lang w:eastAsia="en-CA"/>
              </w:rPr>
              <w:t>[</w:t>
            </w:r>
            <w:r w:rsidR="00AE6CCB" w:rsidRPr="00ED3698">
              <w:rPr>
                <w:color w:val="000000"/>
                <w:lang w:eastAsia="en-CA"/>
              </w:rPr>
              <w:t>-</w:t>
            </w:r>
            <w:r>
              <w:rPr>
                <w:color w:val="000000"/>
                <w:lang w:eastAsia="en-CA"/>
              </w:rPr>
              <w:t>]</w:t>
            </w:r>
          </w:p>
        </w:tc>
      </w:tr>
    </w:tbl>
    <w:p w14:paraId="3CD9B80A" w14:textId="77777777" w:rsidR="00E46658" w:rsidRPr="00ED3698" w:rsidRDefault="00E46658" w:rsidP="003A61A7">
      <w:pPr>
        <w:pStyle w:val="Simpleline"/>
      </w:pPr>
    </w:p>
    <w:p w14:paraId="07762D94" w14:textId="77777777" w:rsidR="00E46658" w:rsidRPr="00ED3698" w:rsidRDefault="00E46658" w:rsidP="00E46658">
      <w:pPr>
        <w:pStyle w:val="Heading4"/>
      </w:pPr>
      <w:bookmarkStart w:id="114" w:name="_Toc520374401"/>
      <w:r w:rsidRPr="00ED3698">
        <w:t>Results</w:t>
      </w:r>
      <w:bookmarkEnd w:id="114"/>
    </w:p>
    <w:p w14:paraId="5BBF475A" w14:textId="7538071D" w:rsidR="00E46658" w:rsidRDefault="00E46658" w:rsidP="00E46658">
      <w:pPr>
        <w:rPr>
          <w:lang w:val="en-CA"/>
        </w:rPr>
      </w:pPr>
      <w:r w:rsidRPr="00ED3698">
        <w:rPr>
          <w:lang w:val="en-CA"/>
        </w:rPr>
        <w:t xml:space="preserve">Infiltration was simulated for a period of 7.16 days, and the </w:t>
      </w:r>
      <w:r w:rsidR="00780467">
        <w:rPr>
          <w:lang w:val="en-CA"/>
        </w:rPr>
        <w:t>simulated</w:t>
      </w:r>
      <w:r w:rsidR="00780467" w:rsidRPr="00ED3698">
        <w:rPr>
          <w:lang w:val="en-CA"/>
        </w:rPr>
        <w:t xml:space="preserve"> </w:t>
      </w:r>
      <w:r w:rsidRPr="00ED3698">
        <w:rPr>
          <w:lang w:val="en-CA"/>
        </w:rPr>
        <w:t xml:space="preserve">saturation at 1.16 days, 4.16 days and 7.16 days is given in </w:t>
      </w:r>
      <w:r w:rsidR="009C4449">
        <w:fldChar w:fldCharType="begin"/>
      </w:r>
      <w:r w:rsidR="009C4449">
        <w:instrText xml:space="preserve"> REF _Ref360017477 \h  \* MERGEFORMAT </w:instrText>
      </w:r>
      <w:r w:rsidR="009C4449">
        <w:fldChar w:fldCharType="separate"/>
      </w:r>
      <w:r w:rsidR="00B560DA" w:rsidRPr="00ED3698">
        <w:t xml:space="preserve">Figure </w:t>
      </w:r>
      <w:r w:rsidR="00B560DA">
        <w:rPr>
          <w:noProof/>
        </w:rPr>
        <w:t>2.5</w:t>
      </w:r>
      <w:r w:rsidR="009C4449">
        <w:fldChar w:fldCharType="end"/>
      </w:r>
      <w:r w:rsidR="004474F5">
        <w:rPr>
          <w:lang w:val="en-CA"/>
        </w:rPr>
        <w:t xml:space="preserve">.  </w:t>
      </w:r>
      <w:bookmarkStart w:id="115" w:name="OLE_LINK24"/>
      <w:r w:rsidRPr="00ED3698">
        <w:rPr>
          <w:lang w:val="en-CA"/>
        </w:rPr>
        <w:t>The numerical predictions are in good agreement with the results of HYDRUS</w:t>
      </w:r>
      <w:bookmarkEnd w:id="115"/>
      <w:r w:rsidRPr="00ED3698">
        <w:rPr>
          <w:lang w:val="en-CA"/>
        </w:rPr>
        <w:t xml:space="preserve"> reported by Forsyth et al (1995).</w:t>
      </w:r>
    </w:p>
    <w:p w14:paraId="54213790" w14:textId="77777777" w:rsidR="00FD5BEC" w:rsidRDefault="00FD5BEC" w:rsidP="00E46658">
      <w:pPr>
        <w:rPr>
          <w:lang w:val="en-CA"/>
        </w:rPr>
      </w:pPr>
    </w:p>
    <w:p w14:paraId="195D706C" w14:textId="77777777" w:rsidR="00FD5BEC" w:rsidRDefault="00FD5BEC" w:rsidP="00E46658">
      <w:pPr>
        <w:rPr>
          <w:lang w:val="en-CA"/>
        </w:rPr>
      </w:pPr>
    </w:p>
    <w:p w14:paraId="30AEA24C" w14:textId="77777777" w:rsidR="00E46658" w:rsidRPr="00ED3698" w:rsidRDefault="001700AA" w:rsidP="00AE6CCB">
      <w:pPr>
        <w:pStyle w:val="Simpleline"/>
        <w:jc w:val="center"/>
        <w:rPr>
          <w:lang w:val="en-CA"/>
        </w:rPr>
      </w:pPr>
      <w:r w:rsidRPr="00491A54">
        <w:rPr>
          <w:noProof/>
          <w:u w:val="single"/>
          <w:lang w:val="en-CA" w:eastAsia="zh-CN"/>
        </w:rPr>
        <w:lastRenderedPageBreak/>
        <mc:AlternateContent>
          <mc:Choice Requires="wps">
            <w:drawing>
              <wp:anchor distT="0" distB="0" distL="114300" distR="114300" simplePos="0" relativeHeight="251746816" behindDoc="0" locked="0" layoutInCell="1" allowOverlap="1" wp14:anchorId="7849ADC0" wp14:editId="3D9B9ECE">
                <wp:simplePos x="0" y="0"/>
                <wp:positionH relativeFrom="column">
                  <wp:posOffset>1809478</wp:posOffset>
                </wp:positionH>
                <wp:positionV relativeFrom="paragraph">
                  <wp:posOffset>729615</wp:posOffset>
                </wp:positionV>
                <wp:extent cx="805543" cy="123371"/>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543" cy="123371"/>
                        </a:xfrm>
                        <a:prstGeom prst="rect">
                          <a:avLst/>
                        </a:prstGeom>
                        <a:solidFill>
                          <a:srgbClr val="FFFFFF"/>
                        </a:solidFill>
                        <a:ln w="9525">
                          <a:noFill/>
                          <a:miter lim="800000"/>
                          <a:headEnd/>
                          <a:tailEnd/>
                        </a:ln>
                      </wps:spPr>
                      <wps:txbx>
                        <w:txbxContent>
                          <w:p w14:paraId="2436CFBB" w14:textId="77777777" w:rsidR="002D029A" w:rsidRPr="001700AA" w:rsidRDefault="002D029A" w:rsidP="001700AA">
                            <w:pPr>
                              <w:spacing w:before="0" w:after="0"/>
                              <w:rPr>
                                <w:rFonts w:ascii="Arial" w:hAnsi="Arial" w:cs="Arial"/>
                                <w:sz w:val="18"/>
                                <w:szCs w:val="18"/>
                              </w:rPr>
                            </w:pPr>
                            <w:r w:rsidRPr="001700AA">
                              <w:rPr>
                                <w:rFonts w:ascii="Arial" w:hAnsi="Arial" w:cs="Arial"/>
                                <w:sz w:val="18"/>
                                <w:szCs w:val="18"/>
                              </w:rPr>
                              <w:t>MIN3P-</w:t>
                            </w:r>
                            <w:r>
                              <w:rPr>
                                <w:rFonts w:ascii="Arial" w:hAnsi="Arial" w:cs="Arial"/>
                                <w:sz w:val="18"/>
                                <w:szCs w:val="18"/>
                              </w:rPr>
                              <w:t>THCm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9ADC0" id="_x0000_s1027" type="#_x0000_t202" style="position:absolute;left:0;text-align:left;margin-left:142.5pt;margin-top:57.45pt;width:63.45pt;height:9.7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" stroked="f">
                <v:textbox inset="0,0,0,0">
                  <w:txbxContent>
                    <w:p w14:paraId="2436CFBB" w14:textId="77777777" w:rsidR="002D029A" w:rsidRPr="001700AA" w:rsidRDefault="002D029A" w:rsidP="001700AA">
                      <w:pPr>
                        <w:spacing w:before="0" w:after="0"/>
                        <w:rPr>
                          <w:rFonts w:ascii="Arial" w:hAnsi="Arial" w:cs="Arial"/>
                          <w:sz w:val="18"/>
                          <w:szCs w:val="18"/>
                        </w:rPr>
                      </w:pPr>
                      <w:r w:rsidRPr="001700AA">
                        <w:rPr>
                          <w:rFonts w:ascii="Arial" w:hAnsi="Arial" w:cs="Arial"/>
                          <w:sz w:val="18"/>
                          <w:szCs w:val="18"/>
                        </w:rPr>
                        <w:t>MIN3P-</w:t>
                      </w:r>
                      <w:r>
                        <w:rPr>
                          <w:rFonts w:ascii="Arial" w:hAnsi="Arial" w:cs="Arial"/>
                          <w:sz w:val="18"/>
                          <w:szCs w:val="18"/>
                        </w:rPr>
                        <w:t>THCm</w:t>
                      </w:r>
                    </w:p>
                  </w:txbxContent>
                </v:textbox>
              </v:shape>
            </w:pict>
          </mc:Fallback>
        </mc:AlternateContent>
      </w:r>
      <w:r w:rsidR="00AA6DFC">
        <w:rPr>
          <w:noProof/>
          <w:lang w:val="en-CA" w:eastAsia="zh-CN"/>
        </w:rPr>
        <w:drawing>
          <wp:inline distT="0" distB="0" distL="0" distR="0" wp14:anchorId="162808A6" wp14:editId="18E08A8B">
            <wp:extent cx="4607473" cy="4746171"/>
            <wp:effectExtent l="0" t="0" r="3175" b="0"/>
            <wp:docPr id="3" name="Picture 3" descr="D:\dsu\ResearchAtUBC\Dropbox\NWMO-Projects\MIN3P_THCm\Benchmark\benchmarks_standard\flow\infil1\infil1-comp-hydr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dsu\ResearchAtUBC\Dropbox\NWMO-Projects\MIN3P_THCm\Benchmark\benchmarks_standard\flow\infil1\infil1-comp-hydru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7317" cy="4746010"/>
                    </a:xfrm>
                    <a:prstGeom prst="rect">
                      <a:avLst/>
                    </a:prstGeom>
                    <a:noFill/>
                    <a:ln>
                      <a:noFill/>
                    </a:ln>
                  </pic:spPr>
                </pic:pic>
              </a:graphicData>
            </a:graphic>
          </wp:inline>
        </w:drawing>
      </w:r>
    </w:p>
    <w:p w14:paraId="369506E4" w14:textId="094F1B79" w:rsidR="00E46658" w:rsidRDefault="00E46658" w:rsidP="00687205">
      <w:pPr>
        <w:pStyle w:val="StyleCaptionTableCaptionCentered"/>
        <w:rPr>
          <w:lang w:eastAsia="zh-CN"/>
        </w:rPr>
      </w:pPr>
      <w:bookmarkStart w:id="116" w:name="_Ref360017477"/>
      <w:bookmarkStart w:id="117" w:name="_Toc520375021"/>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5</w:t>
      </w:r>
      <w:r w:rsidR="00183C7C">
        <w:fldChar w:fldCharType="end"/>
      </w:r>
      <w:bookmarkEnd w:id="116"/>
      <w:r w:rsidR="00E44490">
        <w:t xml:space="preserve">: </w:t>
      </w:r>
      <w:r w:rsidR="00400046" w:rsidRPr="00400046">
        <w:t xml:space="preserve">Comparison of </w:t>
      </w:r>
      <w:r w:rsidR="00E44490">
        <w:t>S</w:t>
      </w:r>
      <w:r w:rsidR="00400046">
        <w:t>aturation</w:t>
      </w:r>
      <w:r w:rsidR="00400046" w:rsidRPr="00400046">
        <w:t xml:space="preserve"> </w:t>
      </w:r>
      <w:r w:rsidR="00E44490">
        <w:t>C</w:t>
      </w:r>
      <w:r w:rsidR="00400046" w:rsidRPr="00400046">
        <w:t xml:space="preserve">alculated by </w:t>
      </w:r>
      <w:r w:rsidR="0076771D">
        <w:t>MIN3P-THCm</w:t>
      </w:r>
      <w:r w:rsidR="00400046">
        <w:t xml:space="preserve"> </w:t>
      </w:r>
      <w:r w:rsidR="00AA6DFC">
        <w:t xml:space="preserve">vs HYDRUS </w:t>
      </w:r>
      <w:r w:rsidR="00E44490">
        <w:t>(</w:t>
      </w:r>
      <w:r w:rsidR="00E44490" w:rsidRPr="00ED3698">
        <w:t>infil1</w:t>
      </w:r>
      <w:r w:rsidR="00E44490">
        <w:t>)</w:t>
      </w:r>
      <w:bookmarkEnd w:id="117"/>
    </w:p>
    <w:p w14:paraId="0E362509" w14:textId="77777777" w:rsidR="00E46658" w:rsidRPr="00E46658" w:rsidRDefault="00E46658" w:rsidP="003A61A7">
      <w:pPr>
        <w:pStyle w:val="Simpleline"/>
        <w:rPr>
          <w:lang w:eastAsia="zh-CN"/>
        </w:rPr>
      </w:pPr>
    </w:p>
    <w:p w14:paraId="4E377354" w14:textId="77777777" w:rsidR="00A95059" w:rsidRPr="00192E8E" w:rsidRDefault="00A95059" w:rsidP="00A95059">
      <w:pPr>
        <w:pStyle w:val="StyleHeading4Bold"/>
      </w:pPr>
      <w:bookmarkStart w:id="118" w:name="_Toc520374402"/>
      <w:r>
        <w:t>File locations</w:t>
      </w:r>
      <w:bookmarkEnd w:id="118"/>
    </w:p>
    <w:p w14:paraId="40504C09" w14:textId="77777777" w:rsidR="00E46658" w:rsidRPr="00ED3698" w:rsidRDefault="00E46658" w:rsidP="00E46658">
      <w:pPr>
        <w:pStyle w:val="ListParagraph"/>
        <w:ind w:hanging="720"/>
      </w:pPr>
      <w:r w:rsidRPr="00ED3698">
        <w:t xml:space="preserve">The input file is: </w:t>
      </w:r>
      <w:r w:rsidRPr="001700AA">
        <w:rPr>
          <w:i/>
        </w:rPr>
        <w:t>infil1.dat</w:t>
      </w:r>
      <w:r w:rsidRPr="00ED3698">
        <w:t xml:space="preserve"> under folder </w:t>
      </w:r>
      <w:r w:rsidR="004B0811">
        <w:rPr>
          <w:i/>
        </w:rPr>
        <w:t>.\benchmarks\benchmarks_standard\</w:t>
      </w:r>
      <w:r w:rsidRPr="001700AA">
        <w:rPr>
          <w:i/>
        </w:rPr>
        <w:t>flow\infil1</w:t>
      </w:r>
    </w:p>
    <w:p w14:paraId="6381CC09" w14:textId="77777777" w:rsidR="00E46658" w:rsidRPr="00ED3698" w:rsidRDefault="00E46658" w:rsidP="003A61A7">
      <w:pPr>
        <w:pStyle w:val="Simpleline"/>
      </w:pPr>
    </w:p>
    <w:p w14:paraId="057D5C26" w14:textId="77777777" w:rsidR="00E46658" w:rsidRPr="00ED3698" w:rsidRDefault="00E46658" w:rsidP="00E46658">
      <w:pPr>
        <w:pStyle w:val="Heading3"/>
      </w:pPr>
      <w:bookmarkStart w:id="119" w:name="_Ref364349679"/>
      <w:bookmarkStart w:id="120" w:name="_Toc520374403"/>
      <w:r w:rsidRPr="00ED3698">
        <w:t>1D drainage problem in sand column</w:t>
      </w:r>
      <w:bookmarkEnd w:id="119"/>
      <w:bookmarkEnd w:id="120"/>
    </w:p>
    <w:p w14:paraId="3544E058" w14:textId="77777777" w:rsidR="00E46658" w:rsidRPr="00ED3698" w:rsidRDefault="00771FFF" w:rsidP="00E46658">
      <w:pPr>
        <w:pStyle w:val="Heading4"/>
      </w:pPr>
      <w:bookmarkStart w:id="121" w:name="OLE_LINK22"/>
      <w:bookmarkStart w:id="122" w:name="_Toc520374404"/>
      <w:r>
        <w:t>Problem definition</w:t>
      </w:r>
      <w:bookmarkEnd w:id="122"/>
    </w:p>
    <w:p w14:paraId="2E5F4ED6" w14:textId="5CB13793" w:rsidR="00E46658" w:rsidRPr="00ED3698" w:rsidRDefault="00E46658" w:rsidP="00E46658">
      <w:pPr>
        <w:rPr>
          <w:lang w:val="en-CA"/>
        </w:rPr>
      </w:pPr>
      <w:bookmarkStart w:id="123" w:name="OLE_LINK11"/>
      <w:bookmarkEnd w:id="121"/>
      <w:r w:rsidRPr="00ED3698">
        <w:rPr>
          <w:lang w:val="en-CA"/>
        </w:rPr>
        <w:t xml:space="preserve">This benchmark is a one dimensional drainage problem reported by </w:t>
      </w:r>
      <w:bookmarkStart w:id="124" w:name="OLE_LINK137"/>
      <w:r w:rsidRPr="00ED3698">
        <w:rPr>
          <w:lang w:val="en-CA"/>
        </w:rPr>
        <w:t>Haverkamp</w:t>
      </w:r>
      <w:bookmarkEnd w:id="124"/>
      <w:r w:rsidRPr="00ED3698">
        <w:rPr>
          <w:lang w:val="en-CA"/>
        </w:rPr>
        <w:t xml:space="preserve"> et al (1977)</w:t>
      </w:r>
      <w:r w:rsidR="004474F5">
        <w:rPr>
          <w:lang w:val="en-CA"/>
        </w:rPr>
        <w:t xml:space="preserve">.  </w:t>
      </w:r>
      <w:r w:rsidRPr="00ED3698">
        <w:rPr>
          <w:lang w:val="en-CA"/>
        </w:rPr>
        <w:t xml:space="preserve">It involves </w:t>
      </w:r>
      <w:r w:rsidR="00FD5BEC">
        <w:rPr>
          <w:lang w:val="en-CA"/>
        </w:rPr>
        <w:t xml:space="preserve">a </w:t>
      </w:r>
      <w:r w:rsidRPr="00ED3698">
        <w:rPr>
          <w:lang w:val="en-CA"/>
        </w:rPr>
        <w:t xml:space="preserve">simulation of water movement in </w:t>
      </w:r>
      <w:r w:rsidR="00FD5BEC">
        <w:rPr>
          <w:lang w:val="en-CA"/>
        </w:rPr>
        <w:t xml:space="preserve">a </w:t>
      </w:r>
      <w:r w:rsidRPr="00ED3698">
        <w:rPr>
          <w:lang w:val="en-CA"/>
        </w:rPr>
        <w:t>sand column with both saturated and unsaturated regions.</w:t>
      </w:r>
    </w:p>
    <w:p w14:paraId="19602A6E" w14:textId="77777777" w:rsidR="00E46658" w:rsidRPr="00ED3698" w:rsidRDefault="00B3171D" w:rsidP="00E46658">
      <w:pPr>
        <w:pStyle w:val="Heading4"/>
      </w:pPr>
      <w:bookmarkStart w:id="125" w:name="_Toc520374405"/>
      <w:bookmarkEnd w:id="123"/>
      <w:r>
        <w:t>Model setup</w:t>
      </w:r>
      <w:bookmarkEnd w:id="125"/>
    </w:p>
    <w:p w14:paraId="19488AC4" w14:textId="54DE5EEE" w:rsidR="00E46658" w:rsidRPr="00ED3698" w:rsidRDefault="00E46658" w:rsidP="00E46658">
      <w:pPr>
        <w:rPr>
          <w:szCs w:val="24"/>
        </w:rPr>
      </w:pPr>
      <w:r w:rsidRPr="00ED3698">
        <w:rPr>
          <w:szCs w:val="24"/>
        </w:rPr>
        <w:t xml:space="preserve">A 1D model with 0.7 m in depth is discretized into 71 control volumes </w:t>
      </w:r>
      <w:r w:rsidRPr="00ED3698">
        <w:rPr>
          <w:szCs w:val="24"/>
          <w:lang w:val="en-CA" w:eastAsia="en-CA"/>
        </w:rPr>
        <w:t xml:space="preserve">yielding a </w:t>
      </w:r>
      <w:r w:rsidRPr="00ED3698">
        <w:rPr>
          <w:szCs w:val="24"/>
          <w:lang w:val="en-CA" w:eastAsia="en-CA"/>
        </w:rPr>
        <w:lastRenderedPageBreak/>
        <w:t xml:space="preserve">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0.01 m for the interior control volumes and 0.005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-0.615 m pressure head for the whole domain</w:t>
      </w:r>
      <w:r w:rsidR="004474F5">
        <w:rPr>
          <w:bCs/>
          <w:szCs w:val="24"/>
          <w:lang w:val="en-CA" w:eastAsia="en-CA"/>
        </w:rPr>
        <w:t xml:space="preserve">.  </w:t>
      </w:r>
      <w:r w:rsidRPr="00ED3698">
        <w:rPr>
          <w:szCs w:val="24"/>
          <w:lang w:val="en-CA" w:eastAsia="en-CA"/>
        </w:rPr>
        <w:t xml:space="preserve">Boundary conditions for the flow problem consist of a flux </w:t>
      </w:r>
      <w:r w:rsidR="00FD5BEC">
        <w:rPr>
          <w:szCs w:val="24"/>
          <w:lang w:val="en-CA" w:eastAsia="en-CA"/>
        </w:rPr>
        <w:t xml:space="preserve">of </w:t>
      </w:r>
      <w:r w:rsidRPr="00ED3698">
        <w:rPr>
          <w:color w:val="000000"/>
          <w:lang w:eastAsia="en-CA"/>
        </w:rPr>
        <w:t>3.8</w:t>
      </w:r>
      <w:r>
        <w:rPr>
          <w:color w:val="000000"/>
          <w:lang w:eastAsia="en-CA"/>
        </w:rPr>
        <w:t>×10</w:t>
      </w:r>
      <w:r w:rsidRPr="00ED3698">
        <w:rPr>
          <w:color w:val="000000"/>
          <w:vertAlign w:val="superscript"/>
          <w:lang w:eastAsia="en-CA"/>
        </w:rPr>
        <w:t xml:space="preserve">-5 </w:t>
      </w:r>
      <w:r w:rsidR="00FD5BEC">
        <w:rPr>
          <w:szCs w:val="24"/>
          <w:lang w:val="en-CA" w:eastAsia="en-CA"/>
        </w:rPr>
        <w:t>m s</w:t>
      </w:r>
      <w:r w:rsidR="00FD5BEC" w:rsidRPr="00FD5BEC">
        <w:rPr>
          <w:szCs w:val="24"/>
          <w:vertAlign w:val="superscript"/>
          <w:lang w:val="en-CA" w:eastAsia="en-CA"/>
        </w:rPr>
        <w:t>-1</w:t>
      </w:r>
      <w:r w:rsidRPr="00ED3698">
        <w:rPr>
          <w:szCs w:val="24"/>
          <w:lang w:val="en-CA" w:eastAsia="en-CA"/>
        </w:rPr>
        <w:t xml:space="preserve"> on the top boundary and </w:t>
      </w:r>
      <w:r w:rsidR="00FD5BEC">
        <w:rPr>
          <w:szCs w:val="24"/>
          <w:lang w:val="en-CA" w:eastAsia="en-CA"/>
        </w:rPr>
        <w:t xml:space="preserve">a </w:t>
      </w:r>
      <w:r w:rsidRPr="00ED3698">
        <w:rPr>
          <w:szCs w:val="24"/>
          <w:lang w:val="en-CA" w:eastAsia="en-CA"/>
        </w:rPr>
        <w:t xml:space="preserve">pressure head </w:t>
      </w:r>
      <w:r w:rsidR="00FD5BEC">
        <w:rPr>
          <w:szCs w:val="24"/>
          <w:lang w:val="en-CA" w:eastAsia="en-CA"/>
        </w:rPr>
        <w:t xml:space="preserve">of </w:t>
      </w:r>
      <w:r w:rsidRPr="00ED3698">
        <w:rPr>
          <w:szCs w:val="24"/>
          <w:lang w:val="en-CA" w:eastAsia="en-CA"/>
        </w:rPr>
        <w:t xml:space="preserve">-0.615 m </w:t>
      </w:r>
      <w:r w:rsidR="00FD5BEC">
        <w:rPr>
          <w:szCs w:val="24"/>
          <w:lang w:val="en-CA" w:eastAsia="en-CA"/>
        </w:rPr>
        <w:t>at</w:t>
      </w:r>
      <w:r w:rsidRPr="00ED3698">
        <w:rPr>
          <w:szCs w:val="24"/>
          <w:lang w:val="en-CA" w:eastAsia="en-CA"/>
        </w:rPr>
        <w:t xml:space="preserve"> the bottom boundary</w:t>
      </w:r>
      <w:r w:rsidR="004474F5">
        <w:rPr>
          <w:szCs w:val="24"/>
          <w:lang w:val="en-CA" w:eastAsia="en-CA"/>
        </w:rPr>
        <w:t xml:space="preserve">.  </w:t>
      </w:r>
    </w:p>
    <w:p w14:paraId="0F003BA7" w14:textId="77777777" w:rsidR="00E46658" w:rsidRPr="00ED3698" w:rsidRDefault="00E46658" w:rsidP="00E46658">
      <w:pPr>
        <w:pStyle w:val="Heading4"/>
      </w:pPr>
      <w:bookmarkStart w:id="126" w:name="_Toc520374406"/>
      <w:r w:rsidRPr="00ED3698">
        <w:t>Parameters</w:t>
      </w:r>
      <w:bookmarkEnd w:id="126"/>
    </w:p>
    <w:p w14:paraId="16FD1CDC" w14:textId="460CC982" w:rsidR="00E46658" w:rsidRDefault="00E46658" w:rsidP="00E46658">
      <w:pPr>
        <w:rPr>
          <w:lang w:eastAsia="zh-CN"/>
        </w:rPr>
      </w:pPr>
      <w:r w:rsidRPr="00ED3698">
        <w:t xml:space="preserve">The physical parameters (material properties) used for the simulations are summarized in </w:t>
      </w:r>
      <w:r w:rsidR="009C4449">
        <w:fldChar w:fldCharType="begin"/>
      </w:r>
      <w:r w:rsidR="009C4449">
        <w:instrText xml:space="preserve"> REF _Ref360010491 \h  \* MERGEFORMAT </w:instrText>
      </w:r>
      <w:r w:rsidR="009C4449">
        <w:fldChar w:fldCharType="separate"/>
      </w:r>
      <w:r w:rsidR="00B560DA" w:rsidRPr="00ED3698">
        <w:t xml:space="preserve">Table </w:t>
      </w:r>
      <w:r w:rsidR="00B560DA">
        <w:rPr>
          <w:noProof/>
        </w:rPr>
        <w:t>2.15</w:t>
      </w:r>
      <w:r w:rsidR="009C4449">
        <w:fldChar w:fldCharType="end"/>
      </w:r>
      <w:r w:rsidR="000230C9">
        <w:t>.</w:t>
      </w:r>
    </w:p>
    <w:p w14:paraId="0748D754" w14:textId="06D811BD" w:rsidR="00E46658" w:rsidRPr="00ED3698" w:rsidRDefault="00E46658" w:rsidP="00AE6CCB">
      <w:pPr>
        <w:pStyle w:val="StyleCaptionTableCaptionBold"/>
      </w:pPr>
      <w:bookmarkStart w:id="127" w:name="_Ref360010491"/>
      <w:bookmarkStart w:id="128" w:name="_Toc520374891"/>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15</w:t>
      </w:r>
      <w:r w:rsidR="00FE1AD3">
        <w:fldChar w:fldCharType="end"/>
      </w:r>
      <w:bookmarkEnd w:id="127"/>
      <w:r w:rsidR="003B5581">
        <w:t xml:space="preserve">: </w:t>
      </w:r>
      <w:r w:rsidRPr="00ED3698">
        <w:t>Physical parameters for benchmark haverk</w:t>
      </w:r>
      <w:bookmarkEnd w:id="128"/>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AE6CCB" w:rsidRPr="00ED3698" w14:paraId="1EE80388" w14:textId="77777777" w:rsidTr="007D5D2A">
        <w:trPr>
          <w:trHeight w:val="300"/>
        </w:trPr>
        <w:tc>
          <w:tcPr>
            <w:tcW w:w="2802" w:type="pct"/>
            <w:tcBorders>
              <w:bottom w:val="single" w:sz="4" w:space="0" w:color="auto"/>
            </w:tcBorders>
            <w:shd w:val="clear" w:color="auto" w:fill="D9D9D9"/>
            <w:noWrap/>
            <w:vAlign w:val="center"/>
            <w:hideMark/>
          </w:tcPr>
          <w:p w14:paraId="107955DC" w14:textId="77777777" w:rsidR="00AE6CCB" w:rsidRPr="00ED3698" w:rsidRDefault="00AE6CCB" w:rsidP="000B39EA">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19DF9012" w14:textId="77777777" w:rsidR="00AE6CCB" w:rsidRPr="00ED3698" w:rsidRDefault="00AE6CCB" w:rsidP="000B39EA">
            <w:pPr>
              <w:spacing w:before="0" w:after="0"/>
              <w:rPr>
                <w:b/>
                <w:color w:val="000000"/>
                <w:lang w:eastAsia="en-CA"/>
              </w:rPr>
            </w:pPr>
            <w:r>
              <w:rPr>
                <w:rFonts w:hint="eastAsia"/>
                <w:b/>
                <w:color w:val="000000"/>
                <w:lang w:eastAsia="zh-CN"/>
              </w:rPr>
              <w:t>Symbol</w:t>
            </w:r>
          </w:p>
        </w:tc>
        <w:tc>
          <w:tcPr>
            <w:tcW w:w="753" w:type="pct"/>
            <w:tcBorders>
              <w:bottom w:val="single" w:sz="4" w:space="0" w:color="auto"/>
            </w:tcBorders>
            <w:shd w:val="clear" w:color="auto" w:fill="D9D9D9"/>
            <w:vAlign w:val="center"/>
          </w:tcPr>
          <w:p w14:paraId="30A6D064" w14:textId="77777777" w:rsidR="00AE6CCB" w:rsidRPr="00ED3698" w:rsidRDefault="00AE6CCB" w:rsidP="000B39EA">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0A955B9B" w14:textId="77777777" w:rsidR="00AE6CCB" w:rsidRPr="00ED3698" w:rsidRDefault="00AE6CCB" w:rsidP="000B39EA">
            <w:pPr>
              <w:spacing w:before="0" w:after="0"/>
              <w:rPr>
                <w:b/>
                <w:color w:val="000000"/>
                <w:lang w:eastAsia="en-CA"/>
              </w:rPr>
            </w:pPr>
            <w:r w:rsidRPr="00ED3698">
              <w:rPr>
                <w:b/>
                <w:color w:val="000000"/>
                <w:lang w:eastAsia="en-CA"/>
              </w:rPr>
              <w:t>unit</w:t>
            </w:r>
          </w:p>
        </w:tc>
      </w:tr>
      <w:tr w:rsidR="00E46658" w:rsidRPr="00ED3698" w14:paraId="25561CAB" w14:textId="77777777" w:rsidTr="00A94C76">
        <w:trPr>
          <w:trHeight w:val="300"/>
        </w:trPr>
        <w:tc>
          <w:tcPr>
            <w:tcW w:w="2802" w:type="pct"/>
            <w:tcBorders>
              <w:top w:val="single" w:sz="4" w:space="0" w:color="auto"/>
              <w:bottom w:val="nil"/>
            </w:tcBorders>
            <w:shd w:val="clear" w:color="auto" w:fill="auto"/>
            <w:noWrap/>
            <w:vAlign w:val="bottom"/>
            <w:hideMark/>
          </w:tcPr>
          <w:p w14:paraId="45DC310D" w14:textId="77777777" w:rsidR="00E46658" w:rsidRPr="00ED3698" w:rsidRDefault="00E46658" w:rsidP="000B39EA">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2B52A5DA" w14:textId="77777777" w:rsidR="00E46658" w:rsidRPr="00C15FF0" w:rsidRDefault="00E46658" w:rsidP="000B39EA">
            <w:pPr>
              <w:spacing w:before="0" w:after="0"/>
              <w:rPr>
                <w:i/>
                <w:color w:val="000000"/>
                <w:lang w:eastAsia="en-CA"/>
              </w:rPr>
            </w:pPr>
            <w:r w:rsidRPr="00C15FF0">
              <w:rPr>
                <w:i/>
                <w:color w:val="000000"/>
                <w:lang w:eastAsia="en-CA"/>
              </w:rPr>
              <w:t>L</w:t>
            </w:r>
          </w:p>
        </w:tc>
        <w:tc>
          <w:tcPr>
            <w:tcW w:w="753" w:type="pct"/>
            <w:tcBorders>
              <w:top w:val="single" w:sz="4" w:space="0" w:color="auto"/>
              <w:bottom w:val="nil"/>
            </w:tcBorders>
          </w:tcPr>
          <w:p w14:paraId="1CB165C7" w14:textId="77777777" w:rsidR="00E46658" w:rsidRPr="00ED3698" w:rsidRDefault="00E46658" w:rsidP="000B39EA">
            <w:pPr>
              <w:spacing w:before="0" w:after="0"/>
              <w:rPr>
                <w:color w:val="000000"/>
                <w:lang w:eastAsia="en-CA"/>
              </w:rPr>
            </w:pPr>
            <w:r w:rsidRPr="00ED3698">
              <w:rPr>
                <w:color w:val="000000"/>
                <w:lang w:eastAsia="en-CA"/>
              </w:rPr>
              <w:t>0.70</w:t>
            </w:r>
          </w:p>
        </w:tc>
        <w:tc>
          <w:tcPr>
            <w:tcW w:w="694" w:type="pct"/>
            <w:tcBorders>
              <w:top w:val="single" w:sz="4" w:space="0" w:color="auto"/>
              <w:bottom w:val="nil"/>
            </w:tcBorders>
            <w:shd w:val="clear" w:color="auto" w:fill="auto"/>
            <w:noWrap/>
            <w:vAlign w:val="bottom"/>
            <w:hideMark/>
          </w:tcPr>
          <w:p w14:paraId="5C9A4501"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w:t>
            </w:r>
            <w:r>
              <w:rPr>
                <w:color w:val="000000"/>
                <w:lang w:eastAsia="en-CA"/>
              </w:rPr>
              <w:t>]</w:t>
            </w:r>
          </w:p>
        </w:tc>
      </w:tr>
      <w:tr w:rsidR="00E46658" w:rsidRPr="00ED3698" w14:paraId="29B1C27C" w14:textId="77777777" w:rsidTr="00A94C76">
        <w:trPr>
          <w:trHeight w:val="300"/>
        </w:trPr>
        <w:tc>
          <w:tcPr>
            <w:tcW w:w="2802" w:type="pct"/>
            <w:tcBorders>
              <w:top w:val="nil"/>
              <w:bottom w:val="nil"/>
            </w:tcBorders>
            <w:shd w:val="clear" w:color="auto" w:fill="auto"/>
            <w:noWrap/>
            <w:vAlign w:val="bottom"/>
            <w:hideMark/>
          </w:tcPr>
          <w:p w14:paraId="739695C6" w14:textId="77777777" w:rsidR="00E46658" w:rsidRPr="00ED3698" w:rsidRDefault="00E46658" w:rsidP="000B39EA">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72FCBBF8" w14:textId="77777777" w:rsidR="00E46658" w:rsidRPr="00C15FF0" w:rsidRDefault="00E46658" w:rsidP="000B39EA">
            <w:pPr>
              <w:spacing w:before="0" w:after="0"/>
              <w:rPr>
                <w:i/>
                <w:color w:val="000000"/>
                <w:lang w:eastAsia="en-CA"/>
              </w:rPr>
            </w:pPr>
            <w:r w:rsidRPr="00C15FF0">
              <w:rPr>
                <w:rFonts w:ascii="Cambria Math" w:hAnsi="Cambria Math" w:cs="Cambria Math"/>
                <w:i/>
                <w:color w:val="000000"/>
                <w:lang w:eastAsia="en-CA"/>
              </w:rPr>
              <w:t>𝜙</w:t>
            </w:r>
          </w:p>
        </w:tc>
        <w:tc>
          <w:tcPr>
            <w:tcW w:w="753" w:type="pct"/>
            <w:tcBorders>
              <w:top w:val="nil"/>
              <w:bottom w:val="nil"/>
            </w:tcBorders>
          </w:tcPr>
          <w:p w14:paraId="64C420C9" w14:textId="77777777" w:rsidR="00E46658" w:rsidRPr="00ED3698" w:rsidRDefault="00E46658" w:rsidP="000B39EA">
            <w:pPr>
              <w:spacing w:before="0" w:after="0"/>
              <w:rPr>
                <w:color w:val="000000"/>
                <w:lang w:eastAsia="en-CA"/>
              </w:rPr>
            </w:pPr>
            <w:r w:rsidRPr="00ED3698">
              <w:rPr>
                <w:color w:val="000000"/>
                <w:lang w:eastAsia="en-CA"/>
              </w:rPr>
              <w:t>0.287</w:t>
            </w:r>
          </w:p>
        </w:tc>
        <w:tc>
          <w:tcPr>
            <w:tcW w:w="694" w:type="pct"/>
            <w:tcBorders>
              <w:top w:val="nil"/>
              <w:bottom w:val="nil"/>
            </w:tcBorders>
            <w:shd w:val="clear" w:color="auto" w:fill="auto"/>
            <w:noWrap/>
            <w:vAlign w:val="bottom"/>
            <w:hideMark/>
          </w:tcPr>
          <w:p w14:paraId="532ABD6C"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E46658" w:rsidRPr="00ED3698" w14:paraId="41090141" w14:textId="77777777" w:rsidTr="00A94C76">
        <w:trPr>
          <w:trHeight w:val="300"/>
        </w:trPr>
        <w:tc>
          <w:tcPr>
            <w:tcW w:w="2802" w:type="pct"/>
            <w:tcBorders>
              <w:top w:val="nil"/>
              <w:bottom w:val="nil"/>
            </w:tcBorders>
            <w:shd w:val="clear" w:color="auto" w:fill="auto"/>
            <w:noWrap/>
            <w:vAlign w:val="bottom"/>
            <w:hideMark/>
          </w:tcPr>
          <w:p w14:paraId="237ED841" w14:textId="77777777" w:rsidR="00E46658" w:rsidRPr="00ED3698" w:rsidRDefault="00E46658" w:rsidP="000B39EA">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543AFAD9" w14:textId="77777777" w:rsidR="00E46658" w:rsidRPr="00C15FF0" w:rsidRDefault="00E46658" w:rsidP="000B39EA">
            <w:pPr>
              <w:spacing w:before="0" w:after="0"/>
              <w:rPr>
                <w:i/>
                <w:color w:val="000000"/>
                <w:lang w:eastAsia="en-CA"/>
              </w:rPr>
            </w:pPr>
            <w:r w:rsidRPr="00C15FF0">
              <w:rPr>
                <w:i/>
                <w:color w:val="000000"/>
                <w:lang w:eastAsia="en-CA"/>
              </w:rPr>
              <w:t>K</w:t>
            </w:r>
            <w:r w:rsidRPr="00C15FF0">
              <w:rPr>
                <w:i/>
                <w:color w:val="000000"/>
                <w:vertAlign w:val="subscript"/>
                <w:lang w:eastAsia="en-CA"/>
              </w:rPr>
              <w:t>zz</w:t>
            </w:r>
          </w:p>
        </w:tc>
        <w:tc>
          <w:tcPr>
            <w:tcW w:w="753" w:type="pct"/>
            <w:tcBorders>
              <w:top w:val="nil"/>
              <w:bottom w:val="nil"/>
            </w:tcBorders>
          </w:tcPr>
          <w:p w14:paraId="75B62A60" w14:textId="77777777" w:rsidR="00E46658" w:rsidRPr="00ED3698" w:rsidRDefault="00E46658" w:rsidP="000B39EA">
            <w:pPr>
              <w:spacing w:before="0" w:after="0"/>
              <w:rPr>
                <w:color w:val="000000"/>
                <w:lang w:eastAsia="en-CA"/>
              </w:rPr>
            </w:pPr>
            <w:r w:rsidRPr="00ED3698">
              <w:rPr>
                <w:color w:val="000000"/>
                <w:lang w:eastAsia="en-CA"/>
              </w:rPr>
              <w:t>9.44</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68849304"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m s</w:t>
            </w:r>
            <w:r w:rsidR="00E46658" w:rsidRPr="00ED3698">
              <w:rPr>
                <w:color w:val="000000"/>
                <w:vertAlign w:val="superscript"/>
                <w:lang w:eastAsia="en-CA"/>
              </w:rPr>
              <w:t>-1</w:t>
            </w:r>
            <w:r>
              <w:rPr>
                <w:color w:val="000000"/>
                <w:lang w:eastAsia="en-CA"/>
              </w:rPr>
              <w:t>]</w:t>
            </w:r>
          </w:p>
        </w:tc>
      </w:tr>
      <w:tr w:rsidR="00E46658" w:rsidRPr="00ED3698" w14:paraId="0C8F07CA" w14:textId="77777777" w:rsidTr="00A94C76">
        <w:trPr>
          <w:trHeight w:val="300"/>
        </w:trPr>
        <w:tc>
          <w:tcPr>
            <w:tcW w:w="2802" w:type="pct"/>
            <w:tcBorders>
              <w:top w:val="nil"/>
              <w:bottom w:val="nil"/>
            </w:tcBorders>
            <w:shd w:val="clear" w:color="auto" w:fill="auto"/>
            <w:noWrap/>
            <w:vAlign w:val="bottom"/>
          </w:tcPr>
          <w:p w14:paraId="1181FDAC" w14:textId="77777777" w:rsidR="00E46658" w:rsidRPr="00ED3698" w:rsidRDefault="00E46658" w:rsidP="000B39EA">
            <w:pPr>
              <w:spacing w:before="0" w:after="0"/>
              <w:rPr>
                <w:color w:val="000000"/>
                <w:lang w:eastAsia="en-CA"/>
              </w:rPr>
            </w:pPr>
            <w:bookmarkStart w:id="129" w:name="_Hlk360029765"/>
            <w:r w:rsidRPr="00ED3698">
              <w:rPr>
                <w:color w:val="000000"/>
                <w:lang w:eastAsia="en-CA"/>
              </w:rPr>
              <w:t>Specific storage coefficient</w:t>
            </w:r>
          </w:p>
        </w:tc>
        <w:tc>
          <w:tcPr>
            <w:tcW w:w="751" w:type="pct"/>
            <w:tcBorders>
              <w:top w:val="nil"/>
              <w:bottom w:val="nil"/>
            </w:tcBorders>
            <w:shd w:val="clear" w:color="auto" w:fill="auto"/>
            <w:noWrap/>
            <w:vAlign w:val="bottom"/>
          </w:tcPr>
          <w:p w14:paraId="42ED67E8" w14:textId="77777777" w:rsidR="00E46658" w:rsidRPr="00C15FF0" w:rsidRDefault="00E46658" w:rsidP="000B39EA">
            <w:pPr>
              <w:spacing w:before="0" w:after="0"/>
              <w:rPr>
                <w:i/>
                <w:color w:val="000000"/>
                <w:lang w:eastAsia="en-CA"/>
              </w:rPr>
            </w:pPr>
            <w:r w:rsidRPr="00C15FF0">
              <w:rPr>
                <w:i/>
                <w:color w:val="000000"/>
                <w:lang w:eastAsia="en-CA"/>
              </w:rPr>
              <w:t>S</w:t>
            </w:r>
            <w:r w:rsidRPr="00C15FF0">
              <w:rPr>
                <w:i/>
                <w:color w:val="000000"/>
                <w:vertAlign w:val="subscript"/>
                <w:lang w:eastAsia="en-CA"/>
              </w:rPr>
              <w:t>s</w:t>
            </w:r>
          </w:p>
        </w:tc>
        <w:tc>
          <w:tcPr>
            <w:tcW w:w="753" w:type="pct"/>
            <w:tcBorders>
              <w:top w:val="nil"/>
              <w:bottom w:val="nil"/>
            </w:tcBorders>
          </w:tcPr>
          <w:p w14:paraId="28B80081" w14:textId="77777777" w:rsidR="00E46658" w:rsidRPr="00ED3698" w:rsidRDefault="00E46658" w:rsidP="000B39EA">
            <w:pPr>
              <w:spacing w:before="0" w:after="0"/>
              <w:rPr>
                <w:color w:val="000000"/>
                <w:lang w:eastAsia="en-CA"/>
              </w:rPr>
            </w:pPr>
            <w:r w:rsidRPr="00ED3698">
              <w:rPr>
                <w:color w:val="000000"/>
                <w:lang w:eastAsia="en-CA"/>
              </w:rPr>
              <w:t>1.0</w:t>
            </w:r>
            <w:r>
              <w:rPr>
                <w:color w:val="000000"/>
                <w:lang w:eastAsia="en-CA"/>
              </w:rPr>
              <w:t>×10</w:t>
            </w:r>
            <w:r w:rsidRPr="00ED3698">
              <w:rPr>
                <w:color w:val="000000"/>
                <w:vertAlign w:val="superscript"/>
                <w:lang w:eastAsia="en-CA"/>
              </w:rPr>
              <w:t>-3</w:t>
            </w:r>
          </w:p>
        </w:tc>
        <w:tc>
          <w:tcPr>
            <w:tcW w:w="694" w:type="pct"/>
            <w:tcBorders>
              <w:top w:val="nil"/>
              <w:bottom w:val="nil"/>
            </w:tcBorders>
            <w:shd w:val="clear" w:color="auto" w:fill="auto"/>
            <w:noWrap/>
            <w:vAlign w:val="bottom"/>
          </w:tcPr>
          <w:p w14:paraId="35F82ACF" w14:textId="77777777" w:rsidR="00E46658" w:rsidRPr="00ED3698" w:rsidRDefault="00EC4334" w:rsidP="000B39EA">
            <w:pPr>
              <w:spacing w:before="0" w:after="0"/>
              <w:rPr>
                <w:color w:val="000000"/>
                <w:lang w:eastAsia="en-CA"/>
              </w:rPr>
            </w:pPr>
            <w:r>
              <w:rPr>
                <w:color w:val="000000"/>
                <w:lang w:eastAsia="en-CA"/>
              </w:rPr>
              <w:t>[</w:t>
            </w:r>
            <w:r w:rsidR="007D5D2A" w:rsidRPr="00ED3698">
              <w:rPr>
                <w:color w:val="000000"/>
                <w:lang w:eastAsia="en-CA"/>
              </w:rPr>
              <w:t>m</w:t>
            </w:r>
            <w:r w:rsidR="007D5D2A" w:rsidRPr="00ED3698">
              <w:rPr>
                <w:color w:val="000000"/>
                <w:vertAlign w:val="superscript"/>
                <w:lang w:eastAsia="en-CA"/>
              </w:rPr>
              <w:t>-1</w:t>
            </w:r>
            <w:r>
              <w:rPr>
                <w:color w:val="000000"/>
                <w:lang w:eastAsia="en-CA"/>
              </w:rPr>
              <w:t>]</w:t>
            </w:r>
          </w:p>
        </w:tc>
      </w:tr>
      <w:bookmarkEnd w:id="129"/>
      <w:tr w:rsidR="00E46658" w:rsidRPr="00ED3698" w14:paraId="4A4ECFCB" w14:textId="77777777" w:rsidTr="00A94C76">
        <w:trPr>
          <w:trHeight w:val="300"/>
        </w:trPr>
        <w:tc>
          <w:tcPr>
            <w:tcW w:w="2802" w:type="pct"/>
            <w:tcBorders>
              <w:top w:val="nil"/>
              <w:bottom w:val="nil"/>
            </w:tcBorders>
            <w:shd w:val="clear" w:color="auto" w:fill="auto"/>
            <w:noWrap/>
            <w:vAlign w:val="bottom"/>
            <w:hideMark/>
          </w:tcPr>
          <w:p w14:paraId="662A99E3" w14:textId="77777777" w:rsidR="00E46658" w:rsidRPr="00ED3698" w:rsidRDefault="00E46658" w:rsidP="000B39EA">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0B5E7A93" w14:textId="77777777" w:rsidR="00E46658" w:rsidRPr="00C15FF0" w:rsidRDefault="00E46658" w:rsidP="000B39EA">
            <w:pPr>
              <w:spacing w:before="0" w:after="0"/>
              <w:rPr>
                <w:i/>
                <w:color w:val="000000"/>
                <w:lang w:eastAsia="en-CA"/>
              </w:rPr>
            </w:pPr>
            <w:r w:rsidRPr="00C15FF0">
              <w:rPr>
                <w:i/>
                <w:color w:val="000000"/>
                <w:lang w:eastAsia="en-CA"/>
              </w:rPr>
              <w:t>S</w:t>
            </w:r>
            <w:r w:rsidRPr="00C15FF0">
              <w:rPr>
                <w:i/>
                <w:color w:val="000000"/>
                <w:vertAlign w:val="subscript"/>
                <w:lang w:eastAsia="en-CA"/>
              </w:rPr>
              <w:t>ra</w:t>
            </w:r>
          </w:p>
        </w:tc>
        <w:tc>
          <w:tcPr>
            <w:tcW w:w="753" w:type="pct"/>
            <w:tcBorders>
              <w:top w:val="nil"/>
              <w:bottom w:val="nil"/>
            </w:tcBorders>
          </w:tcPr>
          <w:p w14:paraId="42911C77" w14:textId="77777777" w:rsidR="00E46658" w:rsidRPr="00ED3698" w:rsidRDefault="00E46658" w:rsidP="000B39EA">
            <w:pPr>
              <w:spacing w:before="0" w:after="0"/>
              <w:rPr>
                <w:color w:val="000000"/>
                <w:lang w:eastAsia="en-CA"/>
              </w:rPr>
            </w:pPr>
            <w:r w:rsidRPr="00ED3698">
              <w:rPr>
                <w:color w:val="000000"/>
                <w:lang w:eastAsia="en-CA"/>
              </w:rPr>
              <w:t>0.261</w:t>
            </w:r>
          </w:p>
        </w:tc>
        <w:tc>
          <w:tcPr>
            <w:tcW w:w="694" w:type="pct"/>
            <w:tcBorders>
              <w:top w:val="nil"/>
              <w:bottom w:val="nil"/>
            </w:tcBorders>
            <w:shd w:val="clear" w:color="auto" w:fill="auto"/>
            <w:noWrap/>
            <w:vAlign w:val="bottom"/>
            <w:hideMark/>
          </w:tcPr>
          <w:p w14:paraId="53FDCA82" w14:textId="77777777" w:rsidR="00E46658" w:rsidRPr="00ED3698" w:rsidRDefault="00EC4334" w:rsidP="000B39EA">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AE6CCB" w:rsidRPr="00ED3698" w14:paraId="090C2ADF" w14:textId="77777777" w:rsidTr="007D5D2A">
        <w:trPr>
          <w:trHeight w:val="300"/>
        </w:trPr>
        <w:tc>
          <w:tcPr>
            <w:tcW w:w="2802" w:type="pct"/>
            <w:tcBorders>
              <w:top w:val="nil"/>
            </w:tcBorders>
            <w:shd w:val="clear" w:color="auto" w:fill="auto"/>
            <w:noWrap/>
            <w:vAlign w:val="bottom"/>
          </w:tcPr>
          <w:p w14:paraId="4C866E2B" w14:textId="77777777" w:rsidR="00AE6CCB" w:rsidRPr="00ED3698" w:rsidRDefault="00AE6CCB" w:rsidP="00AE6CCB">
            <w:pPr>
              <w:spacing w:before="0" w:after="0"/>
              <w:rPr>
                <w:color w:val="000000"/>
                <w:lang w:eastAsia="en-CA"/>
              </w:rPr>
            </w:pPr>
            <w:r w:rsidRPr="00ED3698">
              <w:rPr>
                <w:color w:val="000000"/>
                <w:lang w:eastAsia="en-CA"/>
              </w:rPr>
              <w:t>Van Genuchten parameter α</w:t>
            </w:r>
          </w:p>
        </w:tc>
        <w:tc>
          <w:tcPr>
            <w:tcW w:w="751" w:type="pct"/>
            <w:tcBorders>
              <w:top w:val="nil"/>
              <w:bottom w:val="nil"/>
            </w:tcBorders>
            <w:shd w:val="clear" w:color="auto" w:fill="auto"/>
            <w:noWrap/>
            <w:vAlign w:val="bottom"/>
          </w:tcPr>
          <w:p w14:paraId="5C3D5624" w14:textId="77777777" w:rsidR="00AE6CCB" w:rsidRPr="00C15FF0" w:rsidRDefault="00AE6CCB" w:rsidP="000B39EA">
            <w:pPr>
              <w:spacing w:before="0" w:after="0"/>
              <w:rPr>
                <w:i/>
                <w:color w:val="000000"/>
                <w:lang w:eastAsia="en-CA"/>
              </w:rPr>
            </w:pPr>
            <w:r w:rsidRPr="00C15FF0">
              <w:rPr>
                <w:i/>
                <w:color w:val="000000"/>
                <w:lang w:eastAsia="en-CA"/>
              </w:rPr>
              <w:t>α</w:t>
            </w:r>
          </w:p>
        </w:tc>
        <w:tc>
          <w:tcPr>
            <w:tcW w:w="753" w:type="pct"/>
            <w:tcBorders>
              <w:top w:val="nil"/>
              <w:bottom w:val="nil"/>
            </w:tcBorders>
          </w:tcPr>
          <w:p w14:paraId="381E79D9" w14:textId="77777777" w:rsidR="00AE6CCB" w:rsidRPr="00ED3698" w:rsidRDefault="00AE6CCB" w:rsidP="000B39EA">
            <w:pPr>
              <w:spacing w:before="0" w:after="0"/>
              <w:rPr>
                <w:color w:val="000000"/>
                <w:lang w:eastAsia="en-CA"/>
              </w:rPr>
            </w:pPr>
            <w:r w:rsidRPr="00ED3698">
              <w:rPr>
                <w:color w:val="000000"/>
                <w:lang w:eastAsia="en-CA"/>
              </w:rPr>
              <w:t>3</w:t>
            </w:r>
          </w:p>
        </w:tc>
        <w:tc>
          <w:tcPr>
            <w:tcW w:w="694" w:type="pct"/>
            <w:tcBorders>
              <w:top w:val="nil"/>
              <w:bottom w:val="nil"/>
            </w:tcBorders>
            <w:shd w:val="clear" w:color="auto" w:fill="auto"/>
            <w:noWrap/>
            <w:vAlign w:val="bottom"/>
          </w:tcPr>
          <w:p w14:paraId="04353A59" w14:textId="77777777" w:rsidR="00AE6CCB" w:rsidRPr="00ED3698" w:rsidRDefault="00EC4334" w:rsidP="000B39EA">
            <w:pPr>
              <w:spacing w:before="0" w:after="0"/>
              <w:rPr>
                <w:color w:val="000000"/>
                <w:lang w:eastAsia="en-CA"/>
              </w:rPr>
            </w:pPr>
            <w:r>
              <w:rPr>
                <w:color w:val="000000"/>
                <w:lang w:eastAsia="en-CA"/>
              </w:rPr>
              <w:t>[</w:t>
            </w:r>
            <w:r w:rsidR="00AE6CCB" w:rsidRPr="00ED3698">
              <w:rPr>
                <w:color w:val="000000"/>
                <w:lang w:eastAsia="en-CA"/>
              </w:rPr>
              <w:t>m</w:t>
            </w:r>
            <w:r w:rsidR="00AE6CCB" w:rsidRPr="00ED3698">
              <w:rPr>
                <w:color w:val="000000"/>
                <w:vertAlign w:val="superscript"/>
                <w:lang w:eastAsia="en-CA"/>
              </w:rPr>
              <w:t>-1</w:t>
            </w:r>
            <w:r>
              <w:rPr>
                <w:color w:val="000000"/>
                <w:lang w:eastAsia="en-CA"/>
              </w:rPr>
              <w:t>]</w:t>
            </w:r>
          </w:p>
        </w:tc>
      </w:tr>
      <w:tr w:rsidR="00AE6CCB" w:rsidRPr="00ED3698" w14:paraId="6FFA3FD5" w14:textId="77777777" w:rsidTr="007D5D2A">
        <w:trPr>
          <w:trHeight w:val="300"/>
        </w:trPr>
        <w:tc>
          <w:tcPr>
            <w:tcW w:w="2802" w:type="pct"/>
            <w:tcBorders>
              <w:bottom w:val="single" w:sz="4" w:space="0" w:color="auto"/>
            </w:tcBorders>
            <w:shd w:val="clear" w:color="auto" w:fill="auto"/>
            <w:noWrap/>
            <w:vAlign w:val="bottom"/>
          </w:tcPr>
          <w:p w14:paraId="32D56BE1" w14:textId="77777777" w:rsidR="00AE6CCB" w:rsidRPr="00ED3698" w:rsidRDefault="00AE6CCB" w:rsidP="00AE6CCB">
            <w:pPr>
              <w:spacing w:before="0" w:after="0"/>
              <w:rPr>
                <w:color w:val="000000"/>
                <w:lang w:eastAsia="en-CA"/>
              </w:rPr>
            </w:pPr>
            <w:r w:rsidRPr="00ED3698">
              <w:rPr>
                <w:color w:val="000000"/>
                <w:lang w:eastAsia="en-CA"/>
              </w:rPr>
              <w:t>Van Genuchten parameter n</w:t>
            </w:r>
          </w:p>
        </w:tc>
        <w:tc>
          <w:tcPr>
            <w:tcW w:w="751" w:type="pct"/>
            <w:tcBorders>
              <w:top w:val="nil"/>
              <w:bottom w:val="single" w:sz="4" w:space="0" w:color="auto"/>
            </w:tcBorders>
            <w:shd w:val="clear" w:color="auto" w:fill="auto"/>
            <w:noWrap/>
            <w:vAlign w:val="bottom"/>
          </w:tcPr>
          <w:p w14:paraId="4098596D" w14:textId="77777777" w:rsidR="00AE6CCB" w:rsidRPr="00C15FF0" w:rsidRDefault="00AE6CCB" w:rsidP="000B39EA">
            <w:pPr>
              <w:spacing w:before="0" w:after="0"/>
              <w:rPr>
                <w:i/>
                <w:color w:val="000000"/>
                <w:lang w:eastAsia="en-CA"/>
              </w:rPr>
            </w:pPr>
            <w:r w:rsidRPr="00C15FF0">
              <w:rPr>
                <w:i/>
                <w:color w:val="000000"/>
                <w:lang w:eastAsia="en-CA"/>
              </w:rPr>
              <w:t>n</w:t>
            </w:r>
          </w:p>
        </w:tc>
        <w:tc>
          <w:tcPr>
            <w:tcW w:w="753" w:type="pct"/>
            <w:tcBorders>
              <w:top w:val="nil"/>
              <w:bottom w:val="single" w:sz="4" w:space="0" w:color="auto"/>
            </w:tcBorders>
          </w:tcPr>
          <w:p w14:paraId="2FAB7767" w14:textId="77777777" w:rsidR="00AE6CCB" w:rsidRPr="00ED3698" w:rsidRDefault="00AE6CCB" w:rsidP="000B39EA">
            <w:pPr>
              <w:spacing w:before="0" w:after="0"/>
              <w:rPr>
                <w:color w:val="000000"/>
                <w:lang w:eastAsia="en-CA"/>
              </w:rPr>
            </w:pPr>
            <w:r w:rsidRPr="00ED3698">
              <w:rPr>
                <w:color w:val="000000"/>
                <w:lang w:eastAsia="en-CA"/>
              </w:rPr>
              <w:t>4.4</w:t>
            </w:r>
          </w:p>
        </w:tc>
        <w:tc>
          <w:tcPr>
            <w:tcW w:w="694" w:type="pct"/>
            <w:tcBorders>
              <w:top w:val="nil"/>
              <w:bottom w:val="single" w:sz="4" w:space="0" w:color="auto"/>
            </w:tcBorders>
            <w:shd w:val="clear" w:color="auto" w:fill="auto"/>
            <w:noWrap/>
            <w:vAlign w:val="bottom"/>
          </w:tcPr>
          <w:p w14:paraId="601064DC" w14:textId="77777777" w:rsidR="00AE6CCB" w:rsidRPr="00ED3698" w:rsidRDefault="00EC4334" w:rsidP="000B39EA">
            <w:pPr>
              <w:spacing w:before="0" w:after="0"/>
              <w:rPr>
                <w:color w:val="000000"/>
                <w:lang w:eastAsia="en-CA"/>
              </w:rPr>
            </w:pPr>
            <w:r>
              <w:rPr>
                <w:color w:val="000000"/>
                <w:lang w:eastAsia="en-CA"/>
              </w:rPr>
              <w:t>[</w:t>
            </w:r>
            <w:r w:rsidR="00AE6CCB" w:rsidRPr="00ED3698">
              <w:rPr>
                <w:color w:val="000000"/>
                <w:lang w:eastAsia="en-CA"/>
              </w:rPr>
              <w:t>-</w:t>
            </w:r>
            <w:r>
              <w:rPr>
                <w:color w:val="000000"/>
                <w:lang w:eastAsia="en-CA"/>
              </w:rPr>
              <w:t>]</w:t>
            </w:r>
          </w:p>
        </w:tc>
      </w:tr>
    </w:tbl>
    <w:p w14:paraId="6E6FCE81" w14:textId="77777777" w:rsidR="001A3263" w:rsidRDefault="001A3263" w:rsidP="00687205">
      <w:pPr>
        <w:pStyle w:val="Simpleline"/>
        <w:jc w:val="left"/>
        <w:rPr>
          <w:lang w:val="en-CA"/>
        </w:rPr>
      </w:pPr>
    </w:p>
    <w:p w14:paraId="52521C14" w14:textId="77777777" w:rsidR="001A3263" w:rsidRDefault="001A3263" w:rsidP="001A3263">
      <w:pPr>
        <w:pStyle w:val="Simpleline"/>
        <w:jc w:val="left"/>
        <w:rPr>
          <w:lang w:val="en-CA"/>
        </w:rPr>
      </w:pPr>
    </w:p>
    <w:p w14:paraId="330C16CA" w14:textId="77777777" w:rsidR="001A3263" w:rsidRPr="00ED3698" w:rsidRDefault="001A3263" w:rsidP="001A3263">
      <w:pPr>
        <w:pStyle w:val="Heading4"/>
      </w:pPr>
      <w:bookmarkStart w:id="130" w:name="OLE_LINK17"/>
      <w:bookmarkStart w:id="131" w:name="_Toc520374407"/>
      <w:r w:rsidRPr="00ED3698">
        <w:t>Results</w:t>
      </w:r>
      <w:bookmarkEnd w:id="131"/>
    </w:p>
    <w:p w14:paraId="71D30FF5" w14:textId="51B8FC4D" w:rsidR="001A3263" w:rsidRPr="00ED3698" w:rsidRDefault="001A3263" w:rsidP="001A3263">
      <w:pPr>
        <w:rPr>
          <w:lang w:val="en-CA"/>
        </w:rPr>
      </w:pPr>
      <w:r w:rsidRPr="00ED3698">
        <w:rPr>
          <w:lang w:val="en-CA"/>
        </w:rPr>
        <w:t xml:space="preserve">Drainage was simulated for a period of 0.8 hours, and the </w:t>
      </w:r>
      <w:r>
        <w:rPr>
          <w:lang w:val="en-CA"/>
        </w:rPr>
        <w:t>simulated</w:t>
      </w:r>
      <w:r w:rsidRPr="00ED3698">
        <w:rPr>
          <w:lang w:val="en-CA"/>
        </w:rPr>
        <w:t xml:space="preserve"> saturat</w:t>
      </w:r>
      <w:r>
        <w:rPr>
          <w:lang w:val="en-CA"/>
        </w:rPr>
        <w:t>ion at 0.1 to 0.8 hours is depicted</w:t>
      </w:r>
      <w:r w:rsidRPr="00ED3698">
        <w:rPr>
          <w:lang w:val="en-CA"/>
        </w:rPr>
        <w:t xml:space="preserve"> in </w:t>
      </w:r>
      <w:r>
        <w:fldChar w:fldCharType="begin"/>
      </w:r>
      <w:r>
        <w:instrText xml:space="preserve"> REF _Ref360011097 \h  \* MERGEFORMAT </w:instrText>
      </w:r>
      <w:r>
        <w:fldChar w:fldCharType="separate"/>
      </w:r>
      <w:r w:rsidR="00B560DA" w:rsidRPr="00ED3698">
        <w:t xml:space="preserve">Figure </w:t>
      </w:r>
      <w:r w:rsidR="00B560DA">
        <w:rPr>
          <w:noProof/>
        </w:rPr>
        <w:t>2.6</w:t>
      </w:r>
      <w:r>
        <w:fldChar w:fldCharType="end"/>
      </w:r>
      <w:r w:rsidR="004474F5">
        <w:rPr>
          <w:lang w:val="en-CA"/>
        </w:rPr>
        <w:t xml:space="preserve">.  </w:t>
      </w:r>
      <w:r w:rsidRPr="00ED3698">
        <w:rPr>
          <w:lang w:val="en-CA"/>
        </w:rPr>
        <w:t>The experimentally observed values of saturation versus time are also shown</w:t>
      </w:r>
      <w:r w:rsidR="004474F5">
        <w:rPr>
          <w:lang w:val="en-CA"/>
        </w:rPr>
        <w:t xml:space="preserve">.  </w:t>
      </w:r>
      <w:r w:rsidRPr="00ED3698">
        <w:rPr>
          <w:lang w:val="en-CA"/>
        </w:rPr>
        <w:t>The numerical predictions are in good agreement with the results of HYDRU</w:t>
      </w:r>
      <w:r w:rsidRPr="00ED3698">
        <w:rPr>
          <w:color w:val="000000" w:themeColor="text1"/>
          <w:lang w:val="en-CA"/>
        </w:rPr>
        <w:t>S.</w:t>
      </w:r>
    </w:p>
    <w:p w14:paraId="49181C45" w14:textId="77777777" w:rsidR="001A3263" w:rsidRPr="00192E8E" w:rsidRDefault="001A3263" w:rsidP="001A3263">
      <w:pPr>
        <w:pStyle w:val="StyleHeading4Bold"/>
      </w:pPr>
      <w:bookmarkStart w:id="132" w:name="_Toc520374408"/>
      <w:bookmarkEnd w:id="130"/>
      <w:r>
        <w:t>File locations</w:t>
      </w:r>
      <w:bookmarkEnd w:id="132"/>
    </w:p>
    <w:p w14:paraId="3D015D0E" w14:textId="77777777" w:rsidR="001A3263" w:rsidRPr="00ED3698" w:rsidRDefault="001A3263" w:rsidP="001A3263">
      <w:pPr>
        <w:pStyle w:val="ListParagraph"/>
        <w:ind w:hanging="720"/>
      </w:pPr>
      <w:r w:rsidRPr="00ED3698">
        <w:t xml:space="preserve">The input file is: </w:t>
      </w:r>
      <w:r w:rsidRPr="00AE6CCB">
        <w:rPr>
          <w:i/>
        </w:rPr>
        <w:t>haverk.dat</w:t>
      </w:r>
      <w:r w:rsidRPr="00ED3698">
        <w:t xml:space="preserve"> under folder </w:t>
      </w:r>
      <w:r w:rsidR="004B0811">
        <w:rPr>
          <w:i/>
        </w:rPr>
        <w:t>.\benchmarks\benchmarks_standard\</w:t>
      </w:r>
      <w:r w:rsidRPr="00FD5BEC">
        <w:rPr>
          <w:i/>
        </w:rPr>
        <w:t>flow\haverk-correct-upstream</w:t>
      </w:r>
    </w:p>
    <w:p w14:paraId="785BC1B1" w14:textId="77777777" w:rsidR="001A3263" w:rsidRDefault="001A3263" w:rsidP="001A3263">
      <w:pPr>
        <w:pStyle w:val="Simpleline"/>
        <w:jc w:val="left"/>
        <w:rPr>
          <w:lang w:val="en-CA"/>
        </w:rPr>
      </w:pPr>
    </w:p>
    <w:p w14:paraId="73229ACF" w14:textId="77777777" w:rsidR="00E46658" w:rsidRPr="00ED3698" w:rsidRDefault="00FD5BEC" w:rsidP="00AE6CCB">
      <w:pPr>
        <w:pStyle w:val="Simpleline"/>
        <w:jc w:val="center"/>
        <w:rPr>
          <w:lang w:val="en-CA"/>
        </w:rPr>
      </w:pPr>
      <w:r w:rsidRPr="00491A54">
        <w:rPr>
          <w:noProof/>
          <w:u w:val="single"/>
          <w:lang w:val="en-CA" w:eastAsia="zh-CN"/>
        </w:rPr>
        <w:lastRenderedPageBreak/>
        <mc:AlternateContent>
          <mc:Choice Requires="wps">
            <w:drawing>
              <wp:anchor distT="0" distB="0" distL="114300" distR="114300" simplePos="0" relativeHeight="251748864" behindDoc="0" locked="0" layoutInCell="1" allowOverlap="1" wp14:anchorId="792FBFD9" wp14:editId="37DFE15E">
                <wp:simplePos x="0" y="0"/>
                <wp:positionH relativeFrom="column">
                  <wp:posOffset>1569085</wp:posOffset>
                </wp:positionH>
                <wp:positionV relativeFrom="paragraph">
                  <wp:posOffset>569232</wp:posOffset>
                </wp:positionV>
                <wp:extent cx="805543" cy="123371"/>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543" cy="123371"/>
                        </a:xfrm>
                        <a:prstGeom prst="rect">
                          <a:avLst/>
                        </a:prstGeom>
                        <a:solidFill>
                          <a:srgbClr val="FFFFFF"/>
                        </a:solidFill>
                        <a:ln w="9525">
                          <a:noFill/>
                          <a:miter lim="800000"/>
                          <a:headEnd/>
                          <a:tailEnd/>
                        </a:ln>
                      </wps:spPr>
                      <wps:txbx>
                        <w:txbxContent>
                          <w:p w14:paraId="5BC063BD" w14:textId="77777777" w:rsidR="002D029A" w:rsidRPr="001700AA" w:rsidRDefault="002D029A" w:rsidP="00FD5BEC">
                            <w:pPr>
                              <w:spacing w:before="0" w:after="0"/>
                              <w:rPr>
                                <w:rFonts w:ascii="Arial" w:hAnsi="Arial" w:cs="Arial"/>
                                <w:sz w:val="18"/>
                                <w:szCs w:val="18"/>
                              </w:rPr>
                            </w:pPr>
                            <w:r w:rsidRPr="001700AA">
                              <w:rPr>
                                <w:rFonts w:ascii="Arial" w:hAnsi="Arial" w:cs="Arial"/>
                                <w:sz w:val="18"/>
                                <w:szCs w:val="18"/>
                              </w:rPr>
                              <w:t>MIN3P-</w:t>
                            </w:r>
                            <w:r>
                              <w:rPr>
                                <w:rFonts w:ascii="Arial" w:hAnsi="Arial" w:cs="Arial"/>
                                <w:sz w:val="18"/>
                                <w:szCs w:val="18"/>
                              </w:rPr>
                              <w:t>THCm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BFD9" id="_x0000_s1028" type="#_x0000_t202" style="position:absolute;left:0;text-align:left;margin-left:123.55pt;margin-top:44.8pt;width:63.45pt;height:9.7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" stroked="f">
                <v:textbox inset="0,0,0,0">
                  <w:txbxContent>
                    <w:p w14:paraId="5BC063BD" w14:textId="77777777" w:rsidR="002D029A" w:rsidRPr="001700AA" w:rsidRDefault="002D029A" w:rsidP="00FD5BEC">
                      <w:pPr>
                        <w:spacing w:before="0" w:after="0"/>
                        <w:rPr>
                          <w:rFonts w:ascii="Arial" w:hAnsi="Arial" w:cs="Arial"/>
                          <w:sz w:val="18"/>
                          <w:szCs w:val="18"/>
                        </w:rPr>
                      </w:pPr>
                      <w:r w:rsidRPr="001700AA">
                        <w:rPr>
                          <w:rFonts w:ascii="Arial" w:hAnsi="Arial" w:cs="Arial"/>
                          <w:sz w:val="18"/>
                          <w:szCs w:val="18"/>
                        </w:rPr>
                        <w:t>MIN3P-</w:t>
                      </w:r>
                      <w:r>
                        <w:rPr>
                          <w:rFonts w:ascii="Arial" w:hAnsi="Arial" w:cs="Arial"/>
                          <w:sz w:val="18"/>
                          <w:szCs w:val="18"/>
                        </w:rPr>
                        <w:t>THCm</w:t>
                      </w:r>
                    </w:p>
                  </w:txbxContent>
                </v:textbox>
              </v:shape>
            </w:pict>
          </mc:Fallback>
        </mc:AlternateContent>
      </w:r>
      <w:r w:rsidR="000E7E91">
        <w:rPr>
          <w:noProof/>
          <w:lang w:val="en-CA" w:eastAsia="zh-CN"/>
        </w:rPr>
        <w:drawing>
          <wp:inline distT="0" distB="0" distL="0" distR="0" wp14:anchorId="22D59E9A" wp14:editId="78325069">
            <wp:extent cx="4847772" cy="4306360"/>
            <wp:effectExtent l="0" t="0" r="0" b="0"/>
            <wp:docPr id="6" name="Picture 6" descr="D:\dsu\ResearchAtUBC\Dropbox\NWMO-Projects\MIN3P_THCm\Benchmark\benchmarks_standard\flow\haverk-correct-upstream\haverk-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D:\dsu\ResearchAtUBC\Dropbox\NWMO-Projects\MIN3P_THCm\Benchmark\benchmarks_standard\flow\haverk-correct-upstream\haverk-comp.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8789" cy="4307264"/>
                    </a:xfrm>
                    <a:prstGeom prst="rect">
                      <a:avLst/>
                    </a:prstGeom>
                    <a:noFill/>
                    <a:ln>
                      <a:noFill/>
                    </a:ln>
                  </pic:spPr>
                </pic:pic>
              </a:graphicData>
            </a:graphic>
          </wp:inline>
        </w:drawing>
      </w:r>
    </w:p>
    <w:p w14:paraId="1199EC9D" w14:textId="38F58C2B" w:rsidR="00E46658" w:rsidRPr="00ED3698" w:rsidRDefault="00E46658" w:rsidP="00687205">
      <w:pPr>
        <w:pStyle w:val="StyleCaptionTableCaptionCentered"/>
      </w:pPr>
      <w:bookmarkStart w:id="133" w:name="_Ref360011097"/>
      <w:bookmarkStart w:id="134" w:name="_Toc520375022"/>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6</w:t>
      </w:r>
      <w:r w:rsidR="00183C7C">
        <w:fldChar w:fldCharType="end"/>
      </w:r>
      <w:bookmarkEnd w:id="133"/>
      <w:r w:rsidRPr="00ED3698">
        <w:tab/>
      </w:r>
      <w:r w:rsidR="000E7E91" w:rsidRPr="000E7E91">
        <w:rPr>
          <w:lang w:eastAsia="zh-CN"/>
        </w:rPr>
        <w:t xml:space="preserve">Comparison of </w:t>
      </w:r>
      <w:r w:rsidR="00E44490">
        <w:rPr>
          <w:lang w:eastAsia="zh-CN"/>
        </w:rPr>
        <w:t>S</w:t>
      </w:r>
      <w:r w:rsidR="000E7E91">
        <w:rPr>
          <w:lang w:eastAsia="zh-CN"/>
        </w:rPr>
        <w:t>aturat</w:t>
      </w:r>
      <w:r w:rsidR="00E44490">
        <w:rPr>
          <w:lang w:eastAsia="zh-CN"/>
        </w:rPr>
        <w:t>ion</w:t>
      </w:r>
      <w:r w:rsidR="000E7E91" w:rsidRPr="000E7E91">
        <w:rPr>
          <w:lang w:eastAsia="zh-CN"/>
        </w:rPr>
        <w:t xml:space="preserve"> </w:t>
      </w:r>
      <w:r w:rsidR="00E44490">
        <w:rPr>
          <w:lang w:eastAsia="zh-CN"/>
        </w:rPr>
        <w:t>C</w:t>
      </w:r>
      <w:r w:rsidR="000E7E91" w:rsidRPr="000E7E91">
        <w:rPr>
          <w:lang w:eastAsia="zh-CN"/>
        </w:rPr>
        <w:t xml:space="preserve">alculated by </w:t>
      </w:r>
      <w:r w:rsidR="0076771D">
        <w:rPr>
          <w:lang w:eastAsia="zh-CN"/>
        </w:rPr>
        <w:t>MIN3P-THCm</w:t>
      </w:r>
      <w:r w:rsidR="000E7E91">
        <w:rPr>
          <w:lang w:eastAsia="zh-CN"/>
        </w:rPr>
        <w:t xml:space="preserve"> vs HYDRUS and </w:t>
      </w:r>
      <w:r w:rsidR="00E44490">
        <w:rPr>
          <w:lang w:eastAsia="zh-CN"/>
        </w:rPr>
        <w:t>E</w:t>
      </w:r>
      <w:r w:rsidR="000E7E91">
        <w:rPr>
          <w:lang w:eastAsia="zh-CN"/>
        </w:rPr>
        <w:t xml:space="preserve">xperimental </w:t>
      </w:r>
      <w:r w:rsidR="00E44490">
        <w:rPr>
          <w:lang w:eastAsia="zh-CN"/>
        </w:rPr>
        <w:t>O</w:t>
      </w:r>
      <w:r w:rsidR="000E7E91">
        <w:rPr>
          <w:lang w:eastAsia="zh-CN"/>
        </w:rPr>
        <w:t xml:space="preserve">bservation </w:t>
      </w:r>
      <w:r w:rsidR="00E44490">
        <w:rPr>
          <w:lang w:eastAsia="zh-CN"/>
        </w:rPr>
        <w:t>(</w:t>
      </w:r>
      <w:r w:rsidR="00E44490" w:rsidRPr="00AE6CCB">
        <w:rPr>
          <w:i/>
        </w:rPr>
        <w:t>haverk</w:t>
      </w:r>
      <w:r w:rsidR="00E44490">
        <w:rPr>
          <w:lang w:eastAsia="zh-CN"/>
        </w:rPr>
        <w:t>)</w:t>
      </w:r>
      <w:bookmarkEnd w:id="134"/>
    </w:p>
    <w:p w14:paraId="59170EC9" w14:textId="77777777" w:rsidR="00E46658" w:rsidRPr="00E44490" w:rsidRDefault="00E46658" w:rsidP="003A61A7">
      <w:pPr>
        <w:pStyle w:val="Simpleline"/>
      </w:pPr>
    </w:p>
    <w:p w14:paraId="649F275C" w14:textId="77777777" w:rsidR="001A3263" w:rsidRPr="00E44490" w:rsidRDefault="001A3263" w:rsidP="003A61A7">
      <w:pPr>
        <w:pStyle w:val="Simpleline"/>
      </w:pPr>
    </w:p>
    <w:p w14:paraId="48B5D54E" w14:textId="77777777" w:rsidR="00E46658" w:rsidRPr="00ED3698" w:rsidRDefault="00E46658" w:rsidP="00E46658">
      <w:pPr>
        <w:pStyle w:val="Heading3"/>
      </w:pPr>
      <w:bookmarkStart w:id="135" w:name="_Ref364349680"/>
      <w:bookmarkStart w:id="136" w:name="_Toc520374409"/>
      <w:r w:rsidRPr="00ED3698">
        <w:t>2D transient water table mounding</w:t>
      </w:r>
      <w:bookmarkEnd w:id="135"/>
      <w:bookmarkEnd w:id="136"/>
    </w:p>
    <w:p w14:paraId="02C4E5DC" w14:textId="77777777" w:rsidR="00E46658" w:rsidRPr="00ED3698" w:rsidRDefault="00771FFF" w:rsidP="00E46658">
      <w:pPr>
        <w:pStyle w:val="Heading4"/>
      </w:pPr>
      <w:bookmarkStart w:id="137" w:name="_Toc520374410"/>
      <w:r>
        <w:t>Problem definition</w:t>
      </w:r>
      <w:bookmarkEnd w:id="137"/>
    </w:p>
    <w:p w14:paraId="56B2D833" w14:textId="133567D7" w:rsidR="00E46658" w:rsidRPr="00ED3698" w:rsidRDefault="00E46658" w:rsidP="00E46658">
      <w:pPr>
        <w:rPr>
          <w:lang w:val="en-CA"/>
        </w:rPr>
      </w:pPr>
      <w:r w:rsidRPr="00ED3698">
        <w:rPr>
          <w:lang w:val="en-CA"/>
        </w:rPr>
        <w:t xml:space="preserve">This benchmark is a two dimensional water flow problem reported by </w:t>
      </w:r>
      <w:bookmarkStart w:id="138" w:name="OLE_LINK18"/>
      <w:r w:rsidRPr="00ED3698">
        <w:rPr>
          <w:lang w:val="en-CA"/>
        </w:rPr>
        <w:t xml:space="preserve">Vauclin et al (1979) </w:t>
      </w:r>
      <w:bookmarkEnd w:id="138"/>
      <w:r w:rsidRPr="00ED3698">
        <w:rPr>
          <w:lang w:val="en-CA"/>
        </w:rPr>
        <w:t>in relation to the recharge of a water table aquifer</w:t>
      </w:r>
      <w:r w:rsidR="004474F5">
        <w:rPr>
          <w:lang w:val="en-CA"/>
        </w:rPr>
        <w:t xml:space="preserve">.  </w:t>
      </w:r>
      <w:bookmarkStart w:id="139" w:name="OLE_LINK20"/>
      <w:r w:rsidRPr="00ED3698">
        <w:rPr>
          <w:lang w:val="en-CA"/>
        </w:rPr>
        <w:t>The approach is based on the physics of water transfer in the complete domain defined by both the saturated and unsaturated zones of soil</w:t>
      </w:r>
      <w:bookmarkEnd w:id="139"/>
      <w:r w:rsidR="004474F5">
        <w:rPr>
          <w:lang w:val="en-CA"/>
        </w:rPr>
        <w:t xml:space="preserve">.  </w:t>
      </w:r>
      <w:r w:rsidRPr="00ED3698">
        <w:rPr>
          <w:lang w:val="en-CA"/>
        </w:rPr>
        <w:t xml:space="preserve">The schematic diagram of the flow domain and experimental details are given in </w:t>
      </w:r>
      <w:r w:rsidR="009C4449">
        <w:fldChar w:fldCharType="begin"/>
      </w:r>
      <w:r w:rsidR="009C4449">
        <w:instrText xml:space="preserve"> REF _Ref360021883 \h  \* MERGEFORMAT </w:instrText>
      </w:r>
      <w:r w:rsidR="009C4449">
        <w:fldChar w:fldCharType="separate"/>
      </w:r>
      <w:r w:rsidR="00B560DA" w:rsidRPr="00ED3698">
        <w:t xml:space="preserve">Figure </w:t>
      </w:r>
      <w:r w:rsidR="00B560DA">
        <w:rPr>
          <w:noProof/>
        </w:rPr>
        <w:t>2.7</w:t>
      </w:r>
      <w:r w:rsidR="009C4449">
        <w:fldChar w:fldCharType="end"/>
      </w:r>
      <w:r w:rsidRPr="00ED3698">
        <w:rPr>
          <w:lang w:val="en-CA"/>
        </w:rPr>
        <w:t>.</w:t>
      </w:r>
    </w:p>
    <w:p w14:paraId="261D0DF9" w14:textId="77777777" w:rsidR="00E46658" w:rsidRPr="00ED3698" w:rsidRDefault="00E46658" w:rsidP="00FD5BEC">
      <w:pPr>
        <w:jc w:val="center"/>
        <w:rPr>
          <w:lang w:val="en-CA"/>
        </w:rPr>
      </w:pPr>
      <w:r w:rsidRPr="00ED3698">
        <w:rPr>
          <w:noProof/>
          <w:lang w:val="en-CA" w:eastAsia="zh-CN"/>
        </w:rPr>
        <w:lastRenderedPageBreak/>
        <w:drawing>
          <wp:inline distT="0" distB="0" distL="0" distR="0" wp14:anchorId="3D43BD83" wp14:editId="6ACA1DAF">
            <wp:extent cx="3553467" cy="4105470"/>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3553467" cy="4105470"/>
                    </a:xfrm>
                    <a:prstGeom prst="rect">
                      <a:avLst/>
                    </a:prstGeom>
                  </pic:spPr>
                </pic:pic>
              </a:graphicData>
            </a:graphic>
          </wp:inline>
        </w:drawing>
      </w:r>
    </w:p>
    <w:p w14:paraId="43ADD416" w14:textId="01DC11F5" w:rsidR="00E46658" w:rsidRPr="00ED3698" w:rsidRDefault="00E46658" w:rsidP="00687205">
      <w:pPr>
        <w:pStyle w:val="StyleCaptionTableCaptionCentered"/>
        <w:rPr>
          <w:lang w:eastAsia="zh-CN"/>
        </w:rPr>
      </w:pPr>
      <w:bookmarkStart w:id="140" w:name="_Ref360021883"/>
      <w:bookmarkStart w:id="141" w:name="OLE_LINK19"/>
      <w:bookmarkStart w:id="142" w:name="_Toc520375023"/>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7</w:t>
      </w:r>
      <w:r w:rsidR="00183C7C">
        <w:fldChar w:fldCharType="end"/>
      </w:r>
      <w:bookmarkEnd w:id="140"/>
      <w:r w:rsidRPr="00ED3698">
        <w:tab/>
        <w:t>(a) Schematic diagram of the flow domain</w:t>
      </w:r>
      <w:r w:rsidR="004474F5">
        <w:t xml:space="preserve">.  </w:t>
      </w:r>
      <w:r w:rsidRPr="00ED3698">
        <w:t>(b) Experimental details and numerical simulation domain</w:t>
      </w:r>
      <w:r w:rsidR="00AE6CCB">
        <w:rPr>
          <w:rFonts w:hint="eastAsia"/>
          <w:lang w:eastAsia="zh-CN"/>
        </w:rPr>
        <w:t xml:space="preserve"> (</w:t>
      </w:r>
      <w:r w:rsidR="00AE6CCB" w:rsidRPr="00ED3698">
        <w:rPr>
          <w:lang w:val="en-CA"/>
        </w:rPr>
        <w:t>Vauclin et al</w:t>
      </w:r>
      <w:r w:rsidRPr="00ED3698">
        <w:t>.</w:t>
      </w:r>
      <w:r w:rsidR="00AE6CCB">
        <w:rPr>
          <w:rFonts w:hint="eastAsia"/>
          <w:lang w:eastAsia="zh-CN"/>
        </w:rPr>
        <w:t>, 1979)</w:t>
      </w:r>
      <w:bookmarkEnd w:id="142"/>
    </w:p>
    <w:bookmarkEnd w:id="141"/>
    <w:p w14:paraId="7EAE2688" w14:textId="77777777" w:rsidR="00E46658" w:rsidRDefault="00E46658" w:rsidP="003A61A7">
      <w:pPr>
        <w:pStyle w:val="Simpleline"/>
        <w:rPr>
          <w:lang w:val="en-CA"/>
        </w:rPr>
      </w:pPr>
    </w:p>
    <w:p w14:paraId="7A0927BD" w14:textId="77777777" w:rsidR="001A3263" w:rsidRPr="00ED3698" w:rsidRDefault="001A3263" w:rsidP="003A61A7">
      <w:pPr>
        <w:pStyle w:val="Simpleline"/>
        <w:rPr>
          <w:lang w:val="en-CA"/>
        </w:rPr>
      </w:pPr>
    </w:p>
    <w:p w14:paraId="4C467313" w14:textId="77777777" w:rsidR="00E46658" w:rsidRPr="00ED3698" w:rsidRDefault="00B3171D" w:rsidP="00E46658">
      <w:pPr>
        <w:pStyle w:val="Heading4"/>
      </w:pPr>
      <w:bookmarkStart w:id="143" w:name="_Toc520374411"/>
      <w:r>
        <w:t>Model setup</w:t>
      </w:r>
      <w:bookmarkEnd w:id="143"/>
    </w:p>
    <w:p w14:paraId="45B96BA8" w14:textId="0248306B" w:rsidR="00E46658" w:rsidRPr="00ED3698" w:rsidRDefault="00E46658" w:rsidP="00E46658">
      <w:pPr>
        <w:rPr>
          <w:szCs w:val="24"/>
          <w:lang w:val="en-CA" w:eastAsia="en-CA"/>
        </w:rPr>
      </w:pPr>
      <w:r w:rsidRPr="00ED3698">
        <w:rPr>
          <w:szCs w:val="24"/>
        </w:rPr>
        <w:t xml:space="preserve">A 2D model with 3.0 m in width and 2.0 m in height is discretized into 1271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bookmarkStart w:id="144" w:name="OLE_LINK16"/>
      <w:r w:rsidRPr="00ED3698">
        <w:rPr>
          <w:szCs w:val="24"/>
          <w:lang w:val="en-CA" w:eastAsia="en-CA"/>
        </w:rPr>
        <w:t xml:space="preserve">horizontal 0.1 m and vertical 0.05 m </w:t>
      </w:r>
      <w:bookmarkEnd w:id="144"/>
      <w:r w:rsidRPr="00ED3698">
        <w:rPr>
          <w:szCs w:val="24"/>
          <w:lang w:val="en-CA" w:eastAsia="en-CA"/>
        </w:rPr>
        <w:t xml:space="preserve">for the interior control volumes and horizontal 0.05 m and vertical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0.65 m hydraulic head for the whole domain</w:t>
      </w:r>
      <w:r w:rsidR="004474F5">
        <w:rPr>
          <w:bCs/>
          <w:szCs w:val="24"/>
          <w:lang w:val="en-CA" w:eastAsia="en-CA"/>
        </w:rPr>
        <w:t xml:space="preserve">.  </w:t>
      </w:r>
      <w:r w:rsidRPr="00ED3698">
        <w:rPr>
          <w:szCs w:val="24"/>
          <w:lang w:val="en-CA" w:eastAsia="en-CA"/>
        </w:rPr>
        <w:t xml:space="preserve">Boundary conditions for the flow problem consist of a flux </w:t>
      </w:r>
      <w:r w:rsidRPr="00ED3698">
        <w:rPr>
          <w:color w:val="000000"/>
          <w:lang w:eastAsia="en-CA"/>
        </w:rPr>
        <w:t>4.11</w:t>
      </w:r>
      <w:r>
        <w:rPr>
          <w:color w:val="000000"/>
          <w:lang w:eastAsia="en-CA"/>
        </w:rPr>
        <w:t>×10</w:t>
      </w:r>
      <w:r w:rsidRPr="00ED3698">
        <w:rPr>
          <w:color w:val="000000"/>
          <w:vertAlign w:val="superscript"/>
          <w:lang w:eastAsia="en-CA"/>
        </w:rPr>
        <w:t xml:space="preserve">-5 </w:t>
      </w:r>
      <w:r w:rsidRPr="00ED3698">
        <w:rPr>
          <w:szCs w:val="24"/>
          <w:lang w:val="en-CA" w:eastAsia="en-CA"/>
        </w:rPr>
        <w:t>m/s on the left-top boundary (0.5 m) and hydraulic head 0.65 m on the right side boundary</w:t>
      </w:r>
      <w:r w:rsidR="004474F5">
        <w:rPr>
          <w:szCs w:val="24"/>
          <w:lang w:val="en-CA" w:eastAsia="en-CA"/>
        </w:rPr>
        <w:t xml:space="preserve">.  </w:t>
      </w:r>
    </w:p>
    <w:p w14:paraId="7563D801" w14:textId="77777777" w:rsidR="00E46658" w:rsidRPr="00ED3698" w:rsidRDefault="00E46658" w:rsidP="00E46658">
      <w:pPr>
        <w:pStyle w:val="Heading4"/>
      </w:pPr>
      <w:bookmarkStart w:id="145" w:name="_Toc520374412"/>
      <w:r w:rsidRPr="00ED3698">
        <w:t>Parameters</w:t>
      </w:r>
      <w:bookmarkEnd w:id="145"/>
    </w:p>
    <w:p w14:paraId="1262A59D" w14:textId="1E090A16" w:rsidR="00E46658" w:rsidRDefault="00E46658" w:rsidP="00E46658">
      <w:r w:rsidRPr="00ED3698">
        <w:t xml:space="preserve">The physical parameters (material properties) used for the simulations are summarized in </w:t>
      </w:r>
      <w:r w:rsidR="009C4449">
        <w:fldChar w:fldCharType="begin"/>
      </w:r>
      <w:r w:rsidR="009C4449">
        <w:instrText xml:space="preserve"> REF _Ref360022683 \h  \* MERGEFORMAT </w:instrText>
      </w:r>
      <w:r w:rsidR="009C4449">
        <w:fldChar w:fldCharType="separate"/>
      </w:r>
      <w:r w:rsidR="00B560DA" w:rsidRPr="00ED3698">
        <w:t xml:space="preserve">Table </w:t>
      </w:r>
      <w:r w:rsidR="00B560DA">
        <w:rPr>
          <w:noProof/>
        </w:rPr>
        <w:t>2.16</w:t>
      </w:r>
      <w:r w:rsidR="009C4449">
        <w:fldChar w:fldCharType="end"/>
      </w:r>
      <w:r w:rsidR="004474F5">
        <w:t xml:space="preserve">.  </w:t>
      </w:r>
    </w:p>
    <w:p w14:paraId="6D782643" w14:textId="77777777" w:rsidR="000F03D4" w:rsidRDefault="000F03D4" w:rsidP="00E46658"/>
    <w:p w14:paraId="3560DB51" w14:textId="77777777" w:rsidR="000F03D4" w:rsidRDefault="000F03D4" w:rsidP="00E46658">
      <w:pPr>
        <w:rPr>
          <w:b/>
          <w:sz w:val="16"/>
          <w:szCs w:val="16"/>
        </w:rPr>
      </w:pPr>
    </w:p>
    <w:p w14:paraId="0E45F2AC" w14:textId="77777777" w:rsidR="0063270B" w:rsidRPr="00687205" w:rsidRDefault="0063270B" w:rsidP="00E46658">
      <w:pPr>
        <w:rPr>
          <w:b/>
          <w:sz w:val="16"/>
          <w:szCs w:val="16"/>
        </w:rPr>
      </w:pPr>
    </w:p>
    <w:p w14:paraId="5FCA7962" w14:textId="248B0651" w:rsidR="00E46658" w:rsidRPr="00ED3698" w:rsidRDefault="00E46658" w:rsidP="00AE6CCB">
      <w:pPr>
        <w:pStyle w:val="StyleCaptionTableCaptionBold"/>
      </w:pPr>
      <w:bookmarkStart w:id="146" w:name="_Ref360022683"/>
      <w:bookmarkStart w:id="147" w:name="_Toc520374892"/>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16</w:t>
      </w:r>
      <w:r w:rsidR="00FE1AD3">
        <w:fldChar w:fldCharType="end"/>
      </w:r>
      <w:bookmarkEnd w:id="146"/>
      <w:r w:rsidR="003B5581">
        <w:t xml:space="preserve">: </w:t>
      </w:r>
      <w:r w:rsidRPr="00ED3698">
        <w:t>Physical parameters for benchmark clement</w:t>
      </w:r>
      <w:bookmarkEnd w:id="147"/>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AE6CCB" w:rsidRPr="00ED3698" w14:paraId="0EB66482" w14:textId="77777777" w:rsidTr="007D5D2A">
        <w:trPr>
          <w:trHeight w:val="300"/>
        </w:trPr>
        <w:tc>
          <w:tcPr>
            <w:tcW w:w="2802" w:type="pct"/>
            <w:tcBorders>
              <w:bottom w:val="single" w:sz="4" w:space="0" w:color="auto"/>
            </w:tcBorders>
            <w:shd w:val="clear" w:color="auto" w:fill="D9D9D9"/>
            <w:noWrap/>
            <w:vAlign w:val="center"/>
            <w:hideMark/>
          </w:tcPr>
          <w:p w14:paraId="759F7EF6" w14:textId="77777777" w:rsidR="00AE6CCB" w:rsidRPr="00ED3698" w:rsidRDefault="00AE6CCB" w:rsidP="001A3618">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02D6A5D2" w14:textId="77777777" w:rsidR="00AE6CCB" w:rsidRPr="00ED3698" w:rsidRDefault="00AE6CCB" w:rsidP="001A3618">
            <w:pPr>
              <w:spacing w:before="0" w:after="0"/>
              <w:rPr>
                <w:b/>
                <w:color w:val="000000"/>
                <w:lang w:eastAsia="en-CA"/>
              </w:rPr>
            </w:pPr>
            <w:r>
              <w:rPr>
                <w:rFonts w:hint="eastAsia"/>
                <w:b/>
                <w:color w:val="000000"/>
                <w:lang w:eastAsia="zh-CN"/>
              </w:rPr>
              <w:t>Symbol</w:t>
            </w:r>
          </w:p>
        </w:tc>
        <w:tc>
          <w:tcPr>
            <w:tcW w:w="753" w:type="pct"/>
            <w:tcBorders>
              <w:bottom w:val="single" w:sz="4" w:space="0" w:color="auto"/>
            </w:tcBorders>
            <w:shd w:val="clear" w:color="auto" w:fill="D9D9D9"/>
            <w:vAlign w:val="center"/>
          </w:tcPr>
          <w:p w14:paraId="7FA425E7" w14:textId="77777777" w:rsidR="00AE6CCB" w:rsidRPr="00ED3698" w:rsidRDefault="00AE6CCB" w:rsidP="001A3618">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574F0D19" w14:textId="77777777" w:rsidR="00AE6CCB" w:rsidRPr="00ED3698" w:rsidRDefault="00AE6CCB" w:rsidP="001A3618">
            <w:pPr>
              <w:spacing w:before="0" w:after="0"/>
              <w:rPr>
                <w:b/>
                <w:color w:val="000000"/>
                <w:lang w:eastAsia="en-CA"/>
              </w:rPr>
            </w:pPr>
            <w:r w:rsidRPr="00ED3698">
              <w:rPr>
                <w:b/>
                <w:color w:val="000000"/>
                <w:lang w:eastAsia="en-CA"/>
              </w:rPr>
              <w:t>unit</w:t>
            </w:r>
          </w:p>
        </w:tc>
      </w:tr>
      <w:tr w:rsidR="00E46658" w:rsidRPr="00ED3698" w14:paraId="1DC7ED4A" w14:textId="77777777" w:rsidTr="00A94C76">
        <w:trPr>
          <w:trHeight w:val="300"/>
        </w:trPr>
        <w:tc>
          <w:tcPr>
            <w:tcW w:w="2802" w:type="pct"/>
            <w:tcBorders>
              <w:top w:val="single" w:sz="4" w:space="0" w:color="auto"/>
              <w:bottom w:val="nil"/>
            </w:tcBorders>
            <w:shd w:val="clear" w:color="auto" w:fill="auto"/>
            <w:noWrap/>
            <w:vAlign w:val="bottom"/>
            <w:hideMark/>
          </w:tcPr>
          <w:p w14:paraId="063A7C56" w14:textId="77777777" w:rsidR="00E46658" w:rsidRPr="00ED3698" w:rsidRDefault="00E46658" w:rsidP="001A3618">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0CC0B00F" w14:textId="77777777" w:rsidR="00E46658" w:rsidRPr="00C15FF0" w:rsidRDefault="00E46658" w:rsidP="001A3618">
            <w:pPr>
              <w:spacing w:before="0" w:after="0"/>
              <w:rPr>
                <w:i/>
                <w:color w:val="000000"/>
                <w:lang w:eastAsia="en-CA"/>
              </w:rPr>
            </w:pPr>
            <w:r w:rsidRPr="00C15FF0">
              <w:rPr>
                <w:i/>
                <w:color w:val="000000"/>
                <w:lang w:eastAsia="en-CA"/>
              </w:rPr>
              <w:t>L</w:t>
            </w:r>
          </w:p>
        </w:tc>
        <w:tc>
          <w:tcPr>
            <w:tcW w:w="753" w:type="pct"/>
            <w:tcBorders>
              <w:top w:val="single" w:sz="4" w:space="0" w:color="auto"/>
              <w:bottom w:val="nil"/>
            </w:tcBorders>
          </w:tcPr>
          <w:p w14:paraId="572EE77F" w14:textId="77777777" w:rsidR="00E46658" w:rsidRPr="00ED3698" w:rsidRDefault="00E46658" w:rsidP="001A3618">
            <w:pPr>
              <w:spacing w:before="0" w:after="0"/>
              <w:rPr>
                <w:color w:val="000000"/>
                <w:lang w:eastAsia="en-CA"/>
              </w:rPr>
            </w:pPr>
            <w:r w:rsidRPr="00ED3698">
              <w:rPr>
                <w:color w:val="000000"/>
                <w:lang w:eastAsia="en-CA"/>
              </w:rPr>
              <w:t>3.0</w:t>
            </w:r>
          </w:p>
        </w:tc>
        <w:tc>
          <w:tcPr>
            <w:tcW w:w="694" w:type="pct"/>
            <w:tcBorders>
              <w:top w:val="single" w:sz="4" w:space="0" w:color="auto"/>
              <w:bottom w:val="nil"/>
            </w:tcBorders>
            <w:shd w:val="clear" w:color="auto" w:fill="auto"/>
            <w:noWrap/>
            <w:vAlign w:val="bottom"/>
            <w:hideMark/>
          </w:tcPr>
          <w:p w14:paraId="3D73C7E2" w14:textId="77777777" w:rsidR="00E46658" w:rsidRPr="00ED3698" w:rsidRDefault="00EC4334" w:rsidP="001A3618">
            <w:pPr>
              <w:spacing w:before="0" w:after="0"/>
              <w:rPr>
                <w:color w:val="000000"/>
                <w:lang w:eastAsia="en-CA"/>
              </w:rPr>
            </w:pPr>
            <w:r>
              <w:rPr>
                <w:color w:val="000000"/>
                <w:lang w:eastAsia="en-CA"/>
              </w:rPr>
              <w:t>[</w:t>
            </w:r>
            <w:r w:rsidR="00E46658" w:rsidRPr="00ED3698">
              <w:rPr>
                <w:color w:val="000000"/>
                <w:lang w:eastAsia="en-CA"/>
              </w:rPr>
              <w:t>m</w:t>
            </w:r>
            <w:r>
              <w:rPr>
                <w:color w:val="000000"/>
                <w:lang w:eastAsia="en-CA"/>
              </w:rPr>
              <w:t>]</w:t>
            </w:r>
          </w:p>
        </w:tc>
      </w:tr>
      <w:tr w:rsidR="00E46658" w:rsidRPr="00ED3698" w14:paraId="470C2228" w14:textId="77777777" w:rsidTr="00A94C76">
        <w:trPr>
          <w:trHeight w:val="300"/>
        </w:trPr>
        <w:tc>
          <w:tcPr>
            <w:tcW w:w="2802" w:type="pct"/>
            <w:tcBorders>
              <w:top w:val="nil"/>
              <w:bottom w:val="nil"/>
            </w:tcBorders>
            <w:shd w:val="clear" w:color="auto" w:fill="auto"/>
            <w:noWrap/>
            <w:vAlign w:val="bottom"/>
          </w:tcPr>
          <w:p w14:paraId="19E6EE9A" w14:textId="77777777" w:rsidR="00E46658" w:rsidRPr="00ED3698" w:rsidRDefault="00E46658" w:rsidP="001A3618">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4B5C3EB2" w14:textId="77777777" w:rsidR="00E46658" w:rsidRPr="00C15FF0" w:rsidRDefault="00E46658" w:rsidP="001A3618">
            <w:pPr>
              <w:spacing w:before="0" w:after="0"/>
              <w:rPr>
                <w:i/>
                <w:color w:val="000000"/>
                <w:lang w:eastAsia="en-CA"/>
              </w:rPr>
            </w:pPr>
            <w:r w:rsidRPr="00C15FF0">
              <w:rPr>
                <w:i/>
                <w:color w:val="000000"/>
                <w:lang w:eastAsia="en-CA"/>
              </w:rPr>
              <w:t>L</w:t>
            </w:r>
          </w:p>
        </w:tc>
        <w:tc>
          <w:tcPr>
            <w:tcW w:w="753" w:type="pct"/>
            <w:tcBorders>
              <w:top w:val="nil"/>
              <w:bottom w:val="nil"/>
            </w:tcBorders>
          </w:tcPr>
          <w:p w14:paraId="2CDE07B6" w14:textId="77777777" w:rsidR="00E46658" w:rsidRPr="00ED3698" w:rsidRDefault="00E46658" w:rsidP="001A3618">
            <w:pPr>
              <w:spacing w:before="0" w:after="0"/>
              <w:rPr>
                <w:color w:val="000000"/>
                <w:lang w:eastAsia="en-CA"/>
              </w:rPr>
            </w:pPr>
            <w:r w:rsidRPr="00ED3698">
              <w:rPr>
                <w:color w:val="000000"/>
                <w:lang w:eastAsia="en-CA"/>
              </w:rPr>
              <w:t>2.0</w:t>
            </w:r>
          </w:p>
        </w:tc>
        <w:tc>
          <w:tcPr>
            <w:tcW w:w="694" w:type="pct"/>
            <w:tcBorders>
              <w:top w:val="nil"/>
              <w:bottom w:val="nil"/>
            </w:tcBorders>
            <w:shd w:val="clear" w:color="auto" w:fill="auto"/>
            <w:noWrap/>
            <w:vAlign w:val="bottom"/>
          </w:tcPr>
          <w:p w14:paraId="5CDA8ACF" w14:textId="77777777" w:rsidR="00E46658" w:rsidRPr="00ED3698" w:rsidRDefault="00EC4334" w:rsidP="001A3618">
            <w:pPr>
              <w:spacing w:before="0" w:after="0"/>
              <w:rPr>
                <w:color w:val="000000"/>
                <w:lang w:eastAsia="en-CA"/>
              </w:rPr>
            </w:pPr>
            <w:r>
              <w:rPr>
                <w:color w:val="000000"/>
                <w:lang w:eastAsia="en-CA"/>
              </w:rPr>
              <w:t>[</w:t>
            </w:r>
            <w:r w:rsidR="00E46658" w:rsidRPr="00ED3698">
              <w:rPr>
                <w:color w:val="000000"/>
                <w:lang w:eastAsia="en-CA"/>
              </w:rPr>
              <w:t>m</w:t>
            </w:r>
            <w:r>
              <w:rPr>
                <w:color w:val="000000"/>
                <w:lang w:eastAsia="en-CA"/>
              </w:rPr>
              <w:t>]</w:t>
            </w:r>
          </w:p>
        </w:tc>
      </w:tr>
      <w:tr w:rsidR="00E46658" w:rsidRPr="00ED3698" w14:paraId="3397C7E9" w14:textId="77777777" w:rsidTr="00A94C76">
        <w:trPr>
          <w:trHeight w:val="300"/>
        </w:trPr>
        <w:tc>
          <w:tcPr>
            <w:tcW w:w="2802" w:type="pct"/>
            <w:tcBorders>
              <w:top w:val="nil"/>
              <w:bottom w:val="nil"/>
            </w:tcBorders>
            <w:shd w:val="clear" w:color="auto" w:fill="auto"/>
            <w:noWrap/>
            <w:vAlign w:val="bottom"/>
            <w:hideMark/>
          </w:tcPr>
          <w:p w14:paraId="37873525" w14:textId="77777777" w:rsidR="00E46658" w:rsidRPr="00ED3698" w:rsidRDefault="00E46658" w:rsidP="001A3618">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590E9366" w14:textId="77777777" w:rsidR="00E46658" w:rsidRPr="00C15FF0" w:rsidRDefault="00E46658" w:rsidP="001A3618">
            <w:pPr>
              <w:spacing w:before="0" w:after="0"/>
              <w:rPr>
                <w:i/>
                <w:color w:val="000000"/>
                <w:lang w:eastAsia="en-CA"/>
              </w:rPr>
            </w:pPr>
            <w:r w:rsidRPr="00C15FF0">
              <w:rPr>
                <w:rFonts w:ascii="Cambria Math" w:hAnsi="Cambria Math" w:cs="Cambria Math"/>
                <w:i/>
                <w:color w:val="000000"/>
                <w:lang w:eastAsia="en-CA"/>
              </w:rPr>
              <w:t>𝜙</w:t>
            </w:r>
          </w:p>
        </w:tc>
        <w:tc>
          <w:tcPr>
            <w:tcW w:w="753" w:type="pct"/>
            <w:tcBorders>
              <w:top w:val="nil"/>
              <w:bottom w:val="nil"/>
            </w:tcBorders>
          </w:tcPr>
          <w:p w14:paraId="1F398A6C" w14:textId="77777777" w:rsidR="00E46658" w:rsidRPr="00ED3698" w:rsidRDefault="00E46658" w:rsidP="001A3618">
            <w:pPr>
              <w:spacing w:before="0" w:after="0"/>
              <w:rPr>
                <w:color w:val="000000"/>
                <w:lang w:eastAsia="en-CA"/>
              </w:rPr>
            </w:pPr>
            <w:r w:rsidRPr="00ED3698">
              <w:rPr>
                <w:color w:val="000000"/>
                <w:lang w:eastAsia="en-CA"/>
              </w:rPr>
              <w:t>0.3</w:t>
            </w:r>
          </w:p>
        </w:tc>
        <w:tc>
          <w:tcPr>
            <w:tcW w:w="694" w:type="pct"/>
            <w:tcBorders>
              <w:top w:val="nil"/>
              <w:bottom w:val="nil"/>
            </w:tcBorders>
            <w:shd w:val="clear" w:color="auto" w:fill="auto"/>
            <w:noWrap/>
            <w:vAlign w:val="bottom"/>
            <w:hideMark/>
          </w:tcPr>
          <w:p w14:paraId="7D8006F4" w14:textId="77777777" w:rsidR="00E46658" w:rsidRPr="00ED3698" w:rsidRDefault="00EC4334" w:rsidP="001A3618">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E46658" w:rsidRPr="00ED3698" w14:paraId="5823E2A7" w14:textId="77777777" w:rsidTr="00A94C76">
        <w:trPr>
          <w:trHeight w:val="300"/>
        </w:trPr>
        <w:tc>
          <w:tcPr>
            <w:tcW w:w="2802" w:type="pct"/>
            <w:tcBorders>
              <w:top w:val="nil"/>
              <w:bottom w:val="nil"/>
            </w:tcBorders>
            <w:shd w:val="clear" w:color="auto" w:fill="auto"/>
            <w:noWrap/>
            <w:vAlign w:val="bottom"/>
            <w:hideMark/>
          </w:tcPr>
          <w:p w14:paraId="60DD067E" w14:textId="77777777" w:rsidR="00E46658" w:rsidRPr="00ED3698" w:rsidRDefault="00E46658" w:rsidP="001A3618">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1A4EE93E" w14:textId="77777777" w:rsidR="00E46658" w:rsidRPr="00C15FF0" w:rsidRDefault="00E46658" w:rsidP="001A3618">
            <w:pPr>
              <w:spacing w:before="0" w:after="0"/>
              <w:rPr>
                <w:i/>
                <w:color w:val="000000"/>
                <w:lang w:eastAsia="en-CA"/>
              </w:rPr>
            </w:pPr>
            <w:r w:rsidRPr="00C15FF0">
              <w:rPr>
                <w:i/>
                <w:color w:val="000000"/>
                <w:lang w:eastAsia="en-CA"/>
              </w:rPr>
              <w:t>K</w:t>
            </w:r>
            <w:r w:rsidRPr="00C15FF0">
              <w:rPr>
                <w:i/>
                <w:color w:val="000000"/>
                <w:vertAlign w:val="subscript"/>
                <w:lang w:eastAsia="en-CA"/>
              </w:rPr>
              <w:t>zz</w:t>
            </w:r>
            <w:r w:rsidRPr="00C15FF0">
              <w:rPr>
                <w:i/>
                <w:color w:val="000000"/>
                <w:lang w:eastAsia="en-CA"/>
              </w:rPr>
              <w:t>, K</w:t>
            </w:r>
            <w:r w:rsidRPr="00C15FF0">
              <w:rPr>
                <w:i/>
                <w:color w:val="000000"/>
                <w:vertAlign w:val="subscript"/>
                <w:lang w:eastAsia="en-CA"/>
              </w:rPr>
              <w:t>xx</w:t>
            </w:r>
          </w:p>
        </w:tc>
        <w:tc>
          <w:tcPr>
            <w:tcW w:w="753" w:type="pct"/>
            <w:tcBorders>
              <w:top w:val="nil"/>
              <w:bottom w:val="nil"/>
            </w:tcBorders>
          </w:tcPr>
          <w:p w14:paraId="60569E5A" w14:textId="77777777" w:rsidR="00E46658" w:rsidRPr="00ED3698" w:rsidRDefault="00E46658" w:rsidP="001A3618">
            <w:pPr>
              <w:spacing w:before="0" w:after="0"/>
              <w:rPr>
                <w:color w:val="000000"/>
                <w:lang w:eastAsia="en-CA"/>
              </w:rPr>
            </w:pPr>
            <w:r w:rsidRPr="00ED3698">
              <w:rPr>
                <w:color w:val="000000"/>
                <w:lang w:eastAsia="en-CA"/>
              </w:rPr>
              <w:t>9.72</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7605D0B0" w14:textId="77777777" w:rsidR="00E46658" w:rsidRPr="00ED3698" w:rsidRDefault="00EC4334" w:rsidP="001A3618">
            <w:pPr>
              <w:spacing w:before="0" w:after="0"/>
              <w:rPr>
                <w:color w:val="000000"/>
                <w:lang w:eastAsia="en-CA"/>
              </w:rPr>
            </w:pPr>
            <w:r>
              <w:rPr>
                <w:color w:val="000000"/>
                <w:lang w:eastAsia="en-CA"/>
              </w:rPr>
              <w:t>[</w:t>
            </w:r>
            <w:r w:rsidR="00E46658" w:rsidRPr="00ED3698">
              <w:rPr>
                <w:color w:val="000000"/>
                <w:lang w:eastAsia="en-CA"/>
              </w:rPr>
              <w:t>m s</w:t>
            </w:r>
            <w:r w:rsidR="00E46658" w:rsidRPr="00ED3698">
              <w:rPr>
                <w:color w:val="000000"/>
                <w:vertAlign w:val="superscript"/>
                <w:lang w:eastAsia="en-CA"/>
              </w:rPr>
              <w:t>-1</w:t>
            </w:r>
            <w:r>
              <w:rPr>
                <w:color w:val="000000"/>
                <w:lang w:eastAsia="en-CA"/>
              </w:rPr>
              <w:t>]</w:t>
            </w:r>
          </w:p>
        </w:tc>
      </w:tr>
      <w:tr w:rsidR="00E46658" w:rsidRPr="00ED3698" w14:paraId="32BA5653" w14:textId="77777777" w:rsidTr="00A94C76">
        <w:trPr>
          <w:trHeight w:val="300"/>
        </w:trPr>
        <w:tc>
          <w:tcPr>
            <w:tcW w:w="2802" w:type="pct"/>
            <w:tcBorders>
              <w:top w:val="nil"/>
              <w:bottom w:val="nil"/>
            </w:tcBorders>
            <w:shd w:val="clear" w:color="auto" w:fill="auto"/>
            <w:noWrap/>
            <w:vAlign w:val="bottom"/>
          </w:tcPr>
          <w:p w14:paraId="73BAFE1A" w14:textId="77777777" w:rsidR="00E46658" w:rsidRPr="00ED3698" w:rsidRDefault="00E46658" w:rsidP="001A3618">
            <w:pPr>
              <w:spacing w:before="0" w:after="0"/>
              <w:rPr>
                <w:color w:val="000000"/>
                <w:lang w:eastAsia="en-CA"/>
              </w:rPr>
            </w:pPr>
            <w:r w:rsidRPr="00ED3698">
              <w:rPr>
                <w:color w:val="000000"/>
                <w:lang w:eastAsia="en-CA"/>
              </w:rPr>
              <w:t>Specific storage coefficient</w:t>
            </w:r>
          </w:p>
        </w:tc>
        <w:tc>
          <w:tcPr>
            <w:tcW w:w="751" w:type="pct"/>
            <w:tcBorders>
              <w:top w:val="nil"/>
              <w:bottom w:val="nil"/>
            </w:tcBorders>
            <w:shd w:val="clear" w:color="auto" w:fill="auto"/>
            <w:noWrap/>
            <w:vAlign w:val="bottom"/>
          </w:tcPr>
          <w:p w14:paraId="67B318B0" w14:textId="77777777" w:rsidR="00E46658" w:rsidRPr="00C15FF0" w:rsidRDefault="00E46658" w:rsidP="001A3618">
            <w:pPr>
              <w:spacing w:before="0" w:after="0"/>
              <w:rPr>
                <w:i/>
                <w:color w:val="000000"/>
                <w:lang w:eastAsia="en-CA"/>
              </w:rPr>
            </w:pPr>
            <w:r w:rsidRPr="00C15FF0">
              <w:rPr>
                <w:i/>
                <w:color w:val="000000"/>
                <w:lang w:eastAsia="en-CA"/>
              </w:rPr>
              <w:t>Ss</w:t>
            </w:r>
          </w:p>
        </w:tc>
        <w:tc>
          <w:tcPr>
            <w:tcW w:w="753" w:type="pct"/>
            <w:tcBorders>
              <w:top w:val="nil"/>
              <w:bottom w:val="nil"/>
            </w:tcBorders>
          </w:tcPr>
          <w:p w14:paraId="5CC711D8" w14:textId="77777777" w:rsidR="00E46658" w:rsidRPr="00ED3698" w:rsidRDefault="00E46658" w:rsidP="001A3618">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tcPr>
          <w:p w14:paraId="5C04799D" w14:textId="77777777" w:rsidR="00E46658" w:rsidRPr="00ED3698" w:rsidRDefault="00EC4334" w:rsidP="001A3618">
            <w:pPr>
              <w:spacing w:before="0" w:after="0"/>
              <w:rPr>
                <w:color w:val="000000"/>
                <w:lang w:eastAsia="en-CA"/>
              </w:rPr>
            </w:pPr>
            <w:r>
              <w:rPr>
                <w:color w:val="000000"/>
                <w:lang w:eastAsia="en-CA"/>
              </w:rPr>
              <w:t>[</w:t>
            </w:r>
            <w:r w:rsidR="007D5D2A" w:rsidRPr="00ED3698">
              <w:rPr>
                <w:color w:val="000000"/>
                <w:lang w:eastAsia="en-CA"/>
              </w:rPr>
              <w:t>m</w:t>
            </w:r>
            <w:r w:rsidR="007D5D2A" w:rsidRPr="00ED3698">
              <w:rPr>
                <w:color w:val="000000"/>
                <w:vertAlign w:val="superscript"/>
                <w:lang w:eastAsia="en-CA"/>
              </w:rPr>
              <w:t>-1</w:t>
            </w:r>
            <w:r>
              <w:rPr>
                <w:color w:val="000000"/>
                <w:lang w:eastAsia="en-CA"/>
              </w:rPr>
              <w:t>]</w:t>
            </w:r>
          </w:p>
        </w:tc>
      </w:tr>
      <w:tr w:rsidR="00E46658" w:rsidRPr="00ED3698" w14:paraId="1B9386D2" w14:textId="77777777" w:rsidTr="00A94C76">
        <w:trPr>
          <w:trHeight w:val="300"/>
        </w:trPr>
        <w:tc>
          <w:tcPr>
            <w:tcW w:w="2802" w:type="pct"/>
            <w:tcBorders>
              <w:top w:val="nil"/>
              <w:bottom w:val="nil"/>
            </w:tcBorders>
            <w:shd w:val="clear" w:color="auto" w:fill="auto"/>
            <w:noWrap/>
            <w:vAlign w:val="bottom"/>
            <w:hideMark/>
          </w:tcPr>
          <w:p w14:paraId="318E8346" w14:textId="77777777" w:rsidR="00E46658" w:rsidRPr="00ED3698" w:rsidRDefault="00E46658" w:rsidP="001A3618">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434ED518" w14:textId="77777777" w:rsidR="00E46658" w:rsidRPr="00C15FF0" w:rsidRDefault="00E46658" w:rsidP="001A3618">
            <w:pPr>
              <w:spacing w:before="0" w:after="0"/>
              <w:rPr>
                <w:i/>
                <w:color w:val="000000"/>
                <w:lang w:eastAsia="en-CA"/>
              </w:rPr>
            </w:pPr>
            <w:r w:rsidRPr="00C15FF0">
              <w:rPr>
                <w:i/>
                <w:color w:val="000000"/>
                <w:lang w:eastAsia="en-CA"/>
              </w:rPr>
              <w:t>S</w:t>
            </w:r>
            <w:r w:rsidRPr="00C15FF0">
              <w:rPr>
                <w:i/>
                <w:color w:val="000000"/>
                <w:vertAlign w:val="subscript"/>
                <w:lang w:eastAsia="en-CA"/>
              </w:rPr>
              <w:t>ra</w:t>
            </w:r>
          </w:p>
        </w:tc>
        <w:tc>
          <w:tcPr>
            <w:tcW w:w="753" w:type="pct"/>
            <w:tcBorders>
              <w:top w:val="nil"/>
              <w:bottom w:val="nil"/>
            </w:tcBorders>
          </w:tcPr>
          <w:p w14:paraId="4251CA31" w14:textId="77777777" w:rsidR="00E46658" w:rsidRPr="00ED3698" w:rsidRDefault="00E46658" w:rsidP="001A3618">
            <w:pPr>
              <w:spacing w:before="0" w:after="0"/>
              <w:rPr>
                <w:color w:val="000000"/>
                <w:lang w:eastAsia="en-CA"/>
              </w:rPr>
            </w:pPr>
            <w:r w:rsidRPr="00ED3698">
              <w:rPr>
                <w:color w:val="000000"/>
                <w:lang w:eastAsia="en-CA"/>
              </w:rPr>
              <w:t>0.01</w:t>
            </w:r>
          </w:p>
        </w:tc>
        <w:tc>
          <w:tcPr>
            <w:tcW w:w="694" w:type="pct"/>
            <w:tcBorders>
              <w:top w:val="nil"/>
              <w:bottom w:val="nil"/>
            </w:tcBorders>
            <w:shd w:val="clear" w:color="auto" w:fill="auto"/>
            <w:noWrap/>
            <w:vAlign w:val="bottom"/>
            <w:hideMark/>
          </w:tcPr>
          <w:p w14:paraId="56C696C9" w14:textId="77777777" w:rsidR="00E46658" w:rsidRPr="00ED3698" w:rsidRDefault="00EC4334" w:rsidP="001A3618">
            <w:pPr>
              <w:spacing w:before="0" w:after="0"/>
              <w:rPr>
                <w:color w:val="000000"/>
                <w:lang w:eastAsia="en-CA"/>
              </w:rPr>
            </w:pPr>
            <w:r>
              <w:rPr>
                <w:color w:val="000000"/>
                <w:lang w:eastAsia="en-CA"/>
              </w:rPr>
              <w:t>[</w:t>
            </w:r>
            <w:r w:rsidR="00E46658" w:rsidRPr="00ED3698">
              <w:rPr>
                <w:color w:val="000000"/>
                <w:lang w:eastAsia="en-CA"/>
              </w:rPr>
              <w:t>-</w:t>
            </w:r>
            <w:r>
              <w:rPr>
                <w:color w:val="000000"/>
                <w:lang w:eastAsia="en-CA"/>
              </w:rPr>
              <w:t>]</w:t>
            </w:r>
          </w:p>
        </w:tc>
      </w:tr>
      <w:tr w:rsidR="00AE6CCB" w:rsidRPr="00ED3698" w14:paraId="12C839C0" w14:textId="77777777" w:rsidTr="007D5D2A">
        <w:trPr>
          <w:trHeight w:val="300"/>
        </w:trPr>
        <w:tc>
          <w:tcPr>
            <w:tcW w:w="2802" w:type="pct"/>
            <w:tcBorders>
              <w:top w:val="nil"/>
            </w:tcBorders>
            <w:shd w:val="clear" w:color="auto" w:fill="auto"/>
            <w:noWrap/>
            <w:vAlign w:val="bottom"/>
          </w:tcPr>
          <w:p w14:paraId="05A7EC0D" w14:textId="77777777" w:rsidR="00AE6CCB" w:rsidRPr="00ED3698" w:rsidRDefault="00AE6CCB" w:rsidP="00AE6CCB">
            <w:pPr>
              <w:spacing w:before="0" w:after="0"/>
              <w:rPr>
                <w:color w:val="000000"/>
                <w:lang w:eastAsia="en-CA"/>
              </w:rPr>
            </w:pPr>
            <w:r w:rsidRPr="00ED3698">
              <w:rPr>
                <w:color w:val="000000"/>
                <w:lang w:eastAsia="en-CA"/>
              </w:rPr>
              <w:t>Van Genuchten parameter α</w:t>
            </w:r>
          </w:p>
        </w:tc>
        <w:tc>
          <w:tcPr>
            <w:tcW w:w="751" w:type="pct"/>
            <w:tcBorders>
              <w:top w:val="nil"/>
              <w:bottom w:val="nil"/>
            </w:tcBorders>
            <w:shd w:val="clear" w:color="auto" w:fill="auto"/>
            <w:noWrap/>
            <w:vAlign w:val="bottom"/>
          </w:tcPr>
          <w:p w14:paraId="16176653" w14:textId="77777777" w:rsidR="00AE6CCB" w:rsidRPr="00C15FF0" w:rsidRDefault="00AE6CCB" w:rsidP="001A3618">
            <w:pPr>
              <w:spacing w:before="0" w:after="0"/>
              <w:rPr>
                <w:i/>
                <w:color w:val="000000"/>
                <w:lang w:eastAsia="en-CA"/>
              </w:rPr>
            </w:pPr>
            <w:r w:rsidRPr="00C15FF0">
              <w:rPr>
                <w:i/>
                <w:color w:val="000000"/>
                <w:lang w:eastAsia="en-CA"/>
              </w:rPr>
              <w:t>α</w:t>
            </w:r>
          </w:p>
        </w:tc>
        <w:tc>
          <w:tcPr>
            <w:tcW w:w="753" w:type="pct"/>
            <w:tcBorders>
              <w:top w:val="nil"/>
              <w:bottom w:val="nil"/>
            </w:tcBorders>
          </w:tcPr>
          <w:p w14:paraId="1ABD2917" w14:textId="77777777" w:rsidR="00AE6CCB" w:rsidRPr="00ED3698" w:rsidRDefault="00AE6CCB" w:rsidP="001A3618">
            <w:pPr>
              <w:spacing w:before="0" w:after="0"/>
              <w:rPr>
                <w:color w:val="000000"/>
                <w:lang w:eastAsia="en-CA"/>
              </w:rPr>
            </w:pPr>
            <w:r w:rsidRPr="00ED3698">
              <w:rPr>
                <w:color w:val="000000"/>
                <w:lang w:eastAsia="en-CA"/>
              </w:rPr>
              <w:t>3.3</w:t>
            </w:r>
          </w:p>
        </w:tc>
        <w:tc>
          <w:tcPr>
            <w:tcW w:w="694" w:type="pct"/>
            <w:tcBorders>
              <w:top w:val="nil"/>
              <w:bottom w:val="nil"/>
            </w:tcBorders>
            <w:shd w:val="clear" w:color="auto" w:fill="auto"/>
            <w:noWrap/>
            <w:vAlign w:val="bottom"/>
          </w:tcPr>
          <w:p w14:paraId="65DE0DE7" w14:textId="77777777" w:rsidR="00AE6CCB" w:rsidRPr="00ED3698" w:rsidRDefault="00EC4334" w:rsidP="001A3618">
            <w:pPr>
              <w:spacing w:before="0" w:after="0"/>
              <w:rPr>
                <w:color w:val="000000"/>
                <w:lang w:eastAsia="en-CA"/>
              </w:rPr>
            </w:pPr>
            <w:r>
              <w:rPr>
                <w:color w:val="000000"/>
                <w:lang w:eastAsia="en-CA"/>
              </w:rPr>
              <w:t>[</w:t>
            </w:r>
            <w:r w:rsidR="00AE6CCB" w:rsidRPr="00ED3698">
              <w:rPr>
                <w:color w:val="000000"/>
                <w:lang w:eastAsia="en-CA"/>
              </w:rPr>
              <w:t>m</w:t>
            </w:r>
            <w:r w:rsidR="00AE6CCB" w:rsidRPr="00ED3698">
              <w:rPr>
                <w:color w:val="000000"/>
                <w:vertAlign w:val="superscript"/>
                <w:lang w:eastAsia="en-CA"/>
              </w:rPr>
              <w:t>-1</w:t>
            </w:r>
            <w:r>
              <w:rPr>
                <w:color w:val="000000"/>
                <w:lang w:eastAsia="en-CA"/>
              </w:rPr>
              <w:t>]</w:t>
            </w:r>
          </w:p>
        </w:tc>
      </w:tr>
      <w:tr w:rsidR="00AE6CCB" w:rsidRPr="00ED3698" w14:paraId="1A4AED75" w14:textId="77777777" w:rsidTr="007D5D2A">
        <w:trPr>
          <w:trHeight w:val="300"/>
        </w:trPr>
        <w:tc>
          <w:tcPr>
            <w:tcW w:w="2802" w:type="pct"/>
            <w:tcBorders>
              <w:bottom w:val="single" w:sz="4" w:space="0" w:color="auto"/>
            </w:tcBorders>
            <w:shd w:val="clear" w:color="auto" w:fill="auto"/>
            <w:noWrap/>
            <w:vAlign w:val="bottom"/>
          </w:tcPr>
          <w:p w14:paraId="265C44A2" w14:textId="77777777" w:rsidR="00AE6CCB" w:rsidRPr="00ED3698" w:rsidRDefault="00AE6CCB" w:rsidP="00AE6CCB">
            <w:pPr>
              <w:spacing w:before="0" w:after="0"/>
              <w:rPr>
                <w:color w:val="000000"/>
                <w:lang w:eastAsia="en-CA"/>
              </w:rPr>
            </w:pPr>
            <w:r w:rsidRPr="00ED3698">
              <w:rPr>
                <w:color w:val="000000"/>
                <w:lang w:eastAsia="en-CA"/>
              </w:rPr>
              <w:t>Van Genuchten parameter n</w:t>
            </w:r>
          </w:p>
        </w:tc>
        <w:tc>
          <w:tcPr>
            <w:tcW w:w="751" w:type="pct"/>
            <w:tcBorders>
              <w:top w:val="nil"/>
              <w:bottom w:val="single" w:sz="4" w:space="0" w:color="auto"/>
            </w:tcBorders>
            <w:shd w:val="clear" w:color="auto" w:fill="auto"/>
            <w:noWrap/>
            <w:vAlign w:val="bottom"/>
          </w:tcPr>
          <w:p w14:paraId="3CC1B213" w14:textId="77777777" w:rsidR="00AE6CCB" w:rsidRPr="00C15FF0" w:rsidRDefault="00AE6CCB" w:rsidP="001A3618">
            <w:pPr>
              <w:spacing w:before="0" w:after="0"/>
              <w:rPr>
                <w:i/>
                <w:color w:val="000000"/>
                <w:lang w:eastAsia="en-CA"/>
              </w:rPr>
            </w:pPr>
            <w:r w:rsidRPr="00C15FF0">
              <w:rPr>
                <w:i/>
                <w:color w:val="000000"/>
                <w:lang w:eastAsia="en-CA"/>
              </w:rPr>
              <w:t>n</w:t>
            </w:r>
          </w:p>
        </w:tc>
        <w:tc>
          <w:tcPr>
            <w:tcW w:w="753" w:type="pct"/>
            <w:tcBorders>
              <w:top w:val="nil"/>
              <w:bottom w:val="single" w:sz="4" w:space="0" w:color="auto"/>
            </w:tcBorders>
          </w:tcPr>
          <w:p w14:paraId="6DD957B8" w14:textId="77777777" w:rsidR="00AE6CCB" w:rsidRPr="00ED3698" w:rsidRDefault="00AE6CCB" w:rsidP="001A3618">
            <w:pPr>
              <w:spacing w:before="0" w:after="0"/>
              <w:rPr>
                <w:color w:val="000000"/>
                <w:lang w:eastAsia="en-CA"/>
              </w:rPr>
            </w:pPr>
            <w:r w:rsidRPr="00ED3698">
              <w:rPr>
                <w:color w:val="000000"/>
                <w:lang w:eastAsia="en-CA"/>
              </w:rPr>
              <w:t>4.1</w:t>
            </w:r>
          </w:p>
        </w:tc>
        <w:tc>
          <w:tcPr>
            <w:tcW w:w="694" w:type="pct"/>
            <w:tcBorders>
              <w:top w:val="nil"/>
              <w:bottom w:val="single" w:sz="4" w:space="0" w:color="auto"/>
            </w:tcBorders>
            <w:shd w:val="clear" w:color="auto" w:fill="auto"/>
            <w:noWrap/>
            <w:vAlign w:val="bottom"/>
          </w:tcPr>
          <w:p w14:paraId="46071F5C" w14:textId="77777777" w:rsidR="00AE6CCB" w:rsidRPr="00ED3698" w:rsidRDefault="00EC4334" w:rsidP="001A3618">
            <w:pPr>
              <w:spacing w:before="0" w:after="0"/>
              <w:rPr>
                <w:color w:val="000000"/>
                <w:lang w:eastAsia="en-CA"/>
              </w:rPr>
            </w:pPr>
            <w:r>
              <w:rPr>
                <w:color w:val="000000"/>
                <w:lang w:eastAsia="en-CA"/>
              </w:rPr>
              <w:t>[</w:t>
            </w:r>
            <w:r w:rsidR="00AE6CCB" w:rsidRPr="00ED3698">
              <w:rPr>
                <w:color w:val="000000"/>
                <w:lang w:eastAsia="en-CA"/>
              </w:rPr>
              <w:t>-</w:t>
            </w:r>
            <w:r>
              <w:rPr>
                <w:color w:val="000000"/>
                <w:lang w:eastAsia="en-CA"/>
              </w:rPr>
              <w:t>]</w:t>
            </w:r>
          </w:p>
        </w:tc>
      </w:tr>
    </w:tbl>
    <w:p w14:paraId="47845D99" w14:textId="77777777" w:rsidR="00E46658" w:rsidRDefault="00E46658" w:rsidP="003A61A7">
      <w:pPr>
        <w:pStyle w:val="Simpleline"/>
      </w:pPr>
    </w:p>
    <w:p w14:paraId="3C0783FC" w14:textId="77777777" w:rsidR="00E46658" w:rsidRPr="00ED3698" w:rsidRDefault="00E46658" w:rsidP="00E46658">
      <w:pPr>
        <w:pStyle w:val="Heading4"/>
      </w:pPr>
      <w:bookmarkStart w:id="148" w:name="_Toc520374413"/>
      <w:r w:rsidRPr="00ED3698">
        <w:t>Results</w:t>
      </w:r>
      <w:bookmarkEnd w:id="148"/>
    </w:p>
    <w:p w14:paraId="075F2661" w14:textId="0AEC601C" w:rsidR="00AF6883" w:rsidRDefault="00E46658" w:rsidP="00E46658">
      <w:pPr>
        <w:rPr>
          <w:lang w:val="en-CA"/>
        </w:rPr>
      </w:pPr>
      <w:r w:rsidRPr="00ED3698">
        <w:rPr>
          <w:lang w:val="en-CA"/>
        </w:rPr>
        <w:t xml:space="preserve">Water flow was simulated for a period of 8 hours, and the </w:t>
      </w:r>
      <w:r w:rsidR="00780467">
        <w:rPr>
          <w:lang w:val="en-CA"/>
        </w:rPr>
        <w:t>simulated</w:t>
      </w:r>
      <w:r w:rsidR="00780467" w:rsidRPr="00ED3698">
        <w:rPr>
          <w:lang w:val="en-CA"/>
        </w:rPr>
        <w:t xml:space="preserve"> </w:t>
      </w:r>
      <w:r w:rsidRPr="00ED3698">
        <w:rPr>
          <w:lang w:val="en-CA"/>
        </w:rPr>
        <w:t xml:space="preserve">hydraulic head contours after 8 hours is given in </w:t>
      </w:r>
      <w:r w:rsidR="009C4449">
        <w:fldChar w:fldCharType="begin"/>
      </w:r>
      <w:r w:rsidR="009C4449">
        <w:instrText xml:space="preserve"> REF _Ref360023901 \h  \* MERGEFORMAT </w:instrText>
      </w:r>
      <w:r w:rsidR="009C4449">
        <w:fldChar w:fldCharType="separate"/>
      </w:r>
      <w:r w:rsidR="00B560DA" w:rsidRPr="00ED3698">
        <w:t xml:space="preserve">Figure </w:t>
      </w:r>
      <w:r w:rsidR="00B560DA">
        <w:rPr>
          <w:noProof/>
        </w:rPr>
        <w:t>2.8</w:t>
      </w:r>
      <w:r w:rsidR="009C4449">
        <w:fldChar w:fldCharType="end"/>
      </w:r>
      <w:r w:rsidR="004474F5">
        <w:rPr>
          <w:lang w:val="en-CA"/>
        </w:rPr>
        <w:t xml:space="preserve">.  </w:t>
      </w:r>
      <w:r w:rsidRPr="00ED3698">
        <w:rPr>
          <w:lang w:val="en-CA"/>
        </w:rPr>
        <w:t>The numerical predictions are in excellent agreement with the experiment results provided by Vauclin et al (1979).</w:t>
      </w:r>
    </w:p>
    <w:p w14:paraId="685003D2" w14:textId="77777777" w:rsidR="00AF6883" w:rsidRPr="00687205" w:rsidRDefault="00AF6883" w:rsidP="00AF6883">
      <w:pPr>
        <w:rPr>
          <w:sz w:val="16"/>
          <w:szCs w:val="16"/>
          <w:lang w:val="en-CA"/>
        </w:rPr>
      </w:pPr>
    </w:p>
    <w:p w14:paraId="60AF6C0C" w14:textId="77777777" w:rsidR="00E46658" w:rsidRPr="00ED3698" w:rsidRDefault="002D35D6" w:rsidP="001A3263">
      <w:pPr>
        <w:jc w:val="center"/>
        <w:rPr>
          <w:lang w:val="en-CA"/>
        </w:rPr>
      </w:pPr>
      <w:r>
        <w:rPr>
          <w:noProof/>
          <w:lang w:val="en-CA" w:eastAsia="zh-CN"/>
        </w:rPr>
        <w:drawing>
          <wp:inline distT="0" distB="0" distL="0" distR="0" wp14:anchorId="66E1AD45" wp14:editId="7AC12314">
            <wp:extent cx="3955472" cy="3157249"/>
            <wp:effectExtent l="0" t="0" r="6985"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rotWithShape="1">
                    <a:blip r:embed="rId19">
                      <a:extLst>
                        <a:ext uri="{28A0092B-C50C-407E-A947-70E740481C1C}">
                          <a14:useLocalDpi xmlns:a14="http://schemas.microsoft.com/office/drawing/2010/main" val="0"/>
                        </a:ext>
                      </a:extLst>
                    </a:blip>
                    <a:srcRect l="12195" t="11804" r="10433"/>
                    <a:stretch/>
                  </pic:blipFill>
                  <pic:spPr bwMode="auto">
                    <a:xfrm>
                      <a:off x="0" y="0"/>
                      <a:ext cx="3957226" cy="3158649"/>
                    </a:xfrm>
                    <a:prstGeom prst="rect">
                      <a:avLst/>
                    </a:prstGeom>
                    <a:noFill/>
                    <a:ln>
                      <a:noFill/>
                    </a:ln>
                    <a:extLst>
                      <a:ext uri="{53640926-AAD7-44D8-BBD7-CCE9431645EC}">
                        <a14:shadowObscured xmlns:a14="http://schemas.microsoft.com/office/drawing/2010/main"/>
                      </a:ext>
                    </a:extLst>
                  </pic:spPr>
                </pic:pic>
              </a:graphicData>
            </a:graphic>
          </wp:inline>
        </w:drawing>
      </w:r>
    </w:p>
    <w:p w14:paraId="44D1039E" w14:textId="007AABB9" w:rsidR="00E46658" w:rsidRPr="00ED3698" w:rsidRDefault="00E46658" w:rsidP="00687205">
      <w:pPr>
        <w:pStyle w:val="StyleCaptionTableCaptionCentered"/>
      </w:pPr>
      <w:bookmarkStart w:id="149" w:name="_Ref360023901"/>
      <w:bookmarkStart w:id="150" w:name="_Toc520375024"/>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8</w:t>
      </w:r>
      <w:r w:rsidR="00183C7C">
        <w:fldChar w:fldCharType="end"/>
      </w:r>
      <w:bookmarkEnd w:id="149"/>
      <w:r w:rsidRPr="00ED3698">
        <w:tab/>
      </w:r>
      <w:r w:rsidR="00556147" w:rsidRPr="00556147">
        <w:t xml:space="preserve">Comparison of </w:t>
      </w:r>
      <w:r w:rsidR="00556147" w:rsidRPr="00ED3698">
        <w:t>hydraulic head contours</w:t>
      </w:r>
      <w:r w:rsidR="00556147">
        <w:t xml:space="preserve"> after 8 hours</w:t>
      </w:r>
      <w:r w:rsidR="00556147" w:rsidRPr="00556147">
        <w:t xml:space="preserve"> calculated by </w:t>
      </w:r>
      <w:r w:rsidR="0076771D">
        <w:t>MIN3P-THCm</w:t>
      </w:r>
      <w:r w:rsidR="00556147" w:rsidRPr="00556147">
        <w:t xml:space="preserve"> vs experimental observation</w:t>
      </w:r>
      <w:bookmarkEnd w:id="150"/>
      <w:r w:rsidR="00556147" w:rsidRPr="00556147">
        <w:t xml:space="preserve"> </w:t>
      </w:r>
    </w:p>
    <w:p w14:paraId="21849686" w14:textId="77777777" w:rsidR="00E46658" w:rsidRPr="00ED3698" w:rsidRDefault="00E46658" w:rsidP="003A61A7">
      <w:pPr>
        <w:pStyle w:val="Simpleline"/>
        <w:rPr>
          <w:lang w:val="en-CA"/>
        </w:rPr>
      </w:pPr>
    </w:p>
    <w:p w14:paraId="768F4926" w14:textId="77777777" w:rsidR="00A95059" w:rsidRPr="00192E8E" w:rsidRDefault="00A95059" w:rsidP="00A95059">
      <w:pPr>
        <w:pStyle w:val="StyleHeading4Bold"/>
      </w:pPr>
      <w:bookmarkStart w:id="151" w:name="_Toc520374414"/>
      <w:r>
        <w:t>File locations</w:t>
      </w:r>
      <w:bookmarkEnd w:id="151"/>
    </w:p>
    <w:p w14:paraId="71F63907" w14:textId="77777777" w:rsidR="00E46658" w:rsidRPr="00ED3698" w:rsidRDefault="00E46658" w:rsidP="002233E0">
      <w:pPr>
        <w:pStyle w:val="ListParagraph"/>
        <w:ind w:hanging="720"/>
        <w:jc w:val="left"/>
      </w:pPr>
      <w:r w:rsidRPr="00ED3698">
        <w:t xml:space="preserve">The input file is: </w:t>
      </w:r>
      <w:r w:rsidRPr="007D5D2A">
        <w:rPr>
          <w:i/>
        </w:rPr>
        <w:t>clement.dat</w:t>
      </w:r>
      <w:r w:rsidRPr="00ED3698">
        <w:t xml:space="preserve"> under folder </w:t>
      </w:r>
      <w:r w:rsidR="004B0811">
        <w:rPr>
          <w:i/>
        </w:rPr>
        <w:t>.\benchmarks\benchmarks_standard\</w:t>
      </w:r>
      <w:r w:rsidRPr="000F03D4">
        <w:rPr>
          <w:i/>
        </w:rPr>
        <w:t>flow\clement</w:t>
      </w:r>
    </w:p>
    <w:p w14:paraId="0DF6B60F" w14:textId="77777777" w:rsidR="00E46658" w:rsidRPr="00ED3698" w:rsidRDefault="00E46658" w:rsidP="003A61A7">
      <w:pPr>
        <w:pStyle w:val="Simpleline"/>
      </w:pPr>
    </w:p>
    <w:p w14:paraId="4CB3224F" w14:textId="77777777" w:rsidR="00EF19C4" w:rsidRPr="00ED3698" w:rsidRDefault="00EF19C4" w:rsidP="00A17873">
      <w:pPr>
        <w:pStyle w:val="Heading3"/>
      </w:pPr>
      <w:bookmarkStart w:id="152" w:name="_Toc364252502"/>
      <w:bookmarkStart w:id="153" w:name="_Ref364349681"/>
      <w:bookmarkStart w:id="154" w:name="_Toc520374415"/>
      <w:r>
        <w:t>1</w:t>
      </w:r>
      <w:r w:rsidRPr="00ED3698">
        <w:t xml:space="preserve">D </w:t>
      </w:r>
      <w:r>
        <w:t>water vapor movement</w:t>
      </w:r>
      <w:bookmarkEnd w:id="152"/>
      <w:bookmarkEnd w:id="153"/>
      <w:bookmarkEnd w:id="154"/>
    </w:p>
    <w:p w14:paraId="0F3807C5" w14:textId="77777777" w:rsidR="00EF19C4" w:rsidRPr="00ED3698" w:rsidRDefault="00771FFF" w:rsidP="00F75203">
      <w:pPr>
        <w:pStyle w:val="Heading4"/>
      </w:pPr>
      <w:bookmarkStart w:id="155" w:name="_Toc520374416"/>
      <w:r>
        <w:t>Problem definition</w:t>
      </w:r>
      <w:bookmarkEnd w:id="155"/>
    </w:p>
    <w:p w14:paraId="738EC696" w14:textId="77777777" w:rsidR="00EF19C4" w:rsidRDefault="00EF19C4" w:rsidP="00EF19C4">
      <w:pPr>
        <w:rPr>
          <w:lang w:val="en-CA"/>
        </w:rPr>
      </w:pPr>
      <w:r w:rsidRPr="00ED3698">
        <w:rPr>
          <w:lang w:val="en-CA"/>
        </w:rPr>
        <w:t xml:space="preserve">This benchmark </w:t>
      </w:r>
      <w:r>
        <w:rPr>
          <w:lang w:val="en-CA"/>
        </w:rPr>
        <w:t>is</w:t>
      </w:r>
      <w:r w:rsidRPr="00ED3698">
        <w:rPr>
          <w:lang w:val="en-CA"/>
        </w:rPr>
        <w:t xml:space="preserve"> a </w:t>
      </w:r>
      <w:r>
        <w:rPr>
          <w:lang w:val="en-CA"/>
        </w:rPr>
        <w:t>1D water vapor</w:t>
      </w:r>
      <w:r w:rsidRPr="00ED3698">
        <w:rPr>
          <w:lang w:val="en-CA"/>
        </w:rPr>
        <w:t xml:space="preserve"> </w:t>
      </w:r>
      <w:r>
        <w:rPr>
          <w:lang w:val="en-CA"/>
        </w:rPr>
        <w:t xml:space="preserve">flow reported by Mizayaki (1976), demonstrating condensation and movement of water vapor in sand under </w:t>
      </w:r>
      <w:r w:rsidR="00D2753A">
        <w:rPr>
          <w:lang w:val="en-CA"/>
        </w:rPr>
        <w:t xml:space="preserve">a </w:t>
      </w:r>
      <w:r>
        <w:rPr>
          <w:lang w:val="en-CA"/>
        </w:rPr>
        <w:t>temperature gradient.</w:t>
      </w:r>
    </w:p>
    <w:p w14:paraId="47656745" w14:textId="77777777" w:rsidR="00EF19C4" w:rsidRPr="00ED3698" w:rsidRDefault="00B3171D" w:rsidP="00F75203">
      <w:pPr>
        <w:pStyle w:val="Heading4"/>
      </w:pPr>
      <w:bookmarkStart w:id="156" w:name="_Toc520374417"/>
      <w:r>
        <w:t>Model setup</w:t>
      </w:r>
      <w:bookmarkEnd w:id="156"/>
    </w:p>
    <w:p w14:paraId="1837A8CC" w14:textId="5D02A19F" w:rsidR="00EF19C4" w:rsidRPr="00ED3698" w:rsidRDefault="00EF19C4" w:rsidP="00EF19C4">
      <w:pPr>
        <w:rPr>
          <w:szCs w:val="24"/>
        </w:rPr>
      </w:pPr>
      <w:r w:rsidRPr="00ED3698">
        <w:rPr>
          <w:szCs w:val="24"/>
        </w:rPr>
        <w:t xml:space="preserve">A 1D model with </w:t>
      </w:r>
      <w:r>
        <w:rPr>
          <w:szCs w:val="24"/>
        </w:rPr>
        <w:t>0.1</w:t>
      </w:r>
      <w:r w:rsidRPr="00ED3698">
        <w:rPr>
          <w:szCs w:val="24"/>
        </w:rPr>
        <w:t xml:space="preserve"> m in depth is discretized into </w:t>
      </w:r>
      <w:r>
        <w:rPr>
          <w:szCs w:val="24"/>
        </w:rPr>
        <w:t>150</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bookmarkStart w:id="157" w:name="OLE_LINK27"/>
      <w:r>
        <w:rPr>
          <w:szCs w:val="24"/>
          <w:lang w:val="en-CA" w:eastAsia="en-CA"/>
        </w:rPr>
        <w:t>6.67</w:t>
      </w:r>
      <w:r>
        <w:rPr>
          <w:color w:val="000000"/>
          <w:lang w:eastAsia="en-CA"/>
        </w:rPr>
        <w:t>×10</w:t>
      </w:r>
      <w:r w:rsidRPr="00ED3698">
        <w:rPr>
          <w:color w:val="000000"/>
          <w:vertAlign w:val="superscript"/>
          <w:lang w:eastAsia="en-CA"/>
        </w:rPr>
        <w:t>-</w:t>
      </w:r>
      <w:r>
        <w:rPr>
          <w:color w:val="000000"/>
          <w:vertAlign w:val="superscript"/>
          <w:lang w:eastAsia="en-CA"/>
        </w:rPr>
        <w:t>4</w:t>
      </w:r>
      <w:r w:rsidRPr="00ED3698">
        <w:rPr>
          <w:szCs w:val="24"/>
          <w:lang w:val="en-CA" w:eastAsia="en-CA"/>
        </w:rPr>
        <w:t xml:space="preserve"> </w:t>
      </w:r>
      <w:bookmarkEnd w:id="157"/>
      <w:r w:rsidRPr="00ED3698">
        <w:rPr>
          <w:szCs w:val="24"/>
          <w:lang w:val="en-CA" w:eastAsia="en-CA"/>
        </w:rPr>
        <w:t xml:space="preserve">m for the interior control volumes and </w:t>
      </w:r>
      <w:r>
        <w:rPr>
          <w:szCs w:val="24"/>
          <w:lang w:val="en-CA" w:eastAsia="en-CA"/>
        </w:rPr>
        <w:t>3.33</w:t>
      </w:r>
      <w:r>
        <w:rPr>
          <w:color w:val="000000"/>
          <w:lang w:eastAsia="en-CA"/>
        </w:rPr>
        <w:t>×10</w:t>
      </w:r>
      <w:r w:rsidRPr="00ED3698">
        <w:rPr>
          <w:color w:val="000000"/>
          <w:vertAlign w:val="superscript"/>
          <w:lang w:eastAsia="en-CA"/>
        </w:rPr>
        <w:t>-</w:t>
      </w:r>
      <w:r>
        <w:rPr>
          <w:color w:val="000000"/>
          <w:vertAlign w:val="superscript"/>
          <w:lang w:eastAsia="en-CA"/>
        </w:rPr>
        <w:t>4</w:t>
      </w:r>
      <w:r w:rsidRPr="00ED3698">
        <w:rPr>
          <w:szCs w:val="24"/>
          <w:lang w:val="en-CA" w:eastAsia="en-CA"/>
        </w:rPr>
        <w:t xml:space="preserve">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w:t>
      </w:r>
      <w:r>
        <w:rPr>
          <w:bCs/>
          <w:szCs w:val="24"/>
          <w:lang w:val="en-CA" w:eastAsia="en-CA"/>
        </w:rPr>
        <w:t>of pressure head</w:t>
      </w:r>
      <w:r w:rsidRPr="00ED3698">
        <w:rPr>
          <w:bCs/>
          <w:szCs w:val="24"/>
          <w:lang w:val="en-CA" w:eastAsia="en-CA"/>
        </w:rPr>
        <w:t xml:space="preserve"> is </w:t>
      </w:r>
      <w:r>
        <w:rPr>
          <w:bCs/>
          <w:szCs w:val="24"/>
          <w:lang w:val="en-CA" w:eastAsia="en-CA"/>
        </w:rPr>
        <w:t>-7000 m and initial condition of temperature is 23.5 ºC</w:t>
      </w:r>
      <w:r w:rsidRPr="00ED3698">
        <w:rPr>
          <w:bCs/>
          <w:szCs w:val="24"/>
          <w:lang w:val="en-CA" w:eastAsia="en-CA"/>
        </w:rPr>
        <w:t xml:space="preserve"> for the whole domain</w:t>
      </w:r>
      <w:r w:rsidR="004474F5">
        <w:rPr>
          <w:bCs/>
          <w:szCs w:val="24"/>
          <w:lang w:val="en-CA" w:eastAsia="en-CA"/>
        </w:rPr>
        <w:t xml:space="preserve">.  </w:t>
      </w:r>
      <w:r w:rsidRPr="00ED3698">
        <w:rPr>
          <w:szCs w:val="24"/>
          <w:lang w:val="en-CA" w:eastAsia="en-CA"/>
        </w:rPr>
        <w:t>Boundary condition</w:t>
      </w:r>
      <w:r>
        <w:rPr>
          <w:szCs w:val="24"/>
          <w:lang w:val="en-CA" w:eastAsia="en-CA"/>
        </w:rPr>
        <w:t>s f</w:t>
      </w:r>
      <w:r w:rsidR="00D2753A">
        <w:rPr>
          <w:szCs w:val="24"/>
          <w:lang w:val="en-CA" w:eastAsia="en-CA"/>
        </w:rPr>
        <w:t xml:space="preserve">or the verification </w:t>
      </w:r>
      <w:r w:rsidRPr="00ED3698">
        <w:rPr>
          <w:szCs w:val="24"/>
          <w:lang w:val="en-CA" w:eastAsia="en-CA"/>
        </w:rPr>
        <w:t xml:space="preserve">problem consist </w:t>
      </w:r>
      <w:r w:rsidRPr="00D34AC5">
        <w:rPr>
          <w:szCs w:val="24"/>
          <w:lang w:val="en-CA" w:eastAsia="en-CA"/>
        </w:rPr>
        <w:t>of a</w:t>
      </w:r>
      <w:r w:rsidR="002233E0">
        <w:rPr>
          <w:szCs w:val="24"/>
          <w:lang w:val="en-CA" w:eastAsia="en-CA"/>
        </w:rPr>
        <w:t>n</w:t>
      </w:r>
      <w:r w:rsidRPr="00D34AC5">
        <w:rPr>
          <w:szCs w:val="24"/>
          <w:lang w:val="en-CA" w:eastAsia="en-CA"/>
        </w:rPr>
        <w:t xml:space="preserve"> atmospheric </w:t>
      </w:r>
      <w:r w:rsidR="00D34AC5" w:rsidRPr="00D34AC5">
        <w:rPr>
          <w:szCs w:val="24"/>
          <w:lang w:val="en-CA" w:eastAsia="en-CA"/>
        </w:rPr>
        <w:t>conditions at</w:t>
      </w:r>
      <w:r w:rsidRPr="00D34AC5">
        <w:rPr>
          <w:szCs w:val="24"/>
          <w:lang w:val="en-CA" w:eastAsia="en-CA"/>
        </w:rPr>
        <w:t xml:space="preserve"> the top boundary and</w:t>
      </w:r>
      <w:r w:rsidRPr="00ED3698">
        <w:rPr>
          <w:szCs w:val="24"/>
          <w:lang w:val="en-CA" w:eastAsia="en-CA"/>
        </w:rPr>
        <w:t xml:space="preserve"> </w:t>
      </w:r>
      <w:r>
        <w:rPr>
          <w:szCs w:val="24"/>
          <w:lang w:val="en-CA" w:eastAsia="en-CA"/>
        </w:rPr>
        <w:t>-0.27</w:t>
      </w:r>
      <w:r w:rsidRPr="00ED3698">
        <w:rPr>
          <w:szCs w:val="24"/>
          <w:lang w:val="en-CA" w:eastAsia="en-CA"/>
        </w:rPr>
        <w:t xml:space="preserve"> </w:t>
      </w:r>
      <w:r>
        <w:rPr>
          <w:szCs w:val="24"/>
          <w:lang w:val="en-CA" w:eastAsia="en-CA"/>
        </w:rPr>
        <w:t xml:space="preserve">m </w:t>
      </w:r>
      <w:r w:rsidRPr="00ED3698">
        <w:rPr>
          <w:szCs w:val="24"/>
          <w:lang w:val="en-CA" w:eastAsia="en-CA"/>
        </w:rPr>
        <w:t>pressure head on the bottom boundary</w:t>
      </w:r>
      <w:r w:rsidR="004474F5">
        <w:rPr>
          <w:szCs w:val="24"/>
          <w:lang w:val="en-CA" w:eastAsia="en-CA"/>
        </w:rPr>
        <w:t xml:space="preserve">.  </w:t>
      </w:r>
      <w:r>
        <w:rPr>
          <w:szCs w:val="24"/>
        </w:rPr>
        <w:t>Boundary condition</w:t>
      </w:r>
      <w:r w:rsidR="00D2753A">
        <w:rPr>
          <w:szCs w:val="24"/>
        </w:rPr>
        <w:t xml:space="preserve">s </w:t>
      </w:r>
      <w:r>
        <w:rPr>
          <w:szCs w:val="24"/>
        </w:rPr>
        <w:t>f</w:t>
      </w:r>
      <w:r w:rsidR="00D2753A">
        <w:rPr>
          <w:szCs w:val="24"/>
        </w:rPr>
        <w:t>or temperature are</w:t>
      </w:r>
      <w:r>
        <w:rPr>
          <w:szCs w:val="24"/>
        </w:rPr>
        <w:t xml:space="preserve"> 36.3</w:t>
      </w:r>
      <w:r w:rsidR="007D5D2A">
        <w:rPr>
          <w:szCs w:val="24"/>
        </w:rPr>
        <w:t> </w:t>
      </w:r>
      <w:r w:rsidR="00D2753A">
        <w:rPr>
          <w:bCs/>
          <w:szCs w:val="24"/>
          <w:lang w:val="en-CA" w:eastAsia="en-CA"/>
        </w:rPr>
        <w:t>ºC at</w:t>
      </w:r>
      <w:r>
        <w:rPr>
          <w:bCs/>
          <w:szCs w:val="24"/>
          <w:lang w:val="en-CA" w:eastAsia="en-CA"/>
        </w:rPr>
        <w:t xml:space="preserve"> the top boundary and 23.5</w:t>
      </w:r>
      <w:r w:rsidR="007D5D2A">
        <w:rPr>
          <w:bCs/>
          <w:szCs w:val="24"/>
          <w:lang w:eastAsia="en-CA"/>
        </w:rPr>
        <w:t> </w:t>
      </w:r>
      <w:r w:rsidR="00D2753A">
        <w:rPr>
          <w:bCs/>
          <w:szCs w:val="24"/>
          <w:lang w:val="en-CA" w:eastAsia="en-CA"/>
        </w:rPr>
        <w:t>ºC at</w:t>
      </w:r>
      <w:r>
        <w:rPr>
          <w:bCs/>
          <w:szCs w:val="24"/>
          <w:lang w:val="en-CA" w:eastAsia="en-CA"/>
        </w:rPr>
        <w:t xml:space="preserve"> the bottom boundary.</w:t>
      </w:r>
    </w:p>
    <w:p w14:paraId="2A534EB6" w14:textId="77777777" w:rsidR="00EF19C4" w:rsidRPr="00ED3698" w:rsidRDefault="00EF19C4" w:rsidP="00F75203">
      <w:pPr>
        <w:pStyle w:val="Heading4"/>
      </w:pPr>
      <w:bookmarkStart w:id="158" w:name="_Toc364252505"/>
      <w:bookmarkStart w:id="159" w:name="_Toc520374418"/>
      <w:r w:rsidRPr="00ED3698">
        <w:t>Parameters</w:t>
      </w:r>
      <w:bookmarkEnd w:id="158"/>
      <w:bookmarkEnd w:id="159"/>
    </w:p>
    <w:p w14:paraId="58FF6339" w14:textId="1F253925" w:rsidR="00EF19C4" w:rsidRDefault="00EF19C4" w:rsidP="00EF19C4">
      <w:pPr>
        <w:rPr>
          <w:lang w:eastAsia="zh-CN"/>
        </w:rPr>
      </w:pPr>
      <w:r w:rsidRPr="00ED3698">
        <w:t>The physical parameters (material properties) used for the simulations are summarized in</w:t>
      </w:r>
      <w:r>
        <w:t xml:space="preserve"> </w:t>
      </w:r>
      <w:r w:rsidR="005F5019">
        <w:fldChar w:fldCharType="begin"/>
      </w:r>
      <w:r>
        <w:instrText xml:space="preserve"> REF _Ref364256155 \h </w:instrText>
      </w:r>
      <w:r w:rsidR="005F5019">
        <w:fldChar w:fldCharType="separate"/>
      </w:r>
      <w:r w:rsidR="00B560DA" w:rsidRPr="00ED3698">
        <w:t xml:space="preserve">Table </w:t>
      </w:r>
      <w:r w:rsidR="00B560DA">
        <w:rPr>
          <w:noProof/>
        </w:rPr>
        <w:t>2</w:t>
      </w:r>
      <w:r w:rsidR="00B560DA">
        <w:t>.</w:t>
      </w:r>
      <w:r w:rsidR="00B560DA">
        <w:rPr>
          <w:noProof/>
        </w:rPr>
        <w:t>17</w:t>
      </w:r>
      <w:r w:rsidR="005F5019">
        <w:fldChar w:fldCharType="end"/>
      </w:r>
      <w:r w:rsidR="004474F5">
        <w:t xml:space="preserve">.  </w:t>
      </w:r>
    </w:p>
    <w:p w14:paraId="588E6A02" w14:textId="7634EE0C" w:rsidR="00EF19C4" w:rsidRPr="00ED3698" w:rsidRDefault="00EF19C4" w:rsidP="00AE6CCB">
      <w:pPr>
        <w:pStyle w:val="StyleCaptionTableCaptionBold"/>
      </w:pPr>
      <w:bookmarkStart w:id="160" w:name="_Ref364256155"/>
      <w:bookmarkStart w:id="161" w:name="_Toc520374893"/>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17</w:t>
      </w:r>
      <w:r w:rsidR="00FE1AD3">
        <w:fldChar w:fldCharType="end"/>
      </w:r>
      <w:bookmarkEnd w:id="160"/>
      <w:r w:rsidR="003B5581">
        <w:t xml:space="preserve">: </w:t>
      </w:r>
      <w:r w:rsidRPr="00ED3698">
        <w:t xml:space="preserve">Physical parameters for benchmark </w:t>
      </w:r>
      <w:r>
        <w:t>verif-evap</w:t>
      </w:r>
      <w:bookmarkEnd w:id="161"/>
    </w:p>
    <w:tbl>
      <w:tblPr>
        <w:tblW w:w="5000" w:type="pct"/>
        <w:tblBorders>
          <w:top w:val="single" w:sz="4" w:space="0" w:color="auto"/>
          <w:bottom w:val="single" w:sz="4" w:space="0" w:color="auto"/>
        </w:tblBorders>
        <w:tblLook w:val="04A0" w:firstRow="1" w:lastRow="0" w:firstColumn="1" w:lastColumn="0" w:noHBand="0" w:noVBand="1"/>
      </w:tblPr>
      <w:tblGrid>
        <w:gridCol w:w="4771"/>
        <w:gridCol w:w="1227"/>
        <w:gridCol w:w="1231"/>
        <w:gridCol w:w="1411"/>
      </w:tblGrid>
      <w:tr w:rsidR="00EF19C4" w:rsidRPr="00ED3698" w14:paraId="3EA1F68F" w14:textId="77777777" w:rsidTr="007D5D2A">
        <w:trPr>
          <w:trHeight w:val="300"/>
        </w:trPr>
        <w:tc>
          <w:tcPr>
            <w:tcW w:w="2798" w:type="pct"/>
            <w:tcBorders>
              <w:top w:val="single" w:sz="4" w:space="0" w:color="auto"/>
              <w:bottom w:val="single" w:sz="4" w:space="0" w:color="auto"/>
            </w:tcBorders>
            <w:shd w:val="clear" w:color="auto" w:fill="D9D9D9"/>
            <w:noWrap/>
            <w:vAlign w:val="center"/>
            <w:hideMark/>
          </w:tcPr>
          <w:p w14:paraId="6A85A292" w14:textId="77777777" w:rsidR="00EF19C4" w:rsidRPr="00ED3698" w:rsidRDefault="00EF19C4" w:rsidP="007D5D2A">
            <w:pPr>
              <w:spacing w:before="0" w:after="0"/>
              <w:jc w:val="left"/>
              <w:rPr>
                <w:b/>
                <w:color w:val="000000"/>
                <w:lang w:eastAsia="en-CA"/>
              </w:rPr>
            </w:pPr>
            <w:r w:rsidRPr="00ED3698">
              <w:rPr>
                <w:b/>
                <w:color w:val="000000"/>
                <w:lang w:eastAsia="en-CA"/>
              </w:rPr>
              <w:t>Parameter</w:t>
            </w:r>
          </w:p>
        </w:tc>
        <w:tc>
          <w:tcPr>
            <w:tcW w:w="747" w:type="pct"/>
            <w:tcBorders>
              <w:top w:val="single" w:sz="4" w:space="0" w:color="auto"/>
              <w:bottom w:val="single" w:sz="4" w:space="0" w:color="auto"/>
            </w:tcBorders>
            <w:shd w:val="clear" w:color="auto" w:fill="D9D9D9"/>
            <w:noWrap/>
            <w:vAlign w:val="center"/>
            <w:hideMark/>
          </w:tcPr>
          <w:p w14:paraId="23BA9EB2" w14:textId="77777777" w:rsidR="00EF19C4" w:rsidRPr="00ED3698" w:rsidRDefault="007D5D2A" w:rsidP="007D5D2A">
            <w:pPr>
              <w:spacing w:before="0" w:after="0"/>
              <w:jc w:val="left"/>
              <w:rPr>
                <w:b/>
                <w:color w:val="000000"/>
                <w:lang w:eastAsia="zh-CN"/>
              </w:rPr>
            </w:pPr>
            <w:r>
              <w:rPr>
                <w:rFonts w:hint="eastAsia"/>
                <w:b/>
                <w:color w:val="000000"/>
                <w:lang w:eastAsia="zh-CN"/>
              </w:rPr>
              <w:t>Symbol</w:t>
            </w:r>
          </w:p>
        </w:tc>
        <w:tc>
          <w:tcPr>
            <w:tcW w:w="749" w:type="pct"/>
            <w:tcBorders>
              <w:top w:val="single" w:sz="4" w:space="0" w:color="auto"/>
              <w:bottom w:val="single" w:sz="4" w:space="0" w:color="auto"/>
            </w:tcBorders>
            <w:shd w:val="clear" w:color="auto" w:fill="D9D9D9"/>
            <w:vAlign w:val="center"/>
          </w:tcPr>
          <w:p w14:paraId="4966DC78" w14:textId="77777777" w:rsidR="00EF19C4" w:rsidRPr="00ED3698" w:rsidRDefault="00EF19C4" w:rsidP="007D5D2A">
            <w:pPr>
              <w:spacing w:before="0" w:after="0"/>
              <w:jc w:val="left"/>
              <w:rPr>
                <w:b/>
                <w:color w:val="000000"/>
                <w:lang w:eastAsia="en-CA"/>
              </w:rPr>
            </w:pPr>
            <w:r w:rsidRPr="00ED3698">
              <w:rPr>
                <w:b/>
                <w:color w:val="000000"/>
                <w:lang w:eastAsia="en-CA"/>
              </w:rPr>
              <w:t>Value</w:t>
            </w:r>
          </w:p>
        </w:tc>
        <w:tc>
          <w:tcPr>
            <w:tcW w:w="706" w:type="pct"/>
            <w:tcBorders>
              <w:top w:val="single" w:sz="4" w:space="0" w:color="auto"/>
              <w:bottom w:val="single" w:sz="4" w:space="0" w:color="auto"/>
            </w:tcBorders>
            <w:shd w:val="clear" w:color="auto" w:fill="D9D9D9"/>
            <w:noWrap/>
            <w:vAlign w:val="center"/>
            <w:hideMark/>
          </w:tcPr>
          <w:p w14:paraId="0A24BE37" w14:textId="77777777" w:rsidR="00EF19C4" w:rsidRPr="00ED3698" w:rsidRDefault="00EF19C4" w:rsidP="007D5D2A">
            <w:pPr>
              <w:spacing w:before="0" w:after="0"/>
              <w:jc w:val="left"/>
              <w:rPr>
                <w:b/>
                <w:color w:val="000000"/>
                <w:lang w:eastAsia="en-CA"/>
              </w:rPr>
            </w:pPr>
            <w:r w:rsidRPr="00FC4488">
              <w:rPr>
                <w:b/>
                <w:color w:val="000000"/>
                <w:lang w:eastAsia="en-CA"/>
              </w:rPr>
              <w:t>Unit</w:t>
            </w:r>
          </w:p>
        </w:tc>
      </w:tr>
      <w:tr w:rsidR="00EF19C4" w:rsidRPr="00ED3698" w14:paraId="4CC2D571" w14:textId="77777777" w:rsidTr="00A94C76">
        <w:trPr>
          <w:trHeight w:val="300"/>
        </w:trPr>
        <w:tc>
          <w:tcPr>
            <w:tcW w:w="2798" w:type="pct"/>
            <w:tcBorders>
              <w:top w:val="single" w:sz="4" w:space="0" w:color="auto"/>
              <w:bottom w:val="nil"/>
            </w:tcBorders>
            <w:shd w:val="clear" w:color="auto" w:fill="auto"/>
            <w:noWrap/>
            <w:vAlign w:val="center"/>
            <w:hideMark/>
          </w:tcPr>
          <w:p w14:paraId="667C96BA" w14:textId="77777777" w:rsidR="00EF19C4" w:rsidRPr="00ED3698" w:rsidRDefault="00EF19C4" w:rsidP="000B39EA">
            <w:pPr>
              <w:spacing w:before="0" w:after="0"/>
              <w:jc w:val="left"/>
              <w:rPr>
                <w:color w:val="000000"/>
                <w:lang w:eastAsia="en-CA"/>
              </w:rPr>
            </w:pPr>
            <w:r w:rsidRPr="00ED3698">
              <w:rPr>
                <w:color w:val="000000"/>
                <w:lang w:eastAsia="en-CA"/>
              </w:rPr>
              <w:t>Length of domain</w:t>
            </w:r>
          </w:p>
        </w:tc>
        <w:tc>
          <w:tcPr>
            <w:tcW w:w="747" w:type="pct"/>
            <w:tcBorders>
              <w:top w:val="single" w:sz="4" w:space="0" w:color="auto"/>
              <w:bottom w:val="nil"/>
            </w:tcBorders>
            <w:shd w:val="clear" w:color="auto" w:fill="auto"/>
            <w:noWrap/>
            <w:vAlign w:val="center"/>
            <w:hideMark/>
          </w:tcPr>
          <w:p w14:paraId="54AF420C" w14:textId="77777777" w:rsidR="00EF19C4" w:rsidRPr="00C15FF0" w:rsidRDefault="00EF19C4" w:rsidP="000B39EA">
            <w:pPr>
              <w:spacing w:before="0" w:after="0"/>
              <w:jc w:val="left"/>
              <w:rPr>
                <w:i/>
                <w:color w:val="000000"/>
                <w:lang w:eastAsia="en-CA"/>
              </w:rPr>
            </w:pPr>
            <w:r w:rsidRPr="00C15FF0">
              <w:rPr>
                <w:i/>
                <w:color w:val="000000"/>
                <w:lang w:eastAsia="en-CA"/>
              </w:rPr>
              <w:t>L</w:t>
            </w:r>
          </w:p>
        </w:tc>
        <w:tc>
          <w:tcPr>
            <w:tcW w:w="749" w:type="pct"/>
            <w:tcBorders>
              <w:top w:val="single" w:sz="4" w:space="0" w:color="auto"/>
              <w:bottom w:val="nil"/>
            </w:tcBorders>
            <w:vAlign w:val="center"/>
          </w:tcPr>
          <w:p w14:paraId="6285B673" w14:textId="77777777" w:rsidR="00EF19C4" w:rsidRPr="00ED3698" w:rsidRDefault="00EF19C4" w:rsidP="000B39EA">
            <w:pPr>
              <w:spacing w:before="0" w:after="0"/>
              <w:jc w:val="left"/>
              <w:rPr>
                <w:color w:val="000000"/>
                <w:lang w:eastAsia="en-CA"/>
              </w:rPr>
            </w:pPr>
            <w:r w:rsidRPr="00ED3698">
              <w:rPr>
                <w:color w:val="000000"/>
                <w:lang w:eastAsia="en-CA"/>
              </w:rPr>
              <w:t>0.</w:t>
            </w:r>
            <w:r>
              <w:rPr>
                <w:color w:val="000000"/>
                <w:lang w:eastAsia="en-CA"/>
              </w:rPr>
              <w:t>1</w:t>
            </w:r>
            <w:r w:rsidRPr="00ED3698">
              <w:rPr>
                <w:color w:val="000000"/>
                <w:lang w:eastAsia="en-CA"/>
              </w:rPr>
              <w:t>0</w:t>
            </w:r>
          </w:p>
        </w:tc>
        <w:tc>
          <w:tcPr>
            <w:tcW w:w="706" w:type="pct"/>
            <w:tcBorders>
              <w:top w:val="single" w:sz="4" w:space="0" w:color="auto"/>
              <w:bottom w:val="nil"/>
            </w:tcBorders>
            <w:shd w:val="clear" w:color="auto" w:fill="auto"/>
            <w:noWrap/>
            <w:vAlign w:val="center"/>
            <w:hideMark/>
          </w:tcPr>
          <w:p w14:paraId="3EB54FCA"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m</w:t>
            </w:r>
            <w:r>
              <w:rPr>
                <w:color w:val="000000"/>
                <w:lang w:eastAsia="en-CA"/>
              </w:rPr>
              <w:t>]</w:t>
            </w:r>
          </w:p>
        </w:tc>
      </w:tr>
      <w:tr w:rsidR="00EF19C4" w:rsidRPr="00ED3698" w14:paraId="05088CA0" w14:textId="77777777" w:rsidTr="00A94C76">
        <w:trPr>
          <w:trHeight w:val="300"/>
        </w:trPr>
        <w:tc>
          <w:tcPr>
            <w:tcW w:w="2798" w:type="pct"/>
            <w:tcBorders>
              <w:top w:val="nil"/>
              <w:bottom w:val="nil"/>
            </w:tcBorders>
            <w:shd w:val="clear" w:color="auto" w:fill="auto"/>
            <w:noWrap/>
            <w:vAlign w:val="center"/>
            <w:hideMark/>
          </w:tcPr>
          <w:p w14:paraId="698340D1" w14:textId="77777777" w:rsidR="00EF19C4" w:rsidRPr="00ED3698" w:rsidRDefault="00EF19C4" w:rsidP="000B39EA">
            <w:pPr>
              <w:spacing w:before="0" w:after="0"/>
              <w:jc w:val="left"/>
              <w:rPr>
                <w:color w:val="000000"/>
                <w:lang w:eastAsia="en-CA"/>
              </w:rPr>
            </w:pPr>
            <w:r w:rsidRPr="00ED3698">
              <w:rPr>
                <w:color w:val="000000"/>
                <w:lang w:eastAsia="en-CA"/>
              </w:rPr>
              <w:t>Porosity</w:t>
            </w:r>
          </w:p>
        </w:tc>
        <w:tc>
          <w:tcPr>
            <w:tcW w:w="747" w:type="pct"/>
            <w:tcBorders>
              <w:top w:val="nil"/>
              <w:bottom w:val="nil"/>
            </w:tcBorders>
            <w:shd w:val="clear" w:color="auto" w:fill="auto"/>
            <w:noWrap/>
            <w:vAlign w:val="center"/>
            <w:hideMark/>
          </w:tcPr>
          <w:p w14:paraId="6B5A79ED" w14:textId="77777777" w:rsidR="00EF19C4" w:rsidRPr="00C15FF0" w:rsidRDefault="00EF19C4" w:rsidP="000B39EA">
            <w:pPr>
              <w:spacing w:before="0" w:after="0"/>
              <w:jc w:val="left"/>
              <w:rPr>
                <w:i/>
                <w:color w:val="000000"/>
                <w:lang w:eastAsia="en-CA"/>
              </w:rPr>
            </w:pPr>
            <w:r w:rsidRPr="00C15FF0">
              <w:rPr>
                <w:rFonts w:ascii="Cambria Math" w:hAnsi="Cambria Math" w:cs="Cambria Math"/>
                <w:i/>
                <w:color w:val="000000"/>
                <w:lang w:eastAsia="en-CA"/>
              </w:rPr>
              <w:t>𝜙</w:t>
            </w:r>
          </w:p>
        </w:tc>
        <w:tc>
          <w:tcPr>
            <w:tcW w:w="749" w:type="pct"/>
            <w:tcBorders>
              <w:top w:val="nil"/>
              <w:bottom w:val="nil"/>
            </w:tcBorders>
            <w:vAlign w:val="center"/>
          </w:tcPr>
          <w:p w14:paraId="09045770" w14:textId="77777777" w:rsidR="00EF19C4" w:rsidRPr="00ED3698" w:rsidRDefault="00EF19C4" w:rsidP="000B39EA">
            <w:pPr>
              <w:spacing w:before="0" w:after="0"/>
              <w:jc w:val="left"/>
              <w:rPr>
                <w:color w:val="000000"/>
                <w:lang w:eastAsia="en-CA"/>
              </w:rPr>
            </w:pPr>
            <w:r w:rsidRPr="00ED3698">
              <w:rPr>
                <w:color w:val="000000"/>
                <w:lang w:eastAsia="en-CA"/>
              </w:rPr>
              <w:t>0.</w:t>
            </w:r>
            <w:r>
              <w:rPr>
                <w:color w:val="000000"/>
                <w:lang w:eastAsia="en-CA"/>
              </w:rPr>
              <w:t>325</w:t>
            </w:r>
          </w:p>
        </w:tc>
        <w:tc>
          <w:tcPr>
            <w:tcW w:w="706" w:type="pct"/>
            <w:tcBorders>
              <w:top w:val="nil"/>
              <w:bottom w:val="nil"/>
            </w:tcBorders>
            <w:shd w:val="clear" w:color="auto" w:fill="auto"/>
            <w:noWrap/>
            <w:vAlign w:val="center"/>
            <w:hideMark/>
          </w:tcPr>
          <w:p w14:paraId="069B0B2E"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w:t>
            </w:r>
            <w:r>
              <w:rPr>
                <w:color w:val="000000"/>
                <w:lang w:eastAsia="en-CA"/>
              </w:rPr>
              <w:t>]</w:t>
            </w:r>
          </w:p>
        </w:tc>
      </w:tr>
      <w:tr w:rsidR="00EF19C4" w:rsidRPr="00ED3698" w14:paraId="67A452A2" w14:textId="77777777" w:rsidTr="00A94C76">
        <w:trPr>
          <w:trHeight w:val="300"/>
        </w:trPr>
        <w:tc>
          <w:tcPr>
            <w:tcW w:w="2798" w:type="pct"/>
            <w:tcBorders>
              <w:top w:val="nil"/>
              <w:bottom w:val="nil"/>
            </w:tcBorders>
            <w:shd w:val="clear" w:color="auto" w:fill="auto"/>
            <w:noWrap/>
            <w:vAlign w:val="center"/>
            <w:hideMark/>
          </w:tcPr>
          <w:p w14:paraId="34079058" w14:textId="77777777" w:rsidR="00EF19C4" w:rsidRPr="00ED3698" w:rsidRDefault="00EF19C4" w:rsidP="000B39EA">
            <w:pPr>
              <w:spacing w:before="0" w:after="0"/>
              <w:jc w:val="left"/>
              <w:rPr>
                <w:color w:val="000000"/>
                <w:lang w:eastAsia="en-CA"/>
              </w:rPr>
            </w:pPr>
            <w:r w:rsidRPr="00ED3698">
              <w:rPr>
                <w:color w:val="000000"/>
                <w:lang w:eastAsia="en-CA"/>
              </w:rPr>
              <w:t>Hydraulic conductivity</w:t>
            </w:r>
          </w:p>
        </w:tc>
        <w:tc>
          <w:tcPr>
            <w:tcW w:w="747" w:type="pct"/>
            <w:tcBorders>
              <w:top w:val="nil"/>
              <w:bottom w:val="nil"/>
            </w:tcBorders>
            <w:shd w:val="clear" w:color="auto" w:fill="auto"/>
            <w:noWrap/>
            <w:vAlign w:val="center"/>
            <w:hideMark/>
          </w:tcPr>
          <w:p w14:paraId="21395EFB" w14:textId="77777777" w:rsidR="00EF19C4" w:rsidRPr="00C15FF0" w:rsidRDefault="00EF19C4" w:rsidP="000B39EA">
            <w:pPr>
              <w:spacing w:before="0" w:after="0"/>
              <w:jc w:val="left"/>
              <w:rPr>
                <w:i/>
                <w:color w:val="000000"/>
                <w:lang w:eastAsia="en-CA"/>
              </w:rPr>
            </w:pPr>
            <w:r w:rsidRPr="00C15FF0">
              <w:rPr>
                <w:i/>
                <w:color w:val="000000"/>
                <w:lang w:eastAsia="en-CA"/>
              </w:rPr>
              <w:t>K</w:t>
            </w:r>
            <w:r w:rsidRPr="00C15FF0">
              <w:rPr>
                <w:i/>
                <w:color w:val="000000"/>
                <w:vertAlign w:val="subscript"/>
                <w:lang w:eastAsia="en-CA"/>
              </w:rPr>
              <w:t>zz</w:t>
            </w:r>
          </w:p>
        </w:tc>
        <w:tc>
          <w:tcPr>
            <w:tcW w:w="749" w:type="pct"/>
            <w:tcBorders>
              <w:top w:val="nil"/>
              <w:bottom w:val="nil"/>
            </w:tcBorders>
            <w:vAlign w:val="center"/>
          </w:tcPr>
          <w:p w14:paraId="30FD82F3" w14:textId="77777777" w:rsidR="00EF19C4" w:rsidRPr="00ED3698" w:rsidRDefault="00EF19C4" w:rsidP="000B39EA">
            <w:pPr>
              <w:spacing w:before="0" w:after="0"/>
              <w:jc w:val="left"/>
              <w:rPr>
                <w:color w:val="000000"/>
                <w:lang w:eastAsia="en-CA"/>
              </w:rPr>
            </w:pPr>
            <w:r>
              <w:rPr>
                <w:color w:val="000000"/>
                <w:lang w:eastAsia="en-CA"/>
              </w:rPr>
              <w:t>4.0×10</w:t>
            </w:r>
            <w:r w:rsidRPr="00ED3698">
              <w:rPr>
                <w:color w:val="000000"/>
                <w:vertAlign w:val="superscript"/>
                <w:lang w:eastAsia="en-CA"/>
              </w:rPr>
              <w:t>-</w:t>
            </w:r>
            <w:r>
              <w:rPr>
                <w:color w:val="000000"/>
                <w:vertAlign w:val="superscript"/>
                <w:lang w:eastAsia="en-CA"/>
              </w:rPr>
              <w:t>4</w:t>
            </w:r>
          </w:p>
        </w:tc>
        <w:tc>
          <w:tcPr>
            <w:tcW w:w="706" w:type="pct"/>
            <w:tcBorders>
              <w:top w:val="nil"/>
              <w:bottom w:val="nil"/>
            </w:tcBorders>
            <w:shd w:val="clear" w:color="auto" w:fill="auto"/>
            <w:noWrap/>
            <w:vAlign w:val="center"/>
            <w:hideMark/>
          </w:tcPr>
          <w:p w14:paraId="08956DDC"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m s</w:t>
            </w:r>
            <w:r w:rsidR="00EF19C4" w:rsidRPr="00ED3698">
              <w:rPr>
                <w:color w:val="000000"/>
                <w:vertAlign w:val="superscript"/>
                <w:lang w:eastAsia="en-CA"/>
              </w:rPr>
              <w:t>-1</w:t>
            </w:r>
            <w:r>
              <w:rPr>
                <w:color w:val="000000"/>
                <w:lang w:eastAsia="en-CA"/>
              </w:rPr>
              <w:t>]</w:t>
            </w:r>
          </w:p>
        </w:tc>
      </w:tr>
      <w:tr w:rsidR="00EF19C4" w:rsidRPr="00ED3698" w14:paraId="11E3D7A9" w14:textId="77777777" w:rsidTr="00A94C76">
        <w:trPr>
          <w:trHeight w:val="300"/>
        </w:trPr>
        <w:tc>
          <w:tcPr>
            <w:tcW w:w="2798" w:type="pct"/>
            <w:tcBorders>
              <w:top w:val="nil"/>
              <w:bottom w:val="nil"/>
            </w:tcBorders>
            <w:shd w:val="clear" w:color="auto" w:fill="auto"/>
            <w:noWrap/>
            <w:vAlign w:val="center"/>
          </w:tcPr>
          <w:p w14:paraId="2602F628" w14:textId="77777777" w:rsidR="00EF19C4" w:rsidRPr="00ED3698" w:rsidRDefault="00EF19C4" w:rsidP="000B39EA">
            <w:pPr>
              <w:spacing w:before="0" w:after="0"/>
              <w:jc w:val="left"/>
              <w:rPr>
                <w:color w:val="000000"/>
                <w:lang w:eastAsia="en-CA"/>
              </w:rPr>
            </w:pPr>
            <w:r w:rsidRPr="00ED3698">
              <w:rPr>
                <w:color w:val="000000"/>
                <w:lang w:eastAsia="en-CA"/>
              </w:rPr>
              <w:t>Specific storage coefficient</w:t>
            </w:r>
          </w:p>
        </w:tc>
        <w:tc>
          <w:tcPr>
            <w:tcW w:w="747" w:type="pct"/>
            <w:tcBorders>
              <w:top w:val="nil"/>
              <w:bottom w:val="nil"/>
            </w:tcBorders>
            <w:shd w:val="clear" w:color="auto" w:fill="auto"/>
            <w:noWrap/>
            <w:vAlign w:val="center"/>
          </w:tcPr>
          <w:p w14:paraId="5AAA262F" w14:textId="77777777" w:rsidR="00EF19C4" w:rsidRPr="00C15FF0" w:rsidRDefault="00EF19C4" w:rsidP="000B39EA">
            <w:pPr>
              <w:spacing w:before="0" w:after="0"/>
              <w:jc w:val="left"/>
              <w:rPr>
                <w:i/>
                <w:color w:val="000000"/>
                <w:lang w:eastAsia="en-CA"/>
              </w:rPr>
            </w:pPr>
            <w:r w:rsidRPr="00C15FF0">
              <w:rPr>
                <w:i/>
                <w:color w:val="000000"/>
                <w:lang w:eastAsia="en-CA"/>
              </w:rPr>
              <w:t>Ss</w:t>
            </w:r>
          </w:p>
        </w:tc>
        <w:tc>
          <w:tcPr>
            <w:tcW w:w="749" w:type="pct"/>
            <w:tcBorders>
              <w:top w:val="nil"/>
              <w:bottom w:val="nil"/>
            </w:tcBorders>
            <w:vAlign w:val="center"/>
          </w:tcPr>
          <w:p w14:paraId="4C87C81E" w14:textId="77777777" w:rsidR="00EF19C4" w:rsidRPr="00ED3698" w:rsidRDefault="00EF19C4" w:rsidP="000B39EA">
            <w:pPr>
              <w:spacing w:before="0" w:after="0"/>
              <w:jc w:val="left"/>
              <w:rPr>
                <w:color w:val="000000"/>
                <w:lang w:eastAsia="en-CA"/>
              </w:rPr>
            </w:pPr>
            <w:r>
              <w:rPr>
                <w:color w:val="000000"/>
                <w:lang w:eastAsia="en-CA"/>
              </w:rPr>
              <w:t>0</w:t>
            </w:r>
            <w:r w:rsidR="00184EAF">
              <w:rPr>
                <w:color w:val="000000"/>
                <w:lang w:eastAsia="en-CA"/>
              </w:rPr>
              <w:t>.0</w:t>
            </w:r>
          </w:p>
        </w:tc>
        <w:tc>
          <w:tcPr>
            <w:tcW w:w="706" w:type="pct"/>
            <w:tcBorders>
              <w:top w:val="nil"/>
              <w:bottom w:val="nil"/>
            </w:tcBorders>
            <w:shd w:val="clear" w:color="auto" w:fill="auto"/>
            <w:noWrap/>
            <w:vAlign w:val="center"/>
          </w:tcPr>
          <w:p w14:paraId="10150815" w14:textId="77777777" w:rsidR="00EF19C4" w:rsidRPr="00ED3698" w:rsidRDefault="00EC4334" w:rsidP="000B39EA">
            <w:pPr>
              <w:spacing w:before="0" w:after="0"/>
              <w:jc w:val="left"/>
              <w:rPr>
                <w:color w:val="000000"/>
                <w:lang w:eastAsia="en-CA"/>
              </w:rPr>
            </w:pPr>
            <w:r>
              <w:rPr>
                <w:color w:val="000000"/>
                <w:lang w:eastAsia="en-CA"/>
              </w:rPr>
              <w:t>[</w:t>
            </w:r>
            <w:r w:rsidR="007D5D2A" w:rsidRPr="00ED3698">
              <w:rPr>
                <w:color w:val="000000"/>
                <w:lang w:eastAsia="en-CA"/>
              </w:rPr>
              <w:t>m</w:t>
            </w:r>
            <w:r w:rsidR="007D5D2A" w:rsidRPr="00ED3698">
              <w:rPr>
                <w:color w:val="000000"/>
                <w:vertAlign w:val="superscript"/>
                <w:lang w:eastAsia="en-CA"/>
              </w:rPr>
              <w:t>-1</w:t>
            </w:r>
            <w:r>
              <w:rPr>
                <w:color w:val="000000"/>
                <w:lang w:eastAsia="en-CA"/>
              </w:rPr>
              <w:t>]</w:t>
            </w:r>
          </w:p>
        </w:tc>
      </w:tr>
      <w:tr w:rsidR="00EF19C4" w:rsidRPr="00ED3698" w14:paraId="47290DC5" w14:textId="77777777" w:rsidTr="00A94C76">
        <w:trPr>
          <w:trHeight w:val="300"/>
        </w:trPr>
        <w:tc>
          <w:tcPr>
            <w:tcW w:w="2798" w:type="pct"/>
            <w:tcBorders>
              <w:top w:val="nil"/>
              <w:bottom w:val="nil"/>
            </w:tcBorders>
            <w:shd w:val="clear" w:color="auto" w:fill="auto"/>
            <w:noWrap/>
            <w:vAlign w:val="center"/>
            <w:hideMark/>
          </w:tcPr>
          <w:p w14:paraId="6CD5338D" w14:textId="77777777" w:rsidR="00EF19C4" w:rsidRPr="00ED3698" w:rsidRDefault="00EF19C4" w:rsidP="000B39EA">
            <w:pPr>
              <w:spacing w:before="0" w:after="0"/>
              <w:jc w:val="left"/>
              <w:rPr>
                <w:color w:val="000000"/>
                <w:lang w:eastAsia="en-CA"/>
              </w:rPr>
            </w:pPr>
            <w:r w:rsidRPr="00ED3698">
              <w:rPr>
                <w:color w:val="000000"/>
                <w:lang w:eastAsia="en-CA"/>
              </w:rPr>
              <w:t>Residual saturation</w:t>
            </w:r>
          </w:p>
        </w:tc>
        <w:tc>
          <w:tcPr>
            <w:tcW w:w="747" w:type="pct"/>
            <w:tcBorders>
              <w:top w:val="nil"/>
              <w:bottom w:val="nil"/>
            </w:tcBorders>
            <w:shd w:val="clear" w:color="auto" w:fill="auto"/>
            <w:noWrap/>
            <w:vAlign w:val="center"/>
            <w:hideMark/>
          </w:tcPr>
          <w:p w14:paraId="4A279B2A" w14:textId="77777777" w:rsidR="00EF19C4" w:rsidRPr="00C15FF0" w:rsidRDefault="00EF19C4" w:rsidP="000B39EA">
            <w:pPr>
              <w:spacing w:before="0" w:after="0"/>
              <w:jc w:val="left"/>
              <w:rPr>
                <w:i/>
                <w:color w:val="000000"/>
                <w:lang w:eastAsia="en-CA"/>
              </w:rPr>
            </w:pPr>
            <w:r w:rsidRPr="00C15FF0">
              <w:rPr>
                <w:i/>
                <w:color w:val="000000"/>
                <w:lang w:eastAsia="en-CA"/>
              </w:rPr>
              <w:t>S</w:t>
            </w:r>
            <w:r w:rsidRPr="00C15FF0">
              <w:rPr>
                <w:i/>
                <w:color w:val="000000"/>
                <w:vertAlign w:val="subscript"/>
                <w:lang w:eastAsia="en-CA"/>
              </w:rPr>
              <w:t>ra</w:t>
            </w:r>
          </w:p>
        </w:tc>
        <w:tc>
          <w:tcPr>
            <w:tcW w:w="749" w:type="pct"/>
            <w:tcBorders>
              <w:top w:val="nil"/>
              <w:bottom w:val="nil"/>
            </w:tcBorders>
            <w:vAlign w:val="center"/>
          </w:tcPr>
          <w:p w14:paraId="6C78664F" w14:textId="77777777" w:rsidR="00EF19C4" w:rsidRPr="00ED3698" w:rsidRDefault="00EF19C4" w:rsidP="000B39EA">
            <w:pPr>
              <w:spacing w:before="0" w:after="0"/>
              <w:jc w:val="left"/>
              <w:rPr>
                <w:color w:val="000000"/>
                <w:lang w:eastAsia="en-CA"/>
              </w:rPr>
            </w:pPr>
            <w:r>
              <w:rPr>
                <w:color w:val="000000"/>
                <w:lang w:eastAsia="en-CA"/>
              </w:rPr>
              <w:t>0.083</w:t>
            </w:r>
          </w:p>
        </w:tc>
        <w:tc>
          <w:tcPr>
            <w:tcW w:w="706" w:type="pct"/>
            <w:tcBorders>
              <w:top w:val="nil"/>
              <w:bottom w:val="nil"/>
            </w:tcBorders>
            <w:shd w:val="clear" w:color="auto" w:fill="auto"/>
            <w:noWrap/>
            <w:vAlign w:val="center"/>
            <w:hideMark/>
          </w:tcPr>
          <w:p w14:paraId="61F9CC8C"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w:t>
            </w:r>
            <w:r>
              <w:rPr>
                <w:color w:val="000000"/>
                <w:lang w:eastAsia="en-CA"/>
              </w:rPr>
              <w:t>]</w:t>
            </w:r>
          </w:p>
        </w:tc>
      </w:tr>
      <w:tr w:rsidR="00EF19C4" w:rsidRPr="00ED3698" w14:paraId="16ADA67F" w14:textId="77777777" w:rsidTr="00A94C76">
        <w:trPr>
          <w:trHeight w:val="300"/>
        </w:trPr>
        <w:tc>
          <w:tcPr>
            <w:tcW w:w="2798" w:type="pct"/>
            <w:tcBorders>
              <w:top w:val="nil"/>
              <w:bottom w:val="nil"/>
            </w:tcBorders>
            <w:shd w:val="clear" w:color="auto" w:fill="auto"/>
            <w:noWrap/>
            <w:vAlign w:val="center"/>
          </w:tcPr>
          <w:p w14:paraId="0D022286" w14:textId="77777777" w:rsidR="00EF19C4" w:rsidRPr="00ED3698" w:rsidRDefault="00EF19C4" w:rsidP="000B39EA">
            <w:pPr>
              <w:spacing w:before="0" w:after="0"/>
              <w:jc w:val="left"/>
              <w:rPr>
                <w:color w:val="000000"/>
                <w:lang w:eastAsia="en-CA"/>
              </w:rPr>
            </w:pPr>
            <w:r w:rsidRPr="00886533">
              <w:rPr>
                <w:color w:val="000000"/>
                <w:lang w:eastAsia="en-CA"/>
              </w:rPr>
              <w:t>Van Genuchten parameter α</w:t>
            </w:r>
          </w:p>
        </w:tc>
        <w:tc>
          <w:tcPr>
            <w:tcW w:w="747" w:type="pct"/>
            <w:tcBorders>
              <w:top w:val="nil"/>
              <w:bottom w:val="nil"/>
            </w:tcBorders>
            <w:shd w:val="clear" w:color="auto" w:fill="auto"/>
            <w:noWrap/>
            <w:vAlign w:val="center"/>
          </w:tcPr>
          <w:p w14:paraId="25F32DFF" w14:textId="77777777" w:rsidR="00EF19C4" w:rsidRPr="00C15FF0" w:rsidRDefault="00EF19C4" w:rsidP="000B39EA">
            <w:pPr>
              <w:spacing w:before="0" w:after="0"/>
              <w:jc w:val="left"/>
              <w:rPr>
                <w:i/>
                <w:color w:val="000000"/>
                <w:lang w:eastAsia="en-CA"/>
              </w:rPr>
            </w:pPr>
            <w:r w:rsidRPr="00C15FF0">
              <w:rPr>
                <w:i/>
                <w:color w:val="000000"/>
                <w:lang w:eastAsia="en-CA"/>
              </w:rPr>
              <w:t>α</w:t>
            </w:r>
          </w:p>
        </w:tc>
        <w:tc>
          <w:tcPr>
            <w:tcW w:w="749" w:type="pct"/>
            <w:tcBorders>
              <w:top w:val="nil"/>
              <w:bottom w:val="nil"/>
            </w:tcBorders>
            <w:vAlign w:val="center"/>
          </w:tcPr>
          <w:p w14:paraId="7D3855C4" w14:textId="77777777" w:rsidR="00EF19C4" w:rsidRPr="00ED3698" w:rsidRDefault="00EF19C4" w:rsidP="000B39EA">
            <w:pPr>
              <w:spacing w:before="0" w:after="0"/>
              <w:jc w:val="left"/>
              <w:rPr>
                <w:color w:val="000000"/>
                <w:lang w:eastAsia="en-CA"/>
              </w:rPr>
            </w:pPr>
            <w:r>
              <w:rPr>
                <w:color w:val="000000"/>
                <w:lang w:eastAsia="en-CA"/>
              </w:rPr>
              <w:t>6.56</w:t>
            </w:r>
          </w:p>
        </w:tc>
        <w:tc>
          <w:tcPr>
            <w:tcW w:w="706" w:type="pct"/>
            <w:tcBorders>
              <w:top w:val="nil"/>
              <w:bottom w:val="nil"/>
            </w:tcBorders>
            <w:shd w:val="clear" w:color="auto" w:fill="auto"/>
            <w:noWrap/>
            <w:vAlign w:val="center"/>
          </w:tcPr>
          <w:p w14:paraId="753F4100"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m</w:t>
            </w:r>
            <w:r w:rsidR="00EF19C4" w:rsidRPr="00ED3698">
              <w:rPr>
                <w:color w:val="000000"/>
                <w:vertAlign w:val="superscript"/>
                <w:lang w:eastAsia="en-CA"/>
              </w:rPr>
              <w:t>-1</w:t>
            </w:r>
            <w:r>
              <w:rPr>
                <w:color w:val="000000"/>
                <w:lang w:eastAsia="en-CA"/>
              </w:rPr>
              <w:t>]</w:t>
            </w:r>
          </w:p>
        </w:tc>
      </w:tr>
      <w:tr w:rsidR="00EF19C4" w:rsidRPr="00ED3698" w14:paraId="0109EDEB" w14:textId="77777777" w:rsidTr="00A94C76">
        <w:trPr>
          <w:trHeight w:val="300"/>
        </w:trPr>
        <w:tc>
          <w:tcPr>
            <w:tcW w:w="2798" w:type="pct"/>
            <w:tcBorders>
              <w:top w:val="nil"/>
              <w:bottom w:val="nil"/>
            </w:tcBorders>
            <w:shd w:val="clear" w:color="auto" w:fill="auto"/>
            <w:noWrap/>
            <w:vAlign w:val="center"/>
          </w:tcPr>
          <w:p w14:paraId="1ED9159A" w14:textId="77777777" w:rsidR="00EF19C4" w:rsidRPr="00ED3698" w:rsidRDefault="00EF19C4" w:rsidP="000B39EA">
            <w:pPr>
              <w:spacing w:before="0" w:after="0"/>
              <w:jc w:val="left"/>
              <w:rPr>
                <w:color w:val="000000"/>
                <w:lang w:eastAsia="en-CA"/>
              </w:rPr>
            </w:pPr>
            <w:r w:rsidRPr="00886533">
              <w:rPr>
                <w:color w:val="000000"/>
                <w:lang w:eastAsia="en-CA"/>
              </w:rPr>
              <w:t>Van Genuchten parameter n</w:t>
            </w:r>
          </w:p>
        </w:tc>
        <w:tc>
          <w:tcPr>
            <w:tcW w:w="747" w:type="pct"/>
            <w:tcBorders>
              <w:top w:val="nil"/>
              <w:bottom w:val="nil"/>
            </w:tcBorders>
            <w:shd w:val="clear" w:color="auto" w:fill="auto"/>
            <w:noWrap/>
            <w:vAlign w:val="center"/>
          </w:tcPr>
          <w:p w14:paraId="091E8905" w14:textId="77777777" w:rsidR="00EF19C4" w:rsidRPr="00C15FF0" w:rsidRDefault="00EF19C4" w:rsidP="000B39EA">
            <w:pPr>
              <w:spacing w:before="0" w:after="0"/>
              <w:jc w:val="left"/>
              <w:rPr>
                <w:i/>
                <w:color w:val="000000"/>
                <w:lang w:eastAsia="en-CA"/>
              </w:rPr>
            </w:pPr>
            <w:r w:rsidRPr="00C15FF0">
              <w:rPr>
                <w:i/>
                <w:color w:val="000000"/>
                <w:lang w:eastAsia="en-CA"/>
              </w:rPr>
              <w:t>n</w:t>
            </w:r>
          </w:p>
        </w:tc>
        <w:tc>
          <w:tcPr>
            <w:tcW w:w="749" w:type="pct"/>
            <w:tcBorders>
              <w:top w:val="nil"/>
              <w:bottom w:val="nil"/>
            </w:tcBorders>
            <w:vAlign w:val="center"/>
          </w:tcPr>
          <w:p w14:paraId="737B30A6" w14:textId="77777777" w:rsidR="00EF19C4" w:rsidRPr="00ED3698" w:rsidRDefault="00EF19C4" w:rsidP="000B39EA">
            <w:pPr>
              <w:spacing w:before="0" w:after="0"/>
              <w:jc w:val="left"/>
              <w:rPr>
                <w:color w:val="000000"/>
                <w:lang w:eastAsia="en-CA"/>
              </w:rPr>
            </w:pPr>
            <w:r w:rsidRPr="00ED3698">
              <w:rPr>
                <w:color w:val="000000"/>
                <w:lang w:eastAsia="en-CA"/>
              </w:rPr>
              <w:t>4.</w:t>
            </w:r>
            <w:r>
              <w:rPr>
                <w:color w:val="000000"/>
                <w:lang w:eastAsia="en-CA"/>
              </w:rPr>
              <w:t>71</w:t>
            </w:r>
          </w:p>
        </w:tc>
        <w:tc>
          <w:tcPr>
            <w:tcW w:w="706" w:type="pct"/>
            <w:tcBorders>
              <w:top w:val="nil"/>
              <w:bottom w:val="nil"/>
            </w:tcBorders>
            <w:shd w:val="clear" w:color="auto" w:fill="auto"/>
            <w:noWrap/>
            <w:vAlign w:val="center"/>
          </w:tcPr>
          <w:p w14:paraId="5806341C" w14:textId="77777777" w:rsidR="00EF19C4" w:rsidRPr="00ED3698" w:rsidRDefault="00EC4334" w:rsidP="000B39EA">
            <w:pPr>
              <w:spacing w:before="0" w:after="0"/>
              <w:jc w:val="left"/>
              <w:rPr>
                <w:color w:val="000000"/>
                <w:lang w:eastAsia="en-CA"/>
              </w:rPr>
            </w:pPr>
            <w:r>
              <w:rPr>
                <w:color w:val="000000"/>
                <w:lang w:eastAsia="en-CA"/>
              </w:rPr>
              <w:t>[</w:t>
            </w:r>
            <w:r w:rsidR="00EF19C4" w:rsidRPr="00ED3698">
              <w:rPr>
                <w:color w:val="000000"/>
                <w:lang w:eastAsia="en-CA"/>
              </w:rPr>
              <w:t>-</w:t>
            </w:r>
            <w:r>
              <w:rPr>
                <w:color w:val="000000"/>
                <w:lang w:eastAsia="en-CA"/>
              </w:rPr>
              <w:t>]</w:t>
            </w:r>
          </w:p>
        </w:tc>
      </w:tr>
      <w:tr w:rsidR="00EF19C4" w:rsidRPr="00ED3698" w14:paraId="5E4E2774" w14:textId="77777777" w:rsidTr="00A94C76">
        <w:trPr>
          <w:trHeight w:val="300"/>
        </w:trPr>
        <w:tc>
          <w:tcPr>
            <w:tcW w:w="2798" w:type="pct"/>
            <w:tcBorders>
              <w:top w:val="nil"/>
              <w:bottom w:val="nil"/>
            </w:tcBorders>
            <w:shd w:val="clear" w:color="auto" w:fill="auto"/>
            <w:noWrap/>
            <w:vAlign w:val="center"/>
          </w:tcPr>
          <w:p w14:paraId="74F8F861" w14:textId="77777777" w:rsidR="00EF19C4" w:rsidRPr="00886533" w:rsidRDefault="00EF19C4" w:rsidP="000B39EA">
            <w:pPr>
              <w:spacing w:before="0" w:after="0"/>
              <w:jc w:val="left"/>
              <w:rPr>
                <w:color w:val="000000"/>
                <w:lang w:eastAsia="en-CA"/>
              </w:rPr>
            </w:pPr>
            <w:r>
              <w:rPr>
                <w:color w:val="000000"/>
                <w:lang w:eastAsia="en-CA"/>
              </w:rPr>
              <w:t>S</w:t>
            </w:r>
            <w:r w:rsidRPr="002B4679">
              <w:rPr>
                <w:color w:val="000000"/>
                <w:lang w:eastAsia="en-CA"/>
              </w:rPr>
              <w:t>pecific heat of water</w:t>
            </w:r>
          </w:p>
        </w:tc>
        <w:tc>
          <w:tcPr>
            <w:tcW w:w="747" w:type="pct"/>
            <w:tcBorders>
              <w:top w:val="nil"/>
              <w:bottom w:val="nil"/>
            </w:tcBorders>
            <w:shd w:val="clear" w:color="auto" w:fill="auto"/>
            <w:noWrap/>
            <w:vAlign w:val="center"/>
          </w:tcPr>
          <w:p w14:paraId="0E5DA14C" w14:textId="77777777" w:rsidR="00EF19C4" w:rsidRPr="00C15FF0" w:rsidRDefault="00EF19C4" w:rsidP="000B39EA">
            <w:pPr>
              <w:spacing w:before="0" w:after="0"/>
              <w:jc w:val="left"/>
              <w:rPr>
                <w:i/>
                <w:color w:val="000000"/>
                <w:lang w:eastAsia="en-CA"/>
              </w:rPr>
            </w:pPr>
            <w:r w:rsidRPr="00C15FF0">
              <w:rPr>
                <w:i/>
                <w:color w:val="000000"/>
                <w:lang w:eastAsia="en-CA"/>
              </w:rPr>
              <w:t>c</w:t>
            </w:r>
            <w:r w:rsidRPr="00C15FF0">
              <w:rPr>
                <w:i/>
                <w:color w:val="000000"/>
                <w:vertAlign w:val="subscript"/>
                <w:lang w:eastAsia="en-CA"/>
              </w:rPr>
              <w:t>w</w:t>
            </w:r>
          </w:p>
        </w:tc>
        <w:tc>
          <w:tcPr>
            <w:tcW w:w="749" w:type="pct"/>
            <w:tcBorders>
              <w:top w:val="nil"/>
              <w:bottom w:val="nil"/>
            </w:tcBorders>
            <w:vAlign w:val="center"/>
          </w:tcPr>
          <w:p w14:paraId="39018999" w14:textId="77777777" w:rsidR="00EF19C4" w:rsidRPr="00ED3698" w:rsidRDefault="00EF19C4" w:rsidP="000B39EA">
            <w:pPr>
              <w:spacing w:before="0" w:after="0"/>
              <w:jc w:val="left"/>
              <w:rPr>
                <w:color w:val="000000"/>
                <w:lang w:eastAsia="en-CA"/>
              </w:rPr>
            </w:pPr>
            <w:r>
              <w:rPr>
                <w:color w:val="000000"/>
                <w:lang w:eastAsia="en-CA"/>
              </w:rPr>
              <w:t>4180</w:t>
            </w:r>
          </w:p>
        </w:tc>
        <w:tc>
          <w:tcPr>
            <w:tcW w:w="706" w:type="pct"/>
            <w:tcBorders>
              <w:top w:val="nil"/>
              <w:bottom w:val="nil"/>
            </w:tcBorders>
            <w:shd w:val="clear" w:color="auto" w:fill="auto"/>
            <w:noWrap/>
            <w:vAlign w:val="center"/>
          </w:tcPr>
          <w:p w14:paraId="0B0873C6" w14:textId="77777777" w:rsidR="00EF19C4" w:rsidRPr="00ED3698" w:rsidRDefault="00EC4334" w:rsidP="000B39EA">
            <w:pPr>
              <w:spacing w:before="0" w:after="0"/>
              <w:jc w:val="left"/>
              <w:rPr>
                <w:color w:val="000000"/>
                <w:lang w:eastAsia="en-CA"/>
              </w:rPr>
            </w:pPr>
            <w:bookmarkStart w:id="162" w:name="OLE_LINK29"/>
            <w:r>
              <w:rPr>
                <w:color w:val="000000"/>
                <w:lang w:eastAsia="en-CA"/>
              </w:rPr>
              <w:t>[</w:t>
            </w:r>
            <w:r w:rsidR="00EF19C4">
              <w:rPr>
                <w:color w:val="000000"/>
                <w:lang w:eastAsia="en-CA"/>
              </w:rPr>
              <w:t>J Kg</w:t>
            </w:r>
            <w:r w:rsidR="00EF19C4" w:rsidRPr="002B4679">
              <w:rPr>
                <w:color w:val="000000"/>
                <w:vertAlign w:val="superscript"/>
                <w:lang w:eastAsia="en-CA"/>
              </w:rPr>
              <w:t>-1</w:t>
            </w:r>
            <w:r w:rsidR="00EF19C4">
              <w:rPr>
                <w:color w:val="000000"/>
                <w:lang w:eastAsia="en-CA"/>
              </w:rPr>
              <w:t xml:space="preserve"> </w:t>
            </w:r>
            <w:r w:rsidR="00EF19C4">
              <w:rPr>
                <w:bCs/>
                <w:szCs w:val="24"/>
                <w:lang w:val="en-CA" w:eastAsia="en-CA"/>
              </w:rPr>
              <w:t>ºC</w:t>
            </w:r>
            <w:r w:rsidR="00EF19C4" w:rsidRPr="002B4679">
              <w:rPr>
                <w:bCs/>
                <w:szCs w:val="24"/>
                <w:vertAlign w:val="superscript"/>
                <w:lang w:val="en-CA" w:eastAsia="en-CA"/>
              </w:rPr>
              <w:t>-1</w:t>
            </w:r>
            <w:bookmarkEnd w:id="162"/>
            <w:r>
              <w:rPr>
                <w:color w:val="000000"/>
                <w:lang w:eastAsia="en-CA"/>
              </w:rPr>
              <w:t>]</w:t>
            </w:r>
          </w:p>
        </w:tc>
      </w:tr>
      <w:tr w:rsidR="00EF19C4" w:rsidRPr="00ED3698" w14:paraId="7677F603" w14:textId="77777777" w:rsidTr="00A94C76">
        <w:trPr>
          <w:trHeight w:val="300"/>
        </w:trPr>
        <w:tc>
          <w:tcPr>
            <w:tcW w:w="2798" w:type="pct"/>
            <w:tcBorders>
              <w:top w:val="nil"/>
              <w:bottom w:val="nil"/>
            </w:tcBorders>
            <w:shd w:val="clear" w:color="auto" w:fill="auto"/>
            <w:noWrap/>
            <w:vAlign w:val="center"/>
          </w:tcPr>
          <w:p w14:paraId="774C73A4" w14:textId="77777777" w:rsidR="00EF19C4" w:rsidRPr="00886533" w:rsidRDefault="00EF19C4" w:rsidP="000B39EA">
            <w:pPr>
              <w:spacing w:before="0" w:after="0"/>
              <w:jc w:val="left"/>
              <w:rPr>
                <w:color w:val="000000"/>
                <w:lang w:eastAsia="en-CA"/>
              </w:rPr>
            </w:pPr>
            <w:r>
              <w:rPr>
                <w:color w:val="000000"/>
                <w:lang w:eastAsia="en-CA"/>
              </w:rPr>
              <w:t>S</w:t>
            </w:r>
            <w:r w:rsidRPr="002B4679">
              <w:rPr>
                <w:color w:val="000000"/>
                <w:lang w:eastAsia="en-CA"/>
              </w:rPr>
              <w:t>pecific heat of</w:t>
            </w:r>
            <w:r w:rsidRPr="00976A64">
              <w:rPr>
                <w:color w:val="000000"/>
                <w:lang w:val="en-CA" w:eastAsia="en-CA"/>
              </w:rPr>
              <w:t xml:space="preserve"> vapour</w:t>
            </w:r>
          </w:p>
        </w:tc>
        <w:tc>
          <w:tcPr>
            <w:tcW w:w="747" w:type="pct"/>
            <w:tcBorders>
              <w:top w:val="nil"/>
              <w:bottom w:val="nil"/>
            </w:tcBorders>
            <w:shd w:val="clear" w:color="auto" w:fill="auto"/>
            <w:noWrap/>
            <w:vAlign w:val="center"/>
          </w:tcPr>
          <w:p w14:paraId="4AFD4700" w14:textId="77777777" w:rsidR="00EF19C4" w:rsidRPr="00C15FF0" w:rsidRDefault="00EF19C4" w:rsidP="000B39EA">
            <w:pPr>
              <w:spacing w:before="0" w:after="0"/>
              <w:jc w:val="left"/>
              <w:rPr>
                <w:i/>
                <w:color w:val="000000"/>
                <w:lang w:eastAsia="en-CA"/>
              </w:rPr>
            </w:pPr>
            <w:r w:rsidRPr="00C15FF0">
              <w:rPr>
                <w:i/>
                <w:color w:val="000000"/>
                <w:lang w:eastAsia="en-CA"/>
              </w:rPr>
              <w:t>c</w:t>
            </w:r>
            <w:r w:rsidRPr="00C15FF0">
              <w:rPr>
                <w:i/>
                <w:color w:val="000000"/>
                <w:vertAlign w:val="subscript"/>
                <w:lang w:eastAsia="en-CA"/>
              </w:rPr>
              <w:t>v</w:t>
            </w:r>
          </w:p>
        </w:tc>
        <w:tc>
          <w:tcPr>
            <w:tcW w:w="749" w:type="pct"/>
            <w:tcBorders>
              <w:top w:val="nil"/>
              <w:bottom w:val="nil"/>
            </w:tcBorders>
            <w:vAlign w:val="center"/>
          </w:tcPr>
          <w:p w14:paraId="71999E8B" w14:textId="77777777" w:rsidR="00EF19C4" w:rsidRPr="00ED3698" w:rsidRDefault="00EF19C4" w:rsidP="000B39EA">
            <w:pPr>
              <w:spacing w:before="0" w:after="0"/>
              <w:jc w:val="left"/>
              <w:rPr>
                <w:color w:val="000000"/>
                <w:lang w:eastAsia="en-CA"/>
              </w:rPr>
            </w:pPr>
            <w:r>
              <w:rPr>
                <w:color w:val="000000"/>
                <w:lang w:eastAsia="en-CA"/>
              </w:rPr>
              <w:t>630</w:t>
            </w:r>
          </w:p>
        </w:tc>
        <w:tc>
          <w:tcPr>
            <w:tcW w:w="706" w:type="pct"/>
            <w:tcBorders>
              <w:top w:val="nil"/>
              <w:bottom w:val="nil"/>
            </w:tcBorders>
            <w:shd w:val="clear" w:color="auto" w:fill="auto"/>
            <w:noWrap/>
            <w:vAlign w:val="center"/>
          </w:tcPr>
          <w:p w14:paraId="2D6428A4" w14:textId="77777777" w:rsidR="00EF19C4" w:rsidRPr="00ED3698" w:rsidRDefault="00EC4334" w:rsidP="000B39EA">
            <w:pPr>
              <w:spacing w:before="0" w:after="0"/>
              <w:jc w:val="left"/>
              <w:rPr>
                <w:color w:val="000000"/>
                <w:lang w:eastAsia="en-CA"/>
              </w:rPr>
            </w:pPr>
            <w:r>
              <w:rPr>
                <w:color w:val="000000"/>
                <w:lang w:eastAsia="en-CA"/>
              </w:rPr>
              <w:t>[</w:t>
            </w:r>
            <w:r w:rsidR="00EF19C4">
              <w:rPr>
                <w:color w:val="000000"/>
                <w:lang w:eastAsia="en-CA"/>
              </w:rPr>
              <w:t>J Kg</w:t>
            </w:r>
            <w:r w:rsidR="00EF19C4" w:rsidRPr="002B4679">
              <w:rPr>
                <w:color w:val="000000"/>
                <w:vertAlign w:val="superscript"/>
                <w:lang w:eastAsia="en-CA"/>
              </w:rPr>
              <w:t>-1</w:t>
            </w:r>
            <w:r w:rsidR="00EF19C4">
              <w:rPr>
                <w:color w:val="000000"/>
                <w:lang w:eastAsia="en-CA"/>
              </w:rPr>
              <w:t xml:space="preserve"> </w:t>
            </w:r>
            <w:r w:rsidR="00EF19C4">
              <w:rPr>
                <w:bCs/>
                <w:szCs w:val="24"/>
                <w:lang w:val="en-CA" w:eastAsia="en-CA"/>
              </w:rPr>
              <w:t>ºC</w:t>
            </w:r>
            <w:r w:rsidR="00EF19C4" w:rsidRPr="002B4679">
              <w:rPr>
                <w:bCs/>
                <w:szCs w:val="24"/>
                <w:vertAlign w:val="superscript"/>
                <w:lang w:val="en-CA" w:eastAsia="en-CA"/>
              </w:rPr>
              <w:t>-1</w:t>
            </w:r>
            <w:r>
              <w:rPr>
                <w:color w:val="000000"/>
                <w:lang w:eastAsia="en-CA"/>
              </w:rPr>
              <w:t>]</w:t>
            </w:r>
          </w:p>
        </w:tc>
      </w:tr>
      <w:tr w:rsidR="00EF19C4" w:rsidRPr="00ED3698" w14:paraId="546FDE9C" w14:textId="77777777" w:rsidTr="00A94C76">
        <w:trPr>
          <w:trHeight w:val="300"/>
        </w:trPr>
        <w:tc>
          <w:tcPr>
            <w:tcW w:w="2798" w:type="pct"/>
            <w:tcBorders>
              <w:top w:val="nil"/>
              <w:bottom w:val="nil"/>
            </w:tcBorders>
            <w:shd w:val="clear" w:color="auto" w:fill="auto"/>
            <w:noWrap/>
            <w:vAlign w:val="center"/>
          </w:tcPr>
          <w:p w14:paraId="7325DA81" w14:textId="77777777" w:rsidR="00EF19C4" w:rsidRPr="00886533" w:rsidRDefault="00EF19C4" w:rsidP="000B39EA">
            <w:pPr>
              <w:spacing w:before="0" w:after="0"/>
              <w:jc w:val="left"/>
              <w:rPr>
                <w:color w:val="000000"/>
                <w:lang w:eastAsia="en-CA"/>
              </w:rPr>
            </w:pPr>
            <w:r>
              <w:rPr>
                <w:color w:val="000000"/>
                <w:lang w:eastAsia="en-CA"/>
              </w:rPr>
              <w:t>S</w:t>
            </w:r>
            <w:r w:rsidRPr="002B4679">
              <w:rPr>
                <w:color w:val="000000"/>
                <w:lang w:eastAsia="en-CA"/>
              </w:rPr>
              <w:t>pecific heat of solid</w:t>
            </w:r>
          </w:p>
        </w:tc>
        <w:tc>
          <w:tcPr>
            <w:tcW w:w="747" w:type="pct"/>
            <w:tcBorders>
              <w:top w:val="nil"/>
              <w:bottom w:val="nil"/>
            </w:tcBorders>
            <w:shd w:val="clear" w:color="auto" w:fill="auto"/>
            <w:noWrap/>
            <w:vAlign w:val="center"/>
          </w:tcPr>
          <w:p w14:paraId="0E3C8C2A" w14:textId="77777777" w:rsidR="00EF19C4" w:rsidRPr="00C15FF0" w:rsidRDefault="00EF19C4" w:rsidP="000B39EA">
            <w:pPr>
              <w:spacing w:before="0" w:after="0"/>
              <w:jc w:val="left"/>
              <w:rPr>
                <w:i/>
                <w:color w:val="000000"/>
                <w:lang w:eastAsia="en-CA"/>
              </w:rPr>
            </w:pPr>
            <w:r w:rsidRPr="00C15FF0">
              <w:rPr>
                <w:i/>
                <w:color w:val="000000"/>
                <w:lang w:eastAsia="en-CA"/>
              </w:rPr>
              <w:t>c</w:t>
            </w:r>
            <w:r w:rsidRPr="00C15FF0">
              <w:rPr>
                <w:i/>
                <w:color w:val="000000"/>
                <w:vertAlign w:val="subscript"/>
                <w:lang w:eastAsia="en-CA"/>
              </w:rPr>
              <w:t>s</w:t>
            </w:r>
          </w:p>
        </w:tc>
        <w:tc>
          <w:tcPr>
            <w:tcW w:w="749" w:type="pct"/>
            <w:tcBorders>
              <w:top w:val="nil"/>
              <w:bottom w:val="nil"/>
            </w:tcBorders>
            <w:vAlign w:val="center"/>
          </w:tcPr>
          <w:p w14:paraId="43D9E021" w14:textId="77777777" w:rsidR="00EF19C4" w:rsidRPr="00ED3698" w:rsidRDefault="00EF19C4" w:rsidP="000B39EA">
            <w:pPr>
              <w:spacing w:before="0" w:after="0"/>
              <w:jc w:val="left"/>
              <w:rPr>
                <w:color w:val="000000"/>
                <w:lang w:eastAsia="en-CA"/>
              </w:rPr>
            </w:pPr>
            <w:r>
              <w:rPr>
                <w:color w:val="000000"/>
                <w:lang w:eastAsia="en-CA"/>
              </w:rPr>
              <w:t>1920</w:t>
            </w:r>
          </w:p>
        </w:tc>
        <w:tc>
          <w:tcPr>
            <w:tcW w:w="706" w:type="pct"/>
            <w:tcBorders>
              <w:top w:val="nil"/>
              <w:bottom w:val="nil"/>
            </w:tcBorders>
            <w:shd w:val="clear" w:color="auto" w:fill="auto"/>
            <w:noWrap/>
            <w:vAlign w:val="center"/>
          </w:tcPr>
          <w:p w14:paraId="187826A9" w14:textId="77777777" w:rsidR="00EF19C4" w:rsidRPr="00ED3698" w:rsidRDefault="00EC4334" w:rsidP="000B39EA">
            <w:pPr>
              <w:spacing w:before="0" w:after="0"/>
              <w:jc w:val="left"/>
              <w:rPr>
                <w:color w:val="000000"/>
                <w:lang w:eastAsia="en-CA"/>
              </w:rPr>
            </w:pPr>
            <w:r>
              <w:rPr>
                <w:color w:val="000000"/>
                <w:lang w:eastAsia="en-CA"/>
              </w:rPr>
              <w:t>[</w:t>
            </w:r>
            <w:r w:rsidR="00EF19C4">
              <w:rPr>
                <w:color w:val="000000"/>
                <w:lang w:eastAsia="en-CA"/>
              </w:rPr>
              <w:t>J Kg</w:t>
            </w:r>
            <w:r w:rsidR="00EF19C4" w:rsidRPr="002B4679">
              <w:rPr>
                <w:color w:val="000000"/>
                <w:vertAlign w:val="superscript"/>
                <w:lang w:eastAsia="en-CA"/>
              </w:rPr>
              <w:t>-1</w:t>
            </w:r>
            <w:r w:rsidR="00EF19C4">
              <w:rPr>
                <w:color w:val="000000"/>
                <w:lang w:eastAsia="en-CA"/>
              </w:rPr>
              <w:t xml:space="preserve"> </w:t>
            </w:r>
            <w:r w:rsidR="00EF19C4">
              <w:rPr>
                <w:bCs/>
                <w:szCs w:val="24"/>
                <w:lang w:val="en-CA" w:eastAsia="en-CA"/>
              </w:rPr>
              <w:t>ºC</w:t>
            </w:r>
            <w:r w:rsidR="00EF19C4" w:rsidRPr="002B4679">
              <w:rPr>
                <w:bCs/>
                <w:szCs w:val="24"/>
                <w:vertAlign w:val="superscript"/>
                <w:lang w:val="en-CA" w:eastAsia="en-CA"/>
              </w:rPr>
              <w:t>-1</w:t>
            </w:r>
            <w:r>
              <w:rPr>
                <w:color w:val="000000"/>
                <w:lang w:eastAsia="en-CA"/>
              </w:rPr>
              <w:t>]</w:t>
            </w:r>
          </w:p>
        </w:tc>
      </w:tr>
      <w:tr w:rsidR="00EF19C4" w:rsidRPr="00ED3698" w14:paraId="3BB7C55E" w14:textId="77777777" w:rsidTr="00A94C76">
        <w:trPr>
          <w:trHeight w:val="300"/>
        </w:trPr>
        <w:tc>
          <w:tcPr>
            <w:tcW w:w="2798" w:type="pct"/>
            <w:tcBorders>
              <w:top w:val="nil"/>
              <w:bottom w:val="nil"/>
            </w:tcBorders>
            <w:shd w:val="clear" w:color="auto" w:fill="auto"/>
            <w:noWrap/>
            <w:vAlign w:val="center"/>
          </w:tcPr>
          <w:p w14:paraId="62BBEFDF" w14:textId="77777777" w:rsidR="00EF19C4" w:rsidRPr="00886533" w:rsidRDefault="00EF19C4" w:rsidP="000B39EA">
            <w:pPr>
              <w:spacing w:before="0" w:after="0"/>
              <w:jc w:val="left"/>
              <w:rPr>
                <w:color w:val="000000"/>
                <w:lang w:eastAsia="en-CA"/>
              </w:rPr>
            </w:pPr>
            <w:r>
              <w:rPr>
                <w:color w:val="000000"/>
                <w:lang w:eastAsia="en-CA"/>
              </w:rPr>
              <w:t>W</w:t>
            </w:r>
            <w:r w:rsidRPr="002B4679">
              <w:rPr>
                <w:color w:val="000000"/>
                <w:lang w:eastAsia="en-CA"/>
              </w:rPr>
              <w:t>ater thermal conductivity</w:t>
            </w:r>
            <w:r>
              <w:rPr>
                <w:color w:val="000000"/>
                <w:lang w:eastAsia="en-CA"/>
              </w:rPr>
              <w:t xml:space="preserve"> in z-direction</w:t>
            </w:r>
          </w:p>
        </w:tc>
        <w:tc>
          <w:tcPr>
            <w:tcW w:w="747" w:type="pct"/>
            <w:tcBorders>
              <w:top w:val="nil"/>
              <w:bottom w:val="nil"/>
            </w:tcBorders>
            <w:shd w:val="clear" w:color="auto" w:fill="auto"/>
            <w:noWrap/>
            <w:vAlign w:val="center"/>
          </w:tcPr>
          <w:p w14:paraId="5EEE18C0" w14:textId="77777777" w:rsidR="00EF19C4" w:rsidRPr="00C15FF0" w:rsidRDefault="00EF19C4" w:rsidP="000B39EA">
            <w:pPr>
              <w:spacing w:before="0" w:after="0"/>
              <w:jc w:val="left"/>
              <w:rPr>
                <w:i/>
                <w:color w:val="000000"/>
                <w:lang w:eastAsia="en-CA"/>
              </w:rPr>
            </w:pPr>
            <w:r w:rsidRPr="00C15FF0">
              <w:rPr>
                <w:i/>
                <w:color w:val="000000"/>
                <w:lang w:eastAsia="en-CA"/>
              </w:rPr>
              <w:t>λ</w:t>
            </w:r>
            <w:r w:rsidRPr="00C15FF0">
              <w:rPr>
                <w:i/>
                <w:color w:val="000000"/>
                <w:vertAlign w:val="subscript"/>
                <w:lang w:eastAsia="en-CA"/>
              </w:rPr>
              <w:t>w</w:t>
            </w:r>
          </w:p>
        </w:tc>
        <w:tc>
          <w:tcPr>
            <w:tcW w:w="749" w:type="pct"/>
            <w:tcBorders>
              <w:top w:val="nil"/>
              <w:bottom w:val="nil"/>
            </w:tcBorders>
            <w:vAlign w:val="center"/>
          </w:tcPr>
          <w:p w14:paraId="6F385650" w14:textId="77777777" w:rsidR="00EF19C4" w:rsidRPr="00ED3698" w:rsidRDefault="00EF19C4" w:rsidP="000B39EA">
            <w:pPr>
              <w:spacing w:before="0" w:after="0"/>
              <w:jc w:val="left"/>
              <w:rPr>
                <w:color w:val="000000"/>
                <w:lang w:eastAsia="en-CA"/>
              </w:rPr>
            </w:pPr>
            <w:r>
              <w:rPr>
                <w:color w:val="000000"/>
                <w:lang w:eastAsia="en-CA"/>
              </w:rPr>
              <w:t>0.60</w:t>
            </w:r>
          </w:p>
        </w:tc>
        <w:tc>
          <w:tcPr>
            <w:tcW w:w="706" w:type="pct"/>
            <w:tcBorders>
              <w:top w:val="nil"/>
              <w:bottom w:val="nil"/>
            </w:tcBorders>
            <w:shd w:val="clear" w:color="auto" w:fill="auto"/>
            <w:noWrap/>
            <w:vAlign w:val="center"/>
          </w:tcPr>
          <w:p w14:paraId="5F542FB9" w14:textId="77777777" w:rsidR="00EF19C4" w:rsidRPr="00ED3698" w:rsidRDefault="00EC4334" w:rsidP="000B39EA">
            <w:pPr>
              <w:spacing w:before="0" w:after="0"/>
              <w:jc w:val="left"/>
              <w:rPr>
                <w:color w:val="000000"/>
                <w:lang w:eastAsia="en-CA"/>
              </w:rPr>
            </w:pPr>
            <w:bookmarkStart w:id="163" w:name="OLE_LINK30"/>
            <w:r>
              <w:rPr>
                <w:color w:val="000000"/>
                <w:lang w:eastAsia="en-CA"/>
              </w:rPr>
              <w:t>[</w:t>
            </w:r>
            <w:r w:rsidR="00EF19C4">
              <w:rPr>
                <w:color w:val="000000"/>
                <w:lang w:eastAsia="en-CA"/>
              </w:rPr>
              <w:t>W m</w:t>
            </w:r>
            <w:r w:rsidR="00EF19C4" w:rsidRPr="00757DDE">
              <w:rPr>
                <w:color w:val="000000"/>
                <w:vertAlign w:val="superscript"/>
                <w:lang w:eastAsia="en-CA"/>
              </w:rPr>
              <w:t>-1</w:t>
            </w:r>
            <w:r w:rsidR="00EF19C4">
              <w:rPr>
                <w:color w:val="000000"/>
                <w:lang w:eastAsia="en-CA"/>
              </w:rPr>
              <w:t xml:space="preserve"> </w:t>
            </w:r>
            <w:r w:rsidR="00EF19C4">
              <w:rPr>
                <w:bCs/>
                <w:szCs w:val="24"/>
                <w:lang w:val="en-CA" w:eastAsia="en-CA"/>
              </w:rPr>
              <w:t>ºC</w:t>
            </w:r>
            <w:r w:rsidR="00EF19C4" w:rsidRPr="002B4679">
              <w:rPr>
                <w:bCs/>
                <w:szCs w:val="24"/>
                <w:vertAlign w:val="superscript"/>
                <w:lang w:val="en-CA" w:eastAsia="en-CA"/>
              </w:rPr>
              <w:t>-1</w:t>
            </w:r>
            <w:bookmarkEnd w:id="163"/>
            <w:r>
              <w:rPr>
                <w:color w:val="000000"/>
                <w:lang w:eastAsia="en-CA"/>
              </w:rPr>
              <w:t>]</w:t>
            </w:r>
          </w:p>
        </w:tc>
      </w:tr>
      <w:tr w:rsidR="00EF19C4" w:rsidRPr="00ED3698" w14:paraId="23787CC0" w14:textId="77777777" w:rsidTr="00A94C76">
        <w:trPr>
          <w:trHeight w:val="300"/>
        </w:trPr>
        <w:tc>
          <w:tcPr>
            <w:tcW w:w="2798" w:type="pct"/>
            <w:tcBorders>
              <w:top w:val="nil"/>
              <w:bottom w:val="single" w:sz="4" w:space="0" w:color="auto"/>
            </w:tcBorders>
            <w:shd w:val="clear" w:color="auto" w:fill="auto"/>
            <w:noWrap/>
            <w:vAlign w:val="center"/>
          </w:tcPr>
          <w:p w14:paraId="141B75FA" w14:textId="77777777" w:rsidR="00EF19C4" w:rsidRPr="00886533" w:rsidRDefault="00EF19C4" w:rsidP="000B39EA">
            <w:pPr>
              <w:spacing w:before="0" w:after="0"/>
              <w:jc w:val="left"/>
              <w:rPr>
                <w:color w:val="000000"/>
                <w:lang w:eastAsia="en-CA"/>
              </w:rPr>
            </w:pPr>
            <w:r>
              <w:rPr>
                <w:color w:val="000000"/>
                <w:lang w:eastAsia="en-CA"/>
              </w:rPr>
              <w:t>S</w:t>
            </w:r>
            <w:r w:rsidRPr="002B4679">
              <w:rPr>
                <w:color w:val="000000"/>
                <w:lang w:eastAsia="en-CA"/>
              </w:rPr>
              <w:t>olid thermal conductivity</w:t>
            </w:r>
            <w:r>
              <w:rPr>
                <w:color w:val="000000"/>
                <w:lang w:eastAsia="en-CA"/>
              </w:rPr>
              <w:t xml:space="preserve"> in z-direction</w:t>
            </w:r>
          </w:p>
        </w:tc>
        <w:tc>
          <w:tcPr>
            <w:tcW w:w="747" w:type="pct"/>
            <w:tcBorders>
              <w:top w:val="nil"/>
              <w:bottom w:val="single" w:sz="4" w:space="0" w:color="auto"/>
            </w:tcBorders>
            <w:shd w:val="clear" w:color="auto" w:fill="auto"/>
            <w:noWrap/>
            <w:vAlign w:val="center"/>
          </w:tcPr>
          <w:p w14:paraId="7C89AE97" w14:textId="77777777" w:rsidR="00EF19C4" w:rsidRPr="00C15FF0" w:rsidRDefault="00EF19C4" w:rsidP="000B39EA">
            <w:pPr>
              <w:spacing w:before="0" w:after="0"/>
              <w:jc w:val="left"/>
              <w:rPr>
                <w:i/>
                <w:color w:val="000000"/>
                <w:lang w:eastAsia="en-CA"/>
              </w:rPr>
            </w:pPr>
            <w:r w:rsidRPr="00C15FF0">
              <w:rPr>
                <w:i/>
                <w:color w:val="000000"/>
                <w:lang w:eastAsia="en-CA"/>
              </w:rPr>
              <w:t>λ</w:t>
            </w:r>
            <w:r w:rsidRPr="00C15FF0">
              <w:rPr>
                <w:i/>
                <w:color w:val="000000"/>
                <w:vertAlign w:val="subscript"/>
                <w:lang w:eastAsia="en-CA"/>
              </w:rPr>
              <w:t>s</w:t>
            </w:r>
          </w:p>
        </w:tc>
        <w:tc>
          <w:tcPr>
            <w:tcW w:w="749" w:type="pct"/>
            <w:tcBorders>
              <w:top w:val="nil"/>
              <w:bottom w:val="single" w:sz="4" w:space="0" w:color="auto"/>
            </w:tcBorders>
            <w:vAlign w:val="center"/>
          </w:tcPr>
          <w:p w14:paraId="48FBCE97" w14:textId="77777777" w:rsidR="00EF19C4" w:rsidRPr="00ED3698" w:rsidRDefault="00EF19C4" w:rsidP="000B39EA">
            <w:pPr>
              <w:spacing w:before="0" w:after="0"/>
              <w:jc w:val="left"/>
              <w:rPr>
                <w:color w:val="000000"/>
                <w:lang w:eastAsia="en-CA"/>
              </w:rPr>
            </w:pPr>
            <w:r>
              <w:rPr>
                <w:color w:val="000000"/>
                <w:lang w:eastAsia="en-CA"/>
              </w:rPr>
              <w:t>1.40</w:t>
            </w:r>
          </w:p>
        </w:tc>
        <w:tc>
          <w:tcPr>
            <w:tcW w:w="706" w:type="pct"/>
            <w:tcBorders>
              <w:top w:val="nil"/>
              <w:bottom w:val="single" w:sz="4" w:space="0" w:color="auto"/>
            </w:tcBorders>
            <w:shd w:val="clear" w:color="auto" w:fill="auto"/>
            <w:noWrap/>
            <w:vAlign w:val="center"/>
          </w:tcPr>
          <w:p w14:paraId="7F315AE2" w14:textId="77777777" w:rsidR="00EF19C4" w:rsidRPr="00ED3698" w:rsidRDefault="00EC4334" w:rsidP="000B39EA">
            <w:pPr>
              <w:spacing w:before="0" w:after="0"/>
              <w:jc w:val="left"/>
              <w:rPr>
                <w:color w:val="000000"/>
                <w:lang w:eastAsia="en-CA"/>
              </w:rPr>
            </w:pPr>
            <w:r>
              <w:rPr>
                <w:color w:val="000000"/>
                <w:lang w:eastAsia="en-CA"/>
              </w:rPr>
              <w:t>[</w:t>
            </w:r>
            <w:r w:rsidR="00EF19C4">
              <w:rPr>
                <w:color w:val="000000"/>
                <w:lang w:eastAsia="en-CA"/>
              </w:rPr>
              <w:t>W m</w:t>
            </w:r>
            <w:r w:rsidR="00EF19C4" w:rsidRPr="00757DDE">
              <w:rPr>
                <w:color w:val="000000"/>
                <w:vertAlign w:val="superscript"/>
                <w:lang w:eastAsia="en-CA"/>
              </w:rPr>
              <w:t>-1</w:t>
            </w:r>
            <w:r w:rsidR="00EF19C4">
              <w:rPr>
                <w:color w:val="000000"/>
                <w:lang w:eastAsia="en-CA"/>
              </w:rPr>
              <w:t xml:space="preserve"> </w:t>
            </w:r>
            <w:r w:rsidR="00EF19C4">
              <w:rPr>
                <w:bCs/>
                <w:szCs w:val="24"/>
                <w:lang w:val="en-CA" w:eastAsia="en-CA"/>
              </w:rPr>
              <w:t>ºC</w:t>
            </w:r>
            <w:r w:rsidR="00EF19C4" w:rsidRPr="002B4679">
              <w:rPr>
                <w:bCs/>
                <w:szCs w:val="24"/>
                <w:vertAlign w:val="superscript"/>
                <w:lang w:val="en-CA" w:eastAsia="en-CA"/>
              </w:rPr>
              <w:t>-1</w:t>
            </w:r>
            <w:r>
              <w:rPr>
                <w:color w:val="000000"/>
                <w:lang w:eastAsia="en-CA"/>
              </w:rPr>
              <w:t>]</w:t>
            </w:r>
          </w:p>
        </w:tc>
      </w:tr>
    </w:tbl>
    <w:p w14:paraId="605693E9" w14:textId="77777777" w:rsidR="00EF19C4" w:rsidRPr="00ED3698" w:rsidRDefault="00EF19C4" w:rsidP="003A61A7">
      <w:pPr>
        <w:pStyle w:val="Simpleline"/>
      </w:pPr>
    </w:p>
    <w:p w14:paraId="74753A64" w14:textId="77777777" w:rsidR="00EF19C4" w:rsidRPr="00ED3698" w:rsidRDefault="00EF19C4" w:rsidP="00F75203">
      <w:pPr>
        <w:pStyle w:val="Heading4"/>
      </w:pPr>
      <w:bookmarkStart w:id="164" w:name="_Toc364252506"/>
      <w:bookmarkStart w:id="165" w:name="_Toc520374419"/>
      <w:r w:rsidRPr="00ED3698">
        <w:t>Results</w:t>
      </w:r>
      <w:bookmarkEnd w:id="164"/>
      <w:bookmarkEnd w:id="165"/>
    </w:p>
    <w:p w14:paraId="504E0BFB" w14:textId="415DE14B" w:rsidR="00EF19C4" w:rsidRPr="00ED3698" w:rsidRDefault="00EF19C4" w:rsidP="00EF19C4">
      <w:pPr>
        <w:rPr>
          <w:lang w:val="en-CA"/>
        </w:rPr>
      </w:pPr>
      <w:r w:rsidRPr="00ED3698">
        <w:rPr>
          <w:lang w:val="en-CA"/>
        </w:rPr>
        <w:t xml:space="preserve">Water </w:t>
      </w:r>
      <w:r>
        <w:rPr>
          <w:lang w:val="en-CA"/>
        </w:rPr>
        <w:t xml:space="preserve">vapor </w:t>
      </w:r>
      <w:r w:rsidRPr="00ED3698">
        <w:rPr>
          <w:lang w:val="en-CA"/>
        </w:rPr>
        <w:t xml:space="preserve">flow was simulated for a period of </w:t>
      </w:r>
      <w:r>
        <w:rPr>
          <w:lang w:val="en-CA"/>
        </w:rPr>
        <w:t>30</w:t>
      </w:r>
      <w:r w:rsidRPr="00ED3698">
        <w:rPr>
          <w:lang w:val="en-CA"/>
        </w:rPr>
        <w:t xml:space="preserve"> </w:t>
      </w:r>
      <w:r>
        <w:rPr>
          <w:lang w:val="en-CA"/>
        </w:rPr>
        <w:t>day</w:t>
      </w:r>
      <w:r w:rsidRPr="00ED3698">
        <w:rPr>
          <w:lang w:val="en-CA"/>
        </w:rPr>
        <w:t xml:space="preserve">s, </w:t>
      </w:r>
      <w:r w:rsidRPr="00F4774C">
        <w:rPr>
          <w:lang w:val="en-CA"/>
        </w:rPr>
        <w:t xml:space="preserve">and the </w:t>
      </w:r>
      <w:r w:rsidR="00780467">
        <w:rPr>
          <w:lang w:val="en-CA"/>
        </w:rPr>
        <w:t>simulated</w:t>
      </w:r>
      <w:r w:rsidR="00780467" w:rsidRPr="00F4774C">
        <w:rPr>
          <w:lang w:val="en-CA"/>
        </w:rPr>
        <w:t xml:space="preserve"> </w:t>
      </w:r>
      <w:r w:rsidRPr="00F4774C">
        <w:rPr>
          <w:lang w:val="en-CA"/>
        </w:rPr>
        <w:t xml:space="preserve">water content at </w:t>
      </w:r>
      <w:r>
        <w:rPr>
          <w:lang w:val="en-CA"/>
        </w:rPr>
        <w:t>5</w:t>
      </w:r>
      <w:r w:rsidRPr="00F4774C">
        <w:rPr>
          <w:lang w:val="en-CA"/>
        </w:rPr>
        <w:t xml:space="preserve">, </w:t>
      </w:r>
      <w:r>
        <w:rPr>
          <w:lang w:val="en-CA"/>
        </w:rPr>
        <w:t>10</w:t>
      </w:r>
      <w:r w:rsidRPr="00F4774C">
        <w:rPr>
          <w:lang w:val="en-CA"/>
        </w:rPr>
        <w:t xml:space="preserve">, </w:t>
      </w:r>
      <w:r>
        <w:rPr>
          <w:lang w:val="en-CA"/>
        </w:rPr>
        <w:t>16</w:t>
      </w:r>
      <w:r w:rsidRPr="00F4774C">
        <w:rPr>
          <w:lang w:val="en-CA"/>
        </w:rPr>
        <w:t xml:space="preserve"> and </w:t>
      </w:r>
      <w:r>
        <w:rPr>
          <w:lang w:val="en-CA"/>
        </w:rPr>
        <w:t>30</w:t>
      </w:r>
      <w:r w:rsidRPr="00F4774C">
        <w:rPr>
          <w:lang w:val="en-CA"/>
        </w:rPr>
        <w:t xml:space="preserve"> days is given in</w:t>
      </w:r>
      <w:r>
        <w:rPr>
          <w:lang w:val="en-CA"/>
        </w:rPr>
        <w:t xml:space="preserve"> </w:t>
      </w:r>
      <w:r w:rsidR="005F5019">
        <w:rPr>
          <w:lang w:val="en-CA"/>
        </w:rPr>
        <w:fldChar w:fldCharType="begin"/>
      </w:r>
      <w:r>
        <w:rPr>
          <w:lang w:val="en-CA"/>
        </w:rPr>
        <w:instrText xml:space="preserve"> REF _Ref364258882 \h </w:instrText>
      </w:r>
      <w:r w:rsidR="005F5019">
        <w:rPr>
          <w:lang w:val="en-CA"/>
        </w:rPr>
      </w:r>
      <w:r w:rsidR="005F5019">
        <w:rPr>
          <w:lang w:val="en-CA"/>
        </w:rPr>
        <w:fldChar w:fldCharType="separate"/>
      </w:r>
      <w:r w:rsidR="00B560DA" w:rsidRPr="00ED3698">
        <w:t xml:space="preserve">Figure </w:t>
      </w:r>
      <w:r w:rsidR="00B560DA">
        <w:rPr>
          <w:noProof/>
        </w:rPr>
        <w:t>2</w:t>
      </w:r>
      <w:r w:rsidR="00B560DA">
        <w:t>.</w:t>
      </w:r>
      <w:r w:rsidR="00B560DA">
        <w:rPr>
          <w:noProof/>
        </w:rPr>
        <w:t>9</w:t>
      </w:r>
      <w:r w:rsidR="005F5019">
        <w:rPr>
          <w:lang w:val="en-CA"/>
        </w:rPr>
        <w:fldChar w:fldCharType="end"/>
      </w:r>
      <w:r w:rsidR="004474F5">
        <w:rPr>
          <w:lang w:val="en-CA"/>
        </w:rPr>
        <w:t xml:space="preserve">.  </w:t>
      </w:r>
      <w:r w:rsidRPr="00F4774C">
        <w:rPr>
          <w:lang w:val="en-CA"/>
        </w:rPr>
        <w:t>The experimentally observed values of water content versus time are also shown</w:t>
      </w:r>
      <w:r w:rsidR="004474F5">
        <w:rPr>
          <w:lang w:val="en-CA"/>
        </w:rPr>
        <w:t xml:space="preserve">.  </w:t>
      </w:r>
      <w:r w:rsidRPr="00F4774C">
        <w:rPr>
          <w:lang w:val="en-CA"/>
        </w:rPr>
        <w:t>The numerical predictions are in good agreement with the experiment.</w:t>
      </w:r>
    </w:p>
    <w:p w14:paraId="5D2E8D8C" w14:textId="77777777" w:rsidR="00556147" w:rsidRPr="00ED3698" w:rsidRDefault="00D56000" w:rsidP="00556147">
      <w:pPr>
        <w:jc w:val="center"/>
        <w:rPr>
          <w:lang w:val="en-CA"/>
        </w:rPr>
      </w:pPr>
      <w:r>
        <w:rPr>
          <w:noProof/>
          <w:lang w:val="en-CA" w:eastAsia="zh-CN"/>
        </w:rPr>
        <w:lastRenderedPageBreak/>
        <w:drawing>
          <wp:inline distT="0" distB="0" distL="0" distR="0" wp14:anchorId="5E6BAF80" wp14:editId="64389771">
            <wp:extent cx="4211022" cy="38290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5445" cy="3833072"/>
                    </a:xfrm>
                    <a:prstGeom prst="rect">
                      <a:avLst/>
                    </a:prstGeom>
                    <a:noFill/>
                    <a:ln>
                      <a:noFill/>
                    </a:ln>
                  </pic:spPr>
                </pic:pic>
              </a:graphicData>
            </a:graphic>
          </wp:inline>
        </w:drawing>
      </w:r>
    </w:p>
    <w:p w14:paraId="5DF92D3E" w14:textId="445D4DAF" w:rsidR="00EF19C4" w:rsidRPr="00ED3698" w:rsidRDefault="00EF19C4" w:rsidP="00687205">
      <w:pPr>
        <w:pStyle w:val="StyleCaptionTableCaptionCentered"/>
      </w:pPr>
      <w:bookmarkStart w:id="166" w:name="_Ref364258882"/>
      <w:bookmarkStart w:id="167" w:name="_Toc520375025"/>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9</w:t>
      </w:r>
      <w:r w:rsidR="00183C7C">
        <w:fldChar w:fldCharType="end"/>
      </w:r>
      <w:bookmarkEnd w:id="166"/>
      <w:r w:rsidRPr="00ED3698">
        <w:tab/>
      </w:r>
      <w:r w:rsidR="009D628C" w:rsidRPr="009D628C">
        <w:t xml:space="preserve">Comparison of </w:t>
      </w:r>
      <w:r w:rsidR="002233E0">
        <w:t>W</w:t>
      </w:r>
      <w:r w:rsidR="009D628C" w:rsidRPr="009D628C">
        <w:t xml:space="preserve">ater </w:t>
      </w:r>
      <w:r w:rsidR="002233E0">
        <w:t>C</w:t>
      </w:r>
      <w:r w:rsidR="009D628C" w:rsidRPr="009D628C">
        <w:t xml:space="preserve">ontent </w:t>
      </w:r>
      <w:r w:rsidR="002233E0">
        <w:t>C</w:t>
      </w:r>
      <w:r w:rsidR="009D628C" w:rsidRPr="009D628C">
        <w:t xml:space="preserve">alculated by </w:t>
      </w:r>
      <w:r w:rsidR="0076771D">
        <w:t>MIN3P-THCm</w:t>
      </w:r>
      <w:r w:rsidR="009D628C" w:rsidRPr="009D628C">
        <w:t xml:space="preserve"> vs </w:t>
      </w:r>
      <w:r w:rsidR="002233E0">
        <w:t>E</w:t>
      </w:r>
      <w:r w:rsidR="009D628C" w:rsidRPr="009D628C">
        <w:t xml:space="preserve">xperimental </w:t>
      </w:r>
      <w:r w:rsidR="002233E0">
        <w:t>O</w:t>
      </w:r>
      <w:r w:rsidR="009D628C" w:rsidRPr="009D628C">
        <w:t>bservation</w:t>
      </w:r>
      <w:bookmarkEnd w:id="167"/>
    </w:p>
    <w:p w14:paraId="3B498741" w14:textId="77777777" w:rsidR="00EF19C4" w:rsidRPr="00B20917" w:rsidRDefault="00EF19C4" w:rsidP="00B20917">
      <w:pPr>
        <w:pStyle w:val="Simpleline"/>
      </w:pPr>
    </w:p>
    <w:p w14:paraId="0ED69964" w14:textId="77777777" w:rsidR="00A95059" w:rsidRPr="00192E8E" w:rsidRDefault="00A95059" w:rsidP="00A95059">
      <w:pPr>
        <w:pStyle w:val="StyleHeading4Bold"/>
      </w:pPr>
      <w:bookmarkStart w:id="168" w:name="_Toc520374420"/>
      <w:r>
        <w:t>File locations</w:t>
      </w:r>
      <w:bookmarkEnd w:id="168"/>
    </w:p>
    <w:p w14:paraId="59C73D76" w14:textId="77777777" w:rsidR="00EF19C4" w:rsidRDefault="00EF19C4" w:rsidP="00EF19C4">
      <w:pPr>
        <w:rPr>
          <w:lang w:eastAsia="zh-CN"/>
        </w:rPr>
      </w:pPr>
      <w:r w:rsidRPr="00ED3698">
        <w:t xml:space="preserve">The input file is: </w:t>
      </w:r>
      <w:r w:rsidRPr="009B621C">
        <w:rPr>
          <w:rFonts w:hint="eastAsia"/>
          <w:i/>
          <w:lang w:eastAsia="zh-CN"/>
        </w:rPr>
        <w:t>verif-evap</w:t>
      </w:r>
      <w:r w:rsidRPr="009B621C">
        <w:rPr>
          <w:i/>
        </w:rPr>
        <w:t>.dat</w:t>
      </w:r>
      <w:r w:rsidRPr="00ED3698">
        <w:t xml:space="preserve"> under folder </w:t>
      </w:r>
    </w:p>
    <w:p w14:paraId="4B8DB12E" w14:textId="77777777" w:rsidR="00EF19C4" w:rsidRPr="00D2753A" w:rsidRDefault="00EF19C4" w:rsidP="00EF19C4">
      <w:pPr>
        <w:rPr>
          <w:i/>
          <w:lang w:val="en-CA"/>
        </w:rPr>
      </w:pPr>
      <w:r w:rsidRPr="00D2753A">
        <w:rPr>
          <w:i/>
        </w:rPr>
        <w:t>.\benchmarking_nwmo_report\verification_examples\miyazaki1976</w:t>
      </w:r>
    </w:p>
    <w:p w14:paraId="15D31F55" w14:textId="77777777" w:rsidR="00EF19C4" w:rsidRPr="00ED3698" w:rsidRDefault="00EF19C4" w:rsidP="00B20917">
      <w:pPr>
        <w:pStyle w:val="Simpleline"/>
        <w:rPr>
          <w:lang w:val="en-CA" w:eastAsia="zh-CN"/>
        </w:rPr>
      </w:pPr>
    </w:p>
    <w:p w14:paraId="5F65CFC0" w14:textId="77777777" w:rsidR="00073799" w:rsidRDefault="00073799" w:rsidP="00073799">
      <w:pPr>
        <w:pStyle w:val="Heading2"/>
        <w:rPr>
          <w:lang w:eastAsia="zh-CN"/>
        </w:rPr>
      </w:pPr>
      <w:bookmarkStart w:id="169" w:name="_Toc520374421"/>
      <w:r>
        <w:rPr>
          <w:rFonts w:hint="eastAsia"/>
          <w:lang w:eastAsia="zh-CN"/>
        </w:rPr>
        <w:t xml:space="preserve">Density </w:t>
      </w:r>
      <w:r w:rsidR="00BF2C64">
        <w:rPr>
          <w:rFonts w:hint="eastAsia"/>
          <w:lang w:eastAsia="zh-CN"/>
        </w:rPr>
        <w:t>dependent</w:t>
      </w:r>
      <w:r>
        <w:rPr>
          <w:rFonts w:hint="eastAsia"/>
          <w:lang w:eastAsia="zh-CN"/>
        </w:rPr>
        <w:t xml:space="preserve"> flow and conservative solute transport</w:t>
      </w:r>
      <w:bookmarkEnd w:id="169"/>
    </w:p>
    <w:p w14:paraId="5FDFEAB7" w14:textId="65192EC6" w:rsidR="00073799" w:rsidRPr="00D910F5" w:rsidRDefault="00073799" w:rsidP="00073799">
      <w:pPr>
        <w:rPr>
          <w:rFonts w:cs="Arial"/>
          <w:szCs w:val="22"/>
        </w:rPr>
      </w:pPr>
      <w:r w:rsidRPr="00D910F5">
        <w:rPr>
          <w:rFonts w:cs="Arial"/>
          <w:szCs w:val="22"/>
        </w:rPr>
        <w:t xml:space="preserve">This section describes the verification of the equations implemented in </w:t>
      </w:r>
      <w:r w:rsidR="0076771D">
        <w:rPr>
          <w:rFonts w:cs="Arial"/>
          <w:szCs w:val="22"/>
        </w:rPr>
        <w:t>MIN3P-THCm</w:t>
      </w:r>
      <w:r w:rsidRPr="00D910F5">
        <w:rPr>
          <w:rFonts w:cs="Arial"/>
          <w:szCs w:val="22"/>
        </w:rPr>
        <w:t xml:space="preserve"> for </w:t>
      </w:r>
      <w:r>
        <w:rPr>
          <w:rFonts w:cs="Arial"/>
          <w:szCs w:val="22"/>
        </w:rPr>
        <w:t xml:space="preserve">simulating coupled </w:t>
      </w:r>
      <w:r w:rsidRPr="00D910F5">
        <w:rPr>
          <w:rFonts w:cs="Arial"/>
          <w:szCs w:val="22"/>
        </w:rPr>
        <w:t xml:space="preserve">density-driven flow and </w:t>
      </w:r>
      <w:r>
        <w:rPr>
          <w:rFonts w:cs="Arial"/>
          <w:szCs w:val="22"/>
        </w:rPr>
        <w:t xml:space="preserve">solute </w:t>
      </w:r>
      <w:r w:rsidRPr="00D910F5">
        <w:rPr>
          <w:rFonts w:cs="Arial"/>
          <w:szCs w:val="22"/>
        </w:rPr>
        <w:t>transport</w:t>
      </w:r>
      <w:r w:rsidR="004474F5">
        <w:rPr>
          <w:rFonts w:cs="Arial"/>
          <w:szCs w:val="22"/>
        </w:rPr>
        <w:t xml:space="preserve">.  </w:t>
      </w:r>
      <w:r w:rsidR="007B1BAB">
        <w:rPr>
          <w:rFonts w:cs="Arial" w:hint="eastAsia"/>
          <w:szCs w:val="22"/>
          <w:lang w:eastAsia="zh-CN"/>
        </w:rPr>
        <w:t>Two verified</w:t>
      </w:r>
      <w:r w:rsidRPr="00D910F5">
        <w:rPr>
          <w:rFonts w:cs="Arial"/>
          <w:szCs w:val="22"/>
        </w:rPr>
        <w:t xml:space="preserve"> benchmarking problems are presented to document the accuracy of </w:t>
      </w:r>
      <w:r w:rsidR="0076771D">
        <w:rPr>
          <w:rFonts w:cs="Arial"/>
          <w:szCs w:val="22"/>
        </w:rPr>
        <w:t>MIN3P-THCm</w:t>
      </w:r>
      <w:r w:rsidR="004474F5">
        <w:rPr>
          <w:rFonts w:cs="Arial"/>
          <w:szCs w:val="22"/>
        </w:rPr>
        <w:t xml:space="preserve">.  </w:t>
      </w:r>
      <w:r w:rsidRPr="00D910F5">
        <w:rPr>
          <w:rFonts w:cs="Arial"/>
          <w:szCs w:val="22"/>
        </w:rPr>
        <w:t>The emphasis is placed on benchmarking problems with solutions constrained by established mathematical results.</w:t>
      </w:r>
    </w:p>
    <w:p w14:paraId="2C3C52E3" w14:textId="07E195D3" w:rsidR="00073799" w:rsidRDefault="00073799" w:rsidP="00073799">
      <w:pPr>
        <w:rPr>
          <w:rFonts w:cs="Arial"/>
          <w:szCs w:val="22"/>
          <w:lang w:eastAsia="zh-CN"/>
        </w:rPr>
      </w:pPr>
      <w:r w:rsidRPr="00D910F5">
        <w:rPr>
          <w:rFonts w:cs="Arial"/>
          <w:szCs w:val="22"/>
        </w:rPr>
        <w:t>The Elder fluid convection benchmarking problem</w:t>
      </w:r>
      <w:r>
        <w:rPr>
          <w:rFonts w:cs="Arial"/>
          <w:szCs w:val="22"/>
        </w:rPr>
        <w:t xml:space="preserve"> (Elder, 1967)</w:t>
      </w:r>
      <w:r w:rsidRPr="00D910F5">
        <w:rPr>
          <w:rFonts w:cs="Arial"/>
          <w:szCs w:val="22"/>
        </w:rPr>
        <w:t>, for which an exact solution does not exist (</w:t>
      </w:r>
      <w:r w:rsidRPr="00D910F5">
        <w:rPr>
          <w:rFonts w:cs="Arial"/>
          <w:noProof/>
          <w:szCs w:val="22"/>
        </w:rPr>
        <w:t>Diersch and Kolditz, 2002)</w:t>
      </w:r>
      <w:r w:rsidRPr="00D910F5">
        <w:rPr>
          <w:rFonts w:cs="Arial"/>
          <w:szCs w:val="22"/>
        </w:rPr>
        <w:t xml:space="preserve">, was included in the current evaluation due to its extensive use in model benchmarking </w:t>
      </w:r>
      <w:r w:rsidRPr="00D910F5">
        <w:rPr>
          <w:rFonts w:cs="Arial"/>
          <w:noProof/>
          <w:szCs w:val="22"/>
        </w:rPr>
        <w:t>(Oldenburg and Pruess, 1995</w:t>
      </w:r>
      <w:r w:rsidRPr="00D910F5">
        <w:rPr>
          <w:rFonts w:cs="Arial"/>
          <w:szCs w:val="22"/>
        </w:rPr>
        <w:t xml:space="preserve">; </w:t>
      </w:r>
      <w:r w:rsidRPr="00D910F5">
        <w:rPr>
          <w:rFonts w:cs="Arial"/>
          <w:noProof/>
          <w:szCs w:val="22"/>
        </w:rPr>
        <w:t>Ackerer</w:t>
      </w:r>
      <w:r>
        <w:rPr>
          <w:rFonts w:cs="Arial"/>
          <w:noProof/>
          <w:szCs w:val="22"/>
        </w:rPr>
        <w:t xml:space="preserve"> et </w:t>
      </w:r>
      <w:r>
        <w:rPr>
          <w:rFonts w:cs="Arial"/>
          <w:noProof/>
          <w:szCs w:val="22"/>
        </w:rPr>
        <w:lastRenderedPageBreak/>
        <w:t>al.</w:t>
      </w:r>
      <w:r w:rsidRPr="00D910F5">
        <w:rPr>
          <w:rFonts w:cs="Arial"/>
          <w:noProof/>
          <w:szCs w:val="22"/>
        </w:rPr>
        <w:t>, 1999</w:t>
      </w:r>
      <w:r w:rsidRPr="00D910F5">
        <w:rPr>
          <w:rFonts w:cs="Arial"/>
          <w:szCs w:val="22"/>
        </w:rPr>
        <w:t>; Oltean and Bu</w:t>
      </w:r>
      <w:r w:rsidRPr="00673C64">
        <w:rPr>
          <w:rFonts w:cs="Arial"/>
          <w:szCs w:val="22"/>
        </w:rPr>
        <w:t>è</w:t>
      </w:r>
      <w:r w:rsidRPr="00D910F5">
        <w:rPr>
          <w:rFonts w:cs="Arial"/>
          <w:szCs w:val="22"/>
        </w:rPr>
        <w:t xml:space="preserve">s, 2001; </w:t>
      </w:r>
      <w:r w:rsidRPr="00D910F5">
        <w:rPr>
          <w:rFonts w:cs="Arial"/>
          <w:noProof/>
          <w:szCs w:val="22"/>
        </w:rPr>
        <w:t>Frolkovic and Schepper, 2001</w:t>
      </w:r>
      <w:r w:rsidRPr="00D910F5">
        <w:rPr>
          <w:rFonts w:cs="Arial"/>
          <w:szCs w:val="22"/>
        </w:rPr>
        <w:t xml:space="preserve">; </w:t>
      </w:r>
      <w:r w:rsidRPr="00D910F5">
        <w:rPr>
          <w:rFonts w:cs="Arial"/>
          <w:noProof/>
          <w:szCs w:val="22"/>
        </w:rPr>
        <w:t>Diersch and Kolditz, 2002</w:t>
      </w:r>
      <w:r w:rsidRPr="00D910F5">
        <w:rPr>
          <w:rFonts w:cs="Arial"/>
          <w:szCs w:val="22"/>
        </w:rPr>
        <w:t xml:space="preserve">; </w:t>
      </w:r>
      <w:r w:rsidRPr="00D910F5">
        <w:rPr>
          <w:rFonts w:cs="Arial"/>
          <w:noProof/>
          <w:szCs w:val="22"/>
        </w:rPr>
        <w:t>Simpso</w:t>
      </w:r>
      <w:r>
        <w:rPr>
          <w:rFonts w:cs="Arial"/>
          <w:noProof/>
          <w:szCs w:val="22"/>
        </w:rPr>
        <w:t>n</w:t>
      </w:r>
      <w:r w:rsidRPr="00D910F5">
        <w:rPr>
          <w:rFonts w:cs="Arial"/>
          <w:noProof/>
          <w:szCs w:val="22"/>
        </w:rPr>
        <w:t xml:space="preserve"> and Clement, 2003)</w:t>
      </w:r>
      <w:r w:rsidR="004474F5">
        <w:rPr>
          <w:rFonts w:cs="Arial"/>
          <w:szCs w:val="22"/>
        </w:rPr>
        <w:t xml:space="preserve">.  </w:t>
      </w:r>
      <w:r w:rsidR="0076771D">
        <w:rPr>
          <w:rFonts w:cs="Arial"/>
          <w:szCs w:val="22"/>
        </w:rPr>
        <w:t>MIN3P-THCm</w:t>
      </w:r>
      <w:r>
        <w:rPr>
          <w:rFonts w:cs="Arial"/>
          <w:szCs w:val="22"/>
        </w:rPr>
        <w:t xml:space="preserve"> results for t</w:t>
      </w:r>
      <w:r w:rsidRPr="00D910F5">
        <w:rPr>
          <w:rFonts w:cs="Arial"/>
          <w:szCs w:val="22"/>
        </w:rPr>
        <w:t xml:space="preserve">he modified Henry seawater intrusion problem </w:t>
      </w:r>
      <w:r w:rsidRPr="00D910F5">
        <w:rPr>
          <w:rFonts w:cs="Arial"/>
          <w:noProof/>
          <w:szCs w:val="22"/>
        </w:rPr>
        <w:t>(Henry, 1964</w:t>
      </w:r>
      <w:r w:rsidRPr="00D910F5">
        <w:rPr>
          <w:rFonts w:cs="Arial"/>
          <w:szCs w:val="22"/>
        </w:rPr>
        <w:t xml:space="preserve">; </w:t>
      </w:r>
      <w:r w:rsidRPr="00D910F5">
        <w:rPr>
          <w:rFonts w:cs="Arial"/>
          <w:noProof/>
          <w:szCs w:val="22"/>
        </w:rPr>
        <w:t>Simpson and Clement, 2004)</w:t>
      </w:r>
      <w:r>
        <w:rPr>
          <w:rFonts w:cs="Arial"/>
          <w:szCs w:val="22"/>
        </w:rPr>
        <w:t xml:space="preserve"> </w:t>
      </w:r>
      <w:r w:rsidRPr="00D910F5">
        <w:rPr>
          <w:rFonts w:cs="Arial"/>
          <w:szCs w:val="22"/>
        </w:rPr>
        <w:t xml:space="preserve">were benchmarked against </w:t>
      </w:r>
      <w:r>
        <w:rPr>
          <w:rFonts w:cs="Arial"/>
          <w:szCs w:val="22"/>
        </w:rPr>
        <w:t>a published</w:t>
      </w:r>
      <w:r w:rsidR="00782163">
        <w:rPr>
          <w:rFonts w:cs="Arial" w:hint="eastAsia"/>
          <w:szCs w:val="22"/>
          <w:lang w:eastAsia="zh-CN"/>
        </w:rPr>
        <w:t xml:space="preserve"> semi-analytic</w:t>
      </w:r>
      <w:r>
        <w:rPr>
          <w:rFonts w:cs="Arial"/>
          <w:szCs w:val="22"/>
        </w:rPr>
        <w:t xml:space="preserve"> solution</w:t>
      </w:r>
      <w:r w:rsidR="004474F5">
        <w:rPr>
          <w:rFonts w:cs="Arial"/>
          <w:szCs w:val="22"/>
        </w:rPr>
        <w:t xml:space="preserve">.  </w:t>
      </w:r>
    </w:p>
    <w:p w14:paraId="2144913A" w14:textId="5D225154" w:rsidR="00A17873" w:rsidRPr="00ED3698" w:rsidRDefault="00D0714B" w:rsidP="00A17873">
      <w:pPr>
        <w:rPr>
          <w:lang w:eastAsia="zh-CN"/>
        </w:rPr>
      </w:pPr>
      <w:r>
        <w:rPr>
          <w:rFonts w:hint="eastAsia"/>
          <w:lang w:eastAsia="zh-CN"/>
        </w:rPr>
        <w:t>The verification</w:t>
      </w:r>
      <w:r w:rsidR="00A17873">
        <w:rPr>
          <w:rFonts w:hint="eastAsia"/>
          <w:lang w:eastAsia="zh-CN"/>
        </w:rPr>
        <w:t xml:space="preserve"> examples </w:t>
      </w:r>
      <w:r w:rsidR="00296629">
        <w:rPr>
          <w:rFonts w:hint="eastAsia"/>
          <w:lang w:eastAsia="zh-CN"/>
        </w:rPr>
        <w:t>for</w:t>
      </w:r>
      <w:r w:rsidR="00A17873">
        <w:rPr>
          <w:rFonts w:hint="eastAsia"/>
          <w:lang w:eastAsia="zh-CN"/>
        </w:rPr>
        <w:t xml:space="preserve"> density dependent flow problems are listed in </w:t>
      </w:r>
      <w:r w:rsidR="005F5019">
        <w:rPr>
          <w:lang w:eastAsia="zh-CN"/>
        </w:rPr>
        <w:fldChar w:fldCharType="begin"/>
      </w:r>
      <w:r w:rsidR="007B1BAB">
        <w:rPr>
          <w:lang w:eastAsia="zh-CN"/>
        </w:rPr>
        <w:instrText xml:space="preserve"> </w:instrText>
      </w:r>
      <w:r w:rsidR="007B1BAB">
        <w:rPr>
          <w:rFonts w:hint="eastAsia"/>
          <w:lang w:eastAsia="zh-CN"/>
        </w:rPr>
        <w:instrText>REF _Ref365367598 \h</w:instrText>
      </w:r>
      <w:r w:rsidR="007B1BAB">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18</w:t>
      </w:r>
      <w:r w:rsidR="005F5019">
        <w:rPr>
          <w:lang w:eastAsia="zh-CN"/>
        </w:rPr>
        <w:fldChar w:fldCharType="end"/>
      </w:r>
      <w:r w:rsidR="00A17873">
        <w:rPr>
          <w:rFonts w:hint="eastAsia"/>
          <w:lang w:eastAsia="zh-CN"/>
        </w:rPr>
        <w:t>.</w:t>
      </w:r>
    </w:p>
    <w:p w14:paraId="5E8431D7" w14:textId="14468023" w:rsidR="00A17873" w:rsidRPr="00ED3698" w:rsidRDefault="00A17873" w:rsidP="00AE6CCB">
      <w:pPr>
        <w:pStyle w:val="StyleCaptionTableCaptionBold"/>
      </w:pPr>
      <w:bookmarkStart w:id="170" w:name="_Ref365367598"/>
      <w:bookmarkStart w:id="171" w:name="_Toc520374894"/>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18</w:t>
      </w:r>
      <w:r w:rsidR="00FE1AD3">
        <w:fldChar w:fldCharType="end"/>
      </w:r>
      <w:bookmarkEnd w:id="170"/>
      <w:r w:rsidR="003B5581">
        <w:t xml:space="preserve">: </w:t>
      </w:r>
      <w:r w:rsidRPr="00ED3698">
        <w:t xml:space="preserve">List of </w:t>
      </w:r>
      <w:r>
        <w:rPr>
          <w:rFonts w:hint="eastAsia"/>
          <w:lang w:eastAsia="zh-CN"/>
        </w:rPr>
        <w:t xml:space="preserve">density dependent </w:t>
      </w:r>
      <w:r w:rsidRPr="00ED3698">
        <w:t>flow benchmarks</w:t>
      </w:r>
      <w:bookmarkEnd w:id="17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4110"/>
        <w:gridCol w:w="2127"/>
        <w:gridCol w:w="1159"/>
      </w:tblGrid>
      <w:tr w:rsidR="00A17873" w:rsidRPr="00ED3698" w14:paraId="37D5A871" w14:textId="77777777" w:rsidTr="0073116F">
        <w:tc>
          <w:tcPr>
            <w:tcW w:w="993" w:type="dxa"/>
            <w:shd w:val="clear" w:color="auto" w:fill="D9D9D9"/>
            <w:vAlign w:val="center"/>
          </w:tcPr>
          <w:p w14:paraId="1078E1CC" w14:textId="77777777" w:rsidR="00A17873" w:rsidRPr="00ED3698" w:rsidRDefault="00A17873" w:rsidP="007B1BAB">
            <w:pPr>
              <w:spacing w:before="0" w:after="0"/>
              <w:jc w:val="left"/>
              <w:rPr>
                <w:b/>
              </w:rPr>
            </w:pPr>
            <w:r w:rsidRPr="00ED3698">
              <w:rPr>
                <w:b/>
              </w:rPr>
              <w:t>Name</w:t>
            </w:r>
          </w:p>
        </w:tc>
        <w:tc>
          <w:tcPr>
            <w:tcW w:w="4110" w:type="dxa"/>
            <w:shd w:val="clear" w:color="auto" w:fill="D9D9D9"/>
            <w:vAlign w:val="center"/>
          </w:tcPr>
          <w:p w14:paraId="087AF6AD" w14:textId="77777777" w:rsidR="00A17873" w:rsidRPr="00ED3698" w:rsidRDefault="00A17873" w:rsidP="007B1BAB">
            <w:pPr>
              <w:spacing w:before="0" w:after="0"/>
              <w:jc w:val="left"/>
              <w:rPr>
                <w:b/>
              </w:rPr>
            </w:pPr>
            <w:r w:rsidRPr="00ED3698">
              <w:rPr>
                <w:b/>
              </w:rPr>
              <w:t>Description of Main Features</w:t>
            </w:r>
          </w:p>
        </w:tc>
        <w:tc>
          <w:tcPr>
            <w:tcW w:w="2127" w:type="dxa"/>
            <w:shd w:val="clear" w:color="auto" w:fill="D9D9D9"/>
            <w:vAlign w:val="center"/>
          </w:tcPr>
          <w:p w14:paraId="7055FAB9" w14:textId="77777777" w:rsidR="00A17873" w:rsidRPr="00ED3698" w:rsidRDefault="00A17873" w:rsidP="00840202">
            <w:pPr>
              <w:spacing w:before="0" w:after="0"/>
              <w:jc w:val="center"/>
              <w:rPr>
                <w:b/>
                <w:lang w:eastAsia="zh-CN"/>
              </w:rPr>
            </w:pPr>
            <w:r>
              <w:rPr>
                <w:rFonts w:hint="eastAsia"/>
                <w:b/>
                <w:lang w:eastAsia="zh-CN"/>
              </w:rPr>
              <w:t>Verification</w:t>
            </w:r>
            <w:r w:rsidR="0073116F">
              <w:rPr>
                <w:rFonts w:hint="eastAsia"/>
                <w:b/>
                <w:lang w:eastAsia="zh-CN"/>
              </w:rPr>
              <w:t xml:space="preserve"> </w:t>
            </w:r>
            <w:r w:rsidR="00840202">
              <w:rPr>
                <w:b/>
                <w:lang w:eastAsia="zh-CN"/>
              </w:rPr>
              <w:t>Type</w:t>
            </w:r>
          </w:p>
        </w:tc>
        <w:tc>
          <w:tcPr>
            <w:tcW w:w="1159" w:type="dxa"/>
            <w:shd w:val="clear" w:color="auto" w:fill="D9D9D9"/>
            <w:vAlign w:val="center"/>
          </w:tcPr>
          <w:p w14:paraId="2D808E09" w14:textId="77777777" w:rsidR="00A17873" w:rsidRPr="00ED3698" w:rsidRDefault="00A17873" w:rsidP="007B1BAB">
            <w:pPr>
              <w:spacing w:before="0" w:after="0"/>
              <w:jc w:val="left"/>
              <w:rPr>
                <w:b/>
                <w:lang w:eastAsia="zh-CN"/>
              </w:rPr>
            </w:pPr>
            <w:r>
              <w:rPr>
                <w:rFonts w:hint="eastAsia"/>
                <w:b/>
                <w:lang w:eastAsia="zh-CN"/>
              </w:rPr>
              <w:t>Section</w:t>
            </w:r>
          </w:p>
        </w:tc>
      </w:tr>
      <w:tr w:rsidR="00A17873" w:rsidRPr="00ED3698" w14:paraId="0CD5C0B9" w14:textId="77777777" w:rsidTr="0073116F">
        <w:tc>
          <w:tcPr>
            <w:tcW w:w="993" w:type="dxa"/>
            <w:shd w:val="clear" w:color="auto" w:fill="auto"/>
            <w:vAlign w:val="center"/>
          </w:tcPr>
          <w:p w14:paraId="1AABC13B" w14:textId="77777777" w:rsidR="00A17873" w:rsidRPr="00ED3698" w:rsidRDefault="00A17873" w:rsidP="007B1BAB">
            <w:pPr>
              <w:spacing w:before="0" w:after="0"/>
              <w:jc w:val="left"/>
              <w:rPr>
                <w:lang w:eastAsia="zh-CN"/>
              </w:rPr>
            </w:pPr>
            <w:r>
              <w:rPr>
                <w:rFonts w:hint="eastAsia"/>
                <w:lang w:eastAsia="zh-CN"/>
              </w:rPr>
              <w:t>elder</w:t>
            </w:r>
          </w:p>
        </w:tc>
        <w:tc>
          <w:tcPr>
            <w:tcW w:w="4110" w:type="dxa"/>
            <w:shd w:val="clear" w:color="auto" w:fill="auto"/>
          </w:tcPr>
          <w:p w14:paraId="4A20C787" w14:textId="77777777" w:rsidR="00A17873" w:rsidRPr="00ED3698" w:rsidRDefault="00A17873" w:rsidP="000B39EA">
            <w:pPr>
              <w:spacing w:before="0" w:after="0"/>
              <w:jc w:val="left"/>
              <w:rPr>
                <w:lang w:eastAsia="zh-CN"/>
              </w:rPr>
            </w:pPr>
            <w:r>
              <w:rPr>
                <w:rFonts w:hint="eastAsia"/>
                <w:lang w:eastAsia="zh-CN"/>
              </w:rPr>
              <w:t>Elder problem (2</w:t>
            </w:r>
            <w:r w:rsidRPr="00ED3698">
              <w:t xml:space="preserve">D </w:t>
            </w:r>
            <w:r w:rsidRPr="003241B6">
              <w:rPr>
                <w:szCs w:val="24"/>
              </w:rPr>
              <w:t>fluid convection driven by a thermal gradient</w:t>
            </w:r>
            <w:r>
              <w:rPr>
                <w:rFonts w:hint="eastAsia"/>
                <w:szCs w:val="24"/>
                <w:lang w:eastAsia="zh-CN"/>
              </w:rPr>
              <w:t>)</w:t>
            </w:r>
          </w:p>
        </w:tc>
        <w:tc>
          <w:tcPr>
            <w:tcW w:w="2127" w:type="dxa"/>
            <w:vAlign w:val="center"/>
          </w:tcPr>
          <w:p w14:paraId="669370BD" w14:textId="77777777" w:rsidR="00A17873" w:rsidRDefault="00A17873" w:rsidP="007B1BAB">
            <w:pPr>
              <w:spacing w:before="0" w:after="0"/>
              <w:jc w:val="center"/>
              <w:rPr>
                <w:lang w:eastAsia="zh-CN"/>
              </w:rPr>
            </w:pPr>
            <w:r>
              <w:rPr>
                <w:rFonts w:hint="eastAsia"/>
                <w:lang w:eastAsia="zh-CN"/>
              </w:rPr>
              <w:t>2</w:t>
            </w:r>
          </w:p>
        </w:tc>
        <w:tc>
          <w:tcPr>
            <w:tcW w:w="1159" w:type="dxa"/>
            <w:shd w:val="clear" w:color="auto" w:fill="auto"/>
            <w:vAlign w:val="center"/>
          </w:tcPr>
          <w:p w14:paraId="4158F5AD" w14:textId="77777777" w:rsidR="00A17873" w:rsidRPr="00ED3698" w:rsidRDefault="009C4449" w:rsidP="007B1BAB">
            <w:pPr>
              <w:spacing w:before="0" w:after="0"/>
              <w:jc w:val="center"/>
            </w:pPr>
            <w:r>
              <w:fldChar w:fldCharType="begin"/>
            </w:r>
            <w:r>
              <w:instrText xml:space="preserve"> REF _Ref364349954 \r \h  \* MERGEFORMAT </w:instrText>
            </w:r>
            <w:r>
              <w:fldChar w:fldCharType="separate"/>
            </w:r>
            <w:r w:rsidR="00B560DA">
              <w:t>2.3.1</w:t>
            </w:r>
            <w:r>
              <w:fldChar w:fldCharType="end"/>
            </w:r>
          </w:p>
        </w:tc>
      </w:tr>
      <w:tr w:rsidR="00A17873" w:rsidRPr="00ED3698" w14:paraId="5A64C4A4" w14:textId="77777777" w:rsidTr="0073116F">
        <w:tc>
          <w:tcPr>
            <w:tcW w:w="993" w:type="dxa"/>
            <w:shd w:val="clear" w:color="auto" w:fill="auto"/>
            <w:vAlign w:val="center"/>
          </w:tcPr>
          <w:p w14:paraId="7F4F28A2" w14:textId="77777777" w:rsidR="00A17873" w:rsidRPr="00ED3698" w:rsidRDefault="00A17873" w:rsidP="007B1BAB">
            <w:pPr>
              <w:spacing w:before="0" w:after="0"/>
              <w:jc w:val="left"/>
            </w:pPr>
            <w:r w:rsidRPr="007B1BAB">
              <w:rPr>
                <w:rFonts w:hint="eastAsia"/>
                <w:lang w:eastAsia="zh-CN"/>
              </w:rPr>
              <w:t>henry</w:t>
            </w:r>
          </w:p>
        </w:tc>
        <w:tc>
          <w:tcPr>
            <w:tcW w:w="4110" w:type="dxa"/>
            <w:shd w:val="clear" w:color="auto" w:fill="auto"/>
          </w:tcPr>
          <w:p w14:paraId="1AD6CE3B" w14:textId="77777777" w:rsidR="00A17873" w:rsidRPr="00ED3698" w:rsidRDefault="00A17873" w:rsidP="000B39EA">
            <w:pPr>
              <w:spacing w:before="0" w:after="0"/>
              <w:jc w:val="left"/>
              <w:rPr>
                <w:lang w:eastAsia="zh-CN"/>
              </w:rPr>
            </w:pPr>
            <w:r>
              <w:rPr>
                <w:rFonts w:hint="eastAsia"/>
                <w:lang w:eastAsia="zh-CN"/>
              </w:rPr>
              <w:t xml:space="preserve">Modified Henry problem (2D </w:t>
            </w:r>
            <w:r w:rsidRPr="008D1207">
              <w:rPr>
                <w:szCs w:val="24"/>
              </w:rPr>
              <w:t>lateral saltwater intrusion</w:t>
            </w:r>
            <w:r>
              <w:rPr>
                <w:rFonts w:hint="eastAsia"/>
                <w:szCs w:val="24"/>
                <w:lang w:eastAsia="zh-CN"/>
              </w:rPr>
              <w:t xml:space="preserve"> into aquifer)</w:t>
            </w:r>
          </w:p>
        </w:tc>
        <w:tc>
          <w:tcPr>
            <w:tcW w:w="2127" w:type="dxa"/>
            <w:vAlign w:val="center"/>
          </w:tcPr>
          <w:p w14:paraId="3DB27F2E" w14:textId="77777777" w:rsidR="00A17873" w:rsidRDefault="00C6217E" w:rsidP="00C6217E">
            <w:pPr>
              <w:spacing w:before="0" w:after="0"/>
              <w:jc w:val="center"/>
            </w:pPr>
            <w:r>
              <w:rPr>
                <w:rFonts w:hint="eastAsia"/>
                <w:lang w:eastAsia="zh-CN"/>
              </w:rPr>
              <w:t>1</w:t>
            </w:r>
          </w:p>
        </w:tc>
        <w:tc>
          <w:tcPr>
            <w:tcW w:w="1159" w:type="dxa"/>
            <w:shd w:val="clear" w:color="auto" w:fill="auto"/>
            <w:vAlign w:val="center"/>
          </w:tcPr>
          <w:p w14:paraId="03C5E813" w14:textId="77777777" w:rsidR="00A17873" w:rsidRPr="00ED3698" w:rsidRDefault="009C4449" w:rsidP="007B1BAB">
            <w:pPr>
              <w:spacing w:before="0" w:after="0"/>
              <w:jc w:val="center"/>
            </w:pPr>
            <w:r>
              <w:fldChar w:fldCharType="begin"/>
            </w:r>
            <w:r>
              <w:instrText xml:space="preserve"> REF _Ref364349963 \r \h  \* MERGEFORMAT </w:instrText>
            </w:r>
            <w:r>
              <w:fldChar w:fldCharType="separate"/>
            </w:r>
            <w:r w:rsidR="00B560DA">
              <w:t>2.3.2</w:t>
            </w:r>
            <w:r>
              <w:fldChar w:fldCharType="end"/>
            </w:r>
          </w:p>
        </w:tc>
      </w:tr>
    </w:tbl>
    <w:p w14:paraId="66D8BA11" w14:textId="77777777" w:rsidR="00A17873" w:rsidRDefault="00A17873" w:rsidP="00B20917">
      <w:pPr>
        <w:pStyle w:val="Simpleline"/>
        <w:rPr>
          <w:lang w:eastAsia="zh-CN"/>
        </w:rPr>
      </w:pPr>
    </w:p>
    <w:p w14:paraId="23670CFF" w14:textId="77777777" w:rsidR="00073799" w:rsidRDefault="00073799" w:rsidP="00A94C76">
      <w:pPr>
        <w:pStyle w:val="Heading3"/>
        <w:rPr>
          <w:lang w:eastAsia="zh-CN"/>
        </w:rPr>
      </w:pPr>
      <w:bookmarkStart w:id="172" w:name="_Ref364349954"/>
      <w:bookmarkStart w:id="173" w:name="_Toc520374422"/>
      <w:r>
        <w:rPr>
          <w:rFonts w:hint="eastAsia"/>
          <w:lang w:eastAsia="zh-CN"/>
        </w:rPr>
        <w:t>Elder problem</w:t>
      </w:r>
      <w:bookmarkEnd w:id="172"/>
      <w:bookmarkEnd w:id="173"/>
    </w:p>
    <w:p w14:paraId="436A5EEA" w14:textId="77777777" w:rsidR="00766246" w:rsidRPr="00ED3698" w:rsidRDefault="00771FFF" w:rsidP="00766246">
      <w:pPr>
        <w:pStyle w:val="Heading4"/>
      </w:pPr>
      <w:bookmarkStart w:id="174" w:name="_Toc520374423"/>
      <w:r>
        <w:t>Problem definition</w:t>
      </w:r>
      <w:bookmarkEnd w:id="174"/>
    </w:p>
    <w:p w14:paraId="62C80D66" w14:textId="2A6E6451" w:rsidR="00766246" w:rsidRDefault="00766246" w:rsidP="00766246">
      <w:pPr>
        <w:rPr>
          <w:lang w:val="en-CA"/>
        </w:rPr>
      </w:pPr>
      <w:r w:rsidRPr="00ED3698">
        <w:rPr>
          <w:lang w:val="en-CA"/>
        </w:rPr>
        <w:t xml:space="preserve">This benchmark </w:t>
      </w:r>
      <w:r>
        <w:rPr>
          <w:lang w:val="en-CA"/>
        </w:rPr>
        <w:t>is</w:t>
      </w:r>
      <w:r w:rsidRPr="00ED3698">
        <w:rPr>
          <w:lang w:val="en-CA"/>
        </w:rPr>
        <w:t xml:space="preserve"> a </w:t>
      </w:r>
      <w:r>
        <w:rPr>
          <w:lang w:val="en-CA"/>
        </w:rPr>
        <w:t xml:space="preserve">2D density dependent flow problem reported by </w:t>
      </w:r>
      <w:r w:rsidRPr="003241B6">
        <w:rPr>
          <w:szCs w:val="24"/>
        </w:rPr>
        <w:t>Voss and Souza (1987)</w:t>
      </w:r>
      <w:r>
        <w:rPr>
          <w:szCs w:val="24"/>
        </w:rPr>
        <w:t xml:space="preserve"> based on </w:t>
      </w:r>
      <w:r w:rsidRPr="003241B6">
        <w:rPr>
          <w:szCs w:val="24"/>
        </w:rPr>
        <w:t>laboratory investigations of fluid convection driven by a thermal gradient (Elder, 1967)</w:t>
      </w:r>
      <w:r w:rsidR="004474F5">
        <w:rPr>
          <w:szCs w:val="24"/>
        </w:rPr>
        <w:t xml:space="preserve">.  </w:t>
      </w:r>
      <w:r>
        <w:rPr>
          <w:szCs w:val="24"/>
        </w:rPr>
        <w:t xml:space="preserve">It tests </w:t>
      </w:r>
      <w:r w:rsidR="00447ADB">
        <w:rPr>
          <w:szCs w:val="24"/>
        </w:rPr>
        <w:t xml:space="preserve">2D </w:t>
      </w:r>
      <w:r w:rsidR="00447ADB" w:rsidRPr="003241B6">
        <w:rPr>
          <w:szCs w:val="24"/>
        </w:rPr>
        <w:t>fluid convection resulting from solute concentration gradients</w:t>
      </w:r>
      <w:r w:rsidR="004474F5">
        <w:rPr>
          <w:szCs w:val="24"/>
        </w:rPr>
        <w:t xml:space="preserve">.  </w:t>
      </w:r>
      <w:r w:rsidR="00447ADB">
        <w:rPr>
          <w:szCs w:val="24"/>
        </w:rPr>
        <w:t>Simulated results were compared to the simulations by software d</w:t>
      </w:r>
      <w:r w:rsidR="00447ADB" w:rsidRPr="00447ADB">
        <w:rPr>
          <w:szCs w:val="24"/>
          <w:vertAlign w:val="superscript"/>
        </w:rPr>
        <w:t>3</w:t>
      </w:r>
      <w:r w:rsidR="00447ADB">
        <w:rPr>
          <w:szCs w:val="24"/>
        </w:rPr>
        <w:t xml:space="preserve">f </w:t>
      </w:r>
      <w:r w:rsidR="00447ADB" w:rsidRPr="00357856">
        <w:rPr>
          <w:rFonts w:cs="Arial"/>
          <w:noProof/>
          <w:szCs w:val="22"/>
        </w:rPr>
        <w:t>(Frolkovic and Schepper, 2001)</w:t>
      </w:r>
      <w:r w:rsidR="00447ADB" w:rsidRPr="00357856">
        <w:rPr>
          <w:rFonts w:cs="Arial"/>
          <w:szCs w:val="22"/>
        </w:rPr>
        <w:t>.</w:t>
      </w:r>
    </w:p>
    <w:p w14:paraId="2FB6EC74" w14:textId="77777777" w:rsidR="00447ADB" w:rsidRPr="00192E8E" w:rsidRDefault="00B3171D" w:rsidP="00447ADB">
      <w:pPr>
        <w:pStyle w:val="StyleHeading4Bold"/>
      </w:pPr>
      <w:bookmarkStart w:id="175" w:name="_Toc520374424"/>
      <w:r>
        <w:t>Model setup</w:t>
      </w:r>
      <w:bookmarkEnd w:id="175"/>
    </w:p>
    <w:p w14:paraId="1799F549" w14:textId="09BFC842" w:rsidR="00073799" w:rsidRPr="003241B6" w:rsidRDefault="00073799" w:rsidP="00073799">
      <w:pPr>
        <w:pStyle w:val="PlainText"/>
        <w:jc w:val="both"/>
        <w:rPr>
          <w:rFonts w:ascii="Times New Roman" w:hAnsi="Times New Roman"/>
          <w:sz w:val="24"/>
          <w:szCs w:val="24"/>
        </w:rPr>
      </w:pPr>
      <w:r w:rsidRPr="003241B6">
        <w:rPr>
          <w:rFonts w:ascii="Times New Roman" w:hAnsi="Times New Roman"/>
          <w:sz w:val="24"/>
          <w:szCs w:val="24"/>
        </w:rPr>
        <w:t>The Elder problem domain consists of a two-dimensional vertical cross-section depicting a zone of freshwater underlying a source of brines</w:t>
      </w:r>
      <w:r w:rsidR="004474F5">
        <w:rPr>
          <w:rFonts w:ascii="Times New Roman" w:hAnsi="Times New Roman"/>
          <w:sz w:val="24"/>
          <w:szCs w:val="24"/>
        </w:rPr>
        <w:t xml:space="preserve">.  </w:t>
      </w:r>
      <w:r w:rsidR="00447ADB">
        <w:rPr>
          <w:rFonts w:ascii="Times New Roman" w:hAnsi="Times New Roman"/>
          <w:sz w:val="24"/>
          <w:szCs w:val="24"/>
        </w:rPr>
        <w:t xml:space="preserve">The domain is in </w:t>
      </w:r>
      <w:r w:rsidRPr="003241B6">
        <w:rPr>
          <w:rFonts w:ascii="Times New Roman" w:hAnsi="Times New Roman"/>
          <w:sz w:val="24"/>
          <w:szCs w:val="24"/>
        </w:rPr>
        <w:t xml:space="preserve">300 m horizontal by 150 m vertical, and discretized using a 8192-node grid with </w:t>
      </w:r>
      <w:r w:rsidRPr="00296935">
        <w:rPr>
          <w:rFonts w:ascii="Times New Roman" w:hAnsi="Times New Roman"/>
          <w:sz w:val="24"/>
          <w:szCs w:val="24"/>
        </w:rPr>
        <w:sym w:font="Symbol" w:char="F044"/>
      </w:r>
      <w:r w:rsidRPr="003241B6">
        <w:rPr>
          <w:rFonts w:ascii="Times New Roman" w:hAnsi="Times New Roman"/>
          <w:sz w:val="24"/>
          <w:szCs w:val="24"/>
        </w:rPr>
        <w:t xml:space="preserve">x = </w:t>
      </w:r>
      <w:r w:rsidRPr="00296935">
        <w:rPr>
          <w:rFonts w:ascii="Times New Roman" w:hAnsi="Times New Roman"/>
          <w:sz w:val="24"/>
          <w:szCs w:val="24"/>
        </w:rPr>
        <w:sym w:font="Symbol" w:char="F044"/>
      </w:r>
      <w:r w:rsidRPr="003241B6">
        <w:rPr>
          <w:rFonts w:ascii="Times New Roman" w:hAnsi="Times New Roman"/>
          <w:sz w:val="24"/>
          <w:szCs w:val="24"/>
        </w:rPr>
        <w:t>z = 2.4 m</w:t>
      </w:r>
      <w:r w:rsidR="004474F5">
        <w:rPr>
          <w:rFonts w:ascii="Times New Roman" w:hAnsi="Times New Roman"/>
          <w:sz w:val="24"/>
          <w:szCs w:val="24"/>
        </w:rPr>
        <w:t xml:space="preserve">.  </w:t>
      </w:r>
      <w:r w:rsidRPr="003241B6">
        <w:rPr>
          <w:rFonts w:ascii="Times New Roman" w:hAnsi="Times New Roman"/>
          <w:sz w:val="24"/>
          <w:szCs w:val="24"/>
        </w:rPr>
        <w:t>A constant concentration of 0 g l</w:t>
      </w:r>
      <w:r w:rsidRPr="003241B6">
        <w:rPr>
          <w:rFonts w:ascii="Times New Roman" w:hAnsi="Times New Roman"/>
          <w:sz w:val="24"/>
          <w:szCs w:val="24"/>
          <w:vertAlign w:val="superscript"/>
        </w:rPr>
        <w:t>-1</w:t>
      </w:r>
      <w:r w:rsidRPr="003241B6">
        <w:rPr>
          <w:rFonts w:ascii="Times New Roman" w:hAnsi="Times New Roman"/>
          <w:sz w:val="24"/>
          <w:szCs w:val="24"/>
        </w:rPr>
        <w:t xml:space="preserve"> was assigned to the entire bottom boundary</w:t>
      </w:r>
      <w:r w:rsidR="00522B30">
        <w:rPr>
          <w:rFonts w:ascii="Times New Roman" w:eastAsiaTheme="minorEastAsia" w:hAnsi="Times New Roman" w:hint="eastAsia"/>
          <w:sz w:val="24"/>
          <w:szCs w:val="24"/>
          <w:lang w:eastAsia="zh-CN"/>
        </w:rPr>
        <w:t xml:space="preserve"> and C</w:t>
      </w:r>
      <w:r w:rsidR="00522B30" w:rsidRPr="000E17FD">
        <w:rPr>
          <w:rFonts w:ascii="Times New Roman" w:eastAsiaTheme="minorEastAsia" w:hAnsi="Times New Roman" w:hint="eastAsia"/>
          <w:sz w:val="24"/>
          <w:szCs w:val="24"/>
          <w:vertAlign w:val="subscript"/>
          <w:lang w:eastAsia="zh-CN"/>
        </w:rPr>
        <w:t>s</w:t>
      </w:r>
      <w:r w:rsidR="00522B30">
        <w:rPr>
          <w:rFonts w:ascii="Times New Roman" w:eastAsiaTheme="minorEastAsia" w:hAnsi="Times New Roman" w:hint="eastAsia"/>
          <w:sz w:val="24"/>
          <w:szCs w:val="24"/>
          <w:lang w:eastAsia="zh-CN"/>
        </w:rPr>
        <w:t xml:space="preserve"> on the half upper right boundary</w:t>
      </w:r>
      <w:r w:rsidR="004474F5">
        <w:rPr>
          <w:rFonts w:ascii="Times New Roman" w:eastAsiaTheme="minorEastAsia" w:hAnsi="Times New Roman" w:hint="eastAsia"/>
          <w:sz w:val="24"/>
          <w:szCs w:val="24"/>
          <w:lang w:eastAsia="zh-CN"/>
        </w:rPr>
        <w:t xml:space="preserve">.  </w:t>
      </w:r>
      <w:r w:rsidR="00522B30">
        <w:rPr>
          <w:rFonts w:ascii="Times New Roman" w:eastAsiaTheme="minorEastAsia" w:hAnsi="Times New Roman" w:hint="eastAsia"/>
          <w:sz w:val="24"/>
          <w:szCs w:val="24"/>
          <w:lang w:eastAsia="zh-CN"/>
        </w:rPr>
        <w:t>N</w:t>
      </w:r>
      <w:r w:rsidRPr="003241B6">
        <w:rPr>
          <w:rFonts w:ascii="Times New Roman" w:hAnsi="Times New Roman"/>
          <w:sz w:val="24"/>
          <w:szCs w:val="24"/>
        </w:rPr>
        <w:t>o flow boundaries were assigned to all four sides of the domain</w:t>
      </w:r>
      <w:r w:rsidR="004474F5">
        <w:rPr>
          <w:rFonts w:ascii="Times New Roman" w:hAnsi="Times New Roman"/>
          <w:sz w:val="24"/>
          <w:szCs w:val="24"/>
        </w:rPr>
        <w:t xml:space="preserve">.  </w:t>
      </w:r>
      <w:r w:rsidRPr="003241B6">
        <w:rPr>
          <w:rFonts w:ascii="Times New Roman" w:hAnsi="Times New Roman"/>
          <w:sz w:val="24"/>
          <w:szCs w:val="24"/>
        </w:rPr>
        <w:t>A constant fluid pressure of 0 Pa was assigned to the upper left corner of the domain (Voss and Souza, 1987)</w:t>
      </w:r>
      <w:r w:rsidR="004474F5">
        <w:rPr>
          <w:rFonts w:ascii="Times New Roman" w:hAnsi="Times New Roman"/>
          <w:sz w:val="24"/>
          <w:szCs w:val="24"/>
        </w:rPr>
        <w:t xml:space="preserve">.  </w:t>
      </w:r>
      <w:r w:rsidRPr="003241B6">
        <w:rPr>
          <w:rFonts w:ascii="Times New Roman" w:hAnsi="Times New Roman"/>
          <w:sz w:val="24"/>
          <w:szCs w:val="24"/>
        </w:rPr>
        <w:t xml:space="preserve">The model domain and boundary conditions for the Elder problem are illustrated in </w:t>
      </w:r>
      <w:r w:rsidR="009C4449">
        <w:fldChar w:fldCharType="begin"/>
      </w:r>
      <w:r w:rsidR="009C4449">
        <w:instrText xml:space="preserve"> REF _Ref363738629 \h  \* MERGEFORMAT </w:instrText>
      </w:r>
      <w:r w:rsidR="009C4449">
        <w:fldChar w:fldCharType="separate"/>
      </w:r>
      <w:r w:rsidR="00B560DA" w:rsidRPr="00B560DA">
        <w:rPr>
          <w:rFonts w:ascii="Times New Roman" w:hAnsi="Times New Roman"/>
          <w:sz w:val="24"/>
          <w:szCs w:val="24"/>
        </w:rPr>
        <w:t xml:space="preserve">Figure </w:t>
      </w:r>
      <w:r w:rsidR="00B560DA" w:rsidRPr="00B560DA">
        <w:rPr>
          <w:rFonts w:ascii="Times New Roman" w:hAnsi="Times New Roman"/>
          <w:noProof/>
          <w:sz w:val="24"/>
          <w:szCs w:val="24"/>
        </w:rPr>
        <w:t>2.10</w:t>
      </w:r>
      <w:r w:rsidR="009C4449">
        <w:fldChar w:fldCharType="end"/>
      </w:r>
      <w:r w:rsidR="004474F5">
        <w:rPr>
          <w:rFonts w:ascii="Times New Roman" w:hAnsi="Times New Roman"/>
          <w:sz w:val="24"/>
          <w:szCs w:val="24"/>
        </w:rPr>
        <w:t xml:space="preserve">.  </w:t>
      </w:r>
    </w:p>
    <w:p w14:paraId="0863AE84" w14:textId="77777777" w:rsidR="00073799" w:rsidRDefault="00073799" w:rsidP="00073799">
      <w:pPr>
        <w:pStyle w:val="PlainText"/>
        <w:jc w:val="both"/>
        <w:rPr>
          <w:rFonts w:ascii="Times New Roman" w:eastAsiaTheme="minorEastAsia" w:hAnsi="Times New Roman"/>
          <w:sz w:val="24"/>
          <w:szCs w:val="24"/>
          <w:lang w:eastAsia="zh-CN"/>
        </w:rPr>
      </w:pPr>
      <w:r w:rsidRPr="003241B6">
        <w:rPr>
          <w:rFonts w:ascii="Times New Roman" w:hAnsi="Times New Roman"/>
          <w:sz w:val="24"/>
          <w:szCs w:val="24"/>
        </w:rPr>
        <w:t xml:space="preserve"> </w:t>
      </w:r>
    </w:p>
    <w:p w14:paraId="732AABE2" w14:textId="77777777" w:rsidR="00073799" w:rsidRDefault="00073799" w:rsidP="00073799">
      <w:pPr>
        <w:keepNext/>
        <w:jc w:val="center"/>
      </w:pPr>
      <w:r>
        <w:rPr>
          <w:rFonts w:cs="Arial"/>
          <w:noProof/>
          <w:szCs w:val="22"/>
          <w:lang w:val="en-CA" w:eastAsia="zh-CN"/>
        </w:rPr>
        <w:lastRenderedPageBreak/>
        <w:drawing>
          <wp:inline distT="0" distB="0" distL="0" distR="0" wp14:anchorId="6A16B100" wp14:editId="03913CDF">
            <wp:extent cx="4724400" cy="26574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4400" cy="2657475"/>
                    </a:xfrm>
                    <a:prstGeom prst="rect">
                      <a:avLst/>
                    </a:prstGeom>
                    <a:noFill/>
                    <a:ln>
                      <a:noFill/>
                    </a:ln>
                  </pic:spPr>
                </pic:pic>
              </a:graphicData>
            </a:graphic>
          </wp:inline>
        </w:drawing>
      </w:r>
    </w:p>
    <w:p w14:paraId="4710E434" w14:textId="50C97C8B" w:rsidR="00073799" w:rsidRPr="00D910F5" w:rsidRDefault="00073799" w:rsidP="00687205">
      <w:pPr>
        <w:pStyle w:val="StyleCaptionTableCaptionCentered"/>
        <w:rPr>
          <w:rFonts w:cs="Arial"/>
          <w:szCs w:val="22"/>
          <w:lang w:eastAsia="zh-CN"/>
        </w:rPr>
      </w:pPr>
      <w:bookmarkStart w:id="176" w:name="_Ref363738629"/>
      <w:bookmarkStart w:id="177" w:name="_Toc520375026"/>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10</w:t>
      </w:r>
      <w:r w:rsidR="00183C7C">
        <w:fldChar w:fldCharType="end"/>
      </w:r>
      <w:bookmarkEnd w:id="176"/>
      <w:r>
        <w:rPr>
          <w:rFonts w:hint="eastAsia"/>
          <w:lang w:eastAsia="zh-CN"/>
        </w:rPr>
        <w:tab/>
      </w:r>
      <w:r w:rsidRPr="003241B6">
        <w:rPr>
          <w:lang w:eastAsia="zh-CN"/>
        </w:rPr>
        <w:t>Elder problem domain and boundary conditions</w:t>
      </w:r>
      <w:r>
        <w:rPr>
          <w:rFonts w:hint="eastAsia"/>
          <w:lang w:eastAsia="zh-CN"/>
        </w:rPr>
        <w:t xml:space="preserve"> </w:t>
      </w:r>
      <w:r w:rsidR="008236DA">
        <w:rPr>
          <w:rFonts w:cs="Arial" w:hint="eastAsia"/>
          <w:szCs w:val="22"/>
          <w:lang w:eastAsia="zh-CN"/>
        </w:rPr>
        <w:t>(Bea et al., 2011)</w:t>
      </w:r>
      <w:bookmarkEnd w:id="177"/>
    </w:p>
    <w:p w14:paraId="6E0F7654" w14:textId="77777777" w:rsidR="00073799" w:rsidRDefault="00073799" w:rsidP="00B20917">
      <w:pPr>
        <w:pStyle w:val="Simpleline"/>
        <w:rPr>
          <w:lang w:eastAsia="zh-CN"/>
        </w:rPr>
      </w:pPr>
    </w:p>
    <w:p w14:paraId="623B73BE" w14:textId="77777777" w:rsidR="00181341" w:rsidRPr="003241B6" w:rsidRDefault="00181341" w:rsidP="00B20917">
      <w:pPr>
        <w:pStyle w:val="StyleHeading4Bold"/>
      </w:pPr>
      <w:bookmarkStart w:id="178" w:name="_Toc520374425"/>
      <w:r>
        <w:t>Parameters</w:t>
      </w:r>
      <w:bookmarkEnd w:id="178"/>
    </w:p>
    <w:p w14:paraId="1DD42A59" w14:textId="0C6980B2" w:rsidR="00073799" w:rsidRPr="003241B6" w:rsidRDefault="00073799" w:rsidP="00073799">
      <w:pPr>
        <w:pStyle w:val="PlainText"/>
        <w:jc w:val="both"/>
        <w:rPr>
          <w:rFonts w:ascii="Times New Roman" w:hAnsi="Times New Roman"/>
          <w:sz w:val="24"/>
          <w:szCs w:val="24"/>
        </w:rPr>
      </w:pPr>
      <w:r w:rsidRPr="003241B6">
        <w:rPr>
          <w:rFonts w:ascii="Times New Roman" w:hAnsi="Times New Roman"/>
          <w:sz w:val="24"/>
          <w:szCs w:val="24"/>
        </w:rPr>
        <w:t>The Elder problem was simulated for a period of 20 years using the parameter values presented by Voss and Souza (1987)</w:t>
      </w:r>
      <w:r w:rsidR="004474F5">
        <w:rPr>
          <w:rFonts w:ascii="Times New Roman" w:hAnsi="Times New Roman"/>
          <w:sz w:val="24"/>
          <w:szCs w:val="24"/>
        </w:rPr>
        <w:t xml:space="preserve">.  </w:t>
      </w:r>
      <w:r w:rsidRPr="003241B6">
        <w:rPr>
          <w:rFonts w:ascii="Times New Roman" w:hAnsi="Times New Roman"/>
          <w:sz w:val="24"/>
          <w:szCs w:val="24"/>
        </w:rPr>
        <w:t xml:space="preserve">The Van Leer (1974) flux limiting scheme was used in </w:t>
      </w:r>
      <w:r w:rsidR="0076771D">
        <w:rPr>
          <w:rFonts w:ascii="Times New Roman" w:hAnsi="Times New Roman"/>
          <w:sz w:val="24"/>
          <w:szCs w:val="24"/>
        </w:rPr>
        <w:t>MIN3P-THCm</w:t>
      </w:r>
      <w:r w:rsidR="000E17FD">
        <w:rPr>
          <w:rFonts w:ascii="Times New Roman" w:hAnsi="Times New Roman"/>
          <w:sz w:val="24"/>
          <w:szCs w:val="24"/>
        </w:rPr>
        <w:t xml:space="preserve"> to simulate advective solute transport</w:t>
      </w:r>
      <w:r w:rsidR="004474F5">
        <w:rPr>
          <w:rFonts w:ascii="Times New Roman" w:hAnsi="Times New Roman"/>
          <w:sz w:val="24"/>
          <w:szCs w:val="24"/>
        </w:rPr>
        <w:t xml:space="preserve">.  </w:t>
      </w:r>
      <w:r w:rsidRPr="003241B6">
        <w:rPr>
          <w:rFonts w:ascii="Times New Roman" w:hAnsi="Times New Roman"/>
          <w:sz w:val="24"/>
          <w:szCs w:val="24"/>
        </w:rPr>
        <w:t xml:space="preserve">The flow and transport parameters are summarized in </w:t>
      </w:r>
      <w:r w:rsidR="009C4449">
        <w:fldChar w:fldCharType="begin"/>
      </w:r>
      <w:r w:rsidR="009C4449">
        <w:instrText xml:space="preserve"> REF _Ref363739055 \h  \* MERGEFORMAT </w:instrText>
      </w:r>
      <w:r w:rsidR="009C4449">
        <w:fldChar w:fldCharType="separate"/>
      </w:r>
      <w:r w:rsidR="00B560DA" w:rsidRPr="00B560DA">
        <w:rPr>
          <w:rFonts w:ascii="Times New Roman" w:hAnsi="Times New Roman"/>
          <w:sz w:val="24"/>
          <w:szCs w:val="24"/>
        </w:rPr>
        <w:t xml:space="preserve">Table </w:t>
      </w:r>
      <w:r w:rsidR="00B560DA" w:rsidRPr="00B560DA">
        <w:rPr>
          <w:rFonts w:ascii="Times New Roman" w:hAnsi="Times New Roman"/>
          <w:noProof/>
          <w:sz w:val="24"/>
          <w:szCs w:val="24"/>
        </w:rPr>
        <w:t>2.19</w:t>
      </w:r>
      <w:r w:rsidR="009C4449">
        <w:fldChar w:fldCharType="end"/>
      </w:r>
      <w:r w:rsidR="004474F5">
        <w:rPr>
          <w:rFonts w:ascii="Times New Roman" w:hAnsi="Times New Roman"/>
          <w:sz w:val="24"/>
          <w:szCs w:val="24"/>
        </w:rPr>
        <w:t xml:space="preserve">.  </w:t>
      </w:r>
    </w:p>
    <w:p w14:paraId="6F696881" w14:textId="1148C005" w:rsidR="00073799" w:rsidRDefault="00073799" w:rsidP="00073799">
      <w:pPr>
        <w:pStyle w:val="Caption"/>
        <w:keepNext/>
        <w:rPr>
          <w:lang w:eastAsia="zh-CN"/>
        </w:rPr>
      </w:pPr>
      <w:bookmarkStart w:id="179" w:name="_Ref363739055"/>
      <w:bookmarkStart w:id="180" w:name="_Toc520374895"/>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19</w:t>
      </w:r>
      <w:r w:rsidR="00FE1AD3">
        <w:fldChar w:fldCharType="end"/>
      </w:r>
      <w:bookmarkEnd w:id="179"/>
      <w:r w:rsidR="003B5581">
        <w:t xml:space="preserve">: </w:t>
      </w:r>
      <w:bookmarkStart w:id="181" w:name="_Ref302416158"/>
      <w:r>
        <w:rPr>
          <w:rFonts w:cs="Arial"/>
          <w:szCs w:val="22"/>
        </w:rPr>
        <w:t>P</w:t>
      </w:r>
      <w:r w:rsidRPr="00073F0B">
        <w:rPr>
          <w:rFonts w:cs="Arial"/>
          <w:szCs w:val="22"/>
        </w:rPr>
        <w:t xml:space="preserve">arameters </w:t>
      </w:r>
      <w:r>
        <w:rPr>
          <w:rFonts w:cs="Arial"/>
          <w:szCs w:val="22"/>
        </w:rPr>
        <w:t>for</w:t>
      </w:r>
      <w:r w:rsidRPr="00073F0B">
        <w:rPr>
          <w:rFonts w:cs="Arial"/>
          <w:szCs w:val="22"/>
        </w:rPr>
        <w:t xml:space="preserve"> Elder </w:t>
      </w:r>
      <w:r>
        <w:rPr>
          <w:rFonts w:cs="Arial"/>
          <w:szCs w:val="22"/>
        </w:rPr>
        <w:t>C</w:t>
      </w:r>
      <w:r w:rsidRPr="00073F0B">
        <w:rPr>
          <w:rFonts w:cs="Arial"/>
          <w:szCs w:val="22"/>
        </w:rPr>
        <w:t xml:space="preserve">onvection </w:t>
      </w:r>
      <w:r>
        <w:rPr>
          <w:rFonts w:cs="Arial"/>
          <w:szCs w:val="22"/>
        </w:rPr>
        <w:t>P</w:t>
      </w:r>
      <w:r w:rsidRPr="00073F0B">
        <w:rPr>
          <w:rFonts w:cs="Arial"/>
          <w:szCs w:val="22"/>
        </w:rPr>
        <w:t>roblem</w:t>
      </w:r>
      <w:bookmarkEnd w:id="181"/>
      <w:r>
        <w:rPr>
          <w:rFonts w:cs="Arial" w:hint="eastAsia"/>
          <w:szCs w:val="22"/>
          <w:lang w:eastAsia="zh-CN"/>
        </w:rPr>
        <w:t xml:space="preserve"> </w:t>
      </w:r>
      <w:r w:rsidR="008236DA">
        <w:rPr>
          <w:rFonts w:cs="Arial" w:hint="eastAsia"/>
          <w:szCs w:val="22"/>
          <w:lang w:eastAsia="zh-CN"/>
        </w:rPr>
        <w:t>(Bea et al., 2011)</w:t>
      </w:r>
      <w:bookmarkEnd w:id="180"/>
    </w:p>
    <w:tbl>
      <w:tblPr>
        <w:tblW w:w="5000" w:type="pct"/>
        <w:jc w:val="center"/>
        <w:tblLook w:val="04A0" w:firstRow="1" w:lastRow="0" w:firstColumn="1" w:lastColumn="0" w:noHBand="0" w:noVBand="1"/>
      </w:tblPr>
      <w:tblGrid>
        <w:gridCol w:w="4421"/>
        <w:gridCol w:w="1358"/>
        <w:gridCol w:w="1714"/>
        <w:gridCol w:w="1147"/>
      </w:tblGrid>
      <w:tr w:rsidR="00073799" w:rsidRPr="003241B6" w14:paraId="3F7F9103" w14:textId="77777777" w:rsidTr="00A94C76">
        <w:trPr>
          <w:jc w:val="center"/>
        </w:trPr>
        <w:tc>
          <w:tcPr>
            <w:tcW w:w="2558" w:type="pct"/>
            <w:tcBorders>
              <w:top w:val="single" w:sz="4" w:space="0" w:color="auto"/>
              <w:bottom w:val="single" w:sz="4" w:space="0" w:color="auto"/>
            </w:tcBorders>
            <w:shd w:val="clear" w:color="auto" w:fill="D9D9D9" w:themeFill="background1" w:themeFillShade="D9"/>
          </w:tcPr>
          <w:p w14:paraId="39DB0457" w14:textId="77777777" w:rsidR="00073799" w:rsidRPr="003241B6" w:rsidRDefault="00073799" w:rsidP="000B39EA">
            <w:pPr>
              <w:pStyle w:val="PlainText"/>
              <w:spacing w:before="0" w:after="0"/>
              <w:jc w:val="center"/>
              <w:rPr>
                <w:rFonts w:ascii="Times New Roman" w:hAnsi="Times New Roman"/>
                <w:b/>
                <w:sz w:val="24"/>
                <w:szCs w:val="24"/>
              </w:rPr>
            </w:pPr>
            <w:r w:rsidRPr="003241B6">
              <w:rPr>
                <w:rFonts w:ascii="Times New Roman" w:hAnsi="Times New Roman"/>
                <w:b/>
                <w:sz w:val="24"/>
                <w:szCs w:val="24"/>
              </w:rPr>
              <w:br w:type="page"/>
              <w:t>Parameter</w:t>
            </w:r>
          </w:p>
        </w:tc>
        <w:tc>
          <w:tcPr>
            <w:tcW w:w="786" w:type="pct"/>
            <w:tcBorders>
              <w:top w:val="single" w:sz="4" w:space="0" w:color="auto"/>
              <w:bottom w:val="single" w:sz="4" w:space="0" w:color="auto"/>
            </w:tcBorders>
            <w:shd w:val="clear" w:color="auto" w:fill="D9D9D9" w:themeFill="background1" w:themeFillShade="D9"/>
          </w:tcPr>
          <w:p w14:paraId="2242519A" w14:textId="77777777" w:rsidR="00073799" w:rsidRPr="003241B6" w:rsidRDefault="00073799" w:rsidP="000B39EA">
            <w:pPr>
              <w:pStyle w:val="PlainText"/>
              <w:spacing w:before="0" w:after="0"/>
              <w:jc w:val="center"/>
              <w:rPr>
                <w:rFonts w:ascii="Times New Roman" w:hAnsi="Times New Roman"/>
                <w:b/>
                <w:sz w:val="24"/>
                <w:szCs w:val="24"/>
              </w:rPr>
            </w:pPr>
            <w:r w:rsidRPr="003241B6">
              <w:rPr>
                <w:rFonts w:ascii="Times New Roman" w:hAnsi="Times New Roman"/>
                <w:b/>
                <w:sz w:val="24"/>
                <w:szCs w:val="24"/>
              </w:rPr>
              <w:t>Symbol</w:t>
            </w:r>
          </w:p>
        </w:tc>
        <w:tc>
          <w:tcPr>
            <w:tcW w:w="992" w:type="pct"/>
            <w:tcBorders>
              <w:top w:val="single" w:sz="4" w:space="0" w:color="auto"/>
              <w:bottom w:val="single" w:sz="4" w:space="0" w:color="auto"/>
            </w:tcBorders>
            <w:shd w:val="clear" w:color="auto" w:fill="D9D9D9" w:themeFill="background1" w:themeFillShade="D9"/>
          </w:tcPr>
          <w:p w14:paraId="65414C2C" w14:textId="77777777" w:rsidR="00073799" w:rsidRPr="003241B6" w:rsidRDefault="00073799" w:rsidP="000B39EA">
            <w:pPr>
              <w:pStyle w:val="PlainText"/>
              <w:spacing w:before="0" w:after="0"/>
              <w:jc w:val="center"/>
              <w:rPr>
                <w:rFonts w:ascii="Times New Roman" w:hAnsi="Times New Roman"/>
                <w:b/>
                <w:sz w:val="24"/>
                <w:szCs w:val="24"/>
              </w:rPr>
            </w:pPr>
            <w:r w:rsidRPr="003241B6">
              <w:rPr>
                <w:rFonts w:ascii="Times New Roman" w:hAnsi="Times New Roman"/>
                <w:b/>
                <w:sz w:val="24"/>
                <w:szCs w:val="24"/>
              </w:rPr>
              <w:t>Value</w:t>
            </w:r>
          </w:p>
        </w:tc>
        <w:tc>
          <w:tcPr>
            <w:tcW w:w="664" w:type="pct"/>
            <w:tcBorders>
              <w:top w:val="single" w:sz="4" w:space="0" w:color="auto"/>
              <w:bottom w:val="single" w:sz="4" w:space="0" w:color="auto"/>
            </w:tcBorders>
            <w:shd w:val="clear" w:color="auto" w:fill="D9D9D9" w:themeFill="background1" w:themeFillShade="D9"/>
          </w:tcPr>
          <w:p w14:paraId="15141BEA" w14:textId="77777777" w:rsidR="00073799" w:rsidRPr="003241B6" w:rsidRDefault="00073799" w:rsidP="000B39EA">
            <w:pPr>
              <w:pStyle w:val="PlainText"/>
              <w:spacing w:before="0" w:after="0"/>
              <w:jc w:val="center"/>
              <w:rPr>
                <w:rFonts w:ascii="Times New Roman" w:hAnsi="Times New Roman"/>
                <w:b/>
                <w:sz w:val="24"/>
                <w:szCs w:val="24"/>
              </w:rPr>
            </w:pPr>
            <w:r w:rsidRPr="003241B6">
              <w:rPr>
                <w:rFonts w:ascii="Times New Roman" w:hAnsi="Times New Roman"/>
                <w:b/>
                <w:sz w:val="24"/>
                <w:szCs w:val="24"/>
              </w:rPr>
              <w:t>Units</w:t>
            </w:r>
          </w:p>
        </w:tc>
      </w:tr>
      <w:tr w:rsidR="00073799" w:rsidRPr="003241B6" w14:paraId="3BDFEEE4" w14:textId="77777777" w:rsidTr="00A94C76">
        <w:trPr>
          <w:jc w:val="center"/>
        </w:trPr>
        <w:tc>
          <w:tcPr>
            <w:tcW w:w="2558" w:type="pct"/>
            <w:tcBorders>
              <w:top w:val="single" w:sz="4" w:space="0" w:color="auto"/>
            </w:tcBorders>
          </w:tcPr>
          <w:p w14:paraId="1BEAF1FD"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Hydraulic conductivity</w:t>
            </w:r>
          </w:p>
        </w:tc>
        <w:tc>
          <w:tcPr>
            <w:tcW w:w="786" w:type="pct"/>
            <w:tcBorders>
              <w:top w:val="single" w:sz="4" w:space="0" w:color="auto"/>
            </w:tcBorders>
          </w:tcPr>
          <w:p w14:paraId="1F523ED8"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K</w:t>
            </w:r>
          </w:p>
        </w:tc>
        <w:tc>
          <w:tcPr>
            <w:tcW w:w="992" w:type="pct"/>
            <w:tcBorders>
              <w:top w:val="single" w:sz="4" w:space="0" w:color="auto"/>
            </w:tcBorders>
          </w:tcPr>
          <w:p w14:paraId="3141A655"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4.75</w:t>
            </w:r>
            <w:r>
              <w:rPr>
                <w:rFonts w:ascii="Times New Roman" w:hAnsi="Times New Roman"/>
                <w:sz w:val="24"/>
                <w:szCs w:val="24"/>
              </w:rPr>
              <w:t>×10</w:t>
            </w:r>
            <w:r w:rsidRPr="003241B6">
              <w:rPr>
                <w:rFonts w:ascii="Times New Roman" w:hAnsi="Times New Roman"/>
                <w:sz w:val="24"/>
                <w:szCs w:val="24"/>
                <w:vertAlign w:val="superscript"/>
              </w:rPr>
              <w:t>-6</w:t>
            </w:r>
          </w:p>
        </w:tc>
        <w:tc>
          <w:tcPr>
            <w:tcW w:w="664" w:type="pct"/>
            <w:tcBorders>
              <w:top w:val="single" w:sz="4" w:space="0" w:color="auto"/>
            </w:tcBorders>
          </w:tcPr>
          <w:p w14:paraId="3E96D7C1"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m s</w:t>
            </w:r>
            <w:r w:rsidRPr="003241B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3241B6" w14:paraId="28F7037F" w14:textId="77777777" w:rsidTr="00A94C76">
        <w:trPr>
          <w:jc w:val="center"/>
        </w:trPr>
        <w:tc>
          <w:tcPr>
            <w:tcW w:w="2558" w:type="pct"/>
          </w:tcPr>
          <w:p w14:paraId="18DC6A43"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Porosity</w:t>
            </w:r>
          </w:p>
        </w:tc>
        <w:tc>
          <w:tcPr>
            <w:tcW w:w="786" w:type="pct"/>
          </w:tcPr>
          <w:p w14:paraId="5AE5401D" w14:textId="77777777" w:rsidR="00073799" w:rsidRPr="003241B6" w:rsidRDefault="00073799" w:rsidP="000B39EA">
            <w:pPr>
              <w:pStyle w:val="PlainText"/>
              <w:spacing w:before="0" w:after="0"/>
              <w:jc w:val="center"/>
              <w:rPr>
                <w:rFonts w:ascii="Times New Roman" w:hAnsi="Times New Roman"/>
                <w:sz w:val="24"/>
                <w:szCs w:val="24"/>
              </w:rPr>
            </w:pPr>
            <w:r>
              <w:rPr>
                <w:rFonts w:ascii="Cambria Math" w:hAnsi="Cambria Math"/>
                <w:sz w:val="24"/>
                <w:szCs w:val="24"/>
              </w:rPr>
              <w:t>𝜙</w:t>
            </w:r>
          </w:p>
        </w:tc>
        <w:tc>
          <w:tcPr>
            <w:tcW w:w="992" w:type="pct"/>
          </w:tcPr>
          <w:p w14:paraId="27D98615"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0.1</w:t>
            </w:r>
          </w:p>
        </w:tc>
        <w:tc>
          <w:tcPr>
            <w:tcW w:w="664" w:type="pct"/>
          </w:tcPr>
          <w:p w14:paraId="5EF99C88"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3241B6" w14:paraId="662FB600" w14:textId="77777777" w:rsidTr="00A94C76">
        <w:trPr>
          <w:jc w:val="center"/>
        </w:trPr>
        <w:tc>
          <w:tcPr>
            <w:tcW w:w="2558" w:type="pct"/>
          </w:tcPr>
          <w:p w14:paraId="274DDCCE"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Specific storage</w:t>
            </w:r>
          </w:p>
        </w:tc>
        <w:tc>
          <w:tcPr>
            <w:tcW w:w="786" w:type="pct"/>
          </w:tcPr>
          <w:p w14:paraId="711C911E"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S</w:t>
            </w:r>
            <w:r w:rsidRPr="003241B6">
              <w:rPr>
                <w:rFonts w:ascii="Times New Roman" w:hAnsi="Times New Roman"/>
                <w:sz w:val="24"/>
                <w:szCs w:val="24"/>
                <w:vertAlign w:val="subscript"/>
              </w:rPr>
              <w:t>s</w:t>
            </w:r>
          </w:p>
        </w:tc>
        <w:tc>
          <w:tcPr>
            <w:tcW w:w="992" w:type="pct"/>
          </w:tcPr>
          <w:p w14:paraId="6FF81445"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0.0</w:t>
            </w:r>
          </w:p>
        </w:tc>
        <w:tc>
          <w:tcPr>
            <w:tcW w:w="664" w:type="pct"/>
          </w:tcPr>
          <w:p w14:paraId="1B2E9C52"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m</w:t>
            </w:r>
            <w:r w:rsidRPr="003241B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3241B6" w14:paraId="5BEA0720" w14:textId="77777777" w:rsidTr="00A94C76">
        <w:trPr>
          <w:jc w:val="center"/>
        </w:trPr>
        <w:tc>
          <w:tcPr>
            <w:tcW w:w="2558" w:type="pct"/>
          </w:tcPr>
          <w:p w14:paraId="4F661164"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Longitudinal dispersivity</w:t>
            </w:r>
          </w:p>
        </w:tc>
        <w:tc>
          <w:tcPr>
            <w:tcW w:w="786" w:type="pct"/>
          </w:tcPr>
          <w:p w14:paraId="19B5F8AE"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α</w:t>
            </w:r>
            <w:r w:rsidR="000E17FD">
              <w:rPr>
                <w:rFonts w:ascii="Times New Roman" w:hAnsi="Times New Roman"/>
                <w:sz w:val="24"/>
                <w:szCs w:val="24"/>
                <w:vertAlign w:val="subscript"/>
              </w:rPr>
              <w:t>l</w:t>
            </w:r>
          </w:p>
        </w:tc>
        <w:tc>
          <w:tcPr>
            <w:tcW w:w="992" w:type="pct"/>
          </w:tcPr>
          <w:p w14:paraId="7511EC65"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0.0</w:t>
            </w:r>
          </w:p>
        </w:tc>
        <w:tc>
          <w:tcPr>
            <w:tcW w:w="664" w:type="pct"/>
          </w:tcPr>
          <w:p w14:paraId="4BA6DFF1"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m</w:t>
            </w:r>
            <w:r>
              <w:rPr>
                <w:rFonts w:ascii="Times New Roman" w:eastAsiaTheme="minorEastAsia" w:hAnsi="Times New Roman" w:hint="eastAsia"/>
                <w:sz w:val="24"/>
                <w:szCs w:val="24"/>
                <w:lang w:eastAsia="zh-CN"/>
              </w:rPr>
              <w:t>]</w:t>
            </w:r>
          </w:p>
        </w:tc>
      </w:tr>
      <w:tr w:rsidR="00073799" w:rsidRPr="003241B6" w14:paraId="70BAA1AD" w14:textId="77777777" w:rsidTr="00A94C76">
        <w:trPr>
          <w:jc w:val="center"/>
        </w:trPr>
        <w:tc>
          <w:tcPr>
            <w:tcW w:w="2558" w:type="pct"/>
          </w:tcPr>
          <w:p w14:paraId="3C204A04"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Transverse dispersivity</w:t>
            </w:r>
          </w:p>
        </w:tc>
        <w:tc>
          <w:tcPr>
            <w:tcW w:w="786" w:type="pct"/>
          </w:tcPr>
          <w:p w14:paraId="3DC44ACD"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α</w:t>
            </w:r>
            <w:r w:rsidR="000E17FD">
              <w:rPr>
                <w:rFonts w:ascii="Times New Roman" w:hAnsi="Times New Roman"/>
                <w:sz w:val="24"/>
                <w:szCs w:val="24"/>
                <w:vertAlign w:val="subscript"/>
              </w:rPr>
              <w:t>t</w:t>
            </w:r>
          </w:p>
        </w:tc>
        <w:tc>
          <w:tcPr>
            <w:tcW w:w="992" w:type="pct"/>
          </w:tcPr>
          <w:p w14:paraId="2E768206"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0.0</w:t>
            </w:r>
          </w:p>
        </w:tc>
        <w:tc>
          <w:tcPr>
            <w:tcW w:w="664" w:type="pct"/>
          </w:tcPr>
          <w:p w14:paraId="1366FB12"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m</w:t>
            </w:r>
            <w:r>
              <w:rPr>
                <w:rFonts w:ascii="Times New Roman" w:eastAsiaTheme="minorEastAsia" w:hAnsi="Times New Roman" w:hint="eastAsia"/>
                <w:sz w:val="24"/>
                <w:szCs w:val="24"/>
                <w:lang w:eastAsia="zh-CN"/>
              </w:rPr>
              <w:t>]</w:t>
            </w:r>
          </w:p>
        </w:tc>
      </w:tr>
      <w:tr w:rsidR="00073799" w:rsidRPr="003241B6" w14:paraId="5B0D552C" w14:textId="77777777" w:rsidTr="00A94C76">
        <w:trPr>
          <w:jc w:val="center"/>
        </w:trPr>
        <w:tc>
          <w:tcPr>
            <w:tcW w:w="2558" w:type="pct"/>
          </w:tcPr>
          <w:p w14:paraId="42D95645"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Molecular diffusion coefficient</w:t>
            </w:r>
          </w:p>
        </w:tc>
        <w:tc>
          <w:tcPr>
            <w:tcW w:w="786" w:type="pct"/>
          </w:tcPr>
          <w:p w14:paraId="26CF689D" w14:textId="77777777" w:rsidR="00073799" w:rsidRPr="003241B6" w:rsidRDefault="00073799" w:rsidP="000B39EA">
            <w:pPr>
              <w:pStyle w:val="PlainText"/>
              <w:spacing w:before="0" w:after="0"/>
              <w:jc w:val="center"/>
              <w:rPr>
                <w:rFonts w:ascii="Times New Roman" w:eastAsiaTheme="minorEastAsia" w:hAnsi="Times New Roman"/>
                <w:sz w:val="24"/>
                <w:szCs w:val="24"/>
                <w:lang w:eastAsia="zh-CN"/>
              </w:rPr>
            </w:pPr>
            <w:r w:rsidRPr="003241B6">
              <w:rPr>
                <w:rFonts w:ascii="Times New Roman" w:hAnsi="Times New Roman"/>
                <w:sz w:val="24"/>
                <w:szCs w:val="24"/>
              </w:rPr>
              <w:t>D</w:t>
            </w:r>
            <w:r>
              <w:rPr>
                <w:rFonts w:ascii="Times New Roman" w:eastAsiaTheme="minorEastAsia" w:hAnsi="Times New Roman" w:hint="eastAsia"/>
                <w:sz w:val="24"/>
                <w:szCs w:val="24"/>
                <w:vertAlign w:val="subscript"/>
                <w:lang w:eastAsia="zh-CN"/>
              </w:rPr>
              <w:t>0</w:t>
            </w:r>
          </w:p>
        </w:tc>
        <w:tc>
          <w:tcPr>
            <w:tcW w:w="992" w:type="pct"/>
          </w:tcPr>
          <w:p w14:paraId="7DED16D0"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0.0</w:t>
            </w:r>
          </w:p>
        </w:tc>
        <w:tc>
          <w:tcPr>
            <w:tcW w:w="664" w:type="pct"/>
          </w:tcPr>
          <w:p w14:paraId="0B912A38"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m</w:t>
            </w:r>
            <w:r w:rsidRPr="003241B6">
              <w:rPr>
                <w:rFonts w:ascii="Times New Roman" w:hAnsi="Times New Roman"/>
                <w:sz w:val="24"/>
                <w:szCs w:val="24"/>
                <w:vertAlign w:val="superscript"/>
              </w:rPr>
              <w:t xml:space="preserve">2 </w:t>
            </w:r>
            <w:r w:rsidRPr="003241B6">
              <w:rPr>
                <w:rFonts w:ascii="Times New Roman" w:hAnsi="Times New Roman"/>
                <w:sz w:val="24"/>
                <w:szCs w:val="24"/>
              </w:rPr>
              <w:t>s</w:t>
            </w:r>
            <w:r w:rsidRPr="003241B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3241B6" w14:paraId="4CA62038" w14:textId="77777777" w:rsidTr="00A94C76">
        <w:trPr>
          <w:jc w:val="center"/>
        </w:trPr>
        <w:tc>
          <w:tcPr>
            <w:tcW w:w="2558" w:type="pct"/>
          </w:tcPr>
          <w:p w14:paraId="298966FB"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Saltwater density</w:t>
            </w:r>
          </w:p>
        </w:tc>
        <w:tc>
          <w:tcPr>
            <w:tcW w:w="786" w:type="pct"/>
          </w:tcPr>
          <w:p w14:paraId="1740778A"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ρ</w:t>
            </w:r>
            <w:r w:rsidRPr="003241B6">
              <w:rPr>
                <w:rFonts w:ascii="Times New Roman" w:hAnsi="Times New Roman"/>
                <w:sz w:val="24"/>
                <w:szCs w:val="24"/>
                <w:vertAlign w:val="subscript"/>
              </w:rPr>
              <w:t>s</w:t>
            </w:r>
          </w:p>
        </w:tc>
        <w:tc>
          <w:tcPr>
            <w:tcW w:w="992" w:type="pct"/>
          </w:tcPr>
          <w:p w14:paraId="1F36A022"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1200</w:t>
            </w:r>
          </w:p>
        </w:tc>
        <w:tc>
          <w:tcPr>
            <w:tcW w:w="664" w:type="pct"/>
          </w:tcPr>
          <w:p w14:paraId="0DA9F845"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kg m</w:t>
            </w:r>
            <w:r w:rsidRPr="003241B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073799" w:rsidRPr="003241B6" w14:paraId="559FE996" w14:textId="77777777" w:rsidTr="00A94C76">
        <w:trPr>
          <w:jc w:val="center"/>
        </w:trPr>
        <w:tc>
          <w:tcPr>
            <w:tcW w:w="2558" w:type="pct"/>
          </w:tcPr>
          <w:p w14:paraId="1C2EE42E"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Freshwater density</w:t>
            </w:r>
          </w:p>
        </w:tc>
        <w:tc>
          <w:tcPr>
            <w:tcW w:w="786" w:type="pct"/>
          </w:tcPr>
          <w:p w14:paraId="4DF47866"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ρ</w:t>
            </w:r>
            <w:r w:rsidRPr="003241B6">
              <w:rPr>
                <w:rFonts w:ascii="Times New Roman" w:hAnsi="Times New Roman"/>
                <w:sz w:val="24"/>
                <w:szCs w:val="24"/>
                <w:vertAlign w:val="subscript"/>
              </w:rPr>
              <w:t>0</w:t>
            </w:r>
          </w:p>
        </w:tc>
        <w:tc>
          <w:tcPr>
            <w:tcW w:w="992" w:type="pct"/>
          </w:tcPr>
          <w:p w14:paraId="36BBCA08"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1000</w:t>
            </w:r>
          </w:p>
        </w:tc>
        <w:tc>
          <w:tcPr>
            <w:tcW w:w="664" w:type="pct"/>
          </w:tcPr>
          <w:p w14:paraId="5D425ABD"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kg m</w:t>
            </w:r>
            <w:r w:rsidRPr="003241B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073799" w:rsidRPr="003241B6" w14:paraId="0E28098D" w14:textId="77777777" w:rsidTr="00A94C76">
        <w:trPr>
          <w:jc w:val="center"/>
        </w:trPr>
        <w:tc>
          <w:tcPr>
            <w:tcW w:w="2558" w:type="pct"/>
          </w:tcPr>
          <w:p w14:paraId="72D11307"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Maximum density ratio</w:t>
            </w:r>
          </w:p>
        </w:tc>
        <w:tc>
          <w:tcPr>
            <w:tcW w:w="786" w:type="pct"/>
          </w:tcPr>
          <w:p w14:paraId="59D3F731"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ρ</w:t>
            </w:r>
            <w:r w:rsidRPr="003241B6">
              <w:rPr>
                <w:rFonts w:ascii="Times New Roman" w:hAnsi="Times New Roman"/>
                <w:sz w:val="24"/>
                <w:szCs w:val="24"/>
                <w:vertAlign w:val="subscript"/>
              </w:rPr>
              <w:t>max</w:t>
            </w:r>
          </w:p>
        </w:tc>
        <w:tc>
          <w:tcPr>
            <w:tcW w:w="992" w:type="pct"/>
          </w:tcPr>
          <w:p w14:paraId="33BEF230"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1.2</w:t>
            </w:r>
          </w:p>
        </w:tc>
        <w:tc>
          <w:tcPr>
            <w:tcW w:w="664" w:type="pct"/>
          </w:tcPr>
          <w:p w14:paraId="3F5DD7AE"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3241B6" w14:paraId="4C282F2B" w14:textId="77777777" w:rsidTr="00A94C76">
        <w:trPr>
          <w:jc w:val="center"/>
        </w:trPr>
        <w:tc>
          <w:tcPr>
            <w:tcW w:w="2558" w:type="pct"/>
          </w:tcPr>
          <w:p w14:paraId="310329CF"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Coefficient of density variation</w:t>
            </w:r>
          </w:p>
        </w:tc>
        <w:tc>
          <w:tcPr>
            <w:tcW w:w="786" w:type="pct"/>
          </w:tcPr>
          <w:p w14:paraId="6167BDE4"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∂ρ/∂c</w:t>
            </w:r>
          </w:p>
        </w:tc>
        <w:tc>
          <w:tcPr>
            <w:tcW w:w="992" w:type="pct"/>
          </w:tcPr>
          <w:p w14:paraId="63ECCFE8"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0.7</w:t>
            </w:r>
          </w:p>
        </w:tc>
        <w:tc>
          <w:tcPr>
            <w:tcW w:w="664" w:type="pct"/>
          </w:tcPr>
          <w:p w14:paraId="0EF0EFB2"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3241B6" w14:paraId="4D6DE34A" w14:textId="77777777" w:rsidTr="00A94C76">
        <w:trPr>
          <w:jc w:val="center"/>
        </w:trPr>
        <w:tc>
          <w:tcPr>
            <w:tcW w:w="2558" w:type="pct"/>
            <w:tcBorders>
              <w:bottom w:val="single" w:sz="4" w:space="0" w:color="auto"/>
            </w:tcBorders>
          </w:tcPr>
          <w:p w14:paraId="3CA6649B" w14:textId="77777777" w:rsidR="00073799" w:rsidRPr="003241B6" w:rsidRDefault="00073799" w:rsidP="000B39EA">
            <w:pPr>
              <w:pStyle w:val="PlainText"/>
              <w:spacing w:before="0" w:after="0"/>
              <w:rPr>
                <w:rFonts w:ascii="Times New Roman" w:hAnsi="Times New Roman"/>
                <w:sz w:val="24"/>
                <w:szCs w:val="24"/>
              </w:rPr>
            </w:pPr>
            <w:r w:rsidRPr="003241B6">
              <w:rPr>
                <w:rFonts w:ascii="Times New Roman" w:hAnsi="Times New Roman"/>
                <w:sz w:val="24"/>
                <w:szCs w:val="24"/>
              </w:rPr>
              <w:t>Saltwater concentration</w:t>
            </w:r>
          </w:p>
        </w:tc>
        <w:tc>
          <w:tcPr>
            <w:tcW w:w="786" w:type="pct"/>
            <w:tcBorders>
              <w:bottom w:val="single" w:sz="4" w:space="0" w:color="auto"/>
            </w:tcBorders>
          </w:tcPr>
          <w:p w14:paraId="566E5BEF"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C</w:t>
            </w:r>
            <w:r w:rsidRPr="003241B6">
              <w:rPr>
                <w:rFonts w:ascii="Times New Roman" w:hAnsi="Times New Roman"/>
                <w:sz w:val="24"/>
                <w:szCs w:val="24"/>
                <w:vertAlign w:val="subscript"/>
              </w:rPr>
              <w:t>s</w:t>
            </w:r>
          </w:p>
        </w:tc>
        <w:tc>
          <w:tcPr>
            <w:tcW w:w="992" w:type="pct"/>
            <w:tcBorders>
              <w:bottom w:val="single" w:sz="4" w:space="0" w:color="auto"/>
            </w:tcBorders>
          </w:tcPr>
          <w:p w14:paraId="62C9C08E" w14:textId="77777777" w:rsidR="00073799" w:rsidRPr="003241B6" w:rsidRDefault="00073799" w:rsidP="000B39EA">
            <w:pPr>
              <w:pStyle w:val="PlainText"/>
              <w:spacing w:before="0" w:after="0"/>
              <w:jc w:val="center"/>
              <w:rPr>
                <w:rFonts w:ascii="Times New Roman" w:hAnsi="Times New Roman"/>
                <w:sz w:val="24"/>
                <w:szCs w:val="24"/>
              </w:rPr>
            </w:pPr>
            <w:r w:rsidRPr="003241B6">
              <w:rPr>
                <w:rFonts w:ascii="Times New Roman" w:hAnsi="Times New Roman"/>
                <w:sz w:val="24"/>
                <w:szCs w:val="24"/>
              </w:rPr>
              <w:t>285.7</w:t>
            </w:r>
          </w:p>
        </w:tc>
        <w:tc>
          <w:tcPr>
            <w:tcW w:w="664" w:type="pct"/>
            <w:tcBorders>
              <w:bottom w:val="single" w:sz="4" w:space="0" w:color="auto"/>
            </w:tcBorders>
          </w:tcPr>
          <w:p w14:paraId="70ECF487" w14:textId="77777777" w:rsidR="00073799" w:rsidRPr="003241B6" w:rsidRDefault="00073799" w:rsidP="000B39EA">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3241B6">
              <w:rPr>
                <w:rFonts w:ascii="Times New Roman" w:hAnsi="Times New Roman"/>
                <w:sz w:val="24"/>
                <w:szCs w:val="24"/>
              </w:rPr>
              <w:t>g L</w:t>
            </w:r>
            <w:r w:rsidRPr="003241B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bl>
    <w:p w14:paraId="0BB57EA7" w14:textId="77777777" w:rsidR="00073799" w:rsidRPr="001617BF" w:rsidRDefault="00073799" w:rsidP="00B20917">
      <w:pPr>
        <w:pStyle w:val="Simpleline"/>
      </w:pPr>
    </w:p>
    <w:p w14:paraId="4CC88E4E" w14:textId="77777777" w:rsidR="00181341" w:rsidRPr="00181341" w:rsidRDefault="00181341" w:rsidP="00F453C8">
      <w:pPr>
        <w:pStyle w:val="StyleHeading4Bold"/>
        <w:tabs>
          <w:tab w:val="clear" w:pos="864"/>
          <w:tab w:val="num" w:pos="1584"/>
        </w:tabs>
      </w:pPr>
      <w:bookmarkStart w:id="182" w:name="_Toc520374426"/>
      <w:r>
        <w:t>Results</w:t>
      </w:r>
      <w:bookmarkEnd w:id="182"/>
    </w:p>
    <w:p w14:paraId="450824AC" w14:textId="63F65D74" w:rsidR="00073799" w:rsidRPr="00357856" w:rsidRDefault="005F5019" w:rsidP="00073799">
      <w:pPr>
        <w:rPr>
          <w:rFonts w:cs="Arial"/>
          <w:szCs w:val="22"/>
        </w:rPr>
      </w:pPr>
      <w:r>
        <w:rPr>
          <w:rFonts w:cs="Arial"/>
          <w:szCs w:val="22"/>
        </w:rPr>
        <w:fldChar w:fldCharType="begin"/>
      </w:r>
      <w:r w:rsidR="00073799">
        <w:rPr>
          <w:rFonts w:cs="Arial"/>
          <w:szCs w:val="22"/>
        </w:rPr>
        <w:instrText xml:space="preserve"> REF _Ref363745311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11</w:t>
      </w:r>
      <w:r>
        <w:rPr>
          <w:rFonts w:cs="Arial"/>
          <w:szCs w:val="22"/>
        </w:rPr>
        <w:fldChar w:fldCharType="end"/>
      </w:r>
      <w:r w:rsidR="00073799" w:rsidRPr="00357856">
        <w:rPr>
          <w:rFonts w:cs="Arial"/>
          <w:szCs w:val="22"/>
        </w:rPr>
        <w:t xml:space="preserve"> compares </w:t>
      </w:r>
      <w:r w:rsidR="0076771D">
        <w:rPr>
          <w:rFonts w:cs="Arial"/>
          <w:szCs w:val="22"/>
        </w:rPr>
        <w:t>MIN3P-THCm</w:t>
      </w:r>
      <w:r w:rsidR="00073799" w:rsidRPr="00357856">
        <w:rPr>
          <w:rFonts w:cs="Arial"/>
          <w:szCs w:val="22"/>
        </w:rPr>
        <w:t xml:space="preserve"> solute concentration results with published results </w:t>
      </w:r>
      <w:r w:rsidR="00073799">
        <w:rPr>
          <w:rFonts w:cs="Arial"/>
          <w:szCs w:val="22"/>
        </w:rPr>
        <w:t>of</w:t>
      </w:r>
      <w:r w:rsidR="00073799" w:rsidRPr="00357856">
        <w:rPr>
          <w:rFonts w:cs="Arial"/>
          <w:szCs w:val="22"/>
        </w:rPr>
        <w:t xml:space="preserve"> the d</w:t>
      </w:r>
      <w:r w:rsidR="00073799" w:rsidRPr="00357856">
        <w:rPr>
          <w:rFonts w:cs="Arial"/>
          <w:szCs w:val="22"/>
          <w:vertAlign w:val="superscript"/>
        </w:rPr>
        <w:t>3</w:t>
      </w:r>
      <w:r w:rsidR="00073799" w:rsidRPr="00357856">
        <w:rPr>
          <w:rFonts w:cs="Arial"/>
          <w:szCs w:val="22"/>
        </w:rPr>
        <w:t xml:space="preserve">f simulator for the same level of grid discretization </w:t>
      </w:r>
      <w:r w:rsidR="00073799" w:rsidRPr="00357856">
        <w:rPr>
          <w:rFonts w:cs="Arial"/>
          <w:noProof/>
          <w:szCs w:val="22"/>
        </w:rPr>
        <w:t>(Frolkovic and Schepper, 2001)</w:t>
      </w:r>
      <w:r w:rsidR="004474F5">
        <w:rPr>
          <w:rFonts w:cs="Arial"/>
          <w:szCs w:val="22"/>
        </w:rPr>
        <w:t xml:space="preserve">.  </w:t>
      </w:r>
      <w:r w:rsidR="00073799" w:rsidRPr="00357856">
        <w:rPr>
          <w:rFonts w:cs="Arial"/>
          <w:szCs w:val="22"/>
        </w:rPr>
        <w:t>The d</w:t>
      </w:r>
      <w:r w:rsidR="00073799" w:rsidRPr="00357856">
        <w:rPr>
          <w:rFonts w:cs="Arial"/>
          <w:szCs w:val="22"/>
          <w:vertAlign w:val="superscript"/>
        </w:rPr>
        <w:t>3</w:t>
      </w:r>
      <w:r w:rsidR="00073799" w:rsidRPr="00357856">
        <w:rPr>
          <w:rFonts w:cs="Arial"/>
          <w:szCs w:val="22"/>
        </w:rPr>
        <w:t xml:space="preserve">f model was selected for the current comparison because it has provided the best </w:t>
      </w:r>
      <w:r w:rsidR="00073799" w:rsidRPr="00357856">
        <w:rPr>
          <w:rFonts w:cs="Arial"/>
          <w:szCs w:val="22"/>
        </w:rPr>
        <w:lastRenderedPageBreak/>
        <w:t>agreement with published saltpool upco</w:t>
      </w:r>
      <w:r w:rsidR="00073799">
        <w:rPr>
          <w:rFonts w:cs="Arial" w:hint="eastAsia"/>
          <w:szCs w:val="22"/>
          <w:lang w:eastAsia="zh-CN"/>
        </w:rPr>
        <w:t>n</w:t>
      </w:r>
      <w:r w:rsidR="00073799" w:rsidRPr="00357856">
        <w:rPr>
          <w:rFonts w:cs="Arial"/>
          <w:szCs w:val="22"/>
        </w:rPr>
        <w:t xml:space="preserve">ing experiments </w:t>
      </w:r>
      <w:r w:rsidR="00073799" w:rsidRPr="00357856">
        <w:rPr>
          <w:rFonts w:cs="Arial"/>
          <w:noProof/>
          <w:szCs w:val="22"/>
        </w:rPr>
        <w:t>(Diersch and Kolditz, 2002</w:t>
      </w:r>
      <w:r w:rsidR="00073799" w:rsidRPr="00357856">
        <w:rPr>
          <w:rFonts w:cs="Arial"/>
          <w:szCs w:val="22"/>
        </w:rPr>
        <w:t xml:space="preserve">; </w:t>
      </w:r>
      <w:r w:rsidR="00073799" w:rsidRPr="00357856">
        <w:rPr>
          <w:rFonts w:cs="Arial"/>
          <w:noProof/>
          <w:szCs w:val="22"/>
        </w:rPr>
        <w:t>Oswald and Kinzelbach, 2004)</w:t>
      </w:r>
      <w:r w:rsidR="004474F5">
        <w:rPr>
          <w:rFonts w:cs="Arial"/>
          <w:noProof/>
          <w:szCs w:val="22"/>
        </w:rPr>
        <w:t xml:space="preserve">.  </w:t>
      </w:r>
      <w:r>
        <w:rPr>
          <w:rFonts w:cs="Arial"/>
          <w:szCs w:val="22"/>
        </w:rPr>
        <w:fldChar w:fldCharType="begin"/>
      </w:r>
      <w:r w:rsidR="00073799">
        <w:rPr>
          <w:rFonts w:cs="Arial"/>
          <w:szCs w:val="22"/>
        </w:rPr>
        <w:instrText xml:space="preserve"> REF _Ref363745311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11</w:t>
      </w:r>
      <w:r>
        <w:rPr>
          <w:rFonts w:cs="Arial"/>
          <w:szCs w:val="22"/>
        </w:rPr>
        <w:fldChar w:fldCharType="end"/>
      </w:r>
      <w:r w:rsidR="00073799">
        <w:rPr>
          <w:rFonts w:cs="Arial" w:hint="eastAsia"/>
          <w:szCs w:val="22"/>
          <w:lang w:eastAsia="zh-CN"/>
        </w:rPr>
        <w:t xml:space="preserve"> </w:t>
      </w:r>
      <w:r w:rsidR="00073799" w:rsidRPr="00357856">
        <w:rPr>
          <w:rFonts w:cs="Arial"/>
          <w:szCs w:val="22"/>
        </w:rPr>
        <w:t>shows the results for simulation times of 4, 7, and 20 years, during which density-driven flow causes the development and downward movement of dense brine fingers</w:t>
      </w:r>
      <w:r w:rsidR="004474F5">
        <w:rPr>
          <w:rFonts w:cs="Arial"/>
          <w:szCs w:val="22"/>
        </w:rPr>
        <w:t xml:space="preserve">.  </w:t>
      </w:r>
      <w:r w:rsidR="00073799" w:rsidRPr="00357856">
        <w:rPr>
          <w:rFonts w:cs="Arial"/>
          <w:szCs w:val="22"/>
        </w:rPr>
        <w:t xml:space="preserve">The two sets of results are in close agreement, and the stationary solute distribution at 20 years is consistent with other published results for a comparable level of grid discretization </w:t>
      </w:r>
      <w:r w:rsidR="00073799" w:rsidRPr="00357856">
        <w:rPr>
          <w:rFonts w:cs="Arial"/>
          <w:noProof/>
          <w:szCs w:val="22"/>
        </w:rPr>
        <w:t>(Oldenburg and Pruess, 1995</w:t>
      </w:r>
      <w:r w:rsidR="00073799" w:rsidRPr="00357856">
        <w:rPr>
          <w:rFonts w:cs="Arial"/>
          <w:szCs w:val="22"/>
        </w:rPr>
        <w:t xml:space="preserve">; </w:t>
      </w:r>
      <w:r w:rsidR="00073799" w:rsidRPr="00357856">
        <w:rPr>
          <w:rFonts w:cs="Arial"/>
          <w:noProof/>
          <w:szCs w:val="22"/>
        </w:rPr>
        <w:t>Ackerer et al., 1999</w:t>
      </w:r>
      <w:r w:rsidR="00073799" w:rsidRPr="00357856">
        <w:rPr>
          <w:rFonts w:cs="Arial"/>
          <w:szCs w:val="22"/>
        </w:rPr>
        <w:t xml:space="preserve">; </w:t>
      </w:r>
      <w:r w:rsidR="00073799" w:rsidRPr="00357856">
        <w:rPr>
          <w:rFonts w:cs="Arial"/>
          <w:noProof/>
          <w:szCs w:val="22"/>
        </w:rPr>
        <w:t>Oltean and Buès, 2001)</w:t>
      </w:r>
      <w:r w:rsidR="00181341">
        <w:rPr>
          <w:rFonts w:cs="Arial"/>
          <w:szCs w:val="22"/>
        </w:rPr>
        <w:t>.</w:t>
      </w:r>
    </w:p>
    <w:p w14:paraId="6473A842" w14:textId="77777777" w:rsidR="00073799" w:rsidRPr="001617BF" w:rsidRDefault="00277B93" w:rsidP="00073799">
      <w:pPr>
        <w:pStyle w:val="PlainText"/>
        <w:jc w:val="both"/>
        <w:rPr>
          <w:rFonts w:ascii="Times New Roman" w:hAnsi="Times New Roman"/>
          <w:sz w:val="24"/>
          <w:szCs w:val="24"/>
          <w:lang w:val="en-US"/>
        </w:rPr>
      </w:pPr>
      <w:r>
        <w:rPr>
          <w:noProof/>
          <w:lang w:eastAsia="zh-CN"/>
        </w:rPr>
        <mc:AlternateContent>
          <mc:Choice Requires="wps">
            <w:drawing>
              <wp:anchor distT="0" distB="0" distL="114300" distR="114300" simplePos="0" relativeHeight="251734528" behindDoc="0" locked="0" layoutInCell="1" allowOverlap="1" wp14:anchorId="75D8F1C1" wp14:editId="1EBF628A">
                <wp:simplePos x="0" y="0"/>
                <wp:positionH relativeFrom="column">
                  <wp:posOffset>1379564</wp:posOffset>
                </wp:positionH>
                <wp:positionV relativeFrom="paragraph">
                  <wp:posOffset>156210</wp:posOffset>
                </wp:positionV>
                <wp:extent cx="1295400" cy="320040"/>
                <wp:effectExtent l="0" t="0" r="0" b="381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20040"/>
                        </a:xfrm>
                        <a:prstGeom prst="rect">
                          <a:avLst/>
                        </a:prstGeom>
                        <a:solidFill>
                          <a:srgbClr val="FFFFFF"/>
                        </a:solidFill>
                        <a:ln w="9525">
                          <a:noFill/>
                          <a:miter lim="800000"/>
                          <a:headEnd/>
                          <a:tailEnd/>
                        </a:ln>
                      </wps:spPr>
                      <wps:txbx>
                        <w:txbxContent>
                          <w:p w14:paraId="05689B2F" w14:textId="77777777" w:rsidR="002D029A" w:rsidRPr="00CA1608" w:rsidRDefault="002D029A">
                            <w:pPr>
                              <w:rPr>
                                <w:rFonts w:ascii="Arial" w:hAnsi="Arial" w:cs="Arial"/>
                              </w:rPr>
                            </w:pPr>
                            <w:r>
                              <w:rPr>
                                <w:rFonts w:ascii="Arial" w:hAnsi="Arial" w:cs="Arial"/>
                                <w:lang w:eastAsia="zh-CN"/>
                              </w:rPr>
                              <w:t>MIN3P-THCm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8F1C1" id="_x0000_s1029" type="#_x0000_t202" style="position:absolute;left:0;text-align:left;margin-left:108.65pt;margin-top:12.3pt;width:102pt;height:25.2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" stroked="f">
                <v:textbox>
                  <w:txbxContent>
                    <w:p w14:paraId="05689B2F" w14:textId="77777777" w:rsidR="002D029A" w:rsidRPr="00CA1608" w:rsidRDefault="002D029A">
                      <w:pPr>
                        <w:rPr>
                          <w:rFonts w:ascii="Arial" w:hAnsi="Arial" w:cs="Arial"/>
                        </w:rPr>
                      </w:pPr>
                      <w:r>
                        <w:rPr>
                          <w:rFonts w:ascii="Arial" w:hAnsi="Arial" w:cs="Arial"/>
                          <w:lang w:eastAsia="zh-CN"/>
                        </w:rPr>
                        <w:t>MIN3P-THCm</w:t>
                      </w:r>
                    </w:p>
                  </w:txbxContent>
                </v:textbox>
              </v:shape>
            </w:pict>
          </mc:Fallback>
        </mc:AlternateContent>
      </w:r>
    </w:p>
    <w:p w14:paraId="440ADAA5" w14:textId="77777777" w:rsidR="00073799" w:rsidRDefault="00073799" w:rsidP="00073799">
      <w:pPr>
        <w:keepNext/>
        <w:spacing w:line="480" w:lineRule="auto"/>
        <w:jc w:val="center"/>
      </w:pPr>
      <w:r>
        <w:rPr>
          <w:rFonts w:cs="Arial"/>
          <w:b/>
          <w:noProof/>
          <w:szCs w:val="22"/>
          <w:lang w:val="en-CA" w:eastAsia="zh-CN"/>
        </w:rPr>
        <w:drawing>
          <wp:inline distT="0" distB="0" distL="0" distR="0" wp14:anchorId="2F34117D" wp14:editId="7B8FBB94">
            <wp:extent cx="5231882" cy="4053385"/>
            <wp:effectExtent l="0" t="0" r="6985" b="444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302"/>
                    <a:stretch/>
                  </pic:blipFill>
                  <pic:spPr bwMode="auto">
                    <a:xfrm>
                      <a:off x="0" y="0"/>
                      <a:ext cx="5230495" cy="4052310"/>
                    </a:xfrm>
                    <a:prstGeom prst="rect">
                      <a:avLst/>
                    </a:prstGeom>
                    <a:noFill/>
                    <a:ln>
                      <a:noFill/>
                    </a:ln>
                    <a:extLst>
                      <a:ext uri="{53640926-AAD7-44D8-BBD7-CCE9431645EC}">
                        <a14:shadowObscured xmlns:a14="http://schemas.microsoft.com/office/drawing/2010/main"/>
                      </a:ext>
                    </a:extLst>
                  </pic:spPr>
                </pic:pic>
              </a:graphicData>
            </a:graphic>
          </wp:inline>
        </w:drawing>
      </w:r>
    </w:p>
    <w:p w14:paraId="6F72D0A4" w14:textId="359234F7" w:rsidR="00073799" w:rsidRPr="00D910F5" w:rsidRDefault="00073799" w:rsidP="00AE6CCB">
      <w:pPr>
        <w:pStyle w:val="StyleCaptionTableCaptionBold"/>
        <w:rPr>
          <w:lang w:eastAsia="zh-CN"/>
        </w:rPr>
      </w:pPr>
      <w:bookmarkStart w:id="183" w:name="_Ref363745311"/>
      <w:bookmarkStart w:id="184" w:name="_Toc520375027"/>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11</w:t>
      </w:r>
      <w:r w:rsidR="00183C7C">
        <w:fldChar w:fldCharType="end"/>
      </w:r>
      <w:bookmarkStart w:id="185" w:name="_Ref302416394"/>
      <w:bookmarkEnd w:id="183"/>
      <w:r>
        <w:rPr>
          <w:rFonts w:hint="eastAsia"/>
          <w:lang w:eastAsia="zh-CN"/>
        </w:rPr>
        <w:tab/>
      </w:r>
      <w:r w:rsidR="00522B30">
        <w:rPr>
          <w:rFonts w:hint="eastAsia"/>
          <w:lang w:eastAsia="zh-CN"/>
        </w:rPr>
        <w:t>S</w:t>
      </w:r>
      <w:r>
        <w:t>olute concentration results</w:t>
      </w:r>
      <w:r w:rsidR="00522B30">
        <w:rPr>
          <w:rFonts w:hint="eastAsia"/>
          <w:lang w:eastAsia="zh-CN"/>
        </w:rPr>
        <w:t xml:space="preserve"> </w:t>
      </w:r>
      <w:r>
        <w:t xml:space="preserve">for the </w:t>
      </w:r>
      <w:r w:rsidRPr="006D73EA">
        <w:t>Elder problem</w:t>
      </w:r>
      <w:r w:rsidR="00522B30">
        <w:rPr>
          <w:rFonts w:hint="eastAsia"/>
          <w:lang w:eastAsia="zh-CN"/>
        </w:rPr>
        <w:t xml:space="preserve"> simulated by </w:t>
      </w:r>
      <w:r w:rsidR="0076771D">
        <w:t>MIN3P-THCm</w:t>
      </w:r>
      <w:r w:rsidR="00522B30">
        <w:t xml:space="preserve"> (left) and d</w:t>
      </w:r>
      <w:r w:rsidR="00522B30" w:rsidRPr="00B64C48">
        <w:rPr>
          <w:vertAlign w:val="superscript"/>
        </w:rPr>
        <w:t>3</w:t>
      </w:r>
      <w:r w:rsidR="00522B30">
        <w:t>f (right)</w:t>
      </w:r>
      <w:r w:rsidR="004474F5">
        <w:t xml:space="preserve">.  </w:t>
      </w:r>
      <w:r>
        <w:t>The relative c</w:t>
      </w:r>
      <w:r w:rsidRPr="006D73EA">
        <w:t xml:space="preserve">oncentration contours </w:t>
      </w:r>
      <w:r>
        <w:t xml:space="preserve">are, </w:t>
      </w:r>
      <w:r w:rsidRPr="006D73EA">
        <w:t>from top to bottom</w:t>
      </w:r>
      <w:r>
        <w:t xml:space="preserve">, </w:t>
      </w:r>
      <w:r w:rsidRPr="006D73EA">
        <w:t>0.8, 0.6, 0.4 and 0.2</w:t>
      </w:r>
      <w:r>
        <w:t xml:space="preserve"> of the saltwater source concentration</w:t>
      </w:r>
      <w:bookmarkEnd w:id="185"/>
      <w:r>
        <w:rPr>
          <w:rFonts w:hint="eastAsia"/>
          <w:lang w:eastAsia="zh-CN"/>
        </w:rPr>
        <w:t xml:space="preserve"> </w:t>
      </w:r>
      <w:r w:rsidR="008236DA">
        <w:rPr>
          <w:rFonts w:hint="eastAsia"/>
          <w:lang w:eastAsia="zh-CN"/>
        </w:rPr>
        <w:t>(Bea et al., 2011)</w:t>
      </w:r>
      <w:bookmarkEnd w:id="184"/>
    </w:p>
    <w:p w14:paraId="22BB2894" w14:textId="77777777" w:rsidR="00073799" w:rsidRDefault="00073799" w:rsidP="00B20917">
      <w:pPr>
        <w:pStyle w:val="Simpleline"/>
        <w:rPr>
          <w:lang w:eastAsia="zh-CN"/>
        </w:rPr>
      </w:pPr>
    </w:p>
    <w:p w14:paraId="01107921" w14:textId="77777777" w:rsidR="00A95059" w:rsidRPr="00192E8E" w:rsidRDefault="00A95059" w:rsidP="00A95059">
      <w:pPr>
        <w:pStyle w:val="StyleHeading4Bold"/>
      </w:pPr>
      <w:bookmarkStart w:id="186" w:name="_Toc520374427"/>
      <w:r>
        <w:t>File locations</w:t>
      </w:r>
      <w:bookmarkEnd w:id="186"/>
    </w:p>
    <w:p w14:paraId="7003A5C7" w14:textId="77777777" w:rsidR="00073799" w:rsidRPr="00ED3698" w:rsidRDefault="00073799" w:rsidP="00073799">
      <w:r w:rsidRPr="00ED3698">
        <w:t>The input file</w:t>
      </w:r>
      <w:r>
        <w:rPr>
          <w:rFonts w:hint="eastAsia"/>
          <w:lang w:eastAsia="zh-CN"/>
        </w:rPr>
        <w:t xml:space="preserve"> </w:t>
      </w:r>
      <w:r w:rsidRPr="00ED3698">
        <w:t>can be found under</w:t>
      </w:r>
    </w:p>
    <w:p w14:paraId="56FBA560" w14:textId="77777777" w:rsidR="00073799" w:rsidRPr="00ED3698" w:rsidRDefault="00073799" w:rsidP="00073799">
      <w:pPr>
        <w:rPr>
          <w:lang w:eastAsia="zh-CN"/>
        </w:rPr>
      </w:pPr>
      <w:r w:rsidRPr="00795C44">
        <w:rPr>
          <w:i/>
        </w:rPr>
        <w:t>\benchmarking_nwmo_report\nwmo_verification_examples\</w:t>
      </w:r>
      <w:r>
        <w:rPr>
          <w:rFonts w:hint="eastAsia"/>
          <w:i/>
          <w:lang w:eastAsia="zh-CN"/>
        </w:rPr>
        <w:t>d</w:t>
      </w:r>
      <w:r>
        <w:rPr>
          <w:i/>
          <w:lang w:eastAsia="zh-CN"/>
        </w:rPr>
        <w:t>3</w:t>
      </w:r>
      <w:r w:rsidRPr="00724946">
        <w:rPr>
          <w:i/>
          <w:lang w:eastAsia="zh-CN"/>
        </w:rPr>
        <w:t>2_</w:t>
      </w:r>
      <w:r>
        <w:rPr>
          <w:rFonts w:hint="eastAsia"/>
          <w:i/>
          <w:lang w:eastAsia="zh-CN"/>
        </w:rPr>
        <w:t>elder</w:t>
      </w:r>
      <w:r w:rsidRPr="00724946">
        <w:rPr>
          <w:i/>
          <w:lang w:eastAsia="zh-CN"/>
        </w:rPr>
        <w:t>_problem</w:t>
      </w:r>
      <w:r w:rsidRPr="004C405C">
        <w:rPr>
          <w:i/>
        </w:rPr>
        <w:t>\</w:t>
      </w:r>
      <w:r>
        <w:rPr>
          <w:rFonts w:hint="eastAsia"/>
          <w:i/>
          <w:lang w:eastAsia="zh-CN"/>
        </w:rPr>
        <w:t>elder.dat</w:t>
      </w:r>
    </w:p>
    <w:p w14:paraId="0F04306A" w14:textId="77777777" w:rsidR="00073799" w:rsidRDefault="004B0811" w:rsidP="00073799">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 xml:space="preserve">: </w:t>
      </w:r>
      <w:r w:rsidR="005C25DE" w:rsidRPr="000E17FD">
        <w:rPr>
          <w:i/>
          <w:lang w:eastAsia="zh-CN"/>
        </w:rPr>
        <w:t>\</w:t>
      </w:r>
      <w:r w:rsidR="00073799" w:rsidRPr="000E17FD">
        <w:rPr>
          <w:rFonts w:hint="eastAsia"/>
          <w:i/>
          <w:lang w:eastAsia="zh-CN"/>
        </w:rPr>
        <w:t>database</w:t>
      </w:r>
      <w:r w:rsidR="005C25DE" w:rsidRPr="000E17FD">
        <w:rPr>
          <w:i/>
          <w:lang w:eastAsia="zh-CN"/>
        </w:rPr>
        <w:t>\</w:t>
      </w:r>
      <w:r w:rsidR="00073799" w:rsidRPr="000E17FD">
        <w:rPr>
          <w:i/>
          <w:lang w:eastAsia="zh-CN"/>
        </w:rPr>
        <w:t>kmno4_unix</w:t>
      </w:r>
    </w:p>
    <w:p w14:paraId="2EC2127F" w14:textId="77777777" w:rsidR="00073799" w:rsidRPr="001617BF" w:rsidRDefault="00073799" w:rsidP="00B20917">
      <w:pPr>
        <w:pStyle w:val="Simpleline"/>
        <w:rPr>
          <w:lang w:eastAsia="zh-CN"/>
        </w:rPr>
      </w:pPr>
    </w:p>
    <w:p w14:paraId="664C709F" w14:textId="77777777" w:rsidR="00073799" w:rsidRPr="00ED3698" w:rsidRDefault="00073799" w:rsidP="00181341">
      <w:pPr>
        <w:pStyle w:val="Heading3"/>
        <w:ind w:hanging="1004"/>
      </w:pPr>
      <w:bookmarkStart w:id="187" w:name="_Ref364349963"/>
      <w:bookmarkStart w:id="188" w:name="_Toc520374428"/>
      <w:r>
        <w:rPr>
          <w:rFonts w:hint="eastAsia"/>
          <w:lang w:eastAsia="zh-CN"/>
        </w:rPr>
        <w:lastRenderedPageBreak/>
        <w:t>Modified Henry problem</w:t>
      </w:r>
      <w:bookmarkEnd w:id="187"/>
      <w:bookmarkEnd w:id="188"/>
    </w:p>
    <w:p w14:paraId="1D895F7A" w14:textId="77777777" w:rsidR="00181341" w:rsidRPr="00181341" w:rsidRDefault="00771FFF" w:rsidP="00181341">
      <w:pPr>
        <w:pStyle w:val="StyleHeading4Bold"/>
      </w:pPr>
      <w:bookmarkStart w:id="189" w:name="_Toc520374429"/>
      <w:r>
        <w:t>Problem definition</w:t>
      </w:r>
      <w:bookmarkEnd w:id="189"/>
    </w:p>
    <w:p w14:paraId="3A208B62" w14:textId="26489234" w:rsidR="00073799" w:rsidRDefault="00181341" w:rsidP="00073799">
      <w:pPr>
        <w:pStyle w:val="PlainText"/>
        <w:jc w:val="both"/>
        <w:rPr>
          <w:rFonts w:ascii="Times New Roman" w:hAnsi="Times New Roman"/>
          <w:sz w:val="24"/>
          <w:szCs w:val="24"/>
        </w:rPr>
      </w:pPr>
      <w:r>
        <w:rPr>
          <w:rFonts w:ascii="Times New Roman" w:hAnsi="Times New Roman"/>
          <w:sz w:val="24"/>
          <w:szCs w:val="24"/>
        </w:rPr>
        <w:t>T</w:t>
      </w:r>
      <w:r w:rsidR="00073799" w:rsidRPr="008D1207">
        <w:rPr>
          <w:rFonts w:ascii="Times New Roman" w:hAnsi="Times New Roman"/>
          <w:sz w:val="24"/>
          <w:szCs w:val="24"/>
        </w:rPr>
        <w:t xml:space="preserve">he Henry problem </w:t>
      </w:r>
      <w:r w:rsidR="00073799" w:rsidRPr="008D1207">
        <w:rPr>
          <w:rFonts w:ascii="Times New Roman" w:hAnsi="Times New Roman"/>
          <w:noProof/>
          <w:sz w:val="24"/>
          <w:szCs w:val="24"/>
        </w:rPr>
        <w:t>(Henry, 1964)</w:t>
      </w:r>
      <w:r w:rsidR="00073799" w:rsidRPr="008D1207">
        <w:rPr>
          <w:rFonts w:ascii="Times New Roman" w:hAnsi="Times New Roman"/>
          <w:sz w:val="24"/>
          <w:szCs w:val="24"/>
        </w:rPr>
        <w:t xml:space="preserve"> depicts lateral saltwater intrusion into a homogeneous confined aquifer and the development of a mixing zone between freshwater and saltwater</w:t>
      </w:r>
      <w:r w:rsidR="004474F5">
        <w:rPr>
          <w:rFonts w:ascii="Times New Roman" w:hAnsi="Times New Roman"/>
          <w:sz w:val="24"/>
          <w:szCs w:val="24"/>
        </w:rPr>
        <w:t xml:space="preserve">.  </w:t>
      </w:r>
      <w:r w:rsidR="00073799" w:rsidRPr="008D1207">
        <w:rPr>
          <w:rFonts w:ascii="Times New Roman" w:hAnsi="Times New Roman"/>
          <w:sz w:val="24"/>
          <w:szCs w:val="24"/>
        </w:rPr>
        <w:t xml:space="preserve">The Henry problem has been widely used as a test case of density-dependent groundwater flow models </w:t>
      </w:r>
      <w:r w:rsidR="00073799" w:rsidRPr="008D1207">
        <w:rPr>
          <w:rFonts w:ascii="Times New Roman" w:hAnsi="Times New Roman"/>
          <w:noProof/>
          <w:sz w:val="24"/>
          <w:szCs w:val="24"/>
        </w:rPr>
        <w:t>(</w:t>
      </w:r>
      <w:r w:rsidR="004474F5">
        <w:rPr>
          <w:rFonts w:ascii="Times New Roman" w:hAnsi="Times New Roman"/>
          <w:noProof/>
          <w:sz w:val="24"/>
          <w:szCs w:val="24"/>
        </w:rPr>
        <w:t xml:space="preserve">e.g. </w:t>
      </w:r>
      <w:r w:rsidR="00073799" w:rsidRPr="008D1207">
        <w:rPr>
          <w:rFonts w:ascii="Times New Roman" w:hAnsi="Times New Roman"/>
          <w:noProof/>
          <w:sz w:val="24"/>
          <w:szCs w:val="24"/>
        </w:rPr>
        <w:t>Kipp, 1986</w:t>
      </w:r>
      <w:r w:rsidR="00073799" w:rsidRPr="008D1207">
        <w:rPr>
          <w:rFonts w:ascii="Times New Roman" w:hAnsi="Times New Roman"/>
          <w:sz w:val="24"/>
          <w:szCs w:val="24"/>
        </w:rPr>
        <w:t xml:space="preserve">; </w:t>
      </w:r>
      <w:r w:rsidR="00073799" w:rsidRPr="008D1207">
        <w:rPr>
          <w:rFonts w:ascii="Times New Roman" w:hAnsi="Times New Roman"/>
          <w:noProof/>
          <w:sz w:val="24"/>
          <w:szCs w:val="24"/>
        </w:rPr>
        <w:t>Voss and Souza, 1987</w:t>
      </w:r>
      <w:r w:rsidR="00073799" w:rsidRPr="008D1207">
        <w:rPr>
          <w:rFonts w:ascii="Times New Roman" w:hAnsi="Times New Roman"/>
          <w:sz w:val="24"/>
          <w:szCs w:val="24"/>
        </w:rPr>
        <w:t xml:space="preserve">; </w:t>
      </w:r>
      <w:r w:rsidR="00073799" w:rsidRPr="008D1207">
        <w:rPr>
          <w:rFonts w:ascii="Times New Roman" w:hAnsi="Times New Roman"/>
          <w:noProof/>
          <w:sz w:val="24"/>
          <w:szCs w:val="24"/>
        </w:rPr>
        <w:t>Ackerer et al., 1999</w:t>
      </w:r>
      <w:r w:rsidR="00073799" w:rsidRPr="008D1207">
        <w:rPr>
          <w:rFonts w:ascii="Times New Roman" w:hAnsi="Times New Roman"/>
          <w:sz w:val="24"/>
          <w:szCs w:val="24"/>
        </w:rPr>
        <w:t xml:space="preserve">; </w:t>
      </w:r>
      <w:r w:rsidR="00073799" w:rsidRPr="008D1207">
        <w:rPr>
          <w:rFonts w:ascii="Times New Roman" w:hAnsi="Times New Roman"/>
          <w:noProof/>
          <w:sz w:val="24"/>
          <w:szCs w:val="24"/>
        </w:rPr>
        <w:t>Guo and Langevin, 2002)</w:t>
      </w:r>
      <w:r w:rsidR="004474F5">
        <w:rPr>
          <w:rFonts w:ascii="Times New Roman" w:hAnsi="Times New Roman"/>
          <w:sz w:val="24"/>
          <w:szCs w:val="24"/>
        </w:rPr>
        <w:t xml:space="preserve">.  </w:t>
      </w:r>
      <w:r w:rsidR="00073799" w:rsidRPr="008D1207">
        <w:rPr>
          <w:rFonts w:ascii="Times New Roman" w:hAnsi="Times New Roman"/>
          <w:sz w:val="24"/>
          <w:szCs w:val="24"/>
        </w:rPr>
        <w:t xml:space="preserve">However, the merits of this problem for code benchmarking have been scrutinized due to the weak coupling between flow and solute transport </w:t>
      </w:r>
      <w:r w:rsidR="00073799" w:rsidRPr="008D1207">
        <w:rPr>
          <w:rFonts w:ascii="Times New Roman" w:hAnsi="Times New Roman"/>
          <w:noProof/>
          <w:sz w:val="24"/>
          <w:szCs w:val="24"/>
        </w:rPr>
        <w:t>(Simpson and Clement, 2003)</w:t>
      </w:r>
      <w:r w:rsidR="004474F5">
        <w:rPr>
          <w:rFonts w:ascii="Times New Roman" w:hAnsi="Times New Roman"/>
          <w:sz w:val="24"/>
          <w:szCs w:val="24"/>
        </w:rPr>
        <w:t xml:space="preserve">.  </w:t>
      </w:r>
      <w:r w:rsidR="00073799" w:rsidRPr="008D1207">
        <w:rPr>
          <w:rFonts w:ascii="Times New Roman" w:hAnsi="Times New Roman"/>
          <w:noProof/>
          <w:sz w:val="24"/>
          <w:szCs w:val="24"/>
        </w:rPr>
        <w:t>Simpson and Clement (2004)</w:t>
      </w:r>
      <w:r w:rsidR="00073799" w:rsidRPr="008D1207">
        <w:rPr>
          <w:rFonts w:ascii="Times New Roman" w:hAnsi="Times New Roman"/>
          <w:sz w:val="24"/>
          <w:szCs w:val="24"/>
        </w:rPr>
        <w:t xml:space="preserve"> proposed a modification to the Henry problem, reducing the constant freshwater flux by 50%, to increase the coupling between fluid flow and solute transport and thus the numerical difficulty</w:t>
      </w:r>
      <w:r w:rsidR="004474F5">
        <w:rPr>
          <w:rFonts w:ascii="Times New Roman" w:hAnsi="Times New Roman"/>
          <w:sz w:val="24"/>
          <w:szCs w:val="24"/>
        </w:rPr>
        <w:t xml:space="preserve">.  </w:t>
      </w:r>
      <w:r w:rsidR="00073799" w:rsidRPr="008D1207">
        <w:rPr>
          <w:rFonts w:ascii="Times New Roman" w:hAnsi="Times New Roman"/>
          <w:sz w:val="24"/>
          <w:szCs w:val="24"/>
        </w:rPr>
        <w:t xml:space="preserve">This modified problem definition was used to benchmark </w:t>
      </w:r>
      <w:r w:rsidR="0076771D">
        <w:rPr>
          <w:rFonts w:ascii="Times New Roman" w:hAnsi="Times New Roman"/>
          <w:sz w:val="24"/>
          <w:szCs w:val="24"/>
        </w:rPr>
        <w:t>MIN3P-THCm</w:t>
      </w:r>
      <w:r w:rsidR="00073799" w:rsidRPr="00F549A7">
        <w:rPr>
          <w:rFonts w:ascii="Times New Roman" w:eastAsiaTheme="minorEastAsia" w:hAnsi="Times New Roman"/>
          <w:sz w:val="24"/>
          <w:szCs w:val="24"/>
          <w:lang w:eastAsia="zh-CN"/>
        </w:rPr>
        <w:t xml:space="preserve"> </w:t>
      </w:r>
      <w:r w:rsidR="008236DA">
        <w:rPr>
          <w:rFonts w:ascii="Times New Roman" w:eastAsiaTheme="minorEastAsia" w:hAnsi="Times New Roman"/>
          <w:sz w:val="24"/>
          <w:szCs w:val="24"/>
          <w:lang w:eastAsia="zh-CN"/>
        </w:rPr>
        <w:t>(Bea et al., 2011)</w:t>
      </w:r>
      <w:r w:rsidR="00073799">
        <w:rPr>
          <w:rFonts w:ascii="Times New Roman" w:hAnsi="Times New Roman"/>
          <w:sz w:val="24"/>
          <w:szCs w:val="24"/>
        </w:rPr>
        <w:t>.</w:t>
      </w:r>
    </w:p>
    <w:p w14:paraId="0D90140F" w14:textId="77777777" w:rsidR="00181341" w:rsidRPr="00181341" w:rsidRDefault="00B3171D" w:rsidP="00181341">
      <w:pPr>
        <w:pStyle w:val="StyleHeading4Bold"/>
      </w:pPr>
      <w:bookmarkStart w:id="190" w:name="_Toc520374430"/>
      <w:r>
        <w:t>Model setup</w:t>
      </w:r>
      <w:bookmarkEnd w:id="190"/>
    </w:p>
    <w:p w14:paraId="6B5E34AD" w14:textId="169EBEAA" w:rsidR="00073799" w:rsidRDefault="00073799" w:rsidP="00073799">
      <w:pPr>
        <w:pStyle w:val="PlainText"/>
        <w:jc w:val="both"/>
        <w:rPr>
          <w:rFonts w:ascii="Times New Roman" w:hAnsi="Times New Roman"/>
          <w:sz w:val="24"/>
          <w:szCs w:val="24"/>
        </w:rPr>
      </w:pPr>
      <w:r w:rsidRPr="008D1207">
        <w:rPr>
          <w:rFonts w:ascii="Times New Roman" w:hAnsi="Times New Roman"/>
          <w:sz w:val="24"/>
          <w:szCs w:val="24"/>
        </w:rPr>
        <w:t>The domain consists of a two-dimensional vertical cross-section, bounded on the top and bottom by no flow boundaries (</w:t>
      </w:r>
      <w:r w:rsidR="009C4449">
        <w:fldChar w:fldCharType="begin"/>
      </w:r>
      <w:r w:rsidR="009C4449">
        <w:instrText xml:space="preserve"> REF _Ref363745859 \h  \* MERGEFORMAT </w:instrText>
      </w:r>
      <w:r w:rsidR="009C4449">
        <w:fldChar w:fldCharType="separate"/>
      </w:r>
      <w:r w:rsidR="00B560DA" w:rsidRPr="00B560DA">
        <w:rPr>
          <w:rFonts w:ascii="Times New Roman" w:hAnsi="Times New Roman"/>
          <w:sz w:val="24"/>
          <w:szCs w:val="24"/>
        </w:rPr>
        <w:t xml:space="preserve">Figure </w:t>
      </w:r>
      <w:r w:rsidR="00B560DA" w:rsidRPr="00B560DA">
        <w:rPr>
          <w:rFonts w:ascii="Times New Roman" w:hAnsi="Times New Roman"/>
          <w:noProof/>
          <w:sz w:val="24"/>
          <w:szCs w:val="24"/>
        </w:rPr>
        <w:t>2.12</w:t>
      </w:r>
      <w:r w:rsidR="009C4449">
        <w:fldChar w:fldCharType="end"/>
      </w:r>
      <w:r w:rsidRPr="008D1207">
        <w:rPr>
          <w:rFonts w:ascii="Times New Roman" w:hAnsi="Times New Roman"/>
          <w:sz w:val="24"/>
          <w:szCs w:val="24"/>
        </w:rPr>
        <w:t>A)</w:t>
      </w:r>
      <w:r w:rsidR="004474F5">
        <w:rPr>
          <w:rFonts w:ascii="Times New Roman" w:hAnsi="Times New Roman"/>
          <w:sz w:val="24"/>
          <w:szCs w:val="24"/>
        </w:rPr>
        <w:t xml:space="preserve">.  </w:t>
      </w:r>
      <w:r w:rsidRPr="008D1207">
        <w:rPr>
          <w:rFonts w:ascii="Times New Roman" w:hAnsi="Times New Roman"/>
          <w:sz w:val="24"/>
          <w:szCs w:val="24"/>
        </w:rPr>
        <w:t>A constant freshwater flux is applied to the left boundary, representing aquifer flow</w:t>
      </w:r>
      <w:r w:rsidR="004474F5">
        <w:rPr>
          <w:rFonts w:ascii="Times New Roman" w:hAnsi="Times New Roman"/>
          <w:sz w:val="24"/>
          <w:szCs w:val="24"/>
        </w:rPr>
        <w:t xml:space="preserve">.  </w:t>
      </w:r>
      <w:r w:rsidRPr="008D1207">
        <w:rPr>
          <w:rFonts w:ascii="Times New Roman" w:hAnsi="Times New Roman"/>
          <w:sz w:val="24"/>
          <w:szCs w:val="24"/>
        </w:rPr>
        <w:t>The right model boundary represents a hydrostatic column of seawater, with a fixed concentration</w:t>
      </w:r>
      <w:r w:rsidR="004474F5">
        <w:rPr>
          <w:rFonts w:ascii="Times New Roman" w:hAnsi="Times New Roman"/>
          <w:sz w:val="24"/>
          <w:szCs w:val="24"/>
        </w:rPr>
        <w:t xml:space="preserve">.  </w:t>
      </w:r>
      <w:r w:rsidRPr="008D1207">
        <w:rPr>
          <w:rFonts w:ascii="Times New Roman" w:hAnsi="Times New Roman"/>
          <w:sz w:val="24"/>
          <w:szCs w:val="24"/>
        </w:rPr>
        <w:t xml:space="preserve">The model domain is 2 m horizontal by 1 m vertical, and was discretized using a uniform grid with 861 control volumes with </w:t>
      </w:r>
      <w:r w:rsidRPr="008D1207">
        <w:rPr>
          <w:rFonts w:ascii="Times New Roman" w:hAnsi="Times New Roman"/>
          <w:sz w:val="24"/>
          <w:szCs w:val="24"/>
        </w:rPr>
        <w:sym w:font="Symbol" w:char="F044"/>
      </w:r>
      <w:r w:rsidRPr="008D1207">
        <w:rPr>
          <w:rFonts w:ascii="Times New Roman" w:hAnsi="Times New Roman"/>
          <w:sz w:val="24"/>
          <w:szCs w:val="24"/>
        </w:rPr>
        <w:t xml:space="preserve">x = </w:t>
      </w:r>
      <w:r w:rsidRPr="008D1207">
        <w:rPr>
          <w:rFonts w:ascii="Times New Roman" w:hAnsi="Times New Roman"/>
          <w:sz w:val="24"/>
          <w:szCs w:val="24"/>
        </w:rPr>
        <w:sym w:font="Symbol" w:char="F044"/>
      </w:r>
      <w:r w:rsidRPr="008D1207">
        <w:rPr>
          <w:rFonts w:ascii="Times New Roman" w:hAnsi="Times New Roman"/>
          <w:sz w:val="24"/>
          <w:szCs w:val="24"/>
        </w:rPr>
        <w:t>z = 0.05 m</w:t>
      </w:r>
      <w:r w:rsidR="004474F5">
        <w:rPr>
          <w:rFonts w:ascii="Times New Roman" w:hAnsi="Times New Roman"/>
          <w:sz w:val="24"/>
          <w:szCs w:val="24"/>
        </w:rPr>
        <w:t xml:space="preserve">.  </w:t>
      </w:r>
    </w:p>
    <w:p w14:paraId="1817B7A7" w14:textId="77777777" w:rsidR="00623721" w:rsidRPr="00623721" w:rsidRDefault="00623721" w:rsidP="00073799">
      <w:pPr>
        <w:pStyle w:val="StyleHeading4Bold"/>
        <w:rPr>
          <w:szCs w:val="24"/>
        </w:rPr>
      </w:pPr>
      <w:bookmarkStart w:id="191" w:name="_Toc520374431"/>
      <w:r>
        <w:t>Parameters</w:t>
      </w:r>
      <w:bookmarkEnd w:id="191"/>
    </w:p>
    <w:p w14:paraId="60ED3D3C" w14:textId="6378075F" w:rsidR="00073799" w:rsidRPr="008D1207" w:rsidRDefault="00073799" w:rsidP="00073799">
      <w:pPr>
        <w:pStyle w:val="PlainText"/>
        <w:jc w:val="both"/>
        <w:rPr>
          <w:rFonts w:ascii="Times New Roman" w:hAnsi="Times New Roman"/>
          <w:sz w:val="24"/>
          <w:szCs w:val="24"/>
        </w:rPr>
      </w:pPr>
      <w:r w:rsidRPr="008D1207">
        <w:rPr>
          <w:rFonts w:ascii="Times New Roman" w:hAnsi="Times New Roman"/>
          <w:sz w:val="24"/>
          <w:szCs w:val="24"/>
        </w:rPr>
        <w:t xml:space="preserve">The </w:t>
      </w:r>
      <w:r w:rsidR="0076771D">
        <w:rPr>
          <w:rFonts w:ascii="Times New Roman" w:hAnsi="Times New Roman"/>
          <w:sz w:val="24"/>
          <w:szCs w:val="24"/>
        </w:rPr>
        <w:t>MIN3P-THCm</w:t>
      </w:r>
      <w:r w:rsidRPr="008D1207">
        <w:rPr>
          <w:rFonts w:ascii="Times New Roman" w:hAnsi="Times New Roman"/>
          <w:sz w:val="24"/>
          <w:szCs w:val="24"/>
        </w:rPr>
        <w:t xml:space="preserve"> simulation of the modified Henry problem was performed using the parameter values provided by Simpson and</w:t>
      </w:r>
      <w:r w:rsidRPr="008D1207">
        <w:rPr>
          <w:rFonts w:ascii="Times New Roman" w:hAnsi="Times New Roman"/>
          <w:noProof/>
          <w:sz w:val="24"/>
          <w:szCs w:val="24"/>
        </w:rPr>
        <w:t xml:space="preserve"> Clement (2004)</w:t>
      </w:r>
      <w:r w:rsidR="004474F5">
        <w:rPr>
          <w:rFonts w:ascii="Times New Roman" w:hAnsi="Times New Roman"/>
          <w:sz w:val="24"/>
          <w:szCs w:val="24"/>
        </w:rPr>
        <w:t xml:space="preserve">.  </w:t>
      </w:r>
      <w:r w:rsidRPr="008D1207">
        <w:rPr>
          <w:rFonts w:ascii="Times New Roman" w:hAnsi="Times New Roman"/>
          <w:sz w:val="24"/>
          <w:szCs w:val="24"/>
        </w:rPr>
        <w:t xml:space="preserve">The flow and transport parameters are summarized in </w:t>
      </w:r>
      <w:r w:rsidR="009C4449">
        <w:fldChar w:fldCharType="begin"/>
      </w:r>
      <w:r w:rsidR="009C4449">
        <w:instrText xml:space="preserve"> REF _Ref363746041 \h  \* MERGEFORMAT </w:instrText>
      </w:r>
      <w:r w:rsidR="009C4449">
        <w:fldChar w:fldCharType="separate"/>
      </w:r>
      <w:r w:rsidR="00B560DA" w:rsidRPr="00B560DA">
        <w:rPr>
          <w:rFonts w:ascii="Times New Roman" w:hAnsi="Times New Roman"/>
          <w:sz w:val="24"/>
          <w:szCs w:val="24"/>
        </w:rPr>
        <w:t xml:space="preserve">Table </w:t>
      </w:r>
      <w:r w:rsidR="00B560DA" w:rsidRPr="00B560DA">
        <w:rPr>
          <w:rFonts w:ascii="Times New Roman" w:hAnsi="Times New Roman"/>
          <w:noProof/>
          <w:sz w:val="24"/>
          <w:szCs w:val="24"/>
        </w:rPr>
        <w:t>2.20</w:t>
      </w:r>
      <w:r w:rsidR="009C4449">
        <w:fldChar w:fldCharType="end"/>
      </w:r>
      <w:r w:rsidR="004474F5">
        <w:rPr>
          <w:rFonts w:ascii="Times New Roman" w:hAnsi="Times New Roman"/>
          <w:sz w:val="24"/>
          <w:szCs w:val="24"/>
        </w:rPr>
        <w:t xml:space="preserve">.  </w:t>
      </w:r>
      <w:r w:rsidRPr="008D1207">
        <w:rPr>
          <w:rFonts w:ascii="Times New Roman" w:hAnsi="Times New Roman"/>
          <w:sz w:val="24"/>
          <w:szCs w:val="24"/>
        </w:rPr>
        <w:t>The Henry problem was simulated for a period of 0.833 days, representing the point at which a stationary solute distribution was achieved</w:t>
      </w:r>
      <w:r w:rsidR="004474F5">
        <w:rPr>
          <w:rFonts w:ascii="Times New Roman" w:hAnsi="Times New Roman"/>
          <w:sz w:val="24"/>
          <w:szCs w:val="24"/>
        </w:rPr>
        <w:t xml:space="preserve">.  </w:t>
      </w:r>
    </w:p>
    <w:p w14:paraId="08531026" w14:textId="78473AC2" w:rsidR="00073799" w:rsidRDefault="00073799" w:rsidP="00073799">
      <w:pPr>
        <w:pStyle w:val="Caption"/>
        <w:keepNext/>
        <w:rPr>
          <w:lang w:eastAsia="zh-CN"/>
        </w:rPr>
      </w:pPr>
      <w:bookmarkStart w:id="192" w:name="_Ref363746041"/>
      <w:bookmarkStart w:id="193" w:name="_Toc520374896"/>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20</w:t>
      </w:r>
      <w:r w:rsidR="00FE1AD3">
        <w:fldChar w:fldCharType="end"/>
      </w:r>
      <w:bookmarkEnd w:id="192"/>
      <w:r w:rsidR="003B5581">
        <w:t xml:space="preserve">: </w:t>
      </w:r>
      <w:bookmarkStart w:id="194" w:name="_Ref302416170"/>
      <w:r w:rsidRPr="008D1207">
        <w:rPr>
          <w:szCs w:val="24"/>
        </w:rPr>
        <w:t>Parameters for Modified Henry Saltwater Intrusion Problem</w:t>
      </w:r>
      <w:bookmarkEnd w:id="194"/>
      <w:r>
        <w:rPr>
          <w:rFonts w:cs="Arial" w:hint="eastAsia"/>
          <w:szCs w:val="22"/>
          <w:lang w:eastAsia="zh-CN"/>
        </w:rPr>
        <w:t xml:space="preserve"> </w:t>
      </w:r>
      <w:r w:rsidR="008236DA">
        <w:rPr>
          <w:rFonts w:cs="Arial" w:hint="eastAsia"/>
          <w:szCs w:val="22"/>
          <w:lang w:eastAsia="zh-CN"/>
        </w:rPr>
        <w:t>(Bea et al., 2011)</w:t>
      </w:r>
      <w:bookmarkEnd w:id="193"/>
    </w:p>
    <w:tbl>
      <w:tblPr>
        <w:tblW w:w="5000" w:type="pct"/>
        <w:jc w:val="center"/>
        <w:tblLook w:val="04A0" w:firstRow="1" w:lastRow="0" w:firstColumn="1" w:lastColumn="0" w:noHBand="0" w:noVBand="1"/>
      </w:tblPr>
      <w:tblGrid>
        <w:gridCol w:w="4507"/>
        <w:gridCol w:w="1384"/>
        <w:gridCol w:w="1581"/>
        <w:gridCol w:w="1168"/>
      </w:tblGrid>
      <w:tr w:rsidR="00073799" w:rsidRPr="008D1207" w14:paraId="63283969" w14:textId="77777777" w:rsidTr="00A94C76">
        <w:trPr>
          <w:jc w:val="center"/>
        </w:trPr>
        <w:tc>
          <w:tcPr>
            <w:tcW w:w="2608" w:type="pct"/>
            <w:tcBorders>
              <w:top w:val="single" w:sz="4" w:space="0" w:color="auto"/>
              <w:bottom w:val="single" w:sz="4" w:space="0" w:color="auto"/>
            </w:tcBorders>
            <w:shd w:val="clear" w:color="auto" w:fill="D9D9D9" w:themeFill="background1" w:themeFillShade="D9"/>
          </w:tcPr>
          <w:p w14:paraId="759F441D" w14:textId="77777777" w:rsidR="00073799" w:rsidRPr="008D1207" w:rsidRDefault="00073799" w:rsidP="001A3618">
            <w:pPr>
              <w:pStyle w:val="PlainText"/>
              <w:spacing w:before="0" w:after="0"/>
              <w:jc w:val="both"/>
              <w:rPr>
                <w:rFonts w:ascii="Times New Roman" w:hAnsi="Times New Roman"/>
                <w:b/>
                <w:sz w:val="24"/>
                <w:szCs w:val="24"/>
              </w:rPr>
            </w:pPr>
            <w:r w:rsidRPr="008D1207">
              <w:rPr>
                <w:rFonts w:ascii="Times New Roman" w:hAnsi="Times New Roman"/>
                <w:b/>
                <w:sz w:val="24"/>
                <w:szCs w:val="24"/>
              </w:rPr>
              <w:br w:type="page"/>
              <w:t>Parameter</w:t>
            </w:r>
          </w:p>
        </w:tc>
        <w:tc>
          <w:tcPr>
            <w:tcW w:w="801" w:type="pct"/>
            <w:tcBorders>
              <w:top w:val="single" w:sz="4" w:space="0" w:color="auto"/>
              <w:bottom w:val="single" w:sz="4" w:space="0" w:color="auto"/>
            </w:tcBorders>
            <w:shd w:val="clear" w:color="auto" w:fill="D9D9D9" w:themeFill="background1" w:themeFillShade="D9"/>
          </w:tcPr>
          <w:p w14:paraId="7A050338" w14:textId="77777777" w:rsidR="00073799" w:rsidRPr="008D1207" w:rsidRDefault="00073799" w:rsidP="001A3618">
            <w:pPr>
              <w:pStyle w:val="PlainText"/>
              <w:spacing w:before="0" w:after="0"/>
              <w:jc w:val="both"/>
              <w:rPr>
                <w:rFonts w:ascii="Times New Roman" w:hAnsi="Times New Roman"/>
                <w:b/>
                <w:sz w:val="24"/>
                <w:szCs w:val="24"/>
              </w:rPr>
            </w:pPr>
            <w:r w:rsidRPr="008D1207">
              <w:rPr>
                <w:rFonts w:ascii="Times New Roman" w:hAnsi="Times New Roman"/>
                <w:b/>
                <w:sz w:val="24"/>
                <w:szCs w:val="24"/>
              </w:rPr>
              <w:t>Symbol</w:t>
            </w:r>
          </w:p>
        </w:tc>
        <w:tc>
          <w:tcPr>
            <w:tcW w:w="915" w:type="pct"/>
            <w:tcBorders>
              <w:top w:val="single" w:sz="4" w:space="0" w:color="auto"/>
              <w:bottom w:val="single" w:sz="4" w:space="0" w:color="auto"/>
            </w:tcBorders>
            <w:shd w:val="clear" w:color="auto" w:fill="D9D9D9" w:themeFill="background1" w:themeFillShade="D9"/>
          </w:tcPr>
          <w:p w14:paraId="2D5970C2" w14:textId="77777777" w:rsidR="00073799" w:rsidRPr="008D1207" w:rsidRDefault="00073799" w:rsidP="001A3618">
            <w:pPr>
              <w:pStyle w:val="PlainText"/>
              <w:spacing w:before="0" w:after="0"/>
              <w:jc w:val="both"/>
              <w:rPr>
                <w:rFonts w:ascii="Times New Roman" w:hAnsi="Times New Roman"/>
                <w:b/>
                <w:sz w:val="24"/>
                <w:szCs w:val="24"/>
              </w:rPr>
            </w:pPr>
            <w:r w:rsidRPr="008D1207">
              <w:rPr>
                <w:rFonts w:ascii="Times New Roman" w:hAnsi="Times New Roman"/>
                <w:b/>
                <w:sz w:val="24"/>
                <w:szCs w:val="24"/>
              </w:rPr>
              <w:t>Value</w:t>
            </w:r>
          </w:p>
        </w:tc>
        <w:tc>
          <w:tcPr>
            <w:tcW w:w="676" w:type="pct"/>
            <w:tcBorders>
              <w:top w:val="single" w:sz="4" w:space="0" w:color="auto"/>
              <w:bottom w:val="single" w:sz="4" w:space="0" w:color="auto"/>
            </w:tcBorders>
            <w:shd w:val="clear" w:color="auto" w:fill="D9D9D9" w:themeFill="background1" w:themeFillShade="D9"/>
          </w:tcPr>
          <w:p w14:paraId="5B478E3A" w14:textId="77777777" w:rsidR="00073799" w:rsidRPr="008D1207" w:rsidRDefault="00073799" w:rsidP="001A3618">
            <w:pPr>
              <w:pStyle w:val="PlainText"/>
              <w:spacing w:before="0" w:after="0"/>
              <w:jc w:val="both"/>
              <w:rPr>
                <w:rFonts w:ascii="Times New Roman" w:hAnsi="Times New Roman"/>
                <w:b/>
                <w:sz w:val="24"/>
                <w:szCs w:val="24"/>
              </w:rPr>
            </w:pPr>
            <w:r w:rsidRPr="008D1207">
              <w:rPr>
                <w:rFonts w:ascii="Times New Roman" w:hAnsi="Times New Roman"/>
                <w:b/>
                <w:sz w:val="24"/>
                <w:szCs w:val="24"/>
              </w:rPr>
              <w:t>Units</w:t>
            </w:r>
          </w:p>
        </w:tc>
      </w:tr>
      <w:tr w:rsidR="00073799" w:rsidRPr="008D1207" w14:paraId="23AAFF1F" w14:textId="77777777" w:rsidTr="00A94C76">
        <w:trPr>
          <w:jc w:val="center"/>
        </w:trPr>
        <w:tc>
          <w:tcPr>
            <w:tcW w:w="2608" w:type="pct"/>
            <w:tcBorders>
              <w:top w:val="single" w:sz="4" w:space="0" w:color="auto"/>
            </w:tcBorders>
          </w:tcPr>
          <w:p w14:paraId="192F5208"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Hydraulic conductivity</w:t>
            </w:r>
          </w:p>
        </w:tc>
        <w:tc>
          <w:tcPr>
            <w:tcW w:w="801" w:type="pct"/>
            <w:tcBorders>
              <w:top w:val="single" w:sz="4" w:space="0" w:color="auto"/>
            </w:tcBorders>
          </w:tcPr>
          <w:p w14:paraId="476AAB10"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K</w:t>
            </w:r>
          </w:p>
        </w:tc>
        <w:tc>
          <w:tcPr>
            <w:tcW w:w="915" w:type="pct"/>
            <w:tcBorders>
              <w:top w:val="single" w:sz="4" w:space="0" w:color="auto"/>
            </w:tcBorders>
          </w:tcPr>
          <w:p w14:paraId="62315A74"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10</w:t>
            </w:r>
            <w:r w:rsidRPr="008D1207">
              <w:rPr>
                <w:rFonts w:ascii="Times New Roman" w:hAnsi="Times New Roman"/>
                <w:sz w:val="24"/>
                <w:szCs w:val="24"/>
                <w:vertAlign w:val="superscript"/>
              </w:rPr>
              <w:t>-2</w:t>
            </w:r>
          </w:p>
        </w:tc>
        <w:tc>
          <w:tcPr>
            <w:tcW w:w="676" w:type="pct"/>
            <w:tcBorders>
              <w:top w:val="single" w:sz="4" w:space="0" w:color="auto"/>
            </w:tcBorders>
          </w:tcPr>
          <w:p w14:paraId="1A680596" w14:textId="77777777" w:rsidR="00073799" w:rsidRPr="00513530" w:rsidRDefault="00073799" w:rsidP="001A3618">
            <w:pPr>
              <w:pStyle w:val="PlainText"/>
              <w:spacing w:before="0" w:after="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w:t>
            </w:r>
            <w:r w:rsidRPr="008D1207">
              <w:rPr>
                <w:rFonts w:ascii="Times New Roman" w:hAnsi="Times New Roman"/>
                <w:sz w:val="24"/>
                <w:szCs w:val="24"/>
              </w:rPr>
              <w:t>m s</w:t>
            </w:r>
            <w:r w:rsidRPr="008D1207">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8D1207" w14:paraId="398B1074" w14:textId="77777777" w:rsidTr="00A94C76">
        <w:trPr>
          <w:jc w:val="center"/>
        </w:trPr>
        <w:tc>
          <w:tcPr>
            <w:tcW w:w="2608" w:type="pct"/>
          </w:tcPr>
          <w:p w14:paraId="720A0181"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Porosity</w:t>
            </w:r>
          </w:p>
        </w:tc>
        <w:tc>
          <w:tcPr>
            <w:tcW w:w="801" w:type="pct"/>
          </w:tcPr>
          <w:p w14:paraId="04E8A961" w14:textId="77777777" w:rsidR="00073799" w:rsidRPr="008D1207" w:rsidRDefault="00073799" w:rsidP="001A3618">
            <w:pPr>
              <w:pStyle w:val="PlainText"/>
              <w:spacing w:before="0" w:after="0"/>
              <w:jc w:val="both"/>
              <w:rPr>
                <w:rFonts w:ascii="Times New Roman" w:hAnsi="Times New Roman"/>
                <w:sz w:val="24"/>
                <w:szCs w:val="24"/>
              </w:rPr>
            </w:pPr>
            <w:r>
              <w:rPr>
                <w:rFonts w:ascii="Cambria Math" w:hAnsi="Cambria Math"/>
                <w:sz w:val="24"/>
                <w:szCs w:val="24"/>
              </w:rPr>
              <w:t>𝜙</w:t>
            </w:r>
          </w:p>
        </w:tc>
        <w:tc>
          <w:tcPr>
            <w:tcW w:w="915" w:type="pct"/>
          </w:tcPr>
          <w:p w14:paraId="6CB696EC"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0.35</w:t>
            </w:r>
          </w:p>
        </w:tc>
        <w:tc>
          <w:tcPr>
            <w:tcW w:w="676" w:type="pct"/>
          </w:tcPr>
          <w:p w14:paraId="33C8CDC7" w14:textId="77777777" w:rsidR="00073799" w:rsidRPr="00513530" w:rsidRDefault="00073799" w:rsidP="001A3618">
            <w:pPr>
              <w:pStyle w:val="PlainText"/>
              <w:spacing w:before="0" w:after="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w:t>
            </w:r>
            <w:r w:rsidRPr="008D1207">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8D1207" w14:paraId="234E2B4E" w14:textId="77777777" w:rsidTr="00A94C76">
        <w:trPr>
          <w:jc w:val="center"/>
        </w:trPr>
        <w:tc>
          <w:tcPr>
            <w:tcW w:w="2608" w:type="pct"/>
          </w:tcPr>
          <w:p w14:paraId="2702FEB8"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Specific storage</w:t>
            </w:r>
          </w:p>
        </w:tc>
        <w:tc>
          <w:tcPr>
            <w:tcW w:w="801" w:type="pct"/>
          </w:tcPr>
          <w:p w14:paraId="38F2A4BF"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S</w:t>
            </w:r>
            <w:r w:rsidRPr="008D1207">
              <w:rPr>
                <w:rFonts w:ascii="Times New Roman" w:hAnsi="Times New Roman"/>
                <w:sz w:val="24"/>
                <w:szCs w:val="24"/>
                <w:vertAlign w:val="subscript"/>
              </w:rPr>
              <w:t>s</w:t>
            </w:r>
          </w:p>
        </w:tc>
        <w:tc>
          <w:tcPr>
            <w:tcW w:w="915" w:type="pct"/>
          </w:tcPr>
          <w:p w14:paraId="4FA70D4D"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0.0</w:t>
            </w:r>
          </w:p>
        </w:tc>
        <w:tc>
          <w:tcPr>
            <w:tcW w:w="676" w:type="pct"/>
          </w:tcPr>
          <w:p w14:paraId="56B61B9D" w14:textId="77777777" w:rsidR="00073799" w:rsidRPr="00513530" w:rsidRDefault="00073799" w:rsidP="001A3618">
            <w:pPr>
              <w:pStyle w:val="PlainText"/>
              <w:spacing w:before="0" w:after="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w:t>
            </w:r>
            <w:r w:rsidRPr="008D1207">
              <w:rPr>
                <w:rFonts w:ascii="Times New Roman" w:hAnsi="Times New Roman"/>
                <w:sz w:val="24"/>
                <w:szCs w:val="24"/>
              </w:rPr>
              <w:t>m</w:t>
            </w:r>
            <w:r w:rsidRPr="008D1207">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8D1207" w14:paraId="21C8D617" w14:textId="77777777" w:rsidTr="00A94C76">
        <w:trPr>
          <w:jc w:val="center"/>
        </w:trPr>
        <w:tc>
          <w:tcPr>
            <w:tcW w:w="2608" w:type="pct"/>
          </w:tcPr>
          <w:p w14:paraId="08E01DF0"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Longitudinal dispersivity</w:t>
            </w:r>
          </w:p>
        </w:tc>
        <w:tc>
          <w:tcPr>
            <w:tcW w:w="801" w:type="pct"/>
          </w:tcPr>
          <w:p w14:paraId="18E9486C" w14:textId="77777777" w:rsidR="00073799" w:rsidRPr="008D1207" w:rsidRDefault="00073799" w:rsidP="000E17FD">
            <w:pPr>
              <w:pStyle w:val="PlainText"/>
              <w:spacing w:before="0" w:after="0"/>
              <w:jc w:val="both"/>
              <w:rPr>
                <w:rFonts w:ascii="Times New Roman" w:hAnsi="Times New Roman"/>
                <w:sz w:val="24"/>
                <w:szCs w:val="24"/>
              </w:rPr>
            </w:pPr>
            <w:r w:rsidRPr="008D1207">
              <w:rPr>
                <w:rFonts w:ascii="Times New Roman" w:hAnsi="Times New Roman"/>
                <w:sz w:val="24"/>
                <w:szCs w:val="24"/>
              </w:rPr>
              <w:t>α</w:t>
            </w:r>
            <w:r w:rsidR="000E17FD">
              <w:rPr>
                <w:rFonts w:ascii="Times New Roman" w:hAnsi="Times New Roman"/>
                <w:sz w:val="24"/>
                <w:szCs w:val="24"/>
                <w:vertAlign w:val="subscript"/>
              </w:rPr>
              <w:t>l</w:t>
            </w:r>
          </w:p>
        </w:tc>
        <w:tc>
          <w:tcPr>
            <w:tcW w:w="915" w:type="pct"/>
          </w:tcPr>
          <w:p w14:paraId="488C0E9B"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0.0</w:t>
            </w:r>
          </w:p>
        </w:tc>
        <w:tc>
          <w:tcPr>
            <w:tcW w:w="676" w:type="pct"/>
          </w:tcPr>
          <w:p w14:paraId="40193310" w14:textId="77777777" w:rsidR="00073799" w:rsidRPr="00513530" w:rsidRDefault="00073799" w:rsidP="001A3618">
            <w:pPr>
              <w:pStyle w:val="PlainText"/>
              <w:spacing w:before="0" w:after="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w:t>
            </w:r>
            <w:r w:rsidRPr="008D1207">
              <w:rPr>
                <w:rFonts w:ascii="Times New Roman" w:hAnsi="Times New Roman"/>
                <w:sz w:val="24"/>
                <w:szCs w:val="24"/>
              </w:rPr>
              <w:t>m</w:t>
            </w:r>
            <w:r>
              <w:rPr>
                <w:rFonts w:ascii="Times New Roman" w:eastAsiaTheme="minorEastAsia" w:hAnsi="Times New Roman" w:hint="eastAsia"/>
                <w:sz w:val="24"/>
                <w:szCs w:val="24"/>
                <w:lang w:eastAsia="zh-CN"/>
              </w:rPr>
              <w:t>]</w:t>
            </w:r>
          </w:p>
        </w:tc>
      </w:tr>
      <w:tr w:rsidR="00073799" w:rsidRPr="008D1207" w14:paraId="44EA5856" w14:textId="77777777" w:rsidTr="00A94C76">
        <w:trPr>
          <w:jc w:val="center"/>
        </w:trPr>
        <w:tc>
          <w:tcPr>
            <w:tcW w:w="2608" w:type="pct"/>
          </w:tcPr>
          <w:p w14:paraId="30C9EBB3"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Transverse dispersivity</w:t>
            </w:r>
          </w:p>
        </w:tc>
        <w:tc>
          <w:tcPr>
            <w:tcW w:w="801" w:type="pct"/>
          </w:tcPr>
          <w:p w14:paraId="4D640679" w14:textId="77777777" w:rsidR="00073799" w:rsidRPr="008D1207" w:rsidRDefault="00073799" w:rsidP="000E17FD">
            <w:pPr>
              <w:pStyle w:val="PlainText"/>
              <w:spacing w:before="0" w:after="0"/>
              <w:jc w:val="both"/>
              <w:rPr>
                <w:rFonts w:ascii="Times New Roman" w:hAnsi="Times New Roman"/>
                <w:sz w:val="24"/>
                <w:szCs w:val="24"/>
              </w:rPr>
            </w:pPr>
            <w:r w:rsidRPr="008D1207">
              <w:rPr>
                <w:rFonts w:ascii="Times New Roman" w:hAnsi="Times New Roman"/>
                <w:sz w:val="24"/>
                <w:szCs w:val="24"/>
              </w:rPr>
              <w:t>α</w:t>
            </w:r>
            <w:r w:rsidR="000E17FD">
              <w:rPr>
                <w:rFonts w:ascii="Times New Roman" w:hAnsi="Times New Roman"/>
                <w:sz w:val="24"/>
                <w:szCs w:val="24"/>
                <w:vertAlign w:val="subscript"/>
              </w:rPr>
              <w:t>t</w:t>
            </w:r>
          </w:p>
        </w:tc>
        <w:tc>
          <w:tcPr>
            <w:tcW w:w="915" w:type="pct"/>
          </w:tcPr>
          <w:p w14:paraId="11591EA3"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0.0</w:t>
            </w:r>
          </w:p>
        </w:tc>
        <w:tc>
          <w:tcPr>
            <w:tcW w:w="676" w:type="pct"/>
          </w:tcPr>
          <w:p w14:paraId="22F8FC0E" w14:textId="77777777" w:rsidR="00073799" w:rsidRPr="00513530" w:rsidRDefault="00073799" w:rsidP="001A3618">
            <w:pPr>
              <w:pStyle w:val="PlainText"/>
              <w:spacing w:before="0" w:after="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w:t>
            </w:r>
            <w:r w:rsidRPr="008D1207">
              <w:rPr>
                <w:rFonts w:ascii="Times New Roman" w:hAnsi="Times New Roman"/>
                <w:sz w:val="24"/>
                <w:szCs w:val="24"/>
              </w:rPr>
              <w:t>m</w:t>
            </w:r>
            <w:r>
              <w:rPr>
                <w:rFonts w:ascii="Times New Roman" w:eastAsiaTheme="minorEastAsia" w:hAnsi="Times New Roman" w:hint="eastAsia"/>
                <w:sz w:val="24"/>
                <w:szCs w:val="24"/>
                <w:lang w:eastAsia="zh-CN"/>
              </w:rPr>
              <w:t>]</w:t>
            </w:r>
          </w:p>
        </w:tc>
      </w:tr>
      <w:tr w:rsidR="00073799" w:rsidRPr="008D1207" w14:paraId="0893BD88" w14:textId="77777777" w:rsidTr="00A94C76">
        <w:trPr>
          <w:jc w:val="center"/>
        </w:trPr>
        <w:tc>
          <w:tcPr>
            <w:tcW w:w="2608" w:type="pct"/>
          </w:tcPr>
          <w:p w14:paraId="6D4BBE5F"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Molecular diffusion coefficient</w:t>
            </w:r>
          </w:p>
        </w:tc>
        <w:tc>
          <w:tcPr>
            <w:tcW w:w="801" w:type="pct"/>
          </w:tcPr>
          <w:p w14:paraId="0DD32845" w14:textId="77777777" w:rsidR="00073799" w:rsidRPr="008D1207" w:rsidRDefault="00073799" w:rsidP="001A3618">
            <w:pPr>
              <w:pStyle w:val="PlainText"/>
              <w:spacing w:before="0" w:after="0"/>
              <w:jc w:val="both"/>
              <w:rPr>
                <w:rFonts w:ascii="Times New Roman" w:eastAsiaTheme="minorEastAsia" w:hAnsi="Times New Roman"/>
                <w:sz w:val="24"/>
                <w:szCs w:val="24"/>
                <w:lang w:eastAsia="zh-CN"/>
              </w:rPr>
            </w:pPr>
            <w:r w:rsidRPr="008D1207">
              <w:rPr>
                <w:rFonts w:ascii="Times New Roman" w:hAnsi="Times New Roman"/>
                <w:sz w:val="24"/>
                <w:szCs w:val="24"/>
              </w:rPr>
              <w:t>D</w:t>
            </w:r>
            <w:r>
              <w:rPr>
                <w:rFonts w:ascii="Times New Roman" w:eastAsiaTheme="minorEastAsia" w:hAnsi="Times New Roman" w:hint="eastAsia"/>
                <w:sz w:val="24"/>
                <w:szCs w:val="24"/>
                <w:vertAlign w:val="subscript"/>
                <w:lang w:eastAsia="zh-CN"/>
              </w:rPr>
              <w:t>0</w:t>
            </w:r>
          </w:p>
        </w:tc>
        <w:tc>
          <w:tcPr>
            <w:tcW w:w="915" w:type="pct"/>
          </w:tcPr>
          <w:p w14:paraId="78BC85F3"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1.89</w:t>
            </w:r>
            <w:r>
              <w:rPr>
                <w:rFonts w:ascii="Times New Roman" w:hAnsi="Times New Roman"/>
                <w:sz w:val="24"/>
                <w:szCs w:val="24"/>
              </w:rPr>
              <w:t>×10</w:t>
            </w:r>
            <w:r w:rsidRPr="008D1207">
              <w:rPr>
                <w:rFonts w:ascii="Times New Roman" w:hAnsi="Times New Roman"/>
                <w:sz w:val="24"/>
                <w:szCs w:val="24"/>
                <w:vertAlign w:val="superscript"/>
              </w:rPr>
              <w:t>-5</w:t>
            </w:r>
          </w:p>
        </w:tc>
        <w:tc>
          <w:tcPr>
            <w:tcW w:w="676" w:type="pct"/>
          </w:tcPr>
          <w:p w14:paraId="736BC5E4"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m</w:t>
            </w:r>
            <w:r w:rsidRPr="008D1207">
              <w:rPr>
                <w:rFonts w:ascii="Times New Roman" w:hAnsi="Times New Roman"/>
                <w:sz w:val="24"/>
                <w:szCs w:val="24"/>
                <w:vertAlign w:val="superscript"/>
              </w:rPr>
              <w:t xml:space="preserve">2 </w:t>
            </w:r>
            <w:r w:rsidRPr="008D1207">
              <w:rPr>
                <w:rFonts w:ascii="Times New Roman" w:hAnsi="Times New Roman"/>
                <w:sz w:val="24"/>
                <w:szCs w:val="24"/>
              </w:rPr>
              <w:t>s</w:t>
            </w:r>
            <w:r w:rsidRPr="008D1207">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8D1207" w14:paraId="5044F9E8" w14:textId="77777777" w:rsidTr="00A94C76">
        <w:trPr>
          <w:jc w:val="center"/>
        </w:trPr>
        <w:tc>
          <w:tcPr>
            <w:tcW w:w="2608" w:type="pct"/>
          </w:tcPr>
          <w:p w14:paraId="26DACE12"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Freshwater flux per unit width</w:t>
            </w:r>
          </w:p>
        </w:tc>
        <w:tc>
          <w:tcPr>
            <w:tcW w:w="801" w:type="pct"/>
          </w:tcPr>
          <w:p w14:paraId="33203CD7"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q</w:t>
            </w:r>
            <w:r w:rsidRPr="008D1207">
              <w:rPr>
                <w:rFonts w:ascii="Times New Roman" w:hAnsi="Times New Roman"/>
                <w:sz w:val="24"/>
                <w:szCs w:val="24"/>
                <w:vertAlign w:val="subscript"/>
              </w:rPr>
              <w:t>x</w:t>
            </w:r>
          </w:p>
        </w:tc>
        <w:tc>
          <w:tcPr>
            <w:tcW w:w="915" w:type="pct"/>
          </w:tcPr>
          <w:p w14:paraId="76CAD5B3"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3.3</w:t>
            </w:r>
            <w:r>
              <w:rPr>
                <w:rFonts w:ascii="Times New Roman" w:hAnsi="Times New Roman"/>
                <w:sz w:val="24"/>
                <w:szCs w:val="24"/>
              </w:rPr>
              <w:t>×10</w:t>
            </w:r>
            <w:r w:rsidRPr="008D1207">
              <w:rPr>
                <w:rFonts w:ascii="Times New Roman" w:hAnsi="Times New Roman"/>
                <w:sz w:val="24"/>
                <w:szCs w:val="24"/>
                <w:vertAlign w:val="superscript"/>
              </w:rPr>
              <w:t>-5</w:t>
            </w:r>
          </w:p>
        </w:tc>
        <w:tc>
          <w:tcPr>
            <w:tcW w:w="676" w:type="pct"/>
          </w:tcPr>
          <w:p w14:paraId="5E752CCF"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m</w:t>
            </w:r>
            <w:r w:rsidRPr="008D1207">
              <w:rPr>
                <w:rFonts w:ascii="Times New Roman" w:hAnsi="Times New Roman"/>
                <w:sz w:val="24"/>
                <w:szCs w:val="24"/>
                <w:vertAlign w:val="superscript"/>
              </w:rPr>
              <w:t xml:space="preserve"> </w:t>
            </w:r>
            <w:r w:rsidRPr="008D1207">
              <w:rPr>
                <w:rFonts w:ascii="Times New Roman" w:hAnsi="Times New Roman"/>
                <w:sz w:val="24"/>
                <w:szCs w:val="24"/>
              </w:rPr>
              <w:t>s</w:t>
            </w:r>
            <w:r w:rsidRPr="008D1207">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073799" w:rsidRPr="008D1207" w14:paraId="2F0D8EEF" w14:textId="77777777" w:rsidTr="00A94C76">
        <w:trPr>
          <w:jc w:val="center"/>
        </w:trPr>
        <w:tc>
          <w:tcPr>
            <w:tcW w:w="2608" w:type="pct"/>
          </w:tcPr>
          <w:p w14:paraId="01342B07"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Saltwater density</w:t>
            </w:r>
          </w:p>
        </w:tc>
        <w:tc>
          <w:tcPr>
            <w:tcW w:w="801" w:type="pct"/>
          </w:tcPr>
          <w:p w14:paraId="496354AE"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ρ</w:t>
            </w:r>
            <w:r w:rsidRPr="008D1207">
              <w:rPr>
                <w:rFonts w:ascii="Times New Roman" w:hAnsi="Times New Roman"/>
                <w:sz w:val="24"/>
                <w:szCs w:val="24"/>
                <w:vertAlign w:val="subscript"/>
              </w:rPr>
              <w:t>s</w:t>
            </w:r>
          </w:p>
        </w:tc>
        <w:tc>
          <w:tcPr>
            <w:tcW w:w="915" w:type="pct"/>
          </w:tcPr>
          <w:p w14:paraId="02B46657"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1025</w:t>
            </w:r>
          </w:p>
        </w:tc>
        <w:tc>
          <w:tcPr>
            <w:tcW w:w="676" w:type="pct"/>
          </w:tcPr>
          <w:p w14:paraId="5DC6CF5A"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kg m</w:t>
            </w:r>
            <w:r w:rsidRPr="008D1207">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073799" w:rsidRPr="008D1207" w14:paraId="71A7FC61" w14:textId="77777777" w:rsidTr="00A94C76">
        <w:trPr>
          <w:jc w:val="center"/>
        </w:trPr>
        <w:tc>
          <w:tcPr>
            <w:tcW w:w="2608" w:type="pct"/>
          </w:tcPr>
          <w:p w14:paraId="36312C22"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Freshwater density</w:t>
            </w:r>
          </w:p>
        </w:tc>
        <w:tc>
          <w:tcPr>
            <w:tcW w:w="801" w:type="pct"/>
          </w:tcPr>
          <w:p w14:paraId="1776EEDE"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ρ</w:t>
            </w:r>
            <w:r w:rsidRPr="008D1207">
              <w:rPr>
                <w:rFonts w:ascii="Times New Roman" w:hAnsi="Times New Roman"/>
                <w:sz w:val="24"/>
                <w:szCs w:val="24"/>
                <w:vertAlign w:val="subscript"/>
              </w:rPr>
              <w:t>0</w:t>
            </w:r>
          </w:p>
        </w:tc>
        <w:tc>
          <w:tcPr>
            <w:tcW w:w="915" w:type="pct"/>
          </w:tcPr>
          <w:p w14:paraId="48B67E4F"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1000</w:t>
            </w:r>
          </w:p>
        </w:tc>
        <w:tc>
          <w:tcPr>
            <w:tcW w:w="676" w:type="pct"/>
          </w:tcPr>
          <w:p w14:paraId="1C18775D"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kg m</w:t>
            </w:r>
            <w:r w:rsidRPr="008D1207">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073799" w:rsidRPr="008D1207" w14:paraId="221CFD6C" w14:textId="77777777" w:rsidTr="00A94C76">
        <w:trPr>
          <w:jc w:val="center"/>
        </w:trPr>
        <w:tc>
          <w:tcPr>
            <w:tcW w:w="2608" w:type="pct"/>
          </w:tcPr>
          <w:p w14:paraId="548A0E06"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Maximum density ratio</w:t>
            </w:r>
          </w:p>
        </w:tc>
        <w:tc>
          <w:tcPr>
            <w:tcW w:w="801" w:type="pct"/>
          </w:tcPr>
          <w:p w14:paraId="4F48CE86"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ρ</w:t>
            </w:r>
            <w:r w:rsidRPr="008D1207">
              <w:rPr>
                <w:rFonts w:ascii="Times New Roman" w:hAnsi="Times New Roman"/>
                <w:sz w:val="24"/>
                <w:szCs w:val="24"/>
                <w:vertAlign w:val="subscript"/>
              </w:rPr>
              <w:t>max</w:t>
            </w:r>
          </w:p>
        </w:tc>
        <w:tc>
          <w:tcPr>
            <w:tcW w:w="915" w:type="pct"/>
          </w:tcPr>
          <w:p w14:paraId="3727DC6C"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1.025</w:t>
            </w:r>
          </w:p>
        </w:tc>
        <w:tc>
          <w:tcPr>
            <w:tcW w:w="676" w:type="pct"/>
          </w:tcPr>
          <w:p w14:paraId="0F3FEABD"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8D1207" w14:paraId="3DE0D1C9" w14:textId="77777777" w:rsidTr="00A94C76">
        <w:trPr>
          <w:jc w:val="center"/>
        </w:trPr>
        <w:tc>
          <w:tcPr>
            <w:tcW w:w="2608" w:type="pct"/>
          </w:tcPr>
          <w:p w14:paraId="4D32EAE1"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Coefficient of density variation</w:t>
            </w:r>
          </w:p>
        </w:tc>
        <w:tc>
          <w:tcPr>
            <w:tcW w:w="801" w:type="pct"/>
          </w:tcPr>
          <w:p w14:paraId="3569A0FE"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∂ρ/∂c</w:t>
            </w:r>
          </w:p>
        </w:tc>
        <w:tc>
          <w:tcPr>
            <w:tcW w:w="915" w:type="pct"/>
          </w:tcPr>
          <w:p w14:paraId="3051EF4A"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0.7125</w:t>
            </w:r>
          </w:p>
        </w:tc>
        <w:tc>
          <w:tcPr>
            <w:tcW w:w="676" w:type="pct"/>
          </w:tcPr>
          <w:p w14:paraId="5255BA81"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w:t>
            </w:r>
            <w:r>
              <w:rPr>
                <w:rFonts w:ascii="Times New Roman" w:eastAsiaTheme="minorEastAsia" w:hAnsi="Times New Roman" w:hint="eastAsia"/>
                <w:sz w:val="24"/>
                <w:szCs w:val="24"/>
                <w:lang w:eastAsia="zh-CN"/>
              </w:rPr>
              <w:t>]</w:t>
            </w:r>
          </w:p>
        </w:tc>
      </w:tr>
      <w:tr w:rsidR="00073799" w:rsidRPr="008D1207" w14:paraId="4BA48C34" w14:textId="77777777" w:rsidTr="00A94C76">
        <w:trPr>
          <w:jc w:val="center"/>
        </w:trPr>
        <w:tc>
          <w:tcPr>
            <w:tcW w:w="2608" w:type="pct"/>
            <w:tcBorders>
              <w:bottom w:val="single" w:sz="4" w:space="0" w:color="auto"/>
            </w:tcBorders>
          </w:tcPr>
          <w:p w14:paraId="74DCED93"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Saltwater concentration</w:t>
            </w:r>
          </w:p>
        </w:tc>
        <w:tc>
          <w:tcPr>
            <w:tcW w:w="801" w:type="pct"/>
            <w:tcBorders>
              <w:bottom w:val="single" w:sz="4" w:space="0" w:color="auto"/>
            </w:tcBorders>
          </w:tcPr>
          <w:p w14:paraId="5A930D46"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C</w:t>
            </w:r>
            <w:r w:rsidRPr="008D1207">
              <w:rPr>
                <w:rFonts w:ascii="Times New Roman" w:hAnsi="Times New Roman"/>
                <w:sz w:val="24"/>
                <w:szCs w:val="24"/>
                <w:vertAlign w:val="subscript"/>
              </w:rPr>
              <w:t>s</w:t>
            </w:r>
          </w:p>
        </w:tc>
        <w:tc>
          <w:tcPr>
            <w:tcW w:w="915" w:type="pct"/>
            <w:tcBorders>
              <w:bottom w:val="single" w:sz="4" w:space="0" w:color="auto"/>
            </w:tcBorders>
          </w:tcPr>
          <w:p w14:paraId="56710D6C" w14:textId="77777777" w:rsidR="00073799" w:rsidRPr="008D1207" w:rsidRDefault="00073799" w:rsidP="001A3618">
            <w:pPr>
              <w:pStyle w:val="PlainText"/>
              <w:spacing w:before="0" w:after="0"/>
              <w:jc w:val="both"/>
              <w:rPr>
                <w:rFonts w:ascii="Times New Roman" w:hAnsi="Times New Roman"/>
                <w:sz w:val="24"/>
                <w:szCs w:val="24"/>
              </w:rPr>
            </w:pPr>
            <w:r w:rsidRPr="008D1207">
              <w:rPr>
                <w:rFonts w:ascii="Times New Roman" w:hAnsi="Times New Roman"/>
                <w:sz w:val="24"/>
                <w:szCs w:val="24"/>
              </w:rPr>
              <w:t>35.0</w:t>
            </w:r>
          </w:p>
        </w:tc>
        <w:tc>
          <w:tcPr>
            <w:tcW w:w="676" w:type="pct"/>
            <w:tcBorders>
              <w:bottom w:val="single" w:sz="4" w:space="0" w:color="auto"/>
            </w:tcBorders>
          </w:tcPr>
          <w:p w14:paraId="4A1CBDA7" w14:textId="77777777" w:rsidR="00073799" w:rsidRPr="008D1207" w:rsidRDefault="00073799" w:rsidP="001A3618">
            <w:pPr>
              <w:pStyle w:val="PlainText"/>
              <w:spacing w:before="0" w:after="0"/>
              <w:jc w:val="both"/>
              <w:rPr>
                <w:rFonts w:ascii="Times New Roman" w:hAnsi="Times New Roman"/>
                <w:sz w:val="24"/>
                <w:szCs w:val="24"/>
              </w:rPr>
            </w:pPr>
            <w:r>
              <w:rPr>
                <w:rFonts w:ascii="Times New Roman" w:eastAsiaTheme="minorEastAsia" w:hAnsi="Times New Roman" w:hint="eastAsia"/>
                <w:sz w:val="24"/>
                <w:szCs w:val="24"/>
                <w:lang w:eastAsia="zh-CN"/>
              </w:rPr>
              <w:t>[</w:t>
            </w:r>
            <w:r w:rsidRPr="008D1207">
              <w:rPr>
                <w:rFonts w:ascii="Times New Roman" w:hAnsi="Times New Roman"/>
                <w:sz w:val="24"/>
                <w:szCs w:val="24"/>
              </w:rPr>
              <w:t>g L</w:t>
            </w:r>
            <w:r w:rsidRPr="008D1207">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bl>
    <w:p w14:paraId="02A38D3F" w14:textId="77777777" w:rsidR="00623721" w:rsidRPr="00181341" w:rsidRDefault="00623721" w:rsidP="00623721">
      <w:pPr>
        <w:pStyle w:val="StyleHeading4Bold"/>
      </w:pPr>
      <w:bookmarkStart w:id="195" w:name="_Toc520374432"/>
      <w:r>
        <w:lastRenderedPageBreak/>
        <w:t>Results</w:t>
      </w:r>
      <w:bookmarkEnd w:id="195"/>
    </w:p>
    <w:p w14:paraId="576E6202" w14:textId="51AAB66E" w:rsidR="00073799" w:rsidRPr="008D1207" w:rsidRDefault="005F5019" w:rsidP="00073799">
      <w:pPr>
        <w:rPr>
          <w:szCs w:val="24"/>
          <w:lang w:eastAsia="zh-CN"/>
        </w:rPr>
      </w:pPr>
      <w:r>
        <w:rPr>
          <w:szCs w:val="24"/>
        </w:rPr>
        <w:fldChar w:fldCharType="begin"/>
      </w:r>
      <w:r w:rsidR="00073799">
        <w:rPr>
          <w:szCs w:val="24"/>
        </w:rPr>
        <w:instrText xml:space="preserve"> REF _Ref363745859 \h </w:instrText>
      </w:r>
      <w:r>
        <w:rPr>
          <w:szCs w:val="24"/>
        </w:rPr>
      </w:r>
      <w:r>
        <w:rPr>
          <w:szCs w:val="24"/>
        </w:rPr>
        <w:fldChar w:fldCharType="separate"/>
      </w:r>
      <w:r w:rsidR="00B560DA">
        <w:t xml:space="preserve">Figure </w:t>
      </w:r>
      <w:r w:rsidR="00B560DA">
        <w:rPr>
          <w:noProof/>
        </w:rPr>
        <w:t>2</w:t>
      </w:r>
      <w:r w:rsidR="00B560DA">
        <w:t>.</w:t>
      </w:r>
      <w:r w:rsidR="00B560DA">
        <w:rPr>
          <w:noProof/>
        </w:rPr>
        <w:t>12</w:t>
      </w:r>
      <w:r>
        <w:rPr>
          <w:szCs w:val="24"/>
        </w:rPr>
        <w:fldChar w:fldCharType="end"/>
      </w:r>
      <w:r w:rsidR="00073799">
        <w:rPr>
          <w:rFonts w:hint="eastAsia"/>
          <w:szCs w:val="24"/>
          <w:lang w:eastAsia="zh-CN"/>
        </w:rPr>
        <w:t>B</w:t>
      </w:r>
      <w:r w:rsidR="00073799" w:rsidRPr="008D1207">
        <w:rPr>
          <w:szCs w:val="24"/>
        </w:rPr>
        <w:t xml:space="preserve"> compares the </w:t>
      </w:r>
      <w:r w:rsidR="0076771D">
        <w:rPr>
          <w:szCs w:val="24"/>
        </w:rPr>
        <w:t>MIN3P-THCm</w:t>
      </w:r>
      <w:r w:rsidR="00073799" w:rsidRPr="008D1207">
        <w:rPr>
          <w:szCs w:val="24"/>
        </w:rPr>
        <w:t xml:space="preserve"> simulation results with results from the semi-analytical solution presented by Simpson and Clement (2004)</w:t>
      </w:r>
      <w:r w:rsidR="004474F5">
        <w:rPr>
          <w:szCs w:val="24"/>
        </w:rPr>
        <w:t xml:space="preserve">.  </w:t>
      </w:r>
      <w:r w:rsidR="00073799" w:rsidRPr="008D1207">
        <w:rPr>
          <w:szCs w:val="24"/>
        </w:rPr>
        <w:t>The results show the encroachment of a wedge of saltwater into the freshwater aquifer, in the opposite direction of groundwater flow</w:t>
      </w:r>
      <w:r w:rsidR="004474F5">
        <w:rPr>
          <w:szCs w:val="24"/>
        </w:rPr>
        <w:t xml:space="preserve">.  </w:t>
      </w:r>
      <w:r w:rsidR="00073799" w:rsidRPr="008D1207">
        <w:rPr>
          <w:szCs w:val="24"/>
        </w:rPr>
        <w:t xml:space="preserve">The </w:t>
      </w:r>
      <w:r w:rsidR="0076771D">
        <w:rPr>
          <w:szCs w:val="24"/>
        </w:rPr>
        <w:t>MIN3P-THCm</w:t>
      </w:r>
      <w:r w:rsidR="00073799" w:rsidRPr="008D1207">
        <w:rPr>
          <w:szCs w:val="24"/>
        </w:rPr>
        <w:t xml:space="preserve"> results are in excellent agreement with the semi-analytical solution given by </w:t>
      </w:r>
      <w:r w:rsidR="00073799" w:rsidRPr="008D1207">
        <w:rPr>
          <w:noProof/>
          <w:szCs w:val="24"/>
        </w:rPr>
        <w:t>Simpson and Clement (2004)</w:t>
      </w:r>
      <w:r w:rsidR="00073799">
        <w:rPr>
          <w:szCs w:val="24"/>
        </w:rPr>
        <w:t>.</w:t>
      </w:r>
    </w:p>
    <w:p w14:paraId="40B2C271" w14:textId="77777777" w:rsidR="00073799" w:rsidRPr="008D1207" w:rsidRDefault="00073799" w:rsidP="00073799">
      <w:pPr>
        <w:rPr>
          <w:szCs w:val="24"/>
        </w:rPr>
      </w:pPr>
    </w:p>
    <w:p w14:paraId="24DA401F" w14:textId="77777777" w:rsidR="00073799" w:rsidRDefault="00073799" w:rsidP="000A7257">
      <w:pPr>
        <w:pStyle w:val="PlainText"/>
        <w:keepNext/>
        <w:spacing w:line="360" w:lineRule="auto"/>
        <w:jc w:val="center"/>
      </w:pPr>
      <w:r w:rsidRPr="008D1207">
        <w:rPr>
          <w:rFonts w:ascii="Times New Roman" w:hAnsi="Times New Roman"/>
          <w:noProof/>
          <w:sz w:val="24"/>
          <w:szCs w:val="24"/>
          <w:lang w:eastAsia="zh-CN"/>
        </w:rPr>
        <w:drawing>
          <wp:inline distT="0" distB="0" distL="0" distR="0" wp14:anchorId="541C0E6E" wp14:editId="536280EE">
            <wp:extent cx="4037965" cy="4060190"/>
            <wp:effectExtent l="0" t="0" r="635" b="0"/>
            <wp:docPr id="117" name="Picture 117" descr="hen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henry.jpg"/>
                    <pic:cNvPicPr>
                      <a:picLocks noChangeAspect="1" noChangeArrowheads="1"/>
                    </pic:cNvPicPr>
                  </pic:nvPicPr>
                  <pic:blipFill>
                    <a:blip r:embed="rId23" cstate="print">
                      <a:extLst>
                        <a:ext uri="{28A0092B-C50C-407E-A947-70E740481C1C}">
                          <a14:useLocalDpi xmlns:a14="http://schemas.microsoft.com/office/drawing/2010/main" val="0"/>
                        </a:ext>
                      </a:extLst>
                    </a:blip>
                    <a:srcRect l="1596" r="9976" b="8336"/>
                    <a:stretch>
                      <a:fillRect/>
                    </a:stretch>
                  </pic:blipFill>
                  <pic:spPr bwMode="auto">
                    <a:xfrm>
                      <a:off x="0" y="0"/>
                      <a:ext cx="4037965" cy="4060190"/>
                    </a:xfrm>
                    <a:prstGeom prst="rect">
                      <a:avLst/>
                    </a:prstGeom>
                    <a:noFill/>
                    <a:ln>
                      <a:noFill/>
                    </a:ln>
                  </pic:spPr>
                </pic:pic>
              </a:graphicData>
            </a:graphic>
          </wp:inline>
        </w:drawing>
      </w:r>
    </w:p>
    <w:p w14:paraId="63DA9B48" w14:textId="50830F2D" w:rsidR="00073799" w:rsidRPr="008D1207" w:rsidRDefault="00073799" w:rsidP="00687205">
      <w:pPr>
        <w:pStyle w:val="StyleCaptionTableCaptionCentered"/>
        <w:rPr>
          <w:lang w:eastAsia="zh-CN"/>
        </w:rPr>
      </w:pPr>
      <w:bookmarkStart w:id="196" w:name="_Ref363745859"/>
      <w:bookmarkStart w:id="197" w:name="_Toc520375028"/>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12</w:t>
      </w:r>
      <w:r w:rsidR="00183C7C">
        <w:fldChar w:fldCharType="end"/>
      </w:r>
      <w:bookmarkEnd w:id="196"/>
      <w:r>
        <w:rPr>
          <w:rFonts w:hint="eastAsia"/>
          <w:lang w:eastAsia="zh-CN"/>
        </w:rPr>
        <w:tab/>
      </w:r>
      <w:bookmarkStart w:id="198" w:name="_Ref302416401"/>
      <w:r w:rsidRPr="008D1207">
        <w:t>The modified Henry problem for lateral saltwater intrusion</w:t>
      </w:r>
      <w:r w:rsidR="004474F5">
        <w:t xml:space="preserve">.  </w:t>
      </w:r>
      <w:r w:rsidRPr="008D1207">
        <w:t>(A) Simulation domain with flow and transport boundary conditions</w:t>
      </w:r>
      <w:r w:rsidR="004474F5">
        <w:t xml:space="preserve">.  </w:t>
      </w:r>
      <w:r w:rsidRPr="008D1207">
        <w:t xml:space="preserve">(B) Relative solute concentration results at 0.833 d for </w:t>
      </w:r>
      <w:r w:rsidR="0076771D">
        <w:t>MIN3P-THCm</w:t>
      </w:r>
      <w:r w:rsidRPr="008D1207">
        <w:t xml:space="preserve"> (solid lines) and the semi-analytical solution of Simpson and Clement (2004) (dashed lines)</w:t>
      </w:r>
      <w:bookmarkEnd w:id="198"/>
      <w:r>
        <w:rPr>
          <w:rFonts w:cs="Arial" w:hint="eastAsia"/>
          <w:szCs w:val="22"/>
          <w:lang w:eastAsia="zh-CN"/>
        </w:rPr>
        <w:t xml:space="preserve"> </w:t>
      </w:r>
      <w:r w:rsidR="008236DA">
        <w:rPr>
          <w:rFonts w:cs="Arial" w:hint="eastAsia"/>
          <w:szCs w:val="22"/>
          <w:lang w:eastAsia="zh-CN"/>
        </w:rPr>
        <w:t>(Bea et al., 2011)</w:t>
      </w:r>
      <w:bookmarkEnd w:id="197"/>
    </w:p>
    <w:p w14:paraId="548417EF" w14:textId="77777777" w:rsidR="00073799" w:rsidRPr="008D1207" w:rsidRDefault="00073799" w:rsidP="00B20917">
      <w:pPr>
        <w:pStyle w:val="Simpleline"/>
        <w:rPr>
          <w:lang w:eastAsia="zh-CN"/>
        </w:rPr>
      </w:pPr>
    </w:p>
    <w:p w14:paraId="6A97128C" w14:textId="77777777" w:rsidR="00A95059" w:rsidRPr="00192E8E" w:rsidRDefault="00A95059" w:rsidP="00A95059">
      <w:pPr>
        <w:pStyle w:val="StyleHeading4Bold"/>
      </w:pPr>
      <w:bookmarkStart w:id="199" w:name="_Toc520374433"/>
      <w:r>
        <w:t>File locations</w:t>
      </w:r>
      <w:bookmarkEnd w:id="199"/>
    </w:p>
    <w:p w14:paraId="40AF8630" w14:textId="77777777" w:rsidR="00073799" w:rsidRPr="00ED3698" w:rsidRDefault="00073799" w:rsidP="00073799">
      <w:r w:rsidRPr="00ED3698">
        <w:t>The input file</w:t>
      </w:r>
      <w:r>
        <w:rPr>
          <w:rFonts w:hint="eastAsia"/>
          <w:lang w:eastAsia="zh-CN"/>
        </w:rPr>
        <w:t xml:space="preserve"> </w:t>
      </w:r>
      <w:r w:rsidRPr="00ED3698">
        <w:t>can be found under</w:t>
      </w:r>
    </w:p>
    <w:p w14:paraId="28BBA68C" w14:textId="77777777" w:rsidR="00073799" w:rsidRPr="00ED3698" w:rsidRDefault="00073799" w:rsidP="00073799">
      <w:pPr>
        <w:rPr>
          <w:lang w:eastAsia="zh-CN"/>
        </w:rPr>
      </w:pPr>
      <w:r>
        <w:rPr>
          <w:rFonts w:hint="eastAsia"/>
          <w:i/>
          <w:lang w:eastAsia="zh-CN"/>
        </w:rPr>
        <w:t>..</w:t>
      </w:r>
      <w:r w:rsidRPr="00795C44">
        <w:rPr>
          <w:i/>
        </w:rPr>
        <w:t>\benchmarking_nwmo_report\</w:t>
      </w:r>
      <w:r w:rsidRPr="00B87CC0">
        <w:rPr>
          <w:i/>
        </w:rPr>
        <w:t>nwmo_verification_examples_D33\d33_modified_henry_problem\</w:t>
      </w:r>
      <w:r>
        <w:rPr>
          <w:rFonts w:hint="eastAsia"/>
          <w:i/>
          <w:lang w:eastAsia="zh-CN"/>
        </w:rPr>
        <w:t>henry.dat</w:t>
      </w:r>
    </w:p>
    <w:p w14:paraId="573807F4" w14:textId="2C7B77E4" w:rsidR="00073799" w:rsidRDefault="004B0811" w:rsidP="0063270B">
      <w:pPr>
        <w:rPr>
          <w:lang w:val="en-CA" w:eastAsia="zh-CN"/>
        </w:rPr>
      </w:pPr>
      <w:r>
        <w:rPr>
          <w:rFonts w:hint="eastAsia"/>
          <w:lang w:eastAsia="zh-CN"/>
        </w:rPr>
        <w:t>Database directory is</w:t>
      </w:r>
      <w:r>
        <w:rPr>
          <w:lang w:eastAsia="zh-CN"/>
        </w:rPr>
        <w:t xml:space="preserve"> a subfolder under the folder of the input file</w:t>
      </w:r>
      <w:r>
        <w:rPr>
          <w:rFonts w:hint="eastAsia"/>
          <w:lang w:eastAsia="zh-CN"/>
        </w:rPr>
        <w:t xml:space="preserve">: </w:t>
      </w:r>
      <w:r w:rsidR="005C25DE" w:rsidRPr="000E17FD">
        <w:rPr>
          <w:i/>
          <w:lang w:eastAsia="zh-CN"/>
        </w:rPr>
        <w:t>\</w:t>
      </w:r>
      <w:r w:rsidR="00073799" w:rsidRPr="000E17FD">
        <w:rPr>
          <w:rFonts w:hint="eastAsia"/>
          <w:i/>
          <w:lang w:eastAsia="zh-CN"/>
        </w:rPr>
        <w:t>database</w:t>
      </w:r>
      <w:r w:rsidR="005C25DE" w:rsidRPr="000E17FD">
        <w:rPr>
          <w:i/>
          <w:lang w:eastAsia="zh-CN"/>
        </w:rPr>
        <w:t>\</w:t>
      </w:r>
      <w:r w:rsidR="00073799" w:rsidRPr="000E17FD">
        <w:rPr>
          <w:i/>
          <w:lang w:eastAsia="zh-CN"/>
        </w:rPr>
        <w:t>kmno4_unix</w:t>
      </w:r>
    </w:p>
    <w:p w14:paraId="1B95FF4C" w14:textId="77777777" w:rsidR="00FB141A" w:rsidRDefault="00FB141A" w:rsidP="00FB141A">
      <w:pPr>
        <w:pStyle w:val="Heading2"/>
        <w:rPr>
          <w:lang w:eastAsia="zh-CN"/>
        </w:rPr>
      </w:pPr>
      <w:bookmarkStart w:id="200" w:name="_Toc520374434"/>
      <w:r>
        <w:rPr>
          <w:rFonts w:hint="eastAsia"/>
          <w:lang w:eastAsia="zh-CN"/>
        </w:rPr>
        <w:lastRenderedPageBreak/>
        <w:t>Energy balance</w:t>
      </w:r>
      <w:bookmarkEnd w:id="200"/>
    </w:p>
    <w:p w14:paraId="646FD069" w14:textId="1F12798E" w:rsidR="00FB141A" w:rsidRPr="00ED3698" w:rsidRDefault="00FB141A" w:rsidP="00FB141A">
      <w:pPr>
        <w:rPr>
          <w:lang w:eastAsia="zh-CN"/>
        </w:rPr>
      </w:pPr>
      <w:r w:rsidRPr="00513530">
        <w:rPr>
          <w:rFonts w:cs="Arial"/>
          <w:szCs w:val="22"/>
        </w:rPr>
        <w:t xml:space="preserve">The </w:t>
      </w:r>
      <w:r w:rsidR="009D7D43">
        <w:rPr>
          <w:rFonts w:cs="Arial"/>
          <w:szCs w:val="22"/>
        </w:rPr>
        <w:t xml:space="preserve">validation and </w:t>
      </w:r>
      <w:r w:rsidRPr="00513530">
        <w:rPr>
          <w:rFonts w:cs="Arial"/>
          <w:szCs w:val="22"/>
        </w:rPr>
        <w:t xml:space="preserve">verification of the energy transport equations (and their coupling with the fluid and solute transport equations) implemented in </w:t>
      </w:r>
      <w:r w:rsidR="0076771D">
        <w:rPr>
          <w:rFonts w:cs="Arial"/>
          <w:szCs w:val="22"/>
        </w:rPr>
        <w:t>MIN3P-THCm</w:t>
      </w:r>
      <w:r w:rsidRPr="00513530">
        <w:rPr>
          <w:rFonts w:cs="Arial"/>
          <w:szCs w:val="22"/>
        </w:rPr>
        <w:t xml:space="preserve"> was carried out </w:t>
      </w:r>
      <w:r w:rsidR="00995C62">
        <w:rPr>
          <w:rFonts w:cs="Arial" w:hint="eastAsia"/>
          <w:szCs w:val="22"/>
          <w:lang w:eastAsia="zh-CN"/>
        </w:rPr>
        <w:t xml:space="preserve">by the comparisons of the simulated results by </w:t>
      </w:r>
      <w:r w:rsidR="0076771D">
        <w:rPr>
          <w:rFonts w:cs="Arial" w:hint="eastAsia"/>
          <w:szCs w:val="22"/>
          <w:lang w:eastAsia="zh-CN"/>
        </w:rPr>
        <w:t>MIN3P-THCm</w:t>
      </w:r>
      <w:r w:rsidR="00995C62">
        <w:rPr>
          <w:rFonts w:cs="Arial" w:hint="eastAsia"/>
          <w:szCs w:val="22"/>
          <w:lang w:eastAsia="zh-CN"/>
        </w:rPr>
        <w:t xml:space="preserve"> to results by </w:t>
      </w:r>
      <w:r w:rsidRPr="00513530">
        <w:rPr>
          <w:rFonts w:cs="Arial"/>
          <w:szCs w:val="22"/>
        </w:rPr>
        <w:t xml:space="preserve">analytical </w:t>
      </w:r>
      <w:r w:rsidR="00995C62">
        <w:rPr>
          <w:rFonts w:cs="Arial" w:hint="eastAsia"/>
          <w:szCs w:val="22"/>
          <w:lang w:eastAsia="zh-CN"/>
        </w:rPr>
        <w:t>or</w:t>
      </w:r>
      <w:r w:rsidRPr="00513530">
        <w:rPr>
          <w:rFonts w:cs="Arial"/>
          <w:szCs w:val="22"/>
        </w:rPr>
        <w:t xml:space="preserve"> </w:t>
      </w:r>
      <w:r w:rsidR="00995C62">
        <w:rPr>
          <w:rFonts w:cs="Arial" w:hint="eastAsia"/>
          <w:szCs w:val="22"/>
          <w:lang w:eastAsia="zh-CN"/>
        </w:rPr>
        <w:t>calculated by other codes</w:t>
      </w:r>
      <w:r w:rsidRPr="00513530">
        <w:rPr>
          <w:rFonts w:cs="Arial"/>
          <w:szCs w:val="22"/>
        </w:rPr>
        <w:t xml:space="preserve"> published in the literature (</w:t>
      </w:r>
      <w:r w:rsidR="004474F5">
        <w:rPr>
          <w:rFonts w:cs="Arial"/>
          <w:szCs w:val="22"/>
        </w:rPr>
        <w:t xml:space="preserve">e.g. </w:t>
      </w:r>
      <w:r w:rsidRPr="00513530">
        <w:rPr>
          <w:rFonts w:cs="Arial"/>
          <w:szCs w:val="22"/>
        </w:rPr>
        <w:t>salt-dome thermo-haline convection)</w:t>
      </w:r>
      <w:r>
        <w:rPr>
          <w:rFonts w:cs="Arial" w:hint="eastAsia"/>
          <w:szCs w:val="22"/>
          <w:lang w:eastAsia="zh-CN"/>
        </w:rPr>
        <w:t xml:space="preserve"> </w:t>
      </w:r>
      <w:r w:rsidR="008236DA">
        <w:rPr>
          <w:rFonts w:cs="Arial" w:hint="eastAsia"/>
          <w:szCs w:val="22"/>
          <w:lang w:eastAsia="zh-CN"/>
        </w:rPr>
        <w:t>(Bea et al., 2011)</w:t>
      </w:r>
      <w:r w:rsidR="004474F5">
        <w:rPr>
          <w:rFonts w:cs="Arial"/>
          <w:szCs w:val="22"/>
        </w:rPr>
        <w:t xml:space="preserve">.  </w:t>
      </w:r>
      <w:r w:rsidR="00D0714B">
        <w:rPr>
          <w:rFonts w:hint="eastAsia"/>
          <w:lang w:eastAsia="zh-CN"/>
        </w:rPr>
        <w:t xml:space="preserve">The </w:t>
      </w:r>
      <w:r w:rsidR="009D7D43">
        <w:rPr>
          <w:lang w:eastAsia="zh-CN"/>
        </w:rPr>
        <w:t xml:space="preserve">validation and </w:t>
      </w:r>
      <w:r w:rsidR="00D0714B">
        <w:rPr>
          <w:rFonts w:hint="eastAsia"/>
          <w:lang w:eastAsia="zh-CN"/>
        </w:rPr>
        <w:t>verification</w:t>
      </w:r>
      <w:r>
        <w:rPr>
          <w:rFonts w:hint="eastAsia"/>
          <w:lang w:eastAsia="zh-CN"/>
        </w:rPr>
        <w:t xml:space="preserve"> examples of energy balance problems are listed in </w:t>
      </w:r>
      <w:r w:rsidR="005F5019">
        <w:rPr>
          <w:lang w:eastAsia="zh-CN"/>
        </w:rPr>
        <w:fldChar w:fldCharType="begin"/>
      </w:r>
      <w:r>
        <w:rPr>
          <w:lang w:eastAsia="zh-CN"/>
        </w:rPr>
        <w:instrText xml:space="preserve"> REF _Ref364350380 \h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21</w:t>
      </w:r>
      <w:r w:rsidR="005F5019">
        <w:rPr>
          <w:lang w:eastAsia="zh-CN"/>
        </w:rPr>
        <w:fldChar w:fldCharType="end"/>
      </w:r>
      <w:r>
        <w:rPr>
          <w:rFonts w:hint="eastAsia"/>
          <w:lang w:eastAsia="zh-CN"/>
        </w:rPr>
        <w:t>.</w:t>
      </w:r>
    </w:p>
    <w:p w14:paraId="309B4920" w14:textId="00929EBA" w:rsidR="00FB141A" w:rsidRPr="00ED3698" w:rsidRDefault="00FB141A" w:rsidP="00AE6CCB">
      <w:pPr>
        <w:pStyle w:val="StyleCaptionTableCaptionBold"/>
      </w:pPr>
      <w:bookmarkStart w:id="201" w:name="_Ref364350380"/>
      <w:bookmarkStart w:id="202" w:name="_Ref364350371"/>
      <w:bookmarkStart w:id="203" w:name="_Toc520374897"/>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21</w:t>
      </w:r>
      <w:r w:rsidR="00FE1AD3">
        <w:fldChar w:fldCharType="end"/>
      </w:r>
      <w:bookmarkEnd w:id="201"/>
      <w:r w:rsidR="003B5581">
        <w:t xml:space="preserve">: </w:t>
      </w:r>
      <w:r w:rsidRPr="00ED3698">
        <w:t xml:space="preserve">List of </w:t>
      </w:r>
      <w:r>
        <w:rPr>
          <w:rFonts w:hint="eastAsia"/>
          <w:lang w:eastAsia="zh-CN"/>
        </w:rPr>
        <w:t>energy balance</w:t>
      </w:r>
      <w:r w:rsidRPr="00ED3698">
        <w:t xml:space="preserve"> benchmarks</w:t>
      </w:r>
      <w:bookmarkEnd w:id="202"/>
      <w:bookmarkEnd w:id="20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3891"/>
        <w:gridCol w:w="2117"/>
        <w:gridCol w:w="963"/>
      </w:tblGrid>
      <w:tr w:rsidR="00FB141A" w:rsidRPr="00ED3698" w14:paraId="3D83C26C" w14:textId="77777777" w:rsidTr="00A35844">
        <w:tc>
          <w:tcPr>
            <w:tcW w:w="1496" w:type="dxa"/>
            <w:shd w:val="clear" w:color="auto" w:fill="D9D9D9"/>
          </w:tcPr>
          <w:p w14:paraId="50512990" w14:textId="77777777" w:rsidR="00FB141A" w:rsidRPr="00ED3698" w:rsidRDefault="00FB141A" w:rsidP="000B39EA">
            <w:pPr>
              <w:spacing w:before="0" w:after="0"/>
              <w:jc w:val="left"/>
              <w:rPr>
                <w:b/>
              </w:rPr>
            </w:pPr>
            <w:r w:rsidRPr="00ED3698">
              <w:rPr>
                <w:b/>
              </w:rPr>
              <w:t>Name</w:t>
            </w:r>
          </w:p>
        </w:tc>
        <w:tc>
          <w:tcPr>
            <w:tcW w:w="3891" w:type="dxa"/>
            <w:shd w:val="clear" w:color="auto" w:fill="D9D9D9"/>
          </w:tcPr>
          <w:p w14:paraId="54B46A74" w14:textId="77777777" w:rsidR="00FB141A" w:rsidRPr="00ED3698" w:rsidRDefault="00FB141A" w:rsidP="000B39EA">
            <w:pPr>
              <w:spacing w:before="0" w:after="0"/>
              <w:jc w:val="left"/>
              <w:rPr>
                <w:b/>
              </w:rPr>
            </w:pPr>
            <w:r w:rsidRPr="00ED3698">
              <w:rPr>
                <w:b/>
              </w:rPr>
              <w:t>Description of Main Features</w:t>
            </w:r>
          </w:p>
        </w:tc>
        <w:tc>
          <w:tcPr>
            <w:tcW w:w="2117" w:type="dxa"/>
            <w:shd w:val="clear" w:color="auto" w:fill="D9D9D9"/>
          </w:tcPr>
          <w:p w14:paraId="2864C89F" w14:textId="77777777" w:rsidR="00FB141A" w:rsidRPr="00ED3698" w:rsidRDefault="00FB141A" w:rsidP="00C15FF0">
            <w:pPr>
              <w:spacing w:before="0" w:after="0"/>
              <w:jc w:val="left"/>
              <w:rPr>
                <w:b/>
                <w:lang w:eastAsia="zh-CN"/>
              </w:rPr>
            </w:pPr>
            <w:r>
              <w:rPr>
                <w:rFonts w:hint="eastAsia"/>
                <w:b/>
                <w:lang w:eastAsia="zh-CN"/>
              </w:rPr>
              <w:t>Verification</w:t>
            </w:r>
            <w:r w:rsidR="0073116F">
              <w:rPr>
                <w:rFonts w:hint="eastAsia"/>
                <w:b/>
                <w:lang w:eastAsia="zh-CN"/>
              </w:rPr>
              <w:t xml:space="preserve"> </w:t>
            </w:r>
            <w:r w:rsidR="00C15FF0">
              <w:rPr>
                <w:b/>
                <w:lang w:eastAsia="zh-CN"/>
              </w:rPr>
              <w:t>Type</w:t>
            </w:r>
          </w:p>
        </w:tc>
        <w:tc>
          <w:tcPr>
            <w:tcW w:w="963" w:type="dxa"/>
            <w:shd w:val="clear" w:color="auto" w:fill="D9D9D9"/>
          </w:tcPr>
          <w:p w14:paraId="3D71457E" w14:textId="77777777" w:rsidR="00FB141A" w:rsidRPr="00ED3698" w:rsidRDefault="00FB141A" w:rsidP="000B39EA">
            <w:pPr>
              <w:spacing w:before="0" w:after="0"/>
              <w:jc w:val="left"/>
              <w:rPr>
                <w:b/>
                <w:lang w:eastAsia="zh-CN"/>
              </w:rPr>
            </w:pPr>
            <w:r>
              <w:rPr>
                <w:rFonts w:hint="eastAsia"/>
                <w:b/>
                <w:lang w:eastAsia="zh-CN"/>
              </w:rPr>
              <w:t>Section</w:t>
            </w:r>
          </w:p>
        </w:tc>
      </w:tr>
      <w:tr w:rsidR="00FB141A" w:rsidRPr="00ED3698" w14:paraId="17789B60" w14:textId="77777777" w:rsidTr="00A35844">
        <w:tc>
          <w:tcPr>
            <w:tcW w:w="1496" w:type="dxa"/>
            <w:shd w:val="clear" w:color="auto" w:fill="auto"/>
          </w:tcPr>
          <w:p w14:paraId="02C6864D" w14:textId="77777777" w:rsidR="00FB141A" w:rsidRPr="00995C62" w:rsidRDefault="00FB141A" w:rsidP="000B39EA">
            <w:pPr>
              <w:spacing w:before="0" w:after="0"/>
              <w:jc w:val="left"/>
            </w:pPr>
            <w:r w:rsidRPr="00995C62">
              <w:t>radial-flow</w:t>
            </w:r>
          </w:p>
        </w:tc>
        <w:tc>
          <w:tcPr>
            <w:tcW w:w="3891" w:type="dxa"/>
            <w:shd w:val="clear" w:color="auto" w:fill="auto"/>
          </w:tcPr>
          <w:p w14:paraId="151ADC04" w14:textId="77777777" w:rsidR="00FB141A" w:rsidRPr="00ED3698" w:rsidRDefault="00FB141A" w:rsidP="000B39EA">
            <w:pPr>
              <w:spacing w:before="0" w:after="0"/>
              <w:jc w:val="left"/>
              <w:rPr>
                <w:lang w:eastAsia="zh-CN"/>
              </w:rPr>
            </w:pPr>
            <w:r w:rsidRPr="00357856">
              <w:rPr>
                <w:rFonts w:cs="Arial"/>
                <w:szCs w:val="22"/>
              </w:rPr>
              <w:t>flow with energy transport</w:t>
            </w:r>
            <w:r>
              <w:rPr>
                <w:rFonts w:cs="Arial" w:hint="eastAsia"/>
                <w:szCs w:val="22"/>
                <w:lang w:eastAsia="zh-CN"/>
              </w:rPr>
              <w:t xml:space="preserve"> (</w:t>
            </w:r>
            <w:r w:rsidRPr="00ED3698">
              <w:t xml:space="preserve">1D </w:t>
            </w:r>
            <w:r w:rsidRPr="00357856">
              <w:rPr>
                <w:rFonts w:cs="Arial"/>
                <w:szCs w:val="22"/>
              </w:rPr>
              <w:t>radial</w:t>
            </w:r>
            <w:r>
              <w:rPr>
                <w:rFonts w:cs="Arial" w:hint="eastAsia"/>
                <w:szCs w:val="22"/>
                <w:lang w:eastAsia="zh-CN"/>
              </w:rPr>
              <w:t>)</w:t>
            </w:r>
          </w:p>
        </w:tc>
        <w:tc>
          <w:tcPr>
            <w:tcW w:w="2117" w:type="dxa"/>
          </w:tcPr>
          <w:p w14:paraId="42774718" w14:textId="77777777" w:rsidR="00FB141A" w:rsidRDefault="00FB141A" w:rsidP="000B39EA">
            <w:pPr>
              <w:spacing w:before="0" w:after="0"/>
              <w:jc w:val="center"/>
              <w:rPr>
                <w:lang w:eastAsia="zh-CN"/>
              </w:rPr>
            </w:pPr>
            <w:r>
              <w:rPr>
                <w:rFonts w:hint="eastAsia"/>
                <w:lang w:eastAsia="zh-CN"/>
              </w:rPr>
              <w:t>1</w:t>
            </w:r>
          </w:p>
        </w:tc>
        <w:tc>
          <w:tcPr>
            <w:tcW w:w="963" w:type="dxa"/>
            <w:shd w:val="clear" w:color="auto" w:fill="auto"/>
          </w:tcPr>
          <w:p w14:paraId="74EF32B1" w14:textId="77777777" w:rsidR="00FB141A" w:rsidRPr="00ED3698" w:rsidRDefault="009C4449" w:rsidP="000B39EA">
            <w:pPr>
              <w:spacing w:before="0" w:after="0"/>
              <w:jc w:val="center"/>
            </w:pPr>
            <w:r>
              <w:fldChar w:fldCharType="begin"/>
            </w:r>
            <w:r>
              <w:instrText xml:space="preserve"> REF _Ref364351045 \r \h  \* MERGEFORMAT </w:instrText>
            </w:r>
            <w:r>
              <w:fldChar w:fldCharType="separate"/>
            </w:r>
            <w:r w:rsidR="00B560DA">
              <w:t>2.4.1</w:t>
            </w:r>
            <w:r>
              <w:fldChar w:fldCharType="end"/>
            </w:r>
          </w:p>
        </w:tc>
      </w:tr>
      <w:tr w:rsidR="00FB141A" w:rsidRPr="00ED3698" w14:paraId="385F3C2F" w14:textId="77777777" w:rsidTr="00A35844">
        <w:tc>
          <w:tcPr>
            <w:tcW w:w="1496" w:type="dxa"/>
            <w:shd w:val="clear" w:color="auto" w:fill="auto"/>
          </w:tcPr>
          <w:p w14:paraId="08ED7B15" w14:textId="77777777" w:rsidR="00FB141A" w:rsidRPr="00995C62" w:rsidRDefault="00FB141A" w:rsidP="000B39EA">
            <w:pPr>
              <w:spacing w:before="0" w:after="0"/>
              <w:jc w:val="left"/>
            </w:pPr>
            <w:r w:rsidRPr="00995C62">
              <w:rPr>
                <w:rFonts w:hint="eastAsia"/>
                <w:lang w:eastAsia="zh-CN"/>
              </w:rPr>
              <w:t>verif-sutra</w:t>
            </w:r>
          </w:p>
        </w:tc>
        <w:tc>
          <w:tcPr>
            <w:tcW w:w="3891" w:type="dxa"/>
            <w:shd w:val="clear" w:color="auto" w:fill="auto"/>
          </w:tcPr>
          <w:p w14:paraId="199799DE" w14:textId="77777777" w:rsidR="00FB141A" w:rsidRPr="00ED3698" w:rsidRDefault="00FB141A" w:rsidP="000B39EA">
            <w:pPr>
              <w:spacing w:before="0" w:after="0"/>
              <w:jc w:val="left"/>
              <w:rPr>
                <w:lang w:eastAsia="zh-CN"/>
              </w:rPr>
            </w:pPr>
            <w:r w:rsidRPr="00963522">
              <w:rPr>
                <w:rFonts w:cs="Arial"/>
                <w:szCs w:val="22"/>
                <w:lang w:eastAsia="en-CA"/>
              </w:rPr>
              <w:t>aquifer thermal energy storage</w:t>
            </w:r>
            <w:r>
              <w:rPr>
                <w:rFonts w:cs="Arial" w:hint="eastAsia"/>
                <w:szCs w:val="22"/>
                <w:lang w:eastAsia="zh-CN"/>
              </w:rPr>
              <w:t xml:space="preserve"> (</w:t>
            </w:r>
            <w:r>
              <w:rPr>
                <w:rFonts w:hint="eastAsia"/>
                <w:lang w:eastAsia="zh-CN"/>
              </w:rPr>
              <w:t>2</w:t>
            </w:r>
            <w:r w:rsidRPr="00ED3698">
              <w:t xml:space="preserve">D </w:t>
            </w:r>
            <w:r w:rsidRPr="00357856">
              <w:rPr>
                <w:rFonts w:cs="Arial"/>
                <w:szCs w:val="22"/>
              </w:rPr>
              <w:t>radial</w:t>
            </w:r>
            <w:r>
              <w:rPr>
                <w:rFonts w:cs="Arial" w:hint="eastAsia"/>
                <w:szCs w:val="22"/>
                <w:lang w:eastAsia="zh-CN"/>
              </w:rPr>
              <w:t>)</w:t>
            </w:r>
          </w:p>
        </w:tc>
        <w:tc>
          <w:tcPr>
            <w:tcW w:w="2117" w:type="dxa"/>
          </w:tcPr>
          <w:p w14:paraId="67F686D4" w14:textId="77777777" w:rsidR="00FB141A" w:rsidRDefault="00FB141A" w:rsidP="000B39EA">
            <w:pPr>
              <w:spacing w:before="0" w:after="0"/>
              <w:jc w:val="center"/>
            </w:pPr>
            <w:r>
              <w:rPr>
                <w:rFonts w:hint="eastAsia"/>
                <w:lang w:eastAsia="zh-CN"/>
              </w:rPr>
              <w:t>2</w:t>
            </w:r>
          </w:p>
        </w:tc>
        <w:tc>
          <w:tcPr>
            <w:tcW w:w="963" w:type="dxa"/>
            <w:shd w:val="clear" w:color="auto" w:fill="auto"/>
          </w:tcPr>
          <w:p w14:paraId="779F6128" w14:textId="77777777" w:rsidR="00FB141A" w:rsidRPr="00ED3698" w:rsidRDefault="009C4449" w:rsidP="000B39EA">
            <w:pPr>
              <w:spacing w:before="0" w:after="0"/>
              <w:jc w:val="center"/>
            </w:pPr>
            <w:r>
              <w:fldChar w:fldCharType="begin"/>
            </w:r>
            <w:r>
              <w:instrText xml:space="preserve"> REF _Ref364351050 \r \h  \* MERGEFORMAT </w:instrText>
            </w:r>
            <w:r>
              <w:fldChar w:fldCharType="separate"/>
            </w:r>
            <w:r w:rsidR="00B560DA">
              <w:t>2.4.2</w:t>
            </w:r>
            <w:r>
              <w:fldChar w:fldCharType="end"/>
            </w:r>
          </w:p>
        </w:tc>
      </w:tr>
      <w:tr w:rsidR="00FB141A" w:rsidRPr="00ED3698" w14:paraId="0C32BADD" w14:textId="77777777" w:rsidTr="00A35844">
        <w:tc>
          <w:tcPr>
            <w:tcW w:w="1496" w:type="dxa"/>
            <w:shd w:val="clear" w:color="auto" w:fill="auto"/>
          </w:tcPr>
          <w:p w14:paraId="3894AC45" w14:textId="77777777" w:rsidR="00FB141A" w:rsidRPr="00995C62" w:rsidRDefault="00FB141A" w:rsidP="000B39EA">
            <w:pPr>
              <w:spacing w:before="0" w:after="0"/>
              <w:jc w:val="left"/>
            </w:pPr>
            <w:r w:rsidRPr="00995C62">
              <w:rPr>
                <w:rFonts w:hint="eastAsia"/>
                <w:lang w:eastAsia="zh-CN"/>
              </w:rPr>
              <w:t>henry-hilleke</w:t>
            </w:r>
          </w:p>
        </w:tc>
        <w:tc>
          <w:tcPr>
            <w:tcW w:w="3891" w:type="dxa"/>
            <w:shd w:val="clear" w:color="auto" w:fill="auto"/>
          </w:tcPr>
          <w:p w14:paraId="3AA19AB3" w14:textId="77777777" w:rsidR="00FB141A" w:rsidRPr="00ED3698" w:rsidRDefault="00FB141A" w:rsidP="000B39EA">
            <w:pPr>
              <w:spacing w:before="0" w:after="0"/>
              <w:jc w:val="left"/>
              <w:rPr>
                <w:lang w:eastAsia="zh-CN"/>
              </w:rPr>
            </w:pPr>
            <w:r>
              <w:t>Henry</w:t>
            </w:r>
            <w:r>
              <w:rPr>
                <w:rFonts w:hint="eastAsia"/>
                <w:lang w:eastAsia="zh-CN"/>
              </w:rPr>
              <w:t>-</w:t>
            </w:r>
            <w:r w:rsidRPr="00FB141A">
              <w:t>Hilleke</w:t>
            </w:r>
            <w:r>
              <w:rPr>
                <w:rFonts w:hint="eastAsia"/>
                <w:lang w:eastAsia="zh-CN"/>
              </w:rPr>
              <w:t xml:space="preserve"> problem (2D)</w:t>
            </w:r>
          </w:p>
        </w:tc>
        <w:tc>
          <w:tcPr>
            <w:tcW w:w="2117" w:type="dxa"/>
          </w:tcPr>
          <w:p w14:paraId="64B89161" w14:textId="77777777" w:rsidR="00FB141A" w:rsidRDefault="00ED4DEB" w:rsidP="000B39EA">
            <w:pPr>
              <w:spacing w:before="0" w:after="0"/>
              <w:jc w:val="center"/>
            </w:pPr>
            <w:r>
              <w:rPr>
                <w:rFonts w:hint="eastAsia"/>
                <w:lang w:eastAsia="zh-CN"/>
              </w:rPr>
              <w:t xml:space="preserve">1 and </w:t>
            </w:r>
            <w:r w:rsidR="00FB141A" w:rsidRPr="007827C6">
              <w:rPr>
                <w:rFonts w:hint="eastAsia"/>
                <w:lang w:eastAsia="zh-CN"/>
              </w:rPr>
              <w:t>2</w:t>
            </w:r>
          </w:p>
        </w:tc>
        <w:tc>
          <w:tcPr>
            <w:tcW w:w="963" w:type="dxa"/>
            <w:shd w:val="clear" w:color="auto" w:fill="auto"/>
          </w:tcPr>
          <w:p w14:paraId="17AE139A" w14:textId="77777777" w:rsidR="00FB141A" w:rsidRPr="00ED3698" w:rsidRDefault="009C4449" w:rsidP="000B39EA">
            <w:pPr>
              <w:spacing w:before="0" w:after="0"/>
              <w:jc w:val="center"/>
            </w:pPr>
            <w:r>
              <w:fldChar w:fldCharType="begin"/>
            </w:r>
            <w:r>
              <w:instrText xml:space="preserve"> REF _Ref364351056 \r \h  \* MERGEFORMAT </w:instrText>
            </w:r>
            <w:r>
              <w:fldChar w:fldCharType="separate"/>
            </w:r>
            <w:r w:rsidR="00B560DA">
              <w:t>2.4.3</w:t>
            </w:r>
            <w:r>
              <w:fldChar w:fldCharType="end"/>
            </w:r>
          </w:p>
        </w:tc>
      </w:tr>
      <w:tr w:rsidR="00FB141A" w:rsidRPr="00ED3698" w14:paraId="4C162175" w14:textId="77777777" w:rsidTr="00A35844">
        <w:tc>
          <w:tcPr>
            <w:tcW w:w="1496" w:type="dxa"/>
            <w:shd w:val="clear" w:color="auto" w:fill="auto"/>
          </w:tcPr>
          <w:p w14:paraId="11376171" w14:textId="77777777" w:rsidR="00FB141A" w:rsidRPr="00995C62" w:rsidRDefault="00FB141A" w:rsidP="000B39EA">
            <w:pPr>
              <w:spacing w:before="0" w:after="0"/>
              <w:jc w:val="left"/>
            </w:pPr>
            <w:r w:rsidRPr="00995C62">
              <w:rPr>
                <w:lang w:eastAsia="zh-CN"/>
              </w:rPr>
              <w:t>thermohaline</w:t>
            </w:r>
          </w:p>
        </w:tc>
        <w:tc>
          <w:tcPr>
            <w:tcW w:w="3891" w:type="dxa"/>
            <w:shd w:val="clear" w:color="auto" w:fill="auto"/>
          </w:tcPr>
          <w:p w14:paraId="14A1E586" w14:textId="77777777" w:rsidR="00FB141A" w:rsidRPr="00ED3698" w:rsidRDefault="00FB141A" w:rsidP="000B39EA">
            <w:pPr>
              <w:spacing w:before="0" w:after="0"/>
              <w:jc w:val="left"/>
              <w:rPr>
                <w:lang w:eastAsia="zh-CN"/>
              </w:rPr>
            </w:pPr>
            <w:r>
              <w:rPr>
                <w:rFonts w:hint="eastAsia"/>
                <w:lang w:eastAsia="zh-CN"/>
              </w:rPr>
              <w:t>Thermal-haline convection (2D)</w:t>
            </w:r>
          </w:p>
        </w:tc>
        <w:tc>
          <w:tcPr>
            <w:tcW w:w="2117" w:type="dxa"/>
          </w:tcPr>
          <w:p w14:paraId="21EF055F" w14:textId="77777777" w:rsidR="00FB141A" w:rsidRDefault="00FB141A" w:rsidP="000B39EA">
            <w:pPr>
              <w:spacing w:before="0" w:after="0"/>
              <w:jc w:val="center"/>
            </w:pPr>
            <w:r w:rsidRPr="007827C6">
              <w:rPr>
                <w:rFonts w:hint="eastAsia"/>
                <w:lang w:eastAsia="zh-CN"/>
              </w:rPr>
              <w:t>2</w:t>
            </w:r>
          </w:p>
        </w:tc>
        <w:tc>
          <w:tcPr>
            <w:tcW w:w="963" w:type="dxa"/>
            <w:shd w:val="clear" w:color="auto" w:fill="auto"/>
          </w:tcPr>
          <w:p w14:paraId="69ADD01F" w14:textId="77777777" w:rsidR="00FB141A" w:rsidRPr="00ED3698" w:rsidRDefault="009C4449" w:rsidP="000B39EA">
            <w:pPr>
              <w:spacing w:before="0" w:after="0"/>
              <w:jc w:val="center"/>
            </w:pPr>
            <w:r>
              <w:fldChar w:fldCharType="begin"/>
            </w:r>
            <w:r>
              <w:instrText xml:space="preserve"> REF _Ref364351062 \r \h  \* MERGEFORMAT </w:instrText>
            </w:r>
            <w:r>
              <w:fldChar w:fldCharType="separate"/>
            </w:r>
            <w:r w:rsidR="00B560DA">
              <w:t>2.4.4</w:t>
            </w:r>
            <w:r>
              <w:fldChar w:fldCharType="end"/>
            </w:r>
          </w:p>
        </w:tc>
      </w:tr>
      <w:tr w:rsidR="00FB141A" w:rsidRPr="00ED3698" w14:paraId="28691028" w14:textId="77777777" w:rsidTr="00A35844">
        <w:tc>
          <w:tcPr>
            <w:tcW w:w="1496" w:type="dxa"/>
            <w:shd w:val="clear" w:color="auto" w:fill="auto"/>
          </w:tcPr>
          <w:p w14:paraId="080E6A70" w14:textId="77777777" w:rsidR="00FB141A" w:rsidRPr="00995C62" w:rsidRDefault="00FB141A" w:rsidP="000B39EA">
            <w:pPr>
              <w:spacing w:before="0" w:after="0"/>
              <w:jc w:val="left"/>
            </w:pPr>
            <w:r w:rsidRPr="00995C62">
              <w:rPr>
                <w:rFonts w:hint="eastAsia"/>
                <w:lang w:eastAsia="zh-CN"/>
              </w:rPr>
              <w:t>salt-dome</w:t>
            </w:r>
          </w:p>
        </w:tc>
        <w:tc>
          <w:tcPr>
            <w:tcW w:w="3891" w:type="dxa"/>
            <w:shd w:val="clear" w:color="auto" w:fill="auto"/>
          </w:tcPr>
          <w:p w14:paraId="2C15F180" w14:textId="77777777" w:rsidR="00FB141A" w:rsidRPr="00ED3698" w:rsidRDefault="00FB141A" w:rsidP="000B39EA">
            <w:pPr>
              <w:spacing w:before="0" w:after="0"/>
              <w:jc w:val="left"/>
              <w:rPr>
                <w:lang w:eastAsia="zh-CN"/>
              </w:rPr>
            </w:pPr>
            <w:r>
              <w:rPr>
                <w:rFonts w:hint="eastAsia"/>
                <w:lang w:eastAsia="zh-CN"/>
              </w:rPr>
              <w:t>Salt dome problems</w:t>
            </w:r>
          </w:p>
        </w:tc>
        <w:tc>
          <w:tcPr>
            <w:tcW w:w="2117" w:type="dxa"/>
          </w:tcPr>
          <w:p w14:paraId="60DE98C9" w14:textId="77777777" w:rsidR="00FB141A" w:rsidRDefault="00FB141A" w:rsidP="000B39EA">
            <w:pPr>
              <w:spacing w:before="0" w:after="0"/>
              <w:jc w:val="center"/>
              <w:rPr>
                <w:lang w:eastAsia="zh-CN"/>
              </w:rPr>
            </w:pPr>
            <w:r w:rsidRPr="007827C6">
              <w:rPr>
                <w:rFonts w:hint="eastAsia"/>
                <w:lang w:eastAsia="zh-CN"/>
              </w:rPr>
              <w:t>2</w:t>
            </w:r>
          </w:p>
        </w:tc>
        <w:tc>
          <w:tcPr>
            <w:tcW w:w="963" w:type="dxa"/>
            <w:shd w:val="clear" w:color="auto" w:fill="auto"/>
          </w:tcPr>
          <w:p w14:paraId="56983654" w14:textId="77777777" w:rsidR="00FB141A" w:rsidRPr="00ED3698" w:rsidRDefault="009C4449" w:rsidP="000B39EA">
            <w:pPr>
              <w:spacing w:before="0" w:after="0"/>
              <w:jc w:val="center"/>
              <w:rPr>
                <w:lang w:eastAsia="zh-CN"/>
              </w:rPr>
            </w:pPr>
            <w:r>
              <w:fldChar w:fldCharType="begin"/>
            </w:r>
            <w:r>
              <w:instrText xml:space="preserve"> REF _Ref364351068 \r \h  \* MERGEFORMAT </w:instrText>
            </w:r>
            <w:r>
              <w:fldChar w:fldCharType="separate"/>
            </w:r>
            <w:r w:rsidR="00B560DA">
              <w:rPr>
                <w:lang w:eastAsia="zh-CN"/>
              </w:rPr>
              <w:t>2.4.5</w:t>
            </w:r>
            <w:r>
              <w:fldChar w:fldCharType="end"/>
            </w:r>
          </w:p>
        </w:tc>
      </w:tr>
    </w:tbl>
    <w:p w14:paraId="619D87A0" w14:textId="77777777" w:rsidR="00FB141A" w:rsidRDefault="00FB141A" w:rsidP="00B20917">
      <w:pPr>
        <w:pStyle w:val="Simpleline"/>
        <w:rPr>
          <w:lang w:eastAsia="zh-CN"/>
        </w:rPr>
      </w:pPr>
    </w:p>
    <w:p w14:paraId="7368EEB2" w14:textId="77777777" w:rsidR="00FB141A" w:rsidRPr="00ED3698" w:rsidRDefault="00FB141A" w:rsidP="00FB141A">
      <w:pPr>
        <w:pStyle w:val="Heading3"/>
      </w:pPr>
      <w:bookmarkStart w:id="204" w:name="_Ref364351045"/>
      <w:bookmarkStart w:id="205" w:name="_Toc520374435"/>
      <w:r>
        <w:rPr>
          <w:rFonts w:hint="eastAsia"/>
          <w:lang w:eastAsia="zh-CN"/>
        </w:rPr>
        <w:t>Radial flow with energy transport (analytical solution)</w:t>
      </w:r>
      <w:bookmarkEnd w:id="204"/>
      <w:bookmarkEnd w:id="205"/>
      <w:r>
        <w:rPr>
          <w:rFonts w:hint="eastAsia"/>
          <w:lang w:eastAsia="zh-CN"/>
        </w:rPr>
        <w:t xml:space="preserve"> </w:t>
      </w:r>
    </w:p>
    <w:p w14:paraId="1B9A203F" w14:textId="77777777" w:rsidR="00623721" w:rsidRPr="00181341" w:rsidRDefault="00771FFF" w:rsidP="00623721">
      <w:pPr>
        <w:pStyle w:val="StyleHeading4Bold"/>
        <w:numPr>
          <w:ilvl w:val="3"/>
          <w:numId w:val="1"/>
        </w:numPr>
      </w:pPr>
      <w:bookmarkStart w:id="206" w:name="_Toc520374436"/>
      <w:r>
        <w:t>Problem definition</w:t>
      </w:r>
      <w:bookmarkEnd w:id="206"/>
    </w:p>
    <w:p w14:paraId="02D3D4DA" w14:textId="6B98C983" w:rsidR="00FB141A" w:rsidRDefault="00FB141A" w:rsidP="00FB141A">
      <w:pPr>
        <w:rPr>
          <w:rFonts w:cs="Arial"/>
          <w:szCs w:val="22"/>
          <w:lang w:eastAsia="en-CA"/>
        </w:rPr>
      </w:pPr>
      <w:r>
        <w:rPr>
          <w:rFonts w:cs="Arial"/>
          <w:szCs w:val="22"/>
        </w:rPr>
        <w:t xml:space="preserve">The first problem involves </w:t>
      </w:r>
      <w:r w:rsidRPr="00357856">
        <w:rPr>
          <w:rFonts w:cs="Arial"/>
          <w:szCs w:val="22"/>
        </w:rPr>
        <w:t>radial groundwater flow with energy transport as presented by Voss and Provost (2008)</w:t>
      </w:r>
      <w:r w:rsidR="004474F5">
        <w:rPr>
          <w:rFonts w:cs="Arial"/>
          <w:szCs w:val="22"/>
        </w:rPr>
        <w:t xml:space="preserve">.  </w:t>
      </w:r>
      <w:r w:rsidRPr="00357856">
        <w:rPr>
          <w:rFonts w:cs="Arial"/>
          <w:szCs w:val="22"/>
        </w:rPr>
        <w:t xml:space="preserve">The problem domain consists of a </w:t>
      </w:r>
      <w:r w:rsidRPr="00357856">
        <w:rPr>
          <w:rFonts w:cs="Arial"/>
          <w:szCs w:val="22"/>
          <w:lang w:eastAsia="en-CA"/>
        </w:rPr>
        <w:t xml:space="preserve">confined aquifer of thickness </w:t>
      </w:r>
      <w:r w:rsidR="0084317A" w:rsidRPr="00357856">
        <w:rPr>
          <w:position w:val="-6"/>
        </w:rPr>
        <w:object w:dxaOrig="200" w:dyaOrig="279" w14:anchorId="04F904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5.75pt" o:ole="">
            <v:imagedata r:id="rId24" o:title=""/>
          </v:shape>
          <o:OLEObject Type="Embed" ProgID="Equation.3" ShapeID="_x0000_i1025" DrawAspect="Content" ObjectID="_1594116763" r:id="rId25"/>
        </w:object>
      </w:r>
      <w:r w:rsidRPr="00357856">
        <w:t xml:space="preserve"> [</w:t>
      </w:r>
      <w:r w:rsidR="0084317A">
        <w:rPr>
          <w:rFonts w:hint="eastAsia"/>
          <w:lang w:eastAsia="zh-CN"/>
        </w:rPr>
        <w:t>m</w:t>
      </w:r>
      <w:r w:rsidRPr="00357856">
        <w:t xml:space="preserve">], </w:t>
      </w:r>
      <w:r w:rsidRPr="00357856">
        <w:rPr>
          <w:rFonts w:cs="Arial"/>
          <w:szCs w:val="22"/>
          <w:lang w:eastAsia="en-CA"/>
        </w:rPr>
        <w:t xml:space="preserve">with a fully penetrating injection well (see </w:t>
      </w:r>
      <w:r w:rsidR="005F5019">
        <w:rPr>
          <w:rFonts w:cs="Arial"/>
          <w:szCs w:val="22"/>
          <w:lang w:eastAsia="en-CA"/>
        </w:rPr>
        <w:fldChar w:fldCharType="begin"/>
      </w:r>
      <w:r>
        <w:rPr>
          <w:rFonts w:cs="Arial"/>
          <w:szCs w:val="22"/>
          <w:lang w:eastAsia="en-CA"/>
        </w:rPr>
        <w:instrText xml:space="preserve"> REF _Ref363748042 \h </w:instrText>
      </w:r>
      <w:r w:rsidR="005F5019">
        <w:rPr>
          <w:rFonts w:cs="Arial"/>
          <w:szCs w:val="22"/>
          <w:lang w:eastAsia="en-CA"/>
        </w:rPr>
      </w:r>
      <w:r w:rsidR="005F5019">
        <w:rPr>
          <w:rFonts w:cs="Arial"/>
          <w:szCs w:val="22"/>
          <w:lang w:eastAsia="en-CA"/>
        </w:rPr>
        <w:fldChar w:fldCharType="separate"/>
      </w:r>
      <w:r w:rsidR="00B560DA">
        <w:t xml:space="preserve">Figure </w:t>
      </w:r>
      <w:r w:rsidR="00B560DA">
        <w:rPr>
          <w:noProof/>
        </w:rPr>
        <w:t>2</w:t>
      </w:r>
      <w:r w:rsidR="00B560DA">
        <w:t>.</w:t>
      </w:r>
      <w:r w:rsidR="00B560DA">
        <w:rPr>
          <w:noProof/>
        </w:rPr>
        <w:t>13</w:t>
      </w:r>
      <w:r w:rsidR="005F5019">
        <w:rPr>
          <w:rFonts w:cs="Arial"/>
          <w:szCs w:val="22"/>
          <w:lang w:eastAsia="en-CA"/>
        </w:rPr>
        <w:fldChar w:fldCharType="end"/>
      </w:r>
      <w:r w:rsidRPr="00357856">
        <w:rPr>
          <w:rFonts w:cs="Arial"/>
          <w:szCs w:val="22"/>
          <w:lang w:eastAsia="en-CA"/>
        </w:rPr>
        <w:t>B)</w:t>
      </w:r>
      <w:r w:rsidR="004474F5">
        <w:rPr>
          <w:rFonts w:cs="Arial"/>
          <w:szCs w:val="22"/>
          <w:lang w:eastAsia="en-CA"/>
        </w:rPr>
        <w:t xml:space="preserve">.  </w:t>
      </w:r>
      <w:r w:rsidRPr="00357856">
        <w:rPr>
          <w:rFonts w:cs="Arial"/>
          <w:szCs w:val="22"/>
          <w:lang w:eastAsia="en-CA"/>
        </w:rPr>
        <w:t>Fluid is injected at a rate Q, with a temperature of T*, into the aquifer which is initially at a uniform</w:t>
      </w:r>
      <w:r>
        <w:rPr>
          <w:rFonts w:cs="Arial"/>
          <w:szCs w:val="22"/>
          <w:lang w:eastAsia="en-CA"/>
        </w:rPr>
        <w:t xml:space="preserve"> </w:t>
      </w:r>
      <w:r w:rsidRPr="00D910F5">
        <w:rPr>
          <w:rFonts w:cs="Arial"/>
          <w:szCs w:val="22"/>
          <w:lang w:eastAsia="en-CA"/>
        </w:rPr>
        <w:t>temperature of T</w:t>
      </w:r>
      <w:r w:rsidRPr="00026F39">
        <w:rPr>
          <w:rFonts w:cs="Arial"/>
          <w:szCs w:val="22"/>
          <w:vertAlign w:val="subscript"/>
          <w:lang w:eastAsia="en-CA"/>
        </w:rPr>
        <w:t>0</w:t>
      </w:r>
      <w:r w:rsidR="004474F5">
        <w:rPr>
          <w:rFonts w:cs="Arial"/>
          <w:szCs w:val="22"/>
          <w:lang w:eastAsia="en-CA"/>
        </w:rPr>
        <w:t xml:space="preserve">.  </w:t>
      </w:r>
      <w:r w:rsidRPr="00D910F5">
        <w:rPr>
          <w:rFonts w:cs="Arial"/>
          <w:szCs w:val="22"/>
          <w:lang w:eastAsia="en-CA"/>
        </w:rPr>
        <w:t xml:space="preserve">For this problem, </w:t>
      </w:r>
      <w:r>
        <w:rPr>
          <w:rFonts w:cs="Arial"/>
          <w:szCs w:val="22"/>
          <w:lang w:eastAsia="en-CA"/>
        </w:rPr>
        <w:t xml:space="preserve">the fluid </w:t>
      </w:r>
      <w:r w:rsidRPr="00D910F5">
        <w:rPr>
          <w:rFonts w:cs="Arial"/>
          <w:szCs w:val="22"/>
          <w:lang w:eastAsia="en-CA"/>
        </w:rPr>
        <w:t>density and viscosity</w:t>
      </w:r>
      <w:r>
        <w:rPr>
          <w:rFonts w:cs="Arial"/>
          <w:szCs w:val="22"/>
          <w:lang w:eastAsia="en-CA"/>
        </w:rPr>
        <w:t xml:space="preserve"> </w:t>
      </w:r>
      <w:r w:rsidRPr="00D910F5">
        <w:rPr>
          <w:rFonts w:cs="Arial"/>
          <w:szCs w:val="22"/>
          <w:lang w:eastAsia="en-CA"/>
        </w:rPr>
        <w:t xml:space="preserve">are approximately constant </w:t>
      </w:r>
      <w:r>
        <w:rPr>
          <w:rFonts w:cs="Arial"/>
          <w:szCs w:val="22"/>
          <w:lang w:eastAsia="en-CA"/>
        </w:rPr>
        <w:t xml:space="preserve">because the injected fluid temperature </w:t>
      </w:r>
      <w:r w:rsidRPr="00D910F5">
        <w:rPr>
          <w:rFonts w:cs="Arial"/>
          <w:szCs w:val="22"/>
          <w:lang w:eastAsia="en-CA"/>
        </w:rPr>
        <w:t xml:space="preserve">differs </w:t>
      </w:r>
      <w:r>
        <w:rPr>
          <w:rFonts w:cs="Arial"/>
          <w:szCs w:val="22"/>
          <w:lang w:eastAsia="en-CA"/>
        </w:rPr>
        <w:t xml:space="preserve">only slightly </w:t>
      </w:r>
      <w:r w:rsidRPr="00D910F5">
        <w:rPr>
          <w:rFonts w:cs="Arial"/>
          <w:szCs w:val="22"/>
          <w:lang w:eastAsia="en-CA"/>
        </w:rPr>
        <w:t>from the ambient fluid</w:t>
      </w:r>
      <w:r>
        <w:rPr>
          <w:rFonts w:cs="Arial"/>
          <w:szCs w:val="22"/>
          <w:lang w:eastAsia="en-CA"/>
        </w:rPr>
        <w:t xml:space="preserve"> temperature</w:t>
      </w:r>
      <w:r w:rsidRPr="00D910F5">
        <w:rPr>
          <w:rFonts w:cs="Arial"/>
          <w:szCs w:val="22"/>
          <w:lang w:eastAsia="en-CA"/>
        </w:rPr>
        <w:t>; i.e., (T*-T</w:t>
      </w:r>
      <w:r w:rsidRPr="00026F39">
        <w:rPr>
          <w:rFonts w:cs="Arial"/>
          <w:szCs w:val="22"/>
          <w:vertAlign w:val="subscript"/>
          <w:lang w:eastAsia="en-CA"/>
        </w:rPr>
        <w:t>0</w:t>
      </w:r>
      <w:r w:rsidRPr="00D910F5">
        <w:rPr>
          <w:rFonts w:cs="Arial"/>
          <w:szCs w:val="22"/>
          <w:lang w:eastAsia="en-CA"/>
        </w:rPr>
        <w:t>) is small</w:t>
      </w:r>
      <w:r w:rsidR="004474F5">
        <w:rPr>
          <w:rFonts w:cs="Arial"/>
          <w:szCs w:val="22"/>
          <w:lang w:eastAsia="en-CA"/>
        </w:rPr>
        <w:t xml:space="preserve">.  </w:t>
      </w:r>
    </w:p>
    <w:p w14:paraId="13995902" w14:textId="77777777" w:rsidR="00623721" w:rsidRPr="00181341" w:rsidRDefault="00B3171D" w:rsidP="00623721">
      <w:pPr>
        <w:pStyle w:val="StyleHeading4Bold"/>
        <w:numPr>
          <w:ilvl w:val="3"/>
          <w:numId w:val="1"/>
        </w:numPr>
      </w:pPr>
      <w:bookmarkStart w:id="207" w:name="_Toc520374437"/>
      <w:r>
        <w:t>Model setup</w:t>
      </w:r>
      <w:bookmarkEnd w:id="207"/>
    </w:p>
    <w:p w14:paraId="7CF862D7" w14:textId="272DF0A9" w:rsidR="00FB141A" w:rsidRDefault="00FB141A" w:rsidP="00FB141A">
      <w:pPr>
        <w:rPr>
          <w:lang w:eastAsia="zh-CN"/>
        </w:rPr>
      </w:pPr>
      <w:r>
        <w:rPr>
          <w:lang w:eastAsia="zh-CN"/>
        </w:rPr>
        <w:t>The mesh consists of one row of elements with element width expanding from Δr</w:t>
      </w:r>
      <w:r w:rsidRPr="002A3C6C">
        <w:rPr>
          <w:rFonts w:hint="eastAsia"/>
          <w:vertAlign w:val="subscript"/>
          <w:lang w:eastAsia="zh-CN"/>
        </w:rPr>
        <w:t>m</w:t>
      </w:r>
      <w:r w:rsidRPr="002A3C6C">
        <w:rPr>
          <w:vertAlign w:val="subscript"/>
          <w:lang w:eastAsia="zh-CN"/>
        </w:rPr>
        <w:t>in</w:t>
      </w:r>
      <w:r w:rsidR="00995C62">
        <w:rPr>
          <w:lang w:eastAsia="zh-CN"/>
        </w:rPr>
        <w:t>=2.5 [m] by a factor</w:t>
      </w:r>
      <w:r>
        <w:rPr>
          <w:lang w:eastAsia="zh-CN"/>
        </w:rPr>
        <w:t xml:space="preserve"> 1.06, to r=395.0 [m], and then maintaining constant element width of Δr=24.2 [m] to r</w:t>
      </w:r>
      <w:r w:rsidRPr="002A3C6C">
        <w:rPr>
          <w:vertAlign w:val="subscript"/>
          <w:lang w:eastAsia="zh-CN"/>
        </w:rPr>
        <w:t>max</w:t>
      </w:r>
      <w:r>
        <w:rPr>
          <w:lang w:eastAsia="zh-CN"/>
        </w:rPr>
        <w:t>=1000.0 [m]</w:t>
      </w:r>
      <w:r w:rsidR="004474F5">
        <w:rPr>
          <w:lang w:eastAsia="zh-CN"/>
        </w:rPr>
        <w:t xml:space="preserve">.  </w:t>
      </w:r>
      <w:r>
        <w:rPr>
          <w:lang w:eastAsia="zh-CN"/>
        </w:rPr>
        <w:t>Element height, b, is 10.</w:t>
      </w:r>
      <w:r>
        <w:rPr>
          <w:rFonts w:hint="eastAsia"/>
          <w:lang w:eastAsia="zh-CN"/>
        </w:rPr>
        <w:t>0</w:t>
      </w:r>
      <w:r>
        <w:rPr>
          <w:lang w:eastAsia="zh-CN"/>
        </w:rPr>
        <w:t xml:space="preserve"> [m]</w:t>
      </w:r>
      <w:r w:rsidR="004474F5">
        <w:rPr>
          <w:lang w:eastAsia="zh-CN"/>
        </w:rPr>
        <w:t xml:space="preserve">.  </w:t>
      </w:r>
      <w:r>
        <w:rPr>
          <w:lang w:eastAsia="zh-CN"/>
        </w:rPr>
        <w:t>Mesh thickness is set for radial coordinates, B</w:t>
      </w:r>
      <w:r w:rsidRPr="0084317A">
        <w:rPr>
          <w:vertAlign w:val="subscript"/>
          <w:lang w:eastAsia="zh-CN"/>
        </w:rPr>
        <w:t>i</w:t>
      </w:r>
      <w:r>
        <w:rPr>
          <w:lang w:eastAsia="zh-CN"/>
        </w:rPr>
        <w:t>=2πr</w:t>
      </w:r>
      <w:r w:rsidRPr="0084317A">
        <w:rPr>
          <w:vertAlign w:val="subscript"/>
          <w:lang w:eastAsia="zh-CN"/>
        </w:rPr>
        <w:t>i</w:t>
      </w:r>
      <w:r>
        <w:rPr>
          <w:rFonts w:hint="eastAsia"/>
          <w:lang w:eastAsia="zh-CN"/>
        </w:rPr>
        <w:t xml:space="preserve"> (</w:t>
      </w:r>
      <w:r>
        <w:rPr>
          <w:rFonts w:cs="Arial"/>
          <w:szCs w:val="22"/>
          <w:lang w:eastAsia="en-CA"/>
        </w:rPr>
        <w:t xml:space="preserve">Voss and Provost, </w:t>
      </w:r>
      <w:r w:rsidRPr="00B43004">
        <w:rPr>
          <w:rFonts w:cs="Arial"/>
          <w:szCs w:val="22"/>
          <w:lang w:eastAsia="en-CA"/>
        </w:rPr>
        <w:t>2008)</w:t>
      </w:r>
      <w:r w:rsidR="004474F5">
        <w:rPr>
          <w:rFonts w:hint="eastAsia"/>
          <w:lang w:eastAsia="zh-CN"/>
        </w:rPr>
        <w:t xml:space="preserve">.  </w:t>
      </w:r>
      <w:r>
        <w:rPr>
          <w:rFonts w:hint="eastAsia"/>
          <w:lang w:eastAsia="zh-CN"/>
        </w:rPr>
        <w:t xml:space="preserve">For comparison of the results, the output time levels were set the same as those in </w:t>
      </w:r>
      <w:r w:rsidRPr="00357856">
        <w:rPr>
          <w:rFonts w:cs="Arial"/>
          <w:szCs w:val="22"/>
        </w:rPr>
        <w:t>Voss and Provost (2008)</w:t>
      </w:r>
      <w:r>
        <w:rPr>
          <w:rFonts w:cs="Arial" w:hint="eastAsia"/>
          <w:szCs w:val="22"/>
          <w:lang w:eastAsia="zh-CN"/>
        </w:rPr>
        <w:t>, which used a constant</w:t>
      </w:r>
      <w:r>
        <w:rPr>
          <w:lang w:eastAsia="zh-CN"/>
        </w:rPr>
        <w:t xml:space="preserve"> time step at Δt=4021.0 [s] and outputs are obtained for times steps numbered 225, 450, 900, 1800</w:t>
      </w:r>
      <w:r>
        <w:rPr>
          <w:rFonts w:hint="eastAsia"/>
          <w:lang w:eastAsia="zh-CN"/>
        </w:rPr>
        <w:t>, corresponding to 10.5, 21, 42 and 84 days</w:t>
      </w:r>
      <w:r w:rsidR="00623721">
        <w:rPr>
          <w:lang w:eastAsia="zh-CN"/>
        </w:rPr>
        <w:t>.</w:t>
      </w:r>
    </w:p>
    <w:p w14:paraId="5FF4BD07" w14:textId="77777777" w:rsidR="00623721" w:rsidRPr="00181341" w:rsidRDefault="00623721" w:rsidP="00623721">
      <w:pPr>
        <w:pStyle w:val="StyleHeading4Bold"/>
        <w:numPr>
          <w:ilvl w:val="3"/>
          <w:numId w:val="1"/>
        </w:numPr>
      </w:pPr>
      <w:bookmarkStart w:id="208" w:name="_Toc520374438"/>
      <w:r>
        <w:t>Parameters</w:t>
      </w:r>
      <w:bookmarkEnd w:id="208"/>
    </w:p>
    <w:p w14:paraId="4B04972D" w14:textId="77777777" w:rsidR="00623721" w:rsidRDefault="00623721" w:rsidP="00623721">
      <w:pPr>
        <w:rPr>
          <w:lang w:eastAsia="zh-CN"/>
        </w:rPr>
      </w:pPr>
      <w:bookmarkStart w:id="209" w:name="_Ref363748331"/>
      <w:r>
        <w:rPr>
          <w:lang w:eastAsia="zh-CN"/>
        </w:rPr>
        <w:t xml:space="preserve">The parameters used for the simulation were listed in </w:t>
      </w:r>
      <w:r>
        <w:rPr>
          <w:lang w:eastAsia="zh-CN"/>
        </w:rPr>
        <w:fldChar w:fldCharType="begin"/>
      </w:r>
      <w:r>
        <w:rPr>
          <w:lang w:eastAsia="zh-CN"/>
        </w:rPr>
        <w:instrText xml:space="preserve"> REF _Ref383517907 \h </w:instrText>
      </w:r>
      <w:r>
        <w:rPr>
          <w:lang w:eastAsia="zh-CN"/>
        </w:rPr>
      </w:r>
      <w:r>
        <w:rPr>
          <w:lang w:eastAsia="zh-CN"/>
        </w:rPr>
        <w:fldChar w:fldCharType="separate"/>
      </w:r>
      <w:r w:rsidR="00B560DA">
        <w:t xml:space="preserve">Table </w:t>
      </w:r>
      <w:r w:rsidR="00B560DA">
        <w:rPr>
          <w:noProof/>
        </w:rPr>
        <w:t>2</w:t>
      </w:r>
      <w:r w:rsidR="00B560DA">
        <w:t>.</w:t>
      </w:r>
      <w:r w:rsidR="00B560DA">
        <w:rPr>
          <w:noProof/>
        </w:rPr>
        <w:t>22</w:t>
      </w:r>
      <w:r>
        <w:rPr>
          <w:lang w:eastAsia="zh-CN"/>
        </w:rPr>
        <w:fldChar w:fldCharType="end"/>
      </w:r>
      <w:r>
        <w:rPr>
          <w:lang w:eastAsia="zh-CN"/>
        </w:rPr>
        <w:t>.</w:t>
      </w:r>
    </w:p>
    <w:p w14:paraId="17B343A4" w14:textId="77777777" w:rsidR="0063270B" w:rsidRDefault="0063270B" w:rsidP="00623721">
      <w:pPr>
        <w:rPr>
          <w:lang w:eastAsia="zh-CN"/>
        </w:rPr>
      </w:pPr>
    </w:p>
    <w:p w14:paraId="0A2866D4" w14:textId="0FB8D1B0" w:rsidR="00623721" w:rsidRDefault="00623721" w:rsidP="00623721">
      <w:pPr>
        <w:pStyle w:val="Caption"/>
        <w:keepNext/>
        <w:rPr>
          <w:lang w:eastAsia="zh-CN"/>
        </w:rPr>
      </w:pPr>
      <w:bookmarkStart w:id="210" w:name="_Ref383517907"/>
      <w:bookmarkStart w:id="211" w:name="_Toc520374898"/>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22</w:t>
      </w:r>
      <w:r w:rsidR="00FE1AD3">
        <w:fldChar w:fldCharType="end"/>
      </w:r>
      <w:bookmarkEnd w:id="209"/>
      <w:bookmarkEnd w:id="210"/>
      <w:r w:rsidR="003B5581">
        <w:t xml:space="preserve">: </w:t>
      </w:r>
      <w:bookmarkStart w:id="212" w:name="_Ref302416179"/>
      <w:r w:rsidRPr="00902661">
        <w:t>Parameter</w:t>
      </w:r>
      <w:r>
        <w:t>s</w:t>
      </w:r>
      <w:r w:rsidRPr="00902661">
        <w:t xml:space="preserve"> for </w:t>
      </w:r>
      <w:r>
        <w:t>R</w:t>
      </w:r>
      <w:r w:rsidRPr="00902661">
        <w:t xml:space="preserve">adial </w:t>
      </w:r>
      <w:r>
        <w:t>F</w:t>
      </w:r>
      <w:r w:rsidRPr="00902661">
        <w:t xml:space="preserve">low </w:t>
      </w:r>
      <w:r>
        <w:t xml:space="preserve">Problem </w:t>
      </w:r>
      <w:r w:rsidRPr="00902661">
        <w:t xml:space="preserve">with </w:t>
      </w:r>
      <w:r>
        <w:t>E</w:t>
      </w:r>
      <w:r w:rsidRPr="00902661">
        <w:t xml:space="preserve">nergy </w:t>
      </w:r>
      <w:r>
        <w:t>T</w:t>
      </w:r>
      <w:r w:rsidRPr="00902661">
        <w:t>ransport</w:t>
      </w:r>
      <w:bookmarkEnd w:id="212"/>
      <w:r>
        <w:rPr>
          <w:rFonts w:cs="Arial" w:hint="eastAsia"/>
          <w:szCs w:val="22"/>
          <w:lang w:eastAsia="zh-CN"/>
        </w:rPr>
        <w:t xml:space="preserve"> (Bea et al., 2011)</w:t>
      </w:r>
      <w:bookmarkEnd w:id="211"/>
    </w:p>
    <w:tbl>
      <w:tblPr>
        <w:tblW w:w="5000" w:type="pct"/>
        <w:jc w:val="center"/>
        <w:tblLook w:val="04A0" w:firstRow="1" w:lastRow="0" w:firstColumn="1" w:lastColumn="0" w:noHBand="0" w:noVBand="1"/>
      </w:tblPr>
      <w:tblGrid>
        <w:gridCol w:w="4654"/>
        <w:gridCol w:w="1747"/>
        <w:gridCol w:w="2239"/>
      </w:tblGrid>
      <w:tr w:rsidR="00623721" w:rsidRPr="006627F2" w14:paraId="6A07D913" w14:textId="77777777" w:rsidTr="00A95059">
        <w:trPr>
          <w:trHeight w:val="207"/>
          <w:jc w:val="center"/>
        </w:trPr>
        <w:tc>
          <w:tcPr>
            <w:tcW w:w="2693" w:type="pct"/>
            <w:tcBorders>
              <w:top w:val="single" w:sz="4" w:space="0" w:color="auto"/>
              <w:bottom w:val="single" w:sz="4" w:space="0" w:color="auto"/>
            </w:tcBorders>
            <w:shd w:val="clear" w:color="auto" w:fill="D9D9D9" w:themeFill="background1" w:themeFillShade="D9"/>
            <w:vAlign w:val="center"/>
          </w:tcPr>
          <w:p w14:paraId="4AFD7F73" w14:textId="77777777" w:rsidR="00623721" w:rsidRPr="00902661" w:rsidRDefault="00623721" w:rsidP="00A95059">
            <w:pPr>
              <w:spacing w:before="0" w:after="0"/>
              <w:jc w:val="center"/>
              <w:rPr>
                <w:rFonts w:cs="Arial"/>
                <w:b/>
                <w:szCs w:val="22"/>
              </w:rPr>
            </w:pPr>
            <w:r>
              <w:rPr>
                <w:rFonts w:cs="Arial"/>
                <w:b/>
                <w:szCs w:val="22"/>
              </w:rPr>
              <w:t>Parameter</w:t>
            </w:r>
          </w:p>
        </w:tc>
        <w:tc>
          <w:tcPr>
            <w:tcW w:w="1011" w:type="pct"/>
            <w:tcBorders>
              <w:top w:val="single" w:sz="4" w:space="0" w:color="auto"/>
              <w:bottom w:val="single" w:sz="4" w:space="0" w:color="auto"/>
            </w:tcBorders>
            <w:shd w:val="clear" w:color="auto" w:fill="D9D9D9" w:themeFill="background1" w:themeFillShade="D9"/>
            <w:vAlign w:val="center"/>
          </w:tcPr>
          <w:p w14:paraId="7A0F2D99" w14:textId="77777777" w:rsidR="00623721" w:rsidRPr="00902661" w:rsidRDefault="00623721" w:rsidP="00A95059">
            <w:pPr>
              <w:spacing w:before="0" w:after="0"/>
              <w:jc w:val="center"/>
              <w:rPr>
                <w:rFonts w:cs="Arial"/>
                <w:b/>
                <w:szCs w:val="22"/>
              </w:rPr>
            </w:pPr>
            <w:r w:rsidRPr="00902661">
              <w:rPr>
                <w:rFonts w:cs="Arial"/>
                <w:b/>
                <w:szCs w:val="22"/>
              </w:rPr>
              <w:t>Value</w:t>
            </w:r>
          </w:p>
        </w:tc>
        <w:tc>
          <w:tcPr>
            <w:tcW w:w="1296" w:type="pct"/>
            <w:tcBorders>
              <w:top w:val="single" w:sz="4" w:space="0" w:color="auto"/>
              <w:bottom w:val="single" w:sz="4" w:space="0" w:color="auto"/>
            </w:tcBorders>
            <w:shd w:val="clear" w:color="auto" w:fill="D9D9D9" w:themeFill="background1" w:themeFillShade="D9"/>
            <w:vAlign w:val="center"/>
          </w:tcPr>
          <w:p w14:paraId="33554A15" w14:textId="77777777" w:rsidR="00623721" w:rsidRPr="00902661" w:rsidRDefault="00623721" w:rsidP="00A95059">
            <w:pPr>
              <w:spacing w:before="0" w:after="0"/>
              <w:jc w:val="center"/>
              <w:rPr>
                <w:rFonts w:cs="Arial"/>
                <w:b/>
                <w:szCs w:val="22"/>
              </w:rPr>
            </w:pPr>
            <w:r w:rsidRPr="00902661">
              <w:rPr>
                <w:rFonts w:cs="Arial"/>
                <w:b/>
                <w:szCs w:val="22"/>
              </w:rPr>
              <w:t>Unit</w:t>
            </w:r>
          </w:p>
        </w:tc>
      </w:tr>
      <w:tr w:rsidR="00623721" w:rsidRPr="006627F2" w14:paraId="211C7057" w14:textId="77777777" w:rsidTr="00A95059">
        <w:trPr>
          <w:trHeight w:val="207"/>
          <w:jc w:val="center"/>
        </w:trPr>
        <w:tc>
          <w:tcPr>
            <w:tcW w:w="2693" w:type="pct"/>
            <w:tcBorders>
              <w:top w:val="single" w:sz="4" w:space="0" w:color="auto"/>
            </w:tcBorders>
            <w:vAlign w:val="center"/>
          </w:tcPr>
          <w:p w14:paraId="4A1F98C0" w14:textId="77777777" w:rsidR="00623721" w:rsidRPr="00902661" w:rsidRDefault="00623721" w:rsidP="00A95059">
            <w:pPr>
              <w:spacing w:before="0" w:after="0"/>
              <w:jc w:val="left"/>
              <w:rPr>
                <w:rFonts w:cs="Arial"/>
                <w:szCs w:val="22"/>
              </w:rPr>
            </w:pPr>
            <w:r w:rsidRPr="00902661">
              <w:rPr>
                <w:rFonts w:cs="Arial"/>
                <w:szCs w:val="22"/>
              </w:rPr>
              <w:t>Solid density</w:t>
            </w:r>
          </w:p>
        </w:tc>
        <w:tc>
          <w:tcPr>
            <w:tcW w:w="1011" w:type="pct"/>
            <w:tcBorders>
              <w:top w:val="single" w:sz="4" w:space="0" w:color="auto"/>
            </w:tcBorders>
            <w:vAlign w:val="center"/>
          </w:tcPr>
          <w:p w14:paraId="3933D857" w14:textId="77777777" w:rsidR="00623721" w:rsidRPr="00902661" w:rsidRDefault="00623721" w:rsidP="00A95059">
            <w:pPr>
              <w:spacing w:before="0" w:after="0"/>
              <w:jc w:val="center"/>
              <w:rPr>
                <w:rFonts w:cs="Arial"/>
                <w:szCs w:val="22"/>
              </w:rPr>
            </w:pPr>
            <w:r w:rsidRPr="00902661">
              <w:rPr>
                <w:rFonts w:cs="Arial"/>
                <w:szCs w:val="22"/>
              </w:rPr>
              <w:t>2650</w:t>
            </w:r>
          </w:p>
        </w:tc>
        <w:tc>
          <w:tcPr>
            <w:tcW w:w="1296" w:type="pct"/>
            <w:tcBorders>
              <w:top w:val="single" w:sz="4" w:space="0" w:color="auto"/>
            </w:tcBorders>
            <w:vAlign w:val="center"/>
          </w:tcPr>
          <w:p w14:paraId="14FF4C3D" w14:textId="77777777" w:rsidR="00623721" w:rsidRPr="00902661" w:rsidRDefault="00623721" w:rsidP="00A95059">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w:t>
            </w:r>
          </w:p>
        </w:tc>
      </w:tr>
      <w:tr w:rsidR="00623721" w:rsidRPr="006627F2" w14:paraId="0550478A" w14:textId="77777777" w:rsidTr="00A95059">
        <w:trPr>
          <w:trHeight w:val="207"/>
          <w:jc w:val="center"/>
        </w:trPr>
        <w:tc>
          <w:tcPr>
            <w:tcW w:w="2693" w:type="pct"/>
            <w:vAlign w:val="center"/>
          </w:tcPr>
          <w:p w14:paraId="5B0E8B93" w14:textId="77777777" w:rsidR="00623721" w:rsidRPr="00902661" w:rsidRDefault="00623721" w:rsidP="00A95059">
            <w:pPr>
              <w:spacing w:before="0" w:after="0"/>
              <w:jc w:val="left"/>
              <w:rPr>
                <w:rFonts w:cs="Arial"/>
                <w:szCs w:val="22"/>
              </w:rPr>
            </w:pPr>
            <w:r w:rsidRPr="00902661">
              <w:rPr>
                <w:rFonts w:cs="Arial"/>
                <w:szCs w:val="22"/>
              </w:rPr>
              <w:t>Fresh-water density</w:t>
            </w:r>
          </w:p>
        </w:tc>
        <w:tc>
          <w:tcPr>
            <w:tcW w:w="1011" w:type="pct"/>
            <w:vAlign w:val="center"/>
          </w:tcPr>
          <w:p w14:paraId="580D7BAA" w14:textId="77777777" w:rsidR="00623721" w:rsidRPr="00902661" w:rsidRDefault="00623721" w:rsidP="00A95059">
            <w:pPr>
              <w:spacing w:before="0" w:after="0"/>
              <w:jc w:val="center"/>
              <w:rPr>
                <w:rFonts w:cs="Arial"/>
                <w:szCs w:val="22"/>
              </w:rPr>
            </w:pPr>
            <w:r w:rsidRPr="00902661">
              <w:rPr>
                <w:rFonts w:cs="Arial"/>
                <w:szCs w:val="22"/>
              </w:rPr>
              <w:t>1000</w:t>
            </w:r>
          </w:p>
        </w:tc>
        <w:tc>
          <w:tcPr>
            <w:tcW w:w="1296" w:type="pct"/>
            <w:vAlign w:val="center"/>
          </w:tcPr>
          <w:p w14:paraId="184E0CDD" w14:textId="77777777" w:rsidR="00623721" w:rsidRPr="00902661" w:rsidRDefault="00623721" w:rsidP="00A95059">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w:t>
            </w:r>
          </w:p>
        </w:tc>
      </w:tr>
      <w:tr w:rsidR="00623721" w:rsidRPr="006627F2" w14:paraId="033766B5" w14:textId="77777777" w:rsidTr="00A95059">
        <w:trPr>
          <w:trHeight w:val="207"/>
          <w:jc w:val="center"/>
        </w:trPr>
        <w:tc>
          <w:tcPr>
            <w:tcW w:w="2693" w:type="pct"/>
            <w:vAlign w:val="center"/>
          </w:tcPr>
          <w:p w14:paraId="73D53705" w14:textId="77777777" w:rsidR="00623721" w:rsidRPr="00902661" w:rsidRDefault="00623721" w:rsidP="00A95059">
            <w:pPr>
              <w:spacing w:before="0" w:after="0"/>
              <w:jc w:val="left"/>
              <w:rPr>
                <w:rFonts w:cs="Arial"/>
                <w:szCs w:val="22"/>
              </w:rPr>
            </w:pPr>
            <w:r>
              <w:rPr>
                <w:rFonts w:cs="Arial" w:hint="eastAsia"/>
                <w:szCs w:val="22"/>
                <w:lang w:eastAsia="zh-CN"/>
              </w:rPr>
              <w:t xml:space="preserve">Injection rate </w:t>
            </w:r>
            <w:r w:rsidRPr="00902661">
              <w:rPr>
                <w:rFonts w:cs="Arial"/>
                <w:szCs w:val="22"/>
              </w:rPr>
              <w:t>Q</w:t>
            </w:r>
          </w:p>
        </w:tc>
        <w:tc>
          <w:tcPr>
            <w:tcW w:w="1011" w:type="pct"/>
            <w:vAlign w:val="center"/>
          </w:tcPr>
          <w:p w14:paraId="55ACBC5E" w14:textId="77777777" w:rsidR="00623721" w:rsidRPr="00902661" w:rsidRDefault="00623721" w:rsidP="00A95059">
            <w:pPr>
              <w:spacing w:before="0" w:after="0"/>
              <w:jc w:val="center"/>
              <w:rPr>
                <w:rFonts w:cs="Arial"/>
                <w:szCs w:val="22"/>
              </w:rPr>
            </w:pPr>
            <w:r w:rsidRPr="00902661">
              <w:rPr>
                <w:rFonts w:cs="Arial"/>
                <w:szCs w:val="22"/>
              </w:rPr>
              <w:t>312.15</w:t>
            </w:r>
          </w:p>
        </w:tc>
        <w:tc>
          <w:tcPr>
            <w:tcW w:w="1296" w:type="pct"/>
            <w:vAlign w:val="center"/>
          </w:tcPr>
          <w:p w14:paraId="5EC33E3C" w14:textId="77777777" w:rsidR="00623721" w:rsidRPr="00902661" w:rsidRDefault="00623721" w:rsidP="00A95059">
            <w:pPr>
              <w:spacing w:before="0" w:after="0"/>
              <w:jc w:val="center"/>
              <w:rPr>
                <w:rFonts w:cs="Arial"/>
                <w:szCs w:val="22"/>
              </w:rPr>
            </w:pPr>
            <w:r w:rsidRPr="00902661">
              <w:rPr>
                <w:rFonts w:cs="Arial"/>
                <w:szCs w:val="22"/>
              </w:rPr>
              <w:t>[kg s</w:t>
            </w:r>
            <w:r w:rsidRPr="00902661">
              <w:rPr>
                <w:rFonts w:cs="Arial"/>
                <w:szCs w:val="22"/>
                <w:vertAlign w:val="superscript"/>
              </w:rPr>
              <w:t>-1</w:t>
            </w:r>
            <w:r w:rsidRPr="00902661">
              <w:rPr>
                <w:rFonts w:cs="Arial"/>
                <w:szCs w:val="22"/>
              </w:rPr>
              <w:t>]</w:t>
            </w:r>
          </w:p>
        </w:tc>
      </w:tr>
      <w:tr w:rsidR="00623721" w:rsidRPr="006627F2" w14:paraId="7A8F7996" w14:textId="77777777" w:rsidTr="00A95059">
        <w:trPr>
          <w:trHeight w:val="207"/>
          <w:jc w:val="center"/>
        </w:trPr>
        <w:tc>
          <w:tcPr>
            <w:tcW w:w="2693" w:type="pct"/>
            <w:vAlign w:val="center"/>
          </w:tcPr>
          <w:p w14:paraId="7F6BD83C" w14:textId="77777777" w:rsidR="00623721" w:rsidRPr="00902661" w:rsidRDefault="00623721" w:rsidP="00A95059">
            <w:pPr>
              <w:spacing w:before="0" w:after="0"/>
              <w:jc w:val="left"/>
              <w:rPr>
                <w:rFonts w:cs="Arial"/>
                <w:szCs w:val="22"/>
              </w:rPr>
            </w:pPr>
            <w:r w:rsidRPr="00902661">
              <w:rPr>
                <w:rFonts w:cs="Arial"/>
                <w:szCs w:val="22"/>
              </w:rPr>
              <w:t>Porosity</w:t>
            </w:r>
          </w:p>
        </w:tc>
        <w:tc>
          <w:tcPr>
            <w:tcW w:w="1011" w:type="pct"/>
            <w:vAlign w:val="center"/>
          </w:tcPr>
          <w:p w14:paraId="675375A0" w14:textId="77777777" w:rsidR="00623721" w:rsidRPr="00902661" w:rsidRDefault="00623721" w:rsidP="00A95059">
            <w:pPr>
              <w:spacing w:before="0" w:after="0"/>
              <w:jc w:val="center"/>
              <w:rPr>
                <w:rFonts w:cs="Arial"/>
                <w:szCs w:val="22"/>
              </w:rPr>
            </w:pPr>
            <w:r w:rsidRPr="00902661">
              <w:rPr>
                <w:rFonts w:cs="Arial"/>
                <w:szCs w:val="22"/>
              </w:rPr>
              <w:t>0.2</w:t>
            </w:r>
          </w:p>
        </w:tc>
        <w:tc>
          <w:tcPr>
            <w:tcW w:w="1296" w:type="pct"/>
            <w:vAlign w:val="center"/>
          </w:tcPr>
          <w:p w14:paraId="07D46766" w14:textId="77777777" w:rsidR="00623721" w:rsidRPr="00902661" w:rsidRDefault="00623721" w:rsidP="00A95059">
            <w:pPr>
              <w:spacing w:before="0" w:after="0"/>
              <w:jc w:val="center"/>
              <w:rPr>
                <w:rFonts w:cs="Arial"/>
                <w:szCs w:val="22"/>
              </w:rPr>
            </w:pPr>
            <w:r w:rsidRPr="00902661">
              <w:rPr>
                <w:rFonts w:cs="Arial"/>
                <w:szCs w:val="22"/>
              </w:rPr>
              <w:t>[-]</w:t>
            </w:r>
          </w:p>
        </w:tc>
      </w:tr>
      <w:tr w:rsidR="00623721" w:rsidRPr="006627F2" w14:paraId="02C3966C" w14:textId="77777777" w:rsidTr="00A95059">
        <w:trPr>
          <w:trHeight w:val="207"/>
          <w:jc w:val="center"/>
        </w:trPr>
        <w:tc>
          <w:tcPr>
            <w:tcW w:w="2693" w:type="pct"/>
            <w:vAlign w:val="center"/>
          </w:tcPr>
          <w:p w14:paraId="6D385EE8" w14:textId="77777777" w:rsidR="00623721" w:rsidRPr="00902661" w:rsidRDefault="00623721" w:rsidP="00A95059">
            <w:pPr>
              <w:spacing w:before="0" w:after="0"/>
              <w:jc w:val="left"/>
              <w:rPr>
                <w:rFonts w:cs="Arial"/>
                <w:szCs w:val="22"/>
              </w:rPr>
            </w:pPr>
            <w:r w:rsidRPr="00902661">
              <w:rPr>
                <w:rFonts w:cs="Arial"/>
                <w:szCs w:val="22"/>
              </w:rPr>
              <w:t>Permeability</w:t>
            </w:r>
          </w:p>
        </w:tc>
        <w:tc>
          <w:tcPr>
            <w:tcW w:w="1011" w:type="pct"/>
            <w:vAlign w:val="center"/>
          </w:tcPr>
          <w:p w14:paraId="269DEE62" w14:textId="77777777" w:rsidR="00623721" w:rsidRPr="00902661" w:rsidRDefault="00623721" w:rsidP="00A95059">
            <w:pPr>
              <w:spacing w:before="0" w:after="0"/>
              <w:jc w:val="center"/>
              <w:rPr>
                <w:rFonts w:cs="Arial"/>
                <w:szCs w:val="22"/>
              </w:rPr>
            </w:pPr>
            <w:r w:rsidRPr="00902661">
              <w:rPr>
                <w:rFonts w:cs="Arial"/>
                <w:szCs w:val="22"/>
              </w:rPr>
              <w:t>1.02</w:t>
            </w:r>
            <w:r w:rsidRPr="003F7D9B">
              <w:rPr>
                <w:rFonts w:cs="Arial"/>
                <w:szCs w:val="22"/>
              </w:rPr>
              <w:t>×</w:t>
            </w:r>
            <w:r w:rsidRPr="00902661">
              <w:rPr>
                <w:rFonts w:cs="Arial"/>
                <w:szCs w:val="22"/>
              </w:rPr>
              <w:t>10</w:t>
            </w:r>
            <w:r w:rsidRPr="00902661">
              <w:rPr>
                <w:rFonts w:cs="Arial"/>
                <w:szCs w:val="22"/>
                <w:vertAlign w:val="superscript"/>
              </w:rPr>
              <w:t>-11</w:t>
            </w:r>
          </w:p>
        </w:tc>
        <w:tc>
          <w:tcPr>
            <w:tcW w:w="1296" w:type="pct"/>
            <w:vAlign w:val="center"/>
          </w:tcPr>
          <w:p w14:paraId="13CEE212" w14:textId="77777777" w:rsidR="00623721" w:rsidRPr="00902661" w:rsidRDefault="00623721" w:rsidP="00A95059">
            <w:pPr>
              <w:spacing w:before="0" w:after="0"/>
              <w:jc w:val="center"/>
              <w:rPr>
                <w:rFonts w:cs="Arial"/>
                <w:szCs w:val="22"/>
              </w:rPr>
            </w:pPr>
            <w:r w:rsidRPr="00902661">
              <w:rPr>
                <w:rFonts w:cs="Arial"/>
                <w:szCs w:val="22"/>
              </w:rPr>
              <w:t>[m</w:t>
            </w:r>
            <w:r w:rsidRPr="00902661">
              <w:rPr>
                <w:rFonts w:cs="Arial"/>
                <w:szCs w:val="22"/>
                <w:vertAlign w:val="superscript"/>
              </w:rPr>
              <w:t>2</w:t>
            </w:r>
            <w:r w:rsidRPr="00902661">
              <w:rPr>
                <w:rFonts w:cs="Arial"/>
                <w:szCs w:val="22"/>
              </w:rPr>
              <w:t>]</w:t>
            </w:r>
          </w:p>
        </w:tc>
      </w:tr>
      <w:tr w:rsidR="00623721" w:rsidRPr="006627F2" w14:paraId="2E3F7197" w14:textId="77777777" w:rsidTr="00A95059">
        <w:trPr>
          <w:trHeight w:val="207"/>
          <w:jc w:val="center"/>
        </w:trPr>
        <w:tc>
          <w:tcPr>
            <w:tcW w:w="2693" w:type="pct"/>
            <w:vAlign w:val="center"/>
          </w:tcPr>
          <w:p w14:paraId="246E6475" w14:textId="77777777" w:rsidR="00623721" w:rsidRPr="00902661" w:rsidRDefault="00623721" w:rsidP="00A95059">
            <w:pPr>
              <w:spacing w:before="0" w:after="0"/>
              <w:jc w:val="left"/>
              <w:rPr>
                <w:rFonts w:cs="Arial"/>
                <w:szCs w:val="22"/>
              </w:rPr>
            </w:pPr>
            <w:r w:rsidRPr="00902661">
              <w:rPr>
                <w:rFonts w:cs="Arial"/>
                <w:szCs w:val="22"/>
              </w:rPr>
              <w:t xml:space="preserve">Water </w:t>
            </w:r>
            <w:r>
              <w:rPr>
                <w:rFonts w:cs="Arial"/>
                <w:szCs w:val="22"/>
              </w:rPr>
              <w:t xml:space="preserve">specific </w:t>
            </w:r>
            <w:r w:rsidRPr="00902661">
              <w:rPr>
                <w:rFonts w:cs="Arial"/>
                <w:szCs w:val="22"/>
              </w:rPr>
              <w:t>thermal capacity</w:t>
            </w:r>
          </w:p>
        </w:tc>
        <w:tc>
          <w:tcPr>
            <w:tcW w:w="1011" w:type="pct"/>
            <w:vAlign w:val="center"/>
          </w:tcPr>
          <w:p w14:paraId="3A10B153" w14:textId="77777777" w:rsidR="00623721" w:rsidRPr="00902661" w:rsidRDefault="00623721" w:rsidP="00A95059">
            <w:pPr>
              <w:spacing w:before="0" w:after="0"/>
              <w:jc w:val="center"/>
              <w:rPr>
                <w:rFonts w:cs="Arial"/>
                <w:szCs w:val="22"/>
              </w:rPr>
            </w:pPr>
            <w:r w:rsidRPr="00902661">
              <w:rPr>
                <w:rFonts w:cs="Arial"/>
                <w:szCs w:val="22"/>
              </w:rPr>
              <w:t>4182</w:t>
            </w:r>
          </w:p>
        </w:tc>
        <w:tc>
          <w:tcPr>
            <w:tcW w:w="1296" w:type="pct"/>
            <w:vAlign w:val="center"/>
          </w:tcPr>
          <w:p w14:paraId="2D6F9F4F" w14:textId="77777777" w:rsidR="00623721" w:rsidRPr="00902661" w:rsidRDefault="00623721" w:rsidP="00A95059">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6627F2" w14:paraId="638848C4" w14:textId="77777777" w:rsidTr="00A95059">
        <w:trPr>
          <w:trHeight w:val="207"/>
          <w:jc w:val="center"/>
        </w:trPr>
        <w:tc>
          <w:tcPr>
            <w:tcW w:w="2693" w:type="pct"/>
            <w:vAlign w:val="center"/>
          </w:tcPr>
          <w:p w14:paraId="52F58A2B" w14:textId="77777777" w:rsidR="00623721" w:rsidRPr="00902661" w:rsidRDefault="00623721" w:rsidP="00A95059">
            <w:pPr>
              <w:spacing w:before="0" w:after="0"/>
              <w:jc w:val="left"/>
              <w:rPr>
                <w:rFonts w:cs="Arial"/>
                <w:szCs w:val="22"/>
              </w:rPr>
            </w:pPr>
            <w:r w:rsidRPr="00902661">
              <w:rPr>
                <w:rFonts w:cs="Arial"/>
                <w:szCs w:val="22"/>
              </w:rPr>
              <w:t xml:space="preserve">Solid </w:t>
            </w:r>
            <w:r>
              <w:rPr>
                <w:rFonts w:cs="Arial"/>
                <w:szCs w:val="22"/>
              </w:rPr>
              <w:t xml:space="preserve">specific </w:t>
            </w:r>
            <w:r w:rsidRPr="00902661">
              <w:rPr>
                <w:rFonts w:cs="Arial"/>
                <w:szCs w:val="22"/>
              </w:rPr>
              <w:t>thermal capacity</w:t>
            </w:r>
          </w:p>
        </w:tc>
        <w:tc>
          <w:tcPr>
            <w:tcW w:w="1011" w:type="pct"/>
            <w:vAlign w:val="center"/>
          </w:tcPr>
          <w:p w14:paraId="30C26512" w14:textId="77777777" w:rsidR="00623721" w:rsidRPr="00902661" w:rsidRDefault="00623721" w:rsidP="00A95059">
            <w:pPr>
              <w:spacing w:before="0" w:after="0"/>
              <w:jc w:val="center"/>
              <w:rPr>
                <w:rFonts w:cs="Arial"/>
                <w:szCs w:val="22"/>
              </w:rPr>
            </w:pPr>
            <w:r w:rsidRPr="00902661">
              <w:rPr>
                <w:rFonts w:cs="Arial"/>
                <w:szCs w:val="22"/>
              </w:rPr>
              <w:t>840</w:t>
            </w:r>
          </w:p>
        </w:tc>
        <w:tc>
          <w:tcPr>
            <w:tcW w:w="1296" w:type="pct"/>
            <w:vAlign w:val="center"/>
          </w:tcPr>
          <w:p w14:paraId="2CAC2806" w14:textId="77777777" w:rsidR="00623721" w:rsidRPr="00902661" w:rsidRDefault="00623721" w:rsidP="00A95059">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6627F2" w14:paraId="74FC6756" w14:textId="77777777" w:rsidTr="00A95059">
        <w:trPr>
          <w:trHeight w:val="207"/>
          <w:jc w:val="center"/>
        </w:trPr>
        <w:tc>
          <w:tcPr>
            <w:tcW w:w="2693" w:type="pct"/>
            <w:vAlign w:val="center"/>
          </w:tcPr>
          <w:p w14:paraId="7E5C7831" w14:textId="77777777" w:rsidR="00623721" w:rsidRPr="00902661" w:rsidRDefault="00623721" w:rsidP="00A95059">
            <w:pPr>
              <w:spacing w:before="0" w:after="0"/>
              <w:jc w:val="left"/>
              <w:rPr>
                <w:rFonts w:cs="Arial"/>
                <w:szCs w:val="22"/>
              </w:rPr>
            </w:pPr>
            <w:r w:rsidRPr="00902661">
              <w:rPr>
                <w:rFonts w:cs="Arial"/>
                <w:szCs w:val="22"/>
              </w:rPr>
              <w:t>Water thermal conductivity</w:t>
            </w:r>
          </w:p>
        </w:tc>
        <w:tc>
          <w:tcPr>
            <w:tcW w:w="1011" w:type="pct"/>
            <w:vAlign w:val="center"/>
          </w:tcPr>
          <w:p w14:paraId="3C7BECB5" w14:textId="77777777" w:rsidR="00623721" w:rsidRPr="00902661" w:rsidRDefault="00623721" w:rsidP="00A95059">
            <w:pPr>
              <w:spacing w:before="0" w:after="0"/>
              <w:jc w:val="center"/>
              <w:rPr>
                <w:rFonts w:cs="Arial"/>
                <w:szCs w:val="22"/>
              </w:rPr>
            </w:pPr>
            <w:r w:rsidRPr="00902661">
              <w:rPr>
                <w:rFonts w:cs="Arial"/>
                <w:szCs w:val="22"/>
              </w:rPr>
              <w:t>0.6</w:t>
            </w:r>
          </w:p>
        </w:tc>
        <w:tc>
          <w:tcPr>
            <w:tcW w:w="1296" w:type="pct"/>
            <w:vAlign w:val="center"/>
          </w:tcPr>
          <w:p w14:paraId="7934ADCC" w14:textId="77777777" w:rsidR="00623721" w:rsidRPr="00902661" w:rsidRDefault="00623721" w:rsidP="00A95059">
            <w:pPr>
              <w:spacing w:before="0" w:after="0"/>
              <w:jc w:val="center"/>
              <w:rPr>
                <w:rFonts w:cs="Arial"/>
                <w:szCs w:val="22"/>
              </w:rPr>
            </w:pPr>
            <w:r w:rsidRPr="00902661">
              <w:rPr>
                <w:rFonts w:cs="Arial"/>
                <w:szCs w:val="22"/>
              </w:rPr>
              <w:t>[J s</w:t>
            </w:r>
            <w:r w:rsidRPr="00902661">
              <w:rPr>
                <w:rFonts w:cs="Arial"/>
                <w:szCs w:val="22"/>
                <w:vertAlign w:val="superscript"/>
              </w:rPr>
              <w:t>-1</w:t>
            </w:r>
            <w:r w:rsidRPr="00902661">
              <w:rPr>
                <w:rFonts w:cs="Arial"/>
                <w:szCs w:val="22"/>
              </w:rPr>
              <w:t xml:space="preserve"> m</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6627F2" w14:paraId="59278EC0" w14:textId="77777777" w:rsidTr="00A95059">
        <w:trPr>
          <w:trHeight w:val="207"/>
          <w:jc w:val="center"/>
        </w:trPr>
        <w:tc>
          <w:tcPr>
            <w:tcW w:w="2693" w:type="pct"/>
            <w:vAlign w:val="center"/>
          </w:tcPr>
          <w:p w14:paraId="121554BE" w14:textId="77777777" w:rsidR="00623721" w:rsidRPr="00902661" w:rsidRDefault="00623721" w:rsidP="00A95059">
            <w:pPr>
              <w:spacing w:before="0" w:after="0"/>
              <w:jc w:val="left"/>
              <w:rPr>
                <w:rFonts w:cs="Arial"/>
                <w:szCs w:val="22"/>
              </w:rPr>
            </w:pPr>
            <w:r w:rsidRPr="00902661">
              <w:rPr>
                <w:rFonts w:cs="Arial"/>
                <w:szCs w:val="22"/>
              </w:rPr>
              <w:t>Solid thermal conductivity</w:t>
            </w:r>
          </w:p>
        </w:tc>
        <w:tc>
          <w:tcPr>
            <w:tcW w:w="1011" w:type="pct"/>
            <w:vAlign w:val="center"/>
          </w:tcPr>
          <w:p w14:paraId="5760B24C" w14:textId="77777777" w:rsidR="00623721" w:rsidRPr="00902661" w:rsidRDefault="00623721" w:rsidP="00A95059">
            <w:pPr>
              <w:spacing w:before="0" w:after="0"/>
              <w:jc w:val="center"/>
              <w:rPr>
                <w:rFonts w:cs="Arial"/>
                <w:szCs w:val="22"/>
              </w:rPr>
            </w:pPr>
            <w:r w:rsidRPr="00902661">
              <w:rPr>
                <w:rFonts w:cs="Arial"/>
                <w:szCs w:val="22"/>
              </w:rPr>
              <w:t>3.5</w:t>
            </w:r>
          </w:p>
        </w:tc>
        <w:tc>
          <w:tcPr>
            <w:tcW w:w="1296" w:type="pct"/>
            <w:vAlign w:val="center"/>
          </w:tcPr>
          <w:p w14:paraId="33A4ED12" w14:textId="77777777" w:rsidR="00623721" w:rsidRPr="00902661" w:rsidRDefault="00623721" w:rsidP="00A95059">
            <w:pPr>
              <w:spacing w:before="0" w:after="0"/>
              <w:jc w:val="center"/>
              <w:rPr>
                <w:rFonts w:cs="Arial"/>
                <w:szCs w:val="22"/>
              </w:rPr>
            </w:pPr>
            <w:r w:rsidRPr="00902661">
              <w:rPr>
                <w:rFonts w:cs="Arial"/>
                <w:szCs w:val="22"/>
              </w:rPr>
              <w:t>[J s</w:t>
            </w:r>
            <w:r w:rsidRPr="00902661">
              <w:rPr>
                <w:rFonts w:cs="Arial"/>
                <w:szCs w:val="22"/>
                <w:vertAlign w:val="superscript"/>
              </w:rPr>
              <w:t>-1</w:t>
            </w:r>
            <w:r w:rsidRPr="00902661">
              <w:rPr>
                <w:rFonts w:cs="Arial"/>
                <w:szCs w:val="22"/>
              </w:rPr>
              <w:t xml:space="preserve"> m</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D910F5" w14:paraId="001E4875" w14:textId="77777777" w:rsidTr="00A95059">
        <w:trPr>
          <w:trHeight w:val="207"/>
          <w:jc w:val="center"/>
        </w:trPr>
        <w:tc>
          <w:tcPr>
            <w:tcW w:w="2693" w:type="pct"/>
            <w:vAlign w:val="center"/>
          </w:tcPr>
          <w:p w14:paraId="5D9C32F7" w14:textId="77777777" w:rsidR="00623721" w:rsidRPr="00902661" w:rsidRDefault="00623721" w:rsidP="00A95059">
            <w:pPr>
              <w:spacing w:before="0" w:after="0"/>
              <w:jc w:val="left"/>
              <w:rPr>
                <w:rFonts w:cs="Arial"/>
                <w:szCs w:val="22"/>
              </w:rPr>
            </w:pPr>
            <w:r w:rsidRPr="00902661">
              <w:rPr>
                <w:rFonts w:cs="Arial"/>
                <w:szCs w:val="22"/>
              </w:rPr>
              <w:t>Heat capacity of water</w:t>
            </w:r>
          </w:p>
        </w:tc>
        <w:tc>
          <w:tcPr>
            <w:tcW w:w="1011" w:type="pct"/>
            <w:vAlign w:val="center"/>
          </w:tcPr>
          <w:p w14:paraId="4C5C180E" w14:textId="77777777" w:rsidR="00623721" w:rsidRPr="00902661" w:rsidRDefault="00623721" w:rsidP="00A95059">
            <w:pPr>
              <w:spacing w:before="0" w:after="0"/>
              <w:jc w:val="center"/>
              <w:rPr>
                <w:rFonts w:cs="Arial"/>
                <w:szCs w:val="22"/>
              </w:rPr>
            </w:pPr>
            <w:r w:rsidRPr="00902661">
              <w:rPr>
                <w:rFonts w:cs="Arial"/>
                <w:szCs w:val="22"/>
              </w:rPr>
              <w:t>4182</w:t>
            </w:r>
          </w:p>
        </w:tc>
        <w:tc>
          <w:tcPr>
            <w:tcW w:w="1296" w:type="pct"/>
            <w:vAlign w:val="center"/>
          </w:tcPr>
          <w:p w14:paraId="0413A143" w14:textId="77777777" w:rsidR="00623721" w:rsidRPr="00902661" w:rsidRDefault="00623721" w:rsidP="00A95059">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D910F5" w14:paraId="75CD6EA7" w14:textId="77777777" w:rsidTr="00A95059">
        <w:trPr>
          <w:trHeight w:val="207"/>
          <w:jc w:val="center"/>
        </w:trPr>
        <w:tc>
          <w:tcPr>
            <w:tcW w:w="2693" w:type="pct"/>
            <w:vAlign w:val="center"/>
          </w:tcPr>
          <w:p w14:paraId="24CE5E10" w14:textId="77777777" w:rsidR="00623721" w:rsidRPr="006634FF" w:rsidRDefault="00623721" w:rsidP="00A95059">
            <w:pPr>
              <w:spacing w:before="0" w:after="0"/>
              <w:jc w:val="left"/>
              <w:rPr>
                <w:rFonts w:cs="Arial"/>
                <w:szCs w:val="22"/>
              </w:rPr>
            </w:pPr>
            <w:r w:rsidRPr="00902661">
              <w:rPr>
                <w:rFonts w:cs="Arial"/>
                <w:szCs w:val="22"/>
              </w:rPr>
              <w:t>T</w:t>
            </w:r>
            <w:r w:rsidRPr="00902661">
              <w:rPr>
                <w:rFonts w:cs="Arial"/>
                <w:szCs w:val="22"/>
                <w:vertAlign w:val="subscript"/>
              </w:rPr>
              <w:t>0</w:t>
            </w:r>
            <w:r>
              <w:rPr>
                <w:rFonts w:cs="Arial"/>
                <w:szCs w:val="22"/>
              </w:rPr>
              <w:t xml:space="preserve"> (initial condition in aquifer)</w:t>
            </w:r>
          </w:p>
        </w:tc>
        <w:tc>
          <w:tcPr>
            <w:tcW w:w="1011" w:type="pct"/>
            <w:vAlign w:val="center"/>
          </w:tcPr>
          <w:p w14:paraId="1BFB5013" w14:textId="77777777" w:rsidR="00623721" w:rsidRPr="00902661" w:rsidRDefault="00623721" w:rsidP="00A95059">
            <w:pPr>
              <w:spacing w:before="0" w:after="0"/>
              <w:jc w:val="center"/>
              <w:rPr>
                <w:rFonts w:cs="Arial"/>
                <w:szCs w:val="22"/>
              </w:rPr>
            </w:pPr>
            <w:r w:rsidRPr="00902661">
              <w:rPr>
                <w:rFonts w:cs="Arial"/>
                <w:szCs w:val="22"/>
              </w:rPr>
              <w:t>0</w:t>
            </w:r>
          </w:p>
        </w:tc>
        <w:tc>
          <w:tcPr>
            <w:tcW w:w="1296" w:type="pct"/>
            <w:vAlign w:val="center"/>
          </w:tcPr>
          <w:p w14:paraId="133BBCFA" w14:textId="77777777" w:rsidR="00623721" w:rsidRPr="00902661" w:rsidRDefault="00623721" w:rsidP="00A95059">
            <w:pPr>
              <w:spacing w:before="0" w:after="0"/>
              <w:jc w:val="center"/>
              <w:rPr>
                <w:rFonts w:cs="Arial"/>
                <w:szCs w:val="22"/>
              </w:rPr>
            </w:pPr>
            <w:r w:rsidRPr="00902661">
              <w:rPr>
                <w:rFonts w:cs="Arial"/>
                <w:szCs w:val="22"/>
              </w:rPr>
              <w:t>[</w:t>
            </w:r>
            <w:r w:rsidRPr="00902661">
              <w:rPr>
                <w:rFonts w:cs="Arial"/>
                <w:szCs w:val="22"/>
                <w:vertAlign w:val="superscript"/>
              </w:rPr>
              <w:t>o</w:t>
            </w:r>
            <w:r w:rsidRPr="00902661">
              <w:rPr>
                <w:rFonts w:cs="Arial"/>
                <w:szCs w:val="22"/>
              </w:rPr>
              <w:t>C]</w:t>
            </w:r>
          </w:p>
        </w:tc>
      </w:tr>
      <w:tr w:rsidR="00623721" w:rsidRPr="00D910F5" w14:paraId="6314A71B" w14:textId="77777777" w:rsidTr="00A95059">
        <w:trPr>
          <w:trHeight w:val="207"/>
          <w:jc w:val="center"/>
        </w:trPr>
        <w:tc>
          <w:tcPr>
            <w:tcW w:w="2693" w:type="pct"/>
            <w:vAlign w:val="center"/>
          </w:tcPr>
          <w:p w14:paraId="651AE078" w14:textId="77777777" w:rsidR="00623721" w:rsidRPr="006634FF" w:rsidRDefault="00623721" w:rsidP="00A95059">
            <w:pPr>
              <w:spacing w:before="0" w:after="0"/>
              <w:jc w:val="left"/>
              <w:rPr>
                <w:rFonts w:cs="Arial"/>
                <w:szCs w:val="22"/>
              </w:rPr>
            </w:pPr>
            <w:r w:rsidRPr="00902661">
              <w:rPr>
                <w:rFonts w:cs="Arial"/>
                <w:szCs w:val="22"/>
              </w:rPr>
              <w:t>T</w:t>
            </w:r>
            <w:r>
              <w:rPr>
                <w:rFonts w:cs="Arial"/>
                <w:szCs w:val="22"/>
              </w:rPr>
              <w:t>* (injected water)</w:t>
            </w:r>
          </w:p>
        </w:tc>
        <w:tc>
          <w:tcPr>
            <w:tcW w:w="1011" w:type="pct"/>
            <w:vAlign w:val="center"/>
          </w:tcPr>
          <w:p w14:paraId="532259B2" w14:textId="77777777" w:rsidR="00623721" w:rsidRPr="00902661" w:rsidRDefault="00623721" w:rsidP="00A95059">
            <w:pPr>
              <w:spacing w:before="0" w:after="0"/>
              <w:jc w:val="center"/>
              <w:rPr>
                <w:rFonts w:cs="Arial"/>
                <w:szCs w:val="22"/>
              </w:rPr>
            </w:pPr>
            <w:r w:rsidRPr="00902661">
              <w:rPr>
                <w:rFonts w:cs="Arial"/>
                <w:szCs w:val="22"/>
              </w:rPr>
              <w:t>1</w:t>
            </w:r>
          </w:p>
        </w:tc>
        <w:tc>
          <w:tcPr>
            <w:tcW w:w="1296" w:type="pct"/>
            <w:vAlign w:val="center"/>
          </w:tcPr>
          <w:p w14:paraId="67D7F666" w14:textId="77777777" w:rsidR="00623721" w:rsidRPr="00902661" w:rsidRDefault="00623721" w:rsidP="00A95059">
            <w:pPr>
              <w:spacing w:before="0" w:after="0"/>
              <w:jc w:val="center"/>
              <w:rPr>
                <w:rFonts w:cs="Arial"/>
                <w:szCs w:val="22"/>
              </w:rPr>
            </w:pPr>
            <w:r w:rsidRPr="00902661">
              <w:rPr>
                <w:rFonts w:cs="Arial"/>
                <w:szCs w:val="22"/>
              </w:rPr>
              <w:t>[</w:t>
            </w:r>
            <w:r w:rsidRPr="00902661">
              <w:rPr>
                <w:rFonts w:cs="Arial"/>
                <w:szCs w:val="22"/>
                <w:vertAlign w:val="superscript"/>
              </w:rPr>
              <w:t>o</w:t>
            </w:r>
            <w:r w:rsidRPr="00902661">
              <w:rPr>
                <w:rFonts w:cs="Arial"/>
                <w:szCs w:val="22"/>
              </w:rPr>
              <w:t>C]</w:t>
            </w:r>
          </w:p>
        </w:tc>
      </w:tr>
      <w:tr w:rsidR="00623721" w:rsidRPr="00D910F5" w14:paraId="7F7ABAD7" w14:textId="77777777" w:rsidTr="00A95059">
        <w:trPr>
          <w:trHeight w:val="207"/>
          <w:jc w:val="center"/>
        </w:trPr>
        <w:tc>
          <w:tcPr>
            <w:tcW w:w="2693" w:type="pct"/>
            <w:vAlign w:val="center"/>
          </w:tcPr>
          <w:p w14:paraId="2A5BA0E9" w14:textId="77777777" w:rsidR="00623721" w:rsidRPr="00902661" w:rsidRDefault="00623721" w:rsidP="00A95059">
            <w:pPr>
              <w:pStyle w:val="Caption"/>
              <w:spacing w:before="0" w:after="0"/>
              <w:jc w:val="left"/>
              <w:rPr>
                <w:rFonts w:cs="Arial"/>
                <w:szCs w:val="22"/>
              </w:rPr>
            </w:pPr>
            <w:r w:rsidRPr="00B20917">
              <w:rPr>
                <w:rFonts w:cs="Arial"/>
                <w:position w:val="-24"/>
                <w:szCs w:val="22"/>
              </w:rPr>
              <w:object w:dxaOrig="680" w:dyaOrig="620" w14:anchorId="60352EFF">
                <v:shape id="_x0000_i1026" type="#_x0000_t75" style="width:34.5pt;height:29.25pt" o:ole="">
                  <v:imagedata r:id="rId26" o:title=""/>
                </v:shape>
                <o:OLEObject Type="Embed" ProgID="Equation.3" ShapeID="_x0000_i1026" DrawAspect="Content" ObjectID="_1594116764" r:id="rId27"/>
              </w:object>
            </w:r>
          </w:p>
        </w:tc>
        <w:tc>
          <w:tcPr>
            <w:tcW w:w="1011" w:type="pct"/>
            <w:vAlign w:val="center"/>
          </w:tcPr>
          <w:p w14:paraId="1838C5EA" w14:textId="77777777" w:rsidR="00623721" w:rsidRPr="00902661" w:rsidRDefault="00623721" w:rsidP="00A95059">
            <w:pPr>
              <w:spacing w:before="0" w:after="0"/>
              <w:jc w:val="center"/>
              <w:rPr>
                <w:rFonts w:cs="Arial"/>
                <w:szCs w:val="22"/>
              </w:rPr>
            </w:pPr>
            <w:r w:rsidRPr="00902661">
              <w:rPr>
                <w:rFonts w:cs="Arial"/>
                <w:szCs w:val="22"/>
              </w:rPr>
              <w:t>0</w:t>
            </w:r>
          </w:p>
        </w:tc>
        <w:tc>
          <w:tcPr>
            <w:tcW w:w="1296" w:type="pct"/>
            <w:vAlign w:val="center"/>
          </w:tcPr>
          <w:p w14:paraId="550D6F7C" w14:textId="77777777" w:rsidR="00623721" w:rsidRPr="00902661" w:rsidRDefault="00623721" w:rsidP="00A95059">
            <w:pPr>
              <w:spacing w:before="0" w:after="0"/>
              <w:jc w:val="center"/>
              <w:rPr>
                <w:rFonts w:cs="Arial"/>
                <w:szCs w:val="22"/>
              </w:rPr>
            </w:pPr>
            <w:r w:rsidRPr="00902661">
              <w:rPr>
                <w:rFonts w:cs="Arial"/>
                <w:szCs w:val="22"/>
              </w:rPr>
              <w:t>[-]</w:t>
            </w:r>
          </w:p>
        </w:tc>
      </w:tr>
      <w:tr w:rsidR="00623721" w:rsidRPr="00D910F5" w14:paraId="1E5FD957" w14:textId="77777777" w:rsidTr="00A95059">
        <w:trPr>
          <w:trHeight w:val="207"/>
          <w:jc w:val="center"/>
        </w:trPr>
        <w:tc>
          <w:tcPr>
            <w:tcW w:w="2693" w:type="pct"/>
            <w:vAlign w:val="center"/>
          </w:tcPr>
          <w:p w14:paraId="225EBF4C" w14:textId="77777777" w:rsidR="00623721" w:rsidRPr="00902661" w:rsidRDefault="00623721" w:rsidP="00A95059">
            <w:pPr>
              <w:spacing w:before="0" w:after="0"/>
              <w:jc w:val="left"/>
              <w:rPr>
                <w:rFonts w:cs="Arial"/>
                <w:szCs w:val="22"/>
              </w:rPr>
            </w:pPr>
            <w:r w:rsidRPr="00B20917">
              <w:rPr>
                <w:rFonts w:cs="Arial"/>
                <w:position w:val="-24"/>
                <w:szCs w:val="22"/>
              </w:rPr>
              <w:object w:dxaOrig="400" w:dyaOrig="620" w14:anchorId="7358D7C8">
                <v:shape id="_x0000_i1027" type="#_x0000_t75" style="width:21pt;height:29.25pt" o:ole="">
                  <v:imagedata r:id="rId28" o:title=""/>
                </v:shape>
                <o:OLEObject Type="Embed" ProgID="Equation.3" ShapeID="_x0000_i1027" DrawAspect="Content" ObjectID="_1594116765" r:id="rId29"/>
              </w:object>
            </w:r>
          </w:p>
        </w:tc>
        <w:tc>
          <w:tcPr>
            <w:tcW w:w="1011" w:type="pct"/>
            <w:vAlign w:val="center"/>
          </w:tcPr>
          <w:p w14:paraId="27DD7D62" w14:textId="77777777" w:rsidR="00623721" w:rsidRPr="00902661" w:rsidRDefault="00623721" w:rsidP="00A95059">
            <w:pPr>
              <w:spacing w:before="0" w:after="0"/>
              <w:jc w:val="center"/>
              <w:rPr>
                <w:rFonts w:cs="Arial"/>
                <w:szCs w:val="22"/>
              </w:rPr>
            </w:pPr>
            <w:r w:rsidRPr="00902661">
              <w:rPr>
                <w:rFonts w:cs="Arial"/>
                <w:szCs w:val="22"/>
              </w:rPr>
              <w:t>0</w:t>
            </w:r>
          </w:p>
        </w:tc>
        <w:tc>
          <w:tcPr>
            <w:tcW w:w="1296" w:type="pct"/>
            <w:vAlign w:val="center"/>
          </w:tcPr>
          <w:p w14:paraId="771FE9F8" w14:textId="77777777" w:rsidR="00623721" w:rsidRPr="00902661" w:rsidRDefault="00623721" w:rsidP="00A95059">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623721" w:rsidRPr="00D910F5" w14:paraId="23F12B65" w14:textId="77777777" w:rsidTr="00A95059">
        <w:trPr>
          <w:trHeight w:val="207"/>
          <w:jc w:val="center"/>
        </w:trPr>
        <w:tc>
          <w:tcPr>
            <w:tcW w:w="2693" w:type="pct"/>
            <w:vAlign w:val="center"/>
          </w:tcPr>
          <w:p w14:paraId="5E219706" w14:textId="77777777" w:rsidR="00623721" w:rsidRPr="00902661" w:rsidRDefault="00623721" w:rsidP="00A95059">
            <w:pPr>
              <w:spacing w:before="0" w:after="0"/>
              <w:jc w:val="left"/>
              <w:rPr>
                <w:rFonts w:cs="Arial"/>
                <w:szCs w:val="22"/>
              </w:rPr>
            </w:pPr>
            <w:r w:rsidRPr="00902661">
              <w:rPr>
                <w:rFonts w:cs="Arial"/>
                <w:position w:val="-10"/>
                <w:szCs w:val="22"/>
              </w:rPr>
              <w:object w:dxaOrig="320" w:dyaOrig="340" w14:anchorId="325B0A1E">
                <v:shape id="_x0000_i1028" type="#_x0000_t75" style="width:15.75pt;height:18.75pt" o:ole="">
                  <v:imagedata r:id="rId30" o:title=""/>
                </v:shape>
                <o:OLEObject Type="Embed" ProgID="Equation.3" ShapeID="_x0000_i1028" DrawAspect="Content" ObjectID="_1594116766" r:id="rId31"/>
              </w:object>
            </w:r>
          </w:p>
        </w:tc>
        <w:tc>
          <w:tcPr>
            <w:tcW w:w="1011" w:type="pct"/>
            <w:vAlign w:val="center"/>
          </w:tcPr>
          <w:p w14:paraId="49ABB8C4" w14:textId="77777777" w:rsidR="00623721" w:rsidRPr="00902661" w:rsidRDefault="00623721" w:rsidP="00A95059">
            <w:pPr>
              <w:spacing w:before="0" w:after="0"/>
              <w:jc w:val="center"/>
              <w:rPr>
                <w:rFonts w:cs="Arial"/>
                <w:szCs w:val="22"/>
              </w:rPr>
            </w:pPr>
            <w:r w:rsidRPr="00902661">
              <w:rPr>
                <w:rFonts w:cs="Arial"/>
                <w:szCs w:val="22"/>
              </w:rPr>
              <w:t>4</w:t>
            </w:r>
          </w:p>
        </w:tc>
        <w:tc>
          <w:tcPr>
            <w:tcW w:w="1296" w:type="pct"/>
            <w:vAlign w:val="center"/>
          </w:tcPr>
          <w:p w14:paraId="5BDC0D25" w14:textId="77777777" w:rsidR="00623721" w:rsidRPr="00902661" w:rsidRDefault="00623721" w:rsidP="00A95059">
            <w:pPr>
              <w:spacing w:before="0" w:after="0"/>
              <w:jc w:val="center"/>
              <w:rPr>
                <w:rFonts w:cs="Arial"/>
                <w:szCs w:val="22"/>
              </w:rPr>
            </w:pPr>
            <w:r w:rsidRPr="00902661">
              <w:rPr>
                <w:rFonts w:cs="Arial"/>
                <w:szCs w:val="22"/>
              </w:rPr>
              <w:t>[m]</w:t>
            </w:r>
          </w:p>
        </w:tc>
      </w:tr>
      <w:tr w:rsidR="00623721" w:rsidRPr="00D910F5" w14:paraId="30503921" w14:textId="77777777" w:rsidTr="00A95059">
        <w:trPr>
          <w:trHeight w:val="207"/>
          <w:jc w:val="center"/>
        </w:trPr>
        <w:tc>
          <w:tcPr>
            <w:tcW w:w="2693" w:type="pct"/>
            <w:tcBorders>
              <w:bottom w:val="single" w:sz="4" w:space="0" w:color="auto"/>
            </w:tcBorders>
            <w:vAlign w:val="center"/>
          </w:tcPr>
          <w:p w14:paraId="761A8B31" w14:textId="77777777" w:rsidR="00623721" w:rsidRPr="00902661" w:rsidRDefault="00623721" w:rsidP="00A95059">
            <w:pPr>
              <w:spacing w:before="0" w:after="0"/>
              <w:jc w:val="left"/>
              <w:rPr>
                <w:rFonts w:cs="Arial"/>
                <w:szCs w:val="22"/>
              </w:rPr>
            </w:pPr>
            <w:r w:rsidRPr="00902661">
              <w:rPr>
                <w:rFonts w:cs="Arial"/>
                <w:position w:val="-10"/>
                <w:szCs w:val="22"/>
              </w:rPr>
              <w:object w:dxaOrig="320" w:dyaOrig="340" w14:anchorId="69A0017B">
                <v:shape id="_x0000_i1029" type="#_x0000_t75" style="width:15.75pt;height:18.75pt" o:ole="">
                  <v:imagedata r:id="rId32" o:title=""/>
                </v:shape>
                <o:OLEObject Type="Embed" ProgID="Equation.3" ShapeID="_x0000_i1029" DrawAspect="Content" ObjectID="_1594116767" r:id="rId33"/>
              </w:object>
            </w:r>
          </w:p>
        </w:tc>
        <w:tc>
          <w:tcPr>
            <w:tcW w:w="1011" w:type="pct"/>
            <w:tcBorders>
              <w:bottom w:val="single" w:sz="4" w:space="0" w:color="auto"/>
            </w:tcBorders>
            <w:vAlign w:val="center"/>
          </w:tcPr>
          <w:p w14:paraId="735ADE45" w14:textId="77777777" w:rsidR="00623721" w:rsidRPr="00902661" w:rsidRDefault="00623721" w:rsidP="00A95059">
            <w:pPr>
              <w:spacing w:before="0" w:after="0"/>
              <w:jc w:val="center"/>
              <w:rPr>
                <w:rFonts w:cs="Arial"/>
                <w:szCs w:val="22"/>
              </w:rPr>
            </w:pPr>
            <w:r w:rsidRPr="00902661">
              <w:rPr>
                <w:rFonts w:cs="Arial"/>
                <w:szCs w:val="22"/>
              </w:rPr>
              <w:t>1</w:t>
            </w:r>
          </w:p>
        </w:tc>
        <w:tc>
          <w:tcPr>
            <w:tcW w:w="1296" w:type="pct"/>
            <w:tcBorders>
              <w:bottom w:val="single" w:sz="4" w:space="0" w:color="auto"/>
            </w:tcBorders>
            <w:vAlign w:val="center"/>
          </w:tcPr>
          <w:p w14:paraId="000DE67F" w14:textId="77777777" w:rsidR="00623721" w:rsidRPr="00902661" w:rsidRDefault="00623721" w:rsidP="00A95059">
            <w:pPr>
              <w:spacing w:before="0" w:after="0"/>
              <w:jc w:val="center"/>
              <w:rPr>
                <w:rFonts w:cs="Arial"/>
                <w:szCs w:val="22"/>
              </w:rPr>
            </w:pPr>
            <w:r w:rsidRPr="00902661">
              <w:rPr>
                <w:rFonts w:cs="Arial"/>
                <w:szCs w:val="22"/>
              </w:rPr>
              <w:t>[m]</w:t>
            </w:r>
          </w:p>
        </w:tc>
      </w:tr>
    </w:tbl>
    <w:p w14:paraId="10AC7A2A" w14:textId="77777777" w:rsidR="00623721" w:rsidRPr="00D910F5" w:rsidRDefault="00623721" w:rsidP="00623721">
      <w:pPr>
        <w:rPr>
          <w:rFonts w:cs="Arial"/>
          <w:szCs w:val="22"/>
        </w:rPr>
      </w:pPr>
    </w:p>
    <w:p w14:paraId="43D74FD6" w14:textId="77777777" w:rsidR="00623721" w:rsidRPr="00181341" w:rsidRDefault="00623721" w:rsidP="00623721">
      <w:pPr>
        <w:pStyle w:val="StyleHeading4Bold"/>
        <w:numPr>
          <w:ilvl w:val="3"/>
          <w:numId w:val="1"/>
        </w:numPr>
      </w:pPr>
      <w:bookmarkStart w:id="213" w:name="_Toc520374439"/>
      <w:r>
        <w:t>Results</w:t>
      </w:r>
      <w:bookmarkEnd w:id="213"/>
    </w:p>
    <w:p w14:paraId="361E8F86" w14:textId="77777777" w:rsidR="00FB141A" w:rsidRPr="00B43004" w:rsidRDefault="0076771D" w:rsidP="004A1FF0">
      <w:pPr>
        <w:rPr>
          <w:rFonts w:cs="Arial"/>
          <w:szCs w:val="22"/>
          <w:lang w:eastAsia="en-CA"/>
        </w:rPr>
      </w:pPr>
      <w:r>
        <w:rPr>
          <w:rFonts w:cs="Arial"/>
          <w:szCs w:val="22"/>
          <w:lang w:eastAsia="en-CA"/>
        </w:rPr>
        <w:t>MIN3P-THCm</w:t>
      </w:r>
      <w:r w:rsidR="00FB141A">
        <w:rPr>
          <w:rFonts w:cs="Arial"/>
          <w:szCs w:val="22"/>
          <w:lang w:eastAsia="en-CA"/>
        </w:rPr>
        <w:t xml:space="preserve"> r</w:t>
      </w:r>
      <w:r w:rsidR="00FB141A" w:rsidRPr="00251A26">
        <w:rPr>
          <w:rFonts w:cs="Arial"/>
          <w:szCs w:val="22"/>
          <w:lang w:eastAsia="en-CA"/>
        </w:rPr>
        <w:t>esults are compared with an approximate analytical solution from Gelhar and Collins (1971)</w:t>
      </w:r>
      <w:r w:rsidR="00FB141A">
        <w:rPr>
          <w:rFonts w:cs="Arial"/>
          <w:szCs w:val="22"/>
          <w:lang w:eastAsia="en-CA"/>
        </w:rPr>
        <w:t>, as</w:t>
      </w:r>
      <w:r w:rsidR="00FB141A" w:rsidRPr="00251A26">
        <w:rPr>
          <w:rFonts w:cs="Arial"/>
          <w:szCs w:val="22"/>
          <w:lang w:eastAsia="en-CA"/>
        </w:rPr>
        <w:t xml:space="preserve"> </w:t>
      </w:r>
      <w:r w:rsidR="00FB141A" w:rsidRPr="00B43004">
        <w:rPr>
          <w:rFonts w:cs="Arial"/>
          <w:szCs w:val="22"/>
          <w:lang w:eastAsia="en-CA"/>
        </w:rPr>
        <w:t>modified by Voss and Provost (2008)</w:t>
      </w:r>
      <w:r w:rsidR="00FB141A">
        <w:rPr>
          <w:rFonts w:cs="Arial"/>
          <w:szCs w:val="22"/>
          <w:lang w:eastAsia="en-CA"/>
        </w:rPr>
        <w:t>:</w:t>
      </w:r>
    </w:p>
    <w:tbl>
      <w:tblPr>
        <w:tblW w:w="0" w:type="auto"/>
        <w:tblLook w:val="04A0" w:firstRow="1" w:lastRow="0" w:firstColumn="1" w:lastColumn="0" w:noHBand="0" w:noVBand="1"/>
      </w:tblPr>
      <w:tblGrid>
        <w:gridCol w:w="6538"/>
        <w:gridCol w:w="2102"/>
      </w:tblGrid>
      <w:tr w:rsidR="00FB141A" w:rsidRPr="00D910F5" w14:paraId="6A8EC3C1" w14:textId="77777777" w:rsidTr="00B20917">
        <w:trPr>
          <w:trHeight w:val="819"/>
        </w:trPr>
        <w:tc>
          <w:tcPr>
            <w:tcW w:w="6667" w:type="dxa"/>
            <w:vAlign w:val="center"/>
            <w:hideMark/>
          </w:tcPr>
          <w:p w14:paraId="4D74C5CB" w14:textId="77777777" w:rsidR="00FB141A" w:rsidRPr="00D910F5" w:rsidRDefault="00B20917" w:rsidP="004A1FF0">
            <w:pPr>
              <w:rPr>
                <w:rFonts w:cs="Arial"/>
                <w:szCs w:val="22"/>
              </w:rPr>
            </w:pPr>
            <w:r w:rsidRPr="00B20917">
              <w:rPr>
                <w:rFonts w:cs="Arial"/>
                <w:position w:val="-76"/>
                <w:szCs w:val="22"/>
              </w:rPr>
              <w:object w:dxaOrig="4800" w:dyaOrig="1640" w14:anchorId="3A65AAB1">
                <v:shape id="_x0000_i1030" type="#_x0000_t75" style="width:240pt;height:81pt" o:ole="">
                  <v:imagedata r:id="rId34" o:title=""/>
                </v:shape>
                <o:OLEObject Type="Embed" ProgID="Equation.3" ShapeID="_x0000_i1030" DrawAspect="Content" ObjectID="_1594116768" r:id="rId35"/>
              </w:object>
            </w:r>
          </w:p>
        </w:tc>
        <w:tc>
          <w:tcPr>
            <w:tcW w:w="2189" w:type="dxa"/>
            <w:vAlign w:val="center"/>
            <w:hideMark/>
          </w:tcPr>
          <w:p w14:paraId="13D4ECD8" w14:textId="77777777" w:rsidR="00FB141A" w:rsidRPr="00D910F5" w:rsidRDefault="00D43140" w:rsidP="004A1FF0">
            <w:pPr>
              <w:jc w:val="right"/>
              <w:rPr>
                <w:rFonts w:cs="Arial"/>
                <w:szCs w:val="22"/>
              </w:rPr>
            </w:pPr>
            <w:bookmarkStart w:id="214" w:name="_Ref302573612"/>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1</w:t>
            </w:r>
            <w:r w:rsidR="005F5019">
              <w:rPr>
                <w:rFonts w:cs="Arial"/>
                <w:szCs w:val="22"/>
              </w:rPr>
              <w:fldChar w:fldCharType="end"/>
            </w:r>
            <w:bookmarkEnd w:id="214"/>
          </w:p>
        </w:tc>
      </w:tr>
    </w:tbl>
    <w:p w14:paraId="01F8A02E" w14:textId="77777777" w:rsidR="00FB141A" w:rsidRPr="00D910F5" w:rsidRDefault="00FB141A" w:rsidP="004A1FF0">
      <w:pPr>
        <w:rPr>
          <w:rFonts w:cs="Arial"/>
          <w:color w:val="000000"/>
          <w:szCs w:val="22"/>
          <w:lang w:eastAsia="en-CA"/>
        </w:rPr>
      </w:pPr>
      <w:r>
        <w:rPr>
          <w:rFonts w:cs="Arial"/>
          <w:color w:val="000000"/>
          <w:szCs w:val="22"/>
          <w:lang w:eastAsia="en-CA"/>
        </w:rPr>
        <w:t>where the parameter A</w:t>
      </w:r>
      <w:r w:rsidRPr="00332E37">
        <w:rPr>
          <w:rFonts w:cs="Arial"/>
          <w:color w:val="000000"/>
          <w:szCs w:val="22"/>
          <w:vertAlign w:val="subscript"/>
          <w:lang w:eastAsia="en-CA"/>
        </w:rPr>
        <w:t>T</w:t>
      </w:r>
      <w:r>
        <w:rPr>
          <w:rFonts w:cs="Arial"/>
          <w:color w:val="000000"/>
          <w:szCs w:val="22"/>
          <w:lang w:eastAsia="en-CA"/>
        </w:rPr>
        <w:t xml:space="preserve"> is defined by:</w:t>
      </w:r>
    </w:p>
    <w:tbl>
      <w:tblPr>
        <w:tblW w:w="0" w:type="auto"/>
        <w:tblLook w:val="04A0" w:firstRow="1" w:lastRow="0" w:firstColumn="1" w:lastColumn="0" w:noHBand="0" w:noVBand="1"/>
      </w:tblPr>
      <w:tblGrid>
        <w:gridCol w:w="6309"/>
        <w:gridCol w:w="2331"/>
      </w:tblGrid>
      <w:tr w:rsidR="00FB141A" w:rsidRPr="00D910F5" w14:paraId="75947C16" w14:textId="77777777" w:rsidTr="00D20BB5">
        <w:trPr>
          <w:trHeight w:val="819"/>
        </w:trPr>
        <w:tc>
          <w:tcPr>
            <w:tcW w:w="7054" w:type="dxa"/>
            <w:vAlign w:val="center"/>
            <w:hideMark/>
          </w:tcPr>
          <w:p w14:paraId="3A25A8C1" w14:textId="77777777" w:rsidR="00FB141A" w:rsidRPr="00D910F5" w:rsidRDefault="00B20917" w:rsidP="004A1FF0">
            <w:pPr>
              <w:rPr>
                <w:rFonts w:cs="Arial"/>
                <w:szCs w:val="22"/>
              </w:rPr>
            </w:pPr>
            <w:r w:rsidRPr="00B20917">
              <w:rPr>
                <w:rFonts w:cs="Arial"/>
                <w:position w:val="-32"/>
                <w:szCs w:val="22"/>
              </w:rPr>
              <w:object w:dxaOrig="1280" w:dyaOrig="700" w14:anchorId="69522E6D">
                <v:shape id="_x0000_i1031" type="#_x0000_t75" style="width:60.75pt;height:34.5pt" o:ole="">
                  <v:imagedata r:id="rId36" o:title=""/>
                </v:shape>
                <o:OLEObject Type="Embed" ProgID="Equation.3" ShapeID="_x0000_i1031" DrawAspect="Content" ObjectID="_1594116769" r:id="rId37"/>
              </w:object>
            </w:r>
          </w:p>
        </w:tc>
        <w:tc>
          <w:tcPr>
            <w:tcW w:w="2522" w:type="dxa"/>
            <w:vAlign w:val="center"/>
            <w:hideMark/>
          </w:tcPr>
          <w:p w14:paraId="51C7B5C1" w14:textId="77777777" w:rsidR="00FB141A" w:rsidRPr="00D910F5" w:rsidRDefault="00D43140" w:rsidP="004A1FF0">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2</w:t>
            </w:r>
            <w:r w:rsidR="005F5019">
              <w:rPr>
                <w:rFonts w:cs="Arial"/>
                <w:szCs w:val="22"/>
              </w:rPr>
              <w:fldChar w:fldCharType="end"/>
            </w:r>
          </w:p>
        </w:tc>
      </w:tr>
    </w:tbl>
    <w:p w14:paraId="5C694310" w14:textId="77777777" w:rsidR="00FB141A" w:rsidRPr="00D910F5" w:rsidRDefault="00FB141A" w:rsidP="004A1FF0">
      <w:pPr>
        <w:rPr>
          <w:rFonts w:cs="Arial"/>
          <w:color w:val="000000"/>
          <w:szCs w:val="22"/>
          <w:lang w:eastAsia="en-CA"/>
        </w:rPr>
      </w:pPr>
      <w:r>
        <w:rPr>
          <w:rFonts w:cs="Arial"/>
          <w:color w:val="000000"/>
          <w:szCs w:val="22"/>
          <w:lang w:eastAsia="en-CA"/>
        </w:rPr>
        <w:t xml:space="preserve">with A given by: </w:t>
      </w:r>
    </w:p>
    <w:tbl>
      <w:tblPr>
        <w:tblW w:w="0" w:type="auto"/>
        <w:tblLook w:val="04A0" w:firstRow="1" w:lastRow="0" w:firstColumn="1" w:lastColumn="0" w:noHBand="0" w:noVBand="1"/>
      </w:tblPr>
      <w:tblGrid>
        <w:gridCol w:w="6307"/>
        <w:gridCol w:w="2333"/>
      </w:tblGrid>
      <w:tr w:rsidR="00FB141A" w:rsidRPr="00D910F5" w14:paraId="468F154A" w14:textId="77777777" w:rsidTr="00D20BB5">
        <w:trPr>
          <w:trHeight w:val="819"/>
        </w:trPr>
        <w:tc>
          <w:tcPr>
            <w:tcW w:w="7054" w:type="dxa"/>
            <w:vAlign w:val="center"/>
            <w:hideMark/>
          </w:tcPr>
          <w:p w14:paraId="4D3EAC61" w14:textId="77777777" w:rsidR="00FB141A" w:rsidRPr="00D910F5" w:rsidRDefault="00B20917" w:rsidP="004A1FF0">
            <w:pPr>
              <w:rPr>
                <w:rFonts w:cs="Arial"/>
                <w:szCs w:val="22"/>
              </w:rPr>
            </w:pPr>
            <w:r w:rsidRPr="00B20917">
              <w:rPr>
                <w:rFonts w:cs="Arial"/>
                <w:position w:val="-28"/>
                <w:szCs w:val="22"/>
              </w:rPr>
              <w:object w:dxaOrig="1160" w:dyaOrig="660" w14:anchorId="10CBFB8B">
                <v:shape id="_x0000_i1032" type="#_x0000_t75" style="width:57pt;height:33.75pt" o:ole="">
                  <v:imagedata r:id="rId38" o:title=""/>
                </v:shape>
                <o:OLEObject Type="Embed" ProgID="Equation.3" ShapeID="_x0000_i1032" DrawAspect="Content" ObjectID="_1594116770" r:id="rId39"/>
              </w:object>
            </w:r>
          </w:p>
        </w:tc>
        <w:tc>
          <w:tcPr>
            <w:tcW w:w="2522" w:type="dxa"/>
            <w:vAlign w:val="center"/>
            <w:hideMark/>
          </w:tcPr>
          <w:p w14:paraId="7867F0D5" w14:textId="77777777" w:rsidR="00FB141A" w:rsidRPr="00D910F5" w:rsidRDefault="00D43140" w:rsidP="004A1FF0">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3</w:t>
            </w:r>
            <w:r w:rsidR="005F5019">
              <w:rPr>
                <w:rFonts w:cs="Arial"/>
                <w:szCs w:val="22"/>
              </w:rPr>
              <w:fldChar w:fldCharType="end"/>
            </w:r>
          </w:p>
        </w:tc>
      </w:tr>
    </w:tbl>
    <w:p w14:paraId="7A307FBC" w14:textId="77777777" w:rsidR="00FB141A" w:rsidRPr="00D910F5" w:rsidRDefault="00FB141A" w:rsidP="004A1FF0">
      <w:pPr>
        <w:rPr>
          <w:rFonts w:cs="Arial"/>
          <w:color w:val="000000"/>
          <w:szCs w:val="22"/>
          <w:lang w:eastAsia="en-CA"/>
        </w:rPr>
      </w:pPr>
      <w:r>
        <w:rPr>
          <w:rFonts w:cs="Arial"/>
          <w:color w:val="000000"/>
          <w:szCs w:val="22"/>
          <w:lang w:eastAsia="en-CA"/>
        </w:rPr>
        <w:t>and c</w:t>
      </w:r>
      <w:r w:rsidRPr="00332E37">
        <w:rPr>
          <w:rFonts w:cs="Arial"/>
          <w:color w:val="000000"/>
          <w:szCs w:val="22"/>
          <w:vertAlign w:val="subscript"/>
          <w:lang w:eastAsia="en-CA"/>
        </w:rPr>
        <w:t>aq</w:t>
      </w:r>
      <w:r>
        <w:rPr>
          <w:rFonts w:cs="Arial"/>
          <w:color w:val="000000"/>
          <w:szCs w:val="22"/>
          <w:lang w:eastAsia="en-CA"/>
        </w:rPr>
        <w:t xml:space="preserve"> defined as:</w:t>
      </w:r>
    </w:p>
    <w:tbl>
      <w:tblPr>
        <w:tblW w:w="0" w:type="auto"/>
        <w:tblLook w:val="04A0" w:firstRow="1" w:lastRow="0" w:firstColumn="1" w:lastColumn="0" w:noHBand="0" w:noVBand="1"/>
      </w:tblPr>
      <w:tblGrid>
        <w:gridCol w:w="6343"/>
        <w:gridCol w:w="2297"/>
      </w:tblGrid>
      <w:tr w:rsidR="00FB141A" w:rsidRPr="00D910F5" w14:paraId="5AEE2B4A" w14:textId="77777777" w:rsidTr="00D20BB5">
        <w:trPr>
          <w:trHeight w:val="819"/>
        </w:trPr>
        <w:tc>
          <w:tcPr>
            <w:tcW w:w="7054" w:type="dxa"/>
            <w:vAlign w:val="center"/>
            <w:hideMark/>
          </w:tcPr>
          <w:p w14:paraId="31A156EB" w14:textId="77777777" w:rsidR="00FB141A" w:rsidRPr="00D910F5" w:rsidRDefault="00B20917" w:rsidP="004A1FF0">
            <w:pPr>
              <w:rPr>
                <w:rFonts w:cs="Arial"/>
                <w:szCs w:val="22"/>
              </w:rPr>
            </w:pPr>
            <w:r w:rsidRPr="00BF445D">
              <w:rPr>
                <w:rFonts w:cs="Arial"/>
                <w:position w:val="-14"/>
                <w:szCs w:val="22"/>
              </w:rPr>
              <w:object w:dxaOrig="2220" w:dyaOrig="380" w14:anchorId="7C7DC534">
                <v:shape id="_x0000_i1033" type="#_x0000_t75" style="width:114.75pt;height:18pt" o:ole="">
                  <v:imagedata r:id="rId40" o:title=""/>
                </v:shape>
                <o:OLEObject Type="Embed" ProgID="Equation.3" ShapeID="_x0000_i1033" DrawAspect="Content" ObjectID="_1594116771" r:id="rId41"/>
              </w:object>
            </w:r>
          </w:p>
        </w:tc>
        <w:tc>
          <w:tcPr>
            <w:tcW w:w="2522" w:type="dxa"/>
            <w:vAlign w:val="center"/>
            <w:hideMark/>
          </w:tcPr>
          <w:p w14:paraId="15904685" w14:textId="77777777" w:rsidR="00FB141A" w:rsidRPr="00D910F5" w:rsidRDefault="00D43140" w:rsidP="004A1FF0">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4</w:t>
            </w:r>
            <w:r w:rsidR="005F5019">
              <w:rPr>
                <w:rFonts w:cs="Arial"/>
                <w:szCs w:val="22"/>
              </w:rPr>
              <w:fldChar w:fldCharType="end"/>
            </w:r>
          </w:p>
        </w:tc>
      </w:tr>
    </w:tbl>
    <w:p w14:paraId="7DFFA0F4" w14:textId="77777777" w:rsidR="00FB141A" w:rsidRPr="00D910F5" w:rsidRDefault="00FB141A" w:rsidP="004A1FF0">
      <w:pPr>
        <w:rPr>
          <w:rFonts w:cs="Arial"/>
          <w:color w:val="000000"/>
          <w:szCs w:val="22"/>
          <w:lang w:eastAsia="en-CA"/>
        </w:rPr>
      </w:pPr>
      <w:r>
        <w:t xml:space="preserve">The parameters </w:t>
      </w:r>
      <w:r w:rsidR="00B20917" w:rsidRPr="00B20917">
        <w:rPr>
          <w:position w:val="-14"/>
        </w:rPr>
        <w:object w:dxaOrig="340" w:dyaOrig="380" w14:anchorId="00036790">
          <v:shape id="_x0000_i1034" type="#_x0000_t75" style="width:15.75pt;height:20.25pt" o:ole="">
            <v:imagedata r:id="rId42" o:title=""/>
          </v:shape>
          <o:OLEObject Type="Embed" ProgID="Equation.3" ShapeID="_x0000_i1034" DrawAspect="Content" ObjectID="_1594116772" r:id="rId43"/>
        </w:object>
      </w:r>
      <w:r>
        <w:t xml:space="preserve"> and r* in </w:t>
      </w:r>
      <w:r w:rsidR="005F5019">
        <w:fldChar w:fldCharType="begin"/>
      </w:r>
      <w:r>
        <w:instrText xml:space="preserve"> REF _Ref302573612 \h </w:instrText>
      </w:r>
      <w:r w:rsidR="005F5019">
        <w:fldChar w:fldCharType="separate"/>
      </w:r>
      <w:r w:rsidR="00B560DA">
        <w:rPr>
          <w:rFonts w:cs="Arial"/>
          <w:szCs w:val="22"/>
        </w:rPr>
        <w:t>Equation 1-</w:t>
      </w:r>
      <w:r w:rsidR="00B560DA">
        <w:rPr>
          <w:rFonts w:cs="Arial"/>
          <w:noProof/>
          <w:szCs w:val="22"/>
        </w:rPr>
        <w:t>1</w:t>
      </w:r>
      <w:r w:rsidR="005F5019">
        <w:fldChar w:fldCharType="end"/>
      </w:r>
      <w:r>
        <w:t xml:space="preserve"> are given by:</w:t>
      </w:r>
    </w:p>
    <w:tbl>
      <w:tblPr>
        <w:tblW w:w="0" w:type="auto"/>
        <w:tblLook w:val="04A0" w:firstRow="1" w:lastRow="0" w:firstColumn="1" w:lastColumn="0" w:noHBand="0" w:noVBand="1"/>
      </w:tblPr>
      <w:tblGrid>
        <w:gridCol w:w="6330"/>
        <w:gridCol w:w="2310"/>
      </w:tblGrid>
      <w:tr w:rsidR="00FB141A" w:rsidRPr="00D910F5" w14:paraId="0C7EA0DA" w14:textId="77777777" w:rsidTr="00D20BB5">
        <w:trPr>
          <w:trHeight w:val="819"/>
        </w:trPr>
        <w:tc>
          <w:tcPr>
            <w:tcW w:w="7054" w:type="dxa"/>
            <w:vAlign w:val="center"/>
            <w:hideMark/>
          </w:tcPr>
          <w:p w14:paraId="52CEA022" w14:textId="77777777" w:rsidR="00FB141A" w:rsidRPr="00D910F5" w:rsidRDefault="00B20917" w:rsidP="004A1FF0">
            <w:pPr>
              <w:rPr>
                <w:rFonts w:cs="Arial"/>
                <w:szCs w:val="22"/>
              </w:rPr>
            </w:pPr>
            <w:r w:rsidRPr="00BF445D">
              <w:rPr>
                <w:rFonts w:cs="Arial"/>
                <w:position w:val="-14"/>
                <w:szCs w:val="22"/>
              </w:rPr>
              <w:object w:dxaOrig="1939" w:dyaOrig="380" w14:anchorId="1DA8A29B">
                <v:shape id="_x0000_i1035" type="#_x0000_t75" style="width:96pt;height:18pt" o:ole="">
                  <v:imagedata r:id="rId44" o:title=""/>
                </v:shape>
                <o:OLEObject Type="Embed" ProgID="Equation.3" ShapeID="_x0000_i1035" DrawAspect="Content" ObjectID="_1594116773" r:id="rId45"/>
              </w:object>
            </w:r>
          </w:p>
        </w:tc>
        <w:tc>
          <w:tcPr>
            <w:tcW w:w="2522" w:type="dxa"/>
            <w:vAlign w:val="center"/>
            <w:hideMark/>
          </w:tcPr>
          <w:p w14:paraId="5BE21CFB" w14:textId="77777777" w:rsidR="00FB141A" w:rsidRPr="00D910F5" w:rsidRDefault="00D43140" w:rsidP="004A1FF0">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5</w:t>
            </w:r>
            <w:r w:rsidR="005F5019">
              <w:rPr>
                <w:rFonts w:cs="Arial"/>
                <w:szCs w:val="22"/>
              </w:rPr>
              <w:fldChar w:fldCharType="end"/>
            </w:r>
          </w:p>
        </w:tc>
      </w:tr>
      <w:tr w:rsidR="00FB141A" w:rsidRPr="00D910F5" w14:paraId="4A5004D6" w14:textId="77777777" w:rsidTr="00D20BB5">
        <w:trPr>
          <w:trHeight w:val="819"/>
        </w:trPr>
        <w:tc>
          <w:tcPr>
            <w:tcW w:w="7054" w:type="dxa"/>
            <w:vAlign w:val="center"/>
            <w:hideMark/>
          </w:tcPr>
          <w:p w14:paraId="70ED9299" w14:textId="77777777" w:rsidR="00FB141A" w:rsidRPr="00D910F5" w:rsidRDefault="00B20917" w:rsidP="004A1FF0">
            <w:pPr>
              <w:rPr>
                <w:rFonts w:cs="Arial"/>
                <w:szCs w:val="22"/>
              </w:rPr>
            </w:pPr>
            <w:r w:rsidRPr="00BF445D">
              <w:rPr>
                <w:rFonts w:cs="Arial"/>
                <w:position w:val="-12"/>
                <w:szCs w:val="22"/>
              </w:rPr>
              <w:object w:dxaOrig="1160" w:dyaOrig="400" w14:anchorId="6972DCFD">
                <v:shape id="_x0000_i1036" type="#_x0000_t75" style="width:57pt;height:23.25pt" o:ole="">
                  <v:imagedata r:id="rId46" o:title=""/>
                </v:shape>
                <o:OLEObject Type="Embed" ProgID="Equation.3" ShapeID="_x0000_i1036" DrawAspect="Content" ObjectID="_1594116774" r:id="rId47"/>
              </w:object>
            </w:r>
          </w:p>
        </w:tc>
        <w:tc>
          <w:tcPr>
            <w:tcW w:w="2522" w:type="dxa"/>
            <w:vAlign w:val="center"/>
            <w:hideMark/>
          </w:tcPr>
          <w:p w14:paraId="651DFBC1" w14:textId="77777777" w:rsidR="00FB141A" w:rsidRPr="00D910F5" w:rsidRDefault="00D43140" w:rsidP="004A1FF0">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6</w:t>
            </w:r>
            <w:r w:rsidR="005F5019">
              <w:rPr>
                <w:rFonts w:cs="Arial"/>
                <w:szCs w:val="22"/>
              </w:rPr>
              <w:fldChar w:fldCharType="end"/>
            </w:r>
          </w:p>
        </w:tc>
      </w:tr>
    </w:tbl>
    <w:p w14:paraId="7AD66AE4" w14:textId="5C68808F" w:rsidR="00FB141A" w:rsidRDefault="00FB141A" w:rsidP="004A1FF0">
      <w:r>
        <w:t xml:space="preserve">where </w:t>
      </w:r>
      <w:r w:rsidR="00610C74" w:rsidRPr="001D7660">
        <w:rPr>
          <w:position w:val="-10"/>
        </w:rPr>
        <w:object w:dxaOrig="240" w:dyaOrig="260" w14:anchorId="7694C4EA">
          <v:shape id="_x0000_i1037" type="#_x0000_t75" style="width:12pt;height:15pt" o:ole="">
            <v:imagedata r:id="rId48" o:title=""/>
          </v:shape>
          <o:OLEObject Type="Embed" ProgID="Equation.3" ShapeID="_x0000_i1037" DrawAspect="Content" ObjectID="_1594116775" r:id="rId49"/>
        </w:object>
      </w:r>
      <w:r>
        <w:t xml:space="preserve"> is the fluid density [M L</w:t>
      </w:r>
      <w:r w:rsidRPr="001D7660">
        <w:rPr>
          <w:vertAlign w:val="superscript"/>
        </w:rPr>
        <w:t>-3</w:t>
      </w:r>
      <w:r>
        <w:t xml:space="preserve">], </w:t>
      </w:r>
      <w:r w:rsidR="00610C74" w:rsidRPr="001D7660">
        <w:rPr>
          <w:position w:val="-10"/>
        </w:rPr>
        <w:object w:dxaOrig="320" w:dyaOrig="340" w14:anchorId="445335DA">
          <v:shape id="_x0000_i1038" type="#_x0000_t75" style="width:16.5pt;height:18.75pt" o:ole="">
            <v:imagedata r:id="rId50" o:title=""/>
          </v:shape>
          <o:OLEObject Type="Embed" ProgID="Equation.3" ShapeID="_x0000_i1038" DrawAspect="Content" ObjectID="_1594116776" r:id="rId51"/>
        </w:object>
      </w:r>
      <w:r>
        <w:t xml:space="preserve"> is the longitudinal dispersivity [L], </w:t>
      </w:r>
      <w:r w:rsidR="00B20917" w:rsidRPr="00B20917">
        <w:rPr>
          <w:position w:val="-14"/>
        </w:rPr>
        <w:object w:dxaOrig="320" w:dyaOrig="380" w14:anchorId="4745B4F3">
          <v:shape id="_x0000_i1039" type="#_x0000_t75" style="width:15.75pt;height:20.25pt" o:ole="">
            <v:imagedata r:id="rId52" o:title=""/>
          </v:shape>
          <o:OLEObject Type="Embed" ProgID="Equation.3" ShapeID="_x0000_i1039" DrawAspect="Content" ObjectID="_1594116777" r:id="rId53"/>
        </w:object>
      </w:r>
      <w:r>
        <w:t xml:space="preserve">, </w:t>
      </w:r>
      <w:r w:rsidR="00B20917" w:rsidRPr="00B20917">
        <w:rPr>
          <w:position w:val="-12"/>
        </w:rPr>
        <w:object w:dxaOrig="279" w:dyaOrig="360" w14:anchorId="583BB66D">
          <v:shape id="_x0000_i1040" type="#_x0000_t75" style="width:15pt;height:18.75pt" o:ole="">
            <v:imagedata r:id="rId54" o:title=""/>
          </v:shape>
          <o:OLEObject Type="Embed" ProgID="Equation.3" ShapeID="_x0000_i1040" DrawAspect="Content" ObjectID="_1594116778" r:id="rId55"/>
        </w:object>
      </w:r>
      <w:r>
        <w:t xml:space="preserve"> and </w:t>
      </w:r>
      <w:r w:rsidR="00B20917" w:rsidRPr="00902661">
        <w:rPr>
          <w:position w:val="-12"/>
        </w:rPr>
        <w:object w:dxaOrig="240" w:dyaOrig="360" w14:anchorId="05D25FDF">
          <v:shape id="_x0000_i1041" type="#_x0000_t75" style="width:12pt;height:18.75pt" o:ole="">
            <v:imagedata r:id="rId56" o:title=""/>
          </v:shape>
          <o:OLEObject Type="Embed" ProgID="Equation.3" ShapeID="_x0000_i1041" DrawAspect="Content" ObjectID="_1594116779" r:id="rId57"/>
        </w:object>
      </w:r>
      <w:r>
        <w:t xml:space="preserve"> are the heat capacities for the aquifer, fluid and solid, respectively [L</w:t>
      </w:r>
      <w:r w:rsidRPr="00963522">
        <w:rPr>
          <w:vertAlign w:val="superscript"/>
        </w:rPr>
        <w:t>2</w:t>
      </w:r>
      <w:r>
        <w:t xml:space="preserve"> T</w:t>
      </w:r>
      <w:r w:rsidRPr="00902661">
        <w:rPr>
          <w:vertAlign w:val="superscript"/>
        </w:rPr>
        <w:t>-</w:t>
      </w:r>
      <w:r>
        <w:rPr>
          <w:vertAlign w:val="superscript"/>
        </w:rPr>
        <w:t>2</w:t>
      </w:r>
      <w:r>
        <w:t xml:space="preserve"> </w:t>
      </w:r>
      <w:r>
        <w:rPr>
          <w:rFonts w:cs="Arial"/>
          <w:szCs w:val="22"/>
        </w:rPr>
        <w:t>Θ</w:t>
      </w:r>
      <w:r w:rsidRPr="00902661">
        <w:rPr>
          <w:vertAlign w:val="superscript"/>
        </w:rPr>
        <w:t>-1</w:t>
      </w:r>
      <w:r>
        <w:t xml:space="preserve">], and </w:t>
      </w:r>
      <w:r w:rsidR="00B20917" w:rsidRPr="00B20917">
        <w:rPr>
          <w:position w:val="-14"/>
        </w:rPr>
        <w:object w:dxaOrig="340" w:dyaOrig="380" w14:anchorId="72B4B38B">
          <v:shape id="_x0000_i1042" type="#_x0000_t75" style="width:15.75pt;height:20.25pt" o:ole="">
            <v:imagedata r:id="rId58" o:title=""/>
          </v:shape>
          <o:OLEObject Type="Embed" ProgID="Equation.3" ShapeID="_x0000_i1042" DrawAspect="Content" ObjectID="_1594116780" r:id="rId59"/>
        </w:object>
      </w:r>
      <w:r>
        <w:t xml:space="preserve">, </w:t>
      </w:r>
      <w:r w:rsidR="00B20917" w:rsidRPr="00B20917">
        <w:rPr>
          <w:position w:val="-12"/>
        </w:rPr>
        <w:object w:dxaOrig="300" w:dyaOrig="360" w14:anchorId="1958CAEB">
          <v:shape id="_x0000_i1043" type="#_x0000_t75" style="width:15.75pt;height:18.75pt" o:ole="">
            <v:imagedata r:id="rId60" o:title=""/>
          </v:shape>
          <o:OLEObject Type="Embed" ProgID="Equation.3" ShapeID="_x0000_i1043" DrawAspect="Content" ObjectID="_1594116781" r:id="rId61"/>
        </w:object>
      </w:r>
      <w:r>
        <w:t xml:space="preserve"> and </w:t>
      </w:r>
      <w:r w:rsidR="00B20917" w:rsidRPr="00902661">
        <w:rPr>
          <w:position w:val="-12"/>
        </w:rPr>
        <w:object w:dxaOrig="260" w:dyaOrig="360" w14:anchorId="7E6D50BD">
          <v:shape id="_x0000_i1044" type="#_x0000_t75" style="width:11.25pt;height:18.75pt" o:ole="">
            <v:imagedata r:id="rId62" o:title=""/>
          </v:shape>
          <o:OLEObject Type="Embed" ProgID="Equation.3" ShapeID="_x0000_i1044" DrawAspect="Content" ObjectID="_1594116782" r:id="rId63"/>
        </w:object>
      </w:r>
      <w:r>
        <w:t xml:space="preserve"> are </w:t>
      </w:r>
      <w:r w:rsidR="00A24C91">
        <w:t>the</w:t>
      </w:r>
      <w:r>
        <w:t>rmal conductivities for the aquifer, fluid and solid, respectively [L M T</w:t>
      </w:r>
      <w:r w:rsidRPr="00902661">
        <w:rPr>
          <w:vertAlign w:val="superscript"/>
        </w:rPr>
        <w:t>-</w:t>
      </w:r>
      <w:r>
        <w:rPr>
          <w:vertAlign w:val="superscript"/>
        </w:rPr>
        <w:t>3</w:t>
      </w:r>
      <w:r>
        <w:t xml:space="preserve"> </w:t>
      </w:r>
      <w:r>
        <w:rPr>
          <w:rFonts w:cs="Arial"/>
          <w:szCs w:val="22"/>
        </w:rPr>
        <w:t>Θ</w:t>
      </w:r>
      <w:r w:rsidRPr="00902661">
        <w:rPr>
          <w:vertAlign w:val="superscript"/>
        </w:rPr>
        <w:t>-1</w:t>
      </w:r>
      <w:r>
        <w:t>]</w:t>
      </w:r>
      <w:r w:rsidR="004474F5">
        <w:t xml:space="preserve">.  </w:t>
      </w:r>
    </w:p>
    <w:p w14:paraId="0ECFB547" w14:textId="77777777" w:rsidR="00657F39" w:rsidRDefault="00657F39" w:rsidP="004A1FF0">
      <w:pPr>
        <w:rPr>
          <w:rFonts w:cs="Arial"/>
          <w:szCs w:val="22"/>
          <w:lang w:eastAsia="zh-CN"/>
        </w:rPr>
      </w:pPr>
    </w:p>
    <w:p w14:paraId="516A0F6D" w14:textId="77777777" w:rsidR="00FB141A" w:rsidRDefault="00277B93" w:rsidP="00FB141A">
      <w:pPr>
        <w:keepNext/>
        <w:jc w:val="center"/>
      </w:pPr>
      <w:r>
        <w:rPr>
          <w:noProof/>
          <w:lang w:val="en-CA" w:eastAsia="zh-CN"/>
        </w:rPr>
        <mc:AlternateContent>
          <mc:Choice Requires="wps">
            <w:drawing>
              <wp:anchor distT="0" distB="0" distL="114300" distR="114300" simplePos="0" relativeHeight="251680256" behindDoc="0" locked="0" layoutInCell="1" allowOverlap="1" wp14:anchorId="42BF6BC7" wp14:editId="44969AB8">
                <wp:simplePos x="0" y="0"/>
                <wp:positionH relativeFrom="column">
                  <wp:posOffset>3103245</wp:posOffset>
                </wp:positionH>
                <wp:positionV relativeFrom="paragraph">
                  <wp:posOffset>12700</wp:posOffset>
                </wp:positionV>
                <wp:extent cx="1118870" cy="219710"/>
                <wp:effectExtent l="0" t="0" r="5080" b="8890"/>
                <wp:wrapNone/>
                <wp:docPr id="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8870" cy="219710"/>
                        </a:xfrm>
                        <a:prstGeom prst="rect">
                          <a:avLst/>
                        </a:prstGeom>
                        <a:solidFill>
                          <a:srgbClr val="FFFFFF"/>
                        </a:solidFill>
                        <a:ln w="9525">
                          <a:noFill/>
                          <a:miter lim="800000"/>
                          <a:headEnd/>
                          <a:tailEnd/>
                        </a:ln>
                      </wps:spPr>
                      <wps:txbx>
                        <w:txbxContent>
                          <w:p w14:paraId="7FEA16AE" w14:textId="77777777" w:rsidR="002D029A" w:rsidRPr="003F7D9B" w:rsidRDefault="002D029A" w:rsidP="00995C62">
                            <w:pPr>
                              <w:spacing w:before="0" w:after="0"/>
                              <w:rPr>
                                <w:rFonts w:ascii="Arial" w:hAnsi="Arial" w:cs="Arial"/>
                                <w:sz w:val="22"/>
                                <w:szCs w:val="22"/>
                              </w:rPr>
                            </w:pPr>
                            <w:r>
                              <w:rPr>
                                <w:rFonts w:ascii="Arial" w:hAnsi="Arial" w:cs="Arial"/>
                                <w:sz w:val="22"/>
                                <w:szCs w:val="22"/>
                                <w:lang w:eastAsia="zh-CN"/>
                              </w:rPr>
                              <w:t>MIN3P-THCm</w:t>
                            </w:r>
                          </w:p>
                        </w:txbxContent>
                      </wps:txbx>
                      <wps:bodyPr rot="0" vert="horz" wrap="square" lIns="36000" tIns="3600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F6BC7" id="_x0000_s1030" type="#_x0000_t202" style="position:absolute;left:0;text-align:left;margin-left:244.35pt;margin-top:1pt;width:88.1pt;height:17.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" stroked="f">
                <v:textbox inset="1mm,1mm">
                  <w:txbxContent>
                    <w:p w14:paraId="7FEA16AE" w14:textId="77777777" w:rsidR="002D029A" w:rsidRPr="003F7D9B" w:rsidRDefault="002D029A" w:rsidP="00995C62">
                      <w:pPr>
                        <w:spacing w:before="0" w:after="0"/>
                        <w:rPr>
                          <w:rFonts w:ascii="Arial" w:hAnsi="Arial" w:cs="Arial"/>
                          <w:sz w:val="22"/>
                          <w:szCs w:val="22"/>
                        </w:rPr>
                      </w:pPr>
                      <w:r>
                        <w:rPr>
                          <w:rFonts w:ascii="Arial" w:hAnsi="Arial" w:cs="Arial"/>
                          <w:sz w:val="22"/>
                          <w:szCs w:val="22"/>
                          <w:lang w:eastAsia="zh-CN"/>
                        </w:rPr>
                        <w:t>MIN3P-THCm</w:t>
                      </w:r>
                    </w:p>
                  </w:txbxContent>
                </v:textbox>
              </v:shape>
            </w:pict>
          </mc:Fallback>
        </mc:AlternateContent>
      </w:r>
      <w:r w:rsidR="00FB141A">
        <w:rPr>
          <w:rFonts w:cs="Arial"/>
          <w:noProof/>
          <w:szCs w:val="22"/>
          <w:lang w:val="en-CA" w:eastAsia="zh-CN"/>
        </w:rPr>
        <w:drawing>
          <wp:inline distT="0" distB="0" distL="0" distR="0" wp14:anchorId="60BA4E1F" wp14:editId="6653EDD3">
            <wp:extent cx="5193665" cy="2845435"/>
            <wp:effectExtent l="0" t="0" r="6985" b="0"/>
            <wp:docPr id="118" name="Picture 118" descr="Figur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FigureD7"/>
                    <pic:cNvPicPr>
                      <a:picLocks noChangeAspect="1" noChangeArrowheads="1"/>
                    </pic:cNvPicPr>
                  </pic:nvPicPr>
                  <pic:blipFill>
                    <a:blip r:embed="rId64" cstate="print">
                      <a:extLst>
                        <a:ext uri="{28A0092B-C50C-407E-A947-70E740481C1C}">
                          <a14:useLocalDpi xmlns:a14="http://schemas.microsoft.com/office/drawing/2010/main" val="0"/>
                        </a:ext>
                      </a:extLst>
                    </a:blip>
                    <a:srcRect l="11418" t="21526" r="14175" b="24150"/>
                    <a:stretch>
                      <a:fillRect/>
                    </a:stretch>
                  </pic:blipFill>
                  <pic:spPr bwMode="auto">
                    <a:xfrm>
                      <a:off x="0" y="0"/>
                      <a:ext cx="5193665" cy="2845435"/>
                    </a:xfrm>
                    <a:prstGeom prst="rect">
                      <a:avLst/>
                    </a:prstGeom>
                    <a:noFill/>
                    <a:ln>
                      <a:noFill/>
                    </a:ln>
                  </pic:spPr>
                </pic:pic>
              </a:graphicData>
            </a:graphic>
          </wp:inline>
        </w:drawing>
      </w:r>
    </w:p>
    <w:p w14:paraId="6CDEAFFF" w14:textId="2E5B508E" w:rsidR="00FB141A" w:rsidRPr="00D910F5" w:rsidRDefault="00FB141A" w:rsidP="00687205">
      <w:pPr>
        <w:pStyle w:val="StyleCaptionTableCaptionCentered"/>
        <w:rPr>
          <w:rFonts w:cs="Arial"/>
          <w:szCs w:val="22"/>
          <w:lang w:eastAsia="zh-CN"/>
        </w:rPr>
      </w:pPr>
      <w:bookmarkStart w:id="215" w:name="_Ref363748042"/>
      <w:bookmarkStart w:id="216" w:name="_Toc520375029"/>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13</w:t>
      </w:r>
      <w:r w:rsidR="00183C7C">
        <w:fldChar w:fldCharType="end"/>
      </w:r>
      <w:bookmarkStart w:id="217" w:name="_Ref302416407"/>
      <w:bookmarkEnd w:id="215"/>
      <w:r>
        <w:rPr>
          <w:rFonts w:hint="eastAsia"/>
          <w:lang w:eastAsia="zh-CN"/>
        </w:rPr>
        <w:tab/>
        <w:t xml:space="preserve">Temperature profiles at 10.5, 21, 42 and 84 days (from left to right) for the </w:t>
      </w:r>
      <w:r>
        <w:rPr>
          <w:lang w:eastAsia="zh-CN"/>
        </w:rPr>
        <w:t>r</w:t>
      </w:r>
      <w:r w:rsidRPr="001A6AD8">
        <w:rPr>
          <w:rFonts w:cs="Arial"/>
          <w:szCs w:val="22"/>
        </w:rPr>
        <w:t>adial flow with energy transport</w:t>
      </w:r>
      <w:r>
        <w:rPr>
          <w:rFonts w:cs="Arial" w:hint="eastAsia"/>
          <w:szCs w:val="22"/>
          <w:lang w:eastAsia="zh-CN"/>
        </w:rPr>
        <w:t xml:space="preserve"> benchmark</w:t>
      </w:r>
      <w:r w:rsidR="004474F5">
        <w:rPr>
          <w:rFonts w:cs="Arial"/>
          <w:szCs w:val="22"/>
        </w:rPr>
        <w:t xml:space="preserve">.  </w:t>
      </w:r>
      <w:r w:rsidRPr="001A6AD8">
        <w:rPr>
          <w:rFonts w:cs="Arial"/>
          <w:szCs w:val="22"/>
        </w:rPr>
        <w:t xml:space="preserve">A) </w:t>
      </w:r>
      <w:r w:rsidR="0076771D">
        <w:rPr>
          <w:rFonts w:cs="Arial"/>
          <w:szCs w:val="22"/>
        </w:rPr>
        <w:t>MIN3P-THCm</w:t>
      </w:r>
      <w:r>
        <w:rPr>
          <w:rFonts w:cs="Arial"/>
          <w:szCs w:val="22"/>
        </w:rPr>
        <w:t xml:space="preserve"> r</w:t>
      </w:r>
      <w:r w:rsidRPr="001A6AD8">
        <w:rPr>
          <w:rFonts w:cs="Arial"/>
          <w:szCs w:val="22"/>
        </w:rPr>
        <w:t xml:space="preserve">esults </w:t>
      </w:r>
      <w:r>
        <w:rPr>
          <w:rFonts w:cs="Arial"/>
          <w:szCs w:val="22"/>
        </w:rPr>
        <w:t xml:space="preserve">(solid lines) </w:t>
      </w:r>
      <w:r w:rsidRPr="001A6AD8">
        <w:rPr>
          <w:rFonts w:cs="Arial"/>
          <w:szCs w:val="22"/>
        </w:rPr>
        <w:t xml:space="preserve">are compared with </w:t>
      </w:r>
      <w:r>
        <w:rPr>
          <w:rFonts w:cs="Arial"/>
          <w:szCs w:val="22"/>
        </w:rPr>
        <w:t xml:space="preserve">the </w:t>
      </w:r>
      <w:r w:rsidRPr="001A6AD8">
        <w:rPr>
          <w:rFonts w:cs="Arial"/>
          <w:szCs w:val="22"/>
        </w:rPr>
        <w:t xml:space="preserve">analytical solution </w:t>
      </w:r>
      <w:r>
        <w:rPr>
          <w:rFonts w:cs="Arial"/>
          <w:szCs w:val="22"/>
        </w:rPr>
        <w:t xml:space="preserve">(dashed lines) </w:t>
      </w:r>
      <w:r w:rsidRPr="001A6AD8">
        <w:rPr>
          <w:rFonts w:cs="Arial"/>
          <w:szCs w:val="22"/>
        </w:rPr>
        <w:t xml:space="preserve">presented by </w:t>
      </w:r>
      <w:r w:rsidRPr="001A6AD8">
        <w:rPr>
          <w:rFonts w:cs="Arial"/>
          <w:noProof/>
          <w:szCs w:val="22"/>
        </w:rPr>
        <w:t>Gelhar and Collins (1971)</w:t>
      </w:r>
      <w:r>
        <w:rPr>
          <w:rFonts w:cs="Arial"/>
          <w:noProof/>
          <w:szCs w:val="22"/>
        </w:rPr>
        <w:t>, as</w:t>
      </w:r>
      <w:r w:rsidRPr="001A6AD8">
        <w:rPr>
          <w:rFonts w:cs="Arial"/>
          <w:szCs w:val="22"/>
        </w:rPr>
        <w:t xml:space="preserve"> modified by </w:t>
      </w:r>
      <w:r w:rsidRPr="001A6AD8">
        <w:rPr>
          <w:rFonts w:cs="Arial"/>
          <w:noProof/>
          <w:szCs w:val="22"/>
        </w:rPr>
        <w:t>Voss and Provost (2008)</w:t>
      </w:r>
      <w:r w:rsidR="004474F5">
        <w:rPr>
          <w:rFonts w:cs="Arial"/>
          <w:noProof/>
          <w:szCs w:val="22"/>
        </w:rPr>
        <w:t xml:space="preserve">.  </w:t>
      </w:r>
      <w:r w:rsidRPr="001A6AD8">
        <w:rPr>
          <w:rFonts w:cs="Arial"/>
          <w:szCs w:val="22"/>
        </w:rPr>
        <w:t xml:space="preserve">B) Idealized representation </w:t>
      </w:r>
      <w:r>
        <w:rPr>
          <w:rFonts w:cs="Arial"/>
          <w:szCs w:val="22"/>
        </w:rPr>
        <w:t>of the domain</w:t>
      </w:r>
      <w:bookmarkEnd w:id="217"/>
      <w:r>
        <w:rPr>
          <w:rFonts w:cs="Arial" w:hint="eastAsia"/>
          <w:szCs w:val="22"/>
          <w:lang w:eastAsia="zh-CN"/>
        </w:rPr>
        <w:t xml:space="preserve"> </w:t>
      </w:r>
      <w:r w:rsidR="008236DA">
        <w:rPr>
          <w:rFonts w:cs="Arial" w:hint="eastAsia"/>
          <w:szCs w:val="22"/>
          <w:lang w:eastAsia="zh-CN"/>
        </w:rPr>
        <w:t>(Bea et al., 2011)</w:t>
      </w:r>
      <w:bookmarkEnd w:id="216"/>
    </w:p>
    <w:p w14:paraId="3612BCF4" w14:textId="77777777" w:rsidR="00FB141A" w:rsidRDefault="00FB141A" w:rsidP="00B20917">
      <w:pPr>
        <w:pStyle w:val="Simpleline"/>
        <w:rPr>
          <w:lang w:eastAsia="zh-CN"/>
        </w:rPr>
      </w:pPr>
    </w:p>
    <w:p w14:paraId="07E7A51A" w14:textId="77777777" w:rsidR="00A95059" w:rsidRPr="00192E8E" w:rsidRDefault="00A95059" w:rsidP="00A95059">
      <w:pPr>
        <w:pStyle w:val="StyleHeading4Bold"/>
      </w:pPr>
      <w:bookmarkStart w:id="218" w:name="_Toc520374440"/>
      <w:r>
        <w:t>File locations</w:t>
      </w:r>
      <w:bookmarkEnd w:id="218"/>
    </w:p>
    <w:p w14:paraId="5CB57C5C" w14:textId="77777777" w:rsidR="00FB141A" w:rsidRPr="00ED3698" w:rsidRDefault="00FB141A" w:rsidP="00FB141A">
      <w:r w:rsidRPr="00ED3698">
        <w:t>The input file</w:t>
      </w:r>
      <w:r>
        <w:rPr>
          <w:rFonts w:hint="eastAsia"/>
          <w:lang w:eastAsia="zh-CN"/>
        </w:rPr>
        <w:t xml:space="preserve"> </w:t>
      </w:r>
      <w:r w:rsidRPr="00ED3698">
        <w:t>can be found under</w:t>
      </w:r>
    </w:p>
    <w:p w14:paraId="3970ABD1" w14:textId="77777777" w:rsidR="00FB141A" w:rsidRPr="00ED3698" w:rsidRDefault="00FB141A" w:rsidP="00FB141A">
      <w:pPr>
        <w:rPr>
          <w:lang w:eastAsia="zh-CN"/>
        </w:rPr>
      </w:pPr>
      <w:r>
        <w:rPr>
          <w:rFonts w:hint="eastAsia"/>
          <w:i/>
          <w:lang w:eastAsia="zh-CN"/>
        </w:rPr>
        <w:lastRenderedPageBreak/>
        <w:t>..</w:t>
      </w:r>
      <w:r w:rsidRPr="00795C44">
        <w:rPr>
          <w:i/>
        </w:rPr>
        <w:t>\benchmarking_nwmo_report\</w:t>
      </w:r>
      <w:r w:rsidRPr="004E2963">
        <w:rPr>
          <w:i/>
        </w:rPr>
        <w:t>nwmo_verification_examples_D4\d41_radial_flow_energy\</w:t>
      </w:r>
      <w:r w:rsidRPr="00B87CC0">
        <w:rPr>
          <w:i/>
        </w:rPr>
        <w:t>\</w:t>
      </w:r>
      <w:r>
        <w:rPr>
          <w:rFonts w:hint="eastAsia"/>
          <w:i/>
          <w:lang w:eastAsia="zh-CN"/>
        </w:rPr>
        <w:t>radial-flow.dat</w:t>
      </w:r>
    </w:p>
    <w:p w14:paraId="327C34F6" w14:textId="77777777" w:rsidR="00FB141A" w:rsidRPr="004A1FF0" w:rsidRDefault="004B0811" w:rsidP="00FB141A">
      <w:pPr>
        <w:rPr>
          <w:i/>
          <w:lang w:eastAsia="zh-CN"/>
        </w:rPr>
      </w:pPr>
      <w:r>
        <w:rPr>
          <w:rFonts w:hint="eastAsia"/>
          <w:lang w:eastAsia="zh-CN"/>
        </w:rPr>
        <w:t>Database directory is</w:t>
      </w:r>
      <w:r>
        <w:rPr>
          <w:lang w:eastAsia="zh-CN"/>
        </w:rPr>
        <w:t xml:space="preserve"> a subfolder under the folder of the input file</w:t>
      </w:r>
      <w:r>
        <w:rPr>
          <w:rFonts w:hint="eastAsia"/>
          <w:lang w:eastAsia="zh-CN"/>
        </w:rPr>
        <w:t xml:space="preserve">: </w:t>
      </w:r>
      <w:r w:rsidR="005C25DE" w:rsidRPr="004A1FF0">
        <w:rPr>
          <w:i/>
          <w:lang w:eastAsia="zh-CN"/>
        </w:rPr>
        <w:t>\</w:t>
      </w:r>
      <w:r w:rsidR="00FB141A" w:rsidRPr="004A1FF0">
        <w:rPr>
          <w:rFonts w:hint="eastAsia"/>
          <w:i/>
          <w:lang w:eastAsia="zh-CN"/>
        </w:rPr>
        <w:t>database</w:t>
      </w:r>
      <w:r w:rsidR="005C25DE" w:rsidRPr="004A1FF0">
        <w:rPr>
          <w:i/>
          <w:lang w:eastAsia="zh-CN"/>
        </w:rPr>
        <w:t>\</w:t>
      </w:r>
      <w:r w:rsidR="00FB141A" w:rsidRPr="004A1FF0">
        <w:rPr>
          <w:rFonts w:hint="eastAsia"/>
          <w:i/>
          <w:lang w:eastAsia="zh-CN"/>
        </w:rPr>
        <w:t>default</w:t>
      </w:r>
    </w:p>
    <w:p w14:paraId="62089882" w14:textId="77777777" w:rsidR="00FB141A" w:rsidRDefault="00FB141A" w:rsidP="00B20917">
      <w:pPr>
        <w:pStyle w:val="Simpleline"/>
        <w:rPr>
          <w:lang w:eastAsia="zh-CN"/>
        </w:rPr>
      </w:pPr>
    </w:p>
    <w:p w14:paraId="7ECF9694" w14:textId="77777777" w:rsidR="00FB141A" w:rsidRPr="00ED3698" w:rsidRDefault="00FB141A" w:rsidP="00FB141A">
      <w:pPr>
        <w:pStyle w:val="Heading3"/>
      </w:pPr>
      <w:bookmarkStart w:id="219" w:name="_Ref364351050"/>
      <w:bookmarkStart w:id="220" w:name="_Toc520374441"/>
      <w:r>
        <w:rPr>
          <w:rFonts w:hint="eastAsia"/>
          <w:lang w:eastAsia="zh-CN"/>
        </w:rPr>
        <w:t>Aquifer thermal energy storage (2D Radial)</w:t>
      </w:r>
      <w:bookmarkEnd w:id="219"/>
      <w:bookmarkEnd w:id="220"/>
    </w:p>
    <w:p w14:paraId="7CD0A66B" w14:textId="77777777" w:rsidR="00623721" w:rsidRPr="00181341" w:rsidRDefault="00771FFF" w:rsidP="00623721">
      <w:pPr>
        <w:pStyle w:val="StyleHeading4Bold"/>
        <w:numPr>
          <w:ilvl w:val="3"/>
          <w:numId w:val="1"/>
        </w:numPr>
      </w:pPr>
      <w:bookmarkStart w:id="221" w:name="_Toc520374442"/>
      <w:r>
        <w:t>Problem definition</w:t>
      </w:r>
      <w:bookmarkEnd w:id="221"/>
    </w:p>
    <w:p w14:paraId="6B8D6469" w14:textId="3DD120C5" w:rsidR="00623721" w:rsidRDefault="00FB141A" w:rsidP="00623721">
      <w:pPr>
        <w:rPr>
          <w:rFonts w:cs="Arial"/>
          <w:noProof/>
          <w:szCs w:val="22"/>
          <w:lang w:eastAsia="zh-CN"/>
        </w:rPr>
      </w:pPr>
      <w:r>
        <w:rPr>
          <w:rFonts w:cs="Arial"/>
          <w:szCs w:val="22"/>
          <w:lang w:eastAsia="en-CA"/>
        </w:rPr>
        <w:t xml:space="preserve">This </w:t>
      </w:r>
      <w:r w:rsidRPr="00963522">
        <w:rPr>
          <w:rFonts w:cs="Arial"/>
          <w:szCs w:val="22"/>
          <w:lang w:eastAsia="en-CA"/>
        </w:rPr>
        <w:t>verification example includes density-dependent flow and energy transport (aquifer thermal energy storage)</w:t>
      </w:r>
      <w:r w:rsidR="00623721">
        <w:rPr>
          <w:rFonts w:cs="Arial"/>
          <w:szCs w:val="22"/>
          <w:lang w:eastAsia="en-CA"/>
        </w:rPr>
        <w:t xml:space="preserve"> in radial coordinate</w:t>
      </w:r>
      <w:r w:rsidR="004474F5">
        <w:rPr>
          <w:rFonts w:cs="Arial"/>
          <w:szCs w:val="22"/>
          <w:lang w:eastAsia="en-CA"/>
        </w:rPr>
        <w:t xml:space="preserve">.  </w:t>
      </w:r>
      <w:r w:rsidRPr="00963522">
        <w:rPr>
          <w:rFonts w:cs="Arial"/>
          <w:szCs w:val="22"/>
          <w:lang w:eastAsia="en-CA"/>
        </w:rPr>
        <w:t>Hot water was injected into an aquifer for storage (injection stage for 90 days) and later withdrawn as an energy source (pumping for 90 days)</w:t>
      </w:r>
      <w:r w:rsidR="004474F5">
        <w:rPr>
          <w:rFonts w:cs="Arial"/>
          <w:szCs w:val="22"/>
          <w:lang w:eastAsia="en-CA"/>
        </w:rPr>
        <w:t xml:space="preserve">.  </w:t>
      </w:r>
      <w:r w:rsidR="00623721">
        <w:rPr>
          <w:rFonts w:cs="Arial" w:hint="eastAsia"/>
          <w:szCs w:val="22"/>
          <w:lang w:eastAsia="zh-CN"/>
        </w:rPr>
        <w:t xml:space="preserve">A code intercomparison was conducted with SUTRA </w:t>
      </w:r>
      <w:r w:rsidR="00623721" w:rsidRPr="00D910F5">
        <w:rPr>
          <w:rFonts w:cs="Arial"/>
          <w:noProof/>
          <w:szCs w:val="22"/>
        </w:rPr>
        <w:t xml:space="preserve">(Voss </w:t>
      </w:r>
      <w:r w:rsidR="00623721">
        <w:rPr>
          <w:rFonts w:cs="Arial"/>
          <w:noProof/>
          <w:szCs w:val="22"/>
        </w:rPr>
        <w:t xml:space="preserve">and </w:t>
      </w:r>
      <w:r w:rsidR="00623721" w:rsidRPr="00D910F5">
        <w:rPr>
          <w:rFonts w:cs="Arial"/>
          <w:noProof/>
          <w:szCs w:val="22"/>
        </w:rPr>
        <w:t>Provost</w:t>
      </w:r>
      <w:r w:rsidR="00623721">
        <w:rPr>
          <w:rFonts w:cs="Arial"/>
          <w:noProof/>
          <w:szCs w:val="22"/>
        </w:rPr>
        <w:t xml:space="preserve">, </w:t>
      </w:r>
      <w:r w:rsidR="00623721" w:rsidRPr="00D910F5">
        <w:rPr>
          <w:rFonts w:cs="Arial"/>
          <w:noProof/>
          <w:szCs w:val="22"/>
        </w:rPr>
        <w:t>2008)</w:t>
      </w:r>
      <w:r w:rsidR="00623721">
        <w:rPr>
          <w:rFonts w:cs="Arial" w:hint="eastAsia"/>
          <w:noProof/>
          <w:szCs w:val="22"/>
          <w:lang w:eastAsia="zh-CN"/>
        </w:rPr>
        <w:t>.</w:t>
      </w:r>
    </w:p>
    <w:p w14:paraId="2A51EEA1" w14:textId="77777777" w:rsidR="00623721" w:rsidRPr="00181341" w:rsidRDefault="00623721" w:rsidP="00623721">
      <w:pPr>
        <w:pStyle w:val="StyleHeading4Bold"/>
        <w:numPr>
          <w:ilvl w:val="3"/>
          <w:numId w:val="1"/>
        </w:numPr>
      </w:pPr>
      <w:bookmarkStart w:id="222" w:name="_Toc520374443"/>
      <w:r>
        <w:t>Model setup</w:t>
      </w:r>
      <w:bookmarkEnd w:id="222"/>
    </w:p>
    <w:p w14:paraId="243C7247" w14:textId="1369DF08" w:rsidR="00623721" w:rsidRDefault="00FB141A" w:rsidP="00FB141A">
      <w:pPr>
        <w:rPr>
          <w:rFonts w:cs="Arial"/>
          <w:szCs w:val="22"/>
          <w:lang w:eastAsia="zh-CN"/>
        </w:rPr>
      </w:pPr>
      <w:r w:rsidRPr="00700583">
        <w:rPr>
          <w:rFonts w:cs="Arial"/>
          <w:szCs w:val="22"/>
          <w:lang w:eastAsia="zh-CN"/>
        </w:rPr>
        <w:t xml:space="preserve">The mesh is 30.0 [m] </w:t>
      </w:r>
      <w:r>
        <w:rPr>
          <w:rFonts w:cs="Arial" w:hint="eastAsia"/>
          <w:szCs w:val="22"/>
          <w:lang w:eastAsia="zh-CN"/>
        </w:rPr>
        <w:t xml:space="preserve">in height </w:t>
      </w:r>
      <w:r>
        <w:rPr>
          <w:rFonts w:cs="Arial"/>
          <w:szCs w:val="22"/>
          <w:lang w:eastAsia="zh-CN"/>
        </w:rPr>
        <w:t>discretized</w:t>
      </w:r>
      <w:r>
        <w:rPr>
          <w:rFonts w:cs="Arial" w:hint="eastAsia"/>
          <w:szCs w:val="22"/>
          <w:lang w:eastAsia="zh-CN"/>
        </w:rPr>
        <w:t xml:space="preserve"> into 10 control volumes and 246.0 [m</w:t>
      </w:r>
      <w:r>
        <w:rPr>
          <w:rFonts w:cs="Arial"/>
          <w:szCs w:val="22"/>
          <w:lang w:eastAsia="zh-CN"/>
        </w:rPr>
        <w:t>]</w:t>
      </w:r>
      <w:r>
        <w:rPr>
          <w:rFonts w:cs="Arial" w:hint="eastAsia"/>
          <w:szCs w:val="22"/>
          <w:lang w:eastAsia="zh-CN"/>
        </w:rPr>
        <w:t xml:space="preserve"> in radial coordinate axial </w:t>
      </w:r>
      <w:r>
        <w:rPr>
          <w:rFonts w:cs="Arial"/>
          <w:szCs w:val="22"/>
          <w:lang w:eastAsia="zh-CN"/>
        </w:rPr>
        <w:t>discretized</w:t>
      </w:r>
      <w:r>
        <w:rPr>
          <w:rFonts w:cs="Arial" w:hint="eastAsia"/>
          <w:szCs w:val="22"/>
          <w:lang w:eastAsia="zh-CN"/>
        </w:rPr>
        <w:t xml:space="preserve"> into 35 control volumes (</w:t>
      </w:r>
      <w:r w:rsidR="005F5019">
        <w:rPr>
          <w:rFonts w:cs="Arial"/>
          <w:szCs w:val="22"/>
          <w:lang w:eastAsia="zh-CN"/>
        </w:rPr>
        <w:fldChar w:fldCharType="begin"/>
      </w:r>
      <w:r>
        <w:rPr>
          <w:rFonts w:cs="Arial"/>
          <w:szCs w:val="22"/>
          <w:lang w:eastAsia="zh-CN"/>
        </w:rPr>
        <w:instrText xml:space="preserve"> </w:instrText>
      </w:r>
      <w:r>
        <w:rPr>
          <w:rFonts w:cs="Arial" w:hint="eastAsia"/>
          <w:szCs w:val="22"/>
          <w:lang w:eastAsia="zh-CN"/>
        </w:rPr>
        <w:instrText>REF _Ref363820300 \h</w:instrText>
      </w:r>
      <w:r>
        <w:rPr>
          <w:rFonts w:cs="Arial"/>
          <w:szCs w:val="22"/>
          <w:lang w:eastAsia="zh-CN"/>
        </w:rPr>
        <w:instrText xml:space="preserve"> </w:instrText>
      </w:r>
      <w:r w:rsidR="005F5019">
        <w:rPr>
          <w:rFonts w:cs="Arial"/>
          <w:szCs w:val="22"/>
          <w:lang w:eastAsia="zh-CN"/>
        </w:rPr>
      </w:r>
      <w:r w:rsidR="005F5019">
        <w:rPr>
          <w:rFonts w:cs="Arial"/>
          <w:szCs w:val="22"/>
          <w:lang w:eastAsia="zh-CN"/>
        </w:rPr>
        <w:fldChar w:fldCharType="separate"/>
      </w:r>
      <w:r w:rsidR="00B560DA">
        <w:t xml:space="preserve">Figure </w:t>
      </w:r>
      <w:r w:rsidR="00B560DA">
        <w:rPr>
          <w:noProof/>
        </w:rPr>
        <w:t>2</w:t>
      </w:r>
      <w:r w:rsidR="00B560DA">
        <w:t>.</w:t>
      </w:r>
      <w:r w:rsidR="00B560DA">
        <w:rPr>
          <w:noProof/>
        </w:rPr>
        <w:t>14</w:t>
      </w:r>
      <w:r w:rsidR="005F5019">
        <w:rPr>
          <w:rFonts w:cs="Arial"/>
          <w:szCs w:val="22"/>
          <w:lang w:eastAsia="zh-CN"/>
        </w:rPr>
        <w:fldChar w:fldCharType="end"/>
      </w:r>
      <w:r>
        <w:rPr>
          <w:rFonts w:cs="Arial" w:hint="eastAsia"/>
          <w:szCs w:val="22"/>
          <w:lang w:eastAsia="zh-CN"/>
        </w:rPr>
        <w:t>)</w:t>
      </w:r>
      <w:r w:rsidR="004474F5">
        <w:rPr>
          <w:rFonts w:cs="Arial"/>
          <w:szCs w:val="22"/>
          <w:lang w:eastAsia="zh-CN"/>
        </w:rPr>
        <w:t xml:space="preserve">.  </w:t>
      </w:r>
    </w:p>
    <w:p w14:paraId="3DF8D4D3" w14:textId="77777777" w:rsidR="001A3263" w:rsidRDefault="001A3263" w:rsidP="00FB141A">
      <w:pPr>
        <w:rPr>
          <w:rFonts w:cs="Arial"/>
          <w:noProof/>
          <w:szCs w:val="22"/>
          <w:lang w:eastAsia="zh-CN"/>
        </w:rPr>
      </w:pPr>
    </w:p>
    <w:p w14:paraId="0E0983FD" w14:textId="77777777" w:rsidR="00623721" w:rsidRDefault="00623721" w:rsidP="001A3263">
      <w:pPr>
        <w:keepNext/>
        <w:jc w:val="center"/>
      </w:pPr>
      <w:r>
        <w:rPr>
          <w:rFonts w:cs="Arial" w:hint="eastAsia"/>
          <w:noProof/>
          <w:szCs w:val="22"/>
          <w:lang w:val="en-CA" w:eastAsia="zh-CN"/>
        </w:rPr>
        <w:drawing>
          <wp:inline distT="0" distB="0" distL="0" distR="0" wp14:anchorId="3CD7AD71" wp14:editId="39259035">
            <wp:extent cx="4687602" cy="2743200"/>
            <wp:effectExtent l="0" t="0" r="0" b="0"/>
            <wp:docPr id="4131" name="Picture 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png"/>
                    <pic:cNvPicPr/>
                  </pic:nvPicPr>
                  <pic:blipFill rotWithShape="1">
                    <a:blip r:embed="rId65" cstate="print">
                      <a:extLst>
                        <a:ext uri="{28A0092B-C50C-407E-A947-70E740481C1C}">
                          <a14:useLocalDpi xmlns:a14="http://schemas.microsoft.com/office/drawing/2010/main" val="0"/>
                        </a:ext>
                      </a:extLst>
                    </a:blip>
                    <a:srcRect l="4475" t="38013" r="6466" b="3288"/>
                    <a:stretch/>
                  </pic:blipFill>
                  <pic:spPr bwMode="auto">
                    <a:xfrm>
                      <a:off x="0" y="0"/>
                      <a:ext cx="4691023" cy="2745202"/>
                    </a:xfrm>
                    <a:prstGeom prst="rect">
                      <a:avLst/>
                    </a:prstGeom>
                    <a:ln>
                      <a:noFill/>
                    </a:ln>
                    <a:extLst>
                      <a:ext uri="{53640926-AAD7-44D8-BBD7-CCE9431645EC}">
                        <a14:shadowObscured xmlns:a14="http://schemas.microsoft.com/office/drawing/2010/main"/>
                      </a:ext>
                    </a:extLst>
                  </pic:spPr>
                </pic:pic>
              </a:graphicData>
            </a:graphic>
          </wp:inline>
        </w:drawing>
      </w:r>
    </w:p>
    <w:p w14:paraId="1E193284" w14:textId="39217732" w:rsidR="00623721" w:rsidRDefault="00623721" w:rsidP="00687205">
      <w:pPr>
        <w:pStyle w:val="StyleCaptionTableCaptionCentered"/>
        <w:rPr>
          <w:rFonts w:cs="Arial"/>
          <w:noProof/>
          <w:szCs w:val="22"/>
          <w:lang w:val="en-CA" w:eastAsia="zh-CN"/>
        </w:rPr>
      </w:pPr>
      <w:bookmarkStart w:id="223" w:name="_Ref363820300"/>
      <w:bookmarkStart w:id="224" w:name="_Toc520375030"/>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14</w:t>
      </w:r>
      <w:r w:rsidR="00183C7C">
        <w:fldChar w:fldCharType="end"/>
      </w:r>
      <w:bookmarkEnd w:id="223"/>
      <w:r>
        <w:rPr>
          <w:rFonts w:hint="eastAsia"/>
          <w:lang w:eastAsia="zh-CN"/>
        </w:rPr>
        <w:tab/>
        <w:t>2D mesh for the a</w:t>
      </w:r>
      <w:r w:rsidRPr="002579EC">
        <w:rPr>
          <w:lang w:eastAsia="zh-CN"/>
        </w:rPr>
        <w:t xml:space="preserve">quifer </w:t>
      </w:r>
      <w:r>
        <w:rPr>
          <w:rFonts w:hint="eastAsia"/>
          <w:lang w:eastAsia="zh-CN"/>
        </w:rPr>
        <w:t>t</w:t>
      </w:r>
      <w:r w:rsidRPr="002579EC">
        <w:rPr>
          <w:lang w:eastAsia="zh-CN"/>
        </w:rPr>
        <w:t xml:space="preserve">hermal </w:t>
      </w:r>
      <w:r>
        <w:rPr>
          <w:rFonts w:hint="eastAsia"/>
          <w:lang w:eastAsia="zh-CN"/>
        </w:rPr>
        <w:t>e</w:t>
      </w:r>
      <w:r w:rsidRPr="002579EC">
        <w:rPr>
          <w:lang w:eastAsia="zh-CN"/>
        </w:rPr>
        <w:t xml:space="preserve">nergy </w:t>
      </w:r>
      <w:r>
        <w:rPr>
          <w:rFonts w:hint="eastAsia"/>
          <w:lang w:eastAsia="zh-CN"/>
        </w:rPr>
        <w:t>s</w:t>
      </w:r>
      <w:r w:rsidRPr="002579EC">
        <w:rPr>
          <w:lang w:eastAsia="zh-CN"/>
        </w:rPr>
        <w:t xml:space="preserve">torage </w:t>
      </w:r>
      <w:r>
        <w:rPr>
          <w:rFonts w:hint="eastAsia"/>
          <w:lang w:eastAsia="zh-CN"/>
        </w:rPr>
        <w:t>p</w:t>
      </w:r>
      <w:r w:rsidRPr="002579EC">
        <w:rPr>
          <w:lang w:eastAsia="zh-CN"/>
        </w:rPr>
        <w:t>roblem</w:t>
      </w:r>
      <w:bookmarkEnd w:id="224"/>
    </w:p>
    <w:p w14:paraId="47B3AEDF" w14:textId="77777777" w:rsidR="00623721" w:rsidRDefault="00623721" w:rsidP="00FB141A">
      <w:pPr>
        <w:rPr>
          <w:rFonts w:cs="Arial"/>
          <w:noProof/>
          <w:szCs w:val="22"/>
          <w:lang w:eastAsia="zh-CN"/>
        </w:rPr>
      </w:pPr>
    </w:p>
    <w:p w14:paraId="53486E56" w14:textId="77777777" w:rsidR="00623721" w:rsidRPr="00181341" w:rsidRDefault="00623721" w:rsidP="00623721">
      <w:pPr>
        <w:pStyle w:val="StyleHeading4Bold"/>
        <w:numPr>
          <w:ilvl w:val="3"/>
          <w:numId w:val="1"/>
        </w:numPr>
      </w:pPr>
      <w:bookmarkStart w:id="225" w:name="_Toc520374444"/>
      <w:r>
        <w:t>Parameters</w:t>
      </w:r>
      <w:bookmarkEnd w:id="225"/>
    </w:p>
    <w:p w14:paraId="1CBDC478" w14:textId="77777777" w:rsidR="004A1FF0" w:rsidRDefault="00623721" w:rsidP="00FB141A">
      <w:pPr>
        <w:rPr>
          <w:rFonts w:cs="Arial"/>
          <w:szCs w:val="22"/>
          <w:lang w:eastAsia="en-CA"/>
        </w:rPr>
      </w:pPr>
      <w:r w:rsidRPr="00963522">
        <w:rPr>
          <w:rFonts w:cs="Arial"/>
          <w:szCs w:val="22"/>
          <w:lang w:eastAsia="en-CA"/>
        </w:rPr>
        <w:t xml:space="preserve">Model parameters are provided in </w:t>
      </w:r>
      <w:r>
        <w:rPr>
          <w:rFonts w:cs="Arial"/>
          <w:szCs w:val="22"/>
          <w:lang w:eastAsia="en-CA"/>
        </w:rPr>
        <w:fldChar w:fldCharType="begin"/>
      </w:r>
      <w:r>
        <w:rPr>
          <w:rFonts w:cs="Arial"/>
          <w:szCs w:val="22"/>
          <w:lang w:eastAsia="en-CA"/>
        </w:rPr>
        <w:instrText xml:space="preserve"> REF _Ref363816823 \h </w:instrText>
      </w:r>
      <w:r>
        <w:rPr>
          <w:rFonts w:cs="Arial"/>
          <w:szCs w:val="22"/>
          <w:lang w:eastAsia="en-CA"/>
        </w:rPr>
      </w:r>
      <w:r>
        <w:rPr>
          <w:rFonts w:cs="Arial"/>
          <w:szCs w:val="22"/>
          <w:lang w:eastAsia="en-CA"/>
        </w:rPr>
        <w:fldChar w:fldCharType="separate"/>
      </w:r>
      <w:r w:rsidR="00B560DA">
        <w:t xml:space="preserve">Table </w:t>
      </w:r>
      <w:r w:rsidR="00B560DA">
        <w:rPr>
          <w:noProof/>
        </w:rPr>
        <w:t>2</w:t>
      </w:r>
      <w:r w:rsidR="00B560DA">
        <w:t>.</w:t>
      </w:r>
      <w:r w:rsidR="00B560DA">
        <w:rPr>
          <w:noProof/>
        </w:rPr>
        <w:t>23</w:t>
      </w:r>
      <w:r>
        <w:rPr>
          <w:rFonts w:cs="Arial"/>
          <w:szCs w:val="22"/>
          <w:lang w:eastAsia="en-CA"/>
        </w:rPr>
        <w:fldChar w:fldCharType="end"/>
      </w:r>
      <w:r w:rsidRPr="00963522">
        <w:rPr>
          <w:rFonts w:cs="Arial"/>
          <w:szCs w:val="22"/>
          <w:lang w:eastAsia="en-CA"/>
        </w:rPr>
        <w:t>.</w:t>
      </w:r>
    </w:p>
    <w:p w14:paraId="3B33914C" w14:textId="77777777" w:rsidR="003B5581" w:rsidRDefault="003B5581" w:rsidP="00FB141A">
      <w:pPr>
        <w:rPr>
          <w:rFonts w:cs="Arial"/>
          <w:szCs w:val="22"/>
          <w:lang w:eastAsia="en-CA"/>
        </w:rPr>
      </w:pPr>
    </w:p>
    <w:p w14:paraId="4459EB59" w14:textId="77777777" w:rsidR="003B5581" w:rsidRDefault="003B5581" w:rsidP="00FB141A">
      <w:pPr>
        <w:rPr>
          <w:rFonts w:cs="Arial"/>
          <w:szCs w:val="22"/>
          <w:lang w:eastAsia="zh-CN"/>
        </w:rPr>
      </w:pPr>
    </w:p>
    <w:p w14:paraId="3726E04C" w14:textId="7D1574ED" w:rsidR="00FB141A" w:rsidRDefault="00FB141A" w:rsidP="00FB141A">
      <w:pPr>
        <w:pStyle w:val="Caption"/>
        <w:keepNext/>
        <w:rPr>
          <w:lang w:eastAsia="zh-CN"/>
        </w:rPr>
      </w:pPr>
      <w:bookmarkStart w:id="226" w:name="_Ref363816823"/>
      <w:bookmarkStart w:id="227" w:name="_Toc520374899"/>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23</w:t>
      </w:r>
      <w:r w:rsidR="00FE1AD3">
        <w:fldChar w:fldCharType="end"/>
      </w:r>
      <w:bookmarkEnd w:id="226"/>
      <w:r w:rsidR="003B5581">
        <w:t xml:space="preserve">: </w:t>
      </w:r>
      <w:r w:rsidRPr="002579EC">
        <w:rPr>
          <w:lang w:eastAsia="zh-CN"/>
        </w:rPr>
        <w:t xml:space="preserve">Parameters for </w:t>
      </w:r>
      <w:r w:rsidR="00935A43">
        <w:rPr>
          <w:rFonts w:hint="eastAsia"/>
          <w:lang w:eastAsia="zh-CN"/>
        </w:rPr>
        <w:t>a</w:t>
      </w:r>
      <w:r w:rsidRPr="002579EC">
        <w:rPr>
          <w:lang w:eastAsia="zh-CN"/>
        </w:rPr>
        <w:t xml:space="preserve">quifer </w:t>
      </w:r>
      <w:r w:rsidR="00935A43">
        <w:rPr>
          <w:rFonts w:hint="eastAsia"/>
          <w:lang w:eastAsia="zh-CN"/>
        </w:rPr>
        <w:t>t</w:t>
      </w:r>
      <w:r w:rsidRPr="002579EC">
        <w:rPr>
          <w:lang w:eastAsia="zh-CN"/>
        </w:rPr>
        <w:t xml:space="preserve">hermal </w:t>
      </w:r>
      <w:r w:rsidR="00935A43">
        <w:rPr>
          <w:rFonts w:hint="eastAsia"/>
          <w:lang w:eastAsia="zh-CN"/>
        </w:rPr>
        <w:t>e</w:t>
      </w:r>
      <w:r w:rsidRPr="002579EC">
        <w:rPr>
          <w:lang w:eastAsia="zh-CN"/>
        </w:rPr>
        <w:t xml:space="preserve">nergy </w:t>
      </w:r>
      <w:r w:rsidR="00935A43">
        <w:rPr>
          <w:rFonts w:hint="eastAsia"/>
          <w:lang w:eastAsia="zh-CN"/>
        </w:rPr>
        <w:t>s</w:t>
      </w:r>
      <w:r w:rsidRPr="002579EC">
        <w:rPr>
          <w:lang w:eastAsia="zh-CN"/>
        </w:rPr>
        <w:t xml:space="preserve">torage </w:t>
      </w:r>
      <w:r w:rsidR="00935A43">
        <w:rPr>
          <w:rFonts w:hint="eastAsia"/>
          <w:lang w:eastAsia="zh-CN"/>
        </w:rPr>
        <w:t>p</w:t>
      </w:r>
      <w:r w:rsidRPr="002579EC">
        <w:rPr>
          <w:lang w:eastAsia="zh-CN"/>
        </w:rPr>
        <w:t>roblem (</w:t>
      </w:r>
      <w:r w:rsidR="00935A43">
        <w:rPr>
          <w:rFonts w:hint="eastAsia"/>
          <w:lang w:eastAsia="zh-CN"/>
        </w:rPr>
        <w:t>d</w:t>
      </w:r>
      <w:r w:rsidRPr="002579EC">
        <w:rPr>
          <w:lang w:eastAsia="zh-CN"/>
        </w:rPr>
        <w:t>ensity-</w:t>
      </w:r>
      <w:r w:rsidR="00935A43">
        <w:rPr>
          <w:rFonts w:hint="eastAsia"/>
          <w:lang w:eastAsia="zh-CN"/>
        </w:rPr>
        <w:t>d</w:t>
      </w:r>
      <w:r w:rsidRPr="002579EC">
        <w:rPr>
          <w:lang w:eastAsia="zh-CN"/>
        </w:rPr>
        <w:t xml:space="preserve">ependent Flow and </w:t>
      </w:r>
      <w:r w:rsidR="00935A43">
        <w:rPr>
          <w:rFonts w:hint="eastAsia"/>
          <w:lang w:eastAsia="zh-CN"/>
        </w:rPr>
        <w:t>e</w:t>
      </w:r>
      <w:r w:rsidRPr="002579EC">
        <w:rPr>
          <w:lang w:eastAsia="zh-CN"/>
        </w:rPr>
        <w:t xml:space="preserve">nergy </w:t>
      </w:r>
      <w:r w:rsidR="00935A43">
        <w:rPr>
          <w:rFonts w:hint="eastAsia"/>
          <w:lang w:eastAsia="zh-CN"/>
        </w:rPr>
        <w:t>t</w:t>
      </w:r>
      <w:r w:rsidRPr="002579EC">
        <w:rPr>
          <w:lang w:eastAsia="zh-CN"/>
        </w:rPr>
        <w:t>ransport)</w:t>
      </w:r>
      <w:r>
        <w:rPr>
          <w:rFonts w:hint="eastAsia"/>
          <w:lang w:eastAsia="zh-CN"/>
        </w:rPr>
        <w:t xml:space="preserve"> </w:t>
      </w:r>
      <w:r w:rsidR="008236DA">
        <w:rPr>
          <w:rFonts w:hint="eastAsia"/>
          <w:lang w:eastAsia="zh-CN"/>
        </w:rPr>
        <w:t>(Bea et al., 2011)</w:t>
      </w:r>
      <w:bookmarkEnd w:id="227"/>
    </w:p>
    <w:tbl>
      <w:tblPr>
        <w:tblW w:w="5000" w:type="pct"/>
        <w:jc w:val="center"/>
        <w:tblLook w:val="04A0" w:firstRow="1" w:lastRow="0" w:firstColumn="1" w:lastColumn="0" w:noHBand="0" w:noVBand="1"/>
      </w:tblPr>
      <w:tblGrid>
        <w:gridCol w:w="4654"/>
        <w:gridCol w:w="1747"/>
        <w:gridCol w:w="2239"/>
      </w:tblGrid>
      <w:tr w:rsidR="00FB141A" w:rsidRPr="006627F2" w14:paraId="7270CDBD" w14:textId="77777777" w:rsidTr="00D20BB5">
        <w:trPr>
          <w:trHeight w:val="207"/>
          <w:jc w:val="center"/>
        </w:trPr>
        <w:tc>
          <w:tcPr>
            <w:tcW w:w="2692" w:type="pct"/>
            <w:tcBorders>
              <w:top w:val="single" w:sz="4" w:space="0" w:color="auto"/>
              <w:bottom w:val="single" w:sz="4" w:space="0" w:color="auto"/>
            </w:tcBorders>
            <w:shd w:val="clear" w:color="auto" w:fill="D9D9D9" w:themeFill="background1" w:themeFillShade="D9"/>
            <w:vAlign w:val="center"/>
          </w:tcPr>
          <w:p w14:paraId="69779FFE" w14:textId="77777777" w:rsidR="00FB141A" w:rsidRPr="00902661" w:rsidRDefault="00FB141A" w:rsidP="001A3618">
            <w:pPr>
              <w:spacing w:before="0" w:after="0"/>
              <w:jc w:val="center"/>
              <w:rPr>
                <w:rFonts w:cs="Arial"/>
                <w:b/>
                <w:szCs w:val="22"/>
              </w:rPr>
            </w:pPr>
            <w:r w:rsidRPr="00902661">
              <w:rPr>
                <w:rFonts w:cs="Arial"/>
                <w:b/>
                <w:szCs w:val="22"/>
              </w:rPr>
              <w:t>P</w:t>
            </w:r>
            <w:r>
              <w:rPr>
                <w:rFonts w:cs="Arial"/>
                <w:b/>
                <w:szCs w:val="22"/>
              </w:rPr>
              <w:t>arameter</w:t>
            </w:r>
          </w:p>
        </w:tc>
        <w:tc>
          <w:tcPr>
            <w:tcW w:w="1011" w:type="pct"/>
            <w:tcBorders>
              <w:top w:val="single" w:sz="4" w:space="0" w:color="auto"/>
              <w:bottom w:val="single" w:sz="4" w:space="0" w:color="auto"/>
            </w:tcBorders>
            <w:shd w:val="clear" w:color="auto" w:fill="D9D9D9" w:themeFill="background1" w:themeFillShade="D9"/>
            <w:vAlign w:val="center"/>
          </w:tcPr>
          <w:p w14:paraId="2D41D20E" w14:textId="77777777" w:rsidR="00FB141A" w:rsidRPr="00902661" w:rsidRDefault="00FB141A" w:rsidP="001A3618">
            <w:pPr>
              <w:spacing w:before="0" w:after="0"/>
              <w:jc w:val="center"/>
              <w:rPr>
                <w:rFonts w:cs="Arial"/>
                <w:b/>
                <w:szCs w:val="22"/>
              </w:rPr>
            </w:pPr>
            <w:r w:rsidRPr="00902661">
              <w:rPr>
                <w:rFonts w:cs="Arial"/>
                <w:b/>
                <w:szCs w:val="22"/>
              </w:rPr>
              <w:t>Value</w:t>
            </w:r>
          </w:p>
        </w:tc>
        <w:tc>
          <w:tcPr>
            <w:tcW w:w="1296" w:type="pct"/>
            <w:tcBorders>
              <w:top w:val="single" w:sz="4" w:space="0" w:color="auto"/>
              <w:bottom w:val="single" w:sz="4" w:space="0" w:color="auto"/>
            </w:tcBorders>
            <w:shd w:val="clear" w:color="auto" w:fill="D9D9D9" w:themeFill="background1" w:themeFillShade="D9"/>
            <w:vAlign w:val="center"/>
          </w:tcPr>
          <w:p w14:paraId="51242373" w14:textId="77777777" w:rsidR="00FB141A" w:rsidRPr="00902661" w:rsidRDefault="00FB141A" w:rsidP="001A3618">
            <w:pPr>
              <w:spacing w:before="0" w:after="0"/>
              <w:jc w:val="center"/>
              <w:rPr>
                <w:rFonts w:cs="Arial"/>
                <w:b/>
                <w:szCs w:val="22"/>
              </w:rPr>
            </w:pPr>
            <w:r w:rsidRPr="00902661">
              <w:rPr>
                <w:rFonts w:cs="Arial"/>
                <w:b/>
                <w:szCs w:val="22"/>
              </w:rPr>
              <w:t>Unit</w:t>
            </w:r>
          </w:p>
        </w:tc>
      </w:tr>
      <w:tr w:rsidR="00FB141A" w:rsidRPr="006627F2" w14:paraId="7534D5FC" w14:textId="77777777" w:rsidTr="00D20BB5">
        <w:trPr>
          <w:trHeight w:val="207"/>
          <w:jc w:val="center"/>
        </w:trPr>
        <w:tc>
          <w:tcPr>
            <w:tcW w:w="2692" w:type="pct"/>
            <w:tcBorders>
              <w:top w:val="single" w:sz="4" w:space="0" w:color="auto"/>
            </w:tcBorders>
            <w:vAlign w:val="center"/>
          </w:tcPr>
          <w:p w14:paraId="6C91B921" w14:textId="77777777" w:rsidR="00FB141A" w:rsidRPr="00902661" w:rsidRDefault="00FB141A" w:rsidP="001A3618">
            <w:pPr>
              <w:spacing w:before="0" w:after="0"/>
              <w:jc w:val="left"/>
              <w:rPr>
                <w:rFonts w:cs="Arial"/>
                <w:szCs w:val="22"/>
              </w:rPr>
            </w:pPr>
            <w:r w:rsidRPr="00902661">
              <w:rPr>
                <w:rFonts w:cs="Arial"/>
                <w:szCs w:val="22"/>
              </w:rPr>
              <w:t>Solid density</w:t>
            </w:r>
          </w:p>
        </w:tc>
        <w:tc>
          <w:tcPr>
            <w:tcW w:w="1011" w:type="pct"/>
            <w:tcBorders>
              <w:top w:val="single" w:sz="4" w:space="0" w:color="auto"/>
            </w:tcBorders>
            <w:vAlign w:val="center"/>
          </w:tcPr>
          <w:p w14:paraId="2D780F5D" w14:textId="77777777" w:rsidR="00FB141A" w:rsidRPr="00902661" w:rsidRDefault="00FB141A" w:rsidP="001A3618">
            <w:pPr>
              <w:spacing w:before="0" w:after="0"/>
              <w:jc w:val="center"/>
              <w:rPr>
                <w:rFonts w:cs="Arial"/>
                <w:szCs w:val="22"/>
              </w:rPr>
            </w:pPr>
            <w:r w:rsidRPr="00902661">
              <w:rPr>
                <w:rFonts w:cs="Arial"/>
                <w:szCs w:val="22"/>
              </w:rPr>
              <w:t>2650</w:t>
            </w:r>
          </w:p>
        </w:tc>
        <w:tc>
          <w:tcPr>
            <w:tcW w:w="1296" w:type="pct"/>
            <w:tcBorders>
              <w:top w:val="single" w:sz="4" w:space="0" w:color="auto"/>
            </w:tcBorders>
            <w:vAlign w:val="center"/>
          </w:tcPr>
          <w:p w14:paraId="71F23DAC" w14:textId="77777777" w:rsidR="00FB141A" w:rsidRPr="00902661" w:rsidRDefault="00FB141A" w:rsidP="001A3618">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w:t>
            </w:r>
          </w:p>
        </w:tc>
      </w:tr>
      <w:tr w:rsidR="00FB141A" w:rsidRPr="006627F2" w14:paraId="77C1A7DB" w14:textId="77777777" w:rsidTr="00D20BB5">
        <w:trPr>
          <w:trHeight w:val="207"/>
          <w:jc w:val="center"/>
        </w:trPr>
        <w:tc>
          <w:tcPr>
            <w:tcW w:w="2692" w:type="pct"/>
            <w:vAlign w:val="center"/>
          </w:tcPr>
          <w:p w14:paraId="070210F9" w14:textId="77777777" w:rsidR="00FB141A" w:rsidRPr="00902661" w:rsidRDefault="00FB141A" w:rsidP="001A3618">
            <w:pPr>
              <w:spacing w:before="0" w:after="0"/>
              <w:jc w:val="left"/>
              <w:rPr>
                <w:rFonts w:cs="Arial"/>
                <w:szCs w:val="22"/>
              </w:rPr>
            </w:pPr>
            <w:r w:rsidRPr="00902661">
              <w:rPr>
                <w:rFonts w:cs="Arial"/>
                <w:szCs w:val="22"/>
              </w:rPr>
              <w:t>Fresh-water density</w:t>
            </w:r>
          </w:p>
        </w:tc>
        <w:tc>
          <w:tcPr>
            <w:tcW w:w="1011" w:type="pct"/>
            <w:vAlign w:val="center"/>
          </w:tcPr>
          <w:p w14:paraId="7551CDA3" w14:textId="77777777" w:rsidR="00FB141A" w:rsidRPr="00902661" w:rsidRDefault="00FB141A" w:rsidP="001A3618">
            <w:pPr>
              <w:spacing w:before="0" w:after="0"/>
              <w:jc w:val="center"/>
              <w:rPr>
                <w:rFonts w:cs="Arial"/>
                <w:szCs w:val="22"/>
              </w:rPr>
            </w:pPr>
            <w:r w:rsidRPr="00902661">
              <w:rPr>
                <w:rFonts w:cs="Arial"/>
                <w:szCs w:val="22"/>
              </w:rPr>
              <w:t>1000</w:t>
            </w:r>
          </w:p>
        </w:tc>
        <w:tc>
          <w:tcPr>
            <w:tcW w:w="1296" w:type="pct"/>
            <w:vAlign w:val="center"/>
          </w:tcPr>
          <w:p w14:paraId="5E4AD45C" w14:textId="77777777" w:rsidR="00FB141A" w:rsidRPr="00902661" w:rsidRDefault="00FB141A" w:rsidP="001A3618">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w:t>
            </w:r>
          </w:p>
        </w:tc>
      </w:tr>
      <w:tr w:rsidR="00FB141A" w:rsidRPr="006627F2" w14:paraId="332D6022" w14:textId="77777777" w:rsidTr="00D20BB5">
        <w:trPr>
          <w:trHeight w:val="207"/>
          <w:jc w:val="center"/>
        </w:trPr>
        <w:tc>
          <w:tcPr>
            <w:tcW w:w="2692" w:type="pct"/>
            <w:vAlign w:val="center"/>
          </w:tcPr>
          <w:p w14:paraId="5B5185FA" w14:textId="77777777" w:rsidR="00FB141A" w:rsidRPr="00902661" w:rsidRDefault="00FB141A" w:rsidP="001A3618">
            <w:pPr>
              <w:spacing w:before="0" w:after="0"/>
              <w:jc w:val="left"/>
              <w:rPr>
                <w:rFonts w:cs="Arial"/>
                <w:szCs w:val="22"/>
              </w:rPr>
            </w:pPr>
            <w:r>
              <w:rPr>
                <w:rFonts w:cs="Arial" w:hint="eastAsia"/>
                <w:szCs w:val="22"/>
                <w:lang w:eastAsia="zh-CN"/>
              </w:rPr>
              <w:t xml:space="preserve">Injection rate </w:t>
            </w:r>
            <w:r w:rsidRPr="00902661">
              <w:rPr>
                <w:rFonts w:cs="Arial"/>
                <w:szCs w:val="22"/>
              </w:rPr>
              <w:t>Q</w:t>
            </w:r>
            <w:r w:rsidRPr="00902661">
              <w:rPr>
                <w:rFonts w:cs="Arial"/>
                <w:szCs w:val="22"/>
                <w:vertAlign w:val="subscript"/>
              </w:rPr>
              <w:t>in</w:t>
            </w:r>
          </w:p>
        </w:tc>
        <w:tc>
          <w:tcPr>
            <w:tcW w:w="1011" w:type="pct"/>
            <w:vAlign w:val="center"/>
          </w:tcPr>
          <w:p w14:paraId="618DA6C1" w14:textId="77777777" w:rsidR="00FB141A" w:rsidRPr="00902661" w:rsidRDefault="00FB141A" w:rsidP="001A3618">
            <w:pPr>
              <w:spacing w:before="0" w:after="0"/>
              <w:jc w:val="center"/>
              <w:rPr>
                <w:rFonts w:cs="Arial"/>
                <w:szCs w:val="22"/>
              </w:rPr>
            </w:pPr>
            <w:r w:rsidRPr="00902661">
              <w:rPr>
                <w:rFonts w:cs="Arial"/>
                <w:szCs w:val="22"/>
              </w:rPr>
              <w:t>200</w:t>
            </w:r>
          </w:p>
        </w:tc>
        <w:tc>
          <w:tcPr>
            <w:tcW w:w="1296" w:type="pct"/>
            <w:vAlign w:val="center"/>
          </w:tcPr>
          <w:p w14:paraId="12431946" w14:textId="77777777" w:rsidR="00FB141A" w:rsidRPr="00902661" w:rsidRDefault="00FB141A" w:rsidP="001A3618">
            <w:pPr>
              <w:spacing w:before="0" w:after="0"/>
              <w:jc w:val="center"/>
              <w:rPr>
                <w:rFonts w:cs="Arial"/>
                <w:szCs w:val="22"/>
              </w:rPr>
            </w:pPr>
            <w:r w:rsidRPr="00902661">
              <w:rPr>
                <w:rFonts w:cs="Arial"/>
                <w:szCs w:val="22"/>
              </w:rPr>
              <w:t>[kg s</w:t>
            </w:r>
            <w:r w:rsidRPr="00902661">
              <w:rPr>
                <w:rFonts w:cs="Arial"/>
                <w:szCs w:val="22"/>
                <w:vertAlign w:val="superscript"/>
              </w:rPr>
              <w:t>-1</w:t>
            </w:r>
            <w:r w:rsidRPr="00902661">
              <w:rPr>
                <w:rFonts w:cs="Arial"/>
                <w:szCs w:val="22"/>
              </w:rPr>
              <w:t>]</w:t>
            </w:r>
          </w:p>
        </w:tc>
      </w:tr>
      <w:tr w:rsidR="00FB141A" w:rsidRPr="006627F2" w14:paraId="20540C20" w14:textId="77777777" w:rsidTr="00D20BB5">
        <w:trPr>
          <w:trHeight w:val="207"/>
          <w:jc w:val="center"/>
        </w:trPr>
        <w:tc>
          <w:tcPr>
            <w:tcW w:w="2692" w:type="pct"/>
            <w:vAlign w:val="center"/>
          </w:tcPr>
          <w:p w14:paraId="6ECDB9B0" w14:textId="77777777" w:rsidR="00FB141A" w:rsidRPr="00902661" w:rsidRDefault="00FB141A" w:rsidP="001A3618">
            <w:pPr>
              <w:spacing w:before="0" w:after="0"/>
              <w:jc w:val="left"/>
              <w:rPr>
                <w:rFonts w:cs="Arial"/>
                <w:szCs w:val="22"/>
              </w:rPr>
            </w:pPr>
            <w:r w:rsidRPr="00902661">
              <w:rPr>
                <w:rFonts w:cs="Arial"/>
                <w:szCs w:val="22"/>
              </w:rPr>
              <w:t>Porosity</w:t>
            </w:r>
          </w:p>
        </w:tc>
        <w:tc>
          <w:tcPr>
            <w:tcW w:w="1011" w:type="pct"/>
            <w:vAlign w:val="center"/>
          </w:tcPr>
          <w:p w14:paraId="65597DC3" w14:textId="77777777" w:rsidR="00FB141A" w:rsidRPr="00902661" w:rsidRDefault="00FB141A" w:rsidP="001A3618">
            <w:pPr>
              <w:spacing w:before="0" w:after="0"/>
              <w:jc w:val="center"/>
              <w:rPr>
                <w:rFonts w:cs="Arial"/>
                <w:szCs w:val="22"/>
              </w:rPr>
            </w:pPr>
            <w:r w:rsidRPr="00902661">
              <w:rPr>
                <w:rFonts w:cs="Arial"/>
                <w:szCs w:val="22"/>
              </w:rPr>
              <w:t>0.35</w:t>
            </w:r>
          </w:p>
        </w:tc>
        <w:tc>
          <w:tcPr>
            <w:tcW w:w="1296" w:type="pct"/>
            <w:vAlign w:val="center"/>
          </w:tcPr>
          <w:p w14:paraId="353A802D" w14:textId="77777777" w:rsidR="00FB141A" w:rsidRPr="00902661" w:rsidRDefault="00FB141A" w:rsidP="001A3618">
            <w:pPr>
              <w:spacing w:before="0" w:after="0"/>
              <w:jc w:val="center"/>
              <w:rPr>
                <w:rFonts w:cs="Arial"/>
                <w:szCs w:val="22"/>
              </w:rPr>
            </w:pPr>
            <w:r w:rsidRPr="00902661">
              <w:rPr>
                <w:rFonts w:cs="Arial"/>
                <w:szCs w:val="22"/>
              </w:rPr>
              <w:t>[-]</w:t>
            </w:r>
          </w:p>
        </w:tc>
      </w:tr>
      <w:tr w:rsidR="00FB141A" w:rsidRPr="006627F2" w14:paraId="4D8FEB8D" w14:textId="77777777" w:rsidTr="00D20BB5">
        <w:trPr>
          <w:trHeight w:val="207"/>
          <w:jc w:val="center"/>
        </w:trPr>
        <w:tc>
          <w:tcPr>
            <w:tcW w:w="2692" w:type="pct"/>
            <w:vAlign w:val="center"/>
          </w:tcPr>
          <w:p w14:paraId="5361EFEE" w14:textId="77777777" w:rsidR="00FB141A" w:rsidRPr="00902661" w:rsidRDefault="00FB141A" w:rsidP="001A3618">
            <w:pPr>
              <w:spacing w:before="0" w:after="0"/>
              <w:jc w:val="left"/>
              <w:rPr>
                <w:rFonts w:cs="Arial"/>
                <w:szCs w:val="22"/>
              </w:rPr>
            </w:pPr>
            <w:r w:rsidRPr="00902661">
              <w:rPr>
                <w:rFonts w:cs="Arial"/>
                <w:szCs w:val="22"/>
              </w:rPr>
              <w:t>Permeability</w:t>
            </w:r>
          </w:p>
        </w:tc>
        <w:tc>
          <w:tcPr>
            <w:tcW w:w="1011" w:type="pct"/>
            <w:vAlign w:val="center"/>
          </w:tcPr>
          <w:p w14:paraId="6F3E6229" w14:textId="77777777" w:rsidR="00FB141A" w:rsidRPr="00902661" w:rsidRDefault="00FB141A" w:rsidP="001A3618">
            <w:pPr>
              <w:spacing w:before="0" w:after="0"/>
              <w:jc w:val="center"/>
              <w:rPr>
                <w:rFonts w:cs="Arial"/>
                <w:szCs w:val="22"/>
              </w:rPr>
            </w:pPr>
            <w:r w:rsidRPr="00902661">
              <w:rPr>
                <w:rFonts w:cs="Arial"/>
                <w:szCs w:val="22"/>
              </w:rPr>
              <w:t>1.02</w:t>
            </w:r>
            <w:r>
              <w:rPr>
                <w:szCs w:val="22"/>
              </w:rPr>
              <w:t>×</w:t>
            </w:r>
            <w:r w:rsidRPr="00902661">
              <w:rPr>
                <w:rFonts w:cs="Arial"/>
                <w:szCs w:val="22"/>
              </w:rPr>
              <w:t>10</w:t>
            </w:r>
            <w:r w:rsidRPr="00902661">
              <w:rPr>
                <w:rFonts w:cs="Arial"/>
                <w:szCs w:val="22"/>
                <w:vertAlign w:val="superscript"/>
              </w:rPr>
              <w:t>-10</w:t>
            </w:r>
          </w:p>
        </w:tc>
        <w:tc>
          <w:tcPr>
            <w:tcW w:w="1296" w:type="pct"/>
            <w:vAlign w:val="center"/>
          </w:tcPr>
          <w:p w14:paraId="4748C3E4" w14:textId="77777777" w:rsidR="00FB141A" w:rsidRPr="00902661" w:rsidRDefault="00FB141A" w:rsidP="001A3618">
            <w:pPr>
              <w:spacing w:before="0" w:after="0"/>
              <w:jc w:val="center"/>
              <w:rPr>
                <w:rFonts w:cs="Arial"/>
                <w:szCs w:val="22"/>
              </w:rPr>
            </w:pPr>
            <w:r w:rsidRPr="00902661">
              <w:rPr>
                <w:rFonts w:cs="Arial"/>
                <w:szCs w:val="22"/>
              </w:rPr>
              <w:t>[m</w:t>
            </w:r>
            <w:r w:rsidRPr="00902661">
              <w:rPr>
                <w:rFonts w:cs="Arial"/>
                <w:szCs w:val="22"/>
                <w:vertAlign w:val="superscript"/>
              </w:rPr>
              <w:t>2</w:t>
            </w:r>
            <w:r w:rsidRPr="00902661">
              <w:rPr>
                <w:rFonts w:cs="Arial"/>
                <w:szCs w:val="22"/>
              </w:rPr>
              <w:t>]</w:t>
            </w:r>
          </w:p>
        </w:tc>
      </w:tr>
      <w:tr w:rsidR="00FB141A" w:rsidRPr="006627F2" w14:paraId="243ACC88" w14:textId="77777777" w:rsidTr="00D20BB5">
        <w:trPr>
          <w:trHeight w:val="207"/>
          <w:jc w:val="center"/>
        </w:trPr>
        <w:tc>
          <w:tcPr>
            <w:tcW w:w="2692" w:type="pct"/>
            <w:vAlign w:val="center"/>
          </w:tcPr>
          <w:p w14:paraId="254C6561" w14:textId="77777777" w:rsidR="00FB141A" w:rsidRPr="00902661" w:rsidRDefault="00FB141A" w:rsidP="001A3618">
            <w:pPr>
              <w:spacing w:before="0" w:after="0"/>
              <w:jc w:val="left"/>
              <w:rPr>
                <w:rFonts w:cs="Arial"/>
                <w:szCs w:val="22"/>
              </w:rPr>
            </w:pPr>
            <w:r w:rsidRPr="00902661">
              <w:rPr>
                <w:rFonts w:cs="Arial"/>
                <w:szCs w:val="22"/>
              </w:rPr>
              <w:t xml:space="preserve">Water </w:t>
            </w:r>
            <w:r>
              <w:rPr>
                <w:rFonts w:cs="Arial"/>
                <w:szCs w:val="22"/>
              </w:rPr>
              <w:t xml:space="preserve">specific </w:t>
            </w:r>
            <w:r w:rsidRPr="00902661">
              <w:rPr>
                <w:rFonts w:cs="Arial"/>
                <w:szCs w:val="22"/>
              </w:rPr>
              <w:t>thermal capacity</w:t>
            </w:r>
          </w:p>
        </w:tc>
        <w:tc>
          <w:tcPr>
            <w:tcW w:w="1011" w:type="pct"/>
            <w:vAlign w:val="center"/>
          </w:tcPr>
          <w:p w14:paraId="7ED9F5F4" w14:textId="77777777" w:rsidR="00FB141A" w:rsidRPr="00902661" w:rsidRDefault="00FB141A" w:rsidP="001A3618">
            <w:pPr>
              <w:spacing w:before="0" w:after="0"/>
              <w:jc w:val="center"/>
              <w:rPr>
                <w:rFonts w:cs="Arial"/>
                <w:szCs w:val="22"/>
              </w:rPr>
            </w:pPr>
            <w:r w:rsidRPr="00902661">
              <w:rPr>
                <w:rFonts w:cs="Arial"/>
                <w:szCs w:val="22"/>
              </w:rPr>
              <w:t>4182</w:t>
            </w:r>
          </w:p>
        </w:tc>
        <w:tc>
          <w:tcPr>
            <w:tcW w:w="1296" w:type="pct"/>
            <w:vAlign w:val="center"/>
          </w:tcPr>
          <w:p w14:paraId="0ABD88EE" w14:textId="77777777" w:rsidR="00FB141A" w:rsidRPr="00902661" w:rsidRDefault="00FB141A" w:rsidP="001A3618">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6627F2" w14:paraId="5740600D" w14:textId="77777777" w:rsidTr="00D20BB5">
        <w:trPr>
          <w:trHeight w:val="207"/>
          <w:jc w:val="center"/>
        </w:trPr>
        <w:tc>
          <w:tcPr>
            <w:tcW w:w="2692" w:type="pct"/>
            <w:vAlign w:val="center"/>
          </w:tcPr>
          <w:p w14:paraId="7EC54E7A" w14:textId="77777777" w:rsidR="00FB141A" w:rsidRPr="00902661" w:rsidRDefault="00FB141A" w:rsidP="001A3618">
            <w:pPr>
              <w:spacing w:before="0" w:after="0"/>
              <w:jc w:val="left"/>
              <w:rPr>
                <w:rFonts w:cs="Arial"/>
                <w:szCs w:val="22"/>
              </w:rPr>
            </w:pPr>
            <w:r w:rsidRPr="00902661">
              <w:rPr>
                <w:rFonts w:cs="Arial"/>
                <w:szCs w:val="22"/>
              </w:rPr>
              <w:t xml:space="preserve">Solid </w:t>
            </w:r>
            <w:r>
              <w:rPr>
                <w:rFonts w:cs="Arial"/>
                <w:szCs w:val="22"/>
              </w:rPr>
              <w:t xml:space="preserve">specific </w:t>
            </w:r>
            <w:r w:rsidRPr="00902661">
              <w:rPr>
                <w:rFonts w:cs="Arial"/>
                <w:szCs w:val="22"/>
              </w:rPr>
              <w:t>thermal capacity</w:t>
            </w:r>
          </w:p>
        </w:tc>
        <w:tc>
          <w:tcPr>
            <w:tcW w:w="1011" w:type="pct"/>
            <w:vAlign w:val="center"/>
          </w:tcPr>
          <w:p w14:paraId="72608CB0" w14:textId="77777777" w:rsidR="00FB141A" w:rsidRPr="00902661" w:rsidRDefault="00FB141A" w:rsidP="001A3618">
            <w:pPr>
              <w:spacing w:before="0" w:after="0"/>
              <w:jc w:val="center"/>
              <w:rPr>
                <w:rFonts w:cs="Arial"/>
                <w:szCs w:val="22"/>
              </w:rPr>
            </w:pPr>
            <w:r w:rsidRPr="00902661">
              <w:rPr>
                <w:rFonts w:cs="Arial"/>
                <w:szCs w:val="22"/>
              </w:rPr>
              <w:t>840</w:t>
            </w:r>
          </w:p>
        </w:tc>
        <w:tc>
          <w:tcPr>
            <w:tcW w:w="1296" w:type="pct"/>
            <w:vAlign w:val="center"/>
          </w:tcPr>
          <w:p w14:paraId="7D022B34" w14:textId="77777777" w:rsidR="00FB141A" w:rsidRPr="00902661" w:rsidRDefault="00FB141A" w:rsidP="001A3618">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6627F2" w14:paraId="60B6290C" w14:textId="77777777" w:rsidTr="00D20BB5">
        <w:trPr>
          <w:trHeight w:val="207"/>
          <w:jc w:val="center"/>
        </w:trPr>
        <w:tc>
          <w:tcPr>
            <w:tcW w:w="2692" w:type="pct"/>
            <w:vAlign w:val="center"/>
          </w:tcPr>
          <w:p w14:paraId="5BB1BDCB" w14:textId="77777777" w:rsidR="00FB141A" w:rsidRPr="00902661" w:rsidRDefault="00FB141A" w:rsidP="001A3618">
            <w:pPr>
              <w:spacing w:before="0" w:after="0"/>
              <w:jc w:val="left"/>
              <w:rPr>
                <w:rFonts w:cs="Arial"/>
                <w:szCs w:val="22"/>
              </w:rPr>
            </w:pPr>
            <w:r w:rsidRPr="00902661">
              <w:rPr>
                <w:rFonts w:cs="Arial"/>
                <w:szCs w:val="22"/>
              </w:rPr>
              <w:t>Water thermal conductivity</w:t>
            </w:r>
          </w:p>
        </w:tc>
        <w:tc>
          <w:tcPr>
            <w:tcW w:w="1011" w:type="pct"/>
            <w:vAlign w:val="center"/>
          </w:tcPr>
          <w:p w14:paraId="4CCB043D" w14:textId="77777777" w:rsidR="00FB141A" w:rsidRPr="00902661" w:rsidRDefault="00FB141A" w:rsidP="001A3618">
            <w:pPr>
              <w:spacing w:before="0" w:after="0"/>
              <w:jc w:val="center"/>
              <w:rPr>
                <w:rFonts w:cs="Arial"/>
                <w:szCs w:val="22"/>
              </w:rPr>
            </w:pPr>
            <w:r w:rsidRPr="00902661">
              <w:rPr>
                <w:rFonts w:cs="Arial"/>
                <w:szCs w:val="22"/>
              </w:rPr>
              <w:t>0.6</w:t>
            </w:r>
          </w:p>
        </w:tc>
        <w:tc>
          <w:tcPr>
            <w:tcW w:w="1296" w:type="pct"/>
            <w:vAlign w:val="center"/>
          </w:tcPr>
          <w:p w14:paraId="236E7CCA" w14:textId="77777777" w:rsidR="00FB141A" w:rsidRPr="00902661" w:rsidRDefault="00FB141A" w:rsidP="001A3618">
            <w:pPr>
              <w:spacing w:before="0" w:after="0"/>
              <w:jc w:val="center"/>
              <w:rPr>
                <w:rFonts w:cs="Arial"/>
                <w:szCs w:val="22"/>
              </w:rPr>
            </w:pPr>
            <w:r w:rsidRPr="00902661">
              <w:rPr>
                <w:rFonts w:cs="Arial"/>
                <w:szCs w:val="22"/>
              </w:rPr>
              <w:t>[J s</w:t>
            </w:r>
            <w:r w:rsidRPr="00902661">
              <w:rPr>
                <w:rFonts w:cs="Arial"/>
                <w:szCs w:val="22"/>
                <w:vertAlign w:val="superscript"/>
              </w:rPr>
              <w:t>-1</w:t>
            </w:r>
            <w:r w:rsidRPr="00902661">
              <w:rPr>
                <w:rFonts w:cs="Arial"/>
                <w:szCs w:val="22"/>
              </w:rPr>
              <w:t xml:space="preserve"> m</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6627F2" w14:paraId="7BD92187" w14:textId="77777777" w:rsidTr="00D20BB5">
        <w:trPr>
          <w:trHeight w:val="207"/>
          <w:jc w:val="center"/>
        </w:trPr>
        <w:tc>
          <w:tcPr>
            <w:tcW w:w="2692" w:type="pct"/>
            <w:vAlign w:val="center"/>
          </w:tcPr>
          <w:p w14:paraId="47519F21" w14:textId="77777777" w:rsidR="00FB141A" w:rsidRPr="00902661" w:rsidRDefault="00FB141A" w:rsidP="001A3618">
            <w:pPr>
              <w:spacing w:before="0" w:after="0"/>
              <w:jc w:val="left"/>
              <w:rPr>
                <w:rFonts w:cs="Arial"/>
                <w:szCs w:val="22"/>
              </w:rPr>
            </w:pPr>
            <w:r w:rsidRPr="00902661">
              <w:rPr>
                <w:rFonts w:cs="Arial"/>
                <w:szCs w:val="22"/>
              </w:rPr>
              <w:t>Solid thermal conductivity</w:t>
            </w:r>
          </w:p>
        </w:tc>
        <w:tc>
          <w:tcPr>
            <w:tcW w:w="1011" w:type="pct"/>
            <w:vAlign w:val="center"/>
          </w:tcPr>
          <w:p w14:paraId="215292CD" w14:textId="77777777" w:rsidR="00FB141A" w:rsidRPr="00902661" w:rsidRDefault="00FB141A" w:rsidP="001A3618">
            <w:pPr>
              <w:spacing w:before="0" w:after="0"/>
              <w:jc w:val="center"/>
              <w:rPr>
                <w:rFonts w:cs="Arial"/>
                <w:szCs w:val="22"/>
              </w:rPr>
            </w:pPr>
            <w:r w:rsidRPr="00902661">
              <w:rPr>
                <w:rFonts w:cs="Arial"/>
                <w:szCs w:val="22"/>
              </w:rPr>
              <w:t>3.5</w:t>
            </w:r>
          </w:p>
        </w:tc>
        <w:tc>
          <w:tcPr>
            <w:tcW w:w="1296" w:type="pct"/>
            <w:vAlign w:val="center"/>
          </w:tcPr>
          <w:p w14:paraId="77D685D5" w14:textId="77777777" w:rsidR="00FB141A" w:rsidRPr="00902661" w:rsidRDefault="00FB141A" w:rsidP="001A3618">
            <w:pPr>
              <w:spacing w:before="0" w:after="0"/>
              <w:jc w:val="center"/>
              <w:rPr>
                <w:rFonts w:cs="Arial"/>
                <w:szCs w:val="22"/>
              </w:rPr>
            </w:pPr>
            <w:r w:rsidRPr="00902661">
              <w:rPr>
                <w:rFonts w:cs="Arial"/>
                <w:szCs w:val="22"/>
              </w:rPr>
              <w:t>[J s</w:t>
            </w:r>
            <w:r w:rsidRPr="00902661">
              <w:rPr>
                <w:rFonts w:cs="Arial"/>
                <w:szCs w:val="22"/>
                <w:vertAlign w:val="superscript"/>
              </w:rPr>
              <w:t>-1</w:t>
            </w:r>
            <w:r w:rsidRPr="00902661">
              <w:rPr>
                <w:rFonts w:cs="Arial"/>
                <w:szCs w:val="22"/>
              </w:rPr>
              <w:t xml:space="preserve"> m</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D910F5" w14:paraId="153E0D6F" w14:textId="77777777" w:rsidTr="00D20BB5">
        <w:trPr>
          <w:trHeight w:val="207"/>
          <w:jc w:val="center"/>
        </w:trPr>
        <w:tc>
          <w:tcPr>
            <w:tcW w:w="2692" w:type="pct"/>
            <w:vAlign w:val="center"/>
          </w:tcPr>
          <w:p w14:paraId="53E840A3" w14:textId="77777777" w:rsidR="00FB141A" w:rsidRPr="00902661" w:rsidRDefault="00FB141A" w:rsidP="001A3618">
            <w:pPr>
              <w:spacing w:before="0" w:after="0"/>
              <w:jc w:val="left"/>
              <w:rPr>
                <w:rFonts w:cs="Arial"/>
                <w:szCs w:val="22"/>
              </w:rPr>
            </w:pPr>
            <w:r w:rsidRPr="00902661">
              <w:rPr>
                <w:rFonts w:cs="Arial"/>
                <w:szCs w:val="22"/>
              </w:rPr>
              <w:t>Heat capacity of water</w:t>
            </w:r>
          </w:p>
        </w:tc>
        <w:tc>
          <w:tcPr>
            <w:tcW w:w="1011" w:type="pct"/>
            <w:vAlign w:val="center"/>
          </w:tcPr>
          <w:p w14:paraId="10048C27" w14:textId="77777777" w:rsidR="00FB141A" w:rsidRPr="00902661" w:rsidRDefault="00FB141A" w:rsidP="001A3618">
            <w:pPr>
              <w:spacing w:before="0" w:after="0"/>
              <w:jc w:val="center"/>
              <w:rPr>
                <w:rFonts w:cs="Arial"/>
                <w:szCs w:val="22"/>
              </w:rPr>
            </w:pPr>
            <w:r w:rsidRPr="00902661">
              <w:rPr>
                <w:rFonts w:cs="Arial"/>
                <w:szCs w:val="22"/>
              </w:rPr>
              <w:t>4182</w:t>
            </w:r>
          </w:p>
        </w:tc>
        <w:tc>
          <w:tcPr>
            <w:tcW w:w="1296" w:type="pct"/>
            <w:vAlign w:val="center"/>
          </w:tcPr>
          <w:p w14:paraId="19816CF7" w14:textId="77777777" w:rsidR="00FB141A" w:rsidRPr="00902661" w:rsidRDefault="00FB141A" w:rsidP="001A3618">
            <w:pPr>
              <w:spacing w:before="0" w:after="0"/>
              <w:jc w:val="center"/>
              <w:rPr>
                <w:rFonts w:cs="Arial"/>
                <w:szCs w:val="22"/>
              </w:rPr>
            </w:pPr>
            <w:r w:rsidRPr="00902661">
              <w:rPr>
                <w:rFonts w:cs="Arial"/>
                <w:szCs w:val="22"/>
              </w:rPr>
              <w:t>[J kg</w:t>
            </w:r>
            <w:r w:rsidRPr="00902661">
              <w:rPr>
                <w:rFonts w:cs="Arial"/>
                <w:szCs w:val="22"/>
                <w:vertAlign w:val="superscript"/>
              </w:rPr>
              <w:t>-1</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D910F5" w14:paraId="6DC8A31E" w14:textId="77777777" w:rsidTr="00D20BB5">
        <w:trPr>
          <w:trHeight w:val="207"/>
          <w:jc w:val="center"/>
        </w:trPr>
        <w:tc>
          <w:tcPr>
            <w:tcW w:w="2692" w:type="pct"/>
            <w:vAlign w:val="center"/>
          </w:tcPr>
          <w:p w14:paraId="08961CAA" w14:textId="77777777" w:rsidR="00FB141A" w:rsidRPr="00902661" w:rsidRDefault="00FB141A" w:rsidP="001A3618">
            <w:pPr>
              <w:spacing w:before="0" w:after="0"/>
              <w:jc w:val="left"/>
              <w:rPr>
                <w:rFonts w:cs="Arial"/>
                <w:szCs w:val="22"/>
              </w:rPr>
            </w:pPr>
            <w:r w:rsidRPr="00902661">
              <w:rPr>
                <w:rFonts w:cs="Arial"/>
                <w:szCs w:val="22"/>
              </w:rPr>
              <w:t>T</w:t>
            </w:r>
            <w:r w:rsidRPr="00902661">
              <w:rPr>
                <w:rFonts w:cs="Arial"/>
                <w:szCs w:val="22"/>
                <w:vertAlign w:val="subscript"/>
              </w:rPr>
              <w:t>0</w:t>
            </w:r>
          </w:p>
        </w:tc>
        <w:tc>
          <w:tcPr>
            <w:tcW w:w="1011" w:type="pct"/>
            <w:vAlign w:val="center"/>
          </w:tcPr>
          <w:p w14:paraId="01D66839" w14:textId="77777777" w:rsidR="00FB141A" w:rsidRPr="00902661" w:rsidRDefault="00FB141A" w:rsidP="001A3618">
            <w:pPr>
              <w:spacing w:before="0" w:after="0"/>
              <w:jc w:val="center"/>
              <w:rPr>
                <w:rFonts w:cs="Arial"/>
                <w:szCs w:val="22"/>
              </w:rPr>
            </w:pPr>
            <w:r w:rsidRPr="00902661">
              <w:rPr>
                <w:rFonts w:cs="Arial"/>
                <w:szCs w:val="22"/>
              </w:rPr>
              <w:t>20</w:t>
            </w:r>
          </w:p>
        </w:tc>
        <w:tc>
          <w:tcPr>
            <w:tcW w:w="1296" w:type="pct"/>
            <w:vAlign w:val="center"/>
          </w:tcPr>
          <w:p w14:paraId="19690A9B" w14:textId="77777777" w:rsidR="00FB141A" w:rsidRPr="00902661" w:rsidRDefault="00FB141A" w:rsidP="001A3618">
            <w:pPr>
              <w:spacing w:before="0" w:after="0"/>
              <w:jc w:val="center"/>
              <w:rPr>
                <w:rFonts w:cs="Arial"/>
                <w:szCs w:val="22"/>
              </w:rPr>
            </w:pPr>
            <w:r w:rsidRPr="00902661">
              <w:rPr>
                <w:rFonts w:cs="Arial"/>
                <w:szCs w:val="22"/>
              </w:rPr>
              <w:t>[</w:t>
            </w:r>
            <w:r w:rsidRPr="00902661">
              <w:rPr>
                <w:rFonts w:cs="Arial"/>
                <w:szCs w:val="22"/>
                <w:vertAlign w:val="superscript"/>
              </w:rPr>
              <w:t>o</w:t>
            </w:r>
            <w:r w:rsidRPr="00902661">
              <w:rPr>
                <w:rFonts w:cs="Arial"/>
                <w:szCs w:val="22"/>
              </w:rPr>
              <w:t>C]</w:t>
            </w:r>
          </w:p>
        </w:tc>
      </w:tr>
      <w:tr w:rsidR="00FB141A" w:rsidRPr="00D910F5" w14:paraId="396F3649" w14:textId="77777777" w:rsidTr="00D20BB5">
        <w:trPr>
          <w:trHeight w:val="207"/>
          <w:jc w:val="center"/>
        </w:trPr>
        <w:tc>
          <w:tcPr>
            <w:tcW w:w="2692" w:type="pct"/>
            <w:vAlign w:val="center"/>
          </w:tcPr>
          <w:p w14:paraId="45269954" w14:textId="77777777" w:rsidR="00FB141A" w:rsidRPr="00902661" w:rsidRDefault="00FB141A" w:rsidP="001A3618">
            <w:pPr>
              <w:spacing w:before="0" w:after="0"/>
              <w:jc w:val="left"/>
              <w:rPr>
                <w:rFonts w:cs="Arial"/>
                <w:szCs w:val="22"/>
              </w:rPr>
            </w:pPr>
            <w:r w:rsidRPr="00902661">
              <w:rPr>
                <w:rFonts w:cs="Arial"/>
                <w:szCs w:val="22"/>
              </w:rPr>
              <w:t>T</w:t>
            </w:r>
            <w:r w:rsidRPr="00902661">
              <w:rPr>
                <w:rFonts w:cs="Arial"/>
                <w:szCs w:val="22"/>
                <w:vertAlign w:val="subscript"/>
              </w:rPr>
              <w:t>in</w:t>
            </w:r>
          </w:p>
        </w:tc>
        <w:tc>
          <w:tcPr>
            <w:tcW w:w="1011" w:type="pct"/>
            <w:vAlign w:val="center"/>
          </w:tcPr>
          <w:p w14:paraId="74D506DA" w14:textId="77777777" w:rsidR="00FB141A" w:rsidRPr="00902661" w:rsidRDefault="00FB141A" w:rsidP="001A3618">
            <w:pPr>
              <w:spacing w:before="0" w:after="0"/>
              <w:jc w:val="center"/>
              <w:rPr>
                <w:rFonts w:cs="Arial"/>
                <w:szCs w:val="22"/>
              </w:rPr>
            </w:pPr>
            <w:r w:rsidRPr="00902661">
              <w:rPr>
                <w:rFonts w:cs="Arial"/>
                <w:szCs w:val="22"/>
              </w:rPr>
              <w:t>60</w:t>
            </w:r>
          </w:p>
        </w:tc>
        <w:tc>
          <w:tcPr>
            <w:tcW w:w="1296" w:type="pct"/>
            <w:vAlign w:val="center"/>
          </w:tcPr>
          <w:p w14:paraId="2B74C325" w14:textId="77777777" w:rsidR="00FB141A" w:rsidRPr="00902661" w:rsidRDefault="00FB141A" w:rsidP="001A3618">
            <w:pPr>
              <w:spacing w:before="0" w:after="0"/>
              <w:jc w:val="center"/>
              <w:rPr>
                <w:rFonts w:cs="Arial"/>
                <w:szCs w:val="22"/>
              </w:rPr>
            </w:pPr>
            <w:r w:rsidRPr="00902661">
              <w:rPr>
                <w:rFonts w:cs="Arial"/>
                <w:szCs w:val="22"/>
              </w:rPr>
              <w:t>[</w:t>
            </w:r>
            <w:r w:rsidRPr="00902661">
              <w:rPr>
                <w:rFonts w:cs="Arial"/>
                <w:szCs w:val="22"/>
                <w:vertAlign w:val="superscript"/>
              </w:rPr>
              <w:t>o</w:t>
            </w:r>
            <w:r w:rsidRPr="00902661">
              <w:rPr>
                <w:rFonts w:cs="Arial"/>
                <w:szCs w:val="22"/>
              </w:rPr>
              <w:t>C]</w:t>
            </w:r>
          </w:p>
        </w:tc>
      </w:tr>
      <w:tr w:rsidR="00FB141A" w:rsidRPr="00D910F5" w14:paraId="20250FE8" w14:textId="77777777" w:rsidTr="00D20BB5">
        <w:trPr>
          <w:trHeight w:val="207"/>
          <w:jc w:val="center"/>
        </w:trPr>
        <w:tc>
          <w:tcPr>
            <w:tcW w:w="2692" w:type="pct"/>
            <w:vAlign w:val="center"/>
          </w:tcPr>
          <w:p w14:paraId="7A82722C" w14:textId="77777777" w:rsidR="00FB141A" w:rsidRPr="00902661" w:rsidRDefault="00B20917" w:rsidP="001A3618">
            <w:pPr>
              <w:pStyle w:val="Caption"/>
              <w:spacing w:before="0" w:after="0"/>
              <w:jc w:val="left"/>
              <w:rPr>
                <w:rFonts w:cs="Arial"/>
                <w:szCs w:val="22"/>
              </w:rPr>
            </w:pPr>
            <w:r w:rsidRPr="00902661">
              <w:rPr>
                <w:rFonts w:cs="Arial"/>
                <w:position w:val="-24"/>
                <w:szCs w:val="22"/>
              </w:rPr>
              <w:object w:dxaOrig="680" w:dyaOrig="620" w14:anchorId="711A1805">
                <v:shape id="_x0000_i1045" type="#_x0000_t75" style="width:34.5pt;height:29.25pt" o:ole="">
                  <v:imagedata r:id="rId66" o:title=""/>
                </v:shape>
                <o:OLEObject Type="Embed" ProgID="Equation.3" ShapeID="_x0000_i1045" DrawAspect="Content" ObjectID="_1594116783" r:id="rId67"/>
              </w:object>
            </w:r>
          </w:p>
        </w:tc>
        <w:tc>
          <w:tcPr>
            <w:tcW w:w="1011" w:type="pct"/>
            <w:vAlign w:val="center"/>
          </w:tcPr>
          <w:p w14:paraId="7962F226" w14:textId="77777777" w:rsidR="00FB141A" w:rsidRPr="00902661" w:rsidRDefault="00FB141A" w:rsidP="001A3618">
            <w:pPr>
              <w:spacing w:before="0" w:after="0"/>
              <w:jc w:val="center"/>
              <w:rPr>
                <w:rFonts w:cs="Arial"/>
                <w:szCs w:val="22"/>
              </w:rPr>
            </w:pPr>
            <w:r w:rsidRPr="00902661">
              <w:rPr>
                <w:rFonts w:cs="Arial"/>
                <w:szCs w:val="22"/>
              </w:rPr>
              <w:t>0</w:t>
            </w:r>
          </w:p>
        </w:tc>
        <w:tc>
          <w:tcPr>
            <w:tcW w:w="1296" w:type="pct"/>
            <w:vAlign w:val="center"/>
          </w:tcPr>
          <w:p w14:paraId="63F098DC" w14:textId="77777777" w:rsidR="00FB141A" w:rsidRPr="00902661" w:rsidRDefault="00FB141A" w:rsidP="001A3618">
            <w:pPr>
              <w:spacing w:before="0" w:after="0"/>
              <w:jc w:val="center"/>
              <w:rPr>
                <w:rFonts w:cs="Arial"/>
                <w:szCs w:val="22"/>
              </w:rPr>
            </w:pPr>
            <w:r w:rsidRPr="00902661">
              <w:rPr>
                <w:rFonts w:cs="Arial"/>
                <w:szCs w:val="22"/>
              </w:rPr>
              <w:t>[-]</w:t>
            </w:r>
          </w:p>
        </w:tc>
      </w:tr>
      <w:tr w:rsidR="00FB141A" w:rsidRPr="00D910F5" w14:paraId="46E3B828" w14:textId="77777777" w:rsidTr="00D20BB5">
        <w:trPr>
          <w:trHeight w:val="207"/>
          <w:jc w:val="center"/>
        </w:trPr>
        <w:tc>
          <w:tcPr>
            <w:tcW w:w="2692" w:type="pct"/>
            <w:vAlign w:val="center"/>
          </w:tcPr>
          <w:p w14:paraId="48E004E8" w14:textId="77777777" w:rsidR="00FB141A" w:rsidRPr="00902661" w:rsidRDefault="00B20917" w:rsidP="001A3618">
            <w:pPr>
              <w:spacing w:before="0" w:after="0"/>
              <w:jc w:val="left"/>
              <w:rPr>
                <w:rFonts w:cs="Arial"/>
                <w:szCs w:val="22"/>
              </w:rPr>
            </w:pPr>
            <w:r w:rsidRPr="00902661">
              <w:rPr>
                <w:rFonts w:cs="Arial"/>
                <w:position w:val="-24"/>
                <w:szCs w:val="22"/>
              </w:rPr>
              <w:object w:dxaOrig="400" w:dyaOrig="620" w14:anchorId="11185EB2">
                <v:shape id="_x0000_i1046" type="#_x0000_t75" style="width:21pt;height:29.25pt" o:ole="">
                  <v:imagedata r:id="rId68" o:title=""/>
                </v:shape>
                <o:OLEObject Type="Embed" ProgID="Equation.3" ShapeID="_x0000_i1046" DrawAspect="Content" ObjectID="_1594116784" r:id="rId69"/>
              </w:object>
            </w:r>
          </w:p>
        </w:tc>
        <w:tc>
          <w:tcPr>
            <w:tcW w:w="1011" w:type="pct"/>
            <w:vAlign w:val="center"/>
          </w:tcPr>
          <w:p w14:paraId="55291903" w14:textId="77777777" w:rsidR="00FB141A" w:rsidRPr="00902661" w:rsidRDefault="00FB141A" w:rsidP="001A3618">
            <w:pPr>
              <w:spacing w:before="0" w:after="0"/>
              <w:jc w:val="center"/>
              <w:rPr>
                <w:rFonts w:cs="Arial"/>
                <w:szCs w:val="22"/>
              </w:rPr>
            </w:pPr>
            <w:r w:rsidRPr="00902661">
              <w:rPr>
                <w:rFonts w:cs="Arial"/>
                <w:szCs w:val="22"/>
              </w:rPr>
              <w:t>-0.375</w:t>
            </w:r>
          </w:p>
        </w:tc>
        <w:tc>
          <w:tcPr>
            <w:tcW w:w="1296" w:type="pct"/>
            <w:vAlign w:val="center"/>
          </w:tcPr>
          <w:p w14:paraId="24B1750A" w14:textId="77777777" w:rsidR="00FB141A" w:rsidRPr="00902661" w:rsidRDefault="00FB141A" w:rsidP="001A3618">
            <w:pPr>
              <w:spacing w:before="0" w:after="0"/>
              <w:jc w:val="center"/>
              <w:rPr>
                <w:rFonts w:cs="Arial"/>
                <w:szCs w:val="22"/>
              </w:rPr>
            </w:pPr>
            <w:r w:rsidRPr="00902661">
              <w:rPr>
                <w:rFonts w:cs="Arial"/>
                <w:szCs w:val="22"/>
              </w:rPr>
              <w:t>[kg m</w:t>
            </w:r>
            <w:r w:rsidRPr="00902661">
              <w:rPr>
                <w:rFonts w:cs="Arial"/>
                <w:szCs w:val="22"/>
                <w:vertAlign w:val="superscript"/>
              </w:rPr>
              <w:t>-3</w:t>
            </w:r>
            <w:r w:rsidRPr="00902661">
              <w:rPr>
                <w:rFonts w:cs="Arial"/>
                <w:szCs w:val="22"/>
              </w:rPr>
              <w:t xml:space="preserve"> </w:t>
            </w:r>
            <w:r w:rsidRPr="00902661">
              <w:rPr>
                <w:rFonts w:cs="Arial"/>
                <w:szCs w:val="22"/>
                <w:vertAlign w:val="superscript"/>
              </w:rPr>
              <w:t>o</w:t>
            </w:r>
            <w:r w:rsidRPr="00902661">
              <w:rPr>
                <w:rFonts w:cs="Arial"/>
                <w:szCs w:val="22"/>
              </w:rPr>
              <w:t>C</w:t>
            </w:r>
            <w:r w:rsidRPr="00902661">
              <w:rPr>
                <w:rFonts w:cs="Arial"/>
                <w:szCs w:val="22"/>
                <w:vertAlign w:val="superscript"/>
              </w:rPr>
              <w:t>-1</w:t>
            </w:r>
            <w:r w:rsidRPr="00902661">
              <w:rPr>
                <w:rFonts w:cs="Arial"/>
                <w:szCs w:val="22"/>
              </w:rPr>
              <w:t>]</w:t>
            </w:r>
          </w:p>
        </w:tc>
      </w:tr>
      <w:tr w:rsidR="00FB141A" w:rsidRPr="00D910F5" w14:paraId="351F0B7C" w14:textId="77777777" w:rsidTr="00D20BB5">
        <w:trPr>
          <w:trHeight w:val="207"/>
          <w:jc w:val="center"/>
        </w:trPr>
        <w:tc>
          <w:tcPr>
            <w:tcW w:w="2692" w:type="pct"/>
            <w:vAlign w:val="center"/>
          </w:tcPr>
          <w:p w14:paraId="291CA0DD" w14:textId="77777777" w:rsidR="00FB141A" w:rsidRPr="00902661" w:rsidRDefault="00B20917" w:rsidP="001A3618">
            <w:pPr>
              <w:spacing w:before="0" w:after="0"/>
              <w:jc w:val="left"/>
              <w:rPr>
                <w:rFonts w:cs="Arial"/>
                <w:szCs w:val="22"/>
              </w:rPr>
            </w:pPr>
            <w:r w:rsidRPr="00902661">
              <w:rPr>
                <w:rFonts w:cs="Arial"/>
                <w:position w:val="-10"/>
                <w:szCs w:val="22"/>
              </w:rPr>
              <w:object w:dxaOrig="320" w:dyaOrig="340" w14:anchorId="6EF59546">
                <v:shape id="_x0000_i1047" type="#_x0000_t75" style="width:15.75pt;height:18.75pt" o:ole="">
                  <v:imagedata r:id="rId70" o:title=""/>
                </v:shape>
                <o:OLEObject Type="Embed" ProgID="Equation.3" ShapeID="_x0000_i1047" DrawAspect="Content" ObjectID="_1594116785" r:id="rId71"/>
              </w:object>
            </w:r>
          </w:p>
        </w:tc>
        <w:tc>
          <w:tcPr>
            <w:tcW w:w="1011" w:type="pct"/>
            <w:vAlign w:val="center"/>
          </w:tcPr>
          <w:p w14:paraId="4A53F8F4" w14:textId="77777777" w:rsidR="00FB141A" w:rsidRPr="00902661" w:rsidRDefault="00FB141A" w:rsidP="001A3618">
            <w:pPr>
              <w:spacing w:before="0" w:after="0"/>
              <w:jc w:val="center"/>
              <w:rPr>
                <w:rFonts w:cs="Arial"/>
                <w:szCs w:val="22"/>
              </w:rPr>
            </w:pPr>
            <w:r w:rsidRPr="00902661">
              <w:rPr>
                <w:rFonts w:cs="Arial"/>
                <w:szCs w:val="22"/>
              </w:rPr>
              <w:t>4</w:t>
            </w:r>
          </w:p>
        </w:tc>
        <w:tc>
          <w:tcPr>
            <w:tcW w:w="1296" w:type="pct"/>
            <w:vAlign w:val="center"/>
          </w:tcPr>
          <w:p w14:paraId="12828B19" w14:textId="77777777" w:rsidR="00FB141A" w:rsidRPr="00902661" w:rsidRDefault="00FB141A" w:rsidP="001A3618">
            <w:pPr>
              <w:spacing w:before="0" w:after="0"/>
              <w:jc w:val="center"/>
              <w:rPr>
                <w:rFonts w:cs="Arial"/>
                <w:szCs w:val="22"/>
              </w:rPr>
            </w:pPr>
            <w:r w:rsidRPr="00902661">
              <w:rPr>
                <w:rFonts w:cs="Arial"/>
                <w:szCs w:val="22"/>
              </w:rPr>
              <w:t>[m]</w:t>
            </w:r>
          </w:p>
        </w:tc>
      </w:tr>
      <w:tr w:rsidR="00FB141A" w:rsidRPr="00D910F5" w14:paraId="488B3A32" w14:textId="77777777" w:rsidTr="00D20BB5">
        <w:trPr>
          <w:trHeight w:val="207"/>
          <w:jc w:val="center"/>
        </w:trPr>
        <w:tc>
          <w:tcPr>
            <w:tcW w:w="2692" w:type="pct"/>
            <w:tcBorders>
              <w:bottom w:val="single" w:sz="4" w:space="0" w:color="auto"/>
            </w:tcBorders>
            <w:vAlign w:val="center"/>
          </w:tcPr>
          <w:p w14:paraId="03085FE1" w14:textId="77777777" w:rsidR="00FB141A" w:rsidRPr="00902661" w:rsidRDefault="00B20917" w:rsidP="001A3618">
            <w:pPr>
              <w:spacing w:before="0" w:after="0"/>
              <w:jc w:val="left"/>
              <w:rPr>
                <w:rFonts w:cs="Arial"/>
                <w:szCs w:val="22"/>
              </w:rPr>
            </w:pPr>
            <w:r w:rsidRPr="00902661">
              <w:rPr>
                <w:rFonts w:cs="Arial"/>
                <w:position w:val="-10"/>
                <w:szCs w:val="22"/>
              </w:rPr>
              <w:object w:dxaOrig="320" w:dyaOrig="340" w14:anchorId="5E6C8AA0">
                <v:shape id="_x0000_i1048" type="#_x0000_t75" style="width:15.75pt;height:18.75pt" o:ole="">
                  <v:imagedata r:id="rId72" o:title=""/>
                </v:shape>
                <o:OLEObject Type="Embed" ProgID="Equation.3" ShapeID="_x0000_i1048" DrawAspect="Content" ObjectID="_1594116786" r:id="rId73"/>
              </w:object>
            </w:r>
          </w:p>
        </w:tc>
        <w:tc>
          <w:tcPr>
            <w:tcW w:w="1011" w:type="pct"/>
            <w:tcBorders>
              <w:bottom w:val="single" w:sz="4" w:space="0" w:color="auto"/>
            </w:tcBorders>
            <w:vAlign w:val="center"/>
          </w:tcPr>
          <w:p w14:paraId="7352E751" w14:textId="77777777" w:rsidR="00FB141A" w:rsidRPr="00902661" w:rsidRDefault="00FB141A" w:rsidP="001A3618">
            <w:pPr>
              <w:spacing w:before="0" w:after="0"/>
              <w:jc w:val="center"/>
              <w:rPr>
                <w:rFonts w:cs="Arial"/>
                <w:szCs w:val="22"/>
              </w:rPr>
            </w:pPr>
            <w:r w:rsidRPr="00902661">
              <w:rPr>
                <w:rFonts w:cs="Arial"/>
                <w:szCs w:val="22"/>
              </w:rPr>
              <w:t>1</w:t>
            </w:r>
          </w:p>
        </w:tc>
        <w:tc>
          <w:tcPr>
            <w:tcW w:w="1296" w:type="pct"/>
            <w:tcBorders>
              <w:bottom w:val="single" w:sz="4" w:space="0" w:color="auto"/>
            </w:tcBorders>
            <w:vAlign w:val="center"/>
          </w:tcPr>
          <w:p w14:paraId="4E81118D" w14:textId="77777777" w:rsidR="00FB141A" w:rsidRPr="00902661" w:rsidRDefault="00FB141A" w:rsidP="001A3618">
            <w:pPr>
              <w:spacing w:before="0" w:after="0"/>
              <w:jc w:val="center"/>
              <w:rPr>
                <w:rFonts w:cs="Arial"/>
                <w:szCs w:val="22"/>
              </w:rPr>
            </w:pPr>
            <w:r w:rsidRPr="00902661">
              <w:rPr>
                <w:rFonts w:cs="Arial"/>
                <w:szCs w:val="22"/>
              </w:rPr>
              <w:t>[m]</w:t>
            </w:r>
          </w:p>
        </w:tc>
      </w:tr>
    </w:tbl>
    <w:p w14:paraId="20446031" w14:textId="77777777" w:rsidR="00FB141A" w:rsidRDefault="00FB141A" w:rsidP="00FB141A">
      <w:pPr>
        <w:rPr>
          <w:rFonts w:cs="Arial"/>
          <w:szCs w:val="22"/>
          <w:lang w:eastAsia="zh-CN"/>
        </w:rPr>
      </w:pPr>
    </w:p>
    <w:p w14:paraId="7A2AEAF9" w14:textId="77777777" w:rsidR="00623721" w:rsidRPr="00181341" w:rsidRDefault="00623721" w:rsidP="00623721">
      <w:pPr>
        <w:pStyle w:val="StyleHeading4Bold"/>
        <w:numPr>
          <w:ilvl w:val="3"/>
          <w:numId w:val="1"/>
        </w:numPr>
      </w:pPr>
      <w:bookmarkStart w:id="228" w:name="_Toc520374445"/>
      <w:r>
        <w:t>Results</w:t>
      </w:r>
      <w:bookmarkEnd w:id="228"/>
    </w:p>
    <w:p w14:paraId="5B8554FB" w14:textId="0ED6EBB7" w:rsidR="00FB141A" w:rsidRDefault="00FB141A" w:rsidP="00FB141A">
      <w:pPr>
        <w:rPr>
          <w:rFonts w:cs="Arial"/>
          <w:szCs w:val="22"/>
        </w:rPr>
      </w:pPr>
      <w:r w:rsidRPr="00963522">
        <w:rPr>
          <w:rFonts w:cs="Arial"/>
          <w:szCs w:val="22"/>
        </w:rPr>
        <w:t xml:space="preserve">Simulation results at 30 and 90 days during the injection stage are shown in </w:t>
      </w:r>
      <w:r w:rsidR="005F5019">
        <w:rPr>
          <w:rFonts w:cs="Arial"/>
          <w:szCs w:val="22"/>
        </w:rPr>
        <w:fldChar w:fldCharType="begin"/>
      </w:r>
      <w:r>
        <w:rPr>
          <w:rFonts w:cs="Arial"/>
          <w:szCs w:val="22"/>
        </w:rPr>
        <w:instrText xml:space="preserve"> REF _Ref363817924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15</w:t>
      </w:r>
      <w:r w:rsidR="005F5019">
        <w:rPr>
          <w:rFonts w:cs="Arial"/>
          <w:szCs w:val="22"/>
        </w:rPr>
        <w:fldChar w:fldCharType="end"/>
      </w:r>
      <w:r w:rsidR="004474F5">
        <w:rPr>
          <w:rFonts w:cs="Arial"/>
          <w:szCs w:val="22"/>
        </w:rPr>
        <w:t xml:space="preserve">.  </w:t>
      </w:r>
      <w:r>
        <w:rPr>
          <w:rFonts w:cs="Arial"/>
          <w:szCs w:val="22"/>
        </w:rPr>
        <w:t>R</w:t>
      </w:r>
      <w:r w:rsidRPr="00963522">
        <w:rPr>
          <w:rFonts w:cs="Arial"/>
          <w:szCs w:val="22"/>
        </w:rPr>
        <w:t xml:space="preserve">esults at 30 and 90 days into the pumping stage are shown in </w:t>
      </w:r>
      <w:r w:rsidR="005F5019">
        <w:rPr>
          <w:rFonts w:cs="Arial"/>
          <w:szCs w:val="22"/>
        </w:rPr>
        <w:fldChar w:fldCharType="begin"/>
      </w:r>
      <w:r>
        <w:rPr>
          <w:rFonts w:cs="Arial"/>
          <w:szCs w:val="22"/>
        </w:rPr>
        <w:instrText xml:space="preserve"> REF _Ref363817934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16</w:t>
      </w:r>
      <w:r w:rsidR="005F5019">
        <w:rPr>
          <w:rFonts w:cs="Arial"/>
          <w:szCs w:val="22"/>
        </w:rPr>
        <w:fldChar w:fldCharType="end"/>
      </w:r>
      <w:r w:rsidR="004474F5">
        <w:rPr>
          <w:rFonts w:cs="Arial"/>
          <w:szCs w:val="22"/>
        </w:rPr>
        <w:t xml:space="preserve">.  </w:t>
      </w:r>
      <w:r w:rsidRPr="00963522">
        <w:rPr>
          <w:rFonts w:cs="Arial"/>
          <w:szCs w:val="22"/>
        </w:rPr>
        <w:t xml:space="preserve">The </w:t>
      </w:r>
      <w:r w:rsidR="0076771D">
        <w:rPr>
          <w:rFonts w:cs="Arial"/>
          <w:szCs w:val="22"/>
        </w:rPr>
        <w:t>MIN3P-THCm</w:t>
      </w:r>
      <w:r w:rsidRPr="00963522">
        <w:rPr>
          <w:rFonts w:cs="Arial"/>
          <w:szCs w:val="22"/>
        </w:rPr>
        <w:t xml:space="preserve"> results are compared with results obtained </w:t>
      </w:r>
      <w:r>
        <w:rPr>
          <w:rFonts w:cs="Arial"/>
          <w:szCs w:val="22"/>
        </w:rPr>
        <w:t>with</w:t>
      </w:r>
      <w:r w:rsidRPr="00963522">
        <w:rPr>
          <w:rFonts w:cs="Arial"/>
          <w:szCs w:val="22"/>
        </w:rPr>
        <w:t xml:space="preserve"> </w:t>
      </w:r>
      <w:r>
        <w:rPr>
          <w:rFonts w:cs="Arial"/>
          <w:szCs w:val="22"/>
        </w:rPr>
        <w:t xml:space="preserve">the </w:t>
      </w:r>
      <w:r w:rsidRPr="00963522">
        <w:rPr>
          <w:rFonts w:cs="Arial"/>
          <w:szCs w:val="22"/>
        </w:rPr>
        <w:t>numerical model</w:t>
      </w:r>
      <w:r>
        <w:rPr>
          <w:rFonts w:cs="Arial"/>
          <w:szCs w:val="22"/>
        </w:rPr>
        <w:t xml:space="preserve"> </w:t>
      </w:r>
      <w:r w:rsidRPr="00B43004">
        <w:rPr>
          <w:rFonts w:cs="Arial"/>
          <w:szCs w:val="22"/>
        </w:rPr>
        <w:t>SUTRA</w:t>
      </w:r>
      <w:r w:rsidRPr="00D910F5">
        <w:rPr>
          <w:rFonts w:cs="Arial"/>
          <w:szCs w:val="22"/>
        </w:rPr>
        <w:t xml:space="preserve"> </w:t>
      </w:r>
      <w:r w:rsidRPr="00D910F5">
        <w:rPr>
          <w:rFonts w:cs="Arial"/>
          <w:noProof/>
          <w:szCs w:val="22"/>
        </w:rPr>
        <w:t xml:space="preserve">(Voss </w:t>
      </w:r>
      <w:r>
        <w:rPr>
          <w:rFonts w:cs="Arial"/>
          <w:noProof/>
          <w:szCs w:val="22"/>
        </w:rPr>
        <w:t xml:space="preserve">and </w:t>
      </w:r>
      <w:r w:rsidRPr="00D910F5">
        <w:rPr>
          <w:rFonts w:cs="Arial"/>
          <w:noProof/>
          <w:szCs w:val="22"/>
        </w:rPr>
        <w:t>Provost</w:t>
      </w:r>
      <w:r>
        <w:rPr>
          <w:rFonts w:cs="Arial"/>
          <w:noProof/>
          <w:szCs w:val="22"/>
        </w:rPr>
        <w:t xml:space="preserve">, </w:t>
      </w:r>
      <w:r w:rsidRPr="00D910F5">
        <w:rPr>
          <w:rFonts w:cs="Arial"/>
          <w:noProof/>
          <w:szCs w:val="22"/>
        </w:rPr>
        <w:t>2008)</w:t>
      </w:r>
      <w:r>
        <w:rPr>
          <w:rFonts w:cs="Arial"/>
          <w:noProof/>
          <w:szCs w:val="22"/>
        </w:rPr>
        <w:t>, with equivalent spatial discretization</w:t>
      </w:r>
      <w:r w:rsidR="004474F5">
        <w:rPr>
          <w:rFonts w:cs="Arial"/>
          <w:szCs w:val="22"/>
        </w:rPr>
        <w:t xml:space="preserve">.  </w:t>
      </w:r>
      <w:r>
        <w:rPr>
          <w:rFonts w:cs="Arial"/>
          <w:szCs w:val="22"/>
        </w:rPr>
        <w:t xml:space="preserve">To test the influence of the density weighting in the Darcy flux terms, the </w:t>
      </w:r>
      <w:r w:rsidR="0076771D">
        <w:rPr>
          <w:rFonts w:cs="Arial"/>
          <w:szCs w:val="22"/>
        </w:rPr>
        <w:t>MIN3P-THCm</w:t>
      </w:r>
      <w:r>
        <w:rPr>
          <w:rFonts w:cs="Arial"/>
          <w:szCs w:val="22"/>
        </w:rPr>
        <w:t xml:space="preserve"> simulations were conducted using both upstream and centered weighting</w:t>
      </w:r>
      <w:r w:rsidR="004474F5">
        <w:rPr>
          <w:rFonts w:cs="Arial"/>
          <w:szCs w:val="22"/>
        </w:rPr>
        <w:t xml:space="preserve">.  </w:t>
      </w:r>
    </w:p>
    <w:p w14:paraId="251A0B36" w14:textId="7C13805F" w:rsidR="00FB141A" w:rsidRDefault="005F5019" w:rsidP="00FB141A">
      <w:pPr>
        <w:rPr>
          <w:rFonts w:cs="Arial"/>
          <w:szCs w:val="22"/>
        </w:rPr>
      </w:pPr>
      <w:r>
        <w:rPr>
          <w:rFonts w:cs="Arial"/>
          <w:szCs w:val="22"/>
        </w:rPr>
        <w:fldChar w:fldCharType="begin"/>
      </w:r>
      <w:r w:rsidR="00FB141A">
        <w:rPr>
          <w:rFonts w:cs="Arial"/>
          <w:szCs w:val="22"/>
        </w:rPr>
        <w:instrText xml:space="preserve"> REF _Ref363817924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15</w:t>
      </w:r>
      <w:r>
        <w:rPr>
          <w:rFonts w:cs="Arial"/>
          <w:szCs w:val="22"/>
        </w:rPr>
        <w:fldChar w:fldCharType="end"/>
      </w:r>
      <w:r w:rsidR="00FB141A" w:rsidRPr="00963522">
        <w:rPr>
          <w:rFonts w:cs="Arial"/>
          <w:szCs w:val="22"/>
        </w:rPr>
        <w:t xml:space="preserve"> and </w:t>
      </w:r>
      <w:r>
        <w:rPr>
          <w:rFonts w:cs="Arial"/>
          <w:szCs w:val="22"/>
        </w:rPr>
        <w:fldChar w:fldCharType="begin"/>
      </w:r>
      <w:r w:rsidR="00FB141A">
        <w:rPr>
          <w:rFonts w:cs="Arial"/>
          <w:szCs w:val="22"/>
        </w:rPr>
        <w:instrText xml:space="preserve"> REF _Ref363817934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16</w:t>
      </w:r>
      <w:r>
        <w:rPr>
          <w:rFonts w:cs="Arial"/>
          <w:szCs w:val="22"/>
        </w:rPr>
        <w:fldChar w:fldCharType="end"/>
      </w:r>
      <w:r w:rsidR="00FB141A" w:rsidRPr="00963522">
        <w:rPr>
          <w:rFonts w:cs="Arial"/>
          <w:szCs w:val="22"/>
        </w:rPr>
        <w:t xml:space="preserve"> show</w:t>
      </w:r>
      <w:r w:rsidR="00FB141A">
        <w:rPr>
          <w:rFonts w:cs="Arial"/>
          <w:szCs w:val="22"/>
        </w:rPr>
        <w:t xml:space="preserve"> that the centered weighting scheme produces less numerical dispersion in</w:t>
      </w:r>
      <w:r w:rsidR="004A1FF0">
        <w:rPr>
          <w:rFonts w:cs="Arial"/>
          <w:szCs w:val="22"/>
        </w:rPr>
        <w:t xml:space="preserve"> the</w:t>
      </w:r>
      <w:r w:rsidR="00FB141A">
        <w:rPr>
          <w:rFonts w:cs="Arial"/>
          <w:szCs w:val="22"/>
        </w:rPr>
        <w:t xml:space="preserve"> </w:t>
      </w:r>
      <w:r w:rsidR="00A24C91">
        <w:rPr>
          <w:rFonts w:cs="Arial"/>
          <w:szCs w:val="22"/>
        </w:rPr>
        <w:t>the</w:t>
      </w:r>
      <w:r w:rsidR="00FB141A">
        <w:rPr>
          <w:rFonts w:cs="Arial"/>
          <w:szCs w:val="22"/>
        </w:rPr>
        <w:t xml:space="preserve">rmal transition zone, and overall provides results which </w:t>
      </w:r>
      <w:r w:rsidR="004A1FF0">
        <w:rPr>
          <w:rFonts w:cs="Arial"/>
          <w:szCs w:val="22"/>
        </w:rPr>
        <w:t>agree better with the SUTRA</w:t>
      </w:r>
      <w:r w:rsidR="004474F5">
        <w:rPr>
          <w:rFonts w:cs="Arial"/>
          <w:szCs w:val="22"/>
        </w:rPr>
        <w:t xml:space="preserve">.  </w:t>
      </w:r>
      <w:r w:rsidR="004A1FF0">
        <w:rPr>
          <w:rFonts w:cs="Arial"/>
          <w:szCs w:val="22"/>
        </w:rPr>
        <w:t>The t</w:t>
      </w:r>
      <w:r w:rsidR="00A24C91">
        <w:rPr>
          <w:rFonts w:cs="Arial"/>
          <w:szCs w:val="22"/>
        </w:rPr>
        <w:t>he</w:t>
      </w:r>
      <w:r w:rsidR="00FB141A" w:rsidRPr="00D910F5">
        <w:rPr>
          <w:rFonts w:cs="Arial"/>
          <w:szCs w:val="22"/>
        </w:rPr>
        <w:t>rmal transition zone widens throughout the injection-production cycle, due to both dispersion and heat conduction</w:t>
      </w:r>
      <w:r w:rsidR="004474F5">
        <w:rPr>
          <w:rFonts w:cs="Arial"/>
          <w:szCs w:val="22"/>
        </w:rPr>
        <w:t xml:space="preserve">.  </w:t>
      </w:r>
      <w:r w:rsidR="00FB141A" w:rsidRPr="00D910F5">
        <w:rPr>
          <w:rFonts w:cs="Arial"/>
          <w:szCs w:val="22"/>
        </w:rPr>
        <w:t>The top of the transition zone tips away from the well during the entire cycle, due to the buoyancy of the hotter water</w:t>
      </w:r>
      <w:r w:rsidR="004474F5">
        <w:rPr>
          <w:rFonts w:cs="Arial"/>
          <w:szCs w:val="22"/>
        </w:rPr>
        <w:t xml:space="preserve">.  </w:t>
      </w:r>
      <w:r w:rsidR="00FB141A" w:rsidRPr="00D910F5">
        <w:rPr>
          <w:rFonts w:cs="Arial"/>
          <w:szCs w:val="22"/>
        </w:rPr>
        <w:t>The</w:t>
      </w:r>
      <w:r w:rsidR="00FB141A">
        <w:rPr>
          <w:rFonts w:cs="Arial"/>
          <w:szCs w:val="22"/>
        </w:rPr>
        <w:t xml:space="preserve"> combination of these</w:t>
      </w:r>
      <w:r w:rsidR="00FB141A" w:rsidRPr="00D910F5">
        <w:rPr>
          <w:rFonts w:cs="Arial"/>
          <w:szCs w:val="22"/>
        </w:rPr>
        <w:t xml:space="preserve"> two effects cause</w:t>
      </w:r>
      <w:r w:rsidR="00FB141A">
        <w:rPr>
          <w:rFonts w:cs="Arial"/>
          <w:szCs w:val="22"/>
        </w:rPr>
        <w:t>s</w:t>
      </w:r>
      <w:r w:rsidR="00FB141A" w:rsidRPr="00D910F5">
        <w:rPr>
          <w:rFonts w:cs="Arial"/>
          <w:szCs w:val="22"/>
        </w:rPr>
        <w:t xml:space="preserve"> cooler water to reach the bottom of the withdrawal well much earlier than if density differences </w:t>
      </w:r>
      <w:r w:rsidR="00FB141A">
        <w:rPr>
          <w:rFonts w:cs="Arial"/>
          <w:szCs w:val="22"/>
        </w:rPr>
        <w:t>had been ignored.</w:t>
      </w:r>
    </w:p>
    <w:p w14:paraId="732CCAEA" w14:textId="77777777" w:rsidR="00FB141A" w:rsidRDefault="00FB141A" w:rsidP="00FB141A">
      <w:pPr>
        <w:rPr>
          <w:lang w:eastAsia="zh-CN"/>
        </w:rPr>
      </w:pPr>
    </w:p>
    <w:p w14:paraId="18716AF9" w14:textId="77777777" w:rsidR="00FB141A" w:rsidRDefault="00FB141A" w:rsidP="00995C62">
      <w:pPr>
        <w:keepNext/>
        <w:spacing w:before="0" w:after="0"/>
        <w:jc w:val="center"/>
      </w:pPr>
      <w:r>
        <w:rPr>
          <w:rFonts w:cs="Arial"/>
          <w:noProof/>
          <w:szCs w:val="22"/>
          <w:lang w:val="en-CA" w:eastAsia="zh-CN"/>
        </w:rPr>
        <w:lastRenderedPageBreak/>
        <w:drawing>
          <wp:inline distT="0" distB="0" distL="0" distR="0" wp14:anchorId="050F010F" wp14:editId="2BA84343">
            <wp:extent cx="5502806" cy="4491533"/>
            <wp:effectExtent l="0" t="0" r="3175"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03115" cy="4491786"/>
                    </a:xfrm>
                    <a:prstGeom prst="rect">
                      <a:avLst/>
                    </a:prstGeom>
                    <a:noFill/>
                    <a:ln>
                      <a:noFill/>
                    </a:ln>
                  </pic:spPr>
                </pic:pic>
              </a:graphicData>
            </a:graphic>
          </wp:inline>
        </w:drawing>
      </w:r>
    </w:p>
    <w:p w14:paraId="52217E97" w14:textId="4E68B9F3" w:rsidR="00FB141A" w:rsidRPr="00D910F5" w:rsidRDefault="00FB141A" w:rsidP="00FB141A">
      <w:pPr>
        <w:pStyle w:val="Caption"/>
        <w:rPr>
          <w:rFonts w:cs="Arial"/>
          <w:szCs w:val="22"/>
          <w:lang w:eastAsia="zh-CN"/>
        </w:rPr>
      </w:pPr>
      <w:bookmarkStart w:id="229" w:name="_Ref363817924"/>
      <w:bookmarkStart w:id="230" w:name="_Toc520375031"/>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15</w:t>
      </w:r>
      <w:r w:rsidR="00183C7C">
        <w:fldChar w:fldCharType="end"/>
      </w:r>
      <w:bookmarkEnd w:id="229"/>
      <w:r w:rsidR="004E2674">
        <w:t xml:space="preserve">: </w:t>
      </w:r>
      <w:bookmarkStart w:id="231" w:name="_Ref302416412"/>
      <w:r w:rsidRPr="001A6AD8">
        <w:rPr>
          <w:rFonts w:cs="Arial"/>
          <w:szCs w:val="22"/>
        </w:rPr>
        <w:t>Verification of density-dependent radial flow and energy transport (aquifer thermal storage</w:t>
      </w:r>
      <w:r>
        <w:rPr>
          <w:rFonts w:cs="Arial"/>
          <w:szCs w:val="22"/>
        </w:rPr>
        <w:t>) during hot water injection</w:t>
      </w:r>
      <w:r w:rsidR="004474F5">
        <w:rPr>
          <w:rFonts w:cs="Arial"/>
          <w:szCs w:val="22"/>
        </w:rPr>
        <w:t xml:space="preserve">.  </w:t>
      </w:r>
      <w:r w:rsidR="0076771D">
        <w:rPr>
          <w:rFonts w:cs="Arial"/>
          <w:szCs w:val="22"/>
        </w:rPr>
        <w:t>MIN3P-THCm</w:t>
      </w:r>
      <w:r w:rsidRPr="001A6AD8">
        <w:rPr>
          <w:rFonts w:cs="Arial"/>
          <w:szCs w:val="22"/>
        </w:rPr>
        <w:t xml:space="preserve"> results </w:t>
      </w:r>
      <w:r>
        <w:rPr>
          <w:rFonts w:cs="Arial"/>
          <w:szCs w:val="22"/>
        </w:rPr>
        <w:t xml:space="preserve">using upstream and centered weighting </w:t>
      </w:r>
      <w:r w:rsidRPr="001A6AD8">
        <w:rPr>
          <w:rFonts w:cs="Arial"/>
          <w:szCs w:val="22"/>
        </w:rPr>
        <w:t>are compared with SUTRA</w:t>
      </w:r>
      <w:bookmarkEnd w:id="231"/>
      <w:r>
        <w:rPr>
          <w:rFonts w:cs="Arial" w:hint="eastAsia"/>
          <w:szCs w:val="22"/>
          <w:lang w:eastAsia="zh-CN"/>
        </w:rPr>
        <w:t xml:space="preserve"> </w:t>
      </w:r>
      <w:r w:rsidR="008236DA">
        <w:rPr>
          <w:rFonts w:cs="Arial" w:hint="eastAsia"/>
          <w:szCs w:val="22"/>
          <w:lang w:eastAsia="zh-CN"/>
        </w:rPr>
        <w:t>(Bea et al., 2011)</w:t>
      </w:r>
      <w:bookmarkEnd w:id="230"/>
    </w:p>
    <w:p w14:paraId="6A02402B" w14:textId="77777777" w:rsidR="00FB141A" w:rsidRDefault="00FB141A" w:rsidP="00B20917">
      <w:pPr>
        <w:pStyle w:val="Simpleline"/>
      </w:pPr>
    </w:p>
    <w:p w14:paraId="73649F3D" w14:textId="77777777" w:rsidR="00FB141A" w:rsidRDefault="00FB141A" w:rsidP="00995C62">
      <w:pPr>
        <w:keepNext/>
        <w:spacing w:before="0" w:after="0"/>
        <w:jc w:val="center"/>
      </w:pPr>
      <w:r>
        <w:rPr>
          <w:noProof/>
          <w:lang w:val="en-CA" w:eastAsia="zh-CN"/>
        </w:rPr>
        <w:lastRenderedPageBreak/>
        <w:drawing>
          <wp:inline distT="0" distB="0" distL="0" distR="0" wp14:anchorId="71293E9F" wp14:editId="56545F6F">
            <wp:extent cx="5576068" cy="4601261"/>
            <wp:effectExtent l="0" t="0" r="5715" b="889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75980" cy="4601188"/>
                    </a:xfrm>
                    <a:prstGeom prst="rect">
                      <a:avLst/>
                    </a:prstGeom>
                    <a:noFill/>
                    <a:ln>
                      <a:noFill/>
                    </a:ln>
                  </pic:spPr>
                </pic:pic>
              </a:graphicData>
            </a:graphic>
          </wp:inline>
        </w:drawing>
      </w:r>
    </w:p>
    <w:p w14:paraId="763DDD65" w14:textId="75C75790" w:rsidR="00FB141A" w:rsidRDefault="00FB141A" w:rsidP="00FB141A">
      <w:pPr>
        <w:pStyle w:val="Caption"/>
        <w:rPr>
          <w:lang w:eastAsia="zh-CN"/>
        </w:rPr>
      </w:pPr>
      <w:bookmarkStart w:id="232" w:name="_Ref363817934"/>
      <w:bookmarkStart w:id="233" w:name="_Toc520375032"/>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16</w:t>
      </w:r>
      <w:r w:rsidR="00183C7C">
        <w:fldChar w:fldCharType="end"/>
      </w:r>
      <w:bookmarkEnd w:id="232"/>
      <w:r w:rsidR="004E2674">
        <w:t xml:space="preserve">: </w:t>
      </w:r>
      <w:bookmarkStart w:id="234" w:name="_Ref302416417"/>
      <w:r w:rsidRPr="001A6AD8">
        <w:rPr>
          <w:rFonts w:cs="Arial"/>
          <w:szCs w:val="22"/>
        </w:rPr>
        <w:t>Verification of density-dependent radial flow and energy transport (aquifer thermal storage</w:t>
      </w:r>
      <w:r>
        <w:rPr>
          <w:rFonts w:cs="Arial"/>
          <w:szCs w:val="22"/>
        </w:rPr>
        <w:t>) during groundwater withdrawal</w:t>
      </w:r>
      <w:r w:rsidR="004474F5">
        <w:rPr>
          <w:rFonts w:cs="Arial"/>
          <w:szCs w:val="22"/>
        </w:rPr>
        <w:t xml:space="preserve">.  </w:t>
      </w:r>
      <w:r w:rsidR="0076771D">
        <w:rPr>
          <w:rFonts w:cs="Arial"/>
          <w:szCs w:val="22"/>
        </w:rPr>
        <w:t>MIN3P-THCm</w:t>
      </w:r>
      <w:r w:rsidRPr="001A6AD8">
        <w:rPr>
          <w:rFonts w:cs="Arial"/>
          <w:szCs w:val="22"/>
        </w:rPr>
        <w:t xml:space="preserve"> results</w:t>
      </w:r>
      <w:r>
        <w:rPr>
          <w:rFonts w:cs="Arial"/>
          <w:szCs w:val="22"/>
        </w:rPr>
        <w:t xml:space="preserve"> using upstream weighting and centered weighting</w:t>
      </w:r>
      <w:r w:rsidRPr="001A6AD8">
        <w:rPr>
          <w:rFonts w:cs="Arial"/>
          <w:szCs w:val="22"/>
        </w:rPr>
        <w:t xml:space="preserve"> are compared with SUTRA</w:t>
      </w:r>
      <w:bookmarkEnd w:id="234"/>
      <w:r>
        <w:rPr>
          <w:rFonts w:cs="Arial" w:hint="eastAsia"/>
          <w:szCs w:val="22"/>
          <w:lang w:eastAsia="zh-CN"/>
        </w:rPr>
        <w:t xml:space="preserve"> </w:t>
      </w:r>
      <w:r w:rsidR="008236DA">
        <w:rPr>
          <w:rFonts w:cs="Arial" w:hint="eastAsia"/>
          <w:szCs w:val="22"/>
          <w:lang w:eastAsia="zh-CN"/>
        </w:rPr>
        <w:t>(Bea et al., 2011)</w:t>
      </w:r>
      <w:bookmarkEnd w:id="233"/>
    </w:p>
    <w:p w14:paraId="3E635DCF" w14:textId="77777777" w:rsidR="00FB141A" w:rsidRDefault="00FB141A" w:rsidP="00B20917">
      <w:pPr>
        <w:pStyle w:val="Simpleline"/>
      </w:pPr>
    </w:p>
    <w:p w14:paraId="05129A41" w14:textId="77777777" w:rsidR="00A95059" w:rsidRPr="00192E8E" w:rsidRDefault="00A95059" w:rsidP="00A95059">
      <w:pPr>
        <w:pStyle w:val="StyleHeading4Bold"/>
      </w:pPr>
      <w:bookmarkStart w:id="235" w:name="_Toc520374446"/>
      <w:r>
        <w:t>File locations</w:t>
      </w:r>
      <w:bookmarkEnd w:id="235"/>
    </w:p>
    <w:p w14:paraId="35B4711A" w14:textId="77777777" w:rsidR="00FB141A" w:rsidRPr="00ED3698" w:rsidRDefault="00FB141A" w:rsidP="00FB141A">
      <w:r w:rsidRPr="00ED3698">
        <w:t>The input file</w:t>
      </w:r>
      <w:r>
        <w:rPr>
          <w:rFonts w:hint="eastAsia"/>
          <w:lang w:eastAsia="zh-CN"/>
        </w:rPr>
        <w:t>s (</w:t>
      </w:r>
      <w:r>
        <w:rPr>
          <w:lang w:eastAsia="zh-CN"/>
        </w:rPr>
        <w:t>upstream</w:t>
      </w:r>
      <w:r>
        <w:rPr>
          <w:rFonts w:hint="eastAsia"/>
          <w:lang w:eastAsia="zh-CN"/>
        </w:rPr>
        <w:t xml:space="preserve">) </w:t>
      </w:r>
      <w:r w:rsidRPr="00ED3698">
        <w:t>can be found under</w:t>
      </w:r>
    </w:p>
    <w:p w14:paraId="6663C2D7" w14:textId="77777777" w:rsidR="00FB141A" w:rsidRPr="00ED3698" w:rsidRDefault="00FB141A" w:rsidP="00FB141A">
      <w:pPr>
        <w:rPr>
          <w:lang w:eastAsia="zh-CN"/>
        </w:rPr>
      </w:pPr>
      <w:r>
        <w:rPr>
          <w:rFonts w:hint="eastAsia"/>
          <w:i/>
          <w:lang w:eastAsia="zh-CN"/>
        </w:rPr>
        <w:t>..</w:t>
      </w:r>
      <w:r w:rsidRPr="00795C44">
        <w:rPr>
          <w:i/>
        </w:rPr>
        <w:t>\benchmarking_nwmo_report\</w:t>
      </w:r>
      <w:r w:rsidRPr="00594BF8">
        <w:rPr>
          <w:i/>
        </w:rPr>
        <w:t>nwmo_verification_examples_D4\d42_density_dep_energy\</w:t>
      </w:r>
      <w:r>
        <w:rPr>
          <w:rFonts w:hint="eastAsia"/>
          <w:i/>
          <w:lang w:eastAsia="zh-CN"/>
        </w:rPr>
        <w:t>upstream\injection (or pumpin)\verif-sutra</w:t>
      </w:r>
    </w:p>
    <w:p w14:paraId="1C36AE7D" w14:textId="77777777" w:rsidR="00FB141A" w:rsidRDefault="004B0811" w:rsidP="00FB141A">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 \</w:t>
      </w:r>
      <w:r w:rsidR="00DC1F21" w:rsidRPr="002E7417">
        <w:rPr>
          <w:rFonts w:hint="eastAsia"/>
          <w:i/>
          <w:lang w:eastAsia="zh-CN"/>
        </w:rPr>
        <w:t>database\</w:t>
      </w:r>
      <w:r w:rsidR="00FB141A" w:rsidRPr="002E7417">
        <w:rPr>
          <w:rFonts w:hint="eastAsia"/>
          <w:i/>
          <w:lang w:eastAsia="zh-CN"/>
        </w:rPr>
        <w:t>default</w:t>
      </w:r>
    </w:p>
    <w:p w14:paraId="78D0B8F7" w14:textId="77777777" w:rsidR="00FB141A" w:rsidRDefault="00FB141A" w:rsidP="00B20917">
      <w:pPr>
        <w:pStyle w:val="Simpleline"/>
        <w:rPr>
          <w:lang w:eastAsia="zh-CN"/>
        </w:rPr>
      </w:pPr>
    </w:p>
    <w:p w14:paraId="7A54C779" w14:textId="77777777" w:rsidR="00FB141A" w:rsidRPr="00ED3698" w:rsidRDefault="00FB141A" w:rsidP="00FB141A">
      <w:r w:rsidRPr="00ED3698">
        <w:t>The input file</w:t>
      </w:r>
      <w:r>
        <w:rPr>
          <w:rFonts w:hint="eastAsia"/>
          <w:lang w:eastAsia="zh-CN"/>
        </w:rPr>
        <w:t xml:space="preserve">s (centered) </w:t>
      </w:r>
      <w:r w:rsidRPr="00ED3698">
        <w:t>can be found under</w:t>
      </w:r>
    </w:p>
    <w:p w14:paraId="217574F4" w14:textId="77777777" w:rsidR="00FB141A" w:rsidRPr="00ED3698" w:rsidRDefault="00FB141A" w:rsidP="00FB141A">
      <w:pPr>
        <w:rPr>
          <w:lang w:eastAsia="zh-CN"/>
        </w:rPr>
      </w:pPr>
      <w:r>
        <w:rPr>
          <w:rFonts w:hint="eastAsia"/>
          <w:i/>
          <w:lang w:eastAsia="zh-CN"/>
        </w:rPr>
        <w:t>..</w:t>
      </w:r>
      <w:r w:rsidRPr="00795C44">
        <w:rPr>
          <w:i/>
        </w:rPr>
        <w:t>\benchmarking_nwmo_report\</w:t>
      </w:r>
      <w:r w:rsidRPr="00594BF8">
        <w:rPr>
          <w:i/>
        </w:rPr>
        <w:t>nwmo_verification_examples_D4\d42_density_dep_energy\</w:t>
      </w:r>
      <w:r>
        <w:rPr>
          <w:rFonts w:hint="eastAsia"/>
          <w:i/>
          <w:lang w:eastAsia="zh-CN"/>
        </w:rPr>
        <w:t>centered\injection (or pumpin)\verif-sutra</w:t>
      </w:r>
    </w:p>
    <w:p w14:paraId="32148231" w14:textId="77777777" w:rsidR="00FB141A" w:rsidRDefault="004B0811" w:rsidP="001A3263">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 \</w:t>
      </w:r>
      <w:r w:rsidR="00DC1F21" w:rsidRPr="005142AF">
        <w:rPr>
          <w:rFonts w:hint="eastAsia"/>
          <w:i/>
          <w:lang w:eastAsia="zh-CN"/>
        </w:rPr>
        <w:t>database\</w:t>
      </w:r>
      <w:r w:rsidR="00FB141A" w:rsidRPr="005142AF">
        <w:rPr>
          <w:rFonts w:hint="eastAsia"/>
          <w:i/>
          <w:lang w:eastAsia="zh-CN"/>
        </w:rPr>
        <w:t>default</w:t>
      </w:r>
    </w:p>
    <w:p w14:paraId="57D36B90" w14:textId="77777777" w:rsidR="00995C62" w:rsidRDefault="00995C62" w:rsidP="00B20917">
      <w:pPr>
        <w:pStyle w:val="Simpleline"/>
        <w:rPr>
          <w:lang w:eastAsia="zh-CN"/>
        </w:rPr>
      </w:pPr>
    </w:p>
    <w:p w14:paraId="64D26461" w14:textId="77777777" w:rsidR="00FB141A" w:rsidRPr="00ED3698" w:rsidRDefault="00FB141A" w:rsidP="00FB141A">
      <w:pPr>
        <w:pStyle w:val="Heading3"/>
      </w:pPr>
      <w:bookmarkStart w:id="236" w:name="_Ref364351056"/>
      <w:bookmarkStart w:id="237" w:name="_Toc520374447"/>
      <w:r>
        <w:rPr>
          <w:rFonts w:hint="eastAsia"/>
          <w:lang w:eastAsia="zh-CN"/>
        </w:rPr>
        <w:lastRenderedPageBreak/>
        <w:t>Density dependent flow with heat and solute transport (Henry-Hilleke problem)</w:t>
      </w:r>
      <w:bookmarkEnd w:id="236"/>
      <w:bookmarkEnd w:id="237"/>
    </w:p>
    <w:p w14:paraId="7661BABF" w14:textId="77777777" w:rsidR="00623721" w:rsidRPr="00181341" w:rsidRDefault="00771FFF" w:rsidP="00623721">
      <w:pPr>
        <w:pStyle w:val="StyleHeading4Bold"/>
        <w:numPr>
          <w:ilvl w:val="3"/>
          <w:numId w:val="1"/>
        </w:numPr>
      </w:pPr>
      <w:bookmarkStart w:id="238" w:name="_Toc520374448"/>
      <w:r>
        <w:t>Problem definition</w:t>
      </w:r>
      <w:bookmarkEnd w:id="238"/>
    </w:p>
    <w:p w14:paraId="1E46259A" w14:textId="7C0F245B" w:rsidR="00623721" w:rsidRDefault="00FB141A" w:rsidP="00FB141A">
      <w:pPr>
        <w:autoSpaceDE w:val="0"/>
        <w:autoSpaceDN w:val="0"/>
        <w:adjustRightInd w:val="0"/>
        <w:rPr>
          <w:rFonts w:cs="Arial"/>
          <w:szCs w:val="22"/>
        </w:rPr>
      </w:pPr>
      <w:r w:rsidRPr="007C40FA">
        <w:rPr>
          <w:rFonts w:cs="Arial"/>
          <w:szCs w:val="22"/>
        </w:rPr>
        <w:t xml:space="preserve">This </w:t>
      </w:r>
      <w:r w:rsidR="00935A43">
        <w:rPr>
          <w:rFonts w:cs="Arial" w:hint="eastAsia"/>
          <w:szCs w:val="22"/>
          <w:lang w:eastAsia="zh-CN"/>
        </w:rPr>
        <w:t>benchmark</w:t>
      </w:r>
      <w:r w:rsidRPr="007C40FA">
        <w:rPr>
          <w:rFonts w:cs="Arial"/>
          <w:szCs w:val="22"/>
        </w:rPr>
        <w:t xml:space="preserve"> considers seawater intrusion into a non-isothermal confined aquifer</w:t>
      </w:r>
      <w:r w:rsidR="00623721">
        <w:rPr>
          <w:rFonts w:cs="Arial"/>
          <w:szCs w:val="22"/>
        </w:rPr>
        <w:t xml:space="preserve"> </w:t>
      </w:r>
      <w:r w:rsidRPr="007C40FA">
        <w:rPr>
          <w:rFonts w:cs="Arial"/>
          <w:szCs w:val="22"/>
        </w:rPr>
        <w:t xml:space="preserve">under </w:t>
      </w:r>
      <w:r w:rsidR="00995C62">
        <w:rPr>
          <w:rFonts w:cs="Arial" w:hint="eastAsia"/>
          <w:szCs w:val="22"/>
          <w:lang w:eastAsia="zh-CN"/>
        </w:rPr>
        <w:t>transient</w:t>
      </w:r>
      <w:r w:rsidRPr="007C40FA">
        <w:rPr>
          <w:rFonts w:cs="Arial"/>
          <w:szCs w:val="22"/>
        </w:rPr>
        <w:t xml:space="preserve"> conditions </w:t>
      </w:r>
      <w:r w:rsidRPr="007C40FA">
        <w:rPr>
          <w:rFonts w:cs="Arial"/>
          <w:noProof/>
          <w:szCs w:val="22"/>
        </w:rPr>
        <w:t>(Henry and Hilleke, 1972)</w:t>
      </w:r>
      <w:r w:rsidR="004474F5">
        <w:rPr>
          <w:rFonts w:cs="Arial"/>
          <w:szCs w:val="22"/>
        </w:rPr>
        <w:t xml:space="preserve">.  </w:t>
      </w:r>
      <w:r w:rsidRPr="007C40FA">
        <w:rPr>
          <w:rFonts w:cs="Arial"/>
          <w:szCs w:val="22"/>
        </w:rPr>
        <w:t xml:space="preserve">Freshwater flows from an inland boundary over </w:t>
      </w:r>
      <w:r>
        <w:rPr>
          <w:rFonts w:cs="Arial"/>
          <w:szCs w:val="22"/>
        </w:rPr>
        <w:t>dense</w:t>
      </w:r>
      <w:r w:rsidRPr="007C40FA">
        <w:rPr>
          <w:rFonts w:cs="Arial"/>
          <w:szCs w:val="22"/>
        </w:rPr>
        <w:t xml:space="preserve"> saline water</w:t>
      </w:r>
      <w:r>
        <w:rPr>
          <w:rFonts w:cs="Arial"/>
          <w:szCs w:val="22"/>
        </w:rPr>
        <w:t>, which enters</w:t>
      </w:r>
      <w:r w:rsidRPr="007C40FA">
        <w:rPr>
          <w:rFonts w:cs="Arial"/>
          <w:szCs w:val="22"/>
        </w:rPr>
        <w:t xml:space="preserve"> from a seaward boundary</w:t>
      </w:r>
      <w:r>
        <w:rPr>
          <w:rFonts w:cs="Arial"/>
          <w:szCs w:val="22"/>
        </w:rPr>
        <w:t>,</w:t>
      </w:r>
      <w:r w:rsidRPr="007C40FA">
        <w:rPr>
          <w:rFonts w:cs="Arial"/>
          <w:szCs w:val="22"/>
        </w:rPr>
        <w:t xml:space="preserve"> and discharges in the </w:t>
      </w:r>
      <w:r w:rsidRPr="00EC3547">
        <w:rPr>
          <w:rFonts w:cs="Arial"/>
          <w:szCs w:val="22"/>
        </w:rPr>
        <w:t xml:space="preserve">upper portions of </w:t>
      </w:r>
      <w:r>
        <w:rPr>
          <w:rFonts w:cs="Arial"/>
          <w:szCs w:val="22"/>
        </w:rPr>
        <w:t>the</w:t>
      </w:r>
      <w:r w:rsidRPr="00EC3547">
        <w:rPr>
          <w:rFonts w:cs="Arial"/>
          <w:szCs w:val="22"/>
        </w:rPr>
        <w:t xml:space="preserve"> vertical sea</w:t>
      </w:r>
      <w:r>
        <w:rPr>
          <w:rFonts w:cs="Arial"/>
          <w:szCs w:val="22"/>
        </w:rPr>
        <w:t>ward</w:t>
      </w:r>
      <w:r w:rsidRPr="00EC3547">
        <w:rPr>
          <w:rFonts w:cs="Arial"/>
          <w:szCs w:val="22"/>
        </w:rPr>
        <w:t xml:space="preserve"> boundary</w:t>
      </w:r>
      <w:r w:rsidR="004474F5">
        <w:rPr>
          <w:rFonts w:cs="Arial"/>
          <w:szCs w:val="22"/>
        </w:rPr>
        <w:t xml:space="preserve">.  </w:t>
      </w:r>
    </w:p>
    <w:p w14:paraId="041D544C" w14:textId="77777777" w:rsidR="00623721" w:rsidRPr="00181341" w:rsidRDefault="00623721" w:rsidP="00623721">
      <w:pPr>
        <w:pStyle w:val="StyleHeading4Bold"/>
        <w:numPr>
          <w:ilvl w:val="3"/>
          <w:numId w:val="1"/>
        </w:numPr>
      </w:pPr>
      <w:bookmarkStart w:id="239" w:name="_Toc520374449"/>
      <w:r>
        <w:t>Model setup</w:t>
      </w:r>
      <w:bookmarkEnd w:id="239"/>
    </w:p>
    <w:p w14:paraId="7437A8CB" w14:textId="37C8F338" w:rsidR="00FB141A" w:rsidRDefault="00623721" w:rsidP="00FB141A">
      <w:pPr>
        <w:autoSpaceDE w:val="0"/>
        <w:autoSpaceDN w:val="0"/>
        <w:adjustRightInd w:val="0"/>
        <w:rPr>
          <w:rFonts w:cs="Arial"/>
          <w:szCs w:val="22"/>
        </w:rPr>
      </w:pPr>
      <w:r>
        <w:rPr>
          <w:rFonts w:cs="Arial"/>
          <w:szCs w:val="22"/>
        </w:rPr>
        <w:t>The benchmark simulated</w:t>
      </w:r>
      <w:r w:rsidRPr="007C40FA">
        <w:rPr>
          <w:rFonts w:cs="Arial"/>
          <w:szCs w:val="22"/>
        </w:rPr>
        <w:t xml:space="preserve"> in </w:t>
      </w:r>
      <w:r>
        <w:rPr>
          <w:rFonts w:cs="Arial"/>
          <w:szCs w:val="22"/>
        </w:rPr>
        <w:t xml:space="preserve">a </w:t>
      </w:r>
      <w:r>
        <w:rPr>
          <w:rFonts w:cs="Arial" w:hint="eastAsia"/>
          <w:szCs w:val="22"/>
          <w:lang w:eastAsia="zh-CN"/>
        </w:rPr>
        <w:t>two</w:t>
      </w:r>
      <w:r>
        <w:rPr>
          <w:rFonts w:cs="Arial"/>
          <w:szCs w:val="22"/>
        </w:rPr>
        <w:t xml:space="preserve">-dimensional </w:t>
      </w:r>
      <w:r w:rsidRPr="007C40FA">
        <w:rPr>
          <w:rFonts w:cs="Arial"/>
          <w:szCs w:val="22"/>
        </w:rPr>
        <w:t>cross section</w:t>
      </w:r>
      <w:r>
        <w:rPr>
          <w:rFonts w:cs="Arial" w:hint="eastAsia"/>
          <w:szCs w:val="22"/>
          <w:lang w:eastAsia="zh-CN"/>
        </w:rPr>
        <w:t xml:space="preserve"> (in 1.0</w:t>
      </w:r>
      <w:r>
        <w:rPr>
          <w:rFonts w:cs="Arial"/>
          <w:szCs w:val="22"/>
          <w:lang w:eastAsia="zh-CN"/>
        </w:rPr>
        <w:t> </w:t>
      </w:r>
      <w:r>
        <w:rPr>
          <w:rFonts w:cs="Arial" w:hint="eastAsia"/>
          <w:szCs w:val="22"/>
          <w:lang w:eastAsia="zh-CN"/>
        </w:rPr>
        <w:t>m in length and 1.0 m in height)</w:t>
      </w:r>
      <w:r w:rsidR="004474F5">
        <w:rPr>
          <w:rFonts w:cs="Arial"/>
          <w:szCs w:val="22"/>
          <w:lang w:eastAsia="zh-CN"/>
        </w:rPr>
        <w:t xml:space="preserve">.  </w:t>
      </w:r>
      <w:r w:rsidRPr="00A90AC0">
        <w:rPr>
          <w:rFonts w:cs="Arial"/>
          <w:szCs w:val="22"/>
        </w:rPr>
        <w:t xml:space="preserve">An aspect ratio equal to unity and a spatial discretization about 0.025 m for horizontal and vertical direction </w:t>
      </w:r>
      <w:r>
        <w:rPr>
          <w:rFonts w:cs="Arial"/>
          <w:szCs w:val="22"/>
        </w:rPr>
        <w:t>are</w:t>
      </w:r>
      <w:r w:rsidRPr="00A90AC0">
        <w:rPr>
          <w:rFonts w:cs="Arial"/>
          <w:szCs w:val="22"/>
        </w:rPr>
        <w:t xml:space="preserve"> used</w:t>
      </w:r>
      <w:r w:rsidR="004474F5">
        <w:rPr>
          <w:rFonts w:cs="Arial"/>
          <w:szCs w:val="22"/>
        </w:rPr>
        <w:t xml:space="preserve">.  </w:t>
      </w:r>
      <w:r w:rsidR="00FB141A" w:rsidRPr="00EC3547">
        <w:rPr>
          <w:rFonts w:cs="Arial"/>
          <w:szCs w:val="22"/>
        </w:rPr>
        <w:t>Initially</w:t>
      </w:r>
      <w:r w:rsidR="00FB141A">
        <w:rPr>
          <w:rFonts w:cs="Arial"/>
          <w:szCs w:val="22"/>
        </w:rPr>
        <w:t>,</w:t>
      </w:r>
      <w:r w:rsidR="00FB141A" w:rsidRPr="00EC3547">
        <w:rPr>
          <w:rFonts w:cs="Arial"/>
          <w:szCs w:val="22"/>
        </w:rPr>
        <w:t xml:space="preserve"> hydrostatic pressure conditions </w:t>
      </w:r>
      <w:r w:rsidR="00FB141A">
        <w:rPr>
          <w:rFonts w:cs="Arial"/>
          <w:szCs w:val="22"/>
        </w:rPr>
        <w:t xml:space="preserve">are present throughout the aquifer </w:t>
      </w:r>
      <w:r w:rsidR="00FB141A" w:rsidRPr="00EC3547">
        <w:rPr>
          <w:rFonts w:cs="Arial"/>
          <w:szCs w:val="22"/>
        </w:rPr>
        <w:t>with linear</w:t>
      </w:r>
      <w:r w:rsidR="00FB141A">
        <w:rPr>
          <w:rFonts w:cs="Arial"/>
          <w:szCs w:val="22"/>
        </w:rPr>
        <w:t xml:space="preserve"> variations of</w:t>
      </w:r>
      <w:r w:rsidR="00FB141A" w:rsidRPr="00EC3547">
        <w:rPr>
          <w:rFonts w:cs="Arial"/>
          <w:szCs w:val="22"/>
        </w:rPr>
        <w:t xml:space="preserve"> seawater concentrations and temperatures (see </w:t>
      </w:r>
      <w:r w:rsidR="005F5019">
        <w:rPr>
          <w:rFonts w:cs="Arial"/>
          <w:szCs w:val="22"/>
        </w:rPr>
        <w:fldChar w:fldCharType="begin"/>
      </w:r>
      <w:r w:rsidR="00FB141A">
        <w:rPr>
          <w:rFonts w:cs="Arial"/>
          <w:szCs w:val="22"/>
        </w:rPr>
        <w:instrText xml:space="preserve"> REF _Ref363826596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17</w:t>
      </w:r>
      <w:r w:rsidR="005F5019">
        <w:rPr>
          <w:rFonts w:cs="Arial"/>
          <w:szCs w:val="22"/>
        </w:rPr>
        <w:fldChar w:fldCharType="end"/>
      </w:r>
      <w:r w:rsidR="00FB141A" w:rsidRPr="00EC3547">
        <w:rPr>
          <w:rFonts w:cs="Arial"/>
          <w:szCs w:val="22"/>
        </w:rPr>
        <w:t xml:space="preserve">A and </w:t>
      </w:r>
      <w:r w:rsidR="005F5019">
        <w:rPr>
          <w:rFonts w:cs="Arial"/>
          <w:szCs w:val="22"/>
        </w:rPr>
        <w:fldChar w:fldCharType="begin"/>
      </w:r>
      <w:r w:rsidR="00FB141A">
        <w:rPr>
          <w:rFonts w:cs="Arial"/>
          <w:szCs w:val="22"/>
        </w:rPr>
        <w:instrText xml:space="preserve"> REF _Ref363826596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17</w:t>
      </w:r>
      <w:r w:rsidR="005F5019">
        <w:rPr>
          <w:rFonts w:cs="Arial"/>
          <w:szCs w:val="22"/>
        </w:rPr>
        <w:fldChar w:fldCharType="end"/>
      </w:r>
      <w:r>
        <w:rPr>
          <w:rFonts w:cs="Arial"/>
          <w:szCs w:val="22"/>
        </w:rPr>
        <w:t>B).</w:t>
      </w:r>
    </w:p>
    <w:p w14:paraId="16537500" w14:textId="77777777" w:rsidR="00623721" w:rsidRPr="00181341" w:rsidRDefault="00771FFF" w:rsidP="00623721">
      <w:pPr>
        <w:pStyle w:val="StyleHeading4Bold"/>
        <w:numPr>
          <w:ilvl w:val="3"/>
          <w:numId w:val="1"/>
        </w:numPr>
      </w:pPr>
      <w:bookmarkStart w:id="240" w:name="_Toc520374450"/>
      <w:r>
        <w:t>Problem definition</w:t>
      </w:r>
      <w:bookmarkEnd w:id="240"/>
    </w:p>
    <w:p w14:paraId="1ABC4137" w14:textId="77777777" w:rsidR="00623721" w:rsidRPr="00EC3547" w:rsidRDefault="00623721" w:rsidP="00FB141A">
      <w:pPr>
        <w:autoSpaceDE w:val="0"/>
        <w:autoSpaceDN w:val="0"/>
        <w:adjustRightInd w:val="0"/>
        <w:rPr>
          <w:rFonts w:cs="Arial"/>
          <w:szCs w:val="22"/>
        </w:rPr>
      </w:pPr>
      <w:r w:rsidRPr="00EC3547">
        <w:rPr>
          <w:rFonts w:cs="Arial"/>
          <w:szCs w:val="22"/>
        </w:rPr>
        <w:t xml:space="preserve">Model parameters are tabulated in </w:t>
      </w:r>
      <w:r>
        <w:rPr>
          <w:rFonts w:cs="Arial"/>
          <w:szCs w:val="22"/>
        </w:rPr>
        <w:fldChar w:fldCharType="begin"/>
      </w:r>
      <w:r>
        <w:rPr>
          <w:rFonts w:cs="Arial"/>
          <w:szCs w:val="22"/>
        </w:rPr>
        <w:instrText xml:space="preserve"> REF _Ref363821427 \h </w:instrText>
      </w:r>
      <w:r>
        <w:rPr>
          <w:rFonts w:cs="Arial"/>
          <w:szCs w:val="22"/>
        </w:rPr>
      </w:r>
      <w:r>
        <w:rPr>
          <w:rFonts w:cs="Arial"/>
          <w:szCs w:val="22"/>
        </w:rPr>
        <w:fldChar w:fldCharType="separate"/>
      </w:r>
      <w:r w:rsidR="00B560DA">
        <w:t xml:space="preserve">Table </w:t>
      </w:r>
      <w:r w:rsidR="00B560DA">
        <w:rPr>
          <w:noProof/>
        </w:rPr>
        <w:t>2</w:t>
      </w:r>
      <w:r w:rsidR="00B560DA">
        <w:t>.</w:t>
      </w:r>
      <w:r w:rsidR="00B560DA">
        <w:rPr>
          <w:noProof/>
        </w:rPr>
        <w:t>24</w:t>
      </w:r>
      <w:r>
        <w:rPr>
          <w:rFonts w:cs="Arial"/>
          <w:szCs w:val="22"/>
        </w:rPr>
        <w:fldChar w:fldCharType="end"/>
      </w:r>
      <w:r w:rsidRPr="00EC3547">
        <w:rPr>
          <w:rFonts w:cs="Arial"/>
          <w:szCs w:val="22"/>
        </w:rPr>
        <w:t>.</w:t>
      </w:r>
    </w:p>
    <w:p w14:paraId="431EA802" w14:textId="4C1FB4CB" w:rsidR="00FB141A" w:rsidRDefault="00FB141A" w:rsidP="00FB141A">
      <w:pPr>
        <w:pStyle w:val="Caption"/>
        <w:keepNext/>
        <w:rPr>
          <w:lang w:eastAsia="zh-CN"/>
        </w:rPr>
      </w:pPr>
      <w:bookmarkStart w:id="241" w:name="_Ref363821427"/>
      <w:bookmarkStart w:id="242" w:name="_Toc520374900"/>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24</w:t>
      </w:r>
      <w:r w:rsidR="00FE1AD3">
        <w:fldChar w:fldCharType="end"/>
      </w:r>
      <w:bookmarkEnd w:id="241"/>
      <w:r w:rsidR="004E2674">
        <w:t>:</w:t>
      </w:r>
      <w:bookmarkStart w:id="243" w:name="_Ref302416222"/>
      <w:r w:rsidR="004E2674">
        <w:t xml:space="preserve"> </w:t>
      </w:r>
      <w:r w:rsidRPr="0082020C">
        <w:t xml:space="preserve">Parameters </w:t>
      </w:r>
      <w:r>
        <w:t>f</w:t>
      </w:r>
      <w:r w:rsidRPr="0082020C">
        <w:t xml:space="preserve">or Henry-Hilleke </w:t>
      </w:r>
      <w:r w:rsidR="00935A43">
        <w:rPr>
          <w:rFonts w:hint="eastAsia"/>
          <w:lang w:eastAsia="zh-CN"/>
        </w:rPr>
        <w:t>p</w:t>
      </w:r>
      <w:r w:rsidRPr="0082020C">
        <w:t xml:space="preserve">roblem </w:t>
      </w:r>
      <w:r>
        <w:t>(</w:t>
      </w:r>
      <w:r w:rsidR="00935A43">
        <w:rPr>
          <w:rFonts w:hint="eastAsia"/>
          <w:lang w:eastAsia="zh-CN"/>
        </w:rPr>
        <w:t>d</w:t>
      </w:r>
      <w:r w:rsidRPr="0082020C">
        <w:t>ensity-</w:t>
      </w:r>
      <w:r w:rsidR="00935A43">
        <w:rPr>
          <w:rFonts w:hint="eastAsia"/>
          <w:lang w:eastAsia="zh-CN"/>
        </w:rPr>
        <w:t>d</w:t>
      </w:r>
      <w:r w:rsidRPr="0082020C">
        <w:t xml:space="preserve">ependent </w:t>
      </w:r>
      <w:r w:rsidR="00935A43">
        <w:rPr>
          <w:rFonts w:hint="eastAsia"/>
          <w:lang w:eastAsia="zh-CN"/>
        </w:rPr>
        <w:t>f</w:t>
      </w:r>
      <w:r w:rsidRPr="0082020C">
        <w:t xml:space="preserve">low, </w:t>
      </w:r>
      <w:r w:rsidR="00935A43">
        <w:rPr>
          <w:rFonts w:hint="eastAsia"/>
          <w:lang w:eastAsia="zh-CN"/>
        </w:rPr>
        <w:t>h</w:t>
      </w:r>
      <w:r w:rsidRPr="0082020C">
        <w:t xml:space="preserve">eat </w:t>
      </w:r>
      <w:r>
        <w:t>a</w:t>
      </w:r>
      <w:r w:rsidRPr="0082020C">
        <w:t xml:space="preserve">nd </w:t>
      </w:r>
      <w:r w:rsidR="00935A43">
        <w:rPr>
          <w:rFonts w:hint="eastAsia"/>
          <w:lang w:eastAsia="zh-CN"/>
        </w:rPr>
        <w:t>s</w:t>
      </w:r>
      <w:r w:rsidRPr="0082020C">
        <w:t xml:space="preserve">olute </w:t>
      </w:r>
      <w:r w:rsidR="00935A43">
        <w:rPr>
          <w:rFonts w:hint="eastAsia"/>
          <w:lang w:eastAsia="zh-CN"/>
        </w:rPr>
        <w:t>t</w:t>
      </w:r>
      <w:r w:rsidRPr="0082020C">
        <w:t>ransport)</w:t>
      </w:r>
      <w:bookmarkEnd w:id="243"/>
      <w:r>
        <w:rPr>
          <w:rFonts w:hint="eastAsia"/>
          <w:lang w:eastAsia="zh-CN"/>
        </w:rPr>
        <w:t xml:space="preserve"> </w:t>
      </w:r>
      <w:r w:rsidR="008236DA">
        <w:rPr>
          <w:rFonts w:hint="eastAsia"/>
          <w:lang w:eastAsia="zh-CN"/>
        </w:rPr>
        <w:t>(Bea et al., 2011)</w:t>
      </w:r>
      <w:bookmarkEnd w:id="242"/>
    </w:p>
    <w:tbl>
      <w:tblPr>
        <w:tblW w:w="5000" w:type="pct"/>
        <w:jc w:val="center"/>
        <w:tblLook w:val="04A0" w:firstRow="1" w:lastRow="0" w:firstColumn="1" w:lastColumn="0" w:noHBand="0" w:noVBand="1"/>
      </w:tblPr>
      <w:tblGrid>
        <w:gridCol w:w="5184"/>
        <w:gridCol w:w="1446"/>
        <w:gridCol w:w="2010"/>
      </w:tblGrid>
      <w:tr w:rsidR="00FB141A" w:rsidRPr="006627F2" w14:paraId="0CF6900C" w14:textId="77777777" w:rsidTr="00D20BB5">
        <w:trPr>
          <w:trHeight w:val="207"/>
          <w:jc w:val="center"/>
        </w:trPr>
        <w:tc>
          <w:tcPr>
            <w:tcW w:w="3000" w:type="pct"/>
            <w:tcBorders>
              <w:top w:val="single" w:sz="4" w:space="0" w:color="auto"/>
              <w:bottom w:val="single" w:sz="4" w:space="0" w:color="auto"/>
            </w:tcBorders>
            <w:shd w:val="clear" w:color="auto" w:fill="D9D9D9" w:themeFill="background1" w:themeFillShade="D9"/>
            <w:vAlign w:val="center"/>
          </w:tcPr>
          <w:p w14:paraId="0A202414" w14:textId="77777777" w:rsidR="00FB141A" w:rsidRPr="0082020C" w:rsidRDefault="00FB141A" w:rsidP="001A3618">
            <w:pPr>
              <w:spacing w:before="0" w:after="0"/>
              <w:jc w:val="center"/>
              <w:rPr>
                <w:rFonts w:cs="Arial"/>
                <w:b/>
                <w:szCs w:val="22"/>
              </w:rPr>
            </w:pPr>
            <w:r>
              <w:rPr>
                <w:rFonts w:cs="Arial"/>
                <w:b/>
                <w:szCs w:val="22"/>
              </w:rPr>
              <w:t>Parameter</w:t>
            </w:r>
          </w:p>
        </w:tc>
        <w:tc>
          <w:tcPr>
            <w:tcW w:w="837" w:type="pct"/>
            <w:tcBorders>
              <w:top w:val="single" w:sz="4" w:space="0" w:color="auto"/>
              <w:bottom w:val="single" w:sz="4" w:space="0" w:color="auto"/>
            </w:tcBorders>
            <w:shd w:val="clear" w:color="auto" w:fill="D9D9D9" w:themeFill="background1" w:themeFillShade="D9"/>
            <w:vAlign w:val="center"/>
          </w:tcPr>
          <w:p w14:paraId="0E14D475" w14:textId="77777777" w:rsidR="00FB141A" w:rsidRPr="0082020C" w:rsidRDefault="00FB141A" w:rsidP="001A3618">
            <w:pPr>
              <w:spacing w:before="0" w:after="0"/>
              <w:jc w:val="center"/>
              <w:rPr>
                <w:rFonts w:cs="Arial"/>
                <w:b/>
                <w:szCs w:val="22"/>
              </w:rPr>
            </w:pPr>
            <w:r w:rsidRPr="0082020C">
              <w:rPr>
                <w:rFonts w:cs="Arial"/>
                <w:b/>
                <w:szCs w:val="22"/>
              </w:rPr>
              <w:t>Value</w:t>
            </w:r>
          </w:p>
        </w:tc>
        <w:tc>
          <w:tcPr>
            <w:tcW w:w="1163" w:type="pct"/>
            <w:tcBorders>
              <w:top w:val="single" w:sz="4" w:space="0" w:color="auto"/>
              <w:bottom w:val="single" w:sz="4" w:space="0" w:color="auto"/>
            </w:tcBorders>
            <w:shd w:val="clear" w:color="auto" w:fill="D9D9D9" w:themeFill="background1" w:themeFillShade="D9"/>
            <w:vAlign w:val="center"/>
          </w:tcPr>
          <w:p w14:paraId="50274107" w14:textId="77777777" w:rsidR="00FB141A" w:rsidRPr="0082020C" w:rsidRDefault="00FB141A" w:rsidP="001A3618">
            <w:pPr>
              <w:spacing w:before="0" w:after="0"/>
              <w:jc w:val="center"/>
              <w:rPr>
                <w:rFonts w:cs="Arial"/>
                <w:b/>
                <w:szCs w:val="22"/>
              </w:rPr>
            </w:pPr>
            <w:r w:rsidRPr="0082020C">
              <w:rPr>
                <w:rFonts w:cs="Arial"/>
                <w:b/>
                <w:szCs w:val="22"/>
              </w:rPr>
              <w:t>Unit</w:t>
            </w:r>
          </w:p>
        </w:tc>
      </w:tr>
      <w:tr w:rsidR="00FB141A" w:rsidRPr="006627F2" w14:paraId="11E02D12" w14:textId="77777777" w:rsidTr="00D20BB5">
        <w:trPr>
          <w:trHeight w:val="207"/>
          <w:jc w:val="center"/>
        </w:trPr>
        <w:tc>
          <w:tcPr>
            <w:tcW w:w="3000" w:type="pct"/>
            <w:vAlign w:val="center"/>
          </w:tcPr>
          <w:p w14:paraId="6A00E26A" w14:textId="77777777" w:rsidR="00FB141A" w:rsidRPr="006627F2" w:rsidRDefault="00FB141A" w:rsidP="001A3618">
            <w:pPr>
              <w:spacing w:before="0" w:after="0"/>
              <w:jc w:val="left"/>
              <w:rPr>
                <w:rFonts w:cs="Arial"/>
                <w:szCs w:val="22"/>
              </w:rPr>
            </w:pPr>
            <w:r>
              <w:rPr>
                <w:rFonts w:cs="Arial"/>
                <w:szCs w:val="22"/>
              </w:rPr>
              <w:t>Solid density</w:t>
            </w:r>
          </w:p>
        </w:tc>
        <w:tc>
          <w:tcPr>
            <w:tcW w:w="837" w:type="pct"/>
            <w:vAlign w:val="center"/>
          </w:tcPr>
          <w:p w14:paraId="3EFAF657" w14:textId="77777777" w:rsidR="00FB141A" w:rsidRPr="006627F2" w:rsidRDefault="00FB141A" w:rsidP="001A3618">
            <w:pPr>
              <w:spacing w:before="0" w:after="0"/>
              <w:jc w:val="center"/>
              <w:rPr>
                <w:rFonts w:cs="Arial"/>
                <w:szCs w:val="22"/>
              </w:rPr>
            </w:pPr>
            <w:r>
              <w:rPr>
                <w:rFonts w:cs="Arial"/>
                <w:szCs w:val="22"/>
              </w:rPr>
              <w:t>2600</w:t>
            </w:r>
          </w:p>
        </w:tc>
        <w:tc>
          <w:tcPr>
            <w:tcW w:w="1163" w:type="pct"/>
            <w:vAlign w:val="center"/>
          </w:tcPr>
          <w:p w14:paraId="3CC94EC8" w14:textId="77777777" w:rsidR="00FB141A" w:rsidRPr="006627F2" w:rsidRDefault="00FB141A" w:rsidP="001A3618">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FB141A" w:rsidRPr="006627F2" w14:paraId="3453C8E4" w14:textId="77777777" w:rsidTr="00D20BB5">
        <w:trPr>
          <w:trHeight w:val="207"/>
          <w:jc w:val="center"/>
        </w:trPr>
        <w:tc>
          <w:tcPr>
            <w:tcW w:w="3000" w:type="pct"/>
            <w:vAlign w:val="center"/>
          </w:tcPr>
          <w:p w14:paraId="602DB9EB" w14:textId="77777777" w:rsidR="00FB141A" w:rsidRDefault="00FB141A" w:rsidP="001A3618">
            <w:pPr>
              <w:spacing w:before="0" w:after="0"/>
              <w:jc w:val="left"/>
              <w:rPr>
                <w:rFonts w:cs="Arial"/>
                <w:szCs w:val="22"/>
              </w:rPr>
            </w:pPr>
            <w:r>
              <w:rPr>
                <w:rFonts w:cs="Arial"/>
                <w:szCs w:val="22"/>
              </w:rPr>
              <w:t>Fresh-water density</w:t>
            </w:r>
          </w:p>
        </w:tc>
        <w:tc>
          <w:tcPr>
            <w:tcW w:w="837" w:type="pct"/>
            <w:vAlign w:val="center"/>
          </w:tcPr>
          <w:p w14:paraId="554256EB" w14:textId="77777777" w:rsidR="00FB141A" w:rsidRDefault="00FB141A" w:rsidP="001A3618">
            <w:pPr>
              <w:spacing w:before="0" w:after="0"/>
              <w:jc w:val="center"/>
              <w:rPr>
                <w:rFonts w:cs="Arial"/>
                <w:szCs w:val="22"/>
              </w:rPr>
            </w:pPr>
            <w:r>
              <w:rPr>
                <w:rFonts w:cs="Arial"/>
                <w:szCs w:val="22"/>
              </w:rPr>
              <w:t>1000</w:t>
            </w:r>
          </w:p>
        </w:tc>
        <w:tc>
          <w:tcPr>
            <w:tcW w:w="1163" w:type="pct"/>
            <w:vAlign w:val="center"/>
          </w:tcPr>
          <w:p w14:paraId="6D0D5A72" w14:textId="77777777" w:rsidR="00FB141A" w:rsidRDefault="00FB141A" w:rsidP="001A3618">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FB141A" w:rsidRPr="006627F2" w14:paraId="117925F7" w14:textId="77777777" w:rsidTr="00D20BB5">
        <w:trPr>
          <w:trHeight w:val="207"/>
          <w:jc w:val="center"/>
        </w:trPr>
        <w:tc>
          <w:tcPr>
            <w:tcW w:w="3000" w:type="pct"/>
            <w:vAlign w:val="center"/>
          </w:tcPr>
          <w:p w14:paraId="0D4EA7E0" w14:textId="77777777" w:rsidR="00FB141A" w:rsidRDefault="00FB141A" w:rsidP="001A3618">
            <w:pPr>
              <w:spacing w:before="0" w:after="0"/>
              <w:jc w:val="left"/>
              <w:rPr>
                <w:rFonts w:cs="Arial"/>
                <w:szCs w:val="22"/>
              </w:rPr>
            </w:pPr>
            <w:r>
              <w:rPr>
                <w:rFonts w:cs="Arial"/>
                <w:szCs w:val="22"/>
              </w:rPr>
              <w:t>Sea-water density</w:t>
            </w:r>
          </w:p>
        </w:tc>
        <w:tc>
          <w:tcPr>
            <w:tcW w:w="837" w:type="pct"/>
            <w:vAlign w:val="center"/>
          </w:tcPr>
          <w:p w14:paraId="1D8AF612" w14:textId="77777777" w:rsidR="00FB141A" w:rsidRDefault="00FB141A" w:rsidP="001A3618">
            <w:pPr>
              <w:spacing w:before="0" w:after="0"/>
              <w:jc w:val="center"/>
              <w:rPr>
                <w:rFonts w:cs="Arial"/>
                <w:szCs w:val="22"/>
              </w:rPr>
            </w:pPr>
            <w:r>
              <w:rPr>
                <w:rFonts w:cs="Arial"/>
                <w:szCs w:val="22"/>
              </w:rPr>
              <w:t>1024.99</w:t>
            </w:r>
          </w:p>
        </w:tc>
        <w:tc>
          <w:tcPr>
            <w:tcW w:w="1163" w:type="pct"/>
            <w:vAlign w:val="center"/>
          </w:tcPr>
          <w:p w14:paraId="770EE521" w14:textId="77777777" w:rsidR="00FB141A" w:rsidRDefault="00FB141A" w:rsidP="001A3618">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FB141A" w:rsidRPr="006627F2" w14:paraId="2D47A119" w14:textId="77777777" w:rsidTr="00D20BB5">
        <w:trPr>
          <w:trHeight w:val="207"/>
          <w:jc w:val="center"/>
        </w:trPr>
        <w:tc>
          <w:tcPr>
            <w:tcW w:w="3000" w:type="pct"/>
            <w:vAlign w:val="center"/>
          </w:tcPr>
          <w:p w14:paraId="6FB23BAF" w14:textId="77777777" w:rsidR="00FB141A" w:rsidRDefault="00FB141A" w:rsidP="001A3618">
            <w:pPr>
              <w:spacing w:before="0" w:after="0"/>
              <w:jc w:val="left"/>
              <w:rPr>
                <w:rFonts w:cs="Arial"/>
                <w:szCs w:val="22"/>
              </w:rPr>
            </w:pPr>
            <w:r>
              <w:rPr>
                <w:rFonts w:cs="Arial"/>
                <w:szCs w:val="22"/>
              </w:rPr>
              <w:t>Dynamic fluid viscosity</w:t>
            </w:r>
          </w:p>
        </w:tc>
        <w:tc>
          <w:tcPr>
            <w:tcW w:w="837" w:type="pct"/>
            <w:vAlign w:val="center"/>
          </w:tcPr>
          <w:p w14:paraId="23A8A94E" w14:textId="77777777" w:rsidR="00FB141A" w:rsidRDefault="00FB141A" w:rsidP="001A3618">
            <w:pPr>
              <w:spacing w:before="0" w:after="0"/>
              <w:jc w:val="center"/>
              <w:rPr>
                <w:rFonts w:cs="Arial"/>
                <w:szCs w:val="22"/>
              </w:rPr>
            </w:pPr>
            <w:r>
              <w:rPr>
                <w:rFonts w:cs="Arial"/>
                <w:szCs w:val="22"/>
              </w:rPr>
              <w:t>10</w:t>
            </w:r>
            <w:r w:rsidRPr="005330FA">
              <w:rPr>
                <w:rFonts w:cs="Arial"/>
                <w:szCs w:val="22"/>
                <w:vertAlign w:val="superscript"/>
              </w:rPr>
              <w:t>-3</w:t>
            </w:r>
          </w:p>
        </w:tc>
        <w:tc>
          <w:tcPr>
            <w:tcW w:w="1163" w:type="pct"/>
            <w:vAlign w:val="center"/>
          </w:tcPr>
          <w:p w14:paraId="1873CB36" w14:textId="77777777" w:rsidR="00FB141A" w:rsidRPr="005330FA" w:rsidRDefault="00FB141A" w:rsidP="001A3618">
            <w:pPr>
              <w:spacing w:before="0" w:after="0"/>
              <w:jc w:val="center"/>
              <w:rPr>
                <w:rFonts w:cs="Arial"/>
                <w:szCs w:val="22"/>
              </w:rPr>
            </w:pPr>
            <w:r>
              <w:rPr>
                <w:rFonts w:cs="Arial"/>
                <w:szCs w:val="22"/>
              </w:rPr>
              <w:t>[kg m</w:t>
            </w:r>
            <w:r w:rsidRPr="005330FA">
              <w:rPr>
                <w:rFonts w:cs="Arial"/>
                <w:szCs w:val="22"/>
                <w:vertAlign w:val="superscript"/>
              </w:rPr>
              <w:t>-1</w:t>
            </w:r>
            <w:r>
              <w:rPr>
                <w:rFonts w:cs="Arial"/>
                <w:szCs w:val="22"/>
              </w:rPr>
              <w:t xml:space="preserve"> s</w:t>
            </w:r>
            <w:r w:rsidRPr="005330FA">
              <w:rPr>
                <w:rFonts w:cs="Arial"/>
                <w:szCs w:val="22"/>
                <w:vertAlign w:val="superscript"/>
              </w:rPr>
              <w:t>-1</w:t>
            </w:r>
            <w:r>
              <w:rPr>
                <w:rFonts w:cs="Arial"/>
                <w:szCs w:val="22"/>
              </w:rPr>
              <w:t>]</w:t>
            </w:r>
          </w:p>
        </w:tc>
      </w:tr>
      <w:tr w:rsidR="00FB141A" w:rsidRPr="006627F2" w14:paraId="622DFAA5" w14:textId="77777777" w:rsidTr="00D20BB5">
        <w:trPr>
          <w:trHeight w:val="207"/>
          <w:jc w:val="center"/>
        </w:trPr>
        <w:tc>
          <w:tcPr>
            <w:tcW w:w="3000" w:type="pct"/>
            <w:vAlign w:val="center"/>
          </w:tcPr>
          <w:p w14:paraId="2FFC04B0" w14:textId="77777777" w:rsidR="00FB141A" w:rsidRDefault="00FB141A" w:rsidP="001A3618">
            <w:pPr>
              <w:spacing w:before="0" w:after="0"/>
              <w:jc w:val="left"/>
              <w:rPr>
                <w:rFonts w:cs="Arial"/>
                <w:szCs w:val="22"/>
              </w:rPr>
            </w:pPr>
            <w:r>
              <w:rPr>
                <w:rFonts w:cs="Arial" w:hint="eastAsia"/>
                <w:szCs w:val="22"/>
                <w:lang w:eastAsia="zh-CN"/>
              </w:rPr>
              <w:t xml:space="preserve">Concentration </w:t>
            </w:r>
            <w:r>
              <w:rPr>
                <w:rFonts w:cs="Arial"/>
                <w:szCs w:val="22"/>
              </w:rPr>
              <w:t>C</w:t>
            </w:r>
            <w:r w:rsidRPr="00935A43">
              <w:rPr>
                <w:rFonts w:cs="Arial"/>
                <w:szCs w:val="22"/>
                <w:vertAlign w:val="subscript"/>
              </w:rPr>
              <w:t>s</w:t>
            </w:r>
          </w:p>
        </w:tc>
        <w:tc>
          <w:tcPr>
            <w:tcW w:w="837" w:type="pct"/>
            <w:vAlign w:val="center"/>
          </w:tcPr>
          <w:p w14:paraId="724CAE26" w14:textId="77777777" w:rsidR="00FB141A" w:rsidRDefault="00FB141A" w:rsidP="001A3618">
            <w:pPr>
              <w:spacing w:before="0" w:after="0"/>
              <w:jc w:val="center"/>
              <w:rPr>
                <w:rFonts w:cs="Arial"/>
                <w:szCs w:val="22"/>
              </w:rPr>
            </w:pPr>
            <w:r>
              <w:rPr>
                <w:rFonts w:cs="Arial"/>
                <w:szCs w:val="22"/>
              </w:rPr>
              <w:t>35.7</w:t>
            </w:r>
          </w:p>
        </w:tc>
        <w:tc>
          <w:tcPr>
            <w:tcW w:w="1163" w:type="pct"/>
            <w:vAlign w:val="center"/>
          </w:tcPr>
          <w:p w14:paraId="02C1DC52" w14:textId="77777777" w:rsidR="00FB141A" w:rsidRDefault="00FB141A" w:rsidP="001A3618">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FB141A" w:rsidRPr="006627F2" w14:paraId="2B5E4541" w14:textId="77777777" w:rsidTr="00D20BB5">
        <w:trPr>
          <w:trHeight w:val="207"/>
          <w:jc w:val="center"/>
        </w:trPr>
        <w:tc>
          <w:tcPr>
            <w:tcW w:w="3000" w:type="pct"/>
            <w:vAlign w:val="center"/>
          </w:tcPr>
          <w:p w14:paraId="18F58960" w14:textId="77777777" w:rsidR="00FB141A" w:rsidRDefault="00FB141A" w:rsidP="001A3618">
            <w:pPr>
              <w:spacing w:before="0" w:after="0"/>
              <w:jc w:val="left"/>
              <w:rPr>
                <w:rFonts w:cs="Arial"/>
                <w:szCs w:val="22"/>
              </w:rPr>
            </w:pPr>
            <w:r>
              <w:rPr>
                <w:rFonts w:cs="Arial" w:hint="eastAsia"/>
                <w:szCs w:val="22"/>
                <w:lang w:eastAsia="zh-CN"/>
              </w:rPr>
              <w:t xml:space="preserve">Concentration </w:t>
            </w:r>
            <w:r>
              <w:rPr>
                <w:rFonts w:cs="Arial"/>
                <w:szCs w:val="22"/>
              </w:rPr>
              <w:t>C</w:t>
            </w:r>
            <w:r w:rsidRPr="00935A43">
              <w:rPr>
                <w:rFonts w:cs="Arial"/>
                <w:szCs w:val="22"/>
                <w:vertAlign w:val="subscript"/>
              </w:rPr>
              <w:t>in</w:t>
            </w:r>
          </w:p>
        </w:tc>
        <w:tc>
          <w:tcPr>
            <w:tcW w:w="837" w:type="pct"/>
            <w:vAlign w:val="center"/>
          </w:tcPr>
          <w:p w14:paraId="1EA3F4E7" w14:textId="77777777" w:rsidR="00FB141A" w:rsidRDefault="00FB141A" w:rsidP="001A3618">
            <w:pPr>
              <w:spacing w:before="0" w:after="0"/>
              <w:jc w:val="center"/>
              <w:rPr>
                <w:rFonts w:cs="Arial"/>
                <w:szCs w:val="22"/>
              </w:rPr>
            </w:pPr>
            <w:r>
              <w:rPr>
                <w:rFonts w:cs="Arial"/>
                <w:szCs w:val="22"/>
              </w:rPr>
              <w:t>0</w:t>
            </w:r>
          </w:p>
        </w:tc>
        <w:tc>
          <w:tcPr>
            <w:tcW w:w="1163" w:type="pct"/>
            <w:vAlign w:val="center"/>
          </w:tcPr>
          <w:p w14:paraId="12F71145" w14:textId="77777777" w:rsidR="00FB141A" w:rsidRDefault="00FB141A" w:rsidP="001A3618">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FB141A" w:rsidRPr="006627F2" w14:paraId="6C7288C7" w14:textId="77777777" w:rsidTr="00D20BB5">
        <w:trPr>
          <w:trHeight w:val="207"/>
          <w:jc w:val="center"/>
        </w:trPr>
        <w:tc>
          <w:tcPr>
            <w:tcW w:w="3000" w:type="pct"/>
            <w:vAlign w:val="center"/>
          </w:tcPr>
          <w:p w14:paraId="5A93A980" w14:textId="77777777" w:rsidR="00FB141A" w:rsidRDefault="00FB141A" w:rsidP="001A3618">
            <w:pPr>
              <w:spacing w:before="0" w:after="0"/>
              <w:jc w:val="left"/>
              <w:rPr>
                <w:rFonts w:cs="Arial"/>
                <w:szCs w:val="22"/>
              </w:rPr>
            </w:pPr>
            <w:r>
              <w:rPr>
                <w:rFonts w:cs="Arial" w:hint="eastAsia"/>
                <w:szCs w:val="22"/>
                <w:lang w:eastAsia="zh-CN"/>
              </w:rPr>
              <w:t xml:space="preserve">Injection rate </w:t>
            </w:r>
            <w:r>
              <w:rPr>
                <w:rFonts w:cs="Arial"/>
                <w:szCs w:val="22"/>
              </w:rPr>
              <w:t>Q</w:t>
            </w:r>
            <w:r w:rsidRPr="00935A43">
              <w:rPr>
                <w:rFonts w:cs="Arial"/>
                <w:szCs w:val="22"/>
                <w:vertAlign w:val="subscript"/>
              </w:rPr>
              <w:t>in</w:t>
            </w:r>
          </w:p>
        </w:tc>
        <w:tc>
          <w:tcPr>
            <w:tcW w:w="837" w:type="pct"/>
            <w:vAlign w:val="center"/>
          </w:tcPr>
          <w:p w14:paraId="6DDA7A00" w14:textId="77777777" w:rsidR="00FB141A" w:rsidRDefault="00FB141A" w:rsidP="001A3618">
            <w:pPr>
              <w:spacing w:before="0" w:after="0"/>
              <w:jc w:val="center"/>
              <w:rPr>
                <w:rFonts w:cs="Arial"/>
                <w:szCs w:val="22"/>
              </w:rPr>
            </w:pPr>
            <w:r>
              <w:rPr>
                <w:rFonts w:cs="Arial"/>
                <w:szCs w:val="22"/>
              </w:rPr>
              <w:t>8.33×10</w:t>
            </w:r>
            <w:r w:rsidRPr="00EC2F74">
              <w:rPr>
                <w:rFonts w:cs="Arial"/>
                <w:szCs w:val="22"/>
                <w:vertAlign w:val="superscript"/>
              </w:rPr>
              <w:t>-6</w:t>
            </w:r>
          </w:p>
        </w:tc>
        <w:tc>
          <w:tcPr>
            <w:tcW w:w="1163" w:type="pct"/>
            <w:vAlign w:val="center"/>
          </w:tcPr>
          <w:p w14:paraId="71873E6B" w14:textId="77777777" w:rsidR="00FB141A" w:rsidRDefault="00FB141A" w:rsidP="001A3618">
            <w:pPr>
              <w:spacing w:before="0" w:after="0"/>
              <w:jc w:val="center"/>
              <w:rPr>
                <w:rFonts w:cs="Arial"/>
                <w:szCs w:val="22"/>
              </w:rPr>
            </w:pPr>
            <w:r>
              <w:rPr>
                <w:rFonts w:cs="Arial"/>
                <w:szCs w:val="22"/>
              </w:rPr>
              <w:t>[kg s</w:t>
            </w:r>
            <w:r w:rsidRPr="00EC2F74">
              <w:rPr>
                <w:rFonts w:cs="Arial"/>
                <w:szCs w:val="22"/>
                <w:vertAlign w:val="superscript"/>
              </w:rPr>
              <w:t>-1</w:t>
            </w:r>
            <w:r>
              <w:rPr>
                <w:rFonts w:cs="Arial"/>
                <w:szCs w:val="22"/>
              </w:rPr>
              <w:t>]</w:t>
            </w:r>
          </w:p>
        </w:tc>
      </w:tr>
      <w:tr w:rsidR="00FB141A" w:rsidRPr="006627F2" w14:paraId="3A17DCD9" w14:textId="77777777" w:rsidTr="00D20BB5">
        <w:trPr>
          <w:trHeight w:val="207"/>
          <w:jc w:val="center"/>
        </w:trPr>
        <w:tc>
          <w:tcPr>
            <w:tcW w:w="3000" w:type="pct"/>
            <w:vAlign w:val="center"/>
          </w:tcPr>
          <w:p w14:paraId="00F62884" w14:textId="77777777" w:rsidR="00FB141A" w:rsidRPr="006627F2" w:rsidRDefault="00FB141A" w:rsidP="001A3618">
            <w:pPr>
              <w:spacing w:before="0" w:after="0"/>
              <w:jc w:val="left"/>
              <w:rPr>
                <w:rFonts w:cs="Arial"/>
                <w:szCs w:val="22"/>
              </w:rPr>
            </w:pPr>
            <w:r w:rsidRPr="006627F2">
              <w:rPr>
                <w:rFonts w:cs="Arial"/>
                <w:szCs w:val="22"/>
              </w:rPr>
              <w:t>Porosity</w:t>
            </w:r>
          </w:p>
        </w:tc>
        <w:tc>
          <w:tcPr>
            <w:tcW w:w="837" w:type="pct"/>
            <w:vAlign w:val="center"/>
          </w:tcPr>
          <w:p w14:paraId="7E7D0AEB" w14:textId="77777777" w:rsidR="00FB141A" w:rsidRPr="006627F2" w:rsidRDefault="00FB141A" w:rsidP="001A3618">
            <w:pPr>
              <w:spacing w:before="0" w:after="0"/>
              <w:jc w:val="center"/>
              <w:rPr>
                <w:rFonts w:cs="Arial"/>
                <w:szCs w:val="22"/>
              </w:rPr>
            </w:pPr>
            <w:r w:rsidRPr="006627F2">
              <w:rPr>
                <w:rFonts w:cs="Arial"/>
                <w:szCs w:val="22"/>
              </w:rPr>
              <w:t>0.</w:t>
            </w:r>
            <w:r>
              <w:rPr>
                <w:rFonts w:cs="Arial"/>
                <w:szCs w:val="22"/>
              </w:rPr>
              <w:t>35</w:t>
            </w:r>
          </w:p>
        </w:tc>
        <w:tc>
          <w:tcPr>
            <w:tcW w:w="1163" w:type="pct"/>
            <w:vAlign w:val="center"/>
          </w:tcPr>
          <w:p w14:paraId="1E18D7B4" w14:textId="77777777" w:rsidR="00FB141A" w:rsidRPr="006627F2" w:rsidRDefault="00FB141A" w:rsidP="001A3618">
            <w:pPr>
              <w:spacing w:before="0" w:after="0"/>
              <w:jc w:val="center"/>
              <w:rPr>
                <w:rFonts w:cs="Arial"/>
                <w:szCs w:val="22"/>
              </w:rPr>
            </w:pPr>
            <w:r w:rsidRPr="006627F2">
              <w:rPr>
                <w:rFonts w:cs="Arial"/>
                <w:szCs w:val="22"/>
              </w:rPr>
              <w:t>[-]</w:t>
            </w:r>
          </w:p>
        </w:tc>
      </w:tr>
      <w:tr w:rsidR="00FB141A" w:rsidRPr="006627F2" w14:paraId="19D45C43" w14:textId="77777777" w:rsidTr="00D20BB5">
        <w:trPr>
          <w:trHeight w:val="207"/>
          <w:jc w:val="center"/>
        </w:trPr>
        <w:tc>
          <w:tcPr>
            <w:tcW w:w="3000" w:type="pct"/>
            <w:vAlign w:val="center"/>
          </w:tcPr>
          <w:p w14:paraId="40803D1C" w14:textId="77777777" w:rsidR="00FB141A" w:rsidRPr="006627F2" w:rsidRDefault="00FB141A" w:rsidP="001A3618">
            <w:pPr>
              <w:spacing w:before="0" w:after="0"/>
              <w:jc w:val="left"/>
              <w:rPr>
                <w:rFonts w:cs="Arial"/>
                <w:szCs w:val="22"/>
              </w:rPr>
            </w:pPr>
            <w:r w:rsidRPr="006627F2">
              <w:rPr>
                <w:rFonts w:cs="Arial"/>
                <w:szCs w:val="22"/>
              </w:rPr>
              <w:t>Permeability</w:t>
            </w:r>
          </w:p>
        </w:tc>
        <w:tc>
          <w:tcPr>
            <w:tcW w:w="837" w:type="pct"/>
            <w:vAlign w:val="center"/>
          </w:tcPr>
          <w:p w14:paraId="12B53191" w14:textId="77777777" w:rsidR="00FB141A" w:rsidRPr="006627F2" w:rsidRDefault="00FB141A" w:rsidP="001A3618">
            <w:pPr>
              <w:spacing w:before="0" w:after="0"/>
              <w:jc w:val="center"/>
              <w:rPr>
                <w:rFonts w:cs="Arial"/>
                <w:szCs w:val="22"/>
              </w:rPr>
            </w:pPr>
            <w:r>
              <w:rPr>
                <w:rFonts w:cs="Arial"/>
                <w:szCs w:val="22"/>
              </w:rPr>
              <w:t>1.2×10</w:t>
            </w:r>
            <w:r w:rsidRPr="006627F2">
              <w:rPr>
                <w:rFonts w:cs="Arial"/>
                <w:szCs w:val="22"/>
                <w:vertAlign w:val="superscript"/>
              </w:rPr>
              <w:t>-</w:t>
            </w:r>
            <w:r>
              <w:rPr>
                <w:rFonts w:cs="Arial"/>
                <w:szCs w:val="22"/>
                <w:vertAlign w:val="superscript"/>
              </w:rPr>
              <w:t>9</w:t>
            </w:r>
          </w:p>
        </w:tc>
        <w:tc>
          <w:tcPr>
            <w:tcW w:w="1163" w:type="pct"/>
            <w:vAlign w:val="center"/>
          </w:tcPr>
          <w:p w14:paraId="4C3B4BB6" w14:textId="77777777" w:rsidR="00FB141A" w:rsidRPr="006627F2" w:rsidRDefault="00FB141A" w:rsidP="001A3618">
            <w:pPr>
              <w:spacing w:before="0" w:after="0"/>
              <w:jc w:val="center"/>
              <w:rPr>
                <w:rFonts w:cs="Arial"/>
                <w:szCs w:val="22"/>
              </w:rPr>
            </w:pPr>
            <w:r w:rsidRPr="006627F2">
              <w:rPr>
                <w:rFonts w:cs="Arial"/>
                <w:szCs w:val="22"/>
              </w:rPr>
              <w:t>[m</w:t>
            </w:r>
            <w:r w:rsidRPr="006627F2">
              <w:rPr>
                <w:rFonts w:cs="Arial"/>
                <w:szCs w:val="22"/>
                <w:vertAlign w:val="superscript"/>
              </w:rPr>
              <w:t>2</w:t>
            </w:r>
            <w:r w:rsidRPr="006627F2">
              <w:rPr>
                <w:rFonts w:cs="Arial"/>
                <w:szCs w:val="22"/>
              </w:rPr>
              <w:t>]</w:t>
            </w:r>
          </w:p>
        </w:tc>
      </w:tr>
      <w:tr w:rsidR="00FB141A" w:rsidRPr="006627F2" w14:paraId="0B6C356E" w14:textId="77777777" w:rsidTr="00D20BB5">
        <w:trPr>
          <w:trHeight w:val="207"/>
          <w:jc w:val="center"/>
        </w:trPr>
        <w:tc>
          <w:tcPr>
            <w:tcW w:w="3000" w:type="pct"/>
            <w:vAlign w:val="center"/>
          </w:tcPr>
          <w:p w14:paraId="02E43356" w14:textId="77777777" w:rsidR="00FB141A" w:rsidRPr="006627F2" w:rsidRDefault="00FB141A" w:rsidP="001A3618">
            <w:pPr>
              <w:spacing w:before="0" w:after="0"/>
              <w:jc w:val="left"/>
              <w:rPr>
                <w:rFonts w:cs="Arial"/>
                <w:szCs w:val="22"/>
              </w:rPr>
            </w:pPr>
            <w:r>
              <w:rPr>
                <w:rFonts w:cs="Arial"/>
                <w:szCs w:val="22"/>
              </w:rPr>
              <w:t>Diffusion- dispersion</w:t>
            </w:r>
            <w:r w:rsidRPr="006627F2">
              <w:rPr>
                <w:rFonts w:cs="Arial"/>
                <w:szCs w:val="22"/>
              </w:rPr>
              <w:t xml:space="preserve"> </w:t>
            </w:r>
            <w:r>
              <w:rPr>
                <w:rFonts w:cs="Arial"/>
                <w:szCs w:val="22"/>
              </w:rPr>
              <w:t>(solute transport)</w:t>
            </w:r>
          </w:p>
        </w:tc>
        <w:tc>
          <w:tcPr>
            <w:tcW w:w="837" w:type="pct"/>
            <w:vAlign w:val="center"/>
          </w:tcPr>
          <w:p w14:paraId="0792182D" w14:textId="77777777" w:rsidR="00FB141A" w:rsidRPr="006627F2" w:rsidRDefault="00FB141A" w:rsidP="001A3618">
            <w:pPr>
              <w:spacing w:before="0" w:after="0"/>
              <w:jc w:val="center"/>
              <w:rPr>
                <w:rFonts w:cs="Arial"/>
                <w:szCs w:val="22"/>
              </w:rPr>
            </w:pPr>
            <w:r>
              <w:rPr>
                <w:rFonts w:cs="Arial"/>
                <w:szCs w:val="22"/>
              </w:rPr>
              <w:t>2.38×10</w:t>
            </w:r>
            <w:r w:rsidRPr="006627F2">
              <w:rPr>
                <w:rFonts w:cs="Arial"/>
                <w:szCs w:val="22"/>
                <w:vertAlign w:val="superscript"/>
              </w:rPr>
              <w:t>-</w:t>
            </w:r>
            <w:r>
              <w:rPr>
                <w:rFonts w:cs="Arial"/>
                <w:szCs w:val="22"/>
                <w:vertAlign w:val="superscript"/>
              </w:rPr>
              <w:t>5</w:t>
            </w:r>
          </w:p>
        </w:tc>
        <w:tc>
          <w:tcPr>
            <w:tcW w:w="1163" w:type="pct"/>
            <w:vAlign w:val="center"/>
          </w:tcPr>
          <w:p w14:paraId="0AB63717" w14:textId="77777777" w:rsidR="00FB141A" w:rsidRPr="006627F2" w:rsidRDefault="00FB141A" w:rsidP="001A3618">
            <w:pPr>
              <w:spacing w:before="0" w:after="0"/>
              <w:jc w:val="center"/>
              <w:rPr>
                <w:rFonts w:cs="Arial"/>
                <w:szCs w:val="22"/>
              </w:rPr>
            </w:pPr>
            <w:r w:rsidRPr="006627F2">
              <w:rPr>
                <w:rFonts w:cs="Arial"/>
                <w:szCs w:val="22"/>
              </w:rPr>
              <w:t>[m</w:t>
            </w:r>
            <w:r w:rsidRPr="006627F2">
              <w:rPr>
                <w:rFonts w:cs="Arial"/>
                <w:szCs w:val="22"/>
                <w:vertAlign w:val="superscript"/>
              </w:rPr>
              <w:t>2</w:t>
            </w:r>
            <w:r w:rsidRPr="006627F2">
              <w:rPr>
                <w:rFonts w:cs="Arial"/>
                <w:szCs w:val="22"/>
              </w:rPr>
              <w:t xml:space="preserve"> s</w:t>
            </w:r>
            <w:r w:rsidRPr="006627F2">
              <w:rPr>
                <w:rFonts w:cs="Arial"/>
                <w:szCs w:val="22"/>
                <w:vertAlign w:val="superscript"/>
              </w:rPr>
              <w:t>-1</w:t>
            </w:r>
            <w:r w:rsidRPr="006627F2">
              <w:rPr>
                <w:rFonts w:cs="Arial"/>
                <w:szCs w:val="22"/>
              </w:rPr>
              <w:t>]</w:t>
            </w:r>
          </w:p>
        </w:tc>
      </w:tr>
      <w:tr w:rsidR="00FB141A" w:rsidRPr="006627F2" w14:paraId="2FE2FB32" w14:textId="77777777" w:rsidTr="00D20BB5">
        <w:trPr>
          <w:trHeight w:val="207"/>
          <w:jc w:val="center"/>
        </w:trPr>
        <w:tc>
          <w:tcPr>
            <w:tcW w:w="3000" w:type="pct"/>
            <w:vAlign w:val="center"/>
          </w:tcPr>
          <w:p w14:paraId="514A7D80" w14:textId="77777777" w:rsidR="00FB141A" w:rsidRPr="006627F2" w:rsidRDefault="00FB141A" w:rsidP="001A3618">
            <w:pPr>
              <w:spacing w:before="0" w:after="0"/>
              <w:jc w:val="left"/>
              <w:rPr>
                <w:rFonts w:cs="Arial"/>
                <w:szCs w:val="22"/>
              </w:rPr>
            </w:pPr>
            <w:r>
              <w:rPr>
                <w:rFonts w:cs="Arial"/>
                <w:szCs w:val="22"/>
              </w:rPr>
              <w:t>Diffusion- dispersion</w:t>
            </w:r>
            <w:r w:rsidRPr="006627F2">
              <w:rPr>
                <w:rFonts w:cs="Arial"/>
                <w:szCs w:val="22"/>
              </w:rPr>
              <w:t xml:space="preserve"> </w:t>
            </w:r>
            <w:r>
              <w:rPr>
                <w:rFonts w:cs="Arial"/>
                <w:szCs w:val="22"/>
              </w:rPr>
              <w:t>(energy transport)</w:t>
            </w:r>
          </w:p>
        </w:tc>
        <w:tc>
          <w:tcPr>
            <w:tcW w:w="837" w:type="pct"/>
            <w:vAlign w:val="center"/>
          </w:tcPr>
          <w:p w14:paraId="31BD87CF" w14:textId="77777777" w:rsidR="00FB141A" w:rsidRPr="006627F2" w:rsidRDefault="00FB141A" w:rsidP="001A3618">
            <w:pPr>
              <w:spacing w:before="0" w:after="0"/>
              <w:jc w:val="center"/>
              <w:rPr>
                <w:rFonts w:cs="Arial"/>
                <w:szCs w:val="22"/>
              </w:rPr>
            </w:pPr>
            <w:r>
              <w:rPr>
                <w:rFonts w:cs="Arial"/>
                <w:szCs w:val="22"/>
              </w:rPr>
              <w:t>2.38×10</w:t>
            </w:r>
            <w:r w:rsidRPr="006627F2">
              <w:rPr>
                <w:rFonts w:cs="Arial"/>
                <w:szCs w:val="22"/>
                <w:vertAlign w:val="superscript"/>
              </w:rPr>
              <w:t>-</w:t>
            </w:r>
            <w:r>
              <w:rPr>
                <w:rFonts w:cs="Arial"/>
                <w:szCs w:val="22"/>
                <w:vertAlign w:val="superscript"/>
              </w:rPr>
              <w:t>4</w:t>
            </w:r>
          </w:p>
        </w:tc>
        <w:tc>
          <w:tcPr>
            <w:tcW w:w="1163" w:type="pct"/>
            <w:vAlign w:val="center"/>
          </w:tcPr>
          <w:p w14:paraId="4F0FE578" w14:textId="77777777" w:rsidR="00FB141A" w:rsidRPr="006627F2" w:rsidRDefault="00FB141A" w:rsidP="001A3618">
            <w:pPr>
              <w:spacing w:before="0" w:after="0"/>
              <w:jc w:val="center"/>
              <w:rPr>
                <w:rFonts w:cs="Arial"/>
                <w:szCs w:val="22"/>
              </w:rPr>
            </w:pPr>
            <w:r w:rsidRPr="006627F2">
              <w:rPr>
                <w:rFonts w:cs="Arial"/>
                <w:szCs w:val="22"/>
              </w:rPr>
              <w:t>[m</w:t>
            </w:r>
            <w:r w:rsidRPr="006627F2">
              <w:rPr>
                <w:rFonts w:cs="Arial"/>
                <w:szCs w:val="22"/>
                <w:vertAlign w:val="superscript"/>
              </w:rPr>
              <w:t>2</w:t>
            </w:r>
            <w:r w:rsidRPr="006627F2">
              <w:rPr>
                <w:rFonts w:cs="Arial"/>
                <w:szCs w:val="22"/>
              </w:rPr>
              <w:t xml:space="preserve"> s</w:t>
            </w:r>
            <w:r w:rsidRPr="006627F2">
              <w:rPr>
                <w:rFonts w:cs="Arial"/>
                <w:szCs w:val="22"/>
                <w:vertAlign w:val="superscript"/>
              </w:rPr>
              <w:t>-1</w:t>
            </w:r>
            <w:r w:rsidRPr="006627F2">
              <w:rPr>
                <w:rFonts w:cs="Arial"/>
                <w:szCs w:val="22"/>
              </w:rPr>
              <w:t>]</w:t>
            </w:r>
          </w:p>
        </w:tc>
      </w:tr>
      <w:tr w:rsidR="00FB141A" w:rsidRPr="006627F2" w14:paraId="1B6506F9" w14:textId="77777777" w:rsidTr="00D20BB5">
        <w:trPr>
          <w:trHeight w:val="207"/>
          <w:jc w:val="center"/>
        </w:trPr>
        <w:tc>
          <w:tcPr>
            <w:tcW w:w="3000" w:type="pct"/>
            <w:vAlign w:val="center"/>
          </w:tcPr>
          <w:p w14:paraId="31CB7565" w14:textId="77777777" w:rsidR="00FB141A" w:rsidRPr="006627F2" w:rsidRDefault="00FB141A" w:rsidP="001A3618">
            <w:pPr>
              <w:spacing w:before="0" w:after="0"/>
              <w:jc w:val="left"/>
              <w:rPr>
                <w:rFonts w:cs="Arial"/>
                <w:szCs w:val="22"/>
              </w:rPr>
            </w:pPr>
            <w:r>
              <w:rPr>
                <w:rFonts w:cs="Arial"/>
                <w:szCs w:val="22"/>
              </w:rPr>
              <w:t xml:space="preserve">Water thermal </w:t>
            </w:r>
            <w:r w:rsidRPr="006627F2">
              <w:rPr>
                <w:rFonts w:cs="Arial"/>
                <w:szCs w:val="22"/>
              </w:rPr>
              <w:t>conductivity</w:t>
            </w:r>
          </w:p>
        </w:tc>
        <w:tc>
          <w:tcPr>
            <w:tcW w:w="837" w:type="pct"/>
            <w:vAlign w:val="center"/>
          </w:tcPr>
          <w:p w14:paraId="6563816D" w14:textId="77777777" w:rsidR="00FB141A" w:rsidRPr="006627F2" w:rsidRDefault="00FB141A" w:rsidP="001A3618">
            <w:pPr>
              <w:spacing w:before="0" w:after="0"/>
              <w:jc w:val="center"/>
              <w:rPr>
                <w:rFonts w:cs="Arial"/>
                <w:szCs w:val="22"/>
              </w:rPr>
            </w:pPr>
            <w:r>
              <w:rPr>
                <w:rFonts w:cs="Arial"/>
                <w:szCs w:val="22"/>
              </w:rPr>
              <w:t>995.73</w:t>
            </w:r>
          </w:p>
        </w:tc>
        <w:tc>
          <w:tcPr>
            <w:tcW w:w="1163" w:type="pct"/>
            <w:vAlign w:val="center"/>
          </w:tcPr>
          <w:p w14:paraId="3569155B" w14:textId="77777777" w:rsidR="00FB141A" w:rsidRPr="006627F2" w:rsidRDefault="00FB141A" w:rsidP="001A3618">
            <w:pPr>
              <w:spacing w:before="0" w:after="0"/>
              <w:jc w:val="center"/>
              <w:rPr>
                <w:rFonts w:cs="Arial"/>
                <w:szCs w:val="22"/>
              </w:rPr>
            </w:pPr>
            <w:r w:rsidRPr="006627F2">
              <w:rPr>
                <w:rFonts w:cs="Arial"/>
                <w:szCs w:val="22"/>
              </w:rPr>
              <w:t>[J s</w:t>
            </w:r>
            <w:r w:rsidRPr="006627F2">
              <w:rPr>
                <w:rFonts w:cs="Arial"/>
                <w:szCs w:val="22"/>
                <w:vertAlign w:val="superscript"/>
              </w:rPr>
              <w:t>-1</w:t>
            </w:r>
            <w:r w:rsidRPr="006627F2">
              <w:rPr>
                <w:rFonts w:cs="Arial"/>
                <w:szCs w:val="22"/>
              </w:rPr>
              <w:t xml:space="preserve"> m</w:t>
            </w:r>
            <w:r w:rsidRPr="006627F2">
              <w:rPr>
                <w:rFonts w:cs="Arial"/>
                <w:szCs w:val="22"/>
                <w:vertAlign w:val="superscript"/>
              </w:rPr>
              <w:t>-1</w:t>
            </w:r>
            <w:r w:rsidRPr="006627F2">
              <w:rPr>
                <w:rFonts w:cs="Arial"/>
                <w:szCs w:val="22"/>
              </w:rPr>
              <w:t xml:space="preserve"> </w:t>
            </w:r>
            <w:r w:rsidRPr="006627F2">
              <w:rPr>
                <w:rFonts w:cs="Arial"/>
                <w:szCs w:val="22"/>
                <w:vertAlign w:val="superscript"/>
              </w:rPr>
              <w:t>o</w:t>
            </w:r>
            <w:r w:rsidRPr="006627F2">
              <w:rPr>
                <w:rFonts w:cs="Arial"/>
                <w:szCs w:val="22"/>
              </w:rPr>
              <w:t>C</w:t>
            </w:r>
            <w:r w:rsidRPr="006627F2">
              <w:rPr>
                <w:rFonts w:cs="Arial"/>
                <w:szCs w:val="22"/>
                <w:vertAlign w:val="superscript"/>
              </w:rPr>
              <w:t>-1</w:t>
            </w:r>
            <w:r w:rsidRPr="006627F2">
              <w:rPr>
                <w:rFonts w:cs="Arial"/>
                <w:szCs w:val="22"/>
              </w:rPr>
              <w:t>]</w:t>
            </w:r>
          </w:p>
        </w:tc>
      </w:tr>
      <w:tr w:rsidR="00FB141A" w:rsidRPr="006627F2" w14:paraId="0067D2B6" w14:textId="77777777" w:rsidTr="00D20BB5">
        <w:trPr>
          <w:trHeight w:val="207"/>
          <w:jc w:val="center"/>
        </w:trPr>
        <w:tc>
          <w:tcPr>
            <w:tcW w:w="3000" w:type="pct"/>
            <w:vAlign w:val="center"/>
          </w:tcPr>
          <w:p w14:paraId="0DC939CE" w14:textId="77777777" w:rsidR="00FB141A" w:rsidRPr="006627F2" w:rsidRDefault="00FB141A" w:rsidP="001A3618">
            <w:pPr>
              <w:spacing w:before="0" w:after="0"/>
              <w:jc w:val="left"/>
              <w:rPr>
                <w:rFonts w:cs="Arial"/>
                <w:szCs w:val="22"/>
              </w:rPr>
            </w:pPr>
            <w:r>
              <w:rPr>
                <w:rFonts w:cs="Arial"/>
                <w:szCs w:val="22"/>
              </w:rPr>
              <w:t xml:space="preserve">Solid thermal </w:t>
            </w:r>
            <w:r w:rsidRPr="006627F2">
              <w:rPr>
                <w:rFonts w:cs="Arial"/>
                <w:szCs w:val="22"/>
              </w:rPr>
              <w:t>conductivity</w:t>
            </w:r>
          </w:p>
        </w:tc>
        <w:tc>
          <w:tcPr>
            <w:tcW w:w="837" w:type="pct"/>
            <w:vAlign w:val="center"/>
          </w:tcPr>
          <w:p w14:paraId="7BBB41EA" w14:textId="77777777" w:rsidR="00FB141A" w:rsidRPr="006627F2" w:rsidRDefault="00FB141A" w:rsidP="001A3618">
            <w:pPr>
              <w:spacing w:before="0" w:after="0"/>
              <w:jc w:val="center"/>
              <w:rPr>
                <w:rFonts w:cs="Arial"/>
                <w:szCs w:val="22"/>
              </w:rPr>
            </w:pPr>
            <w:r>
              <w:rPr>
                <w:rFonts w:cs="Arial"/>
                <w:szCs w:val="22"/>
              </w:rPr>
              <w:t>0</w:t>
            </w:r>
          </w:p>
        </w:tc>
        <w:tc>
          <w:tcPr>
            <w:tcW w:w="1163" w:type="pct"/>
            <w:vAlign w:val="center"/>
          </w:tcPr>
          <w:p w14:paraId="59DCA30B" w14:textId="77777777" w:rsidR="00FB141A" w:rsidRPr="006627F2" w:rsidRDefault="00FB141A" w:rsidP="001A3618">
            <w:pPr>
              <w:spacing w:before="0" w:after="0"/>
              <w:jc w:val="center"/>
              <w:rPr>
                <w:rFonts w:cs="Arial"/>
                <w:szCs w:val="22"/>
              </w:rPr>
            </w:pPr>
            <w:r w:rsidRPr="006627F2">
              <w:rPr>
                <w:rFonts w:cs="Arial"/>
                <w:szCs w:val="22"/>
              </w:rPr>
              <w:t>[J s</w:t>
            </w:r>
            <w:r w:rsidRPr="006627F2">
              <w:rPr>
                <w:rFonts w:cs="Arial"/>
                <w:szCs w:val="22"/>
                <w:vertAlign w:val="superscript"/>
              </w:rPr>
              <w:t>-1</w:t>
            </w:r>
            <w:r w:rsidRPr="006627F2">
              <w:rPr>
                <w:rFonts w:cs="Arial"/>
                <w:szCs w:val="22"/>
              </w:rPr>
              <w:t xml:space="preserve"> m</w:t>
            </w:r>
            <w:r w:rsidRPr="006627F2">
              <w:rPr>
                <w:rFonts w:cs="Arial"/>
                <w:szCs w:val="22"/>
                <w:vertAlign w:val="superscript"/>
              </w:rPr>
              <w:t>-1</w:t>
            </w:r>
            <w:r w:rsidRPr="006627F2">
              <w:rPr>
                <w:rFonts w:cs="Arial"/>
                <w:szCs w:val="22"/>
              </w:rPr>
              <w:t xml:space="preserve"> </w:t>
            </w:r>
            <w:r w:rsidRPr="006627F2">
              <w:rPr>
                <w:rFonts w:cs="Arial"/>
                <w:szCs w:val="22"/>
                <w:vertAlign w:val="superscript"/>
              </w:rPr>
              <w:t>o</w:t>
            </w:r>
            <w:r w:rsidRPr="006627F2">
              <w:rPr>
                <w:rFonts w:cs="Arial"/>
                <w:szCs w:val="22"/>
              </w:rPr>
              <w:t>C</w:t>
            </w:r>
            <w:r w:rsidRPr="006627F2">
              <w:rPr>
                <w:rFonts w:cs="Arial"/>
                <w:szCs w:val="22"/>
                <w:vertAlign w:val="superscript"/>
              </w:rPr>
              <w:t>-1</w:t>
            </w:r>
            <w:r w:rsidRPr="006627F2">
              <w:rPr>
                <w:rFonts w:cs="Arial"/>
                <w:szCs w:val="22"/>
              </w:rPr>
              <w:t>]</w:t>
            </w:r>
          </w:p>
        </w:tc>
      </w:tr>
      <w:tr w:rsidR="00FB141A" w:rsidRPr="00D910F5" w14:paraId="293189D9" w14:textId="77777777" w:rsidTr="00D20BB5">
        <w:trPr>
          <w:trHeight w:val="207"/>
          <w:jc w:val="center"/>
        </w:trPr>
        <w:tc>
          <w:tcPr>
            <w:tcW w:w="3000" w:type="pct"/>
            <w:vAlign w:val="center"/>
          </w:tcPr>
          <w:p w14:paraId="2A0B514E" w14:textId="77777777" w:rsidR="00FB141A" w:rsidRPr="00D910F5" w:rsidRDefault="00FB141A" w:rsidP="001A3618">
            <w:pPr>
              <w:spacing w:before="0" w:after="0"/>
              <w:jc w:val="left"/>
              <w:rPr>
                <w:rFonts w:cs="Arial"/>
                <w:szCs w:val="22"/>
              </w:rPr>
            </w:pPr>
            <w:r>
              <w:rPr>
                <w:rFonts w:cs="Arial"/>
                <w:szCs w:val="22"/>
              </w:rPr>
              <w:t>Specific h</w:t>
            </w:r>
            <w:r w:rsidRPr="00D910F5">
              <w:rPr>
                <w:rFonts w:cs="Arial"/>
                <w:szCs w:val="22"/>
              </w:rPr>
              <w:t>eat capacity of water</w:t>
            </w:r>
          </w:p>
        </w:tc>
        <w:tc>
          <w:tcPr>
            <w:tcW w:w="837" w:type="pct"/>
            <w:vAlign w:val="center"/>
          </w:tcPr>
          <w:p w14:paraId="0F3AF83B" w14:textId="77777777" w:rsidR="00FB141A" w:rsidRPr="00D910F5" w:rsidRDefault="00FB141A" w:rsidP="001A3618">
            <w:pPr>
              <w:spacing w:before="0" w:after="0"/>
              <w:jc w:val="center"/>
              <w:rPr>
                <w:rFonts w:cs="Arial"/>
                <w:szCs w:val="22"/>
              </w:rPr>
            </w:pPr>
            <w:r>
              <w:rPr>
                <w:rFonts w:cs="Arial"/>
                <w:szCs w:val="22"/>
              </w:rPr>
              <w:t>4182</w:t>
            </w:r>
          </w:p>
        </w:tc>
        <w:tc>
          <w:tcPr>
            <w:tcW w:w="1163" w:type="pct"/>
            <w:vAlign w:val="center"/>
          </w:tcPr>
          <w:p w14:paraId="64519798" w14:textId="77777777" w:rsidR="00FB141A" w:rsidRPr="00D910F5" w:rsidRDefault="00FB141A" w:rsidP="001A3618">
            <w:pPr>
              <w:spacing w:before="0" w:after="0"/>
              <w:jc w:val="center"/>
              <w:rPr>
                <w:rFonts w:cs="Arial"/>
                <w:szCs w:val="22"/>
              </w:rPr>
            </w:pPr>
            <w:r w:rsidRPr="00D910F5">
              <w:rPr>
                <w:rFonts w:cs="Arial"/>
                <w:szCs w:val="22"/>
              </w:rPr>
              <w:t>[J kg</w:t>
            </w:r>
            <w:r w:rsidRPr="00D910F5">
              <w:rPr>
                <w:rFonts w:cs="Arial"/>
                <w:szCs w:val="22"/>
                <w:vertAlign w:val="superscript"/>
              </w:rPr>
              <w:t>-1</w:t>
            </w:r>
            <w:r w:rsidRPr="00D910F5">
              <w:rPr>
                <w:rFonts w:cs="Arial"/>
                <w:szCs w:val="22"/>
              </w:rPr>
              <w:t xml:space="preserve"> </w:t>
            </w:r>
            <w:r w:rsidRPr="00D910F5">
              <w:rPr>
                <w:rFonts w:cs="Arial"/>
                <w:szCs w:val="22"/>
                <w:vertAlign w:val="superscript"/>
              </w:rPr>
              <w:t>o</w:t>
            </w:r>
            <w:r w:rsidRPr="00D910F5">
              <w:rPr>
                <w:rFonts w:cs="Arial"/>
                <w:szCs w:val="22"/>
              </w:rPr>
              <w:t>C</w:t>
            </w:r>
            <w:r w:rsidRPr="00D910F5">
              <w:rPr>
                <w:rFonts w:cs="Arial"/>
                <w:szCs w:val="22"/>
                <w:vertAlign w:val="superscript"/>
              </w:rPr>
              <w:t>-1</w:t>
            </w:r>
            <w:r w:rsidRPr="00D910F5">
              <w:rPr>
                <w:rFonts w:cs="Arial"/>
                <w:szCs w:val="22"/>
              </w:rPr>
              <w:t>]</w:t>
            </w:r>
          </w:p>
        </w:tc>
      </w:tr>
      <w:tr w:rsidR="00FB141A" w:rsidRPr="00D910F5" w14:paraId="5FA24BB5" w14:textId="77777777" w:rsidTr="00D20BB5">
        <w:trPr>
          <w:trHeight w:val="207"/>
          <w:jc w:val="center"/>
        </w:trPr>
        <w:tc>
          <w:tcPr>
            <w:tcW w:w="3000" w:type="pct"/>
            <w:vAlign w:val="center"/>
          </w:tcPr>
          <w:p w14:paraId="6C820553" w14:textId="77777777" w:rsidR="00FB141A" w:rsidRPr="00D910F5" w:rsidRDefault="00FB141A" w:rsidP="001A3618">
            <w:pPr>
              <w:spacing w:before="0" w:after="0"/>
              <w:jc w:val="left"/>
              <w:rPr>
                <w:rFonts w:cs="Arial"/>
                <w:szCs w:val="22"/>
              </w:rPr>
            </w:pPr>
            <w:r>
              <w:rPr>
                <w:rFonts w:cs="Arial"/>
                <w:szCs w:val="22"/>
              </w:rPr>
              <w:t xml:space="preserve">Rock </w:t>
            </w:r>
            <w:r w:rsidRPr="00D910F5">
              <w:rPr>
                <w:rFonts w:cs="Arial"/>
                <w:szCs w:val="22"/>
              </w:rPr>
              <w:t>Density</w:t>
            </w:r>
          </w:p>
        </w:tc>
        <w:tc>
          <w:tcPr>
            <w:tcW w:w="837" w:type="pct"/>
            <w:vAlign w:val="center"/>
          </w:tcPr>
          <w:p w14:paraId="53132388" w14:textId="77777777" w:rsidR="00FB141A" w:rsidRPr="00D910F5" w:rsidRDefault="00FB141A" w:rsidP="001A3618">
            <w:pPr>
              <w:spacing w:before="0" w:after="0"/>
              <w:jc w:val="center"/>
              <w:rPr>
                <w:rFonts w:cs="Arial"/>
                <w:szCs w:val="22"/>
              </w:rPr>
            </w:pPr>
            <w:r w:rsidRPr="00D910F5">
              <w:rPr>
                <w:rFonts w:cs="Arial"/>
                <w:szCs w:val="22"/>
              </w:rPr>
              <w:t>2650</w:t>
            </w:r>
          </w:p>
        </w:tc>
        <w:tc>
          <w:tcPr>
            <w:tcW w:w="1163" w:type="pct"/>
            <w:vAlign w:val="center"/>
          </w:tcPr>
          <w:p w14:paraId="20470548" w14:textId="77777777" w:rsidR="00FB141A" w:rsidRPr="00D910F5" w:rsidRDefault="00FB141A" w:rsidP="001A3618">
            <w:pPr>
              <w:spacing w:before="0" w:after="0"/>
              <w:jc w:val="center"/>
              <w:rPr>
                <w:rFonts w:cs="Arial"/>
                <w:szCs w:val="22"/>
              </w:rPr>
            </w:pPr>
            <w:r w:rsidRPr="00D910F5">
              <w:rPr>
                <w:rFonts w:cs="Arial"/>
                <w:szCs w:val="22"/>
              </w:rPr>
              <w:t>[kg</w:t>
            </w:r>
            <w:r w:rsidRPr="00D910F5">
              <w:rPr>
                <w:rFonts w:cs="Arial"/>
                <w:szCs w:val="22"/>
                <w:vertAlign w:val="superscript"/>
              </w:rPr>
              <w:t xml:space="preserve"> </w:t>
            </w:r>
            <w:r w:rsidRPr="00D910F5">
              <w:rPr>
                <w:rFonts w:cs="Arial"/>
                <w:szCs w:val="22"/>
              </w:rPr>
              <w:t>m</w:t>
            </w:r>
            <w:r w:rsidRPr="00D910F5">
              <w:rPr>
                <w:rFonts w:cs="Arial"/>
                <w:szCs w:val="22"/>
                <w:vertAlign w:val="superscript"/>
              </w:rPr>
              <w:t>-3</w:t>
            </w:r>
            <w:r w:rsidRPr="00D910F5">
              <w:rPr>
                <w:rFonts w:cs="Arial"/>
                <w:szCs w:val="22"/>
              </w:rPr>
              <w:t>]</w:t>
            </w:r>
          </w:p>
        </w:tc>
      </w:tr>
      <w:tr w:rsidR="00FB141A" w:rsidRPr="00D910F5" w14:paraId="543E9F4E" w14:textId="77777777" w:rsidTr="00D20BB5">
        <w:trPr>
          <w:trHeight w:val="207"/>
          <w:jc w:val="center"/>
        </w:trPr>
        <w:tc>
          <w:tcPr>
            <w:tcW w:w="3000" w:type="pct"/>
            <w:vAlign w:val="center"/>
          </w:tcPr>
          <w:p w14:paraId="703F5391" w14:textId="77777777" w:rsidR="00FB141A" w:rsidRPr="00D910F5" w:rsidRDefault="00FB141A" w:rsidP="001A3618">
            <w:pPr>
              <w:spacing w:before="0" w:after="0"/>
              <w:jc w:val="left"/>
              <w:rPr>
                <w:rFonts w:cs="Arial"/>
                <w:szCs w:val="22"/>
              </w:rPr>
            </w:pPr>
            <w:r>
              <w:rPr>
                <w:rFonts w:cs="Arial"/>
                <w:szCs w:val="22"/>
              </w:rPr>
              <w:t>Tmin</w:t>
            </w:r>
          </w:p>
        </w:tc>
        <w:tc>
          <w:tcPr>
            <w:tcW w:w="837" w:type="pct"/>
            <w:vAlign w:val="center"/>
          </w:tcPr>
          <w:p w14:paraId="4875C255" w14:textId="77777777" w:rsidR="00FB141A" w:rsidRPr="00D910F5" w:rsidRDefault="00FB141A" w:rsidP="001A3618">
            <w:pPr>
              <w:spacing w:before="0" w:after="0"/>
              <w:jc w:val="center"/>
              <w:rPr>
                <w:rFonts w:cs="Arial"/>
                <w:szCs w:val="22"/>
              </w:rPr>
            </w:pPr>
            <w:r>
              <w:rPr>
                <w:rFonts w:cs="Arial"/>
                <w:szCs w:val="22"/>
              </w:rPr>
              <w:t>5</w:t>
            </w:r>
          </w:p>
        </w:tc>
        <w:tc>
          <w:tcPr>
            <w:tcW w:w="1163" w:type="pct"/>
            <w:vAlign w:val="center"/>
          </w:tcPr>
          <w:p w14:paraId="68AD1D01" w14:textId="77777777" w:rsidR="00FB141A" w:rsidRPr="00D910F5" w:rsidRDefault="00FB141A" w:rsidP="001A3618">
            <w:pPr>
              <w:spacing w:before="0" w:after="0"/>
              <w:jc w:val="center"/>
              <w:rPr>
                <w:rFonts w:cs="Arial"/>
                <w:szCs w:val="22"/>
              </w:rPr>
            </w:pPr>
            <w:r w:rsidRPr="00D910F5">
              <w:rPr>
                <w:rFonts w:cs="Arial"/>
                <w:szCs w:val="22"/>
              </w:rPr>
              <w:t>[</w:t>
            </w:r>
            <w:r w:rsidRPr="00352EA9">
              <w:rPr>
                <w:rFonts w:cs="Arial"/>
                <w:szCs w:val="22"/>
                <w:vertAlign w:val="superscript"/>
              </w:rPr>
              <w:t>o</w:t>
            </w:r>
            <w:r>
              <w:rPr>
                <w:rFonts w:cs="Arial"/>
                <w:szCs w:val="22"/>
              </w:rPr>
              <w:t>C</w:t>
            </w:r>
            <w:r w:rsidRPr="00D910F5">
              <w:rPr>
                <w:rFonts w:cs="Arial"/>
                <w:szCs w:val="22"/>
              </w:rPr>
              <w:t>]</w:t>
            </w:r>
          </w:p>
        </w:tc>
      </w:tr>
      <w:tr w:rsidR="00FB141A" w:rsidRPr="00D910F5" w14:paraId="546E7781" w14:textId="77777777" w:rsidTr="00D20BB5">
        <w:trPr>
          <w:trHeight w:val="207"/>
          <w:jc w:val="center"/>
        </w:trPr>
        <w:tc>
          <w:tcPr>
            <w:tcW w:w="3000" w:type="pct"/>
            <w:vAlign w:val="center"/>
          </w:tcPr>
          <w:p w14:paraId="01725B6A" w14:textId="77777777" w:rsidR="00FB141A" w:rsidRPr="00D910F5" w:rsidRDefault="00FB141A" w:rsidP="001A3618">
            <w:pPr>
              <w:spacing w:before="0" w:after="0"/>
              <w:jc w:val="left"/>
              <w:rPr>
                <w:rFonts w:cs="Arial"/>
                <w:szCs w:val="22"/>
              </w:rPr>
            </w:pPr>
            <w:r>
              <w:rPr>
                <w:rFonts w:cs="Arial"/>
                <w:szCs w:val="22"/>
              </w:rPr>
              <w:t>Tmax</w:t>
            </w:r>
          </w:p>
        </w:tc>
        <w:tc>
          <w:tcPr>
            <w:tcW w:w="837" w:type="pct"/>
            <w:vAlign w:val="center"/>
          </w:tcPr>
          <w:p w14:paraId="1B29B073" w14:textId="77777777" w:rsidR="00FB141A" w:rsidRPr="00D910F5" w:rsidRDefault="00FB141A" w:rsidP="001A3618">
            <w:pPr>
              <w:spacing w:before="0" w:after="0"/>
              <w:jc w:val="center"/>
              <w:rPr>
                <w:rFonts w:cs="Arial"/>
                <w:szCs w:val="22"/>
              </w:rPr>
            </w:pPr>
            <w:r>
              <w:rPr>
                <w:rFonts w:cs="Arial"/>
                <w:szCs w:val="22"/>
              </w:rPr>
              <w:t>50</w:t>
            </w:r>
          </w:p>
        </w:tc>
        <w:tc>
          <w:tcPr>
            <w:tcW w:w="1163" w:type="pct"/>
            <w:vAlign w:val="center"/>
          </w:tcPr>
          <w:p w14:paraId="2962F56F" w14:textId="77777777" w:rsidR="00FB141A" w:rsidRPr="00D910F5" w:rsidRDefault="00FB141A" w:rsidP="001A3618">
            <w:pPr>
              <w:spacing w:before="0" w:after="0"/>
              <w:jc w:val="center"/>
              <w:rPr>
                <w:rFonts w:cs="Arial"/>
                <w:szCs w:val="22"/>
              </w:rPr>
            </w:pPr>
            <w:r w:rsidRPr="00D910F5">
              <w:rPr>
                <w:rFonts w:cs="Arial"/>
                <w:szCs w:val="22"/>
              </w:rPr>
              <w:t>[</w:t>
            </w:r>
            <w:r w:rsidRPr="00352EA9">
              <w:rPr>
                <w:rFonts w:cs="Arial"/>
                <w:szCs w:val="22"/>
                <w:vertAlign w:val="superscript"/>
              </w:rPr>
              <w:t>o</w:t>
            </w:r>
            <w:r>
              <w:rPr>
                <w:rFonts w:cs="Arial"/>
                <w:szCs w:val="22"/>
              </w:rPr>
              <w:t>C</w:t>
            </w:r>
            <w:r w:rsidRPr="00D910F5">
              <w:rPr>
                <w:rFonts w:cs="Arial"/>
                <w:szCs w:val="22"/>
              </w:rPr>
              <w:t>]</w:t>
            </w:r>
          </w:p>
        </w:tc>
      </w:tr>
      <w:tr w:rsidR="00FB141A" w:rsidRPr="00D910F5" w14:paraId="6FD81492" w14:textId="77777777" w:rsidTr="00D20BB5">
        <w:trPr>
          <w:trHeight w:val="207"/>
          <w:jc w:val="center"/>
        </w:trPr>
        <w:tc>
          <w:tcPr>
            <w:tcW w:w="3000" w:type="pct"/>
            <w:vAlign w:val="center"/>
          </w:tcPr>
          <w:p w14:paraId="2CEB7FB2" w14:textId="77777777" w:rsidR="00FB141A" w:rsidRDefault="00B20917" w:rsidP="001A3618">
            <w:pPr>
              <w:pStyle w:val="Caption"/>
              <w:spacing w:before="0" w:after="0"/>
              <w:jc w:val="left"/>
              <w:rPr>
                <w:rFonts w:cs="Arial"/>
                <w:szCs w:val="22"/>
              </w:rPr>
            </w:pPr>
            <w:r w:rsidRPr="00B20917">
              <w:rPr>
                <w:rFonts w:cs="Arial"/>
                <w:position w:val="-24"/>
                <w:szCs w:val="22"/>
              </w:rPr>
              <w:object w:dxaOrig="680" w:dyaOrig="620" w14:anchorId="7DDE00F5">
                <v:shape id="_x0000_i1049" type="#_x0000_t75" style="width:36.75pt;height:28.5pt" o:ole="">
                  <v:imagedata r:id="rId76" o:title=""/>
                </v:shape>
                <o:OLEObject Type="Embed" ProgID="Equation.3" ShapeID="_x0000_i1049" DrawAspect="Content" ObjectID="_1594116787" r:id="rId77"/>
              </w:object>
            </w:r>
          </w:p>
        </w:tc>
        <w:tc>
          <w:tcPr>
            <w:tcW w:w="837" w:type="pct"/>
            <w:vAlign w:val="center"/>
          </w:tcPr>
          <w:p w14:paraId="618E9A24" w14:textId="77777777" w:rsidR="00FB141A" w:rsidRDefault="00FB141A" w:rsidP="001A3618">
            <w:pPr>
              <w:spacing w:before="0" w:after="0"/>
              <w:jc w:val="center"/>
              <w:rPr>
                <w:rFonts w:cs="Arial"/>
                <w:szCs w:val="22"/>
              </w:rPr>
            </w:pPr>
            <w:r>
              <w:rPr>
                <w:rFonts w:cs="Arial"/>
                <w:szCs w:val="22"/>
              </w:rPr>
              <w:t>0.7</w:t>
            </w:r>
          </w:p>
        </w:tc>
        <w:tc>
          <w:tcPr>
            <w:tcW w:w="1163" w:type="pct"/>
            <w:vAlign w:val="center"/>
          </w:tcPr>
          <w:p w14:paraId="36BC460C" w14:textId="77777777" w:rsidR="00FB141A" w:rsidRPr="00D910F5" w:rsidRDefault="00FB141A" w:rsidP="001A3618">
            <w:pPr>
              <w:spacing w:before="0" w:after="0"/>
              <w:jc w:val="center"/>
              <w:rPr>
                <w:rFonts w:cs="Arial"/>
                <w:szCs w:val="22"/>
              </w:rPr>
            </w:pPr>
            <w:r>
              <w:rPr>
                <w:rFonts w:cs="Arial"/>
                <w:szCs w:val="22"/>
              </w:rPr>
              <w:t>[-]</w:t>
            </w:r>
          </w:p>
        </w:tc>
      </w:tr>
      <w:tr w:rsidR="00FB141A" w:rsidRPr="00D910F5" w14:paraId="5727F012" w14:textId="77777777" w:rsidTr="00D20BB5">
        <w:trPr>
          <w:trHeight w:val="207"/>
          <w:jc w:val="center"/>
        </w:trPr>
        <w:tc>
          <w:tcPr>
            <w:tcW w:w="3000" w:type="pct"/>
            <w:tcBorders>
              <w:bottom w:val="single" w:sz="4" w:space="0" w:color="auto"/>
            </w:tcBorders>
            <w:vAlign w:val="center"/>
          </w:tcPr>
          <w:p w14:paraId="4F9A198D" w14:textId="77777777" w:rsidR="00FB141A" w:rsidRDefault="00B20917" w:rsidP="001A3618">
            <w:pPr>
              <w:spacing w:before="0" w:after="0"/>
              <w:jc w:val="left"/>
              <w:rPr>
                <w:rFonts w:cs="Arial"/>
                <w:szCs w:val="22"/>
              </w:rPr>
            </w:pPr>
            <w:r w:rsidRPr="00B20917">
              <w:rPr>
                <w:rFonts w:cs="Arial"/>
                <w:position w:val="-24"/>
                <w:szCs w:val="22"/>
              </w:rPr>
              <w:object w:dxaOrig="400" w:dyaOrig="620" w14:anchorId="48D7BCD3">
                <v:shape id="_x0000_i1050" type="#_x0000_t75" style="width:21.75pt;height:28.5pt" o:ole="">
                  <v:imagedata r:id="rId78" o:title=""/>
                </v:shape>
                <o:OLEObject Type="Embed" ProgID="Equation.3" ShapeID="_x0000_i1050" DrawAspect="Content" ObjectID="_1594116788" r:id="rId79"/>
              </w:object>
            </w:r>
          </w:p>
        </w:tc>
        <w:tc>
          <w:tcPr>
            <w:tcW w:w="837" w:type="pct"/>
            <w:tcBorders>
              <w:bottom w:val="single" w:sz="4" w:space="0" w:color="auto"/>
            </w:tcBorders>
            <w:vAlign w:val="center"/>
          </w:tcPr>
          <w:p w14:paraId="65D32171" w14:textId="77777777" w:rsidR="00FB141A" w:rsidRDefault="00FB141A" w:rsidP="001A3618">
            <w:pPr>
              <w:spacing w:before="0" w:after="0"/>
              <w:jc w:val="center"/>
              <w:rPr>
                <w:rFonts w:cs="Arial"/>
                <w:szCs w:val="22"/>
              </w:rPr>
            </w:pPr>
            <w:r>
              <w:rPr>
                <w:rFonts w:cs="Arial"/>
                <w:szCs w:val="22"/>
              </w:rPr>
              <w:t>-0.375</w:t>
            </w:r>
          </w:p>
        </w:tc>
        <w:tc>
          <w:tcPr>
            <w:tcW w:w="1163" w:type="pct"/>
            <w:tcBorders>
              <w:bottom w:val="single" w:sz="4" w:space="0" w:color="auto"/>
            </w:tcBorders>
            <w:vAlign w:val="center"/>
          </w:tcPr>
          <w:p w14:paraId="6FB6E97A" w14:textId="77777777" w:rsidR="00FB141A" w:rsidRPr="00D910F5" w:rsidRDefault="00FB141A" w:rsidP="001A3618">
            <w:pPr>
              <w:spacing w:before="0" w:after="0"/>
              <w:jc w:val="center"/>
              <w:rPr>
                <w:rFonts w:cs="Arial"/>
                <w:szCs w:val="22"/>
              </w:rPr>
            </w:pPr>
            <w:r>
              <w:rPr>
                <w:rFonts w:cs="Arial"/>
                <w:szCs w:val="22"/>
              </w:rPr>
              <w:t>[kg m</w:t>
            </w:r>
            <w:r w:rsidRPr="007110B3">
              <w:rPr>
                <w:rFonts w:cs="Arial"/>
                <w:szCs w:val="22"/>
                <w:vertAlign w:val="superscript"/>
              </w:rPr>
              <w:t>-3</w:t>
            </w:r>
            <w:r>
              <w:rPr>
                <w:rFonts w:cs="Arial"/>
                <w:szCs w:val="22"/>
              </w:rPr>
              <w:t xml:space="preserve"> </w:t>
            </w:r>
            <w:r w:rsidRPr="00352EA9">
              <w:rPr>
                <w:rFonts w:cs="Arial"/>
                <w:szCs w:val="22"/>
                <w:vertAlign w:val="superscript"/>
              </w:rPr>
              <w:t>o</w:t>
            </w:r>
            <w:r>
              <w:rPr>
                <w:rFonts w:cs="Arial"/>
                <w:szCs w:val="22"/>
              </w:rPr>
              <w:t>C</w:t>
            </w:r>
            <w:r w:rsidRPr="00352EA9">
              <w:rPr>
                <w:rFonts w:cs="Arial"/>
                <w:szCs w:val="22"/>
                <w:vertAlign w:val="superscript"/>
              </w:rPr>
              <w:t>-1</w:t>
            </w:r>
            <w:r>
              <w:rPr>
                <w:rFonts w:cs="Arial"/>
                <w:szCs w:val="22"/>
              </w:rPr>
              <w:t>]</w:t>
            </w:r>
          </w:p>
        </w:tc>
      </w:tr>
    </w:tbl>
    <w:p w14:paraId="3231BB08" w14:textId="77777777" w:rsidR="00FB141A" w:rsidRDefault="00FB141A" w:rsidP="00B20917">
      <w:pPr>
        <w:pStyle w:val="Simpleline"/>
      </w:pPr>
    </w:p>
    <w:p w14:paraId="38E0E93D" w14:textId="77777777" w:rsidR="00623721" w:rsidRPr="00181341" w:rsidRDefault="00623721" w:rsidP="00623721">
      <w:pPr>
        <w:pStyle w:val="StyleHeading4Bold"/>
        <w:numPr>
          <w:ilvl w:val="3"/>
          <w:numId w:val="1"/>
        </w:numPr>
      </w:pPr>
      <w:bookmarkStart w:id="244" w:name="_Toc520374451"/>
      <w:r>
        <w:lastRenderedPageBreak/>
        <w:t>Results</w:t>
      </w:r>
      <w:bookmarkEnd w:id="244"/>
    </w:p>
    <w:p w14:paraId="2760A001" w14:textId="7B98C9A3" w:rsidR="00FB141A" w:rsidRDefault="00FB141A" w:rsidP="00FB141A">
      <w:pPr>
        <w:autoSpaceDE w:val="0"/>
        <w:autoSpaceDN w:val="0"/>
        <w:adjustRightInd w:val="0"/>
        <w:rPr>
          <w:rFonts w:eastAsia="Calibri" w:cs="Arial"/>
          <w:szCs w:val="22"/>
        </w:rPr>
      </w:pPr>
      <w:r w:rsidRPr="00EC3547">
        <w:rPr>
          <w:rFonts w:cs="Arial"/>
          <w:szCs w:val="22"/>
        </w:rPr>
        <w:t xml:space="preserve">Results obtained with </w:t>
      </w:r>
      <w:r w:rsidR="0076771D">
        <w:rPr>
          <w:rFonts w:cs="Arial"/>
          <w:szCs w:val="22"/>
        </w:rPr>
        <w:t>MIN3P-THCm</w:t>
      </w:r>
      <w:r w:rsidRPr="00EC3547">
        <w:rPr>
          <w:rFonts w:cs="Arial"/>
          <w:szCs w:val="22"/>
        </w:rPr>
        <w:t xml:space="preserve"> are compared with SUTRA-MS </w:t>
      </w:r>
      <w:r w:rsidRPr="00EC3547">
        <w:rPr>
          <w:rFonts w:cs="Arial"/>
          <w:noProof/>
          <w:szCs w:val="22"/>
        </w:rPr>
        <w:t xml:space="preserve">(Hughes and Sanford, 2004) </w:t>
      </w:r>
      <w:r w:rsidRPr="00C36D0C">
        <w:rPr>
          <w:rFonts w:cs="Arial"/>
          <w:noProof/>
          <w:szCs w:val="22"/>
        </w:rPr>
        <w:t xml:space="preserve">and </w:t>
      </w:r>
      <w:r w:rsidRPr="00C36D0C">
        <w:rPr>
          <w:rFonts w:cs="Arial"/>
          <w:bCs/>
          <w:szCs w:val="22"/>
          <w:lang w:eastAsia="en-CA"/>
        </w:rPr>
        <w:t xml:space="preserve">HST3D (Kipp, 1986) </w:t>
      </w:r>
      <w:r>
        <w:rPr>
          <w:rFonts w:cs="Arial"/>
          <w:bCs/>
          <w:szCs w:val="22"/>
          <w:lang w:eastAsia="en-CA"/>
        </w:rPr>
        <w:t xml:space="preserve">and </w:t>
      </w:r>
      <w:r w:rsidRPr="00C36D0C">
        <w:rPr>
          <w:rFonts w:cs="Arial"/>
          <w:noProof/>
          <w:szCs w:val="22"/>
        </w:rPr>
        <w:t xml:space="preserve">are shown in </w:t>
      </w:r>
      <w:r w:rsidR="005F5019">
        <w:rPr>
          <w:rFonts w:cs="Arial"/>
          <w:noProof/>
          <w:szCs w:val="22"/>
        </w:rPr>
        <w:fldChar w:fldCharType="begin"/>
      </w:r>
      <w:r>
        <w:rPr>
          <w:rFonts w:cs="Arial"/>
          <w:noProof/>
          <w:szCs w:val="22"/>
        </w:rPr>
        <w:instrText xml:space="preserve"> REF _Ref363826596 \h </w:instrText>
      </w:r>
      <w:r w:rsidR="005F5019">
        <w:rPr>
          <w:rFonts w:cs="Arial"/>
          <w:noProof/>
          <w:szCs w:val="22"/>
        </w:rPr>
      </w:r>
      <w:r w:rsidR="005F5019">
        <w:rPr>
          <w:rFonts w:cs="Arial"/>
          <w:noProof/>
          <w:szCs w:val="22"/>
        </w:rPr>
        <w:fldChar w:fldCharType="separate"/>
      </w:r>
      <w:r w:rsidR="00B560DA">
        <w:t xml:space="preserve">Figure </w:t>
      </w:r>
      <w:r w:rsidR="00B560DA">
        <w:rPr>
          <w:noProof/>
        </w:rPr>
        <w:t>2</w:t>
      </w:r>
      <w:r w:rsidR="00B560DA">
        <w:t>.</w:t>
      </w:r>
      <w:r w:rsidR="00B560DA">
        <w:rPr>
          <w:noProof/>
        </w:rPr>
        <w:t>17</w:t>
      </w:r>
      <w:r w:rsidR="005F5019">
        <w:rPr>
          <w:rFonts w:cs="Arial"/>
          <w:noProof/>
          <w:szCs w:val="22"/>
        </w:rPr>
        <w:fldChar w:fldCharType="end"/>
      </w:r>
      <w:r w:rsidR="004474F5">
        <w:rPr>
          <w:rFonts w:cs="Arial"/>
          <w:szCs w:val="22"/>
        </w:rPr>
        <w:t xml:space="preserve">.  </w:t>
      </w:r>
      <w:r>
        <w:rPr>
          <w:rFonts w:cs="Arial"/>
          <w:szCs w:val="22"/>
        </w:rPr>
        <w:t>T</w:t>
      </w:r>
      <w:r w:rsidRPr="00A90AC0">
        <w:rPr>
          <w:rFonts w:eastAsia="Calibri" w:cs="Arial"/>
          <w:szCs w:val="22"/>
        </w:rPr>
        <w:t xml:space="preserve">he original </w:t>
      </w:r>
      <w:r>
        <w:rPr>
          <w:rFonts w:eastAsia="Calibri" w:cs="Arial"/>
          <w:szCs w:val="22"/>
        </w:rPr>
        <w:t xml:space="preserve">results by </w:t>
      </w:r>
      <w:r w:rsidRPr="00A90AC0">
        <w:rPr>
          <w:rFonts w:eastAsia="Calibri" w:cs="Arial"/>
          <w:szCs w:val="22"/>
        </w:rPr>
        <w:t xml:space="preserve">Henry and Hilleke (1972) </w:t>
      </w:r>
      <w:r>
        <w:rPr>
          <w:rFonts w:eastAsia="Calibri" w:cs="Arial"/>
          <w:szCs w:val="22"/>
        </w:rPr>
        <w:t>are also shown for 50% of seawater density and temperature increase (continuous red line)</w:t>
      </w:r>
      <w:r w:rsidR="004474F5">
        <w:rPr>
          <w:rFonts w:eastAsia="Calibri" w:cs="Arial"/>
          <w:szCs w:val="22"/>
        </w:rPr>
        <w:t xml:space="preserve">.  </w:t>
      </w:r>
      <w:r>
        <w:rPr>
          <w:rFonts w:eastAsia="Calibri" w:cs="Arial"/>
          <w:szCs w:val="22"/>
        </w:rPr>
        <w:t>The results show that a</w:t>
      </w:r>
      <w:r w:rsidRPr="00C36D0C">
        <w:rPr>
          <w:rFonts w:cs="Arial"/>
          <w:szCs w:val="22"/>
        </w:rPr>
        <w:t>t time zero, heat begins to be transported</w:t>
      </w:r>
      <w:r w:rsidRPr="007C40FA">
        <w:rPr>
          <w:rFonts w:cs="Arial"/>
          <w:szCs w:val="22"/>
        </w:rPr>
        <w:t xml:space="preserve"> inward from the top, bottom, and left boundaries, and seawater begins to intrude the freshwater system by moving in laterally under the freshwater from the seawa</w:t>
      </w:r>
      <w:r>
        <w:rPr>
          <w:rFonts w:cs="Arial"/>
          <w:szCs w:val="22"/>
        </w:rPr>
        <w:t>ter</w:t>
      </w:r>
      <w:r w:rsidRPr="007C40FA">
        <w:rPr>
          <w:rFonts w:cs="Arial"/>
          <w:szCs w:val="22"/>
        </w:rPr>
        <w:t xml:space="preserve"> boundary</w:t>
      </w:r>
      <w:r w:rsidR="004474F5">
        <w:rPr>
          <w:rFonts w:cs="Arial"/>
          <w:szCs w:val="22"/>
        </w:rPr>
        <w:t xml:space="preserve">.  </w:t>
      </w:r>
      <w:r w:rsidRPr="007C40FA">
        <w:rPr>
          <w:rFonts w:cs="Arial"/>
          <w:szCs w:val="22"/>
        </w:rPr>
        <w:t>Seawater</w:t>
      </w:r>
      <w:r>
        <w:rPr>
          <w:rFonts w:cs="Arial"/>
          <w:szCs w:val="22"/>
        </w:rPr>
        <w:t xml:space="preserve"> </w:t>
      </w:r>
      <w:r w:rsidRPr="007C40FA">
        <w:rPr>
          <w:rFonts w:cs="Arial"/>
          <w:szCs w:val="22"/>
        </w:rPr>
        <w:t>intrusion in the aquifer is primarily the result of the greater density of the seawater</w:t>
      </w:r>
      <w:r w:rsidR="004474F5">
        <w:rPr>
          <w:rFonts w:cs="Arial"/>
          <w:szCs w:val="22"/>
        </w:rPr>
        <w:t xml:space="preserve">.  </w:t>
      </w:r>
      <w:r w:rsidRPr="007C40FA">
        <w:rPr>
          <w:rFonts w:cs="Arial"/>
          <w:szCs w:val="22"/>
        </w:rPr>
        <w:t>Lateral temperature variations at the top and bottom of the aquifer and vertical</w:t>
      </w:r>
      <w:r>
        <w:rPr>
          <w:rFonts w:cs="Arial"/>
          <w:szCs w:val="22"/>
        </w:rPr>
        <w:t xml:space="preserve"> </w:t>
      </w:r>
      <w:r w:rsidRPr="007C40FA">
        <w:rPr>
          <w:rFonts w:cs="Arial"/>
          <w:szCs w:val="22"/>
        </w:rPr>
        <w:t>temperature variations at the freshwater boundary increase vertical freshwater fluid</w:t>
      </w:r>
      <w:r>
        <w:rPr>
          <w:rFonts w:cs="Arial"/>
          <w:szCs w:val="22"/>
        </w:rPr>
        <w:t xml:space="preserve"> </w:t>
      </w:r>
      <w:r w:rsidRPr="007C40FA">
        <w:rPr>
          <w:rFonts w:cs="Arial"/>
          <w:szCs w:val="22"/>
        </w:rPr>
        <w:t>movement and intrusion of seawater at the base of the aquifer when compared to a</w:t>
      </w:r>
      <w:r>
        <w:rPr>
          <w:rFonts w:cs="Arial"/>
          <w:szCs w:val="22"/>
        </w:rPr>
        <w:t xml:space="preserve"> </w:t>
      </w:r>
      <w:r w:rsidRPr="007C40FA">
        <w:rPr>
          <w:rFonts w:cs="Arial"/>
          <w:szCs w:val="22"/>
        </w:rPr>
        <w:t>similar isothermal case</w:t>
      </w:r>
      <w:r>
        <w:rPr>
          <w:rFonts w:cs="Arial"/>
          <w:szCs w:val="22"/>
        </w:rPr>
        <w:t xml:space="preserve"> (not shown)</w:t>
      </w:r>
      <w:r w:rsidR="004474F5">
        <w:rPr>
          <w:rFonts w:cs="Arial"/>
          <w:szCs w:val="22"/>
        </w:rPr>
        <w:t xml:space="preserve">.  </w:t>
      </w:r>
      <w:r w:rsidRPr="00A90AC0">
        <w:rPr>
          <w:rFonts w:cs="Arial"/>
          <w:szCs w:val="22"/>
        </w:rPr>
        <w:t xml:space="preserve">As shown in </w:t>
      </w:r>
      <w:r w:rsidR="005F5019">
        <w:rPr>
          <w:rFonts w:cs="Arial"/>
          <w:noProof/>
          <w:szCs w:val="22"/>
        </w:rPr>
        <w:fldChar w:fldCharType="begin"/>
      </w:r>
      <w:r>
        <w:rPr>
          <w:rFonts w:cs="Arial"/>
          <w:szCs w:val="22"/>
        </w:rPr>
        <w:instrText xml:space="preserve"> REF _Ref363826596 \h </w:instrText>
      </w:r>
      <w:r w:rsidR="005F5019">
        <w:rPr>
          <w:rFonts w:cs="Arial"/>
          <w:noProof/>
          <w:szCs w:val="22"/>
        </w:rPr>
      </w:r>
      <w:r w:rsidR="005F5019">
        <w:rPr>
          <w:rFonts w:cs="Arial"/>
          <w:noProof/>
          <w:szCs w:val="22"/>
        </w:rPr>
        <w:fldChar w:fldCharType="separate"/>
      </w:r>
      <w:r w:rsidR="00B560DA">
        <w:t xml:space="preserve">Figure </w:t>
      </w:r>
      <w:r w:rsidR="00B560DA">
        <w:rPr>
          <w:noProof/>
        </w:rPr>
        <w:t>2</w:t>
      </w:r>
      <w:r w:rsidR="00B560DA">
        <w:t>.</w:t>
      </w:r>
      <w:r w:rsidR="00B560DA">
        <w:rPr>
          <w:noProof/>
        </w:rPr>
        <w:t>17</w:t>
      </w:r>
      <w:r w:rsidR="005F5019">
        <w:rPr>
          <w:rFonts w:cs="Arial"/>
          <w:noProof/>
          <w:szCs w:val="22"/>
        </w:rPr>
        <w:fldChar w:fldCharType="end"/>
      </w:r>
      <w:r w:rsidRPr="00A90AC0">
        <w:rPr>
          <w:rFonts w:cs="Arial"/>
          <w:szCs w:val="22"/>
        </w:rPr>
        <w:t xml:space="preserve">, </w:t>
      </w:r>
      <w:r>
        <w:rPr>
          <w:rFonts w:cs="Arial"/>
          <w:szCs w:val="22"/>
        </w:rPr>
        <w:t>s</w:t>
      </w:r>
      <w:r w:rsidRPr="00A90AC0">
        <w:rPr>
          <w:rFonts w:eastAsia="Calibri" w:cs="Arial"/>
          <w:szCs w:val="22"/>
        </w:rPr>
        <w:t xml:space="preserve">imulated temperatures for </w:t>
      </w:r>
      <w:r w:rsidR="0076771D">
        <w:rPr>
          <w:rFonts w:eastAsia="Calibri" w:cs="Arial"/>
          <w:szCs w:val="22"/>
        </w:rPr>
        <w:t>MIN3P-THCm</w:t>
      </w:r>
      <w:r w:rsidRPr="00A90AC0">
        <w:rPr>
          <w:rFonts w:eastAsia="Calibri" w:cs="Arial"/>
          <w:szCs w:val="22"/>
        </w:rPr>
        <w:t xml:space="preserve">, SUTRA-MS and HST3D compare </w:t>
      </w:r>
      <w:r w:rsidR="00ED4DEB" w:rsidRPr="00A90AC0">
        <w:rPr>
          <w:rFonts w:eastAsia="Calibri" w:cs="Arial"/>
          <w:szCs w:val="22"/>
        </w:rPr>
        <w:t>favorably</w:t>
      </w:r>
      <w:r w:rsidRPr="00A90AC0">
        <w:rPr>
          <w:rFonts w:cs="Arial"/>
          <w:szCs w:val="22"/>
        </w:rPr>
        <w:t xml:space="preserve"> </w:t>
      </w:r>
      <w:r>
        <w:rPr>
          <w:rFonts w:cs="Arial"/>
          <w:szCs w:val="22"/>
        </w:rPr>
        <w:t>with each other</w:t>
      </w:r>
      <w:r w:rsidR="004474F5">
        <w:rPr>
          <w:rFonts w:cs="Arial"/>
          <w:szCs w:val="22"/>
        </w:rPr>
        <w:t xml:space="preserve">.  </w:t>
      </w:r>
      <w:r>
        <w:rPr>
          <w:rFonts w:cs="Arial"/>
          <w:szCs w:val="22"/>
        </w:rPr>
        <w:t xml:space="preserve">The </w:t>
      </w:r>
      <w:r w:rsidR="0076771D">
        <w:rPr>
          <w:rFonts w:cs="Arial"/>
          <w:szCs w:val="22"/>
        </w:rPr>
        <w:t>MIN3P-THCm</w:t>
      </w:r>
      <w:r>
        <w:rPr>
          <w:rFonts w:cs="Arial"/>
          <w:szCs w:val="22"/>
        </w:rPr>
        <w:t xml:space="preserve"> results show more</w:t>
      </w:r>
      <w:r w:rsidRPr="00A90AC0">
        <w:rPr>
          <w:rFonts w:cs="Arial"/>
          <w:szCs w:val="22"/>
        </w:rPr>
        <w:t xml:space="preserve"> solute dispersion </w:t>
      </w:r>
      <w:r>
        <w:rPr>
          <w:rFonts w:cs="Arial"/>
          <w:szCs w:val="22"/>
        </w:rPr>
        <w:t>in comparison with the other models, which is likely due to the use of upstream weighting in the transport equations</w:t>
      </w:r>
      <w:r w:rsidRPr="00A90AC0">
        <w:rPr>
          <w:rFonts w:eastAsia="Calibri" w:cs="Arial"/>
          <w:szCs w:val="22"/>
        </w:rPr>
        <w:t>.</w:t>
      </w:r>
    </w:p>
    <w:p w14:paraId="40E70DD8" w14:textId="77777777" w:rsidR="001A3263" w:rsidRPr="00192E8E" w:rsidRDefault="001A3263" w:rsidP="001A3263">
      <w:pPr>
        <w:pStyle w:val="StyleHeading4Bold"/>
      </w:pPr>
      <w:bookmarkStart w:id="245" w:name="_Toc520374452"/>
      <w:r>
        <w:t>File locations</w:t>
      </w:r>
      <w:bookmarkEnd w:id="245"/>
    </w:p>
    <w:p w14:paraId="7B0AFC3E" w14:textId="77777777" w:rsidR="001A3263" w:rsidRPr="00ED3698" w:rsidRDefault="001A3263" w:rsidP="001A3263">
      <w:r w:rsidRPr="00ED3698">
        <w:t>The input file</w:t>
      </w:r>
      <w:r>
        <w:rPr>
          <w:rFonts w:hint="eastAsia"/>
          <w:lang w:eastAsia="zh-CN"/>
        </w:rPr>
        <w:t xml:space="preserve"> </w:t>
      </w:r>
      <w:r w:rsidRPr="00ED3698">
        <w:t>can be found under</w:t>
      </w:r>
    </w:p>
    <w:p w14:paraId="6F7BE27D" w14:textId="77777777" w:rsidR="001A3263" w:rsidRPr="00ED3698" w:rsidRDefault="001A3263" w:rsidP="001A3263">
      <w:pPr>
        <w:rPr>
          <w:lang w:eastAsia="zh-CN"/>
        </w:rPr>
      </w:pPr>
      <w:r>
        <w:rPr>
          <w:rFonts w:hint="eastAsia"/>
          <w:i/>
          <w:lang w:eastAsia="zh-CN"/>
        </w:rPr>
        <w:t>..</w:t>
      </w:r>
      <w:r w:rsidRPr="00795C44">
        <w:rPr>
          <w:i/>
        </w:rPr>
        <w:t>\benchmarking_nwmo_report\</w:t>
      </w:r>
      <w:r w:rsidRPr="004E2963">
        <w:rPr>
          <w:i/>
        </w:rPr>
        <w:t>nwmo_verification_examples_D4\</w:t>
      </w:r>
      <w:r w:rsidRPr="006B674A">
        <w:rPr>
          <w:i/>
        </w:rPr>
        <w:t>d43_density_dep_heat_solute\</w:t>
      </w:r>
      <w:r>
        <w:rPr>
          <w:rFonts w:hint="eastAsia"/>
          <w:i/>
          <w:lang w:eastAsia="zh-CN"/>
        </w:rPr>
        <w:t>henry-hilleke.dat</w:t>
      </w:r>
    </w:p>
    <w:p w14:paraId="7EACBAEF" w14:textId="77777777" w:rsidR="001A3263" w:rsidRDefault="004B0811" w:rsidP="001A3263">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 xml:space="preserve">: </w:t>
      </w:r>
      <w:r w:rsidR="001A3263" w:rsidRPr="005142AF">
        <w:rPr>
          <w:i/>
          <w:lang w:eastAsia="zh-CN"/>
        </w:rPr>
        <w:t>\</w:t>
      </w:r>
      <w:r w:rsidR="001A3263" w:rsidRPr="005142AF">
        <w:rPr>
          <w:rFonts w:hint="eastAsia"/>
          <w:i/>
          <w:lang w:eastAsia="zh-CN"/>
        </w:rPr>
        <w:t>database</w:t>
      </w:r>
      <w:r w:rsidR="001A3263">
        <w:rPr>
          <w:i/>
          <w:lang w:eastAsia="zh-CN"/>
        </w:rPr>
        <w:t>\</w:t>
      </w:r>
      <w:r w:rsidR="001A3263">
        <w:rPr>
          <w:rFonts w:hint="eastAsia"/>
          <w:i/>
          <w:lang w:eastAsia="zh-CN"/>
        </w:rPr>
        <w:t>default</w:t>
      </w:r>
    </w:p>
    <w:p w14:paraId="438C67D2" w14:textId="77777777" w:rsidR="001A3263" w:rsidRPr="00A90AC0" w:rsidRDefault="001A3263" w:rsidP="00FB141A">
      <w:pPr>
        <w:autoSpaceDE w:val="0"/>
        <w:autoSpaceDN w:val="0"/>
        <w:adjustRightInd w:val="0"/>
        <w:rPr>
          <w:rFonts w:eastAsia="Calibri" w:cs="Arial"/>
          <w:szCs w:val="22"/>
          <w:lang w:eastAsia="zh-CN"/>
        </w:rPr>
      </w:pPr>
    </w:p>
    <w:p w14:paraId="7C77CD02" w14:textId="77777777" w:rsidR="00FB141A" w:rsidRDefault="00FB141A" w:rsidP="00FB141A">
      <w:pPr>
        <w:keepNext/>
      </w:pPr>
      <w:r>
        <w:rPr>
          <w:noProof/>
          <w:lang w:val="en-CA" w:eastAsia="zh-CN"/>
        </w:rPr>
        <w:drawing>
          <wp:inline distT="0" distB="0" distL="0" distR="0" wp14:anchorId="1773D461" wp14:editId="51A74C07">
            <wp:extent cx="7620" cy="7620"/>
            <wp:effectExtent l="0" t="0" r="0" b="0"/>
            <wp:docPr id="4133" name="Picture 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2452E7">
        <w:t xml:space="preserve"> </w:t>
      </w:r>
      <w:r>
        <w:rPr>
          <w:noProof/>
          <w:lang w:val="en-CA" w:eastAsia="zh-CN"/>
        </w:rPr>
        <w:lastRenderedPageBreak/>
        <w:drawing>
          <wp:inline distT="0" distB="0" distL="0" distR="0" wp14:anchorId="1A1C8AA0" wp14:editId="53FEED0C">
            <wp:extent cx="5559977" cy="4476903"/>
            <wp:effectExtent l="0" t="0" r="3175" b="0"/>
            <wp:docPr id="4132" name="Picture 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60302" cy="4477164"/>
                    </a:xfrm>
                    <a:prstGeom prst="rect">
                      <a:avLst/>
                    </a:prstGeom>
                    <a:noFill/>
                    <a:ln>
                      <a:noFill/>
                    </a:ln>
                  </pic:spPr>
                </pic:pic>
              </a:graphicData>
            </a:graphic>
          </wp:inline>
        </w:drawing>
      </w:r>
    </w:p>
    <w:p w14:paraId="1B00D13F" w14:textId="33DB612B" w:rsidR="00FB141A" w:rsidRDefault="00FB141A" w:rsidP="00FB141A">
      <w:pPr>
        <w:pStyle w:val="Caption"/>
        <w:rPr>
          <w:lang w:eastAsia="zh-CN"/>
        </w:rPr>
      </w:pPr>
      <w:bookmarkStart w:id="246" w:name="_Ref363826596"/>
      <w:bookmarkStart w:id="247" w:name="_Toc520375033"/>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17</w:t>
      </w:r>
      <w:r w:rsidR="00183C7C">
        <w:fldChar w:fldCharType="end"/>
      </w:r>
      <w:bookmarkEnd w:id="246"/>
      <w:r w:rsidR="004E2674">
        <w:t>:</w:t>
      </w:r>
      <w:bookmarkStart w:id="248" w:name="_Ref302416431"/>
      <w:r w:rsidR="004E2674">
        <w:t xml:space="preserve"> </w:t>
      </w:r>
      <w:r>
        <w:t>Verification of d</w:t>
      </w:r>
      <w:r w:rsidRPr="001A6AD8">
        <w:t>ensity-dependent flow, heat transport and solute transport (Henry-Hilleke problem)</w:t>
      </w:r>
      <w:r w:rsidR="004474F5">
        <w:t xml:space="preserve">.  </w:t>
      </w:r>
      <w:r w:rsidRPr="001A6AD8">
        <w:t xml:space="preserve">A) </w:t>
      </w:r>
      <w:r>
        <w:t>D</w:t>
      </w:r>
      <w:r w:rsidRPr="001A6AD8">
        <w:t>omain and energy transport boundary conditions</w:t>
      </w:r>
      <w:r w:rsidR="004474F5">
        <w:t xml:space="preserve">.  </w:t>
      </w:r>
      <w:r w:rsidRPr="001A6AD8">
        <w:t>B) Flow and solute transport boundary conditions</w:t>
      </w:r>
      <w:r w:rsidR="004474F5">
        <w:t xml:space="preserve">.  </w:t>
      </w:r>
      <w:r w:rsidRPr="001A6AD8">
        <w:t xml:space="preserve">C) and D) </w:t>
      </w:r>
      <w:r w:rsidRPr="00326C27">
        <w:t xml:space="preserve">Percent </w:t>
      </w:r>
      <w:r>
        <w:t>s</w:t>
      </w:r>
      <w:r w:rsidRPr="00326C27">
        <w:t xml:space="preserve">eawater </w:t>
      </w:r>
      <w:r>
        <w:t>i</w:t>
      </w:r>
      <w:r w:rsidRPr="00326C27">
        <w:t>sochlors</w:t>
      </w:r>
      <w:r>
        <w:t>, flow vectors, and normalized isotherms</w:t>
      </w:r>
      <w:r w:rsidR="006839F1">
        <w:rPr>
          <w:rFonts w:hint="eastAsia"/>
          <w:lang w:eastAsia="zh-CN"/>
        </w:rPr>
        <w:t xml:space="preserve"> r</w:t>
      </w:r>
      <w:r w:rsidRPr="001A6AD8">
        <w:t xml:space="preserve">esults obtained by </w:t>
      </w:r>
      <w:r w:rsidR="0076771D">
        <w:t>MIN3P-THCm</w:t>
      </w:r>
      <w:r>
        <w:rPr>
          <w:rFonts w:hint="eastAsia"/>
          <w:lang w:eastAsia="zh-CN"/>
        </w:rPr>
        <w:t xml:space="preserve"> (left)</w:t>
      </w:r>
      <w:r>
        <w:t>,</w:t>
      </w:r>
      <w:r w:rsidRPr="001A6AD8">
        <w:t xml:space="preserve"> SUTRA-MS </w:t>
      </w:r>
      <w:r>
        <w:t>and HST3D</w:t>
      </w:r>
      <w:r>
        <w:rPr>
          <w:rFonts w:hint="eastAsia"/>
          <w:lang w:eastAsia="zh-CN"/>
        </w:rPr>
        <w:t xml:space="preserve"> (right)</w:t>
      </w:r>
      <w:r w:rsidRPr="001A6AD8">
        <w:t>, respectively</w:t>
      </w:r>
      <w:r w:rsidR="004474F5">
        <w:t xml:space="preserve">.  </w:t>
      </w:r>
      <w:r w:rsidRPr="006563ED">
        <w:rPr>
          <w:rFonts w:cs="Arial"/>
          <w:szCs w:val="22"/>
        </w:rPr>
        <w:t xml:space="preserve">SUTRA-MS results are represented </w:t>
      </w:r>
      <w:r>
        <w:rPr>
          <w:rFonts w:cs="Arial"/>
          <w:szCs w:val="22"/>
        </w:rPr>
        <w:t>as</w:t>
      </w:r>
      <w:r w:rsidRPr="006563ED">
        <w:rPr>
          <w:rFonts w:cs="Arial"/>
          <w:szCs w:val="22"/>
        </w:rPr>
        <w:t xml:space="preserve"> continuous line</w:t>
      </w:r>
      <w:r>
        <w:rPr>
          <w:rFonts w:cs="Arial"/>
          <w:szCs w:val="22"/>
        </w:rPr>
        <w:t>s</w:t>
      </w:r>
      <w:r w:rsidR="004474F5">
        <w:rPr>
          <w:rFonts w:cs="Arial"/>
          <w:szCs w:val="22"/>
        </w:rPr>
        <w:t xml:space="preserve">.  </w:t>
      </w:r>
      <w:r>
        <w:rPr>
          <w:rFonts w:cs="Arial"/>
          <w:szCs w:val="22"/>
        </w:rPr>
        <w:t>The c</w:t>
      </w:r>
      <w:r w:rsidRPr="006563ED">
        <w:rPr>
          <w:rFonts w:cs="Arial"/>
          <w:szCs w:val="22"/>
        </w:rPr>
        <w:t>ontinuous red line correspond</w:t>
      </w:r>
      <w:r>
        <w:rPr>
          <w:rFonts w:cs="Arial"/>
          <w:szCs w:val="22"/>
        </w:rPr>
        <w:t>s</w:t>
      </w:r>
      <w:r w:rsidRPr="006563ED">
        <w:rPr>
          <w:rFonts w:cs="Arial"/>
          <w:szCs w:val="22"/>
        </w:rPr>
        <w:t xml:space="preserve"> to </w:t>
      </w:r>
      <w:r>
        <w:rPr>
          <w:rFonts w:cs="Arial"/>
          <w:szCs w:val="22"/>
        </w:rPr>
        <w:t xml:space="preserve">the </w:t>
      </w:r>
      <w:r w:rsidRPr="006563ED">
        <w:rPr>
          <w:rFonts w:cs="Arial"/>
          <w:bCs/>
          <w:szCs w:val="22"/>
          <w:lang w:eastAsia="en-CA"/>
        </w:rPr>
        <w:t xml:space="preserve">Henry and Hilleke numerical solution (0.5 percent seawater concentration and isotherm only), </w:t>
      </w:r>
      <w:r>
        <w:rPr>
          <w:rFonts w:cs="Arial"/>
          <w:bCs/>
          <w:szCs w:val="22"/>
          <w:lang w:eastAsia="en-CA"/>
        </w:rPr>
        <w:t xml:space="preserve">the </w:t>
      </w:r>
      <w:r w:rsidRPr="006563ED">
        <w:rPr>
          <w:rFonts w:cs="Arial"/>
          <w:bCs/>
          <w:szCs w:val="22"/>
          <w:lang w:eastAsia="en-CA"/>
        </w:rPr>
        <w:t xml:space="preserve">HST3D code solution </w:t>
      </w:r>
      <w:r>
        <w:rPr>
          <w:rFonts w:cs="Arial"/>
          <w:bCs/>
          <w:szCs w:val="22"/>
          <w:lang w:eastAsia="en-CA"/>
        </w:rPr>
        <w:t xml:space="preserve">is presented by the </w:t>
      </w:r>
      <w:r w:rsidRPr="006563ED">
        <w:rPr>
          <w:rFonts w:cs="Arial"/>
          <w:bCs/>
          <w:szCs w:val="22"/>
          <w:lang w:eastAsia="en-CA"/>
        </w:rPr>
        <w:t>dashed black line</w:t>
      </w:r>
      <w:bookmarkEnd w:id="248"/>
      <w:r>
        <w:rPr>
          <w:rFonts w:cs="Arial" w:hint="eastAsia"/>
          <w:bCs/>
          <w:szCs w:val="22"/>
          <w:lang w:eastAsia="zh-CN"/>
        </w:rPr>
        <w:t xml:space="preserve"> </w:t>
      </w:r>
      <w:r w:rsidR="008236DA">
        <w:rPr>
          <w:rFonts w:cs="Arial" w:hint="eastAsia"/>
          <w:bCs/>
          <w:szCs w:val="22"/>
          <w:lang w:eastAsia="zh-CN"/>
        </w:rPr>
        <w:t>(Bea et al., 2011)</w:t>
      </w:r>
      <w:r>
        <w:rPr>
          <w:rFonts w:cs="Arial"/>
          <w:bCs/>
          <w:szCs w:val="22"/>
          <w:lang w:eastAsia="en-CA"/>
        </w:rPr>
        <w:t>.</w:t>
      </w:r>
      <w:bookmarkEnd w:id="247"/>
    </w:p>
    <w:p w14:paraId="096819C2" w14:textId="77777777" w:rsidR="00FB141A" w:rsidRDefault="00FB141A" w:rsidP="00B20917">
      <w:pPr>
        <w:pStyle w:val="Simpleline"/>
      </w:pPr>
    </w:p>
    <w:p w14:paraId="79B0DFF8" w14:textId="77777777" w:rsidR="00FB141A" w:rsidRPr="00ED3698" w:rsidRDefault="00FB141A" w:rsidP="00FB141A">
      <w:pPr>
        <w:pStyle w:val="Heading3"/>
      </w:pPr>
      <w:bookmarkStart w:id="249" w:name="_Ref364351062"/>
      <w:bookmarkStart w:id="250" w:name="_Toc520374453"/>
      <w:r>
        <w:rPr>
          <w:rFonts w:hint="eastAsia"/>
          <w:lang w:eastAsia="zh-CN"/>
        </w:rPr>
        <w:t>Thermo-haline convection</w:t>
      </w:r>
      <w:bookmarkEnd w:id="249"/>
      <w:bookmarkEnd w:id="250"/>
    </w:p>
    <w:p w14:paraId="118D2BA7" w14:textId="77777777" w:rsidR="00577381" w:rsidRPr="00181341" w:rsidRDefault="00771FFF" w:rsidP="00577381">
      <w:pPr>
        <w:pStyle w:val="StyleHeading4Bold"/>
        <w:numPr>
          <w:ilvl w:val="3"/>
          <w:numId w:val="1"/>
        </w:numPr>
      </w:pPr>
      <w:bookmarkStart w:id="251" w:name="_Toc520374454"/>
      <w:r>
        <w:t>Problem definition</w:t>
      </w:r>
      <w:bookmarkEnd w:id="251"/>
    </w:p>
    <w:p w14:paraId="6FD05133" w14:textId="540EC9FF" w:rsidR="00FB141A" w:rsidRDefault="00FB141A" w:rsidP="00FB141A">
      <w:pPr>
        <w:rPr>
          <w:rFonts w:cs="Arial"/>
          <w:szCs w:val="22"/>
          <w:lang w:eastAsia="en-CA"/>
        </w:rPr>
      </w:pPr>
      <w:r w:rsidRPr="00D910F5">
        <w:rPr>
          <w:rFonts w:cs="Arial"/>
          <w:szCs w:val="22"/>
          <w:lang w:eastAsia="en-CA"/>
        </w:rPr>
        <w:t xml:space="preserve">Thermo-haline </w:t>
      </w:r>
      <w:r>
        <w:rPr>
          <w:rFonts w:cs="Arial"/>
          <w:szCs w:val="22"/>
          <w:lang w:eastAsia="en-CA"/>
        </w:rPr>
        <w:t>examples</w:t>
      </w:r>
      <w:r w:rsidRPr="00D910F5">
        <w:rPr>
          <w:rFonts w:cs="Arial"/>
          <w:szCs w:val="22"/>
          <w:lang w:eastAsia="en-CA"/>
        </w:rPr>
        <w:t xml:space="preserve"> are commonly used in the validation of </w:t>
      </w:r>
      <w:r>
        <w:rPr>
          <w:rFonts w:cs="Arial"/>
          <w:szCs w:val="22"/>
          <w:lang w:eastAsia="en-CA"/>
        </w:rPr>
        <w:t>coupled t</w:t>
      </w:r>
      <w:r w:rsidRPr="00D910F5">
        <w:rPr>
          <w:rFonts w:cs="Arial"/>
          <w:szCs w:val="22"/>
          <w:lang w:eastAsia="en-CA"/>
        </w:rPr>
        <w:t>hermal-</w:t>
      </w:r>
      <w:r>
        <w:rPr>
          <w:rFonts w:cs="Arial"/>
          <w:szCs w:val="22"/>
          <w:lang w:eastAsia="en-CA"/>
        </w:rPr>
        <w:t>h</w:t>
      </w:r>
      <w:r w:rsidRPr="00D910F5">
        <w:rPr>
          <w:rFonts w:cs="Arial"/>
          <w:szCs w:val="22"/>
          <w:lang w:eastAsia="en-CA"/>
        </w:rPr>
        <w:t>ydraul</w:t>
      </w:r>
      <w:r>
        <w:rPr>
          <w:rFonts w:cs="Arial"/>
          <w:szCs w:val="22"/>
          <w:lang w:eastAsia="en-CA"/>
        </w:rPr>
        <w:t>ic and transport models (</w:t>
      </w:r>
      <w:r w:rsidR="004474F5">
        <w:rPr>
          <w:rFonts w:cs="Arial"/>
          <w:szCs w:val="22"/>
          <w:lang w:eastAsia="en-CA"/>
        </w:rPr>
        <w:t xml:space="preserve">e.g. </w:t>
      </w:r>
      <w:r w:rsidRPr="00D910F5">
        <w:rPr>
          <w:rFonts w:cs="Arial"/>
          <w:noProof/>
          <w:szCs w:val="22"/>
          <w:lang w:eastAsia="en-CA"/>
        </w:rPr>
        <w:t>Oldenburg and Pruess,</w:t>
      </w:r>
      <w:r>
        <w:rPr>
          <w:rFonts w:cs="Arial"/>
          <w:noProof/>
          <w:szCs w:val="22"/>
          <w:lang w:eastAsia="en-CA"/>
        </w:rPr>
        <w:t xml:space="preserve"> </w:t>
      </w:r>
      <w:r w:rsidRPr="00D910F5">
        <w:rPr>
          <w:rFonts w:cs="Arial"/>
          <w:noProof/>
          <w:szCs w:val="22"/>
          <w:lang w:eastAsia="en-CA"/>
        </w:rPr>
        <w:t>1998</w:t>
      </w:r>
      <w:r>
        <w:rPr>
          <w:rFonts w:cs="Arial"/>
          <w:noProof/>
          <w:szCs w:val="22"/>
          <w:lang w:eastAsia="en-CA"/>
        </w:rPr>
        <w:t xml:space="preserve">; </w:t>
      </w:r>
      <w:r w:rsidRPr="00D910F5">
        <w:rPr>
          <w:rFonts w:cs="Arial"/>
          <w:noProof/>
          <w:szCs w:val="22"/>
          <w:lang w:eastAsia="en-CA"/>
        </w:rPr>
        <w:t>1999</w:t>
      </w:r>
      <w:r>
        <w:rPr>
          <w:rFonts w:cs="Arial"/>
          <w:noProof/>
          <w:szCs w:val="22"/>
          <w:lang w:eastAsia="en-CA"/>
        </w:rPr>
        <w:t xml:space="preserve">; </w:t>
      </w:r>
      <w:r w:rsidRPr="00D910F5">
        <w:rPr>
          <w:rFonts w:cs="Arial"/>
          <w:noProof/>
          <w:szCs w:val="22"/>
          <w:lang w:eastAsia="en-CA"/>
        </w:rPr>
        <w:t>Geiger</w:t>
      </w:r>
      <w:r>
        <w:rPr>
          <w:rFonts w:cs="Arial"/>
          <w:noProof/>
          <w:szCs w:val="22"/>
          <w:lang w:eastAsia="en-CA"/>
        </w:rPr>
        <w:t xml:space="preserve"> </w:t>
      </w:r>
      <w:r w:rsidRPr="00D910F5">
        <w:rPr>
          <w:rFonts w:cs="Arial"/>
          <w:noProof/>
          <w:szCs w:val="22"/>
          <w:lang w:eastAsia="en-CA"/>
        </w:rPr>
        <w:t>et al.</w:t>
      </w:r>
      <w:r>
        <w:rPr>
          <w:rFonts w:cs="Arial"/>
          <w:noProof/>
          <w:szCs w:val="22"/>
          <w:lang w:eastAsia="en-CA"/>
        </w:rPr>
        <w:t>, 2006</w:t>
      </w:r>
      <w:r w:rsidRPr="00D910F5">
        <w:rPr>
          <w:rFonts w:cs="Arial"/>
          <w:szCs w:val="22"/>
          <w:lang w:eastAsia="en-CA"/>
        </w:rPr>
        <w:t>)</w:t>
      </w:r>
      <w:r w:rsidR="004474F5">
        <w:rPr>
          <w:rFonts w:cs="Arial"/>
          <w:szCs w:val="22"/>
          <w:lang w:eastAsia="en-CA"/>
        </w:rPr>
        <w:t xml:space="preserve">.  </w:t>
      </w:r>
      <w:r>
        <w:rPr>
          <w:rFonts w:cs="Arial"/>
          <w:szCs w:val="22"/>
          <w:lang w:eastAsia="en-CA"/>
        </w:rPr>
        <w:t xml:space="preserve">In these types of problems </w:t>
      </w:r>
      <w:r w:rsidRPr="00D910F5">
        <w:rPr>
          <w:rFonts w:cs="Arial"/>
          <w:szCs w:val="22"/>
          <w:lang w:eastAsia="en-CA"/>
        </w:rPr>
        <w:t>the flow and transport equations are strongly coupled through the temperature and salinity control on fluid density (</w:t>
      </w:r>
      <w:r w:rsidRPr="00D910F5">
        <w:rPr>
          <w:rFonts w:cs="Arial"/>
          <w:position w:val="-10"/>
          <w:szCs w:val="22"/>
        </w:rPr>
        <w:object w:dxaOrig="200" w:dyaOrig="260" w14:anchorId="75D8C5CA">
          <v:shape id="_x0000_i1051" type="#_x0000_t75" style="width:8.25pt;height:14.25pt" o:ole="">
            <v:imagedata r:id="rId82" o:title=""/>
          </v:shape>
          <o:OLEObject Type="Embed" ProgID="Equation.3" ShapeID="_x0000_i1051" DrawAspect="Content" ObjectID="_1594116789" r:id="rId83"/>
        </w:object>
      </w:r>
      <w:r w:rsidRPr="00D910F5">
        <w:rPr>
          <w:rFonts w:cs="Arial"/>
          <w:szCs w:val="22"/>
          <w:lang w:eastAsia="en-CA"/>
        </w:rPr>
        <w:t>) and viscosity (</w:t>
      </w:r>
      <w:r w:rsidRPr="00D910F5">
        <w:rPr>
          <w:rFonts w:cs="Arial"/>
          <w:position w:val="-10"/>
          <w:szCs w:val="22"/>
        </w:rPr>
        <w:object w:dxaOrig="200" w:dyaOrig="260" w14:anchorId="1828CDD2">
          <v:shape id="_x0000_i1052" type="#_x0000_t75" style="width:8.25pt;height:14.25pt" o:ole="">
            <v:imagedata r:id="rId84" o:title=""/>
          </v:shape>
          <o:OLEObject Type="Embed" ProgID="Equation.3" ShapeID="_x0000_i1052" DrawAspect="Content" ObjectID="_1594116790" r:id="rId85"/>
        </w:object>
      </w:r>
      <w:r w:rsidRPr="00D910F5">
        <w:rPr>
          <w:rFonts w:cs="Arial"/>
          <w:szCs w:val="22"/>
          <w:lang w:eastAsia="en-CA"/>
        </w:rPr>
        <w:t>)</w:t>
      </w:r>
      <w:r w:rsidR="004474F5">
        <w:rPr>
          <w:rFonts w:cs="Arial"/>
          <w:szCs w:val="22"/>
          <w:lang w:eastAsia="en-CA"/>
        </w:rPr>
        <w:t xml:space="preserve">.  </w:t>
      </w:r>
      <w:r w:rsidRPr="00D910F5">
        <w:rPr>
          <w:rFonts w:cs="Arial"/>
          <w:szCs w:val="22"/>
          <w:lang w:eastAsia="en-CA"/>
        </w:rPr>
        <w:t>Here, a thermal convection example</w:t>
      </w:r>
      <w:r>
        <w:rPr>
          <w:rFonts w:cs="Arial"/>
          <w:szCs w:val="22"/>
          <w:lang w:eastAsia="en-CA"/>
        </w:rPr>
        <w:t xml:space="preserve"> </w:t>
      </w:r>
      <w:r w:rsidRPr="00D910F5">
        <w:rPr>
          <w:rFonts w:cs="Arial"/>
          <w:szCs w:val="22"/>
          <w:lang w:eastAsia="en-CA"/>
        </w:rPr>
        <w:t xml:space="preserve">involving the separation of </w:t>
      </w:r>
      <w:r>
        <w:rPr>
          <w:rFonts w:cs="Arial"/>
          <w:szCs w:val="22"/>
          <w:lang w:eastAsia="en-CA"/>
        </w:rPr>
        <w:t>a</w:t>
      </w:r>
      <w:r w:rsidRPr="00D910F5">
        <w:rPr>
          <w:rFonts w:cs="Arial"/>
          <w:szCs w:val="22"/>
          <w:lang w:eastAsia="en-CA"/>
        </w:rPr>
        <w:t xml:space="preserve"> thermal plume and </w:t>
      </w:r>
      <w:r>
        <w:rPr>
          <w:rFonts w:cs="Arial"/>
          <w:szCs w:val="22"/>
          <w:lang w:eastAsia="en-CA"/>
        </w:rPr>
        <w:t>a</w:t>
      </w:r>
      <w:r w:rsidRPr="00D910F5">
        <w:rPr>
          <w:rFonts w:cs="Arial"/>
          <w:szCs w:val="22"/>
          <w:lang w:eastAsia="en-CA"/>
        </w:rPr>
        <w:t xml:space="preserve"> salt plume by transient thermo-haline double-advective convection</w:t>
      </w:r>
      <w:r>
        <w:rPr>
          <w:rFonts w:cs="Arial"/>
          <w:szCs w:val="22"/>
          <w:lang w:eastAsia="en-CA"/>
        </w:rPr>
        <w:t>,</w:t>
      </w:r>
      <w:r w:rsidRPr="00D910F5">
        <w:rPr>
          <w:rFonts w:cs="Arial"/>
          <w:szCs w:val="22"/>
          <w:lang w:eastAsia="en-CA"/>
        </w:rPr>
        <w:t xml:space="preserve"> for a NaCl–CaCl</w:t>
      </w:r>
      <w:r w:rsidRPr="00D910F5">
        <w:rPr>
          <w:rFonts w:cs="Arial"/>
          <w:szCs w:val="22"/>
          <w:vertAlign w:val="subscript"/>
          <w:lang w:eastAsia="en-CA"/>
        </w:rPr>
        <w:t>2</w:t>
      </w:r>
      <w:r>
        <w:rPr>
          <w:rFonts w:cs="Arial"/>
          <w:szCs w:val="22"/>
          <w:lang w:eastAsia="en-CA"/>
        </w:rPr>
        <w:t>-</w:t>
      </w:r>
      <w:r w:rsidRPr="00D910F5">
        <w:rPr>
          <w:rFonts w:cs="Arial"/>
          <w:szCs w:val="22"/>
          <w:lang w:eastAsia="en-CA"/>
        </w:rPr>
        <w:t>H</w:t>
      </w:r>
      <w:r w:rsidRPr="00D910F5">
        <w:rPr>
          <w:rFonts w:cs="Arial"/>
          <w:szCs w:val="22"/>
          <w:vertAlign w:val="subscript"/>
          <w:lang w:eastAsia="en-CA"/>
        </w:rPr>
        <w:t>2</w:t>
      </w:r>
      <w:r w:rsidRPr="00D910F5">
        <w:rPr>
          <w:rFonts w:cs="Arial"/>
          <w:szCs w:val="22"/>
          <w:lang w:eastAsia="en-CA"/>
        </w:rPr>
        <w:t>O system</w:t>
      </w:r>
      <w:r>
        <w:rPr>
          <w:rFonts w:cs="Arial"/>
          <w:szCs w:val="22"/>
          <w:lang w:eastAsia="en-CA"/>
        </w:rPr>
        <w:t>,</w:t>
      </w:r>
      <w:r w:rsidRPr="00D910F5">
        <w:rPr>
          <w:rFonts w:cs="Arial"/>
          <w:szCs w:val="22"/>
          <w:lang w:eastAsia="en-CA"/>
        </w:rPr>
        <w:t xml:space="preserve"> </w:t>
      </w:r>
      <w:r w:rsidRPr="00D910F5">
        <w:rPr>
          <w:rFonts w:cs="Arial"/>
          <w:szCs w:val="22"/>
          <w:lang w:eastAsia="en-CA"/>
        </w:rPr>
        <w:lastRenderedPageBreak/>
        <w:t>was simulated</w:t>
      </w:r>
      <w:r w:rsidR="004474F5">
        <w:rPr>
          <w:rFonts w:cs="Arial"/>
          <w:szCs w:val="22"/>
          <w:lang w:eastAsia="en-CA"/>
        </w:rPr>
        <w:t xml:space="preserve">.  </w:t>
      </w:r>
      <w:r w:rsidRPr="00D910F5">
        <w:rPr>
          <w:rFonts w:cs="Arial"/>
          <w:szCs w:val="22"/>
          <w:lang w:eastAsia="en-CA"/>
        </w:rPr>
        <w:t>Although this problem was i</w:t>
      </w:r>
      <w:r>
        <w:rPr>
          <w:rFonts w:cs="Arial"/>
          <w:szCs w:val="22"/>
          <w:lang w:eastAsia="en-CA"/>
        </w:rPr>
        <w:t xml:space="preserve">nitially studied numerically by </w:t>
      </w:r>
      <w:r w:rsidRPr="00D910F5">
        <w:rPr>
          <w:rFonts w:cs="Arial"/>
          <w:noProof/>
          <w:szCs w:val="22"/>
          <w:lang w:eastAsia="en-CA"/>
        </w:rPr>
        <w:t>Oldenburg and Pruess</w:t>
      </w:r>
      <w:r>
        <w:rPr>
          <w:rFonts w:cs="Arial"/>
          <w:noProof/>
          <w:szCs w:val="22"/>
          <w:lang w:eastAsia="en-CA"/>
        </w:rPr>
        <w:t xml:space="preserve"> </w:t>
      </w:r>
      <w:r w:rsidRPr="006F54D4">
        <w:rPr>
          <w:rFonts w:cs="Arial"/>
          <w:noProof/>
          <w:szCs w:val="22"/>
          <w:lang w:eastAsia="en-CA"/>
        </w:rPr>
        <w:t>(1999)</w:t>
      </w:r>
      <w:r w:rsidRPr="006F54D4">
        <w:rPr>
          <w:rFonts w:cs="Arial"/>
          <w:szCs w:val="22"/>
          <w:lang w:eastAsia="en-CA"/>
        </w:rPr>
        <w:t xml:space="preserve">, results are compared with </w:t>
      </w:r>
      <w:r>
        <w:rPr>
          <w:rFonts w:cs="Arial"/>
          <w:szCs w:val="22"/>
          <w:lang w:eastAsia="en-CA"/>
        </w:rPr>
        <w:t>more</w:t>
      </w:r>
      <w:r w:rsidRPr="006F54D4">
        <w:rPr>
          <w:rFonts w:cs="Arial"/>
          <w:szCs w:val="22"/>
          <w:lang w:eastAsia="en-CA"/>
        </w:rPr>
        <w:t xml:space="preserve"> recent work </w:t>
      </w:r>
      <w:r w:rsidRPr="006F54D4">
        <w:rPr>
          <w:rFonts w:cs="Arial"/>
          <w:noProof/>
          <w:szCs w:val="22"/>
          <w:lang w:eastAsia="en-CA"/>
        </w:rPr>
        <w:t>(Geiger et al.,</w:t>
      </w:r>
      <w:r>
        <w:rPr>
          <w:rFonts w:cs="Arial"/>
          <w:noProof/>
          <w:szCs w:val="22"/>
          <w:lang w:eastAsia="en-CA"/>
        </w:rPr>
        <w:t xml:space="preserve"> 2006</w:t>
      </w:r>
      <w:r w:rsidRPr="006F54D4">
        <w:rPr>
          <w:rFonts w:cs="Arial"/>
          <w:noProof/>
          <w:szCs w:val="22"/>
          <w:lang w:eastAsia="en-CA"/>
        </w:rPr>
        <w:t>)</w:t>
      </w:r>
      <w:r w:rsidR="004474F5">
        <w:rPr>
          <w:rFonts w:cs="Arial"/>
          <w:szCs w:val="22"/>
          <w:lang w:eastAsia="en-CA"/>
        </w:rPr>
        <w:t xml:space="preserve">.  </w:t>
      </w:r>
    </w:p>
    <w:p w14:paraId="25C7FFD3" w14:textId="77777777" w:rsidR="00577381" w:rsidRPr="00181341" w:rsidRDefault="00577381" w:rsidP="00577381">
      <w:pPr>
        <w:pStyle w:val="StyleHeading4Bold"/>
        <w:numPr>
          <w:ilvl w:val="3"/>
          <w:numId w:val="1"/>
        </w:numPr>
      </w:pPr>
      <w:bookmarkStart w:id="252" w:name="_Toc520374455"/>
      <w:r>
        <w:t>Model setup</w:t>
      </w:r>
      <w:bookmarkEnd w:id="252"/>
    </w:p>
    <w:p w14:paraId="04AE0385" w14:textId="7B6D799C" w:rsidR="00577381" w:rsidRDefault="00FB141A" w:rsidP="00815525">
      <w:pPr>
        <w:spacing w:before="0" w:after="0"/>
        <w:rPr>
          <w:rFonts w:cs="Arial"/>
          <w:szCs w:val="22"/>
          <w:lang w:eastAsia="en-CA"/>
        </w:rPr>
      </w:pPr>
      <w:r>
        <w:rPr>
          <w:rFonts w:cs="Arial"/>
          <w:szCs w:val="22"/>
          <w:lang w:eastAsia="en-CA"/>
        </w:rPr>
        <w:t>I</w:t>
      </w:r>
      <w:r w:rsidRPr="006F54D4">
        <w:rPr>
          <w:rFonts w:cs="Arial"/>
          <w:szCs w:val="22"/>
          <w:lang w:eastAsia="en-CA"/>
        </w:rPr>
        <w:t xml:space="preserve">n </w:t>
      </w:r>
      <w:r w:rsidRPr="00EC3547">
        <w:rPr>
          <w:rFonts w:cs="Arial"/>
          <w:szCs w:val="22"/>
          <w:lang w:eastAsia="en-CA"/>
        </w:rPr>
        <w:t>the present work, different equations of state for the NaCl-CaCl</w:t>
      </w:r>
      <w:r w:rsidRPr="00EC3547">
        <w:rPr>
          <w:rFonts w:cs="Arial"/>
          <w:szCs w:val="22"/>
          <w:vertAlign w:val="subscript"/>
          <w:lang w:eastAsia="en-CA"/>
        </w:rPr>
        <w:t>2</w:t>
      </w:r>
      <w:r w:rsidRPr="00EC3547">
        <w:rPr>
          <w:rFonts w:cs="Arial"/>
          <w:szCs w:val="22"/>
          <w:lang w:eastAsia="en-CA"/>
        </w:rPr>
        <w:t>-H</w:t>
      </w:r>
      <w:r w:rsidRPr="00EC3547">
        <w:rPr>
          <w:rFonts w:cs="Arial"/>
          <w:szCs w:val="22"/>
          <w:vertAlign w:val="subscript"/>
          <w:lang w:eastAsia="en-CA"/>
        </w:rPr>
        <w:t>2</w:t>
      </w:r>
      <w:r>
        <w:rPr>
          <w:rFonts w:cs="Arial"/>
          <w:szCs w:val="22"/>
          <w:lang w:eastAsia="en-CA"/>
        </w:rPr>
        <w:t>O system are used (</w:t>
      </w:r>
      <w:r w:rsidR="004474F5">
        <w:rPr>
          <w:rFonts w:cs="Arial"/>
          <w:szCs w:val="22"/>
          <w:lang w:eastAsia="en-CA"/>
        </w:rPr>
        <w:t xml:space="preserve">i.e. </w:t>
      </w:r>
      <w:r>
        <w:rPr>
          <w:rFonts w:cs="Arial"/>
          <w:szCs w:val="22"/>
          <w:lang w:eastAsia="en-CA"/>
        </w:rPr>
        <w:t>H</w:t>
      </w:r>
      <w:r w:rsidRPr="00EC3547">
        <w:rPr>
          <w:rFonts w:cs="Arial"/>
          <w:szCs w:val="22"/>
          <w:lang w:eastAsia="en-CA"/>
        </w:rPr>
        <w:t>M</w:t>
      </w:r>
      <w:r>
        <w:rPr>
          <w:rFonts w:cs="Arial" w:hint="eastAsia"/>
          <w:szCs w:val="22"/>
          <w:lang w:eastAsia="zh-CN"/>
        </w:rPr>
        <w:t>W</w:t>
      </w:r>
      <w:r w:rsidRPr="00EC3547">
        <w:rPr>
          <w:rFonts w:cs="Arial"/>
          <w:szCs w:val="22"/>
          <w:lang w:eastAsia="en-CA"/>
        </w:rPr>
        <w:t xml:space="preserve"> (Harvie et al., 1984) model b</w:t>
      </w:r>
      <w:r w:rsidR="000D2A07">
        <w:rPr>
          <w:rFonts w:cs="Arial"/>
          <w:szCs w:val="22"/>
          <w:lang w:eastAsia="en-CA"/>
        </w:rPr>
        <w:t>ased on Pitzer equations (Pitzer, 1973, 1991; Pitzer and Kim 1974)</w:t>
      </w:r>
      <w:r w:rsidRPr="00EC3547">
        <w:rPr>
          <w:rFonts w:cs="Arial"/>
          <w:szCs w:val="22"/>
          <w:lang w:eastAsia="en-CA"/>
        </w:rPr>
        <w:t xml:space="preserve">, but the differences with respect to the equations of state presented by </w:t>
      </w:r>
      <w:r w:rsidRPr="00EC3547">
        <w:rPr>
          <w:rFonts w:cs="Arial"/>
          <w:noProof/>
          <w:szCs w:val="22"/>
          <w:lang w:eastAsia="en-CA"/>
        </w:rPr>
        <w:t>Oldenburg and Pruess (1999)</w:t>
      </w:r>
      <w:r w:rsidRPr="00EC3547">
        <w:rPr>
          <w:rFonts w:cs="Arial"/>
          <w:szCs w:val="22"/>
          <w:lang w:eastAsia="en-CA"/>
        </w:rPr>
        <w:t xml:space="preserve"> and </w:t>
      </w:r>
      <w:r w:rsidRPr="00EC3547">
        <w:rPr>
          <w:rFonts w:cs="Arial"/>
          <w:noProof/>
          <w:szCs w:val="22"/>
          <w:lang w:eastAsia="en-CA"/>
        </w:rPr>
        <w:t xml:space="preserve">Geiger </w:t>
      </w:r>
      <w:r w:rsidR="004474F5">
        <w:rPr>
          <w:rFonts w:cs="Arial"/>
          <w:noProof/>
          <w:szCs w:val="22"/>
          <w:lang w:eastAsia="en-CA"/>
        </w:rPr>
        <w:t xml:space="preserve">et al. </w:t>
      </w:r>
      <w:r w:rsidRPr="00EC3547">
        <w:rPr>
          <w:rFonts w:cs="Arial"/>
          <w:noProof/>
          <w:szCs w:val="22"/>
          <w:lang w:eastAsia="en-CA"/>
        </w:rPr>
        <w:t>(2006)</w:t>
      </w:r>
      <w:r w:rsidRPr="00EC3547">
        <w:rPr>
          <w:rFonts w:cs="Arial"/>
          <w:szCs w:val="22"/>
          <w:lang w:eastAsia="en-CA"/>
        </w:rPr>
        <w:t xml:space="preserve"> are small</w:t>
      </w:r>
      <w:r w:rsidR="004474F5">
        <w:rPr>
          <w:rFonts w:cs="Arial"/>
          <w:szCs w:val="22"/>
          <w:lang w:eastAsia="en-CA"/>
        </w:rPr>
        <w:t xml:space="preserve">.  </w:t>
      </w:r>
      <w:r w:rsidRPr="00EC3547">
        <w:rPr>
          <w:rFonts w:cs="Arial"/>
          <w:szCs w:val="22"/>
          <w:lang w:eastAsia="en-CA"/>
        </w:rPr>
        <w:t xml:space="preserve">The domain and boundary conditions for this example are shown in </w:t>
      </w:r>
      <w:r w:rsidR="005F5019">
        <w:rPr>
          <w:rFonts w:cs="Arial"/>
          <w:szCs w:val="22"/>
          <w:lang w:eastAsia="en-CA"/>
        </w:rPr>
        <w:fldChar w:fldCharType="begin"/>
      </w:r>
      <w:r>
        <w:rPr>
          <w:rFonts w:cs="Arial"/>
          <w:szCs w:val="22"/>
          <w:lang w:eastAsia="en-CA"/>
        </w:rPr>
        <w:instrText xml:space="preserve"> REF _Ref363831184 \h </w:instrText>
      </w:r>
      <w:r w:rsidR="005F5019">
        <w:rPr>
          <w:rFonts w:cs="Arial"/>
          <w:szCs w:val="22"/>
          <w:lang w:eastAsia="en-CA"/>
        </w:rPr>
      </w:r>
      <w:r w:rsidR="005F5019">
        <w:rPr>
          <w:rFonts w:cs="Arial"/>
          <w:szCs w:val="22"/>
          <w:lang w:eastAsia="en-CA"/>
        </w:rPr>
        <w:fldChar w:fldCharType="separate"/>
      </w:r>
      <w:r w:rsidR="00B560DA">
        <w:t xml:space="preserve">Figure </w:t>
      </w:r>
      <w:r w:rsidR="00B560DA">
        <w:rPr>
          <w:noProof/>
        </w:rPr>
        <w:t>2</w:t>
      </w:r>
      <w:r w:rsidR="00B560DA">
        <w:t>.</w:t>
      </w:r>
      <w:r w:rsidR="00B560DA">
        <w:rPr>
          <w:noProof/>
        </w:rPr>
        <w:t>18</w:t>
      </w:r>
      <w:r w:rsidR="005F5019">
        <w:rPr>
          <w:rFonts w:cs="Arial"/>
          <w:szCs w:val="22"/>
          <w:lang w:eastAsia="en-CA"/>
        </w:rPr>
        <w:fldChar w:fldCharType="end"/>
      </w:r>
      <w:r w:rsidR="004474F5">
        <w:rPr>
          <w:rFonts w:cs="Arial"/>
          <w:szCs w:val="22"/>
          <w:lang w:eastAsia="en-CA"/>
        </w:rPr>
        <w:t xml:space="preserve">.  </w:t>
      </w:r>
      <w:r w:rsidRPr="00EC3547">
        <w:rPr>
          <w:rFonts w:cs="Arial"/>
          <w:szCs w:val="22"/>
          <w:lang w:eastAsia="en-CA"/>
        </w:rPr>
        <w:t xml:space="preserve">In this case, the domain was uniformly discretized using 64 cells resulting </w:t>
      </w:r>
      <w:r>
        <w:rPr>
          <w:rFonts w:cs="Arial"/>
          <w:szCs w:val="22"/>
          <w:lang w:eastAsia="en-CA"/>
        </w:rPr>
        <w:t>with</w:t>
      </w:r>
      <w:r w:rsidRPr="00EC3547">
        <w:rPr>
          <w:rFonts w:cs="Arial"/>
          <w:szCs w:val="22"/>
          <w:lang w:eastAsia="en-CA"/>
        </w:rPr>
        <w:t xml:space="preserve"> a grid spacing of about 39 m, which is similar to the discretization used by </w:t>
      </w:r>
      <w:r w:rsidRPr="00EC3547">
        <w:rPr>
          <w:rFonts w:cs="Arial"/>
          <w:noProof/>
          <w:szCs w:val="22"/>
          <w:lang w:eastAsia="en-CA"/>
        </w:rPr>
        <w:t xml:space="preserve">Geiger </w:t>
      </w:r>
      <w:r w:rsidR="004474F5">
        <w:rPr>
          <w:rFonts w:cs="Arial"/>
          <w:noProof/>
          <w:szCs w:val="22"/>
          <w:lang w:eastAsia="en-CA"/>
        </w:rPr>
        <w:t xml:space="preserve">et al. </w:t>
      </w:r>
      <w:r w:rsidRPr="00EC3547">
        <w:rPr>
          <w:rFonts w:cs="Arial"/>
          <w:noProof/>
          <w:szCs w:val="22"/>
          <w:lang w:eastAsia="en-CA"/>
        </w:rPr>
        <w:t>(2006)</w:t>
      </w:r>
      <w:r w:rsidR="004474F5">
        <w:rPr>
          <w:rFonts w:cs="Arial"/>
          <w:szCs w:val="22"/>
          <w:lang w:eastAsia="en-CA"/>
        </w:rPr>
        <w:t xml:space="preserve">.  </w:t>
      </w:r>
    </w:p>
    <w:p w14:paraId="22C9ABD5" w14:textId="77777777" w:rsidR="00FB141A" w:rsidRDefault="00FB141A" w:rsidP="00815525">
      <w:pPr>
        <w:pStyle w:val="StyleCaptionTableCaptionBold"/>
      </w:pPr>
      <w:r>
        <w:rPr>
          <w:noProof/>
          <w:lang w:val="en-CA" w:eastAsia="zh-CN"/>
        </w:rPr>
        <w:drawing>
          <wp:inline distT="0" distB="0" distL="0" distR="0" wp14:anchorId="706CB971" wp14:editId="1613212F">
            <wp:extent cx="2897754" cy="2562225"/>
            <wp:effectExtent l="0" t="0" r="0" b="0"/>
            <wp:docPr id="4137" name="Picture 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896992" cy="2561551"/>
                    </a:xfrm>
                    <a:prstGeom prst="rect">
                      <a:avLst/>
                    </a:prstGeom>
                    <a:noFill/>
                    <a:ln>
                      <a:noFill/>
                    </a:ln>
                  </pic:spPr>
                </pic:pic>
              </a:graphicData>
            </a:graphic>
          </wp:inline>
        </w:drawing>
      </w:r>
    </w:p>
    <w:p w14:paraId="2DD1CBCB" w14:textId="3374F982" w:rsidR="00FB141A" w:rsidRDefault="00FB141A" w:rsidP="00AE6CCB">
      <w:pPr>
        <w:pStyle w:val="StyleCaptionTableCaptionBold"/>
        <w:rPr>
          <w:noProof/>
          <w:lang w:eastAsia="zh-CN"/>
        </w:rPr>
      </w:pPr>
      <w:bookmarkStart w:id="253" w:name="_Ref363831184"/>
      <w:bookmarkStart w:id="254" w:name="_Toc520375034"/>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18</w:t>
      </w:r>
      <w:r w:rsidR="00183C7C">
        <w:fldChar w:fldCharType="end"/>
      </w:r>
      <w:bookmarkEnd w:id="253"/>
      <w:r w:rsidR="00572609">
        <w:t xml:space="preserve">: </w:t>
      </w:r>
      <w:bookmarkStart w:id="255" w:name="_Ref302416437"/>
      <w:r w:rsidRPr="001A6AD8">
        <w:t>Domain and boundary conditions for the transient thermohaline convection</w:t>
      </w:r>
      <w:r>
        <w:t xml:space="preserve"> problem</w:t>
      </w:r>
      <w:r w:rsidRPr="001A6AD8">
        <w:t xml:space="preserve">s as given in </w:t>
      </w:r>
      <w:r w:rsidRPr="001A6AD8">
        <w:rPr>
          <w:noProof/>
        </w:rPr>
        <w:t>Oldenburg and Pruess (1999)</w:t>
      </w:r>
      <w:bookmarkEnd w:id="255"/>
      <w:r>
        <w:rPr>
          <w:noProof/>
        </w:rPr>
        <w:t xml:space="preserve">, X relates to the mass fraction of brine </w:t>
      </w:r>
      <w:r>
        <w:rPr>
          <w:rFonts w:hint="eastAsia"/>
          <w:noProof/>
          <w:lang w:eastAsia="zh-CN"/>
        </w:rPr>
        <w:t xml:space="preserve">to </w:t>
      </w:r>
      <w:r>
        <w:rPr>
          <w:noProof/>
        </w:rPr>
        <w:t>groundwater in relation to the source region (X = 1 in source)</w:t>
      </w:r>
      <w:r>
        <w:rPr>
          <w:rFonts w:hint="eastAsia"/>
          <w:noProof/>
          <w:lang w:eastAsia="zh-CN"/>
        </w:rPr>
        <w:t xml:space="preserve"> </w:t>
      </w:r>
      <w:r w:rsidR="008236DA">
        <w:rPr>
          <w:rFonts w:hint="eastAsia"/>
          <w:noProof/>
          <w:lang w:eastAsia="zh-CN"/>
        </w:rPr>
        <w:t>(Bea et al., 2011)</w:t>
      </w:r>
      <w:bookmarkEnd w:id="254"/>
    </w:p>
    <w:p w14:paraId="31DF49E3" w14:textId="77777777" w:rsidR="000D2A07" w:rsidRDefault="000D2A07" w:rsidP="00AE6CCB">
      <w:pPr>
        <w:pStyle w:val="StyleCaptionTableCaptionBold"/>
        <w:rPr>
          <w:noProof/>
          <w:lang w:eastAsia="zh-CN"/>
        </w:rPr>
      </w:pPr>
    </w:p>
    <w:p w14:paraId="6483F42D" w14:textId="77777777" w:rsidR="0068518D" w:rsidRPr="00181341" w:rsidRDefault="0068518D" w:rsidP="0068518D">
      <w:pPr>
        <w:pStyle w:val="StyleHeading4Bold"/>
        <w:numPr>
          <w:ilvl w:val="3"/>
          <w:numId w:val="1"/>
        </w:numPr>
      </w:pPr>
      <w:bookmarkStart w:id="256" w:name="_Toc520374456"/>
      <w:r>
        <w:t>Parameters</w:t>
      </w:r>
      <w:bookmarkEnd w:id="256"/>
    </w:p>
    <w:p w14:paraId="353B3C7D" w14:textId="77777777" w:rsidR="0068518D" w:rsidRDefault="0068518D" w:rsidP="0068518D">
      <w:pPr>
        <w:spacing w:before="0" w:after="0"/>
        <w:rPr>
          <w:noProof/>
          <w:lang w:eastAsia="zh-CN"/>
        </w:rPr>
      </w:pPr>
      <w:r w:rsidRPr="00EC3547">
        <w:rPr>
          <w:rFonts w:cs="Arial"/>
          <w:szCs w:val="22"/>
          <w:lang w:eastAsia="en-CA"/>
        </w:rPr>
        <w:t xml:space="preserve">Key parameter values are provided in </w:t>
      </w:r>
      <w:r>
        <w:rPr>
          <w:rFonts w:cs="Arial"/>
          <w:szCs w:val="22"/>
          <w:lang w:eastAsia="en-CA"/>
        </w:rPr>
        <w:fldChar w:fldCharType="begin"/>
      </w:r>
      <w:r>
        <w:rPr>
          <w:rFonts w:cs="Arial"/>
          <w:szCs w:val="22"/>
          <w:lang w:eastAsia="en-CA"/>
        </w:rPr>
        <w:instrText xml:space="preserve"> REF _Ref363831141 \h </w:instrText>
      </w:r>
      <w:r>
        <w:rPr>
          <w:rFonts w:cs="Arial"/>
          <w:szCs w:val="22"/>
          <w:lang w:eastAsia="en-CA"/>
        </w:rPr>
      </w:r>
      <w:r>
        <w:rPr>
          <w:rFonts w:cs="Arial"/>
          <w:szCs w:val="22"/>
          <w:lang w:eastAsia="en-CA"/>
        </w:rPr>
        <w:fldChar w:fldCharType="separate"/>
      </w:r>
      <w:r w:rsidR="00B560DA">
        <w:t xml:space="preserve">Table </w:t>
      </w:r>
      <w:r w:rsidR="00B560DA">
        <w:rPr>
          <w:noProof/>
        </w:rPr>
        <w:t>2</w:t>
      </w:r>
      <w:r w:rsidR="00B560DA">
        <w:t>.</w:t>
      </w:r>
      <w:r w:rsidR="00B560DA">
        <w:rPr>
          <w:noProof/>
        </w:rPr>
        <w:t>25</w:t>
      </w:r>
      <w:r>
        <w:rPr>
          <w:rFonts w:cs="Arial"/>
          <w:szCs w:val="22"/>
          <w:lang w:eastAsia="en-CA"/>
        </w:rPr>
        <w:fldChar w:fldCharType="end"/>
      </w:r>
      <w:r w:rsidRPr="00EC3547">
        <w:rPr>
          <w:rFonts w:cs="Arial"/>
          <w:szCs w:val="22"/>
          <w:lang w:eastAsia="en-CA"/>
        </w:rPr>
        <w:t>.</w:t>
      </w:r>
    </w:p>
    <w:p w14:paraId="3C8C4E98" w14:textId="77777777" w:rsidR="00657F39" w:rsidRPr="00181341" w:rsidRDefault="00657F39" w:rsidP="00657F39">
      <w:pPr>
        <w:pStyle w:val="StyleHeading4Bold"/>
        <w:numPr>
          <w:ilvl w:val="3"/>
          <w:numId w:val="1"/>
        </w:numPr>
      </w:pPr>
      <w:bookmarkStart w:id="257" w:name="_Toc520374457"/>
      <w:r>
        <w:t>Results</w:t>
      </w:r>
      <w:bookmarkEnd w:id="257"/>
    </w:p>
    <w:p w14:paraId="6DAFE61F" w14:textId="66B60B1D" w:rsidR="00657F39" w:rsidRPr="00EC3547" w:rsidRDefault="00657F39" w:rsidP="00657F39">
      <w:pPr>
        <w:rPr>
          <w:rFonts w:cs="Arial"/>
          <w:szCs w:val="22"/>
          <w:lang w:eastAsia="en-CA"/>
        </w:rPr>
      </w:pPr>
      <w:r w:rsidRPr="00EC3547">
        <w:rPr>
          <w:rFonts w:cs="Arial"/>
          <w:szCs w:val="22"/>
          <w:lang w:eastAsia="en-CA"/>
        </w:rPr>
        <w:t>Results for two different initial conditions (</w:t>
      </w:r>
      <w:r w:rsidR="004474F5">
        <w:rPr>
          <w:rFonts w:cs="Arial"/>
          <w:szCs w:val="22"/>
          <w:lang w:eastAsia="en-CA"/>
        </w:rPr>
        <w:t xml:space="preserve">i.e. </w:t>
      </w:r>
      <w:r w:rsidRPr="00EC3547">
        <w:rPr>
          <w:rFonts w:cs="Arial"/>
          <w:szCs w:val="22"/>
          <w:lang w:eastAsia="en-CA"/>
        </w:rPr>
        <w:t xml:space="preserve">either positive or negative initial buoyancy in the central region of the domain) are shown in </w:t>
      </w:r>
      <w:r>
        <w:rPr>
          <w:rFonts w:cs="Arial"/>
          <w:szCs w:val="22"/>
          <w:lang w:eastAsia="en-CA"/>
        </w:rPr>
        <w:fldChar w:fldCharType="begin"/>
      </w:r>
      <w:r>
        <w:rPr>
          <w:rFonts w:cs="Arial"/>
          <w:szCs w:val="22"/>
          <w:lang w:eastAsia="en-CA"/>
        </w:rPr>
        <w:instrText xml:space="preserve"> REF _Ref363831456 \h </w:instrText>
      </w:r>
      <w:r>
        <w:rPr>
          <w:rFonts w:cs="Arial"/>
          <w:szCs w:val="22"/>
          <w:lang w:eastAsia="en-CA"/>
        </w:rPr>
      </w:r>
      <w:r>
        <w:rPr>
          <w:rFonts w:cs="Arial"/>
          <w:szCs w:val="22"/>
          <w:lang w:eastAsia="en-CA"/>
        </w:rPr>
        <w:fldChar w:fldCharType="separate"/>
      </w:r>
      <w:r w:rsidR="00B560DA">
        <w:t xml:space="preserve">Figure </w:t>
      </w:r>
      <w:r w:rsidR="00B560DA">
        <w:rPr>
          <w:noProof/>
        </w:rPr>
        <w:t>2</w:t>
      </w:r>
      <w:r w:rsidR="00B560DA">
        <w:t>.</w:t>
      </w:r>
      <w:r w:rsidR="00B560DA">
        <w:rPr>
          <w:noProof/>
        </w:rPr>
        <w:t>19</w:t>
      </w:r>
      <w:r>
        <w:rPr>
          <w:rFonts w:cs="Arial"/>
          <w:szCs w:val="22"/>
          <w:lang w:eastAsia="en-CA"/>
        </w:rPr>
        <w:fldChar w:fldCharType="end"/>
      </w:r>
      <w:r w:rsidRPr="00EC3547">
        <w:rPr>
          <w:rFonts w:cs="Arial"/>
          <w:szCs w:val="22"/>
          <w:lang w:eastAsia="en-CA"/>
        </w:rPr>
        <w:t xml:space="preserve"> and </w:t>
      </w:r>
      <w:r>
        <w:rPr>
          <w:rFonts w:cs="Arial"/>
          <w:szCs w:val="22"/>
          <w:lang w:eastAsia="en-CA"/>
        </w:rPr>
        <w:fldChar w:fldCharType="begin"/>
      </w:r>
      <w:r>
        <w:rPr>
          <w:rFonts w:cs="Arial"/>
          <w:szCs w:val="22"/>
          <w:lang w:eastAsia="en-CA"/>
        </w:rPr>
        <w:instrText xml:space="preserve"> REF _Ref363831466 \h </w:instrText>
      </w:r>
      <w:r>
        <w:rPr>
          <w:rFonts w:cs="Arial"/>
          <w:szCs w:val="22"/>
          <w:lang w:eastAsia="en-CA"/>
        </w:rPr>
      </w:r>
      <w:r>
        <w:rPr>
          <w:rFonts w:cs="Arial"/>
          <w:szCs w:val="22"/>
          <w:lang w:eastAsia="en-CA"/>
        </w:rPr>
        <w:fldChar w:fldCharType="separate"/>
      </w:r>
      <w:r w:rsidR="00B560DA">
        <w:t xml:space="preserve">Figure </w:t>
      </w:r>
      <w:r w:rsidR="00B560DA">
        <w:rPr>
          <w:noProof/>
        </w:rPr>
        <w:t>2</w:t>
      </w:r>
      <w:r w:rsidR="00B560DA">
        <w:t>.</w:t>
      </w:r>
      <w:r w:rsidR="00B560DA">
        <w:rPr>
          <w:noProof/>
        </w:rPr>
        <w:t>20</w:t>
      </w:r>
      <w:r>
        <w:rPr>
          <w:rFonts w:cs="Arial"/>
          <w:szCs w:val="22"/>
          <w:lang w:eastAsia="en-CA"/>
        </w:rPr>
        <w:fldChar w:fldCharType="end"/>
      </w:r>
      <w:r w:rsidR="004474F5">
        <w:rPr>
          <w:rFonts w:cs="Arial"/>
          <w:szCs w:val="22"/>
          <w:lang w:eastAsia="en-CA"/>
        </w:rPr>
        <w:t xml:space="preserve">.  </w:t>
      </w:r>
      <w:r w:rsidRPr="00EC3547">
        <w:rPr>
          <w:rFonts w:cs="Arial"/>
          <w:szCs w:val="22"/>
          <w:lang w:eastAsia="en-CA"/>
        </w:rPr>
        <w:t>Overall there is good agreement between the two sets of numerical simulations for both fluid density and temperature</w:t>
      </w:r>
      <w:r w:rsidR="004474F5">
        <w:rPr>
          <w:rFonts w:cs="Arial"/>
          <w:szCs w:val="22"/>
          <w:lang w:eastAsia="en-CA"/>
        </w:rPr>
        <w:t xml:space="preserve">.  </w:t>
      </w:r>
      <w:r w:rsidRPr="00EC3547">
        <w:rPr>
          <w:rFonts w:cs="Arial"/>
          <w:szCs w:val="22"/>
          <w:lang w:eastAsia="en-CA"/>
        </w:rPr>
        <w:t xml:space="preserve">For the initially negatively buoyant case (see </w:t>
      </w:r>
      <w:r>
        <w:rPr>
          <w:rFonts w:cs="Arial"/>
          <w:szCs w:val="22"/>
          <w:lang w:eastAsia="en-CA"/>
        </w:rPr>
        <w:fldChar w:fldCharType="begin"/>
      </w:r>
      <w:r>
        <w:rPr>
          <w:rFonts w:cs="Arial"/>
          <w:szCs w:val="22"/>
          <w:lang w:eastAsia="en-CA"/>
        </w:rPr>
        <w:instrText xml:space="preserve"> REF _Ref363831456 \h </w:instrText>
      </w:r>
      <w:r>
        <w:rPr>
          <w:rFonts w:cs="Arial"/>
          <w:szCs w:val="22"/>
          <w:lang w:eastAsia="en-CA"/>
        </w:rPr>
      </w:r>
      <w:r>
        <w:rPr>
          <w:rFonts w:cs="Arial"/>
          <w:szCs w:val="22"/>
          <w:lang w:eastAsia="en-CA"/>
        </w:rPr>
        <w:fldChar w:fldCharType="separate"/>
      </w:r>
      <w:r w:rsidR="00B560DA">
        <w:t xml:space="preserve">Figure </w:t>
      </w:r>
      <w:r w:rsidR="00B560DA">
        <w:rPr>
          <w:noProof/>
        </w:rPr>
        <w:t>2</w:t>
      </w:r>
      <w:r w:rsidR="00B560DA">
        <w:t>.</w:t>
      </w:r>
      <w:r w:rsidR="00B560DA">
        <w:rPr>
          <w:noProof/>
        </w:rPr>
        <w:t>19</w:t>
      </w:r>
      <w:r>
        <w:rPr>
          <w:rFonts w:cs="Arial"/>
          <w:szCs w:val="22"/>
          <w:lang w:eastAsia="en-CA"/>
        </w:rPr>
        <w:fldChar w:fldCharType="end"/>
      </w:r>
      <w:r>
        <w:rPr>
          <w:rFonts w:cs="Arial"/>
          <w:szCs w:val="22"/>
          <w:lang w:eastAsia="en-CA"/>
        </w:rPr>
        <w:t>)</w:t>
      </w:r>
      <w:r w:rsidRPr="00EC3547">
        <w:rPr>
          <w:rFonts w:cs="Arial"/>
          <w:szCs w:val="22"/>
          <w:lang w:eastAsia="en-CA"/>
        </w:rPr>
        <w:t xml:space="preserve">, </w:t>
      </w:r>
      <w:r>
        <w:rPr>
          <w:rFonts w:cs="Arial"/>
          <w:szCs w:val="22"/>
          <w:lang w:eastAsia="en-CA"/>
        </w:rPr>
        <w:t>the</w:t>
      </w:r>
      <w:r w:rsidRPr="00EC3547">
        <w:rPr>
          <w:rFonts w:cs="Arial"/>
          <w:szCs w:val="22"/>
          <w:lang w:eastAsia="en-CA"/>
        </w:rPr>
        <w:t>rmal and brine plumes separate, and the high-density zone that evolves below the initial parcel location moves downward while the warm water plume rises after plume separation</w:t>
      </w:r>
      <w:r w:rsidR="004474F5">
        <w:rPr>
          <w:rFonts w:cs="Arial"/>
          <w:szCs w:val="22"/>
          <w:lang w:eastAsia="en-CA"/>
        </w:rPr>
        <w:t xml:space="preserve">.  </w:t>
      </w:r>
      <w:r w:rsidRPr="00EC3547">
        <w:rPr>
          <w:rFonts w:cs="Arial"/>
          <w:szCs w:val="22"/>
          <w:lang w:eastAsia="en-CA"/>
        </w:rPr>
        <w:t xml:space="preserve">For the initially positive buoyancy brine parcel (see </w:t>
      </w:r>
      <w:r>
        <w:rPr>
          <w:rFonts w:cs="Arial"/>
          <w:szCs w:val="22"/>
          <w:lang w:eastAsia="en-CA"/>
        </w:rPr>
        <w:fldChar w:fldCharType="begin"/>
      </w:r>
      <w:r>
        <w:rPr>
          <w:rFonts w:cs="Arial"/>
          <w:szCs w:val="22"/>
          <w:lang w:eastAsia="en-CA"/>
        </w:rPr>
        <w:instrText xml:space="preserve"> REF _Ref363831466 \h </w:instrText>
      </w:r>
      <w:r>
        <w:rPr>
          <w:rFonts w:cs="Arial"/>
          <w:szCs w:val="22"/>
          <w:lang w:eastAsia="en-CA"/>
        </w:rPr>
      </w:r>
      <w:r>
        <w:rPr>
          <w:rFonts w:cs="Arial"/>
          <w:szCs w:val="22"/>
          <w:lang w:eastAsia="en-CA"/>
        </w:rPr>
        <w:fldChar w:fldCharType="separate"/>
      </w:r>
      <w:r w:rsidR="00B560DA">
        <w:t xml:space="preserve">Figure </w:t>
      </w:r>
      <w:r w:rsidR="00B560DA">
        <w:rPr>
          <w:noProof/>
        </w:rPr>
        <w:t>2</w:t>
      </w:r>
      <w:r w:rsidR="00B560DA">
        <w:t>.</w:t>
      </w:r>
      <w:r w:rsidR="00B560DA">
        <w:rPr>
          <w:noProof/>
        </w:rPr>
        <w:t>20</w:t>
      </w:r>
      <w:r>
        <w:rPr>
          <w:rFonts w:cs="Arial"/>
          <w:szCs w:val="22"/>
          <w:lang w:eastAsia="en-CA"/>
        </w:rPr>
        <w:fldChar w:fldCharType="end"/>
      </w:r>
      <w:r w:rsidRPr="00EC3547">
        <w:rPr>
          <w:rFonts w:cs="Arial"/>
          <w:szCs w:val="22"/>
          <w:lang w:eastAsia="en-CA"/>
        </w:rPr>
        <w:t xml:space="preserve">), the overall motion of </w:t>
      </w:r>
      <w:r w:rsidRPr="00EC3547">
        <w:rPr>
          <w:rFonts w:cs="Arial"/>
          <w:szCs w:val="22"/>
          <w:lang w:eastAsia="en-CA"/>
        </w:rPr>
        <w:lastRenderedPageBreak/>
        <w:t>fluid is upward</w:t>
      </w:r>
      <w:r w:rsidR="004474F5">
        <w:rPr>
          <w:rFonts w:cs="Arial"/>
          <w:szCs w:val="22"/>
          <w:lang w:eastAsia="en-CA"/>
        </w:rPr>
        <w:t xml:space="preserve">.  </w:t>
      </w:r>
      <w:r w:rsidRPr="00EC3547">
        <w:rPr>
          <w:rFonts w:cs="Arial"/>
          <w:szCs w:val="22"/>
          <w:lang w:eastAsia="en-CA"/>
        </w:rPr>
        <w:t>In this case, because the temperature front is thermally retarded, a high fluid density zone is predicted to develop above a low-density region</w:t>
      </w:r>
      <w:r w:rsidR="000D2A07">
        <w:rPr>
          <w:rFonts w:cs="Arial"/>
          <w:szCs w:val="22"/>
          <w:lang w:eastAsia="en-CA"/>
        </w:rPr>
        <w:t>.</w:t>
      </w:r>
    </w:p>
    <w:p w14:paraId="101C295A" w14:textId="481F2DA1" w:rsidR="00FB141A" w:rsidRDefault="00FB141A" w:rsidP="00FB141A">
      <w:pPr>
        <w:pStyle w:val="Caption"/>
        <w:keepNext/>
        <w:rPr>
          <w:lang w:eastAsia="zh-CN"/>
        </w:rPr>
      </w:pPr>
      <w:bookmarkStart w:id="258" w:name="_Ref363831141"/>
      <w:bookmarkStart w:id="259" w:name="_Toc520374901"/>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25</w:t>
      </w:r>
      <w:r w:rsidR="00FE1AD3">
        <w:fldChar w:fldCharType="end"/>
      </w:r>
      <w:bookmarkEnd w:id="258"/>
      <w:r w:rsidR="00572609">
        <w:t xml:space="preserve">: </w:t>
      </w:r>
      <w:bookmarkStart w:id="260" w:name="_Ref302416229"/>
      <w:r w:rsidRPr="001A6AD8">
        <w:rPr>
          <w:rFonts w:cs="Arial"/>
          <w:szCs w:val="22"/>
        </w:rPr>
        <w:t>Parameter</w:t>
      </w:r>
      <w:r>
        <w:rPr>
          <w:rFonts w:cs="Arial"/>
          <w:szCs w:val="22"/>
        </w:rPr>
        <w:t xml:space="preserve">s for </w:t>
      </w:r>
      <w:r w:rsidR="00A24C91">
        <w:rPr>
          <w:rFonts w:cs="Arial" w:hint="eastAsia"/>
          <w:szCs w:val="22"/>
          <w:lang w:eastAsia="zh-CN"/>
        </w:rPr>
        <w:t>the</w:t>
      </w:r>
      <w:r w:rsidRPr="001A6AD8">
        <w:rPr>
          <w:rFonts w:cs="Arial"/>
          <w:szCs w:val="22"/>
        </w:rPr>
        <w:t>rmo</w:t>
      </w:r>
      <w:r>
        <w:rPr>
          <w:rFonts w:cs="Arial" w:hint="eastAsia"/>
          <w:szCs w:val="22"/>
          <w:lang w:eastAsia="zh-CN"/>
        </w:rPr>
        <w:t>-</w:t>
      </w:r>
      <w:r w:rsidRPr="001A6AD8">
        <w:rPr>
          <w:rFonts w:cs="Arial"/>
          <w:szCs w:val="22"/>
        </w:rPr>
        <w:t xml:space="preserve">haline </w:t>
      </w:r>
      <w:r>
        <w:rPr>
          <w:rFonts w:cs="Arial" w:hint="eastAsia"/>
          <w:szCs w:val="22"/>
          <w:lang w:eastAsia="zh-CN"/>
        </w:rPr>
        <w:t>c</w:t>
      </w:r>
      <w:r w:rsidRPr="001A6AD8">
        <w:rPr>
          <w:rFonts w:cs="Arial"/>
          <w:szCs w:val="22"/>
        </w:rPr>
        <w:t xml:space="preserve">onvection </w:t>
      </w:r>
      <w:r>
        <w:rPr>
          <w:rFonts w:cs="Arial" w:hint="eastAsia"/>
          <w:szCs w:val="22"/>
          <w:lang w:eastAsia="zh-CN"/>
        </w:rPr>
        <w:t>p</w:t>
      </w:r>
      <w:r w:rsidRPr="001A6AD8">
        <w:rPr>
          <w:rFonts w:cs="Arial"/>
          <w:szCs w:val="22"/>
        </w:rPr>
        <w:t>roblems</w:t>
      </w:r>
      <w:bookmarkEnd w:id="260"/>
      <w:r>
        <w:rPr>
          <w:rFonts w:cs="Arial" w:hint="eastAsia"/>
          <w:szCs w:val="22"/>
          <w:lang w:eastAsia="zh-CN"/>
        </w:rPr>
        <w:t xml:space="preserve"> </w:t>
      </w:r>
      <w:r w:rsidR="008236DA">
        <w:rPr>
          <w:rFonts w:hint="eastAsia"/>
          <w:noProof/>
          <w:lang w:eastAsia="zh-CN"/>
        </w:rPr>
        <w:t>(Bea et al., 2011)</w:t>
      </w:r>
      <w:bookmarkEnd w:id="259"/>
    </w:p>
    <w:tbl>
      <w:tblPr>
        <w:tblW w:w="5000" w:type="pct"/>
        <w:jc w:val="center"/>
        <w:tblLook w:val="04A0" w:firstRow="1" w:lastRow="0" w:firstColumn="1" w:lastColumn="0" w:noHBand="0" w:noVBand="1"/>
      </w:tblPr>
      <w:tblGrid>
        <w:gridCol w:w="4956"/>
        <w:gridCol w:w="1351"/>
        <w:gridCol w:w="2333"/>
      </w:tblGrid>
      <w:tr w:rsidR="00FB141A" w:rsidRPr="001A6AD8" w14:paraId="739DA108" w14:textId="77777777" w:rsidTr="00D20BB5">
        <w:trPr>
          <w:trHeight w:val="207"/>
          <w:jc w:val="center"/>
        </w:trPr>
        <w:tc>
          <w:tcPr>
            <w:tcW w:w="2868" w:type="pct"/>
            <w:tcBorders>
              <w:top w:val="single" w:sz="4" w:space="0" w:color="auto"/>
              <w:bottom w:val="single" w:sz="4" w:space="0" w:color="auto"/>
            </w:tcBorders>
            <w:shd w:val="clear" w:color="auto" w:fill="D9D9D9" w:themeFill="background1" w:themeFillShade="D9"/>
            <w:vAlign w:val="center"/>
          </w:tcPr>
          <w:p w14:paraId="236B1F5D" w14:textId="77777777" w:rsidR="00FB141A" w:rsidRPr="00665893" w:rsidRDefault="00FB141A" w:rsidP="001A3618">
            <w:pPr>
              <w:spacing w:before="0" w:after="0"/>
              <w:jc w:val="center"/>
              <w:rPr>
                <w:rFonts w:cs="Arial"/>
                <w:b/>
                <w:szCs w:val="22"/>
              </w:rPr>
            </w:pPr>
            <w:r w:rsidRPr="00665893">
              <w:rPr>
                <w:rFonts w:cs="Arial"/>
                <w:b/>
                <w:szCs w:val="22"/>
              </w:rPr>
              <w:t>P</w:t>
            </w:r>
            <w:r>
              <w:rPr>
                <w:rFonts w:cs="Arial"/>
                <w:b/>
                <w:szCs w:val="22"/>
              </w:rPr>
              <w:t>arameter</w:t>
            </w:r>
          </w:p>
        </w:tc>
        <w:tc>
          <w:tcPr>
            <w:tcW w:w="782" w:type="pct"/>
            <w:tcBorders>
              <w:top w:val="single" w:sz="4" w:space="0" w:color="auto"/>
              <w:bottom w:val="single" w:sz="4" w:space="0" w:color="auto"/>
            </w:tcBorders>
            <w:shd w:val="clear" w:color="auto" w:fill="D9D9D9" w:themeFill="background1" w:themeFillShade="D9"/>
            <w:vAlign w:val="center"/>
          </w:tcPr>
          <w:p w14:paraId="5F9EF911" w14:textId="77777777" w:rsidR="00FB141A" w:rsidRPr="00665893" w:rsidRDefault="00FB141A" w:rsidP="001A3618">
            <w:pPr>
              <w:spacing w:before="0" w:after="0"/>
              <w:jc w:val="center"/>
              <w:rPr>
                <w:rFonts w:cs="Arial"/>
                <w:b/>
                <w:szCs w:val="22"/>
              </w:rPr>
            </w:pPr>
            <w:r w:rsidRPr="00665893">
              <w:rPr>
                <w:rFonts w:cs="Arial"/>
                <w:b/>
                <w:szCs w:val="22"/>
              </w:rPr>
              <w:t>Value</w:t>
            </w:r>
          </w:p>
        </w:tc>
        <w:tc>
          <w:tcPr>
            <w:tcW w:w="1350" w:type="pct"/>
            <w:tcBorders>
              <w:top w:val="single" w:sz="4" w:space="0" w:color="auto"/>
              <w:bottom w:val="single" w:sz="4" w:space="0" w:color="auto"/>
            </w:tcBorders>
            <w:shd w:val="clear" w:color="auto" w:fill="D9D9D9" w:themeFill="background1" w:themeFillShade="D9"/>
            <w:vAlign w:val="center"/>
          </w:tcPr>
          <w:p w14:paraId="70C5E98C" w14:textId="77777777" w:rsidR="00FB141A" w:rsidRPr="00665893" w:rsidRDefault="00FB141A" w:rsidP="001A3618">
            <w:pPr>
              <w:spacing w:before="0" w:after="0"/>
              <w:jc w:val="center"/>
              <w:rPr>
                <w:rFonts w:cs="Arial"/>
                <w:b/>
                <w:szCs w:val="22"/>
              </w:rPr>
            </w:pPr>
            <w:r w:rsidRPr="00665893">
              <w:rPr>
                <w:rFonts w:cs="Arial"/>
                <w:b/>
                <w:szCs w:val="22"/>
              </w:rPr>
              <w:t>Unit</w:t>
            </w:r>
          </w:p>
        </w:tc>
      </w:tr>
      <w:tr w:rsidR="00FB141A" w:rsidRPr="00352528" w14:paraId="3DDBD0EA" w14:textId="77777777" w:rsidTr="00D20BB5">
        <w:trPr>
          <w:trHeight w:val="207"/>
          <w:jc w:val="center"/>
        </w:trPr>
        <w:tc>
          <w:tcPr>
            <w:tcW w:w="2868" w:type="pct"/>
            <w:tcBorders>
              <w:top w:val="single" w:sz="4" w:space="0" w:color="auto"/>
              <w:bottom w:val="single" w:sz="4" w:space="0" w:color="auto"/>
            </w:tcBorders>
            <w:vAlign w:val="center"/>
          </w:tcPr>
          <w:p w14:paraId="0137B5CF" w14:textId="77777777" w:rsidR="00FB141A" w:rsidRPr="00352528" w:rsidRDefault="00FB141A" w:rsidP="001A3618">
            <w:pPr>
              <w:spacing w:before="0" w:after="0"/>
              <w:jc w:val="left"/>
              <w:rPr>
                <w:rFonts w:cs="Arial"/>
                <w:i/>
                <w:szCs w:val="22"/>
              </w:rPr>
            </w:pPr>
            <w:r w:rsidRPr="00352528">
              <w:rPr>
                <w:rFonts w:cs="Arial"/>
                <w:i/>
                <w:szCs w:val="22"/>
              </w:rPr>
              <w:t>Positive initial buoyancy</w:t>
            </w:r>
          </w:p>
        </w:tc>
        <w:tc>
          <w:tcPr>
            <w:tcW w:w="782" w:type="pct"/>
            <w:vAlign w:val="center"/>
          </w:tcPr>
          <w:p w14:paraId="51466A17" w14:textId="77777777" w:rsidR="00FB141A" w:rsidRPr="00352528" w:rsidRDefault="00FB141A" w:rsidP="001A3618">
            <w:pPr>
              <w:spacing w:before="0" w:after="0"/>
              <w:jc w:val="center"/>
              <w:rPr>
                <w:rFonts w:cs="Arial"/>
                <w:i/>
                <w:szCs w:val="22"/>
              </w:rPr>
            </w:pPr>
          </w:p>
        </w:tc>
        <w:tc>
          <w:tcPr>
            <w:tcW w:w="1350" w:type="pct"/>
            <w:vAlign w:val="center"/>
          </w:tcPr>
          <w:p w14:paraId="1560CE6C" w14:textId="77777777" w:rsidR="00FB141A" w:rsidRPr="00352528" w:rsidRDefault="00FB141A" w:rsidP="001A3618">
            <w:pPr>
              <w:spacing w:before="0" w:after="0"/>
              <w:jc w:val="center"/>
              <w:rPr>
                <w:rFonts w:cs="Arial"/>
                <w:i/>
                <w:szCs w:val="22"/>
              </w:rPr>
            </w:pPr>
          </w:p>
        </w:tc>
      </w:tr>
      <w:tr w:rsidR="00FB141A" w:rsidRPr="001A6AD8" w14:paraId="66B71178" w14:textId="77777777" w:rsidTr="00D20BB5">
        <w:trPr>
          <w:trHeight w:val="207"/>
          <w:jc w:val="center"/>
        </w:trPr>
        <w:tc>
          <w:tcPr>
            <w:tcW w:w="2868" w:type="pct"/>
            <w:vAlign w:val="center"/>
          </w:tcPr>
          <w:p w14:paraId="34EA6605" w14:textId="77777777" w:rsidR="00FB141A" w:rsidRPr="00665893" w:rsidRDefault="00FB141A" w:rsidP="001A3618">
            <w:pPr>
              <w:spacing w:before="0" w:after="0"/>
              <w:jc w:val="left"/>
              <w:rPr>
                <w:rFonts w:cs="Arial"/>
                <w:szCs w:val="22"/>
              </w:rPr>
            </w:pPr>
            <w:r w:rsidRPr="00665893">
              <w:rPr>
                <w:rFonts w:cs="Arial"/>
                <w:szCs w:val="22"/>
              </w:rPr>
              <w:t>Initial parcel temperature</w:t>
            </w:r>
          </w:p>
        </w:tc>
        <w:tc>
          <w:tcPr>
            <w:tcW w:w="782" w:type="pct"/>
            <w:vAlign w:val="center"/>
          </w:tcPr>
          <w:p w14:paraId="1F588C75" w14:textId="77777777" w:rsidR="00FB141A" w:rsidRPr="00665893" w:rsidRDefault="00FB141A" w:rsidP="001A3618">
            <w:pPr>
              <w:spacing w:before="0" w:after="0"/>
              <w:jc w:val="center"/>
              <w:rPr>
                <w:rFonts w:cs="Arial"/>
                <w:szCs w:val="22"/>
              </w:rPr>
            </w:pPr>
            <w:r w:rsidRPr="00665893">
              <w:rPr>
                <w:rFonts w:cs="Arial"/>
                <w:szCs w:val="22"/>
              </w:rPr>
              <w:t>300</w:t>
            </w:r>
          </w:p>
        </w:tc>
        <w:tc>
          <w:tcPr>
            <w:tcW w:w="1350" w:type="pct"/>
            <w:vAlign w:val="center"/>
          </w:tcPr>
          <w:p w14:paraId="231138A7" w14:textId="77777777" w:rsidR="00FB141A" w:rsidRPr="00665893" w:rsidRDefault="00FB141A" w:rsidP="001A3618">
            <w:pPr>
              <w:spacing w:before="0" w:after="0"/>
              <w:jc w:val="center"/>
              <w:rPr>
                <w:rFonts w:cs="Arial"/>
                <w:szCs w:val="22"/>
              </w:rPr>
            </w:pPr>
            <w:r w:rsidRPr="00665893">
              <w:rPr>
                <w:rFonts w:cs="Arial"/>
                <w:szCs w:val="22"/>
                <w:vertAlign w:val="superscript"/>
              </w:rPr>
              <w:t>o</w:t>
            </w:r>
            <w:r w:rsidRPr="00665893">
              <w:rPr>
                <w:rFonts w:cs="Arial"/>
                <w:szCs w:val="22"/>
              </w:rPr>
              <w:t>C</w:t>
            </w:r>
          </w:p>
        </w:tc>
      </w:tr>
      <w:tr w:rsidR="00FB141A" w:rsidRPr="001A6AD8" w14:paraId="378F6F96" w14:textId="77777777" w:rsidTr="00D20BB5">
        <w:trPr>
          <w:trHeight w:val="207"/>
          <w:jc w:val="center"/>
        </w:trPr>
        <w:tc>
          <w:tcPr>
            <w:tcW w:w="2868" w:type="pct"/>
            <w:vAlign w:val="center"/>
          </w:tcPr>
          <w:p w14:paraId="18260848" w14:textId="77777777" w:rsidR="00FB141A" w:rsidRPr="00665893" w:rsidRDefault="00FB141A" w:rsidP="001A3618">
            <w:pPr>
              <w:spacing w:before="0" w:after="0"/>
              <w:jc w:val="left"/>
              <w:rPr>
                <w:rFonts w:cs="Arial"/>
                <w:szCs w:val="22"/>
              </w:rPr>
            </w:pPr>
            <w:r w:rsidRPr="00665893">
              <w:rPr>
                <w:rFonts w:cs="Arial"/>
                <w:szCs w:val="22"/>
              </w:rPr>
              <w:t>Initial parcel brine mass fraction</w:t>
            </w:r>
          </w:p>
        </w:tc>
        <w:tc>
          <w:tcPr>
            <w:tcW w:w="782" w:type="pct"/>
            <w:vAlign w:val="center"/>
          </w:tcPr>
          <w:p w14:paraId="061863EA" w14:textId="77777777" w:rsidR="00FB141A" w:rsidRPr="00665893" w:rsidRDefault="00FB141A" w:rsidP="001A3618">
            <w:pPr>
              <w:spacing w:before="0" w:after="0"/>
              <w:jc w:val="center"/>
              <w:rPr>
                <w:rFonts w:cs="Arial"/>
                <w:szCs w:val="22"/>
              </w:rPr>
            </w:pPr>
            <w:r w:rsidRPr="00665893">
              <w:rPr>
                <w:rFonts w:cs="Arial"/>
                <w:szCs w:val="22"/>
              </w:rPr>
              <w:t>0.14</w:t>
            </w:r>
          </w:p>
        </w:tc>
        <w:tc>
          <w:tcPr>
            <w:tcW w:w="1350" w:type="pct"/>
            <w:vAlign w:val="center"/>
          </w:tcPr>
          <w:p w14:paraId="70BDAC7F" w14:textId="77777777" w:rsidR="00FB141A" w:rsidRPr="00665893" w:rsidRDefault="00FB141A" w:rsidP="001A3618">
            <w:pPr>
              <w:spacing w:before="0" w:after="0"/>
              <w:jc w:val="center"/>
              <w:rPr>
                <w:rFonts w:cs="Arial"/>
                <w:szCs w:val="22"/>
              </w:rPr>
            </w:pPr>
            <w:r w:rsidRPr="00665893">
              <w:rPr>
                <w:rFonts w:cs="Arial"/>
                <w:szCs w:val="22"/>
              </w:rPr>
              <w:t>[-]</w:t>
            </w:r>
          </w:p>
        </w:tc>
      </w:tr>
      <w:tr w:rsidR="00FB141A" w:rsidRPr="001A6AD8" w14:paraId="73ADF1EB" w14:textId="77777777" w:rsidTr="00D20BB5">
        <w:trPr>
          <w:trHeight w:val="207"/>
          <w:jc w:val="center"/>
        </w:trPr>
        <w:tc>
          <w:tcPr>
            <w:tcW w:w="2868" w:type="pct"/>
            <w:vAlign w:val="center"/>
          </w:tcPr>
          <w:p w14:paraId="14B89341" w14:textId="77777777" w:rsidR="00FB141A" w:rsidRPr="00665893" w:rsidRDefault="00FB141A" w:rsidP="001A3618">
            <w:pPr>
              <w:spacing w:before="0" w:after="0"/>
              <w:jc w:val="left"/>
              <w:rPr>
                <w:rFonts w:cs="Arial"/>
                <w:szCs w:val="22"/>
              </w:rPr>
            </w:pPr>
            <w:r w:rsidRPr="00665893">
              <w:rPr>
                <w:rFonts w:cs="Arial"/>
                <w:szCs w:val="22"/>
              </w:rPr>
              <w:t>Initial parcel density</w:t>
            </w:r>
          </w:p>
        </w:tc>
        <w:tc>
          <w:tcPr>
            <w:tcW w:w="782" w:type="pct"/>
            <w:vAlign w:val="center"/>
          </w:tcPr>
          <w:p w14:paraId="07F5DC37" w14:textId="77777777" w:rsidR="00FB141A" w:rsidRPr="00665893" w:rsidRDefault="00FB141A" w:rsidP="001A3618">
            <w:pPr>
              <w:spacing w:before="0" w:after="0"/>
              <w:jc w:val="center"/>
              <w:rPr>
                <w:rFonts w:cs="Arial"/>
                <w:szCs w:val="22"/>
              </w:rPr>
            </w:pPr>
            <w:r w:rsidRPr="00665893">
              <w:rPr>
                <w:rFonts w:cs="Arial"/>
                <w:szCs w:val="22"/>
              </w:rPr>
              <w:t>831</w:t>
            </w:r>
          </w:p>
        </w:tc>
        <w:tc>
          <w:tcPr>
            <w:tcW w:w="1350" w:type="pct"/>
            <w:vAlign w:val="center"/>
          </w:tcPr>
          <w:p w14:paraId="7E0DD4E9" w14:textId="77777777" w:rsidR="00FB141A" w:rsidRPr="00665893" w:rsidRDefault="00FB141A" w:rsidP="001A3618">
            <w:pPr>
              <w:spacing w:before="0" w:after="0"/>
              <w:jc w:val="center"/>
              <w:rPr>
                <w:rFonts w:cs="Arial"/>
                <w:szCs w:val="22"/>
              </w:rPr>
            </w:pPr>
            <w:r w:rsidRPr="00665893">
              <w:rPr>
                <w:rFonts w:cs="Arial"/>
                <w:szCs w:val="22"/>
              </w:rPr>
              <w:t>[kg m</w:t>
            </w:r>
            <w:r w:rsidRPr="00665893">
              <w:rPr>
                <w:rFonts w:cs="Arial"/>
                <w:szCs w:val="22"/>
                <w:vertAlign w:val="superscript"/>
              </w:rPr>
              <w:t>-3</w:t>
            </w:r>
            <w:r w:rsidRPr="00665893">
              <w:rPr>
                <w:rFonts w:cs="Arial"/>
                <w:szCs w:val="22"/>
              </w:rPr>
              <w:t>]</w:t>
            </w:r>
          </w:p>
        </w:tc>
      </w:tr>
      <w:tr w:rsidR="00FB141A" w:rsidRPr="00352528" w14:paraId="2A1964C0" w14:textId="77777777" w:rsidTr="00D20BB5">
        <w:trPr>
          <w:trHeight w:val="207"/>
          <w:jc w:val="center"/>
        </w:trPr>
        <w:tc>
          <w:tcPr>
            <w:tcW w:w="2868" w:type="pct"/>
            <w:tcBorders>
              <w:top w:val="single" w:sz="4" w:space="0" w:color="auto"/>
              <w:bottom w:val="single" w:sz="4" w:space="0" w:color="auto"/>
            </w:tcBorders>
            <w:vAlign w:val="center"/>
          </w:tcPr>
          <w:p w14:paraId="7326A733" w14:textId="77777777" w:rsidR="00FB141A" w:rsidRPr="00352528" w:rsidRDefault="00FB141A" w:rsidP="001A3618">
            <w:pPr>
              <w:spacing w:before="0" w:after="0"/>
              <w:jc w:val="left"/>
              <w:rPr>
                <w:rFonts w:cs="Arial"/>
                <w:i/>
                <w:szCs w:val="22"/>
              </w:rPr>
            </w:pPr>
            <w:r w:rsidRPr="00352528">
              <w:rPr>
                <w:rFonts w:cs="Arial"/>
                <w:i/>
                <w:szCs w:val="22"/>
              </w:rPr>
              <w:t>Negative initial buoyancy</w:t>
            </w:r>
          </w:p>
        </w:tc>
        <w:tc>
          <w:tcPr>
            <w:tcW w:w="782" w:type="pct"/>
            <w:vAlign w:val="center"/>
          </w:tcPr>
          <w:p w14:paraId="2CE93FD9" w14:textId="77777777" w:rsidR="00FB141A" w:rsidRPr="00352528" w:rsidRDefault="00FB141A" w:rsidP="001A3618">
            <w:pPr>
              <w:spacing w:before="0" w:after="0"/>
              <w:jc w:val="center"/>
              <w:rPr>
                <w:rFonts w:cs="Arial"/>
                <w:i/>
                <w:szCs w:val="22"/>
              </w:rPr>
            </w:pPr>
          </w:p>
        </w:tc>
        <w:tc>
          <w:tcPr>
            <w:tcW w:w="1350" w:type="pct"/>
            <w:vAlign w:val="center"/>
          </w:tcPr>
          <w:p w14:paraId="0B43261A" w14:textId="77777777" w:rsidR="00FB141A" w:rsidRPr="00352528" w:rsidRDefault="00FB141A" w:rsidP="001A3618">
            <w:pPr>
              <w:spacing w:before="0" w:after="0"/>
              <w:jc w:val="center"/>
              <w:rPr>
                <w:rFonts w:cs="Arial"/>
                <w:i/>
                <w:szCs w:val="22"/>
              </w:rPr>
            </w:pPr>
          </w:p>
        </w:tc>
      </w:tr>
      <w:tr w:rsidR="00FB141A" w:rsidRPr="001A6AD8" w14:paraId="6AC1E3AB" w14:textId="77777777" w:rsidTr="00D20BB5">
        <w:trPr>
          <w:trHeight w:val="207"/>
          <w:jc w:val="center"/>
        </w:trPr>
        <w:tc>
          <w:tcPr>
            <w:tcW w:w="2868" w:type="pct"/>
            <w:vAlign w:val="center"/>
          </w:tcPr>
          <w:p w14:paraId="2B3AE129" w14:textId="77777777" w:rsidR="00FB141A" w:rsidRPr="00665893" w:rsidRDefault="00FB141A" w:rsidP="001A3618">
            <w:pPr>
              <w:spacing w:before="0" w:after="0"/>
              <w:jc w:val="left"/>
              <w:rPr>
                <w:rFonts w:cs="Arial"/>
                <w:szCs w:val="22"/>
              </w:rPr>
            </w:pPr>
            <w:r w:rsidRPr="00665893">
              <w:rPr>
                <w:rFonts w:cs="Arial"/>
                <w:szCs w:val="22"/>
              </w:rPr>
              <w:t>Initial parcel temperature</w:t>
            </w:r>
          </w:p>
        </w:tc>
        <w:tc>
          <w:tcPr>
            <w:tcW w:w="782" w:type="pct"/>
            <w:vAlign w:val="center"/>
          </w:tcPr>
          <w:p w14:paraId="0CDC9958" w14:textId="77777777" w:rsidR="00FB141A" w:rsidRPr="00665893" w:rsidRDefault="00FB141A" w:rsidP="001A3618">
            <w:pPr>
              <w:spacing w:before="0" w:after="0"/>
              <w:jc w:val="center"/>
              <w:rPr>
                <w:rFonts w:cs="Arial"/>
                <w:szCs w:val="22"/>
              </w:rPr>
            </w:pPr>
            <w:r w:rsidRPr="00665893">
              <w:rPr>
                <w:rFonts w:cs="Arial"/>
                <w:szCs w:val="22"/>
              </w:rPr>
              <w:t>250</w:t>
            </w:r>
          </w:p>
        </w:tc>
        <w:tc>
          <w:tcPr>
            <w:tcW w:w="1350" w:type="pct"/>
            <w:vAlign w:val="center"/>
          </w:tcPr>
          <w:p w14:paraId="05F38855" w14:textId="77777777" w:rsidR="00FB141A" w:rsidRPr="00665893" w:rsidRDefault="00FB141A" w:rsidP="001A3618">
            <w:pPr>
              <w:spacing w:before="0" w:after="0"/>
              <w:jc w:val="center"/>
              <w:rPr>
                <w:rFonts w:cs="Arial"/>
                <w:szCs w:val="22"/>
              </w:rPr>
            </w:pPr>
            <w:r w:rsidRPr="00665893">
              <w:rPr>
                <w:rFonts w:cs="Arial"/>
                <w:szCs w:val="22"/>
                <w:vertAlign w:val="superscript"/>
              </w:rPr>
              <w:t>o</w:t>
            </w:r>
            <w:r w:rsidRPr="00665893">
              <w:rPr>
                <w:rFonts w:cs="Arial"/>
                <w:szCs w:val="22"/>
              </w:rPr>
              <w:t>C</w:t>
            </w:r>
          </w:p>
        </w:tc>
      </w:tr>
      <w:tr w:rsidR="00FB141A" w:rsidRPr="001A6AD8" w14:paraId="706196B5" w14:textId="77777777" w:rsidTr="00D20BB5">
        <w:trPr>
          <w:trHeight w:val="207"/>
          <w:jc w:val="center"/>
        </w:trPr>
        <w:tc>
          <w:tcPr>
            <w:tcW w:w="2868" w:type="pct"/>
            <w:vAlign w:val="center"/>
          </w:tcPr>
          <w:p w14:paraId="2B47F934" w14:textId="77777777" w:rsidR="00FB141A" w:rsidRPr="00665893" w:rsidRDefault="00FB141A" w:rsidP="001A3618">
            <w:pPr>
              <w:spacing w:before="0" w:after="0"/>
              <w:jc w:val="left"/>
              <w:rPr>
                <w:rFonts w:cs="Arial"/>
                <w:szCs w:val="22"/>
              </w:rPr>
            </w:pPr>
            <w:r w:rsidRPr="00665893">
              <w:rPr>
                <w:rFonts w:cs="Arial"/>
                <w:szCs w:val="22"/>
              </w:rPr>
              <w:t>Initial parcel brine mass fraction</w:t>
            </w:r>
          </w:p>
        </w:tc>
        <w:tc>
          <w:tcPr>
            <w:tcW w:w="782" w:type="pct"/>
            <w:vAlign w:val="center"/>
          </w:tcPr>
          <w:p w14:paraId="033010D1" w14:textId="77777777" w:rsidR="00FB141A" w:rsidRPr="00665893" w:rsidRDefault="00FB141A" w:rsidP="001A3618">
            <w:pPr>
              <w:spacing w:before="0" w:after="0"/>
              <w:jc w:val="center"/>
              <w:rPr>
                <w:rFonts w:cs="Arial"/>
                <w:szCs w:val="22"/>
              </w:rPr>
            </w:pPr>
            <w:r w:rsidRPr="00665893">
              <w:rPr>
                <w:rFonts w:cs="Arial"/>
                <w:szCs w:val="22"/>
              </w:rPr>
              <w:t>0.47</w:t>
            </w:r>
          </w:p>
        </w:tc>
        <w:tc>
          <w:tcPr>
            <w:tcW w:w="1350" w:type="pct"/>
            <w:vAlign w:val="center"/>
          </w:tcPr>
          <w:p w14:paraId="6601DBFE" w14:textId="77777777" w:rsidR="00FB141A" w:rsidRPr="00665893" w:rsidRDefault="00FB141A" w:rsidP="001A3618">
            <w:pPr>
              <w:spacing w:before="0" w:after="0"/>
              <w:jc w:val="center"/>
              <w:rPr>
                <w:rFonts w:cs="Arial"/>
                <w:szCs w:val="22"/>
              </w:rPr>
            </w:pPr>
            <w:r w:rsidRPr="00665893">
              <w:rPr>
                <w:rFonts w:cs="Arial"/>
                <w:szCs w:val="22"/>
              </w:rPr>
              <w:t>[-]</w:t>
            </w:r>
          </w:p>
        </w:tc>
      </w:tr>
      <w:tr w:rsidR="00FB141A" w:rsidRPr="001A6AD8" w14:paraId="30763740" w14:textId="77777777" w:rsidTr="00D20BB5">
        <w:trPr>
          <w:trHeight w:val="207"/>
          <w:jc w:val="center"/>
        </w:trPr>
        <w:tc>
          <w:tcPr>
            <w:tcW w:w="2868" w:type="pct"/>
            <w:vAlign w:val="center"/>
          </w:tcPr>
          <w:p w14:paraId="6ADFA320" w14:textId="77777777" w:rsidR="00FB141A" w:rsidRPr="00665893" w:rsidRDefault="00FB141A" w:rsidP="001A3618">
            <w:pPr>
              <w:spacing w:before="0" w:after="0"/>
              <w:jc w:val="left"/>
              <w:rPr>
                <w:rFonts w:cs="Arial"/>
                <w:szCs w:val="22"/>
              </w:rPr>
            </w:pPr>
            <w:r w:rsidRPr="00665893">
              <w:rPr>
                <w:rFonts w:cs="Arial"/>
                <w:szCs w:val="22"/>
              </w:rPr>
              <w:t>Initial parcel density</w:t>
            </w:r>
          </w:p>
        </w:tc>
        <w:tc>
          <w:tcPr>
            <w:tcW w:w="782" w:type="pct"/>
            <w:vAlign w:val="center"/>
          </w:tcPr>
          <w:p w14:paraId="2081E8C1" w14:textId="77777777" w:rsidR="00FB141A" w:rsidRPr="00665893" w:rsidRDefault="00FB141A" w:rsidP="001A3618">
            <w:pPr>
              <w:spacing w:before="0" w:after="0"/>
              <w:jc w:val="center"/>
              <w:rPr>
                <w:rFonts w:cs="Arial"/>
                <w:szCs w:val="22"/>
              </w:rPr>
            </w:pPr>
            <w:r w:rsidRPr="00665893">
              <w:rPr>
                <w:rFonts w:cs="Arial"/>
                <w:szCs w:val="22"/>
              </w:rPr>
              <w:t>919</w:t>
            </w:r>
          </w:p>
        </w:tc>
        <w:tc>
          <w:tcPr>
            <w:tcW w:w="1350" w:type="pct"/>
            <w:vAlign w:val="center"/>
          </w:tcPr>
          <w:p w14:paraId="32CAFDC5" w14:textId="77777777" w:rsidR="00FB141A" w:rsidRPr="00665893" w:rsidRDefault="00FB141A" w:rsidP="001A3618">
            <w:pPr>
              <w:spacing w:before="0" w:after="0"/>
              <w:jc w:val="center"/>
              <w:rPr>
                <w:rFonts w:cs="Arial"/>
                <w:szCs w:val="22"/>
              </w:rPr>
            </w:pPr>
            <w:r w:rsidRPr="00665893">
              <w:rPr>
                <w:rFonts w:cs="Arial"/>
                <w:szCs w:val="22"/>
              </w:rPr>
              <w:t>[kg m</w:t>
            </w:r>
            <w:r w:rsidRPr="00665893">
              <w:rPr>
                <w:rFonts w:cs="Arial"/>
                <w:szCs w:val="22"/>
                <w:vertAlign w:val="superscript"/>
              </w:rPr>
              <w:t>-3</w:t>
            </w:r>
            <w:r w:rsidRPr="00665893">
              <w:rPr>
                <w:rFonts w:cs="Arial"/>
                <w:szCs w:val="22"/>
              </w:rPr>
              <w:t>]</w:t>
            </w:r>
          </w:p>
        </w:tc>
      </w:tr>
      <w:tr w:rsidR="00FB141A" w:rsidRPr="001A6AD8" w14:paraId="5B269C1A" w14:textId="77777777" w:rsidTr="00D20BB5">
        <w:trPr>
          <w:trHeight w:val="207"/>
          <w:jc w:val="center"/>
        </w:trPr>
        <w:tc>
          <w:tcPr>
            <w:tcW w:w="2868" w:type="pct"/>
            <w:vAlign w:val="center"/>
          </w:tcPr>
          <w:p w14:paraId="42324D12" w14:textId="77777777" w:rsidR="00FB141A" w:rsidRPr="00665893" w:rsidRDefault="00FB141A" w:rsidP="001A3618">
            <w:pPr>
              <w:spacing w:before="0" w:after="0"/>
              <w:jc w:val="left"/>
              <w:rPr>
                <w:rFonts w:cs="Arial"/>
                <w:szCs w:val="22"/>
              </w:rPr>
            </w:pPr>
          </w:p>
        </w:tc>
        <w:tc>
          <w:tcPr>
            <w:tcW w:w="782" w:type="pct"/>
            <w:vAlign w:val="center"/>
          </w:tcPr>
          <w:p w14:paraId="1EC37592" w14:textId="77777777" w:rsidR="00FB141A" w:rsidRPr="00665893" w:rsidRDefault="00FB141A" w:rsidP="001A3618">
            <w:pPr>
              <w:spacing w:before="0" w:after="0"/>
              <w:jc w:val="center"/>
              <w:rPr>
                <w:rFonts w:cs="Arial"/>
                <w:szCs w:val="22"/>
              </w:rPr>
            </w:pPr>
          </w:p>
        </w:tc>
        <w:tc>
          <w:tcPr>
            <w:tcW w:w="1350" w:type="pct"/>
            <w:vAlign w:val="center"/>
          </w:tcPr>
          <w:p w14:paraId="4B822733" w14:textId="77777777" w:rsidR="00FB141A" w:rsidRPr="00665893" w:rsidRDefault="00FB141A" w:rsidP="001A3618">
            <w:pPr>
              <w:spacing w:before="0" w:after="0"/>
              <w:jc w:val="center"/>
              <w:rPr>
                <w:rFonts w:cs="Arial"/>
                <w:szCs w:val="22"/>
                <w:vertAlign w:val="superscript"/>
              </w:rPr>
            </w:pPr>
          </w:p>
        </w:tc>
      </w:tr>
      <w:tr w:rsidR="00FB141A" w:rsidRPr="001A6AD8" w14:paraId="2E947E21" w14:textId="77777777" w:rsidTr="00D20BB5">
        <w:trPr>
          <w:trHeight w:val="207"/>
          <w:jc w:val="center"/>
        </w:trPr>
        <w:tc>
          <w:tcPr>
            <w:tcW w:w="2868" w:type="pct"/>
            <w:vAlign w:val="center"/>
          </w:tcPr>
          <w:p w14:paraId="733F83B5" w14:textId="77777777" w:rsidR="00FB141A" w:rsidRPr="00665893" w:rsidRDefault="00FB141A" w:rsidP="001A3618">
            <w:pPr>
              <w:spacing w:before="0" w:after="0"/>
              <w:jc w:val="left"/>
              <w:rPr>
                <w:rFonts w:cs="Arial"/>
                <w:szCs w:val="22"/>
              </w:rPr>
            </w:pPr>
            <w:r w:rsidRPr="00665893">
              <w:rPr>
                <w:rFonts w:cs="Arial"/>
                <w:szCs w:val="22"/>
              </w:rPr>
              <w:t>Reservoir temperature</w:t>
            </w:r>
          </w:p>
        </w:tc>
        <w:tc>
          <w:tcPr>
            <w:tcW w:w="782" w:type="pct"/>
            <w:vAlign w:val="center"/>
          </w:tcPr>
          <w:p w14:paraId="66ACB707" w14:textId="77777777" w:rsidR="00FB141A" w:rsidRPr="00665893" w:rsidRDefault="00FB141A" w:rsidP="001A3618">
            <w:pPr>
              <w:spacing w:before="0" w:after="0"/>
              <w:jc w:val="center"/>
              <w:rPr>
                <w:rFonts w:cs="Arial"/>
                <w:szCs w:val="22"/>
              </w:rPr>
            </w:pPr>
            <w:r w:rsidRPr="00665893">
              <w:rPr>
                <w:rFonts w:cs="Arial"/>
                <w:szCs w:val="22"/>
              </w:rPr>
              <w:t>200</w:t>
            </w:r>
          </w:p>
        </w:tc>
        <w:tc>
          <w:tcPr>
            <w:tcW w:w="1350" w:type="pct"/>
            <w:vAlign w:val="center"/>
          </w:tcPr>
          <w:p w14:paraId="0AF6868D" w14:textId="77777777" w:rsidR="00FB141A" w:rsidRPr="00665893" w:rsidRDefault="00FB141A" w:rsidP="001A3618">
            <w:pPr>
              <w:spacing w:before="0" w:after="0"/>
              <w:jc w:val="center"/>
              <w:rPr>
                <w:rFonts w:cs="Arial"/>
                <w:szCs w:val="22"/>
              </w:rPr>
            </w:pPr>
            <w:r w:rsidRPr="00665893">
              <w:rPr>
                <w:rFonts w:cs="Arial"/>
                <w:szCs w:val="22"/>
                <w:vertAlign w:val="superscript"/>
              </w:rPr>
              <w:t>o</w:t>
            </w:r>
            <w:r w:rsidRPr="00665893">
              <w:rPr>
                <w:rFonts w:cs="Arial"/>
                <w:szCs w:val="22"/>
              </w:rPr>
              <w:t>C</w:t>
            </w:r>
          </w:p>
        </w:tc>
      </w:tr>
      <w:tr w:rsidR="00FB141A" w:rsidRPr="001A6AD8" w14:paraId="4BB5B653" w14:textId="77777777" w:rsidTr="00D20BB5">
        <w:trPr>
          <w:trHeight w:val="207"/>
          <w:jc w:val="center"/>
        </w:trPr>
        <w:tc>
          <w:tcPr>
            <w:tcW w:w="2868" w:type="pct"/>
            <w:vAlign w:val="center"/>
          </w:tcPr>
          <w:p w14:paraId="11B78697" w14:textId="77777777" w:rsidR="00FB141A" w:rsidRPr="00665893" w:rsidRDefault="00FB141A" w:rsidP="001A3618">
            <w:pPr>
              <w:spacing w:before="0" w:after="0"/>
              <w:jc w:val="left"/>
              <w:rPr>
                <w:rFonts w:cs="Arial"/>
                <w:szCs w:val="22"/>
              </w:rPr>
            </w:pPr>
            <w:r w:rsidRPr="00665893">
              <w:rPr>
                <w:rFonts w:cs="Arial"/>
                <w:szCs w:val="22"/>
              </w:rPr>
              <w:t>Reservoir initial mass fraction</w:t>
            </w:r>
          </w:p>
        </w:tc>
        <w:tc>
          <w:tcPr>
            <w:tcW w:w="782" w:type="pct"/>
            <w:vAlign w:val="center"/>
          </w:tcPr>
          <w:p w14:paraId="48B31716" w14:textId="77777777" w:rsidR="00FB141A" w:rsidRPr="00665893" w:rsidRDefault="00FB141A" w:rsidP="001A3618">
            <w:pPr>
              <w:spacing w:before="0" w:after="0"/>
              <w:jc w:val="center"/>
              <w:rPr>
                <w:rFonts w:cs="Arial"/>
                <w:szCs w:val="22"/>
              </w:rPr>
            </w:pPr>
            <w:r w:rsidRPr="00665893">
              <w:rPr>
                <w:rFonts w:cs="Arial"/>
                <w:szCs w:val="22"/>
              </w:rPr>
              <w:t>0</w:t>
            </w:r>
          </w:p>
        </w:tc>
        <w:tc>
          <w:tcPr>
            <w:tcW w:w="1350" w:type="pct"/>
            <w:vAlign w:val="center"/>
          </w:tcPr>
          <w:p w14:paraId="198984BB" w14:textId="77777777" w:rsidR="00FB141A" w:rsidRPr="00665893" w:rsidRDefault="00FB141A" w:rsidP="001A3618">
            <w:pPr>
              <w:spacing w:before="0" w:after="0"/>
              <w:jc w:val="center"/>
              <w:rPr>
                <w:rFonts w:cs="Arial"/>
                <w:szCs w:val="22"/>
              </w:rPr>
            </w:pPr>
            <w:r w:rsidRPr="00665893">
              <w:rPr>
                <w:rFonts w:cs="Arial"/>
                <w:szCs w:val="22"/>
              </w:rPr>
              <w:t>[-]</w:t>
            </w:r>
          </w:p>
        </w:tc>
      </w:tr>
      <w:tr w:rsidR="00FB141A" w:rsidRPr="001A6AD8" w14:paraId="56D03D54" w14:textId="77777777" w:rsidTr="00D20BB5">
        <w:trPr>
          <w:trHeight w:val="207"/>
          <w:jc w:val="center"/>
        </w:trPr>
        <w:tc>
          <w:tcPr>
            <w:tcW w:w="2868" w:type="pct"/>
            <w:vAlign w:val="center"/>
          </w:tcPr>
          <w:p w14:paraId="1520776E" w14:textId="77777777" w:rsidR="00FB141A" w:rsidRPr="00665893" w:rsidRDefault="00FB141A" w:rsidP="001A3618">
            <w:pPr>
              <w:spacing w:before="0" w:after="0"/>
              <w:jc w:val="left"/>
              <w:rPr>
                <w:rFonts w:cs="Arial"/>
                <w:szCs w:val="22"/>
              </w:rPr>
            </w:pPr>
            <w:r w:rsidRPr="00665893">
              <w:rPr>
                <w:rFonts w:cs="Arial"/>
                <w:szCs w:val="22"/>
              </w:rPr>
              <w:t>Reservoir liquid density</w:t>
            </w:r>
          </w:p>
        </w:tc>
        <w:tc>
          <w:tcPr>
            <w:tcW w:w="782" w:type="pct"/>
            <w:vAlign w:val="center"/>
          </w:tcPr>
          <w:p w14:paraId="1992724F" w14:textId="77777777" w:rsidR="00FB141A" w:rsidRPr="00665893" w:rsidRDefault="00FB141A" w:rsidP="001A3618">
            <w:pPr>
              <w:spacing w:before="0" w:after="0"/>
              <w:jc w:val="center"/>
              <w:rPr>
                <w:rFonts w:cs="Arial"/>
                <w:szCs w:val="22"/>
              </w:rPr>
            </w:pPr>
            <w:r w:rsidRPr="00665893">
              <w:rPr>
                <w:rFonts w:cs="Arial"/>
                <w:szCs w:val="22"/>
              </w:rPr>
              <w:t>875</w:t>
            </w:r>
          </w:p>
        </w:tc>
        <w:tc>
          <w:tcPr>
            <w:tcW w:w="1350" w:type="pct"/>
            <w:vAlign w:val="center"/>
          </w:tcPr>
          <w:p w14:paraId="2237EEC8" w14:textId="77777777" w:rsidR="00FB141A" w:rsidRPr="00665893" w:rsidRDefault="00FB141A" w:rsidP="001A3618">
            <w:pPr>
              <w:spacing w:before="0" w:after="0"/>
              <w:jc w:val="center"/>
              <w:rPr>
                <w:rFonts w:cs="Arial"/>
                <w:szCs w:val="22"/>
              </w:rPr>
            </w:pPr>
            <w:r w:rsidRPr="00665893">
              <w:rPr>
                <w:rFonts w:cs="Arial"/>
                <w:szCs w:val="22"/>
              </w:rPr>
              <w:t>[kg m</w:t>
            </w:r>
            <w:r w:rsidRPr="00665893">
              <w:rPr>
                <w:rFonts w:cs="Arial"/>
                <w:szCs w:val="22"/>
                <w:vertAlign w:val="superscript"/>
              </w:rPr>
              <w:t>-3</w:t>
            </w:r>
            <w:r w:rsidRPr="00665893">
              <w:rPr>
                <w:rFonts w:cs="Arial"/>
                <w:szCs w:val="22"/>
              </w:rPr>
              <w:t>]</w:t>
            </w:r>
          </w:p>
        </w:tc>
      </w:tr>
      <w:tr w:rsidR="00FB141A" w:rsidRPr="001A6AD8" w14:paraId="294D3D67" w14:textId="77777777" w:rsidTr="00D20BB5">
        <w:trPr>
          <w:trHeight w:val="207"/>
          <w:jc w:val="center"/>
        </w:trPr>
        <w:tc>
          <w:tcPr>
            <w:tcW w:w="2868" w:type="pct"/>
            <w:vAlign w:val="center"/>
          </w:tcPr>
          <w:p w14:paraId="0DCDB515" w14:textId="77777777" w:rsidR="00FB141A" w:rsidRPr="00665893" w:rsidRDefault="00FB141A" w:rsidP="001A3618">
            <w:pPr>
              <w:spacing w:before="0" w:after="0"/>
              <w:jc w:val="left"/>
              <w:rPr>
                <w:rFonts w:cs="Arial"/>
                <w:szCs w:val="22"/>
              </w:rPr>
            </w:pPr>
          </w:p>
        </w:tc>
        <w:tc>
          <w:tcPr>
            <w:tcW w:w="782" w:type="pct"/>
            <w:vAlign w:val="center"/>
          </w:tcPr>
          <w:p w14:paraId="27A899E2" w14:textId="77777777" w:rsidR="00FB141A" w:rsidRPr="00665893" w:rsidRDefault="00FB141A" w:rsidP="001A3618">
            <w:pPr>
              <w:spacing w:before="0" w:after="0"/>
              <w:jc w:val="center"/>
              <w:rPr>
                <w:rFonts w:cs="Arial"/>
                <w:szCs w:val="22"/>
              </w:rPr>
            </w:pPr>
          </w:p>
        </w:tc>
        <w:tc>
          <w:tcPr>
            <w:tcW w:w="1350" w:type="pct"/>
            <w:vAlign w:val="center"/>
          </w:tcPr>
          <w:p w14:paraId="0A242FDF" w14:textId="77777777" w:rsidR="00FB141A" w:rsidRPr="00665893" w:rsidRDefault="00FB141A" w:rsidP="001A3618">
            <w:pPr>
              <w:spacing w:before="0" w:after="0"/>
              <w:jc w:val="center"/>
              <w:rPr>
                <w:rFonts w:cs="Arial"/>
                <w:szCs w:val="22"/>
              </w:rPr>
            </w:pPr>
          </w:p>
        </w:tc>
      </w:tr>
      <w:tr w:rsidR="00FB141A" w:rsidRPr="001A6AD8" w14:paraId="2B48C46C" w14:textId="77777777" w:rsidTr="00D20BB5">
        <w:trPr>
          <w:trHeight w:val="207"/>
          <w:jc w:val="center"/>
        </w:trPr>
        <w:tc>
          <w:tcPr>
            <w:tcW w:w="2868" w:type="pct"/>
            <w:vAlign w:val="center"/>
          </w:tcPr>
          <w:p w14:paraId="13396586" w14:textId="77777777" w:rsidR="00FB141A" w:rsidRPr="00665893" w:rsidRDefault="00FB141A" w:rsidP="001A3618">
            <w:pPr>
              <w:spacing w:before="0" w:after="0"/>
              <w:jc w:val="left"/>
              <w:rPr>
                <w:rFonts w:cs="Arial"/>
                <w:szCs w:val="22"/>
              </w:rPr>
            </w:pPr>
            <w:r w:rsidRPr="00665893">
              <w:rPr>
                <w:rFonts w:cs="Arial"/>
                <w:szCs w:val="22"/>
              </w:rPr>
              <w:t>Porosity</w:t>
            </w:r>
          </w:p>
        </w:tc>
        <w:tc>
          <w:tcPr>
            <w:tcW w:w="782" w:type="pct"/>
            <w:vAlign w:val="center"/>
          </w:tcPr>
          <w:p w14:paraId="1BF875A3" w14:textId="77777777" w:rsidR="00FB141A" w:rsidRPr="00665893" w:rsidRDefault="00FB141A" w:rsidP="001A3618">
            <w:pPr>
              <w:spacing w:before="0" w:after="0"/>
              <w:jc w:val="center"/>
              <w:rPr>
                <w:rFonts w:cs="Arial"/>
                <w:szCs w:val="22"/>
              </w:rPr>
            </w:pPr>
            <w:r w:rsidRPr="00665893">
              <w:rPr>
                <w:rFonts w:cs="Arial"/>
                <w:szCs w:val="22"/>
              </w:rPr>
              <w:t>0.1</w:t>
            </w:r>
          </w:p>
        </w:tc>
        <w:tc>
          <w:tcPr>
            <w:tcW w:w="1350" w:type="pct"/>
            <w:vAlign w:val="center"/>
          </w:tcPr>
          <w:p w14:paraId="25C5AB49" w14:textId="77777777" w:rsidR="00FB141A" w:rsidRPr="00665893" w:rsidRDefault="00FB141A" w:rsidP="001A3618">
            <w:pPr>
              <w:spacing w:before="0" w:after="0"/>
              <w:jc w:val="center"/>
              <w:rPr>
                <w:rFonts w:cs="Arial"/>
                <w:szCs w:val="22"/>
              </w:rPr>
            </w:pPr>
            <w:r w:rsidRPr="00665893">
              <w:rPr>
                <w:rFonts w:cs="Arial"/>
                <w:szCs w:val="22"/>
              </w:rPr>
              <w:t>[-]</w:t>
            </w:r>
          </w:p>
        </w:tc>
      </w:tr>
      <w:tr w:rsidR="00FB141A" w:rsidRPr="001A6AD8" w14:paraId="028015E5" w14:textId="77777777" w:rsidTr="00D20BB5">
        <w:trPr>
          <w:trHeight w:val="207"/>
          <w:jc w:val="center"/>
        </w:trPr>
        <w:tc>
          <w:tcPr>
            <w:tcW w:w="2868" w:type="pct"/>
            <w:vAlign w:val="center"/>
          </w:tcPr>
          <w:p w14:paraId="21A41FDB" w14:textId="77777777" w:rsidR="00FB141A" w:rsidRPr="00665893" w:rsidRDefault="00FB141A" w:rsidP="001A3618">
            <w:pPr>
              <w:spacing w:before="0" w:after="0"/>
              <w:jc w:val="left"/>
              <w:rPr>
                <w:rFonts w:cs="Arial"/>
                <w:szCs w:val="22"/>
              </w:rPr>
            </w:pPr>
            <w:r w:rsidRPr="00665893">
              <w:rPr>
                <w:rFonts w:cs="Arial"/>
                <w:szCs w:val="22"/>
              </w:rPr>
              <w:t>Permeability</w:t>
            </w:r>
          </w:p>
        </w:tc>
        <w:tc>
          <w:tcPr>
            <w:tcW w:w="782" w:type="pct"/>
            <w:vAlign w:val="center"/>
          </w:tcPr>
          <w:p w14:paraId="3066C603" w14:textId="77777777" w:rsidR="00FB141A" w:rsidRPr="00665893" w:rsidRDefault="00FB141A" w:rsidP="001A3618">
            <w:pPr>
              <w:spacing w:before="0" w:after="0"/>
              <w:jc w:val="center"/>
              <w:rPr>
                <w:rFonts w:cs="Arial"/>
                <w:szCs w:val="22"/>
              </w:rPr>
            </w:pPr>
            <w:r>
              <w:rPr>
                <w:rFonts w:cs="Arial"/>
                <w:szCs w:val="22"/>
              </w:rPr>
              <w:t>5×10</w:t>
            </w:r>
            <w:r w:rsidRPr="00665893">
              <w:rPr>
                <w:rFonts w:cs="Arial"/>
                <w:szCs w:val="22"/>
                <w:vertAlign w:val="superscript"/>
              </w:rPr>
              <w:t>-14</w:t>
            </w:r>
          </w:p>
        </w:tc>
        <w:tc>
          <w:tcPr>
            <w:tcW w:w="1350" w:type="pct"/>
            <w:vAlign w:val="center"/>
          </w:tcPr>
          <w:p w14:paraId="71C7366E" w14:textId="77777777" w:rsidR="00FB141A" w:rsidRPr="00665893" w:rsidRDefault="00FB141A" w:rsidP="001A3618">
            <w:pPr>
              <w:spacing w:before="0" w:after="0"/>
              <w:jc w:val="center"/>
              <w:rPr>
                <w:rFonts w:cs="Arial"/>
                <w:szCs w:val="22"/>
              </w:rPr>
            </w:pPr>
            <w:r w:rsidRPr="00665893">
              <w:rPr>
                <w:rFonts w:cs="Arial"/>
                <w:szCs w:val="22"/>
              </w:rPr>
              <w:t>[m</w:t>
            </w:r>
            <w:r w:rsidRPr="00665893">
              <w:rPr>
                <w:rFonts w:cs="Arial"/>
                <w:szCs w:val="22"/>
                <w:vertAlign w:val="superscript"/>
              </w:rPr>
              <w:t>2</w:t>
            </w:r>
            <w:r w:rsidRPr="00665893">
              <w:rPr>
                <w:rFonts w:cs="Arial"/>
                <w:szCs w:val="22"/>
              </w:rPr>
              <w:t>]</w:t>
            </w:r>
          </w:p>
        </w:tc>
      </w:tr>
      <w:tr w:rsidR="00FB141A" w:rsidRPr="001A6AD8" w14:paraId="0FEB59AF" w14:textId="77777777" w:rsidTr="00D20BB5">
        <w:trPr>
          <w:trHeight w:val="207"/>
          <w:jc w:val="center"/>
        </w:trPr>
        <w:tc>
          <w:tcPr>
            <w:tcW w:w="2868" w:type="pct"/>
            <w:vAlign w:val="center"/>
          </w:tcPr>
          <w:p w14:paraId="06D4B674" w14:textId="77777777" w:rsidR="00FB141A" w:rsidRPr="00665893" w:rsidRDefault="00FB141A" w:rsidP="001A3618">
            <w:pPr>
              <w:spacing w:before="0" w:after="0"/>
              <w:jc w:val="left"/>
              <w:rPr>
                <w:rFonts w:cs="Arial"/>
                <w:szCs w:val="22"/>
              </w:rPr>
            </w:pPr>
            <w:r w:rsidRPr="00665893">
              <w:rPr>
                <w:rFonts w:cs="Arial"/>
                <w:szCs w:val="22"/>
              </w:rPr>
              <w:t>Molecular diffusion</w:t>
            </w:r>
          </w:p>
        </w:tc>
        <w:tc>
          <w:tcPr>
            <w:tcW w:w="782" w:type="pct"/>
            <w:vAlign w:val="center"/>
          </w:tcPr>
          <w:p w14:paraId="296845D4" w14:textId="77777777" w:rsidR="00FB141A" w:rsidRPr="00665893" w:rsidRDefault="00FB141A" w:rsidP="001A3618">
            <w:pPr>
              <w:spacing w:before="0" w:after="0"/>
              <w:jc w:val="center"/>
              <w:rPr>
                <w:rFonts w:cs="Arial"/>
                <w:szCs w:val="22"/>
              </w:rPr>
            </w:pPr>
            <w:r w:rsidRPr="00665893">
              <w:rPr>
                <w:rFonts w:cs="Arial"/>
                <w:szCs w:val="22"/>
              </w:rPr>
              <w:t>10</w:t>
            </w:r>
            <w:r w:rsidRPr="00665893">
              <w:rPr>
                <w:rFonts w:cs="Arial"/>
                <w:szCs w:val="22"/>
                <w:vertAlign w:val="superscript"/>
              </w:rPr>
              <w:t>-8</w:t>
            </w:r>
          </w:p>
        </w:tc>
        <w:tc>
          <w:tcPr>
            <w:tcW w:w="1350" w:type="pct"/>
            <w:vAlign w:val="center"/>
          </w:tcPr>
          <w:p w14:paraId="204B9DA4" w14:textId="77777777" w:rsidR="00FB141A" w:rsidRPr="00665893" w:rsidRDefault="00FB141A" w:rsidP="001A3618">
            <w:pPr>
              <w:spacing w:before="0" w:after="0"/>
              <w:jc w:val="center"/>
              <w:rPr>
                <w:rFonts w:cs="Arial"/>
                <w:szCs w:val="22"/>
              </w:rPr>
            </w:pPr>
            <w:r w:rsidRPr="00665893">
              <w:rPr>
                <w:rFonts w:cs="Arial"/>
                <w:szCs w:val="22"/>
              </w:rPr>
              <w:t>[m</w:t>
            </w:r>
            <w:r w:rsidRPr="00665893">
              <w:rPr>
                <w:rFonts w:cs="Arial"/>
                <w:szCs w:val="22"/>
                <w:vertAlign w:val="superscript"/>
              </w:rPr>
              <w:t>2</w:t>
            </w:r>
            <w:r w:rsidRPr="00665893">
              <w:rPr>
                <w:rFonts w:cs="Arial"/>
                <w:szCs w:val="22"/>
              </w:rPr>
              <w:t xml:space="preserve"> s</w:t>
            </w:r>
            <w:r w:rsidRPr="00665893">
              <w:rPr>
                <w:rFonts w:cs="Arial"/>
                <w:szCs w:val="22"/>
                <w:vertAlign w:val="superscript"/>
              </w:rPr>
              <w:t>-1</w:t>
            </w:r>
            <w:r w:rsidRPr="00665893">
              <w:rPr>
                <w:rFonts w:cs="Arial"/>
                <w:szCs w:val="22"/>
              </w:rPr>
              <w:t>]</w:t>
            </w:r>
          </w:p>
        </w:tc>
      </w:tr>
      <w:tr w:rsidR="00FB141A" w:rsidRPr="001A6AD8" w14:paraId="7920F71B" w14:textId="77777777" w:rsidTr="00D20BB5">
        <w:trPr>
          <w:trHeight w:val="207"/>
          <w:jc w:val="center"/>
        </w:trPr>
        <w:tc>
          <w:tcPr>
            <w:tcW w:w="2868" w:type="pct"/>
            <w:vAlign w:val="center"/>
          </w:tcPr>
          <w:p w14:paraId="52DC5A23" w14:textId="77777777" w:rsidR="00FB141A" w:rsidRPr="00665893" w:rsidRDefault="00FB141A" w:rsidP="001A3618">
            <w:pPr>
              <w:spacing w:before="0" w:after="0"/>
              <w:jc w:val="left"/>
              <w:rPr>
                <w:rFonts w:cs="Arial"/>
                <w:szCs w:val="22"/>
              </w:rPr>
            </w:pPr>
            <w:r w:rsidRPr="00665893">
              <w:rPr>
                <w:rFonts w:cs="Arial"/>
                <w:szCs w:val="22"/>
              </w:rPr>
              <w:t>Formation conductivity</w:t>
            </w:r>
          </w:p>
        </w:tc>
        <w:tc>
          <w:tcPr>
            <w:tcW w:w="782" w:type="pct"/>
            <w:vAlign w:val="center"/>
          </w:tcPr>
          <w:p w14:paraId="6A7AE4D0" w14:textId="77777777" w:rsidR="00FB141A" w:rsidRPr="00665893" w:rsidRDefault="00FB141A" w:rsidP="001A3618">
            <w:pPr>
              <w:spacing w:before="0" w:after="0"/>
              <w:jc w:val="center"/>
              <w:rPr>
                <w:rFonts w:cs="Arial"/>
                <w:szCs w:val="22"/>
              </w:rPr>
            </w:pPr>
            <w:r w:rsidRPr="00665893">
              <w:rPr>
                <w:rFonts w:cs="Arial"/>
                <w:szCs w:val="22"/>
              </w:rPr>
              <w:t>1.8</w:t>
            </w:r>
          </w:p>
        </w:tc>
        <w:tc>
          <w:tcPr>
            <w:tcW w:w="1350" w:type="pct"/>
            <w:vAlign w:val="center"/>
          </w:tcPr>
          <w:p w14:paraId="07A8FDE5" w14:textId="77777777" w:rsidR="00FB141A" w:rsidRPr="00665893" w:rsidRDefault="00FB141A" w:rsidP="001A3618">
            <w:pPr>
              <w:spacing w:before="0" w:after="0"/>
              <w:jc w:val="center"/>
              <w:rPr>
                <w:rFonts w:cs="Arial"/>
                <w:szCs w:val="22"/>
              </w:rPr>
            </w:pPr>
            <w:r w:rsidRPr="00665893">
              <w:rPr>
                <w:rFonts w:cs="Arial"/>
                <w:szCs w:val="22"/>
              </w:rPr>
              <w:t>[J s</w:t>
            </w:r>
            <w:r w:rsidRPr="00665893">
              <w:rPr>
                <w:rFonts w:cs="Arial"/>
                <w:szCs w:val="22"/>
                <w:vertAlign w:val="superscript"/>
              </w:rPr>
              <w:t>-1</w:t>
            </w:r>
            <w:r w:rsidRPr="00665893">
              <w:rPr>
                <w:rFonts w:cs="Arial"/>
                <w:szCs w:val="22"/>
              </w:rPr>
              <w:t xml:space="preserve"> m</w:t>
            </w:r>
            <w:r w:rsidRPr="00665893">
              <w:rPr>
                <w:rFonts w:cs="Arial"/>
                <w:szCs w:val="22"/>
                <w:vertAlign w:val="superscript"/>
              </w:rPr>
              <w:t>-1</w:t>
            </w:r>
            <w:r w:rsidRPr="00665893">
              <w:rPr>
                <w:rFonts w:cs="Arial"/>
                <w:szCs w:val="22"/>
              </w:rPr>
              <w:t xml:space="preserve"> </w:t>
            </w:r>
            <w:r w:rsidRPr="00665893">
              <w:rPr>
                <w:rFonts w:cs="Arial"/>
                <w:szCs w:val="22"/>
                <w:vertAlign w:val="superscript"/>
              </w:rPr>
              <w:t>o</w:t>
            </w:r>
            <w:r w:rsidRPr="00665893">
              <w:rPr>
                <w:rFonts w:cs="Arial"/>
                <w:szCs w:val="22"/>
              </w:rPr>
              <w:t>C</w:t>
            </w:r>
            <w:r w:rsidRPr="00665893">
              <w:rPr>
                <w:rFonts w:cs="Arial"/>
                <w:szCs w:val="22"/>
                <w:vertAlign w:val="superscript"/>
              </w:rPr>
              <w:t>-1</w:t>
            </w:r>
            <w:r w:rsidRPr="00665893">
              <w:rPr>
                <w:rFonts w:cs="Arial"/>
                <w:szCs w:val="22"/>
              </w:rPr>
              <w:t>]</w:t>
            </w:r>
          </w:p>
        </w:tc>
      </w:tr>
      <w:tr w:rsidR="00FB141A" w:rsidRPr="001A6AD8" w14:paraId="19E0304D" w14:textId="77777777" w:rsidTr="00D20BB5">
        <w:trPr>
          <w:trHeight w:val="207"/>
          <w:jc w:val="center"/>
        </w:trPr>
        <w:tc>
          <w:tcPr>
            <w:tcW w:w="2868" w:type="pct"/>
            <w:vAlign w:val="center"/>
          </w:tcPr>
          <w:p w14:paraId="00B4BA81" w14:textId="77777777" w:rsidR="00FB141A" w:rsidRPr="00665893" w:rsidRDefault="00FB141A" w:rsidP="001A3618">
            <w:pPr>
              <w:spacing w:before="0" w:after="0"/>
              <w:jc w:val="left"/>
              <w:rPr>
                <w:rFonts w:cs="Arial"/>
                <w:szCs w:val="22"/>
              </w:rPr>
            </w:pPr>
            <w:r>
              <w:rPr>
                <w:rFonts w:cs="Arial"/>
                <w:szCs w:val="22"/>
              </w:rPr>
              <w:t>Specific h</w:t>
            </w:r>
            <w:r w:rsidRPr="00665893">
              <w:rPr>
                <w:rFonts w:cs="Arial"/>
                <w:szCs w:val="22"/>
              </w:rPr>
              <w:t>eat capacity of rock</w:t>
            </w:r>
          </w:p>
        </w:tc>
        <w:tc>
          <w:tcPr>
            <w:tcW w:w="782" w:type="pct"/>
            <w:vAlign w:val="center"/>
          </w:tcPr>
          <w:p w14:paraId="3063855C" w14:textId="77777777" w:rsidR="00FB141A" w:rsidRPr="00665893" w:rsidRDefault="00FB141A" w:rsidP="001A3618">
            <w:pPr>
              <w:spacing w:before="0" w:after="0"/>
              <w:jc w:val="center"/>
              <w:rPr>
                <w:rFonts w:cs="Arial"/>
                <w:szCs w:val="22"/>
              </w:rPr>
            </w:pPr>
            <w:r w:rsidRPr="00665893">
              <w:rPr>
                <w:rFonts w:cs="Arial"/>
                <w:szCs w:val="22"/>
              </w:rPr>
              <w:t>1000</w:t>
            </w:r>
          </w:p>
        </w:tc>
        <w:tc>
          <w:tcPr>
            <w:tcW w:w="1350" w:type="pct"/>
            <w:vAlign w:val="center"/>
          </w:tcPr>
          <w:p w14:paraId="74FFF17D" w14:textId="77777777" w:rsidR="00FB141A" w:rsidRPr="00665893" w:rsidRDefault="00FB141A" w:rsidP="001A3618">
            <w:pPr>
              <w:spacing w:before="0" w:after="0"/>
              <w:jc w:val="center"/>
              <w:rPr>
                <w:rFonts w:cs="Arial"/>
                <w:szCs w:val="22"/>
              </w:rPr>
            </w:pPr>
            <w:r w:rsidRPr="00665893">
              <w:rPr>
                <w:rFonts w:cs="Arial"/>
                <w:szCs w:val="22"/>
              </w:rPr>
              <w:t>[J kg</w:t>
            </w:r>
            <w:r w:rsidRPr="00665893">
              <w:rPr>
                <w:rFonts w:cs="Arial"/>
                <w:szCs w:val="22"/>
                <w:vertAlign w:val="superscript"/>
              </w:rPr>
              <w:t>-1</w:t>
            </w:r>
            <w:r w:rsidRPr="00665893">
              <w:rPr>
                <w:rFonts w:cs="Arial"/>
                <w:szCs w:val="22"/>
              </w:rPr>
              <w:t xml:space="preserve"> </w:t>
            </w:r>
            <w:r w:rsidRPr="00665893">
              <w:rPr>
                <w:rFonts w:cs="Arial"/>
                <w:szCs w:val="22"/>
                <w:vertAlign w:val="superscript"/>
              </w:rPr>
              <w:t>o</w:t>
            </w:r>
            <w:r w:rsidRPr="00665893">
              <w:rPr>
                <w:rFonts w:cs="Arial"/>
                <w:szCs w:val="22"/>
              </w:rPr>
              <w:t>C</w:t>
            </w:r>
            <w:r w:rsidRPr="00665893">
              <w:rPr>
                <w:rFonts w:cs="Arial"/>
                <w:szCs w:val="22"/>
                <w:vertAlign w:val="superscript"/>
              </w:rPr>
              <w:t>-1</w:t>
            </w:r>
            <w:r w:rsidRPr="00665893">
              <w:rPr>
                <w:rFonts w:cs="Arial"/>
                <w:szCs w:val="22"/>
              </w:rPr>
              <w:t>]</w:t>
            </w:r>
          </w:p>
        </w:tc>
      </w:tr>
      <w:tr w:rsidR="00FB141A" w:rsidRPr="001A6AD8" w14:paraId="75D83AF0" w14:textId="77777777" w:rsidTr="00D20BB5">
        <w:trPr>
          <w:trHeight w:val="207"/>
          <w:jc w:val="center"/>
        </w:trPr>
        <w:tc>
          <w:tcPr>
            <w:tcW w:w="2868" w:type="pct"/>
            <w:vAlign w:val="center"/>
          </w:tcPr>
          <w:p w14:paraId="48A9BAC9" w14:textId="77777777" w:rsidR="00FB141A" w:rsidRPr="00665893" w:rsidRDefault="00FB141A" w:rsidP="001A3618">
            <w:pPr>
              <w:spacing w:before="0" w:after="0"/>
              <w:jc w:val="left"/>
              <w:rPr>
                <w:rFonts w:cs="Arial"/>
                <w:szCs w:val="22"/>
              </w:rPr>
            </w:pPr>
            <w:r>
              <w:rPr>
                <w:rFonts w:cs="Arial"/>
                <w:szCs w:val="22"/>
              </w:rPr>
              <w:t>Specific h</w:t>
            </w:r>
            <w:r w:rsidRPr="00665893">
              <w:rPr>
                <w:rFonts w:cs="Arial"/>
                <w:szCs w:val="22"/>
              </w:rPr>
              <w:t>eat capacity of water</w:t>
            </w:r>
          </w:p>
        </w:tc>
        <w:tc>
          <w:tcPr>
            <w:tcW w:w="782" w:type="pct"/>
            <w:vAlign w:val="center"/>
          </w:tcPr>
          <w:p w14:paraId="326F8F6E" w14:textId="77777777" w:rsidR="00FB141A" w:rsidRPr="00665893" w:rsidRDefault="00FB141A" w:rsidP="001A3618">
            <w:pPr>
              <w:spacing w:before="0" w:after="0"/>
              <w:jc w:val="center"/>
              <w:rPr>
                <w:rFonts w:cs="Arial"/>
                <w:szCs w:val="22"/>
              </w:rPr>
            </w:pPr>
            <w:r w:rsidRPr="00665893">
              <w:rPr>
                <w:rFonts w:cs="Arial"/>
                <w:szCs w:val="22"/>
              </w:rPr>
              <w:t>4184</w:t>
            </w:r>
          </w:p>
        </w:tc>
        <w:tc>
          <w:tcPr>
            <w:tcW w:w="1350" w:type="pct"/>
            <w:vAlign w:val="center"/>
          </w:tcPr>
          <w:p w14:paraId="7CDE43B4" w14:textId="77777777" w:rsidR="00FB141A" w:rsidRPr="00665893" w:rsidRDefault="00FB141A" w:rsidP="001A3618">
            <w:pPr>
              <w:spacing w:before="0" w:after="0"/>
              <w:jc w:val="center"/>
              <w:rPr>
                <w:rFonts w:cs="Arial"/>
                <w:szCs w:val="22"/>
              </w:rPr>
            </w:pPr>
            <w:r w:rsidRPr="00665893">
              <w:rPr>
                <w:rFonts w:cs="Arial"/>
                <w:szCs w:val="22"/>
              </w:rPr>
              <w:t>[J kg</w:t>
            </w:r>
            <w:r w:rsidRPr="00665893">
              <w:rPr>
                <w:rFonts w:cs="Arial"/>
                <w:szCs w:val="22"/>
                <w:vertAlign w:val="superscript"/>
              </w:rPr>
              <w:t>-1</w:t>
            </w:r>
            <w:r w:rsidRPr="00665893">
              <w:rPr>
                <w:rFonts w:cs="Arial"/>
                <w:szCs w:val="22"/>
              </w:rPr>
              <w:t xml:space="preserve"> </w:t>
            </w:r>
            <w:r w:rsidRPr="00665893">
              <w:rPr>
                <w:rFonts w:cs="Arial"/>
                <w:szCs w:val="22"/>
                <w:vertAlign w:val="superscript"/>
              </w:rPr>
              <w:t>o</w:t>
            </w:r>
            <w:r w:rsidRPr="00665893">
              <w:rPr>
                <w:rFonts w:cs="Arial"/>
                <w:szCs w:val="22"/>
              </w:rPr>
              <w:t>C</w:t>
            </w:r>
            <w:r w:rsidRPr="00665893">
              <w:rPr>
                <w:rFonts w:cs="Arial"/>
                <w:szCs w:val="22"/>
                <w:vertAlign w:val="superscript"/>
              </w:rPr>
              <w:t>-1</w:t>
            </w:r>
            <w:r w:rsidRPr="00665893">
              <w:rPr>
                <w:rFonts w:cs="Arial"/>
                <w:szCs w:val="22"/>
              </w:rPr>
              <w:t>]</w:t>
            </w:r>
          </w:p>
        </w:tc>
      </w:tr>
      <w:tr w:rsidR="00FB141A" w:rsidRPr="001A6AD8" w14:paraId="76A72B72" w14:textId="77777777" w:rsidTr="00D20BB5">
        <w:trPr>
          <w:trHeight w:val="207"/>
          <w:jc w:val="center"/>
        </w:trPr>
        <w:tc>
          <w:tcPr>
            <w:tcW w:w="2868" w:type="pct"/>
            <w:tcBorders>
              <w:bottom w:val="single" w:sz="4" w:space="0" w:color="auto"/>
            </w:tcBorders>
            <w:vAlign w:val="center"/>
          </w:tcPr>
          <w:p w14:paraId="0359EE6B" w14:textId="77777777" w:rsidR="00FB141A" w:rsidRPr="00665893" w:rsidRDefault="00FB141A" w:rsidP="001A3618">
            <w:pPr>
              <w:spacing w:before="0" w:after="0"/>
              <w:jc w:val="left"/>
              <w:rPr>
                <w:rFonts w:cs="Arial"/>
                <w:szCs w:val="22"/>
              </w:rPr>
            </w:pPr>
            <w:r>
              <w:rPr>
                <w:rFonts w:cs="Arial" w:hint="eastAsia"/>
                <w:szCs w:val="22"/>
                <w:lang w:eastAsia="zh-CN"/>
              </w:rPr>
              <w:t>Bulk d</w:t>
            </w:r>
            <w:r w:rsidRPr="00665893">
              <w:rPr>
                <w:rFonts w:cs="Arial"/>
                <w:szCs w:val="22"/>
              </w:rPr>
              <w:t xml:space="preserve">ensity </w:t>
            </w:r>
            <w:r>
              <w:rPr>
                <w:rFonts w:cs="Arial"/>
                <w:szCs w:val="22"/>
              </w:rPr>
              <w:t xml:space="preserve">of </w:t>
            </w:r>
            <w:r w:rsidRPr="00665893">
              <w:rPr>
                <w:rFonts w:cs="Arial"/>
                <w:szCs w:val="22"/>
              </w:rPr>
              <w:t>rock</w:t>
            </w:r>
          </w:p>
        </w:tc>
        <w:tc>
          <w:tcPr>
            <w:tcW w:w="782" w:type="pct"/>
            <w:tcBorders>
              <w:bottom w:val="single" w:sz="4" w:space="0" w:color="auto"/>
            </w:tcBorders>
            <w:vAlign w:val="center"/>
          </w:tcPr>
          <w:p w14:paraId="2C1C41A2" w14:textId="77777777" w:rsidR="00FB141A" w:rsidRPr="00665893" w:rsidRDefault="00FB141A" w:rsidP="001A3618">
            <w:pPr>
              <w:spacing w:before="0" w:after="0"/>
              <w:jc w:val="center"/>
              <w:rPr>
                <w:rFonts w:cs="Arial"/>
                <w:szCs w:val="22"/>
              </w:rPr>
            </w:pPr>
            <w:r w:rsidRPr="00665893">
              <w:rPr>
                <w:rFonts w:cs="Arial"/>
                <w:szCs w:val="22"/>
              </w:rPr>
              <w:t>2650</w:t>
            </w:r>
          </w:p>
        </w:tc>
        <w:tc>
          <w:tcPr>
            <w:tcW w:w="1350" w:type="pct"/>
            <w:tcBorders>
              <w:bottom w:val="single" w:sz="4" w:space="0" w:color="auto"/>
            </w:tcBorders>
            <w:vAlign w:val="center"/>
          </w:tcPr>
          <w:p w14:paraId="530EB79F" w14:textId="77777777" w:rsidR="00FB141A" w:rsidRPr="00665893" w:rsidRDefault="00FB141A" w:rsidP="001A3618">
            <w:pPr>
              <w:spacing w:before="0" w:after="0"/>
              <w:jc w:val="center"/>
              <w:rPr>
                <w:rFonts w:cs="Arial"/>
                <w:szCs w:val="22"/>
              </w:rPr>
            </w:pPr>
            <w:r w:rsidRPr="00665893">
              <w:rPr>
                <w:rFonts w:cs="Arial"/>
                <w:szCs w:val="22"/>
              </w:rPr>
              <w:t>[kg</w:t>
            </w:r>
            <w:r w:rsidRPr="00665893">
              <w:rPr>
                <w:rFonts w:cs="Arial"/>
                <w:szCs w:val="22"/>
                <w:vertAlign w:val="superscript"/>
              </w:rPr>
              <w:t xml:space="preserve"> </w:t>
            </w:r>
            <w:r w:rsidRPr="00665893">
              <w:rPr>
                <w:rFonts w:cs="Arial"/>
                <w:szCs w:val="22"/>
              </w:rPr>
              <w:t>m</w:t>
            </w:r>
            <w:r w:rsidRPr="00665893">
              <w:rPr>
                <w:rFonts w:cs="Arial"/>
                <w:szCs w:val="22"/>
                <w:vertAlign w:val="superscript"/>
              </w:rPr>
              <w:t>-3</w:t>
            </w:r>
            <w:r w:rsidRPr="00665893">
              <w:rPr>
                <w:rFonts w:cs="Arial"/>
                <w:szCs w:val="22"/>
              </w:rPr>
              <w:t>]</w:t>
            </w:r>
          </w:p>
        </w:tc>
      </w:tr>
    </w:tbl>
    <w:p w14:paraId="063AA8B5" w14:textId="77777777" w:rsidR="00FB141A" w:rsidRDefault="00FB141A" w:rsidP="00B20917">
      <w:pPr>
        <w:pStyle w:val="Simpleline"/>
        <w:rPr>
          <w:lang w:eastAsia="zh-CN"/>
        </w:rPr>
      </w:pPr>
    </w:p>
    <w:p w14:paraId="1366D7A3" w14:textId="77777777" w:rsidR="00FB141A" w:rsidRDefault="00FB141A" w:rsidP="00FB141A">
      <w:pPr>
        <w:keepNext/>
        <w:jc w:val="center"/>
      </w:pPr>
      <w:r>
        <w:rPr>
          <w:rFonts w:cs="Arial"/>
          <w:noProof/>
          <w:color w:val="000000"/>
          <w:szCs w:val="22"/>
          <w:lang w:val="en-CA" w:eastAsia="zh-CN"/>
        </w:rPr>
        <w:drawing>
          <wp:inline distT="0" distB="0" distL="0" distR="0" wp14:anchorId="76ECC8BC" wp14:editId="74DDCB21">
            <wp:extent cx="5591175" cy="2667190"/>
            <wp:effectExtent l="0" t="0" r="0" b="0"/>
            <wp:docPr id="4136" name="Picture 4136" descr="Fig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FigD11"/>
                    <pic:cNvPicPr>
                      <a:picLocks noChangeAspect="1" noChangeArrowheads="1"/>
                    </pic:cNvPicPr>
                  </pic:nvPicPr>
                  <pic:blipFill>
                    <a:blip r:embed="rId87" cstate="print">
                      <a:extLst>
                        <a:ext uri="{28A0092B-C50C-407E-A947-70E740481C1C}">
                          <a14:useLocalDpi xmlns:a14="http://schemas.microsoft.com/office/drawing/2010/main" val="0"/>
                        </a:ext>
                      </a:extLst>
                    </a:blip>
                    <a:srcRect l="394" t="6825" b="29926"/>
                    <a:stretch>
                      <a:fillRect/>
                    </a:stretch>
                  </pic:blipFill>
                  <pic:spPr bwMode="auto">
                    <a:xfrm>
                      <a:off x="0" y="0"/>
                      <a:ext cx="5589371" cy="2666330"/>
                    </a:xfrm>
                    <a:prstGeom prst="rect">
                      <a:avLst/>
                    </a:prstGeom>
                    <a:noFill/>
                    <a:ln>
                      <a:noFill/>
                    </a:ln>
                  </pic:spPr>
                </pic:pic>
              </a:graphicData>
            </a:graphic>
          </wp:inline>
        </w:drawing>
      </w:r>
    </w:p>
    <w:p w14:paraId="6B6B3E50" w14:textId="7103DC84" w:rsidR="00FB141A" w:rsidRPr="00D910F5" w:rsidRDefault="00FB141A" w:rsidP="00FB141A">
      <w:pPr>
        <w:pStyle w:val="Caption"/>
        <w:rPr>
          <w:rFonts w:cs="Arial"/>
          <w:color w:val="000000"/>
          <w:szCs w:val="22"/>
          <w:lang w:eastAsia="zh-CN"/>
        </w:rPr>
      </w:pPr>
      <w:bookmarkStart w:id="261" w:name="_Ref363831456"/>
      <w:bookmarkStart w:id="262" w:name="_Toc520375035"/>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19</w:t>
      </w:r>
      <w:r w:rsidR="00183C7C">
        <w:fldChar w:fldCharType="end"/>
      </w:r>
      <w:bookmarkEnd w:id="261"/>
      <w:r w:rsidR="00572609">
        <w:t xml:space="preserve">: </w:t>
      </w:r>
      <w:r w:rsidRPr="001A6AD8">
        <w:t>Verification of thermo-hydraulic coupling</w:t>
      </w:r>
      <w:r>
        <w:t xml:space="preserve"> for </w:t>
      </w:r>
      <w:r w:rsidRPr="001A6AD8">
        <w:t xml:space="preserve">negative </w:t>
      </w:r>
      <w:r>
        <w:t xml:space="preserve">initial </w:t>
      </w:r>
      <w:r w:rsidRPr="001A6AD8">
        <w:t>buoyancy</w:t>
      </w:r>
      <w:r w:rsidR="004474F5">
        <w:t xml:space="preserve">.  </w:t>
      </w:r>
      <w:r w:rsidR="0076771D">
        <w:t>MIN3P-THCm</w:t>
      </w:r>
      <w:r>
        <w:t xml:space="preserve"> r</w:t>
      </w:r>
      <w:r w:rsidRPr="001A6AD8">
        <w:t xml:space="preserve">esults </w:t>
      </w:r>
      <w:r>
        <w:t>of density</w:t>
      </w:r>
      <w:r>
        <w:rPr>
          <w:rFonts w:hint="eastAsia"/>
          <w:lang w:eastAsia="zh-CN"/>
        </w:rPr>
        <w:t xml:space="preserve"> (left)</w:t>
      </w:r>
      <w:r>
        <w:t xml:space="preserve"> and temperature</w:t>
      </w:r>
      <w:r>
        <w:rPr>
          <w:rFonts w:hint="eastAsia"/>
          <w:lang w:eastAsia="zh-CN"/>
        </w:rPr>
        <w:t xml:space="preserve"> (right)</w:t>
      </w:r>
      <w:r>
        <w:t xml:space="preserve"> </w:t>
      </w:r>
      <w:r w:rsidRPr="001A6AD8">
        <w:t>at 2 and 20 years</w:t>
      </w:r>
      <w:r>
        <w:t xml:space="preserve"> are </w:t>
      </w:r>
      <w:r w:rsidRPr="001A6AD8">
        <w:t xml:space="preserve">compared with </w:t>
      </w:r>
      <w:r>
        <w:t xml:space="preserve">the results from </w:t>
      </w:r>
      <w:r w:rsidRPr="001A6AD8">
        <w:rPr>
          <w:noProof/>
        </w:rPr>
        <w:t xml:space="preserve">Geiger </w:t>
      </w:r>
      <w:r w:rsidR="004474F5">
        <w:rPr>
          <w:noProof/>
        </w:rPr>
        <w:t xml:space="preserve">et al. </w:t>
      </w:r>
      <w:r>
        <w:rPr>
          <w:noProof/>
        </w:rPr>
        <w:t>(2006</w:t>
      </w:r>
      <w:r w:rsidRPr="001A6AD8">
        <w:rPr>
          <w:noProof/>
        </w:rPr>
        <w:t>)</w:t>
      </w:r>
      <w:r>
        <w:rPr>
          <w:rFonts w:hint="eastAsia"/>
          <w:noProof/>
          <w:lang w:eastAsia="zh-CN"/>
        </w:rPr>
        <w:t xml:space="preserve"> </w:t>
      </w:r>
      <w:r w:rsidR="008236DA">
        <w:rPr>
          <w:rFonts w:hint="eastAsia"/>
          <w:noProof/>
          <w:lang w:eastAsia="zh-CN"/>
        </w:rPr>
        <w:t>(Bea et al., 2011)</w:t>
      </w:r>
      <w:bookmarkEnd w:id="262"/>
    </w:p>
    <w:p w14:paraId="0C426273" w14:textId="77777777" w:rsidR="00FB141A" w:rsidRDefault="00FB141A" w:rsidP="00B20917">
      <w:pPr>
        <w:pStyle w:val="Simpleline"/>
      </w:pPr>
    </w:p>
    <w:p w14:paraId="69C79218" w14:textId="77777777" w:rsidR="00FB141A" w:rsidRDefault="00FB141A" w:rsidP="00FB141A">
      <w:pPr>
        <w:keepNext/>
        <w:jc w:val="center"/>
      </w:pPr>
      <w:r>
        <w:rPr>
          <w:rFonts w:cs="Arial"/>
          <w:noProof/>
          <w:szCs w:val="22"/>
          <w:lang w:val="en-CA" w:eastAsia="zh-CN"/>
        </w:rPr>
        <w:drawing>
          <wp:inline distT="0" distB="0" distL="0" distR="0" wp14:anchorId="7BC6B47C" wp14:editId="1106F0DC">
            <wp:extent cx="5591175" cy="2806522"/>
            <wp:effectExtent l="0" t="0" r="0" b="0"/>
            <wp:docPr id="4135" name="Picture 4135" descr="Fig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FigD13"/>
                    <pic:cNvPicPr>
                      <a:picLocks noChangeAspect="1" noChangeArrowheads="1"/>
                    </pic:cNvPicPr>
                  </pic:nvPicPr>
                  <pic:blipFill>
                    <a:blip r:embed="rId88" cstate="print">
                      <a:extLst>
                        <a:ext uri="{28A0092B-C50C-407E-A947-70E740481C1C}">
                          <a14:useLocalDpi xmlns:a14="http://schemas.microsoft.com/office/drawing/2010/main" val="0"/>
                        </a:ext>
                      </a:extLst>
                    </a:blip>
                    <a:srcRect l="1575" t="7613" b="26250"/>
                    <a:stretch>
                      <a:fillRect/>
                    </a:stretch>
                  </pic:blipFill>
                  <pic:spPr bwMode="auto">
                    <a:xfrm>
                      <a:off x="0" y="0"/>
                      <a:ext cx="5591175" cy="2806522"/>
                    </a:xfrm>
                    <a:prstGeom prst="rect">
                      <a:avLst/>
                    </a:prstGeom>
                    <a:noFill/>
                    <a:ln>
                      <a:noFill/>
                    </a:ln>
                  </pic:spPr>
                </pic:pic>
              </a:graphicData>
            </a:graphic>
          </wp:inline>
        </w:drawing>
      </w:r>
    </w:p>
    <w:p w14:paraId="283C8507" w14:textId="148AD2FF" w:rsidR="00FB141A" w:rsidRDefault="00FB141A" w:rsidP="00FB141A">
      <w:pPr>
        <w:pStyle w:val="Caption"/>
        <w:rPr>
          <w:rFonts w:cs="Arial"/>
          <w:szCs w:val="22"/>
          <w:lang w:eastAsia="zh-CN"/>
        </w:rPr>
      </w:pPr>
      <w:bookmarkStart w:id="263" w:name="_Ref363831466"/>
      <w:bookmarkStart w:id="264" w:name="_Toc520375036"/>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20</w:t>
      </w:r>
      <w:r w:rsidR="00183C7C">
        <w:fldChar w:fldCharType="end"/>
      </w:r>
      <w:bookmarkEnd w:id="263"/>
      <w:r w:rsidR="00572609">
        <w:t xml:space="preserve">: </w:t>
      </w:r>
      <w:bookmarkStart w:id="265" w:name="_Ref302416451"/>
      <w:r w:rsidRPr="00432FF8">
        <w:t>Verification of thermo-hydraulic coupling</w:t>
      </w:r>
      <w:r>
        <w:t xml:space="preserve"> for </w:t>
      </w:r>
      <w:r w:rsidRPr="00432FF8">
        <w:t xml:space="preserve">positive </w:t>
      </w:r>
      <w:r>
        <w:t xml:space="preserve">initial </w:t>
      </w:r>
      <w:r w:rsidRPr="00432FF8">
        <w:t>buoyancy</w:t>
      </w:r>
      <w:r w:rsidR="004474F5">
        <w:t xml:space="preserve">.  </w:t>
      </w:r>
      <w:r w:rsidR="0076771D">
        <w:t>MIN3P-THCm</w:t>
      </w:r>
      <w:r>
        <w:t xml:space="preserve"> r</w:t>
      </w:r>
      <w:r w:rsidRPr="00432FF8">
        <w:t xml:space="preserve">esults </w:t>
      </w:r>
      <w:r>
        <w:t>of density</w:t>
      </w:r>
      <w:r>
        <w:rPr>
          <w:rFonts w:hint="eastAsia"/>
          <w:lang w:eastAsia="zh-CN"/>
        </w:rPr>
        <w:t xml:space="preserve"> (left)</w:t>
      </w:r>
      <w:r>
        <w:t xml:space="preserve"> and temperature</w:t>
      </w:r>
      <w:r>
        <w:rPr>
          <w:rFonts w:hint="eastAsia"/>
          <w:lang w:eastAsia="zh-CN"/>
        </w:rPr>
        <w:t xml:space="preserve"> (right)</w:t>
      </w:r>
      <w:r>
        <w:t xml:space="preserve"> </w:t>
      </w:r>
      <w:r w:rsidRPr="00432FF8">
        <w:t>at 2 and 20 years</w:t>
      </w:r>
      <w:r>
        <w:t xml:space="preserve"> are </w:t>
      </w:r>
      <w:r w:rsidRPr="00432FF8">
        <w:t xml:space="preserve">compared with </w:t>
      </w:r>
      <w:r>
        <w:t xml:space="preserve">the results from </w:t>
      </w:r>
      <w:r w:rsidRPr="00432FF8">
        <w:rPr>
          <w:noProof/>
        </w:rPr>
        <w:t xml:space="preserve">Geiger </w:t>
      </w:r>
      <w:r w:rsidR="004474F5">
        <w:rPr>
          <w:noProof/>
        </w:rPr>
        <w:t xml:space="preserve">et al. </w:t>
      </w:r>
      <w:r w:rsidRPr="00432FF8">
        <w:rPr>
          <w:noProof/>
        </w:rPr>
        <w:t>(2006)</w:t>
      </w:r>
      <w:bookmarkEnd w:id="265"/>
      <w:r>
        <w:rPr>
          <w:rFonts w:hint="eastAsia"/>
          <w:noProof/>
          <w:lang w:eastAsia="zh-CN"/>
        </w:rPr>
        <w:t xml:space="preserve"> </w:t>
      </w:r>
      <w:r w:rsidR="008236DA">
        <w:rPr>
          <w:rFonts w:hint="eastAsia"/>
          <w:noProof/>
          <w:lang w:eastAsia="zh-CN"/>
        </w:rPr>
        <w:t>(Bea et al., 2011)</w:t>
      </w:r>
      <w:bookmarkEnd w:id="264"/>
    </w:p>
    <w:p w14:paraId="34C81D02" w14:textId="77777777" w:rsidR="00FB141A" w:rsidRDefault="00FB141A" w:rsidP="00B20917">
      <w:pPr>
        <w:pStyle w:val="Simpleline"/>
        <w:rPr>
          <w:lang w:eastAsia="zh-CN"/>
        </w:rPr>
      </w:pPr>
    </w:p>
    <w:p w14:paraId="7C0DA9CB" w14:textId="77777777" w:rsidR="00A95059" w:rsidRPr="00192E8E" w:rsidRDefault="00A95059" w:rsidP="00A95059">
      <w:pPr>
        <w:pStyle w:val="StyleHeading4Bold"/>
      </w:pPr>
      <w:bookmarkStart w:id="266" w:name="_Toc520374458"/>
      <w:r>
        <w:t>File locations</w:t>
      </w:r>
      <w:bookmarkEnd w:id="266"/>
    </w:p>
    <w:p w14:paraId="3337C94F" w14:textId="77777777" w:rsidR="00FB141A" w:rsidRPr="00ED3698" w:rsidRDefault="00FB141A" w:rsidP="00FB141A">
      <w:r w:rsidRPr="00ED3698">
        <w:t>The input file</w:t>
      </w:r>
      <w:r>
        <w:rPr>
          <w:rFonts w:hint="eastAsia"/>
          <w:lang w:eastAsia="zh-CN"/>
        </w:rPr>
        <w:t xml:space="preserve"> (negative bu</w:t>
      </w:r>
      <w:r w:rsidR="00C15FF0">
        <w:rPr>
          <w:lang w:eastAsia="zh-CN"/>
        </w:rPr>
        <w:t>o</w:t>
      </w:r>
      <w:r>
        <w:rPr>
          <w:rFonts w:hint="eastAsia"/>
          <w:lang w:eastAsia="zh-CN"/>
        </w:rPr>
        <w:t xml:space="preserve">yancy) </w:t>
      </w:r>
      <w:r w:rsidRPr="00ED3698">
        <w:t>can be found under</w:t>
      </w:r>
    </w:p>
    <w:p w14:paraId="7E329936" w14:textId="77777777" w:rsidR="00FB141A" w:rsidRPr="00ED3698" w:rsidRDefault="00FB141A" w:rsidP="00FB141A">
      <w:pPr>
        <w:rPr>
          <w:lang w:eastAsia="zh-CN"/>
        </w:rPr>
      </w:pPr>
      <w:r>
        <w:rPr>
          <w:rFonts w:hint="eastAsia"/>
          <w:i/>
          <w:lang w:eastAsia="zh-CN"/>
        </w:rPr>
        <w:t>..</w:t>
      </w:r>
      <w:r w:rsidRPr="00795C44">
        <w:rPr>
          <w:i/>
        </w:rPr>
        <w:t>\benchmarking_nwmo_report\</w:t>
      </w:r>
      <w:r w:rsidRPr="00594BF8">
        <w:rPr>
          <w:i/>
        </w:rPr>
        <w:t>nwmo_verification_examples_D4\</w:t>
      </w:r>
      <w:r>
        <w:rPr>
          <w:rFonts w:hint="eastAsia"/>
          <w:lang w:eastAsia="zh-CN"/>
        </w:rPr>
        <w:t>D</w:t>
      </w:r>
      <w:r w:rsidRPr="005E0CCD">
        <w:rPr>
          <w:i/>
        </w:rPr>
        <w:t>44_thermo_haline_convection\negative_buoyancy\</w:t>
      </w:r>
      <w:r w:rsidRPr="005E0CCD">
        <w:t xml:space="preserve"> </w:t>
      </w:r>
      <w:r w:rsidRPr="005E0CCD">
        <w:rPr>
          <w:i/>
          <w:lang w:eastAsia="zh-CN"/>
        </w:rPr>
        <w:t>free-thermohaline-convection.dat</w:t>
      </w:r>
    </w:p>
    <w:p w14:paraId="762CB1B0" w14:textId="77777777" w:rsidR="00FB141A" w:rsidRDefault="004B0811" w:rsidP="00FB141A">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 xml:space="preserve">: </w:t>
      </w:r>
      <w:r w:rsidR="005C25DE" w:rsidRPr="00815525">
        <w:rPr>
          <w:i/>
          <w:lang w:eastAsia="zh-CN"/>
        </w:rPr>
        <w:t>\</w:t>
      </w:r>
      <w:r w:rsidR="00FB141A" w:rsidRPr="00815525">
        <w:rPr>
          <w:rFonts w:hint="eastAsia"/>
          <w:i/>
          <w:lang w:eastAsia="zh-CN"/>
        </w:rPr>
        <w:t>database</w:t>
      </w:r>
      <w:r w:rsidR="005C25DE">
        <w:rPr>
          <w:i/>
          <w:lang w:eastAsia="zh-CN"/>
        </w:rPr>
        <w:t>\</w:t>
      </w:r>
      <w:r w:rsidR="00FB141A">
        <w:rPr>
          <w:rFonts w:hint="eastAsia"/>
          <w:i/>
          <w:lang w:eastAsia="zh-CN"/>
        </w:rPr>
        <w:t>default</w:t>
      </w:r>
    </w:p>
    <w:p w14:paraId="2BA99D8E" w14:textId="77777777" w:rsidR="00FB141A" w:rsidRDefault="00FB141A" w:rsidP="00B20917">
      <w:pPr>
        <w:pStyle w:val="Simpleline"/>
        <w:rPr>
          <w:lang w:eastAsia="zh-CN"/>
        </w:rPr>
      </w:pPr>
    </w:p>
    <w:p w14:paraId="250E2ABA" w14:textId="77777777" w:rsidR="00FB141A" w:rsidRPr="00ED3698" w:rsidRDefault="00FB141A" w:rsidP="00FB141A">
      <w:r w:rsidRPr="00ED3698">
        <w:t>The input file</w:t>
      </w:r>
      <w:r>
        <w:rPr>
          <w:rFonts w:hint="eastAsia"/>
          <w:lang w:eastAsia="zh-CN"/>
        </w:rPr>
        <w:t xml:space="preserve"> (negative bouyancy) </w:t>
      </w:r>
      <w:r w:rsidRPr="00ED3698">
        <w:t>can be found under</w:t>
      </w:r>
    </w:p>
    <w:p w14:paraId="2B89E8C1" w14:textId="77777777" w:rsidR="00FB141A" w:rsidRPr="00ED3698" w:rsidRDefault="00FB141A" w:rsidP="00FB141A">
      <w:pPr>
        <w:rPr>
          <w:lang w:eastAsia="zh-CN"/>
        </w:rPr>
      </w:pPr>
      <w:r>
        <w:rPr>
          <w:rFonts w:hint="eastAsia"/>
          <w:i/>
          <w:lang w:eastAsia="zh-CN"/>
        </w:rPr>
        <w:t>..</w:t>
      </w:r>
      <w:r w:rsidRPr="00795C44">
        <w:rPr>
          <w:i/>
        </w:rPr>
        <w:t>\benchmarking_nwmo_report\</w:t>
      </w:r>
      <w:r w:rsidRPr="00594BF8">
        <w:rPr>
          <w:i/>
        </w:rPr>
        <w:t>nwmo_verification_examples_D4\</w:t>
      </w:r>
      <w:r>
        <w:rPr>
          <w:rFonts w:hint="eastAsia"/>
          <w:lang w:eastAsia="zh-CN"/>
        </w:rPr>
        <w:t>D</w:t>
      </w:r>
      <w:r>
        <w:rPr>
          <w:i/>
        </w:rPr>
        <w:t>44_thermo_haline_convection\</w:t>
      </w:r>
      <w:r>
        <w:rPr>
          <w:rFonts w:hint="eastAsia"/>
          <w:i/>
          <w:lang w:eastAsia="zh-CN"/>
        </w:rPr>
        <w:t>posi</w:t>
      </w:r>
      <w:r w:rsidRPr="005E0CCD">
        <w:rPr>
          <w:i/>
        </w:rPr>
        <w:t>tive_buoyancy\</w:t>
      </w:r>
      <w:r w:rsidRPr="005E0CCD">
        <w:t xml:space="preserve"> </w:t>
      </w:r>
      <w:r w:rsidRPr="005E0CCD">
        <w:rPr>
          <w:i/>
          <w:lang w:eastAsia="zh-CN"/>
        </w:rPr>
        <w:t>free-thermohaline-convection.dat</w:t>
      </w:r>
    </w:p>
    <w:p w14:paraId="64B2FD04" w14:textId="77777777" w:rsidR="00FB141A" w:rsidRDefault="004B0811" w:rsidP="00FB141A">
      <w:pPr>
        <w:rPr>
          <w:lang w:eastAsia="zh-CN"/>
        </w:rPr>
      </w:pPr>
      <w:r>
        <w:rPr>
          <w:rFonts w:hint="eastAsia"/>
          <w:lang w:eastAsia="zh-CN"/>
        </w:rPr>
        <w:t>Database directory is</w:t>
      </w:r>
      <w:r>
        <w:rPr>
          <w:lang w:eastAsia="zh-CN"/>
        </w:rPr>
        <w:t xml:space="preserve"> a subfolder under the folder of the input file</w:t>
      </w:r>
      <w:r>
        <w:rPr>
          <w:rFonts w:hint="eastAsia"/>
          <w:lang w:eastAsia="zh-CN"/>
        </w:rPr>
        <w:t>:</w:t>
      </w:r>
      <w:r>
        <w:rPr>
          <w:lang w:eastAsia="zh-CN"/>
        </w:rPr>
        <w:t xml:space="preserve"> </w:t>
      </w:r>
      <w:r w:rsidRPr="00815525">
        <w:rPr>
          <w:i/>
          <w:lang w:eastAsia="zh-CN"/>
        </w:rPr>
        <w:t xml:space="preserve"> </w:t>
      </w:r>
      <w:r w:rsidR="005C25DE" w:rsidRPr="00815525">
        <w:rPr>
          <w:i/>
          <w:lang w:eastAsia="zh-CN"/>
        </w:rPr>
        <w:t>\</w:t>
      </w:r>
      <w:r w:rsidR="00FB141A" w:rsidRPr="00815525">
        <w:rPr>
          <w:rFonts w:hint="eastAsia"/>
          <w:i/>
          <w:lang w:eastAsia="zh-CN"/>
        </w:rPr>
        <w:t>database</w:t>
      </w:r>
      <w:r w:rsidR="005C25DE">
        <w:rPr>
          <w:i/>
          <w:lang w:eastAsia="zh-CN"/>
        </w:rPr>
        <w:t>\</w:t>
      </w:r>
      <w:r w:rsidR="00FB141A">
        <w:rPr>
          <w:rFonts w:hint="eastAsia"/>
          <w:i/>
          <w:lang w:eastAsia="zh-CN"/>
        </w:rPr>
        <w:t>default</w:t>
      </w:r>
    </w:p>
    <w:p w14:paraId="41A1788A" w14:textId="77777777" w:rsidR="00FB141A" w:rsidRDefault="00FB141A" w:rsidP="00B20917">
      <w:pPr>
        <w:pStyle w:val="Simpleline"/>
        <w:rPr>
          <w:lang w:eastAsia="zh-CN"/>
        </w:rPr>
      </w:pPr>
    </w:p>
    <w:p w14:paraId="6A9A2A29" w14:textId="77777777" w:rsidR="00FB141A" w:rsidRPr="00ED3698" w:rsidRDefault="00FB141A" w:rsidP="00FB141A">
      <w:pPr>
        <w:pStyle w:val="Heading3"/>
      </w:pPr>
      <w:bookmarkStart w:id="267" w:name="_Ref364351068"/>
      <w:bookmarkStart w:id="268" w:name="_Toc520374459"/>
      <w:r>
        <w:rPr>
          <w:rFonts w:hint="eastAsia"/>
          <w:lang w:eastAsia="zh-CN"/>
        </w:rPr>
        <w:t>Salt dome problem</w:t>
      </w:r>
      <w:bookmarkEnd w:id="267"/>
      <w:bookmarkEnd w:id="268"/>
    </w:p>
    <w:p w14:paraId="3750538B" w14:textId="77777777" w:rsidR="00577381" w:rsidRPr="00181341" w:rsidRDefault="00771FFF" w:rsidP="00577381">
      <w:pPr>
        <w:pStyle w:val="StyleHeading4Bold"/>
        <w:numPr>
          <w:ilvl w:val="3"/>
          <w:numId w:val="1"/>
        </w:numPr>
      </w:pPr>
      <w:bookmarkStart w:id="269" w:name="_Toc520374460"/>
      <w:r>
        <w:t>Problem definition</w:t>
      </w:r>
      <w:bookmarkEnd w:id="269"/>
    </w:p>
    <w:p w14:paraId="1FA1BD83" w14:textId="10A7012C" w:rsidR="00FB141A" w:rsidRDefault="00577381" w:rsidP="00FB141A">
      <w:pPr>
        <w:rPr>
          <w:rFonts w:cs="Arial"/>
          <w:szCs w:val="22"/>
        </w:rPr>
      </w:pPr>
      <w:r>
        <w:rPr>
          <w:rFonts w:cs="Arial"/>
          <w:szCs w:val="22"/>
          <w:lang w:eastAsia="en-CA"/>
        </w:rPr>
        <w:t>The salt dome problem</w:t>
      </w:r>
      <w:r w:rsidR="00FB141A">
        <w:rPr>
          <w:rFonts w:cs="Arial"/>
          <w:szCs w:val="22"/>
          <w:lang w:eastAsia="en-CA"/>
        </w:rPr>
        <w:t xml:space="preserve"> </w:t>
      </w:r>
      <w:r w:rsidR="00FB141A" w:rsidRPr="00D910F5">
        <w:rPr>
          <w:rFonts w:cs="Arial"/>
          <w:szCs w:val="22"/>
          <w:lang w:eastAsia="en-CA"/>
        </w:rPr>
        <w:t xml:space="preserve">is an idealization of flow </w:t>
      </w:r>
      <w:r w:rsidR="00FB141A">
        <w:rPr>
          <w:rFonts w:cs="Arial"/>
          <w:szCs w:val="22"/>
          <w:lang w:eastAsia="en-CA"/>
        </w:rPr>
        <w:t xml:space="preserve">over </w:t>
      </w:r>
      <w:r w:rsidR="00FB141A" w:rsidRPr="00D910F5">
        <w:rPr>
          <w:rFonts w:cs="Arial"/>
          <w:szCs w:val="22"/>
          <w:lang w:eastAsia="en-CA"/>
        </w:rPr>
        <w:t>a salt dome</w:t>
      </w:r>
      <w:r w:rsidR="004474F5">
        <w:rPr>
          <w:rFonts w:cs="Arial"/>
          <w:szCs w:val="22"/>
          <w:lang w:eastAsia="en-CA"/>
        </w:rPr>
        <w:t xml:space="preserve">.  </w:t>
      </w:r>
      <w:r w:rsidR="00FB141A" w:rsidRPr="00D910F5">
        <w:rPr>
          <w:rFonts w:cs="Arial"/>
          <w:szCs w:val="22"/>
          <w:lang w:eastAsia="en-CA"/>
        </w:rPr>
        <w:t xml:space="preserve">In this case, </w:t>
      </w:r>
      <w:r w:rsidR="00FB141A">
        <w:rPr>
          <w:rFonts w:cs="Arial"/>
          <w:szCs w:val="22"/>
          <w:lang w:eastAsia="en-CA"/>
        </w:rPr>
        <w:t xml:space="preserve">fluid </w:t>
      </w:r>
      <w:r w:rsidR="00FB141A" w:rsidRPr="00D910F5">
        <w:rPr>
          <w:rFonts w:cs="Arial"/>
          <w:szCs w:val="22"/>
          <w:lang w:eastAsia="en-CA"/>
        </w:rPr>
        <w:t>flow</w:t>
      </w:r>
      <w:r w:rsidR="00FB141A">
        <w:rPr>
          <w:rFonts w:cs="Arial"/>
          <w:szCs w:val="22"/>
          <w:lang w:eastAsia="en-CA"/>
        </w:rPr>
        <w:t xml:space="preserve">, </w:t>
      </w:r>
      <w:r w:rsidR="00FB141A" w:rsidRPr="00D910F5">
        <w:rPr>
          <w:rFonts w:cs="Arial"/>
          <w:szCs w:val="22"/>
          <w:lang w:eastAsia="en-CA"/>
        </w:rPr>
        <w:t>energy</w:t>
      </w:r>
      <w:r w:rsidR="00FB141A">
        <w:rPr>
          <w:rFonts w:cs="Arial"/>
          <w:szCs w:val="22"/>
          <w:lang w:eastAsia="en-CA"/>
        </w:rPr>
        <w:t>,</w:t>
      </w:r>
      <w:r w:rsidR="00FB141A" w:rsidRPr="00D910F5">
        <w:rPr>
          <w:rFonts w:cs="Arial"/>
          <w:szCs w:val="22"/>
          <w:lang w:eastAsia="en-CA"/>
        </w:rPr>
        <w:t xml:space="preserve"> and solute transport </w:t>
      </w:r>
      <w:r w:rsidR="00FB141A" w:rsidRPr="00D910F5">
        <w:rPr>
          <w:rFonts w:cs="Arial"/>
          <w:szCs w:val="22"/>
        </w:rPr>
        <w:t xml:space="preserve">are </w:t>
      </w:r>
      <w:r w:rsidR="00FB141A">
        <w:rPr>
          <w:rFonts w:cs="Arial"/>
          <w:szCs w:val="22"/>
        </w:rPr>
        <w:t xml:space="preserve">coupled </w:t>
      </w:r>
      <w:r w:rsidR="00FB141A" w:rsidRPr="00D910F5">
        <w:rPr>
          <w:rFonts w:cs="Arial"/>
          <w:szCs w:val="22"/>
        </w:rPr>
        <w:t>through density</w:t>
      </w:r>
      <w:r w:rsidR="00FB141A">
        <w:rPr>
          <w:rFonts w:cs="Arial"/>
          <w:szCs w:val="22"/>
        </w:rPr>
        <w:t xml:space="preserve"> because</w:t>
      </w:r>
      <w:r w:rsidR="00FB141A" w:rsidRPr="00D910F5">
        <w:rPr>
          <w:rFonts w:cs="Arial"/>
          <w:szCs w:val="22"/>
          <w:lang w:eastAsia="en-CA"/>
        </w:rPr>
        <w:t xml:space="preserve"> density is </w:t>
      </w:r>
      <w:r w:rsidR="00FB141A">
        <w:rPr>
          <w:rFonts w:cs="Arial"/>
          <w:szCs w:val="22"/>
          <w:lang w:eastAsia="en-CA"/>
        </w:rPr>
        <w:t xml:space="preserve">treated as </w:t>
      </w:r>
      <w:r w:rsidR="00FB141A" w:rsidRPr="00D910F5">
        <w:rPr>
          <w:rFonts w:cs="Arial"/>
          <w:szCs w:val="22"/>
          <w:lang w:eastAsia="en-CA"/>
        </w:rPr>
        <w:t>a function of temperature as well as solute concentrations</w:t>
      </w:r>
      <w:r w:rsidR="004474F5">
        <w:rPr>
          <w:rFonts w:cs="Arial"/>
          <w:szCs w:val="22"/>
          <w:lang w:eastAsia="en-CA"/>
        </w:rPr>
        <w:t xml:space="preserve">.  </w:t>
      </w:r>
      <w:r w:rsidR="00FB141A">
        <w:rPr>
          <w:rFonts w:cs="Arial"/>
          <w:szCs w:val="22"/>
          <w:lang w:eastAsia="en-CA"/>
        </w:rPr>
        <w:t xml:space="preserve">This relationship can be expressed in form </w:t>
      </w:r>
      <w:r w:rsidR="00FB141A" w:rsidRPr="00D910F5">
        <w:rPr>
          <w:rFonts w:cs="Arial"/>
          <w:szCs w:val="22"/>
        </w:rPr>
        <w:t xml:space="preserve">of the buoyancy ratio </w:t>
      </w:r>
      <w:r w:rsidR="00815525" w:rsidRPr="00D910F5">
        <w:rPr>
          <w:rFonts w:cs="Arial"/>
          <w:position w:val="-4"/>
          <w:szCs w:val="22"/>
        </w:rPr>
        <w:object w:dxaOrig="240" w:dyaOrig="260" w14:anchorId="5252EC7B">
          <v:shape id="_x0000_i1053" type="#_x0000_t75" style="width:13.5pt;height:13.5pt" o:ole="">
            <v:imagedata r:id="rId89" o:title=""/>
          </v:shape>
          <o:OLEObject Type="Embed" ProgID="Equation.3" ShapeID="_x0000_i1053" DrawAspect="Content" ObjectID="_1594116791" r:id="rId90"/>
        </w:object>
      </w:r>
      <w:r w:rsidR="00FB141A" w:rsidRPr="00D910F5">
        <w:rPr>
          <w:rFonts w:cs="Arial"/>
          <w:szCs w:val="22"/>
        </w:rPr>
        <w:t xml:space="preserve"> as</w:t>
      </w:r>
      <w:r w:rsidR="00FB141A">
        <w:rPr>
          <w:rFonts w:cs="Arial"/>
          <w:szCs w:val="22"/>
        </w:rPr>
        <w:t>:</w:t>
      </w:r>
      <w:r w:rsidR="00FB141A" w:rsidRPr="00D910F5">
        <w:rPr>
          <w:rFonts w:cs="Arial"/>
          <w:szCs w:val="22"/>
        </w:rPr>
        <w:t xml:space="preserve"> </w:t>
      </w:r>
    </w:p>
    <w:tbl>
      <w:tblPr>
        <w:tblW w:w="0" w:type="auto"/>
        <w:tblLook w:val="04A0" w:firstRow="1" w:lastRow="0" w:firstColumn="1" w:lastColumn="0" w:noHBand="0" w:noVBand="1"/>
      </w:tblPr>
      <w:tblGrid>
        <w:gridCol w:w="6077"/>
        <w:gridCol w:w="2563"/>
      </w:tblGrid>
      <w:tr w:rsidR="00FB141A" w:rsidRPr="00D910F5" w14:paraId="2817F5CD" w14:textId="77777777" w:rsidTr="00B20917">
        <w:trPr>
          <w:trHeight w:val="819"/>
        </w:trPr>
        <w:tc>
          <w:tcPr>
            <w:tcW w:w="6236" w:type="dxa"/>
            <w:vAlign w:val="center"/>
            <w:hideMark/>
          </w:tcPr>
          <w:p w14:paraId="1AEFFF0B" w14:textId="77777777" w:rsidR="00FB141A" w:rsidRPr="00D910F5" w:rsidRDefault="00B20917" w:rsidP="00D20BB5">
            <w:pPr>
              <w:rPr>
                <w:rFonts w:cs="Arial"/>
                <w:szCs w:val="22"/>
              </w:rPr>
            </w:pPr>
            <w:r w:rsidRPr="00B20917">
              <w:rPr>
                <w:rFonts w:cs="Arial"/>
                <w:position w:val="-54"/>
                <w:szCs w:val="22"/>
              </w:rPr>
              <w:object w:dxaOrig="1760" w:dyaOrig="1200" w14:anchorId="52470C3D">
                <v:shape id="_x0000_i1054" type="#_x0000_t75" style="width:87pt;height:62.25pt" o:ole="">
                  <v:imagedata r:id="rId91" o:title=""/>
                </v:shape>
                <o:OLEObject Type="Embed" ProgID="Equation.3" ShapeID="_x0000_i1054" DrawAspect="Content" ObjectID="_1594116792" r:id="rId92"/>
              </w:object>
            </w:r>
          </w:p>
        </w:tc>
        <w:tc>
          <w:tcPr>
            <w:tcW w:w="2620" w:type="dxa"/>
            <w:vAlign w:val="center"/>
            <w:hideMark/>
          </w:tcPr>
          <w:p w14:paraId="0418022C" w14:textId="77777777" w:rsidR="00FB141A" w:rsidRPr="00D910F5" w:rsidRDefault="00D43140" w:rsidP="00D60C8B">
            <w:pPr>
              <w:jc w:val="right"/>
              <w:rPr>
                <w:rFonts w:cs="Arial"/>
                <w:szCs w:val="22"/>
              </w:rPr>
            </w:pPr>
            <w:r>
              <w:rPr>
                <w:rFonts w:cs="Arial"/>
                <w:szCs w:val="22"/>
              </w:rPr>
              <w:t>Equation 1-</w:t>
            </w:r>
            <w:r w:rsidR="005F5019">
              <w:rPr>
                <w:rFonts w:cs="Arial"/>
                <w:szCs w:val="22"/>
              </w:rPr>
              <w:fldChar w:fldCharType="begin"/>
            </w:r>
            <w:r w:rsidR="00FB141A">
              <w:rPr>
                <w:rFonts w:cs="Arial"/>
                <w:szCs w:val="22"/>
              </w:rPr>
              <w:instrText xml:space="preserve"> SEQ Equation \* ARABIC \s 1 </w:instrText>
            </w:r>
            <w:r w:rsidR="005F5019">
              <w:rPr>
                <w:rFonts w:cs="Arial"/>
                <w:szCs w:val="22"/>
              </w:rPr>
              <w:fldChar w:fldCharType="separate"/>
            </w:r>
            <w:r w:rsidR="00B560DA">
              <w:rPr>
                <w:rFonts w:cs="Arial"/>
                <w:noProof/>
                <w:szCs w:val="22"/>
              </w:rPr>
              <w:t>7</w:t>
            </w:r>
            <w:r w:rsidR="005F5019">
              <w:rPr>
                <w:rFonts w:cs="Arial"/>
                <w:szCs w:val="22"/>
              </w:rPr>
              <w:fldChar w:fldCharType="end"/>
            </w:r>
          </w:p>
        </w:tc>
      </w:tr>
    </w:tbl>
    <w:p w14:paraId="3A3D8C92" w14:textId="77777777" w:rsidR="00D93411" w:rsidRPr="00181341" w:rsidRDefault="00D93411" w:rsidP="00D93411">
      <w:pPr>
        <w:pStyle w:val="StyleHeading4Bold"/>
        <w:numPr>
          <w:ilvl w:val="3"/>
          <w:numId w:val="1"/>
        </w:numPr>
      </w:pPr>
      <w:bookmarkStart w:id="270" w:name="_Toc520374461"/>
      <w:r>
        <w:t>Model setup</w:t>
      </w:r>
      <w:bookmarkEnd w:id="270"/>
    </w:p>
    <w:p w14:paraId="6646815F" w14:textId="058671D5" w:rsidR="00FB141A" w:rsidRDefault="00FB141A" w:rsidP="00FB141A">
      <w:pPr>
        <w:rPr>
          <w:rFonts w:cs="Arial"/>
          <w:szCs w:val="22"/>
        </w:rPr>
      </w:pPr>
      <w:r w:rsidRPr="00D910F5">
        <w:rPr>
          <w:rFonts w:cs="Arial"/>
          <w:szCs w:val="22"/>
          <w:lang w:eastAsia="en-CA"/>
        </w:rPr>
        <w:t xml:space="preserve">The geometry and boundary </w:t>
      </w:r>
      <w:r w:rsidRPr="001C1CE3">
        <w:rPr>
          <w:rFonts w:cs="Arial"/>
          <w:szCs w:val="22"/>
          <w:lang w:eastAsia="en-CA"/>
        </w:rPr>
        <w:t xml:space="preserve">conditions for the problem are shown in </w:t>
      </w:r>
      <w:r w:rsidR="005F5019">
        <w:rPr>
          <w:rFonts w:cs="Arial"/>
          <w:szCs w:val="22"/>
          <w:lang w:eastAsia="en-CA"/>
        </w:rPr>
        <w:fldChar w:fldCharType="begin"/>
      </w:r>
      <w:r>
        <w:rPr>
          <w:rFonts w:cs="Arial"/>
          <w:szCs w:val="22"/>
          <w:lang w:eastAsia="en-CA"/>
        </w:rPr>
        <w:instrText xml:space="preserve"> REF _Ref363834066 \h </w:instrText>
      </w:r>
      <w:r w:rsidR="005F5019">
        <w:rPr>
          <w:rFonts w:cs="Arial"/>
          <w:szCs w:val="22"/>
          <w:lang w:eastAsia="en-CA"/>
        </w:rPr>
      </w:r>
      <w:r w:rsidR="005F5019">
        <w:rPr>
          <w:rFonts w:cs="Arial"/>
          <w:szCs w:val="22"/>
          <w:lang w:eastAsia="en-CA"/>
        </w:rPr>
        <w:fldChar w:fldCharType="separate"/>
      </w:r>
      <w:r w:rsidR="00B560DA">
        <w:t xml:space="preserve">Figure </w:t>
      </w:r>
      <w:r w:rsidR="00B560DA">
        <w:rPr>
          <w:noProof/>
        </w:rPr>
        <w:t>2</w:t>
      </w:r>
      <w:r w:rsidR="00B560DA">
        <w:t>.</w:t>
      </w:r>
      <w:r w:rsidR="00B560DA">
        <w:rPr>
          <w:noProof/>
        </w:rPr>
        <w:t>21</w:t>
      </w:r>
      <w:r w:rsidR="005F5019">
        <w:rPr>
          <w:rFonts w:cs="Arial"/>
          <w:szCs w:val="22"/>
          <w:lang w:eastAsia="en-CA"/>
        </w:rPr>
        <w:fldChar w:fldCharType="end"/>
      </w:r>
      <w:r w:rsidRPr="001C1CE3">
        <w:rPr>
          <w:rFonts w:cs="Arial"/>
          <w:szCs w:val="22"/>
          <w:lang w:eastAsia="en-CA"/>
        </w:rPr>
        <w:t>A</w:t>
      </w:r>
      <w:r w:rsidR="004474F5">
        <w:rPr>
          <w:rFonts w:cs="Arial"/>
          <w:szCs w:val="22"/>
          <w:lang w:eastAsia="en-CA"/>
        </w:rPr>
        <w:t xml:space="preserve">.  </w:t>
      </w:r>
      <w:r w:rsidRPr="001C1CE3">
        <w:rPr>
          <w:rFonts w:cs="Arial"/>
          <w:szCs w:val="22"/>
          <w:lang w:eastAsia="en-CA"/>
        </w:rPr>
        <w:t>The domain extends 900 m horizontally and 300 m vertically (</w:t>
      </w:r>
      <w:r w:rsidR="004474F5">
        <w:rPr>
          <w:rFonts w:cs="Arial"/>
          <w:szCs w:val="22"/>
          <w:lang w:eastAsia="en-CA"/>
        </w:rPr>
        <w:t xml:space="preserve">i.e. </w:t>
      </w:r>
      <w:r>
        <w:rPr>
          <w:rFonts w:cs="Arial"/>
          <w:szCs w:val="22"/>
          <w:lang w:eastAsia="en-CA"/>
        </w:rPr>
        <w:t xml:space="preserve">the </w:t>
      </w:r>
      <w:r w:rsidRPr="001C1CE3">
        <w:rPr>
          <w:rFonts w:cs="Arial"/>
          <w:szCs w:val="22"/>
          <w:lang w:eastAsia="en-CA"/>
        </w:rPr>
        <w:t>aspect ratio about 3)</w:t>
      </w:r>
      <w:r w:rsidR="004474F5">
        <w:rPr>
          <w:rFonts w:cs="Arial"/>
          <w:szCs w:val="22"/>
          <w:lang w:eastAsia="en-CA"/>
        </w:rPr>
        <w:t xml:space="preserve">.  </w:t>
      </w:r>
      <w:r w:rsidRPr="001C1CE3">
        <w:rPr>
          <w:rFonts w:cs="Arial"/>
          <w:szCs w:val="22"/>
          <w:lang w:eastAsia="en-CA"/>
        </w:rPr>
        <w:t xml:space="preserve">The aquifer is considered homogeneous and isotropic and the hydraulic head varies linearly along the top </w:t>
      </w:r>
      <w:r>
        <w:rPr>
          <w:rFonts w:cs="Arial"/>
          <w:szCs w:val="22"/>
          <w:lang w:eastAsia="en-CA"/>
        </w:rPr>
        <w:t>boundary</w:t>
      </w:r>
      <w:r w:rsidR="004474F5">
        <w:rPr>
          <w:rFonts w:cs="Arial"/>
          <w:szCs w:val="22"/>
          <w:lang w:eastAsia="en-CA"/>
        </w:rPr>
        <w:t xml:space="preserve">.  </w:t>
      </w:r>
      <w:r w:rsidRPr="001C1CE3">
        <w:rPr>
          <w:rFonts w:cs="Arial"/>
          <w:szCs w:val="22"/>
          <w:lang w:eastAsia="en-CA"/>
        </w:rPr>
        <w:t>All remaining boundaries are impervious to flow</w:t>
      </w:r>
      <w:r w:rsidR="004474F5">
        <w:rPr>
          <w:rFonts w:cs="Arial"/>
          <w:szCs w:val="22"/>
          <w:lang w:eastAsia="en-CA"/>
        </w:rPr>
        <w:t xml:space="preserve">.  </w:t>
      </w:r>
      <w:r w:rsidR="00A24C91">
        <w:rPr>
          <w:rFonts w:cs="Arial"/>
          <w:szCs w:val="22"/>
        </w:rPr>
        <w:t>The</w:t>
      </w:r>
      <w:r w:rsidRPr="00D910F5">
        <w:rPr>
          <w:rFonts w:cs="Arial"/>
          <w:szCs w:val="22"/>
        </w:rPr>
        <w:t xml:space="preserve">rmohaline extension of the salt dome problem </w:t>
      </w:r>
      <w:r>
        <w:rPr>
          <w:rFonts w:cs="Arial"/>
          <w:szCs w:val="22"/>
        </w:rPr>
        <w:t>involves</w:t>
      </w:r>
      <w:r w:rsidRPr="00D910F5">
        <w:rPr>
          <w:rFonts w:cs="Arial"/>
          <w:szCs w:val="22"/>
        </w:rPr>
        <w:t xml:space="preserve"> </w:t>
      </w:r>
      <w:r>
        <w:rPr>
          <w:rFonts w:cs="Arial"/>
          <w:szCs w:val="22"/>
        </w:rPr>
        <w:t>the</w:t>
      </w:r>
      <w:r w:rsidRPr="00D910F5">
        <w:rPr>
          <w:rFonts w:cs="Arial"/>
          <w:szCs w:val="22"/>
        </w:rPr>
        <w:t xml:space="preserve"> superposition of a</w:t>
      </w:r>
      <w:r>
        <w:rPr>
          <w:rFonts w:cs="Arial"/>
          <w:szCs w:val="22"/>
        </w:rPr>
        <w:t xml:space="preserve">n upward </w:t>
      </w:r>
      <w:r w:rsidRPr="00D910F5">
        <w:rPr>
          <w:rFonts w:cs="Arial"/>
          <w:szCs w:val="22"/>
        </w:rPr>
        <w:t>thermal gradient</w:t>
      </w:r>
      <w:r>
        <w:rPr>
          <w:rFonts w:cs="Arial"/>
          <w:szCs w:val="22"/>
        </w:rPr>
        <w:t>, which</w:t>
      </w:r>
      <w:r w:rsidRPr="00D910F5">
        <w:rPr>
          <w:rFonts w:cs="Arial"/>
          <w:szCs w:val="22"/>
        </w:rPr>
        <w:t xml:space="preserve"> tends to destabilize the brine p</w:t>
      </w:r>
      <w:r>
        <w:rPr>
          <w:rFonts w:cs="Arial"/>
          <w:szCs w:val="22"/>
        </w:rPr>
        <w:t>lume</w:t>
      </w:r>
      <w:r w:rsidRPr="00D910F5">
        <w:rPr>
          <w:rFonts w:cs="Arial"/>
          <w:szCs w:val="22"/>
        </w:rPr>
        <w:t xml:space="preserve"> due to the </w:t>
      </w:r>
      <w:r>
        <w:rPr>
          <w:rFonts w:cs="Arial"/>
          <w:szCs w:val="22"/>
        </w:rPr>
        <w:t>resulting</w:t>
      </w:r>
      <w:r w:rsidRPr="00D910F5">
        <w:rPr>
          <w:rFonts w:cs="Arial"/>
          <w:szCs w:val="22"/>
        </w:rPr>
        <w:t xml:space="preserve"> buoyant forces</w:t>
      </w:r>
      <w:r w:rsidR="004474F5">
        <w:rPr>
          <w:rFonts w:cs="Arial"/>
          <w:szCs w:val="22"/>
        </w:rPr>
        <w:t xml:space="preserve">.  </w:t>
      </w:r>
      <w:r w:rsidRPr="00D910F5">
        <w:rPr>
          <w:rFonts w:cs="Arial"/>
          <w:szCs w:val="22"/>
        </w:rPr>
        <w:t>Accordingly, the bottom of the aquifer is assigned a constant normalized temperature (</w:t>
      </w:r>
      <w:r w:rsidR="004474F5">
        <w:rPr>
          <w:rFonts w:cs="Arial"/>
          <w:szCs w:val="22"/>
        </w:rPr>
        <w:t xml:space="preserve">i.e. </w:t>
      </w:r>
      <w:r w:rsidRPr="00D910F5">
        <w:rPr>
          <w:rFonts w:cs="Arial"/>
          <w:szCs w:val="22"/>
        </w:rPr>
        <w:t xml:space="preserve">T=1), while the top boundary is </w:t>
      </w:r>
      <w:r>
        <w:rPr>
          <w:rFonts w:cs="Arial"/>
          <w:szCs w:val="22"/>
        </w:rPr>
        <w:t xml:space="preserve">assigned </w:t>
      </w:r>
      <w:r w:rsidRPr="00D910F5">
        <w:rPr>
          <w:rFonts w:cs="Arial"/>
          <w:szCs w:val="22"/>
        </w:rPr>
        <w:t xml:space="preserve">a normalized temperature of zero </w:t>
      </w:r>
      <w:r w:rsidRPr="00D910F5">
        <w:rPr>
          <w:rFonts w:cs="Arial"/>
          <w:iCs/>
          <w:szCs w:val="22"/>
        </w:rPr>
        <w:t>(</w:t>
      </w:r>
      <w:r w:rsidR="004474F5">
        <w:rPr>
          <w:rFonts w:cs="Arial"/>
          <w:iCs/>
          <w:szCs w:val="22"/>
        </w:rPr>
        <w:t xml:space="preserve">i.e. </w:t>
      </w:r>
      <w:r w:rsidRPr="00D910F5">
        <w:rPr>
          <w:rFonts w:cs="Arial"/>
          <w:iCs/>
          <w:szCs w:val="22"/>
        </w:rPr>
        <w:t>T=0</w:t>
      </w:r>
      <w:r w:rsidRPr="007A553E">
        <w:rPr>
          <w:rFonts w:cs="Arial"/>
          <w:iCs/>
          <w:szCs w:val="22"/>
        </w:rPr>
        <w:t>)</w:t>
      </w:r>
      <w:r w:rsidR="004474F5">
        <w:rPr>
          <w:rFonts w:cs="Arial"/>
          <w:iCs/>
          <w:szCs w:val="22"/>
        </w:rPr>
        <w:t xml:space="preserve">.  </w:t>
      </w:r>
      <w:r w:rsidRPr="007A553E">
        <w:rPr>
          <w:rFonts w:cs="Arial"/>
          <w:iCs/>
          <w:szCs w:val="22"/>
        </w:rPr>
        <w:t>T</w:t>
      </w:r>
      <w:r w:rsidRPr="00D910F5">
        <w:rPr>
          <w:rFonts w:cs="Arial"/>
          <w:szCs w:val="22"/>
        </w:rPr>
        <w:t xml:space="preserve">he upper boundary is additionally constrained by a </w:t>
      </w:r>
      <w:r>
        <w:rPr>
          <w:rFonts w:cs="Arial"/>
          <w:szCs w:val="22"/>
        </w:rPr>
        <w:t>h</w:t>
      </w:r>
      <w:r w:rsidRPr="00D910F5">
        <w:rPr>
          <w:rFonts w:cs="Arial"/>
          <w:szCs w:val="22"/>
        </w:rPr>
        <w:t>eat flux of zero</w:t>
      </w:r>
      <w:r w:rsidR="004474F5">
        <w:rPr>
          <w:rFonts w:cs="Arial"/>
          <w:szCs w:val="22"/>
        </w:rPr>
        <w:t xml:space="preserve">.  </w:t>
      </w:r>
      <w:r w:rsidRPr="00D910F5">
        <w:rPr>
          <w:rFonts w:cs="Arial"/>
          <w:szCs w:val="22"/>
        </w:rPr>
        <w:t xml:space="preserve">The side walls of the domain are </w:t>
      </w:r>
      <w:r>
        <w:rPr>
          <w:rFonts w:cs="Arial"/>
          <w:szCs w:val="22"/>
        </w:rPr>
        <w:t xml:space="preserve">assumed </w:t>
      </w:r>
      <w:r w:rsidRPr="00D910F5">
        <w:rPr>
          <w:rFonts w:cs="Arial"/>
          <w:szCs w:val="22"/>
        </w:rPr>
        <w:t>impervious for solute mass and adiabatic (insulated) for heat.</w:t>
      </w:r>
    </w:p>
    <w:p w14:paraId="39DE0C87" w14:textId="77777777" w:rsidR="00D93411" w:rsidRPr="00181341" w:rsidRDefault="00D93411" w:rsidP="00D93411">
      <w:pPr>
        <w:pStyle w:val="StyleHeading4Bold"/>
        <w:numPr>
          <w:ilvl w:val="3"/>
          <w:numId w:val="1"/>
        </w:numPr>
      </w:pPr>
      <w:bookmarkStart w:id="271" w:name="_Toc520374462"/>
      <w:r>
        <w:t>Parameters</w:t>
      </w:r>
      <w:bookmarkEnd w:id="271"/>
    </w:p>
    <w:p w14:paraId="169369EB" w14:textId="77777777" w:rsidR="00D93411" w:rsidRDefault="00D93411" w:rsidP="00D93411">
      <w:pPr>
        <w:rPr>
          <w:rFonts w:cs="Arial"/>
          <w:szCs w:val="22"/>
          <w:lang w:eastAsia="en-CA"/>
        </w:rPr>
      </w:pPr>
      <w:r w:rsidRPr="001C1CE3">
        <w:rPr>
          <w:rFonts w:cs="Arial"/>
          <w:szCs w:val="22"/>
          <w:lang w:eastAsia="en-CA"/>
        </w:rPr>
        <w:t xml:space="preserve">Key parameter values for flow and transport are provided in </w:t>
      </w:r>
      <w:r>
        <w:rPr>
          <w:rFonts w:cs="Arial"/>
          <w:szCs w:val="22"/>
          <w:lang w:eastAsia="en-CA"/>
        </w:rPr>
        <w:fldChar w:fldCharType="begin"/>
      </w:r>
      <w:r>
        <w:rPr>
          <w:rFonts w:cs="Arial"/>
          <w:szCs w:val="22"/>
          <w:lang w:eastAsia="en-CA"/>
        </w:rPr>
        <w:instrText xml:space="preserve"> REF _Ref363833433 \h </w:instrText>
      </w:r>
      <w:r>
        <w:rPr>
          <w:rFonts w:cs="Arial"/>
          <w:szCs w:val="22"/>
          <w:lang w:eastAsia="en-CA"/>
        </w:rPr>
      </w:r>
      <w:r>
        <w:rPr>
          <w:rFonts w:cs="Arial"/>
          <w:szCs w:val="22"/>
          <w:lang w:eastAsia="en-CA"/>
        </w:rPr>
        <w:fldChar w:fldCharType="separate"/>
      </w:r>
      <w:r w:rsidR="00B560DA">
        <w:t xml:space="preserve">Table </w:t>
      </w:r>
      <w:r w:rsidR="00B560DA">
        <w:rPr>
          <w:noProof/>
        </w:rPr>
        <w:t>2</w:t>
      </w:r>
      <w:r w:rsidR="00B560DA">
        <w:t>.</w:t>
      </w:r>
      <w:r w:rsidR="00B560DA">
        <w:rPr>
          <w:noProof/>
        </w:rPr>
        <w:t>26</w:t>
      </w:r>
      <w:r>
        <w:rPr>
          <w:rFonts w:cs="Arial"/>
          <w:szCs w:val="22"/>
          <w:lang w:eastAsia="en-CA"/>
        </w:rPr>
        <w:fldChar w:fldCharType="end"/>
      </w:r>
      <w:r w:rsidRPr="001C1CE3">
        <w:rPr>
          <w:rFonts w:cs="Arial"/>
          <w:szCs w:val="22"/>
          <w:lang w:eastAsia="en-CA"/>
        </w:rPr>
        <w:t>.</w:t>
      </w:r>
    </w:p>
    <w:p w14:paraId="30530BCD" w14:textId="77777777" w:rsidR="00657F39" w:rsidRPr="00181341" w:rsidRDefault="00657F39" w:rsidP="00657F39">
      <w:pPr>
        <w:pStyle w:val="StyleHeading4Bold"/>
        <w:numPr>
          <w:ilvl w:val="3"/>
          <w:numId w:val="1"/>
        </w:numPr>
      </w:pPr>
      <w:bookmarkStart w:id="272" w:name="_Toc520374463"/>
      <w:r>
        <w:t>Results</w:t>
      </w:r>
      <w:bookmarkEnd w:id="272"/>
    </w:p>
    <w:p w14:paraId="7CF8907C" w14:textId="7F54736D" w:rsidR="00657F39" w:rsidRDefault="00657F39" w:rsidP="00657F39">
      <w:pPr>
        <w:rPr>
          <w:b/>
        </w:rPr>
      </w:pPr>
      <w:r>
        <w:rPr>
          <w:rFonts w:cs="Arial"/>
          <w:szCs w:val="22"/>
        </w:rPr>
        <w:t xml:space="preserve">Results obtained with </w:t>
      </w:r>
      <w:r w:rsidR="0076771D">
        <w:rPr>
          <w:rFonts w:cs="Arial"/>
          <w:szCs w:val="22"/>
        </w:rPr>
        <w:t>MIN3P-THCm</w:t>
      </w:r>
      <w:r w:rsidRPr="001C1CE3">
        <w:rPr>
          <w:rFonts w:cs="Arial"/>
          <w:szCs w:val="22"/>
        </w:rPr>
        <w:t xml:space="preserve"> and FEFLOW at a simulation time of 100 years for three different buoyancy ratios are shown in </w:t>
      </w:r>
      <w:r>
        <w:rPr>
          <w:rFonts w:cs="Arial"/>
          <w:szCs w:val="22"/>
        </w:rPr>
        <w:fldChar w:fldCharType="begin"/>
      </w:r>
      <w:r>
        <w:rPr>
          <w:rFonts w:cs="Arial"/>
          <w:szCs w:val="22"/>
        </w:rPr>
        <w:instrText xml:space="preserve"> REF _Ref363834066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21</w:t>
      </w:r>
      <w:r>
        <w:rPr>
          <w:rFonts w:cs="Arial"/>
          <w:szCs w:val="22"/>
        </w:rPr>
        <w:fldChar w:fldCharType="end"/>
      </w:r>
      <w:r w:rsidRPr="001C1CE3">
        <w:rPr>
          <w:rFonts w:cs="Arial"/>
          <w:szCs w:val="22"/>
        </w:rPr>
        <w:t>B</w:t>
      </w:r>
      <w:r w:rsidR="004474F5">
        <w:rPr>
          <w:rFonts w:cs="Arial"/>
          <w:szCs w:val="22"/>
        </w:rPr>
        <w:t xml:space="preserve">.  </w:t>
      </w:r>
      <w:r w:rsidRPr="001C1CE3">
        <w:rPr>
          <w:rFonts w:cs="Arial"/>
          <w:szCs w:val="22"/>
        </w:rPr>
        <w:t xml:space="preserve">Although these two codes </w:t>
      </w:r>
      <w:r w:rsidRPr="001C1CE3">
        <w:rPr>
          <w:rFonts w:cs="Arial"/>
          <w:szCs w:val="22"/>
          <w:lang w:eastAsia="en-CA"/>
        </w:rPr>
        <w:t>use different numerical approaches (finite volumes and finite elements, respectively</w:t>
      </w:r>
      <w:r w:rsidRPr="00D910F5">
        <w:rPr>
          <w:rFonts w:cs="Arial"/>
          <w:szCs w:val="22"/>
          <w:lang w:eastAsia="en-CA"/>
        </w:rPr>
        <w:t xml:space="preserve">), </w:t>
      </w:r>
      <w:r>
        <w:rPr>
          <w:rFonts w:cs="Arial"/>
          <w:szCs w:val="22"/>
          <w:lang w:eastAsia="en-CA"/>
        </w:rPr>
        <w:t xml:space="preserve">the </w:t>
      </w:r>
      <w:r w:rsidRPr="00D910F5">
        <w:rPr>
          <w:rFonts w:cs="Arial"/>
          <w:szCs w:val="22"/>
          <w:lang w:eastAsia="en-CA"/>
        </w:rPr>
        <w:t xml:space="preserve">results </w:t>
      </w:r>
      <w:r>
        <w:rPr>
          <w:rFonts w:cs="Arial"/>
          <w:szCs w:val="22"/>
          <w:lang w:eastAsia="en-CA"/>
        </w:rPr>
        <w:t xml:space="preserve">are </w:t>
      </w:r>
      <w:r w:rsidRPr="00D910F5">
        <w:rPr>
          <w:rFonts w:cs="Arial"/>
          <w:szCs w:val="22"/>
          <w:lang w:eastAsia="en-CA"/>
        </w:rPr>
        <w:t>compar</w:t>
      </w:r>
      <w:r>
        <w:rPr>
          <w:rFonts w:cs="Arial"/>
          <w:szCs w:val="22"/>
          <w:lang w:eastAsia="en-CA"/>
        </w:rPr>
        <w:t>able</w:t>
      </w:r>
      <w:r w:rsidR="004474F5">
        <w:rPr>
          <w:rFonts w:cs="Arial"/>
          <w:szCs w:val="22"/>
          <w:lang w:eastAsia="en-CA"/>
        </w:rPr>
        <w:t xml:space="preserve">.  </w:t>
      </w:r>
      <w:r w:rsidRPr="00D910F5">
        <w:rPr>
          <w:rFonts w:cs="Arial"/>
          <w:szCs w:val="22"/>
          <w:lang w:eastAsia="en-CA"/>
        </w:rPr>
        <w:t xml:space="preserve">The differences </w:t>
      </w:r>
      <w:r>
        <w:rPr>
          <w:rFonts w:cs="Arial"/>
          <w:szCs w:val="22"/>
          <w:lang w:eastAsia="en-CA"/>
        </w:rPr>
        <w:t>that are noticed, particularly for the lowest buoyancy ratio of 2, may</w:t>
      </w:r>
      <w:r w:rsidRPr="00D910F5">
        <w:rPr>
          <w:rFonts w:cs="Arial"/>
          <w:szCs w:val="22"/>
          <w:lang w:eastAsia="en-CA"/>
        </w:rPr>
        <w:t xml:space="preserve"> be attribut</w:t>
      </w:r>
      <w:r>
        <w:rPr>
          <w:rFonts w:cs="Arial"/>
          <w:szCs w:val="22"/>
          <w:lang w:eastAsia="en-CA"/>
        </w:rPr>
        <w:t>able</w:t>
      </w:r>
      <w:r w:rsidRPr="00D910F5">
        <w:rPr>
          <w:rFonts w:cs="Arial"/>
          <w:szCs w:val="22"/>
          <w:lang w:eastAsia="en-CA"/>
        </w:rPr>
        <w:t xml:space="preserve"> to </w:t>
      </w:r>
      <w:r>
        <w:rPr>
          <w:rFonts w:cs="Arial"/>
          <w:szCs w:val="22"/>
          <w:lang w:eastAsia="en-CA"/>
        </w:rPr>
        <w:t xml:space="preserve">different </w:t>
      </w:r>
      <w:r w:rsidRPr="00D910F5">
        <w:rPr>
          <w:rFonts w:cs="Arial"/>
          <w:szCs w:val="22"/>
          <w:lang w:eastAsia="en-CA"/>
        </w:rPr>
        <w:t>spatial interpolation of temperature-dependent variables (</w:t>
      </w:r>
      <w:r w:rsidR="004474F5">
        <w:rPr>
          <w:rFonts w:cs="Arial"/>
          <w:szCs w:val="22"/>
          <w:lang w:eastAsia="en-CA"/>
        </w:rPr>
        <w:t xml:space="preserve">i.e. </w:t>
      </w:r>
      <w:r w:rsidRPr="00D910F5">
        <w:rPr>
          <w:rFonts w:cs="Arial"/>
          <w:szCs w:val="22"/>
          <w:lang w:eastAsia="en-CA"/>
        </w:rPr>
        <w:t>density and viscosity)</w:t>
      </w:r>
      <w:r w:rsidR="004474F5">
        <w:rPr>
          <w:rFonts w:cs="Arial"/>
          <w:szCs w:val="22"/>
          <w:lang w:eastAsia="en-CA"/>
        </w:rPr>
        <w:t xml:space="preserve">.  </w:t>
      </w:r>
      <w:r w:rsidRPr="00D910F5">
        <w:rPr>
          <w:rFonts w:cs="Arial"/>
          <w:szCs w:val="22"/>
          <w:lang w:eastAsia="en-CA"/>
        </w:rPr>
        <w:t>In the finite volume method</w:t>
      </w:r>
      <w:r>
        <w:rPr>
          <w:rFonts w:cs="Arial"/>
          <w:szCs w:val="22"/>
          <w:lang w:eastAsia="en-CA"/>
        </w:rPr>
        <w:t xml:space="preserve"> (</w:t>
      </w:r>
      <w:r w:rsidR="0076771D">
        <w:rPr>
          <w:rFonts w:cs="Arial"/>
          <w:szCs w:val="22"/>
          <w:lang w:eastAsia="en-CA"/>
        </w:rPr>
        <w:t>MIN3P-THCm</w:t>
      </w:r>
      <w:r>
        <w:rPr>
          <w:rFonts w:cs="Arial"/>
          <w:szCs w:val="22"/>
          <w:lang w:eastAsia="en-CA"/>
        </w:rPr>
        <w:t>)</w:t>
      </w:r>
      <w:r w:rsidRPr="00D910F5">
        <w:rPr>
          <w:rFonts w:cs="Arial"/>
          <w:szCs w:val="22"/>
          <w:lang w:eastAsia="en-CA"/>
        </w:rPr>
        <w:t xml:space="preserve">, density </w:t>
      </w:r>
      <w:r>
        <w:rPr>
          <w:rFonts w:cs="Arial"/>
          <w:szCs w:val="22"/>
          <w:lang w:eastAsia="en-CA"/>
        </w:rPr>
        <w:t>is</w:t>
      </w:r>
      <w:r w:rsidRPr="00D910F5">
        <w:rPr>
          <w:rFonts w:cs="Arial"/>
          <w:szCs w:val="22"/>
          <w:lang w:eastAsia="en-CA"/>
        </w:rPr>
        <w:t xml:space="preserve"> only interpolated </w:t>
      </w:r>
      <w:r>
        <w:rPr>
          <w:rFonts w:cs="Arial"/>
          <w:szCs w:val="22"/>
          <w:lang w:eastAsia="en-CA"/>
        </w:rPr>
        <w:t xml:space="preserve">between the </w:t>
      </w:r>
      <w:r w:rsidRPr="00D910F5">
        <w:rPr>
          <w:rFonts w:cs="Arial"/>
          <w:szCs w:val="22"/>
          <w:lang w:eastAsia="en-CA"/>
        </w:rPr>
        <w:t xml:space="preserve">center of </w:t>
      </w:r>
      <w:r>
        <w:rPr>
          <w:rFonts w:cs="Arial"/>
          <w:szCs w:val="22"/>
          <w:lang w:eastAsia="en-CA"/>
        </w:rPr>
        <w:t xml:space="preserve">adjacent </w:t>
      </w:r>
      <w:r w:rsidRPr="00D910F5">
        <w:rPr>
          <w:rFonts w:cs="Arial"/>
          <w:szCs w:val="22"/>
          <w:lang w:eastAsia="en-CA"/>
        </w:rPr>
        <w:t>cell</w:t>
      </w:r>
      <w:r>
        <w:rPr>
          <w:rFonts w:cs="Arial"/>
          <w:szCs w:val="22"/>
          <w:lang w:eastAsia="en-CA"/>
        </w:rPr>
        <w:t>s</w:t>
      </w:r>
      <w:r w:rsidRPr="00D910F5">
        <w:rPr>
          <w:rFonts w:cs="Arial"/>
          <w:szCs w:val="22"/>
          <w:lang w:eastAsia="en-CA"/>
        </w:rPr>
        <w:t xml:space="preserve">, whereas it </w:t>
      </w:r>
      <w:r>
        <w:rPr>
          <w:rFonts w:cs="Arial"/>
          <w:szCs w:val="22"/>
          <w:lang w:eastAsia="en-CA"/>
        </w:rPr>
        <w:t xml:space="preserve">is </w:t>
      </w:r>
      <w:r w:rsidRPr="00D910F5">
        <w:rPr>
          <w:rFonts w:cs="Arial"/>
          <w:szCs w:val="22"/>
          <w:lang w:eastAsia="en-CA"/>
        </w:rPr>
        <w:t xml:space="preserve">interpolated </w:t>
      </w:r>
      <w:r>
        <w:rPr>
          <w:rFonts w:cs="Arial"/>
          <w:szCs w:val="22"/>
          <w:lang w:eastAsia="en-CA"/>
        </w:rPr>
        <w:t>at G</w:t>
      </w:r>
      <w:r w:rsidRPr="00D910F5">
        <w:rPr>
          <w:rFonts w:cs="Arial"/>
          <w:szCs w:val="22"/>
          <w:lang w:eastAsia="en-CA"/>
        </w:rPr>
        <w:t xml:space="preserve">auss points, for instance, in </w:t>
      </w:r>
      <w:r>
        <w:rPr>
          <w:rFonts w:cs="Arial"/>
          <w:szCs w:val="22"/>
          <w:lang w:eastAsia="en-CA"/>
        </w:rPr>
        <w:t xml:space="preserve">the </w:t>
      </w:r>
      <w:r w:rsidRPr="00D910F5">
        <w:rPr>
          <w:rFonts w:cs="Arial"/>
          <w:szCs w:val="22"/>
          <w:lang w:eastAsia="en-CA"/>
        </w:rPr>
        <w:t>finite element method</w:t>
      </w:r>
      <w:r w:rsidR="004474F5">
        <w:rPr>
          <w:rFonts w:cs="Arial"/>
          <w:szCs w:val="22"/>
          <w:lang w:eastAsia="en-CA"/>
        </w:rPr>
        <w:t xml:space="preserve">.  </w:t>
      </w:r>
    </w:p>
    <w:p w14:paraId="66CBDD28" w14:textId="77777777" w:rsidR="00657F39" w:rsidRPr="00192E8E" w:rsidRDefault="00657F39" w:rsidP="00657F39">
      <w:pPr>
        <w:pStyle w:val="StyleHeading4Bold"/>
      </w:pPr>
      <w:bookmarkStart w:id="273" w:name="_Toc520374464"/>
      <w:r>
        <w:t>File locations</w:t>
      </w:r>
      <w:bookmarkEnd w:id="273"/>
    </w:p>
    <w:p w14:paraId="35F027F7" w14:textId="77777777" w:rsidR="00657F39" w:rsidRPr="00ED3698" w:rsidRDefault="00657F39" w:rsidP="00657F39">
      <w:r w:rsidRPr="00ED3698">
        <w:t>The input file</w:t>
      </w:r>
      <w:r>
        <w:rPr>
          <w:rFonts w:hint="eastAsia"/>
          <w:lang w:eastAsia="zh-CN"/>
        </w:rPr>
        <w:t xml:space="preserve">s </w:t>
      </w:r>
      <w:r w:rsidRPr="008623BC">
        <w:rPr>
          <w:rFonts w:hint="eastAsia"/>
          <w:i/>
          <w:lang w:eastAsia="zh-CN"/>
        </w:rPr>
        <w:t>salt-dome.dat</w:t>
      </w:r>
      <w:r>
        <w:rPr>
          <w:rFonts w:hint="eastAsia"/>
          <w:lang w:eastAsia="zh-CN"/>
        </w:rPr>
        <w:t xml:space="preserve"> </w:t>
      </w:r>
      <w:r w:rsidRPr="00ED3698">
        <w:t>can be found under</w:t>
      </w:r>
    </w:p>
    <w:p w14:paraId="5939FFCD" w14:textId="77777777" w:rsidR="00657F39" w:rsidRDefault="00657F39" w:rsidP="00657F39">
      <w:pPr>
        <w:rPr>
          <w:lang w:eastAsia="zh-CN"/>
        </w:rPr>
      </w:pPr>
      <w:r>
        <w:rPr>
          <w:rFonts w:hint="eastAsia"/>
          <w:i/>
          <w:lang w:eastAsia="zh-CN"/>
        </w:rPr>
        <w:t>..</w:t>
      </w:r>
      <w:r w:rsidRPr="00795C44">
        <w:rPr>
          <w:i/>
        </w:rPr>
        <w:t>\benchmarking_nwmo_report\</w:t>
      </w:r>
      <w:r w:rsidRPr="00594BF8">
        <w:rPr>
          <w:i/>
        </w:rPr>
        <w:t>nwmo_verification_examples_D4</w:t>
      </w:r>
      <w:r>
        <w:rPr>
          <w:rFonts w:hint="eastAsia"/>
          <w:i/>
          <w:lang w:eastAsia="zh-CN"/>
        </w:rPr>
        <w:t>5</w:t>
      </w:r>
      <w:r w:rsidRPr="00594BF8">
        <w:rPr>
          <w:i/>
        </w:rPr>
        <w:t>\</w:t>
      </w:r>
      <w:r w:rsidRPr="00753628">
        <w:rPr>
          <w:i/>
        </w:rPr>
        <w:t>d45_salt_dome_problem\d80_b5</w:t>
      </w:r>
      <w:r>
        <w:rPr>
          <w:rFonts w:hint="eastAsia"/>
          <w:lang w:eastAsia="zh-CN"/>
        </w:rPr>
        <w:t xml:space="preserve"> </w:t>
      </w:r>
    </w:p>
    <w:p w14:paraId="211749D8" w14:textId="77777777" w:rsidR="00657F39" w:rsidRDefault="00657F39" w:rsidP="00657F39">
      <w:pPr>
        <w:rPr>
          <w:lang w:eastAsia="zh-CN"/>
        </w:rPr>
      </w:pPr>
      <w:r>
        <w:rPr>
          <w:rFonts w:hint="eastAsia"/>
          <w:i/>
          <w:lang w:eastAsia="zh-CN"/>
        </w:rPr>
        <w:t>..</w:t>
      </w:r>
      <w:r w:rsidRPr="00795C44">
        <w:rPr>
          <w:i/>
        </w:rPr>
        <w:t>\benchmarking_nwmo_report\</w:t>
      </w:r>
      <w:r w:rsidRPr="00594BF8">
        <w:rPr>
          <w:i/>
        </w:rPr>
        <w:t>nwmo_verification_examples_D4</w:t>
      </w:r>
      <w:r>
        <w:rPr>
          <w:rFonts w:hint="eastAsia"/>
          <w:i/>
          <w:lang w:eastAsia="zh-CN"/>
        </w:rPr>
        <w:t>52</w:t>
      </w:r>
      <w:r w:rsidRPr="00594BF8">
        <w:rPr>
          <w:i/>
        </w:rPr>
        <w:t>\</w:t>
      </w:r>
      <w:r w:rsidRPr="002E0C5B">
        <w:rPr>
          <w:i/>
        </w:rPr>
        <w:t>d200_b2</w:t>
      </w:r>
      <w:r>
        <w:rPr>
          <w:rFonts w:hint="eastAsia"/>
          <w:lang w:eastAsia="zh-CN"/>
        </w:rPr>
        <w:t xml:space="preserve"> </w:t>
      </w:r>
    </w:p>
    <w:p w14:paraId="1578AC4D" w14:textId="77777777" w:rsidR="00657F39" w:rsidRDefault="00657F39" w:rsidP="00657F39">
      <w:pPr>
        <w:rPr>
          <w:lang w:eastAsia="zh-CN"/>
        </w:rPr>
      </w:pPr>
      <w:r>
        <w:rPr>
          <w:rFonts w:hint="eastAsia"/>
          <w:i/>
          <w:lang w:eastAsia="zh-CN"/>
        </w:rPr>
        <w:t>..</w:t>
      </w:r>
      <w:r w:rsidRPr="00795C44">
        <w:rPr>
          <w:i/>
        </w:rPr>
        <w:t>\benchmarking_nwmo_report\</w:t>
      </w:r>
      <w:r w:rsidRPr="00594BF8">
        <w:rPr>
          <w:i/>
        </w:rPr>
        <w:t>nwmo_verification_examples_D4</w:t>
      </w:r>
      <w:r>
        <w:rPr>
          <w:rFonts w:hint="eastAsia"/>
          <w:i/>
          <w:lang w:eastAsia="zh-CN"/>
        </w:rPr>
        <w:t>53</w:t>
      </w:r>
      <w:r w:rsidRPr="00594BF8">
        <w:rPr>
          <w:i/>
        </w:rPr>
        <w:t>\</w:t>
      </w:r>
      <w:r w:rsidRPr="002E0C5B">
        <w:rPr>
          <w:i/>
        </w:rPr>
        <w:t>d133_b3</w:t>
      </w:r>
      <w:r>
        <w:rPr>
          <w:rFonts w:hint="eastAsia"/>
          <w:lang w:eastAsia="zh-CN"/>
        </w:rPr>
        <w:t xml:space="preserve"> </w:t>
      </w:r>
    </w:p>
    <w:p w14:paraId="5176CEBA" w14:textId="77777777" w:rsidR="00657F39" w:rsidRPr="0060227B" w:rsidRDefault="00657F39" w:rsidP="00657F39">
      <w:pPr>
        <w:rPr>
          <w:i/>
          <w:lang w:eastAsia="zh-CN"/>
        </w:rPr>
      </w:pPr>
      <w:r>
        <w:rPr>
          <w:rFonts w:hint="eastAsia"/>
          <w:lang w:eastAsia="zh-CN"/>
        </w:rPr>
        <w:t>Database</w:t>
      </w:r>
      <w:r w:rsidR="00990FF2">
        <w:rPr>
          <w:lang w:eastAsia="zh-CN"/>
        </w:rPr>
        <w:t>s are a subfolder under the folder of the input files</w:t>
      </w:r>
      <w:r>
        <w:rPr>
          <w:rFonts w:hint="eastAsia"/>
          <w:lang w:eastAsia="zh-CN"/>
        </w:rPr>
        <w:t xml:space="preserve">: </w:t>
      </w:r>
      <w:r w:rsidR="00990FF2">
        <w:rPr>
          <w:lang w:eastAsia="zh-CN"/>
        </w:rPr>
        <w:t xml:space="preserve"> </w:t>
      </w:r>
      <w:r w:rsidRPr="0060227B">
        <w:rPr>
          <w:i/>
          <w:lang w:eastAsia="zh-CN"/>
        </w:rPr>
        <w:t>\</w:t>
      </w:r>
      <w:r w:rsidRPr="0060227B">
        <w:rPr>
          <w:rFonts w:hint="eastAsia"/>
          <w:i/>
          <w:lang w:eastAsia="zh-CN"/>
        </w:rPr>
        <w:t>database</w:t>
      </w:r>
      <w:r w:rsidRPr="0060227B">
        <w:rPr>
          <w:i/>
          <w:lang w:eastAsia="zh-CN"/>
        </w:rPr>
        <w:t>\</w:t>
      </w:r>
      <w:r w:rsidRPr="0060227B">
        <w:rPr>
          <w:rFonts w:hint="eastAsia"/>
          <w:i/>
          <w:lang w:eastAsia="zh-CN"/>
        </w:rPr>
        <w:t>default</w:t>
      </w:r>
    </w:p>
    <w:p w14:paraId="55E59DB8" w14:textId="77777777" w:rsidR="00657F39" w:rsidRDefault="00657F39" w:rsidP="00D93411">
      <w:pPr>
        <w:rPr>
          <w:rFonts w:cs="Arial"/>
          <w:szCs w:val="22"/>
          <w:lang w:eastAsia="en-CA"/>
        </w:rPr>
      </w:pPr>
    </w:p>
    <w:p w14:paraId="64E0881D" w14:textId="77777777" w:rsidR="00990FF2" w:rsidRDefault="00990FF2" w:rsidP="00D93411">
      <w:pPr>
        <w:rPr>
          <w:rFonts w:cs="Arial"/>
          <w:szCs w:val="22"/>
          <w:lang w:eastAsia="en-CA"/>
        </w:rPr>
      </w:pPr>
    </w:p>
    <w:p w14:paraId="4A75ACEF" w14:textId="77777777" w:rsidR="0063270B" w:rsidRPr="001C1CE3" w:rsidRDefault="0063270B" w:rsidP="00D93411">
      <w:pPr>
        <w:rPr>
          <w:rFonts w:cs="Arial"/>
          <w:szCs w:val="22"/>
          <w:lang w:eastAsia="en-CA"/>
        </w:rPr>
      </w:pPr>
    </w:p>
    <w:p w14:paraId="14D2AC6F" w14:textId="29EB816E" w:rsidR="00D93411" w:rsidRDefault="00D93411" w:rsidP="00D93411">
      <w:pPr>
        <w:pStyle w:val="StyleCaptionTableCaptionBold"/>
        <w:rPr>
          <w:lang w:eastAsia="zh-CN"/>
        </w:rPr>
      </w:pPr>
      <w:bookmarkStart w:id="274" w:name="_Ref363833433"/>
      <w:bookmarkStart w:id="275" w:name="_Toc520374902"/>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26</w:t>
      </w:r>
      <w:r w:rsidR="00FE1AD3">
        <w:fldChar w:fldCharType="end"/>
      </w:r>
      <w:bookmarkEnd w:id="274"/>
      <w:r w:rsidR="00572609">
        <w:t xml:space="preserve">: </w:t>
      </w:r>
      <w:bookmarkStart w:id="276" w:name="_Ref302416238"/>
      <w:r w:rsidRPr="00B20917">
        <w:t>Parameters for Salt-Dome Problem</w:t>
      </w:r>
      <w:bookmarkEnd w:id="276"/>
      <w:r w:rsidRPr="00B20917">
        <w:rPr>
          <w:rFonts w:hint="eastAsia"/>
        </w:rPr>
        <w:t xml:space="preserve"> (Bea et al., 2011)</w:t>
      </w:r>
      <w:bookmarkEnd w:id="275"/>
    </w:p>
    <w:tbl>
      <w:tblPr>
        <w:tblW w:w="5000" w:type="pct"/>
        <w:jc w:val="center"/>
        <w:tblLook w:val="04A0" w:firstRow="1" w:lastRow="0" w:firstColumn="1" w:lastColumn="0" w:noHBand="0" w:noVBand="1"/>
      </w:tblPr>
      <w:tblGrid>
        <w:gridCol w:w="5034"/>
        <w:gridCol w:w="1757"/>
        <w:gridCol w:w="1849"/>
      </w:tblGrid>
      <w:tr w:rsidR="00D93411" w:rsidRPr="006627F2" w14:paraId="15D176BF" w14:textId="77777777" w:rsidTr="007530E3">
        <w:trPr>
          <w:trHeight w:val="207"/>
          <w:jc w:val="center"/>
        </w:trPr>
        <w:tc>
          <w:tcPr>
            <w:tcW w:w="2913" w:type="pct"/>
            <w:tcBorders>
              <w:top w:val="single" w:sz="4" w:space="0" w:color="auto"/>
              <w:bottom w:val="single" w:sz="4" w:space="0" w:color="auto"/>
            </w:tcBorders>
            <w:shd w:val="clear" w:color="auto" w:fill="D9D9D9" w:themeFill="background1" w:themeFillShade="D9"/>
            <w:vAlign w:val="center"/>
          </w:tcPr>
          <w:p w14:paraId="712DE760" w14:textId="77777777" w:rsidR="00D93411" w:rsidRPr="0082020C" w:rsidRDefault="00D93411" w:rsidP="00A95059">
            <w:pPr>
              <w:spacing w:before="0" w:after="0"/>
              <w:jc w:val="center"/>
              <w:rPr>
                <w:rFonts w:cs="Arial"/>
                <w:b/>
                <w:szCs w:val="22"/>
              </w:rPr>
            </w:pPr>
            <w:r>
              <w:rPr>
                <w:rFonts w:cs="Arial"/>
                <w:b/>
                <w:szCs w:val="22"/>
              </w:rPr>
              <w:t>Parameter</w:t>
            </w:r>
          </w:p>
        </w:tc>
        <w:tc>
          <w:tcPr>
            <w:tcW w:w="1017" w:type="pct"/>
            <w:tcBorders>
              <w:top w:val="single" w:sz="4" w:space="0" w:color="auto"/>
              <w:bottom w:val="single" w:sz="4" w:space="0" w:color="auto"/>
            </w:tcBorders>
            <w:shd w:val="clear" w:color="auto" w:fill="D9D9D9" w:themeFill="background1" w:themeFillShade="D9"/>
            <w:vAlign w:val="center"/>
          </w:tcPr>
          <w:p w14:paraId="091251E7" w14:textId="77777777" w:rsidR="00D93411" w:rsidRPr="0082020C" w:rsidRDefault="00D93411" w:rsidP="00A95059">
            <w:pPr>
              <w:spacing w:before="0" w:after="0"/>
              <w:jc w:val="center"/>
              <w:rPr>
                <w:rFonts w:cs="Arial"/>
                <w:b/>
                <w:szCs w:val="22"/>
              </w:rPr>
            </w:pPr>
            <w:r w:rsidRPr="0082020C">
              <w:rPr>
                <w:rFonts w:cs="Arial"/>
                <w:b/>
                <w:szCs w:val="22"/>
              </w:rPr>
              <w:t>Value</w:t>
            </w:r>
          </w:p>
        </w:tc>
        <w:tc>
          <w:tcPr>
            <w:tcW w:w="1070" w:type="pct"/>
            <w:tcBorders>
              <w:top w:val="single" w:sz="4" w:space="0" w:color="auto"/>
              <w:bottom w:val="single" w:sz="4" w:space="0" w:color="auto"/>
            </w:tcBorders>
            <w:shd w:val="clear" w:color="auto" w:fill="D9D9D9" w:themeFill="background1" w:themeFillShade="D9"/>
            <w:vAlign w:val="center"/>
          </w:tcPr>
          <w:p w14:paraId="1EDCC07E" w14:textId="77777777" w:rsidR="00D93411" w:rsidRPr="0082020C" w:rsidRDefault="00D93411" w:rsidP="00A95059">
            <w:pPr>
              <w:spacing w:before="0" w:after="0"/>
              <w:jc w:val="center"/>
              <w:rPr>
                <w:rFonts w:cs="Arial"/>
                <w:b/>
                <w:szCs w:val="22"/>
              </w:rPr>
            </w:pPr>
            <w:r w:rsidRPr="0082020C">
              <w:rPr>
                <w:rFonts w:cs="Arial"/>
                <w:b/>
                <w:szCs w:val="22"/>
              </w:rPr>
              <w:t>Unit</w:t>
            </w:r>
          </w:p>
        </w:tc>
      </w:tr>
      <w:tr w:rsidR="00D93411" w:rsidRPr="006627F2" w14:paraId="045FB5F8" w14:textId="77777777" w:rsidTr="007530E3">
        <w:trPr>
          <w:trHeight w:val="207"/>
          <w:jc w:val="center"/>
        </w:trPr>
        <w:tc>
          <w:tcPr>
            <w:tcW w:w="2913" w:type="pct"/>
            <w:vAlign w:val="center"/>
          </w:tcPr>
          <w:p w14:paraId="1FC5301E" w14:textId="77777777" w:rsidR="00D93411" w:rsidRPr="006627F2" w:rsidRDefault="00DF490C" w:rsidP="00A95059">
            <w:pPr>
              <w:spacing w:before="0" w:after="0"/>
              <w:jc w:val="left"/>
              <w:rPr>
                <w:rFonts w:cs="Arial"/>
                <w:szCs w:val="22"/>
              </w:rPr>
            </w:pPr>
            <w:r>
              <w:rPr>
                <w:rFonts w:cs="Arial"/>
                <w:szCs w:val="22"/>
              </w:rPr>
              <w:t>Aspect ratio</w:t>
            </w:r>
          </w:p>
        </w:tc>
        <w:tc>
          <w:tcPr>
            <w:tcW w:w="1017" w:type="pct"/>
            <w:vAlign w:val="center"/>
          </w:tcPr>
          <w:p w14:paraId="6AD3A13F" w14:textId="77777777" w:rsidR="00D93411" w:rsidRPr="006627F2" w:rsidRDefault="00DF490C" w:rsidP="00A95059">
            <w:pPr>
              <w:spacing w:before="0" w:after="0"/>
              <w:jc w:val="center"/>
              <w:rPr>
                <w:rFonts w:cs="Arial"/>
                <w:szCs w:val="22"/>
              </w:rPr>
            </w:pPr>
            <w:r>
              <w:rPr>
                <w:rFonts w:cs="Arial"/>
                <w:szCs w:val="22"/>
              </w:rPr>
              <w:t>3</w:t>
            </w:r>
          </w:p>
        </w:tc>
        <w:tc>
          <w:tcPr>
            <w:tcW w:w="1070" w:type="pct"/>
            <w:vAlign w:val="center"/>
          </w:tcPr>
          <w:p w14:paraId="53DDF07C" w14:textId="77777777" w:rsidR="00D93411" w:rsidRPr="006627F2" w:rsidRDefault="00DF490C" w:rsidP="00A95059">
            <w:pPr>
              <w:spacing w:before="0" w:after="0"/>
              <w:jc w:val="center"/>
              <w:rPr>
                <w:rFonts w:cs="Arial"/>
                <w:szCs w:val="22"/>
              </w:rPr>
            </w:pPr>
            <w:r>
              <w:rPr>
                <w:rFonts w:cs="Arial"/>
                <w:szCs w:val="22"/>
              </w:rPr>
              <w:t>-</w:t>
            </w:r>
          </w:p>
        </w:tc>
      </w:tr>
      <w:tr w:rsidR="00DF490C" w:rsidRPr="006627F2" w14:paraId="3AB578AC" w14:textId="77777777" w:rsidTr="007530E3">
        <w:trPr>
          <w:trHeight w:val="207"/>
          <w:jc w:val="center"/>
        </w:trPr>
        <w:tc>
          <w:tcPr>
            <w:tcW w:w="2913" w:type="pct"/>
            <w:vAlign w:val="center"/>
          </w:tcPr>
          <w:p w14:paraId="66D4944D" w14:textId="77777777" w:rsidR="00DF490C" w:rsidRDefault="00DF490C" w:rsidP="00A95059">
            <w:pPr>
              <w:spacing w:before="0" w:after="0"/>
              <w:jc w:val="left"/>
              <w:rPr>
                <w:rFonts w:cs="Arial"/>
                <w:szCs w:val="22"/>
              </w:rPr>
            </w:pPr>
            <w:r>
              <w:rPr>
                <w:rFonts w:cs="Arial"/>
                <w:szCs w:val="22"/>
              </w:rPr>
              <w:t>Bouyancy ratio</w:t>
            </w:r>
          </w:p>
        </w:tc>
        <w:tc>
          <w:tcPr>
            <w:tcW w:w="1017" w:type="pct"/>
            <w:vAlign w:val="center"/>
          </w:tcPr>
          <w:p w14:paraId="044A4A6F" w14:textId="77777777" w:rsidR="00DF490C" w:rsidRDefault="00DF490C" w:rsidP="00A95059">
            <w:pPr>
              <w:spacing w:before="0" w:after="0"/>
              <w:jc w:val="center"/>
              <w:rPr>
                <w:rFonts w:cs="Arial"/>
                <w:szCs w:val="22"/>
              </w:rPr>
            </w:pPr>
            <w:r>
              <w:rPr>
                <w:rFonts w:cs="Arial"/>
                <w:szCs w:val="22"/>
              </w:rPr>
              <w:t>2,3,5</w:t>
            </w:r>
          </w:p>
        </w:tc>
        <w:tc>
          <w:tcPr>
            <w:tcW w:w="1070" w:type="pct"/>
            <w:vAlign w:val="center"/>
          </w:tcPr>
          <w:p w14:paraId="31162C7D" w14:textId="77777777" w:rsidR="00DF490C" w:rsidRDefault="00DF490C" w:rsidP="00A95059">
            <w:pPr>
              <w:spacing w:before="0" w:after="0"/>
              <w:jc w:val="center"/>
              <w:rPr>
                <w:rFonts w:cs="Arial"/>
                <w:szCs w:val="22"/>
              </w:rPr>
            </w:pPr>
            <w:r>
              <w:rPr>
                <w:rFonts w:cs="Arial"/>
                <w:szCs w:val="22"/>
              </w:rPr>
              <w:t>-</w:t>
            </w:r>
          </w:p>
        </w:tc>
      </w:tr>
      <w:tr w:rsidR="00DF490C" w:rsidRPr="006627F2" w14:paraId="65ECB2EA" w14:textId="77777777" w:rsidTr="007530E3">
        <w:trPr>
          <w:trHeight w:val="207"/>
          <w:jc w:val="center"/>
        </w:trPr>
        <w:tc>
          <w:tcPr>
            <w:tcW w:w="2913" w:type="pct"/>
            <w:vAlign w:val="center"/>
          </w:tcPr>
          <w:p w14:paraId="5EE34057" w14:textId="77777777" w:rsidR="00DF490C" w:rsidRDefault="00DF490C" w:rsidP="00A95059">
            <w:pPr>
              <w:spacing w:before="0" w:after="0"/>
              <w:jc w:val="left"/>
              <w:rPr>
                <w:rFonts w:cs="Arial"/>
                <w:szCs w:val="22"/>
              </w:rPr>
            </w:pPr>
            <w:r>
              <w:rPr>
                <w:rFonts w:cs="Arial"/>
                <w:szCs w:val="22"/>
              </w:rPr>
              <w:t>Solid bulk density</w:t>
            </w:r>
          </w:p>
        </w:tc>
        <w:tc>
          <w:tcPr>
            <w:tcW w:w="1017" w:type="pct"/>
            <w:vAlign w:val="center"/>
          </w:tcPr>
          <w:p w14:paraId="4F282BFC" w14:textId="77777777" w:rsidR="00DF490C" w:rsidDel="00DC702B" w:rsidRDefault="00DF490C" w:rsidP="00A95059">
            <w:pPr>
              <w:spacing w:before="0" w:after="0"/>
              <w:jc w:val="center"/>
              <w:rPr>
                <w:rFonts w:cs="Arial"/>
                <w:szCs w:val="22"/>
              </w:rPr>
            </w:pPr>
            <w:r>
              <w:rPr>
                <w:rFonts w:cs="Arial"/>
                <w:szCs w:val="22"/>
              </w:rPr>
              <w:t>1000</w:t>
            </w:r>
          </w:p>
        </w:tc>
        <w:tc>
          <w:tcPr>
            <w:tcW w:w="1070" w:type="pct"/>
            <w:vAlign w:val="center"/>
          </w:tcPr>
          <w:p w14:paraId="532C4F58" w14:textId="77777777" w:rsidR="00DF490C" w:rsidRDefault="00DF490C" w:rsidP="00A95059">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DF490C" w:rsidRPr="006627F2" w14:paraId="1502AFFD" w14:textId="77777777" w:rsidTr="007530E3">
        <w:trPr>
          <w:trHeight w:val="207"/>
          <w:jc w:val="center"/>
        </w:trPr>
        <w:tc>
          <w:tcPr>
            <w:tcW w:w="2913" w:type="pct"/>
            <w:vAlign w:val="center"/>
          </w:tcPr>
          <w:p w14:paraId="4498B3F1" w14:textId="77777777" w:rsidR="00DF490C" w:rsidRDefault="00DF490C" w:rsidP="00A95059">
            <w:pPr>
              <w:spacing w:before="0" w:after="0"/>
              <w:jc w:val="left"/>
              <w:rPr>
                <w:rFonts w:cs="Arial"/>
                <w:szCs w:val="22"/>
              </w:rPr>
            </w:pPr>
            <w:r>
              <w:rPr>
                <w:rFonts w:cs="Arial"/>
                <w:szCs w:val="22"/>
              </w:rPr>
              <w:t>Fresh-water density</w:t>
            </w:r>
          </w:p>
        </w:tc>
        <w:tc>
          <w:tcPr>
            <w:tcW w:w="1017" w:type="pct"/>
            <w:vAlign w:val="center"/>
          </w:tcPr>
          <w:p w14:paraId="313C04D6" w14:textId="77777777" w:rsidR="00DF490C" w:rsidRDefault="00DF490C" w:rsidP="00A95059">
            <w:pPr>
              <w:spacing w:before="0" w:after="0"/>
              <w:jc w:val="center"/>
              <w:rPr>
                <w:rFonts w:cs="Arial"/>
                <w:szCs w:val="22"/>
              </w:rPr>
            </w:pPr>
            <w:r>
              <w:rPr>
                <w:rFonts w:cs="Arial"/>
                <w:szCs w:val="22"/>
              </w:rPr>
              <w:t>1000</w:t>
            </w:r>
          </w:p>
        </w:tc>
        <w:tc>
          <w:tcPr>
            <w:tcW w:w="1070" w:type="pct"/>
            <w:vAlign w:val="center"/>
          </w:tcPr>
          <w:p w14:paraId="669248E0" w14:textId="77777777" w:rsidR="00DF490C" w:rsidRDefault="00DF490C" w:rsidP="00A95059">
            <w:pPr>
              <w:spacing w:before="0" w:after="0"/>
              <w:jc w:val="center"/>
              <w:rPr>
                <w:rFonts w:cs="Arial"/>
                <w:szCs w:val="22"/>
              </w:rPr>
            </w:pPr>
            <w:r>
              <w:rPr>
                <w:rFonts w:cs="Arial"/>
                <w:szCs w:val="22"/>
              </w:rPr>
              <w:t>[kg m</w:t>
            </w:r>
            <w:r w:rsidRPr="00EC2F74">
              <w:rPr>
                <w:rFonts w:cs="Arial"/>
                <w:szCs w:val="22"/>
                <w:vertAlign w:val="superscript"/>
              </w:rPr>
              <w:t>-3</w:t>
            </w:r>
            <w:r>
              <w:rPr>
                <w:rFonts w:cs="Arial"/>
                <w:szCs w:val="22"/>
              </w:rPr>
              <w:t>]</w:t>
            </w:r>
          </w:p>
        </w:tc>
      </w:tr>
      <w:tr w:rsidR="00DF490C" w:rsidRPr="006627F2" w14:paraId="6C4CAD4B" w14:textId="77777777" w:rsidTr="007530E3">
        <w:trPr>
          <w:trHeight w:val="207"/>
          <w:jc w:val="center"/>
        </w:trPr>
        <w:tc>
          <w:tcPr>
            <w:tcW w:w="2913" w:type="pct"/>
            <w:vAlign w:val="center"/>
          </w:tcPr>
          <w:p w14:paraId="232644FE" w14:textId="77777777" w:rsidR="00DF490C" w:rsidRPr="007530E3" w:rsidRDefault="00DF490C" w:rsidP="00A95059">
            <w:pPr>
              <w:spacing w:before="0" w:after="0"/>
              <w:jc w:val="left"/>
              <w:rPr>
                <w:rFonts w:cs="Arial"/>
                <w:szCs w:val="22"/>
              </w:rPr>
            </w:pPr>
            <w:r>
              <w:rPr>
                <w:rFonts w:cs="Arial"/>
                <w:szCs w:val="22"/>
              </w:rPr>
              <w:t>C</w:t>
            </w:r>
            <w:r w:rsidRPr="0060227B">
              <w:rPr>
                <w:rFonts w:cs="Arial"/>
                <w:szCs w:val="22"/>
                <w:vertAlign w:val="subscript"/>
              </w:rPr>
              <w:t>in</w:t>
            </w:r>
            <w:r>
              <w:rPr>
                <w:rFonts w:cs="Arial"/>
                <w:szCs w:val="22"/>
              </w:rPr>
              <w:t xml:space="preserve"> (initial concentration)</w:t>
            </w:r>
          </w:p>
        </w:tc>
        <w:tc>
          <w:tcPr>
            <w:tcW w:w="1017" w:type="pct"/>
            <w:vAlign w:val="center"/>
          </w:tcPr>
          <w:p w14:paraId="0E319413" w14:textId="77777777" w:rsidR="00DF490C" w:rsidRDefault="00DF490C" w:rsidP="00A95059">
            <w:pPr>
              <w:spacing w:before="0" w:after="0"/>
              <w:jc w:val="center"/>
              <w:rPr>
                <w:rFonts w:cs="Arial"/>
                <w:szCs w:val="22"/>
              </w:rPr>
            </w:pPr>
            <w:r>
              <w:rPr>
                <w:rFonts w:cs="Arial"/>
                <w:szCs w:val="22"/>
              </w:rPr>
              <w:t>0</w:t>
            </w:r>
          </w:p>
        </w:tc>
        <w:tc>
          <w:tcPr>
            <w:tcW w:w="1070" w:type="pct"/>
            <w:vAlign w:val="center"/>
          </w:tcPr>
          <w:p w14:paraId="1F0A618A" w14:textId="77777777" w:rsidR="00DF490C" w:rsidRDefault="00DF490C" w:rsidP="00DF490C">
            <w:pPr>
              <w:spacing w:before="0" w:after="0"/>
              <w:jc w:val="center"/>
              <w:rPr>
                <w:rFonts w:cs="Arial"/>
                <w:szCs w:val="22"/>
              </w:rPr>
            </w:pPr>
            <w:r>
              <w:rPr>
                <w:rFonts w:cs="Arial"/>
                <w:szCs w:val="22"/>
              </w:rPr>
              <w:t>[mol l</w:t>
            </w:r>
            <w:r w:rsidRPr="00EC2F74">
              <w:rPr>
                <w:rFonts w:cs="Arial"/>
                <w:szCs w:val="22"/>
                <w:vertAlign w:val="superscript"/>
              </w:rPr>
              <w:t>-3</w:t>
            </w:r>
            <w:r>
              <w:rPr>
                <w:rFonts w:cs="Arial"/>
                <w:szCs w:val="22"/>
              </w:rPr>
              <w:t>]</w:t>
            </w:r>
          </w:p>
        </w:tc>
      </w:tr>
      <w:tr w:rsidR="00DF490C" w:rsidRPr="006627F2" w14:paraId="0FE4482A" w14:textId="77777777" w:rsidTr="007530E3">
        <w:trPr>
          <w:trHeight w:val="207"/>
          <w:jc w:val="center"/>
        </w:trPr>
        <w:tc>
          <w:tcPr>
            <w:tcW w:w="2913" w:type="pct"/>
            <w:vAlign w:val="center"/>
          </w:tcPr>
          <w:p w14:paraId="54A0FEFF" w14:textId="77777777" w:rsidR="00DF490C" w:rsidRPr="006627F2" w:rsidRDefault="00DF490C" w:rsidP="00A95059">
            <w:pPr>
              <w:spacing w:before="0" w:after="0"/>
              <w:jc w:val="left"/>
              <w:rPr>
                <w:rFonts w:cs="Arial"/>
                <w:szCs w:val="22"/>
              </w:rPr>
            </w:pPr>
            <w:r w:rsidRPr="006627F2">
              <w:rPr>
                <w:rFonts w:cs="Arial"/>
                <w:szCs w:val="22"/>
              </w:rPr>
              <w:t>Porosity</w:t>
            </w:r>
          </w:p>
        </w:tc>
        <w:tc>
          <w:tcPr>
            <w:tcW w:w="1017" w:type="pct"/>
            <w:vAlign w:val="center"/>
          </w:tcPr>
          <w:p w14:paraId="3F635414" w14:textId="77777777" w:rsidR="00DF490C" w:rsidRPr="006627F2" w:rsidRDefault="00DF490C" w:rsidP="00D612B5">
            <w:pPr>
              <w:spacing w:before="0" w:after="0"/>
              <w:jc w:val="center"/>
              <w:rPr>
                <w:rFonts w:cs="Arial"/>
                <w:szCs w:val="22"/>
              </w:rPr>
            </w:pPr>
            <w:r w:rsidRPr="006627F2">
              <w:rPr>
                <w:rFonts w:cs="Arial"/>
                <w:szCs w:val="22"/>
              </w:rPr>
              <w:t>0.</w:t>
            </w:r>
            <w:r>
              <w:rPr>
                <w:rFonts w:cs="Arial"/>
                <w:szCs w:val="22"/>
              </w:rPr>
              <w:t>20</w:t>
            </w:r>
          </w:p>
        </w:tc>
        <w:tc>
          <w:tcPr>
            <w:tcW w:w="1070" w:type="pct"/>
            <w:vAlign w:val="center"/>
          </w:tcPr>
          <w:p w14:paraId="609D5C21" w14:textId="77777777" w:rsidR="00DF490C" w:rsidRPr="006627F2" w:rsidRDefault="00DF490C" w:rsidP="00A95059">
            <w:pPr>
              <w:spacing w:before="0" w:after="0"/>
              <w:jc w:val="center"/>
              <w:rPr>
                <w:rFonts w:cs="Arial"/>
                <w:szCs w:val="22"/>
              </w:rPr>
            </w:pPr>
            <w:r w:rsidRPr="006627F2">
              <w:rPr>
                <w:rFonts w:cs="Arial"/>
                <w:szCs w:val="22"/>
              </w:rPr>
              <w:t>[-]</w:t>
            </w:r>
          </w:p>
        </w:tc>
      </w:tr>
      <w:tr w:rsidR="00DF490C" w:rsidRPr="006627F2" w14:paraId="55939538" w14:textId="77777777" w:rsidTr="007530E3">
        <w:trPr>
          <w:trHeight w:val="207"/>
          <w:jc w:val="center"/>
        </w:trPr>
        <w:tc>
          <w:tcPr>
            <w:tcW w:w="2913" w:type="pct"/>
            <w:vAlign w:val="center"/>
          </w:tcPr>
          <w:p w14:paraId="43B1357F" w14:textId="77777777" w:rsidR="00DF490C" w:rsidRPr="006627F2" w:rsidRDefault="00DF490C" w:rsidP="00A95059">
            <w:pPr>
              <w:spacing w:before="0" w:after="0"/>
              <w:jc w:val="left"/>
              <w:rPr>
                <w:rFonts w:cs="Arial"/>
                <w:szCs w:val="22"/>
              </w:rPr>
            </w:pPr>
            <w:r>
              <w:rPr>
                <w:rFonts w:cs="Arial"/>
                <w:szCs w:val="22"/>
              </w:rPr>
              <w:t>Hydraulic conductivity</w:t>
            </w:r>
          </w:p>
        </w:tc>
        <w:tc>
          <w:tcPr>
            <w:tcW w:w="1017" w:type="pct"/>
            <w:vAlign w:val="center"/>
          </w:tcPr>
          <w:p w14:paraId="005E127F" w14:textId="77777777" w:rsidR="00DF490C" w:rsidRPr="006627F2" w:rsidRDefault="00DF490C" w:rsidP="00DF490C">
            <w:pPr>
              <w:spacing w:before="0" w:after="0"/>
              <w:jc w:val="center"/>
              <w:rPr>
                <w:rFonts w:cs="Arial"/>
                <w:szCs w:val="22"/>
              </w:rPr>
            </w:pPr>
            <w:r>
              <w:rPr>
                <w:rFonts w:cs="Arial"/>
                <w:szCs w:val="22"/>
              </w:rPr>
              <w:t>1.09852×10</w:t>
            </w:r>
            <w:r w:rsidRPr="006627F2">
              <w:rPr>
                <w:rFonts w:cs="Arial"/>
                <w:szCs w:val="22"/>
                <w:vertAlign w:val="superscript"/>
              </w:rPr>
              <w:t>-</w:t>
            </w:r>
            <w:r>
              <w:rPr>
                <w:rFonts w:cs="Arial"/>
                <w:szCs w:val="22"/>
                <w:vertAlign w:val="superscript"/>
              </w:rPr>
              <w:t>5</w:t>
            </w:r>
          </w:p>
        </w:tc>
        <w:tc>
          <w:tcPr>
            <w:tcW w:w="1070" w:type="pct"/>
            <w:vAlign w:val="center"/>
          </w:tcPr>
          <w:p w14:paraId="33F83EF2" w14:textId="77777777" w:rsidR="00DF490C" w:rsidRPr="006627F2" w:rsidRDefault="00DF490C" w:rsidP="00D612B5">
            <w:pPr>
              <w:spacing w:before="0" w:after="0"/>
              <w:jc w:val="center"/>
              <w:rPr>
                <w:rFonts w:cs="Arial"/>
                <w:szCs w:val="22"/>
              </w:rPr>
            </w:pPr>
            <w:r w:rsidRPr="006627F2">
              <w:rPr>
                <w:rFonts w:cs="Arial"/>
                <w:szCs w:val="22"/>
              </w:rPr>
              <w:t>[m</w:t>
            </w:r>
            <w:r>
              <w:rPr>
                <w:rFonts w:cs="Arial"/>
                <w:szCs w:val="22"/>
              </w:rPr>
              <w:t xml:space="preserve"> s</w:t>
            </w:r>
            <w:r>
              <w:rPr>
                <w:rFonts w:cs="Arial"/>
                <w:szCs w:val="22"/>
                <w:vertAlign w:val="superscript"/>
              </w:rPr>
              <w:t>-1</w:t>
            </w:r>
            <w:r w:rsidRPr="006627F2">
              <w:rPr>
                <w:rFonts w:cs="Arial"/>
                <w:szCs w:val="22"/>
              </w:rPr>
              <w:t>]</w:t>
            </w:r>
          </w:p>
        </w:tc>
      </w:tr>
      <w:tr w:rsidR="00DF490C" w:rsidRPr="006627F2" w14:paraId="48B8979C" w14:textId="77777777" w:rsidTr="007530E3">
        <w:trPr>
          <w:trHeight w:val="207"/>
          <w:jc w:val="center"/>
        </w:trPr>
        <w:tc>
          <w:tcPr>
            <w:tcW w:w="2913" w:type="pct"/>
            <w:vAlign w:val="center"/>
          </w:tcPr>
          <w:p w14:paraId="19D05C43" w14:textId="77777777" w:rsidR="00DF490C" w:rsidRPr="006627F2" w:rsidRDefault="00DF490C" w:rsidP="00594843">
            <w:pPr>
              <w:spacing w:before="0" w:after="0"/>
              <w:jc w:val="left"/>
              <w:rPr>
                <w:rFonts w:cs="Arial"/>
                <w:szCs w:val="22"/>
              </w:rPr>
            </w:pPr>
            <w:r>
              <w:rPr>
                <w:rFonts w:cs="Arial"/>
                <w:szCs w:val="22"/>
              </w:rPr>
              <w:t>Molecular difussion coefficient (solute transport)</w:t>
            </w:r>
          </w:p>
        </w:tc>
        <w:tc>
          <w:tcPr>
            <w:tcW w:w="1017" w:type="pct"/>
            <w:vAlign w:val="center"/>
          </w:tcPr>
          <w:p w14:paraId="697044CA" w14:textId="77777777" w:rsidR="00DF490C" w:rsidRPr="006627F2" w:rsidRDefault="00DF490C" w:rsidP="00594843">
            <w:pPr>
              <w:spacing w:before="0" w:after="0"/>
              <w:jc w:val="center"/>
              <w:rPr>
                <w:rFonts w:cs="Arial"/>
                <w:szCs w:val="22"/>
              </w:rPr>
            </w:pPr>
            <w:r>
              <w:rPr>
                <w:rFonts w:cs="Arial"/>
                <w:szCs w:val="22"/>
              </w:rPr>
              <w:t>1.39×10</w:t>
            </w:r>
            <w:r w:rsidRPr="006627F2">
              <w:rPr>
                <w:rFonts w:cs="Arial"/>
                <w:szCs w:val="22"/>
                <w:vertAlign w:val="superscript"/>
              </w:rPr>
              <w:t>-</w:t>
            </w:r>
            <w:r>
              <w:rPr>
                <w:rFonts w:cs="Arial"/>
                <w:szCs w:val="22"/>
                <w:vertAlign w:val="superscript"/>
              </w:rPr>
              <w:t>8</w:t>
            </w:r>
          </w:p>
        </w:tc>
        <w:tc>
          <w:tcPr>
            <w:tcW w:w="1070" w:type="pct"/>
            <w:vAlign w:val="center"/>
          </w:tcPr>
          <w:p w14:paraId="130BDA0B" w14:textId="77777777" w:rsidR="00DF490C" w:rsidRPr="006627F2" w:rsidRDefault="00DF490C" w:rsidP="00A95059">
            <w:pPr>
              <w:spacing w:before="0" w:after="0"/>
              <w:jc w:val="center"/>
              <w:rPr>
                <w:rFonts w:cs="Arial"/>
                <w:szCs w:val="22"/>
              </w:rPr>
            </w:pPr>
            <w:r w:rsidRPr="006627F2">
              <w:rPr>
                <w:rFonts w:cs="Arial"/>
                <w:szCs w:val="22"/>
              </w:rPr>
              <w:t>[m</w:t>
            </w:r>
            <w:r w:rsidRPr="006627F2">
              <w:rPr>
                <w:rFonts w:cs="Arial"/>
                <w:szCs w:val="22"/>
                <w:vertAlign w:val="superscript"/>
              </w:rPr>
              <w:t>2</w:t>
            </w:r>
            <w:r w:rsidRPr="006627F2">
              <w:rPr>
                <w:rFonts w:cs="Arial"/>
                <w:szCs w:val="22"/>
              </w:rPr>
              <w:t xml:space="preserve"> s</w:t>
            </w:r>
            <w:r w:rsidRPr="006627F2">
              <w:rPr>
                <w:rFonts w:cs="Arial"/>
                <w:szCs w:val="22"/>
                <w:vertAlign w:val="superscript"/>
              </w:rPr>
              <w:t>-1</w:t>
            </w:r>
            <w:r w:rsidRPr="006627F2">
              <w:rPr>
                <w:rFonts w:cs="Arial"/>
                <w:szCs w:val="22"/>
              </w:rPr>
              <w:t>]</w:t>
            </w:r>
          </w:p>
        </w:tc>
      </w:tr>
      <w:tr w:rsidR="00DF490C" w:rsidRPr="006627F2" w14:paraId="74870521" w14:textId="77777777" w:rsidTr="007530E3">
        <w:trPr>
          <w:trHeight w:val="207"/>
          <w:jc w:val="center"/>
        </w:trPr>
        <w:tc>
          <w:tcPr>
            <w:tcW w:w="2913" w:type="pct"/>
            <w:vAlign w:val="center"/>
          </w:tcPr>
          <w:p w14:paraId="6C9D1DAD" w14:textId="77777777" w:rsidR="00DF490C" w:rsidRDefault="00DF490C" w:rsidP="00594843">
            <w:pPr>
              <w:spacing w:before="0" w:after="0"/>
              <w:jc w:val="left"/>
              <w:rPr>
                <w:rFonts w:cs="Arial"/>
                <w:szCs w:val="22"/>
              </w:rPr>
            </w:pPr>
            <w:r>
              <w:rPr>
                <w:rFonts w:cs="Arial"/>
                <w:szCs w:val="22"/>
              </w:rPr>
              <w:t>L</w:t>
            </w:r>
            <w:r w:rsidRPr="00594843">
              <w:rPr>
                <w:rFonts w:cs="Arial"/>
                <w:szCs w:val="22"/>
              </w:rPr>
              <w:t>ongitudinal dispersivity</w:t>
            </w:r>
            <w:r>
              <w:rPr>
                <w:rFonts w:cs="Arial"/>
                <w:szCs w:val="22"/>
              </w:rPr>
              <w:t xml:space="preserve"> of solute</w:t>
            </w:r>
          </w:p>
        </w:tc>
        <w:tc>
          <w:tcPr>
            <w:tcW w:w="1017" w:type="pct"/>
            <w:vAlign w:val="center"/>
          </w:tcPr>
          <w:p w14:paraId="6288662A" w14:textId="77777777" w:rsidR="00DF490C" w:rsidRDefault="00DF490C" w:rsidP="00594843">
            <w:pPr>
              <w:spacing w:before="0" w:after="0"/>
              <w:jc w:val="center"/>
              <w:rPr>
                <w:rFonts w:cs="Arial"/>
                <w:szCs w:val="22"/>
              </w:rPr>
            </w:pPr>
            <w:r>
              <w:rPr>
                <w:rFonts w:cs="Arial"/>
                <w:szCs w:val="22"/>
              </w:rPr>
              <w:t>20.0</w:t>
            </w:r>
          </w:p>
        </w:tc>
        <w:tc>
          <w:tcPr>
            <w:tcW w:w="1070" w:type="pct"/>
            <w:vAlign w:val="center"/>
          </w:tcPr>
          <w:p w14:paraId="25C43DE3" w14:textId="77777777" w:rsidR="00DF490C" w:rsidRPr="006627F2" w:rsidRDefault="00DF490C" w:rsidP="00A95059">
            <w:pPr>
              <w:spacing w:before="0" w:after="0"/>
              <w:jc w:val="center"/>
              <w:rPr>
                <w:rFonts w:cs="Arial"/>
                <w:szCs w:val="22"/>
              </w:rPr>
            </w:pPr>
            <w:r>
              <w:rPr>
                <w:rFonts w:cs="Arial"/>
                <w:szCs w:val="22"/>
              </w:rPr>
              <w:t>[m]</w:t>
            </w:r>
          </w:p>
        </w:tc>
      </w:tr>
      <w:tr w:rsidR="00DF490C" w:rsidRPr="006627F2" w14:paraId="25528B84" w14:textId="77777777" w:rsidTr="007530E3">
        <w:trPr>
          <w:trHeight w:val="207"/>
          <w:jc w:val="center"/>
        </w:trPr>
        <w:tc>
          <w:tcPr>
            <w:tcW w:w="2913" w:type="pct"/>
            <w:vAlign w:val="center"/>
          </w:tcPr>
          <w:p w14:paraId="7ADCB0C1" w14:textId="77777777" w:rsidR="00DF490C" w:rsidRDefault="00DF490C" w:rsidP="00594843">
            <w:pPr>
              <w:spacing w:before="0" w:after="0"/>
              <w:jc w:val="left"/>
              <w:rPr>
                <w:rFonts w:cs="Arial"/>
                <w:szCs w:val="22"/>
              </w:rPr>
            </w:pPr>
            <w:r>
              <w:rPr>
                <w:rFonts w:cs="Arial"/>
                <w:szCs w:val="22"/>
              </w:rPr>
              <w:t>Transverse</w:t>
            </w:r>
            <w:r w:rsidRPr="00594843">
              <w:rPr>
                <w:rFonts w:cs="Arial"/>
                <w:szCs w:val="22"/>
              </w:rPr>
              <w:t xml:space="preserve"> dispersivity</w:t>
            </w:r>
            <w:r>
              <w:rPr>
                <w:rFonts w:cs="Arial"/>
                <w:szCs w:val="22"/>
              </w:rPr>
              <w:t xml:space="preserve"> of solute</w:t>
            </w:r>
          </w:p>
        </w:tc>
        <w:tc>
          <w:tcPr>
            <w:tcW w:w="1017" w:type="pct"/>
            <w:vAlign w:val="center"/>
          </w:tcPr>
          <w:p w14:paraId="7F75E05C" w14:textId="77777777" w:rsidR="00DF490C" w:rsidRDefault="00DF490C" w:rsidP="00594843">
            <w:pPr>
              <w:spacing w:before="0" w:after="0"/>
              <w:jc w:val="center"/>
              <w:rPr>
                <w:rFonts w:cs="Arial"/>
                <w:szCs w:val="22"/>
              </w:rPr>
            </w:pPr>
            <w:r>
              <w:rPr>
                <w:rFonts w:cs="Arial"/>
                <w:szCs w:val="22"/>
              </w:rPr>
              <w:t>2.0</w:t>
            </w:r>
          </w:p>
        </w:tc>
        <w:tc>
          <w:tcPr>
            <w:tcW w:w="1070" w:type="pct"/>
            <w:vAlign w:val="center"/>
          </w:tcPr>
          <w:p w14:paraId="682D1A30" w14:textId="77777777" w:rsidR="00DF490C" w:rsidRDefault="00DF490C" w:rsidP="00A95059">
            <w:pPr>
              <w:spacing w:before="0" w:after="0"/>
              <w:jc w:val="center"/>
              <w:rPr>
                <w:rFonts w:cs="Arial"/>
                <w:szCs w:val="22"/>
              </w:rPr>
            </w:pPr>
            <w:r>
              <w:rPr>
                <w:rFonts w:cs="Arial"/>
                <w:szCs w:val="22"/>
              </w:rPr>
              <w:t>[m]</w:t>
            </w:r>
          </w:p>
        </w:tc>
      </w:tr>
      <w:tr w:rsidR="00DF490C" w:rsidRPr="006627F2" w14:paraId="28D3FEC6" w14:textId="77777777" w:rsidTr="007530E3">
        <w:trPr>
          <w:trHeight w:val="207"/>
          <w:jc w:val="center"/>
        </w:trPr>
        <w:tc>
          <w:tcPr>
            <w:tcW w:w="2913" w:type="pct"/>
            <w:vAlign w:val="center"/>
          </w:tcPr>
          <w:p w14:paraId="6ABF05E4" w14:textId="613B48BE" w:rsidR="00DF490C" w:rsidRPr="006627F2" w:rsidRDefault="00DF490C" w:rsidP="00A95059">
            <w:pPr>
              <w:spacing w:before="0" w:after="0"/>
              <w:jc w:val="left"/>
              <w:rPr>
                <w:rFonts w:cs="Arial"/>
                <w:szCs w:val="22"/>
              </w:rPr>
            </w:pPr>
          </w:p>
        </w:tc>
        <w:tc>
          <w:tcPr>
            <w:tcW w:w="1017" w:type="pct"/>
            <w:vAlign w:val="center"/>
          </w:tcPr>
          <w:p w14:paraId="3D51EBD9" w14:textId="1AC5BA31" w:rsidR="00DF490C" w:rsidRPr="006627F2" w:rsidRDefault="00DF490C" w:rsidP="00A95059">
            <w:pPr>
              <w:spacing w:before="0" w:after="0"/>
              <w:jc w:val="center"/>
              <w:rPr>
                <w:rFonts w:cs="Arial"/>
                <w:szCs w:val="22"/>
              </w:rPr>
            </w:pPr>
          </w:p>
        </w:tc>
        <w:tc>
          <w:tcPr>
            <w:tcW w:w="1070" w:type="pct"/>
            <w:vAlign w:val="center"/>
          </w:tcPr>
          <w:p w14:paraId="0AD1AC84" w14:textId="151AE2B1" w:rsidR="00DF490C" w:rsidRPr="006627F2" w:rsidRDefault="00DF490C" w:rsidP="00A95059">
            <w:pPr>
              <w:spacing w:before="0" w:after="0"/>
              <w:jc w:val="center"/>
              <w:rPr>
                <w:rFonts w:cs="Arial"/>
                <w:szCs w:val="22"/>
              </w:rPr>
            </w:pPr>
          </w:p>
        </w:tc>
      </w:tr>
      <w:tr w:rsidR="00DF490C" w:rsidRPr="006627F2" w14:paraId="3C4103AA" w14:textId="77777777" w:rsidTr="007530E3">
        <w:trPr>
          <w:trHeight w:val="207"/>
          <w:jc w:val="center"/>
        </w:trPr>
        <w:tc>
          <w:tcPr>
            <w:tcW w:w="2913" w:type="pct"/>
            <w:vAlign w:val="center"/>
          </w:tcPr>
          <w:p w14:paraId="67E1BBF5" w14:textId="77777777" w:rsidR="00DF490C" w:rsidRDefault="00DF490C" w:rsidP="00570DB0">
            <w:pPr>
              <w:spacing w:before="0" w:after="0"/>
              <w:jc w:val="left"/>
              <w:rPr>
                <w:rFonts w:cs="Arial"/>
                <w:szCs w:val="22"/>
              </w:rPr>
            </w:pPr>
            <w:r>
              <w:rPr>
                <w:rFonts w:cs="Arial"/>
                <w:szCs w:val="22"/>
              </w:rPr>
              <w:t>L</w:t>
            </w:r>
            <w:r w:rsidRPr="00594843">
              <w:rPr>
                <w:rFonts w:cs="Arial"/>
                <w:szCs w:val="22"/>
              </w:rPr>
              <w:t xml:space="preserve">ongitudinal </w:t>
            </w:r>
            <w:r>
              <w:rPr>
                <w:rFonts w:cs="Arial"/>
                <w:szCs w:val="22"/>
              </w:rPr>
              <w:t xml:space="preserve">thermal </w:t>
            </w:r>
            <w:r w:rsidRPr="00594843">
              <w:rPr>
                <w:rFonts w:cs="Arial"/>
                <w:szCs w:val="22"/>
              </w:rPr>
              <w:t>dispersivity</w:t>
            </w:r>
          </w:p>
        </w:tc>
        <w:tc>
          <w:tcPr>
            <w:tcW w:w="1017" w:type="pct"/>
            <w:vAlign w:val="center"/>
          </w:tcPr>
          <w:p w14:paraId="59F49186" w14:textId="77777777" w:rsidR="00DF490C" w:rsidRDefault="00DF490C" w:rsidP="00A95059">
            <w:pPr>
              <w:spacing w:before="0" w:after="0"/>
              <w:jc w:val="center"/>
              <w:rPr>
                <w:rFonts w:cs="Arial"/>
                <w:szCs w:val="22"/>
              </w:rPr>
            </w:pPr>
            <w:r>
              <w:rPr>
                <w:rFonts w:cs="Arial"/>
                <w:szCs w:val="22"/>
              </w:rPr>
              <w:t>20.0</w:t>
            </w:r>
          </w:p>
        </w:tc>
        <w:tc>
          <w:tcPr>
            <w:tcW w:w="1070" w:type="pct"/>
            <w:vAlign w:val="center"/>
          </w:tcPr>
          <w:p w14:paraId="167FB49F" w14:textId="77777777" w:rsidR="00DF490C" w:rsidRPr="006627F2" w:rsidRDefault="00DF490C" w:rsidP="00A95059">
            <w:pPr>
              <w:spacing w:before="0" w:after="0"/>
              <w:jc w:val="center"/>
              <w:rPr>
                <w:rFonts w:cs="Arial"/>
                <w:szCs w:val="22"/>
              </w:rPr>
            </w:pPr>
            <w:r>
              <w:rPr>
                <w:rFonts w:cs="Arial"/>
                <w:szCs w:val="22"/>
              </w:rPr>
              <w:t>[m]</w:t>
            </w:r>
          </w:p>
        </w:tc>
      </w:tr>
      <w:tr w:rsidR="00DF490C" w:rsidRPr="006627F2" w14:paraId="1EEC28CB" w14:textId="77777777" w:rsidTr="007530E3">
        <w:trPr>
          <w:trHeight w:val="207"/>
          <w:jc w:val="center"/>
        </w:trPr>
        <w:tc>
          <w:tcPr>
            <w:tcW w:w="2913" w:type="pct"/>
            <w:vAlign w:val="center"/>
          </w:tcPr>
          <w:p w14:paraId="25366AAC" w14:textId="77777777" w:rsidR="00DF490C" w:rsidRDefault="00DF490C" w:rsidP="00570DB0">
            <w:pPr>
              <w:spacing w:before="0" w:after="0"/>
              <w:jc w:val="left"/>
              <w:rPr>
                <w:rFonts w:cs="Arial"/>
                <w:szCs w:val="22"/>
              </w:rPr>
            </w:pPr>
            <w:r>
              <w:rPr>
                <w:rFonts w:cs="Arial"/>
                <w:szCs w:val="22"/>
              </w:rPr>
              <w:t>Transverse</w:t>
            </w:r>
            <w:r w:rsidRPr="00594843">
              <w:rPr>
                <w:rFonts w:cs="Arial"/>
                <w:szCs w:val="22"/>
              </w:rPr>
              <w:t xml:space="preserve"> </w:t>
            </w:r>
            <w:r>
              <w:rPr>
                <w:rFonts w:cs="Arial"/>
                <w:szCs w:val="22"/>
              </w:rPr>
              <w:t xml:space="preserve">thermal </w:t>
            </w:r>
            <w:r w:rsidRPr="00594843">
              <w:rPr>
                <w:rFonts w:cs="Arial"/>
                <w:szCs w:val="22"/>
              </w:rPr>
              <w:t>dispersivity</w:t>
            </w:r>
          </w:p>
        </w:tc>
        <w:tc>
          <w:tcPr>
            <w:tcW w:w="1017" w:type="pct"/>
            <w:vAlign w:val="center"/>
          </w:tcPr>
          <w:p w14:paraId="33A72120" w14:textId="77777777" w:rsidR="00DF490C" w:rsidRDefault="00DF490C" w:rsidP="00A95059">
            <w:pPr>
              <w:spacing w:before="0" w:after="0"/>
              <w:jc w:val="center"/>
              <w:rPr>
                <w:rFonts w:cs="Arial"/>
                <w:szCs w:val="22"/>
              </w:rPr>
            </w:pPr>
            <w:r>
              <w:rPr>
                <w:rFonts w:cs="Arial"/>
                <w:szCs w:val="22"/>
              </w:rPr>
              <w:t>2.0</w:t>
            </w:r>
          </w:p>
        </w:tc>
        <w:tc>
          <w:tcPr>
            <w:tcW w:w="1070" w:type="pct"/>
            <w:vAlign w:val="center"/>
          </w:tcPr>
          <w:p w14:paraId="2DAE9DE5" w14:textId="77777777" w:rsidR="00DF490C" w:rsidRPr="006627F2" w:rsidRDefault="00DF490C" w:rsidP="00A95059">
            <w:pPr>
              <w:spacing w:before="0" w:after="0"/>
              <w:jc w:val="center"/>
              <w:rPr>
                <w:rFonts w:cs="Arial"/>
                <w:szCs w:val="22"/>
              </w:rPr>
            </w:pPr>
            <w:r>
              <w:rPr>
                <w:rFonts w:cs="Arial"/>
                <w:szCs w:val="22"/>
              </w:rPr>
              <w:t>[m]</w:t>
            </w:r>
          </w:p>
        </w:tc>
      </w:tr>
      <w:tr w:rsidR="00DF490C" w:rsidRPr="006627F2" w14:paraId="4ADBCFE1" w14:textId="77777777" w:rsidTr="008C053C">
        <w:trPr>
          <w:trHeight w:val="207"/>
          <w:jc w:val="center"/>
        </w:trPr>
        <w:tc>
          <w:tcPr>
            <w:tcW w:w="2913" w:type="pct"/>
            <w:vAlign w:val="center"/>
          </w:tcPr>
          <w:p w14:paraId="64E5BBFA" w14:textId="77777777" w:rsidR="00DF490C" w:rsidRDefault="00DF490C" w:rsidP="008C053C">
            <w:pPr>
              <w:spacing w:before="0" w:after="0"/>
              <w:jc w:val="left"/>
              <w:rPr>
                <w:rFonts w:cs="Arial"/>
                <w:szCs w:val="22"/>
              </w:rPr>
            </w:pPr>
            <w:r>
              <w:rPr>
                <w:rFonts w:cs="Arial"/>
                <w:szCs w:val="22"/>
              </w:rPr>
              <w:t>Transverse horizontal</w:t>
            </w:r>
            <w:r w:rsidRPr="00594843">
              <w:rPr>
                <w:rFonts w:cs="Arial"/>
                <w:szCs w:val="22"/>
              </w:rPr>
              <w:t xml:space="preserve"> </w:t>
            </w:r>
            <w:r>
              <w:rPr>
                <w:rFonts w:cs="Arial"/>
                <w:szCs w:val="22"/>
              </w:rPr>
              <w:t xml:space="preserve">thermal </w:t>
            </w:r>
            <w:r w:rsidRPr="00594843">
              <w:rPr>
                <w:rFonts w:cs="Arial"/>
                <w:szCs w:val="22"/>
              </w:rPr>
              <w:t>dispersivity</w:t>
            </w:r>
          </w:p>
        </w:tc>
        <w:tc>
          <w:tcPr>
            <w:tcW w:w="1017" w:type="pct"/>
            <w:vAlign w:val="center"/>
          </w:tcPr>
          <w:p w14:paraId="5C69438E" w14:textId="77777777" w:rsidR="00DF490C" w:rsidRDefault="00DF490C" w:rsidP="008C053C">
            <w:pPr>
              <w:spacing w:before="0" w:after="0"/>
              <w:jc w:val="center"/>
              <w:rPr>
                <w:rFonts w:cs="Arial"/>
                <w:szCs w:val="22"/>
              </w:rPr>
            </w:pPr>
            <w:r>
              <w:rPr>
                <w:rFonts w:cs="Arial"/>
                <w:szCs w:val="22"/>
              </w:rPr>
              <w:t>2.0</w:t>
            </w:r>
          </w:p>
        </w:tc>
        <w:tc>
          <w:tcPr>
            <w:tcW w:w="1070" w:type="pct"/>
            <w:vAlign w:val="center"/>
          </w:tcPr>
          <w:p w14:paraId="4D518157" w14:textId="77777777" w:rsidR="00DF490C" w:rsidRPr="006627F2" w:rsidRDefault="00DF490C" w:rsidP="008C053C">
            <w:pPr>
              <w:spacing w:before="0" w:after="0"/>
              <w:jc w:val="center"/>
              <w:rPr>
                <w:rFonts w:cs="Arial"/>
                <w:szCs w:val="22"/>
              </w:rPr>
            </w:pPr>
            <w:r>
              <w:rPr>
                <w:rFonts w:cs="Arial"/>
                <w:szCs w:val="22"/>
              </w:rPr>
              <w:t>[m]</w:t>
            </w:r>
          </w:p>
        </w:tc>
      </w:tr>
      <w:tr w:rsidR="00DF490C" w:rsidRPr="006627F2" w14:paraId="74DA77A6" w14:textId="77777777" w:rsidTr="007530E3">
        <w:trPr>
          <w:trHeight w:val="207"/>
          <w:jc w:val="center"/>
        </w:trPr>
        <w:tc>
          <w:tcPr>
            <w:tcW w:w="2913" w:type="pct"/>
            <w:vAlign w:val="center"/>
          </w:tcPr>
          <w:p w14:paraId="6DC2CC71" w14:textId="77777777" w:rsidR="00DF490C" w:rsidRPr="006627F2" w:rsidRDefault="00DF490C" w:rsidP="00A95059">
            <w:pPr>
              <w:spacing w:before="0" w:after="0"/>
              <w:jc w:val="left"/>
              <w:rPr>
                <w:rFonts w:cs="Arial"/>
                <w:szCs w:val="22"/>
              </w:rPr>
            </w:pPr>
            <w:r>
              <w:rPr>
                <w:rFonts w:cs="Arial"/>
                <w:szCs w:val="22"/>
              </w:rPr>
              <w:t xml:space="preserve">Water thermal </w:t>
            </w:r>
            <w:r w:rsidRPr="006627F2">
              <w:rPr>
                <w:rFonts w:cs="Arial"/>
                <w:szCs w:val="22"/>
              </w:rPr>
              <w:t>conductivity</w:t>
            </w:r>
          </w:p>
        </w:tc>
        <w:tc>
          <w:tcPr>
            <w:tcW w:w="1017" w:type="pct"/>
            <w:vAlign w:val="center"/>
          </w:tcPr>
          <w:p w14:paraId="652A05DB" w14:textId="43776130" w:rsidR="00DF490C" w:rsidRPr="006627F2" w:rsidRDefault="00DF490C" w:rsidP="00A95059">
            <w:pPr>
              <w:spacing w:before="0" w:after="0"/>
              <w:jc w:val="center"/>
              <w:rPr>
                <w:rFonts w:cs="Arial"/>
                <w:szCs w:val="22"/>
              </w:rPr>
            </w:pPr>
            <w:r>
              <w:rPr>
                <w:rFonts w:cs="Arial"/>
                <w:szCs w:val="22"/>
              </w:rPr>
              <w:t>0.65</w:t>
            </w:r>
          </w:p>
        </w:tc>
        <w:tc>
          <w:tcPr>
            <w:tcW w:w="1070" w:type="pct"/>
            <w:vAlign w:val="center"/>
          </w:tcPr>
          <w:p w14:paraId="182F97AD" w14:textId="77777777" w:rsidR="00DF490C" w:rsidRPr="006627F2" w:rsidRDefault="00DF490C" w:rsidP="00A95059">
            <w:pPr>
              <w:spacing w:before="0" w:after="0"/>
              <w:jc w:val="center"/>
              <w:rPr>
                <w:rFonts w:cs="Arial"/>
                <w:szCs w:val="22"/>
              </w:rPr>
            </w:pPr>
            <w:r w:rsidRPr="006627F2">
              <w:rPr>
                <w:rFonts w:cs="Arial"/>
                <w:szCs w:val="22"/>
              </w:rPr>
              <w:t>[J s</w:t>
            </w:r>
            <w:r w:rsidRPr="006627F2">
              <w:rPr>
                <w:rFonts w:cs="Arial"/>
                <w:szCs w:val="22"/>
                <w:vertAlign w:val="superscript"/>
              </w:rPr>
              <w:t>-1</w:t>
            </w:r>
            <w:r w:rsidRPr="006627F2">
              <w:rPr>
                <w:rFonts w:cs="Arial"/>
                <w:szCs w:val="22"/>
              </w:rPr>
              <w:t xml:space="preserve"> m</w:t>
            </w:r>
            <w:r w:rsidRPr="006627F2">
              <w:rPr>
                <w:rFonts w:cs="Arial"/>
                <w:szCs w:val="22"/>
                <w:vertAlign w:val="superscript"/>
              </w:rPr>
              <w:t>-1</w:t>
            </w:r>
            <w:r w:rsidRPr="006627F2">
              <w:rPr>
                <w:rFonts w:cs="Arial"/>
                <w:szCs w:val="22"/>
              </w:rPr>
              <w:t xml:space="preserve"> </w:t>
            </w:r>
            <w:r w:rsidRPr="006627F2">
              <w:rPr>
                <w:rFonts w:cs="Arial"/>
                <w:szCs w:val="22"/>
                <w:vertAlign w:val="superscript"/>
              </w:rPr>
              <w:t>o</w:t>
            </w:r>
            <w:r w:rsidRPr="006627F2">
              <w:rPr>
                <w:rFonts w:cs="Arial"/>
                <w:szCs w:val="22"/>
              </w:rPr>
              <w:t>C</w:t>
            </w:r>
            <w:r w:rsidRPr="006627F2">
              <w:rPr>
                <w:rFonts w:cs="Arial"/>
                <w:szCs w:val="22"/>
                <w:vertAlign w:val="superscript"/>
              </w:rPr>
              <w:t>-1</w:t>
            </w:r>
            <w:r w:rsidRPr="006627F2">
              <w:rPr>
                <w:rFonts w:cs="Arial"/>
                <w:szCs w:val="22"/>
              </w:rPr>
              <w:t>]</w:t>
            </w:r>
          </w:p>
        </w:tc>
      </w:tr>
      <w:tr w:rsidR="00DF490C" w:rsidRPr="006627F2" w14:paraId="73B17323" w14:textId="77777777" w:rsidTr="007530E3">
        <w:trPr>
          <w:trHeight w:val="207"/>
          <w:jc w:val="center"/>
        </w:trPr>
        <w:tc>
          <w:tcPr>
            <w:tcW w:w="2913" w:type="pct"/>
            <w:vAlign w:val="center"/>
          </w:tcPr>
          <w:p w14:paraId="7C2D1728" w14:textId="77777777" w:rsidR="00DF490C" w:rsidRPr="006627F2" w:rsidRDefault="00DF490C" w:rsidP="00A95059">
            <w:pPr>
              <w:spacing w:before="0" w:after="0"/>
              <w:jc w:val="left"/>
              <w:rPr>
                <w:rFonts w:cs="Arial"/>
                <w:szCs w:val="22"/>
              </w:rPr>
            </w:pPr>
            <w:r>
              <w:rPr>
                <w:rFonts w:cs="Arial"/>
                <w:szCs w:val="22"/>
              </w:rPr>
              <w:t xml:space="preserve">Solid thermal </w:t>
            </w:r>
            <w:r w:rsidRPr="006627F2">
              <w:rPr>
                <w:rFonts w:cs="Arial"/>
                <w:szCs w:val="22"/>
              </w:rPr>
              <w:t>conductivity</w:t>
            </w:r>
          </w:p>
        </w:tc>
        <w:tc>
          <w:tcPr>
            <w:tcW w:w="1017" w:type="pct"/>
            <w:vAlign w:val="center"/>
          </w:tcPr>
          <w:p w14:paraId="68DE6379" w14:textId="77777777" w:rsidR="00DF490C" w:rsidRPr="006627F2" w:rsidRDefault="00DF490C" w:rsidP="00A95059">
            <w:pPr>
              <w:spacing w:before="0" w:after="0"/>
              <w:jc w:val="center"/>
              <w:rPr>
                <w:rFonts w:cs="Arial"/>
                <w:szCs w:val="22"/>
              </w:rPr>
            </w:pPr>
            <w:r>
              <w:rPr>
                <w:rFonts w:cs="Arial"/>
                <w:szCs w:val="22"/>
              </w:rPr>
              <w:t>3.0</w:t>
            </w:r>
          </w:p>
        </w:tc>
        <w:tc>
          <w:tcPr>
            <w:tcW w:w="1070" w:type="pct"/>
            <w:vAlign w:val="center"/>
          </w:tcPr>
          <w:p w14:paraId="369B023B" w14:textId="77777777" w:rsidR="00DF490C" w:rsidRPr="006627F2" w:rsidRDefault="00DF490C" w:rsidP="00A95059">
            <w:pPr>
              <w:spacing w:before="0" w:after="0"/>
              <w:jc w:val="center"/>
              <w:rPr>
                <w:rFonts w:cs="Arial"/>
                <w:szCs w:val="22"/>
              </w:rPr>
            </w:pPr>
            <w:r w:rsidRPr="006627F2">
              <w:rPr>
                <w:rFonts w:cs="Arial"/>
                <w:szCs w:val="22"/>
              </w:rPr>
              <w:t>[J s</w:t>
            </w:r>
            <w:r w:rsidRPr="006627F2">
              <w:rPr>
                <w:rFonts w:cs="Arial"/>
                <w:szCs w:val="22"/>
                <w:vertAlign w:val="superscript"/>
              </w:rPr>
              <w:t>-1</w:t>
            </w:r>
            <w:r w:rsidRPr="006627F2">
              <w:rPr>
                <w:rFonts w:cs="Arial"/>
                <w:szCs w:val="22"/>
              </w:rPr>
              <w:t xml:space="preserve"> m</w:t>
            </w:r>
            <w:r w:rsidRPr="006627F2">
              <w:rPr>
                <w:rFonts w:cs="Arial"/>
                <w:szCs w:val="22"/>
                <w:vertAlign w:val="superscript"/>
              </w:rPr>
              <w:t>-1</w:t>
            </w:r>
            <w:r w:rsidRPr="006627F2">
              <w:rPr>
                <w:rFonts w:cs="Arial"/>
                <w:szCs w:val="22"/>
              </w:rPr>
              <w:t xml:space="preserve"> </w:t>
            </w:r>
            <w:r w:rsidRPr="006627F2">
              <w:rPr>
                <w:rFonts w:cs="Arial"/>
                <w:szCs w:val="22"/>
                <w:vertAlign w:val="superscript"/>
              </w:rPr>
              <w:t>o</w:t>
            </w:r>
            <w:r w:rsidRPr="006627F2">
              <w:rPr>
                <w:rFonts w:cs="Arial"/>
                <w:szCs w:val="22"/>
              </w:rPr>
              <w:t>C</w:t>
            </w:r>
            <w:r w:rsidRPr="006627F2">
              <w:rPr>
                <w:rFonts w:cs="Arial"/>
                <w:szCs w:val="22"/>
                <w:vertAlign w:val="superscript"/>
              </w:rPr>
              <w:t>-1</w:t>
            </w:r>
            <w:r w:rsidRPr="006627F2">
              <w:rPr>
                <w:rFonts w:cs="Arial"/>
                <w:szCs w:val="22"/>
              </w:rPr>
              <w:t>]</w:t>
            </w:r>
          </w:p>
        </w:tc>
      </w:tr>
      <w:tr w:rsidR="00DF490C" w:rsidRPr="00D910F5" w14:paraId="3857AC5A" w14:textId="77777777" w:rsidTr="0063270B">
        <w:trPr>
          <w:trHeight w:val="207"/>
          <w:jc w:val="center"/>
        </w:trPr>
        <w:tc>
          <w:tcPr>
            <w:tcW w:w="2913" w:type="pct"/>
            <w:vAlign w:val="center"/>
          </w:tcPr>
          <w:p w14:paraId="799B0085" w14:textId="77777777" w:rsidR="00DF490C" w:rsidRPr="00D910F5" w:rsidRDefault="00DF490C" w:rsidP="00A95059">
            <w:pPr>
              <w:spacing w:before="0" w:after="0"/>
              <w:jc w:val="left"/>
              <w:rPr>
                <w:rFonts w:cs="Arial"/>
                <w:szCs w:val="22"/>
              </w:rPr>
            </w:pPr>
            <w:r>
              <w:rPr>
                <w:rFonts w:cs="Arial"/>
                <w:szCs w:val="22"/>
              </w:rPr>
              <w:t>Specific h</w:t>
            </w:r>
            <w:r w:rsidRPr="00D910F5">
              <w:rPr>
                <w:rFonts w:cs="Arial"/>
                <w:szCs w:val="22"/>
              </w:rPr>
              <w:t>eat capacity of water</w:t>
            </w:r>
          </w:p>
        </w:tc>
        <w:tc>
          <w:tcPr>
            <w:tcW w:w="1017" w:type="pct"/>
            <w:vAlign w:val="center"/>
          </w:tcPr>
          <w:p w14:paraId="4A6FE36E" w14:textId="55D853D1" w:rsidR="00DF490C" w:rsidRPr="00D910F5" w:rsidRDefault="00DF490C" w:rsidP="00A95059">
            <w:pPr>
              <w:spacing w:before="0" w:after="0"/>
              <w:jc w:val="center"/>
              <w:rPr>
                <w:rFonts w:cs="Arial"/>
                <w:szCs w:val="22"/>
              </w:rPr>
            </w:pPr>
            <w:r>
              <w:rPr>
                <w:rFonts w:cs="Arial"/>
                <w:szCs w:val="22"/>
              </w:rPr>
              <w:t>4200</w:t>
            </w:r>
          </w:p>
        </w:tc>
        <w:tc>
          <w:tcPr>
            <w:tcW w:w="1070" w:type="pct"/>
            <w:vAlign w:val="center"/>
          </w:tcPr>
          <w:p w14:paraId="4174C934" w14:textId="77777777" w:rsidR="00DF490C" w:rsidRPr="00D910F5" w:rsidRDefault="00DF490C" w:rsidP="00A95059">
            <w:pPr>
              <w:spacing w:before="0" w:after="0"/>
              <w:jc w:val="center"/>
              <w:rPr>
                <w:rFonts w:cs="Arial"/>
                <w:szCs w:val="22"/>
              </w:rPr>
            </w:pPr>
            <w:r w:rsidRPr="00D910F5">
              <w:rPr>
                <w:rFonts w:cs="Arial"/>
                <w:szCs w:val="22"/>
              </w:rPr>
              <w:t>[J kg</w:t>
            </w:r>
            <w:r w:rsidRPr="00D910F5">
              <w:rPr>
                <w:rFonts w:cs="Arial"/>
                <w:szCs w:val="22"/>
                <w:vertAlign w:val="superscript"/>
              </w:rPr>
              <w:t>-1</w:t>
            </w:r>
            <w:r w:rsidRPr="00D910F5">
              <w:rPr>
                <w:rFonts w:cs="Arial"/>
                <w:szCs w:val="22"/>
              </w:rPr>
              <w:t xml:space="preserve"> </w:t>
            </w:r>
            <w:r w:rsidRPr="00D910F5">
              <w:rPr>
                <w:rFonts w:cs="Arial"/>
                <w:szCs w:val="22"/>
                <w:vertAlign w:val="superscript"/>
              </w:rPr>
              <w:t>o</w:t>
            </w:r>
            <w:r w:rsidRPr="00D910F5">
              <w:rPr>
                <w:rFonts w:cs="Arial"/>
                <w:szCs w:val="22"/>
              </w:rPr>
              <w:t>C</w:t>
            </w:r>
            <w:r w:rsidRPr="00D910F5">
              <w:rPr>
                <w:rFonts w:cs="Arial"/>
                <w:szCs w:val="22"/>
                <w:vertAlign w:val="superscript"/>
              </w:rPr>
              <w:t>-1</w:t>
            </w:r>
            <w:r w:rsidRPr="00D910F5">
              <w:rPr>
                <w:rFonts w:cs="Arial"/>
                <w:szCs w:val="22"/>
              </w:rPr>
              <w:t>]</w:t>
            </w:r>
          </w:p>
        </w:tc>
      </w:tr>
      <w:tr w:rsidR="00DF490C" w:rsidRPr="00D910F5" w14:paraId="6A0D8F47" w14:textId="77777777" w:rsidTr="0063270B">
        <w:trPr>
          <w:trHeight w:val="207"/>
          <w:jc w:val="center"/>
        </w:trPr>
        <w:tc>
          <w:tcPr>
            <w:tcW w:w="2913" w:type="pct"/>
            <w:tcBorders>
              <w:bottom w:val="single" w:sz="4" w:space="0" w:color="auto"/>
            </w:tcBorders>
            <w:vAlign w:val="center"/>
          </w:tcPr>
          <w:p w14:paraId="167BD815" w14:textId="77777777" w:rsidR="00DF490C" w:rsidRDefault="00DF490C" w:rsidP="00D612B5">
            <w:pPr>
              <w:spacing w:before="0" w:after="0"/>
              <w:jc w:val="left"/>
              <w:rPr>
                <w:rFonts w:cs="Arial"/>
                <w:szCs w:val="22"/>
              </w:rPr>
            </w:pPr>
            <w:r>
              <w:rPr>
                <w:rFonts w:cs="Arial"/>
                <w:szCs w:val="22"/>
              </w:rPr>
              <w:t>Specific h</w:t>
            </w:r>
            <w:r w:rsidRPr="00D910F5">
              <w:rPr>
                <w:rFonts w:cs="Arial"/>
                <w:szCs w:val="22"/>
              </w:rPr>
              <w:t xml:space="preserve">eat capacity of </w:t>
            </w:r>
            <w:r>
              <w:rPr>
                <w:rFonts w:cs="Arial"/>
                <w:szCs w:val="22"/>
              </w:rPr>
              <w:t>solid</w:t>
            </w:r>
          </w:p>
        </w:tc>
        <w:tc>
          <w:tcPr>
            <w:tcW w:w="1017" w:type="pct"/>
            <w:tcBorders>
              <w:bottom w:val="single" w:sz="4" w:space="0" w:color="auto"/>
            </w:tcBorders>
            <w:vAlign w:val="center"/>
          </w:tcPr>
          <w:p w14:paraId="281D59DF" w14:textId="77777777" w:rsidR="00DF490C" w:rsidDel="00D612B5" w:rsidRDefault="00DF490C" w:rsidP="00A95059">
            <w:pPr>
              <w:spacing w:before="0" w:after="0"/>
              <w:jc w:val="center"/>
              <w:rPr>
                <w:rFonts w:cs="Arial"/>
                <w:szCs w:val="22"/>
              </w:rPr>
            </w:pPr>
            <w:r>
              <w:rPr>
                <w:rFonts w:cs="Arial"/>
                <w:szCs w:val="22"/>
              </w:rPr>
              <w:t>2520</w:t>
            </w:r>
          </w:p>
        </w:tc>
        <w:tc>
          <w:tcPr>
            <w:tcW w:w="1070" w:type="pct"/>
            <w:tcBorders>
              <w:bottom w:val="single" w:sz="4" w:space="0" w:color="auto"/>
            </w:tcBorders>
            <w:vAlign w:val="center"/>
          </w:tcPr>
          <w:p w14:paraId="090D9B5A" w14:textId="77777777" w:rsidR="00DF490C" w:rsidRPr="00D910F5" w:rsidRDefault="00DF490C" w:rsidP="00A95059">
            <w:pPr>
              <w:spacing w:before="0" w:after="0"/>
              <w:jc w:val="center"/>
              <w:rPr>
                <w:rFonts w:cs="Arial"/>
                <w:szCs w:val="22"/>
              </w:rPr>
            </w:pPr>
            <w:r w:rsidRPr="00D910F5">
              <w:rPr>
                <w:rFonts w:cs="Arial"/>
                <w:szCs w:val="22"/>
              </w:rPr>
              <w:t>[J kg</w:t>
            </w:r>
            <w:r w:rsidRPr="00D910F5">
              <w:rPr>
                <w:rFonts w:cs="Arial"/>
                <w:szCs w:val="22"/>
                <w:vertAlign w:val="superscript"/>
              </w:rPr>
              <w:t>-1</w:t>
            </w:r>
            <w:r w:rsidRPr="00D910F5">
              <w:rPr>
                <w:rFonts w:cs="Arial"/>
                <w:szCs w:val="22"/>
              </w:rPr>
              <w:t xml:space="preserve"> </w:t>
            </w:r>
            <w:r w:rsidRPr="00D910F5">
              <w:rPr>
                <w:rFonts w:cs="Arial"/>
                <w:szCs w:val="22"/>
                <w:vertAlign w:val="superscript"/>
              </w:rPr>
              <w:t>o</w:t>
            </w:r>
            <w:r w:rsidRPr="00D910F5">
              <w:rPr>
                <w:rFonts w:cs="Arial"/>
                <w:szCs w:val="22"/>
              </w:rPr>
              <w:t>C</w:t>
            </w:r>
            <w:r w:rsidRPr="00D910F5">
              <w:rPr>
                <w:rFonts w:cs="Arial"/>
                <w:szCs w:val="22"/>
                <w:vertAlign w:val="superscript"/>
              </w:rPr>
              <w:t>-1</w:t>
            </w:r>
            <w:r w:rsidRPr="00D910F5">
              <w:rPr>
                <w:rFonts w:cs="Arial"/>
                <w:szCs w:val="22"/>
              </w:rPr>
              <w:t>]</w:t>
            </w:r>
          </w:p>
        </w:tc>
      </w:tr>
    </w:tbl>
    <w:p w14:paraId="423DBEDE" w14:textId="77777777" w:rsidR="00D93411" w:rsidRPr="00D910F5" w:rsidRDefault="00D93411" w:rsidP="00D93411">
      <w:pPr>
        <w:pStyle w:val="Simpleline"/>
      </w:pPr>
    </w:p>
    <w:p w14:paraId="55D034AC" w14:textId="77777777" w:rsidR="00FB141A" w:rsidRDefault="00FB141A" w:rsidP="00FB141A">
      <w:pPr>
        <w:keepNext/>
        <w:jc w:val="center"/>
      </w:pPr>
      <w:r>
        <w:rPr>
          <w:rFonts w:cs="Arial"/>
          <w:noProof/>
          <w:szCs w:val="22"/>
          <w:lang w:val="en-CA" w:eastAsia="zh-CN"/>
        </w:rPr>
        <w:lastRenderedPageBreak/>
        <w:drawing>
          <wp:inline distT="0" distB="0" distL="0" distR="0" wp14:anchorId="433F471A" wp14:editId="6D97911A">
            <wp:extent cx="4495800" cy="5459848"/>
            <wp:effectExtent l="0" t="0" r="0" b="7620"/>
            <wp:docPr id="4140" name="Picture 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495800" cy="5459848"/>
                    </a:xfrm>
                    <a:prstGeom prst="rect">
                      <a:avLst/>
                    </a:prstGeom>
                    <a:noFill/>
                    <a:ln>
                      <a:noFill/>
                    </a:ln>
                  </pic:spPr>
                </pic:pic>
              </a:graphicData>
            </a:graphic>
          </wp:inline>
        </w:drawing>
      </w:r>
    </w:p>
    <w:p w14:paraId="2F818526" w14:textId="37E81600" w:rsidR="00FB141A" w:rsidRPr="00D910F5" w:rsidRDefault="00FB141A" w:rsidP="00FB141A">
      <w:pPr>
        <w:pStyle w:val="Caption"/>
        <w:rPr>
          <w:rFonts w:cs="Arial"/>
          <w:szCs w:val="22"/>
          <w:lang w:eastAsia="zh-CN"/>
        </w:rPr>
      </w:pPr>
      <w:bookmarkStart w:id="277" w:name="_Ref363834066"/>
      <w:bookmarkStart w:id="278" w:name="_Toc520375037"/>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21</w:t>
      </w:r>
      <w:r w:rsidR="00183C7C">
        <w:fldChar w:fldCharType="end"/>
      </w:r>
      <w:bookmarkEnd w:id="277"/>
      <w:r w:rsidR="00572609">
        <w:t xml:space="preserve">: </w:t>
      </w:r>
      <w:bookmarkStart w:id="279" w:name="_Ref302416457"/>
      <w:r w:rsidRPr="00665893">
        <w:t>Salt dome verification example</w:t>
      </w:r>
      <w:r w:rsidR="004474F5">
        <w:t xml:space="preserve">.  </w:t>
      </w:r>
      <w:r w:rsidRPr="00665893">
        <w:t xml:space="preserve">A) </w:t>
      </w:r>
      <w:r>
        <w:t>D</w:t>
      </w:r>
      <w:r w:rsidRPr="00665893">
        <w:t xml:space="preserve">omain </w:t>
      </w:r>
      <w:r>
        <w:t xml:space="preserve">geometry </w:t>
      </w:r>
      <w:r w:rsidRPr="00665893">
        <w:t>and boundary conditions for flow, energy a</w:t>
      </w:r>
      <w:r>
        <w:t>nd</w:t>
      </w:r>
      <w:r w:rsidRPr="00665893">
        <w:t xml:space="preserve"> solute transport</w:t>
      </w:r>
      <w:r w:rsidR="004474F5">
        <w:t xml:space="preserve">.  </w:t>
      </w:r>
      <w:r w:rsidRPr="00665893">
        <w:t xml:space="preserve">B) Results obtained with </w:t>
      </w:r>
      <w:r w:rsidR="0076771D">
        <w:t>MIN3P-THCm</w:t>
      </w:r>
      <w:r w:rsidRPr="00665893">
        <w:t xml:space="preserve"> </w:t>
      </w:r>
      <w:r>
        <w:t xml:space="preserve">(left) </w:t>
      </w:r>
      <w:r w:rsidRPr="00665893">
        <w:t>are compared with FEFLOW (</w:t>
      </w:r>
      <w:r>
        <w:t>right</w:t>
      </w:r>
      <w:r w:rsidRPr="00665893">
        <w:t>) at different buoyancy ratios</w:t>
      </w:r>
      <w:bookmarkEnd w:id="279"/>
      <w:r>
        <w:rPr>
          <w:rFonts w:hint="eastAsia"/>
          <w:lang w:eastAsia="zh-CN"/>
        </w:rPr>
        <w:t xml:space="preserve"> </w:t>
      </w:r>
      <w:r w:rsidR="008236DA">
        <w:rPr>
          <w:rFonts w:hint="eastAsia"/>
          <w:lang w:eastAsia="zh-CN"/>
        </w:rPr>
        <w:t>(Bea et al., 2011)</w:t>
      </w:r>
      <w:bookmarkEnd w:id="278"/>
    </w:p>
    <w:p w14:paraId="16DDD468" w14:textId="77777777" w:rsidR="00FB141A" w:rsidRPr="0060227B" w:rsidRDefault="00FB141A" w:rsidP="0060227B">
      <w:pPr>
        <w:pStyle w:val="Simpleline"/>
        <w:ind w:firstLine="720"/>
        <w:rPr>
          <w:i/>
          <w:lang w:eastAsia="zh-CN"/>
        </w:rPr>
      </w:pPr>
    </w:p>
    <w:p w14:paraId="572A45D7" w14:textId="77777777" w:rsidR="00E46BCD" w:rsidRDefault="00E46BCD">
      <w:pPr>
        <w:widowControl/>
        <w:spacing w:before="0" w:after="0"/>
        <w:jc w:val="left"/>
        <w:rPr>
          <w:b/>
          <w:caps/>
          <w:sz w:val="28"/>
        </w:rPr>
      </w:pPr>
      <w:r>
        <w:br w:type="page"/>
      </w:r>
    </w:p>
    <w:p w14:paraId="0BC61B75" w14:textId="77777777" w:rsidR="00AA22E8" w:rsidRPr="00ED3698" w:rsidRDefault="000910C5" w:rsidP="00AA22E8">
      <w:pPr>
        <w:pStyle w:val="Heading2"/>
      </w:pPr>
      <w:bookmarkStart w:id="280" w:name="_Toc520374465"/>
      <w:r>
        <w:lastRenderedPageBreak/>
        <w:t xml:space="preserve">Multicomponent </w:t>
      </w:r>
      <w:r w:rsidR="00040E71">
        <w:t>r</w:t>
      </w:r>
      <w:r w:rsidR="00AA22E8" w:rsidRPr="0060227B">
        <w:t>eac</w:t>
      </w:r>
      <w:r w:rsidR="00AA22E8" w:rsidRPr="00ED3698">
        <w:t>tive transport</w:t>
      </w:r>
      <w:bookmarkEnd w:id="280"/>
    </w:p>
    <w:p w14:paraId="4A17FC85" w14:textId="6F337CA0" w:rsidR="00AA22E8" w:rsidRPr="00ED3698" w:rsidRDefault="0076771D" w:rsidP="00AA22E8">
      <w:pPr>
        <w:rPr>
          <w:lang w:eastAsia="zh-CN"/>
        </w:rPr>
      </w:pPr>
      <w:r>
        <w:t>MIN3P-THCm</w:t>
      </w:r>
      <w:r w:rsidR="00AA22E8">
        <w:t xml:space="preserve"> </w:t>
      </w:r>
      <w:r w:rsidR="00AA22E8" w:rsidRPr="00ED3698">
        <w:t xml:space="preserve">provides </w:t>
      </w:r>
      <w:r w:rsidR="000910C5">
        <w:t xml:space="preserve">formulations to simulate </w:t>
      </w:r>
      <w:r w:rsidR="00AA22E8" w:rsidRPr="00ED3698">
        <w:t xml:space="preserve">multicomponent reactive transport </w:t>
      </w:r>
      <w:r w:rsidR="000910C5">
        <w:t xml:space="preserve">for saturated and </w:t>
      </w:r>
      <w:r w:rsidR="00AA22E8" w:rsidRPr="00ED3698">
        <w:t xml:space="preserve">unsaturated </w:t>
      </w:r>
      <w:r w:rsidR="000910C5">
        <w:t xml:space="preserve">conditions </w:t>
      </w:r>
      <w:r w:rsidR="00AA22E8" w:rsidRPr="00ED3698">
        <w:t>in 1D, 2D and 3D Cartesian and radial-coordinates</w:t>
      </w:r>
      <w:r w:rsidR="004474F5">
        <w:t xml:space="preserve">.  </w:t>
      </w:r>
      <w:r w:rsidR="000910C5">
        <w:t xml:space="preserve">The </w:t>
      </w:r>
      <w:r w:rsidR="009D7D43">
        <w:t xml:space="preserve">validation and </w:t>
      </w:r>
      <w:r w:rsidR="000910C5">
        <w:t>v</w:t>
      </w:r>
      <w:r w:rsidR="00D0714B">
        <w:rPr>
          <w:rFonts w:hint="eastAsia"/>
          <w:lang w:eastAsia="zh-CN"/>
        </w:rPr>
        <w:t>erification</w:t>
      </w:r>
      <w:r w:rsidR="00AA22E8">
        <w:rPr>
          <w:rFonts w:hint="eastAsia"/>
          <w:lang w:eastAsia="zh-CN"/>
        </w:rPr>
        <w:t xml:space="preserve"> examples </w:t>
      </w:r>
      <w:r w:rsidR="000910C5">
        <w:rPr>
          <w:lang w:eastAsia="zh-CN"/>
        </w:rPr>
        <w:t xml:space="preserve">for multicomponent </w:t>
      </w:r>
      <w:r w:rsidR="00AA22E8">
        <w:rPr>
          <w:rFonts w:hint="eastAsia"/>
          <w:lang w:eastAsia="zh-CN"/>
        </w:rPr>
        <w:t xml:space="preserve">reactive transport problems are listed in </w:t>
      </w:r>
      <w:r w:rsidR="005F5019">
        <w:rPr>
          <w:lang w:eastAsia="zh-CN"/>
        </w:rPr>
        <w:fldChar w:fldCharType="begin"/>
      </w:r>
      <w:r w:rsidR="00AA22E8">
        <w:rPr>
          <w:lang w:eastAsia="zh-CN"/>
        </w:rPr>
        <w:instrText xml:space="preserve"> </w:instrText>
      </w:r>
      <w:r w:rsidR="00AA22E8">
        <w:rPr>
          <w:rFonts w:hint="eastAsia"/>
          <w:lang w:eastAsia="zh-CN"/>
        </w:rPr>
        <w:instrText>REF _Ref364351817 \h</w:instrText>
      </w:r>
      <w:r w:rsidR="00AA22E8">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27</w:t>
      </w:r>
      <w:r w:rsidR="005F5019">
        <w:rPr>
          <w:lang w:eastAsia="zh-CN"/>
        </w:rPr>
        <w:fldChar w:fldCharType="end"/>
      </w:r>
      <w:r w:rsidR="00AA22E8">
        <w:rPr>
          <w:rFonts w:hint="eastAsia"/>
          <w:lang w:eastAsia="zh-CN"/>
        </w:rPr>
        <w:t>.</w:t>
      </w:r>
    </w:p>
    <w:p w14:paraId="153F49D1" w14:textId="44A8C7EF" w:rsidR="00AA22E8" w:rsidRPr="00ED3698" w:rsidRDefault="00AA22E8" w:rsidP="00AE6CCB">
      <w:pPr>
        <w:pStyle w:val="StyleCaptionTableCaptionBold"/>
      </w:pPr>
      <w:bookmarkStart w:id="281" w:name="_Ref364351817"/>
      <w:bookmarkStart w:id="282" w:name="_Toc520374903"/>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27</w:t>
      </w:r>
      <w:r w:rsidR="00FE1AD3">
        <w:fldChar w:fldCharType="end"/>
      </w:r>
      <w:bookmarkEnd w:id="281"/>
      <w:r w:rsidR="00572609">
        <w:t xml:space="preserve">: </w:t>
      </w:r>
      <w:r w:rsidRPr="00ED3698">
        <w:t>List of reactive transport benchmarks</w:t>
      </w:r>
      <w:bookmarkEnd w:id="282"/>
    </w:p>
    <w:tbl>
      <w:tblPr>
        <w:tblW w:w="87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706"/>
        <w:gridCol w:w="1531"/>
        <w:gridCol w:w="1093"/>
      </w:tblGrid>
      <w:tr w:rsidR="001F4703" w:rsidRPr="00ED3698" w14:paraId="5EDA2CF2" w14:textId="77777777" w:rsidTr="004821D4">
        <w:tc>
          <w:tcPr>
            <w:tcW w:w="1418" w:type="dxa"/>
            <w:shd w:val="clear" w:color="auto" w:fill="D9D9D9"/>
          </w:tcPr>
          <w:p w14:paraId="37FFA60D" w14:textId="77777777" w:rsidR="001F4703" w:rsidRPr="00ED3698" w:rsidRDefault="001F4703" w:rsidP="001A3618">
            <w:pPr>
              <w:spacing w:before="0" w:after="0"/>
              <w:rPr>
                <w:b/>
              </w:rPr>
            </w:pPr>
            <w:r w:rsidRPr="00ED3698">
              <w:rPr>
                <w:b/>
              </w:rPr>
              <w:t>Name</w:t>
            </w:r>
          </w:p>
        </w:tc>
        <w:tc>
          <w:tcPr>
            <w:tcW w:w="4706" w:type="dxa"/>
            <w:shd w:val="clear" w:color="auto" w:fill="D9D9D9"/>
          </w:tcPr>
          <w:p w14:paraId="6592135E" w14:textId="77777777" w:rsidR="001F4703" w:rsidRPr="00ED3698" w:rsidRDefault="001F4703" w:rsidP="001A3618">
            <w:pPr>
              <w:spacing w:before="0" w:after="0"/>
              <w:rPr>
                <w:b/>
              </w:rPr>
            </w:pPr>
            <w:r w:rsidRPr="00ED3698">
              <w:rPr>
                <w:b/>
              </w:rPr>
              <w:t>Description of Main Features</w:t>
            </w:r>
          </w:p>
        </w:tc>
        <w:tc>
          <w:tcPr>
            <w:tcW w:w="1531" w:type="dxa"/>
            <w:shd w:val="clear" w:color="auto" w:fill="D9D9D9"/>
          </w:tcPr>
          <w:p w14:paraId="2FFDE467" w14:textId="77777777" w:rsidR="001F4703" w:rsidRPr="00ED3698" w:rsidRDefault="001F4703" w:rsidP="001930DB">
            <w:pPr>
              <w:spacing w:before="0" w:after="0"/>
              <w:rPr>
                <w:b/>
                <w:lang w:eastAsia="zh-CN"/>
              </w:rPr>
            </w:pPr>
            <w:r>
              <w:rPr>
                <w:rFonts w:hint="eastAsia"/>
                <w:b/>
                <w:lang w:eastAsia="zh-CN"/>
              </w:rPr>
              <w:t>Verification</w:t>
            </w:r>
            <w:r w:rsidR="001930DB">
              <w:rPr>
                <w:rFonts w:hint="eastAsia"/>
                <w:b/>
                <w:lang w:eastAsia="zh-CN"/>
              </w:rPr>
              <w:t xml:space="preserve"> </w:t>
            </w:r>
            <w:r w:rsidR="000D67AA">
              <w:rPr>
                <w:b/>
                <w:lang w:eastAsia="zh-CN"/>
              </w:rPr>
              <w:t>Type</w:t>
            </w:r>
          </w:p>
        </w:tc>
        <w:tc>
          <w:tcPr>
            <w:tcW w:w="1093" w:type="dxa"/>
            <w:shd w:val="clear" w:color="auto" w:fill="D9D9D9"/>
          </w:tcPr>
          <w:p w14:paraId="3A30026F" w14:textId="77777777" w:rsidR="001F4703" w:rsidRPr="00ED3698" w:rsidRDefault="001F4703" w:rsidP="001A3618">
            <w:pPr>
              <w:spacing w:before="0" w:after="0"/>
              <w:rPr>
                <w:b/>
                <w:lang w:eastAsia="zh-CN"/>
              </w:rPr>
            </w:pPr>
            <w:r>
              <w:rPr>
                <w:rFonts w:hint="eastAsia"/>
                <w:b/>
                <w:lang w:eastAsia="zh-CN"/>
              </w:rPr>
              <w:t>Section</w:t>
            </w:r>
          </w:p>
        </w:tc>
      </w:tr>
      <w:tr w:rsidR="001F4703" w:rsidRPr="00ED3698" w14:paraId="7B1DA02C" w14:textId="77777777" w:rsidTr="004821D4">
        <w:tc>
          <w:tcPr>
            <w:tcW w:w="1418" w:type="dxa"/>
            <w:shd w:val="clear" w:color="auto" w:fill="auto"/>
          </w:tcPr>
          <w:p w14:paraId="72FB2AD5" w14:textId="77777777" w:rsidR="001F4703" w:rsidRPr="00ED3698" w:rsidRDefault="001F4703" w:rsidP="001A3618">
            <w:pPr>
              <w:spacing w:before="0" w:after="0"/>
            </w:pPr>
            <w:r w:rsidRPr="00ED3698">
              <w:t>diff_rc_s</w:t>
            </w:r>
          </w:p>
        </w:tc>
        <w:tc>
          <w:tcPr>
            <w:tcW w:w="4706" w:type="dxa"/>
            <w:shd w:val="clear" w:color="auto" w:fill="auto"/>
          </w:tcPr>
          <w:p w14:paraId="28A7354D" w14:textId="77777777" w:rsidR="001F4703" w:rsidRPr="00ED3698" w:rsidRDefault="001F4703" w:rsidP="000910C5">
            <w:pPr>
              <w:spacing w:before="0" w:after="0"/>
              <w:jc w:val="left"/>
            </w:pPr>
            <w:r w:rsidRPr="00ED3698">
              <w:t>Diffusion, steady-state, radial</w:t>
            </w:r>
            <w:r w:rsidR="000910C5">
              <w:t xml:space="preserve"> </w:t>
            </w:r>
            <w:r w:rsidR="001930DB" w:rsidRPr="00ED3698">
              <w:t>coordinate</w:t>
            </w:r>
            <w:r w:rsidR="000910C5">
              <w:t>s</w:t>
            </w:r>
          </w:p>
        </w:tc>
        <w:tc>
          <w:tcPr>
            <w:tcW w:w="1531" w:type="dxa"/>
          </w:tcPr>
          <w:p w14:paraId="31B491A2" w14:textId="77777777" w:rsidR="001F4703" w:rsidRPr="00ED3698" w:rsidRDefault="00683FEC" w:rsidP="001A3618">
            <w:pPr>
              <w:spacing w:before="0" w:after="0"/>
              <w:jc w:val="center"/>
              <w:rPr>
                <w:lang w:eastAsia="zh-CN"/>
              </w:rPr>
            </w:pPr>
            <w:r>
              <w:rPr>
                <w:rFonts w:hint="eastAsia"/>
                <w:lang w:eastAsia="zh-CN"/>
              </w:rPr>
              <w:t>1</w:t>
            </w:r>
          </w:p>
        </w:tc>
        <w:tc>
          <w:tcPr>
            <w:tcW w:w="1093" w:type="dxa"/>
            <w:shd w:val="clear" w:color="auto" w:fill="auto"/>
          </w:tcPr>
          <w:p w14:paraId="7743B257" w14:textId="77777777" w:rsidR="001F4703" w:rsidRPr="00ED3698" w:rsidRDefault="009C4449" w:rsidP="001A3618">
            <w:pPr>
              <w:spacing w:before="0" w:after="0"/>
              <w:jc w:val="center"/>
            </w:pPr>
            <w:r>
              <w:fldChar w:fldCharType="begin"/>
            </w:r>
            <w:r>
              <w:instrText xml:space="preserve"> REF _Ref364354504 \r \h  \* MERGEFORMAT </w:instrText>
            </w:r>
            <w:r>
              <w:fldChar w:fldCharType="separate"/>
            </w:r>
            <w:r w:rsidR="00B560DA">
              <w:t>2.5.1</w:t>
            </w:r>
            <w:r>
              <w:fldChar w:fldCharType="end"/>
            </w:r>
          </w:p>
        </w:tc>
      </w:tr>
      <w:tr w:rsidR="001F4703" w:rsidRPr="00ED3698" w14:paraId="5EDE1DB9" w14:textId="77777777" w:rsidTr="004821D4">
        <w:tc>
          <w:tcPr>
            <w:tcW w:w="1418" w:type="dxa"/>
            <w:shd w:val="clear" w:color="auto" w:fill="auto"/>
          </w:tcPr>
          <w:p w14:paraId="3A96BFD4" w14:textId="77777777" w:rsidR="001F4703" w:rsidRPr="00ED3698" w:rsidRDefault="001F4703" w:rsidP="001A3618">
            <w:pPr>
              <w:spacing w:before="0" w:after="0"/>
            </w:pPr>
            <w:r w:rsidRPr="00ED3698">
              <w:t>diff_rc_t</w:t>
            </w:r>
          </w:p>
        </w:tc>
        <w:tc>
          <w:tcPr>
            <w:tcW w:w="4706" w:type="dxa"/>
            <w:shd w:val="clear" w:color="auto" w:fill="auto"/>
          </w:tcPr>
          <w:p w14:paraId="444A0DFE" w14:textId="77777777" w:rsidR="001F4703" w:rsidRPr="00ED3698" w:rsidRDefault="001F4703" w:rsidP="000910C5">
            <w:pPr>
              <w:spacing w:before="0" w:after="0"/>
              <w:jc w:val="left"/>
            </w:pPr>
            <w:r w:rsidRPr="00ED3698">
              <w:t>Diffusion, transient, radial</w:t>
            </w:r>
            <w:r w:rsidR="000910C5">
              <w:t xml:space="preserve"> </w:t>
            </w:r>
            <w:r w:rsidR="001930DB" w:rsidRPr="00ED3698">
              <w:t>coordinate</w:t>
            </w:r>
            <w:r w:rsidR="000910C5">
              <w:t>s</w:t>
            </w:r>
          </w:p>
        </w:tc>
        <w:tc>
          <w:tcPr>
            <w:tcW w:w="1531" w:type="dxa"/>
          </w:tcPr>
          <w:p w14:paraId="6807AB47" w14:textId="77777777" w:rsidR="001F4703" w:rsidRPr="00ED3698" w:rsidRDefault="00683FEC" w:rsidP="001A3618">
            <w:pPr>
              <w:spacing w:before="0" w:after="0"/>
              <w:jc w:val="center"/>
            </w:pPr>
            <w:r>
              <w:rPr>
                <w:rFonts w:hint="eastAsia"/>
                <w:lang w:eastAsia="zh-CN"/>
              </w:rPr>
              <w:t>1</w:t>
            </w:r>
          </w:p>
        </w:tc>
        <w:tc>
          <w:tcPr>
            <w:tcW w:w="1093" w:type="dxa"/>
            <w:shd w:val="clear" w:color="auto" w:fill="auto"/>
          </w:tcPr>
          <w:p w14:paraId="0942B31D" w14:textId="77777777" w:rsidR="001F4703" w:rsidRPr="00ED3698" w:rsidRDefault="009C4449" w:rsidP="001A3618">
            <w:pPr>
              <w:spacing w:before="0" w:after="0"/>
              <w:jc w:val="center"/>
            </w:pPr>
            <w:r>
              <w:fldChar w:fldCharType="begin"/>
            </w:r>
            <w:r>
              <w:instrText xml:space="preserve"> REF _Ref364354505 \r \h  \* MERGEFORMAT </w:instrText>
            </w:r>
            <w:r>
              <w:fldChar w:fldCharType="separate"/>
            </w:r>
            <w:r w:rsidR="00B560DA">
              <w:t>2.5.2</w:t>
            </w:r>
            <w:r>
              <w:fldChar w:fldCharType="end"/>
            </w:r>
          </w:p>
        </w:tc>
      </w:tr>
      <w:tr w:rsidR="001F4703" w:rsidRPr="00ED3698" w14:paraId="67132267" w14:textId="77777777" w:rsidTr="004821D4">
        <w:tc>
          <w:tcPr>
            <w:tcW w:w="1418" w:type="dxa"/>
            <w:shd w:val="clear" w:color="auto" w:fill="auto"/>
          </w:tcPr>
          <w:p w14:paraId="0A273946" w14:textId="77777777" w:rsidR="001F4703" w:rsidRPr="00ED3698" w:rsidRDefault="001F4703" w:rsidP="001A3618">
            <w:pPr>
              <w:spacing w:before="0" w:after="0"/>
            </w:pPr>
            <w:r w:rsidRPr="00ED3698">
              <w:t>disper_rc</w:t>
            </w:r>
          </w:p>
        </w:tc>
        <w:tc>
          <w:tcPr>
            <w:tcW w:w="4706" w:type="dxa"/>
            <w:shd w:val="clear" w:color="auto" w:fill="auto"/>
          </w:tcPr>
          <w:p w14:paraId="1DCCD799" w14:textId="77777777" w:rsidR="001F4703" w:rsidRPr="00ED3698" w:rsidRDefault="001F4703" w:rsidP="000910C5">
            <w:pPr>
              <w:spacing w:before="0" w:after="0"/>
              <w:jc w:val="left"/>
            </w:pPr>
            <w:r w:rsidRPr="00ED3698">
              <w:t>Diffusion and dispersion, radial</w:t>
            </w:r>
            <w:r w:rsidR="000910C5">
              <w:t xml:space="preserve"> coordinates</w:t>
            </w:r>
          </w:p>
        </w:tc>
        <w:tc>
          <w:tcPr>
            <w:tcW w:w="1531" w:type="dxa"/>
          </w:tcPr>
          <w:p w14:paraId="5677BFA7" w14:textId="77777777" w:rsidR="001F4703" w:rsidRPr="00ED3698" w:rsidRDefault="00683FEC" w:rsidP="001A3618">
            <w:pPr>
              <w:spacing w:before="0" w:after="0"/>
              <w:jc w:val="center"/>
            </w:pPr>
            <w:r>
              <w:rPr>
                <w:rFonts w:hint="eastAsia"/>
                <w:lang w:eastAsia="zh-CN"/>
              </w:rPr>
              <w:t>1</w:t>
            </w:r>
          </w:p>
        </w:tc>
        <w:tc>
          <w:tcPr>
            <w:tcW w:w="1093" w:type="dxa"/>
            <w:shd w:val="clear" w:color="auto" w:fill="auto"/>
          </w:tcPr>
          <w:p w14:paraId="4B0056EA" w14:textId="77777777" w:rsidR="001F4703" w:rsidRPr="00ED3698" w:rsidRDefault="009C4449" w:rsidP="001A3618">
            <w:pPr>
              <w:spacing w:before="0" w:after="0"/>
              <w:jc w:val="center"/>
            </w:pPr>
            <w:r>
              <w:fldChar w:fldCharType="begin"/>
            </w:r>
            <w:r>
              <w:instrText xml:space="preserve"> REF _Ref364354506 \r \h  \* MERGEFORMAT </w:instrText>
            </w:r>
            <w:r>
              <w:fldChar w:fldCharType="separate"/>
            </w:r>
            <w:r w:rsidR="00B560DA">
              <w:t>2.5.3</w:t>
            </w:r>
            <w:r>
              <w:fldChar w:fldCharType="end"/>
            </w:r>
          </w:p>
        </w:tc>
      </w:tr>
      <w:tr w:rsidR="001F4703" w:rsidRPr="00ED3698" w14:paraId="663BA7F1" w14:textId="77777777" w:rsidTr="004821D4">
        <w:tc>
          <w:tcPr>
            <w:tcW w:w="1418" w:type="dxa"/>
            <w:shd w:val="clear" w:color="auto" w:fill="auto"/>
          </w:tcPr>
          <w:p w14:paraId="641BA9A0" w14:textId="77777777" w:rsidR="001F4703" w:rsidRPr="00ED3698" w:rsidRDefault="001F4703" w:rsidP="001A3618">
            <w:pPr>
              <w:spacing w:before="0" w:after="0"/>
            </w:pPr>
            <w:r w:rsidRPr="00ED3698">
              <w:t>diffdry</w:t>
            </w:r>
          </w:p>
        </w:tc>
        <w:tc>
          <w:tcPr>
            <w:tcW w:w="4706" w:type="dxa"/>
            <w:shd w:val="clear" w:color="auto" w:fill="auto"/>
          </w:tcPr>
          <w:p w14:paraId="144741A9" w14:textId="77777777" w:rsidR="001F4703" w:rsidRPr="00ED3698" w:rsidRDefault="001F4703" w:rsidP="001930DB">
            <w:pPr>
              <w:spacing w:before="0" w:after="0"/>
              <w:jc w:val="left"/>
            </w:pPr>
            <w:r w:rsidRPr="00ED3698">
              <w:t>Gas diffusion, constant moisture content, dry conditions</w:t>
            </w:r>
          </w:p>
        </w:tc>
        <w:tc>
          <w:tcPr>
            <w:tcW w:w="1531" w:type="dxa"/>
          </w:tcPr>
          <w:p w14:paraId="0CAE9E67" w14:textId="77777777" w:rsidR="001F4703" w:rsidRPr="00ED3698" w:rsidRDefault="001851B7" w:rsidP="001A3618">
            <w:pPr>
              <w:spacing w:before="0" w:after="0"/>
              <w:jc w:val="center"/>
            </w:pPr>
            <w:r>
              <w:rPr>
                <w:rFonts w:hint="eastAsia"/>
                <w:lang w:eastAsia="zh-CN"/>
              </w:rPr>
              <w:t>1</w:t>
            </w:r>
          </w:p>
        </w:tc>
        <w:tc>
          <w:tcPr>
            <w:tcW w:w="1093" w:type="dxa"/>
            <w:shd w:val="clear" w:color="auto" w:fill="auto"/>
          </w:tcPr>
          <w:p w14:paraId="21FF9D20" w14:textId="77777777" w:rsidR="001F4703" w:rsidRPr="00ED3698" w:rsidRDefault="009C4449" w:rsidP="001A3618">
            <w:pPr>
              <w:spacing w:before="0" w:after="0"/>
              <w:jc w:val="center"/>
            </w:pPr>
            <w:r>
              <w:fldChar w:fldCharType="begin"/>
            </w:r>
            <w:r>
              <w:instrText xml:space="preserve"> REF _Ref364354507 \r \h  \* MERGEFORMAT </w:instrText>
            </w:r>
            <w:r>
              <w:fldChar w:fldCharType="separate"/>
            </w:r>
            <w:r w:rsidR="00B560DA">
              <w:t>2.5.4</w:t>
            </w:r>
            <w:r>
              <w:fldChar w:fldCharType="end"/>
            </w:r>
          </w:p>
        </w:tc>
      </w:tr>
      <w:tr w:rsidR="001F4703" w:rsidRPr="00ED3698" w14:paraId="07DD2051" w14:textId="77777777" w:rsidTr="004821D4">
        <w:tc>
          <w:tcPr>
            <w:tcW w:w="1418" w:type="dxa"/>
            <w:shd w:val="clear" w:color="auto" w:fill="auto"/>
          </w:tcPr>
          <w:p w14:paraId="19A6C828" w14:textId="77777777" w:rsidR="001F4703" w:rsidRPr="00ED3698" w:rsidRDefault="001F4703" w:rsidP="001A3618">
            <w:pPr>
              <w:spacing w:before="0" w:after="0"/>
            </w:pPr>
            <w:r w:rsidRPr="00ED3698">
              <w:t>diffvar</w:t>
            </w:r>
          </w:p>
        </w:tc>
        <w:tc>
          <w:tcPr>
            <w:tcW w:w="4706" w:type="dxa"/>
            <w:shd w:val="clear" w:color="auto" w:fill="auto"/>
          </w:tcPr>
          <w:p w14:paraId="2E5966D2" w14:textId="77777777" w:rsidR="001F4703" w:rsidRPr="00ED3698" w:rsidRDefault="001F4703" w:rsidP="001930DB">
            <w:pPr>
              <w:spacing w:before="0" w:after="0"/>
              <w:jc w:val="left"/>
            </w:pPr>
            <w:r w:rsidRPr="00ED3698">
              <w:t>Gas diffusion, variable moisture content</w:t>
            </w:r>
          </w:p>
        </w:tc>
        <w:tc>
          <w:tcPr>
            <w:tcW w:w="1531" w:type="dxa"/>
          </w:tcPr>
          <w:p w14:paraId="36CA5A49" w14:textId="77777777" w:rsidR="001F4703" w:rsidRPr="00ED3698" w:rsidRDefault="00932B4C" w:rsidP="001A3618">
            <w:pPr>
              <w:spacing w:before="0" w:after="0"/>
              <w:jc w:val="center"/>
            </w:pPr>
            <w:r>
              <w:rPr>
                <w:rFonts w:hint="eastAsia"/>
                <w:lang w:eastAsia="zh-CN"/>
              </w:rPr>
              <w:t xml:space="preserve">1, </w:t>
            </w:r>
            <w:r w:rsidR="00683FEC">
              <w:rPr>
                <w:rFonts w:hint="eastAsia"/>
                <w:lang w:eastAsia="zh-CN"/>
              </w:rPr>
              <w:t>2</w:t>
            </w:r>
          </w:p>
        </w:tc>
        <w:tc>
          <w:tcPr>
            <w:tcW w:w="1093" w:type="dxa"/>
            <w:shd w:val="clear" w:color="auto" w:fill="auto"/>
          </w:tcPr>
          <w:p w14:paraId="0BF66DC0" w14:textId="77777777" w:rsidR="001F4703" w:rsidRPr="00ED3698" w:rsidRDefault="009C4449" w:rsidP="001A3618">
            <w:pPr>
              <w:spacing w:before="0" w:after="0"/>
              <w:jc w:val="center"/>
            </w:pPr>
            <w:r>
              <w:fldChar w:fldCharType="begin"/>
            </w:r>
            <w:r>
              <w:instrText xml:space="preserve"> REF _Ref364354508 \r \h  \* MERGEFORMAT </w:instrText>
            </w:r>
            <w:r>
              <w:fldChar w:fldCharType="separate"/>
            </w:r>
            <w:r w:rsidR="00B560DA">
              <w:t>2.5.5</w:t>
            </w:r>
            <w:r>
              <w:fldChar w:fldCharType="end"/>
            </w:r>
          </w:p>
        </w:tc>
      </w:tr>
      <w:tr w:rsidR="001F4703" w:rsidRPr="00ED3698" w14:paraId="46ED8F1C" w14:textId="77777777" w:rsidTr="004821D4">
        <w:tc>
          <w:tcPr>
            <w:tcW w:w="1418" w:type="dxa"/>
            <w:shd w:val="clear" w:color="auto" w:fill="auto"/>
          </w:tcPr>
          <w:p w14:paraId="492D746E" w14:textId="77777777" w:rsidR="001F4703" w:rsidRPr="00ED3698" w:rsidRDefault="001F4703" w:rsidP="001A3618">
            <w:pPr>
              <w:spacing w:before="0" w:after="0"/>
            </w:pPr>
            <w:r w:rsidRPr="00ED3698">
              <w:t>diffwet</w:t>
            </w:r>
          </w:p>
        </w:tc>
        <w:tc>
          <w:tcPr>
            <w:tcW w:w="4706" w:type="dxa"/>
            <w:shd w:val="clear" w:color="auto" w:fill="auto"/>
          </w:tcPr>
          <w:p w14:paraId="6FD871DB" w14:textId="77777777" w:rsidR="001F4703" w:rsidRPr="00ED3698" w:rsidRDefault="001F4703" w:rsidP="000910C5">
            <w:pPr>
              <w:spacing w:before="0" w:after="0"/>
              <w:jc w:val="left"/>
            </w:pPr>
            <w:r w:rsidRPr="00ED3698">
              <w:t>Gas diffusion</w:t>
            </w:r>
            <w:r w:rsidR="000910C5">
              <w:t>, constant moisture content, wet</w:t>
            </w:r>
            <w:r w:rsidR="000910C5" w:rsidRPr="000910C5">
              <w:t xml:space="preserve"> conditions</w:t>
            </w:r>
          </w:p>
        </w:tc>
        <w:tc>
          <w:tcPr>
            <w:tcW w:w="1531" w:type="dxa"/>
          </w:tcPr>
          <w:p w14:paraId="5D94CCDA" w14:textId="77777777" w:rsidR="001F4703" w:rsidRPr="00ED3698" w:rsidRDefault="00683FEC" w:rsidP="001A3618">
            <w:pPr>
              <w:spacing w:before="0" w:after="0"/>
              <w:jc w:val="center"/>
            </w:pPr>
            <w:r>
              <w:rPr>
                <w:rFonts w:hint="eastAsia"/>
                <w:lang w:eastAsia="zh-CN"/>
              </w:rPr>
              <w:t>2</w:t>
            </w:r>
          </w:p>
        </w:tc>
        <w:tc>
          <w:tcPr>
            <w:tcW w:w="1093" w:type="dxa"/>
            <w:shd w:val="clear" w:color="auto" w:fill="auto"/>
          </w:tcPr>
          <w:p w14:paraId="3083AF6C" w14:textId="77777777" w:rsidR="001F4703" w:rsidRPr="00ED3698" w:rsidRDefault="009C4449" w:rsidP="001A3618">
            <w:pPr>
              <w:spacing w:before="0" w:after="0"/>
              <w:jc w:val="center"/>
            </w:pPr>
            <w:r>
              <w:fldChar w:fldCharType="begin"/>
            </w:r>
            <w:r>
              <w:instrText xml:space="preserve"> REF _Ref364354509 \r \h  \* MERGEFORMAT </w:instrText>
            </w:r>
            <w:r>
              <w:fldChar w:fldCharType="separate"/>
            </w:r>
            <w:r w:rsidR="00B560DA">
              <w:t>2.5.6</w:t>
            </w:r>
            <w:r>
              <w:fldChar w:fldCharType="end"/>
            </w:r>
          </w:p>
        </w:tc>
      </w:tr>
      <w:tr w:rsidR="001F4703" w:rsidRPr="00ED3698" w14:paraId="00C22FC9" w14:textId="77777777" w:rsidTr="004821D4">
        <w:tc>
          <w:tcPr>
            <w:tcW w:w="1418" w:type="dxa"/>
            <w:shd w:val="clear" w:color="auto" w:fill="auto"/>
          </w:tcPr>
          <w:p w14:paraId="22980CF3" w14:textId="77777777" w:rsidR="001F4703" w:rsidRPr="00ED3698" w:rsidRDefault="001F4703" w:rsidP="001A3618">
            <w:pPr>
              <w:spacing w:before="0" w:after="0"/>
            </w:pPr>
            <w:r w:rsidRPr="00ED3698">
              <w:t>ex11</w:t>
            </w:r>
          </w:p>
        </w:tc>
        <w:tc>
          <w:tcPr>
            <w:tcW w:w="4706" w:type="dxa"/>
            <w:shd w:val="clear" w:color="auto" w:fill="auto"/>
          </w:tcPr>
          <w:p w14:paraId="3E358FB5" w14:textId="77777777" w:rsidR="001F4703" w:rsidRPr="00ED3698" w:rsidRDefault="001F4703" w:rsidP="000910C5">
            <w:pPr>
              <w:spacing w:before="0" w:after="0"/>
              <w:jc w:val="left"/>
              <w:rPr>
                <w:lang w:eastAsia="zh-CN"/>
              </w:rPr>
            </w:pPr>
            <w:r w:rsidRPr="00ED3698">
              <w:t>Cation exchange</w:t>
            </w:r>
            <w:r w:rsidR="001276ED">
              <w:rPr>
                <w:rFonts w:hint="eastAsia"/>
                <w:lang w:eastAsia="zh-CN"/>
              </w:rPr>
              <w:t xml:space="preserve"> </w:t>
            </w:r>
            <w:r w:rsidR="001276ED">
              <w:rPr>
                <w:lang w:eastAsia="zh-CN"/>
              </w:rPr>
              <w:t>–</w:t>
            </w:r>
            <w:r w:rsidR="001276ED">
              <w:rPr>
                <w:rFonts w:hint="eastAsia"/>
                <w:lang w:eastAsia="zh-CN"/>
              </w:rPr>
              <w:t xml:space="preserve"> </w:t>
            </w:r>
            <w:r w:rsidR="000910C5">
              <w:rPr>
                <w:lang w:eastAsia="zh-CN"/>
              </w:rPr>
              <w:t>comparison with</w:t>
            </w:r>
            <w:r w:rsidR="001276ED">
              <w:rPr>
                <w:rFonts w:hint="eastAsia"/>
                <w:lang w:eastAsia="zh-CN"/>
              </w:rPr>
              <w:t xml:space="preserve"> PHREEQC</w:t>
            </w:r>
          </w:p>
        </w:tc>
        <w:tc>
          <w:tcPr>
            <w:tcW w:w="1531" w:type="dxa"/>
          </w:tcPr>
          <w:p w14:paraId="27D6ECE5" w14:textId="77777777" w:rsidR="001F4703" w:rsidRPr="00ED3698" w:rsidRDefault="00683FEC" w:rsidP="001A3618">
            <w:pPr>
              <w:spacing w:before="0" w:after="0"/>
              <w:jc w:val="center"/>
            </w:pPr>
            <w:r>
              <w:rPr>
                <w:rFonts w:hint="eastAsia"/>
                <w:lang w:eastAsia="zh-CN"/>
              </w:rPr>
              <w:t>2</w:t>
            </w:r>
          </w:p>
        </w:tc>
        <w:tc>
          <w:tcPr>
            <w:tcW w:w="1093" w:type="dxa"/>
            <w:shd w:val="clear" w:color="auto" w:fill="auto"/>
          </w:tcPr>
          <w:p w14:paraId="7B4AD45F" w14:textId="77777777" w:rsidR="001F4703" w:rsidRPr="00ED3698" w:rsidRDefault="009C4449" w:rsidP="001A3618">
            <w:pPr>
              <w:spacing w:before="0" w:after="0"/>
              <w:jc w:val="center"/>
            </w:pPr>
            <w:r>
              <w:fldChar w:fldCharType="begin"/>
            </w:r>
            <w:r>
              <w:instrText xml:space="preserve"> REF _Ref364354510 \r \h  \* MERGEFORMAT </w:instrText>
            </w:r>
            <w:r>
              <w:fldChar w:fldCharType="separate"/>
            </w:r>
            <w:r w:rsidR="00B560DA">
              <w:t>2.5.7</w:t>
            </w:r>
            <w:r>
              <w:fldChar w:fldCharType="end"/>
            </w:r>
          </w:p>
        </w:tc>
      </w:tr>
      <w:tr w:rsidR="00421843" w:rsidRPr="00ED3698" w14:paraId="67ADF716" w14:textId="77777777" w:rsidTr="004821D4">
        <w:tc>
          <w:tcPr>
            <w:tcW w:w="1418" w:type="dxa"/>
            <w:shd w:val="clear" w:color="auto" w:fill="auto"/>
          </w:tcPr>
          <w:p w14:paraId="34AFDB75" w14:textId="77777777" w:rsidR="00421843" w:rsidRDefault="00421843" w:rsidP="00341D8C">
            <w:pPr>
              <w:spacing w:before="0" w:after="0"/>
              <w:rPr>
                <w:lang w:eastAsia="zh-CN"/>
              </w:rPr>
            </w:pPr>
            <w:r>
              <w:rPr>
                <w:rFonts w:hint="eastAsia"/>
                <w:lang w:eastAsia="zh-CN"/>
              </w:rPr>
              <w:t>caex</w:t>
            </w:r>
          </w:p>
        </w:tc>
        <w:tc>
          <w:tcPr>
            <w:tcW w:w="4706" w:type="dxa"/>
            <w:shd w:val="clear" w:color="auto" w:fill="auto"/>
          </w:tcPr>
          <w:p w14:paraId="5982DC23" w14:textId="77777777" w:rsidR="00421843" w:rsidRDefault="00421843" w:rsidP="000910C5">
            <w:pPr>
              <w:spacing w:before="0" w:after="0"/>
              <w:jc w:val="left"/>
              <w:rPr>
                <w:lang w:eastAsia="zh-CN"/>
              </w:rPr>
            </w:pPr>
            <w:r>
              <w:rPr>
                <w:rFonts w:hint="eastAsia"/>
                <w:lang w:eastAsia="zh-CN"/>
              </w:rPr>
              <w:t>Cation exchange</w:t>
            </w:r>
            <w:r w:rsidR="001276ED">
              <w:rPr>
                <w:rFonts w:hint="eastAsia"/>
                <w:lang w:eastAsia="zh-CN"/>
              </w:rPr>
              <w:t xml:space="preserve"> </w:t>
            </w:r>
            <w:r w:rsidR="001276ED">
              <w:rPr>
                <w:lang w:eastAsia="zh-CN"/>
              </w:rPr>
              <w:t>–</w:t>
            </w:r>
            <w:r w:rsidR="001276ED">
              <w:rPr>
                <w:rFonts w:hint="eastAsia"/>
                <w:lang w:eastAsia="zh-CN"/>
              </w:rPr>
              <w:t xml:space="preserve"> </w:t>
            </w:r>
            <w:r w:rsidR="000910C5">
              <w:rPr>
                <w:lang w:eastAsia="zh-CN"/>
              </w:rPr>
              <w:t>comparison with</w:t>
            </w:r>
            <w:r w:rsidR="001276ED">
              <w:rPr>
                <w:rFonts w:hint="eastAsia"/>
                <w:lang w:eastAsia="zh-CN"/>
              </w:rPr>
              <w:t xml:space="preserve"> PHAST</w:t>
            </w:r>
          </w:p>
        </w:tc>
        <w:tc>
          <w:tcPr>
            <w:tcW w:w="1531" w:type="dxa"/>
          </w:tcPr>
          <w:p w14:paraId="0C441EBF" w14:textId="77777777" w:rsidR="00421843" w:rsidRDefault="00421843" w:rsidP="00341D8C">
            <w:pPr>
              <w:spacing w:before="0" w:after="0"/>
              <w:jc w:val="center"/>
              <w:rPr>
                <w:lang w:eastAsia="zh-CN"/>
              </w:rPr>
            </w:pPr>
            <w:r w:rsidRPr="009B0047">
              <w:rPr>
                <w:rFonts w:hint="eastAsia"/>
                <w:lang w:eastAsia="zh-CN"/>
              </w:rPr>
              <w:t>2</w:t>
            </w:r>
          </w:p>
        </w:tc>
        <w:tc>
          <w:tcPr>
            <w:tcW w:w="1093" w:type="dxa"/>
            <w:shd w:val="clear" w:color="auto" w:fill="auto"/>
          </w:tcPr>
          <w:p w14:paraId="2C5C3019" w14:textId="77777777" w:rsidR="00421843" w:rsidRDefault="009C4449" w:rsidP="00341D8C">
            <w:pPr>
              <w:spacing w:before="0" w:after="0"/>
              <w:jc w:val="center"/>
            </w:pPr>
            <w:r>
              <w:fldChar w:fldCharType="begin"/>
            </w:r>
            <w:r>
              <w:instrText xml:space="preserve"> REF _Ref364354914 \r \h  \* MERGEFORMAT </w:instrText>
            </w:r>
            <w:r>
              <w:fldChar w:fldCharType="separate"/>
            </w:r>
            <w:r w:rsidR="00B560DA">
              <w:t>2.5.8</w:t>
            </w:r>
            <w:r>
              <w:fldChar w:fldCharType="end"/>
            </w:r>
          </w:p>
        </w:tc>
      </w:tr>
      <w:tr w:rsidR="00421843" w:rsidRPr="00ED3698" w14:paraId="5563137F" w14:textId="77777777" w:rsidTr="004821D4">
        <w:tc>
          <w:tcPr>
            <w:tcW w:w="1418" w:type="dxa"/>
            <w:shd w:val="clear" w:color="auto" w:fill="auto"/>
          </w:tcPr>
          <w:p w14:paraId="17ECF630" w14:textId="77777777" w:rsidR="00421843" w:rsidRPr="00ED3698" w:rsidRDefault="00421843" w:rsidP="00341D8C">
            <w:pPr>
              <w:spacing w:before="0" w:after="0"/>
            </w:pPr>
            <w:r w:rsidRPr="00ED3698">
              <w:t>surfx</w:t>
            </w:r>
          </w:p>
        </w:tc>
        <w:tc>
          <w:tcPr>
            <w:tcW w:w="4706" w:type="dxa"/>
            <w:shd w:val="clear" w:color="auto" w:fill="auto"/>
          </w:tcPr>
          <w:p w14:paraId="78AD5831" w14:textId="77777777" w:rsidR="00421843" w:rsidRPr="00ED3698" w:rsidRDefault="000910C5" w:rsidP="000910C5">
            <w:pPr>
              <w:spacing w:before="0" w:after="0"/>
              <w:jc w:val="left"/>
            </w:pPr>
            <w:r>
              <w:t>Trace metal mobility - s</w:t>
            </w:r>
            <w:r w:rsidR="00421843" w:rsidRPr="00ED3698">
              <w:t xml:space="preserve">urface complexation </w:t>
            </w:r>
          </w:p>
        </w:tc>
        <w:tc>
          <w:tcPr>
            <w:tcW w:w="1531" w:type="dxa"/>
          </w:tcPr>
          <w:p w14:paraId="2D1D37F4" w14:textId="77777777" w:rsidR="00421843" w:rsidRPr="00ED3698" w:rsidRDefault="00421843" w:rsidP="00341D8C">
            <w:pPr>
              <w:spacing w:before="0" w:after="0"/>
              <w:jc w:val="center"/>
            </w:pPr>
            <w:r>
              <w:rPr>
                <w:rFonts w:hint="eastAsia"/>
                <w:lang w:eastAsia="zh-CN"/>
              </w:rPr>
              <w:t>2</w:t>
            </w:r>
          </w:p>
        </w:tc>
        <w:tc>
          <w:tcPr>
            <w:tcW w:w="1093" w:type="dxa"/>
            <w:shd w:val="clear" w:color="auto" w:fill="auto"/>
          </w:tcPr>
          <w:p w14:paraId="54F851B3" w14:textId="77777777" w:rsidR="00421843" w:rsidRPr="00ED3698" w:rsidRDefault="009C4449" w:rsidP="00421843">
            <w:pPr>
              <w:spacing w:before="0" w:after="0"/>
              <w:jc w:val="center"/>
            </w:pPr>
            <w:r>
              <w:fldChar w:fldCharType="begin"/>
            </w:r>
            <w:r>
              <w:instrText xml:space="preserve"> REF _Ref364354908 \r \h  \* MERGEFORMAT </w:instrText>
            </w:r>
            <w:r>
              <w:fldChar w:fldCharType="separate"/>
            </w:r>
            <w:r w:rsidR="00B560DA">
              <w:t>2.5.9</w:t>
            </w:r>
            <w:r>
              <w:fldChar w:fldCharType="end"/>
            </w:r>
          </w:p>
        </w:tc>
      </w:tr>
      <w:tr w:rsidR="00421843" w:rsidRPr="00ED3698" w14:paraId="1A09B87C" w14:textId="77777777" w:rsidTr="004821D4">
        <w:tc>
          <w:tcPr>
            <w:tcW w:w="1418" w:type="dxa"/>
            <w:shd w:val="clear" w:color="auto" w:fill="auto"/>
          </w:tcPr>
          <w:p w14:paraId="54EFD650" w14:textId="77777777" w:rsidR="00421843" w:rsidRDefault="00421843" w:rsidP="00341D8C">
            <w:pPr>
              <w:spacing w:before="0" w:after="0"/>
              <w:rPr>
                <w:lang w:eastAsia="zh-CN"/>
              </w:rPr>
            </w:pPr>
            <w:r>
              <w:rPr>
                <w:rFonts w:hint="eastAsia"/>
                <w:lang w:eastAsia="zh-CN"/>
              </w:rPr>
              <w:t>dedo</w:t>
            </w:r>
          </w:p>
        </w:tc>
        <w:tc>
          <w:tcPr>
            <w:tcW w:w="4706" w:type="dxa"/>
            <w:shd w:val="clear" w:color="auto" w:fill="auto"/>
          </w:tcPr>
          <w:p w14:paraId="0FFD997A" w14:textId="77777777" w:rsidR="00421843" w:rsidRDefault="00421843" w:rsidP="00341D8C">
            <w:pPr>
              <w:spacing w:before="0" w:after="0"/>
              <w:jc w:val="left"/>
              <w:rPr>
                <w:lang w:eastAsia="zh-CN"/>
              </w:rPr>
            </w:pPr>
            <w:r>
              <w:rPr>
                <w:rFonts w:hint="eastAsia"/>
                <w:lang w:eastAsia="zh-CN"/>
              </w:rPr>
              <w:t>Dedolomization</w:t>
            </w:r>
            <w:r w:rsidR="000910C5">
              <w:rPr>
                <w:lang w:eastAsia="zh-CN"/>
              </w:rPr>
              <w:t xml:space="preserve"> – mineral dissolution precipitation</w:t>
            </w:r>
          </w:p>
        </w:tc>
        <w:tc>
          <w:tcPr>
            <w:tcW w:w="1531" w:type="dxa"/>
          </w:tcPr>
          <w:p w14:paraId="0EF58BB4" w14:textId="77777777" w:rsidR="00421843" w:rsidRDefault="00421843" w:rsidP="00341D8C">
            <w:pPr>
              <w:spacing w:before="0" w:after="0"/>
              <w:jc w:val="center"/>
              <w:rPr>
                <w:lang w:eastAsia="zh-CN"/>
              </w:rPr>
            </w:pPr>
            <w:r w:rsidRPr="009B0047">
              <w:rPr>
                <w:rFonts w:hint="eastAsia"/>
                <w:lang w:eastAsia="zh-CN"/>
              </w:rPr>
              <w:t>2</w:t>
            </w:r>
          </w:p>
        </w:tc>
        <w:tc>
          <w:tcPr>
            <w:tcW w:w="1093" w:type="dxa"/>
            <w:shd w:val="clear" w:color="auto" w:fill="auto"/>
          </w:tcPr>
          <w:p w14:paraId="7CFD3C92" w14:textId="77777777" w:rsidR="00421843" w:rsidRDefault="005F5019" w:rsidP="00341D8C">
            <w:pPr>
              <w:spacing w:before="0" w:after="0"/>
              <w:jc w:val="center"/>
            </w:pPr>
            <w:r>
              <w:fldChar w:fldCharType="begin"/>
            </w:r>
            <w:r w:rsidR="00421843">
              <w:instrText xml:space="preserve"> REF _Ref367110884 \r \h </w:instrText>
            </w:r>
            <w:r>
              <w:fldChar w:fldCharType="separate"/>
            </w:r>
            <w:r w:rsidR="00B560DA">
              <w:t>2.5.10</w:t>
            </w:r>
            <w:r>
              <w:fldChar w:fldCharType="end"/>
            </w:r>
          </w:p>
        </w:tc>
      </w:tr>
      <w:tr w:rsidR="00421843" w:rsidRPr="00ED3698" w14:paraId="07AD2992" w14:textId="77777777" w:rsidTr="004821D4">
        <w:tc>
          <w:tcPr>
            <w:tcW w:w="1418" w:type="dxa"/>
            <w:shd w:val="clear" w:color="auto" w:fill="auto"/>
          </w:tcPr>
          <w:p w14:paraId="01F721E0" w14:textId="77777777" w:rsidR="00421843" w:rsidRPr="00ED3698" w:rsidRDefault="00421843" w:rsidP="00341D8C">
            <w:pPr>
              <w:spacing w:before="0" w:after="0"/>
            </w:pPr>
            <w:r w:rsidRPr="00ED3698">
              <w:t>pyrox</w:t>
            </w:r>
          </w:p>
        </w:tc>
        <w:tc>
          <w:tcPr>
            <w:tcW w:w="4706" w:type="dxa"/>
            <w:shd w:val="clear" w:color="auto" w:fill="auto"/>
          </w:tcPr>
          <w:p w14:paraId="00DB4407" w14:textId="77777777" w:rsidR="00421843" w:rsidRPr="00ED3698" w:rsidRDefault="00421843" w:rsidP="00341D8C">
            <w:pPr>
              <w:spacing w:before="0" w:after="0"/>
              <w:jc w:val="left"/>
            </w:pPr>
            <w:r>
              <w:rPr>
                <w:rFonts w:hint="eastAsia"/>
                <w:lang w:eastAsia="zh-CN"/>
              </w:rPr>
              <w:t>Pyrite oxidation and gas diffusion in vadose zone</w:t>
            </w:r>
            <w:r w:rsidR="000910C5">
              <w:rPr>
                <w:lang w:eastAsia="zh-CN"/>
              </w:rPr>
              <w:t xml:space="preserve"> </w:t>
            </w:r>
          </w:p>
        </w:tc>
        <w:tc>
          <w:tcPr>
            <w:tcW w:w="1531" w:type="dxa"/>
          </w:tcPr>
          <w:p w14:paraId="76CD761E" w14:textId="77777777" w:rsidR="00421843" w:rsidRPr="00ED3698" w:rsidRDefault="00421843" w:rsidP="00341D8C">
            <w:pPr>
              <w:spacing w:before="0" w:after="0"/>
              <w:jc w:val="center"/>
            </w:pPr>
            <w:r>
              <w:rPr>
                <w:rFonts w:hint="eastAsia"/>
                <w:lang w:eastAsia="zh-CN"/>
              </w:rPr>
              <w:t>2</w:t>
            </w:r>
          </w:p>
        </w:tc>
        <w:tc>
          <w:tcPr>
            <w:tcW w:w="1093" w:type="dxa"/>
            <w:shd w:val="clear" w:color="auto" w:fill="auto"/>
          </w:tcPr>
          <w:p w14:paraId="433948DD" w14:textId="77777777" w:rsidR="00421843" w:rsidRPr="00ED3698" w:rsidRDefault="009C4449" w:rsidP="00341D8C">
            <w:pPr>
              <w:spacing w:before="0" w:after="0"/>
              <w:jc w:val="center"/>
            </w:pPr>
            <w:r>
              <w:fldChar w:fldCharType="begin"/>
            </w:r>
            <w:r>
              <w:instrText xml:space="preserve"> REF _Ref364354515 \r \h  \* MERGEFORMAT </w:instrText>
            </w:r>
            <w:r>
              <w:fldChar w:fldCharType="separate"/>
            </w:r>
            <w:r w:rsidR="00B560DA">
              <w:t>2.5.11</w:t>
            </w:r>
            <w:r>
              <w:fldChar w:fldCharType="end"/>
            </w:r>
          </w:p>
        </w:tc>
      </w:tr>
      <w:tr w:rsidR="001F4703" w:rsidRPr="00ED3698" w14:paraId="344F20D8" w14:textId="77777777" w:rsidTr="004821D4">
        <w:tc>
          <w:tcPr>
            <w:tcW w:w="1418" w:type="dxa"/>
            <w:shd w:val="clear" w:color="auto" w:fill="auto"/>
          </w:tcPr>
          <w:p w14:paraId="19206D01" w14:textId="77777777" w:rsidR="001F4703" w:rsidRPr="00ED3698" w:rsidRDefault="001F4703" w:rsidP="001A3618">
            <w:pPr>
              <w:spacing w:before="0" w:after="0"/>
            </w:pPr>
            <w:r w:rsidRPr="00ED3698">
              <w:t>perm1_new</w:t>
            </w:r>
          </w:p>
        </w:tc>
        <w:tc>
          <w:tcPr>
            <w:tcW w:w="4706" w:type="dxa"/>
            <w:shd w:val="clear" w:color="auto" w:fill="auto"/>
          </w:tcPr>
          <w:p w14:paraId="0C02843A" w14:textId="77777777" w:rsidR="001F4703" w:rsidRPr="00ED3698" w:rsidRDefault="001F4703" w:rsidP="000910C5">
            <w:pPr>
              <w:spacing w:before="0" w:after="0"/>
              <w:jc w:val="left"/>
            </w:pPr>
            <w:r w:rsidRPr="00ED3698">
              <w:t>Porosity-permeability change</w:t>
            </w:r>
            <w:r w:rsidR="000910C5">
              <w:t>s</w:t>
            </w:r>
            <w:r w:rsidRPr="00ED3698">
              <w:t xml:space="preserve"> </w:t>
            </w:r>
            <w:r w:rsidR="000910C5">
              <w:t xml:space="preserve">– permeability enhancement </w:t>
            </w:r>
          </w:p>
        </w:tc>
        <w:tc>
          <w:tcPr>
            <w:tcW w:w="1531" w:type="dxa"/>
          </w:tcPr>
          <w:p w14:paraId="579755C6" w14:textId="77777777" w:rsidR="001F4703" w:rsidRPr="00ED3698" w:rsidRDefault="00683FEC" w:rsidP="001A3618">
            <w:pPr>
              <w:spacing w:before="0" w:after="0"/>
              <w:jc w:val="center"/>
            </w:pPr>
            <w:r>
              <w:rPr>
                <w:rFonts w:hint="eastAsia"/>
                <w:lang w:eastAsia="zh-CN"/>
              </w:rPr>
              <w:t>2</w:t>
            </w:r>
          </w:p>
        </w:tc>
        <w:tc>
          <w:tcPr>
            <w:tcW w:w="1093" w:type="dxa"/>
            <w:shd w:val="clear" w:color="auto" w:fill="auto"/>
          </w:tcPr>
          <w:p w14:paraId="63C26950" w14:textId="77777777" w:rsidR="001F4703" w:rsidRPr="00ED3698" w:rsidRDefault="005F5019" w:rsidP="001A3618">
            <w:pPr>
              <w:spacing w:before="0" w:after="0"/>
              <w:jc w:val="center"/>
            </w:pPr>
            <w:r>
              <w:fldChar w:fldCharType="begin"/>
            </w:r>
            <w:r w:rsidR="00421843">
              <w:instrText xml:space="preserve"> REF _Ref367110929 \r \h </w:instrText>
            </w:r>
            <w:r>
              <w:fldChar w:fldCharType="separate"/>
            </w:r>
            <w:r w:rsidR="00B560DA">
              <w:t>2.5.12</w:t>
            </w:r>
            <w:r>
              <w:fldChar w:fldCharType="end"/>
            </w:r>
          </w:p>
        </w:tc>
      </w:tr>
      <w:tr w:rsidR="00683FEC" w:rsidRPr="00ED3698" w14:paraId="1669A6BD" w14:textId="77777777" w:rsidTr="004821D4">
        <w:tc>
          <w:tcPr>
            <w:tcW w:w="1418" w:type="dxa"/>
            <w:shd w:val="clear" w:color="auto" w:fill="auto"/>
          </w:tcPr>
          <w:p w14:paraId="5AABBED5" w14:textId="77777777" w:rsidR="00683FEC" w:rsidRPr="00ED3698" w:rsidRDefault="00683FEC" w:rsidP="001A3618">
            <w:pPr>
              <w:spacing w:before="0" w:after="0"/>
              <w:rPr>
                <w:lang w:eastAsia="zh-CN"/>
              </w:rPr>
            </w:pPr>
            <w:r w:rsidRPr="00ED3698">
              <w:t>perm2</w:t>
            </w:r>
            <w:r>
              <w:rPr>
                <w:rFonts w:hint="eastAsia"/>
                <w:lang w:eastAsia="zh-CN"/>
              </w:rPr>
              <w:t>_new</w:t>
            </w:r>
          </w:p>
        </w:tc>
        <w:tc>
          <w:tcPr>
            <w:tcW w:w="4706" w:type="dxa"/>
            <w:shd w:val="clear" w:color="auto" w:fill="auto"/>
          </w:tcPr>
          <w:p w14:paraId="09C4CC58" w14:textId="77777777" w:rsidR="00683FEC" w:rsidRPr="00ED3698" w:rsidRDefault="000910C5" w:rsidP="000910C5">
            <w:pPr>
              <w:spacing w:before="0" w:after="0"/>
              <w:jc w:val="left"/>
            </w:pPr>
            <w:r w:rsidRPr="000910C5">
              <w:t>Porosity-permeability change</w:t>
            </w:r>
            <w:r>
              <w:t>s</w:t>
            </w:r>
            <w:r w:rsidRPr="000910C5">
              <w:t xml:space="preserve"> </w:t>
            </w:r>
            <w:r>
              <w:t xml:space="preserve"> - c</w:t>
            </w:r>
            <w:r w:rsidR="00683FEC" w:rsidRPr="00ED3698">
              <w:t xml:space="preserve">logging </w:t>
            </w:r>
            <w:r>
              <w:t>with simple chemistry</w:t>
            </w:r>
          </w:p>
        </w:tc>
        <w:tc>
          <w:tcPr>
            <w:tcW w:w="1531" w:type="dxa"/>
          </w:tcPr>
          <w:p w14:paraId="5DE01313" w14:textId="77777777" w:rsidR="00683FEC" w:rsidRPr="00ED3698" w:rsidRDefault="00683FEC" w:rsidP="001A3618">
            <w:pPr>
              <w:spacing w:before="0" w:after="0"/>
              <w:jc w:val="center"/>
            </w:pPr>
            <w:r w:rsidRPr="004B28B6">
              <w:rPr>
                <w:rFonts w:hint="eastAsia"/>
                <w:lang w:eastAsia="zh-CN"/>
              </w:rPr>
              <w:t>2</w:t>
            </w:r>
          </w:p>
        </w:tc>
        <w:tc>
          <w:tcPr>
            <w:tcW w:w="1093" w:type="dxa"/>
            <w:shd w:val="clear" w:color="auto" w:fill="auto"/>
          </w:tcPr>
          <w:p w14:paraId="7848A833" w14:textId="77777777" w:rsidR="00683FEC" w:rsidRPr="00ED3698" w:rsidRDefault="009C4449" w:rsidP="001A3618">
            <w:pPr>
              <w:spacing w:before="0" w:after="0"/>
              <w:jc w:val="center"/>
            </w:pPr>
            <w:r>
              <w:fldChar w:fldCharType="begin"/>
            </w:r>
            <w:r>
              <w:instrText xml:space="preserve"> REF _Ref364354513 \r \h  \* MERGEFORMAT </w:instrText>
            </w:r>
            <w:r>
              <w:fldChar w:fldCharType="separate"/>
            </w:r>
            <w:r w:rsidR="00B560DA">
              <w:t>2.5.13</w:t>
            </w:r>
            <w:r>
              <w:fldChar w:fldCharType="end"/>
            </w:r>
          </w:p>
        </w:tc>
      </w:tr>
      <w:tr w:rsidR="00683FEC" w:rsidRPr="00ED3698" w14:paraId="5D5CF4C2" w14:textId="77777777" w:rsidTr="004821D4">
        <w:tc>
          <w:tcPr>
            <w:tcW w:w="1418" w:type="dxa"/>
            <w:shd w:val="clear" w:color="auto" w:fill="auto"/>
          </w:tcPr>
          <w:p w14:paraId="6E2E5E06" w14:textId="77777777" w:rsidR="00683FEC" w:rsidRPr="00ED3698" w:rsidRDefault="00683FEC" w:rsidP="001A3618">
            <w:pPr>
              <w:spacing w:before="0" w:after="0"/>
              <w:rPr>
                <w:lang w:eastAsia="zh-CN"/>
              </w:rPr>
            </w:pPr>
            <w:r w:rsidRPr="00ED3698">
              <w:t>perm3</w:t>
            </w:r>
            <w:r>
              <w:rPr>
                <w:rFonts w:hint="eastAsia"/>
                <w:lang w:eastAsia="zh-CN"/>
              </w:rPr>
              <w:t>_new</w:t>
            </w:r>
          </w:p>
        </w:tc>
        <w:tc>
          <w:tcPr>
            <w:tcW w:w="4706" w:type="dxa"/>
            <w:shd w:val="clear" w:color="auto" w:fill="auto"/>
          </w:tcPr>
          <w:p w14:paraId="03DA0352" w14:textId="77777777" w:rsidR="00683FEC" w:rsidRPr="00ED3698" w:rsidRDefault="00683FEC" w:rsidP="000910C5">
            <w:pPr>
              <w:spacing w:before="0" w:after="0"/>
              <w:jc w:val="left"/>
            </w:pPr>
            <w:r w:rsidRPr="00ED3698">
              <w:t>Porosity-permeability change</w:t>
            </w:r>
            <w:r w:rsidR="000910C5">
              <w:t>s</w:t>
            </w:r>
            <w:r w:rsidRPr="00ED3698">
              <w:t xml:space="preserve"> </w:t>
            </w:r>
            <w:r w:rsidR="000910C5">
              <w:t>– clogging with complex chemistry</w:t>
            </w:r>
          </w:p>
        </w:tc>
        <w:tc>
          <w:tcPr>
            <w:tcW w:w="1531" w:type="dxa"/>
          </w:tcPr>
          <w:p w14:paraId="5DBE0D12" w14:textId="77777777" w:rsidR="00683FEC" w:rsidRPr="00ED3698" w:rsidRDefault="00683FEC" w:rsidP="001A3618">
            <w:pPr>
              <w:spacing w:before="0" w:after="0"/>
              <w:jc w:val="center"/>
            </w:pPr>
            <w:r w:rsidRPr="004B28B6">
              <w:rPr>
                <w:rFonts w:hint="eastAsia"/>
                <w:lang w:eastAsia="zh-CN"/>
              </w:rPr>
              <w:t>2</w:t>
            </w:r>
          </w:p>
        </w:tc>
        <w:tc>
          <w:tcPr>
            <w:tcW w:w="1093" w:type="dxa"/>
            <w:shd w:val="clear" w:color="auto" w:fill="auto"/>
          </w:tcPr>
          <w:p w14:paraId="5F0852CA" w14:textId="77777777" w:rsidR="00683FEC" w:rsidRPr="00ED3698" w:rsidRDefault="009C4449" w:rsidP="001A3618">
            <w:pPr>
              <w:spacing w:before="0" w:after="0"/>
              <w:jc w:val="center"/>
            </w:pPr>
            <w:r>
              <w:fldChar w:fldCharType="begin"/>
            </w:r>
            <w:r>
              <w:instrText xml:space="preserve"> REF _Ref364354514 \r \h  \* MERGEFORMAT </w:instrText>
            </w:r>
            <w:r>
              <w:fldChar w:fldCharType="separate"/>
            </w:r>
            <w:r w:rsidR="00B560DA">
              <w:t>2.5.14</w:t>
            </w:r>
            <w:r>
              <w:fldChar w:fldCharType="end"/>
            </w:r>
          </w:p>
        </w:tc>
      </w:tr>
      <w:tr w:rsidR="001F4703" w:rsidRPr="00ED3698" w14:paraId="12E7FA5E" w14:textId="77777777" w:rsidTr="004821D4">
        <w:tc>
          <w:tcPr>
            <w:tcW w:w="1418" w:type="dxa"/>
            <w:shd w:val="clear" w:color="auto" w:fill="auto"/>
          </w:tcPr>
          <w:p w14:paraId="5226AD76" w14:textId="77777777" w:rsidR="001F4703" w:rsidRPr="00ED3698" w:rsidRDefault="001F4703" w:rsidP="001A3618">
            <w:pPr>
              <w:spacing w:before="0" w:after="0"/>
            </w:pPr>
            <w:r w:rsidRPr="00ED3698">
              <w:t>retardation</w:t>
            </w:r>
          </w:p>
        </w:tc>
        <w:tc>
          <w:tcPr>
            <w:tcW w:w="4706" w:type="dxa"/>
            <w:shd w:val="clear" w:color="auto" w:fill="auto"/>
          </w:tcPr>
          <w:p w14:paraId="30D972CB" w14:textId="77777777" w:rsidR="001F4703" w:rsidRPr="00ED3698" w:rsidRDefault="001F4703" w:rsidP="000910C5">
            <w:pPr>
              <w:spacing w:before="0" w:after="0"/>
              <w:jc w:val="left"/>
            </w:pPr>
            <w:r w:rsidRPr="00ED3698">
              <w:t xml:space="preserve">Linear retardation of </w:t>
            </w:r>
            <w:r w:rsidR="000910C5">
              <w:t>PCE</w:t>
            </w:r>
            <w:r w:rsidRPr="00ED3698">
              <w:t xml:space="preserve"> and benzene</w:t>
            </w:r>
          </w:p>
        </w:tc>
        <w:tc>
          <w:tcPr>
            <w:tcW w:w="1531" w:type="dxa"/>
          </w:tcPr>
          <w:p w14:paraId="211590F1" w14:textId="77777777" w:rsidR="001F4703" w:rsidRPr="00ED3698" w:rsidRDefault="00683FEC" w:rsidP="001A3618">
            <w:pPr>
              <w:spacing w:before="0" w:after="0"/>
              <w:jc w:val="center"/>
            </w:pPr>
            <w:r>
              <w:rPr>
                <w:rFonts w:hint="eastAsia"/>
                <w:lang w:eastAsia="zh-CN"/>
              </w:rPr>
              <w:t>1</w:t>
            </w:r>
          </w:p>
        </w:tc>
        <w:tc>
          <w:tcPr>
            <w:tcW w:w="1093" w:type="dxa"/>
            <w:shd w:val="clear" w:color="auto" w:fill="auto"/>
          </w:tcPr>
          <w:p w14:paraId="5366340F" w14:textId="77777777" w:rsidR="001F4703" w:rsidRPr="00ED3698" w:rsidRDefault="009C4449" w:rsidP="001A3618">
            <w:pPr>
              <w:spacing w:before="0" w:after="0"/>
              <w:jc w:val="center"/>
            </w:pPr>
            <w:r>
              <w:fldChar w:fldCharType="begin"/>
            </w:r>
            <w:r>
              <w:instrText xml:space="preserve"> REF _Ref364354516 \r \h  \* MERGEFORMAT </w:instrText>
            </w:r>
            <w:r>
              <w:fldChar w:fldCharType="separate"/>
            </w:r>
            <w:r w:rsidR="00B560DA">
              <w:t>2.5.15</w:t>
            </w:r>
            <w:r>
              <w:fldChar w:fldCharType="end"/>
            </w:r>
          </w:p>
        </w:tc>
      </w:tr>
      <w:tr w:rsidR="00421843" w:rsidRPr="00ED3698" w14:paraId="26DB992A" w14:textId="77777777" w:rsidTr="004821D4">
        <w:tc>
          <w:tcPr>
            <w:tcW w:w="1418" w:type="dxa"/>
            <w:shd w:val="clear" w:color="auto" w:fill="auto"/>
          </w:tcPr>
          <w:p w14:paraId="687CB699" w14:textId="77777777" w:rsidR="00421843" w:rsidRDefault="00421843" w:rsidP="00341D8C">
            <w:pPr>
              <w:spacing w:before="0" w:after="0"/>
              <w:rPr>
                <w:lang w:eastAsia="zh-CN"/>
              </w:rPr>
            </w:pPr>
            <w:r>
              <w:rPr>
                <w:rFonts w:hint="eastAsia"/>
                <w:lang w:eastAsia="zh-CN"/>
              </w:rPr>
              <w:t>degradation</w:t>
            </w:r>
          </w:p>
        </w:tc>
        <w:tc>
          <w:tcPr>
            <w:tcW w:w="4706" w:type="dxa"/>
            <w:shd w:val="clear" w:color="auto" w:fill="auto"/>
          </w:tcPr>
          <w:p w14:paraId="1375EC3E" w14:textId="77777777" w:rsidR="00421843" w:rsidRDefault="00421843" w:rsidP="00341D8C">
            <w:pPr>
              <w:spacing w:before="0" w:after="0"/>
              <w:jc w:val="left"/>
              <w:rPr>
                <w:lang w:eastAsia="zh-CN"/>
              </w:rPr>
            </w:pPr>
            <w:r>
              <w:rPr>
                <w:rFonts w:hint="eastAsia"/>
                <w:lang w:eastAsia="zh-CN"/>
              </w:rPr>
              <w:t>Aerobic degradation of toluene</w:t>
            </w:r>
            <w:r w:rsidR="000910C5">
              <w:rPr>
                <w:lang w:eastAsia="zh-CN"/>
              </w:rPr>
              <w:t xml:space="preserve"> – intra-aqueous kinetics</w:t>
            </w:r>
          </w:p>
        </w:tc>
        <w:tc>
          <w:tcPr>
            <w:tcW w:w="1531" w:type="dxa"/>
          </w:tcPr>
          <w:p w14:paraId="2DF4C624" w14:textId="77777777" w:rsidR="00421843" w:rsidRDefault="00421843" w:rsidP="00341D8C">
            <w:pPr>
              <w:spacing w:before="0" w:after="0"/>
              <w:jc w:val="center"/>
              <w:rPr>
                <w:lang w:eastAsia="zh-CN"/>
              </w:rPr>
            </w:pPr>
            <w:r w:rsidRPr="009B0047">
              <w:rPr>
                <w:rFonts w:hint="eastAsia"/>
                <w:lang w:eastAsia="zh-CN"/>
              </w:rPr>
              <w:t>2</w:t>
            </w:r>
          </w:p>
        </w:tc>
        <w:tc>
          <w:tcPr>
            <w:tcW w:w="1093" w:type="dxa"/>
            <w:shd w:val="clear" w:color="auto" w:fill="auto"/>
          </w:tcPr>
          <w:p w14:paraId="22620EB9" w14:textId="77777777" w:rsidR="00421843" w:rsidRDefault="005F5019" w:rsidP="00341D8C">
            <w:pPr>
              <w:spacing w:before="0" w:after="0"/>
              <w:jc w:val="center"/>
            </w:pPr>
            <w:r>
              <w:fldChar w:fldCharType="begin"/>
            </w:r>
            <w:r w:rsidR="00421843">
              <w:instrText xml:space="preserve"> REF _Ref367110965 \r \h </w:instrText>
            </w:r>
            <w:r>
              <w:fldChar w:fldCharType="separate"/>
            </w:r>
            <w:r w:rsidR="00B560DA">
              <w:t>2.5.16</w:t>
            </w:r>
            <w:r>
              <w:fldChar w:fldCharType="end"/>
            </w:r>
          </w:p>
        </w:tc>
      </w:tr>
      <w:tr w:rsidR="007A1A53" w:rsidRPr="00ED3698" w14:paraId="2454DCF3" w14:textId="77777777" w:rsidTr="004821D4">
        <w:tc>
          <w:tcPr>
            <w:tcW w:w="1418" w:type="dxa"/>
            <w:shd w:val="clear" w:color="auto" w:fill="auto"/>
          </w:tcPr>
          <w:p w14:paraId="518F9E73" w14:textId="77777777" w:rsidR="007A1A53" w:rsidRPr="00ED3698" w:rsidRDefault="007A1A53" w:rsidP="001A3618">
            <w:pPr>
              <w:spacing w:before="0" w:after="0"/>
              <w:rPr>
                <w:lang w:eastAsia="zh-CN"/>
              </w:rPr>
            </w:pPr>
            <w:r>
              <w:rPr>
                <w:rFonts w:hint="eastAsia"/>
                <w:lang w:eastAsia="zh-CN"/>
              </w:rPr>
              <w:t>saline</w:t>
            </w:r>
          </w:p>
        </w:tc>
        <w:tc>
          <w:tcPr>
            <w:tcW w:w="4706" w:type="dxa"/>
            <w:shd w:val="clear" w:color="auto" w:fill="auto"/>
          </w:tcPr>
          <w:p w14:paraId="0DBE727A" w14:textId="77777777" w:rsidR="007A1A53" w:rsidRPr="00ED3698" w:rsidRDefault="007A1A53" w:rsidP="000910C5">
            <w:pPr>
              <w:spacing w:before="0" w:after="0"/>
              <w:jc w:val="left"/>
              <w:rPr>
                <w:lang w:eastAsia="zh-CN"/>
              </w:rPr>
            </w:pPr>
            <w:r>
              <w:rPr>
                <w:rFonts w:hint="eastAsia"/>
                <w:lang w:eastAsia="zh-CN"/>
              </w:rPr>
              <w:t xml:space="preserve">Reactive transport </w:t>
            </w:r>
            <w:r w:rsidR="000910C5">
              <w:rPr>
                <w:lang w:eastAsia="zh-CN"/>
              </w:rPr>
              <w:t>under</w:t>
            </w:r>
            <w:r>
              <w:rPr>
                <w:rFonts w:hint="eastAsia"/>
                <w:lang w:eastAsia="zh-CN"/>
              </w:rPr>
              <w:t xml:space="preserve"> highly saline </w:t>
            </w:r>
            <w:r w:rsidR="000910C5">
              <w:rPr>
                <w:lang w:eastAsia="zh-CN"/>
              </w:rPr>
              <w:t>conditions – Pitzer equations</w:t>
            </w:r>
          </w:p>
        </w:tc>
        <w:tc>
          <w:tcPr>
            <w:tcW w:w="1531" w:type="dxa"/>
          </w:tcPr>
          <w:p w14:paraId="5E3A7DD9" w14:textId="77777777" w:rsidR="007A1A53" w:rsidRDefault="007A1A53" w:rsidP="001A3618">
            <w:pPr>
              <w:spacing w:before="0" w:after="0"/>
              <w:jc w:val="center"/>
              <w:rPr>
                <w:lang w:eastAsia="zh-CN"/>
              </w:rPr>
            </w:pPr>
            <w:r>
              <w:rPr>
                <w:rFonts w:hint="eastAsia"/>
                <w:lang w:eastAsia="zh-CN"/>
              </w:rPr>
              <w:t>2</w:t>
            </w:r>
          </w:p>
        </w:tc>
        <w:tc>
          <w:tcPr>
            <w:tcW w:w="1093" w:type="dxa"/>
            <w:shd w:val="clear" w:color="auto" w:fill="auto"/>
          </w:tcPr>
          <w:p w14:paraId="04FACB46" w14:textId="77777777" w:rsidR="007A1A53" w:rsidRDefault="009C4449" w:rsidP="001A3618">
            <w:pPr>
              <w:spacing w:before="0" w:after="0"/>
              <w:jc w:val="center"/>
            </w:pPr>
            <w:r>
              <w:fldChar w:fldCharType="begin"/>
            </w:r>
            <w:r>
              <w:instrText xml:space="preserve"> REF _Ref364354589 \r \h  \* MERGEFORMAT </w:instrText>
            </w:r>
            <w:r>
              <w:fldChar w:fldCharType="separate"/>
            </w:r>
            <w:r w:rsidR="00B560DA">
              <w:t>2.5.17</w:t>
            </w:r>
            <w:r>
              <w:fldChar w:fldCharType="end"/>
            </w:r>
          </w:p>
        </w:tc>
      </w:tr>
      <w:tr w:rsidR="00993191" w:rsidRPr="00ED3698" w14:paraId="4ACC4F75" w14:textId="77777777" w:rsidTr="004821D4">
        <w:tc>
          <w:tcPr>
            <w:tcW w:w="1418" w:type="dxa"/>
            <w:shd w:val="clear" w:color="auto" w:fill="auto"/>
          </w:tcPr>
          <w:p w14:paraId="66AD29AC" w14:textId="77777777" w:rsidR="00993191" w:rsidRDefault="00993191" w:rsidP="001A3618">
            <w:pPr>
              <w:spacing w:before="0" w:after="0"/>
              <w:rPr>
                <w:lang w:eastAsia="zh-CN"/>
              </w:rPr>
            </w:pPr>
            <w:r>
              <w:t>ionx-2m</w:t>
            </w:r>
          </w:p>
        </w:tc>
        <w:tc>
          <w:tcPr>
            <w:tcW w:w="4706" w:type="dxa"/>
            <w:shd w:val="clear" w:color="auto" w:fill="auto"/>
          </w:tcPr>
          <w:p w14:paraId="1C248BB2" w14:textId="77777777" w:rsidR="00993191" w:rsidRDefault="00993191" w:rsidP="000910C5">
            <w:pPr>
              <w:spacing w:before="0" w:after="0"/>
              <w:jc w:val="left"/>
              <w:rPr>
                <w:lang w:eastAsia="zh-CN"/>
              </w:rPr>
            </w:pPr>
            <w:r>
              <w:rPr>
                <w:lang w:eastAsia="zh-CN"/>
              </w:rPr>
              <w:t>Multisite ion exchange</w:t>
            </w:r>
          </w:p>
        </w:tc>
        <w:tc>
          <w:tcPr>
            <w:tcW w:w="1531" w:type="dxa"/>
          </w:tcPr>
          <w:p w14:paraId="410FE7D5" w14:textId="77777777" w:rsidR="00993191" w:rsidRDefault="00993191" w:rsidP="001A3618">
            <w:pPr>
              <w:spacing w:before="0" w:after="0"/>
              <w:jc w:val="center"/>
              <w:rPr>
                <w:lang w:eastAsia="zh-CN"/>
              </w:rPr>
            </w:pPr>
            <w:r>
              <w:rPr>
                <w:lang w:eastAsia="zh-CN"/>
              </w:rPr>
              <w:t>2</w:t>
            </w:r>
          </w:p>
        </w:tc>
        <w:tc>
          <w:tcPr>
            <w:tcW w:w="1093" w:type="dxa"/>
            <w:shd w:val="clear" w:color="auto" w:fill="auto"/>
          </w:tcPr>
          <w:p w14:paraId="1A3DAAC0" w14:textId="77777777" w:rsidR="00993191" w:rsidRDefault="00993191" w:rsidP="001A3618">
            <w:pPr>
              <w:spacing w:before="0" w:after="0"/>
              <w:jc w:val="center"/>
            </w:pPr>
            <w:r>
              <w:fldChar w:fldCharType="begin"/>
            </w:r>
            <w:r>
              <w:instrText xml:space="preserve"> REF _Ref395100006 \r \h </w:instrText>
            </w:r>
            <w:r>
              <w:fldChar w:fldCharType="separate"/>
            </w:r>
            <w:r w:rsidR="00B560DA">
              <w:t>2.5.18</w:t>
            </w:r>
            <w:r>
              <w:fldChar w:fldCharType="end"/>
            </w:r>
          </w:p>
        </w:tc>
      </w:tr>
      <w:tr w:rsidR="008E2100" w:rsidRPr="00ED3698" w14:paraId="6F39B22E" w14:textId="77777777" w:rsidTr="004821D4">
        <w:tc>
          <w:tcPr>
            <w:tcW w:w="1418" w:type="dxa"/>
            <w:shd w:val="clear" w:color="auto" w:fill="auto"/>
          </w:tcPr>
          <w:p w14:paraId="1B110ED4" w14:textId="77777777" w:rsidR="008E2100" w:rsidRDefault="008E2100" w:rsidP="001A3618">
            <w:pPr>
              <w:spacing w:before="0" w:after="0"/>
            </w:pPr>
            <w:r>
              <w:t>MCD-2</w:t>
            </w:r>
          </w:p>
        </w:tc>
        <w:tc>
          <w:tcPr>
            <w:tcW w:w="4706" w:type="dxa"/>
            <w:shd w:val="clear" w:color="auto" w:fill="auto"/>
          </w:tcPr>
          <w:p w14:paraId="78728DE4" w14:textId="77777777" w:rsidR="008E2100" w:rsidRDefault="008E2100" w:rsidP="000910C5">
            <w:pPr>
              <w:spacing w:before="0" w:after="0"/>
              <w:jc w:val="left"/>
              <w:rPr>
                <w:lang w:eastAsia="zh-CN"/>
              </w:rPr>
            </w:pPr>
            <w:r>
              <w:rPr>
                <w:lang w:eastAsia="zh-CN"/>
              </w:rPr>
              <w:t>Multicomponent diffusion (MCD)</w:t>
            </w:r>
          </w:p>
        </w:tc>
        <w:tc>
          <w:tcPr>
            <w:tcW w:w="1531" w:type="dxa"/>
          </w:tcPr>
          <w:p w14:paraId="5DBA4A7A" w14:textId="77777777" w:rsidR="008E2100" w:rsidRDefault="008E2100" w:rsidP="001A3618">
            <w:pPr>
              <w:spacing w:before="0" w:after="0"/>
              <w:jc w:val="center"/>
              <w:rPr>
                <w:lang w:eastAsia="zh-CN"/>
              </w:rPr>
            </w:pPr>
            <w:r>
              <w:rPr>
                <w:lang w:eastAsia="zh-CN"/>
              </w:rPr>
              <w:t>2</w:t>
            </w:r>
          </w:p>
        </w:tc>
        <w:tc>
          <w:tcPr>
            <w:tcW w:w="1093" w:type="dxa"/>
            <w:shd w:val="clear" w:color="auto" w:fill="auto"/>
          </w:tcPr>
          <w:p w14:paraId="4EC824D4" w14:textId="77777777" w:rsidR="008E2100" w:rsidRDefault="008E2100" w:rsidP="001A3618">
            <w:pPr>
              <w:spacing w:before="0" w:after="0"/>
              <w:jc w:val="center"/>
            </w:pPr>
            <w:r>
              <w:fldChar w:fldCharType="begin"/>
            </w:r>
            <w:r>
              <w:instrText xml:space="preserve"> REF _Ref389044773 \r \h </w:instrText>
            </w:r>
            <w:r>
              <w:fldChar w:fldCharType="separate"/>
            </w:r>
            <w:r w:rsidR="00B560DA">
              <w:t>2.5.19</w:t>
            </w:r>
            <w:r>
              <w:fldChar w:fldCharType="end"/>
            </w:r>
          </w:p>
        </w:tc>
      </w:tr>
      <w:tr w:rsidR="008E2100" w:rsidRPr="00ED3698" w14:paraId="58AD53CB" w14:textId="77777777" w:rsidTr="004821D4">
        <w:tc>
          <w:tcPr>
            <w:tcW w:w="1418" w:type="dxa"/>
            <w:shd w:val="clear" w:color="auto" w:fill="auto"/>
          </w:tcPr>
          <w:p w14:paraId="13756E66" w14:textId="77777777" w:rsidR="008E2100" w:rsidRDefault="008E2100" w:rsidP="008E2100">
            <w:pPr>
              <w:spacing w:before="0" w:after="0"/>
            </w:pPr>
            <w:r>
              <w:t>MCD-rc</w:t>
            </w:r>
          </w:p>
        </w:tc>
        <w:tc>
          <w:tcPr>
            <w:tcW w:w="4706" w:type="dxa"/>
            <w:shd w:val="clear" w:color="auto" w:fill="auto"/>
          </w:tcPr>
          <w:p w14:paraId="1B18F0E2" w14:textId="77777777" w:rsidR="008E2100" w:rsidRDefault="008E2100" w:rsidP="000910C5">
            <w:pPr>
              <w:spacing w:before="0" w:after="0"/>
              <w:jc w:val="left"/>
              <w:rPr>
                <w:lang w:eastAsia="zh-CN"/>
              </w:rPr>
            </w:pPr>
            <w:r>
              <w:rPr>
                <w:lang w:eastAsia="zh-CN"/>
              </w:rPr>
              <w:t>MCD in radial coordinate</w:t>
            </w:r>
          </w:p>
        </w:tc>
        <w:tc>
          <w:tcPr>
            <w:tcW w:w="1531" w:type="dxa"/>
          </w:tcPr>
          <w:p w14:paraId="26DDDFED" w14:textId="77777777" w:rsidR="008E2100" w:rsidRDefault="008E2100" w:rsidP="001A3618">
            <w:pPr>
              <w:spacing w:before="0" w:after="0"/>
              <w:jc w:val="center"/>
              <w:rPr>
                <w:lang w:eastAsia="zh-CN"/>
              </w:rPr>
            </w:pPr>
            <w:r>
              <w:rPr>
                <w:lang w:eastAsia="zh-CN"/>
              </w:rPr>
              <w:t>2</w:t>
            </w:r>
          </w:p>
        </w:tc>
        <w:tc>
          <w:tcPr>
            <w:tcW w:w="1093" w:type="dxa"/>
            <w:shd w:val="clear" w:color="auto" w:fill="auto"/>
          </w:tcPr>
          <w:p w14:paraId="28E44810" w14:textId="77777777" w:rsidR="008E2100" w:rsidRDefault="008E2100" w:rsidP="001A3618">
            <w:pPr>
              <w:spacing w:before="0" w:after="0"/>
              <w:jc w:val="center"/>
            </w:pPr>
            <w:r>
              <w:fldChar w:fldCharType="begin"/>
            </w:r>
            <w:r>
              <w:instrText xml:space="preserve"> REF _Ref395101486 \r \h </w:instrText>
            </w:r>
            <w:r>
              <w:fldChar w:fldCharType="separate"/>
            </w:r>
            <w:r w:rsidR="00B560DA">
              <w:t>2.5.20</w:t>
            </w:r>
            <w:r>
              <w:fldChar w:fldCharType="end"/>
            </w:r>
          </w:p>
        </w:tc>
      </w:tr>
      <w:tr w:rsidR="004C593E" w:rsidRPr="00ED3698" w14:paraId="79F199DF" w14:textId="77777777" w:rsidTr="004821D4">
        <w:tc>
          <w:tcPr>
            <w:tcW w:w="1418" w:type="dxa"/>
            <w:shd w:val="clear" w:color="auto" w:fill="auto"/>
          </w:tcPr>
          <w:p w14:paraId="71BBA6AA" w14:textId="19FBCF4C" w:rsidR="004C593E" w:rsidRDefault="004C593E" w:rsidP="008E2100">
            <w:pPr>
              <w:spacing w:before="0" w:after="0"/>
            </w:pPr>
            <w:r>
              <w:t>Column2</w:t>
            </w:r>
          </w:p>
        </w:tc>
        <w:tc>
          <w:tcPr>
            <w:tcW w:w="4706" w:type="dxa"/>
            <w:shd w:val="clear" w:color="auto" w:fill="auto"/>
          </w:tcPr>
          <w:p w14:paraId="46F5C470" w14:textId="44A8FE31" w:rsidR="004C593E" w:rsidRDefault="004C593E" w:rsidP="000910C5">
            <w:pPr>
              <w:spacing w:before="0" w:after="0"/>
              <w:jc w:val="left"/>
              <w:rPr>
                <w:lang w:eastAsia="zh-CN"/>
              </w:rPr>
            </w:pPr>
            <w:r>
              <w:t>Microbially mediated chromium reduction</w:t>
            </w:r>
          </w:p>
        </w:tc>
        <w:tc>
          <w:tcPr>
            <w:tcW w:w="1531" w:type="dxa"/>
          </w:tcPr>
          <w:p w14:paraId="5D7DE01E" w14:textId="222C7325" w:rsidR="004C593E" w:rsidRDefault="004C593E" w:rsidP="001A3618">
            <w:pPr>
              <w:spacing w:before="0" w:after="0"/>
              <w:jc w:val="center"/>
              <w:rPr>
                <w:lang w:eastAsia="zh-CN"/>
              </w:rPr>
            </w:pPr>
            <w:r>
              <w:rPr>
                <w:lang w:eastAsia="zh-CN"/>
              </w:rPr>
              <w:t>2</w:t>
            </w:r>
          </w:p>
        </w:tc>
        <w:tc>
          <w:tcPr>
            <w:tcW w:w="1093" w:type="dxa"/>
            <w:shd w:val="clear" w:color="auto" w:fill="auto"/>
          </w:tcPr>
          <w:p w14:paraId="410BBA29" w14:textId="2BC82CBC" w:rsidR="004C593E" w:rsidRDefault="004C593E" w:rsidP="001A3618">
            <w:pPr>
              <w:spacing w:before="0" w:after="0"/>
              <w:jc w:val="center"/>
            </w:pPr>
            <w:r>
              <w:fldChar w:fldCharType="begin"/>
            </w:r>
            <w:r>
              <w:instrText xml:space="preserve"> REF _Ref468108659 \r \h </w:instrText>
            </w:r>
            <w:r>
              <w:fldChar w:fldCharType="separate"/>
            </w:r>
            <w:r w:rsidR="00B560DA">
              <w:t>2.5.21</w:t>
            </w:r>
            <w:r>
              <w:fldChar w:fldCharType="end"/>
            </w:r>
          </w:p>
        </w:tc>
      </w:tr>
      <w:tr w:rsidR="00F66DCC" w:rsidRPr="00ED3698" w14:paraId="2FCAD815" w14:textId="77777777" w:rsidTr="004821D4">
        <w:tc>
          <w:tcPr>
            <w:tcW w:w="1418" w:type="dxa"/>
            <w:shd w:val="clear" w:color="auto" w:fill="auto"/>
          </w:tcPr>
          <w:p w14:paraId="316AAAA3" w14:textId="60331EA5" w:rsidR="00F66DCC" w:rsidRDefault="00FD23B3" w:rsidP="008E2100">
            <w:pPr>
              <w:spacing w:before="0" w:after="0"/>
            </w:pPr>
            <w:r>
              <w:t>s</w:t>
            </w:r>
            <w:r w:rsidR="00F66DCC">
              <w:t>ul</w:t>
            </w:r>
            <w:r>
              <w:t>2</w:t>
            </w:r>
            <w:r w:rsidR="00F66DCC">
              <w:t>pqc</w:t>
            </w:r>
          </w:p>
        </w:tc>
        <w:tc>
          <w:tcPr>
            <w:tcW w:w="4706" w:type="dxa"/>
            <w:shd w:val="clear" w:color="auto" w:fill="auto"/>
          </w:tcPr>
          <w:p w14:paraId="64210EAC" w14:textId="15E19E74" w:rsidR="00F66DCC" w:rsidRDefault="004821D4" w:rsidP="000910C5">
            <w:pPr>
              <w:spacing w:before="0" w:after="0"/>
              <w:jc w:val="left"/>
              <w:rPr>
                <w:lang w:eastAsia="zh-CN"/>
              </w:rPr>
            </w:pPr>
            <w:r>
              <w:t>Salinity dependent sulfate reduction</w:t>
            </w:r>
            <w:r w:rsidR="00DC422B">
              <w:t xml:space="preserve"> –option 1</w:t>
            </w:r>
          </w:p>
        </w:tc>
        <w:tc>
          <w:tcPr>
            <w:tcW w:w="1531" w:type="dxa"/>
          </w:tcPr>
          <w:p w14:paraId="633CC60E" w14:textId="31159016" w:rsidR="00F66DCC" w:rsidRDefault="00F66DCC" w:rsidP="001A3618">
            <w:pPr>
              <w:spacing w:before="0" w:after="0"/>
              <w:jc w:val="center"/>
              <w:rPr>
                <w:lang w:eastAsia="zh-CN"/>
              </w:rPr>
            </w:pPr>
            <w:r>
              <w:rPr>
                <w:lang w:eastAsia="zh-CN"/>
              </w:rPr>
              <w:t>2</w:t>
            </w:r>
          </w:p>
        </w:tc>
        <w:tc>
          <w:tcPr>
            <w:tcW w:w="1093" w:type="dxa"/>
            <w:shd w:val="clear" w:color="auto" w:fill="auto"/>
          </w:tcPr>
          <w:p w14:paraId="2D8704AB" w14:textId="1FDC2DD5" w:rsidR="00F66DCC" w:rsidRDefault="004C593E" w:rsidP="001A3618">
            <w:pPr>
              <w:spacing w:before="0" w:after="0"/>
              <w:jc w:val="center"/>
            </w:pPr>
            <w:r>
              <w:fldChar w:fldCharType="begin"/>
            </w:r>
            <w:r>
              <w:instrText xml:space="preserve"> REF _Ref468108555 \r \h </w:instrText>
            </w:r>
            <w:r>
              <w:fldChar w:fldCharType="separate"/>
            </w:r>
            <w:r w:rsidR="00B560DA">
              <w:t>2.5.22</w:t>
            </w:r>
            <w:r>
              <w:fldChar w:fldCharType="end"/>
            </w:r>
          </w:p>
        </w:tc>
      </w:tr>
      <w:tr w:rsidR="00DC422B" w:rsidRPr="00ED3698" w14:paraId="45CB8C2C" w14:textId="77777777" w:rsidTr="004821D4">
        <w:tc>
          <w:tcPr>
            <w:tcW w:w="1418" w:type="dxa"/>
            <w:shd w:val="clear" w:color="auto" w:fill="auto"/>
          </w:tcPr>
          <w:p w14:paraId="1507F929" w14:textId="2C95C959" w:rsidR="00DC422B" w:rsidRDefault="00FD23B3" w:rsidP="00DC422B">
            <w:pPr>
              <w:spacing w:before="0" w:after="0"/>
            </w:pPr>
            <w:r>
              <w:t>sul</w:t>
            </w:r>
            <w:r w:rsidR="00DC422B">
              <w:t>pqc</w:t>
            </w:r>
          </w:p>
        </w:tc>
        <w:tc>
          <w:tcPr>
            <w:tcW w:w="4706" w:type="dxa"/>
            <w:shd w:val="clear" w:color="auto" w:fill="auto"/>
          </w:tcPr>
          <w:p w14:paraId="6DEE5576" w14:textId="2DCBEF80" w:rsidR="00DC422B" w:rsidRDefault="00DC422B" w:rsidP="00DC422B">
            <w:pPr>
              <w:spacing w:before="0" w:after="0"/>
              <w:jc w:val="left"/>
            </w:pPr>
            <w:r>
              <w:t>Salinity dependent sulfate reduction –option 2</w:t>
            </w:r>
          </w:p>
        </w:tc>
        <w:tc>
          <w:tcPr>
            <w:tcW w:w="1531" w:type="dxa"/>
          </w:tcPr>
          <w:p w14:paraId="6B517937" w14:textId="24F86D43" w:rsidR="00DC422B" w:rsidRDefault="00DC422B" w:rsidP="00DC422B">
            <w:pPr>
              <w:spacing w:before="0" w:after="0"/>
              <w:jc w:val="center"/>
              <w:rPr>
                <w:lang w:eastAsia="zh-CN"/>
              </w:rPr>
            </w:pPr>
            <w:r>
              <w:rPr>
                <w:lang w:eastAsia="zh-CN"/>
              </w:rPr>
              <w:t>2</w:t>
            </w:r>
          </w:p>
        </w:tc>
        <w:tc>
          <w:tcPr>
            <w:tcW w:w="1093" w:type="dxa"/>
            <w:shd w:val="clear" w:color="auto" w:fill="auto"/>
          </w:tcPr>
          <w:p w14:paraId="2FA41BCE" w14:textId="38219E64" w:rsidR="00DC422B" w:rsidRDefault="00FD23B3" w:rsidP="00DC422B">
            <w:pPr>
              <w:spacing w:before="0" w:after="0"/>
              <w:jc w:val="center"/>
            </w:pPr>
            <w:r>
              <w:fldChar w:fldCharType="begin"/>
            </w:r>
            <w:r>
              <w:instrText xml:space="preserve"> REF _Ref491443940 \r \h </w:instrText>
            </w:r>
            <w:r>
              <w:fldChar w:fldCharType="separate"/>
            </w:r>
            <w:r w:rsidR="00B560DA">
              <w:t>2.5.23</w:t>
            </w:r>
            <w:r>
              <w:fldChar w:fldCharType="end"/>
            </w:r>
          </w:p>
        </w:tc>
      </w:tr>
    </w:tbl>
    <w:p w14:paraId="0C74859D" w14:textId="77777777" w:rsidR="00A0484D" w:rsidRPr="00FB141A" w:rsidRDefault="00A0484D" w:rsidP="000B39EA">
      <w:pPr>
        <w:pStyle w:val="Simpleline"/>
        <w:rPr>
          <w:lang w:eastAsia="zh-CN"/>
        </w:rPr>
      </w:pPr>
    </w:p>
    <w:p w14:paraId="6D369CF7" w14:textId="77777777" w:rsidR="00AA22E8" w:rsidRPr="00ED3698" w:rsidRDefault="00AA22E8" w:rsidP="00683FEC">
      <w:pPr>
        <w:pStyle w:val="Heading3"/>
      </w:pPr>
      <w:bookmarkStart w:id="283" w:name="_Ref364354504"/>
      <w:bookmarkStart w:id="284" w:name="_Toc520374466"/>
      <w:r w:rsidRPr="00ED3698">
        <w:lastRenderedPageBreak/>
        <w:t xml:space="preserve">Steady-state diffusion </w:t>
      </w:r>
      <w:r w:rsidR="000910C5">
        <w:t xml:space="preserve">- </w:t>
      </w:r>
      <w:r w:rsidRPr="00ED3698">
        <w:t>radial coordinate</w:t>
      </w:r>
      <w:r w:rsidR="000910C5">
        <w:t>s</w:t>
      </w:r>
      <w:bookmarkEnd w:id="283"/>
      <w:bookmarkEnd w:id="284"/>
    </w:p>
    <w:p w14:paraId="6330B420" w14:textId="77777777" w:rsidR="00AA22E8" w:rsidRPr="00ED3698" w:rsidRDefault="00771FFF" w:rsidP="009D54B1">
      <w:pPr>
        <w:pStyle w:val="StyleHeading4Bold"/>
      </w:pPr>
      <w:bookmarkStart w:id="285" w:name="_Toc520374467"/>
      <w:r>
        <w:t>Problem definition</w:t>
      </w:r>
      <w:bookmarkEnd w:id="285"/>
    </w:p>
    <w:p w14:paraId="5E7B2E54" w14:textId="7ECBB917" w:rsidR="00AA22E8" w:rsidRPr="00ED3698" w:rsidRDefault="00AA22E8" w:rsidP="00AA22E8">
      <w:r w:rsidRPr="00ED3698">
        <w:t xml:space="preserve">This benchmark is </w:t>
      </w:r>
      <w:r w:rsidR="000910C5">
        <w:t xml:space="preserve">a </w:t>
      </w:r>
      <w:r w:rsidRPr="00ED3698">
        <w:t>1D steady</w:t>
      </w:r>
      <w:r w:rsidR="000910C5">
        <w:t>-</w:t>
      </w:r>
      <w:r w:rsidRPr="00ED3698">
        <w:t xml:space="preserve">state diffusion problem </w:t>
      </w:r>
      <w:r w:rsidR="000910C5">
        <w:t>for a</w:t>
      </w:r>
      <w:r w:rsidRPr="00ED3698">
        <w:t xml:space="preserve"> radial coordinate</w:t>
      </w:r>
      <w:r w:rsidR="000910C5">
        <w:t xml:space="preserve"> system</w:t>
      </w:r>
      <w:r w:rsidRPr="00ED3698">
        <w:t xml:space="preserve"> without advection</w:t>
      </w:r>
      <w:r w:rsidR="004474F5">
        <w:t xml:space="preserve">.  </w:t>
      </w:r>
      <w:r w:rsidR="000D2A07">
        <w:t>It is verified against analytical solution (</w:t>
      </w:r>
      <w:r w:rsidR="000D2A07" w:rsidRPr="00ED3698">
        <w:t>Crank 1975</w:t>
      </w:r>
      <w:r w:rsidR="000D2A07">
        <w:t>).</w:t>
      </w:r>
    </w:p>
    <w:p w14:paraId="36AD2C46" w14:textId="77777777" w:rsidR="00AA22E8" w:rsidRPr="00ED3698" w:rsidRDefault="00B3171D" w:rsidP="009D54B1">
      <w:pPr>
        <w:pStyle w:val="StyleHeading4Bold"/>
      </w:pPr>
      <w:bookmarkStart w:id="286" w:name="_Toc520374468"/>
      <w:r>
        <w:t>Model setup</w:t>
      </w:r>
      <w:bookmarkEnd w:id="286"/>
    </w:p>
    <w:p w14:paraId="2C885884" w14:textId="5948C9EB" w:rsidR="00AA22E8" w:rsidRDefault="00AA22E8" w:rsidP="00AA22E8">
      <w:pPr>
        <w:rPr>
          <w:lang w:eastAsia="zh-CN"/>
        </w:rPr>
      </w:pPr>
      <w:r w:rsidRPr="00ED3698">
        <w:t xml:space="preserve">A 1D model with </w:t>
      </w:r>
      <w:r w:rsidR="000910C5">
        <w:t xml:space="preserve">a radius of </w:t>
      </w:r>
      <w:r w:rsidRPr="00ED3698">
        <w:t>1.0 m is discretized into 500 control volumes</w:t>
      </w:r>
      <w:r w:rsidR="004474F5">
        <w:t xml:space="preserve">.  </w:t>
      </w:r>
      <w:r w:rsidRPr="00ED3698">
        <w:t xml:space="preserve">The </w:t>
      </w:r>
      <w:r w:rsidR="000910C5">
        <w:t xml:space="preserve">origin is defined by </w:t>
      </w:r>
      <w:r w:rsidRPr="00ED3698">
        <w:t>a borehole with a radius of 3.9493d-2 m (a) (</w:t>
      </w:r>
      <w:r w:rsidR="005F5019">
        <w:fldChar w:fldCharType="begin"/>
      </w:r>
      <w:r w:rsidR="008C5A76">
        <w:instrText xml:space="preserve"> REF _Ref364353644 \h </w:instrText>
      </w:r>
      <w:r w:rsidR="005F5019">
        <w:fldChar w:fldCharType="separate"/>
      </w:r>
      <w:r w:rsidR="00B560DA">
        <w:t xml:space="preserve">Figure </w:t>
      </w:r>
      <w:r w:rsidR="00B560DA">
        <w:rPr>
          <w:noProof/>
        </w:rPr>
        <w:t>2</w:t>
      </w:r>
      <w:r w:rsidR="00B560DA">
        <w:t>.</w:t>
      </w:r>
      <w:r w:rsidR="00B560DA">
        <w:rPr>
          <w:noProof/>
        </w:rPr>
        <w:t>22</w:t>
      </w:r>
      <w:r w:rsidR="005F5019">
        <w:fldChar w:fldCharType="end"/>
      </w:r>
      <w:r w:rsidRPr="00ED3698">
        <w:t>)</w:t>
      </w:r>
      <w:r w:rsidR="004474F5">
        <w:t xml:space="preserve">.  </w:t>
      </w:r>
      <w:r w:rsidR="00321623">
        <w:t>A</w:t>
      </w:r>
      <w:r w:rsidRPr="00ED3698">
        <w:t xml:space="preserve"> tracer </w:t>
      </w:r>
      <w:r w:rsidR="00321623">
        <w:t>(HTO)</w:t>
      </w:r>
      <w:r w:rsidRPr="00ED3698">
        <w:t xml:space="preserve"> is the only component considered in th</w:t>
      </w:r>
      <w:r w:rsidR="00321623">
        <w:t>is</w:t>
      </w:r>
      <w:r w:rsidRPr="00ED3698">
        <w:t xml:space="preserve"> problem</w:t>
      </w:r>
      <w:r w:rsidR="004474F5">
        <w:t xml:space="preserve">.  </w:t>
      </w:r>
      <w:r w:rsidR="00321623">
        <w:t>The</w:t>
      </w:r>
      <w:r w:rsidRPr="00ED3698">
        <w:t xml:space="preserve"> initial </w:t>
      </w:r>
      <w:r w:rsidR="00321623">
        <w:t xml:space="preserve">tracer </w:t>
      </w:r>
      <w:r w:rsidRPr="00ED3698">
        <w:t xml:space="preserve">concentration (IC) </w:t>
      </w:r>
      <w:r w:rsidR="00321623">
        <w:t>in</w:t>
      </w:r>
      <w:r w:rsidRPr="00ED3698">
        <w:t xml:space="preserve"> the </w:t>
      </w:r>
      <w:r w:rsidR="00321623">
        <w:t>entire</w:t>
      </w:r>
      <w:r w:rsidRPr="00ED3698">
        <w:t xml:space="preserve"> domain and concentrations </w:t>
      </w:r>
      <w:r w:rsidR="00321623">
        <w:t>in the</w:t>
      </w:r>
      <w:r w:rsidRPr="00ED3698">
        <w:t xml:space="preserve"> borehole and </w:t>
      </w:r>
      <w:r w:rsidR="00321623">
        <w:t xml:space="preserve">at the </w:t>
      </w:r>
      <w:r w:rsidRPr="00ED3698">
        <w:t>right boundar</w:t>
      </w:r>
      <w:r w:rsidR="00321623">
        <w:t>y</w:t>
      </w:r>
      <w:r w:rsidRPr="00ED3698">
        <w:t xml:space="preserve"> (BC) are listed in </w:t>
      </w:r>
      <w:r w:rsidR="005F5019">
        <w:fldChar w:fldCharType="begin"/>
      </w:r>
      <w:r w:rsidR="008C5A76">
        <w:instrText xml:space="preserve"> REF _Ref355619732 \h </w:instrText>
      </w:r>
      <w:r w:rsidR="005F5019">
        <w:fldChar w:fldCharType="separate"/>
      </w:r>
      <w:r w:rsidR="00B560DA" w:rsidRPr="00033D2C">
        <w:t xml:space="preserve">Table </w:t>
      </w:r>
      <w:r w:rsidR="00B560DA">
        <w:rPr>
          <w:noProof/>
        </w:rPr>
        <w:t>2</w:t>
      </w:r>
      <w:r w:rsidR="00B560DA">
        <w:t>.</w:t>
      </w:r>
      <w:r w:rsidR="00B560DA">
        <w:rPr>
          <w:noProof/>
        </w:rPr>
        <w:t>28</w:t>
      </w:r>
      <w:r w:rsidR="005F5019">
        <w:fldChar w:fldCharType="end"/>
      </w:r>
      <w:r w:rsidR="004474F5">
        <w:t xml:space="preserve">.  </w:t>
      </w:r>
    </w:p>
    <w:p w14:paraId="05B886B0" w14:textId="77777777" w:rsidR="008C5A76" w:rsidRDefault="008C5A76" w:rsidP="00AA22E8">
      <w:pPr>
        <w:rPr>
          <w:lang w:eastAsia="zh-CN"/>
        </w:rPr>
      </w:pPr>
    </w:p>
    <w:p w14:paraId="1313D366" w14:textId="77777777" w:rsidR="008C5A76" w:rsidRDefault="008C5A76" w:rsidP="008C5A76">
      <w:pPr>
        <w:keepNext/>
        <w:jc w:val="center"/>
      </w:pPr>
      <w:r>
        <w:rPr>
          <w:noProof/>
          <w:lang w:val="en-CA" w:eastAsia="zh-CN"/>
        </w:rPr>
        <w:drawing>
          <wp:inline distT="0" distB="0" distL="0" distR="0" wp14:anchorId="6AA6786C" wp14:editId="602D8BF2">
            <wp:extent cx="2241187" cy="2237724"/>
            <wp:effectExtent l="0" t="0" r="6985"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b="2112"/>
                    <a:stretch/>
                  </pic:blipFill>
                  <pic:spPr bwMode="auto">
                    <a:xfrm>
                      <a:off x="0" y="0"/>
                      <a:ext cx="2245615" cy="2242146"/>
                    </a:xfrm>
                    <a:prstGeom prst="rect">
                      <a:avLst/>
                    </a:prstGeom>
                    <a:noFill/>
                    <a:ln>
                      <a:noFill/>
                    </a:ln>
                    <a:extLst>
                      <a:ext uri="{53640926-AAD7-44D8-BBD7-CCE9431645EC}">
                        <a14:shadowObscured xmlns:a14="http://schemas.microsoft.com/office/drawing/2010/main"/>
                      </a:ext>
                    </a:extLst>
                  </pic:spPr>
                </pic:pic>
              </a:graphicData>
            </a:graphic>
          </wp:inline>
        </w:drawing>
      </w:r>
    </w:p>
    <w:p w14:paraId="7AA1B223" w14:textId="32BE5E13" w:rsidR="008C5A76" w:rsidRDefault="008C5A76" w:rsidP="00687205">
      <w:pPr>
        <w:pStyle w:val="StyleCaptionTableCaptionCentered"/>
        <w:rPr>
          <w:lang w:eastAsia="zh-CN"/>
        </w:rPr>
      </w:pPr>
      <w:bookmarkStart w:id="287" w:name="_Ref364353644"/>
      <w:bookmarkStart w:id="288" w:name="_Toc520375038"/>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22</w:t>
      </w:r>
      <w:r w:rsidR="00183C7C">
        <w:fldChar w:fldCharType="end"/>
      </w:r>
      <w:bookmarkEnd w:id="287"/>
      <w:r w:rsidR="00572609">
        <w:t xml:space="preserve">: </w:t>
      </w:r>
      <w:r w:rsidR="00BD5C69">
        <w:rPr>
          <w:rFonts w:hint="eastAsia"/>
          <w:lang w:eastAsia="zh-CN"/>
        </w:rPr>
        <w:t>C</w:t>
      </w:r>
      <w:r w:rsidRPr="008C5A76">
        <w:rPr>
          <w:lang w:eastAsia="zh-CN"/>
        </w:rPr>
        <w:t>oncept</w:t>
      </w:r>
      <w:r w:rsidR="00321623">
        <w:rPr>
          <w:lang w:eastAsia="zh-CN"/>
        </w:rPr>
        <w:t>ual</w:t>
      </w:r>
      <w:r w:rsidRPr="008C5A76">
        <w:rPr>
          <w:lang w:eastAsia="zh-CN"/>
        </w:rPr>
        <w:t xml:space="preserve"> model of the 1D steady state diffusion problem </w:t>
      </w:r>
      <w:r w:rsidR="00321623">
        <w:rPr>
          <w:lang w:eastAsia="zh-CN"/>
        </w:rPr>
        <w:t>for</w:t>
      </w:r>
      <w:r w:rsidRPr="008C5A76">
        <w:rPr>
          <w:lang w:eastAsia="zh-CN"/>
        </w:rPr>
        <w:t xml:space="preserve"> </w:t>
      </w:r>
      <w:r w:rsidR="00321623">
        <w:rPr>
          <w:lang w:eastAsia="zh-CN"/>
        </w:rPr>
        <w:t xml:space="preserve">a </w:t>
      </w:r>
      <w:r w:rsidRPr="008C5A76">
        <w:rPr>
          <w:lang w:eastAsia="zh-CN"/>
        </w:rPr>
        <w:t>radial coordinate</w:t>
      </w:r>
      <w:r w:rsidR="00321623">
        <w:rPr>
          <w:lang w:eastAsia="zh-CN"/>
        </w:rPr>
        <w:t xml:space="preserve"> system</w:t>
      </w:r>
      <w:r w:rsidRPr="008C5A76">
        <w:rPr>
          <w:lang w:eastAsia="zh-CN"/>
        </w:rPr>
        <w:t xml:space="preserve">, a and b </w:t>
      </w:r>
      <w:r w:rsidR="00321623">
        <w:rPr>
          <w:lang w:eastAsia="zh-CN"/>
        </w:rPr>
        <w:t xml:space="preserve">define </w:t>
      </w:r>
      <w:r w:rsidRPr="008C5A76">
        <w:rPr>
          <w:lang w:eastAsia="zh-CN"/>
        </w:rPr>
        <w:t xml:space="preserve">the inner and outer </w:t>
      </w:r>
      <w:r w:rsidR="00321623">
        <w:rPr>
          <w:lang w:eastAsia="zh-CN"/>
        </w:rPr>
        <w:t>reservoirs</w:t>
      </w:r>
      <w:bookmarkEnd w:id="288"/>
    </w:p>
    <w:p w14:paraId="283BF0DD" w14:textId="77777777" w:rsidR="008C5A76" w:rsidRPr="00ED3698" w:rsidRDefault="008C5A76" w:rsidP="000B39EA">
      <w:pPr>
        <w:pStyle w:val="Simpleline"/>
      </w:pPr>
    </w:p>
    <w:p w14:paraId="1E940369" w14:textId="49859E6D" w:rsidR="008C5A76" w:rsidRPr="00033D2C" w:rsidRDefault="008C5A76" w:rsidP="00033D2C">
      <w:pPr>
        <w:pStyle w:val="StyleCaptionTableCaptionBold"/>
      </w:pPr>
      <w:bookmarkStart w:id="289" w:name="_Ref355619732"/>
      <w:bookmarkStart w:id="290" w:name="_Toc520374904"/>
      <w:r w:rsidRPr="00033D2C">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28</w:t>
      </w:r>
      <w:r w:rsidR="00FE1AD3">
        <w:fldChar w:fldCharType="end"/>
      </w:r>
      <w:bookmarkEnd w:id="289"/>
      <w:r w:rsidR="00572609">
        <w:t xml:space="preserve">: </w:t>
      </w:r>
      <w:r w:rsidR="004704EF" w:rsidRPr="007B1E2A">
        <w:t xml:space="preserve">Initial </w:t>
      </w:r>
      <w:r w:rsidR="004704EF">
        <w:t>and</w:t>
      </w:r>
      <w:r w:rsidR="004704EF" w:rsidRPr="007B1E2A">
        <w:t xml:space="preserve"> boundary </w:t>
      </w:r>
      <w:r w:rsidR="004704EF">
        <w:t>conditions for</w:t>
      </w:r>
      <w:r w:rsidR="004704EF" w:rsidRPr="007B1E2A">
        <w:t xml:space="preserve"> reactive transport</w:t>
      </w:r>
      <w:bookmarkEnd w:id="290"/>
    </w:p>
    <w:tbl>
      <w:tblPr>
        <w:tblW w:w="4267" w:type="pct"/>
        <w:jc w:val="center"/>
        <w:tblBorders>
          <w:top w:val="single" w:sz="4" w:space="0" w:color="auto"/>
          <w:bottom w:val="single" w:sz="4" w:space="0" w:color="auto"/>
        </w:tblBorders>
        <w:tblLook w:val="04A0" w:firstRow="1" w:lastRow="0" w:firstColumn="1" w:lastColumn="0" w:noHBand="0" w:noVBand="1"/>
      </w:tblPr>
      <w:tblGrid>
        <w:gridCol w:w="1993"/>
        <w:gridCol w:w="1810"/>
        <w:gridCol w:w="1239"/>
        <w:gridCol w:w="1250"/>
        <w:gridCol w:w="1081"/>
      </w:tblGrid>
      <w:tr w:rsidR="00321623" w:rsidRPr="00ED3698" w14:paraId="4C008A8C" w14:textId="77777777" w:rsidTr="00321623">
        <w:trPr>
          <w:trHeight w:val="300"/>
          <w:jc w:val="center"/>
        </w:trPr>
        <w:tc>
          <w:tcPr>
            <w:tcW w:w="1359" w:type="pct"/>
            <w:tcBorders>
              <w:bottom w:val="single" w:sz="4" w:space="0" w:color="auto"/>
            </w:tcBorders>
            <w:shd w:val="clear" w:color="auto" w:fill="D9D9D9"/>
            <w:noWrap/>
            <w:vAlign w:val="bottom"/>
            <w:hideMark/>
          </w:tcPr>
          <w:p w14:paraId="2F53A4AB" w14:textId="77777777" w:rsidR="00321623" w:rsidRPr="00ED3698" w:rsidRDefault="00321623" w:rsidP="001A3618">
            <w:pPr>
              <w:spacing w:before="0" w:after="0"/>
              <w:rPr>
                <w:color w:val="000000"/>
                <w:lang w:eastAsia="en-CA"/>
              </w:rPr>
            </w:pPr>
            <w:r w:rsidRPr="00ED3698">
              <w:rPr>
                <w:color w:val="000000"/>
                <w:lang w:eastAsia="en-CA"/>
              </w:rPr>
              <w:t>Parameter</w:t>
            </w:r>
          </w:p>
        </w:tc>
        <w:tc>
          <w:tcPr>
            <w:tcW w:w="1197" w:type="pct"/>
            <w:tcBorders>
              <w:bottom w:val="single" w:sz="4" w:space="0" w:color="auto"/>
            </w:tcBorders>
            <w:shd w:val="clear" w:color="auto" w:fill="D9D9D9"/>
            <w:noWrap/>
            <w:vAlign w:val="bottom"/>
            <w:hideMark/>
          </w:tcPr>
          <w:p w14:paraId="36E0FF93" w14:textId="77777777" w:rsidR="00321623" w:rsidRPr="00ED3698" w:rsidRDefault="00321623" w:rsidP="001A3618">
            <w:pPr>
              <w:spacing w:before="0" w:after="0"/>
              <w:jc w:val="center"/>
              <w:rPr>
                <w:color w:val="000000"/>
                <w:lang w:eastAsia="zh-CN"/>
              </w:rPr>
            </w:pPr>
            <w:r>
              <w:rPr>
                <w:rFonts w:hint="eastAsia"/>
                <w:color w:val="000000"/>
                <w:lang w:eastAsia="zh-CN"/>
              </w:rPr>
              <w:t>Initial Condition</w:t>
            </w:r>
          </w:p>
        </w:tc>
        <w:tc>
          <w:tcPr>
            <w:tcW w:w="1703" w:type="pct"/>
            <w:gridSpan w:val="2"/>
            <w:tcBorders>
              <w:bottom w:val="single" w:sz="4" w:space="0" w:color="auto"/>
            </w:tcBorders>
            <w:shd w:val="clear" w:color="auto" w:fill="D9D9D9"/>
          </w:tcPr>
          <w:p w14:paraId="70B980DE" w14:textId="77777777" w:rsidR="00321623" w:rsidRPr="00ED3698" w:rsidRDefault="00321623" w:rsidP="00BD5C69">
            <w:pPr>
              <w:spacing w:before="0" w:after="0"/>
              <w:jc w:val="center"/>
              <w:rPr>
                <w:color w:val="000000"/>
                <w:lang w:eastAsia="zh-CN"/>
              </w:rPr>
            </w:pPr>
            <w:r>
              <w:rPr>
                <w:rFonts w:hint="eastAsia"/>
                <w:color w:val="000000"/>
                <w:lang w:eastAsia="zh-CN"/>
              </w:rPr>
              <w:t>Boundary Condition</w:t>
            </w:r>
          </w:p>
        </w:tc>
        <w:tc>
          <w:tcPr>
            <w:tcW w:w="740" w:type="pct"/>
            <w:tcBorders>
              <w:bottom w:val="single" w:sz="4" w:space="0" w:color="auto"/>
            </w:tcBorders>
            <w:shd w:val="clear" w:color="auto" w:fill="D9D9D9"/>
            <w:noWrap/>
            <w:vAlign w:val="bottom"/>
            <w:hideMark/>
          </w:tcPr>
          <w:p w14:paraId="1791B605" w14:textId="77777777" w:rsidR="00321623" w:rsidRPr="00ED3698" w:rsidRDefault="00321623" w:rsidP="001A3618">
            <w:pPr>
              <w:spacing w:before="0" w:after="0"/>
              <w:rPr>
                <w:color w:val="000000"/>
                <w:lang w:eastAsia="en-CA"/>
              </w:rPr>
            </w:pPr>
            <w:r w:rsidRPr="00FC4488">
              <w:rPr>
                <w:color w:val="000000"/>
                <w:lang w:eastAsia="en-CA"/>
              </w:rPr>
              <w:t>Unit</w:t>
            </w:r>
          </w:p>
        </w:tc>
      </w:tr>
      <w:tr w:rsidR="00321623" w:rsidRPr="00ED3698" w14:paraId="08999AAC" w14:textId="77777777" w:rsidTr="00321623">
        <w:trPr>
          <w:trHeight w:val="300"/>
          <w:jc w:val="center"/>
        </w:trPr>
        <w:tc>
          <w:tcPr>
            <w:tcW w:w="1359" w:type="pct"/>
            <w:tcBorders>
              <w:top w:val="single" w:sz="4" w:space="0" w:color="auto"/>
              <w:bottom w:val="single" w:sz="4" w:space="0" w:color="auto"/>
            </w:tcBorders>
            <w:shd w:val="clear" w:color="auto" w:fill="auto"/>
            <w:noWrap/>
            <w:vAlign w:val="bottom"/>
          </w:tcPr>
          <w:p w14:paraId="4BD0078F" w14:textId="77777777" w:rsidR="00321623" w:rsidRPr="00ED3698" w:rsidRDefault="00321623" w:rsidP="001A3618">
            <w:pPr>
              <w:spacing w:before="0" w:after="0"/>
              <w:rPr>
                <w:i/>
                <w:color w:val="000000"/>
                <w:sz w:val="22"/>
                <w:szCs w:val="22"/>
              </w:rPr>
            </w:pPr>
            <w:r w:rsidRPr="00F4591F">
              <w:rPr>
                <w:i/>
                <w:color w:val="000000"/>
                <w:sz w:val="22"/>
                <w:szCs w:val="22"/>
              </w:rPr>
              <w:t>Aqueous phase</w:t>
            </w:r>
          </w:p>
        </w:tc>
        <w:tc>
          <w:tcPr>
            <w:tcW w:w="1197" w:type="pct"/>
            <w:tcBorders>
              <w:top w:val="single" w:sz="4" w:space="0" w:color="auto"/>
              <w:bottom w:val="single" w:sz="4" w:space="0" w:color="auto"/>
            </w:tcBorders>
            <w:shd w:val="clear" w:color="auto" w:fill="auto"/>
            <w:noWrap/>
          </w:tcPr>
          <w:p w14:paraId="06BEC59B" w14:textId="77777777" w:rsidR="00321623" w:rsidRPr="00ED3698" w:rsidRDefault="00321623" w:rsidP="001A3618">
            <w:pPr>
              <w:spacing w:before="0" w:after="0"/>
              <w:jc w:val="center"/>
            </w:pPr>
          </w:p>
        </w:tc>
        <w:tc>
          <w:tcPr>
            <w:tcW w:w="848" w:type="pct"/>
            <w:tcBorders>
              <w:top w:val="single" w:sz="4" w:space="0" w:color="auto"/>
              <w:bottom w:val="single" w:sz="4" w:space="0" w:color="auto"/>
            </w:tcBorders>
          </w:tcPr>
          <w:p w14:paraId="5FAF77D0" w14:textId="77777777" w:rsidR="00321623" w:rsidRPr="00ED3698" w:rsidRDefault="00321623" w:rsidP="001A3618">
            <w:pPr>
              <w:spacing w:before="0" w:after="0"/>
              <w:jc w:val="center"/>
            </w:pPr>
            <w:r w:rsidRPr="00ED3698">
              <w:t>borehole</w:t>
            </w:r>
          </w:p>
        </w:tc>
        <w:tc>
          <w:tcPr>
            <w:tcW w:w="855" w:type="pct"/>
            <w:tcBorders>
              <w:top w:val="single" w:sz="4" w:space="0" w:color="auto"/>
              <w:bottom w:val="single" w:sz="4" w:space="0" w:color="auto"/>
            </w:tcBorders>
          </w:tcPr>
          <w:p w14:paraId="699462B7" w14:textId="77777777" w:rsidR="00321623" w:rsidRPr="00ED3698" w:rsidRDefault="00321623" w:rsidP="001A3618">
            <w:pPr>
              <w:spacing w:before="0" w:after="0"/>
              <w:rPr>
                <w:color w:val="000000"/>
                <w:lang w:eastAsia="en-CA"/>
              </w:rPr>
            </w:pPr>
            <w:r w:rsidRPr="00ED3698">
              <w:rPr>
                <w:color w:val="000000"/>
                <w:lang w:eastAsia="en-CA"/>
              </w:rPr>
              <w:t>right</w:t>
            </w:r>
          </w:p>
        </w:tc>
        <w:tc>
          <w:tcPr>
            <w:tcW w:w="740" w:type="pct"/>
            <w:tcBorders>
              <w:top w:val="single" w:sz="4" w:space="0" w:color="auto"/>
              <w:bottom w:val="single" w:sz="4" w:space="0" w:color="auto"/>
            </w:tcBorders>
            <w:shd w:val="clear" w:color="auto" w:fill="auto"/>
            <w:noWrap/>
          </w:tcPr>
          <w:p w14:paraId="7C9C05DB" w14:textId="77777777" w:rsidR="00321623" w:rsidRPr="00ED3698" w:rsidRDefault="00321623" w:rsidP="001A3618">
            <w:pPr>
              <w:spacing w:before="0" w:after="0"/>
              <w:rPr>
                <w:color w:val="000000"/>
                <w:lang w:eastAsia="en-CA"/>
              </w:rPr>
            </w:pPr>
          </w:p>
        </w:tc>
      </w:tr>
      <w:tr w:rsidR="00321623" w:rsidRPr="00ED3698" w14:paraId="26068F84" w14:textId="77777777" w:rsidTr="00321623">
        <w:trPr>
          <w:trHeight w:val="300"/>
          <w:jc w:val="center"/>
        </w:trPr>
        <w:tc>
          <w:tcPr>
            <w:tcW w:w="1359" w:type="pct"/>
            <w:tcBorders>
              <w:top w:val="single" w:sz="4" w:space="0" w:color="auto"/>
              <w:bottom w:val="single" w:sz="4" w:space="0" w:color="auto"/>
            </w:tcBorders>
            <w:shd w:val="clear" w:color="auto" w:fill="auto"/>
            <w:noWrap/>
            <w:vAlign w:val="bottom"/>
            <w:hideMark/>
          </w:tcPr>
          <w:p w14:paraId="07CF728F" w14:textId="77777777" w:rsidR="00321623" w:rsidRPr="00ED3698" w:rsidRDefault="00321623" w:rsidP="001A3618">
            <w:pPr>
              <w:spacing w:before="0" w:after="0"/>
              <w:rPr>
                <w:color w:val="000000"/>
                <w:sz w:val="22"/>
                <w:szCs w:val="22"/>
                <w:lang w:eastAsia="zh-CN"/>
              </w:rPr>
            </w:pPr>
            <w:r>
              <w:rPr>
                <w:rFonts w:hint="eastAsia"/>
                <w:color w:val="000000"/>
                <w:sz w:val="22"/>
                <w:szCs w:val="22"/>
                <w:lang w:eastAsia="zh-CN"/>
              </w:rPr>
              <w:t>HTO</w:t>
            </w:r>
          </w:p>
        </w:tc>
        <w:tc>
          <w:tcPr>
            <w:tcW w:w="1197" w:type="pct"/>
            <w:tcBorders>
              <w:top w:val="single" w:sz="4" w:space="0" w:color="auto"/>
              <w:bottom w:val="single" w:sz="4" w:space="0" w:color="auto"/>
            </w:tcBorders>
            <w:shd w:val="clear" w:color="auto" w:fill="auto"/>
            <w:noWrap/>
            <w:hideMark/>
          </w:tcPr>
          <w:p w14:paraId="3C6A82A9" w14:textId="77777777" w:rsidR="00321623" w:rsidRPr="00ED3698" w:rsidRDefault="00321623" w:rsidP="001A3618">
            <w:pPr>
              <w:spacing w:before="0" w:after="0"/>
              <w:jc w:val="center"/>
            </w:pPr>
            <w:r w:rsidRPr="00ED3698">
              <w:t>1.0</w:t>
            </w:r>
            <w:r w:rsidRPr="007E11F0">
              <w:t>×10</w:t>
            </w:r>
            <w:r w:rsidRPr="007E11F0">
              <w:rPr>
                <w:vertAlign w:val="superscript"/>
              </w:rPr>
              <w:t>-1</w:t>
            </w:r>
            <w:r w:rsidRPr="008F5EF7">
              <w:rPr>
                <w:vertAlign w:val="superscript"/>
              </w:rPr>
              <w:t>00</w:t>
            </w:r>
          </w:p>
        </w:tc>
        <w:tc>
          <w:tcPr>
            <w:tcW w:w="848" w:type="pct"/>
            <w:tcBorders>
              <w:top w:val="single" w:sz="4" w:space="0" w:color="auto"/>
              <w:bottom w:val="single" w:sz="4" w:space="0" w:color="auto"/>
            </w:tcBorders>
          </w:tcPr>
          <w:p w14:paraId="5D235566" w14:textId="77777777" w:rsidR="00321623" w:rsidRPr="00ED3698" w:rsidRDefault="00321623" w:rsidP="001A3618">
            <w:pPr>
              <w:spacing w:before="0" w:after="0"/>
              <w:jc w:val="center"/>
            </w:pPr>
            <w:r w:rsidRPr="00ED3698">
              <w:t>1.0</w:t>
            </w:r>
          </w:p>
        </w:tc>
        <w:tc>
          <w:tcPr>
            <w:tcW w:w="855" w:type="pct"/>
            <w:tcBorders>
              <w:top w:val="single" w:sz="4" w:space="0" w:color="auto"/>
              <w:bottom w:val="single" w:sz="4" w:space="0" w:color="auto"/>
            </w:tcBorders>
          </w:tcPr>
          <w:p w14:paraId="2F901940" w14:textId="77777777" w:rsidR="00321623" w:rsidRPr="00ED3698" w:rsidRDefault="00321623" w:rsidP="001A3618">
            <w:pPr>
              <w:spacing w:before="0" w:after="0"/>
              <w:rPr>
                <w:color w:val="000000"/>
                <w:lang w:eastAsia="en-CA"/>
              </w:rPr>
            </w:pPr>
            <w:r w:rsidRPr="00ED3698">
              <w:t>1.0</w:t>
            </w:r>
            <w:r w:rsidRPr="007E11F0">
              <w:t>×10</w:t>
            </w:r>
            <w:r w:rsidRPr="007E11F0">
              <w:rPr>
                <w:vertAlign w:val="superscript"/>
              </w:rPr>
              <w:t>-1</w:t>
            </w:r>
            <w:r w:rsidRPr="008F5EF7">
              <w:rPr>
                <w:vertAlign w:val="superscript"/>
              </w:rPr>
              <w:t>00</w:t>
            </w:r>
          </w:p>
        </w:tc>
        <w:tc>
          <w:tcPr>
            <w:tcW w:w="740" w:type="pct"/>
            <w:tcBorders>
              <w:top w:val="single" w:sz="4" w:space="0" w:color="auto"/>
              <w:bottom w:val="single" w:sz="4" w:space="0" w:color="auto"/>
            </w:tcBorders>
            <w:shd w:val="clear" w:color="auto" w:fill="auto"/>
            <w:noWrap/>
            <w:hideMark/>
          </w:tcPr>
          <w:p w14:paraId="46257501" w14:textId="77777777" w:rsidR="00321623" w:rsidRPr="00ED3698" w:rsidRDefault="00321623" w:rsidP="00BD06F1">
            <w:pPr>
              <w:spacing w:before="0" w:after="0"/>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bl>
    <w:p w14:paraId="64BC80DC" w14:textId="77777777" w:rsidR="008C5A76" w:rsidRPr="00ED3698" w:rsidRDefault="008C5A76" w:rsidP="000B39EA">
      <w:pPr>
        <w:pStyle w:val="Simpleline"/>
      </w:pPr>
    </w:p>
    <w:p w14:paraId="2EA863D2" w14:textId="77777777" w:rsidR="00AA22E8" w:rsidRPr="00ED3698" w:rsidRDefault="00AA22E8" w:rsidP="009D54B1">
      <w:pPr>
        <w:pStyle w:val="StyleHeading4Bold"/>
      </w:pPr>
      <w:bookmarkStart w:id="291" w:name="_Toc520374469"/>
      <w:r w:rsidRPr="00ED3698">
        <w:t>Parameters</w:t>
      </w:r>
      <w:bookmarkEnd w:id="291"/>
    </w:p>
    <w:p w14:paraId="0D0A3859" w14:textId="452656B1" w:rsidR="00AA22E8" w:rsidRPr="00ED3698" w:rsidRDefault="00AA22E8" w:rsidP="00AA22E8">
      <w:r w:rsidRPr="00ED3698">
        <w:t>The parameters of the porous medi</w:t>
      </w:r>
      <w:r w:rsidR="00321623">
        <w:t>um</w:t>
      </w:r>
      <w:r w:rsidRPr="00ED3698">
        <w:t xml:space="preserve"> are: porosity and tortuosity </w:t>
      </w:r>
      <w:r w:rsidR="00321623">
        <w:t xml:space="preserve">are set to </w:t>
      </w:r>
      <w:r w:rsidR="007849BB">
        <w:t>0.5 and 0.2, respectively</w:t>
      </w:r>
      <w:r w:rsidR="00321623">
        <w:t xml:space="preserve"> </w:t>
      </w:r>
      <w:r w:rsidRPr="00ED3698">
        <w:t xml:space="preserve">for the </w:t>
      </w:r>
      <w:r w:rsidR="00321623">
        <w:t>entire</w:t>
      </w:r>
      <w:r w:rsidRPr="00ED3698">
        <w:t xml:space="preserve"> domain</w:t>
      </w:r>
      <w:r w:rsidR="004474F5">
        <w:t xml:space="preserve">.  </w:t>
      </w:r>
      <w:r w:rsidR="00321623">
        <w:t>The f</w:t>
      </w:r>
      <w:r w:rsidRPr="00ED3698">
        <w:t>ree aqueous phase diffusion coefficient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ED3698">
        <w:t>) is 3.75</w:t>
      </w:r>
      <w:r w:rsidRPr="007E11F0">
        <w:t>×10</w:t>
      </w:r>
      <w:r w:rsidRPr="007E11F0">
        <w:rPr>
          <w:vertAlign w:val="superscript"/>
        </w:rPr>
        <w:t>-</w:t>
      </w:r>
      <w:r w:rsidR="007849BB">
        <w:rPr>
          <w:vertAlign w:val="superscript"/>
        </w:rPr>
        <w:t>8</w:t>
      </w:r>
      <w:r w:rsidR="007849BB" w:rsidRPr="00ED3698">
        <w:t> </w:t>
      </w:r>
      <w:r w:rsidRPr="00ED3698">
        <w:t>m</w:t>
      </w:r>
      <w:r w:rsidRPr="00ED3698">
        <w:rPr>
          <w:vertAlign w:val="superscript"/>
        </w:rPr>
        <w:t>2</w:t>
      </w:r>
      <w:r w:rsidRPr="00ED3698">
        <w:t xml:space="preserve"> s</w:t>
      </w:r>
      <w:r w:rsidRPr="00ED3698">
        <w:rPr>
          <w:vertAlign w:val="superscript"/>
        </w:rPr>
        <w:t>-1</w:t>
      </w:r>
      <w:r w:rsidR="004474F5">
        <w:t xml:space="preserve">.  </w:t>
      </w:r>
      <w:r w:rsidRPr="00ED3698">
        <w:t>The effective diffusion coefficient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Pr="00ED3698">
        <w:t>) is calculated:</w:t>
      </w:r>
    </w:p>
    <w:p w14:paraId="5C2065A1" w14:textId="77777777" w:rsidR="00AA22E8" w:rsidRPr="00582036" w:rsidRDefault="00AA22E8" w:rsidP="00AA22E8"/>
    <w:tbl>
      <w:tblPr>
        <w:tblW w:w="0" w:type="auto"/>
        <w:tblLook w:val="04A0" w:firstRow="1" w:lastRow="0" w:firstColumn="1" w:lastColumn="0" w:noHBand="0" w:noVBand="1"/>
      </w:tblPr>
      <w:tblGrid>
        <w:gridCol w:w="6298"/>
        <w:gridCol w:w="2342"/>
      </w:tblGrid>
      <w:tr w:rsidR="00582036" w:rsidRPr="00D910F5" w14:paraId="6909D6FB" w14:textId="77777777" w:rsidTr="00083980">
        <w:trPr>
          <w:trHeight w:val="819"/>
        </w:trPr>
        <w:tc>
          <w:tcPr>
            <w:tcW w:w="7054" w:type="dxa"/>
            <w:vAlign w:val="center"/>
            <w:hideMark/>
          </w:tcPr>
          <w:p w14:paraId="61E7AD46" w14:textId="77777777" w:rsidR="00582036" w:rsidRPr="00D910F5" w:rsidRDefault="004E7FA7" w:rsidP="00083980">
            <w:pPr>
              <w:rPr>
                <w:rFonts w:cs="Arial"/>
                <w:szCs w:val="22"/>
              </w:rP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ϕτD</m:t>
                    </m:r>
                  </m:e>
                  <m:sub>
                    <m:r>
                      <w:rPr>
                        <w:rFonts w:ascii="Cambria Math" w:hAnsi="Cambria Math"/>
                      </w:rPr>
                      <m:t>0</m:t>
                    </m:r>
                  </m:sub>
                </m:sSub>
              </m:oMath>
            </m:oMathPara>
          </w:p>
        </w:tc>
        <w:tc>
          <w:tcPr>
            <w:tcW w:w="2522" w:type="dxa"/>
            <w:vAlign w:val="center"/>
            <w:hideMark/>
          </w:tcPr>
          <w:p w14:paraId="0FEF43D4"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8</w:t>
            </w:r>
            <w:r w:rsidR="00582036">
              <w:rPr>
                <w:rFonts w:cs="Arial"/>
                <w:szCs w:val="22"/>
              </w:rPr>
              <w:fldChar w:fldCharType="end"/>
            </w:r>
          </w:p>
        </w:tc>
      </w:tr>
    </w:tbl>
    <w:p w14:paraId="39895983" w14:textId="77777777" w:rsidR="00AA22E8" w:rsidRPr="00ED3698" w:rsidRDefault="00AA22E8" w:rsidP="00AA22E8">
      <w:r w:rsidRPr="00ED3698">
        <w:t xml:space="preserve">In which </w:t>
      </w:r>
      <m:oMath>
        <m:r>
          <w:rPr>
            <w:rFonts w:ascii="Cambria Math" w:hAnsi="Cambria Math"/>
          </w:rPr>
          <m:t>ϕ</m:t>
        </m:r>
      </m:oMath>
      <w:r w:rsidRPr="00ED3698">
        <w:t xml:space="preserve"> is the porosity, and </w:t>
      </w:r>
      <m:oMath>
        <m:r>
          <w:rPr>
            <w:rFonts w:ascii="Cambria Math" w:hAnsi="Cambria Math"/>
          </w:rPr>
          <m:t>τ</m:t>
        </m:r>
      </m:oMath>
      <w:r w:rsidRPr="00ED3698">
        <w:t xml:space="preserve"> is the tortuosity.</w:t>
      </w:r>
    </w:p>
    <w:p w14:paraId="653BD9DE" w14:textId="77777777" w:rsidR="00AA22E8" w:rsidRPr="00ED3698" w:rsidRDefault="00AA22E8" w:rsidP="009D54B1">
      <w:pPr>
        <w:pStyle w:val="StyleHeading4Bold"/>
      </w:pPr>
      <w:bookmarkStart w:id="292" w:name="_Toc520374470"/>
      <w:r w:rsidRPr="00ED3698">
        <w:t>Analytic</w:t>
      </w:r>
      <w:r w:rsidR="00321623">
        <w:t>al</w:t>
      </w:r>
      <w:r w:rsidRPr="00ED3698">
        <w:t xml:space="preserve"> solution</w:t>
      </w:r>
      <w:bookmarkEnd w:id="292"/>
    </w:p>
    <w:p w14:paraId="44220D56" w14:textId="77777777" w:rsidR="00AA22E8" w:rsidRPr="00ED3698" w:rsidRDefault="00AA22E8" w:rsidP="00AA22E8">
      <w:r w:rsidRPr="00ED3698">
        <w:t>The analytic solution is derived fr</w:t>
      </w:r>
      <w:r w:rsidR="00321623">
        <w:t>om</w:t>
      </w:r>
      <w:r w:rsidRPr="00ED3698">
        <w:t xml:space="preserve"> the </w:t>
      </w:r>
      <w:r w:rsidR="00321623">
        <w:t xml:space="preserve">following </w:t>
      </w:r>
      <w:r w:rsidRPr="00ED3698">
        <w:t>equation (Crank 1975):</w:t>
      </w:r>
    </w:p>
    <w:tbl>
      <w:tblPr>
        <w:tblW w:w="0" w:type="auto"/>
        <w:tblLook w:val="04A0" w:firstRow="1" w:lastRow="0" w:firstColumn="1" w:lastColumn="0" w:noHBand="0" w:noVBand="1"/>
      </w:tblPr>
      <w:tblGrid>
        <w:gridCol w:w="6307"/>
        <w:gridCol w:w="2333"/>
      </w:tblGrid>
      <w:tr w:rsidR="00582036" w:rsidRPr="00D910F5" w14:paraId="2EEFBAFF" w14:textId="77777777" w:rsidTr="00582036">
        <w:trPr>
          <w:trHeight w:val="819"/>
        </w:trPr>
        <w:tc>
          <w:tcPr>
            <w:tcW w:w="6479" w:type="dxa"/>
            <w:vAlign w:val="center"/>
            <w:hideMark/>
          </w:tcPr>
          <w:p w14:paraId="69668776" w14:textId="77777777" w:rsidR="00582036" w:rsidRPr="00D910F5" w:rsidRDefault="004E7FA7" w:rsidP="00083980">
            <w:pPr>
              <w:rPr>
                <w:rFonts w:cs="Arial"/>
                <w:szCs w:val="22"/>
              </w:rPr>
            </w:pPr>
            <m:oMathPara>
              <m:oMath>
                <m:f>
                  <m:fPr>
                    <m:ctrlPr>
                      <w:rPr>
                        <w:rFonts w:ascii="Cambria Math" w:hAnsi="Cambria Math"/>
                        <w:i/>
                      </w:rPr>
                    </m:ctrlPr>
                  </m:fPr>
                  <m:num>
                    <m:r>
                      <w:rPr>
                        <w:rFonts w:ascii="Cambria Math" w:hAnsi="Cambria Math"/>
                      </w:rPr>
                      <m:t>d</m:t>
                    </m:r>
                  </m:num>
                  <m:den>
                    <m:r>
                      <w:rPr>
                        <w:rFonts w:ascii="Cambria Math" w:hAnsi="Cambria Math"/>
                      </w:rPr>
                      <m:t>dr</m:t>
                    </m:r>
                  </m:den>
                </m:f>
                <m:d>
                  <m:dPr>
                    <m:ctrlPr>
                      <w:rPr>
                        <w:rFonts w:ascii="Cambria Math" w:hAnsi="Cambria Math"/>
                        <w:i/>
                      </w:rPr>
                    </m:ctrlPr>
                  </m:dPr>
                  <m:e>
                    <m:r>
                      <w:rPr>
                        <w:rFonts w:ascii="Cambria Math" w:hAnsi="Cambria Math"/>
                      </w:rPr>
                      <m:t>rD</m:t>
                    </m:r>
                    <m:f>
                      <m:fPr>
                        <m:ctrlPr>
                          <w:rPr>
                            <w:rFonts w:ascii="Cambria Math" w:hAnsi="Cambria Math"/>
                            <w:i/>
                          </w:rPr>
                        </m:ctrlPr>
                      </m:fPr>
                      <m:num>
                        <m:r>
                          <w:rPr>
                            <w:rFonts w:ascii="Cambria Math" w:hAnsi="Cambria Math"/>
                          </w:rPr>
                          <m:t>dC</m:t>
                        </m:r>
                      </m:num>
                      <m:den>
                        <m:r>
                          <w:rPr>
                            <w:rFonts w:ascii="Cambria Math" w:hAnsi="Cambria Math"/>
                          </w:rPr>
                          <m:t>dr</m:t>
                        </m:r>
                      </m:den>
                    </m:f>
                  </m:e>
                </m:d>
                <m:r>
                  <w:rPr>
                    <w:rFonts w:ascii="Cambria Math" w:hAnsi="Cambria Math"/>
                  </w:rPr>
                  <m:t>=0,    a&lt;r&lt;b,</m:t>
                </m:r>
              </m:oMath>
            </m:oMathPara>
          </w:p>
        </w:tc>
        <w:tc>
          <w:tcPr>
            <w:tcW w:w="2377" w:type="dxa"/>
            <w:vAlign w:val="center"/>
            <w:hideMark/>
          </w:tcPr>
          <w:p w14:paraId="1D67B74D"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9</w:t>
            </w:r>
            <w:r w:rsidR="00582036">
              <w:rPr>
                <w:rFonts w:cs="Arial"/>
                <w:szCs w:val="22"/>
              </w:rPr>
              <w:fldChar w:fldCharType="end"/>
            </w:r>
          </w:p>
        </w:tc>
      </w:tr>
    </w:tbl>
    <w:p w14:paraId="3DE5A10D" w14:textId="77777777" w:rsidR="00AA22E8" w:rsidRPr="00ED3698" w:rsidRDefault="00AA22E8" w:rsidP="00AA22E8">
      <w:r w:rsidRPr="00ED3698">
        <w:t>With constant boundary conditions:</w:t>
      </w:r>
    </w:p>
    <w:tbl>
      <w:tblPr>
        <w:tblW w:w="0" w:type="auto"/>
        <w:tblLook w:val="04A0" w:firstRow="1" w:lastRow="0" w:firstColumn="1" w:lastColumn="0" w:noHBand="0" w:noVBand="1"/>
      </w:tblPr>
      <w:tblGrid>
        <w:gridCol w:w="6293"/>
        <w:gridCol w:w="2347"/>
      </w:tblGrid>
      <w:tr w:rsidR="00582036" w:rsidRPr="00D910F5" w14:paraId="567CC421" w14:textId="77777777" w:rsidTr="00582036">
        <w:trPr>
          <w:trHeight w:val="819"/>
        </w:trPr>
        <w:tc>
          <w:tcPr>
            <w:tcW w:w="6469" w:type="dxa"/>
            <w:vAlign w:val="center"/>
            <w:hideMark/>
          </w:tcPr>
          <w:p w14:paraId="2D605673" w14:textId="77777777" w:rsidR="00582036" w:rsidRPr="00D910F5" w:rsidRDefault="00582036" w:rsidP="00083980">
            <w:pPr>
              <w:rPr>
                <w:rFonts w:cs="Arial"/>
                <w:szCs w:val="22"/>
              </w:rPr>
            </w:pPr>
            <m:oMathPara>
              <m:oMath>
                <m:r>
                  <w:rPr>
                    <w:rFonts w:ascii="Cambria Math" w:hAnsi="Cambria Math"/>
                  </w:rPr>
                  <m:t>C</m:t>
                </m:r>
                <m:d>
                  <m:dPr>
                    <m:ctrlPr>
                      <w:rPr>
                        <w:rFonts w:ascii="Cambria Math" w:hAnsi="Cambria Math"/>
                        <w:i/>
                      </w:rPr>
                    </m:ctrlPr>
                  </m:dPr>
                  <m:e>
                    <m:r>
                      <w:rPr>
                        <w:rFonts w:ascii="Cambria Math" w:hAnsi="Cambria Math"/>
                      </w:rPr>
                      <m:t>a, 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2387" w:type="dxa"/>
            <w:vAlign w:val="center"/>
            <w:hideMark/>
          </w:tcPr>
          <w:p w14:paraId="63E154BD"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10</w:t>
            </w:r>
            <w:r w:rsidR="00582036">
              <w:rPr>
                <w:rFonts w:cs="Arial"/>
                <w:szCs w:val="22"/>
              </w:rPr>
              <w:fldChar w:fldCharType="end"/>
            </w:r>
          </w:p>
        </w:tc>
      </w:tr>
      <w:tr w:rsidR="00582036" w:rsidRPr="00D910F5" w14:paraId="4A1AC33A" w14:textId="77777777" w:rsidTr="00582036">
        <w:trPr>
          <w:trHeight w:val="819"/>
        </w:trPr>
        <w:tc>
          <w:tcPr>
            <w:tcW w:w="6469" w:type="dxa"/>
            <w:vAlign w:val="center"/>
            <w:hideMark/>
          </w:tcPr>
          <w:p w14:paraId="0B7D0E4B" w14:textId="77777777" w:rsidR="00582036" w:rsidRPr="00582036" w:rsidRDefault="00582036" w:rsidP="00083980">
            <w:pPr>
              <w:rPr>
                <w:rFonts w:ascii="Cambria Math" w:hAnsi="Cambria Math" w:hint="eastAsia"/>
                <w:oMath/>
              </w:rPr>
            </w:pPr>
            <m:oMathPara>
              <m:oMath>
                <m:r>
                  <w:rPr>
                    <w:rFonts w:ascii="Cambria Math" w:hAnsi="Cambria Math"/>
                  </w:rPr>
                  <m:t>C</m:t>
                </m:r>
                <m:d>
                  <m:dPr>
                    <m:ctrlPr>
                      <w:rPr>
                        <w:rFonts w:ascii="Cambria Math" w:hAnsi="Cambria Math"/>
                        <w:i/>
                      </w:rPr>
                    </m:ctrlPr>
                  </m:dPr>
                  <m:e>
                    <m:r>
                      <w:rPr>
                        <w:rFonts w:ascii="Cambria Math" w:hAnsi="Cambria Math"/>
                      </w:rPr>
                      <m:t>b, 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2387" w:type="dxa"/>
            <w:vAlign w:val="center"/>
            <w:hideMark/>
          </w:tcPr>
          <w:p w14:paraId="579A00BA"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11</w:t>
            </w:r>
            <w:r w:rsidR="00582036">
              <w:rPr>
                <w:rFonts w:cs="Arial"/>
                <w:szCs w:val="22"/>
              </w:rPr>
              <w:fldChar w:fldCharType="end"/>
            </w:r>
          </w:p>
        </w:tc>
      </w:tr>
    </w:tbl>
    <w:p w14:paraId="7FC051DF" w14:textId="77777777" w:rsidR="00AA22E8" w:rsidRPr="00ED3698" w:rsidRDefault="00321623" w:rsidP="00AA22E8">
      <w:r>
        <w:t>T</w:t>
      </w:r>
      <w:r w:rsidR="00AA22E8" w:rsidRPr="00ED3698">
        <w:t xml:space="preserve">he solution </w:t>
      </w:r>
      <w:r>
        <w:t>becomes</w:t>
      </w:r>
      <w:r w:rsidR="00AA22E8" w:rsidRPr="00ED3698">
        <w:t>:</w:t>
      </w:r>
    </w:p>
    <w:tbl>
      <w:tblPr>
        <w:tblW w:w="0" w:type="auto"/>
        <w:tblLook w:val="04A0" w:firstRow="1" w:lastRow="0" w:firstColumn="1" w:lastColumn="0" w:noHBand="0" w:noVBand="1"/>
      </w:tblPr>
      <w:tblGrid>
        <w:gridCol w:w="6316"/>
        <w:gridCol w:w="2324"/>
      </w:tblGrid>
      <w:tr w:rsidR="00582036" w:rsidRPr="00D910F5" w14:paraId="7EAD21C1" w14:textId="77777777" w:rsidTr="00083980">
        <w:trPr>
          <w:trHeight w:val="819"/>
        </w:trPr>
        <w:tc>
          <w:tcPr>
            <w:tcW w:w="6479" w:type="dxa"/>
            <w:vAlign w:val="center"/>
            <w:hideMark/>
          </w:tcPr>
          <w:p w14:paraId="1011D4FF" w14:textId="77777777" w:rsidR="00582036" w:rsidRPr="00D910F5" w:rsidRDefault="00582036" w:rsidP="00083980">
            <w:pPr>
              <w:rPr>
                <w:rFonts w:cs="Arial"/>
                <w:szCs w:val="22"/>
              </w:rPr>
            </w:pPr>
            <m:oMathPara>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sty m:val="p"/>
                                  </m:rPr>
                                  <w:rPr>
                                    <w:rFonts w:ascii="Cambria Math" w:hAnsi="Cambria Math"/>
                                  </w:rPr>
                                  <m:t>b</m:t>
                                </m:r>
                              </m:num>
                              <m:den>
                                <m:r>
                                  <m:rPr>
                                    <m:sty m:val="p"/>
                                  </m:rPr>
                                  <w:rPr>
                                    <w:rFonts w:ascii="Cambria Math" w:hAnsi="Cambria Math"/>
                                  </w:rPr>
                                  <m:t>r</m:t>
                                </m:r>
                              </m:den>
                            </m:f>
                          </m:e>
                        </m:d>
                      </m:e>
                    </m:func>
                    <m:r>
                      <m:rPr>
                        <m:sty m:val="p"/>
                      </m:rP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sty m:val="p"/>
                                  </m:rPr>
                                  <w:rPr>
                                    <w:rFonts w:ascii="Cambria Math" w:hAnsi="Cambria Math"/>
                                  </w:rPr>
                                  <m:t>r</m:t>
                                </m:r>
                              </m:num>
                              <m:den>
                                <m:r>
                                  <m:rPr>
                                    <m:sty m:val="p"/>
                                  </m:rPr>
                                  <w:rPr>
                                    <w:rFonts w:ascii="Cambria Math" w:hAnsi="Cambria Math"/>
                                  </w:rPr>
                                  <m:t>a</m:t>
                                </m:r>
                              </m:den>
                            </m:f>
                          </m:e>
                        </m:d>
                      </m:e>
                    </m:func>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sty m:val="p"/>
                                  </m:rPr>
                                  <w:rPr>
                                    <w:rFonts w:ascii="Cambria Math" w:hAnsi="Cambria Math"/>
                                  </w:rPr>
                                  <m:t>b</m:t>
                                </m:r>
                              </m:num>
                              <m:den>
                                <m:r>
                                  <m:rPr>
                                    <m:sty m:val="p"/>
                                  </m:rPr>
                                  <w:rPr>
                                    <w:rFonts w:ascii="Cambria Math" w:hAnsi="Cambria Math"/>
                                  </w:rPr>
                                  <m:t>a</m:t>
                                </m:r>
                              </m:den>
                            </m:f>
                          </m:e>
                        </m:d>
                      </m:e>
                    </m:func>
                  </m:den>
                </m:f>
              </m:oMath>
            </m:oMathPara>
          </w:p>
        </w:tc>
        <w:tc>
          <w:tcPr>
            <w:tcW w:w="2377" w:type="dxa"/>
            <w:vAlign w:val="center"/>
            <w:hideMark/>
          </w:tcPr>
          <w:p w14:paraId="1724ED37"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12</w:t>
            </w:r>
            <w:r w:rsidR="00582036">
              <w:rPr>
                <w:rFonts w:cs="Arial"/>
                <w:szCs w:val="22"/>
              </w:rPr>
              <w:fldChar w:fldCharType="end"/>
            </w:r>
          </w:p>
        </w:tc>
      </w:tr>
    </w:tbl>
    <w:p w14:paraId="52F4F3F4" w14:textId="3BFE2058" w:rsidR="00AA22E8" w:rsidRDefault="00AA22E8" w:rsidP="00AA22E8">
      <w:r w:rsidRPr="00ED3698">
        <w:t>In which a and b are the inner and outer radi</w:t>
      </w:r>
      <w:r w:rsidR="00321623">
        <w:t>i</w:t>
      </w:r>
      <w:r w:rsidRPr="00ED3698">
        <w:t>, C</w:t>
      </w:r>
      <w:r w:rsidRPr="00ED3698">
        <w:rPr>
          <w:vertAlign w:val="subscript"/>
        </w:rPr>
        <w:t>1</w:t>
      </w:r>
      <w:r w:rsidRPr="00ED3698">
        <w:t xml:space="preserve"> and C</w:t>
      </w:r>
      <w:r w:rsidRPr="00ED3698">
        <w:rPr>
          <w:vertAlign w:val="subscript"/>
        </w:rPr>
        <w:t>2</w:t>
      </w:r>
      <w:r w:rsidRPr="00ED3698">
        <w:t xml:space="preserve"> are the constant concentration</w:t>
      </w:r>
      <w:r w:rsidR="00321623">
        <w:t>s</w:t>
      </w:r>
      <w:r w:rsidRPr="00ED3698">
        <w:t xml:space="preserve"> </w:t>
      </w:r>
      <w:r w:rsidR="00321623">
        <w:t>in</w:t>
      </w:r>
      <w:r w:rsidRPr="00ED3698">
        <w:t xml:space="preserve"> the inner </w:t>
      </w:r>
      <w:r w:rsidR="00321623">
        <w:t>reservoir (</w:t>
      </w:r>
      <w:r w:rsidR="004474F5">
        <w:t xml:space="preserve">i.e. </w:t>
      </w:r>
      <w:r w:rsidRPr="00ED3698">
        <w:t>borehole surface</w:t>
      </w:r>
      <w:r w:rsidR="00321623">
        <w:t>)</w:t>
      </w:r>
      <w:r w:rsidRPr="00ED3698">
        <w:t xml:space="preserve"> and the outer </w:t>
      </w:r>
      <w:r w:rsidR="00321623">
        <w:t>reserservoir (</w:t>
      </w:r>
      <w:r w:rsidR="004474F5">
        <w:t xml:space="preserve">i.e. </w:t>
      </w:r>
      <w:r w:rsidR="00321623">
        <w:t xml:space="preserve">outer </w:t>
      </w:r>
      <w:r w:rsidRPr="00ED3698">
        <w:t>cylinder surface</w:t>
      </w:r>
      <w:r w:rsidR="00321623">
        <w:t>)</w:t>
      </w:r>
      <w:r w:rsidRPr="00ED3698">
        <w:t>, respectively</w:t>
      </w:r>
      <w:r w:rsidR="004474F5">
        <w:t xml:space="preserve">.  </w:t>
      </w:r>
    </w:p>
    <w:p w14:paraId="1A3FC7D0" w14:textId="77777777" w:rsidR="00E22332" w:rsidRPr="00ED3698" w:rsidRDefault="00E22332" w:rsidP="00E22332">
      <w:pPr>
        <w:keepNext/>
        <w:jc w:val="center"/>
      </w:pPr>
      <w:r w:rsidRPr="00ED3698">
        <w:rPr>
          <w:noProof/>
          <w:lang w:val="en-CA" w:eastAsia="zh-CN"/>
        </w:rPr>
        <w:lastRenderedPageBreak/>
        <w:drawing>
          <wp:inline distT="0" distB="0" distL="0" distR="0" wp14:anchorId="707A5959" wp14:editId="20C28BC4">
            <wp:extent cx="3954065" cy="3514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955354" cy="3515871"/>
                    </a:xfrm>
                    <a:prstGeom prst="rect">
                      <a:avLst/>
                    </a:prstGeom>
                    <a:noFill/>
                    <a:ln>
                      <a:noFill/>
                    </a:ln>
                  </pic:spPr>
                </pic:pic>
              </a:graphicData>
            </a:graphic>
          </wp:inline>
        </w:drawing>
      </w:r>
    </w:p>
    <w:p w14:paraId="1BE126D2" w14:textId="0DCD3E01" w:rsidR="00E22332" w:rsidRPr="00ED3698" w:rsidRDefault="00E22332" w:rsidP="00E22332">
      <w:pPr>
        <w:pStyle w:val="Caption"/>
      </w:pPr>
      <w:bookmarkStart w:id="293" w:name="_Ref355624523"/>
      <w:bookmarkStart w:id="294" w:name="_Toc520375039"/>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23</w:t>
      </w:r>
      <w:r w:rsidR="00183C7C">
        <w:fldChar w:fldCharType="end"/>
      </w:r>
      <w:bookmarkEnd w:id="293"/>
      <w:r w:rsidR="00572609">
        <w:t xml:space="preserve">: </w:t>
      </w:r>
      <w:r w:rsidR="008B622E" w:rsidRPr="00ED3698">
        <w:t>Comparison of analytic</w:t>
      </w:r>
      <w:r w:rsidR="008B622E">
        <w:t>al</w:t>
      </w:r>
      <w:r w:rsidR="008B622E" w:rsidRPr="00ED3698">
        <w:t xml:space="preserve"> </w:t>
      </w:r>
      <w:r w:rsidR="008B622E">
        <w:t xml:space="preserve">solution </w:t>
      </w:r>
      <w:r w:rsidR="008B622E" w:rsidRPr="00ED3698">
        <w:t xml:space="preserve">and concentration profiles </w:t>
      </w:r>
      <w:r w:rsidR="008B622E">
        <w:t xml:space="preserve">obtained with </w:t>
      </w:r>
      <w:r w:rsidR="0076771D">
        <w:t>MIN3P-THCm</w:t>
      </w:r>
      <w:r w:rsidR="008B622E">
        <w:t xml:space="preserve"> </w:t>
      </w:r>
      <w:r w:rsidR="008B622E" w:rsidRPr="00ED3698">
        <w:t xml:space="preserve">for the 1D </w:t>
      </w:r>
      <w:r w:rsidR="008B622E">
        <w:t>steady-state</w:t>
      </w:r>
      <w:r w:rsidR="008B622E" w:rsidRPr="00ED3698">
        <w:t xml:space="preserve"> diffusion problem in radial coordinate</w:t>
      </w:r>
      <w:r w:rsidR="008B622E">
        <w:t>s</w:t>
      </w:r>
      <w:bookmarkEnd w:id="294"/>
    </w:p>
    <w:p w14:paraId="279AF8DE" w14:textId="77777777" w:rsidR="00E22332" w:rsidRPr="00ED3698" w:rsidRDefault="00E22332" w:rsidP="00AA22E8"/>
    <w:p w14:paraId="7F4A276C" w14:textId="77777777" w:rsidR="00AA22E8" w:rsidRPr="00ED3698" w:rsidRDefault="00AA22E8" w:rsidP="009D54B1">
      <w:pPr>
        <w:pStyle w:val="StyleHeading4Bold"/>
      </w:pPr>
      <w:bookmarkStart w:id="295" w:name="_Toc520374471"/>
      <w:r w:rsidRPr="00ED3698">
        <w:t>Results</w:t>
      </w:r>
      <w:bookmarkEnd w:id="295"/>
    </w:p>
    <w:p w14:paraId="5AD76513" w14:textId="747B8BC7" w:rsidR="00AA22E8" w:rsidRPr="00ED3698" w:rsidRDefault="00AA22E8" w:rsidP="00AA22E8">
      <w:r w:rsidRPr="00ED3698">
        <w:t xml:space="preserve">The simulated concentration profile at steady-state </w:t>
      </w:r>
      <w:r w:rsidR="00321623">
        <w:t>is</w:t>
      </w:r>
      <w:r w:rsidRPr="00ED3698">
        <w:t xml:space="preserve"> </w:t>
      </w:r>
      <w:r w:rsidR="00341D8C">
        <w:t xml:space="preserve">verified </w:t>
      </w:r>
      <w:r w:rsidR="00321623">
        <w:t>against the</w:t>
      </w:r>
      <w:r w:rsidR="00341D8C">
        <w:t xml:space="preserve"> </w:t>
      </w:r>
      <w:r w:rsidRPr="00ED3698">
        <w:t>analytic</w:t>
      </w:r>
      <w:r w:rsidR="00321623">
        <w:t>al</w:t>
      </w:r>
      <w:r w:rsidRPr="00ED3698">
        <w:t xml:space="preserve"> solution (</w:t>
      </w:r>
      <w:r w:rsidR="009C4449">
        <w:fldChar w:fldCharType="begin"/>
      </w:r>
      <w:r w:rsidR="009C4449">
        <w:instrText xml:space="preserve"> REF _Ref355624523 \h  \* MERGEFORMAT </w:instrText>
      </w:r>
      <w:r w:rsidR="009C4449">
        <w:fldChar w:fldCharType="separate"/>
      </w:r>
      <w:r w:rsidR="00B560DA" w:rsidRPr="00ED3698">
        <w:t xml:space="preserve">Figure </w:t>
      </w:r>
      <w:r w:rsidR="00B560DA">
        <w:rPr>
          <w:noProof/>
        </w:rPr>
        <w:t>2.23</w:t>
      </w:r>
      <w:r w:rsidR="009C4449">
        <w:fldChar w:fldCharType="end"/>
      </w:r>
      <w:r w:rsidRPr="00ED3698">
        <w:t>)</w:t>
      </w:r>
      <w:r w:rsidR="004474F5">
        <w:t xml:space="preserve">.  </w:t>
      </w:r>
      <w:r w:rsidR="0076771D">
        <w:t>MIN3P-THCm</w:t>
      </w:r>
      <w:r w:rsidR="00321623">
        <w:t xml:space="preserve"> results compare favorably to the results of the analytical solution.</w:t>
      </w:r>
    </w:p>
    <w:p w14:paraId="144D7A13" w14:textId="77777777" w:rsidR="00AA22E8" w:rsidRPr="00ED3698" w:rsidRDefault="00AA22E8" w:rsidP="00AA22E8"/>
    <w:p w14:paraId="7B50DB27" w14:textId="77777777" w:rsidR="00A95059" w:rsidRPr="00192E8E" w:rsidRDefault="00A95059" w:rsidP="00A95059">
      <w:pPr>
        <w:pStyle w:val="StyleHeading4Bold"/>
      </w:pPr>
      <w:bookmarkStart w:id="296" w:name="_Toc520374472"/>
      <w:r>
        <w:t>File locations</w:t>
      </w:r>
      <w:bookmarkEnd w:id="296"/>
    </w:p>
    <w:p w14:paraId="67F46678" w14:textId="77777777" w:rsidR="00E22332" w:rsidRPr="00ED3698" w:rsidRDefault="00E22332" w:rsidP="00E22332">
      <w:r w:rsidRPr="00ED3698">
        <w:t xml:space="preserve">The input file for the 1D steady-state diffusion </w:t>
      </w:r>
      <w:r>
        <w:t xml:space="preserve">problem </w:t>
      </w:r>
      <w:r w:rsidRPr="00ED3698">
        <w:t>in radial coordinate</w:t>
      </w:r>
      <w:r>
        <w:t>s</w:t>
      </w:r>
      <w:r w:rsidRPr="00ED3698">
        <w:t xml:space="preserve"> can be found </w:t>
      </w:r>
      <w:r>
        <w:t>at:</w:t>
      </w:r>
    </w:p>
    <w:p w14:paraId="260BFAD0" w14:textId="77777777" w:rsidR="00E22332" w:rsidRDefault="00BB31AD" w:rsidP="00E22332">
      <w:pPr>
        <w:rPr>
          <w:i/>
        </w:rPr>
      </w:pPr>
      <w:r>
        <w:rPr>
          <w:i/>
        </w:rPr>
        <w:t>.</w:t>
      </w:r>
      <w:r w:rsidRPr="00BB31AD">
        <w:rPr>
          <w:i/>
        </w:rPr>
        <w:t>\benchmarks</w:t>
      </w:r>
      <w:r w:rsidR="00E22332">
        <w:rPr>
          <w:i/>
        </w:rPr>
        <w:t>\benchmarks_standard\reactran\</w:t>
      </w:r>
      <w:r w:rsidR="00E22332" w:rsidRPr="00ED3698">
        <w:rPr>
          <w:i/>
        </w:rPr>
        <w:t>diff_rc_s\diff-rc-s.dat</w:t>
      </w:r>
    </w:p>
    <w:p w14:paraId="34A1C2A6" w14:textId="77777777" w:rsidR="004B0811" w:rsidRPr="00ED3698" w:rsidRDefault="004B0811" w:rsidP="004B0811">
      <w:pPr>
        <w:rPr>
          <w:i/>
        </w:rPr>
      </w:pPr>
      <w:r w:rsidRPr="00990FF2">
        <w:t>Database</w:t>
      </w:r>
      <w:r w:rsidR="00990FF2">
        <w:rPr>
          <w:i/>
        </w:rPr>
        <w:t xml:space="preserve"> </w:t>
      </w:r>
      <w:r w:rsidR="00990FF2">
        <w:t>can be found under</w:t>
      </w:r>
      <w:r>
        <w:rPr>
          <w:i/>
        </w:rPr>
        <w:t>:  .</w:t>
      </w:r>
      <w:r w:rsidRPr="00BB31AD">
        <w:rPr>
          <w:i/>
        </w:rPr>
        <w:t>\benchmarks\database\default</w:t>
      </w:r>
    </w:p>
    <w:p w14:paraId="3CB51FEA" w14:textId="77777777" w:rsidR="00AA22E8" w:rsidRPr="00ED3698" w:rsidRDefault="00AA22E8" w:rsidP="007F4015">
      <w:pPr>
        <w:pStyle w:val="Simpleline"/>
      </w:pPr>
    </w:p>
    <w:p w14:paraId="0B962409" w14:textId="77777777" w:rsidR="00AA22E8" w:rsidRPr="00ED3698" w:rsidRDefault="00AA22E8" w:rsidP="00683FEC">
      <w:pPr>
        <w:pStyle w:val="Heading3"/>
      </w:pPr>
      <w:bookmarkStart w:id="297" w:name="_Ref364354505"/>
      <w:bookmarkStart w:id="298" w:name="_Toc520374473"/>
      <w:r w:rsidRPr="00ED3698">
        <w:t xml:space="preserve">Transient diffusion </w:t>
      </w:r>
      <w:r w:rsidR="00E22332">
        <w:t xml:space="preserve">- </w:t>
      </w:r>
      <w:r w:rsidRPr="00ED3698">
        <w:t>radial coordinate</w:t>
      </w:r>
      <w:r w:rsidR="00E22332">
        <w:t>s</w:t>
      </w:r>
      <w:bookmarkEnd w:id="297"/>
      <w:bookmarkEnd w:id="298"/>
    </w:p>
    <w:p w14:paraId="19F12073" w14:textId="77777777" w:rsidR="00AA22E8" w:rsidRPr="00ED3698" w:rsidRDefault="00771FFF" w:rsidP="009D54B1">
      <w:pPr>
        <w:pStyle w:val="StyleHeading4Bold"/>
      </w:pPr>
      <w:bookmarkStart w:id="299" w:name="_Toc520374474"/>
      <w:r>
        <w:t>Problem definition</w:t>
      </w:r>
      <w:bookmarkEnd w:id="299"/>
    </w:p>
    <w:p w14:paraId="52769193" w14:textId="152F4BD8" w:rsidR="00AA22E8" w:rsidRPr="00ED3698" w:rsidRDefault="00AA22E8" w:rsidP="00AA22E8">
      <w:r w:rsidRPr="00ED3698">
        <w:t xml:space="preserve">This benchmark is </w:t>
      </w:r>
      <w:r w:rsidR="00E22332">
        <w:t xml:space="preserve">a </w:t>
      </w:r>
      <w:r w:rsidRPr="00ED3698">
        <w:t xml:space="preserve">1D transient diffusion problem </w:t>
      </w:r>
      <w:r w:rsidR="00E22332">
        <w:t>for a</w:t>
      </w:r>
      <w:r w:rsidR="00E22332" w:rsidRPr="00ED3698">
        <w:t xml:space="preserve"> radial coordinate</w:t>
      </w:r>
      <w:r w:rsidR="00E22332">
        <w:t xml:space="preserve"> system</w:t>
      </w:r>
      <w:r w:rsidR="00E22332" w:rsidRPr="00ED3698">
        <w:t xml:space="preserve"> without advection</w:t>
      </w:r>
      <w:r w:rsidR="004474F5">
        <w:t xml:space="preserve">.  </w:t>
      </w:r>
      <w:r w:rsidR="00BC2F67">
        <w:t>It is verified against the analytical solution (</w:t>
      </w:r>
      <w:r w:rsidR="00BC2F67" w:rsidRPr="00ED3698">
        <w:t>Crank 1975</w:t>
      </w:r>
      <w:r w:rsidR="00BC2F67">
        <w:t>).</w:t>
      </w:r>
    </w:p>
    <w:p w14:paraId="29BB9E47" w14:textId="77777777" w:rsidR="00AA22E8" w:rsidRPr="00ED3698" w:rsidRDefault="00B3171D" w:rsidP="009D54B1">
      <w:pPr>
        <w:pStyle w:val="StyleHeading4Bold"/>
      </w:pPr>
      <w:bookmarkStart w:id="300" w:name="_Toc520374475"/>
      <w:r>
        <w:lastRenderedPageBreak/>
        <w:t>Model setup</w:t>
      </w:r>
      <w:bookmarkEnd w:id="300"/>
    </w:p>
    <w:p w14:paraId="1DB3D686" w14:textId="69F1D55A" w:rsidR="00AA22E8" w:rsidRDefault="00E22332" w:rsidP="00AA22E8">
      <w:r w:rsidRPr="00ED3698">
        <w:t xml:space="preserve">A 1D model with </w:t>
      </w:r>
      <w:r>
        <w:t xml:space="preserve">a radius of </w:t>
      </w:r>
      <w:r w:rsidRPr="00ED3698">
        <w:t>1.0 m is discretized into 500 control volumes</w:t>
      </w:r>
      <w:r w:rsidR="004474F5">
        <w:t xml:space="preserve">.  </w:t>
      </w:r>
      <w:r w:rsidR="00AA22E8" w:rsidRPr="00ED3698">
        <w:t>This model represents a 2D solid cylinder with r</w:t>
      </w:r>
      <w:r w:rsidR="00AA22E8" w:rsidRPr="00ED3698">
        <w:rPr>
          <w:vertAlign w:val="subscript"/>
        </w:rPr>
        <w:t>out</w:t>
      </w:r>
      <w:r w:rsidR="00AA22E8" w:rsidRPr="00ED3698">
        <w:t xml:space="preserve"> = a (</w:t>
      </w:r>
      <w:r w:rsidR="005F5019">
        <w:fldChar w:fldCharType="begin"/>
      </w:r>
      <w:r w:rsidR="00AA22E8">
        <w:instrText xml:space="preserve"> REF _Ref364329745 \h </w:instrText>
      </w:r>
      <w:r w:rsidR="005F5019">
        <w:fldChar w:fldCharType="separate"/>
      </w:r>
      <w:r w:rsidR="00B560DA">
        <w:t xml:space="preserve">Figure </w:t>
      </w:r>
      <w:r w:rsidR="00B560DA">
        <w:rPr>
          <w:noProof/>
        </w:rPr>
        <w:t>2</w:t>
      </w:r>
      <w:r w:rsidR="00B560DA">
        <w:t>.</w:t>
      </w:r>
      <w:r w:rsidR="00B560DA">
        <w:rPr>
          <w:noProof/>
        </w:rPr>
        <w:t>24</w:t>
      </w:r>
      <w:r w:rsidR="005F5019">
        <w:fldChar w:fldCharType="end"/>
      </w:r>
      <w:r w:rsidR="00AA22E8" w:rsidRPr="00ED3698">
        <w:t>)</w:t>
      </w:r>
      <w:r w:rsidR="004474F5">
        <w:t xml:space="preserve">.  </w:t>
      </w:r>
      <w:r w:rsidR="00AA22E8" w:rsidRPr="00ED3698">
        <w:t xml:space="preserve">The tracer </w:t>
      </w:r>
      <w:r>
        <w:t>HTO</w:t>
      </w:r>
      <w:r w:rsidR="00AA22E8" w:rsidRPr="00ED3698">
        <w:t xml:space="preserve"> is the only component considered in the problem</w:t>
      </w:r>
      <w:r w:rsidR="004474F5">
        <w:t xml:space="preserve">.  </w:t>
      </w:r>
      <w:r>
        <w:t>The</w:t>
      </w:r>
      <w:r w:rsidR="00AA22E8" w:rsidRPr="00ED3698">
        <w:t xml:space="preserve"> initial </w:t>
      </w:r>
      <w:r>
        <w:t xml:space="preserve">tracer </w:t>
      </w:r>
      <w:r w:rsidR="00AA22E8" w:rsidRPr="00ED3698">
        <w:t xml:space="preserve">concentration (IC) </w:t>
      </w:r>
      <w:r>
        <w:t xml:space="preserve">in </w:t>
      </w:r>
      <w:r w:rsidR="00AA22E8" w:rsidRPr="00ED3698">
        <w:t xml:space="preserve">the </w:t>
      </w:r>
      <w:r>
        <w:t>entire</w:t>
      </w:r>
      <w:r w:rsidR="00AA22E8" w:rsidRPr="00ED3698">
        <w:t xml:space="preserve"> domain and concentrations at the </w:t>
      </w:r>
      <w:r>
        <w:t>center</w:t>
      </w:r>
      <w:r w:rsidR="00AA22E8" w:rsidRPr="00ED3698">
        <w:t xml:space="preserve"> and outer boundaries (BC) are listed in </w:t>
      </w:r>
      <w:r w:rsidR="009C4449">
        <w:fldChar w:fldCharType="begin"/>
      </w:r>
      <w:r w:rsidR="009C4449">
        <w:instrText xml:space="preserve"> REF _Ref355626481 \h  \* MERGEFORMAT </w:instrText>
      </w:r>
      <w:r w:rsidR="009C4449">
        <w:fldChar w:fldCharType="separate"/>
      </w:r>
      <w:r w:rsidR="00B560DA" w:rsidRPr="00033D2C">
        <w:t xml:space="preserve">Table </w:t>
      </w:r>
      <w:r w:rsidR="00B560DA">
        <w:rPr>
          <w:noProof/>
        </w:rPr>
        <w:t>2.29</w:t>
      </w:r>
      <w:r w:rsidR="009C4449">
        <w:fldChar w:fldCharType="end"/>
      </w:r>
      <w:r w:rsidR="004474F5">
        <w:t xml:space="preserve">.  </w:t>
      </w:r>
      <w:r w:rsidR="00AA22E8" w:rsidRPr="00ED3698">
        <w:t>The tracer diffuses from the outer boundary into the cylinder.</w:t>
      </w:r>
    </w:p>
    <w:p w14:paraId="17398629" w14:textId="77777777" w:rsidR="00E22332" w:rsidRPr="00ED3698" w:rsidRDefault="00E22332" w:rsidP="00AA22E8"/>
    <w:p w14:paraId="14DC7E35" w14:textId="77777777" w:rsidR="00AA22E8" w:rsidRDefault="00AA22E8" w:rsidP="00FB5B76">
      <w:pPr>
        <w:keepNext/>
        <w:jc w:val="center"/>
      </w:pPr>
      <w:r>
        <w:rPr>
          <w:noProof/>
          <w:lang w:val="en-CA" w:eastAsia="zh-CN"/>
        </w:rPr>
        <w:drawing>
          <wp:inline distT="0" distB="0" distL="0" distR="0" wp14:anchorId="6278AF59" wp14:editId="00309173">
            <wp:extent cx="2168983" cy="2066925"/>
            <wp:effectExtent l="0" t="0" r="3175"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6278" t="2628" r="1516" b="1738"/>
                    <a:stretch/>
                  </pic:blipFill>
                  <pic:spPr bwMode="auto">
                    <a:xfrm>
                      <a:off x="0" y="0"/>
                      <a:ext cx="2169899" cy="2067798"/>
                    </a:xfrm>
                    <a:prstGeom prst="rect">
                      <a:avLst/>
                    </a:prstGeom>
                    <a:noFill/>
                    <a:ln>
                      <a:noFill/>
                    </a:ln>
                    <a:extLst>
                      <a:ext uri="{53640926-AAD7-44D8-BBD7-CCE9431645EC}">
                        <a14:shadowObscured xmlns:a14="http://schemas.microsoft.com/office/drawing/2010/main"/>
                      </a:ext>
                    </a:extLst>
                  </pic:spPr>
                </pic:pic>
              </a:graphicData>
            </a:graphic>
          </wp:inline>
        </w:drawing>
      </w:r>
    </w:p>
    <w:p w14:paraId="69E26A47" w14:textId="7971C4D0" w:rsidR="00AA22E8" w:rsidRPr="00ED3698" w:rsidRDefault="00AA22E8" w:rsidP="00687205">
      <w:pPr>
        <w:pStyle w:val="StyleCaptionTableCaptionCentered"/>
        <w:rPr>
          <w:lang w:eastAsia="zh-CN"/>
        </w:rPr>
      </w:pPr>
      <w:bookmarkStart w:id="301" w:name="_Ref364329745"/>
      <w:bookmarkStart w:id="302" w:name="_Toc520375040"/>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24</w:t>
      </w:r>
      <w:r w:rsidR="00183C7C">
        <w:fldChar w:fldCharType="end"/>
      </w:r>
      <w:bookmarkEnd w:id="301"/>
      <w:r w:rsidR="00572609">
        <w:t xml:space="preserve">: </w:t>
      </w:r>
      <w:r w:rsidR="00E22332">
        <w:rPr>
          <w:lang w:eastAsia="zh-CN"/>
        </w:rPr>
        <w:t>C</w:t>
      </w:r>
      <w:r>
        <w:t>oncept</w:t>
      </w:r>
      <w:r w:rsidR="00E22332">
        <w:t>ual</w:t>
      </w:r>
      <w:r>
        <w:t xml:space="preserve"> model of the 1D transient diffusion problem </w:t>
      </w:r>
      <w:r w:rsidR="00E22332">
        <w:rPr>
          <w:lang w:eastAsia="zh-CN"/>
        </w:rPr>
        <w:t>for</w:t>
      </w:r>
      <w:r w:rsidR="00E22332" w:rsidRPr="008C5A76">
        <w:rPr>
          <w:lang w:eastAsia="zh-CN"/>
        </w:rPr>
        <w:t xml:space="preserve"> </w:t>
      </w:r>
      <w:r w:rsidR="00E22332">
        <w:rPr>
          <w:lang w:eastAsia="zh-CN"/>
        </w:rPr>
        <w:t xml:space="preserve">a </w:t>
      </w:r>
      <w:r w:rsidR="00E22332" w:rsidRPr="008C5A76">
        <w:rPr>
          <w:lang w:eastAsia="zh-CN"/>
        </w:rPr>
        <w:t>radial coordinate</w:t>
      </w:r>
      <w:r w:rsidR="00E22332">
        <w:rPr>
          <w:lang w:eastAsia="zh-CN"/>
        </w:rPr>
        <w:t xml:space="preserve"> system</w:t>
      </w:r>
      <w:r>
        <w:t xml:space="preserve">, </w:t>
      </w:r>
      <w:r w:rsidRPr="00FB5B76">
        <w:rPr>
          <w:i/>
        </w:rPr>
        <w:t>a</w:t>
      </w:r>
      <w:r w:rsidR="00E22332">
        <w:t xml:space="preserve"> defines</w:t>
      </w:r>
      <w:r>
        <w:t xml:space="preserve"> the outer radius</w:t>
      </w:r>
      <w:bookmarkEnd w:id="302"/>
    </w:p>
    <w:p w14:paraId="2E141A62" w14:textId="77777777" w:rsidR="00AA22E8" w:rsidRDefault="00AA22E8" w:rsidP="000B39EA">
      <w:pPr>
        <w:pStyle w:val="Simpleline"/>
      </w:pPr>
    </w:p>
    <w:p w14:paraId="73528808" w14:textId="77777777" w:rsidR="00990FF2" w:rsidRPr="00ED3698" w:rsidRDefault="00990FF2" w:rsidP="000B39EA">
      <w:pPr>
        <w:pStyle w:val="Simpleline"/>
      </w:pPr>
    </w:p>
    <w:p w14:paraId="4039A227" w14:textId="1B70E19B" w:rsidR="00AA22E8" w:rsidRPr="00033D2C" w:rsidRDefault="00AA22E8" w:rsidP="00990FF2">
      <w:pPr>
        <w:pStyle w:val="StyleCaptionTableCaptionBold"/>
        <w:rPr>
          <w:lang w:eastAsia="zh-CN"/>
        </w:rPr>
      </w:pPr>
      <w:bookmarkStart w:id="303" w:name="_Ref355626481"/>
      <w:bookmarkStart w:id="304" w:name="_Toc520374905"/>
      <w:r w:rsidRPr="00033D2C">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29</w:t>
      </w:r>
      <w:r w:rsidR="00FE1AD3">
        <w:fldChar w:fldCharType="end"/>
      </w:r>
      <w:bookmarkEnd w:id="303"/>
      <w:r w:rsidR="00572609">
        <w:t xml:space="preserve">: </w:t>
      </w:r>
      <w:r w:rsidR="004704EF" w:rsidRPr="007B1E2A">
        <w:t xml:space="preserve">Initial </w:t>
      </w:r>
      <w:r w:rsidR="004704EF">
        <w:t>and</w:t>
      </w:r>
      <w:r w:rsidR="004704EF" w:rsidRPr="007B1E2A">
        <w:t xml:space="preserve"> boundary </w:t>
      </w:r>
      <w:r w:rsidR="004704EF">
        <w:t xml:space="preserve">conditions for </w:t>
      </w:r>
      <w:r w:rsidR="004704EF" w:rsidRPr="007B1E2A">
        <w:t>reactive transport</w:t>
      </w:r>
      <w:bookmarkEnd w:id="304"/>
    </w:p>
    <w:tbl>
      <w:tblPr>
        <w:tblW w:w="4281" w:type="pct"/>
        <w:jc w:val="center"/>
        <w:tblBorders>
          <w:top w:val="single" w:sz="4" w:space="0" w:color="auto"/>
          <w:bottom w:val="single" w:sz="4" w:space="0" w:color="auto"/>
        </w:tblBorders>
        <w:tblLook w:val="04A0" w:firstRow="1" w:lastRow="0" w:firstColumn="1" w:lastColumn="0" w:noHBand="0" w:noVBand="1"/>
      </w:tblPr>
      <w:tblGrid>
        <w:gridCol w:w="1969"/>
        <w:gridCol w:w="1930"/>
        <w:gridCol w:w="1216"/>
        <w:gridCol w:w="1226"/>
        <w:gridCol w:w="1057"/>
      </w:tblGrid>
      <w:tr w:rsidR="00E22332" w:rsidRPr="001A3618" w14:paraId="45CE8680" w14:textId="77777777" w:rsidTr="00E22332">
        <w:trPr>
          <w:trHeight w:val="300"/>
          <w:jc w:val="center"/>
        </w:trPr>
        <w:tc>
          <w:tcPr>
            <w:tcW w:w="1339" w:type="pct"/>
            <w:tcBorders>
              <w:bottom w:val="single" w:sz="4" w:space="0" w:color="auto"/>
            </w:tcBorders>
            <w:shd w:val="clear" w:color="auto" w:fill="D9D9D9"/>
            <w:noWrap/>
            <w:vAlign w:val="bottom"/>
            <w:hideMark/>
          </w:tcPr>
          <w:p w14:paraId="7E0E86C2" w14:textId="77777777" w:rsidR="00E22332" w:rsidRPr="001A3618" w:rsidRDefault="00E22332" w:rsidP="001A3618">
            <w:pPr>
              <w:spacing w:before="0" w:after="0"/>
              <w:rPr>
                <w:b/>
                <w:color w:val="000000"/>
                <w:lang w:eastAsia="en-CA"/>
              </w:rPr>
            </w:pPr>
            <w:r w:rsidRPr="001A3618">
              <w:rPr>
                <w:b/>
                <w:color w:val="000000"/>
                <w:lang w:eastAsia="en-CA"/>
              </w:rPr>
              <w:t>Parameter</w:t>
            </w:r>
          </w:p>
        </w:tc>
        <w:tc>
          <w:tcPr>
            <w:tcW w:w="1273" w:type="pct"/>
            <w:tcBorders>
              <w:bottom w:val="single" w:sz="4" w:space="0" w:color="auto"/>
            </w:tcBorders>
            <w:shd w:val="clear" w:color="auto" w:fill="D9D9D9"/>
            <w:noWrap/>
            <w:vAlign w:val="bottom"/>
            <w:hideMark/>
          </w:tcPr>
          <w:p w14:paraId="0E54C374" w14:textId="77777777" w:rsidR="00E22332" w:rsidRPr="001A3618" w:rsidRDefault="00E22332" w:rsidP="001A3618">
            <w:pPr>
              <w:spacing w:before="0" w:after="0"/>
              <w:jc w:val="center"/>
              <w:rPr>
                <w:b/>
                <w:color w:val="000000"/>
                <w:lang w:eastAsia="zh-CN"/>
              </w:rPr>
            </w:pPr>
            <w:r w:rsidRPr="001A3618">
              <w:rPr>
                <w:b/>
                <w:color w:val="000000"/>
                <w:lang w:eastAsia="en-CA"/>
              </w:rPr>
              <w:t>I</w:t>
            </w:r>
            <w:r>
              <w:rPr>
                <w:rFonts w:hint="eastAsia"/>
                <w:b/>
                <w:color w:val="000000"/>
                <w:lang w:eastAsia="zh-CN"/>
              </w:rPr>
              <w:t xml:space="preserve">nitial </w:t>
            </w:r>
            <w:r w:rsidRPr="001A3618">
              <w:rPr>
                <w:b/>
                <w:color w:val="000000"/>
                <w:lang w:eastAsia="en-CA"/>
              </w:rPr>
              <w:t>C</w:t>
            </w:r>
            <w:r>
              <w:rPr>
                <w:rFonts w:hint="eastAsia"/>
                <w:b/>
                <w:color w:val="000000"/>
                <w:lang w:eastAsia="zh-CN"/>
              </w:rPr>
              <w:t>ondition</w:t>
            </w:r>
          </w:p>
        </w:tc>
        <w:tc>
          <w:tcPr>
            <w:tcW w:w="1666" w:type="pct"/>
            <w:gridSpan w:val="2"/>
            <w:tcBorders>
              <w:bottom w:val="single" w:sz="4" w:space="0" w:color="auto"/>
            </w:tcBorders>
            <w:shd w:val="clear" w:color="auto" w:fill="D9D9D9"/>
          </w:tcPr>
          <w:p w14:paraId="64DB0019" w14:textId="77777777" w:rsidR="00E22332" w:rsidRPr="001A3618" w:rsidRDefault="00E22332" w:rsidP="00BD5C69">
            <w:pPr>
              <w:spacing w:before="0" w:after="0"/>
              <w:jc w:val="center"/>
              <w:rPr>
                <w:b/>
                <w:color w:val="000000"/>
                <w:lang w:eastAsia="zh-CN"/>
              </w:rPr>
            </w:pPr>
            <w:r>
              <w:rPr>
                <w:rFonts w:hint="eastAsia"/>
                <w:b/>
                <w:color w:val="000000"/>
                <w:lang w:eastAsia="zh-CN"/>
              </w:rPr>
              <w:t>Boundary Condition</w:t>
            </w:r>
          </w:p>
        </w:tc>
        <w:tc>
          <w:tcPr>
            <w:tcW w:w="722" w:type="pct"/>
            <w:tcBorders>
              <w:bottom w:val="single" w:sz="4" w:space="0" w:color="auto"/>
            </w:tcBorders>
            <w:shd w:val="clear" w:color="auto" w:fill="D9D9D9"/>
            <w:noWrap/>
            <w:vAlign w:val="bottom"/>
            <w:hideMark/>
          </w:tcPr>
          <w:p w14:paraId="409F9972" w14:textId="77777777" w:rsidR="00E22332" w:rsidRPr="001A3618" w:rsidRDefault="00E22332" w:rsidP="001A3618">
            <w:pPr>
              <w:spacing w:before="0" w:after="0"/>
              <w:rPr>
                <w:b/>
                <w:color w:val="000000"/>
                <w:lang w:eastAsia="en-CA"/>
              </w:rPr>
            </w:pPr>
            <w:r w:rsidRPr="001A3618">
              <w:rPr>
                <w:b/>
                <w:color w:val="000000"/>
                <w:lang w:eastAsia="en-CA"/>
              </w:rPr>
              <w:t>Unit</w:t>
            </w:r>
          </w:p>
        </w:tc>
      </w:tr>
      <w:tr w:rsidR="00E22332" w:rsidRPr="00ED3698" w14:paraId="1335FAE2" w14:textId="77777777" w:rsidTr="00E22332">
        <w:trPr>
          <w:trHeight w:val="300"/>
          <w:jc w:val="center"/>
        </w:trPr>
        <w:tc>
          <w:tcPr>
            <w:tcW w:w="1339" w:type="pct"/>
            <w:tcBorders>
              <w:top w:val="single" w:sz="4" w:space="0" w:color="auto"/>
              <w:bottom w:val="single" w:sz="4" w:space="0" w:color="auto"/>
            </w:tcBorders>
            <w:shd w:val="clear" w:color="auto" w:fill="auto"/>
            <w:noWrap/>
            <w:vAlign w:val="bottom"/>
          </w:tcPr>
          <w:p w14:paraId="1F0ABF68" w14:textId="77777777" w:rsidR="00E22332" w:rsidRPr="00ED3698" w:rsidRDefault="00E22332" w:rsidP="001A3618">
            <w:pPr>
              <w:spacing w:before="0" w:after="0"/>
              <w:rPr>
                <w:i/>
                <w:color w:val="000000"/>
                <w:sz w:val="22"/>
                <w:szCs w:val="22"/>
              </w:rPr>
            </w:pPr>
            <w:r w:rsidRPr="00F4591F">
              <w:rPr>
                <w:i/>
                <w:color w:val="000000"/>
                <w:sz w:val="22"/>
                <w:szCs w:val="22"/>
              </w:rPr>
              <w:t>Aqueous phase</w:t>
            </w:r>
          </w:p>
        </w:tc>
        <w:tc>
          <w:tcPr>
            <w:tcW w:w="1273" w:type="pct"/>
            <w:tcBorders>
              <w:top w:val="single" w:sz="4" w:space="0" w:color="auto"/>
              <w:bottom w:val="single" w:sz="4" w:space="0" w:color="auto"/>
            </w:tcBorders>
            <w:shd w:val="clear" w:color="auto" w:fill="auto"/>
            <w:noWrap/>
          </w:tcPr>
          <w:p w14:paraId="7A5DC9A0" w14:textId="77777777" w:rsidR="00E22332" w:rsidRPr="00ED3698" w:rsidRDefault="00E22332" w:rsidP="001A3618">
            <w:pPr>
              <w:spacing w:before="0" w:after="0"/>
              <w:jc w:val="center"/>
            </w:pPr>
          </w:p>
        </w:tc>
        <w:tc>
          <w:tcPr>
            <w:tcW w:w="830" w:type="pct"/>
            <w:tcBorders>
              <w:top w:val="single" w:sz="4" w:space="0" w:color="auto"/>
              <w:bottom w:val="single" w:sz="4" w:space="0" w:color="auto"/>
            </w:tcBorders>
          </w:tcPr>
          <w:p w14:paraId="7B0CFEF3" w14:textId="77777777" w:rsidR="00E22332" w:rsidRPr="00ED3698" w:rsidRDefault="00E22332" w:rsidP="001A3618">
            <w:pPr>
              <w:spacing w:before="0" w:after="0"/>
              <w:jc w:val="center"/>
            </w:pPr>
            <w:r w:rsidRPr="00ED3698">
              <w:t>center</w:t>
            </w:r>
          </w:p>
        </w:tc>
        <w:tc>
          <w:tcPr>
            <w:tcW w:w="836" w:type="pct"/>
            <w:tcBorders>
              <w:top w:val="single" w:sz="4" w:space="0" w:color="auto"/>
              <w:bottom w:val="single" w:sz="4" w:space="0" w:color="auto"/>
            </w:tcBorders>
          </w:tcPr>
          <w:p w14:paraId="3C9DABFC" w14:textId="77777777" w:rsidR="00E22332" w:rsidRPr="00ED3698" w:rsidRDefault="00E22332" w:rsidP="001A3618">
            <w:pPr>
              <w:spacing w:before="0" w:after="0"/>
              <w:rPr>
                <w:color w:val="000000"/>
                <w:lang w:eastAsia="en-CA"/>
              </w:rPr>
            </w:pPr>
            <w:r w:rsidRPr="00ED3698">
              <w:rPr>
                <w:color w:val="000000"/>
                <w:lang w:eastAsia="en-CA"/>
              </w:rPr>
              <w:t>outer</w:t>
            </w:r>
          </w:p>
        </w:tc>
        <w:tc>
          <w:tcPr>
            <w:tcW w:w="722" w:type="pct"/>
            <w:tcBorders>
              <w:top w:val="single" w:sz="4" w:space="0" w:color="auto"/>
              <w:bottom w:val="single" w:sz="4" w:space="0" w:color="auto"/>
            </w:tcBorders>
            <w:shd w:val="clear" w:color="auto" w:fill="auto"/>
            <w:noWrap/>
          </w:tcPr>
          <w:p w14:paraId="07DBB832" w14:textId="77777777" w:rsidR="00E22332" w:rsidRPr="00ED3698" w:rsidRDefault="00E22332" w:rsidP="001A3618">
            <w:pPr>
              <w:spacing w:before="0" w:after="0"/>
              <w:rPr>
                <w:color w:val="000000"/>
                <w:lang w:eastAsia="en-CA"/>
              </w:rPr>
            </w:pPr>
          </w:p>
        </w:tc>
      </w:tr>
      <w:tr w:rsidR="00E22332" w:rsidRPr="00ED3698" w14:paraId="6F2B5AD5" w14:textId="77777777" w:rsidTr="00E22332">
        <w:trPr>
          <w:trHeight w:val="300"/>
          <w:jc w:val="center"/>
        </w:trPr>
        <w:tc>
          <w:tcPr>
            <w:tcW w:w="1339" w:type="pct"/>
            <w:tcBorders>
              <w:top w:val="single" w:sz="4" w:space="0" w:color="auto"/>
              <w:bottom w:val="single" w:sz="4" w:space="0" w:color="auto"/>
            </w:tcBorders>
            <w:shd w:val="clear" w:color="auto" w:fill="auto"/>
            <w:noWrap/>
            <w:vAlign w:val="bottom"/>
            <w:hideMark/>
          </w:tcPr>
          <w:p w14:paraId="18E663BB" w14:textId="77777777" w:rsidR="00E22332" w:rsidRPr="00ED3698" w:rsidRDefault="00E22332" w:rsidP="001A3618">
            <w:pPr>
              <w:spacing w:before="0" w:after="0"/>
              <w:rPr>
                <w:color w:val="000000"/>
                <w:sz w:val="22"/>
                <w:szCs w:val="22"/>
                <w:lang w:eastAsia="zh-CN"/>
              </w:rPr>
            </w:pPr>
            <w:r>
              <w:rPr>
                <w:rFonts w:hint="eastAsia"/>
                <w:color w:val="000000"/>
                <w:sz w:val="22"/>
                <w:szCs w:val="22"/>
                <w:lang w:eastAsia="zh-CN"/>
              </w:rPr>
              <w:t>HTO</w:t>
            </w:r>
          </w:p>
        </w:tc>
        <w:tc>
          <w:tcPr>
            <w:tcW w:w="1273" w:type="pct"/>
            <w:tcBorders>
              <w:top w:val="single" w:sz="4" w:space="0" w:color="auto"/>
              <w:bottom w:val="single" w:sz="4" w:space="0" w:color="auto"/>
            </w:tcBorders>
            <w:shd w:val="clear" w:color="auto" w:fill="auto"/>
            <w:noWrap/>
            <w:hideMark/>
          </w:tcPr>
          <w:p w14:paraId="598CB62D" w14:textId="77777777" w:rsidR="00E22332" w:rsidRPr="00ED3698" w:rsidRDefault="00E22332" w:rsidP="001A3618">
            <w:pPr>
              <w:spacing w:before="0" w:after="0"/>
              <w:jc w:val="center"/>
            </w:pPr>
            <w:r w:rsidRPr="00ED3698">
              <w:t>1.0</w:t>
            </w:r>
            <w:r w:rsidRPr="007E11F0">
              <w:t>×10</w:t>
            </w:r>
            <w:r w:rsidRPr="007E11F0">
              <w:rPr>
                <w:vertAlign w:val="superscript"/>
              </w:rPr>
              <w:t>-1</w:t>
            </w:r>
            <w:r w:rsidRPr="00033D2C">
              <w:rPr>
                <w:vertAlign w:val="superscript"/>
              </w:rPr>
              <w:t>00</w:t>
            </w:r>
          </w:p>
        </w:tc>
        <w:tc>
          <w:tcPr>
            <w:tcW w:w="830" w:type="pct"/>
            <w:tcBorders>
              <w:top w:val="single" w:sz="4" w:space="0" w:color="auto"/>
              <w:bottom w:val="single" w:sz="4" w:space="0" w:color="auto"/>
            </w:tcBorders>
          </w:tcPr>
          <w:p w14:paraId="0635D3DD" w14:textId="77777777" w:rsidR="00E22332" w:rsidRPr="00ED3698" w:rsidRDefault="00E22332" w:rsidP="001A3618">
            <w:pPr>
              <w:spacing w:before="0" w:after="0"/>
              <w:jc w:val="center"/>
            </w:pPr>
            <w:r w:rsidRPr="00ED3698">
              <w:t>1.0</w:t>
            </w:r>
            <w:r w:rsidRPr="007E11F0">
              <w:t>×10</w:t>
            </w:r>
            <w:r w:rsidRPr="007E11F0">
              <w:rPr>
                <w:vertAlign w:val="superscript"/>
              </w:rPr>
              <w:t>-1</w:t>
            </w:r>
            <w:r w:rsidRPr="00033D2C">
              <w:rPr>
                <w:vertAlign w:val="superscript"/>
              </w:rPr>
              <w:t>00</w:t>
            </w:r>
          </w:p>
        </w:tc>
        <w:tc>
          <w:tcPr>
            <w:tcW w:w="836" w:type="pct"/>
            <w:tcBorders>
              <w:top w:val="single" w:sz="4" w:space="0" w:color="auto"/>
              <w:bottom w:val="single" w:sz="4" w:space="0" w:color="auto"/>
            </w:tcBorders>
          </w:tcPr>
          <w:p w14:paraId="5A0D6DE5" w14:textId="77777777" w:rsidR="00E22332" w:rsidRPr="00ED3698" w:rsidRDefault="00E22332" w:rsidP="001A3618">
            <w:pPr>
              <w:spacing w:before="0" w:after="0"/>
              <w:rPr>
                <w:color w:val="000000"/>
                <w:lang w:eastAsia="en-CA"/>
              </w:rPr>
            </w:pPr>
            <w:r w:rsidRPr="00ED3698">
              <w:t>1.0</w:t>
            </w:r>
          </w:p>
        </w:tc>
        <w:tc>
          <w:tcPr>
            <w:tcW w:w="722" w:type="pct"/>
            <w:tcBorders>
              <w:top w:val="single" w:sz="4" w:space="0" w:color="auto"/>
              <w:bottom w:val="single" w:sz="4" w:space="0" w:color="auto"/>
            </w:tcBorders>
            <w:shd w:val="clear" w:color="auto" w:fill="auto"/>
            <w:noWrap/>
            <w:hideMark/>
          </w:tcPr>
          <w:p w14:paraId="503DD543" w14:textId="77777777" w:rsidR="00E22332" w:rsidRPr="00ED3698" w:rsidRDefault="00E22332" w:rsidP="00BD06F1">
            <w:pPr>
              <w:spacing w:before="0" w:after="0"/>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bl>
    <w:p w14:paraId="6D488201" w14:textId="77777777" w:rsidR="00AA22E8" w:rsidRPr="00ED3698" w:rsidRDefault="00AA22E8" w:rsidP="000B39EA">
      <w:pPr>
        <w:pStyle w:val="Simpleline"/>
      </w:pPr>
    </w:p>
    <w:p w14:paraId="11B05E79" w14:textId="77777777" w:rsidR="00AA22E8" w:rsidRPr="00ED3698" w:rsidRDefault="00AA22E8" w:rsidP="009D54B1">
      <w:pPr>
        <w:pStyle w:val="StyleHeading4Bold"/>
      </w:pPr>
      <w:bookmarkStart w:id="305" w:name="_Toc520374476"/>
      <w:r w:rsidRPr="00ED3698">
        <w:t>Parameters</w:t>
      </w:r>
      <w:bookmarkEnd w:id="305"/>
    </w:p>
    <w:p w14:paraId="3624F00B" w14:textId="3AC2D9E7" w:rsidR="00AA22E8" w:rsidRPr="00ED3698" w:rsidRDefault="00E22332" w:rsidP="00AA22E8">
      <w:r w:rsidRPr="00ED3698">
        <w:t>The parameters of the porous medi</w:t>
      </w:r>
      <w:r>
        <w:t>um</w:t>
      </w:r>
      <w:r w:rsidRPr="00ED3698">
        <w:t xml:space="preserve"> are: porosity and tortuosity </w:t>
      </w:r>
      <w:r>
        <w:t>are set to 1</w:t>
      </w:r>
      <w:r w:rsidR="00F36FCF">
        <w:t xml:space="preserve"> </w:t>
      </w:r>
      <w:r w:rsidR="007849BB">
        <w:t>and 0.</w:t>
      </w:r>
      <w:r w:rsidR="00F36FCF">
        <w:t>1</w:t>
      </w:r>
      <w:r w:rsidR="007849BB">
        <w:t>, respectively</w:t>
      </w:r>
      <w:r>
        <w:t xml:space="preserve"> </w:t>
      </w:r>
      <w:r w:rsidRPr="00ED3698">
        <w:t xml:space="preserve">for the </w:t>
      </w:r>
      <w:r>
        <w:t>entire</w:t>
      </w:r>
      <w:r w:rsidRPr="00ED3698">
        <w:t xml:space="preserve"> domain</w:t>
      </w:r>
      <w:r w:rsidR="004474F5">
        <w:t xml:space="preserve">.  </w:t>
      </w:r>
      <w:r>
        <w:t>The f</w:t>
      </w:r>
      <w:r w:rsidR="00AA22E8" w:rsidRPr="00ED3698">
        <w:t>ree aqueous phase diffusion coefficient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AA22E8" w:rsidRPr="00ED3698">
        <w:t>) is 3.75</w:t>
      </w:r>
      <w:r w:rsidR="00AA22E8" w:rsidRPr="007E11F0">
        <w:t>×10</w:t>
      </w:r>
      <w:r w:rsidR="00AA22E8" w:rsidRPr="007E11F0">
        <w:rPr>
          <w:vertAlign w:val="superscript"/>
        </w:rPr>
        <w:t>-</w:t>
      </w:r>
      <w:r w:rsidR="007849BB">
        <w:rPr>
          <w:vertAlign w:val="superscript"/>
        </w:rPr>
        <w:t>8</w:t>
      </w:r>
      <w:r w:rsidR="007849BB" w:rsidRPr="00ED3698">
        <w:t> </w:t>
      </w:r>
      <w:r w:rsidR="00AA22E8" w:rsidRPr="00ED3698">
        <w:t>m</w:t>
      </w:r>
      <w:r w:rsidR="00AA22E8" w:rsidRPr="00ED3698">
        <w:rPr>
          <w:vertAlign w:val="superscript"/>
        </w:rPr>
        <w:t>2</w:t>
      </w:r>
      <w:r w:rsidR="00AA22E8" w:rsidRPr="00ED3698">
        <w:t xml:space="preserve"> s</w:t>
      </w:r>
      <w:r w:rsidR="00AA22E8" w:rsidRPr="00ED3698">
        <w:rPr>
          <w:vertAlign w:val="superscript"/>
        </w:rPr>
        <w:t>-1</w:t>
      </w:r>
      <w:r w:rsidR="004474F5">
        <w:t xml:space="preserve">.  </w:t>
      </w:r>
      <w:r w:rsidR="00AA22E8" w:rsidRPr="00ED3698">
        <w:t>The effective diffusion coefficient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AA22E8" w:rsidRPr="00ED3698">
        <w:t>) is calculated</w:t>
      </w:r>
      <w:r>
        <w:t xml:space="preserve"> as</w:t>
      </w:r>
      <w:r w:rsidR="00AA22E8" w:rsidRPr="00ED3698">
        <w:t>:</w:t>
      </w:r>
    </w:p>
    <w:tbl>
      <w:tblPr>
        <w:tblW w:w="0" w:type="auto"/>
        <w:tblLook w:val="04A0" w:firstRow="1" w:lastRow="0" w:firstColumn="1" w:lastColumn="0" w:noHBand="0" w:noVBand="1"/>
      </w:tblPr>
      <w:tblGrid>
        <w:gridCol w:w="6304"/>
        <w:gridCol w:w="2336"/>
      </w:tblGrid>
      <w:tr w:rsidR="00582036" w:rsidRPr="00D910F5" w14:paraId="44823DF3" w14:textId="77777777" w:rsidTr="00083980">
        <w:trPr>
          <w:trHeight w:val="819"/>
        </w:trPr>
        <w:tc>
          <w:tcPr>
            <w:tcW w:w="6479" w:type="dxa"/>
            <w:vAlign w:val="center"/>
            <w:hideMark/>
          </w:tcPr>
          <w:p w14:paraId="4219B6A7" w14:textId="77777777" w:rsidR="00582036" w:rsidRPr="00D910F5" w:rsidRDefault="004E7FA7" w:rsidP="00083980">
            <w:pPr>
              <w:rPr>
                <w:rFonts w:cs="Arial"/>
                <w:szCs w:val="22"/>
              </w:rP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ϕτD</m:t>
                    </m:r>
                  </m:e>
                  <m:sub>
                    <m:r>
                      <w:rPr>
                        <w:rFonts w:ascii="Cambria Math" w:hAnsi="Cambria Math"/>
                      </w:rPr>
                      <m:t>0</m:t>
                    </m:r>
                  </m:sub>
                </m:sSub>
              </m:oMath>
            </m:oMathPara>
          </w:p>
        </w:tc>
        <w:tc>
          <w:tcPr>
            <w:tcW w:w="2377" w:type="dxa"/>
            <w:vAlign w:val="center"/>
            <w:hideMark/>
          </w:tcPr>
          <w:p w14:paraId="6F810AA5"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13</w:t>
            </w:r>
            <w:r w:rsidR="00582036">
              <w:rPr>
                <w:rFonts w:cs="Arial"/>
                <w:szCs w:val="22"/>
              </w:rPr>
              <w:fldChar w:fldCharType="end"/>
            </w:r>
          </w:p>
        </w:tc>
      </w:tr>
    </w:tbl>
    <w:p w14:paraId="538F5D3B" w14:textId="77777777" w:rsidR="00AA22E8" w:rsidRPr="00ED3698" w:rsidRDefault="00AA22E8" w:rsidP="00AA22E8">
      <w:r w:rsidRPr="00ED3698">
        <w:t xml:space="preserve">In which </w:t>
      </w:r>
      <m:oMath>
        <m:r>
          <w:rPr>
            <w:rFonts w:ascii="Cambria Math" w:hAnsi="Cambria Math"/>
          </w:rPr>
          <m:t>ϕ</m:t>
        </m:r>
      </m:oMath>
      <w:r w:rsidRPr="00ED3698">
        <w:t xml:space="preserve"> is the porosity, and </w:t>
      </w:r>
      <m:oMath>
        <m:r>
          <w:rPr>
            <w:rFonts w:ascii="Cambria Math" w:hAnsi="Cambria Math"/>
          </w:rPr>
          <m:t>τ</m:t>
        </m:r>
      </m:oMath>
      <w:r w:rsidRPr="00ED3698">
        <w:t xml:space="preserve"> is the tortuosity.</w:t>
      </w:r>
    </w:p>
    <w:p w14:paraId="3DF884FD" w14:textId="77777777" w:rsidR="00AA22E8" w:rsidRPr="00ED3698" w:rsidRDefault="00AA22E8" w:rsidP="009D54B1">
      <w:pPr>
        <w:pStyle w:val="StyleHeading4Bold"/>
      </w:pPr>
      <w:bookmarkStart w:id="306" w:name="_Toc520374477"/>
      <w:r w:rsidRPr="00ED3698">
        <w:t>Analytic</w:t>
      </w:r>
      <w:r w:rsidR="00E22332">
        <w:t>al</w:t>
      </w:r>
      <w:r w:rsidRPr="00ED3698">
        <w:t xml:space="preserve"> solution</w:t>
      </w:r>
      <w:bookmarkEnd w:id="306"/>
    </w:p>
    <w:p w14:paraId="0212AE9D" w14:textId="77777777" w:rsidR="00AA22E8" w:rsidRPr="00ED3698" w:rsidRDefault="00AA22E8" w:rsidP="00AA22E8">
      <w:r w:rsidRPr="00ED3698">
        <w:t>The analytic</w:t>
      </w:r>
      <w:r w:rsidR="00E22332">
        <w:t>al</w:t>
      </w:r>
      <w:r w:rsidRPr="00ED3698">
        <w:t xml:space="preserve"> solution is derived fr</w:t>
      </w:r>
      <w:r w:rsidR="00E22332">
        <w:t>om</w:t>
      </w:r>
      <w:r w:rsidRPr="00ED3698">
        <w:t xml:space="preserve"> the equation (Crank 1975):</w:t>
      </w:r>
    </w:p>
    <w:tbl>
      <w:tblPr>
        <w:tblW w:w="0" w:type="auto"/>
        <w:tblLook w:val="04A0" w:firstRow="1" w:lastRow="0" w:firstColumn="1" w:lastColumn="0" w:noHBand="0" w:noVBand="1"/>
      </w:tblPr>
      <w:tblGrid>
        <w:gridCol w:w="6314"/>
        <w:gridCol w:w="2326"/>
      </w:tblGrid>
      <w:tr w:rsidR="00582036" w:rsidRPr="00D910F5" w14:paraId="60FAB09D" w14:textId="77777777" w:rsidTr="00083980">
        <w:trPr>
          <w:trHeight w:val="819"/>
        </w:trPr>
        <w:tc>
          <w:tcPr>
            <w:tcW w:w="6479" w:type="dxa"/>
            <w:vAlign w:val="center"/>
            <w:hideMark/>
          </w:tcPr>
          <w:p w14:paraId="21C16234" w14:textId="77777777" w:rsidR="00582036" w:rsidRPr="00D910F5" w:rsidRDefault="004E7FA7" w:rsidP="00083980">
            <w:pPr>
              <w:rPr>
                <w:rFonts w:cs="Arial"/>
                <w:szCs w:val="22"/>
              </w:rPr>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r>
                      <w:rPr>
                        <w:rFonts w:ascii="Cambria Math" w:hAnsi="Cambria Math"/>
                      </w:rPr>
                      <m:t>rD</m:t>
                    </m:r>
                    <m:f>
                      <m:fPr>
                        <m:ctrlPr>
                          <w:rPr>
                            <w:rFonts w:ascii="Cambria Math" w:hAnsi="Cambria Math"/>
                            <w:i/>
                          </w:rPr>
                        </m:ctrlPr>
                      </m:fPr>
                      <m:num>
                        <m:r>
                          <w:rPr>
                            <w:rFonts w:ascii="Cambria Math" w:hAnsi="Cambria Math"/>
                          </w:rPr>
                          <m:t>∂C</m:t>
                        </m:r>
                      </m:num>
                      <m:den>
                        <m:r>
                          <w:rPr>
                            <w:rFonts w:ascii="Cambria Math" w:hAnsi="Cambria Math"/>
                          </w:rPr>
                          <m:t>∂r</m:t>
                        </m:r>
                      </m:den>
                    </m:f>
                  </m:e>
                </m:d>
                <m:r>
                  <w:rPr>
                    <w:rFonts w:ascii="Cambria Math" w:hAnsi="Cambria Math"/>
                  </w:rPr>
                  <m:t>,    0&lt;r&lt;a,</m:t>
                </m:r>
              </m:oMath>
            </m:oMathPara>
          </w:p>
        </w:tc>
        <w:tc>
          <w:tcPr>
            <w:tcW w:w="2377" w:type="dxa"/>
            <w:vAlign w:val="center"/>
            <w:hideMark/>
          </w:tcPr>
          <w:p w14:paraId="12E11BF8"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14</w:t>
            </w:r>
            <w:r w:rsidR="00582036">
              <w:rPr>
                <w:rFonts w:cs="Arial"/>
                <w:szCs w:val="22"/>
              </w:rPr>
              <w:fldChar w:fldCharType="end"/>
            </w:r>
          </w:p>
        </w:tc>
      </w:tr>
    </w:tbl>
    <w:p w14:paraId="0C5667BB" w14:textId="77777777" w:rsidR="00AA22E8" w:rsidRPr="00ED3698" w:rsidRDefault="00AA22E8" w:rsidP="00AA22E8">
      <w:r w:rsidRPr="00ED3698">
        <w:t>With constant boundary conditions:</w:t>
      </w:r>
    </w:p>
    <w:p w14:paraId="69D62B9A" w14:textId="77777777" w:rsidR="00AA22E8" w:rsidRPr="00ED3698" w:rsidRDefault="00AA22E8" w:rsidP="00AA22E8">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r=a, t≥0,</m:t>
          </m:r>
        </m:oMath>
      </m:oMathPara>
    </w:p>
    <w:p w14:paraId="58539566" w14:textId="77777777" w:rsidR="00AA22E8" w:rsidRPr="00ED3698" w:rsidRDefault="00AA22E8" w:rsidP="00AA22E8">
      <m:oMathPara>
        <m:oMath>
          <m:r>
            <w:rPr>
              <w:rFonts w:ascii="Cambria Math" w:hAnsi="Cambria Math"/>
            </w:rPr>
            <m:t>C=f</m:t>
          </m:r>
          <m:d>
            <m:dPr>
              <m:ctrlPr>
                <w:rPr>
                  <w:rFonts w:ascii="Cambria Math" w:hAnsi="Cambria Math"/>
                  <w:i/>
                </w:rPr>
              </m:ctrlPr>
            </m:dPr>
            <m:e>
              <m:r>
                <w:rPr>
                  <w:rFonts w:ascii="Cambria Math" w:hAnsi="Cambria Math"/>
                </w:rPr>
                <m:t>r</m:t>
              </m:r>
            </m:e>
          </m:d>
          <m:r>
            <w:rPr>
              <w:rFonts w:ascii="Cambria Math" w:hAnsi="Cambria Math"/>
            </w:rPr>
            <m:t>,   0&lt; r&lt;a, t=0,</m:t>
          </m:r>
        </m:oMath>
      </m:oMathPara>
    </w:p>
    <w:p w14:paraId="19975DD2" w14:textId="77777777" w:rsidR="00AA22E8" w:rsidRPr="00ED3698" w:rsidRDefault="00AA22E8" w:rsidP="00AA22E8">
      <w:r w:rsidRPr="00ED3698">
        <w:t>When f(r)=C</w:t>
      </w:r>
      <w:r w:rsidRPr="00ED3698">
        <w:rPr>
          <w:vertAlign w:val="subscript"/>
        </w:rPr>
        <w:t>1</w:t>
      </w:r>
      <w:r w:rsidRPr="00ED3698">
        <w:t>, for small times and large r/a,  the solution is:</w:t>
      </w:r>
    </w:p>
    <w:tbl>
      <w:tblPr>
        <w:tblW w:w="0" w:type="auto"/>
        <w:tblLook w:val="04A0" w:firstRow="1" w:lastRow="0" w:firstColumn="1" w:lastColumn="0" w:noHBand="0" w:noVBand="1"/>
      </w:tblPr>
      <w:tblGrid>
        <w:gridCol w:w="6337"/>
        <w:gridCol w:w="2303"/>
      </w:tblGrid>
      <w:tr w:rsidR="00582036" w:rsidRPr="00D910F5" w14:paraId="2A0FDD3B" w14:textId="77777777" w:rsidTr="00083980">
        <w:trPr>
          <w:trHeight w:val="819"/>
        </w:trPr>
        <w:tc>
          <w:tcPr>
            <w:tcW w:w="6479" w:type="dxa"/>
            <w:vAlign w:val="center"/>
            <w:hideMark/>
          </w:tcPr>
          <w:p w14:paraId="5EF70D1D" w14:textId="77777777" w:rsidR="00582036" w:rsidRPr="00D910F5" w:rsidRDefault="004E7FA7" w:rsidP="00083980">
            <w:pPr>
              <w:rPr>
                <w:rFonts w:cs="Arial"/>
                <w:szCs w:val="22"/>
              </w:rPr>
            </w:pPr>
            <m:oMathPara>
              <m:oMath>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i/>
                          </w:rPr>
                        </m:ctrlPr>
                      </m:fPr>
                      <m:num>
                        <m:r>
                          <w:rPr>
                            <w:rFonts w:ascii="Cambria Math" w:hAnsi="Cambria Math"/>
                          </w:rPr>
                          <m:t>a</m:t>
                        </m:r>
                      </m:num>
                      <m:den>
                        <m:r>
                          <w:rPr>
                            <w:rFonts w:ascii="Cambria Math" w:hAnsi="Cambria Math"/>
                          </w:rPr>
                          <m:t>r</m:t>
                        </m:r>
                      </m:den>
                    </m:f>
                  </m:e>
                </m:rad>
                <m:r>
                  <w:rPr>
                    <w:rFonts w:ascii="Cambria Math" w:hAnsi="Cambria Math"/>
                  </w:rPr>
                  <m:t xml:space="preserve"> erfc</m:t>
                </m:r>
                <m:f>
                  <m:fPr>
                    <m:ctrlPr>
                      <w:rPr>
                        <w:rFonts w:ascii="Cambria Math" w:hAnsi="Cambria Math"/>
                      </w:rPr>
                    </m:ctrlPr>
                  </m:fPr>
                  <m:num>
                    <m:r>
                      <w:rPr>
                        <w:rFonts w:ascii="Cambria Math" w:hAnsi="Cambria Math"/>
                      </w:rPr>
                      <m:t>a-r</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Dt</m:t>
                        </m:r>
                      </m:e>
                    </m:rad>
                  </m:den>
                </m:f>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a-r</m:t>
                        </m:r>
                      </m:e>
                    </m:d>
                    <m:rad>
                      <m:radPr>
                        <m:degHide m:val="1"/>
                        <m:ctrlPr>
                          <w:rPr>
                            <w:rFonts w:ascii="Cambria Math" w:hAnsi="Cambria Math"/>
                            <w:i/>
                          </w:rPr>
                        </m:ctrlPr>
                      </m:radPr>
                      <m:deg/>
                      <m:e>
                        <m:r>
                          <w:rPr>
                            <w:rFonts w:ascii="Cambria Math" w:hAnsi="Cambria Math"/>
                          </w:rPr>
                          <m:t>Dta</m:t>
                        </m:r>
                      </m:e>
                    </m:rad>
                  </m:num>
                  <m:den>
                    <m:r>
                      <w:rPr>
                        <w:rFonts w:ascii="Cambria Math" w:hAnsi="Cambria Math"/>
                      </w:rPr>
                      <m:t>4ar</m:t>
                    </m:r>
                    <m:rad>
                      <m:radPr>
                        <m:degHide m:val="1"/>
                        <m:ctrlPr>
                          <w:rPr>
                            <w:rFonts w:ascii="Cambria Math" w:hAnsi="Cambria Math"/>
                            <w:i/>
                          </w:rPr>
                        </m:ctrlPr>
                      </m:radPr>
                      <m:deg/>
                      <m:e>
                        <m:r>
                          <w:rPr>
                            <w:rFonts w:ascii="Cambria Math" w:hAnsi="Cambria Math"/>
                          </w:rPr>
                          <m:t>r</m:t>
                        </m:r>
                      </m:e>
                    </m:rad>
                  </m:den>
                </m:f>
                <m:r>
                  <w:rPr>
                    <w:rFonts w:ascii="Cambria Math" w:hAnsi="Cambria Math"/>
                  </w:rPr>
                  <m:t>ierfc</m:t>
                </m:r>
                <m:f>
                  <m:fPr>
                    <m:ctrlPr>
                      <w:rPr>
                        <w:rFonts w:ascii="Cambria Math" w:hAnsi="Cambria Math"/>
                      </w:rPr>
                    </m:ctrlPr>
                  </m:fPr>
                  <m:num>
                    <m:r>
                      <w:rPr>
                        <w:rFonts w:ascii="Cambria Math" w:hAnsi="Cambria Math"/>
                      </w:rPr>
                      <m:t>a-r</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Dt</m:t>
                        </m:r>
                      </m:e>
                    </m:rad>
                  </m:den>
                </m:f>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9</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-7</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-2ar</m:t>
                        </m:r>
                      </m:e>
                    </m:d>
                    <m:r>
                      <w:rPr>
                        <w:rFonts w:ascii="Cambria Math" w:hAnsi="Cambria Math"/>
                      </w:rPr>
                      <m:t>Dt</m:t>
                    </m:r>
                  </m:num>
                  <m:den>
                    <m:r>
                      <w:rPr>
                        <w:rFonts w:ascii="Cambria Math" w:hAnsi="Cambria Math"/>
                      </w:rPr>
                      <m:t>32a</m:t>
                    </m:r>
                    <m:sSup>
                      <m:sSupPr>
                        <m:ctrlPr>
                          <w:rPr>
                            <w:rFonts w:ascii="Cambria Math" w:hAnsi="Cambria Math"/>
                            <w:i/>
                          </w:rPr>
                        </m:ctrlPr>
                      </m:sSupPr>
                      <m:e>
                        <m:r>
                          <w:rPr>
                            <w:rFonts w:ascii="Cambria Math" w:hAnsi="Cambria Math"/>
                          </w:rPr>
                          <m:t>r</m:t>
                        </m:r>
                      </m:e>
                      <m:sup>
                        <m:r>
                          <w:rPr>
                            <w:rFonts w:ascii="Cambria Math" w:hAnsi="Cambria Math"/>
                          </w:rPr>
                          <m:t>2</m:t>
                        </m:r>
                      </m:sup>
                    </m:sSup>
                    <m:rad>
                      <m:radPr>
                        <m:degHide m:val="1"/>
                        <m:ctrlPr>
                          <w:rPr>
                            <w:rFonts w:ascii="Cambria Math" w:hAnsi="Cambria Math"/>
                            <w:i/>
                          </w:rPr>
                        </m:ctrlPr>
                      </m:radPr>
                      <m:deg/>
                      <m:e>
                        <m:r>
                          <w:rPr>
                            <w:rFonts w:ascii="Cambria Math" w:hAnsi="Cambria Math"/>
                          </w:rPr>
                          <m:t>ar</m:t>
                        </m:r>
                      </m:e>
                    </m:rad>
                  </m:den>
                </m:f>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erfc</m:t>
                </m:r>
                <m:f>
                  <m:fPr>
                    <m:ctrlPr>
                      <w:rPr>
                        <w:rFonts w:ascii="Cambria Math" w:hAnsi="Cambria Math"/>
                      </w:rPr>
                    </m:ctrlPr>
                  </m:fPr>
                  <m:num>
                    <m:r>
                      <w:rPr>
                        <w:rFonts w:ascii="Cambria Math" w:hAnsi="Cambria Math"/>
                      </w:rPr>
                      <m:t>a-r</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Dt</m:t>
                        </m:r>
                      </m:e>
                    </m:rad>
                  </m:den>
                </m:f>
                <m:r>
                  <w:rPr>
                    <w:rFonts w:ascii="Cambria Math" w:hAnsi="Cambria Math"/>
                  </w:rPr>
                  <m:t>+…</m:t>
                </m:r>
              </m:oMath>
            </m:oMathPara>
          </w:p>
        </w:tc>
        <w:tc>
          <w:tcPr>
            <w:tcW w:w="2377" w:type="dxa"/>
            <w:vAlign w:val="center"/>
            <w:hideMark/>
          </w:tcPr>
          <w:p w14:paraId="46BF0AD8"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15</w:t>
            </w:r>
            <w:r w:rsidR="00582036">
              <w:rPr>
                <w:rFonts w:cs="Arial"/>
                <w:szCs w:val="22"/>
              </w:rPr>
              <w:fldChar w:fldCharType="end"/>
            </w:r>
          </w:p>
        </w:tc>
      </w:tr>
    </w:tbl>
    <w:p w14:paraId="3DA6F554" w14:textId="77777777" w:rsidR="00AA22E8" w:rsidRPr="00ED3698" w:rsidRDefault="008B622E" w:rsidP="00AA22E8">
      <w:r>
        <w:t>i</w:t>
      </w:r>
      <w:r w:rsidR="00AA22E8" w:rsidRPr="00ED3698">
        <w:t>n which</w:t>
      </w:r>
    </w:p>
    <w:tbl>
      <w:tblPr>
        <w:tblW w:w="0" w:type="auto"/>
        <w:tblLook w:val="04A0" w:firstRow="1" w:lastRow="0" w:firstColumn="1" w:lastColumn="0" w:noHBand="0" w:noVBand="1"/>
      </w:tblPr>
      <w:tblGrid>
        <w:gridCol w:w="6318"/>
        <w:gridCol w:w="2322"/>
      </w:tblGrid>
      <w:tr w:rsidR="00582036" w:rsidRPr="00D910F5" w14:paraId="33FC2196" w14:textId="77777777" w:rsidTr="00083980">
        <w:trPr>
          <w:trHeight w:val="819"/>
        </w:trPr>
        <w:tc>
          <w:tcPr>
            <w:tcW w:w="6479" w:type="dxa"/>
            <w:vAlign w:val="center"/>
            <w:hideMark/>
          </w:tcPr>
          <w:p w14:paraId="491E69A3" w14:textId="77777777" w:rsidR="00582036" w:rsidRPr="00D910F5" w:rsidRDefault="00582036" w:rsidP="00083980">
            <w:pPr>
              <w:rPr>
                <w:rFonts w:cs="Arial"/>
                <w:szCs w:val="22"/>
              </w:rPr>
            </w:pPr>
            <m:oMathPara>
              <m:oMath>
                <m:r>
                  <w:rPr>
                    <w:rFonts w:ascii="Cambria Math" w:hAnsi="Cambria Math"/>
                  </w:rPr>
                  <m:t xml:space="preserve">2n </m:t>
                </m:r>
                <m:sSup>
                  <m:sSupPr>
                    <m:ctrlPr>
                      <w:rPr>
                        <w:rFonts w:ascii="Cambria Math" w:hAnsi="Cambria Math"/>
                        <w:i/>
                      </w:rPr>
                    </m:ctrlPr>
                  </m:sSupPr>
                  <m:e>
                    <m:r>
                      <w:rPr>
                        <w:rFonts w:ascii="Cambria Math" w:hAnsi="Cambria Math"/>
                      </w:rPr>
                      <m:t>i</m:t>
                    </m:r>
                  </m:e>
                  <m:sup>
                    <m:r>
                      <w:rPr>
                        <w:rFonts w:ascii="Cambria Math" w:hAnsi="Cambria Math"/>
                      </w:rPr>
                      <m:t>n</m:t>
                    </m:r>
                  </m:sup>
                </m:sSup>
                <m:r>
                  <w:rPr>
                    <w:rFonts w:ascii="Cambria Math" w:hAnsi="Cambria Math"/>
                  </w:rPr>
                  <m:t xml:space="preserve">erfc </m:t>
                </m:r>
                <m:d>
                  <m:dPr>
                    <m:ctrlPr>
                      <w:rPr>
                        <w:rFonts w:ascii="Cambria Math" w:hAnsi="Cambria Math"/>
                        <w:i/>
                      </w:rPr>
                    </m:ctrlPr>
                  </m:dPr>
                  <m:e>
                    <m:r>
                      <w:rPr>
                        <w:rFonts w:ascii="Cambria Math" w:hAnsi="Cambria Math"/>
                      </w:rPr>
                      <m:t>x</m:t>
                    </m:r>
                  </m:e>
                </m:d>
                <m:r>
                  <w:rPr>
                    <w:rFonts w:ascii="Cambria Math" w:hAnsi="Cambria Math"/>
                  </w:rPr>
                  <m:t>=2n</m:t>
                </m:r>
                <m:nary>
                  <m:naryPr>
                    <m:limLoc m:val="subSup"/>
                    <m:ctrlPr>
                      <w:rPr>
                        <w:rFonts w:ascii="Cambria Math" w:hAnsi="Cambria Math"/>
                        <w:i/>
                      </w:rPr>
                    </m:ctrlPr>
                  </m:naryPr>
                  <m:sub>
                    <m:r>
                      <w:rPr>
                        <w:rFonts w:ascii="Cambria Math" w:hAnsi="Cambria Math"/>
                      </w:rPr>
                      <m:t>x</m:t>
                    </m:r>
                  </m:sub>
                  <m:sup>
                    <m:r>
                      <w:rPr>
                        <w:rFonts w:ascii="Cambria Math" w:hAnsi="Cambria Math"/>
                      </w:rPr>
                      <m:t>∞</m:t>
                    </m:r>
                  </m:sup>
                  <m:e>
                    <m:sSup>
                      <m:sSupPr>
                        <m:ctrlPr>
                          <w:rPr>
                            <w:rFonts w:ascii="Cambria Math" w:hAnsi="Cambria Math"/>
                            <w:i/>
                          </w:rPr>
                        </m:ctrlPr>
                      </m:sSupPr>
                      <m:e>
                        <m:r>
                          <w:rPr>
                            <w:rFonts w:ascii="Cambria Math" w:hAnsi="Cambria Math"/>
                          </w:rPr>
                          <m:t>i</m:t>
                        </m:r>
                      </m:e>
                      <m:sup>
                        <m:r>
                          <w:rPr>
                            <w:rFonts w:ascii="Cambria Math" w:hAnsi="Cambria Math"/>
                          </w:rPr>
                          <m:t>n-1</m:t>
                        </m:r>
                      </m:sup>
                    </m:sSup>
                    <m:r>
                      <w:rPr>
                        <w:rFonts w:ascii="Cambria Math" w:hAnsi="Cambria Math"/>
                      </w:rPr>
                      <m:t xml:space="preserve">erfc </m:t>
                    </m:r>
                    <m:d>
                      <m:dPr>
                        <m:ctrlPr>
                          <w:rPr>
                            <w:rFonts w:ascii="Cambria Math" w:hAnsi="Cambria Math"/>
                            <w:i/>
                          </w:rPr>
                        </m:ctrlPr>
                      </m:dPr>
                      <m:e>
                        <m:r>
                          <w:rPr>
                            <w:rFonts w:ascii="Cambria Math" w:hAnsi="Cambria Math"/>
                          </w:rPr>
                          <m:t>ξ</m:t>
                        </m:r>
                      </m:e>
                    </m:d>
                  </m:e>
                </m:nary>
                <m:r>
                  <w:rPr>
                    <w:rFonts w:ascii="Cambria Math" w:hAnsi="Cambria Math"/>
                  </w:rPr>
                  <m:t>dξ=</m:t>
                </m:r>
                <m:sSup>
                  <m:sSupPr>
                    <m:ctrlPr>
                      <w:rPr>
                        <w:rFonts w:ascii="Cambria Math" w:hAnsi="Cambria Math"/>
                        <w:i/>
                      </w:rPr>
                    </m:ctrlPr>
                  </m:sSupPr>
                  <m:e>
                    <m:r>
                      <w:rPr>
                        <w:rFonts w:ascii="Cambria Math" w:hAnsi="Cambria Math"/>
                      </w:rPr>
                      <m:t>i</m:t>
                    </m:r>
                  </m:e>
                  <m:sup>
                    <m:r>
                      <w:rPr>
                        <w:rFonts w:ascii="Cambria Math" w:hAnsi="Cambria Math"/>
                      </w:rPr>
                      <m:t>n-2</m:t>
                    </m:r>
                  </m:sup>
                </m:sSup>
                <m:r>
                  <w:rPr>
                    <w:rFonts w:ascii="Cambria Math" w:hAnsi="Cambria Math"/>
                  </w:rPr>
                  <m:t xml:space="preserve"> erfc </m:t>
                </m:r>
                <m:d>
                  <m:dPr>
                    <m:ctrlPr>
                      <w:rPr>
                        <w:rFonts w:ascii="Cambria Math" w:hAnsi="Cambria Math"/>
                        <w:i/>
                      </w:rPr>
                    </m:ctrlPr>
                  </m:dPr>
                  <m:e>
                    <m:r>
                      <w:rPr>
                        <w:rFonts w:ascii="Cambria Math" w:hAnsi="Cambria Math"/>
                      </w:rPr>
                      <m:t>x</m:t>
                    </m:r>
                  </m:e>
                </m:d>
                <m:r>
                  <w:rPr>
                    <w:rFonts w:ascii="Cambria Math" w:hAnsi="Cambria Math"/>
                  </w:rPr>
                  <m:t>-2x</m:t>
                </m:r>
                <m:sSup>
                  <m:sSupPr>
                    <m:ctrlPr>
                      <w:rPr>
                        <w:rFonts w:ascii="Cambria Math" w:hAnsi="Cambria Math"/>
                        <w:i/>
                      </w:rPr>
                    </m:ctrlPr>
                  </m:sSupPr>
                  <m:e>
                    <m:r>
                      <w:rPr>
                        <w:rFonts w:ascii="Cambria Math" w:hAnsi="Cambria Math"/>
                      </w:rPr>
                      <m:t>i</m:t>
                    </m:r>
                  </m:e>
                  <m:sup>
                    <m:r>
                      <w:rPr>
                        <w:rFonts w:ascii="Cambria Math" w:hAnsi="Cambria Math"/>
                      </w:rPr>
                      <m:t>n-1</m:t>
                    </m:r>
                  </m:sup>
                </m:sSup>
                <m:r>
                  <w:rPr>
                    <w:rFonts w:ascii="Cambria Math" w:hAnsi="Cambria Math"/>
                  </w:rPr>
                  <m:t xml:space="preserve">erfc </m:t>
                </m:r>
                <m:d>
                  <m:dPr>
                    <m:ctrlPr>
                      <w:rPr>
                        <w:rFonts w:ascii="Cambria Math" w:hAnsi="Cambria Math"/>
                        <w:i/>
                      </w:rPr>
                    </m:ctrlPr>
                  </m:dPr>
                  <m:e>
                    <m:r>
                      <w:rPr>
                        <w:rFonts w:ascii="Cambria Math" w:hAnsi="Cambria Math"/>
                      </w:rPr>
                      <m:t>x</m:t>
                    </m:r>
                  </m:e>
                </m:d>
                <m:r>
                  <w:rPr>
                    <w:rFonts w:ascii="Cambria Math" w:hAnsi="Cambria Math"/>
                  </w:rPr>
                  <m:t>,</m:t>
                </m:r>
              </m:oMath>
            </m:oMathPara>
          </w:p>
        </w:tc>
        <w:tc>
          <w:tcPr>
            <w:tcW w:w="2377" w:type="dxa"/>
            <w:vAlign w:val="center"/>
            <w:hideMark/>
          </w:tcPr>
          <w:p w14:paraId="2EC76F0D"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16</w:t>
            </w:r>
            <w:r w:rsidR="00582036">
              <w:rPr>
                <w:rFonts w:cs="Arial"/>
                <w:szCs w:val="22"/>
              </w:rPr>
              <w:fldChar w:fldCharType="end"/>
            </w:r>
          </w:p>
        </w:tc>
      </w:tr>
    </w:tbl>
    <w:p w14:paraId="6AA1457E" w14:textId="6B82BD4D" w:rsidR="00AA22E8" w:rsidRPr="00ED3698" w:rsidRDefault="000B39EA" w:rsidP="00AA22E8">
      <w:r>
        <w:t>where</w:t>
      </w:r>
      <w:r w:rsidR="00AA22E8" w:rsidRPr="00ED3698">
        <w:t xml:space="preserve"> a is </w:t>
      </w:r>
      <w:r w:rsidR="008B622E">
        <w:t xml:space="preserve">the </w:t>
      </w:r>
      <w:r w:rsidR="00AA22E8" w:rsidRPr="00ED3698">
        <w:t>outer radius, C</w:t>
      </w:r>
      <w:r w:rsidR="00AA22E8" w:rsidRPr="00ED3698">
        <w:rPr>
          <w:vertAlign w:val="subscript"/>
        </w:rPr>
        <w:t>0</w:t>
      </w:r>
      <w:r w:rsidR="00AA22E8" w:rsidRPr="00ED3698">
        <w:t xml:space="preserve"> is the constant concentration at the outer boundary, C</w:t>
      </w:r>
      <w:r w:rsidR="00AA22E8" w:rsidRPr="00ED3698">
        <w:rPr>
          <w:vertAlign w:val="subscript"/>
        </w:rPr>
        <w:t>1</w:t>
      </w:r>
      <w:r w:rsidR="00AA22E8" w:rsidRPr="00ED3698">
        <w:t xml:space="preserve"> is the initial tracer concentration </w:t>
      </w:r>
      <w:r w:rsidR="008B622E">
        <w:t>in</w:t>
      </w:r>
      <w:r w:rsidR="00AA22E8" w:rsidRPr="00ED3698">
        <w:t xml:space="preserve"> the domain</w:t>
      </w:r>
      <w:r w:rsidR="004474F5">
        <w:t xml:space="preserve">.  </w:t>
      </w:r>
      <w:r w:rsidR="00AA22E8" w:rsidRPr="00ED3698">
        <w:t xml:space="preserve">In the current calculation, only the first two terms are considered, which </w:t>
      </w:r>
      <w:r w:rsidR="008B622E">
        <w:t xml:space="preserve">provides sufficient </w:t>
      </w:r>
      <w:r w:rsidR="00AA22E8" w:rsidRPr="00ED3698">
        <w:t>accura</w:t>
      </w:r>
      <w:r w:rsidR="008B622E">
        <w:t>cy</w:t>
      </w:r>
      <w:r w:rsidR="00AA22E8" w:rsidRPr="00ED3698">
        <w:t xml:space="preserve"> for the early time period (Crank 1975).</w:t>
      </w:r>
    </w:p>
    <w:p w14:paraId="47F3CFFC" w14:textId="77777777" w:rsidR="00AA22E8" w:rsidRPr="00ED3698" w:rsidRDefault="00AA22E8" w:rsidP="009D54B1">
      <w:pPr>
        <w:pStyle w:val="StyleHeading4Bold"/>
      </w:pPr>
      <w:bookmarkStart w:id="307" w:name="_Toc520374478"/>
      <w:r w:rsidRPr="00ED3698">
        <w:t>Results</w:t>
      </w:r>
      <w:bookmarkEnd w:id="307"/>
    </w:p>
    <w:p w14:paraId="6F7ECEE2" w14:textId="07812FEE" w:rsidR="00AA22E8" w:rsidRPr="00ED3698" w:rsidRDefault="008B622E" w:rsidP="00AA22E8">
      <w:r>
        <w:t>S</w:t>
      </w:r>
      <w:r w:rsidR="00AA22E8" w:rsidRPr="00ED3698">
        <w:t>imulated concentration profile</w:t>
      </w:r>
      <w:r>
        <w:t>s</w:t>
      </w:r>
      <w:r w:rsidR="00AA22E8" w:rsidRPr="00ED3698">
        <w:t xml:space="preserve"> </w:t>
      </w:r>
      <w:r w:rsidR="00230186">
        <w:t>for four selected output times</w:t>
      </w:r>
      <w:r w:rsidR="00AA22E8" w:rsidRPr="00ED3698">
        <w:t xml:space="preserve"> </w:t>
      </w:r>
      <w:r>
        <w:t>are</w:t>
      </w:r>
      <w:r w:rsidR="00AA22E8" w:rsidRPr="00ED3698">
        <w:t xml:space="preserve"> </w:t>
      </w:r>
      <w:r w:rsidR="00341D8C">
        <w:t xml:space="preserve">verified </w:t>
      </w:r>
      <w:r>
        <w:t xml:space="preserve">against the </w:t>
      </w:r>
      <w:r w:rsidR="00AA22E8" w:rsidRPr="00ED3698">
        <w:t>analytic</w:t>
      </w:r>
      <w:r>
        <w:t>al</w:t>
      </w:r>
      <w:r w:rsidR="00AA22E8" w:rsidRPr="00ED3698">
        <w:t xml:space="preserve"> solution (</w:t>
      </w:r>
      <w:r w:rsidR="009C4449">
        <w:fldChar w:fldCharType="begin"/>
      </w:r>
      <w:r w:rsidR="009C4449">
        <w:instrText xml:space="preserve"> REF _Ref355628471 \h  \* MERGEFORMAT </w:instrText>
      </w:r>
      <w:r w:rsidR="009C4449">
        <w:fldChar w:fldCharType="separate"/>
      </w:r>
      <w:r w:rsidR="00B560DA" w:rsidRPr="00ED3698">
        <w:t xml:space="preserve">Figure </w:t>
      </w:r>
      <w:r w:rsidR="00B560DA">
        <w:rPr>
          <w:noProof/>
        </w:rPr>
        <w:t>2.25</w:t>
      </w:r>
      <w:r w:rsidR="009C4449">
        <w:fldChar w:fldCharType="end"/>
      </w:r>
      <w:r w:rsidR="00AA22E8" w:rsidRPr="00ED3698">
        <w:t>)</w:t>
      </w:r>
      <w:r w:rsidR="004474F5">
        <w:t xml:space="preserve">.  </w:t>
      </w:r>
      <w:r>
        <w:t xml:space="preserve">Results </w:t>
      </w:r>
      <w:r w:rsidR="00A27D2D">
        <w:t xml:space="preserve">obtained with </w:t>
      </w:r>
      <w:r w:rsidR="0076771D">
        <w:t>MIN3P-THCm</w:t>
      </w:r>
      <w:r>
        <w:t xml:space="preserve"> are in per</w:t>
      </w:r>
      <w:r w:rsidR="00A27D2D">
        <w:t>f</w:t>
      </w:r>
      <w:r>
        <w:t>ect agreement with the analystical solution.</w:t>
      </w:r>
    </w:p>
    <w:p w14:paraId="6ED3BA38" w14:textId="65C7C0DB" w:rsidR="00AA22E8" w:rsidRPr="00ED3698" w:rsidRDefault="00AA22E8" w:rsidP="0063270B">
      <w:pPr>
        <w:keepNext/>
        <w:jc w:val="center"/>
      </w:pPr>
      <w:r w:rsidRPr="00ED3698">
        <w:rPr>
          <w:noProof/>
          <w:lang w:val="en-CA" w:eastAsia="zh-CN"/>
        </w:rPr>
        <w:lastRenderedPageBreak/>
        <w:drawing>
          <wp:inline distT="0" distB="0" distL="0" distR="0" wp14:anchorId="55CA3131" wp14:editId="48CE144B">
            <wp:extent cx="4140403" cy="36777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146528" cy="3683151"/>
                    </a:xfrm>
                    <a:prstGeom prst="rect">
                      <a:avLst/>
                    </a:prstGeom>
                    <a:noFill/>
                    <a:ln>
                      <a:noFill/>
                    </a:ln>
                  </pic:spPr>
                </pic:pic>
              </a:graphicData>
            </a:graphic>
          </wp:inline>
        </w:drawing>
      </w:r>
    </w:p>
    <w:p w14:paraId="4B9BFBF1" w14:textId="10C428EC" w:rsidR="00AA22E8" w:rsidRPr="00ED3698" w:rsidRDefault="00AA22E8" w:rsidP="00AA22E8">
      <w:pPr>
        <w:pStyle w:val="Caption"/>
      </w:pPr>
      <w:bookmarkStart w:id="308" w:name="_Ref355628471"/>
      <w:bookmarkStart w:id="309" w:name="_Toc520375041"/>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25</w:t>
      </w:r>
      <w:r w:rsidR="00183C7C">
        <w:fldChar w:fldCharType="end"/>
      </w:r>
      <w:bookmarkEnd w:id="308"/>
      <w:r w:rsidR="00572609">
        <w:t xml:space="preserve">: </w:t>
      </w:r>
      <w:r w:rsidRPr="00ED3698">
        <w:t>Comparison of analytic</w:t>
      </w:r>
      <w:r w:rsidR="008B622E">
        <w:t>al</w:t>
      </w:r>
      <w:r w:rsidRPr="00ED3698">
        <w:t xml:space="preserve"> </w:t>
      </w:r>
      <w:r w:rsidR="008B622E">
        <w:t xml:space="preserve">solution </w:t>
      </w:r>
      <w:r w:rsidRPr="00ED3698">
        <w:t xml:space="preserve">and concentration profiles </w:t>
      </w:r>
      <w:r w:rsidR="008B622E">
        <w:t xml:space="preserve">obtained with </w:t>
      </w:r>
      <w:r w:rsidR="0076771D">
        <w:t>MIN3P-THCm</w:t>
      </w:r>
      <w:r w:rsidR="008B622E">
        <w:t xml:space="preserve"> </w:t>
      </w:r>
      <w:r w:rsidRPr="00ED3698">
        <w:t>for the 1D transient diffusion problem in radial coordinate</w:t>
      </w:r>
      <w:bookmarkEnd w:id="309"/>
    </w:p>
    <w:p w14:paraId="3A1D214C" w14:textId="77777777" w:rsidR="00AA22E8" w:rsidRPr="00ED3698" w:rsidRDefault="00AA22E8" w:rsidP="000B39EA">
      <w:pPr>
        <w:pStyle w:val="Simpleline"/>
      </w:pPr>
    </w:p>
    <w:p w14:paraId="0A9324CC" w14:textId="77777777" w:rsidR="00A95059" w:rsidRPr="00192E8E" w:rsidRDefault="00A95059" w:rsidP="00A95059">
      <w:pPr>
        <w:pStyle w:val="StyleHeading4Bold"/>
      </w:pPr>
      <w:bookmarkStart w:id="310" w:name="_Toc520374479"/>
      <w:r>
        <w:t>File locations</w:t>
      </w:r>
      <w:bookmarkEnd w:id="310"/>
    </w:p>
    <w:p w14:paraId="49F764D3" w14:textId="77777777" w:rsidR="00AA22E8" w:rsidRPr="00ED3698" w:rsidRDefault="00AA22E8" w:rsidP="00AA22E8">
      <w:r w:rsidRPr="00ED3698">
        <w:t xml:space="preserve">The input file for the 1D transient diffusion </w:t>
      </w:r>
      <w:r w:rsidR="008B622E">
        <w:t>problem for a</w:t>
      </w:r>
      <w:r w:rsidRPr="00ED3698">
        <w:t xml:space="preserve"> radial coordinate </w:t>
      </w:r>
      <w:r w:rsidR="008B622E">
        <w:t xml:space="preserve">system </w:t>
      </w:r>
      <w:r w:rsidRPr="00ED3698">
        <w:t>can be found under</w:t>
      </w:r>
      <w:r w:rsidR="008B622E">
        <w:t>:</w:t>
      </w:r>
    </w:p>
    <w:p w14:paraId="32E3CDC4" w14:textId="77777777" w:rsidR="00AA22E8" w:rsidRPr="00ED3698" w:rsidRDefault="00DC1F21" w:rsidP="00AA22E8">
      <w:pPr>
        <w:rPr>
          <w:i/>
        </w:rPr>
      </w:pPr>
      <w:r>
        <w:rPr>
          <w:i/>
        </w:rPr>
        <w:t>.</w:t>
      </w:r>
      <w:r w:rsidR="004B0811" w:rsidRPr="00BB31AD">
        <w:rPr>
          <w:i/>
        </w:rPr>
        <w:t>\benchmarks</w:t>
      </w:r>
      <w:r>
        <w:rPr>
          <w:i/>
        </w:rPr>
        <w:t>\benchmarks_standard\reactran\</w:t>
      </w:r>
      <w:r w:rsidR="00AA22E8" w:rsidRPr="00ED3698">
        <w:rPr>
          <w:i/>
        </w:rPr>
        <w:t>diff_rc_t\diff-rc-t.dat</w:t>
      </w:r>
    </w:p>
    <w:p w14:paraId="6859AD3F" w14:textId="77777777" w:rsidR="004B0811" w:rsidRPr="00ED3698" w:rsidRDefault="00990FF2" w:rsidP="004B0811">
      <w:pPr>
        <w:rPr>
          <w:i/>
        </w:rPr>
      </w:pPr>
      <w:r w:rsidRPr="00990FF2">
        <w:t>Database can be found under</w:t>
      </w:r>
      <w:r>
        <w:rPr>
          <w:i/>
        </w:rPr>
        <w:t>:  .\benchmarks\database\default</w:t>
      </w:r>
    </w:p>
    <w:p w14:paraId="535829F2" w14:textId="77777777" w:rsidR="00AA22E8" w:rsidRPr="00ED3698" w:rsidRDefault="00AA22E8" w:rsidP="000B39EA">
      <w:pPr>
        <w:pStyle w:val="Simpleline"/>
      </w:pPr>
    </w:p>
    <w:p w14:paraId="784DFD81" w14:textId="77777777" w:rsidR="00AA22E8" w:rsidRPr="00ED3698" w:rsidRDefault="00AA22E8" w:rsidP="00683FEC">
      <w:pPr>
        <w:pStyle w:val="Heading3"/>
      </w:pPr>
      <w:bookmarkStart w:id="311" w:name="_Ref364354506"/>
      <w:bookmarkStart w:id="312" w:name="_Toc520374480"/>
      <w:r w:rsidRPr="00ED3698">
        <w:t xml:space="preserve">Transient </w:t>
      </w:r>
      <w:r w:rsidR="008A1935">
        <w:t>advective-</w:t>
      </w:r>
      <w:r w:rsidRPr="00ED3698">
        <w:t>dispersive transport</w:t>
      </w:r>
      <w:bookmarkEnd w:id="311"/>
      <w:r w:rsidR="008A1935">
        <w:t xml:space="preserve"> – radial coordinates</w:t>
      </w:r>
      <w:bookmarkEnd w:id="312"/>
    </w:p>
    <w:p w14:paraId="630340D6" w14:textId="77777777" w:rsidR="00AA22E8" w:rsidRPr="00ED3698" w:rsidRDefault="00771FFF" w:rsidP="009D54B1">
      <w:pPr>
        <w:pStyle w:val="StyleHeading4Bold"/>
      </w:pPr>
      <w:bookmarkStart w:id="313" w:name="_Toc520374481"/>
      <w:r>
        <w:t>Problem definition</w:t>
      </w:r>
      <w:bookmarkEnd w:id="313"/>
    </w:p>
    <w:p w14:paraId="0EDB3F11" w14:textId="2BE58DAC" w:rsidR="00AA22E8" w:rsidRPr="00ED3698" w:rsidRDefault="00AA22E8" w:rsidP="00AA22E8">
      <w:r w:rsidRPr="00ED3698">
        <w:t xml:space="preserve">This benchmark is </w:t>
      </w:r>
      <w:r w:rsidR="008B622E">
        <w:t xml:space="preserve">a </w:t>
      </w:r>
      <w:r w:rsidRPr="00ED3698">
        <w:t xml:space="preserve">1D transient dispersive transport problem </w:t>
      </w:r>
      <w:r w:rsidR="008B622E">
        <w:t xml:space="preserve">for a </w:t>
      </w:r>
      <w:r w:rsidRPr="00ED3698">
        <w:t>radial coordinate</w:t>
      </w:r>
      <w:r w:rsidR="008B622E">
        <w:t xml:space="preserve"> system</w:t>
      </w:r>
      <w:r w:rsidRPr="00ED3698">
        <w:t xml:space="preserve">, which </w:t>
      </w:r>
      <w:r w:rsidR="008B622E">
        <w:t>simulates</w:t>
      </w:r>
      <w:r w:rsidRPr="00ED3698">
        <w:t xml:space="preserve"> the dispersive transport of a tracer </w:t>
      </w:r>
      <w:r w:rsidR="008B622E">
        <w:t>under</w:t>
      </w:r>
      <w:r w:rsidRPr="00ED3698">
        <w:t xml:space="preserve"> radial flow </w:t>
      </w:r>
      <w:r w:rsidR="008B622E">
        <w:t xml:space="preserve">conditions </w:t>
      </w:r>
      <w:r w:rsidRPr="00ED3698">
        <w:t>from a</w:t>
      </w:r>
      <w:r w:rsidR="008B622E">
        <w:t>n</w:t>
      </w:r>
      <w:r w:rsidRPr="00ED3698">
        <w:t xml:space="preserve"> </w:t>
      </w:r>
      <w:r w:rsidR="008B622E">
        <w:t>injection</w:t>
      </w:r>
      <w:r w:rsidRPr="00ED3698">
        <w:t xml:space="preserve"> </w:t>
      </w:r>
      <w:r w:rsidR="008B622E">
        <w:t>well</w:t>
      </w:r>
      <w:r w:rsidR="004474F5">
        <w:t xml:space="preserve">.  </w:t>
      </w:r>
      <w:r w:rsidR="00BC2F67">
        <w:t>It is verified against t</w:t>
      </w:r>
      <w:r w:rsidRPr="00ED3698">
        <w:t>he analytical solution derived by Hsieh (1986).</w:t>
      </w:r>
    </w:p>
    <w:p w14:paraId="0C0F232E" w14:textId="77777777" w:rsidR="00AA22E8" w:rsidRPr="00ED3698" w:rsidRDefault="00B3171D" w:rsidP="009D54B1">
      <w:pPr>
        <w:pStyle w:val="StyleHeading4Bold"/>
      </w:pPr>
      <w:bookmarkStart w:id="314" w:name="_Toc520374482"/>
      <w:r>
        <w:t>Model setup</w:t>
      </w:r>
      <w:bookmarkEnd w:id="314"/>
    </w:p>
    <w:p w14:paraId="3BC5516F" w14:textId="056D85C1" w:rsidR="00AA22E8" w:rsidRPr="00ED3698" w:rsidRDefault="00AA22E8" w:rsidP="00AA22E8">
      <w:r w:rsidRPr="00ED3698">
        <w:t xml:space="preserve">A 1D model with </w:t>
      </w:r>
      <w:r w:rsidR="008B622E">
        <w:t xml:space="preserve">a radius of </w:t>
      </w:r>
      <w:r w:rsidRPr="00ED3698">
        <w:t>1000 m is discretized into 1000 control volumes</w:t>
      </w:r>
      <w:r w:rsidR="004474F5">
        <w:t xml:space="preserve">.  </w:t>
      </w:r>
      <w:r w:rsidRPr="00ED3698">
        <w:t xml:space="preserve">The tracer </w:t>
      </w:r>
      <w:r w:rsidR="008B622E">
        <w:t>C</w:t>
      </w:r>
      <w:r w:rsidRPr="00ED3698">
        <w:t>l</w:t>
      </w:r>
      <w:r w:rsidRPr="008B622E">
        <w:rPr>
          <w:vertAlign w:val="superscript"/>
        </w:rPr>
        <w:t>-</w:t>
      </w:r>
      <w:r w:rsidRPr="00ED3698">
        <w:t xml:space="preserve"> is the only component considered in the problem</w:t>
      </w:r>
      <w:r w:rsidR="004474F5">
        <w:t xml:space="preserve">.  </w:t>
      </w:r>
      <w:r w:rsidR="008B622E">
        <w:t xml:space="preserve">The </w:t>
      </w:r>
      <w:r w:rsidRPr="00ED3698">
        <w:t xml:space="preserve">initial </w:t>
      </w:r>
      <w:r w:rsidR="008B622E">
        <w:t xml:space="preserve">tracer </w:t>
      </w:r>
      <w:r w:rsidRPr="00ED3698">
        <w:t xml:space="preserve">concentration (IC) </w:t>
      </w:r>
      <w:r w:rsidR="008B622E">
        <w:lastRenderedPageBreak/>
        <w:t>in</w:t>
      </w:r>
      <w:r w:rsidRPr="00ED3698">
        <w:t xml:space="preserve"> the </w:t>
      </w:r>
      <w:r w:rsidR="008B622E">
        <w:t>entire</w:t>
      </w:r>
      <w:r w:rsidRPr="00ED3698">
        <w:t xml:space="preserve"> domain and concentrations at the </w:t>
      </w:r>
      <w:r w:rsidR="008B622E">
        <w:t>center</w:t>
      </w:r>
      <w:r w:rsidRPr="00ED3698">
        <w:t xml:space="preserve"> and </w:t>
      </w:r>
      <w:r w:rsidR="008B622E">
        <w:t xml:space="preserve">at the </w:t>
      </w:r>
      <w:r w:rsidRPr="00ED3698">
        <w:t>outer boundar</w:t>
      </w:r>
      <w:r w:rsidR="008B622E">
        <w:t>y</w:t>
      </w:r>
      <w:r w:rsidRPr="00ED3698">
        <w:t xml:space="preserve"> (BC) are listed in </w:t>
      </w:r>
      <w:r w:rsidR="009C4449">
        <w:fldChar w:fldCharType="begin"/>
      </w:r>
      <w:r w:rsidR="009C4449">
        <w:instrText xml:space="preserve"> REF _Ref355681993 \h  \* MERGEFORMAT </w:instrText>
      </w:r>
      <w:r w:rsidR="009C4449">
        <w:fldChar w:fldCharType="separate"/>
      </w:r>
      <w:r w:rsidR="00B560DA" w:rsidRPr="00ED3698">
        <w:t xml:space="preserve">Table </w:t>
      </w:r>
      <w:r w:rsidR="00B560DA">
        <w:rPr>
          <w:noProof/>
        </w:rPr>
        <w:t>2.30</w:t>
      </w:r>
      <w:r w:rsidR="009C4449">
        <w:fldChar w:fldCharType="end"/>
      </w:r>
      <w:r w:rsidR="004474F5">
        <w:t xml:space="preserve">.  </w:t>
      </w:r>
      <w:r w:rsidRPr="00ED3698">
        <w:t xml:space="preserve">The tracer is injected from the center </w:t>
      </w:r>
      <w:r w:rsidR="008B622E">
        <w:t xml:space="preserve">with a flow </w:t>
      </w:r>
      <w:r w:rsidRPr="00ED3698">
        <w:t>rate of 6.25</w:t>
      </w:r>
      <w:r w:rsidRPr="007E11F0">
        <w:t>×10</w:t>
      </w:r>
      <w:r w:rsidRPr="007E11F0">
        <w:rPr>
          <w:vertAlign w:val="superscript"/>
        </w:rPr>
        <w:t>-3</w:t>
      </w:r>
      <w:r w:rsidRPr="00ED3698">
        <w:t> </w:t>
      </w:r>
      <w:r w:rsidRPr="00ED3698">
        <w:rPr>
          <w:color w:val="000000"/>
          <w:lang w:eastAsia="en-CA"/>
        </w:rPr>
        <w:t>m s</w:t>
      </w:r>
      <w:r w:rsidRPr="00ED3698">
        <w:rPr>
          <w:color w:val="000000"/>
          <w:vertAlign w:val="superscript"/>
          <w:lang w:eastAsia="en-CA"/>
        </w:rPr>
        <w:t>-1</w:t>
      </w:r>
      <w:r w:rsidRPr="00ED3698">
        <w:t xml:space="preserve"> and</w:t>
      </w:r>
      <w:r w:rsidR="008B646D">
        <w:t xml:space="preserve"> migrates </w:t>
      </w:r>
      <w:r w:rsidRPr="00ED3698">
        <w:t>outwards</w:t>
      </w:r>
      <w:r w:rsidR="008B646D">
        <w:t>, subject to advective-dispersive transport</w:t>
      </w:r>
      <w:r w:rsidRPr="00ED3698">
        <w:t>.</w:t>
      </w:r>
    </w:p>
    <w:p w14:paraId="1BD1F23B" w14:textId="7348CB04" w:rsidR="00AA22E8" w:rsidRPr="00ED3698" w:rsidRDefault="00AA22E8" w:rsidP="00033D2C">
      <w:pPr>
        <w:pStyle w:val="StyleCaptionTableCaptionBold"/>
        <w:rPr>
          <w:lang w:eastAsia="zh-CN"/>
        </w:rPr>
      </w:pPr>
      <w:bookmarkStart w:id="315" w:name="_Ref355681993"/>
      <w:bookmarkStart w:id="316" w:name="_Toc520374906"/>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30</w:t>
      </w:r>
      <w:r w:rsidR="00FE1AD3">
        <w:fldChar w:fldCharType="end"/>
      </w:r>
      <w:bookmarkEnd w:id="315"/>
      <w:r w:rsidR="00572609">
        <w:t xml:space="preserve">: </w:t>
      </w:r>
      <w:r w:rsidR="004704EF" w:rsidRPr="007B1E2A">
        <w:t xml:space="preserve">Initial </w:t>
      </w:r>
      <w:r w:rsidR="004704EF">
        <w:t>and</w:t>
      </w:r>
      <w:r w:rsidR="004704EF" w:rsidRPr="007B1E2A">
        <w:t xml:space="preserve"> boundary </w:t>
      </w:r>
      <w:r w:rsidR="004704EF">
        <w:t xml:space="preserve">conditions for flow </w:t>
      </w:r>
      <w:r w:rsidR="004704EF" w:rsidRPr="007B1E2A">
        <w:t>and reactive transport</w:t>
      </w:r>
      <w:bookmarkEnd w:id="316"/>
    </w:p>
    <w:tbl>
      <w:tblPr>
        <w:tblW w:w="4281" w:type="pct"/>
        <w:jc w:val="center"/>
        <w:tblBorders>
          <w:top w:val="single" w:sz="4" w:space="0" w:color="auto"/>
          <w:bottom w:val="single" w:sz="4" w:space="0" w:color="auto"/>
        </w:tblBorders>
        <w:tblLook w:val="04A0" w:firstRow="1" w:lastRow="0" w:firstColumn="1" w:lastColumn="0" w:noHBand="0" w:noVBand="1"/>
      </w:tblPr>
      <w:tblGrid>
        <w:gridCol w:w="1969"/>
        <w:gridCol w:w="1930"/>
        <w:gridCol w:w="1216"/>
        <w:gridCol w:w="1226"/>
        <w:gridCol w:w="1057"/>
      </w:tblGrid>
      <w:tr w:rsidR="008B622E" w:rsidRPr="001A3618" w14:paraId="22CD4892" w14:textId="77777777" w:rsidTr="008B622E">
        <w:trPr>
          <w:trHeight w:val="300"/>
          <w:jc w:val="center"/>
        </w:trPr>
        <w:tc>
          <w:tcPr>
            <w:tcW w:w="1339" w:type="pct"/>
            <w:tcBorders>
              <w:bottom w:val="single" w:sz="4" w:space="0" w:color="auto"/>
            </w:tcBorders>
            <w:shd w:val="clear" w:color="auto" w:fill="D9D9D9"/>
            <w:noWrap/>
            <w:vAlign w:val="bottom"/>
            <w:hideMark/>
          </w:tcPr>
          <w:p w14:paraId="60469248" w14:textId="77777777" w:rsidR="008B622E" w:rsidRPr="001A3618" w:rsidRDefault="008B622E" w:rsidP="001A3618">
            <w:pPr>
              <w:spacing w:before="0" w:after="0"/>
              <w:rPr>
                <w:b/>
                <w:color w:val="000000"/>
                <w:lang w:eastAsia="en-CA"/>
              </w:rPr>
            </w:pPr>
            <w:r w:rsidRPr="001A3618">
              <w:rPr>
                <w:b/>
                <w:color w:val="000000"/>
                <w:lang w:eastAsia="en-CA"/>
              </w:rPr>
              <w:t>Parameter</w:t>
            </w:r>
          </w:p>
        </w:tc>
        <w:tc>
          <w:tcPr>
            <w:tcW w:w="1273" w:type="pct"/>
            <w:tcBorders>
              <w:bottom w:val="single" w:sz="4" w:space="0" w:color="auto"/>
            </w:tcBorders>
            <w:shd w:val="clear" w:color="auto" w:fill="D9D9D9"/>
            <w:noWrap/>
            <w:vAlign w:val="bottom"/>
            <w:hideMark/>
          </w:tcPr>
          <w:p w14:paraId="0E66ADA0" w14:textId="77777777" w:rsidR="008B622E" w:rsidRPr="001A3618" w:rsidRDefault="008B622E" w:rsidP="001A3618">
            <w:pPr>
              <w:spacing w:before="0" w:after="0"/>
              <w:jc w:val="center"/>
              <w:rPr>
                <w:b/>
                <w:color w:val="000000"/>
                <w:lang w:eastAsia="zh-CN"/>
              </w:rPr>
            </w:pPr>
            <w:r w:rsidRPr="001A3618">
              <w:rPr>
                <w:b/>
                <w:color w:val="000000"/>
                <w:lang w:eastAsia="en-CA"/>
              </w:rPr>
              <w:t>I</w:t>
            </w:r>
            <w:r>
              <w:rPr>
                <w:rFonts w:hint="eastAsia"/>
                <w:b/>
                <w:color w:val="000000"/>
                <w:lang w:eastAsia="zh-CN"/>
              </w:rPr>
              <w:t xml:space="preserve">nitial </w:t>
            </w:r>
            <w:r w:rsidRPr="001A3618">
              <w:rPr>
                <w:b/>
                <w:color w:val="000000"/>
                <w:lang w:eastAsia="en-CA"/>
              </w:rPr>
              <w:t>C</w:t>
            </w:r>
            <w:r>
              <w:rPr>
                <w:rFonts w:hint="eastAsia"/>
                <w:b/>
                <w:color w:val="000000"/>
                <w:lang w:eastAsia="zh-CN"/>
              </w:rPr>
              <w:t>ondition</w:t>
            </w:r>
          </w:p>
        </w:tc>
        <w:tc>
          <w:tcPr>
            <w:tcW w:w="1666" w:type="pct"/>
            <w:gridSpan w:val="2"/>
            <w:tcBorders>
              <w:bottom w:val="single" w:sz="4" w:space="0" w:color="auto"/>
            </w:tcBorders>
            <w:shd w:val="clear" w:color="auto" w:fill="D9D9D9"/>
          </w:tcPr>
          <w:p w14:paraId="141F81F5" w14:textId="77777777" w:rsidR="008B622E" w:rsidRPr="001A3618" w:rsidRDefault="008B622E" w:rsidP="00BD5C69">
            <w:pPr>
              <w:spacing w:before="0" w:after="0"/>
              <w:jc w:val="center"/>
              <w:rPr>
                <w:b/>
                <w:color w:val="000000"/>
                <w:lang w:eastAsia="zh-CN"/>
              </w:rPr>
            </w:pPr>
            <w:r>
              <w:rPr>
                <w:rFonts w:hint="eastAsia"/>
                <w:b/>
                <w:color w:val="000000"/>
                <w:lang w:eastAsia="zh-CN"/>
              </w:rPr>
              <w:t>Boundary Condition</w:t>
            </w:r>
          </w:p>
        </w:tc>
        <w:tc>
          <w:tcPr>
            <w:tcW w:w="722" w:type="pct"/>
            <w:tcBorders>
              <w:bottom w:val="single" w:sz="4" w:space="0" w:color="auto"/>
            </w:tcBorders>
            <w:shd w:val="clear" w:color="auto" w:fill="D9D9D9"/>
            <w:noWrap/>
            <w:vAlign w:val="bottom"/>
            <w:hideMark/>
          </w:tcPr>
          <w:p w14:paraId="17C95BA3" w14:textId="77777777" w:rsidR="008B622E" w:rsidRPr="001A3618" w:rsidRDefault="008B622E" w:rsidP="001A3618">
            <w:pPr>
              <w:spacing w:before="0" w:after="0"/>
              <w:rPr>
                <w:b/>
                <w:color w:val="000000"/>
                <w:lang w:eastAsia="en-CA"/>
              </w:rPr>
            </w:pPr>
            <w:r w:rsidRPr="001A3618">
              <w:rPr>
                <w:b/>
                <w:color w:val="000000"/>
                <w:lang w:eastAsia="en-CA"/>
              </w:rPr>
              <w:t>Unit</w:t>
            </w:r>
          </w:p>
        </w:tc>
      </w:tr>
      <w:tr w:rsidR="008B622E" w:rsidRPr="00ED3698" w14:paraId="3A7AB3D0" w14:textId="77777777" w:rsidTr="008B622E">
        <w:trPr>
          <w:trHeight w:val="300"/>
          <w:jc w:val="center"/>
        </w:trPr>
        <w:tc>
          <w:tcPr>
            <w:tcW w:w="1339" w:type="pct"/>
            <w:tcBorders>
              <w:top w:val="single" w:sz="4" w:space="0" w:color="auto"/>
              <w:bottom w:val="single" w:sz="4" w:space="0" w:color="auto"/>
            </w:tcBorders>
            <w:shd w:val="clear" w:color="auto" w:fill="auto"/>
            <w:noWrap/>
            <w:vAlign w:val="bottom"/>
          </w:tcPr>
          <w:p w14:paraId="3865C00A" w14:textId="77777777" w:rsidR="008B622E" w:rsidRPr="00ED3698" w:rsidRDefault="008B622E" w:rsidP="001A3618">
            <w:pPr>
              <w:spacing w:before="0" w:after="0"/>
              <w:rPr>
                <w:i/>
                <w:color w:val="000000"/>
                <w:sz w:val="22"/>
                <w:szCs w:val="22"/>
              </w:rPr>
            </w:pPr>
            <w:r w:rsidRPr="00F4591F">
              <w:rPr>
                <w:i/>
                <w:color w:val="000000"/>
                <w:sz w:val="22"/>
                <w:szCs w:val="22"/>
              </w:rPr>
              <w:t>Aqueous phase</w:t>
            </w:r>
          </w:p>
        </w:tc>
        <w:tc>
          <w:tcPr>
            <w:tcW w:w="1273" w:type="pct"/>
            <w:tcBorders>
              <w:top w:val="single" w:sz="4" w:space="0" w:color="auto"/>
              <w:bottom w:val="single" w:sz="4" w:space="0" w:color="auto"/>
            </w:tcBorders>
            <w:shd w:val="clear" w:color="auto" w:fill="auto"/>
            <w:noWrap/>
          </w:tcPr>
          <w:p w14:paraId="3284FF8C" w14:textId="77777777" w:rsidR="008B622E" w:rsidRPr="00ED3698" w:rsidRDefault="008B622E" w:rsidP="001A3618">
            <w:pPr>
              <w:spacing w:before="0" w:after="0"/>
              <w:jc w:val="center"/>
            </w:pPr>
          </w:p>
        </w:tc>
        <w:tc>
          <w:tcPr>
            <w:tcW w:w="830" w:type="pct"/>
            <w:tcBorders>
              <w:top w:val="single" w:sz="4" w:space="0" w:color="auto"/>
              <w:bottom w:val="single" w:sz="4" w:space="0" w:color="auto"/>
            </w:tcBorders>
          </w:tcPr>
          <w:p w14:paraId="334C7560" w14:textId="77777777" w:rsidR="008B622E" w:rsidRPr="00ED3698" w:rsidRDefault="008B622E" w:rsidP="001A3618">
            <w:pPr>
              <w:spacing w:before="0" w:after="0"/>
              <w:jc w:val="center"/>
            </w:pPr>
            <w:r w:rsidRPr="00ED3698">
              <w:t>center</w:t>
            </w:r>
          </w:p>
        </w:tc>
        <w:tc>
          <w:tcPr>
            <w:tcW w:w="836" w:type="pct"/>
            <w:tcBorders>
              <w:top w:val="single" w:sz="4" w:space="0" w:color="auto"/>
              <w:bottom w:val="single" w:sz="4" w:space="0" w:color="auto"/>
            </w:tcBorders>
          </w:tcPr>
          <w:p w14:paraId="173FC3B6" w14:textId="77777777" w:rsidR="008B622E" w:rsidRPr="00ED3698" w:rsidRDefault="008B622E" w:rsidP="001A3618">
            <w:pPr>
              <w:spacing w:before="0" w:after="0"/>
              <w:rPr>
                <w:color w:val="000000"/>
                <w:lang w:eastAsia="en-CA"/>
              </w:rPr>
            </w:pPr>
            <w:r w:rsidRPr="00ED3698">
              <w:rPr>
                <w:color w:val="000000"/>
                <w:lang w:eastAsia="en-CA"/>
              </w:rPr>
              <w:t>outer</w:t>
            </w:r>
          </w:p>
        </w:tc>
        <w:tc>
          <w:tcPr>
            <w:tcW w:w="722" w:type="pct"/>
            <w:tcBorders>
              <w:top w:val="single" w:sz="4" w:space="0" w:color="auto"/>
              <w:bottom w:val="single" w:sz="4" w:space="0" w:color="auto"/>
            </w:tcBorders>
            <w:shd w:val="clear" w:color="auto" w:fill="auto"/>
            <w:noWrap/>
          </w:tcPr>
          <w:p w14:paraId="0443DCCF" w14:textId="77777777" w:rsidR="008B622E" w:rsidRPr="00ED3698" w:rsidRDefault="008B622E" w:rsidP="001A3618">
            <w:pPr>
              <w:spacing w:before="0" w:after="0"/>
              <w:rPr>
                <w:color w:val="000000"/>
                <w:lang w:eastAsia="en-CA"/>
              </w:rPr>
            </w:pPr>
          </w:p>
        </w:tc>
      </w:tr>
      <w:tr w:rsidR="008B622E" w:rsidRPr="00ED3698" w14:paraId="0FDA4C58" w14:textId="77777777" w:rsidTr="008B622E">
        <w:trPr>
          <w:trHeight w:val="300"/>
          <w:jc w:val="center"/>
        </w:trPr>
        <w:tc>
          <w:tcPr>
            <w:tcW w:w="1339" w:type="pct"/>
            <w:tcBorders>
              <w:top w:val="single" w:sz="4" w:space="0" w:color="auto"/>
              <w:bottom w:val="single" w:sz="4" w:space="0" w:color="auto"/>
            </w:tcBorders>
            <w:shd w:val="clear" w:color="auto" w:fill="auto"/>
            <w:noWrap/>
            <w:vAlign w:val="bottom"/>
            <w:hideMark/>
          </w:tcPr>
          <w:p w14:paraId="1050F866" w14:textId="77777777" w:rsidR="008B622E" w:rsidRPr="00ED3698" w:rsidRDefault="008B622E" w:rsidP="001A3618">
            <w:pPr>
              <w:spacing w:before="0" w:after="0"/>
              <w:rPr>
                <w:color w:val="000000"/>
                <w:sz w:val="22"/>
                <w:szCs w:val="22"/>
              </w:rPr>
            </w:pPr>
            <w:r w:rsidRPr="00ED3698">
              <w:rPr>
                <w:color w:val="000000"/>
                <w:sz w:val="22"/>
                <w:szCs w:val="22"/>
              </w:rPr>
              <w:t>Cl</w:t>
            </w:r>
            <w:r w:rsidRPr="00ED3698">
              <w:rPr>
                <w:color w:val="000000"/>
                <w:sz w:val="22"/>
                <w:szCs w:val="22"/>
                <w:vertAlign w:val="superscript"/>
              </w:rPr>
              <w:t>-</w:t>
            </w:r>
          </w:p>
        </w:tc>
        <w:tc>
          <w:tcPr>
            <w:tcW w:w="1273" w:type="pct"/>
            <w:tcBorders>
              <w:top w:val="single" w:sz="4" w:space="0" w:color="auto"/>
              <w:bottom w:val="single" w:sz="4" w:space="0" w:color="auto"/>
            </w:tcBorders>
            <w:shd w:val="clear" w:color="auto" w:fill="auto"/>
            <w:noWrap/>
            <w:hideMark/>
          </w:tcPr>
          <w:p w14:paraId="0D561FA0" w14:textId="77777777" w:rsidR="008B622E" w:rsidRPr="00ED3698" w:rsidRDefault="008B622E" w:rsidP="001A3618">
            <w:pPr>
              <w:spacing w:before="0" w:after="0"/>
              <w:jc w:val="center"/>
            </w:pPr>
            <w:r w:rsidRPr="00ED3698">
              <w:t>1.0</w:t>
            </w:r>
            <w:r w:rsidRPr="007E11F0">
              <w:t>×10</w:t>
            </w:r>
            <w:r w:rsidRPr="007E11F0">
              <w:rPr>
                <w:vertAlign w:val="superscript"/>
              </w:rPr>
              <w:t>-1</w:t>
            </w:r>
            <w:r w:rsidRPr="00ED3698">
              <w:t>00</w:t>
            </w:r>
          </w:p>
        </w:tc>
        <w:tc>
          <w:tcPr>
            <w:tcW w:w="830" w:type="pct"/>
            <w:tcBorders>
              <w:top w:val="single" w:sz="4" w:space="0" w:color="auto"/>
              <w:bottom w:val="single" w:sz="4" w:space="0" w:color="auto"/>
            </w:tcBorders>
          </w:tcPr>
          <w:p w14:paraId="3C07E3F0" w14:textId="77777777" w:rsidR="008B622E" w:rsidRPr="00ED3698" w:rsidRDefault="008B622E" w:rsidP="001A3618">
            <w:pPr>
              <w:spacing w:before="0" w:after="0"/>
              <w:jc w:val="center"/>
            </w:pPr>
            <w:r w:rsidRPr="00ED3698">
              <w:t>1.0</w:t>
            </w:r>
          </w:p>
        </w:tc>
        <w:tc>
          <w:tcPr>
            <w:tcW w:w="836" w:type="pct"/>
            <w:tcBorders>
              <w:top w:val="single" w:sz="4" w:space="0" w:color="auto"/>
              <w:bottom w:val="single" w:sz="4" w:space="0" w:color="auto"/>
            </w:tcBorders>
          </w:tcPr>
          <w:p w14:paraId="15C04B7A" w14:textId="77777777" w:rsidR="008B622E" w:rsidRPr="00ED3698" w:rsidRDefault="008B622E" w:rsidP="001A3618">
            <w:pPr>
              <w:spacing w:before="0" w:after="0"/>
              <w:rPr>
                <w:color w:val="000000"/>
                <w:lang w:eastAsia="en-CA"/>
              </w:rPr>
            </w:pPr>
            <w:r w:rsidRPr="00ED3698">
              <w:t>1.0</w:t>
            </w:r>
            <w:r w:rsidRPr="007E11F0">
              <w:t>×10</w:t>
            </w:r>
            <w:r w:rsidRPr="007E11F0">
              <w:rPr>
                <w:vertAlign w:val="superscript"/>
              </w:rPr>
              <w:t>-1</w:t>
            </w:r>
            <w:r w:rsidRPr="00ED3698">
              <w:t>00</w:t>
            </w:r>
          </w:p>
        </w:tc>
        <w:tc>
          <w:tcPr>
            <w:tcW w:w="722" w:type="pct"/>
            <w:tcBorders>
              <w:top w:val="single" w:sz="4" w:space="0" w:color="auto"/>
              <w:bottom w:val="single" w:sz="4" w:space="0" w:color="auto"/>
            </w:tcBorders>
            <w:shd w:val="clear" w:color="auto" w:fill="auto"/>
            <w:noWrap/>
            <w:hideMark/>
          </w:tcPr>
          <w:p w14:paraId="0D1C4045" w14:textId="77777777" w:rsidR="008B622E" w:rsidRPr="00ED3698" w:rsidRDefault="008B622E" w:rsidP="00BD06F1">
            <w:pPr>
              <w:spacing w:before="0" w:after="0"/>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r w:rsidR="008B622E" w:rsidRPr="00ED3698" w14:paraId="1CE12366" w14:textId="77777777" w:rsidTr="008B622E">
        <w:trPr>
          <w:trHeight w:val="300"/>
          <w:jc w:val="center"/>
        </w:trPr>
        <w:tc>
          <w:tcPr>
            <w:tcW w:w="1339" w:type="pct"/>
            <w:tcBorders>
              <w:top w:val="single" w:sz="4" w:space="0" w:color="auto"/>
              <w:bottom w:val="single" w:sz="4" w:space="0" w:color="auto"/>
            </w:tcBorders>
            <w:shd w:val="clear" w:color="auto" w:fill="auto"/>
            <w:noWrap/>
            <w:vAlign w:val="bottom"/>
          </w:tcPr>
          <w:p w14:paraId="44AF8510" w14:textId="77777777" w:rsidR="008B622E" w:rsidRPr="00ED3698" w:rsidRDefault="008B622E" w:rsidP="001A3618">
            <w:pPr>
              <w:spacing w:before="0" w:after="0"/>
              <w:rPr>
                <w:color w:val="000000"/>
                <w:sz w:val="22"/>
                <w:szCs w:val="22"/>
              </w:rPr>
            </w:pPr>
            <w:r w:rsidRPr="00ED3698">
              <w:rPr>
                <w:color w:val="000000"/>
                <w:sz w:val="22"/>
                <w:szCs w:val="22"/>
              </w:rPr>
              <w:t>Hydraulic head</w:t>
            </w:r>
          </w:p>
        </w:tc>
        <w:tc>
          <w:tcPr>
            <w:tcW w:w="1273" w:type="pct"/>
            <w:tcBorders>
              <w:top w:val="single" w:sz="4" w:space="0" w:color="auto"/>
              <w:bottom w:val="single" w:sz="4" w:space="0" w:color="auto"/>
            </w:tcBorders>
            <w:shd w:val="clear" w:color="auto" w:fill="auto"/>
            <w:noWrap/>
          </w:tcPr>
          <w:p w14:paraId="1C90A064" w14:textId="77777777" w:rsidR="008B622E" w:rsidRPr="00ED3698" w:rsidRDefault="008B622E" w:rsidP="001A3618">
            <w:pPr>
              <w:spacing w:before="0" w:after="0"/>
              <w:jc w:val="center"/>
            </w:pPr>
            <w:r w:rsidRPr="00ED3698">
              <w:t>0.0</w:t>
            </w:r>
          </w:p>
        </w:tc>
        <w:tc>
          <w:tcPr>
            <w:tcW w:w="830" w:type="pct"/>
            <w:tcBorders>
              <w:top w:val="single" w:sz="4" w:space="0" w:color="auto"/>
              <w:bottom w:val="single" w:sz="4" w:space="0" w:color="auto"/>
            </w:tcBorders>
          </w:tcPr>
          <w:p w14:paraId="7365CD2E" w14:textId="77777777" w:rsidR="008B622E" w:rsidRPr="00ED3698" w:rsidRDefault="008B622E" w:rsidP="001A3618">
            <w:pPr>
              <w:spacing w:before="0" w:after="0"/>
              <w:jc w:val="center"/>
            </w:pPr>
            <w:r w:rsidRPr="00ED3698">
              <w:t>-</w:t>
            </w:r>
          </w:p>
        </w:tc>
        <w:tc>
          <w:tcPr>
            <w:tcW w:w="836" w:type="pct"/>
            <w:tcBorders>
              <w:top w:val="single" w:sz="4" w:space="0" w:color="auto"/>
              <w:bottom w:val="single" w:sz="4" w:space="0" w:color="auto"/>
            </w:tcBorders>
          </w:tcPr>
          <w:p w14:paraId="237D4809" w14:textId="77777777" w:rsidR="008B622E" w:rsidRPr="00ED3698" w:rsidRDefault="008B622E" w:rsidP="001A3618">
            <w:pPr>
              <w:spacing w:before="0" w:after="0"/>
            </w:pPr>
            <w:r w:rsidRPr="00ED3698">
              <w:t>0.0</w:t>
            </w:r>
          </w:p>
        </w:tc>
        <w:tc>
          <w:tcPr>
            <w:tcW w:w="722" w:type="pct"/>
            <w:tcBorders>
              <w:top w:val="single" w:sz="4" w:space="0" w:color="auto"/>
              <w:bottom w:val="single" w:sz="4" w:space="0" w:color="auto"/>
            </w:tcBorders>
            <w:shd w:val="clear" w:color="auto" w:fill="auto"/>
            <w:noWrap/>
          </w:tcPr>
          <w:p w14:paraId="18415185" w14:textId="77777777" w:rsidR="008B622E" w:rsidRPr="00ED3698" w:rsidRDefault="008B622E" w:rsidP="001A3618">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8B622E" w:rsidRPr="00ED3698" w14:paraId="0499944A" w14:textId="77777777" w:rsidTr="008B622E">
        <w:trPr>
          <w:trHeight w:val="300"/>
          <w:jc w:val="center"/>
        </w:trPr>
        <w:tc>
          <w:tcPr>
            <w:tcW w:w="1339" w:type="pct"/>
            <w:tcBorders>
              <w:top w:val="single" w:sz="4" w:space="0" w:color="auto"/>
              <w:bottom w:val="single" w:sz="4" w:space="0" w:color="auto"/>
            </w:tcBorders>
            <w:shd w:val="clear" w:color="auto" w:fill="auto"/>
            <w:noWrap/>
            <w:vAlign w:val="bottom"/>
          </w:tcPr>
          <w:p w14:paraId="0417CFDB" w14:textId="77777777" w:rsidR="008B622E" w:rsidRPr="00ED3698" w:rsidRDefault="004704EF" w:rsidP="004704EF">
            <w:pPr>
              <w:spacing w:before="0" w:after="0"/>
              <w:rPr>
                <w:color w:val="000000"/>
                <w:sz w:val="22"/>
                <w:szCs w:val="22"/>
              </w:rPr>
            </w:pPr>
            <w:r>
              <w:rPr>
                <w:color w:val="000000"/>
                <w:sz w:val="22"/>
                <w:szCs w:val="22"/>
              </w:rPr>
              <w:t>Specified f</w:t>
            </w:r>
            <w:r w:rsidR="008B622E" w:rsidRPr="00ED3698">
              <w:rPr>
                <w:color w:val="000000"/>
                <w:sz w:val="22"/>
                <w:szCs w:val="22"/>
              </w:rPr>
              <w:t>lux</w:t>
            </w:r>
          </w:p>
        </w:tc>
        <w:tc>
          <w:tcPr>
            <w:tcW w:w="1273" w:type="pct"/>
            <w:tcBorders>
              <w:top w:val="single" w:sz="4" w:space="0" w:color="auto"/>
              <w:bottom w:val="single" w:sz="4" w:space="0" w:color="auto"/>
            </w:tcBorders>
            <w:shd w:val="clear" w:color="auto" w:fill="auto"/>
            <w:noWrap/>
          </w:tcPr>
          <w:p w14:paraId="208DC932" w14:textId="77777777" w:rsidR="008B622E" w:rsidRPr="00ED3698" w:rsidRDefault="008B622E" w:rsidP="001A3618">
            <w:pPr>
              <w:spacing w:before="0" w:after="0"/>
              <w:jc w:val="center"/>
            </w:pPr>
            <w:r w:rsidRPr="00ED3698">
              <w:t>-</w:t>
            </w:r>
          </w:p>
        </w:tc>
        <w:tc>
          <w:tcPr>
            <w:tcW w:w="830" w:type="pct"/>
            <w:tcBorders>
              <w:top w:val="single" w:sz="4" w:space="0" w:color="auto"/>
              <w:bottom w:val="single" w:sz="4" w:space="0" w:color="auto"/>
            </w:tcBorders>
          </w:tcPr>
          <w:p w14:paraId="7A6C4553" w14:textId="77777777" w:rsidR="008B622E" w:rsidRPr="00ED3698" w:rsidRDefault="008B622E" w:rsidP="001A3618">
            <w:pPr>
              <w:spacing w:before="0" w:after="0"/>
              <w:jc w:val="center"/>
            </w:pPr>
            <w:r w:rsidRPr="00ED3698">
              <w:t>6.25</w:t>
            </w:r>
            <w:r w:rsidRPr="007E11F0">
              <w:t>×10</w:t>
            </w:r>
            <w:r w:rsidRPr="007E11F0">
              <w:rPr>
                <w:vertAlign w:val="superscript"/>
              </w:rPr>
              <w:t>-3</w:t>
            </w:r>
          </w:p>
        </w:tc>
        <w:tc>
          <w:tcPr>
            <w:tcW w:w="836" w:type="pct"/>
            <w:tcBorders>
              <w:top w:val="single" w:sz="4" w:space="0" w:color="auto"/>
              <w:bottom w:val="single" w:sz="4" w:space="0" w:color="auto"/>
            </w:tcBorders>
          </w:tcPr>
          <w:p w14:paraId="26AC69E7" w14:textId="77777777" w:rsidR="008B622E" w:rsidRPr="00ED3698" w:rsidRDefault="008B622E" w:rsidP="001A3618">
            <w:pPr>
              <w:spacing w:before="0" w:after="0"/>
            </w:pPr>
            <w:r w:rsidRPr="00ED3698">
              <w:t>-</w:t>
            </w:r>
          </w:p>
        </w:tc>
        <w:tc>
          <w:tcPr>
            <w:tcW w:w="722" w:type="pct"/>
            <w:tcBorders>
              <w:top w:val="single" w:sz="4" w:space="0" w:color="auto"/>
              <w:bottom w:val="single" w:sz="4" w:space="0" w:color="auto"/>
            </w:tcBorders>
            <w:shd w:val="clear" w:color="auto" w:fill="auto"/>
            <w:noWrap/>
          </w:tcPr>
          <w:p w14:paraId="3F679A5C" w14:textId="77777777" w:rsidR="008B622E" w:rsidRPr="008F5EF7" w:rsidRDefault="008B622E" w:rsidP="001A3618">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bl>
    <w:p w14:paraId="12DA9EB2" w14:textId="77777777" w:rsidR="00AA22E8" w:rsidRPr="00ED3698" w:rsidRDefault="00AA22E8" w:rsidP="000B39EA">
      <w:pPr>
        <w:pStyle w:val="Simpleline"/>
      </w:pPr>
    </w:p>
    <w:p w14:paraId="6806D4E6" w14:textId="77777777" w:rsidR="00AA22E8" w:rsidRPr="00ED3698" w:rsidRDefault="00AA22E8" w:rsidP="009D54B1">
      <w:pPr>
        <w:pStyle w:val="StyleHeading4Bold"/>
      </w:pPr>
      <w:bookmarkStart w:id="317" w:name="_Toc520374483"/>
      <w:r w:rsidRPr="00ED3698">
        <w:t>Parameters</w:t>
      </w:r>
      <w:bookmarkEnd w:id="317"/>
    </w:p>
    <w:p w14:paraId="69226B45" w14:textId="79850480" w:rsidR="00AA22E8" w:rsidRPr="00ED3698" w:rsidRDefault="00AA22E8" w:rsidP="00AA22E8">
      <w:r w:rsidRPr="00ED3698">
        <w:t>The parameters of the porous medi</w:t>
      </w:r>
      <w:r w:rsidR="00A27D2D">
        <w:t>um</w:t>
      </w:r>
      <w:r w:rsidRPr="00ED3698">
        <w:t xml:space="preserve"> are: porosity </w:t>
      </w:r>
      <w:r w:rsidR="00A27D2D">
        <w:t xml:space="preserve">is set to </w:t>
      </w:r>
      <w:r w:rsidRPr="00ED3698">
        <w:t xml:space="preserve">0.2, specific storage </w:t>
      </w:r>
      <w:r w:rsidR="00A27D2D">
        <w:t xml:space="preserve">is </w:t>
      </w:r>
      <w:r w:rsidRPr="00ED3698">
        <w:t>1.0</w:t>
      </w:r>
      <w:r w:rsidRPr="007E11F0">
        <w:t>×10</w:t>
      </w:r>
      <w:r w:rsidRPr="007E11F0">
        <w:rPr>
          <w:vertAlign w:val="superscript"/>
        </w:rPr>
        <w:t>-1</w:t>
      </w:r>
      <w:r w:rsidRPr="00A27D2D">
        <w:rPr>
          <w:vertAlign w:val="superscript"/>
        </w:rPr>
        <w:t>0</w:t>
      </w:r>
      <w:r w:rsidRPr="00ED3698">
        <w:t> m</w:t>
      </w:r>
      <w:r w:rsidRPr="00A27D2D">
        <w:rPr>
          <w:vertAlign w:val="superscript"/>
        </w:rPr>
        <w:t>-1</w:t>
      </w:r>
      <w:r w:rsidRPr="00ED3698">
        <w:t xml:space="preserve">, longitudinal dispersivity </w:t>
      </w:r>
      <w:r w:rsidR="00A27D2D">
        <w:t xml:space="preserve">is </w:t>
      </w:r>
      <w:r w:rsidRPr="00ED3698">
        <w:t xml:space="preserve">10 m, transverse </w:t>
      </w:r>
      <w:r w:rsidR="00A27D2D">
        <w:t xml:space="preserve">radial </w:t>
      </w:r>
      <w:r w:rsidRPr="00ED3698">
        <w:t xml:space="preserve">dispersivity </w:t>
      </w:r>
      <w:r w:rsidR="00A27D2D">
        <w:t xml:space="preserve">is </w:t>
      </w:r>
      <w:r w:rsidRPr="00ED3698">
        <w:t>0</w:t>
      </w:r>
      <w:r w:rsidR="00A27D2D">
        <w:t xml:space="preserve"> m</w:t>
      </w:r>
      <w:r w:rsidR="004474F5">
        <w:t xml:space="preserve">.  </w:t>
      </w:r>
      <w:r w:rsidR="00A27D2D">
        <w:t>The f</w:t>
      </w:r>
      <w:r w:rsidRPr="00ED3698">
        <w:t>ree aqueous phase diffusion coefficient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ED3698">
        <w:t>) is 1.0</w:t>
      </w:r>
      <w:r w:rsidRPr="007E11F0">
        <w:t>×10</w:t>
      </w:r>
      <w:r w:rsidRPr="007E11F0">
        <w:rPr>
          <w:vertAlign w:val="superscript"/>
        </w:rPr>
        <w:t>-1</w:t>
      </w:r>
      <w:r w:rsidRPr="00A27D2D">
        <w:rPr>
          <w:vertAlign w:val="superscript"/>
        </w:rPr>
        <w:t>0</w:t>
      </w:r>
      <w:r w:rsidRPr="00ED3698">
        <w:t> m</w:t>
      </w:r>
      <w:r w:rsidRPr="00ED3698">
        <w:rPr>
          <w:vertAlign w:val="superscript"/>
        </w:rPr>
        <w:t>2</w:t>
      </w:r>
      <w:r w:rsidRPr="00ED3698">
        <w:t xml:space="preserve"> s</w:t>
      </w:r>
      <w:r w:rsidRPr="00ED3698">
        <w:rPr>
          <w:vertAlign w:val="superscript"/>
        </w:rPr>
        <w:t>-1</w:t>
      </w:r>
      <w:r w:rsidRPr="00ED3698">
        <w:t>, which is relatively small and its effect on the mass transport can be neglected</w:t>
      </w:r>
      <w:r w:rsidR="004474F5">
        <w:t xml:space="preserve">.  </w:t>
      </w:r>
    </w:p>
    <w:p w14:paraId="687A2F99" w14:textId="77777777" w:rsidR="00AA22E8" w:rsidRPr="00ED3698" w:rsidRDefault="00AA22E8" w:rsidP="009D54B1">
      <w:pPr>
        <w:pStyle w:val="StyleHeading4Bold"/>
      </w:pPr>
      <w:bookmarkStart w:id="318" w:name="_Toc520374484"/>
      <w:r w:rsidRPr="00ED3698">
        <w:t>Analytic</w:t>
      </w:r>
      <w:r w:rsidR="00A27D2D">
        <w:t>al</w:t>
      </w:r>
      <w:r w:rsidRPr="00ED3698">
        <w:t xml:space="preserve"> solution</w:t>
      </w:r>
      <w:bookmarkEnd w:id="318"/>
    </w:p>
    <w:p w14:paraId="3280F240" w14:textId="2078C59F" w:rsidR="00AA22E8" w:rsidRPr="00ED3698" w:rsidRDefault="00AA22E8" w:rsidP="00AA22E8">
      <w:r w:rsidRPr="00ED3698">
        <w:t xml:space="preserve">The governing equation for radial </w:t>
      </w:r>
      <w:r w:rsidR="00A27D2D">
        <w:t>advective-</w:t>
      </w:r>
      <w:r w:rsidRPr="00ED3698">
        <w:t>dispersive transport of a conservative tra</w:t>
      </w:r>
      <w:r w:rsidR="00A27D2D">
        <w:t>cer</w:t>
      </w:r>
      <w:r w:rsidRPr="00ED3698">
        <w:t xml:space="preserve"> in a steady radial flow </w:t>
      </w:r>
      <w:r w:rsidR="00A27D2D">
        <w:t xml:space="preserve">field </w:t>
      </w:r>
      <w:r w:rsidRPr="00ED3698">
        <w:t>from a</w:t>
      </w:r>
      <w:r w:rsidR="00A27D2D">
        <w:t>n</w:t>
      </w:r>
      <w:r w:rsidRPr="00ED3698">
        <w:t xml:space="preserve"> </w:t>
      </w:r>
      <w:r w:rsidR="00A27D2D">
        <w:t>injection</w:t>
      </w:r>
      <w:r w:rsidRPr="00ED3698">
        <w:t xml:space="preserve"> well can be written as (Hoopes and Harleman 1967):</w:t>
      </w:r>
    </w:p>
    <w:tbl>
      <w:tblPr>
        <w:tblW w:w="0" w:type="auto"/>
        <w:tblLook w:val="04A0" w:firstRow="1" w:lastRow="0" w:firstColumn="1" w:lastColumn="0" w:noHBand="0" w:noVBand="1"/>
      </w:tblPr>
      <w:tblGrid>
        <w:gridCol w:w="6310"/>
        <w:gridCol w:w="2330"/>
      </w:tblGrid>
      <w:tr w:rsidR="00582036" w:rsidRPr="00D910F5" w14:paraId="2D258031" w14:textId="77777777" w:rsidTr="00083980">
        <w:trPr>
          <w:trHeight w:val="819"/>
        </w:trPr>
        <w:tc>
          <w:tcPr>
            <w:tcW w:w="6479" w:type="dxa"/>
            <w:vAlign w:val="center"/>
            <w:hideMark/>
          </w:tcPr>
          <w:p w14:paraId="17DA49C9" w14:textId="77777777" w:rsidR="00582036" w:rsidRPr="00D910F5" w:rsidRDefault="004E7FA7" w:rsidP="00083980">
            <w:pPr>
              <w:rPr>
                <w:rFonts w:cs="Arial"/>
                <w:szCs w:val="22"/>
              </w:rPr>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 xml:space="preserve">+ </m:t>
                </m:r>
                <m:f>
                  <m:fPr>
                    <m:ctrlPr>
                      <w:rPr>
                        <w:rFonts w:ascii="Cambria Math" w:hAnsi="Cambria Math"/>
                        <w:i/>
                      </w:rPr>
                    </m:ctrlPr>
                  </m:fPr>
                  <m:num>
                    <m:r>
                      <w:rPr>
                        <w:rFonts w:ascii="Cambria Math" w:hAnsi="Cambria Math"/>
                      </w:rPr>
                      <m:t>A</m:t>
                    </m:r>
                  </m:num>
                  <m:den>
                    <m:r>
                      <w:rPr>
                        <w:rFonts w:ascii="Cambria Math" w:hAnsi="Cambria Math"/>
                      </w:rPr>
                      <m:t>r</m:t>
                    </m:r>
                  </m:den>
                </m:f>
                <m:f>
                  <m:fPr>
                    <m:ctrlPr>
                      <w:rPr>
                        <w:rFonts w:ascii="Cambria Math" w:hAnsi="Cambria Math"/>
                        <w:i/>
                      </w:rPr>
                    </m:ctrlPr>
                  </m:fPr>
                  <m:num>
                    <m:r>
                      <w:rPr>
                        <w:rFonts w:ascii="Cambria Math" w:hAnsi="Cambria Math"/>
                      </w:rPr>
                      <m:t>∂C</m:t>
                    </m:r>
                  </m:num>
                  <m:den>
                    <m:r>
                      <w:rPr>
                        <w:rFonts w:ascii="Cambria Math" w:hAnsi="Cambria Math"/>
                      </w:rPr>
                      <m:t>∂r</m:t>
                    </m:r>
                  </m:den>
                </m:f>
                <m:r>
                  <w:rPr>
                    <w:rFonts w:ascii="Cambria Math" w:hAnsi="Cambria Math"/>
                  </w:rPr>
                  <m:t xml:space="preserve"> = α</m:t>
                </m:r>
                <m:f>
                  <m:fPr>
                    <m:ctrlPr>
                      <w:rPr>
                        <w:rFonts w:ascii="Cambria Math" w:hAnsi="Cambria Math"/>
                        <w:i/>
                      </w:rPr>
                    </m:ctrlPr>
                  </m:fPr>
                  <m:num>
                    <m:r>
                      <w:rPr>
                        <w:rFonts w:ascii="Cambria Math" w:hAnsi="Cambria Math"/>
                      </w:rPr>
                      <m:t>A</m:t>
                    </m:r>
                  </m:num>
                  <m:den>
                    <m:r>
                      <w:rPr>
                        <w:rFonts w:ascii="Cambria Math" w:hAnsi="Cambria Math"/>
                      </w:rPr>
                      <m:t>r</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r&gt; r</m:t>
                    </m:r>
                  </m:e>
                  <m:sub>
                    <m:r>
                      <w:rPr>
                        <w:rFonts w:ascii="Cambria Math" w:hAnsi="Cambria Math"/>
                      </w:rPr>
                      <m:t>w</m:t>
                    </m:r>
                  </m:sub>
                </m:sSub>
                <m:r>
                  <w:rPr>
                    <w:rFonts w:ascii="Cambria Math" w:hAnsi="Cambria Math"/>
                  </w:rPr>
                  <m:t>,  t&gt;0,</m:t>
                </m:r>
              </m:oMath>
            </m:oMathPara>
          </w:p>
        </w:tc>
        <w:tc>
          <w:tcPr>
            <w:tcW w:w="2377" w:type="dxa"/>
            <w:vAlign w:val="center"/>
            <w:hideMark/>
          </w:tcPr>
          <w:p w14:paraId="2C4D50E7"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17</w:t>
            </w:r>
            <w:r w:rsidR="00582036">
              <w:rPr>
                <w:rFonts w:cs="Arial"/>
                <w:szCs w:val="22"/>
              </w:rPr>
              <w:fldChar w:fldCharType="end"/>
            </w:r>
          </w:p>
        </w:tc>
      </w:tr>
    </w:tbl>
    <w:p w14:paraId="12B39C37" w14:textId="77777777" w:rsidR="00AA22E8" w:rsidRPr="00ED3698" w:rsidRDefault="000B39EA" w:rsidP="00AA22E8">
      <w:r>
        <w:t>w</w:t>
      </w:r>
      <w:r w:rsidR="00AA22E8" w:rsidRPr="00ED3698">
        <w:t>here</w:t>
      </w:r>
    </w:p>
    <w:tbl>
      <w:tblPr>
        <w:tblW w:w="0" w:type="auto"/>
        <w:tblLook w:val="04A0" w:firstRow="1" w:lastRow="0" w:firstColumn="1" w:lastColumn="0" w:noHBand="0" w:noVBand="1"/>
      </w:tblPr>
      <w:tblGrid>
        <w:gridCol w:w="6305"/>
        <w:gridCol w:w="2335"/>
      </w:tblGrid>
      <w:tr w:rsidR="00582036" w:rsidRPr="00D910F5" w14:paraId="016239D1" w14:textId="77777777" w:rsidTr="00083980">
        <w:trPr>
          <w:trHeight w:val="819"/>
        </w:trPr>
        <w:tc>
          <w:tcPr>
            <w:tcW w:w="6479" w:type="dxa"/>
            <w:vAlign w:val="center"/>
            <w:hideMark/>
          </w:tcPr>
          <w:p w14:paraId="0F7C973E" w14:textId="77777777" w:rsidR="00582036" w:rsidRPr="00D910F5" w:rsidRDefault="00582036" w:rsidP="00083980">
            <w:pPr>
              <w:rPr>
                <w:rFonts w:cs="Arial"/>
                <w:szCs w:val="22"/>
              </w:rPr>
            </w:pPr>
            <m:oMathPara>
              <m:oMath>
                <m:r>
                  <w:rPr>
                    <w:rFonts w:ascii="Cambria Math" w:hAnsi="Cambria Math"/>
                  </w:rPr>
                  <m:t>A=Q/(2πbϕ)</m:t>
                </m:r>
              </m:oMath>
            </m:oMathPara>
          </w:p>
        </w:tc>
        <w:tc>
          <w:tcPr>
            <w:tcW w:w="2377" w:type="dxa"/>
            <w:vAlign w:val="center"/>
            <w:hideMark/>
          </w:tcPr>
          <w:p w14:paraId="39C2CDE9"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18</w:t>
            </w:r>
            <w:r w:rsidR="00582036">
              <w:rPr>
                <w:rFonts w:cs="Arial"/>
                <w:szCs w:val="22"/>
              </w:rPr>
              <w:fldChar w:fldCharType="end"/>
            </w:r>
          </w:p>
        </w:tc>
      </w:tr>
    </w:tbl>
    <w:p w14:paraId="3050B60F" w14:textId="3A4F184A" w:rsidR="00AA22E8" w:rsidRPr="00ED3698" w:rsidRDefault="00A27D2D" w:rsidP="00AA22E8">
      <w:r>
        <w:t>i</w:t>
      </w:r>
      <w:r w:rsidR="00AA22E8" w:rsidRPr="00ED3698">
        <w:t xml:space="preserve">n which </w:t>
      </w:r>
      <w:r w:rsidR="00AA22E8" w:rsidRPr="00A27D2D">
        <w:rPr>
          <w:i/>
        </w:rPr>
        <w:t>c</w:t>
      </w:r>
      <w:r w:rsidR="00AA22E8" w:rsidRPr="00ED3698">
        <w:t xml:space="preserve"> is the tracer concentration in the radial flow field, </w:t>
      </w:r>
      <w:r w:rsidR="00AA22E8" w:rsidRPr="00A27D2D">
        <w:rPr>
          <w:i/>
        </w:rPr>
        <w:t>r</w:t>
      </w:r>
      <w:r w:rsidR="00AA22E8" w:rsidRPr="00ED3698">
        <w:t xml:space="preserve"> is the radial distance from the center line of the </w:t>
      </w:r>
      <w:r>
        <w:t>injection</w:t>
      </w:r>
      <w:r w:rsidR="00AA22E8" w:rsidRPr="00ED3698">
        <w:t xml:space="preserve"> well, </w:t>
      </w:r>
      <w:r w:rsidR="00AA22E8" w:rsidRPr="00A27D2D">
        <w:rPr>
          <w:i/>
        </w:rPr>
        <w:t>t</w:t>
      </w:r>
      <w:r w:rsidR="00AA22E8" w:rsidRPr="00ED3698">
        <w:t xml:space="preserve"> is the time from the start of the injection, α is the longitudinal dispersivity in radial </w:t>
      </w:r>
      <w:r>
        <w:t>direction</w:t>
      </w:r>
      <w:r w:rsidR="00AA22E8" w:rsidRPr="00ED3698">
        <w:t xml:space="preserve">, </w:t>
      </w:r>
      <w:r w:rsidR="00AA22E8" w:rsidRPr="00A27D2D">
        <w:rPr>
          <w:i/>
        </w:rPr>
        <w:t>Q</w:t>
      </w:r>
      <w:r w:rsidR="00AA22E8" w:rsidRPr="00ED3698">
        <w:t xml:space="preserve"> is the volumetric rate of tracer injection, </w:t>
      </w:r>
      <w:r w:rsidR="00AA22E8" w:rsidRPr="00A27D2D">
        <w:rPr>
          <w:i/>
        </w:rPr>
        <w:t xml:space="preserve">b </w:t>
      </w:r>
      <w:r w:rsidR="00AA22E8" w:rsidRPr="00ED3698">
        <w:t xml:space="preserve">is the thickness of the aquifer and </w:t>
      </w:r>
      <m:oMath>
        <m:r>
          <w:rPr>
            <w:rFonts w:ascii="Cambria Math" w:hAnsi="Cambria Math"/>
          </w:rPr>
          <m:t>ϕ</m:t>
        </m:r>
      </m:oMath>
      <w:r w:rsidR="00AA22E8" w:rsidRPr="00ED3698">
        <w:t xml:space="preserve"> is the porosity</w:t>
      </w:r>
      <w:r w:rsidR="004474F5">
        <w:t xml:space="preserve">.  </w:t>
      </w:r>
      <w:r w:rsidR="00AA22E8" w:rsidRPr="00ED3698">
        <w:t xml:space="preserve">The initial and boundary conditions are: </w:t>
      </w:r>
    </w:p>
    <w:p w14:paraId="23651A98" w14:textId="77777777" w:rsidR="00AA22E8" w:rsidRPr="00ED3698" w:rsidRDefault="00AA22E8" w:rsidP="00AA22E8">
      <m:oMathPara>
        <m:oMath>
          <m:r>
            <w:rPr>
              <w:rFonts w:ascii="Cambria Math" w:hAnsi="Cambria Math"/>
            </w:rPr>
            <m:t>C</m:t>
          </m:r>
          <m:d>
            <m:dPr>
              <m:ctrlPr>
                <w:rPr>
                  <w:rFonts w:ascii="Cambria Math" w:hAnsi="Cambria Math"/>
                  <w:i/>
                </w:rPr>
              </m:ctrlPr>
            </m:dPr>
            <m:e>
              <m:r>
                <w:rPr>
                  <w:rFonts w:ascii="Cambria Math" w:hAnsi="Cambria Math"/>
                </w:rPr>
                <m:t>r,0</m:t>
              </m:r>
            </m:e>
          </m:d>
          <m:r>
            <w:rPr>
              <w:rFonts w:ascii="Cambria Math" w:hAnsi="Cambria Math"/>
            </w:rPr>
            <m:t xml:space="preserve">=0,    </m:t>
          </m:r>
          <m:sSub>
            <m:sSubPr>
              <m:ctrlPr>
                <w:rPr>
                  <w:rFonts w:ascii="Cambria Math" w:hAnsi="Cambria Math"/>
                  <w:i/>
                </w:rPr>
              </m:ctrlPr>
            </m:sSubPr>
            <m:e>
              <m:r>
                <w:rPr>
                  <w:rFonts w:ascii="Cambria Math" w:hAnsi="Cambria Math"/>
                </w:rPr>
                <m:t>r&gt; r</m:t>
              </m:r>
            </m:e>
            <m:sub>
              <m:r>
                <w:rPr>
                  <w:rFonts w:ascii="Cambria Math" w:hAnsi="Cambria Math"/>
                </w:rPr>
                <m:t>w</m:t>
              </m:r>
            </m:sub>
          </m:sSub>
          <m:r>
            <w:rPr>
              <w:rFonts w:ascii="Cambria Math" w:hAnsi="Cambria Math"/>
            </w:rPr>
            <m:t>, t=0,</m:t>
          </m:r>
        </m:oMath>
      </m:oMathPara>
    </w:p>
    <w:p w14:paraId="78BA0096" w14:textId="77777777" w:rsidR="00AA22E8" w:rsidRPr="00ED3698" w:rsidRDefault="00AA22E8" w:rsidP="00AA22E8">
      <m:oMathPara>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t&gt;0,</m:t>
          </m:r>
        </m:oMath>
      </m:oMathPara>
    </w:p>
    <w:p w14:paraId="12B56801" w14:textId="77777777" w:rsidR="00AA22E8" w:rsidRPr="00ED3698" w:rsidRDefault="00AA22E8" w:rsidP="00AA22E8">
      <m:oMathPara>
        <m:oMath>
          <m:r>
            <w:rPr>
              <w:rFonts w:ascii="Cambria Math" w:hAnsi="Cambria Math"/>
            </w:rPr>
            <m:t>C</m:t>
          </m:r>
          <m:d>
            <m:dPr>
              <m:ctrlPr>
                <w:rPr>
                  <w:rFonts w:ascii="Cambria Math" w:hAnsi="Cambria Math"/>
                  <w:i/>
                </w:rPr>
              </m:ctrlPr>
            </m:dPr>
            <m:e>
              <m:r>
                <w:rPr>
                  <w:rFonts w:ascii="Cambria Math" w:hAnsi="Cambria Math"/>
                </w:rPr>
                <m:t>r→∞, t</m:t>
              </m:r>
            </m:e>
          </m:d>
          <m:r>
            <w:rPr>
              <w:rFonts w:ascii="Cambria Math" w:hAnsi="Cambria Math"/>
            </w:rPr>
            <m:t>→0,     t&gt;0</m:t>
          </m:r>
        </m:oMath>
      </m:oMathPara>
    </w:p>
    <w:p w14:paraId="5463A0A4" w14:textId="77777777" w:rsidR="00AA22E8" w:rsidRPr="00ED3698" w:rsidRDefault="00A27D2D" w:rsidP="00AA22E8">
      <w:r>
        <w:t>For</w:t>
      </w:r>
      <w:r w:rsidR="00AA22E8" w:rsidRPr="00ED3698">
        <w:t xml:space="preserve"> the following dimensionless form </w:t>
      </w:r>
    </w:p>
    <w:p w14:paraId="0D1688DA" w14:textId="77777777" w:rsidR="00AA22E8" w:rsidRPr="00ED3698" w:rsidRDefault="00AA22E8" w:rsidP="00AA22E8">
      <m:oMathPara>
        <m:oMath>
          <m:r>
            <w:rPr>
              <w:rFonts w:ascii="Cambria Math" w:hAnsi="Cambria Math"/>
            </w:rPr>
            <m:t>G=</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ρ=</m:t>
          </m:r>
          <m:f>
            <m:fPr>
              <m:ctrlPr>
                <w:rPr>
                  <w:rFonts w:ascii="Cambria Math" w:hAnsi="Cambria Math"/>
                  <w:i/>
                </w:rPr>
              </m:ctrlPr>
            </m:fPr>
            <m:num>
              <m:r>
                <w:rPr>
                  <w:rFonts w:ascii="Cambria Math" w:hAnsi="Cambria Math"/>
                </w:rPr>
                <m:t>r</m:t>
              </m:r>
            </m:num>
            <m:den>
              <m:r>
                <w:rPr>
                  <w:rFonts w:ascii="Cambria Math" w:hAnsi="Cambria Math"/>
                </w:rPr>
                <m:t>α</m:t>
              </m:r>
            </m:den>
          </m:f>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w</m:t>
                  </m:r>
                </m:sub>
              </m:sSub>
            </m:num>
            <m:den>
              <m:r>
                <w:rPr>
                  <w:rFonts w:ascii="Cambria Math" w:hAnsi="Cambria Math"/>
                </w:rPr>
                <m:t>α</m:t>
              </m:r>
            </m:den>
          </m:f>
          <m:r>
            <w:rPr>
              <w:rFonts w:ascii="Cambria Math" w:hAnsi="Cambria Math"/>
            </w:rPr>
            <m:t>,      τ=</m:t>
          </m:r>
          <m:f>
            <m:fPr>
              <m:ctrlPr>
                <w:rPr>
                  <w:rFonts w:ascii="Cambria Math" w:hAnsi="Cambria Math"/>
                  <w:i/>
                </w:rPr>
              </m:ctrlPr>
            </m:fPr>
            <m:num>
              <m:r>
                <w:rPr>
                  <w:rFonts w:ascii="Cambria Math" w:hAnsi="Cambria Math"/>
                </w:rPr>
                <m:t>At</m:t>
              </m:r>
            </m:num>
            <m:den>
              <m:sSup>
                <m:sSupPr>
                  <m:ctrlPr>
                    <w:rPr>
                      <w:rFonts w:ascii="Cambria Math" w:hAnsi="Cambria Math"/>
                      <w:i/>
                    </w:rPr>
                  </m:ctrlPr>
                </m:sSupPr>
                <m:e>
                  <m:r>
                    <w:rPr>
                      <w:rFonts w:ascii="Cambria Math" w:hAnsi="Cambria Math"/>
                    </w:rPr>
                    <m:t>α</m:t>
                  </m:r>
                </m:e>
                <m:sup>
                  <m:r>
                    <w:rPr>
                      <w:rFonts w:ascii="Cambria Math" w:hAnsi="Cambria Math"/>
                    </w:rPr>
                    <m:t>2</m:t>
                  </m:r>
                </m:sup>
              </m:sSup>
            </m:den>
          </m:f>
        </m:oMath>
      </m:oMathPara>
    </w:p>
    <w:p w14:paraId="348CBB6F" w14:textId="77777777" w:rsidR="00AA22E8" w:rsidRPr="00ED3698" w:rsidRDefault="00A27D2D" w:rsidP="00AA22E8">
      <w:r>
        <w:lastRenderedPageBreak/>
        <w:t>t</w:t>
      </w:r>
      <w:r w:rsidR="00AA22E8" w:rsidRPr="00ED3698">
        <w:t>he analytical solution can be derived (Hsieh 1986)</w:t>
      </w:r>
      <w:r>
        <w:t xml:space="preserve"> as</w:t>
      </w:r>
      <w:r w:rsidR="00AA22E8" w:rsidRPr="00ED3698">
        <w:t>:</w:t>
      </w:r>
    </w:p>
    <w:tbl>
      <w:tblPr>
        <w:tblW w:w="0" w:type="auto"/>
        <w:tblLook w:val="04A0" w:firstRow="1" w:lastRow="0" w:firstColumn="1" w:lastColumn="0" w:noHBand="0" w:noVBand="1"/>
      </w:tblPr>
      <w:tblGrid>
        <w:gridCol w:w="6308"/>
        <w:gridCol w:w="2332"/>
      </w:tblGrid>
      <w:tr w:rsidR="00582036" w:rsidRPr="00D910F5" w14:paraId="39307E8C" w14:textId="77777777" w:rsidTr="00083980">
        <w:trPr>
          <w:trHeight w:val="819"/>
        </w:trPr>
        <w:tc>
          <w:tcPr>
            <w:tcW w:w="6479" w:type="dxa"/>
            <w:vAlign w:val="center"/>
            <w:hideMark/>
          </w:tcPr>
          <w:p w14:paraId="15FF598F" w14:textId="77777777" w:rsidR="00582036" w:rsidRPr="00D910F5" w:rsidRDefault="00582036" w:rsidP="00083980">
            <w:pPr>
              <w:rPr>
                <w:rFonts w:cs="Arial"/>
                <w:szCs w:val="22"/>
              </w:rPr>
            </w:pPr>
            <m:oMathPara>
              <m:oMath>
                <m:r>
                  <w:rPr>
                    <w:rFonts w:ascii="Cambria Math" w:hAnsi="Cambria Math"/>
                  </w:rPr>
                  <m:t>G</m:t>
                </m:r>
                <m:d>
                  <m:dPr>
                    <m:ctrlPr>
                      <w:rPr>
                        <w:rFonts w:ascii="Cambria Math" w:hAnsi="Cambria Math"/>
                        <w:i/>
                      </w:rPr>
                    </m:ctrlPr>
                  </m:dPr>
                  <m:e>
                    <m:r>
                      <w:rPr>
                        <w:rFonts w:ascii="Cambria Math" w:hAnsi="Cambria Math"/>
                      </w:rPr>
                      <m:t>ρ, τ</m:t>
                    </m:r>
                  </m:e>
                </m:d>
                <m:r>
                  <w:rPr>
                    <w:rFonts w:ascii="Cambria Math" w:hAnsi="Cambria Math"/>
                  </w:rPr>
                  <m:t>=1-</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dv</m:t>
                    </m:r>
                  </m:e>
                </m:nary>
              </m:oMath>
            </m:oMathPara>
          </w:p>
        </w:tc>
        <w:tc>
          <w:tcPr>
            <w:tcW w:w="2377" w:type="dxa"/>
            <w:vAlign w:val="center"/>
            <w:hideMark/>
          </w:tcPr>
          <w:p w14:paraId="001B7A53"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19</w:t>
            </w:r>
            <w:r w:rsidR="00582036">
              <w:rPr>
                <w:rFonts w:cs="Arial"/>
                <w:szCs w:val="22"/>
              </w:rPr>
              <w:fldChar w:fldCharType="end"/>
            </w:r>
          </w:p>
        </w:tc>
      </w:tr>
    </w:tbl>
    <w:p w14:paraId="147383C6" w14:textId="77777777" w:rsidR="00AA22E8" w:rsidRPr="00ED3698" w:rsidRDefault="00A27D2D" w:rsidP="00AA22E8">
      <w:r>
        <w:t>w</w:t>
      </w:r>
      <w:r w:rsidR="00AA22E8" w:rsidRPr="00ED3698">
        <w:t>here</w:t>
      </w:r>
    </w:p>
    <w:tbl>
      <w:tblPr>
        <w:tblW w:w="0" w:type="auto"/>
        <w:tblLook w:val="04A0" w:firstRow="1" w:lastRow="0" w:firstColumn="1" w:lastColumn="0" w:noHBand="0" w:noVBand="1"/>
      </w:tblPr>
      <w:tblGrid>
        <w:gridCol w:w="6388"/>
        <w:gridCol w:w="2252"/>
      </w:tblGrid>
      <w:tr w:rsidR="00582036" w:rsidRPr="00D910F5" w14:paraId="366BA60F" w14:textId="77777777" w:rsidTr="00083980">
        <w:trPr>
          <w:trHeight w:val="819"/>
        </w:trPr>
        <w:tc>
          <w:tcPr>
            <w:tcW w:w="6479" w:type="dxa"/>
            <w:vAlign w:val="center"/>
            <w:hideMark/>
          </w:tcPr>
          <w:p w14:paraId="2E930CA9" w14:textId="77777777" w:rsidR="00582036" w:rsidRPr="00D910F5" w:rsidRDefault="00582036" w:rsidP="00083980">
            <w:pPr>
              <w:rPr>
                <w:rFonts w:cs="Arial"/>
                <w:szCs w:val="22"/>
              </w:rPr>
            </w:pPr>
            <m:oMathPara>
              <m:oMath>
                <m:r>
                  <w:rPr>
                    <w:rFonts w:ascii="Cambria Math" w:hAnsi="Cambria Math"/>
                  </w:rPr>
                  <m:t>F(v)</m:t>
                </m:r>
                <m:r>
                  <m:rPr>
                    <m:sty m:val="p"/>
                  </m:rPr>
                  <w:rPr>
                    <w:rFonts w:ascii="Cambria Math" w:hAnsi="Cambria Math"/>
                  </w:rPr>
                  <m:t>=</m:t>
                </m:r>
                <m:f>
                  <m:fPr>
                    <m:ctrlPr>
                      <w:rPr>
                        <w:rFonts w:ascii="Cambria Math" w:hAnsi="Cambria Math"/>
                      </w:rPr>
                    </m:ctrlPr>
                  </m:fPr>
                  <m:num>
                    <m:r>
                      <m:rPr>
                        <m:sty m:val="p"/>
                      </m:rPr>
                      <w:rPr>
                        <w:rFonts w:ascii="Cambria Math" w:hAnsi="Cambria Math"/>
                      </w:rPr>
                      <m:t>2exp⁡[-</m:t>
                    </m:r>
                    <m:sSup>
                      <m:sSupPr>
                        <m:ctrlPr>
                          <w:rPr>
                            <w:rFonts w:ascii="Cambria Math" w:hAnsi="Cambria Math"/>
                          </w:rPr>
                        </m:ctrlPr>
                      </m:sSupPr>
                      <m:e>
                        <m:r>
                          <m:rPr>
                            <m:sty m:val="p"/>
                          </m:rPr>
                          <w:rPr>
                            <w:rFonts w:ascii="Cambria Math" w:hAnsi="Cambria Math"/>
                          </w:rPr>
                          <m:t>v</m:t>
                        </m:r>
                      </m:e>
                      <m:sup>
                        <m:r>
                          <w:rPr>
                            <w:rFonts w:ascii="Cambria Math" w:hAnsi="Cambria Math"/>
                          </w:rPr>
                          <m:t>2</m:t>
                        </m:r>
                      </m:sup>
                    </m:sSup>
                    <m:r>
                      <w:rPr>
                        <w:rFonts w:ascii="Cambria Math" w:hAnsi="Cambria Math"/>
                      </w:rPr>
                      <m:t>τ+</m:t>
                    </m:r>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rPr>
                              <m:t>ρ</m:t>
                            </m:r>
                          </m:e>
                          <m:sub>
                            <m:r>
                              <w:rPr>
                                <w:rFonts w:ascii="Cambria Math" w:hAnsi="Cambria Math"/>
                              </w:rPr>
                              <m:t>w</m:t>
                            </m:r>
                          </m:sub>
                        </m:sSub>
                      </m:num>
                      <m:den>
                        <m:r>
                          <w:rPr>
                            <w:rFonts w:ascii="Cambria Math" w:hAnsi="Cambria Math"/>
                          </w:rPr>
                          <m:t>2</m:t>
                        </m:r>
                      </m:den>
                    </m:f>
                    <m:r>
                      <w:rPr>
                        <w:rFonts w:ascii="Cambria Math" w:hAnsi="Cambria Math"/>
                      </w:rPr>
                      <m:t>]</m:t>
                    </m:r>
                  </m:num>
                  <m:den>
                    <m:r>
                      <m:rPr>
                        <m:sty m:val="p"/>
                      </m:rPr>
                      <w:rPr>
                        <w:rFonts w:ascii="Cambria Math" w:hAnsi="Cambria Math"/>
                      </w:rPr>
                      <m:t>πv</m:t>
                    </m:r>
                  </m:den>
                </m:f>
                <m:f>
                  <m:fPr>
                    <m:ctrlPr>
                      <w:rPr>
                        <w:rFonts w:ascii="Cambria Math" w:hAnsi="Cambria Math"/>
                        <w:i/>
                      </w:rPr>
                    </m:ctrlPr>
                  </m:fPr>
                  <m:num>
                    <m:r>
                      <w:rPr>
                        <w:rFonts w:ascii="Cambria Math" w:hAnsi="Cambria Math"/>
                      </w:rPr>
                      <m:t>Ai</m:t>
                    </m:r>
                    <m:d>
                      <m:dPr>
                        <m:ctrlPr>
                          <w:rPr>
                            <w:rFonts w:ascii="Cambria Math" w:hAnsi="Cambria Math"/>
                            <w:i/>
                          </w:rPr>
                        </m:ctrlPr>
                      </m:dPr>
                      <m:e>
                        <m:r>
                          <w:rPr>
                            <w:rFonts w:ascii="Cambria Math" w:hAnsi="Cambria Math"/>
                          </w:rPr>
                          <m:t>y</m:t>
                        </m:r>
                      </m:e>
                    </m:d>
                    <m:r>
                      <w:rPr>
                        <w:rFonts w:ascii="Cambria Math" w:hAnsi="Cambria Math"/>
                      </w:rPr>
                      <m:t>Bi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e>
                    </m:d>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e>
                    </m:d>
                    <m:r>
                      <w:rPr>
                        <w:rFonts w:ascii="Cambria Math" w:hAnsi="Cambria Math"/>
                      </w:rPr>
                      <m:t>Bi</m:t>
                    </m:r>
                    <m:d>
                      <m:dPr>
                        <m:ctrlPr>
                          <w:rPr>
                            <w:rFonts w:ascii="Cambria Math" w:hAnsi="Cambria Math"/>
                            <w:i/>
                          </w:rPr>
                        </m:ctrlPr>
                      </m:dPr>
                      <m:e>
                        <m:r>
                          <w:rPr>
                            <w:rFonts w:ascii="Cambria Math" w:hAnsi="Cambria Math"/>
                          </w:rPr>
                          <m:t>y</m:t>
                        </m:r>
                      </m:e>
                    </m:d>
                  </m:num>
                  <m:den>
                    <m:sSup>
                      <m:sSupPr>
                        <m:ctrlPr>
                          <w:rPr>
                            <w:rFonts w:ascii="Cambria Math" w:hAnsi="Cambria Math"/>
                            <w:i/>
                          </w:rPr>
                        </m:ctrlPr>
                      </m:sSupPr>
                      <m:e>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e>
                        </m:d>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e>
                        </m:d>
                        <m:r>
                          <w:rPr>
                            <w:rFonts w:ascii="Cambria Math" w:hAnsi="Cambria Math"/>
                          </w:rPr>
                          <m:t>]</m:t>
                        </m:r>
                      </m:e>
                      <m:sup>
                        <m:r>
                          <w:rPr>
                            <w:rFonts w:ascii="Cambria Math" w:hAnsi="Cambria Math"/>
                          </w:rPr>
                          <m:t>2</m:t>
                        </m:r>
                      </m:sup>
                    </m:sSup>
                  </m:den>
                </m:f>
              </m:oMath>
            </m:oMathPara>
          </w:p>
        </w:tc>
        <w:tc>
          <w:tcPr>
            <w:tcW w:w="2377" w:type="dxa"/>
            <w:vAlign w:val="center"/>
            <w:hideMark/>
          </w:tcPr>
          <w:p w14:paraId="5A597F0B"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20</w:t>
            </w:r>
            <w:r w:rsidR="00582036">
              <w:rPr>
                <w:rFonts w:cs="Arial"/>
                <w:szCs w:val="22"/>
              </w:rPr>
              <w:fldChar w:fldCharType="end"/>
            </w:r>
          </w:p>
        </w:tc>
      </w:tr>
    </w:tbl>
    <w:p w14:paraId="5ACE57DA" w14:textId="77777777" w:rsidR="00AA22E8" w:rsidRPr="00ED3698" w:rsidRDefault="00A27D2D" w:rsidP="00AA22E8">
      <w:r>
        <w:t>i</w:t>
      </w:r>
      <w:r w:rsidR="00AA22E8" w:rsidRPr="00ED3698">
        <w:t>n which</w:t>
      </w:r>
      <w:r>
        <w:t xml:space="preserve"> </w:t>
      </w:r>
      <w:r w:rsidRPr="00A27D2D">
        <w:rPr>
          <w:i/>
        </w:rPr>
        <w:t>y</w:t>
      </w:r>
      <w:r>
        <w:t xml:space="preserve"> and </w:t>
      </w:r>
      <w:r w:rsidRPr="00A27D2D">
        <w:rPr>
          <w:i/>
        </w:rPr>
        <w:t>y</w:t>
      </w:r>
      <w:r w:rsidRPr="00A27D2D">
        <w:rPr>
          <w:i/>
          <w:vertAlign w:val="subscript"/>
        </w:rPr>
        <w:t>w</w:t>
      </w:r>
      <w:r>
        <w:t xml:space="preserve"> are defined as:</w:t>
      </w:r>
      <w:r w:rsidR="00AA22E8" w:rsidRPr="00ED3698">
        <w:t xml:space="preserve"> </w:t>
      </w:r>
    </w:p>
    <w:tbl>
      <w:tblPr>
        <w:tblW w:w="0" w:type="auto"/>
        <w:tblLook w:val="04A0" w:firstRow="1" w:lastRow="0" w:firstColumn="1" w:lastColumn="0" w:noHBand="0" w:noVBand="1"/>
      </w:tblPr>
      <w:tblGrid>
        <w:gridCol w:w="6308"/>
        <w:gridCol w:w="2332"/>
      </w:tblGrid>
      <w:tr w:rsidR="00582036" w:rsidRPr="00D910F5" w14:paraId="4F7C8646" w14:textId="77777777" w:rsidTr="00083980">
        <w:trPr>
          <w:trHeight w:val="819"/>
        </w:trPr>
        <w:tc>
          <w:tcPr>
            <w:tcW w:w="6479" w:type="dxa"/>
            <w:vAlign w:val="center"/>
            <w:hideMark/>
          </w:tcPr>
          <w:p w14:paraId="390D2E32" w14:textId="77777777" w:rsidR="00582036" w:rsidRPr="00D910F5" w:rsidRDefault="00582036" w:rsidP="00083980">
            <w:pPr>
              <w:rPr>
                <w:rFonts w:cs="Arial"/>
                <w:szCs w:val="22"/>
              </w:rPr>
            </w:pPr>
            <m:oMathPara>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1-4ρ</m:t>
                    </m:r>
                    <m:sSup>
                      <m:sSupPr>
                        <m:ctrlPr>
                          <w:rPr>
                            <w:rFonts w:ascii="Cambria Math" w:hAnsi="Cambria Math"/>
                          </w:rPr>
                        </m:ctrlPr>
                      </m:sSupPr>
                      <m:e>
                        <m:r>
                          <m:rPr>
                            <m:sty m:val="p"/>
                          </m:rPr>
                          <w:rPr>
                            <w:rFonts w:ascii="Cambria Math" w:hAnsi="Cambria Math"/>
                          </w:rPr>
                          <m:t>v</m:t>
                        </m:r>
                      </m:e>
                      <m:sup>
                        <m:r>
                          <w:rPr>
                            <w:rFonts w:ascii="Cambria Math" w:hAnsi="Cambria Math"/>
                          </w:rPr>
                          <m:t>2</m:t>
                        </m:r>
                      </m:sup>
                    </m:sSup>
                  </m:num>
                  <m:den>
                    <m:r>
                      <m:rPr>
                        <m:sty m:val="p"/>
                      </m:rPr>
                      <w:rPr>
                        <w:rFonts w:ascii="Cambria Math" w:hAnsi="Cambria Math"/>
                      </w:rPr>
                      <m:t>e</m:t>
                    </m:r>
                    <m:sSup>
                      <m:sSupPr>
                        <m:ctrlPr>
                          <w:rPr>
                            <w:rFonts w:ascii="Cambria Math" w:hAnsi="Cambria Math"/>
                          </w:rPr>
                        </m:ctrlPr>
                      </m:sSupPr>
                      <m:e>
                        <m:r>
                          <m:rPr>
                            <m:sty m:val="p"/>
                          </m:rPr>
                          <w:rPr>
                            <w:rFonts w:ascii="Cambria Math" w:hAnsi="Cambria Math"/>
                          </w:rPr>
                          <m:t>v</m:t>
                        </m:r>
                      </m:e>
                      <m:sup>
                        <m:f>
                          <m:fPr>
                            <m:ctrlPr>
                              <w:rPr>
                                <w:rFonts w:ascii="Cambria Math" w:hAnsi="Cambria Math"/>
                                <w:i/>
                              </w:rPr>
                            </m:ctrlPr>
                          </m:fPr>
                          <m:num>
                            <m:r>
                              <w:rPr>
                                <w:rFonts w:ascii="Cambria Math" w:hAnsi="Cambria Math"/>
                              </w:rPr>
                              <m:t>4</m:t>
                            </m:r>
                          </m:num>
                          <m:den>
                            <m:r>
                              <w:rPr>
                                <w:rFonts w:ascii="Cambria Math" w:hAnsi="Cambria Math"/>
                              </w:rPr>
                              <m:t>3</m:t>
                            </m:r>
                          </m:den>
                        </m:f>
                      </m:sup>
                    </m:sSup>
                  </m:den>
                </m:f>
              </m:oMath>
            </m:oMathPara>
          </w:p>
        </w:tc>
        <w:tc>
          <w:tcPr>
            <w:tcW w:w="2377" w:type="dxa"/>
            <w:vAlign w:val="center"/>
            <w:hideMark/>
          </w:tcPr>
          <w:p w14:paraId="49B21280"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21</w:t>
            </w:r>
            <w:r w:rsidR="00582036">
              <w:rPr>
                <w:rFonts w:cs="Arial"/>
                <w:szCs w:val="22"/>
              </w:rPr>
              <w:fldChar w:fldCharType="end"/>
            </w:r>
          </w:p>
        </w:tc>
      </w:tr>
      <w:tr w:rsidR="00582036" w:rsidRPr="00D910F5" w14:paraId="54A69EA7" w14:textId="77777777" w:rsidTr="00083980">
        <w:trPr>
          <w:trHeight w:val="819"/>
        </w:trPr>
        <w:tc>
          <w:tcPr>
            <w:tcW w:w="6479" w:type="dxa"/>
            <w:vAlign w:val="center"/>
            <w:hideMark/>
          </w:tcPr>
          <w:p w14:paraId="77381A19" w14:textId="77777777" w:rsidR="00582036" w:rsidRPr="00D910F5" w:rsidRDefault="004E7FA7" w:rsidP="00083980">
            <w:pPr>
              <w:rPr>
                <w:rFonts w:cs="Arial"/>
                <w:szCs w:val="22"/>
              </w:rPr>
            </w:pPr>
            <m:oMathPara>
              <m:oMath>
                <m:sSub>
                  <m:sSubPr>
                    <m:ctrlPr>
                      <w:rPr>
                        <w:rFonts w:ascii="Cambria Math" w:hAnsi="Cambria Math"/>
                        <w:i/>
                      </w:rPr>
                    </m:ctrlPr>
                  </m:sSubPr>
                  <m:e>
                    <m:r>
                      <w:rPr>
                        <w:rFonts w:ascii="Cambria Math" w:hAnsi="Cambria Math"/>
                      </w:rPr>
                      <m:t>y</m:t>
                    </m:r>
                  </m:e>
                  <m:sub>
                    <m: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1-4</m:t>
                    </m:r>
                    <m:sSub>
                      <m:sSubPr>
                        <m:ctrlPr>
                          <w:rPr>
                            <w:rFonts w:ascii="Cambria Math" w:hAnsi="Cambria Math"/>
                            <w:i/>
                          </w:rPr>
                        </m:ctrlPr>
                      </m:sSubPr>
                      <m:e>
                        <m:r>
                          <w:rPr>
                            <w:rFonts w:ascii="Cambria Math" w:hAnsi="Cambria Math"/>
                          </w:rPr>
                          <m:t>ρ</m:t>
                        </m:r>
                      </m:e>
                      <m:sub>
                        <m:r>
                          <w:rPr>
                            <w:rFonts w:ascii="Cambria Math" w:hAnsi="Cambria Math"/>
                          </w:rPr>
                          <m:t>w</m:t>
                        </m:r>
                      </m:sub>
                    </m:sSub>
                    <m:sSup>
                      <m:sSupPr>
                        <m:ctrlPr>
                          <w:rPr>
                            <w:rFonts w:ascii="Cambria Math" w:hAnsi="Cambria Math"/>
                          </w:rPr>
                        </m:ctrlPr>
                      </m:sSupPr>
                      <m:e>
                        <m:r>
                          <m:rPr>
                            <m:sty m:val="p"/>
                          </m:rPr>
                          <w:rPr>
                            <w:rFonts w:ascii="Cambria Math" w:hAnsi="Cambria Math"/>
                          </w:rPr>
                          <m:t>v</m:t>
                        </m:r>
                      </m:e>
                      <m:sup>
                        <m:r>
                          <w:rPr>
                            <w:rFonts w:ascii="Cambria Math" w:hAnsi="Cambria Math"/>
                          </w:rPr>
                          <m:t>2</m:t>
                        </m:r>
                      </m:sup>
                    </m:sSup>
                  </m:num>
                  <m:den>
                    <m:r>
                      <m:rPr>
                        <m:sty m:val="p"/>
                      </m:rPr>
                      <w:rPr>
                        <w:rFonts w:ascii="Cambria Math" w:hAnsi="Cambria Math"/>
                      </w:rPr>
                      <m:t>e</m:t>
                    </m:r>
                    <m:sSup>
                      <m:sSupPr>
                        <m:ctrlPr>
                          <w:rPr>
                            <w:rFonts w:ascii="Cambria Math" w:hAnsi="Cambria Math"/>
                          </w:rPr>
                        </m:ctrlPr>
                      </m:sSupPr>
                      <m:e>
                        <m:r>
                          <m:rPr>
                            <m:sty m:val="p"/>
                          </m:rPr>
                          <w:rPr>
                            <w:rFonts w:ascii="Cambria Math" w:hAnsi="Cambria Math"/>
                          </w:rPr>
                          <m:t>v</m:t>
                        </m:r>
                      </m:e>
                      <m:sup>
                        <m:f>
                          <m:fPr>
                            <m:ctrlPr>
                              <w:rPr>
                                <w:rFonts w:ascii="Cambria Math" w:hAnsi="Cambria Math"/>
                                <w:i/>
                              </w:rPr>
                            </m:ctrlPr>
                          </m:fPr>
                          <m:num>
                            <m:r>
                              <w:rPr>
                                <w:rFonts w:ascii="Cambria Math" w:hAnsi="Cambria Math"/>
                              </w:rPr>
                              <m:t>4</m:t>
                            </m:r>
                          </m:num>
                          <m:den>
                            <m:r>
                              <w:rPr>
                                <w:rFonts w:ascii="Cambria Math" w:hAnsi="Cambria Math"/>
                              </w:rPr>
                              <m:t>3</m:t>
                            </m:r>
                          </m:den>
                        </m:f>
                      </m:sup>
                    </m:sSup>
                  </m:den>
                </m:f>
              </m:oMath>
            </m:oMathPara>
          </w:p>
        </w:tc>
        <w:tc>
          <w:tcPr>
            <w:tcW w:w="2377" w:type="dxa"/>
            <w:vAlign w:val="center"/>
            <w:hideMark/>
          </w:tcPr>
          <w:p w14:paraId="3E4E15C9"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22</w:t>
            </w:r>
            <w:r w:rsidR="00582036">
              <w:rPr>
                <w:rFonts w:cs="Arial"/>
                <w:szCs w:val="22"/>
              </w:rPr>
              <w:fldChar w:fldCharType="end"/>
            </w:r>
          </w:p>
        </w:tc>
      </w:tr>
    </w:tbl>
    <w:p w14:paraId="17215652" w14:textId="77777777" w:rsidR="00AA22E8" w:rsidRPr="00ED3698" w:rsidRDefault="00AA22E8" w:rsidP="00AA22E8">
      <w:r w:rsidRPr="00ED3698">
        <w:t>Ai(z) and Bi(z) are the Airy functions and can be found in Hsieh (1986).</w:t>
      </w:r>
    </w:p>
    <w:p w14:paraId="74F93F9C" w14:textId="77777777" w:rsidR="00AA22E8" w:rsidRPr="00ED3698" w:rsidRDefault="00AA22E8" w:rsidP="009D54B1">
      <w:pPr>
        <w:pStyle w:val="StyleHeading4Bold"/>
      </w:pPr>
      <w:bookmarkStart w:id="319" w:name="_Toc520374485"/>
      <w:r w:rsidRPr="00ED3698">
        <w:t>Results</w:t>
      </w:r>
      <w:bookmarkEnd w:id="319"/>
    </w:p>
    <w:p w14:paraId="190A29E0" w14:textId="143E5F0A" w:rsidR="00AA22E8" w:rsidRPr="00ED3698" w:rsidRDefault="00AA22E8" w:rsidP="00AA22E8">
      <w:r w:rsidRPr="00ED3698">
        <w:t>The simulated concentration profile</w:t>
      </w:r>
      <w:r w:rsidR="00A27D2D">
        <w:t>s</w:t>
      </w:r>
      <w:r w:rsidRPr="00ED3698">
        <w:t xml:space="preserve"> at </w:t>
      </w:r>
      <w:r w:rsidR="00A27D2D">
        <w:t>selected times</w:t>
      </w:r>
      <w:r w:rsidRPr="00ED3698">
        <w:t xml:space="preserve"> is </w:t>
      </w:r>
      <w:r w:rsidR="00341D8C">
        <w:t xml:space="preserve">verified </w:t>
      </w:r>
      <w:r w:rsidR="00A27D2D">
        <w:t xml:space="preserve">against the </w:t>
      </w:r>
      <w:r w:rsidRPr="00ED3698">
        <w:t>analytic</w:t>
      </w:r>
      <w:r w:rsidR="00A27D2D">
        <w:t>al</w:t>
      </w:r>
      <w:r w:rsidRPr="00ED3698">
        <w:t xml:space="preserve"> solution (</w:t>
      </w:r>
      <w:r w:rsidR="009C4449">
        <w:fldChar w:fldCharType="begin"/>
      </w:r>
      <w:r w:rsidR="009C4449">
        <w:instrText xml:space="preserve"> REF _Ref355685042 \h  \* MERGEFORMAT </w:instrText>
      </w:r>
      <w:r w:rsidR="009C4449">
        <w:fldChar w:fldCharType="separate"/>
      </w:r>
      <w:r w:rsidR="00B560DA" w:rsidRPr="00ED3698">
        <w:t xml:space="preserve">Figure </w:t>
      </w:r>
      <w:r w:rsidR="00B560DA">
        <w:rPr>
          <w:noProof/>
        </w:rPr>
        <w:t>2.26</w:t>
      </w:r>
      <w:r w:rsidR="009C4449">
        <w:fldChar w:fldCharType="end"/>
      </w:r>
      <w:r w:rsidRPr="00ED3698">
        <w:t>)</w:t>
      </w:r>
      <w:r w:rsidR="004474F5">
        <w:t xml:space="preserve">.  </w:t>
      </w:r>
      <w:r w:rsidR="00A27D2D">
        <w:t xml:space="preserve">Results obtained with </w:t>
      </w:r>
      <w:r w:rsidR="0076771D">
        <w:t>MIN3P-THCm</w:t>
      </w:r>
      <w:r w:rsidR="00A27D2D">
        <w:t xml:space="preserve"> are in perfect agreement with the analystical solution.</w:t>
      </w:r>
    </w:p>
    <w:p w14:paraId="35F546ED" w14:textId="77777777" w:rsidR="00AA22E8" w:rsidRPr="00ED3698" w:rsidRDefault="00AA22E8" w:rsidP="0063270B">
      <w:pPr>
        <w:keepNext/>
        <w:jc w:val="center"/>
      </w:pPr>
      <w:r w:rsidRPr="00ED3698">
        <w:rPr>
          <w:noProof/>
          <w:lang w:val="en-CA" w:eastAsia="zh-CN"/>
        </w:rPr>
        <w:lastRenderedPageBreak/>
        <w:drawing>
          <wp:inline distT="0" distB="0" distL="0" distR="0" wp14:anchorId="24ED65E0" wp14:editId="426A1A0B">
            <wp:extent cx="4181475" cy="360019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181475" cy="3600194"/>
                    </a:xfrm>
                    <a:prstGeom prst="rect">
                      <a:avLst/>
                    </a:prstGeom>
                    <a:noFill/>
                    <a:ln>
                      <a:noFill/>
                    </a:ln>
                  </pic:spPr>
                </pic:pic>
              </a:graphicData>
            </a:graphic>
          </wp:inline>
        </w:drawing>
      </w:r>
    </w:p>
    <w:p w14:paraId="1DAEAFB1" w14:textId="2AB91805" w:rsidR="00AA22E8" w:rsidRPr="00ED3698" w:rsidRDefault="00AA22E8" w:rsidP="00AA22E8">
      <w:pPr>
        <w:pStyle w:val="Caption"/>
        <w:rPr>
          <w:lang w:eastAsia="zh-CN"/>
        </w:rPr>
      </w:pPr>
      <w:bookmarkStart w:id="320" w:name="_Ref355685042"/>
      <w:bookmarkStart w:id="321" w:name="_Toc520375042"/>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26</w:t>
      </w:r>
      <w:r w:rsidR="00183C7C">
        <w:fldChar w:fldCharType="end"/>
      </w:r>
      <w:bookmarkEnd w:id="320"/>
      <w:r w:rsidR="00572609">
        <w:t xml:space="preserve">: </w:t>
      </w:r>
      <w:r w:rsidR="00A27D2D" w:rsidRPr="00ED3698">
        <w:t>Comparison of analytic</w:t>
      </w:r>
      <w:r w:rsidR="00A27D2D">
        <w:t>al</w:t>
      </w:r>
      <w:r w:rsidR="00A27D2D" w:rsidRPr="00ED3698">
        <w:t xml:space="preserve"> </w:t>
      </w:r>
      <w:r w:rsidR="00A27D2D">
        <w:t>solution</w:t>
      </w:r>
      <w:r w:rsidR="0068518D">
        <w:t xml:space="preserve"> (lines)</w:t>
      </w:r>
      <w:r w:rsidR="00A27D2D">
        <w:t xml:space="preserve"> </w:t>
      </w:r>
      <w:r w:rsidR="00A27D2D" w:rsidRPr="00ED3698">
        <w:t xml:space="preserve">and concentration profiles </w:t>
      </w:r>
      <w:r w:rsidR="00A27D2D">
        <w:t xml:space="preserve">obtained with </w:t>
      </w:r>
      <w:r w:rsidR="0076771D">
        <w:t>MIN3P-THCm</w:t>
      </w:r>
      <w:r w:rsidR="00A27D2D">
        <w:t xml:space="preserve"> </w:t>
      </w:r>
      <w:r w:rsidR="00A27D2D" w:rsidRPr="00ED3698">
        <w:t xml:space="preserve">for the 1D transient </w:t>
      </w:r>
      <w:r w:rsidR="00A27D2D">
        <w:t>advective-dipsersive</w:t>
      </w:r>
      <w:r w:rsidR="00A27D2D" w:rsidRPr="00ED3698">
        <w:t xml:space="preserve"> problem in radial coordinate</w:t>
      </w:r>
      <w:bookmarkEnd w:id="321"/>
    </w:p>
    <w:p w14:paraId="5196D89D" w14:textId="77777777" w:rsidR="00AA22E8" w:rsidRPr="00ED3698" w:rsidRDefault="00AA22E8" w:rsidP="000B39EA">
      <w:pPr>
        <w:pStyle w:val="Simpleline"/>
      </w:pPr>
    </w:p>
    <w:p w14:paraId="2300EB89" w14:textId="77777777" w:rsidR="00A95059" w:rsidRPr="00192E8E" w:rsidRDefault="00A95059" w:rsidP="00A95059">
      <w:pPr>
        <w:pStyle w:val="StyleHeading4Bold"/>
      </w:pPr>
      <w:bookmarkStart w:id="322" w:name="_Toc520374486"/>
      <w:r>
        <w:t>File locations</w:t>
      </w:r>
      <w:bookmarkEnd w:id="322"/>
    </w:p>
    <w:p w14:paraId="75589AD7" w14:textId="77777777" w:rsidR="00AA22E8" w:rsidRPr="00ED3698" w:rsidRDefault="00AA22E8" w:rsidP="00AA22E8">
      <w:r w:rsidRPr="00ED3698">
        <w:t>The input file for the benchmark can be found under</w:t>
      </w:r>
    </w:p>
    <w:p w14:paraId="63393386" w14:textId="77777777" w:rsidR="00AA22E8" w:rsidRPr="00ED3698" w:rsidRDefault="004B0811" w:rsidP="00AA22E8">
      <w:pPr>
        <w:rPr>
          <w:i/>
        </w:rPr>
      </w:pPr>
      <w:r>
        <w:rPr>
          <w:i/>
        </w:rPr>
        <w:t>.\benchmarks\benchmarks_standard\</w:t>
      </w:r>
      <w:r w:rsidR="00DC1F21">
        <w:rPr>
          <w:i/>
        </w:rPr>
        <w:t>reactran\</w:t>
      </w:r>
      <w:r w:rsidR="00AA22E8" w:rsidRPr="00ED3698">
        <w:rPr>
          <w:i/>
        </w:rPr>
        <w:t>disper-rc\disp-rc.dat</w:t>
      </w:r>
    </w:p>
    <w:p w14:paraId="247A7A9E" w14:textId="77777777" w:rsidR="004B0811" w:rsidRPr="00ED3698" w:rsidRDefault="00990FF2" w:rsidP="004B0811">
      <w:pPr>
        <w:rPr>
          <w:i/>
        </w:rPr>
      </w:pPr>
      <w:r w:rsidRPr="00990FF2">
        <w:t>Database can be found under</w:t>
      </w:r>
      <w:r>
        <w:rPr>
          <w:i/>
        </w:rPr>
        <w:t>:  .\benchmarks\database\default</w:t>
      </w:r>
    </w:p>
    <w:p w14:paraId="09BEB833" w14:textId="77777777" w:rsidR="00AA22E8" w:rsidRPr="00ED3698" w:rsidRDefault="00AA22E8" w:rsidP="000B39EA">
      <w:pPr>
        <w:pStyle w:val="Simpleline"/>
      </w:pPr>
    </w:p>
    <w:p w14:paraId="74AD23DD" w14:textId="77777777" w:rsidR="00AA22E8" w:rsidRPr="00ED3698" w:rsidRDefault="00AA22E8" w:rsidP="00683FEC">
      <w:pPr>
        <w:pStyle w:val="Heading3"/>
      </w:pPr>
      <w:bookmarkStart w:id="323" w:name="_Ref364354507"/>
      <w:bookmarkStart w:id="324" w:name="_Toc520374487"/>
      <w:r w:rsidRPr="00ED3698">
        <w:t xml:space="preserve">Gas diffusion </w:t>
      </w:r>
      <w:r w:rsidR="00120E63">
        <w:t xml:space="preserve">with constant mosture content - </w:t>
      </w:r>
      <w:r w:rsidRPr="00ED3698">
        <w:t>dry condition</w:t>
      </w:r>
      <w:r w:rsidR="00120E63">
        <w:t>s</w:t>
      </w:r>
      <w:bookmarkEnd w:id="323"/>
      <w:bookmarkEnd w:id="324"/>
    </w:p>
    <w:p w14:paraId="3145BCFD" w14:textId="77777777" w:rsidR="00AA22E8" w:rsidRPr="00ED3698" w:rsidRDefault="00771FFF" w:rsidP="009D54B1">
      <w:pPr>
        <w:pStyle w:val="StyleHeading4Bold"/>
      </w:pPr>
      <w:bookmarkStart w:id="325" w:name="_Toc520374488"/>
      <w:r>
        <w:t>Problem definition</w:t>
      </w:r>
      <w:bookmarkEnd w:id="325"/>
    </w:p>
    <w:p w14:paraId="5B6FF85F" w14:textId="5D659C27" w:rsidR="00AA22E8" w:rsidRPr="00ED3698" w:rsidRDefault="00AA22E8" w:rsidP="00AA22E8">
      <w:r w:rsidRPr="00ED3698">
        <w:t>This benchmark is</w:t>
      </w:r>
      <w:r w:rsidR="000631E8">
        <w:t xml:space="preserve"> designed to test</w:t>
      </w:r>
      <w:r w:rsidRPr="00ED3698">
        <w:t xml:space="preserve"> </w:t>
      </w:r>
      <w:r w:rsidR="000631E8">
        <w:t xml:space="preserve">vadose zone </w:t>
      </w:r>
      <w:r w:rsidRPr="00ED3698">
        <w:t xml:space="preserve">gas transport </w:t>
      </w:r>
      <w:r w:rsidR="000631E8">
        <w:t xml:space="preserve">subject to </w:t>
      </w:r>
      <w:r w:rsidRPr="00ED3698">
        <w:t>dry condition</w:t>
      </w:r>
      <w:r w:rsidR="000631E8">
        <w:t>s</w:t>
      </w:r>
      <w:r w:rsidR="004474F5">
        <w:t xml:space="preserve">.  </w:t>
      </w:r>
      <w:r w:rsidR="000631E8">
        <w:t>Numerical results are compared to</w:t>
      </w:r>
      <w:r w:rsidRPr="00ED3698">
        <w:t xml:space="preserve"> the Ogata-Banks </w:t>
      </w:r>
      <w:r w:rsidR="000631E8">
        <w:t>analytical solution</w:t>
      </w:r>
      <w:r>
        <w:rPr>
          <w:rFonts w:hint="eastAsia"/>
          <w:lang w:eastAsia="zh-CN"/>
        </w:rPr>
        <w:t xml:space="preserve"> (Ogata and Banks 1961)</w:t>
      </w:r>
      <w:r w:rsidRPr="00ED3698">
        <w:t>.</w:t>
      </w:r>
    </w:p>
    <w:p w14:paraId="719832C5" w14:textId="77777777" w:rsidR="00AA22E8" w:rsidRPr="00ED3698" w:rsidRDefault="00B3171D" w:rsidP="009D54B1">
      <w:pPr>
        <w:pStyle w:val="StyleHeading4Bold"/>
      </w:pPr>
      <w:bookmarkStart w:id="326" w:name="_Toc520374489"/>
      <w:r>
        <w:t>Model setup</w:t>
      </w:r>
      <w:bookmarkEnd w:id="326"/>
    </w:p>
    <w:p w14:paraId="76E09CBC" w14:textId="2FC3DCA3" w:rsidR="00AA22E8" w:rsidRPr="00ED3698" w:rsidRDefault="00AA22E8" w:rsidP="00AA22E8">
      <w:r w:rsidRPr="00ED3698">
        <w:t xml:space="preserve">A 1D </w:t>
      </w:r>
      <w:r w:rsidR="00B83DB4">
        <w:rPr>
          <w:rFonts w:hint="eastAsia"/>
          <w:lang w:eastAsia="zh-CN"/>
        </w:rPr>
        <w:t xml:space="preserve">vertical </w:t>
      </w:r>
      <w:r w:rsidRPr="00ED3698">
        <w:t>model</w:t>
      </w:r>
      <w:r w:rsidR="000631E8">
        <w:t>,</w:t>
      </w:r>
      <w:r w:rsidRPr="00ED3698">
        <w:t xml:space="preserve"> 1.5 m in depth is discretized into 26 control volumes</w:t>
      </w:r>
      <w:r w:rsidR="004474F5">
        <w:t xml:space="preserve">.  </w:t>
      </w:r>
      <w:r w:rsidR="009E72DC">
        <w:rPr>
          <w:rFonts w:hint="eastAsia"/>
          <w:lang w:eastAsia="zh-CN"/>
        </w:rPr>
        <w:t xml:space="preserve">Oxygen diffuses </w:t>
      </w:r>
      <w:r w:rsidR="000631E8">
        <w:rPr>
          <w:lang w:eastAsia="zh-CN"/>
        </w:rPr>
        <w:t xml:space="preserve">into the domain </w:t>
      </w:r>
      <w:r w:rsidR="009E72DC">
        <w:rPr>
          <w:rFonts w:hint="eastAsia"/>
          <w:lang w:eastAsia="zh-CN"/>
        </w:rPr>
        <w:t>from the top boundary</w:t>
      </w:r>
      <w:r w:rsidR="004474F5">
        <w:rPr>
          <w:rFonts w:hint="eastAsia"/>
          <w:lang w:eastAsia="zh-CN"/>
        </w:rPr>
        <w:t xml:space="preserve">.  </w:t>
      </w:r>
      <w:r w:rsidR="000631E8">
        <w:t>O</w:t>
      </w:r>
      <w:r w:rsidRPr="00ED3698">
        <w:t xml:space="preserve">xygen in </w:t>
      </w:r>
      <w:r w:rsidR="000631E8">
        <w:t xml:space="preserve">the </w:t>
      </w:r>
      <w:r w:rsidRPr="00ED3698">
        <w:t>gas</w:t>
      </w:r>
      <w:r w:rsidR="000631E8">
        <w:t xml:space="preserve"> phase</w:t>
      </w:r>
      <w:r w:rsidRPr="00ED3698">
        <w:t xml:space="preserve"> O</w:t>
      </w:r>
      <w:r w:rsidRPr="00ED3698">
        <w:rPr>
          <w:vertAlign w:val="subscript"/>
        </w:rPr>
        <w:t>2</w:t>
      </w:r>
      <w:r w:rsidRPr="00ED3698">
        <w:t xml:space="preserve">(g) and </w:t>
      </w:r>
      <w:r w:rsidR="000631E8">
        <w:t xml:space="preserve">the </w:t>
      </w:r>
      <w:r w:rsidR="00B83DB4">
        <w:rPr>
          <w:rFonts w:hint="eastAsia"/>
          <w:lang w:eastAsia="zh-CN"/>
        </w:rPr>
        <w:lastRenderedPageBreak/>
        <w:t>a</w:t>
      </w:r>
      <w:r w:rsidRPr="00F4591F">
        <w:t>queous</w:t>
      </w:r>
      <w:r w:rsidR="000631E8">
        <w:t xml:space="preserve"> phase</w:t>
      </w:r>
      <w:r w:rsidRPr="00F4591F">
        <w:t xml:space="preserve"> </w:t>
      </w:r>
      <w:r w:rsidR="00B83DB4" w:rsidRPr="00ED3698">
        <w:t>O</w:t>
      </w:r>
      <w:r w:rsidR="00B83DB4" w:rsidRPr="00ED3698">
        <w:rPr>
          <w:vertAlign w:val="subscript"/>
        </w:rPr>
        <w:t>2</w:t>
      </w:r>
      <w:r w:rsidR="00B83DB4" w:rsidRPr="00ED3698">
        <w:t>(</w:t>
      </w:r>
      <w:r w:rsidR="00B83DB4">
        <w:rPr>
          <w:rFonts w:hint="eastAsia"/>
          <w:lang w:eastAsia="zh-CN"/>
        </w:rPr>
        <w:t>aq</w:t>
      </w:r>
      <w:r w:rsidR="00B83DB4" w:rsidRPr="00ED3698">
        <w:t xml:space="preserve">) </w:t>
      </w:r>
      <w:r w:rsidRPr="00F4591F">
        <w:t>phase</w:t>
      </w:r>
      <w:r w:rsidRPr="00ED3698">
        <w:t xml:space="preserve"> </w:t>
      </w:r>
      <w:r w:rsidR="00B83DB4">
        <w:rPr>
          <w:rFonts w:hint="eastAsia"/>
          <w:lang w:eastAsia="zh-CN"/>
        </w:rPr>
        <w:t>is</w:t>
      </w:r>
      <w:r w:rsidRPr="00ED3698">
        <w:t xml:space="preserve"> considered in th</w:t>
      </w:r>
      <w:r w:rsidR="000631E8">
        <w:t>is</w:t>
      </w:r>
      <w:r w:rsidRPr="00ED3698">
        <w:t xml:space="preserve"> problem</w:t>
      </w:r>
      <w:r w:rsidR="004474F5">
        <w:t xml:space="preserve">.  </w:t>
      </w:r>
      <w:r w:rsidRPr="00ED3698">
        <w:t>However, only the diffusive transport of O</w:t>
      </w:r>
      <w:r w:rsidRPr="00ED3698">
        <w:rPr>
          <w:vertAlign w:val="subscript"/>
        </w:rPr>
        <w:t>2</w:t>
      </w:r>
      <w:r w:rsidRPr="00ED3698">
        <w:t>(g) is calculated</w:t>
      </w:r>
      <w:r w:rsidR="000631E8">
        <w:t xml:space="preserve"> to allow direct comparison with the Ogata-Banks solution</w:t>
      </w:r>
      <w:r w:rsidR="004474F5">
        <w:t xml:space="preserve">.  </w:t>
      </w:r>
    </w:p>
    <w:p w14:paraId="21E9CB2A" w14:textId="259165F4" w:rsidR="00AA22E8" w:rsidRPr="00ED3698" w:rsidRDefault="00AA22E8" w:rsidP="00AA22E8">
      <w:r w:rsidRPr="00ED3698">
        <w:t xml:space="preserve">The initial concentration (IC) and boundary conditions (BC) are listed in </w:t>
      </w:r>
      <w:r w:rsidR="009C4449">
        <w:fldChar w:fldCharType="begin"/>
      </w:r>
      <w:r w:rsidR="009C4449">
        <w:instrText xml:space="preserve"> REF _Ref355692606 \h  \* MERGEFORMAT </w:instrText>
      </w:r>
      <w:r w:rsidR="009C4449">
        <w:fldChar w:fldCharType="separate"/>
      </w:r>
      <w:r w:rsidR="00B560DA" w:rsidRPr="00ED3698">
        <w:t xml:space="preserve">Table </w:t>
      </w:r>
      <w:r w:rsidR="00B560DA">
        <w:rPr>
          <w:noProof/>
        </w:rPr>
        <w:t>2.31</w:t>
      </w:r>
      <w:r w:rsidR="009C4449">
        <w:fldChar w:fldCharType="end"/>
      </w:r>
      <w:r w:rsidR="004474F5">
        <w:t xml:space="preserve">.  </w:t>
      </w:r>
      <w:r w:rsidRPr="00ED3698">
        <w:t xml:space="preserve">It </w:t>
      </w:r>
      <w:r w:rsidR="000631E8">
        <w:t xml:space="preserve">should be </w:t>
      </w:r>
      <w:r w:rsidRPr="00ED3698">
        <w:t>note</w:t>
      </w:r>
      <w:r w:rsidR="000631E8">
        <w:t>d</w:t>
      </w:r>
      <w:r w:rsidRPr="00ED3698">
        <w:t xml:space="preserve"> that </w:t>
      </w:r>
      <w:r w:rsidR="000631E8">
        <w:t xml:space="preserve">in this example </w:t>
      </w:r>
      <w:r w:rsidR="0076771D">
        <w:t>MIN3P-THCm</w:t>
      </w:r>
      <w:r w:rsidRPr="00ED3698">
        <w:t xml:space="preserve"> uses O</w:t>
      </w:r>
      <w:r w:rsidRPr="00ED3698">
        <w:rPr>
          <w:vertAlign w:val="subscript"/>
        </w:rPr>
        <w:t>2</w:t>
      </w:r>
      <w:r w:rsidRPr="00ED3698">
        <w:t xml:space="preserve">(aq) </w:t>
      </w:r>
      <w:r w:rsidR="000631E8">
        <w:t xml:space="preserve">to define the </w:t>
      </w:r>
      <w:r w:rsidRPr="00ED3698">
        <w:t>initial and boundary concentration</w:t>
      </w:r>
      <w:r w:rsidR="000631E8">
        <w:t>s</w:t>
      </w:r>
      <w:r w:rsidR="004474F5">
        <w:t xml:space="preserve">.  </w:t>
      </w:r>
      <w:r w:rsidR="00230186">
        <w:t>The boundary conditions for the flow problem are set to ensure a “0”-gradient and no flow conditions.</w:t>
      </w:r>
    </w:p>
    <w:p w14:paraId="2123CF45" w14:textId="09ED38D7" w:rsidR="00AA22E8" w:rsidRPr="00ED3698" w:rsidRDefault="00AA22E8" w:rsidP="00033D2C">
      <w:pPr>
        <w:pStyle w:val="StyleCaptionTableCaptionBold"/>
        <w:rPr>
          <w:lang w:eastAsia="zh-CN"/>
        </w:rPr>
      </w:pPr>
      <w:bookmarkStart w:id="327" w:name="_Ref355692606"/>
      <w:bookmarkStart w:id="328" w:name="_Toc520374907"/>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31</w:t>
      </w:r>
      <w:r w:rsidR="00FE1AD3">
        <w:fldChar w:fldCharType="end"/>
      </w:r>
      <w:bookmarkEnd w:id="327"/>
      <w:r w:rsidR="00572609">
        <w:t xml:space="preserve">: </w:t>
      </w:r>
      <w:r w:rsidR="004704EF" w:rsidRPr="007B1E2A">
        <w:t xml:space="preserve">Initial </w:t>
      </w:r>
      <w:r w:rsidR="004704EF">
        <w:t>and</w:t>
      </w:r>
      <w:r w:rsidR="004704EF" w:rsidRPr="007B1E2A">
        <w:t xml:space="preserve"> boundary </w:t>
      </w:r>
      <w:r w:rsidR="004704EF">
        <w:t xml:space="preserve">conditions for flow </w:t>
      </w:r>
      <w:r w:rsidR="004704EF" w:rsidRPr="007B1E2A">
        <w:t>and reactive transport</w:t>
      </w:r>
      <w:bookmarkEnd w:id="328"/>
    </w:p>
    <w:tbl>
      <w:tblPr>
        <w:tblW w:w="4280" w:type="pct"/>
        <w:jc w:val="center"/>
        <w:tblBorders>
          <w:top w:val="single" w:sz="4" w:space="0" w:color="auto"/>
          <w:bottom w:val="single" w:sz="4" w:space="0" w:color="auto"/>
        </w:tblBorders>
        <w:tblLook w:val="04A0" w:firstRow="1" w:lastRow="0" w:firstColumn="1" w:lastColumn="0" w:noHBand="0" w:noVBand="1"/>
      </w:tblPr>
      <w:tblGrid>
        <w:gridCol w:w="1969"/>
        <w:gridCol w:w="1930"/>
        <w:gridCol w:w="1216"/>
        <w:gridCol w:w="1226"/>
        <w:gridCol w:w="1055"/>
      </w:tblGrid>
      <w:tr w:rsidR="000631E8" w:rsidRPr="00E50F7D" w14:paraId="18503E0D" w14:textId="77777777" w:rsidTr="000631E8">
        <w:trPr>
          <w:trHeight w:val="300"/>
          <w:jc w:val="center"/>
        </w:trPr>
        <w:tc>
          <w:tcPr>
            <w:tcW w:w="1339" w:type="pct"/>
            <w:tcBorders>
              <w:bottom w:val="single" w:sz="4" w:space="0" w:color="auto"/>
            </w:tcBorders>
            <w:shd w:val="clear" w:color="auto" w:fill="D9D9D9"/>
            <w:noWrap/>
            <w:vAlign w:val="bottom"/>
            <w:hideMark/>
          </w:tcPr>
          <w:p w14:paraId="75D348B4" w14:textId="77777777" w:rsidR="000631E8" w:rsidRPr="00E50F7D" w:rsidRDefault="000631E8" w:rsidP="00E50F7D">
            <w:pPr>
              <w:spacing w:before="0" w:after="0"/>
              <w:rPr>
                <w:b/>
                <w:color w:val="000000"/>
                <w:lang w:eastAsia="en-CA"/>
              </w:rPr>
            </w:pPr>
            <w:r w:rsidRPr="00E50F7D">
              <w:rPr>
                <w:b/>
                <w:color w:val="000000"/>
                <w:lang w:eastAsia="en-CA"/>
              </w:rPr>
              <w:t>Parameter</w:t>
            </w:r>
          </w:p>
        </w:tc>
        <w:tc>
          <w:tcPr>
            <w:tcW w:w="1273" w:type="pct"/>
            <w:tcBorders>
              <w:bottom w:val="single" w:sz="4" w:space="0" w:color="auto"/>
            </w:tcBorders>
            <w:shd w:val="clear" w:color="auto" w:fill="D9D9D9"/>
            <w:noWrap/>
            <w:vAlign w:val="bottom"/>
            <w:hideMark/>
          </w:tcPr>
          <w:p w14:paraId="45991BE6" w14:textId="77777777" w:rsidR="000631E8" w:rsidRPr="00E50F7D" w:rsidRDefault="000631E8" w:rsidP="00E50F7D">
            <w:pPr>
              <w:spacing w:before="0" w:after="0"/>
              <w:jc w:val="center"/>
              <w:rPr>
                <w:b/>
                <w:color w:val="000000"/>
                <w:lang w:eastAsia="en-CA"/>
              </w:rPr>
            </w:pPr>
            <w:r>
              <w:rPr>
                <w:rFonts w:hint="eastAsia"/>
                <w:b/>
                <w:color w:val="000000"/>
                <w:lang w:eastAsia="zh-CN"/>
              </w:rPr>
              <w:t>Initial Condition</w:t>
            </w:r>
          </w:p>
        </w:tc>
        <w:tc>
          <w:tcPr>
            <w:tcW w:w="1667" w:type="pct"/>
            <w:gridSpan w:val="2"/>
            <w:tcBorders>
              <w:bottom w:val="single" w:sz="4" w:space="0" w:color="auto"/>
            </w:tcBorders>
            <w:shd w:val="clear" w:color="auto" w:fill="D9D9D9"/>
          </w:tcPr>
          <w:p w14:paraId="1DD01FCC" w14:textId="77777777" w:rsidR="000631E8" w:rsidRPr="00E50F7D" w:rsidRDefault="000631E8" w:rsidP="00BD5C69">
            <w:pPr>
              <w:spacing w:before="0" w:after="0"/>
              <w:jc w:val="center"/>
              <w:rPr>
                <w:b/>
                <w:color w:val="000000"/>
                <w:lang w:eastAsia="en-CA"/>
              </w:rPr>
            </w:pPr>
            <w:r>
              <w:rPr>
                <w:rFonts w:hint="eastAsia"/>
                <w:b/>
                <w:color w:val="000000"/>
                <w:lang w:eastAsia="zh-CN"/>
              </w:rPr>
              <w:t>Boundary Condition</w:t>
            </w:r>
          </w:p>
        </w:tc>
        <w:tc>
          <w:tcPr>
            <w:tcW w:w="722" w:type="pct"/>
            <w:tcBorders>
              <w:bottom w:val="single" w:sz="4" w:space="0" w:color="auto"/>
            </w:tcBorders>
            <w:shd w:val="clear" w:color="auto" w:fill="D9D9D9"/>
            <w:noWrap/>
            <w:vAlign w:val="bottom"/>
            <w:hideMark/>
          </w:tcPr>
          <w:p w14:paraId="54609566" w14:textId="77777777" w:rsidR="000631E8" w:rsidRPr="00E50F7D" w:rsidRDefault="000631E8" w:rsidP="00E50F7D">
            <w:pPr>
              <w:spacing w:before="0" w:after="0"/>
              <w:rPr>
                <w:b/>
                <w:color w:val="000000"/>
                <w:lang w:eastAsia="en-CA"/>
              </w:rPr>
            </w:pPr>
            <w:r w:rsidRPr="00E50F7D">
              <w:rPr>
                <w:b/>
                <w:color w:val="000000"/>
                <w:lang w:eastAsia="en-CA"/>
              </w:rPr>
              <w:t>Unit</w:t>
            </w:r>
          </w:p>
        </w:tc>
      </w:tr>
      <w:tr w:rsidR="000631E8" w:rsidRPr="00ED3698" w14:paraId="047A2D91" w14:textId="77777777" w:rsidTr="000631E8">
        <w:trPr>
          <w:trHeight w:val="300"/>
          <w:jc w:val="center"/>
        </w:trPr>
        <w:tc>
          <w:tcPr>
            <w:tcW w:w="1339" w:type="pct"/>
            <w:tcBorders>
              <w:top w:val="single" w:sz="4" w:space="0" w:color="auto"/>
              <w:bottom w:val="single" w:sz="4" w:space="0" w:color="auto"/>
            </w:tcBorders>
            <w:shd w:val="clear" w:color="auto" w:fill="auto"/>
            <w:noWrap/>
            <w:vAlign w:val="bottom"/>
          </w:tcPr>
          <w:p w14:paraId="596943F3" w14:textId="77777777" w:rsidR="000631E8" w:rsidRPr="00ED3698" w:rsidRDefault="000631E8" w:rsidP="00E50F7D">
            <w:pPr>
              <w:spacing w:before="0" w:after="0"/>
              <w:rPr>
                <w:i/>
                <w:color w:val="000000"/>
                <w:sz w:val="22"/>
                <w:szCs w:val="22"/>
              </w:rPr>
            </w:pPr>
            <w:r w:rsidRPr="00F4591F">
              <w:rPr>
                <w:i/>
                <w:color w:val="000000"/>
                <w:sz w:val="22"/>
                <w:szCs w:val="22"/>
              </w:rPr>
              <w:t>Aqueous phase</w:t>
            </w:r>
          </w:p>
        </w:tc>
        <w:tc>
          <w:tcPr>
            <w:tcW w:w="1273" w:type="pct"/>
            <w:tcBorders>
              <w:top w:val="single" w:sz="4" w:space="0" w:color="auto"/>
              <w:bottom w:val="single" w:sz="4" w:space="0" w:color="auto"/>
            </w:tcBorders>
            <w:shd w:val="clear" w:color="auto" w:fill="auto"/>
            <w:noWrap/>
          </w:tcPr>
          <w:p w14:paraId="3660A934" w14:textId="77777777" w:rsidR="000631E8" w:rsidRPr="00ED3698" w:rsidRDefault="000631E8" w:rsidP="00E50F7D">
            <w:pPr>
              <w:spacing w:before="0" w:after="0"/>
              <w:jc w:val="center"/>
            </w:pPr>
          </w:p>
        </w:tc>
        <w:tc>
          <w:tcPr>
            <w:tcW w:w="830" w:type="pct"/>
            <w:tcBorders>
              <w:top w:val="single" w:sz="4" w:space="0" w:color="auto"/>
              <w:bottom w:val="single" w:sz="4" w:space="0" w:color="auto"/>
            </w:tcBorders>
          </w:tcPr>
          <w:p w14:paraId="35480742" w14:textId="77777777" w:rsidR="000631E8" w:rsidRPr="00ED3698" w:rsidRDefault="000631E8" w:rsidP="00E50F7D">
            <w:pPr>
              <w:spacing w:before="0" w:after="0"/>
              <w:jc w:val="center"/>
            </w:pPr>
            <w:r w:rsidRPr="00ED3698">
              <w:t>top</w:t>
            </w:r>
          </w:p>
        </w:tc>
        <w:tc>
          <w:tcPr>
            <w:tcW w:w="836" w:type="pct"/>
            <w:tcBorders>
              <w:top w:val="single" w:sz="4" w:space="0" w:color="auto"/>
              <w:bottom w:val="single" w:sz="4" w:space="0" w:color="auto"/>
            </w:tcBorders>
          </w:tcPr>
          <w:p w14:paraId="274B40E0" w14:textId="77777777" w:rsidR="000631E8" w:rsidRPr="00ED3698" w:rsidRDefault="000631E8" w:rsidP="00E50F7D">
            <w:pPr>
              <w:spacing w:before="0" w:after="0"/>
              <w:rPr>
                <w:color w:val="000000"/>
                <w:lang w:eastAsia="en-CA"/>
              </w:rPr>
            </w:pPr>
            <w:r w:rsidRPr="00ED3698">
              <w:rPr>
                <w:color w:val="000000"/>
                <w:lang w:eastAsia="en-CA"/>
              </w:rPr>
              <w:t>bottom</w:t>
            </w:r>
          </w:p>
        </w:tc>
        <w:tc>
          <w:tcPr>
            <w:tcW w:w="722" w:type="pct"/>
            <w:tcBorders>
              <w:top w:val="single" w:sz="4" w:space="0" w:color="auto"/>
              <w:bottom w:val="single" w:sz="4" w:space="0" w:color="auto"/>
            </w:tcBorders>
            <w:shd w:val="clear" w:color="auto" w:fill="auto"/>
            <w:noWrap/>
          </w:tcPr>
          <w:p w14:paraId="0D04994F" w14:textId="77777777" w:rsidR="000631E8" w:rsidRPr="00ED3698" w:rsidRDefault="000631E8" w:rsidP="00E50F7D">
            <w:pPr>
              <w:spacing w:before="0" w:after="0"/>
              <w:rPr>
                <w:color w:val="000000"/>
                <w:lang w:eastAsia="en-CA"/>
              </w:rPr>
            </w:pPr>
          </w:p>
        </w:tc>
      </w:tr>
      <w:tr w:rsidR="000631E8" w:rsidRPr="00ED3698" w14:paraId="3305C14C" w14:textId="77777777" w:rsidTr="000631E8">
        <w:trPr>
          <w:trHeight w:val="300"/>
          <w:jc w:val="center"/>
        </w:trPr>
        <w:tc>
          <w:tcPr>
            <w:tcW w:w="1339" w:type="pct"/>
            <w:tcBorders>
              <w:top w:val="single" w:sz="4" w:space="0" w:color="auto"/>
              <w:bottom w:val="single" w:sz="4" w:space="0" w:color="auto"/>
            </w:tcBorders>
            <w:shd w:val="clear" w:color="auto" w:fill="auto"/>
            <w:noWrap/>
            <w:vAlign w:val="bottom"/>
            <w:hideMark/>
          </w:tcPr>
          <w:p w14:paraId="5E32BA30" w14:textId="77777777" w:rsidR="000631E8" w:rsidRPr="00ED3698" w:rsidRDefault="000631E8" w:rsidP="00E50F7D">
            <w:pPr>
              <w:spacing w:before="0" w:after="0"/>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1273" w:type="pct"/>
            <w:tcBorders>
              <w:top w:val="single" w:sz="4" w:space="0" w:color="auto"/>
              <w:bottom w:val="single" w:sz="4" w:space="0" w:color="auto"/>
            </w:tcBorders>
            <w:shd w:val="clear" w:color="auto" w:fill="auto"/>
            <w:noWrap/>
            <w:hideMark/>
          </w:tcPr>
          <w:p w14:paraId="5B1DAB36" w14:textId="77777777" w:rsidR="000631E8" w:rsidRPr="00ED3698" w:rsidRDefault="000631E8" w:rsidP="00E50F7D">
            <w:pPr>
              <w:spacing w:before="0" w:after="0"/>
              <w:jc w:val="center"/>
            </w:pPr>
            <w:r w:rsidRPr="00ED3698">
              <w:t>1.0</w:t>
            </w:r>
            <w:r w:rsidRPr="007E11F0">
              <w:t>×10</w:t>
            </w:r>
            <w:r w:rsidRPr="007E11F0">
              <w:rPr>
                <w:vertAlign w:val="superscript"/>
              </w:rPr>
              <w:t>-1</w:t>
            </w:r>
            <w:r w:rsidRPr="009E72DC">
              <w:rPr>
                <w:vertAlign w:val="superscript"/>
              </w:rPr>
              <w:t>0</w:t>
            </w:r>
          </w:p>
        </w:tc>
        <w:tc>
          <w:tcPr>
            <w:tcW w:w="830" w:type="pct"/>
            <w:tcBorders>
              <w:top w:val="single" w:sz="4" w:space="0" w:color="auto"/>
              <w:bottom w:val="single" w:sz="4" w:space="0" w:color="auto"/>
            </w:tcBorders>
          </w:tcPr>
          <w:p w14:paraId="1C3E266A" w14:textId="77777777" w:rsidR="000631E8" w:rsidRPr="00ED3698" w:rsidRDefault="000631E8" w:rsidP="00E50F7D">
            <w:pPr>
              <w:spacing w:before="0" w:after="0"/>
              <w:jc w:val="center"/>
            </w:pPr>
            <w:r w:rsidRPr="00ED3698">
              <w:t>2.63</w:t>
            </w:r>
            <w:r w:rsidRPr="007E11F0">
              <w:t>×10</w:t>
            </w:r>
            <w:r w:rsidRPr="007E11F0">
              <w:rPr>
                <w:vertAlign w:val="superscript"/>
              </w:rPr>
              <w:t>-4</w:t>
            </w:r>
          </w:p>
        </w:tc>
        <w:tc>
          <w:tcPr>
            <w:tcW w:w="836" w:type="pct"/>
            <w:tcBorders>
              <w:top w:val="single" w:sz="4" w:space="0" w:color="auto"/>
              <w:bottom w:val="single" w:sz="4" w:space="0" w:color="auto"/>
            </w:tcBorders>
          </w:tcPr>
          <w:p w14:paraId="17546449" w14:textId="77777777" w:rsidR="000631E8" w:rsidRPr="00ED3698" w:rsidRDefault="000631E8" w:rsidP="00E50F7D">
            <w:pPr>
              <w:spacing w:before="0" w:after="0"/>
              <w:rPr>
                <w:color w:val="000000"/>
                <w:lang w:eastAsia="en-CA"/>
              </w:rPr>
            </w:pPr>
            <w:r w:rsidRPr="00ED3698">
              <w:t>second</w:t>
            </w:r>
          </w:p>
        </w:tc>
        <w:tc>
          <w:tcPr>
            <w:tcW w:w="722" w:type="pct"/>
            <w:tcBorders>
              <w:top w:val="single" w:sz="4" w:space="0" w:color="auto"/>
              <w:bottom w:val="single" w:sz="4" w:space="0" w:color="auto"/>
            </w:tcBorders>
            <w:shd w:val="clear" w:color="auto" w:fill="auto"/>
            <w:noWrap/>
            <w:hideMark/>
          </w:tcPr>
          <w:p w14:paraId="1B980BB4" w14:textId="77777777" w:rsidR="000631E8" w:rsidRPr="00ED3698" w:rsidRDefault="000631E8" w:rsidP="00BD06F1">
            <w:pPr>
              <w:spacing w:before="0" w:after="0"/>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r w:rsidR="000631E8" w:rsidRPr="00ED3698" w14:paraId="79D6444D" w14:textId="77777777" w:rsidTr="000631E8">
        <w:trPr>
          <w:trHeight w:val="300"/>
          <w:jc w:val="center"/>
        </w:trPr>
        <w:tc>
          <w:tcPr>
            <w:tcW w:w="1339" w:type="pct"/>
            <w:tcBorders>
              <w:top w:val="single" w:sz="4" w:space="0" w:color="auto"/>
              <w:bottom w:val="single" w:sz="4" w:space="0" w:color="auto"/>
            </w:tcBorders>
            <w:shd w:val="clear" w:color="auto" w:fill="auto"/>
            <w:noWrap/>
            <w:vAlign w:val="bottom"/>
          </w:tcPr>
          <w:p w14:paraId="7ED55054" w14:textId="77777777" w:rsidR="000631E8" w:rsidRPr="00ED3698" w:rsidRDefault="000631E8" w:rsidP="00E50F7D">
            <w:pPr>
              <w:spacing w:before="0" w:after="0"/>
              <w:rPr>
                <w:color w:val="000000"/>
                <w:sz w:val="22"/>
                <w:szCs w:val="22"/>
              </w:rPr>
            </w:pPr>
            <w:r w:rsidRPr="00ED3698">
              <w:rPr>
                <w:color w:val="000000"/>
                <w:sz w:val="22"/>
                <w:szCs w:val="22"/>
              </w:rPr>
              <w:t>Hydraulic head</w:t>
            </w:r>
          </w:p>
        </w:tc>
        <w:tc>
          <w:tcPr>
            <w:tcW w:w="1273" w:type="pct"/>
            <w:tcBorders>
              <w:top w:val="single" w:sz="4" w:space="0" w:color="auto"/>
              <w:bottom w:val="single" w:sz="4" w:space="0" w:color="auto"/>
            </w:tcBorders>
            <w:shd w:val="clear" w:color="auto" w:fill="auto"/>
            <w:noWrap/>
          </w:tcPr>
          <w:p w14:paraId="5877B0E8" w14:textId="77777777" w:rsidR="000631E8" w:rsidRPr="00ED3698" w:rsidRDefault="000631E8" w:rsidP="00E50F7D">
            <w:pPr>
              <w:spacing w:before="0" w:after="0"/>
              <w:jc w:val="center"/>
            </w:pPr>
            <w:r w:rsidRPr="00ED3698">
              <w:t>-1000.0</w:t>
            </w:r>
          </w:p>
        </w:tc>
        <w:tc>
          <w:tcPr>
            <w:tcW w:w="830" w:type="pct"/>
            <w:tcBorders>
              <w:top w:val="single" w:sz="4" w:space="0" w:color="auto"/>
              <w:bottom w:val="single" w:sz="4" w:space="0" w:color="auto"/>
            </w:tcBorders>
          </w:tcPr>
          <w:p w14:paraId="02CAA102" w14:textId="77777777" w:rsidR="000631E8" w:rsidRPr="00ED3698" w:rsidRDefault="000631E8" w:rsidP="00E50F7D">
            <w:pPr>
              <w:spacing w:before="0" w:after="0"/>
              <w:jc w:val="center"/>
            </w:pPr>
            <w:r w:rsidRPr="00ED3698">
              <w:t>-1000.0</w:t>
            </w:r>
          </w:p>
        </w:tc>
        <w:tc>
          <w:tcPr>
            <w:tcW w:w="836" w:type="pct"/>
            <w:tcBorders>
              <w:top w:val="single" w:sz="4" w:space="0" w:color="auto"/>
              <w:bottom w:val="single" w:sz="4" w:space="0" w:color="auto"/>
            </w:tcBorders>
          </w:tcPr>
          <w:p w14:paraId="328F6C58" w14:textId="77777777" w:rsidR="000631E8" w:rsidRPr="00ED3698" w:rsidRDefault="000631E8" w:rsidP="00E50F7D">
            <w:pPr>
              <w:spacing w:before="0" w:after="0"/>
            </w:pPr>
            <w:r w:rsidRPr="00ED3698">
              <w:t>-1001.5</w:t>
            </w:r>
          </w:p>
        </w:tc>
        <w:tc>
          <w:tcPr>
            <w:tcW w:w="722" w:type="pct"/>
            <w:tcBorders>
              <w:top w:val="single" w:sz="4" w:space="0" w:color="auto"/>
              <w:bottom w:val="single" w:sz="4" w:space="0" w:color="auto"/>
            </w:tcBorders>
            <w:shd w:val="clear" w:color="auto" w:fill="auto"/>
            <w:noWrap/>
          </w:tcPr>
          <w:p w14:paraId="433C42AA" w14:textId="77777777" w:rsidR="000631E8" w:rsidRPr="00ED3698" w:rsidRDefault="000631E8" w:rsidP="00E50F7D">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2C07484B" w14:textId="77777777" w:rsidR="00AA22E8" w:rsidRPr="00ED3698" w:rsidRDefault="00AA22E8" w:rsidP="000B39EA">
      <w:pPr>
        <w:pStyle w:val="Simpleline"/>
      </w:pPr>
    </w:p>
    <w:p w14:paraId="2E6D24B6" w14:textId="77777777" w:rsidR="00AA22E8" w:rsidRPr="00ED3698" w:rsidRDefault="00AA22E8" w:rsidP="009D54B1">
      <w:pPr>
        <w:pStyle w:val="StyleHeading4Bold"/>
      </w:pPr>
      <w:bookmarkStart w:id="329" w:name="_Toc520374490"/>
      <w:r w:rsidRPr="00ED3698">
        <w:t>Parameters</w:t>
      </w:r>
      <w:bookmarkEnd w:id="329"/>
    </w:p>
    <w:p w14:paraId="2C262E30" w14:textId="012F4A64" w:rsidR="00AA22E8" w:rsidRPr="00ED3698" w:rsidRDefault="00AA22E8" w:rsidP="00AA22E8">
      <w:r w:rsidRPr="00ED3698">
        <w:t>The parameters f</w:t>
      </w:r>
      <w:r w:rsidR="000631E8">
        <w:t>or</w:t>
      </w:r>
      <w:r w:rsidRPr="00ED3698">
        <w:t xml:space="preserve"> the porous medi</w:t>
      </w:r>
      <w:r w:rsidR="000631E8">
        <w:t>um</w:t>
      </w:r>
      <w:r w:rsidRPr="00ED3698">
        <w:t xml:space="preserve"> are</w:t>
      </w:r>
      <w:r w:rsidR="00FB0479">
        <w:rPr>
          <w:rFonts w:hint="eastAsia"/>
          <w:lang w:eastAsia="zh-CN"/>
        </w:rPr>
        <w:t xml:space="preserve"> listed in </w:t>
      </w:r>
      <w:r w:rsidR="005F5019">
        <w:rPr>
          <w:lang w:eastAsia="zh-CN"/>
        </w:rPr>
        <w:fldChar w:fldCharType="begin"/>
      </w:r>
      <w:r w:rsidR="008101F6">
        <w:rPr>
          <w:lang w:eastAsia="zh-CN"/>
        </w:rPr>
        <w:instrText xml:space="preserve"> </w:instrText>
      </w:r>
      <w:r w:rsidR="008101F6">
        <w:rPr>
          <w:rFonts w:hint="eastAsia"/>
          <w:lang w:eastAsia="zh-CN"/>
        </w:rPr>
        <w:instrText>REF _Ref366247445 \h</w:instrText>
      </w:r>
      <w:r w:rsidR="008101F6">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32</w:t>
      </w:r>
      <w:r w:rsidR="005F5019">
        <w:rPr>
          <w:lang w:eastAsia="zh-CN"/>
        </w:rPr>
        <w:fldChar w:fldCharType="end"/>
      </w:r>
      <w:r w:rsidR="004474F5">
        <w:rPr>
          <w:rFonts w:hint="eastAsia"/>
          <w:lang w:eastAsia="zh-CN"/>
        </w:rPr>
        <w:t xml:space="preserve">.  </w:t>
      </w:r>
      <w:r w:rsidR="008101F6">
        <w:rPr>
          <w:rFonts w:hint="eastAsia"/>
          <w:lang w:eastAsia="zh-CN"/>
        </w:rPr>
        <w:t xml:space="preserve">The tortuosity correction </w:t>
      </w:r>
      <w:r w:rsidRPr="00ED3698">
        <w:t>is calculated with the model of Millington and Quirk (1961).</w:t>
      </w:r>
    </w:p>
    <w:p w14:paraId="4FC6B9A2" w14:textId="77777777" w:rsidR="00AA22E8" w:rsidRDefault="00AA22E8" w:rsidP="00AA22E8">
      <w:pPr>
        <w:rPr>
          <w:lang w:eastAsia="zh-CN"/>
        </w:rPr>
      </w:pPr>
      <w:r w:rsidRPr="00ED3698">
        <w:t>For the unsaturated soil properties: the van Genuchten equation</w:t>
      </w:r>
      <w:r w:rsidR="008101F6">
        <w:rPr>
          <w:rFonts w:hint="eastAsia"/>
          <w:lang w:eastAsia="zh-CN"/>
        </w:rPr>
        <w:t xml:space="preserve"> (see </w:t>
      </w:r>
      <w:r w:rsidR="00073855">
        <w:rPr>
          <w:lang w:eastAsia="zh-CN"/>
        </w:rPr>
        <w:t xml:space="preserve">Equation 2-6 in the theory </w:t>
      </w:r>
      <w:r w:rsidR="00E458E4">
        <w:rPr>
          <w:lang w:eastAsia="zh-CN"/>
        </w:rPr>
        <w:t>manual</w:t>
      </w:r>
      <w:r w:rsidRPr="00ED3698">
        <w:t xml:space="preserve"> is used for the calculation of </w:t>
      </w:r>
      <w:r w:rsidR="000631E8">
        <w:t>water and gas</w:t>
      </w:r>
      <w:r w:rsidRPr="00ED3698">
        <w:t xml:space="preserve"> </w:t>
      </w:r>
      <w:r w:rsidR="000631E8">
        <w:t>saturations</w:t>
      </w:r>
      <w:r w:rsidR="00B83DB4">
        <w:rPr>
          <w:rFonts w:hint="eastAsia"/>
          <w:lang w:eastAsia="zh-CN"/>
        </w:rPr>
        <w:t xml:space="preserve"> (</w:t>
      </w:r>
      <w:r w:rsidR="00B83DB4">
        <w:rPr>
          <w:lang w:eastAsia="zh-CN"/>
        </w:rPr>
        <w:t>van Genuchten</w:t>
      </w:r>
      <w:r w:rsidR="00B83DB4">
        <w:rPr>
          <w:rFonts w:hint="eastAsia"/>
          <w:lang w:eastAsia="zh-CN"/>
        </w:rPr>
        <w:t>, 1980)</w:t>
      </w:r>
      <w:r w:rsidRPr="00ED3698">
        <w:t>.</w:t>
      </w:r>
    </w:p>
    <w:p w14:paraId="15CC5FA9" w14:textId="5DAFBD1D" w:rsidR="00B83DB4" w:rsidRPr="00ED3698" w:rsidRDefault="00B83DB4" w:rsidP="00B83DB4">
      <w:pPr>
        <w:pStyle w:val="StyleCaptionTableCaptionBold"/>
      </w:pPr>
      <w:bookmarkStart w:id="330" w:name="_Ref366247445"/>
      <w:bookmarkStart w:id="331" w:name="_Toc520374908"/>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32</w:t>
      </w:r>
      <w:r w:rsidR="00FE1AD3">
        <w:fldChar w:fldCharType="end"/>
      </w:r>
      <w:bookmarkEnd w:id="330"/>
      <w:r w:rsidR="00572609">
        <w:t xml:space="preserve">: </w:t>
      </w:r>
      <w:r w:rsidRPr="00ED3698">
        <w:t xml:space="preserve">Physical parameters for benchmark </w:t>
      </w:r>
      <w:r w:rsidR="009E72DC" w:rsidRPr="00ED3698">
        <w:rPr>
          <w:i/>
        </w:rPr>
        <w:t>diffdry</w:t>
      </w:r>
      <w:bookmarkEnd w:id="331"/>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B83DB4" w:rsidRPr="00ED3698" w14:paraId="66E6E84B" w14:textId="77777777" w:rsidTr="009E72DC">
        <w:trPr>
          <w:trHeight w:val="300"/>
        </w:trPr>
        <w:tc>
          <w:tcPr>
            <w:tcW w:w="2802" w:type="pct"/>
            <w:tcBorders>
              <w:bottom w:val="single" w:sz="4" w:space="0" w:color="auto"/>
            </w:tcBorders>
            <w:shd w:val="clear" w:color="auto" w:fill="D9D9D9"/>
            <w:noWrap/>
            <w:vAlign w:val="center"/>
            <w:hideMark/>
          </w:tcPr>
          <w:p w14:paraId="5C7E87C5" w14:textId="77777777" w:rsidR="00B83DB4" w:rsidRPr="00ED3698" w:rsidRDefault="00B83DB4" w:rsidP="009E72DC">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7D2B854D" w14:textId="77777777" w:rsidR="00B83DB4" w:rsidRPr="00ED3698" w:rsidRDefault="00B83DB4" w:rsidP="009E72DC">
            <w:pPr>
              <w:spacing w:before="0" w:after="0"/>
              <w:rPr>
                <w:b/>
                <w:color w:val="000000"/>
                <w:lang w:eastAsia="en-CA"/>
              </w:rPr>
            </w:pPr>
            <w:r>
              <w:rPr>
                <w:rFonts w:hint="eastAsia"/>
                <w:b/>
                <w:color w:val="000000"/>
                <w:lang w:eastAsia="zh-CN"/>
              </w:rPr>
              <w:t>Symbol</w:t>
            </w:r>
          </w:p>
        </w:tc>
        <w:tc>
          <w:tcPr>
            <w:tcW w:w="753" w:type="pct"/>
            <w:tcBorders>
              <w:bottom w:val="single" w:sz="4" w:space="0" w:color="auto"/>
            </w:tcBorders>
            <w:shd w:val="clear" w:color="auto" w:fill="D9D9D9"/>
            <w:vAlign w:val="center"/>
          </w:tcPr>
          <w:p w14:paraId="09A5DB07" w14:textId="77777777" w:rsidR="00B83DB4" w:rsidRPr="00ED3698" w:rsidRDefault="00B83DB4" w:rsidP="009E72DC">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3AD05F5B" w14:textId="77777777" w:rsidR="00B83DB4" w:rsidRPr="00ED3698" w:rsidRDefault="00B83DB4" w:rsidP="009E72DC">
            <w:pPr>
              <w:spacing w:before="0" w:after="0"/>
              <w:rPr>
                <w:b/>
                <w:color w:val="000000"/>
                <w:lang w:eastAsia="en-CA"/>
              </w:rPr>
            </w:pPr>
            <w:r w:rsidRPr="00ED3698">
              <w:rPr>
                <w:b/>
                <w:color w:val="000000"/>
                <w:lang w:eastAsia="en-CA"/>
              </w:rPr>
              <w:t>unit</w:t>
            </w:r>
          </w:p>
        </w:tc>
      </w:tr>
      <w:tr w:rsidR="00B83DB4" w:rsidRPr="00ED3698" w14:paraId="03A37169" w14:textId="77777777" w:rsidTr="009E72DC">
        <w:trPr>
          <w:trHeight w:val="300"/>
        </w:trPr>
        <w:tc>
          <w:tcPr>
            <w:tcW w:w="2802" w:type="pct"/>
            <w:tcBorders>
              <w:top w:val="single" w:sz="4" w:space="0" w:color="auto"/>
              <w:bottom w:val="nil"/>
            </w:tcBorders>
            <w:shd w:val="clear" w:color="auto" w:fill="auto"/>
            <w:noWrap/>
            <w:vAlign w:val="bottom"/>
            <w:hideMark/>
          </w:tcPr>
          <w:p w14:paraId="436A74F7" w14:textId="77777777" w:rsidR="00B83DB4" w:rsidRPr="00ED3698" w:rsidRDefault="00B83DB4" w:rsidP="009E72DC">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6615FAE6" w14:textId="77777777" w:rsidR="00B83DB4" w:rsidRPr="00ED3698" w:rsidRDefault="00B83DB4" w:rsidP="009E72DC">
            <w:pPr>
              <w:spacing w:before="0" w:after="0"/>
              <w:rPr>
                <w:color w:val="000000"/>
                <w:lang w:eastAsia="en-CA"/>
              </w:rPr>
            </w:pPr>
            <w:r w:rsidRPr="00ED3698">
              <w:rPr>
                <w:color w:val="000000"/>
                <w:lang w:eastAsia="en-CA"/>
              </w:rPr>
              <w:t>L</w:t>
            </w:r>
          </w:p>
        </w:tc>
        <w:tc>
          <w:tcPr>
            <w:tcW w:w="753" w:type="pct"/>
            <w:tcBorders>
              <w:top w:val="single" w:sz="4" w:space="0" w:color="auto"/>
              <w:bottom w:val="nil"/>
            </w:tcBorders>
          </w:tcPr>
          <w:p w14:paraId="74473B38" w14:textId="77777777" w:rsidR="00B83DB4" w:rsidRPr="00ED3698" w:rsidRDefault="00B83DB4" w:rsidP="00230186">
            <w:pPr>
              <w:spacing w:before="0" w:after="0"/>
              <w:rPr>
                <w:color w:val="000000"/>
                <w:lang w:eastAsia="zh-CN"/>
              </w:rPr>
            </w:pPr>
            <w:r>
              <w:rPr>
                <w:rFonts w:hint="eastAsia"/>
                <w:color w:val="000000"/>
                <w:lang w:eastAsia="zh-CN"/>
              </w:rPr>
              <w:t>1.5</w:t>
            </w:r>
          </w:p>
        </w:tc>
        <w:tc>
          <w:tcPr>
            <w:tcW w:w="694" w:type="pct"/>
            <w:tcBorders>
              <w:top w:val="single" w:sz="4" w:space="0" w:color="auto"/>
              <w:bottom w:val="nil"/>
            </w:tcBorders>
            <w:shd w:val="clear" w:color="auto" w:fill="auto"/>
            <w:noWrap/>
            <w:vAlign w:val="bottom"/>
            <w:hideMark/>
          </w:tcPr>
          <w:p w14:paraId="6BB7C23C"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B83DB4" w:rsidRPr="00ED3698" w14:paraId="7B4BF011" w14:textId="77777777" w:rsidTr="009E72DC">
        <w:trPr>
          <w:trHeight w:val="300"/>
        </w:trPr>
        <w:tc>
          <w:tcPr>
            <w:tcW w:w="2802" w:type="pct"/>
            <w:tcBorders>
              <w:top w:val="nil"/>
              <w:bottom w:val="nil"/>
            </w:tcBorders>
            <w:shd w:val="clear" w:color="auto" w:fill="auto"/>
            <w:noWrap/>
            <w:vAlign w:val="bottom"/>
            <w:hideMark/>
          </w:tcPr>
          <w:p w14:paraId="30427521" w14:textId="77777777" w:rsidR="00B83DB4" w:rsidRPr="00ED3698" w:rsidRDefault="00B83DB4" w:rsidP="009E72DC">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00943E5F" w14:textId="77777777" w:rsidR="00B83DB4" w:rsidRPr="00ED3698" w:rsidRDefault="00B83DB4" w:rsidP="009E72DC">
            <w:pPr>
              <w:spacing w:before="0" w:after="0"/>
              <w:rPr>
                <w:color w:val="000000"/>
                <w:lang w:eastAsia="en-CA"/>
              </w:rPr>
            </w:pPr>
            <w:r w:rsidRPr="00ED3698">
              <w:rPr>
                <w:rFonts w:ascii="Cambria Math" w:hAnsi="Cambria Math" w:cs="Cambria Math"/>
                <w:color w:val="000000"/>
                <w:lang w:eastAsia="en-CA"/>
              </w:rPr>
              <w:t>𝜙</w:t>
            </w:r>
          </w:p>
        </w:tc>
        <w:tc>
          <w:tcPr>
            <w:tcW w:w="753" w:type="pct"/>
            <w:tcBorders>
              <w:top w:val="nil"/>
              <w:bottom w:val="nil"/>
            </w:tcBorders>
          </w:tcPr>
          <w:p w14:paraId="52296BA6" w14:textId="77777777" w:rsidR="00B83DB4" w:rsidRPr="00ED3698" w:rsidRDefault="00B83DB4" w:rsidP="00B83DB4">
            <w:pPr>
              <w:spacing w:before="0" w:after="0"/>
              <w:rPr>
                <w:color w:val="000000"/>
                <w:lang w:eastAsia="zh-CN"/>
              </w:rPr>
            </w:pPr>
            <w:r w:rsidRPr="00ED3698">
              <w:rPr>
                <w:color w:val="000000"/>
                <w:lang w:eastAsia="en-CA"/>
              </w:rPr>
              <w:t>0.</w:t>
            </w:r>
            <w:r>
              <w:rPr>
                <w:rFonts w:hint="eastAsia"/>
                <w:color w:val="000000"/>
                <w:lang w:eastAsia="zh-CN"/>
              </w:rPr>
              <w:t>5</w:t>
            </w:r>
          </w:p>
        </w:tc>
        <w:tc>
          <w:tcPr>
            <w:tcW w:w="694" w:type="pct"/>
            <w:tcBorders>
              <w:top w:val="nil"/>
              <w:bottom w:val="nil"/>
            </w:tcBorders>
            <w:shd w:val="clear" w:color="auto" w:fill="auto"/>
            <w:noWrap/>
            <w:vAlign w:val="bottom"/>
            <w:hideMark/>
          </w:tcPr>
          <w:p w14:paraId="1A138E6F"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B83DB4" w:rsidRPr="00ED3698" w14:paraId="383703A9" w14:textId="77777777" w:rsidTr="009E72DC">
        <w:trPr>
          <w:trHeight w:val="300"/>
        </w:trPr>
        <w:tc>
          <w:tcPr>
            <w:tcW w:w="2802" w:type="pct"/>
            <w:tcBorders>
              <w:top w:val="nil"/>
              <w:bottom w:val="nil"/>
            </w:tcBorders>
            <w:shd w:val="clear" w:color="auto" w:fill="auto"/>
            <w:noWrap/>
            <w:vAlign w:val="bottom"/>
            <w:hideMark/>
          </w:tcPr>
          <w:p w14:paraId="2B45C1C6" w14:textId="77777777" w:rsidR="00B83DB4" w:rsidRPr="00ED3698" w:rsidRDefault="00B83DB4" w:rsidP="009E72DC">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2E279DAD" w14:textId="77777777" w:rsidR="00B83DB4" w:rsidRPr="00ED3698" w:rsidRDefault="00B83DB4" w:rsidP="009E72DC">
            <w:pPr>
              <w:spacing w:before="0" w:after="0"/>
              <w:rPr>
                <w:color w:val="000000"/>
                <w:lang w:eastAsia="en-CA"/>
              </w:rPr>
            </w:pPr>
            <w:r w:rsidRPr="00ED3698">
              <w:rPr>
                <w:color w:val="000000"/>
                <w:lang w:eastAsia="en-CA"/>
              </w:rPr>
              <w:t>K</w:t>
            </w:r>
            <w:r w:rsidRPr="000631E8">
              <w:rPr>
                <w:color w:val="000000"/>
                <w:vertAlign w:val="subscript"/>
                <w:lang w:eastAsia="en-CA"/>
              </w:rPr>
              <w:t>zz</w:t>
            </w:r>
          </w:p>
        </w:tc>
        <w:tc>
          <w:tcPr>
            <w:tcW w:w="753" w:type="pct"/>
            <w:tcBorders>
              <w:top w:val="nil"/>
              <w:bottom w:val="nil"/>
            </w:tcBorders>
          </w:tcPr>
          <w:p w14:paraId="40D8BA08" w14:textId="77777777" w:rsidR="00B83DB4" w:rsidRPr="00ED3698" w:rsidRDefault="00B83DB4" w:rsidP="00B83DB4">
            <w:pPr>
              <w:spacing w:before="0" w:after="0"/>
              <w:rPr>
                <w:color w:val="000000"/>
                <w:lang w:eastAsia="zh-CN"/>
              </w:rPr>
            </w:pPr>
            <w:r>
              <w:rPr>
                <w:rFonts w:hint="eastAsia"/>
                <w:color w:val="000000"/>
                <w:lang w:eastAsia="zh-CN"/>
              </w:rPr>
              <w:t>1.0</w:t>
            </w:r>
            <w:r>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694" w:type="pct"/>
            <w:tcBorders>
              <w:top w:val="nil"/>
              <w:bottom w:val="nil"/>
            </w:tcBorders>
            <w:shd w:val="clear" w:color="auto" w:fill="auto"/>
            <w:noWrap/>
            <w:vAlign w:val="bottom"/>
            <w:hideMark/>
          </w:tcPr>
          <w:p w14:paraId="5565A9FC"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B83DB4" w:rsidRPr="00ED3698" w14:paraId="5F1E5011" w14:textId="77777777" w:rsidTr="009E72DC">
        <w:trPr>
          <w:trHeight w:val="300"/>
        </w:trPr>
        <w:tc>
          <w:tcPr>
            <w:tcW w:w="2802" w:type="pct"/>
            <w:tcBorders>
              <w:top w:val="nil"/>
              <w:bottom w:val="nil"/>
            </w:tcBorders>
            <w:shd w:val="clear" w:color="auto" w:fill="auto"/>
            <w:noWrap/>
            <w:vAlign w:val="bottom"/>
          </w:tcPr>
          <w:p w14:paraId="31943F70" w14:textId="77777777" w:rsidR="00B83DB4" w:rsidRPr="00ED3698" w:rsidRDefault="00B83DB4" w:rsidP="009E72DC">
            <w:pPr>
              <w:spacing w:before="0" w:after="0"/>
              <w:rPr>
                <w:color w:val="000000"/>
                <w:lang w:eastAsia="zh-CN"/>
              </w:rPr>
            </w:pPr>
            <w:r>
              <w:rPr>
                <w:rFonts w:hint="eastAsia"/>
                <w:color w:val="000000"/>
                <w:lang w:eastAsia="zh-CN"/>
              </w:rPr>
              <w:t>Diffusion coefficient for aqueous phase</w:t>
            </w:r>
          </w:p>
        </w:tc>
        <w:tc>
          <w:tcPr>
            <w:tcW w:w="751" w:type="pct"/>
            <w:tcBorders>
              <w:top w:val="nil"/>
              <w:bottom w:val="nil"/>
            </w:tcBorders>
            <w:shd w:val="clear" w:color="auto" w:fill="auto"/>
            <w:noWrap/>
            <w:vAlign w:val="bottom"/>
          </w:tcPr>
          <w:p w14:paraId="1F528BBF" w14:textId="77777777" w:rsidR="00B83DB4" w:rsidRPr="00230186" w:rsidRDefault="00B83DB4" w:rsidP="000631E8">
            <w:pPr>
              <w:spacing w:before="0" w:after="0"/>
              <w:rPr>
                <w:color w:val="000000"/>
                <w:vertAlign w:val="superscript"/>
                <w:lang w:eastAsia="zh-CN"/>
              </w:rPr>
            </w:pPr>
            <w:r>
              <w:rPr>
                <w:rFonts w:hint="eastAsia"/>
                <w:color w:val="000000"/>
                <w:lang w:eastAsia="zh-CN"/>
              </w:rPr>
              <w:t>D</w:t>
            </w:r>
            <w:r w:rsidR="00230186">
              <w:rPr>
                <w:color w:val="000000"/>
                <w:vertAlign w:val="subscript"/>
                <w:lang w:eastAsia="zh-CN"/>
              </w:rPr>
              <w:t>0</w:t>
            </w:r>
            <w:r w:rsidR="00230186">
              <w:rPr>
                <w:color w:val="000000"/>
                <w:vertAlign w:val="superscript"/>
                <w:lang w:eastAsia="zh-CN"/>
              </w:rPr>
              <w:t>a</w:t>
            </w:r>
          </w:p>
        </w:tc>
        <w:tc>
          <w:tcPr>
            <w:tcW w:w="753" w:type="pct"/>
            <w:tcBorders>
              <w:top w:val="nil"/>
              <w:bottom w:val="nil"/>
            </w:tcBorders>
          </w:tcPr>
          <w:p w14:paraId="3CC7F2FB" w14:textId="77777777" w:rsidR="00B83DB4" w:rsidRPr="00ED3698" w:rsidRDefault="00B83DB4" w:rsidP="009E72DC">
            <w:pPr>
              <w:spacing w:before="0" w:after="0"/>
              <w:rPr>
                <w:color w:val="000000"/>
                <w:lang w:eastAsia="zh-CN"/>
              </w:rPr>
            </w:pPr>
            <w:r>
              <w:rPr>
                <w:rFonts w:hint="eastAsia"/>
                <w:color w:val="000000"/>
                <w:lang w:eastAsia="zh-CN"/>
              </w:rPr>
              <w:t>0.0</w:t>
            </w:r>
          </w:p>
        </w:tc>
        <w:tc>
          <w:tcPr>
            <w:tcW w:w="694" w:type="pct"/>
            <w:tcBorders>
              <w:top w:val="nil"/>
              <w:bottom w:val="nil"/>
            </w:tcBorders>
            <w:shd w:val="clear" w:color="auto" w:fill="auto"/>
            <w:noWrap/>
            <w:vAlign w:val="bottom"/>
          </w:tcPr>
          <w:p w14:paraId="5DC163CB" w14:textId="77777777" w:rsidR="00B83DB4" w:rsidRPr="00ED3698" w:rsidRDefault="00B83DB4" w:rsidP="009E72DC">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113548" w:rsidRPr="00ED3698" w14:paraId="6CA8278B" w14:textId="77777777" w:rsidTr="009E72DC">
        <w:trPr>
          <w:trHeight w:val="300"/>
        </w:trPr>
        <w:tc>
          <w:tcPr>
            <w:tcW w:w="2802" w:type="pct"/>
            <w:tcBorders>
              <w:top w:val="nil"/>
              <w:bottom w:val="nil"/>
            </w:tcBorders>
            <w:shd w:val="clear" w:color="auto" w:fill="auto"/>
            <w:noWrap/>
            <w:vAlign w:val="bottom"/>
          </w:tcPr>
          <w:p w14:paraId="28F2768B" w14:textId="77777777" w:rsidR="00113548" w:rsidRPr="00ED3698" w:rsidRDefault="00113548" w:rsidP="00B83DB4">
            <w:pPr>
              <w:spacing w:before="0" w:after="0"/>
              <w:rPr>
                <w:color w:val="000000"/>
                <w:lang w:eastAsia="zh-CN"/>
              </w:rPr>
            </w:pPr>
            <w:r>
              <w:rPr>
                <w:rFonts w:hint="eastAsia"/>
                <w:color w:val="000000"/>
                <w:lang w:eastAsia="zh-CN"/>
              </w:rPr>
              <w:t>Diffusion coefficient for gaseous phase</w:t>
            </w:r>
          </w:p>
        </w:tc>
        <w:tc>
          <w:tcPr>
            <w:tcW w:w="751" w:type="pct"/>
            <w:tcBorders>
              <w:top w:val="nil"/>
              <w:bottom w:val="nil"/>
            </w:tcBorders>
            <w:shd w:val="clear" w:color="auto" w:fill="auto"/>
            <w:noWrap/>
            <w:vAlign w:val="bottom"/>
          </w:tcPr>
          <w:p w14:paraId="78BA6837" w14:textId="77777777" w:rsidR="00113548" w:rsidRPr="00230186" w:rsidRDefault="00113548" w:rsidP="00230186">
            <w:pPr>
              <w:spacing w:before="0" w:after="0"/>
              <w:rPr>
                <w:color w:val="000000"/>
                <w:vertAlign w:val="superscript"/>
                <w:lang w:eastAsia="zh-CN"/>
              </w:rPr>
            </w:pPr>
            <w:r>
              <w:rPr>
                <w:rFonts w:hint="eastAsia"/>
                <w:color w:val="000000"/>
                <w:lang w:eastAsia="zh-CN"/>
              </w:rPr>
              <w:t>D</w:t>
            </w:r>
            <w:r w:rsidR="00230186">
              <w:rPr>
                <w:color w:val="000000"/>
                <w:vertAlign w:val="subscript"/>
                <w:lang w:eastAsia="zh-CN"/>
              </w:rPr>
              <w:t>0</w:t>
            </w:r>
            <w:r w:rsidR="00230186">
              <w:rPr>
                <w:color w:val="000000"/>
                <w:vertAlign w:val="superscript"/>
                <w:lang w:eastAsia="zh-CN"/>
              </w:rPr>
              <w:t>g</w:t>
            </w:r>
          </w:p>
        </w:tc>
        <w:tc>
          <w:tcPr>
            <w:tcW w:w="753" w:type="pct"/>
            <w:tcBorders>
              <w:top w:val="nil"/>
              <w:bottom w:val="nil"/>
            </w:tcBorders>
          </w:tcPr>
          <w:p w14:paraId="223D0F40" w14:textId="77777777" w:rsidR="00113548" w:rsidRPr="00ED3698" w:rsidRDefault="00113548" w:rsidP="00113548">
            <w:pPr>
              <w:spacing w:before="0" w:after="0"/>
              <w:rPr>
                <w:color w:val="000000"/>
                <w:lang w:eastAsia="zh-CN"/>
              </w:rPr>
            </w:pPr>
            <w:r>
              <w:rPr>
                <w:rFonts w:hint="eastAsia"/>
                <w:color w:val="000000"/>
                <w:lang w:eastAsia="zh-CN"/>
              </w:rPr>
              <w:t>1.5</w:t>
            </w:r>
            <w:r>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694" w:type="pct"/>
            <w:tcBorders>
              <w:top w:val="nil"/>
              <w:bottom w:val="nil"/>
            </w:tcBorders>
            <w:shd w:val="clear" w:color="auto" w:fill="auto"/>
            <w:noWrap/>
            <w:vAlign w:val="bottom"/>
          </w:tcPr>
          <w:p w14:paraId="1B7EDB1A" w14:textId="77777777" w:rsidR="00113548" w:rsidRPr="00ED3698" w:rsidRDefault="00113548" w:rsidP="009E72DC">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B83DB4" w:rsidRPr="00ED3698" w14:paraId="1A0F3C2A" w14:textId="77777777" w:rsidTr="009E72DC">
        <w:trPr>
          <w:trHeight w:val="300"/>
        </w:trPr>
        <w:tc>
          <w:tcPr>
            <w:tcW w:w="2802" w:type="pct"/>
            <w:tcBorders>
              <w:top w:val="nil"/>
              <w:bottom w:val="nil"/>
            </w:tcBorders>
            <w:shd w:val="clear" w:color="auto" w:fill="auto"/>
            <w:noWrap/>
            <w:vAlign w:val="bottom"/>
            <w:hideMark/>
          </w:tcPr>
          <w:p w14:paraId="0A01FB0E" w14:textId="77777777" w:rsidR="00B83DB4" w:rsidRPr="00ED3698" w:rsidRDefault="00B83DB4" w:rsidP="009E72DC">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09090FCC" w14:textId="77777777" w:rsidR="00B83DB4" w:rsidRPr="00ED3698" w:rsidRDefault="00B83DB4" w:rsidP="009E72DC">
            <w:pPr>
              <w:spacing w:before="0" w:after="0"/>
              <w:rPr>
                <w:color w:val="000000"/>
                <w:lang w:eastAsia="en-CA"/>
              </w:rPr>
            </w:pPr>
            <w:r w:rsidRPr="00ED3698">
              <w:rPr>
                <w:color w:val="000000"/>
                <w:lang w:eastAsia="en-CA"/>
              </w:rPr>
              <w:t>S</w:t>
            </w:r>
            <w:r w:rsidRPr="00ED3698">
              <w:rPr>
                <w:color w:val="000000"/>
                <w:vertAlign w:val="subscript"/>
                <w:lang w:eastAsia="en-CA"/>
              </w:rPr>
              <w:t>ra</w:t>
            </w:r>
          </w:p>
        </w:tc>
        <w:tc>
          <w:tcPr>
            <w:tcW w:w="753" w:type="pct"/>
            <w:tcBorders>
              <w:top w:val="nil"/>
              <w:bottom w:val="nil"/>
            </w:tcBorders>
          </w:tcPr>
          <w:p w14:paraId="3BAFB211" w14:textId="77777777" w:rsidR="00B83DB4" w:rsidRPr="00ED3698" w:rsidRDefault="00B83DB4" w:rsidP="009E72DC">
            <w:pPr>
              <w:spacing w:before="0" w:after="0"/>
              <w:rPr>
                <w:color w:val="000000"/>
                <w:lang w:eastAsia="zh-CN"/>
              </w:rPr>
            </w:pPr>
            <w:r>
              <w:rPr>
                <w:rFonts w:hint="eastAsia"/>
                <w:color w:val="000000"/>
                <w:lang w:eastAsia="zh-CN"/>
              </w:rPr>
              <w:t>0.01</w:t>
            </w:r>
          </w:p>
        </w:tc>
        <w:tc>
          <w:tcPr>
            <w:tcW w:w="694" w:type="pct"/>
            <w:tcBorders>
              <w:top w:val="nil"/>
              <w:bottom w:val="nil"/>
            </w:tcBorders>
            <w:shd w:val="clear" w:color="auto" w:fill="auto"/>
            <w:noWrap/>
            <w:vAlign w:val="bottom"/>
            <w:hideMark/>
          </w:tcPr>
          <w:p w14:paraId="5E4F0F6A"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B83DB4" w:rsidRPr="00ED3698" w14:paraId="47FCD766" w14:textId="77777777" w:rsidTr="009E72DC">
        <w:trPr>
          <w:trHeight w:val="300"/>
        </w:trPr>
        <w:tc>
          <w:tcPr>
            <w:tcW w:w="2802" w:type="pct"/>
            <w:tcBorders>
              <w:top w:val="nil"/>
            </w:tcBorders>
            <w:shd w:val="clear" w:color="auto" w:fill="auto"/>
            <w:noWrap/>
            <w:vAlign w:val="bottom"/>
          </w:tcPr>
          <w:p w14:paraId="5583C4E3" w14:textId="77777777" w:rsidR="00B83DB4" w:rsidRPr="00ED3698" w:rsidRDefault="00B83DB4" w:rsidP="009E72DC">
            <w:pPr>
              <w:spacing w:before="0" w:after="0"/>
              <w:rPr>
                <w:color w:val="000000"/>
                <w:lang w:eastAsia="en-CA"/>
              </w:rPr>
            </w:pPr>
            <w:r w:rsidRPr="00ED3698">
              <w:rPr>
                <w:color w:val="000000"/>
                <w:lang w:eastAsia="en-CA"/>
              </w:rPr>
              <w:t>Van Genuchten parameter α</w:t>
            </w:r>
          </w:p>
        </w:tc>
        <w:tc>
          <w:tcPr>
            <w:tcW w:w="751" w:type="pct"/>
            <w:tcBorders>
              <w:top w:val="nil"/>
              <w:bottom w:val="nil"/>
            </w:tcBorders>
            <w:shd w:val="clear" w:color="auto" w:fill="auto"/>
            <w:noWrap/>
            <w:vAlign w:val="bottom"/>
          </w:tcPr>
          <w:p w14:paraId="3B252A0F" w14:textId="77777777" w:rsidR="00B83DB4" w:rsidRPr="00ED3698" w:rsidRDefault="00B83DB4" w:rsidP="009E72DC">
            <w:pPr>
              <w:spacing w:before="0" w:after="0"/>
              <w:rPr>
                <w:color w:val="000000"/>
                <w:lang w:eastAsia="en-CA"/>
              </w:rPr>
            </w:pPr>
            <w:r w:rsidRPr="00ED3698">
              <w:rPr>
                <w:color w:val="000000"/>
                <w:lang w:eastAsia="en-CA"/>
              </w:rPr>
              <w:t>α</w:t>
            </w:r>
          </w:p>
        </w:tc>
        <w:tc>
          <w:tcPr>
            <w:tcW w:w="753" w:type="pct"/>
            <w:tcBorders>
              <w:top w:val="nil"/>
              <w:bottom w:val="nil"/>
            </w:tcBorders>
          </w:tcPr>
          <w:p w14:paraId="1BCB4304" w14:textId="77777777" w:rsidR="00B83DB4" w:rsidRPr="00ED3698" w:rsidRDefault="00B83DB4" w:rsidP="009E72DC">
            <w:pPr>
              <w:spacing w:before="0" w:after="0"/>
              <w:rPr>
                <w:color w:val="000000"/>
                <w:lang w:eastAsia="zh-CN"/>
              </w:rPr>
            </w:pPr>
            <w:r w:rsidRPr="00ED3698">
              <w:rPr>
                <w:color w:val="000000"/>
                <w:lang w:eastAsia="en-CA"/>
              </w:rPr>
              <w:t>3</w:t>
            </w:r>
            <w:r>
              <w:rPr>
                <w:rFonts w:hint="eastAsia"/>
                <w:color w:val="000000"/>
                <w:lang w:eastAsia="zh-CN"/>
              </w:rPr>
              <w:t>.5</w:t>
            </w:r>
          </w:p>
        </w:tc>
        <w:tc>
          <w:tcPr>
            <w:tcW w:w="694" w:type="pct"/>
            <w:tcBorders>
              <w:top w:val="nil"/>
              <w:bottom w:val="nil"/>
            </w:tcBorders>
            <w:shd w:val="clear" w:color="auto" w:fill="auto"/>
            <w:noWrap/>
            <w:vAlign w:val="bottom"/>
          </w:tcPr>
          <w:p w14:paraId="5FD6A174"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-1</w:t>
            </w:r>
            <w:r>
              <w:rPr>
                <w:rFonts w:hint="eastAsia"/>
                <w:color w:val="000000"/>
                <w:lang w:eastAsia="zh-CN"/>
              </w:rPr>
              <w:t>]</w:t>
            </w:r>
          </w:p>
        </w:tc>
      </w:tr>
      <w:tr w:rsidR="00B83DB4" w:rsidRPr="00ED3698" w14:paraId="61F3A564" w14:textId="77777777" w:rsidTr="009E72DC">
        <w:trPr>
          <w:trHeight w:val="300"/>
        </w:trPr>
        <w:tc>
          <w:tcPr>
            <w:tcW w:w="2802" w:type="pct"/>
            <w:tcBorders>
              <w:bottom w:val="single" w:sz="4" w:space="0" w:color="auto"/>
            </w:tcBorders>
            <w:shd w:val="clear" w:color="auto" w:fill="auto"/>
            <w:noWrap/>
            <w:vAlign w:val="bottom"/>
          </w:tcPr>
          <w:p w14:paraId="49E05259" w14:textId="77777777" w:rsidR="00B83DB4" w:rsidRPr="00ED3698" w:rsidRDefault="00B83DB4" w:rsidP="009E72DC">
            <w:pPr>
              <w:spacing w:before="0" w:after="0"/>
              <w:rPr>
                <w:color w:val="000000"/>
                <w:lang w:eastAsia="en-CA"/>
              </w:rPr>
            </w:pPr>
            <w:r w:rsidRPr="00ED3698">
              <w:rPr>
                <w:color w:val="000000"/>
                <w:lang w:eastAsia="en-CA"/>
              </w:rPr>
              <w:t>Van Genuchten parameter n</w:t>
            </w:r>
          </w:p>
        </w:tc>
        <w:tc>
          <w:tcPr>
            <w:tcW w:w="751" w:type="pct"/>
            <w:tcBorders>
              <w:top w:val="nil"/>
              <w:bottom w:val="single" w:sz="4" w:space="0" w:color="auto"/>
            </w:tcBorders>
            <w:shd w:val="clear" w:color="auto" w:fill="auto"/>
            <w:noWrap/>
            <w:vAlign w:val="bottom"/>
          </w:tcPr>
          <w:p w14:paraId="3DC4088F" w14:textId="77777777" w:rsidR="00B83DB4" w:rsidRPr="00ED3698" w:rsidRDefault="00B83DB4" w:rsidP="009E72DC">
            <w:pPr>
              <w:spacing w:before="0" w:after="0"/>
              <w:rPr>
                <w:color w:val="000000"/>
                <w:lang w:eastAsia="en-CA"/>
              </w:rPr>
            </w:pPr>
            <w:r w:rsidRPr="00ED3698">
              <w:rPr>
                <w:color w:val="000000"/>
                <w:lang w:eastAsia="en-CA"/>
              </w:rPr>
              <w:t>n</w:t>
            </w:r>
          </w:p>
        </w:tc>
        <w:tc>
          <w:tcPr>
            <w:tcW w:w="753" w:type="pct"/>
            <w:tcBorders>
              <w:top w:val="nil"/>
              <w:bottom w:val="single" w:sz="4" w:space="0" w:color="auto"/>
            </w:tcBorders>
          </w:tcPr>
          <w:p w14:paraId="248922D4" w14:textId="77777777" w:rsidR="00B83DB4" w:rsidRPr="00ED3698" w:rsidRDefault="00B83DB4" w:rsidP="009E72DC">
            <w:pPr>
              <w:spacing w:before="0" w:after="0"/>
              <w:rPr>
                <w:color w:val="000000"/>
                <w:lang w:eastAsia="en-CA"/>
              </w:rPr>
            </w:pPr>
            <w:r>
              <w:rPr>
                <w:rFonts w:hint="eastAsia"/>
                <w:color w:val="000000"/>
                <w:lang w:eastAsia="zh-CN"/>
              </w:rPr>
              <w:t>1</w:t>
            </w:r>
            <w:r w:rsidRPr="00ED3698">
              <w:rPr>
                <w:color w:val="000000"/>
                <w:lang w:eastAsia="en-CA"/>
              </w:rPr>
              <w:t>.4</w:t>
            </w:r>
          </w:p>
        </w:tc>
        <w:tc>
          <w:tcPr>
            <w:tcW w:w="694" w:type="pct"/>
            <w:tcBorders>
              <w:top w:val="nil"/>
              <w:bottom w:val="single" w:sz="4" w:space="0" w:color="auto"/>
            </w:tcBorders>
            <w:shd w:val="clear" w:color="auto" w:fill="auto"/>
            <w:noWrap/>
            <w:vAlign w:val="bottom"/>
          </w:tcPr>
          <w:p w14:paraId="3C09E06E" w14:textId="77777777" w:rsidR="00B83DB4" w:rsidRPr="00ED3698" w:rsidRDefault="00B83DB4" w:rsidP="00B83DB4">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bl>
    <w:p w14:paraId="5B1CC777" w14:textId="77777777" w:rsidR="00B83DB4" w:rsidRPr="00ED3698" w:rsidRDefault="00B83DB4" w:rsidP="00B83DB4">
      <w:pPr>
        <w:pStyle w:val="Simpleline"/>
      </w:pPr>
    </w:p>
    <w:p w14:paraId="7A1D0DC6" w14:textId="77777777" w:rsidR="00AA22E8" w:rsidRPr="00ED3698" w:rsidRDefault="00AA22E8" w:rsidP="009D54B1">
      <w:pPr>
        <w:pStyle w:val="StyleHeading4Bold"/>
      </w:pPr>
      <w:bookmarkStart w:id="332" w:name="_Toc520374491"/>
      <w:r w:rsidRPr="00ED3698">
        <w:t>Results</w:t>
      </w:r>
      <w:bookmarkEnd w:id="332"/>
    </w:p>
    <w:p w14:paraId="47A65433" w14:textId="1ABE62A1" w:rsidR="00AA22E8" w:rsidRPr="00ED3698" w:rsidRDefault="00AA22E8" w:rsidP="00AA22E8">
      <w:r w:rsidRPr="00ED3698">
        <w:t xml:space="preserve">The simulated concentration profile at </w:t>
      </w:r>
      <w:r w:rsidR="00230186">
        <w:t>for two selected output times are</w:t>
      </w:r>
      <w:r w:rsidRPr="00ED3698">
        <w:t xml:space="preserve"> verified </w:t>
      </w:r>
      <w:r w:rsidR="00230186">
        <w:t>against the</w:t>
      </w:r>
      <w:r w:rsidRPr="00ED3698">
        <w:t xml:space="preserve"> Ogata-Banks </w:t>
      </w:r>
      <w:r w:rsidR="00230186">
        <w:t xml:space="preserve">analytical </w:t>
      </w:r>
      <w:r w:rsidRPr="00ED3698">
        <w:t>solution (</w:t>
      </w:r>
      <w:r w:rsidR="009C4449">
        <w:fldChar w:fldCharType="begin"/>
      </w:r>
      <w:r w:rsidR="009C4449">
        <w:instrText xml:space="preserve"> REF _Ref355696014 \h  \* MERGEFORMAT </w:instrText>
      </w:r>
      <w:r w:rsidR="009C4449">
        <w:fldChar w:fldCharType="separate"/>
      </w:r>
      <w:r w:rsidR="00B560DA" w:rsidRPr="00ED3698">
        <w:t xml:space="preserve">Figure </w:t>
      </w:r>
      <w:r w:rsidR="00B560DA">
        <w:rPr>
          <w:noProof/>
        </w:rPr>
        <w:t>2.27</w:t>
      </w:r>
      <w:r w:rsidR="009C4449">
        <w:fldChar w:fldCharType="end"/>
      </w:r>
      <w:r w:rsidRPr="00ED3698">
        <w:t>)</w:t>
      </w:r>
      <w:r w:rsidR="004474F5">
        <w:t xml:space="preserve">.  </w:t>
      </w:r>
      <w:r w:rsidR="00230186">
        <w:t xml:space="preserve">Results obtained with </w:t>
      </w:r>
      <w:r w:rsidR="0076771D">
        <w:t>MIN3P-THCm</w:t>
      </w:r>
      <w:r w:rsidR="00230186">
        <w:t xml:space="preserve"> are in very good agreement with the analystical solution.</w:t>
      </w:r>
    </w:p>
    <w:p w14:paraId="52F8F853" w14:textId="77777777" w:rsidR="00AA22E8" w:rsidRPr="00ED3698" w:rsidRDefault="005B5B1D" w:rsidP="00932B4C">
      <w:pPr>
        <w:keepNext/>
        <w:jc w:val="center"/>
      </w:pPr>
      <w:r>
        <w:rPr>
          <w:noProof/>
          <w:lang w:val="en-CA" w:eastAsia="zh-CN"/>
        </w:rPr>
        <w:lastRenderedPageBreak/>
        <w:drawing>
          <wp:inline distT="0" distB="0" distL="0" distR="0" wp14:anchorId="7B75DF66" wp14:editId="7408503A">
            <wp:extent cx="3091852" cy="409575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91852" cy="4095750"/>
                    </a:xfrm>
                    <a:prstGeom prst="rect">
                      <a:avLst/>
                    </a:prstGeom>
                    <a:noFill/>
                    <a:ln>
                      <a:noFill/>
                    </a:ln>
                  </pic:spPr>
                </pic:pic>
              </a:graphicData>
            </a:graphic>
          </wp:inline>
        </w:drawing>
      </w:r>
    </w:p>
    <w:p w14:paraId="345B7327" w14:textId="5227970F" w:rsidR="00AA22E8" w:rsidRPr="00ED3698" w:rsidRDefault="00AA22E8" w:rsidP="00AA22E8">
      <w:pPr>
        <w:pStyle w:val="Caption"/>
        <w:rPr>
          <w:lang w:eastAsia="zh-CN"/>
        </w:rPr>
      </w:pPr>
      <w:bookmarkStart w:id="333" w:name="_Ref355696014"/>
      <w:bookmarkStart w:id="334" w:name="_Toc520375043"/>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27</w:t>
      </w:r>
      <w:r w:rsidR="00183C7C">
        <w:fldChar w:fldCharType="end"/>
      </w:r>
      <w:bookmarkEnd w:id="333"/>
      <w:r w:rsidR="00572609">
        <w:t xml:space="preserve">: </w:t>
      </w:r>
      <w:r w:rsidRPr="00ED3698">
        <w:t>Comparison of vertical partial pressure profiles of O</w:t>
      </w:r>
      <w:r w:rsidRPr="00ED3698">
        <w:rPr>
          <w:vertAlign w:val="subscript"/>
        </w:rPr>
        <w:t>2</w:t>
      </w:r>
      <w:r w:rsidRPr="00ED3698">
        <w:t xml:space="preserve">(g) calculated </w:t>
      </w:r>
      <w:r w:rsidR="00230186">
        <w:t>with</w:t>
      </w:r>
      <w:r w:rsidRPr="00ED3698">
        <w:t xml:space="preserve"> </w:t>
      </w:r>
      <w:r w:rsidR="0076771D">
        <w:t>MIN3P-THCm</w:t>
      </w:r>
      <w:r w:rsidRPr="00ED3698">
        <w:t xml:space="preserve"> </w:t>
      </w:r>
      <w:r w:rsidR="00230186">
        <w:t xml:space="preserve">in comparison to the </w:t>
      </w:r>
      <w:r w:rsidRPr="00ED3698">
        <w:t xml:space="preserve">Ogata-Banks </w:t>
      </w:r>
      <w:r w:rsidR="00230186">
        <w:t>solution</w:t>
      </w:r>
      <w:r w:rsidRPr="00ED3698">
        <w:t xml:space="preserve"> at 0.02 days and 0.1 days</w:t>
      </w:r>
      <w:r>
        <w:rPr>
          <w:rFonts w:hint="eastAsia"/>
          <w:lang w:eastAsia="zh-CN"/>
        </w:rPr>
        <w:t xml:space="preserve"> (diffdry)</w:t>
      </w:r>
      <w:bookmarkEnd w:id="334"/>
    </w:p>
    <w:p w14:paraId="335D6155" w14:textId="77777777" w:rsidR="00AA22E8" w:rsidRPr="00ED3698" w:rsidRDefault="00AA22E8" w:rsidP="000B39EA">
      <w:pPr>
        <w:pStyle w:val="Simpleline"/>
      </w:pPr>
    </w:p>
    <w:p w14:paraId="206BBC45" w14:textId="77777777" w:rsidR="00A95059" w:rsidRPr="00192E8E" w:rsidRDefault="00A95059" w:rsidP="00A95059">
      <w:pPr>
        <w:pStyle w:val="StyleHeading4Bold"/>
      </w:pPr>
      <w:bookmarkStart w:id="335" w:name="_Toc520374492"/>
      <w:r>
        <w:t>File locations</w:t>
      </w:r>
      <w:bookmarkEnd w:id="335"/>
    </w:p>
    <w:p w14:paraId="602253FE" w14:textId="77777777" w:rsidR="00AA22E8" w:rsidRPr="00ED3698" w:rsidRDefault="00AA22E8" w:rsidP="00AA22E8">
      <w:r w:rsidRPr="00ED3698">
        <w:t>The input file for the benchmark can be found under</w:t>
      </w:r>
    </w:p>
    <w:p w14:paraId="1FFD2891" w14:textId="77777777" w:rsidR="00AA22E8" w:rsidRPr="00ED3698" w:rsidRDefault="004B0811" w:rsidP="00AA22E8">
      <w:pPr>
        <w:rPr>
          <w:i/>
        </w:rPr>
      </w:pPr>
      <w:r>
        <w:rPr>
          <w:i/>
        </w:rPr>
        <w:t>.\benchmarks\benchmarks_standard\</w:t>
      </w:r>
      <w:r w:rsidR="00DC1F21">
        <w:rPr>
          <w:i/>
        </w:rPr>
        <w:t>reactran\</w:t>
      </w:r>
      <w:r w:rsidR="00AA22E8" w:rsidRPr="00ED3698">
        <w:rPr>
          <w:i/>
        </w:rPr>
        <w:t>diffdry\diffdry.dat</w:t>
      </w:r>
    </w:p>
    <w:p w14:paraId="4E0A0EBA" w14:textId="77777777" w:rsidR="004B0811" w:rsidRPr="00ED3698" w:rsidRDefault="00990FF2" w:rsidP="004B0811">
      <w:pPr>
        <w:rPr>
          <w:i/>
        </w:rPr>
      </w:pPr>
      <w:r w:rsidRPr="00990FF2">
        <w:t>Database can be found under</w:t>
      </w:r>
      <w:r>
        <w:rPr>
          <w:i/>
        </w:rPr>
        <w:t>:  .\benchmarks\database\default</w:t>
      </w:r>
    </w:p>
    <w:p w14:paraId="72E3DD6B" w14:textId="77777777" w:rsidR="00AA22E8" w:rsidRPr="00ED3698" w:rsidRDefault="00AA22E8" w:rsidP="000B39EA">
      <w:pPr>
        <w:pStyle w:val="Simpleline"/>
      </w:pPr>
    </w:p>
    <w:p w14:paraId="2AB248A2" w14:textId="77777777" w:rsidR="00AA22E8" w:rsidRPr="00ED3698" w:rsidRDefault="00AA22E8" w:rsidP="00683FEC">
      <w:pPr>
        <w:pStyle w:val="Heading3"/>
      </w:pPr>
      <w:bookmarkStart w:id="336" w:name="_Ref364354508"/>
      <w:bookmarkStart w:id="337" w:name="_Toc520374493"/>
      <w:r w:rsidRPr="00ED3698">
        <w:t xml:space="preserve">Gas diffusion </w:t>
      </w:r>
      <w:r w:rsidR="00120E63">
        <w:t>with</w:t>
      </w:r>
      <w:r w:rsidRPr="00ED3698">
        <w:t xml:space="preserve"> </w:t>
      </w:r>
      <w:r w:rsidR="00230186">
        <w:t>variable moisture content</w:t>
      </w:r>
      <w:bookmarkEnd w:id="336"/>
      <w:bookmarkEnd w:id="337"/>
    </w:p>
    <w:p w14:paraId="149944F2" w14:textId="77777777" w:rsidR="00AA22E8" w:rsidRPr="00ED3698" w:rsidRDefault="00771FFF" w:rsidP="009D54B1">
      <w:pPr>
        <w:pStyle w:val="StyleHeading4Bold"/>
      </w:pPr>
      <w:bookmarkStart w:id="338" w:name="_Toc520374494"/>
      <w:r>
        <w:t>Problem definition</w:t>
      </w:r>
      <w:bookmarkEnd w:id="338"/>
    </w:p>
    <w:p w14:paraId="56F6C670" w14:textId="1B675695" w:rsidR="00AA22E8" w:rsidRPr="00ED3698" w:rsidRDefault="00AA22E8" w:rsidP="00AA22E8">
      <w:r w:rsidRPr="00ED3698">
        <w:t>This benchmark is</w:t>
      </w:r>
      <w:r w:rsidR="00517240">
        <w:rPr>
          <w:rFonts w:hint="eastAsia"/>
          <w:lang w:eastAsia="zh-CN"/>
        </w:rPr>
        <w:t xml:space="preserve"> a 1D vertical</w:t>
      </w:r>
      <w:r w:rsidRPr="00ED3698">
        <w:t xml:space="preserve"> gas transport problem </w:t>
      </w:r>
      <w:r w:rsidR="001645F5">
        <w:t>for a domain with variable moisture content</w:t>
      </w:r>
      <w:r w:rsidR="004474F5">
        <w:rPr>
          <w:rFonts w:hint="eastAsia"/>
          <w:lang w:eastAsia="zh-CN"/>
        </w:rPr>
        <w:t xml:space="preserve">.  </w:t>
      </w:r>
      <w:r w:rsidR="00352528">
        <w:rPr>
          <w:rFonts w:hint="eastAsia"/>
          <w:lang w:eastAsia="zh-CN"/>
        </w:rPr>
        <w:t>This benchmark is</w:t>
      </w:r>
      <w:r w:rsidRPr="00ED3698">
        <w:t xml:space="preserve"> verified by</w:t>
      </w:r>
      <w:r w:rsidR="00352528">
        <w:rPr>
          <w:rFonts w:hint="eastAsia"/>
          <w:lang w:eastAsia="zh-CN"/>
        </w:rPr>
        <w:t xml:space="preserve"> code intercomparison</w:t>
      </w:r>
      <w:r w:rsidRPr="00ED3698">
        <w:t xml:space="preserve"> </w:t>
      </w:r>
      <w:r w:rsidR="00352528">
        <w:rPr>
          <w:rFonts w:hint="eastAsia"/>
          <w:lang w:eastAsia="zh-CN"/>
        </w:rPr>
        <w:t xml:space="preserve">of </w:t>
      </w:r>
      <w:r w:rsidR="0076771D">
        <w:rPr>
          <w:rFonts w:hint="eastAsia"/>
          <w:lang w:eastAsia="zh-CN"/>
        </w:rPr>
        <w:t>MIN3P-THCm</w:t>
      </w:r>
      <w:r w:rsidR="00352528">
        <w:rPr>
          <w:rFonts w:hint="eastAsia"/>
          <w:lang w:eastAsia="zh-CN"/>
        </w:rPr>
        <w:t xml:space="preserve"> </w:t>
      </w:r>
      <w:r w:rsidR="00517240">
        <w:rPr>
          <w:rFonts w:hint="eastAsia"/>
          <w:lang w:eastAsia="zh-CN"/>
        </w:rPr>
        <w:t>with</w:t>
      </w:r>
      <w:r w:rsidRPr="00ED3698">
        <w:t xml:space="preserve"> PYROX - a numerical model that simulates one-dimensional, kinetically controlled diffusion of oxygen into the vadose zone of mine tailings and the subsequent oxidation of sulfide minerals, such as pyrite (Wunderly et al., 1996)</w:t>
      </w:r>
      <w:r w:rsidR="001645F5">
        <w:t xml:space="preserve"> and a modified version of the Ogata </w:t>
      </w:r>
      <w:r w:rsidR="001645F5">
        <w:lastRenderedPageBreak/>
        <w:t>bank solution with variable diffusion coefficients</w:t>
      </w:r>
      <w:r w:rsidRPr="00ED3698">
        <w:t>.</w:t>
      </w:r>
    </w:p>
    <w:p w14:paraId="54279E50" w14:textId="77777777" w:rsidR="00AA22E8" w:rsidRPr="00ED3698" w:rsidRDefault="00B3171D" w:rsidP="009D54B1">
      <w:pPr>
        <w:pStyle w:val="StyleHeading4Bold"/>
      </w:pPr>
      <w:bookmarkStart w:id="339" w:name="_Toc520374495"/>
      <w:r>
        <w:t>Model setup</w:t>
      </w:r>
      <w:bookmarkEnd w:id="339"/>
    </w:p>
    <w:p w14:paraId="0EF144EC" w14:textId="25636673" w:rsidR="00AA22E8" w:rsidRPr="00ED3698" w:rsidRDefault="00AA22E8" w:rsidP="00AA22E8">
      <w:pPr>
        <w:rPr>
          <w:lang w:eastAsia="zh-CN"/>
        </w:rPr>
      </w:pPr>
      <w:r w:rsidRPr="00ED3698">
        <w:t>A 1D model</w:t>
      </w:r>
      <w:r w:rsidR="001645F5">
        <w:t>,</w:t>
      </w:r>
      <w:r w:rsidRPr="00ED3698">
        <w:t xml:space="preserve"> 1.5 m in depth</w:t>
      </w:r>
      <w:r w:rsidR="001645F5">
        <w:t>,</w:t>
      </w:r>
      <w:r w:rsidRPr="00ED3698">
        <w:t xml:space="preserve"> is discretized into 26 control volumes</w:t>
      </w:r>
      <w:r w:rsidR="004474F5">
        <w:t xml:space="preserve">.  </w:t>
      </w:r>
      <w:r w:rsidR="001645F5">
        <w:t>O</w:t>
      </w:r>
      <w:r w:rsidRPr="00ED3698">
        <w:t xml:space="preserve">xygen in </w:t>
      </w:r>
      <w:r w:rsidR="001645F5">
        <w:t xml:space="preserve">the </w:t>
      </w:r>
      <w:r w:rsidRPr="00ED3698">
        <w:t>gas</w:t>
      </w:r>
      <w:r w:rsidR="001645F5">
        <w:t xml:space="preserve"> phase</w:t>
      </w:r>
      <w:r w:rsidRPr="00ED3698">
        <w:t xml:space="preserve"> </w:t>
      </w:r>
      <w:r w:rsidR="001645F5">
        <w:t xml:space="preserve">- </w:t>
      </w:r>
      <w:r w:rsidRPr="00ED3698">
        <w:t>O</w:t>
      </w:r>
      <w:r w:rsidRPr="00ED3698">
        <w:rPr>
          <w:vertAlign w:val="subscript"/>
        </w:rPr>
        <w:t>2</w:t>
      </w:r>
      <w:r w:rsidRPr="00ED3698">
        <w:t xml:space="preserve">(g) and </w:t>
      </w:r>
      <w:r w:rsidR="001645F5">
        <w:t xml:space="preserve">the </w:t>
      </w:r>
      <w:r w:rsidR="00517240">
        <w:rPr>
          <w:rFonts w:hint="eastAsia"/>
          <w:lang w:eastAsia="zh-CN"/>
        </w:rPr>
        <w:t>a</w:t>
      </w:r>
      <w:r w:rsidRPr="00F4591F">
        <w:t>queous</w:t>
      </w:r>
      <w:r w:rsidR="00517240">
        <w:rPr>
          <w:rFonts w:hint="eastAsia"/>
          <w:lang w:eastAsia="zh-CN"/>
        </w:rPr>
        <w:t xml:space="preserve"> </w:t>
      </w:r>
      <w:r w:rsidR="001645F5">
        <w:rPr>
          <w:lang w:eastAsia="zh-CN"/>
        </w:rPr>
        <w:t xml:space="preserve">phase - </w:t>
      </w:r>
      <w:r w:rsidR="00517240" w:rsidRPr="00ED3698">
        <w:t>O</w:t>
      </w:r>
      <w:r w:rsidR="00517240" w:rsidRPr="00ED3698">
        <w:rPr>
          <w:vertAlign w:val="subscript"/>
        </w:rPr>
        <w:t>2</w:t>
      </w:r>
      <w:r w:rsidR="00517240" w:rsidRPr="00ED3698">
        <w:t>(</w:t>
      </w:r>
      <w:r w:rsidR="00517240">
        <w:rPr>
          <w:rFonts w:hint="eastAsia"/>
          <w:lang w:eastAsia="zh-CN"/>
        </w:rPr>
        <w:t>aq</w:t>
      </w:r>
      <w:r w:rsidR="00517240" w:rsidRPr="00ED3698">
        <w:t xml:space="preserve">) </w:t>
      </w:r>
      <w:r w:rsidRPr="00ED3698">
        <w:t>are considered</w:t>
      </w:r>
      <w:r w:rsidR="004474F5">
        <w:t xml:space="preserve">.  </w:t>
      </w:r>
      <w:r w:rsidRPr="00ED3698">
        <w:t>However, only the diffusive transport of gas O</w:t>
      </w:r>
      <w:r w:rsidRPr="00ED3698">
        <w:rPr>
          <w:vertAlign w:val="subscript"/>
        </w:rPr>
        <w:t>2</w:t>
      </w:r>
      <w:r w:rsidR="00517240">
        <w:t>(g) is calculated.</w:t>
      </w:r>
    </w:p>
    <w:p w14:paraId="58EDCDC0" w14:textId="20E4B271" w:rsidR="00AA22E8" w:rsidRPr="00ED3698" w:rsidRDefault="00AA22E8" w:rsidP="00AA22E8">
      <w:r w:rsidRPr="00ED3698">
        <w:t xml:space="preserve">The initial concentration (IC) and boundary conditions (BC) for </w:t>
      </w:r>
      <w:r w:rsidR="001645F5">
        <w:t>this verification problem</w:t>
      </w:r>
      <w:r w:rsidRPr="00ED3698">
        <w:t xml:space="preserve"> are listed in </w:t>
      </w:r>
      <w:r w:rsidR="009C4449">
        <w:fldChar w:fldCharType="begin"/>
      </w:r>
      <w:r w:rsidR="009C4449">
        <w:instrText xml:space="preserve"> REF _Ref355953935 \h  \* MERGEFORMAT </w:instrText>
      </w:r>
      <w:r w:rsidR="009C4449">
        <w:fldChar w:fldCharType="separate"/>
      </w:r>
      <w:r w:rsidR="00B560DA" w:rsidRPr="00ED3698">
        <w:t xml:space="preserve">Table </w:t>
      </w:r>
      <w:r w:rsidR="00B560DA">
        <w:rPr>
          <w:noProof/>
        </w:rPr>
        <w:t>2.33</w:t>
      </w:r>
      <w:r w:rsidR="009C4449">
        <w:fldChar w:fldCharType="end"/>
      </w:r>
      <w:r w:rsidR="004474F5">
        <w:t xml:space="preserve">.  </w:t>
      </w:r>
      <w:r w:rsidR="001645F5" w:rsidRPr="001645F5">
        <w:t xml:space="preserve">It should be noted that in this example </w:t>
      </w:r>
      <w:r w:rsidR="0076771D">
        <w:t>MIN3P-THCm</w:t>
      </w:r>
      <w:r w:rsidR="001645F5" w:rsidRPr="001645F5">
        <w:t xml:space="preserve"> uses O</w:t>
      </w:r>
      <w:r w:rsidR="001645F5" w:rsidRPr="00120E63">
        <w:rPr>
          <w:vertAlign w:val="subscript"/>
        </w:rPr>
        <w:t>2</w:t>
      </w:r>
      <w:r w:rsidR="001645F5" w:rsidRPr="001645F5">
        <w:t>(aq) to define the initial and boundary concentrations</w:t>
      </w:r>
      <w:r w:rsidR="004474F5">
        <w:t xml:space="preserve">.  </w:t>
      </w:r>
      <w:r w:rsidR="001645F5" w:rsidRPr="001645F5">
        <w:t>The boundary conditions for the flow problem are set to ensure a “0”-gradient and no flow conditions.</w:t>
      </w:r>
    </w:p>
    <w:p w14:paraId="35FB2B8C" w14:textId="120E4A3B" w:rsidR="00AA22E8" w:rsidRPr="00ED3698" w:rsidRDefault="00AA22E8" w:rsidP="00AE6CCB">
      <w:pPr>
        <w:pStyle w:val="StyleCaptionTableCaptionBold"/>
      </w:pPr>
      <w:bookmarkStart w:id="340" w:name="_Ref355953935"/>
      <w:bookmarkStart w:id="341" w:name="_Toc520374909"/>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33</w:t>
      </w:r>
      <w:r w:rsidR="00FE1AD3">
        <w:fldChar w:fldCharType="end"/>
      </w:r>
      <w:bookmarkEnd w:id="340"/>
      <w:r w:rsidR="00572609">
        <w:t xml:space="preserve">: </w:t>
      </w:r>
      <w:r w:rsidR="004704EF" w:rsidRPr="007B1E2A">
        <w:t xml:space="preserve">Initial </w:t>
      </w:r>
      <w:r w:rsidR="004704EF">
        <w:t>and</w:t>
      </w:r>
      <w:r w:rsidR="004704EF" w:rsidRPr="007B1E2A">
        <w:t xml:space="preserve"> boundary </w:t>
      </w:r>
      <w:r w:rsidR="004704EF">
        <w:t xml:space="preserve">conditions for flow </w:t>
      </w:r>
      <w:r w:rsidR="004704EF" w:rsidRPr="007B1E2A">
        <w:t>and reactive transport</w:t>
      </w:r>
      <w:bookmarkEnd w:id="341"/>
    </w:p>
    <w:tbl>
      <w:tblPr>
        <w:tblW w:w="4280" w:type="pct"/>
        <w:jc w:val="center"/>
        <w:tblBorders>
          <w:top w:val="single" w:sz="4" w:space="0" w:color="auto"/>
          <w:bottom w:val="single" w:sz="4" w:space="0" w:color="auto"/>
        </w:tblBorders>
        <w:tblLook w:val="04A0" w:firstRow="1" w:lastRow="0" w:firstColumn="1" w:lastColumn="0" w:noHBand="0" w:noVBand="1"/>
      </w:tblPr>
      <w:tblGrid>
        <w:gridCol w:w="1969"/>
        <w:gridCol w:w="1930"/>
        <w:gridCol w:w="1216"/>
        <w:gridCol w:w="1226"/>
        <w:gridCol w:w="1055"/>
      </w:tblGrid>
      <w:tr w:rsidR="001645F5" w:rsidRPr="00ED3698" w14:paraId="341F8FE9" w14:textId="77777777" w:rsidTr="001645F5">
        <w:trPr>
          <w:trHeight w:val="300"/>
          <w:jc w:val="center"/>
        </w:trPr>
        <w:tc>
          <w:tcPr>
            <w:tcW w:w="1339" w:type="pct"/>
            <w:tcBorders>
              <w:bottom w:val="single" w:sz="4" w:space="0" w:color="auto"/>
            </w:tcBorders>
            <w:shd w:val="clear" w:color="auto" w:fill="D9D9D9"/>
            <w:noWrap/>
            <w:vAlign w:val="bottom"/>
            <w:hideMark/>
          </w:tcPr>
          <w:p w14:paraId="7FC269CE" w14:textId="77777777" w:rsidR="001645F5" w:rsidRPr="00BD5C69" w:rsidRDefault="001645F5" w:rsidP="00E50F7D">
            <w:pPr>
              <w:spacing w:before="0" w:after="0"/>
              <w:rPr>
                <w:b/>
                <w:color w:val="000000"/>
                <w:lang w:eastAsia="en-CA"/>
              </w:rPr>
            </w:pPr>
            <w:r w:rsidRPr="00BD5C69">
              <w:rPr>
                <w:b/>
                <w:color w:val="000000"/>
                <w:lang w:eastAsia="en-CA"/>
              </w:rPr>
              <w:t>Parameter</w:t>
            </w:r>
          </w:p>
        </w:tc>
        <w:tc>
          <w:tcPr>
            <w:tcW w:w="1273" w:type="pct"/>
            <w:tcBorders>
              <w:bottom w:val="single" w:sz="4" w:space="0" w:color="auto"/>
            </w:tcBorders>
            <w:shd w:val="clear" w:color="auto" w:fill="D9D9D9"/>
            <w:noWrap/>
            <w:vAlign w:val="bottom"/>
            <w:hideMark/>
          </w:tcPr>
          <w:p w14:paraId="6061FCC5" w14:textId="77777777" w:rsidR="001645F5" w:rsidRPr="00ED3698" w:rsidRDefault="001645F5" w:rsidP="00E50F7D">
            <w:pPr>
              <w:spacing w:before="0" w:after="0"/>
              <w:jc w:val="center"/>
              <w:rPr>
                <w:color w:val="000000"/>
                <w:lang w:eastAsia="en-CA"/>
              </w:rPr>
            </w:pPr>
            <w:r>
              <w:rPr>
                <w:rFonts w:hint="eastAsia"/>
                <w:b/>
                <w:color w:val="000000"/>
                <w:lang w:eastAsia="zh-CN"/>
              </w:rPr>
              <w:t>Initial Condition</w:t>
            </w:r>
          </w:p>
        </w:tc>
        <w:tc>
          <w:tcPr>
            <w:tcW w:w="1667" w:type="pct"/>
            <w:gridSpan w:val="2"/>
            <w:tcBorders>
              <w:bottom w:val="single" w:sz="4" w:space="0" w:color="auto"/>
            </w:tcBorders>
            <w:shd w:val="clear" w:color="auto" w:fill="D9D9D9"/>
          </w:tcPr>
          <w:p w14:paraId="2A2AF200" w14:textId="77777777" w:rsidR="001645F5" w:rsidRPr="00BD5C69" w:rsidRDefault="001645F5" w:rsidP="00E50F7D">
            <w:pPr>
              <w:spacing w:before="0" w:after="0"/>
              <w:rPr>
                <w:b/>
                <w:color w:val="000000"/>
                <w:lang w:eastAsia="en-CA"/>
              </w:rPr>
            </w:pPr>
            <w:r>
              <w:rPr>
                <w:rFonts w:hint="eastAsia"/>
                <w:b/>
                <w:color w:val="000000"/>
                <w:lang w:eastAsia="zh-CN"/>
              </w:rPr>
              <w:t>Boundary Condition</w:t>
            </w:r>
          </w:p>
        </w:tc>
        <w:tc>
          <w:tcPr>
            <w:tcW w:w="722" w:type="pct"/>
            <w:tcBorders>
              <w:bottom w:val="single" w:sz="4" w:space="0" w:color="auto"/>
            </w:tcBorders>
            <w:shd w:val="clear" w:color="auto" w:fill="D9D9D9"/>
            <w:noWrap/>
            <w:vAlign w:val="bottom"/>
            <w:hideMark/>
          </w:tcPr>
          <w:p w14:paraId="4C92BB12" w14:textId="77777777" w:rsidR="001645F5" w:rsidRPr="00BD5C69" w:rsidRDefault="001645F5" w:rsidP="00E50F7D">
            <w:pPr>
              <w:spacing w:before="0" w:after="0"/>
              <w:rPr>
                <w:b/>
                <w:color w:val="000000"/>
                <w:lang w:eastAsia="en-CA"/>
              </w:rPr>
            </w:pPr>
            <w:r w:rsidRPr="00BD5C69">
              <w:rPr>
                <w:b/>
                <w:color w:val="000000"/>
                <w:lang w:eastAsia="en-CA"/>
              </w:rPr>
              <w:t>Unit</w:t>
            </w:r>
          </w:p>
        </w:tc>
      </w:tr>
      <w:tr w:rsidR="001645F5" w:rsidRPr="00ED3698" w14:paraId="554C62D2" w14:textId="77777777" w:rsidTr="001645F5">
        <w:trPr>
          <w:trHeight w:val="300"/>
          <w:jc w:val="center"/>
        </w:trPr>
        <w:tc>
          <w:tcPr>
            <w:tcW w:w="1339" w:type="pct"/>
            <w:tcBorders>
              <w:top w:val="single" w:sz="4" w:space="0" w:color="auto"/>
              <w:bottom w:val="single" w:sz="4" w:space="0" w:color="auto"/>
            </w:tcBorders>
            <w:shd w:val="clear" w:color="auto" w:fill="auto"/>
            <w:noWrap/>
            <w:vAlign w:val="bottom"/>
          </w:tcPr>
          <w:p w14:paraId="39E0A67A" w14:textId="77777777" w:rsidR="001645F5" w:rsidRPr="00ED3698" w:rsidRDefault="001645F5" w:rsidP="00E50F7D">
            <w:pPr>
              <w:spacing w:before="0" w:after="0"/>
              <w:rPr>
                <w:i/>
                <w:color w:val="000000"/>
                <w:sz w:val="22"/>
                <w:szCs w:val="22"/>
              </w:rPr>
            </w:pPr>
            <w:r w:rsidRPr="00F4591F">
              <w:rPr>
                <w:i/>
                <w:color w:val="000000"/>
                <w:sz w:val="22"/>
                <w:szCs w:val="22"/>
              </w:rPr>
              <w:t>Aqueous phase</w:t>
            </w:r>
          </w:p>
        </w:tc>
        <w:tc>
          <w:tcPr>
            <w:tcW w:w="1273" w:type="pct"/>
            <w:tcBorders>
              <w:top w:val="single" w:sz="4" w:space="0" w:color="auto"/>
              <w:bottom w:val="single" w:sz="4" w:space="0" w:color="auto"/>
            </w:tcBorders>
            <w:shd w:val="clear" w:color="auto" w:fill="auto"/>
            <w:noWrap/>
          </w:tcPr>
          <w:p w14:paraId="7A5F5F13" w14:textId="77777777" w:rsidR="001645F5" w:rsidRPr="00ED3698" w:rsidRDefault="001645F5" w:rsidP="00E50F7D">
            <w:pPr>
              <w:spacing w:before="0" w:after="0"/>
              <w:jc w:val="center"/>
            </w:pPr>
          </w:p>
        </w:tc>
        <w:tc>
          <w:tcPr>
            <w:tcW w:w="830" w:type="pct"/>
            <w:tcBorders>
              <w:top w:val="single" w:sz="4" w:space="0" w:color="auto"/>
              <w:bottom w:val="single" w:sz="4" w:space="0" w:color="auto"/>
            </w:tcBorders>
          </w:tcPr>
          <w:p w14:paraId="37CF440E" w14:textId="77777777" w:rsidR="001645F5" w:rsidRPr="00ED3698" w:rsidRDefault="001645F5" w:rsidP="00E50F7D">
            <w:pPr>
              <w:spacing w:before="0" w:after="0"/>
              <w:jc w:val="center"/>
            </w:pPr>
            <w:r w:rsidRPr="00ED3698">
              <w:t>top</w:t>
            </w:r>
          </w:p>
        </w:tc>
        <w:tc>
          <w:tcPr>
            <w:tcW w:w="836" w:type="pct"/>
            <w:tcBorders>
              <w:top w:val="single" w:sz="4" w:space="0" w:color="auto"/>
              <w:bottom w:val="single" w:sz="4" w:space="0" w:color="auto"/>
            </w:tcBorders>
          </w:tcPr>
          <w:p w14:paraId="25729325" w14:textId="77777777" w:rsidR="001645F5" w:rsidRPr="00ED3698" w:rsidRDefault="001645F5" w:rsidP="00E50F7D">
            <w:pPr>
              <w:spacing w:before="0" w:after="0"/>
              <w:rPr>
                <w:color w:val="000000"/>
                <w:lang w:eastAsia="en-CA"/>
              </w:rPr>
            </w:pPr>
            <w:r w:rsidRPr="00ED3698">
              <w:rPr>
                <w:color w:val="000000"/>
                <w:lang w:eastAsia="en-CA"/>
              </w:rPr>
              <w:t>bottom</w:t>
            </w:r>
          </w:p>
        </w:tc>
        <w:tc>
          <w:tcPr>
            <w:tcW w:w="722" w:type="pct"/>
            <w:tcBorders>
              <w:top w:val="single" w:sz="4" w:space="0" w:color="auto"/>
              <w:bottom w:val="single" w:sz="4" w:space="0" w:color="auto"/>
            </w:tcBorders>
            <w:shd w:val="clear" w:color="auto" w:fill="auto"/>
            <w:noWrap/>
          </w:tcPr>
          <w:p w14:paraId="3783C5EA" w14:textId="77777777" w:rsidR="001645F5" w:rsidRPr="00ED3698" w:rsidRDefault="001645F5" w:rsidP="00E50F7D">
            <w:pPr>
              <w:spacing w:before="0" w:after="0"/>
              <w:rPr>
                <w:color w:val="000000"/>
                <w:lang w:eastAsia="en-CA"/>
              </w:rPr>
            </w:pPr>
          </w:p>
        </w:tc>
      </w:tr>
      <w:tr w:rsidR="001645F5" w:rsidRPr="00ED3698" w14:paraId="56E20D0D" w14:textId="77777777" w:rsidTr="001645F5">
        <w:trPr>
          <w:trHeight w:val="300"/>
          <w:jc w:val="center"/>
        </w:trPr>
        <w:tc>
          <w:tcPr>
            <w:tcW w:w="1339" w:type="pct"/>
            <w:tcBorders>
              <w:top w:val="single" w:sz="4" w:space="0" w:color="auto"/>
              <w:bottom w:val="single" w:sz="4" w:space="0" w:color="auto"/>
            </w:tcBorders>
            <w:shd w:val="clear" w:color="auto" w:fill="auto"/>
            <w:noWrap/>
            <w:vAlign w:val="bottom"/>
            <w:hideMark/>
          </w:tcPr>
          <w:p w14:paraId="6E77F0B2" w14:textId="77777777" w:rsidR="001645F5" w:rsidRPr="00ED3698" w:rsidRDefault="001645F5" w:rsidP="00E50F7D">
            <w:pPr>
              <w:spacing w:before="0" w:after="0"/>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1273" w:type="pct"/>
            <w:tcBorders>
              <w:top w:val="single" w:sz="4" w:space="0" w:color="auto"/>
              <w:bottom w:val="single" w:sz="4" w:space="0" w:color="auto"/>
            </w:tcBorders>
            <w:shd w:val="clear" w:color="auto" w:fill="auto"/>
            <w:noWrap/>
            <w:hideMark/>
          </w:tcPr>
          <w:p w14:paraId="0A59D7C6" w14:textId="77777777" w:rsidR="001645F5" w:rsidRPr="00ED3698" w:rsidRDefault="001645F5" w:rsidP="00E50F7D">
            <w:pPr>
              <w:spacing w:before="0" w:after="0"/>
              <w:jc w:val="center"/>
            </w:pPr>
            <w:r w:rsidRPr="00ED3698">
              <w:t>1.0</w:t>
            </w:r>
            <w:r w:rsidRPr="007E11F0">
              <w:t>×10</w:t>
            </w:r>
            <w:r w:rsidRPr="007E11F0">
              <w:rPr>
                <w:vertAlign w:val="superscript"/>
              </w:rPr>
              <w:t>-1</w:t>
            </w:r>
            <w:r w:rsidRPr="001645F5">
              <w:rPr>
                <w:vertAlign w:val="superscript"/>
              </w:rPr>
              <w:t>0</w:t>
            </w:r>
          </w:p>
        </w:tc>
        <w:tc>
          <w:tcPr>
            <w:tcW w:w="830" w:type="pct"/>
            <w:tcBorders>
              <w:top w:val="single" w:sz="4" w:space="0" w:color="auto"/>
              <w:bottom w:val="single" w:sz="4" w:space="0" w:color="auto"/>
            </w:tcBorders>
          </w:tcPr>
          <w:p w14:paraId="33B78B31" w14:textId="77777777" w:rsidR="001645F5" w:rsidRPr="00ED3698" w:rsidRDefault="001645F5" w:rsidP="00E50F7D">
            <w:pPr>
              <w:spacing w:before="0" w:after="0"/>
              <w:jc w:val="center"/>
            </w:pPr>
            <w:r w:rsidRPr="00ED3698">
              <w:t>2.63</w:t>
            </w:r>
            <w:r w:rsidRPr="007E11F0">
              <w:t>×10</w:t>
            </w:r>
            <w:r w:rsidRPr="007E11F0">
              <w:rPr>
                <w:vertAlign w:val="superscript"/>
              </w:rPr>
              <w:t>-4</w:t>
            </w:r>
          </w:p>
        </w:tc>
        <w:tc>
          <w:tcPr>
            <w:tcW w:w="836" w:type="pct"/>
            <w:tcBorders>
              <w:top w:val="single" w:sz="4" w:space="0" w:color="auto"/>
              <w:bottom w:val="single" w:sz="4" w:space="0" w:color="auto"/>
            </w:tcBorders>
          </w:tcPr>
          <w:p w14:paraId="23639C7C" w14:textId="77777777" w:rsidR="001645F5" w:rsidRPr="00ED3698" w:rsidRDefault="001645F5" w:rsidP="00E50F7D">
            <w:pPr>
              <w:spacing w:before="0" w:after="0"/>
              <w:rPr>
                <w:color w:val="000000"/>
                <w:lang w:eastAsia="en-CA"/>
              </w:rPr>
            </w:pPr>
            <w:r w:rsidRPr="00ED3698">
              <w:t>second</w:t>
            </w:r>
          </w:p>
        </w:tc>
        <w:tc>
          <w:tcPr>
            <w:tcW w:w="722" w:type="pct"/>
            <w:tcBorders>
              <w:top w:val="single" w:sz="4" w:space="0" w:color="auto"/>
              <w:bottom w:val="single" w:sz="4" w:space="0" w:color="auto"/>
            </w:tcBorders>
            <w:shd w:val="clear" w:color="auto" w:fill="auto"/>
            <w:noWrap/>
            <w:hideMark/>
          </w:tcPr>
          <w:p w14:paraId="3F77180A" w14:textId="77777777" w:rsidR="001645F5" w:rsidRPr="00ED3698" w:rsidRDefault="001645F5" w:rsidP="00BD06F1">
            <w:pPr>
              <w:spacing w:before="0" w:after="0"/>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r w:rsidR="001645F5" w:rsidRPr="00ED3698" w14:paraId="66770DB5" w14:textId="77777777" w:rsidTr="001645F5">
        <w:trPr>
          <w:trHeight w:val="300"/>
          <w:jc w:val="center"/>
        </w:trPr>
        <w:tc>
          <w:tcPr>
            <w:tcW w:w="1339" w:type="pct"/>
            <w:tcBorders>
              <w:top w:val="single" w:sz="4" w:space="0" w:color="auto"/>
              <w:bottom w:val="single" w:sz="4" w:space="0" w:color="auto"/>
            </w:tcBorders>
            <w:shd w:val="clear" w:color="auto" w:fill="auto"/>
            <w:noWrap/>
            <w:vAlign w:val="bottom"/>
          </w:tcPr>
          <w:p w14:paraId="391B8843" w14:textId="77777777" w:rsidR="001645F5" w:rsidRPr="00ED3698" w:rsidRDefault="001645F5" w:rsidP="00E50F7D">
            <w:pPr>
              <w:spacing w:before="0" w:after="0"/>
              <w:rPr>
                <w:color w:val="000000"/>
                <w:sz w:val="22"/>
                <w:szCs w:val="22"/>
              </w:rPr>
            </w:pPr>
            <w:r w:rsidRPr="00ED3698">
              <w:rPr>
                <w:color w:val="000000"/>
                <w:sz w:val="22"/>
                <w:szCs w:val="22"/>
              </w:rPr>
              <w:t>Hydraulic head</w:t>
            </w:r>
          </w:p>
        </w:tc>
        <w:tc>
          <w:tcPr>
            <w:tcW w:w="1273" w:type="pct"/>
            <w:tcBorders>
              <w:top w:val="single" w:sz="4" w:space="0" w:color="auto"/>
              <w:bottom w:val="single" w:sz="4" w:space="0" w:color="auto"/>
            </w:tcBorders>
            <w:shd w:val="clear" w:color="auto" w:fill="auto"/>
            <w:noWrap/>
          </w:tcPr>
          <w:p w14:paraId="70473253" w14:textId="77777777" w:rsidR="001645F5" w:rsidRPr="00ED3698" w:rsidRDefault="001645F5" w:rsidP="00E50F7D">
            <w:pPr>
              <w:spacing w:before="0" w:after="0"/>
              <w:jc w:val="center"/>
            </w:pPr>
            <w:r w:rsidRPr="00ED3698">
              <w:t>0.0</w:t>
            </w:r>
          </w:p>
        </w:tc>
        <w:tc>
          <w:tcPr>
            <w:tcW w:w="830" w:type="pct"/>
            <w:tcBorders>
              <w:top w:val="single" w:sz="4" w:space="0" w:color="auto"/>
              <w:bottom w:val="single" w:sz="4" w:space="0" w:color="auto"/>
            </w:tcBorders>
          </w:tcPr>
          <w:p w14:paraId="76629EFF" w14:textId="77777777" w:rsidR="001645F5" w:rsidRPr="00ED3698" w:rsidRDefault="001645F5" w:rsidP="00E50F7D">
            <w:pPr>
              <w:spacing w:before="0" w:after="0"/>
              <w:jc w:val="center"/>
            </w:pPr>
            <w:r>
              <w:t>-</w:t>
            </w:r>
          </w:p>
        </w:tc>
        <w:tc>
          <w:tcPr>
            <w:tcW w:w="836" w:type="pct"/>
            <w:tcBorders>
              <w:top w:val="single" w:sz="4" w:space="0" w:color="auto"/>
              <w:bottom w:val="single" w:sz="4" w:space="0" w:color="auto"/>
            </w:tcBorders>
          </w:tcPr>
          <w:p w14:paraId="407A9ECA" w14:textId="77777777" w:rsidR="001645F5" w:rsidRPr="00ED3698" w:rsidRDefault="001645F5" w:rsidP="00E50F7D">
            <w:pPr>
              <w:spacing w:before="0" w:after="0"/>
            </w:pPr>
            <w:r w:rsidRPr="00ED3698">
              <w:t>-0.2</w:t>
            </w:r>
          </w:p>
        </w:tc>
        <w:tc>
          <w:tcPr>
            <w:tcW w:w="722" w:type="pct"/>
            <w:tcBorders>
              <w:top w:val="single" w:sz="4" w:space="0" w:color="auto"/>
              <w:bottom w:val="single" w:sz="4" w:space="0" w:color="auto"/>
            </w:tcBorders>
            <w:shd w:val="clear" w:color="auto" w:fill="auto"/>
            <w:noWrap/>
          </w:tcPr>
          <w:p w14:paraId="3B2A727E" w14:textId="77777777" w:rsidR="001645F5" w:rsidRPr="00ED3698" w:rsidRDefault="001645F5" w:rsidP="00E50F7D">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645F5" w:rsidRPr="00ED3698" w14:paraId="66D0A834" w14:textId="77777777" w:rsidTr="001645F5">
        <w:trPr>
          <w:trHeight w:val="300"/>
          <w:jc w:val="center"/>
        </w:trPr>
        <w:tc>
          <w:tcPr>
            <w:tcW w:w="1339" w:type="pct"/>
            <w:tcBorders>
              <w:top w:val="single" w:sz="4" w:space="0" w:color="auto"/>
              <w:bottom w:val="single" w:sz="4" w:space="0" w:color="auto"/>
            </w:tcBorders>
            <w:shd w:val="clear" w:color="auto" w:fill="auto"/>
            <w:noWrap/>
            <w:vAlign w:val="bottom"/>
          </w:tcPr>
          <w:p w14:paraId="0055D2F7" w14:textId="77777777" w:rsidR="001645F5" w:rsidRPr="00ED3698" w:rsidRDefault="004704EF" w:rsidP="004704EF">
            <w:pPr>
              <w:spacing w:before="0" w:after="0"/>
              <w:rPr>
                <w:color w:val="000000"/>
                <w:sz w:val="22"/>
                <w:szCs w:val="22"/>
              </w:rPr>
            </w:pPr>
            <w:r>
              <w:rPr>
                <w:color w:val="000000"/>
                <w:sz w:val="22"/>
                <w:szCs w:val="22"/>
              </w:rPr>
              <w:t>Specified f</w:t>
            </w:r>
            <w:r w:rsidR="001645F5">
              <w:rPr>
                <w:color w:val="000000"/>
                <w:sz w:val="22"/>
                <w:szCs w:val="22"/>
              </w:rPr>
              <w:t>lux</w:t>
            </w:r>
          </w:p>
        </w:tc>
        <w:tc>
          <w:tcPr>
            <w:tcW w:w="1273" w:type="pct"/>
            <w:tcBorders>
              <w:top w:val="single" w:sz="4" w:space="0" w:color="auto"/>
              <w:bottom w:val="single" w:sz="4" w:space="0" w:color="auto"/>
            </w:tcBorders>
            <w:shd w:val="clear" w:color="auto" w:fill="auto"/>
            <w:noWrap/>
          </w:tcPr>
          <w:p w14:paraId="778B0B05" w14:textId="77777777" w:rsidR="001645F5" w:rsidRPr="00ED3698" w:rsidRDefault="001645F5" w:rsidP="00E50F7D">
            <w:pPr>
              <w:spacing w:before="0" w:after="0"/>
              <w:jc w:val="center"/>
            </w:pPr>
            <w:r>
              <w:t>-</w:t>
            </w:r>
          </w:p>
        </w:tc>
        <w:tc>
          <w:tcPr>
            <w:tcW w:w="830" w:type="pct"/>
            <w:tcBorders>
              <w:top w:val="single" w:sz="4" w:space="0" w:color="auto"/>
              <w:bottom w:val="single" w:sz="4" w:space="0" w:color="auto"/>
            </w:tcBorders>
          </w:tcPr>
          <w:p w14:paraId="2C32AEFD" w14:textId="77777777" w:rsidR="001645F5" w:rsidRPr="00ED3698" w:rsidRDefault="001645F5" w:rsidP="00E50F7D">
            <w:pPr>
              <w:spacing w:before="0" w:after="0"/>
              <w:jc w:val="center"/>
            </w:pPr>
            <w:r>
              <w:t>0</w:t>
            </w:r>
          </w:p>
        </w:tc>
        <w:tc>
          <w:tcPr>
            <w:tcW w:w="836" w:type="pct"/>
            <w:tcBorders>
              <w:top w:val="single" w:sz="4" w:space="0" w:color="auto"/>
              <w:bottom w:val="single" w:sz="4" w:space="0" w:color="auto"/>
            </w:tcBorders>
          </w:tcPr>
          <w:p w14:paraId="2F6FDEA0" w14:textId="77777777" w:rsidR="001645F5" w:rsidRPr="00ED3698" w:rsidRDefault="001645F5" w:rsidP="00E50F7D">
            <w:pPr>
              <w:spacing w:before="0" w:after="0"/>
            </w:pPr>
            <w:r>
              <w:t>-</w:t>
            </w:r>
          </w:p>
        </w:tc>
        <w:tc>
          <w:tcPr>
            <w:tcW w:w="722" w:type="pct"/>
            <w:tcBorders>
              <w:top w:val="single" w:sz="4" w:space="0" w:color="auto"/>
              <w:bottom w:val="single" w:sz="4" w:space="0" w:color="auto"/>
            </w:tcBorders>
            <w:shd w:val="clear" w:color="auto" w:fill="auto"/>
            <w:noWrap/>
          </w:tcPr>
          <w:p w14:paraId="71BC7B3C" w14:textId="77777777" w:rsidR="001645F5" w:rsidRDefault="001645F5" w:rsidP="00E50F7D">
            <w:pPr>
              <w:spacing w:before="0" w:after="0"/>
              <w:rPr>
                <w:color w:val="000000"/>
                <w:lang w:eastAsia="zh-CN"/>
              </w:rPr>
            </w:pPr>
            <w:r>
              <w:rPr>
                <w:color w:val="000000"/>
                <w:lang w:eastAsia="zh-CN"/>
              </w:rPr>
              <w:t>[m</w:t>
            </w:r>
            <w:r w:rsidR="00BD06F1">
              <w:rPr>
                <w:color w:val="000000"/>
                <w:lang w:eastAsia="zh-CN"/>
              </w:rPr>
              <w:t xml:space="preserve"> </w:t>
            </w:r>
            <w:r>
              <w:rPr>
                <w:color w:val="000000"/>
                <w:lang w:eastAsia="zh-CN"/>
              </w:rPr>
              <w:t>s</w:t>
            </w:r>
            <w:r w:rsidRPr="001645F5">
              <w:rPr>
                <w:color w:val="000000"/>
                <w:vertAlign w:val="superscript"/>
                <w:lang w:eastAsia="zh-CN"/>
              </w:rPr>
              <w:t>-1</w:t>
            </w:r>
            <w:r>
              <w:rPr>
                <w:color w:val="000000"/>
                <w:lang w:eastAsia="zh-CN"/>
              </w:rPr>
              <w:t>]</w:t>
            </w:r>
          </w:p>
        </w:tc>
      </w:tr>
    </w:tbl>
    <w:p w14:paraId="6DD1B305" w14:textId="77777777" w:rsidR="00AA22E8" w:rsidRPr="00ED3698" w:rsidRDefault="00AA22E8" w:rsidP="000B39EA">
      <w:pPr>
        <w:pStyle w:val="Simpleline"/>
      </w:pPr>
    </w:p>
    <w:p w14:paraId="20CDC8BF" w14:textId="77777777" w:rsidR="00AA22E8" w:rsidRPr="00ED3698" w:rsidRDefault="00AA22E8" w:rsidP="009D54B1">
      <w:pPr>
        <w:pStyle w:val="StyleHeading4Bold"/>
      </w:pPr>
      <w:bookmarkStart w:id="342" w:name="_Toc520374496"/>
      <w:r w:rsidRPr="00ED3698">
        <w:t>Parameters</w:t>
      </w:r>
      <w:bookmarkEnd w:id="342"/>
    </w:p>
    <w:p w14:paraId="119AF9AB" w14:textId="58F82E84" w:rsidR="007A4F49" w:rsidRPr="00ED3698" w:rsidRDefault="00120E63" w:rsidP="007A4F49">
      <w:r>
        <w:t>P</w:t>
      </w:r>
      <w:r w:rsidR="00AA22E8" w:rsidRPr="00ED3698">
        <w:t>arameters f</w:t>
      </w:r>
      <w:r>
        <w:t>or</w:t>
      </w:r>
      <w:r w:rsidR="00AA22E8" w:rsidRPr="00ED3698">
        <w:t xml:space="preserve"> the porous medi</w:t>
      </w:r>
      <w:r w:rsidR="001645F5">
        <w:t>um</w:t>
      </w:r>
      <w:r w:rsidR="00AA22E8" w:rsidRPr="00ED3698">
        <w:t xml:space="preserve"> are</w:t>
      </w:r>
      <w:r w:rsidR="007A4F49">
        <w:rPr>
          <w:rFonts w:hint="eastAsia"/>
          <w:lang w:eastAsia="zh-CN"/>
        </w:rPr>
        <w:t xml:space="preserve"> the same as those for </w:t>
      </w:r>
      <w:r w:rsidR="007A4F49" w:rsidRPr="00ED3698">
        <w:t xml:space="preserve">benchmark </w:t>
      </w:r>
      <w:r w:rsidR="007A4F49" w:rsidRPr="00ED3698">
        <w:rPr>
          <w:i/>
        </w:rPr>
        <w:t>diffdry</w:t>
      </w:r>
      <w:r w:rsidR="007A4F49">
        <w:rPr>
          <w:rFonts w:hint="eastAsia"/>
          <w:i/>
          <w:lang w:eastAsia="zh-CN"/>
        </w:rPr>
        <w:t xml:space="preserve"> </w:t>
      </w:r>
      <w:r w:rsidR="007A4F49" w:rsidRPr="007A4F49">
        <w:rPr>
          <w:rFonts w:hint="eastAsia"/>
          <w:lang w:eastAsia="zh-CN"/>
        </w:rPr>
        <w:t>(</w:t>
      </w:r>
      <w:r w:rsidR="007A4F49">
        <w:rPr>
          <w:rFonts w:hint="eastAsia"/>
          <w:lang w:eastAsia="zh-CN"/>
        </w:rPr>
        <w:t xml:space="preserve">see section </w:t>
      </w:r>
      <w:r w:rsidR="005F5019">
        <w:rPr>
          <w:lang w:eastAsia="zh-CN"/>
        </w:rPr>
        <w:fldChar w:fldCharType="begin"/>
      </w:r>
      <w:r w:rsidR="007A4F49">
        <w:rPr>
          <w:lang w:eastAsia="zh-CN"/>
        </w:rPr>
        <w:instrText xml:space="preserve"> </w:instrText>
      </w:r>
      <w:r w:rsidR="007A4F49">
        <w:rPr>
          <w:rFonts w:hint="eastAsia"/>
          <w:lang w:eastAsia="zh-CN"/>
        </w:rPr>
        <w:instrText>REF _Ref364354507 \r \h</w:instrText>
      </w:r>
      <w:r w:rsidR="007A4F49">
        <w:rPr>
          <w:lang w:eastAsia="zh-CN"/>
        </w:rPr>
        <w:instrText xml:space="preserve"> </w:instrText>
      </w:r>
      <w:r w:rsidR="005F5019">
        <w:rPr>
          <w:lang w:eastAsia="zh-CN"/>
        </w:rPr>
      </w:r>
      <w:r w:rsidR="005F5019">
        <w:rPr>
          <w:lang w:eastAsia="zh-CN"/>
        </w:rPr>
        <w:fldChar w:fldCharType="separate"/>
      </w:r>
      <w:r w:rsidR="00B560DA">
        <w:rPr>
          <w:lang w:eastAsia="zh-CN"/>
        </w:rPr>
        <w:t>2.5.4</w:t>
      </w:r>
      <w:r w:rsidR="005F5019">
        <w:rPr>
          <w:lang w:eastAsia="zh-CN"/>
        </w:rPr>
        <w:fldChar w:fldCharType="end"/>
      </w:r>
      <w:r w:rsidR="007A4F49">
        <w:rPr>
          <w:rFonts w:hint="eastAsia"/>
          <w:lang w:eastAsia="zh-CN"/>
        </w:rPr>
        <w:t xml:space="preserve">, </w:t>
      </w:r>
      <w:r w:rsidR="005F5019">
        <w:rPr>
          <w:lang w:eastAsia="zh-CN"/>
        </w:rPr>
        <w:fldChar w:fldCharType="begin"/>
      </w:r>
      <w:r w:rsidR="007A4F49">
        <w:rPr>
          <w:lang w:eastAsia="zh-CN"/>
        </w:rPr>
        <w:instrText xml:space="preserve"> </w:instrText>
      </w:r>
      <w:r w:rsidR="007A4F49">
        <w:rPr>
          <w:rFonts w:hint="eastAsia"/>
          <w:lang w:eastAsia="zh-CN"/>
        </w:rPr>
        <w:instrText>REF _Ref366247445 \h</w:instrText>
      </w:r>
      <w:r w:rsidR="007A4F49">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32</w:t>
      </w:r>
      <w:r w:rsidR="005F5019">
        <w:rPr>
          <w:lang w:eastAsia="zh-CN"/>
        </w:rPr>
        <w:fldChar w:fldCharType="end"/>
      </w:r>
      <w:r w:rsidR="007A4F49">
        <w:rPr>
          <w:rFonts w:hint="eastAsia"/>
          <w:lang w:eastAsia="zh-CN"/>
        </w:rPr>
        <w:t>)</w:t>
      </w:r>
      <w:r w:rsidR="004474F5">
        <w:rPr>
          <w:rFonts w:hint="eastAsia"/>
          <w:lang w:eastAsia="zh-CN"/>
        </w:rPr>
        <w:t xml:space="preserve">.  </w:t>
      </w:r>
    </w:p>
    <w:p w14:paraId="0168C408" w14:textId="77777777" w:rsidR="007A4F49" w:rsidRPr="00ED3698" w:rsidRDefault="007A4F49" w:rsidP="00AA22E8">
      <w:pPr>
        <w:rPr>
          <w:lang w:eastAsia="zh-CN"/>
        </w:rPr>
      </w:pPr>
    </w:p>
    <w:p w14:paraId="2B350F25" w14:textId="77777777" w:rsidR="00AA22E8" w:rsidRPr="00ED3698" w:rsidRDefault="00AA22E8" w:rsidP="009D54B1">
      <w:pPr>
        <w:pStyle w:val="StyleHeading4Bold"/>
      </w:pPr>
      <w:bookmarkStart w:id="343" w:name="_Toc520374497"/>
      <w:r w:rsidRPr="00ED3698">
        <w:t>Results</w:t>
      </w:r>
      <w:bookmarkEnd w:id="343"/>
    </w:p>
    <w:p w14:paraId="2D92C6AD" w14:textId="322F3979" w:rsidR="00AA22E8" w:rsidRPr="00ED3698" w:rsidRDefault="00AA22E8" w:rsidP="00AA22E8">
      <w:r w:rsidRPr="00ED3698">
        <w:t>The simulated profile</w:t>
      </w:r>
      <w:r>
        <w:rPr>
          <w:rFonts w:hint="eastAsia"/>
          <w:lang w:eastAsia="zh-CN"/>
        </w:rPr>
        <w:t>s</w:t>
      </w:r>
      <w:r w:rsidRPr="00ED3698">
        <w:t xml:space="preserve"> </w:t>
      </w:r>
      <w:r>
        <w:rPr>
          <w:rFonts w:hint="eastAsia"/>
          <w:lang w:eastAsia="zh-CN"/>
        </w:rPr>
        <w:t>of O</w:t>
      </w:r>
      <w:r w:rsidRPr="004332DD">
        <w:rPr>
          <w:rFonts w:hint="eastAsia"/>
          <w:vertAlign w:val="subscript"/>
          <w:lang w:eastAsia="zh-CN"/>
        </w:rPr>
        <w:t>2</w:t>
      </w:r>
      <w:r>
        <w:rPr>
          <w:rFonts w:hint="eastAsia"/>
          <w:lang w:eastAsia="zh-CN"/>
        </w:rPr>
        <w:t xml:space="preserve">(g) partial pressure </w:t>
      </w:r>
      <w:r w:rsidR="001645F5">
        <w:rPr>
          <w:lang w:eastAsia="zh-CN"/>
        </w:rPr>
        <w:t>a</w:t>
      </w:r>
      <w:r>
        <w:rPr>
          <w:rFonts w:hint="eastAsia"/>
          <w:lang w:eastAsia="zh-CN"/>
        </w:rPr>
        <w:t>re</w:t>
      </w:r>
      <w:r w:rsidRPr="00ED3698">
        <w:t xml:space="preserve"> </w:t>
      </w:r>
      <w:r>
        <w:rPr>
          <w:rFonts w:hint="eastAsia"/>
          <w:lang w:eastAsia="zh-CN"/>
        </w:rPr>
        <w:t xml:space="preserve">depicted in </w:t>
      </w:r>
      <w:r w:rsidR="009C4449">
        <w:fldChar w:fldCharType="begin"/>
      </w:r>
      <w:r w:rsidR="009C4449">
        <w:instrText xml:space="preserve"> REF _Ref355956149 \h  \* MERGEFORMAT </w:instrText>
      </w:r>
      <w:r w:rsidR="009C4449">
        <w:fldChar w:fldCharType="separate"/>
      </w:r>
      <w:r w:rsidR="00B560DA" w:rsidRPr="00ED3698">
        <w:t xml:space="preserve">Figure </w:t>
      </w:r>
      <w:r w:rsidR="00B560DA">
        <w:t>2.28</w:t>
      </w:r>
      <w:r w:rsidR="009C4449">
        <w:fldChar w:fldCharType="end"/>
      </w:r>
      <w:r w:rsidR="004474F5">
        <w:t xml:space="preserve">.  </w:t>
      </w:r>
      <w:r w:rsidRPr="00ED3698">
        <w:t>O</w:t>
      </w:r>
      <w:r w:rsidRPr="00295275">
        <w:rPr>
          <w:vertAlign w:val="subscript"/>
        </w:rPr>
        <w:t>2</w:t>
      </w:r>
      <w:r w:rsidR="001645F5" w:rsidRPr="001645F5">
        <w:t>(g)</w:t>
      </w:r>
      <w:r w:rsidRPr="00ED3698">
        <w:t xml:space="preserve"> </w:t>
      </w:r>
      <w:r w:rsidR="001645F5">
        <w:t>ingress</w:t>
      </w:r>
      <w:r w:rsidRPr="00ED3698">
        <w:t xml:space="preserve"> </w:t>
      </w:r>
      <w:r w:rsidR="001645F5">
        <w:t>occurs</w:t>
      </w:r>
      <w:r w:rsidRPr="00ED3698">
        <w:t xml:space="preserve"> from the top </w:t>
      </w:r>
      <w:r>
        <w:rPr>
          <w:rFonts w:hint="eastAsia"/>
          <w:lang w:eastAsia="zh-CN"/>
        </w:rPr>
        <w:t xml:space="preserve">into </w:t>
      </w:r>
      <w:r w:rsidRPr="00ED3698">
        <w:t>the column</w:t>
      </w:r>
      <w:r w:rsidR="004474F5">
        <w:t xml:space="preserve">.  </w:t>
      </w:r>
      <w:r w:rsidRPr="00ED3698">
        <w:t xml:space="preserve">The simulated results </w:t>
      </w:r>
      <w:r w:rsidR="00A727C4">
        <w:rPr>
          <w:rFonts w:hint="eastAsia"/>
          <w:lang w:eastAsia="zh-CN"/>
        </w:rPr>
        <w:t>by</w:t>
      </w:r>
      <w:r w:rsidRPr="00ED3698">
        <w:t xml:space="preserve"> </w:t>
      </w:r>
      <w:r w:rsidR="0076771D">
        <w:t>MIN3P-THCm</w:t>
      </w:r>
      <w:r w:rsidRPr="00ED3698">
        <w:t xml:space="preserve"> </w:t>
      </w:r>
      <w:r>
        <w:rPr>
          <w:rFonts w:hint="eastAsia"/>
          <w:lang w:eastAsia="zh-CN"/>
        </w:rPr>
        <w:t>are</w:t>
      </w:r>
      <w:r w:rsidRPr="00ED3698">
        <w:t xml:space="preserve"> very close to the results calculated by PYROX</w:t>
      </w:r>
      <w:r>
        <w:rPr>
          <w:rFonts w:hint="eastAsia"/>
          <w:lang w:eastAsia="zh-CN"/>
        </w:rPr>
        <w:t xml:space="preserve"> (</w:t>
      </w:r>
      <w:r w:rsidRPr="00ED3698">
        <w:t xml:space="preserve">Wunderly </w:t>
      </w:r>
      <w:r w:rsidR="004474F5">
        <w:rPr>
          <w:rFonts w:hint="eastAsia"/>
          <w:lang w:eastAsia="zh-CN"/>
        </w:rPr>
        <w:t xml:space="preserve">et al. </w:t>
      </w:r>
      <w:r>
        <w:rPr>
          <w:rFonts w:hint="eastAsia"/>
          <w:lang w:eastAsia="zh-CN"/>
        </w:rPr>
        <w:t xml:space="preserve">1996) </w:t>
      </w:r>
      <w:r w:rsidRPr="00ED3698">
        <w:t xml:space="preserve">and </w:t>
      </w:r>
      <w:r w:rsidR="00120E63">
        <w:t xml:space="preserve">the </w:t>
      </w:r>
      <w:r w:rsidRPr="00ED3698">
        <w:t>modified Ogata-Banks</w:t>
      </w:r>
      <w:r w:rsidR="001851B7">
        <w:rPr>
          <w:rFonts w:hint="eastAsia"/>
          <w:lang w:eastAsia="zh-CN"/>
        </w:rPr>
        <w:t xml:space="preserve"> analytic</w:t>
      </w:r>
      <w:r w:rsidR="00120E63">
        <w:rPr>
          <w:lang w:eastAsia="zh-CN"/>
        </w:rPr>
        <w:t>al</w:t>
      </w:r>
      <w:r>
        <w:rPr>
          <w:rFonts w:hint="eastAsia"/>
          <w:lang w:eastAsia="zh-CN"/>
        </w:rPr>
        <w:t xml:space="preserve"> solution (Ogata and Banks 1961)</w:t>
      </w:r>
      <w:r w:rsidR="004474F5">
        <w:t xml:space="preserve">.  </w:t>
      </w:r>
      <w:r w:rsidR="00120E63">
        <w:t>Discrepancies at late time (5 days) are due to boundary effects, as the modified Ogata Banks solution assumes a semi-infinite domain, while the numerical solutions assume a second-type (zero-flux) boundary at the lower boundary.</w:t>
      </w:r>
    </w:p>
    <w:p w14:paraId="72DC9DB8" w14:textId="77777777" w:rsidR="00A95059" w:rsidRPr="00192E8E" w:rsidRDefault="00A95059" w:rsidP="00A95059">
      <w:pPr>
        <w:pStyle w:val="StyleHeading4Bold"/>
      </w:pPr>
      <w:bookmarkStart w:id="344" w:name="_Toc520374498"/>
      <w:r>
        <w:t>File locations</w:t>
      </w:r>
      <w:bookmarkEnd w:id="344"/>
    </w:p>
    <w:p w14:paraId="149B8D40" w14:textId="77777777" w:rsidR="00AA22E8" w:rsidRPr="00ED3698" w:rsidRDefault="00AA22E8" w:rsidP="00AA22E8">
      <w:r w:rsidRPr="00ED3698">
        <w:t>The input file for the benchmark can be found under</w:t>
      </w:r>
    </w:p>
    <w:p w14:paraId="2E86939D" w14:textId="77777777" w:rsidR="00AA22E8" w:rsidRPr="00ED3698" w:rsidRDefault="004B0811" w:rsidP="00AA22E8">
      <w:pPr>
        <w:rPr>
          <w:i/>
        </w:rPr>
      </w:pPr>
      <w:r>
        <w:rPr>
          <w:i/>
        </w:rPr>
        <w:t>.\benchmarks\benchmarks_standard\</w:t>
      </w:r>
      <w:r w:rsidR="00DC1F21">
        <w:rPr>
          <w:i/>
        </w:rPr>
        <w:t>reactran\</w:t>
      </w:r>
      <w:r w:rsidR="00AA22E8" w:rsidRPr="00ED3698">
        <w:rPr>
          <w:i/>
        </w:rPr>
        <w:t>diffvar\diffvar.dat</w:t>
      </w:r>
    </w:p>
    <w:p w14:paraId="7BD9ACD2" w14:textId="77777777" w:rsidR="004B0811" w:rsidRPr="00ED3698" w:rsidRDefault="00990FF2" w:rsidP="004B0811">
      <w:pPr>
        <w:rPr>
          <w:i/>
        </w:rPr>
      </w:pPr>
      <w:r w:rsidRPr="00990FF2">
        <w:t>Database can be found under</w:t>
      </w:r>
      <w:r>
        <w:rPr>
          <w:i/>
        </w:rPr>
        <w:t>:  .\benchmarks\database\default</w:t>
      </w:r>
    </w:p>
    <w:p w14:paraId="68C7FCBB" w14:textId="77777777" w:rsidR="00AA22E8" w:rsidRPr="00ED3698" w:rsidRDefault="00AA22E8" w:rsidP="000B39EA">
      <w:pPr>
        <w:pStyle w:val="Simpleline"/>
      </w:pPr>
    </w:p>
    <w:p w14:paraId="5B37894B" w14:textId="77777777" w:rsidR="00AA22E8" w:rsidRPr="00ED3698" w:rsidRDefault="00F512D3" w:rsidP="00AA22E8">
      <w:pPr>
        <w:keepNext/>
      </w:pPr>
      <w:r>
        <w:rPr>
          <w:noProof/>
          <w:lang w:val="en-CA" w:eastAsia="zh-CN"/>
        </w:rPr>
        <w:lastRenderedPageBreak/>
        <w:drawing>
          <wp:inline distT="0" distB="0" distL="0" distR="0" wp14:anchorId="7DFAAACA" wp14:editId="147712FA">
            <wp:extent cx="2700000" cy="35784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700000" cy="3578400"/>
                    </a:xfrm>
                    <a:prstGeom prst="rect">
                      <a:avLst/>
                    </a:prstGeom>
                    <a:noFill/>
                    <a:ln>
                      <a:noFill/>
                    </a:ln>
                  </pic:spPr>
                </pic:pic>
              </a:graphicData>
            </a:graphic>
          </wp:inline>
        </w:drawing>
      </w:r>
      <w:r w:rsidR="00E45959">
        <w:rPr>
          <w:noProof/>
          <w:lang w:val="en-CA" w:eastAsia="zh-CN"/>
        </w:rPr>
        <w:drawing>
          <wp:inline distT="0" distB="0" distL="0" distR="0" wp14:anchorId="371FC395" wp14:editId="589EFEE6">
            <wp:extent cx="2700000" cy="3576667"/>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00000" cy="3576667"/>
                    </a:xfrm>
                    <a:prstGeom prst="rect">
                      <a:avLst/>
                    </a:prstGeom>
                    <a:noFill/>
                    <a:ln>
                      <a:noFill/>
                    </a:ln>
                  </pic:spPr>
                </pic:pic>
              </a:graphicData>
            </a:graphic>
          </wp:inline>
        </w:drawing>
      </w:r>
      <w:r w:rsidR="00932B4C" w:rsidRPr="00932B4C">
        <w:rPr>
          <w:noProof/>
          <w:lang w:val="en-CA" w:eastAsia="zh-CN"/>
        </w:rPr>
        <w:t xml:space="preserve">  </w:t>
      </w:r>
      <w:r w:rsidR="00AA22E8" w:rsidRPr="00ED3698">
        <w:t xml:space="preserve"> </w:t>
      </w:r>
    </w:p>
    <w:p w14:paraId="7C9AE9A5" w14:textId="14A974B3" w:rsidR="00AA22E8" w:rsidRPr="00ED3698" w:rsidRDefault="00AA22E8" w:rsidP="00AA22E8">
      <w:pPr>
        <w:pStyle w:val="Caption"/>
      </w:pPr>
      <w:bookmarkStart w:id="345" w:name="_Ref355956149"/>
      <w:bookmarkStart w:id="346" w:name="_Toc520375044"/>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28</w:t>
      </w:r>
      <w:r w:rsidR="00183C7C">
        <w:fldChar w:fldCharType="end"/>
      </w:r>
      <w:bookmarkEnd w:id="345"/>
      <w:r w:rsidR="00572609">
        <w:t xml:space="preserve">: </w:t>
      </w:r>
      <w:r w:rsidRPr="00ED3698">
        <w:t>Comparison of vertical partial pressure profiles of O</w:t>
      </w:r>
      <w:r w:rsidRPr="004332DD">
        <w:rPr>
          <w:vertAlign w:val="subscript"/>
        </w:rPr>
        <w:t>2</w:t>
      </w:r>
      <w:r w:rsidRPr="00ED3698">
        <w:t xml:space="preserve">(g) calculated by </w:t>
      </w:r>
      <w:r w:rsidR="0076771D">
        <w:t>MIN3P-THCm</w:t>
      </w:r>
      <w:r w:rsidR="00352528">
        <w:rPr>
          <w:rFonts w:hint="eastAsia"/>
          <w:lang w:eastAsia="zh-CN"/>
        </w:rPr>
        <w:t xml:space="preserve"> vs</w:t>
      </w:r>
      <w:r w:rsidRPr="00ED3698">
        <w:t xml:space="preserve"> PYROX (left)</w:t>
      </w:r>
      <w:r w:rsidR="00352528">
        <w:rPr>
          <w:rFonts w:hint="eastAsia"/>
          <w:lang w:eastAsia="zh-CN"/>
        </w:rPr>
        <w:t>,</w:t>
      </w:r>
      <w:r w:rsidRPr="00ED3698">
        <w:t xml:space="preserve"> and </w:t>
      </w:r>
      <w:r w:rsidR="0076771D">
        <w:t>MIN3P-THCm</w:t>
      </w:r>
      <w:r w:rsidR="00352528">
        <w:rPr>
          <w:rFonts w:hint="eastAsia"/>
          <w:lang w:eastAsia="zh-CN"/>
        </w:rPr>
        <w:t xml:space="preserve"> vs</w:t>
      </w:r>
      <w:r w:rsidR="00352528" w:rsidRPr="00ED3698">
        <w:t xml:space="preserve"> </w:t>
      </w:r>
      <w:r w:rsidRPr="00ED3698">
        <w:t>Ogata-Banks equation (right) at 0.1 days, 1 day and 5 days.</w:t>
      </w:r>
      <w:bookmarkEnd w:id="346"/>
    </w:p>
    <w:p w14:paraId="5E025241" w14:textId="77777777" w:rsidR="00AA22E8" w:rsidRPr="00ED3698" w:rsidRDefault="00AA22E8" w:rsidP="000B39EA">
      <w:pPr>
        <w:pStyle w:val="Simpleline"/>
      </w:pPr>
    </w:p>
    <w:p w14:paraId="1A1A766F" w14:textId="77777777" w:rsidR="00AA22E8" w:rsidRPr="00ED3698" w:rsidRDefault="00AA22E8" w:rsidP="00683FEC">
      <w:pPr>
        <w:pStyle w:val="Heading3"/>
      </w:pPr>
      <w:bookmarkStart w:id="347" w:name="_Ref364354509"/>
      <w:bookmarkStart w:id="348" w:name="_Toc520374499"/>
      <w:r w:rsidRPr="00ED3698">
        <w:t xml:space="preserve">Gas diffusion with </w:t>
      </w:r>
      <w:r w:rsidR="00120E63">
        <w:t xml:space="preserve">constant </w:t>
      </w:r>
      <w:r w:rsidRPr="00ED3698">
        <w:t>moisture content</w:t>
      </w:r>
      <w:bookmarkEnd w:id="347"/>
      <w:r w:rsidR="00612CD7">
        <w:rPr>
          <w:rFonts w:hint="eastAsia"/>
          <w:lang w:eastAsia="zh-CN"/>
        </w:rPr>
        <w:t xml:space="preserve"> </w:t>
      </w:r>
      <w:r w:rsidR="00120E63">
        <w:rPr>
          <w:lang w:eastAsia="zh-CN"/>
        </w:rPr>
        <w:t>– wet conditions</w:t>
      </w:r>
      <w:bookmarkEnd w:id="348"/>
    </w:p>
    <w:p w14:paraId="043E4C9B" w14:textId="77777777" w:rsidR="00AA22E8" w:rsidRPr="00ED3698" w:rsidRDefault="00771FFF" w:rsidP="009D54B1">
      <w:pPr>
        <w:pStyle w:val="StyleHeading4Bold"/>
      </w:pPr>
      <w:bookmarkStart w:id="349" w:name="_Toc520374500"/>
      <w:r>
        <w:t>Problem definition</w:t>
      </w:r>
      <w:bookmarkEnd w:id="349"/>
    </w:p>
    <w:p w14:paraId="650D8656" w14:textId="77777777" w:rsidR="00AA22E8" w:rsidRDefault="00AA22E8" w:rsidP="00AA22E8">
      <w:pPr>
        <w:rPr>
          <w:lang w:eastAsia="zh-CN"/>
        </w:rPr>
      </w:pPr>
      <w:r w:rsidRPr="00ED3698">
        <w:t xml:space="preserve">This benchmark is for the verification of gas diffusion in </w:t>
      </w:r>
      <w:r w:rsidR="00120E63">
        <w:t xml:space="preserve">the </w:t>
      </w:r>
      <w:r w:rsidRPr="00ED3698">
        <w:t xml:space="preserve">unsaturated zone </w:t>
      </w:r>
      <w:r w:rsidR="00120E63">
        <w:t xml:space="preserve">for wet conditions </w:t>
      </w:r>
      <w:r w:rsidRPr="00ED3698">
        <w:t xml:space="preserve">by comparison with </w:t>
      </w:r>
      <w:r w:rsidR="00120E63">
        <w:t xml:space="preserve">the </w:t>
      </w:r>
      <w:r w:rsidRPr="00ED3698">
        <w:t xml:space="preserve">Ogata-Banks </w:t>
      </w:r>
      <w:r w:rsidR="00120E63">
        <w:t xml:space="preserve">analytical </w:t>
      </w:r>
      <w:r w:rsidRPr="00ED3698">
        <w:t>solution</w:t>
      </w:r>
      <w:r w:rsidR="00517240">
        <w:rPr>
          <w:rFonts w:hint="eastAsia"/>
          <w:lang w:eastAsia="zh-CN"/>
        </w:rPr>
        <w:t xml:space="preserve"> (Ogata and Banks 1961)</w:t>
      </w:r>
      <w:r w:rsidR="00517240" w:rsidRPr="00ED3698">
        <w:t xml:space="preserve"> </w:t>
      </w:r>
      <w:r w:rsidRPr="00ED3698">
        <w:t xml:space="preserve">and </w:t>
      </w:r>
      <w:r>
        <w:rPr>
          <w:rFonts w:hint="eastAsia"/>
          <w:lang w:eastAsia="zh-CN"/>
        </w:rPr>
        <w:t>results</w:t>
      </w:r>
      <w:r w:rsidR="00517240">
        <w:rPr>
          <w:rFonts w:hint="eastAsia"/>
          <w:lang w:eastAsia="zh-CN"/>
        </w:rPr>
        <w:t xml:space="preserve"> calculated by </w:t>
      </w:r>
      <w:r w:rsidR="00517240" w:rsidRPr="00ED3698">
        <w:t>PYROX</w:t>
      </w:r>
      <w:r w:rsidRPr="00ED3698">
        <w:t xml:space="preserve"> (Wunderly et al., 1996).</w:t>
      </w:r>
    </w:p>
    <w:p w14:paraId="52E77BA4" w14:textId="77777777" w:rsidR="00AA22E8" w:rsidRPr="00ED3698" w:rsidRDefault="00B3171D" w:rsidP="009D54B1">
      <w:pPr>
        <w:pStyle w:val="StyleHeading4Bold"/>
      </w:pPr>
      <w:bookmarkStart w:id="350" w:name="_Toc520374501"/>
      <w:r>
        <w:t>Model setup</w:t>
      </w:r>
      <w:bookmarkEnd w:id="350"/>
    </w:p>
    <w:p w14:paraId="157F19B9" w14:textId="65CFC62B" w:rsidR="00AA22E8" w:rsidRPr="00ED3698" w:rsidRDefault="00AA22E8" w:rsidP="00AA22E8">
      <w:r w:rsidRPr="00ED3698">
        <w:t>A 1D model</w:t>
      </w:r>
      <w:r w:rsidR="00120E63">
        <w:t>,</w:t>
      </w:r>
      <w:r w:rsidRPr="00ED3698">
        <w:t xml:space="preserve"> 1.5 m in depth</w:t>
      </w:r>
      <w:r w:rsidR="00120E63">
        <w:t>,</w:t>
      </w:r>
      <w:r w:rsidRPr="00ED3698">
        <w:t xml:space="preserve"> is discretized into 26 control volumes</w:t>
      </w:r>
      <w:r w:rsidR="004474F5">
        <w:t xml:space="preserve">.  </w:t>
      </w:r>
      <w:r w:rsidR="00120E63">
        <w:t>O</w:t>
      </w:r>
      <w:r w:rsidRPr="00ED3698">
        <w:t xml:space="preserve">xygen in </w:t>
      </w:r>
      <w:r w:rsidR="00120E63">
        <w:t xml:space="preserve">the </w:t>
      </w:r>
      <w:r w:rsidRPr="00ED3698">
        <w:t>gas</w:t>
      </w:r>
      <w:r w:rsidR="00517240">
        <w:rPr>
          <w:rFonts w:hint="eastAsia"/>
          <w:lang w:eastAsia="zh-CN"/>
        </w:rPr>
        <w:t xml:space="preserve"> phase</w:t>
      </w:r>
      <w:r w:rsidRPr="00ED3698">
        <w:t xml:space="preserve"> O</w:t>
      </w:r>
      <w:r w:rsidRPr="00ED3698">
        <w:rPr>
          <w:vertAlign w:val="subscript"/>
        </w:rPr>
        <w:t>2</w:t>
      </w:r>
      <w:r w:rsidRPr="00ED3698">
        <w:t xml:space="preserve">(g) and </w:t>
      </w:r>
      <w:r w:rsidR="00517240">
        <w:rPr>
          <w:rFonts w:hint="eastAsia"/>
          <w:lang w:eastAsia="zh-CN"/>
        </w:rPr>
        <w:t>a</w:t>
      </w:r>
      <w:r w:rsidRPr="00F4591F">
        <w:t>queous phase</w:t>
      </w:r>
      <w:r w:rsidR="00517240">
        <w:rPr>
          <w:rFonts w:hint="eastAsia"/>
          <w:lang w:eastAsia="zh-CN"/>
        </w:rPr>
        <w:t xml:space="preserve"> </w:t>
      </w:r>
      <w:r w:rsidR="00517240" w:rsidRPr="00ED3698">
        <w:t>O</w:t>
      </w:r>
      <w:r w:rsidR="00517240" w:rsidRPr="00ED3698">
        <w:rPr>
          <w:vertAlign w:val="subscript"/>
        </w:rPr>
        <w:t>2</w:t>
      </w:r>
      <w:r w:rsidR="00517240" w:rsidRPr="00ED3698">
        <w:t>(</w:t>
      </w:r>
      <w:r w:rsidR="00517240">
        <w:rPr>
          <w:rFonts w:hint="eastAsia"/>
          <w:lang w:eastAsia="zh-CN"/>
        </w:rPr>
        <w:t>aq</w:t>
      </w:r>
      <w:r w:rsidR="00517240" w:rsidRPr="00ED3698">
        <w:t xml:space="preserve">) </w:t>
      </w:r>
      <w:r w:rsidRPr="00ED3698">
        <w:t>are considered in th</w:t>
      </w:r>
      <w:r w:rsidR="00120E63">
        <w:t>is</w:t>
      </w:r>
      <w:r w:rsidRPr="00ED3698">
        <w:t xml:space="preserve"> problem</w:t>
      </w:r>
      <w:r w:rsidR="004474F5">
        <w:t xml:space="preserve">.  </w:t>
      </w:r>
    </w:p>
    <w:p w14:paraId="480A8B33" w14:textId="17D608D8" w:rsidR="00AA22E8" w:rsidRDefault="00AA22E8" w:rsidP="00AA22E8">
      <w:r w:rsidRPr="00ED3698">
        <w:t xml:space="preserve">The initial concentration (IC) and boundary conditions (BC) for </w:t>
      </w:r>
      <w:r w:rsidR="00120E63">
        <w:t>this verification example</w:t>
      </w:r>
      <w:r w:rsidRPr="00ED3698">
        <w:t xml:space="preserve"> are listed in </w:t>
      </w:r>
      <w:r w:rsidR="009C4449">
        <w:fldChar w:fldCharType="begin"/>
      </w:r>
      <w:r w:rsidR="009C4449">
        <w:instrText xml:space="preserve"> REF _Ref355957502 \h  \* MERGEFORMAT </w:instrText>
      </w:r>
      <w:r w:rsidR="009C4449">
        <w:fldChar w:fldCharType="separate"/>
      </w:r>
      <w:r w:rsidR="00B560DA" w:rsidRPr="00ED3698">
        <w:t xml:space="preserve">Table </w:t>
      </w:r>
      <w:r w:rsidR="00B560DA">
        <w:rPr>
          <w:noProof/>
        </w:rPr>
        <w:t>2.34</w:t>
      </w:r>
      <w:r w:rsidR="009C4449">
        <w:fldChar w:fldCharType="end"/>
      </w:r>
      <w:r w:rsidR="004474F5">
        <w:t xml:space="preserve">.  </w:t>
      </w:r>
      <w:r w:rsidR="00120E63" w:rsidRPr="001645F5">
        <w:t xml:space="preserve">It should be noted that in this example </w:t>
      </w:r>
      <w:r w:rsidR="0076771D">
        <w:t>MIN3P-THCm</w:t>
      </w:r>
      <w:r w:rsidR="00120E63" w:rsidRPr="001645F5">
        <w:t xml:space="preserve"> uses O</w:t>
      </w:r>
      <w:r w:rsidR="00120E63" w:rsidRPr="00120E63">
        <w:rPr>
          <w:vertAlign w:val="subscript"/>
        </w:rPr>
        <w:t>2</w:t>
      </w:r>
      <w:r w:rsidR="00120E63" w:rsidRPr="001645F5">
        <w:t>(aq) to define the initial and boundary concentrations</w:t>
      </w:r>
      <w:r w:rsidR="004474F5">
        <w:t xml:space="preserve">.  </w:t>
      </w:r>
      <w:r w:rsidR="00120E63" w:rsidRPr="001645F5">
        <w:t>The boundary conditions for the flow problem are set to ensure a “0”-gradient and no flow conditions.</w:t>
      </w:r>
    </w:p>
    <w:p w14:paraId="578AF7D2" w14:textId="77777777" w:rsidR="00120E63" w:rsidRPr="00ED3698" w:rsidRDefault="00120E63" w:rsidP="00AA22E8"/>
    <w:p w14:paraId="09521A65" w14:textId="35F329D4" w:rsidR="00AA22E8" w:rsidRPr="00ED3698" w:rsidRDefault="00AA22E8" w:rsidP="00AE6CCB">
      <w:pPr>
        <w:pStyle w:val="StyleCaptionTableCaptionBold"/>
      </w:pPr>
      <w:bookmarkStart w:id="351" w:name="_Ref355957502"/>
      <w:bookmarkStart w:id="352" w:name="_Toc520374910"/>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34</w:t>
      </w:r>
      <w:r w:rsidR="00FE1AD3">
        <w:fldChar w:fldCharType="end"/>
      </w:r>
      <w:bookmarkEnd w:id="351"/>
      <w:r w:rsidR="00572609">
        <w:t xml:space="preserve">: </w:t>
      </w:r>
      <w:r w:rsidR="004704EF" w:rsidRPr="007B1E2A">
        <w:t xml:space="preserve">Initial </w:t>
      </w:r>
      <w:r w:rsidR="004704EF">
        <w:t>and</w:t>
      </w:r>
      <w:r w:rsidR="004704EF" w:rsidRPr="007B1E2A">
        <w:t xml:space="preserve"> boundary </w:t>
      </w:r>
      <w:r w:rsidR="004704EF">
        <w:t xml:space="preserve">conditions for flow </w:t>
      </w:r>
      <w:r w:rsidR="004704EF" w:rsidRPr="007B1E2A">
        <w:t>and reactive transport</w:t>
      </w:r>
      <w:bookmarkEnd w:id="352"/>
    </w:p>
    <w:tbl>
      <w:tblPr>
        <w:tblW w:w="4280" w:type="pct"/>
        <w:jc w:val="center"/>
        <w:tblBorders>
          <w:top w:val="single" w:sz="4" w:space="0" w:color="auto"/>
          <w:bottom w:val="single" w:sz="4" w:space="0" w:color="auto"/>
        </w:tblBorders>
        <w:tblLook w:val="04A0" w:firstRow="1" w:lastRow="0" w:firstColumn="1" w:lastColumn="0" w:noHBand="0" w:noVBand="1"/>
      </w:tblPr>
      <w:tblGrid>
        <w:gridCol w:w="1969"/>
        <w:gridCol w:w="1930"/>
        <w:gridCol w:w="1216"/>
        <w:gridCol w:w="1226"/>
        <w:gridCol w:w="1055"/>
      </w:tblGrid>
      <w:tr w:rsidR="00120E63" w:rsidRPr="00E50F7D" w14:paraId="1C189AFF" w14:textId="77777777" w:rsidTr="00120E63">
        <w:trPr>
          <w:trHeight w:val="300"/>
          <w:jc w:val="center"/>
        </w:trPr>
        <w:tc>
          <w:tcPr>
            <w:tcW w:w="1339" w:type="pct"/>
            <w:tcBorders>
              <w:bottom w:val="single" w:sz="4" w:space="0" w:color="auto"/>
            </w:tcBorders>
            <w:shd w:val="clear" w:color="auto" w:fill="D9D9D9"/>
            <w:noWrap/>
            <w:vAlign w:val="center"/>
            <w:hideMark/>
          </w:tcPr>
          <w:p w14:paraId="2DCB45C5" w14:textId="77777777" w:rsidR="00120E63" w:rsidRPr="00E50F7D" w:rsidRDefault="00120E63" w:rsidP="00517240">
            <w:pPr>
              <w:spacing w:before="0" w:after="0"/>
              <w:jc w:val="left"/>
              <w:rPr>
                <w:b/>
                <w:color w:val="000000"/>
                <w:lang w:eastAsia="en-CA"/>
              </w:rPr>
            </w:pPr>
            <w:r w:rsidRPr="00E50F7D">
              <w:rPr>
                <w:b/>
                <w:color w:val="000000"/>
                <w:lang w:eastAsia="en-CA"/>
              </w:rPr>
              <w:t>Parameter</w:t>
            </w:r>
          </w:p>
        </w:tc>
        <w:tc>
          <w:tcPr>
            <w:tcW w:w="1273" w:type="pct"/>
            <w:tcBorders>
              <w:bottom w:val="single" w:sz="4" w:space="0" w:color="auto"/>
            </w:tcBorders>
            <w:shd w:val="clear" w:color="auto" w:fill="D9D9D9"/>
            <w:noWrap/>
            <w:vAlign w:val="center"/>
            <w:hideMark/>
          </w:tcPr>
          <w:p w14:paraId="6A406F6E" w14:textId="77777777" w:rsidR="00120E63" w:rsidRPr="00E50F7D" w:rsidRDefault="00120E63" w:rsidP="00517240">
            <w:pPr>
              <w:spacing w:before="0" w:after="0"/>
              <w:jc w:val="center"/>
              <w:rPr>
                <w:b/>
                <w:color w:val="000000"/>
                <w:lang w:eastAsia="zh-CN"/>
              </w:rPr>
            </w:pPr>
            <w:r w:rsidRPr="00E50F7D">
              <w:rPr>
                <w:b/>
                <w:color w:val="000000"/>
                <w:lang w:eastAsia="en-CA"/>
              </w:rPr>
              <w:t>I</w:t>
            </w:r>
            <w:r>
              <w:rPr>
                <w:rFonts w:hint="eastAsia"/>
                <w:b/>
                <w:color w:val="000000"/>
                <w:lang w:eastAsia="zh-CN"/>
              </w:rPr>
              <w:t xml:space="preserve">nitial </w:t>
            </w:r>
            <w:r w:rsidRPr="00E50F7D">
              <w:rPr>
                <w:b/>
                <w:color w:val="000000"/>
                <w:lang w:eastAsia="en-CA"/>
              </w:rPr>
              <w:t>C</w:t>
            </w:r>
            <w:r>
              <w:rPr>
                <w:rFonts w:hint="eastAsia"/>
                <w:b/>
                <w:color w:val="000000"/>
                <w:lang w:eastAsia="zh-CN"/>
              </w:rPr>
              <w:t>ondition</w:t>
            </w:r>
          </w:p>
        </w:tc>
        <w:tc>
          <w:tcPr>
            <w:tcW w:w="1667" w:type="pct"/>
            <w:gridSpan w:val="2"/>
            <w:tcBorders>
              <w:bottom w:val="single" w:sz="4" w:space="0" w:color="auto"/>
            </w:tcBorders>
            <w:shd w:val="clear" w:color="auto" w:fill="D9D9D9"/>
            <w:vAlign w:val="center"/>
          </w:tcPr>
          <w:p w14:paraId="44FFB922" w14:textId="77777777" w:rsidR="00120E63" w:rsidRPr="00E50F7D" w:rsidRDefault="00120E63" w:rsidP="00517240">
            <w:pPr>
              <w:spacing w:before="0" w:after="0"/>
              <w:jc w:val="center"/>
              <w:rPr>
                <w:b/>
                <w:color w:val="000000"/>
                <w:lang w:eastAsia="en-CA"/>
              </w:rPr>
            </w:pPr>
            <w:r>
              <w:rPr>
                <w:rFonts w:hint="eastAsia"/>
                <w:b/>
                <w:color w:val="000000"/>
                <w:lang w:eastAsia="zh-CN"/>
              </w:rPr>
              <w:t>Boundary Condition</w:t>
            </w:r>
          </w:p>
        </w:tc>
        <w:tc>
          <w:tcPr>
            <w:tcW w:w="722" w:type="pct"/>
            <w:tcBorders>
              <w:bottom w:val="single" w:sz="4" w:space="0" w:color="auto"/>
            </w:tcBorders>
            <w:shd w:val="clear" w:color="auto" w:fill="D9D9D9"/>
            <w:noWrap/>
            <w:vAlign w:val="center"/>
            <w:hideMark/>
          </w:tcPr>
          <w:p w14:paraId="216E35F4" w14:textId="77777777" w:rsidR="00120E63" w:rsidRPr="00E50F7D" w:rsidRDefault="00120E63" w:rsidP="00517240">
            <w:pPr>
              <w:spacing w:before="0" w:after="0"/>
              <w:jc w:val="center"/>
              <w:rPr>
                <w:b/>
                <w:color w:val="000000"/>
                <w:lang w:eastAsia="en-CA"/>
              </w:rPr>
            </w:pPr>
            <w:r w:rsidRPr="00E50F7D">
              <w:rPr>
                <w:b/>
                <w:color w:val="000000"/>
                <w:lang w:eastAsia="en-CA"/>
              </w:rPr>
              <w:t>Unit</w:t>
            </w:r>
          </w:p>
        </w:tc>
      </w:tr>
      <w:tr w:rsidR="00120E63" w:rsidRPr="00ED3698" w14:paraId="4DEDE57B" w14:textId="77777777" w:rsidTr="00120E63">
        <w:trPr>
          <w:trHeight w:val="300"/>
          <w:jc w:val="center"/>
        </w:trPr>
        <w:tc>
          <w:tcPr>
            <w:tcW w:w="1339" w:type="pct"/>
            <w:tcBorders>
              <w:top w:val="single" w:sz="4" w:space="0" w:color="auto"/>
              <w:bottom w:val="single" w:sz="4" w:space="0" w:color="auto"/>
            </w:tcBorders>
            <w:shd w:val="clear" w:color="auto" w:fill="auto"/>
            <w:noWrap/>
            <w:vAlign w:val="center"/>
          </w:tcPr>
          <w:p w14:paraId="76FEFBCE" w14:textId="77777777" w:rsidR="00120E63" w:rsidRPr="00ED3698" w:rsidRDefault="00120E63" w:rsidP="00517240">
            <w:pPr>
              <w:spacing w:before="0" w:after="0"/>
              <w:jc w:val="left"/>
              <w:rPr>
                <w:i/>
                <w:color w:val="000000"/>
                <w:sz w:val="22"/>
                <w:szCs w:val="22"/>
              </w:rPr>
            </w:pPr>
            <w:r w:rsidRPr="00F4591F">
              <w:rPr>
                <w:i/>
                <w:color w:val="000000"/>
                <w:sz w:val="22"/>
                <w:szCs w:val="22"/>
              </w:rPr>
              <w:t>Aqueous phase</w:t>
            </w:r>
          </w:p>
        </w:tc>
        <w:tc>
          <w:tcPr>
            <w:tcW w:w="1273" w:type="pct"/>
            <w:tcBorders>
              <w:top w:val="single" w:sz="4" w:space="0" w:color="auto"/>
              <w:bottom w:val="single" w:sz="4" w:space="0" w:color="auto"/>
            </w:tcBorders>
            <w:shd w:val="clear" w:color="auto" w:fill="auto"/>
            <w:noWrap/>
            <w:vAlign w:val="center"/>
          </w:tcPr>
          <w:p w14:paraId="2F0EFF81" w14:textId="77777777" w:rsidR="00120E63" w:rsidRPr="00ED3698" w:rsidRDefault="00120E63" w:rsidP="00517240">
            <w:pPr>
              <w:spacing w:before="0" w:after="0"/>
              <w:jc w:val="center"/>
            </w:pPr>
          </w:p>
        </w:tc>
        <w:tc>
          <w:tcPr>
            <w:tcW w:w="830" w:type="pct"/>
            <w:tcBorders>
              <w:top w:val="single" w:sz="4" w:space="0" w:color="auto"/>
              <w:bottom w:val="single" w:sz="4" w:space="0" w:color="auto"/>
            </w:tcBorders>
            <w:vAlign w:val="center"/>
          </w:tcPr>
          <w:p w14:paraId="6D6CC077" w14:textId="77777777" w:rsidR="00120E63" w:rsidRPr="00ED3698" w:rsidRDefault="00120E63" w:rsidP="00517240">
            <w:pPr>
              <w:spacing w:before="0" w:after="0"/>
              <w:jc w:val="center"/>
            </w:pPr>
            <w:r w:rsidRPr="00ED3698">
              <w:t>top</w:t>
            </w:r>
          </w:p>
        </w:tc>
        <w:tc>
          <w:tcPr>
            <w:tcW w:w="836" w:type="pct"/>
            <w:tcBorders>
              <w:top w:val="single" w:sz="4" w:space="0" w:color="auto"/>
              <w:bottom w:val="single" w:sz="4" w:space="0" w:color="auto"/>
            </w:tcBorders>
            <w:vAlign w:val="center"/>
          </w:tcPr>
          <w:p w14:paraId="002095D0" w14:textId="77777777" w:rsidR="00120E63" w:rsidRPr="00ED3698" w:rsidRDefault="00120E63" w:rsidP="00517240">
            <w:pPr>
              <w:spacing w:before="0" w:after="0"/>
              <w:jc w:val="center"/>
              <w:rPr>
                <w:color w:val="000000"/>
                <w:lang w:eastAsia="en-CA"/>
              </w:rPr>
            </w:pPr>
            <w:r w:rsidRPr="00ED3698">
              <w:rPr>
                <w:color w:val="000000"/>
                <w:lang w:eastAsia="en-CA"/>
              </w:rPr>
              <w:t>bottom</w:t>
            </w:r>
          </w:p>
        </w:tc>
        <w:tc>
          <w:tcPr>
            <w:tcW w:w="722" w:type="pct"/>
            <w:tcBorders>
              <w:top w:val="single" w:sz="4" w:space="0" w:color="auto"/>
              <w:bottom w:val="single" w:sz="4" w:space="0" w:color="auto"/>
            </w:tcBorders>
            <w:shd w:val="clear" w:color="auto" w:fill="auto"/>
            <w:noWrap/>
            <w:vAlign w:val="center"/>
          </w:tcPr>
          <w:p w14:paraId="7D1FF459" w14:textId="77777777" w:rsidR="00120E63" w:rsidRPr="00ED3698" w:rsidRDefault="00120E63" w:rsidP="00517240">
            <w:pPr>
              <w:spacing w:before="0" w:after="0"/>
              <w:jc w:val="center"/>
              <w:rPr>
                <w:color w:val="000000"/>
                <w:lang w:eastAsia="en-CA"/>
              </w:rPr>
            </w:pPr>
          </w:p>
        </w:tc>
      </w:tr>
      <w:tr w:rsidR="00120E63" w:rsidRPr="00ED3698" w14:paraId="2BB81243" w14:textId="77777777" w:rsidTr="00120E63">
        <w:trPr>
          <w:trHeight w:val="300"/>
          <w:jc w:val="center"/>
        </w:trPr>
        <w:tc>
          <w:tcPr>
            <w:tcW w:w="1339" w:type="pct"/>
            <w:tcBorders>
              <w:top w:val="single" w:sz="4" w:space="0" w:color="auto"/>
              <w:bottom w:val="single" w:sz="4" w:space="0" w:color="auto"/>
            </w:tcBorders>
            <w:shd w:val="clear" w:color="auto" w:fill="auto"/>
            <w:noWrap/>
            <w:vAlign w:val="center"/>
            <w:hideMark/>
          </w:tcPr>
          <w:p w14:paraId="3A897E2B" w14:textId="77777777" w:rsidR="00120E63" w:rsidRPr="00ED3698" w:rsidRDefault="00120E63" w:rsidP="00517240">
            <w:pPr>
              <w:spacing w:before="0" w:after="0"/>
              <w:jc w:val="left"/>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1273" w:type="pct"/>
            <w:tcBorders>
              <w:top w:val="single" w:sz="4" w:space="0" w:color="auto"/>
              <w:bottom w:val="single" w:sz="4" w:space="0" w:color="auto"/>
            </w:tcBorders>
            <w:shd w:val="clear" w:color="auto" w:fill="auto"/>
            <w:noWrap/>
            <w:vAlign w:val="center"/>
            <w:hideMark/>
          </w:tcPr>
          <w:p w14:paraId="47BA1355" w14:textId="77777777" w:rsidR="00120E63" w:rsidRPr="00ED3698" w:rsidRDefault="00120E63" w:rsidP="00517240">
            <w:pPr>
              <w:spacing w:before="0" w:after="0"/>
              <w:jc w:val="center"/>
            </w:pPr>
            <w:r w:rsidRPr="00ED3698">
              <w:t>1.0</w:t>
            </w:r>
            <w:r w:rsidRPr="007E11F0">
              <w:t>×10</w:t>
            </w:r>
            <w:r w:rsidRPr="007E11F0">
              <w:rPr>
                <w:vertAlign w:val="superscript"/>
              </w:rPr>
              <w:t>-1</w:t>
            </w:r>
            <w:r w:rsidRPr="00517240">
              <w:rPr>
                <w:vertAlign w:val="superscript"/>
              </w:rPr>
              <w:t>0</w:t>
            </w:r>
          </w:p>
        </w:tc>
        <w:tc>
          <w:tcPr>
            <w:tcW w:w="830" w:type="pct"/>
            <w:tcBorders>
              <w:top w:val="single" w:sz="4" w:space="0" w:color="auto"/>
              <w:bottom w:val="single" w:sz="4" w:space="0" w:color="auto"/>
            </w:tcBorders>
            <w:vAlign w:val="center"/>
          </w:tcPr>
          <w:p w14:paraId="48848A4E" w14:textId="77777777" w:rsidR="00120E63" w:rsidRPr="00ED3698" w:rsidRDefault="00120E63" w:rsidP="00517240">
            <w:pPr>
              <w:spacing w:before="0" w:after="0"/>
              <w:jc w:val="center"/>
            </w:pPr>
            <w:r w:rsidRPr="00ED3698">
              <w:t>2.63</w:t>
            </w:r>
            <w:r w:rsidRPr="007E11F0">
              <w:t>×10</w:t>
            </w:r>
            <w:r w:rsidRPr="007E11F0">
              <w:rPr>
                <w:vertAlign w:val="superscript"/>
              </w:rPr>
              <w:t>-4</w:t>
            </w:r>
          </w:p>
        </w:tc>
        <w:tc>
          <w:tcPr>
            <w:tcW w:w="836" w:type="pct"/>
            <w:tcBorders>
              <w:top w:val="single" w:sz="4" w:space="0" w:color="auto"/>
              <w:bottom w:val="single" w:sz="4" w:space="0" w:color="auto"/>
            </w:tcBorders>
            <w:vAlign w:val="center"/>
          </w:tcPr>
          <w:p w14:paraId="1FBAB7CB" w14:textId="77777777" w:rsidR="00120E63" w:rsidRPr="00ED3698" w:rsidRDefault="00120E63" w:rsidP="00517240">
            <w:pPr>
              <w:spacing w:before="0" w:after="0"/>
              <w:jc w:val="center"/>
              <w:rPr>
                <w:color w:val="000000"/>
                <w:lang w:eastAsia="en-CA"/>
              </w:rPr>
            </w:pPr>
            <w:r w:rsidRPr="00ED3698">
              <w:t>second</w:t>
            </w:r>
          </w:p>
        </w:tc>
        <w:tc>
          <w:tcPr>
            <w:tcW w:w="722" w:type="pct"/>
            <w:tcBorders>
              <w:top w:val="single" w:sz="4" w:space="0" w:color="auto"/>
              <w:bottom w:val="single" w:sz="4" w:space="0" w:color="auto"/>
            </w:tcBorders>
            <w:shd w:val="clear" w:color="auto" w:fill="auto"/>
            <w:noWrap/>
            <w:vAlign w:val="center"/>
            <w:hideMark/>
          </w:tcPr>
          <w:p w14:paraId="592997F9" w14:textId="77777777" w:rsidR="00120E63" w:rsidRPr="00ED3698" w:rsidRDefault="00120E63" w:rsidP="00BD06F1">
            <w:pPr>
              <w:spacing w:before="0" w:after="0"/>
              <w:jc w:val="center"/>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r w:rsidR="00120E63" w:rsidRPr="00ED3698" w14:paraId="60E19147" w14:textId="77777777" w:rsidTr="00120E63">
        <w:trPr>
          <w:trHeight w:val="300"/>
          <w:jc w:val="center"/>
        </w:trPr>
        <w:tc>
          <w:tcPr>
            <w:tcW w:w="1339" w:type="pct"/>
            <w:tcBorders>
              <w:top w:val="single" w:sz="4" w:space="0" w:color="auto"/>
              <w:bottom w:val="single" w:sz="4" w:space="0" w:color="auto"/>
            </w:tcBorders>
            <w:shd w:val="clear" w:color="auto" w:fill="auto"/>
            <w:noWrap/>
            <w:vAlign w:val="center"/>
          </w:tcPr>
          <w:p w14:paraId="4FA14FE8" w14:textId="77777777" w:rsidR="00120E63" w:rsidRPr="00ED3698" w:rsidRDefault="00120E63" w:rsidP="00517240">
            <w:pPr>
              <w:spacing w:before="0" w:after="0"/>
              <w:jc w:val="left"/>
              <w:rPr>
                <w:color w:val="000000"/>
                <w:sz w:val="22"/>
                <w:szCs w:val="22"/>
              </w:rPr>
            </w:pPr>
            <w:r w:rsidRPr="00ED3698">
              <w:rPr>
                <w:color w:val="000000"/>
                <w:sz w:val="22"/>
                <w:szCs w:val="22"/>
              </w:rPr>
              <w:t>Hydraulic head</w:t>
            </w:r>
          </w:p>
        </w:tc>
        <w:tc>
          <w:tcPr>
            <w:tcW w:w="1273" w:type="pct"/>
            <w:tcBorders>
              <w:top w:val="single" w:sz="4" w:space="0" w:color="auto"/>
              <w:bottom w:val="single" w:sz="4" w:space="0" w:color="auto"/>
            </w:tcBorders>
            <w:shd w:val="clear" w:color="auto" w:fill="auto"/>
            <w:noWrap/>
            <w:vAlign w:val="center"/>
          </w:tcPr>
          <w:p w14:paraId="7A8360A1" w14:textId="77777777" w:rsidR="00120E63" w:rsidRPr="00ED3698" w:rsidRDefault="00120E63" w:rsidP="00517240">
            <w:pPr>
              <w:spacing w:before="0" w:after="0"/>
              <w:jc w:val="center"/>
            </w:pPr>
            <w:r w:rsidRPr="00ED3698">
              <w:t>-0.1</w:t>
            </w:r>
          </w:p>
        </w:tc>
        <w:tc>
          <w:tcPr>
            <w:tcW w:w="830" w:type="pct"/>
            <w:tcBorders>
              <w:top w:val="single" w:sz="4" w:space="0" w:color="auto"/>
              <w:bottom w:val="single" w:sz="4" w:space="0" w:color="auto"/>
            </w:tcBorders>
            <w:vAlign w:val="center"/>
          </w:tcPr>
          <w:p w14:paraId="1D1EE92A" w14:textId="77777777" w:rsidR="00120E63" w:rsidRPr="00ED3698" w:rsidRDefault="00120E63" w:rsidP="00517240">
            <w:pPr>
              <w:spacing w:before="0" w:after="0"/>
              <w:jc w:val="center"/>
            </w:pPr>
            <w:r w:rsidRPr="00ED3698">
              <w:t>1.3</w:t>
            </w:r>
          </w:p>
        </w:tc>
        <w:tc>
          <w:tcPr>
            <w:tcW w:w="836" w:type="pct"/>
            <w:tcBorders>
              <w:top w:val="single" w:sz="4" w:space="0" w:color="auto"/>
              <w:bottom w:val="single" w:sz="4" w:space="0" w:color="auto"/>
            </w:tcBorders>
            <w:vAlign w:val="center"/>
          </w:tcPr>
          <w:p w14:paraId="45E3C0A8" w14:textId="77777777" w:rsidR="00120E63" w:rsidRPr="00ED3698" w:rsidRDefault="00120E63" w:rsidP="00517240">
            <w:pPr>
              <w:spacing w:before="0" w:after="0"/>
              <w:jc w:val="center"/>
            </w:pPr>
            <w:r w:rsidRPr="00ED3698">
              <w:t>-0.2</w:t>
            </w:r>
          </w:p>
        </w:tc>
        <w:tc>
          <w:tcPr>
            <w:tcW w:w="722" w:type="pct"/>
            <w:tcBorders>
              <w:top w:val="single" w:sz="4" w:space="0" w:color="auto"/>
              <w:bottom w:val="single" w:sz="4" w:space="0" w:color="auto"/>
            </w:tcBorders>
            <w:shd w:val="clear" w:color="auto" w:fill="auto"/>
            <w:noWrap/>
            <w:vAlign w:val="center"/>
          </w:tcPr>
          <w:p w14:paraId="4D62C30C" w14:textId="77777777" w:rsidR="00120E63" w:rsidRPr="00ED3698" w:rsidRDefault="00120E63" w:rsidP="00517240">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488F3C8A" w14:textId="77777777" w:rsidR="00AA22E8" w:rsidRPr="00ED3698" w:rsidRDefault="00AA22E8" w:rsidP="000B39EA">
      <w:pPr>
        <w:pStyle w:val="Simpleline"/>
      </w:pPr>
    </w:p>
    <w:p w14:paraId="3A125B9D" w14:textId="77777777" w:rsidR="00AA22E8" w:rsidRPr="00ED3698" w:rsidRDefault="00AA22E8" w:rsidP="009D54B1">
      <w:pPr>
        <w:pStyle w:val="StyleHeading4Bold"/>
      </w:pPr>
      <w:bookmarkStart w:id="353" w:name="_Toc520374502"/>
      <w:r w:rsidRPr="00ED3698">
        <w:t>Parameters</w:t>
      </w:r>
      <w:bookmarkEnd w:id="353"/>
    </w:p>
    <w:p w14:paraId="6D517BEF" w14:textId="5F18BE6D" w:rsidR="00AA22E8" w:rsidRPr="00ED3698" w:rsidRDefault="00120E63" w:rsidP="00AA22E8">
      <w:r>
        <w:t>P</w:t>
      </w:r>
      <w:r w:rsidR="00FF7422" w:rsidRPr="00ED3698">
        <w:t xml:space="preserve">arameters </w:t>
      </w:r>
      <w:r>
        <w:t xml:space="preserve">for </w:t>
      </w:r>
      <w:r w:rsidR="00FF7422" w:rsidRPr="00ED3698">
        <w:t>the porous medi</w:t>
      </w:r>
      <w:r>
        <w:t>um</w:t>
      </w:r>
      <w:r w:rsidR="00FF7422" w:rsidRPr="00ED3698">
        <w:t xml:space="preserve"> are</w:t>
      </w:r>
      <w:r w:rsidR="00FF7422">
        <w:rPr>
          <w:rFonts w:hint="eastAsia"/>
          <w:lang w:eastAsia="zh-CN"/>
        </w:rPr>
        <w:t xml:space="preserve"> the same as those for </w:t>
      </w:r>
      <w:r w:rsidR="00FF7422" w:rsidRPr="00ED3698">
        <w:t xml:space="preserve">benchmark </w:t>
      </w:r>
      <w:r w:rsidR="00FF7422" w:rsidRPr="00ED3698">
        <w:rPr>
          <w:i/>
        </w:rPr>
        <w:t>diffdry</w:t>
      </w:r>
      <w:r w:rsidR="00FF7422">
        <w:rPr>
          <w:rFonts w:hint="eastAsia"/>
          <w:i/>
          <w:lang w:eastAsia="zh-CN"/>
        </w:rPr>
        <w:t xml:space="preserve"> </w:t>
      </w:r>
      <w:r w:rsidR="00FF7422" w:rsidRPr="007A4F49">
        <w:rPr>
          <w:rFonts w:hint="eastAsia"/>
          <w:lang w:eastAsia="zh-CN"/>
        </w:rPr>
        <w:t>(</w:t>
      </w:r>
      <w:r w:rsidR="00FF7422">
        <w:rPr>
          <w:rFonts w:hint="eastAsia"/>
          <w:lang w:eastAsia="zh-CN"/>
        </w:rPr>
        <w:t xml:space="preserve">see section </w:t>
      </w:r>
      <w:r w:rsidR="005F5019">
        <w:rPr>
          <w:lang w:eastAsia="zh-CN"/>
        </w:rPr>
        <w:fldChar w:fldCharType="begin"/>
      </w:r>
      <w:r w:rsidR="00FF7422">
        <w:rPr>
          <w:lang w:eastAsia="zh-CN"/>
        </w:rPr>
        <w:instrText xml:space="preserve"> </w:instrText>
      </w:r>
      <w:r w:rsidR="00FF7422">
        <w:rPr>
          <w:rFonts w:hint="eastAsia"/>
          <w:lang w:eastAsia="zh-CN"/>
        </w:rPr>
        <w:instrText>REF _Ref364354507 \r \h</w:instrText>
      </w:r>
      <w:r w:rsidR="00FF7422">
        <w:rPr>
          <w:lang w:eastAsia="zh-CN"/>
        </w:rPr>
        <w:instrText xml:space="preserve"> </w:instrText>
      </w:r>
      <w:r w:rsidR="005F5019">
        <w:rPr>
          <w:lang w:eastAsia="zh-CN"/>
        </w:rPr>
      </w:r>
      <w:r w:rsidR="005F5019">
        <w:rPr>
          <w:lang w:eastAsia="zh-CN"/>
        </w:rPr>
        <w:fldChar w:fldCharType="separate"/>
      </w:r>
      <w:r w:rsidR="00B560DA">
        <w:rPr>
          <w:lang w:eastAsia="zh-CN"/>
        </w:rPr>
        <w:t>2.5.4</w:t>
      </w:r>
      <w:r w:rsidR="005F5019">
        <w:rPr>
          <w:lang w:eastAsia="zh-CN"/>
        </w:rPr>
        <w:fldChar w:fldCharType="end"/>
      </w:r>
      <w:r w:rsidR="00FF7422">
        <w:rPr>
          <w:rFonts w:hint="eastAsia"/>
          <w:lang w:eastAsia="zh-CN"/>
        </w:rPr>
        <w:t xml:space="preserve">, </w:t>
      </w:r>
      <w:r w:rsidR="005F5019">
        <w:rPr>
          <w:lang w:eastAsia="zh-CN"/>
        </w:rPr>
        <w:fldChar w:fldCharType="begin"/>
      </w:r>
      <w:r w:rsidR="00FF7422">
        <w:rPr>
          <w:lang w:eastAsia="zh-CN"/>
        </w:rPr>
        <w:instrText xml:space="preserve"> </w:instrText>
      </w:r>
      <w:r w:rsidR="00FF7422">
        <w:rPr>
          <w:rFonts w:hint="eastAsia"/>
          <w:lang w:eastAsia="zh-CN"/>
        </w:rPr>
        <w:instrText>REF _Ref366247445 \h</w:instrText>
      </w:r>
      <w:r w:rsidR="00FF7422">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32</w:t>
      </w:r>
      <w:r w:rsidR="005F5019">
        <w:rPr>
          <w:lang w:eastAsia="zh-CN"/>
        </w:rPr>
        <w:fldChar w:fldCharType="end"/>
      </w:r>
      <w:r w:rsidR="00FF7422">
        <w:rPr>
          <w:rFonts w:hint="eastAsia"/>
          <w:lang w:eastAsia="zh-CN"/>
        </w:rPr>
        <w:t>)</w:t>
      </w:r>
      <w:r w:rsidR="004474F5">
        <w:rPr>
          <w:rFonts w:hint="eastAsia"/>
          <w:lang w:eastAsia="zh-CN"/>
        </w:rPr>
        <w:t xml:space="preserve">.  </w:t>
      </w:r>
    </w:p>
    <w:p w14:paraId="6A0C8139" w14:textId="77777777" w:rsidR="00AA22E8" w:rsidRPr="00ED3698" w:rsidRDefault="00AA22E8" w:rsidP="009D54B1">
      <w:pPr>
        <w:pStyle w:val="StyleHeading4Bold"/>
      </w:pPr>
      <w:bookmarkStart w:id="354" w:name="_Toc520374503"/>
      <w:r w:rsidRPr="00ED3698">
        <w:t>Results</w:t>
      </w:r>
      <w:bookmarkEnd w:id="354"/>
    </w:p>
    <w:p w14:paraId="7CC65C38" w14:textId="5A52EE38" w:rsidR="00AA22E8" w:rsidRPr="00ED3698" w:rsidRDefault="00AA22E8" w:rsidP="00AA22E8">
      <w:pPr>
        <w:rPr>
          <w:lang w:eastAsia="zh-CN"/>
        </w:rPr>
      </w:pPr>
      <w:r w:rsidRPr="00ED3698">
        <w:t>The simulated profile</w:t>
      </w:r>
      <w:r>
        <w:rPr>
          <w:rFonts w:hint="eastAsia"/>
          <w:lang w:eastAsia="zh-CN"/>
        </w:rPr>
        <w:t>s of O</w:t>
      </w:r>
      <w:r w:rsidRPr="004332DD">
        <w:rPr>
          <w:rFonts w:hint="eastAsia"/>
          <w:vertAlign w:val="subscript"/>
          <w:lang w:eastAsia="zh-CN"/>
        </w:rPr>
        <w:t>2</w:t>
      </w:r>
      <w:r>
        <w:rPr>
          <w:rFonts w:hint="eastAsia"/>
          <w:lang w:eastAsia="zh-CN"/>
        </w:rPr>
        <w:t>(g) partial pressures</w:t>
      </w:r>
      <w:r w:rsidRPr="00ED3698">
        <w:t xml:space="preserve"> at </w:t>
      </w:r>
      <w:r>
        <w:rPr>
          <w:rFonts w:hint="eastAsia"/>
          <w:lang w:eastAsia="zh-CN"/>
        </w:rPr>
        <w:t>one and ten days</w:t>
      </w:r>
      <w:r w:rsidRPr="00ED3698">
        <w:t xml:space="preserve"> </w:t>
      </w:r>
      <w:r>
        <w:rPr>
          <w:rFonts w:hint="eastAsia"/>
          <w:lang w:eastAsia="zh-CN"/>
        </w:rPr>
        <w:t>were</w:t>
      </w:r>
      <w:r w:rsidRPr="00ED3698">
        <w:t xml:space="preserve"> </w:t>
      </w:r>
      <w:r>
        <w:rPr>
          <w:rFonts w:hint="eastAsia"/>
          <w:lang w:eastAsia="zh-CN"/>
        </w:rPr>
        <w:t>depicted</w:t>
      </w:r>
      <w:r w:rsidRPr="00ED3698">
        <w:t xml:space="preserve"> </w:t>
      </w:r>
      <w:r>
        <w:rPr>
          <w:rFonts w:hint="eastAsia"/>
          <w:lang w:eastAsia="zh-CN"/>
        </w:rPr>
        <w:t xml:space="preserve">in </w:t>
      </w:r>
      <w:r w:rsidR="0059753D">
        <w:rPr>
          <w:lang w:eastAsia="zh-CN"/>
        </w:rPr>
        <w:fldChar w:fldCharType="begin"/>
      </w:r>
      <w:r w:rsidR="0059753D">
        <w:rPr>
          <w:lang w:eastAsia="zh-CN"/>
        </w:rPr>
        <w:instrText xml:space="preserve"> </w:instrText>
      </w:r>
      <w:r w:rsidR="0059753D">
        <w:rPr>
          <w:rFonts w:hint="eastAsia"/>
          <w:lang w:eastAsia="zh-CN"/>
        </w:rPr>
        <w:instrText>REF _Ref383255035 \h</w:instrText>
      </w:r>
      <w:r w:rsidR="0059753D">
        <w:rPr>
          <w:lang w:eastAsia="zh-CN"/>
        </w:rPr>
        <w:instrText xml:space="preserve"> </w:instrText>
      </w:r>
      <w:r w:rsidR="0059753D">
        <w:rPr>
          <w:lang w:eastAsia="zh-CN"/>
        </w:rPr>
      </w:r>
      <w:r w:rsidR="0059753D">
        <w:rPr>
          <w:lang w:eastAsia="zh-CN"/>
        </w:rPr>
        <w:fldChar w:fldCharType="separate"/>
      </w:r>
      <w:r w:rsidR="00B560DA" w:rsidRPr="00ED3698">
        <w:t xml:space="preserve">Figure </w:t>
      </w:r>
      <w:r w:rsidR="00B560DA">
        <w:rPr>
          <w:noProof/>
        </w:rPr>
        <w:t>2</w:t>
      </w:r>
      <w:r w:rsidR="00B560DA">
        <w:t>.</w:t>
      </w:r>
      <w:r w:rsidR="00B560DA">
        <w:rPr>
          <w:noProof/>
        </w:rPr>
        <w:t>29</w:t>
      </w:r>
      <w:r w:rsidR="0059753D">
        <w:rPr>
          <w:lang w:eastAsia="zh-CN"/>
        </w:rPr>
        <w:fldChar w:fldCharType="end"/>
      </w:r>
      <w:r w:rsidR="004474F5">
        <w:t xml:space="preserve">.  </w:t>
      </w:r>
      <w:r w:rsidRPr="00ED3698">
        <w:t>O</w:t>
      </w:r>
      <w:r w:rsidRPr="00832C26">
        <w:rPr>
          <w:vertAlign w:val="subscript"/>
        </w:rPr>
        <w:t>2</w:t>
      </w:r>
      <w:r>
        <w:rPr>
          <w:rFonts w:hint="eastAsia"/>
          <w:lang w:eastAsia="zh-CN"/>
        </w:rPr>
        <w:t>(g)</w:t>
      </w:r>
      <w:r w:rsidRPr="00ED3698">
        <w:t xml:space="preserve"> </w:t>
      </w:r>
      <w:r w:rsidR="00832C26">
        <w:t>ingresses</w:t>
      </w:r>
      <w:r w:rsidRPr="00ED3698">
        <w:t xml:space="preserve"> </w:t>
      </w:r>
      <w:r w:rsidR="00832C26">
        <w:t xml:space="preserve">into </w:t>
      </w:r>
      <w:r w:rsidRPr="00ED3698">
        <w:t>the column from the top</w:t>
      </w:r>
      <w:r w:rsidR="00352528">
        <w:rPr>
          <w:rFonts w:hint="eastAsia"/>
          <w:lang w:eastAsia="zh-CN"/>
        </w:rPr>
        <w:t xml:space="preserve"> of the domain</w:t>
      </w:r>
      <w:r w:rsidR="004474F5">
        <w:t xml:space="preserve">.  </w:t>
      </w:r>
      <w:r w:rsidRPr="00ED3698">
        <w:t xml:space="preserve">The simulated results </w:t>
      </w:r>
      <w:r w:rsidR="00A727C4">
        <w:rPr>
          <w:rFonts w:hint="eastAsia"/>
          <w:lang w:eastAsia="zh-CN"/>
        </w:rPr>
        <w:t>by</w:t>
      </w:r>
      <w:r w:rsidRPr="00ED3698">
        <w:t xml:space="preserve"> </w:t>
      </w:r>
      <w:r w:rsidR="0076771D">
        <w:t>MIN3P-THCm</w:t>
      </w:r>
      <w:r>
        <w:t xml:space="preserve"> </w:t>
      </w:r>
      <w:r>
        <w:rPr>
          <w:rFonts w:hint="eastAsia"/>
          <w:lang w:eastAsia="zh-CN"/>
        </w:rPr>
        <w:t>match</w:t>
      </w:r>
      <w:r w:rsidRPr="00ED3698">
        <w:t xml:space="preserve"> the results calculated by </w:t>
      </w:r>
      <w:r>
        <w:t>PYROX</w:t>
      </w:r>
      <w:r>
        <w:rPr>
          <w:rFonts w:hint="eastAsia"/>
          <w:lang w:eastAsia="zh-CN"/>
        </w:rPr>
        <w:t xml:space="preserve"> (</w:t>
      </w:r>
      <w:r w:rsidRPr="00ED3698">
        <w:t xml:space="preserve">Wunderly </w:t>
      </w:r>
      <w:r w:rsidR="004474F5">
        <w:rPr>
          <w:rFonts w:hint="eastAsia"/>
          <w:lang w:eastAsia="zh-CN"/>
        </w:rPr>
        <w:t xml:space="preserve">et al. </w:t>
      </w:r>
      <w:r>
        <w:rPr>
          <w:rFonts w:hint="eastAsia"/>
          <w:lang w:eastAsia="zh-CN"/>
        </w:rPr>
        <w:t xml:space="preserve">1996) </w:t>
      </w:r>
      <w:r w:rsidRPr="00ED3698">
        <w:t>and</w:t>
      </w:r>
      <w:r w:rsidR="00352528">
        <w:rPr>
          <w:rFonts w:hint="eastAsia"/>
          <w:lang w:eastAsia="zh-CN"/>
        </w:rPr>
        <w:t xml:space="preserve"> </w:t>
      </w:r>
      <w:r w:rsidR="00832C26">
        <w:rPr>
          <w:lang w:eastAsia="zh-CN"/>
        </w:rPr>
        <w:t xml:space="preserve">the </w:t>
      </w:r>
      <w:r w:rsidRPr="00ED3698">
        <w:t>Ogata-Banks</w:t>
      </w:r>
      <w:r>
        <w:rPr>
          <w:rFonts w:hint="eastAsia"/>
          <w:lang w:eastAsia="zh-CN"/>
        </w:rPr>
        <w:t xml:space="preserve"> solution (Ogata and Banks 1961)</w:t>
      </w:r>
      <w:r w:rsidRPr="00ED3698">
        <w:t>.</w:t>
      </w:r>
    </w:p>
    <w:p w14:paraId="60CCBB7D" w14:textId="77777777" w:rsidR="00AA22E8" w:rsidRPr="00ED3698" w:rsidRDefault="00871916" w:rsidP="00932B4C">
      <w:pPr>
        <w:keepNext/>
        <w:jc w:val="center"/>
      </w:pPr>
      <w:r>
        <w:rPr>
          <w:noProof/>
          <w:lang w:val="en-CA" w:eastAsia="zh-CN"/>
        </w:rPr>
        <w:drawing>
          <wp:inline distT="0" distB="0" distL="0" distR="0" wp14:anchorId="66A59A3D" wp14:editId="7A1B0A72">
            <wp:extent cx="3238500" cy="4290013"/>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40883" cy="4293170"/>
                    </a:xfrm>
                    <a:prstGeom prst="rect">
                      <a:avLst/>
                    </a:prstGeom>
                    <a:noFill/>
                    <a:ln>
                      <a:noFill/>
                    </a:ln>
                  </pic:spPr>
                </pic:pic>
              </a:graphicData>
            </a:graphic>
          </wp:inline>
        </w:drawing>
      </w:r>
    </w:p>
    <w:p w14:paraId="2941A106" w14:textId="4FB2D40B" w:rsidR="00AA22E8" w:rsidRPr="00ED3698" w:rsidRDefault="00AA22E8" w:rsidP="00AA22E8">
      <w:pPr>
        <w:pStyle w:val="Caption"/>
      </w:pPr>
      <w:bookmarkStart w:id="355" w:name="_Ref383255035"/>
      <w:bookmarkStart w:id="356" w:name="_Toc520375045"/>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29</w:t>
      </w:r>
      <w:r w:rsidR="00183C7C">
        <w:fldChar w:fldCharType="end"/>
      </w:r>
      <w:bookmarkEnd w:id="355"/>
      <w:r w:rsidRPr="00ED3698">
        <w:tab/>
        <w:t>Comparison of vertical partial pressure profiles of O</w:t>
      </w:r>
      <w:r w:rsidRPr="004332DD">
        <w:rPr>
          <w:vertAlign w:val="subscript"/>
        </w:rPr>
        <w:t>2</w:t>
      </w:r>
      <w:r w:rsidRPr="00ED3698">
        <w:t xml:space="preserve">(g) calculated by </w:t>
      </w:r>
      <w:r w:rsidR="0076771D">
        <w:t>MIN3P-THCm</w:t>
      </w:r>
      <w:r w:rsidR="0075696A">
        <w:rPr>
          <w:rFonts w:hint="eastAsia"/>
          <w:lang w:eastAsia="zh-CN"/>
        </w:rPr>
        <w:t xml:space="preserve"> (solid lines)</w:t>
      </w:r>
      <w:r>
        <w:t>,</w:t>
      </w:r>
      <w:r w:rsidRPr="00ED3698">
        <w:t xml:space="preserve"> PYROX (dashed lines) and </w:t>
      </w:r>
      <w:r w:rsidR="00832C26">
        <w:t xml:space="preserve">the </w:t>
      </w:r>
      <w:r w:rsidRPr="00ED3698">
        <w:t xml:space="preserve">Ogata-Banks </w:t>
      </w:r>
      <w:r w:rsidR="00832C26">
        <w:t>analytical solution</w:t>
      </w:r>
      <w:r w:rsidRPr="00ED3698">
        <w:t xml:space="preserve"> (symbols) at 1 day and 10 days.</w:t>
      </w:r>
      <w:bookmarkEnd w:id="356"/>
    </w:p>
    <w:p w14:paraId="55CB2B42" w14:textId="77777777" w:rsidR="00AA22E8" w:rsidRPr="00ED3698" w:rsidRDefault="00AA22E8" w:rsidP="000B39EA">
      <w:pPr>
        <w:pStyle w:val="Simpleline"/>
      </w:pPr>
    </w:p>
    <w:p w14:paraId="6E477923" w14:textId="77777777" w:rsidR="00A95059" w:rsidRPr="00192E8E" w:rsidRDefault="00A95059" w:rsidP="00A95059">
      <w:pPr>
        <w:pStyle w:val="StyleHeading4Bold"/>
      </w:pPr>
      <w:bookmarkStart w:id="357" w:name="_Toc520374504"/>
      <w:r>
        <w:t>File locations</w:t>
      </w:r>
      <w:bookmarkEnd w:id="357"/>
    </w:p>
    <w:p w14:paraId="46FF1EB6" w14:textId="77777777" w:rsidR="00AA22E8" w:rsidRPr="00ED3698" w:rsidRDefault="00AA22E8" w:rsidP="00AA22E8">
      <w:r w:rsidRPr="00ED3698">
        <w:t>The input file for the benchmark can be found under</w:t>
      </w:r>
    </w:p>
    <w:p w14:paraId="444A14A4" w14:textId="77777777" w:rsidR="00AA22E8" w:rsidRPr="00ED3698" w:rsidRDefault="004B0811" w:rsidP="00AA22E8">
      <w:pPr>
        <w:rPr>
          <w:i/>
        </w:rPr>
      </w:pPr>
      <w:r>
        <w:rPr>
          <w:i/>
        </w:rPr>
        <w:t>.\benchmarks\benchmarks_standard\</w:t>
      </w:r>
      <w:r w:rsidR="00DC1F21">
        <w:rPr>
          <w:i/>
        </w:rPr>
        <w:t>reactran\</w:t>
      </w:r>
      <w:r w:rsidR="00AA22E8" w:rsidRPr="00ED3698">
        <w:rPr>
          <w:i/>
        </w:rPr>
        <w:t>diffwet\diffwet.dat</w:t>
      </w:r>
    </w:p>
    <w:p w14:paraId="6906C053" w14:textId="77777777" w:rsidR="004B0811" w:rsidRPr="00ED3698" w:rsidRDefault="00990FF2" w:rsidP="004B0811">
      <w:pPr>
        <w:rPr>
          <w:i/>
        </w:rPr>
      </w:pPr>
      <w:r w:rsidRPr="00990FF2">
        <w:t>Database can be found under</w:t>
      </w:r>
      <w:r>
        <w:rPr>
          <w:i/>
        </w:rPr>
        <w:t>:  .\benchmarks\database\default</w:t>
      </w:r>
    </w:p>
    <w:p w14:paraId="430D2DCF" w14:textId="77777777" w:rsidR="00AA22E8" w:rsidRPr="00ED3698" w:rsidRDefault="00AA22E8" w:rsidP="004A50ED">
      <w:pPr>
        <w:pStyle w:val="Simpleline"/>
      </w:pPr>
    </w:p>
    <w:p w14:paraId="6BA32920" w14:textId="77777777" w:rsidR="00AA22E8" w:rsidRPr="00ED3698" w:rsidRDefault="00AA22E8" w:rsidP="00683FEC">
      <w:pPr>
        <w:pStyle w:val="Heading3"/>
      </w:pPr>
      <w:bookmarkStart w:id="358" w:name="_Ref364354510"/>
      <w:bookmarkStart w:id="359" w:name="_Toc520374505"/>
      <w:r w:rsidRPr="00ED3698">
        <w:t xml:space="preserve">Cation Exchange </w:t>
      </w:r>
      <w:bookmarkEnd w:id="358"/>
      <w:r w:rsidR="008A1935">
        <w:t xml:space="preserve">– Example </w:t>
      </w:r>
      <w:r w:rsidR="007B335A">
        <w:t>1</w:t>
      </w:r>
      <w:bookmarkEnd w:id="359"/>
    </w:p>
    <w:p w14:paraId="6D6DA30A" w14:textId="77777777" w:rsidR="00AA22E8" w:rsidRPr="00ED3698" w:rsidRDefault="00771FFF" w:rsidP="009D54B1">
      <w:pPr>
        <w:pStyle w:val="StyleHeading4Bold"/>
      </w:pPr>
      <w:bookmarkStart w:id="360" w:name="_Toc520374506"/>
      <w:r>
        <w:t>Problem definition</w:t>
      </w:r>
      <w:bookmarkEnd w:id="360"/>
    </w:p>
    <w:p w14:paraId="22149E8F" w14:textId="3DD82836" w:rsidR="00AA22E8" w:rsidRPr="00ED3698" w:rsidRDefault="00AA22E8" w:rsidP="00AA22E8">
      <w:r w:rsidRPr="00ED3698">
        <w:t>This benchmark is</w:t>
      </w:r>
      <w:r w:rsidR="00166A85">
        <w:t xml:space="preserve"> a cation exchange example</w:t>
      </w:r>
      <w:r w:rsidRPr="00ED3698">
        <w:t xml:space="preserve"> based on PHREEQC V2 example 11 from Appelo and Postma (Appelo and Postma 2005)</w:t>
      </w:r>
      <w:r w:rsidR="004474F5">
        <w:t xml:space="preserve">.  </w:t>
      </w:r>
      <w:r w:rsidRPr="00ED3698">
        <w:t>It simulate</w:t>
      </w:r>
      <w:r w:rsidR="00680FD6">
        <w:t>s</w:t>
      </w:r>
      <w:r w:rsidRPr="00ED3698">
        <w:t xml:space="preserve"> </w:t>
      </w:r>
      <w:r w:rsidR="00680FD6">
        <w:t xml:space="preserve">advective </w:t>
      </w:r>
      <w:r w:rsidRPr="00ED3698">
        <w:t xml:space="preserve">mass transport in saturated porous media </w:t>
      </w:r>
      <w:r w:rsidR="00680FD6">
        <w:t>affected by</w:t>
      </w:r>
      <w:r w:rsidRPr="00ED3698">
        <w:t xml:space="preserve"> ion exchange processes</w:t>
      </w:r>
      <w:r w:rsidR="00680FD6">
        <w:t xml:space="preserve"> under steady-state flow conditions</w:t>
      </w:r>
      <w:r w:rsidR="004474F5">
        <w:t xml:space="preserve">.  </w:t>
      </w:r>
    </w:p>
    <w:p w14:paraId="0C13AB65" w14:textId="77777777" w:rsidR="00AA22E8" w:rsidRPr="00ED3698" w:rsidRDefault="00B3171D" w:rsidP="009D54B1">
      <w:pPr>
        <w:pStyle w:val="StyleHeading4Bold"/>
      </w:pPr>
      <w:bookmarkStart w:id="361" w:name="_Toc520374507"/>
      <w:r>
        <w:t>Model setup</w:t>
      </w:r>
      <w:bookmarkEnd w:id="361"/>
    </w:p>
    <w:p w14:paraId="69A2F431" w14:textId="1ACA12C6" w:rsidR="00AA22E8" w:rsidRPr="00ED3698" w:rsidRDefault="00AA22E8" w:rsidP="00AA22E8">
      <w:r w:rsidRPr="00ED3698">
        <w:t>A 1D model</w:t>
      </w:r>
      <w:r w:rsidR="00680FD6">
        <w:t>,</w:t>
      </w:r>
      <w:r w:rsidRPr="00ED3698">
        <w:t xml:space="preserve"> 0.80 m in length</w:t>
      </w:r>
      <w:r w:rsidR="00680FD6">
        <w:t>,</w:t>
      </w:r>
      <w:r w:rsidRPr="00ED3698">
        <w:t xml:space="preserve"> is discretized into 41 control volumes</w:t>
      </w:r>
      <w:r w:rsidR="004474F5">
        <w:t xml:space="preserve">.  </w:t>
      </w:r>
      <w:r w:rsidRPr="00ED3698">
        <w:t xml:space="preserve">The domain is homogeneous.The hydraulic head </w:t>
      </w:r>
      <w:r w:rsidR="00680FD6">
        <w:t>at</w:t>
      </w:r>
      <w:r w:rsidRPr="00ED3698">
        <w:t xml:space="preserve"> the left bo</w:t>
      </w:r>
      <w:r w:rsidR="00680FD6">
        <w:t>undary</w:t>
      </w:r>
      <w:r w:rsidRPr="00ED3698">
        <w:t xml:space="preserve"> is constant </w:t>
      </w:r>
      <w:r w:rsidR="00680FD6">
        <w:t>(</w:t>
      </w:r>
      <w:r w:rsidRPr="00ED3698">
        <w:t>0.8 m</w:t>
      </w:r>
      <w:r w:rsidR="00680FD6">
        <w:t>)</w:t>
      </w:r>
      <w:r w:rsidRPr="00ED3698">
        <w:t>, while the hydraulic head on the right border is 0.0 m</w:t>
      </w:r>
      <w:r w:rsidR="004474F5">
        <w:t xml:space="preserve">.  </w:t>
      </w:r>
      <w:r w:rsidRPr="00ED3698">
        <w:t>With the infiltration of a CaCl</w:t>
      </w:r>
      <w:r w:rsidRPr="004A50ED">
        <w:rPr>
          <w:vertAlign w:val="subscript"/>
        </w:rPr>
        <w:t>2</w:t>
      </w:r>
      <w:r w:rsidRPr="00ED3698">
        <w:t>-solution from</w:t>
      </w:r>
      <w:r w:rsidR="00680FD6">
        <w:t xml:space="preserve"> the</w:t>
      </w:r>
      <w:r w:rsidRPr="00ED3698">
        <w:t xml:space="preserve"> left bo</w:t>
      </w:r>
      <w:r w:rsidR="00680FD6">
        <w:t>undary</w:t>
      </w:r>
      <w:r w:rsidRPr="00ED3698">
        <w:t xml:space="preserve"> into the porous medi</w:t>
      </w:r>
      <w:r w:rsidR="00680FD6">
        <w:t>um</w:t>
      </w:r>
      <w:r w:rsidRPr="00ED3698">
        <w:t xml:space="preserve"> containing exchangeable K-X</w:t>
      </w:r>
      <w:r w:rsidR="00680FD6">
        <w:t xml:space="preserve"> and</w:t>
      </w:r>
      <w:r w:rsidRPr="00ED3698">
        <w:t xml:space="preserve"> Na-X cations, ion exchange processes </w:t>
      </w:r>
      <w:r w:rsidR="00680FD6">
        <w:t>are depected</w:t>
      </w:r>
      <w:r w:rsidRPr="00ED3698">
        <w:t xml:space="preserve"> at the </w:t>
      </w:r>
      <w:r w:rsidR="00680FD6">
        <w:t>end of the column</w:t>
      </w:r>
      <w:r w:rsidR="004474F5">
        <w:t xml:space="preserve">.  </w:t>
      </w:r>
      <w:r w:rsidRPr="00ED3698">
        <w:t>The initial condition (IC) of the pore water and</w:t>
      </w:r>
      <w:r w:rsidR="00166A85">
        <w:t xml:space="preserve"> boundary condition</w:t>
      </w:r>
      <w:r w:rsidRPr="00ED3698">
        <w:t xml:space="preserve"> </w:t>
      </w:r>
      <w:r w:rsidR="00680FD6">
        <w:t xml:space="preserve">at the inflow </w:t>
      </w:r>
      <w:r w:rsidRPr="00ED3698">
        <w:t>boundary (BC) are listed in</w:t>
      </w:r>
      <w:r w:rsidR="00C15FF0">
        <w:t xml:space="preserve"> </w:t>
      </w:r>
      <w:r w:rsidR="00C15FF0">
        <w:fldChar w:fldCharType="begin"/>
      </w:r>
      <w:r w:rsidR="00C15FF0">
        <w:instrText xml:space="preserve"> REF _Ref383352214 \h </w:instrText>
      </w:r>
      <w:r w:rsidR="00C15FF0">
        <w:fldChar w:fldCharType="separate"/>
      </w:r>
      <w:r w:rsidR="00B560DA" w:rsidRPr="00ED3698">
        <w:t xml:space="preserve">Table </w:t>
      </w:r>
      <w:r w:rsidR="00B560DA">
        <w:rPr>
          <w:noProof/>
        </w:rPr>
        <w:t>2</w:t>
      </w:r>
      <w:r w:rsidR="00B560DA">
        <w:t>.</w:t>
      </w:r>
      <w:r w:rsidR="00B560DA">
        <w:rPr>
          <w:noProof/>
        </w:rPr>
        <w:t>35</w:t>
      </w:r>
      <w:r w:rsidR="00C15FF0">
        <w:fldChar w:fldCharType="end"/>
      </w:r>
      <w:r w:rsidR="004474F5">
        <w:t xml:space="preserve">.  </w:t>
      </w:r>
    </w:p>
    <w:p w14:paraId="2B7EE5FA" w14:textId="12633618" w:rsidR="00AA22E8" w:rsidRPr="00ED3698" w:rsidRDefault="00AA22E8" w:rsidP="00AE6CCB">
      <w:pPr>
        <w:pStyle w:val="StyleCaptionTableCaptionBold"/>
      </w:pPr>
      <w:bookmarkStart w:id="362" w:name="_Ref383352214"/>
      <w:bookmarkStart w:id="363" w:name="_Toc520374911"/>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35</w:t>
      </w:r>
      <w:r w:rsidR="00FE1AD3">
        <w:fldChar w:fldCharType="end"/>
      </w:r>
      <w:bookmarkEnd w:id="362"/>
      <w:r w:rsidR="00572609">
        <w:t xml:space="preserve">: </w:t>
      </w:r>
      <w:r w:rsidRPr="00ED3698">
        <w:t xml:space="preserve">Initial </w:t>
      </w:r>
      <w:r w:rsidR="00680FD6">
        <w:t>and</w:t>
      </w:r>
      <w:r w:rsidRPr="00ED3698">
        <w:t xml:space="preserve"> boundary conditions (IC &amp; BC)</w:t>
      </w:r>
      <w:bookmarkEnd w:id="363"/>
      <w:r w:rsidRPr="00ED3698">
        <w:t xml:space="preserve"> </w:t>
      </w:r>
    </w:p>
    <w:tbl>
      <w:tblPr>
        <w:tblW w:w="4258" w:type="pct"/>
        <w:jc w:val="center"/>
        <w:tblBorders>
          <w:top w:val="single" w:sz="4" w:space="0" w:color="auto"/>
          <w:bottom w:val="single" w:sz="4" w:space="0" w:color="auto"/>
        </w:tblBorders>
        <w:tblLook w:val="04A0" w:firstRow="1" w:lastRow="0" w:firstColumn="1" w:lastColumn="0" w:noHBand="0" w:noVBand="1"/>
      </w:tblPr>
      <w:tblGrid>
        <w:gridCol w:w="1460"/>
        <w:gridCol w:w="2081"/>
        <w:gridCol w:w="2600"/>
        <w:gridCol w:w="1217"/>
      </w:tblGrid>
      <w:tr w:rsidR="00680FD6" w:rsidRPr="00A76613" w14:paraId="47392770" w14:textId="77777777" w:rsidTr="00680FD6">
        <w:trPr>
          <w:trHeight w:val="300"/>
          <w:jc w:val="center"/>
        </w:trPr>
        <w:tc>
          <w:tcPr>
            <w:tcW w:w="992" w:type="pct"/>
            <w:tcBorders>
              <w:bottom w:val="single" w:sz="4" w:space="0" w:color="auto"/>
            </w:tcBorders>
            <w:shd w:val="clear" w:color="auto" w:fill="D9D9D9"/>
            <w:noWrap/>
            <w:vAlign w:val="center"/>
            <w:hideMark/>
          </w:tcPr>
          <w:p w14:paraId="3E496A0F" w14:textId="77777777" w:rsidR="00680FD6" w:rsidRPr="00A76613" w:rsidRDefault="00680FD6" w:rsidP="00A76613">
            <w:pPr>
              <w:spacing w:before="0" w:after="0"/>
              <w:jc w:val="left"/>
              <w:rPr>
                <w:b/>
                <w:color w:val="000000"/>
                <w:lang w:eastAsia="en-CA"/>
              </w:rPr>
            </w:pPr>
            <w:r w:rsidRPr="00A76613">
              <w:rPr>
                <w:b/>
                <w:color w:val="000000"/>
                <w:lang w:eastAsia="en-CA"/>
              </w:rPr>
              <w:t>Parameter</w:t>
            </w:r>
          </w:p>
        </w:tc>
        <w:tc>
          <w:tcPr>
            <w:tcW w:w="1414" w:type="pct"/>
            <w:tcBorders>
              <w:bottom w:val="single" w:sz="4" w:space="0" w:color="auto"/>
            </w:tcBorders>
            <w:shd w:val="clear" w:color="auto" w:fill="D9D9D9"/>
            <w:noWrap/>
            <w:vAlign w:val="center"/>
            <w:hideMark/>
          </w:tcPr>
          <w:p w14:paraId="21768ACE" w14:textId="77777777" w:rsidR="00680FD6" w:rsidRPr="00A76613" w:rsidRDefault="00680FD6" w:rsidP="00A76613">
            <w:pPr>
              <w:spacing w:before="0" w:after="0"/>
              <w:jc w:val="center"/>
              <w:rPr>
                <w:b/>
                <w:color w:val="000000"/>
                <w:lang w:eastAsia="zh-CN"/>
              </w:rPr>
            </w:pPr>
            <w:r>
              <w:rPr>
                <w:rFonts w:hint="eastAsia"/>
                <w:b/>
                <w:color w:val="000000"/>
                <w:lang w:eastAsia="zh-CN"/>
              </w:rPr>
              <w:t>Initial condition</w:t>
            </w:r>
          </w:p>
        </w:tc>
        <w:tc>
          <w:tcPr>
            <w:tcW w:w="1767" w:type="pct"/>
            <w:tcBorders>
              <w:bottom w:val="single" w:sz="4" w:space="0" w:color="auto"/>
            </w:tcBorders>
            <w:shd w:val="clear" w:color="auto" w:fill="D9D9D9"/>
            <w:vAlign w:val="center"/>
          </w:tcPr>
          <w:p w14:paraId="5BB7D401" w14:textId="77777777" w:rsidR="00680FD6" w:rsidRPr="00A76613" w:rsidRDefault="00680FD6" w:rsidP="00A76613">
            <w:pPr>
              <w:spacing w:before="0" w:after="0"/>
              <w:jc w:val="center"/>
              <w:rPr>
                <w:b/>
                <w:color w:val="000000"/>
                <w:lang w:eastAsia="en-CA"/>
              </w:rPr>
            </w:pPr>
            <w:r>
              <w:rPr>
                <w:rFonts w:hint="eastAsia"/>
                <w:b/>
                <w:color w:val="000000"/>
                <w:lang w:eastAsia="zh-CN"/>
              </w:rPr>
              <w:t>Boundary Condition</w:t>
            </w:r>
          </w:p>
        </w:tc>
        <w:tc>
          <w:tcPr>
            <w:tcW w:w="827" w:type="pct"/>
            <w:tcBorders>
              <w:bottom w:val="single" w:sz="4" w:space="0" w:color="auto"/>
            </w:tcBorders>
            <w:shd w:val="clear" w:color="auto" w:fill="D9D9D9"/>
            <w:noWrap/>
            <w:vAlign w:val="center"/>
            <w:hideMark/>
          </w:tcPr>
          <w:p w14:paraId="364D1C08" w14:textId="77777777" w:rsidR="00680FD6" w:rsidRPr="00A76613" w:rsidRDefault="00680FD6" w:rsidP="00A76613">
            <w:pPr>
              <w:spacing w:before="0" w:after="0"/>
              <w:jc w:val="center"/>
              <w:rPr>
                <w:b/>
                <w:color w:val="000000"/>
                <w:lang w:eastAsia="en-CA"/>
              </w:rPr>
            </w:pPr>
            <w:r w:rsidRPr="00A76613">
              <w:rPr>
                <w:b/>
                <w:color w:val="000000"/>
                <w:lang w:eastAsia="en-CA"/>
              </w:rPr>
              <w:t>Unit</w:t>
            </w:r>
          </w:p>
        </w:tc>
      </w:tr>
      <w:tr w:rsidR="00680FD6" w:rsidRPr="00ED3698" w14:paraId="6C1A3638" w14:textId="77777777" w:rsidTr="00680FD6">
        <w:trPr>
          <w:trHeight w:val="300"/>
          <w:jc w:val="center"/>
        </w:trPr>
        <w:tc>
          <w:tcPr>
            <w:tcW w:w="992" w:type="pct"/>
            <w:tcBorders>
              <w:top w:val="single" w:sz="4" w:space="0" w:color="auto"/>
              <w:bottom w:val="nil"/>
            </w:tcBorders>
            <w:shd w:val="clear" w:color="auto" w:fill="auto"/>
            <w:noWrap/>
            <w:vAlign w:val="bottom"/>
            <w:hideMark/>
          </w:tcPr>
          <w:p w14:paraId="76AAC6EE" w14:textId="77777777" w:rsidR="00680FD6" w:rsidRPr="00ED3698" w:rsidRDefault="00680FD6" w:rsidP="007B1E2A">
            <w:pPr>
              <w:spacing w:before="0" w:after="0"/>
              <w:rPr>
                <w:color w:val="000000"/>
                <w:lang w:eastAsia="en-CA"/>
              </w:rPr>
            </w:pPr>
            <w:r w:rsidRPr="00ED3698">
              <w:rPr>
                <w:color w:val="000000"/>
                <w:lang w:eastAsia="en-CA"/>
              </w:rPr>
              <w:t>Na</w:t>
            </w:r>
            <w:r w:rsidRPr="00ED3698">
              <w:rPr>
                <w:color w:val="000000"/>
                <w:vertAlign w:val="superscript"/>
                <w:lang w:eastAsia="en-CA"/>
              </w:rPr>
              <w:t>+</w:t>
            </w:r>
          </w:p>
        </w:tc>
        <w:tc>
          <w:tcPr>
            <w:tcW w:w="1414" w:type="pct"/>
            <w:tcBorders>
              <w:top w:val="single" w:sz="4" w:space="0" w:color="auto"/>
              <w:bottom w:val="nil"/>
            </w:tcBorders>
            <w:shd w:val="clear" w:color="auto" w:fill="auto"/>
            <w:noWrap/>
            <w:vAlign w:val="bottom"/>
            <w:hideMark/>
          </w:tcPr>
          <w:p w14:paraId="109E9119"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-3</w:t>
            </w:r>
          </w:p>
        </w:tc>
        <w:tc>
          <w:tcPr>
            <w:tcW w:w="1767" w:type="pct"/>
            <w:tcBorders>
              <w:top w:val="single" w:sz="4" w:space="0" w:color="auto"/>
              <w:bottom w:val="nil"/>
            </w:tcBorders>
          </w:tcPr>
          <w:p w14:paraId="2E3130A5"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-8</w:t>
            </w:r>
          </w:p>
        </w:tc>
        <w:tc>
          <w:tcPr>
            <w:tcW w:w="827" w:type="pct"/>
            <w:tcBorders>
              <w:top w:val="single" w:sz="4" w:space="0" w:color="auto"/>
              <w:bottom w:val="nil"/>
            </w:tcBorders>
            <w:shd w:val="clear" w:color="auto" w:fill="auto"/>
            <w:noWrap/>
            <w:hideMark/>
          </w:tcPr>
          <w:p w14:paraId="3023E523" w14:textId="77777777" w:rsidR="00680FD6" w:rsidRDefault="00680FD6" w:rsidP="00BD06F1">
            <w:pPr>
              <w:spacing w:before="0" w:after="0"/>
            </w:pPr>
            <w:r w:rsidRPr="007655AC">
              <w:rPr>
                <w:rFonts w:hint="eastAsia"/>
                <w:color w:val="000000"/>
                <w:lang w:eastAsia="zh-CN"/>
              </w:rPr>
              <w:t>[</w:t>
            </w:r>
            <w:r w:rsidRPr="007655AC">
              <w:rPr>
                <w:color w:val="000000"/>
                <w:lang w:eastAsia="en-CA"/>
              </w:rPr>
              <w:t xml:space="preserve">mol </w:t>
            </w:r>
            <w:r w:rsidR="00BD06F1">
              <w:rPr>
                <w:color w:val="000000"/>
                <w:lang w:eastAsia="en-CA"/>
              </w:rPr>
              <w:t>l</w:t>
            </w:r>
            <w:r w:rsidRPr="007655AC">
              <w:rPr>
                <w:color w:val="000000"/>
                <w:vertAlign w:val="superscript"/>
                <w:lang w:eastAsia="en-CA"/>
              </w:rPr>
              <w:t>-1</w:t>
            </w:r>
            <w:r w:rsidRPr="007655AC">
              <w:rPr>
                <w:rFonts w:hint="eastAsia"/>
                <w:color w:val="000000"/>
                <w:lang w:eastAsia="zh-CN"/>
              </w:rPr>
              <w:t>]</w:t>
            </w:r>
          </w:p>
        </w:tc>
      </w:tr>
      <w:tr w:rsidR="00680FD6" w:rsidRPr="00ED3698" w14:paraId="552AE7AE" w14:textId="77777777" w:rsidTr="00680FD6">
        <w:trPr>
          <w:trHeight w:val="300"/>
          <w:jc w:val="center"/>
        </w:trPr>
        <w:tc>
          <w:tcPr>
            <w:tcW w:w="992" w:type="pct"/>
            <w:tcBorders>
              <w:top w:val="nil"/>
              <w:bottom w:val="nil"/>
            </w:tcBorders>
            <w:shd w:val="clear" w:color="auto" w:fill="auto"/>
            <w:noWrap/>
            <w:vAlign w:val="bottom"/>
            <w:hideMark/>
          </w:tcPr>
          <w:p w14:paraId="449EFFA0" w14:textId="77777777" w:rsidR="00680FD6" w:rsidRPr="00ED3698" w:rsidRDefault="00680FD6" w:rsidP="007B1E2A">
            <w:pPr>
              <w:spacing w:before="0" w:after="0"/>
              <w:rPr>
                <w:color w:val="000000"/>
                <w:lang w:eastAsia="en-CA"/>
              </w:rPr>
            </w:pPr>
            <w:r w:rsidRPr="00ED3698">
              <w:rPr>
                <w:color w:val="000000"/>
                <w:lang w:eastAsia="en-CA"/>
              </w:rPr>
              <w:t>K</w:t>
            </w:r>
            <w:r w:rsidRPr="00ED3698">
              <w:rPr>
                <w:color w:val="000000"/>
                <w:vertAlign w:val="superscript"/>
                <w:lang w:eastAsia="en-CA"/>
              </w:rPr>
              <w:t>+</w:t>
            </w:r>
          </w:p>
        </w:tc>
        <w:tc>
          <w:tcPr>
            <w:tcW w:w="1414" w:type="pct"/>
            <w:tcBorders>
              <w:top w:val="nil"/>
              <w:bottom w:val="nil"/>
            </w:tcBorders>
            <w:shd w:val="clear" w:color="auto" w:fill="auto"/>
            <w:noWrap/>
            <w:vAlign w:val="bottom"/>
            <w:hideMark/>
          </w:tcPr>
          <w:p w14:paraId="22C16B94" w14:textId="77777777" w:rsidR="00680FD6" w:rsidRPr="00ED3698" w:rsidRDefault="00680FD6" w:rsidP="007B1E2A">
            <w:pPr>
              <w:spacing w:before="0" w:after="0"/>
              <w:jc w:val="center"/>
              <w:rPr>
                <w:color w:val="000000"/>
                <w:lang w:eastAsia="en-CA"/>
              </w:rPr>
            </w:pPr>
            <w:r w:rsidRPr="00ED3698">
              <w:rPr>
                <w:color w:val="000000"/>
                <w:lang w:eastAsia="en-CA"/>
              </w:rPr>
              <w:t>2.0</w:t>
            </w:r>
            <w:r w:rsidRPr="007E11F0">
              <w:rPr>
                <w:color w:val="000000"/>
                <w:lang w:eastAsia="en-CA"/>
              </w:rPr>
              <w:t>×10</w:t>
            </w:r>
            <w:r w:rsidRPr="007E11F0">
              <w:rPr>
                <w:color w:val="000000"/>
                <w:vertAlign w:val="superscript"/>
                <w:lang w:eastAsia="en-CA"/>
              </w:rPr>
              <w:t>-4</w:t>
            </w:r>
          </w:p>
        </w:tc>
        <w:tc>
          <w:tcPr>
            <w:tcW w:w="1767" w:type="pct"/>
            <w:tcBorders>
              <w:top w:val="nil"/>
              <w:bottom w:val="nil"/>
            </w:tcBorders>
          </w:tcPr>
          <w:p w14:paraId="7148C70F"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-8</w:t>
            </w:r>
          </w:p>
        </w:tc>
        <w:tc>
          <w:tcPr>
            <w:tcW w:w="827" w:type="pct"/>
            <w:tcBorders>
              <w:top w:val="nil"/>
              <w:bottom w:val="nil"/>
            </w:tcBorders>
            <w:shd w:val="clear" w:color="auto" w:fill="auto"/>
            <w:noWrap/>
            <w:hideMark/>
          </w:tcPr>
          <w:p w14:paraId="1009706E" w14:textId="77777777" w:rsidR="00680FD6" w:rsidRDefault="00680FD6" w:rsidP="00BD06F1">
            <w:pPr>
              <w:spacing w:before="0" w:after="0"/>
            </w:pPr>
            <w:r w:rsidRPr="007655AC">
              <w:rPr>
                <w:rFonts w:hint="eastAsia"/>
                <w:color w:val="000000"/>
                <w:lang w:eastAsia="zh-CN"/>
              </w:rPr>
              <w:t>[</w:t>
            </w:r>
            <w:r w:rsidRPr="007655AC">
              <w:rPr>
                <w:color w:val="000000"/>
                <w:lang w:eastAsia="en-CA"/>
              </w:rPr>
              <w:t xml:space="preserve">mol </w:t>
            </w:r>
            <w:r w:rsidR="00BD06F1">
              <w:rPr>
                <w:color w:val="000000"/>
                <w:lang w:eastAsia="en-CA"/>
              </w:rPr>
              <w:t>l</w:t>
            </w:r>
            <w:r w:rsidRPr="007655AC">
              <w:rPr>
                <w:color w:val="000000"/>
                <w:vertAlign w:val="superscript"/>
                <w:lang w:eastAsia="en-CA"/>
              </w:rPr>
              <w:t>-1</w:t>
            </w:r>
            <w:r w:rsidRPr="007655AC">
              <w:rPr>
                <w:rFonts w:hint="eastAsia"/>
                <w:color w:val="000000"/>
                <w:lang w:eastAsia="zh-CN"/>
              </w:rPr>
              <w:t>]</w:t>
            </w:r>
          </w:p>
        </w:tc>
      </w:tr>
      <w:tr w:rsidR="00680FD6" w:rsidRPr="00ED3698" w14:paraId="1C33CF67" w14:textId="77777777" w:rsidTr="00680FD6">
        <w:trPr>
          <w:trHeight w:val="300"/>
          <w:jc w:val="center"/>
        </w:trPr>
        <w:tc>
          <w:tcPr>
            <w:tcW w:w="992" w:type="pct"/>
            <w:tcBorders>
              <w:top w:val="nil"/>
              <w:bottom w:val="nil"/>
            </w:tcBorders>
            <w:shd w:val="clear" w:color="auto" w:fill="auto"/>
            <w:noWrap/>
            <w:vAlign w:val="bottom"/>
            <w:hideMark/>
          </w:tcPr>
          <w:p w14:paraId="6A06CF22" w14:textId="77777777" w:rsidR="00680FD6" w:rsidRPr="00ED3698" w:rsidRDefault="00680FD6" w:rsidP="007B1E2A">
            <w:pPr>
              <w:spacing w:before="0" w:after="0"/>
              <w:rPr>
                <w:color w:val="000000"/>
                <w:lang w:eastAsia="en-CA"/>
              </w:rPr>
            </w:pPr>
            <w:r w:rsidRPr="00ED3698">
              <w:rPr>
                <w:color w:val="000000"/>
                <w:lang w:eastAsia="en-CA"/>
              </w:rPr>
              <w:t>Ca</w:t>
            </w:r>
            <w:r>
              <w:rPr>
                <w:color w:val="000000"/>
                <w:vertAlign w:val="superscript"/>
                <w:lang w:eastAsia="en-CA"/>
              </w:rPr>
              <w:t>2+</w:t>
            </w:r>
          </w:p>
        </w:tc>
        <w:tc>
          <w:tcPr>
            <w:tcW w:w="1414" w:type="pct"/>
            <w:tcBorders>
              <w:top w:val="nil"/>
              <w:bottom w:val="nil"/>
            </w:tcBorders>
            <w:shd w:val="clear" w:color="auto" w:fill="auto"/>
            <w:noWrap/>
            <w:vAlign w:val="bottom"/>
            <w:hideMark/>
          </w:tcPr>
          <w:p w14:paraId="22452BC9"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-8</w:t>
            </w:r>
          </w:p>
        </w:tc>
        <w:tc>
          <w:tcPr>
            <w:tcW w:w="1767" w:type="pct"/>
            <w:tcBorders>
              <w:top w:val="nil"/>
              <w:bottom w:val="nil"/>
            </w:tcBorders>
          </w:tcPr>
          <w:p w14:paraId="52AD8F17" w14:textId="77777777" w:rsidR="00680FD6" w:rsidRPr="00ED3698" w:rsidRDefault="00680FD6" w:rsidP="007B1E2A">
            <w:pPr>
              <w:spacing w:before="0" w:after="0"/>
              <w:jc w:val="center"/>
              <w:rPr>
                <w:color w:val="000000"/>
                <w:lang w:eastAsia="en-CA"/>
              </w:rPr>
            </w:pPr>
            <w:r w:rsidRPr="00ED3698">
              <w:rPr>
                <w:color w:val="000000"/>
                <w:lang w:eastAsia="en-CA"/>
              </w:rPr>
              <w:t>6.0</w:t>
            </w:r>
            <w:r w:rsidRPr="007E11F0">
              <w:rPr>
                <w:color w:val="000000"/>
                <w:lang w:eastAsia="en-CA"/>
              </w:rPr>
              <w:t>×10</w:t>
            </w:r>
            <w:r w:rsidRPr="007E11F0">
              <w:rPr>
                <w:color w:val="000000"/>
                <w:vertAlign w:val="superscript"/>
                <w:lang w:eastAsia="en-CA"/>
              </w:rPr>
              <w:t>-4</w:t>
            </w:r>
          </w:p>
        </w:tc>
        <w:tc>
          <w:tcPr>
            <w:tcW w:w="827" w:type="pct"/>
            <w:tcBorders>
              <w:top w:val="nil"/>
              <w:bottom w:val="nil"/>
            </w:tcBorders>
            <w:shd w:val="clear" w:color="auto" w:fill="auto"/>
            <w:noWrap/>
            <w:hideMark/>
          </w:tcPr>
          <w:p w14:paraId="675753B9" w14:textId="77777777" w:rsidR="00680FD6" w:rsidRDefault="00680FD6" w:rsidP="00BD06F1">
            <w:pPr>
              <w:spacing w:before="0" w:after="0"/>
            </w:pPr>
            <w:r w:rsidRPr="007655AC">
              <w:rPr>
                <w:rFonts w:hint="eastAsia"/>
                <w:color w:val="000000"/>
                <w:lang w:eastAsia="zh-CN"/>
              </w:rPr>
              <w:t>[</w:t>
            </w:r>
            <w:r w:rsidRPr="007655AC">
              <w:rPr>
                <w:color w:val="000000"/>
                <w:lang w:eastAsia="en-CA"/>
              </w:rPr>
              <w:t xml:space="preserve">mol </w:t>
            </w:r>
            <w:r w:rsidR="00BD06F1">
              <w:rPr>
                <w:color w:val="000000"/>
                <w:lang w:eastAsia="en-CA"/>
              </w:rPr>
              <w:t>l</w:t>
            </w:r>
            <w:r w:rsidRPr="007655AC">
              <w:rPr>
                <w:color w:val="000000"/>
                <w:vertAlign w:val="superscript"/>
                <w:lang w:eastAsia="en-CA"/>
              </w:rPr>
              <w:t>-1</w:t>
            </w:r>
            <w:r w:rsidRPr="007655AC">
              <w:rPr>
                <w:rFonts w:hint="eastAsia"/>
                <w:color w:val="000000"/>
                <w:lang w:eastAsia="zh-CN"/>
              </w:rPr>
              <w:t>]</w:t>
            </w:r>
          </w:p>
        </w:tc>
      </w:tr>
      <w:tr w:rsidR="00680FD6" w:rsidRPr="00ED3698" w14:paraId="0FE35E53" w14:textId="77777777" w:rsidTr="00680FD6">
        <w:trPr>
          <w:trHeight w:val="300"/>
          <w:jc w:val="center"/>
        </w:trPr>
        <w:tc>
          <w:tcPr>
            <w:tcW w:w="992" w:type="pct"/>
            <w:tcBorders>
              <w:top w:val="nil"/>
              <w:bottom w:val="nil"/>
            </w:tcBorders>
            <w:shd w:val="clear" w:color="auto" w:fill="auto"/>
            <w:noWrap/>
            <w:vAlign w:val="bottom"/>
            <w:hideMark/>
          </w:tcPr>
          <w:p w14:paraId="0AA86B2D" w14:textId="77777777" w:rsidR="00680FD6" w:rsidRPr="00ED3698" w:rsidRDefault="00680FD6" w:rsidP="007B1E2A">
            <w:pPr>
              <w:spacing w:before="0" w:after="0"/>
              <w:rPr>
                <w:color w:val="000000"/>
                <w:lang w:eastAsia="en-CA"/>
              </w:rPr>
            </w:pPr>
            <w:r w:rsidRPr="00ED3698">
              <w:rPr>
                <w:color w:val="000000"/>
                <w:lang w:eastAsia="en-CA"/>
              </w:rPr>
              <w:t>Cl</w:t>
            </w:r>
            <w:r w:rsidRPr="00ED3698">
              <w:rPr>
                <w:color w:val="000000"/>
                <w:vertAlign w:val="superscript"/>
                <w:lang w:eastAsia="en-CA"/>
              </w:rPr>
              <w:t>-</w:t>
            </w:r>
          </w:p>
        </w:tc>
        <w:tc>
          <w:tcPr>
            <w:tcW w:w="1414" w:type="pct"/>
            <w:tcBorders>
              <w:top w:val="nil"/>
              <w:bottom w:val="nil"/>
            </w:tcBorders>
            <w:shd w:val="clear" w:color="auto" w:fill="auto"/>
            <w:noWrap/>
            <w:vAlign w:val="bottom"/>
            <w:hideMark/>
          </w:tcPr>
          <w:p w14:paraId="7A245F22"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-8</w:t>
            </w:r>
          </w:p>
        </w:tc>
        <w:tc>
          <w:tcPr>
            <w:tcW w:w="1767" w:type="pct"/>
            <w:tcBorders>
              <w:top w:val="nil"/>
              <w:bottom w:val="nil"/>
            </w:tcBorders>
          </w:tcPr>
          <w:p w14:paraId="6062879F" w14:textId="77777777" w:rsidR="00680FD6" w:rsidRPr="00ED3698" w:rsidRDefault="00680FD6" w:rsidP="007B1E2A">
            <w:pPr>
              <w:spacing w:before="0" w:after="0"/>
              <w:jc w:val="center"/>
              <w:rPr>
                <w:color w:val="000000"/>
                <w:lang w:eastAsia="en-CA"/>
              </w:rPr>
            </w:pPr>
            <w:r w:rsidRPr="00ED3698">
              <w:rPr>
                <w:color w:val="000000"/>
                <w:lang w:eastAsia="en-CA"/>
              </w:rPr>
              <w:t>1.2</w:t>
            </w:r>
            <w:r w:rsidRPr="007E11F0">
              <w:rPr>
                <w:color w:val="000000"/>
                <w:lang w:eastAsia="en-CA"/>
              </w:rPr>
              <w:t>×10</w:t>
            </w:r>
            <w:r w:rsidRPr="007E11F0">
              <w:rPr>
                <w:color w:val="000000"/>
                <w:vertAlign w:val="superscript"/>
                <w:lang w:eastAsia="en-CA"/>
              </w:rPr>
              <w:t>-3</w:t>
            </w:r>
          </w:p>
        </w:tc>
        <w:tc>
          <w:tcPr>
            <w:tcW w:w="827" w:type="pct"/>
            <w:tcBorders>
              <w:top w:val="nil"/>
              <w:bottom w:val="nil"/>
            </w:tcBorders>
            <w:shd w:val="clear" w:color="auto" w:fill="auto"/>
            <w:noWrap/>
            <w:hideMark/>
          </w:tcPr>
          <w:p w14:paraId="3EF9CABC" w14:textId="77777777" w:rsidR="00680FD6" w:rsidRDefault="00680FD6" w:rsidP="00BD06F1">
            <w:pPr>
              <w:spacing w:before="0" w:after="0"/>
            </w:pPr>
            <w:r w:rsidRPr="007655AC">
              <w:rPr>
                <w:rFonts w:hint="eastAsia"/>
                <w:color w:val="000000"/>
                <w:lang w:eastAsia="zh-CN"/>
              </w:rPr>
              <w:t>[</w:t>
            </w:r>
            <w:r w:rsidRPr="007655AC">
              <w:rPr>
                <w:color w:val="000000"/>
                <w:lang w:eastAsia="en-CA"/>
              </w:rPr>
              <w:t xml:space="preserve">mol </w:t>
            </w:r>
            <w:r w:rsidR="00BD06F1">
              <w:rPr>
                <w:color w:val="000000"/>
                <w:lang w:eastAsia="en-CA"/>
              </w:rPr>
              <w:t>l</w:t>
            </w:r>
            <w:r w:rsidRPr="007655AC">
              <w:rPr>
                <w:color w:val="000000"/>
                <w:vertAlign w:val="superscript"/>
                <w:lang w:eastAsia="en-CA"/>
              </w:rPr>
              <w:t>-1</w:t>
            </w:r>
            <w:r w:rsidRPr="007655AC">
              <w:rPr>
                <w:rFonts w:hint="eastAsia"/>
                <w:color w:val="000000"/>
                <w:lang w:eastAsia="zh-CN"/>
              </w:rPr>
              <w:t>]</w:t>
            </w:r>
          </w:p>
        </w:tc>
      </w:tr>
      <w:tr w:rsidR="00680FD6" w:rsidRPr="00ED3698" w14:paraId="31D2D4AA" w14:textId="77777777" w:rsidTr="00680FD6">
        <w:trPr>
          <w:trHeight w:val="300"/>
          <w:jc w:val="center"/>
        </w:trPr>
        <w:tc>
          <w:tcPr>
            <w:tcW w:w="992" w:type="pct"/>
            <w:tcBorders>
              <w:top w:val="nil"/>
              <w:bottom w:val="nil"/>
            </w:tcBorders>
            <w:shd w:val="clear" w:color="auto" w:fill="auto"/>
            <w:noWrap/>
            <w:vAlign w:val="bottom"/>
            <w:hideMark/>
          </w:tcPr>
          <w:p w14:paraId="20A64955" w14:textId="77777777" w:rsidR="00680FD6" w:rsidRPr="00ED3698" w:rsidRDefault="00680FD6" w:rsidP="007B1E2A">
            <w:pPr>
              <w:spacing w:before="0" w:after="0"/>
              <w:rPr>
                <w:color w:val="000000"/>
                <w:lang w:eastAsia="en-CA"/>
              </w:rPr>
            </w:pPr>
            <w:r w:rsidRPr="00ED3698">
              <w:rPr>
                <w:color w:val="000000"/>
                <w:lang w:eastAsia="en-CA"/>
              </w:rPr>
              <w:t>H</w:t>
            </w:r>
            <w:r w:rsidRPr="00ED3698">
              <w:rPr>
                <w:color w:val="000000"/>
                <w:vertAlign w:val="superscript"/>
                <w:lang w:eastAsia="en-CA"/>
              </w:rPr>
              <w:t>+</w:t>
            </w:r>
          </w:p>
        </w:tc>
        <w:tc>
          <w:tcPr>
            <w:tcW w:w="1414" w:type="pct"/>
            <w:tcBorders>
              <w:top w:val="nil"/>
              <w:bottom w:val="nil"/>
            </w:tcBorders>
            <w:shd w:val="clear" w:color="auto" w:fill="auto"/>
            <w:noWrap/>
            <w:vAlign w:val="bottom"/>
            <w:hideMark/>
          </w:tcPr>
          <w:p w14:paraId="2657F7AE" w14:textId="77777777" w:rsidR="00680FD6" w:rsidRPr="00ED3698" w:rsidRDefault="00680FD6" w:rsidP="007B1E2A">
            <w:pPr>
              <w:spacing w:before="0" w:after="0"/>
              <w:jc w:val="center"/>
              <w:rPr>
                <w:color w:val="000000"/>
                <w:lang w:eastAsia="en-CA"/>
              </w:rPr>
            </w:pPr>
            <w:r w:rsidRPr="00ED3698">
              <w:rPr>
                <w:color w:val="000000"/>
                <w:lang w:eastAsia="en-CA"/>
              </w:rPr>
              <w:t>7.0</w:t>
            </w:r>
          </w:p>
        </w:tc>
        <w:tc>
          <w:tcPr>
            <w:tcW w:w="1767" w:type="pct"/>
            <w:tcBorders>
              <w:top w:val="nil"/>
              <w:bottom w:val="nil"/>
            </w:tcBorders>
          </w:tcPr>
          <w:p w14:paraId="17C591B9" w14:textId="77777777" w:rsidR="00680FD6" w:rsidRPr="00ED3698" w:rsidRDefault="00680FD6" w:rsidP="007B1E2A">
            <w:pPr>
              <w:spacing w:before="0" w:after="0"/>
              <w:jc w:val="center"/>
              <w:rPr>
                <w:color w:val="000000"/>
                <w:lang w:eastAsia="en-CA"/>
              </w:rPr>
            </w:pPr>
            <w:r w:rsidRPr="00ED3698">
              <w:rPr>
                <w:color w:val="000000"/>
                <w:lang w:eastAsia="en-CA"/>
              </w:rPr>
              <w:t>7.0</w:t>
            </w:r>
          </w:p>
        </w:tc>
        <w:tc>
          <w:tcPr>
            <w:tcW w:w="827" w:type="pct"/>
            <w:tcBorders>
              <w:top w:val="nil"/>
              <w:bottom w:val="nil"/>
            </w:tcBorders>
            <w:shd w:val="clear" w:color="auto" w:fill="auto"/>
            <w:noWrap/>
            <w:vAlign w:val="bottom"/>
            <w:hideMark/>
          </w:tcPr>
          <w:p w14:paraId="117432F0" w14:textId="77777777" w:rsidR="00680FD6" w:rsidRPr="00ED3698" w:rsidRDefault="00680FD6" w:rsidP="007B1E2A">
            <w:pPr>
              <w:spacing w:before="0" w:after="0"/>
              <w:rPr>
                <w:color w:val="000000"/>
                <w:lang w:eastAsia="en-CA"/>
              </w:rPr>
            </w:pPr>
            <w:r>
              <w:rPr>
                <w:color w:val="000000"/>
                <w:lang w:eastAsia="en-CA"/>
              </w:rPr>
              <w:t>pH</w:t>
            </w:r>
          </w:p>
        </w:tc>
      </w:tr>
      <w:tr w:rsidR="00680FD6" w:rsidRPr="00ED3698" w14:paraId="096ADD9D" w14:textId="77777777" w:rsidTr="00680FD6">
        <w:trPr>
          <w:trHeight w:val="300"/>
          <w:jc w:val="center"/>
        </w:trPr>
        <w:tc>
          <w:tcPr>
            <w:tcW w:w="992" w:type="pct"/>
            <w:tcBorders>
              <w:top w:val="nil"/>
              <w:bottom w:val="nil"/>
            </w:tcBorders>
            <w:shd w:val="clear" w:color="auto" w:fill="auto"/>
            <w:noWrap/>
            <w:vAlign w:val="bottom"/>
            <w:hideMark/>
          </w:tcPr>
          <w:p w14:paraId="00354F6F" w14:textId="77777777" w:rsidR="00680FD6" w:rsidRPr="00ED3698" w:rsidRDefault="00680FD6" w:rsidP="007B1E2A">
            <w:pPr>
              <w:spacing w:before="0" w:after="0"/>
              <w:rPr>
                <w:color w:val="000000"/>
                <w:lang w:eastAsia="en-CA"/>
              </w:rPr>
            </w:pPr>
            <w:r w:rsidRPr="00ED3698">
              <w:rPr>
                <w:color w:val="000000"/>
                <w:lang w:eastAsia="en-CA"/>
              </w:rPr>
              <w:t>O</w:t>
            </w:r>
            <w:r w:rsidRPr="00ED3698">
              <w:rPr>
                <w:color w:val="000000"/>
                <w:vertAlign w:val="subscript"/>
                <w:lang w:eastAsia="en-CA"/>
              </w:rPr>
              <w:t>2</w:t>
            </w:r>
            <w:r w:rsidRPr="00ED3698">
              <w:rPr>
                <w:color w:val="000000"/>
                <w:lang w:eastAsia="en-CA"/>
              </w:rPr>
              <w:t>(aq)</w:t>
            </w:r>
          </w:p>
        </w:tc>
        <w:tc>
          <w:tcPr>
            <w:tcW w:w="1414" w:type="pct"/>
            <w:tcBorders>
              <w:top w:val="nil"/>
              <w:bottom w:val="nil"/>
            </w:tcBorders>
            <w:shd w:val="clear" w:color="auto" w:fill="auto"/>
            <w:noWrap/>
            <w:vAlign w:val="bottom"/>
            <w:hideMark/>
          </w:tcPr>
          <w:p w14:paraId="1835085A" w14:textId="77777777" w:rsidR="00680FD6" w:rsidRPr="00ED3698" w:rsidRDefault="00680FD6" w:rsidP="007B1E2A">
            <w:pPr>
              <w:spacing w:before="0" w:after="0"/>
              <w:jc w:val="center"/>
              <w:rPr>
                <w:color w:val="000000"/>
                <w:lang w:eastAsia="en-CA"/>
              </w:rPr>
            </w:pPr>
            <w:r w:rsidRPr="00ED3698">
              <w:rPr>
                <w:color w:val="000000"/>
                <w:lang w:eastAsia="en-CA"/>
              </w:rPr>
              <w:t>12.5</w:t>
            </w:r>
          </w:p>
        </w:tc>
        <w:tc>
          <w:tcPr>
            <w:tcW w:w="1767" w:type="pct"/>
            <w:tcBorders>
              <w:top w:val="nil"/>
              <w:bottom w:val="nil"/>
            </w:tcBorders>
          </w:tcPr>
          <w:p w14:paraId="458E32EC" w14:textId="77777777" w:rsidR="00680FD6" w:rsidRPr="00ED3698" w:rsidRDefault="00680FD6" w:rsidP="007B1E2A">
            <w:pPr>
              <w:spacing w:before="0" w:after="0"/>
              <w:jc w:val="center"/>
              <w:rPr>
                <w:color w:val="000000"/>
                <w:lang w:eastAsia="en-CA"/>
              </w:rPr>
            </w:pPr>
            <w:r w:rsidRPr="00ED3698">
              <w:rPr>
                <w:color w:val="000000"/>
                <w:lang w:eastAsia="en-CA"/>
              </w:rPr>
              <w:t>12.5</w:t>
            </w:r>
          </w:p>
        </w:tc>
        <w:tc>
          <w:tcPr>
            <w:tcW w:w="827" w:type="pct"/>
            <w:tcBorders>
              <w:top w:val="nil"/>
              <w:bottom w:val="nil"/>
            </w:tcBorders>
            <w:shd w:val="clear" w:color="auto" w:fill="auto"/>
            <w:noWrap/>
            <w:vAlign w:val="bottom"/>
            <w:hideMark/>
          </w:tcPr>
          <w:p w14:paraId="7B4461DA" w14:textId="77777777" w:rsidR="00680FD6" w:rsidRPr="00ED3698" w:rsidRDefault="00BD06F1" w:rsidP="007B1E2A">
            <w:pPr>
              <w:spacing w:before="0" w:after="0"/>
              <w:rPr>
                <w:color w:val="000000"/>
                <w:lang w:eastAsia="en-CA"/>
              </w:rPr>
            </w:pPr>
            <w:r>
              <w:rPr>
                <w:color w:val="000000"/>
                <w:lang w:eastAsia="en-CA"/>
              </w:rPr>
              <w:t>p</w:t>
            </w:r>
            <w:r w:rsidR="00680FD6">
              <w:rPr>
                <w:color w:val="000000"/>
                <w:lang w:eastAsia="en-CA"/>
              </w:rPr>
              <w:t>e</w:t>
            </w:r>
          </w:p>
        </w:tc>
      </w:tr>
      <w:tr w:rsidR="00680FD6" w:rsidRPr="00ED3698" w14:paraId="406F4F5B" w14:textId="77777777" w:rsidTr="00680FD6">
        <w:trPr>
          <w:trHeight w:val="300"/>
          <w:jc w:val="center"/>
        </w:trPr>
        <w:tc>
          <w:tcPr>
            <w:tcW w:w="992" w:type="pct"/>
            <w:tcBorders>
              <w:top w:val="nil"/>
              <w:bottom w:val="single" w:sz="4" w:space="0" w:color="auto"/>
            </w:tcBorders>
            <w:shd w:val="clear" w:color="auto" w:fill="auto"/>
            <w:noWrap/>
            <w:vAlign w:val="bottom"/>
            <w:hideMark/>
          </w:tcPr>
          <w:p w14:paraId="63C4756C" w14:textId="77777777" w:rsidR="00680FD6" w:rsidRPr="00ED3698" w:rsidRDefault="00680FD6" w:rsidP="007B1E2A">
            <w:pPr>
              <w:spacing w:before="0" w:after="0"/>
              <w:rPr>
                <w:color w:val="000000"/>
                <w:lang w:eastAsia="en-CA"/>
              </w:rPr>
            </w:pPr>
            <w:r w:rsidRPr="00ED3698">
              <w:rPr>
                <w:color w:val="000000"/>
                <w:lang w:eastAsia="en-CA"/>
              </w:rPr>
              <w:t>NO</w:t>
            </w:r>
            <w:r w:rsidRPr="00ED3698">
              <w:rPr>
                <w:color w:val="000000"/>
                <w:vertAlign w:val="subscript"/>
                <w:lang w:eastAsia="en-CA"/>
              </w:rPr>
              <w:t>3</w:t>
            </w:r>
            <w:r w:rsidRPr="00ED3698">
              <w:rPr>
                <w:color w:val="000000"/>
                <w:vertAlign w:val="superscript"/>
                <w:lang w:eastAsia="en-CA"/>
              </w:rPr>
              <w:t>-</w:t>
            </w:r>
          </w:p>
        </w:tc>
        <w:tc>
          <w:tcPr>
            <w:tcW w:w="1414" w:type="pct"/>
            <w:tcBorders>
              <w:top w:val="nil"/>
              <w:bottom w:val="single" w:sz="4" w:space="0" w:color="auto"/>
            </w:tcBorders>
            <w:shd w:val="clear" w:color="auto" w:fill="auto"/>
            <w:noWrap/>
            <w:vAlign w:val="bottom"/>
            <w:hideMark/>
          </w:tcPr>
          <w:p w14:paraId="02D9A294" w14:textId="77777777" w:rsidR="00680FD6" w:rsidRPr="00ED3698" w:rsidRDefault="00680FD6" w:rsidP="007B1E2A">
            <w:pPr>
              <w:spacing w:before="0" w:after="0"/>
              <w:jc w:val="center"/>
              <w:rPr>
                <w:color w:val="000000"/>
                <w:lang w:eastAsia="en-CA"/>
              </w:rPr>
            </w:pPr>
            <w:r w:rsidRPr="00ED3698">
              <w:rPr>
                <w:color w:val="000000"/>
                <w:lang w:eastAsia="en-CA"/>
              </w:rPr>
              <w:t>1.2</w:t>
            </w:r>
            <w:r w:rsidRPr="007E11F0">
              <w:rPr>
                <w:color w:val="000000"/>
                <w:lang w:eastAsia="en-CA"/>
              </w:rPr>
              <w:t>×10</w:t>
            </w:r>
            <w:r w:rsidRPr="007E11F0">
              <w:rPr>
                <w:color w:val="000000"/>
                <w:vertAlign w:val="superscript"/>
                <w:lang w:eastAsia="en-CA"/>
              </w:rPr>
              <w:t>-3</w:t>
            </w:r>
          </w:p>
        </w:tc>
        <w:tc>
          <w:tcPr>
            <w:tcW w:w="1767" w:type="pct"/>
            <w:tcBorders>
              <w:top w:val="nil"/>
              <w:bottom w:val="single" w:sz="4" w:space="0" w:color="auto"/>
            </w:tcBorders>
          </w:tcPr>
          <w:p w14:paraId="723EC248" w14:textId="77777777" w:rsidR="00680FD6" w:rsidRPr="00ED3698" w:rsidRDefault="00680FD6" w:rsidP="007B1E2A">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-8</w:t>
            </w:r>
          </w:p>
        </w:tc>
        <w:tc>
          <w:tcPr>
            <w:tcW w:w="827" w:type="pct"/>
            <w:tcBorders>
              <w:top w:val="nil"/>
              <w:bottom w:val="single" w:sz="4" w:space="0" w:color="auto"/>
            </w:tcBorders>
            <w:shd w:val="clear" w:color="auto" w:fill="auto"/>
            <w:noWrap/>
            <w:vAlign w:val="bottom"/>
            <w:hideMark/>
          </w:tcPr>
          <w:p w14:paraId="6CB03F0A" w14:textId="77777777" w:rsidR="00680FD6" w:rsidRPr="00ED3698" w:rsidRDefault="00680FD6" w:rsidP="00BD06F1">
            <w:pPr>
              <w:spacing w:before="0" w:after="0"/>
              <w:rPr>
                <w:color w:val="000000"/>
                <w:lang w:eastAsia="en-CA"/>
              </w:rPr>
            </w:pPr>
            <w:r>
              <w:rPr>
                <w:rFonts w:hint="eastAsia"/>
                <w:color w:val="000000"/>
                <w:lang w:eastAsia="zh-CN"/>
              </w:rPr>
              <w:t>[</w:t>
            </w:r>
            <w:r w:rsidRPr="00ED3698">
              <w:rPr>
                <w:color w:val="000000"/>
                <w:lang w:eastAsia="en-CA"/>
              </w:rPr>
              <w:t xml:space="preserve">mol </w:t>
            </w:r>
            <w:r w:rsidR="00BD06F1">
              <w:rPr>
                <w:color w:val="000000"/>
                <w:lang w:eastAsia="en-CA"/>
              </w:rPr>
              <w:t>l</w:t>
            </w:r>
            <w:r w:rsidRPr="00ED3698">
              <w:rPr>
                <w:color w:val="000000"/>
                <w:vertAlign w:val="superscript"/>
                <w:lang w:eastAsia="en-CA"/>
              </w:rPr>
              <w:t>-1</w:t>
            </w:r>
            <w:r>
              <w:rPr>
                <w:rFonts w:hint="eastAsia"/>
                <w:color w:val="000000"/>
                <w:lang w:eastAsia="zh-CN"/>
              </w:rPr>
              <w:t>]</w:t>
            </w:r>
          </w:p>
        </w:tc>
      </w:tr>
    </w:tbl>
    <w:p w14:paraId="09441F1E" w14:textId="77777777" w:rsidR="00AA22E8" w:rsidRPr="00ED3698" w:rsidRDefault="00AA22E8" w:rsidP="000B39EA">
      <w:pPr>
        <w:pStyle w:val="Simpleline"/>
      </w:pPr>
    </w:p>
    <w:p w14:paraId="156A7933" w14:textId="77777777" w:rsidR="00AA22E8" w:rsidRPr="00ED3698" w:rsidRDefault="00AA22E8" w:rsidP="009D54B1">
      <w:pPr>
        <w:pStyle w:val="StyleHeading4Bold"/>
      </w:pPr>
      <w:bookmarkStart w:id="364" w:name="_Toc520374508"/>
      <w:r w:rsidRPr="00ED3698">
        <w:t>Parameters</w:t>
      </w:r>
      <w:bookmarkEnd w:id="364"/>
    </w:p>
    <w:p w14:paraId="30B84EF4" w14:textId="6D783F51" w:rsidR="00AA22E8" w:rsidRPr="00ED3698" w:rsidRDefault="00AA22E8" w:rsidP="00AA22E8">
      <w:r w:rsidRPr="00ED3698">
        <w:t>The parameters of the porous medi</w:t>
      </w:r>
      <w:r w:rsidR="00680FD6">
        <w:t>um</w:t>
      </w:r>
      <w:r w:rsidRPr="00ED3698">
        <w:t xml:space="preserve"> are: porosity </w:t>
      </w:r>
      <w:r w:rsidR="00680FD6">
        <w:t xml:space="preserve">is </w:t>
      </w:r>
      <w:r w:rsidRPr="00ED3698">
        <w:t xml:space="preserve">0.50, hydraulic conductivity </w:t>
      </w:r>
      <w:r w:rsidR="00680FD6">
        <w:t xml:space="preserve">is </w:t>
      </w:r>
      <w:r w:rsidRPr="00ED3698">
        <w:t>1.39</w:t>
      </w:r>
      <w:r w:rsidRPr="007E11F0">
        <w:t>×10</w:t>
      </w:r>
      <w:r w:rsidRPr="007E11F0">
        <w:rPr>
          <w:vertAlign w:val="superscript"/>
        </w:rPr>
        <w:t>-5</w:t>
      </w:r>
      <w:r w:rsidRPr="00ED3698">
        <w:t xml:space="preserve"> [m/s], dry bulk density </w:t>
      </w:r>
      <w:r w:rsidR="00680FD6">
        <w:t xml:space="preserve">is </w:t>
      </w:r>
      <w:r w:rsidRPr="00ED3698">
        <w:t xml:space="preserve">1.875 </w:t>
      </w:r>
      <w:r w:rsidR="0075696A">
        <w:rPr>
          <w:rFonts w:hint="eastAsia"/>
          <w:lang w:eastAsia="zh-CN"/>
        </w:rPr>
        <w:t>[</w:t>
      </w:r>
      <w:r w:rsidRPr="00ED3698">
        <w:t>g</w:t>
      </w:r>
      <w:r w:rsidR="0075696A">
        <w:rPr>
          <w:rFonts w:hint="eastAsia"/>
          <w:lang w:eastAsia="zh-CN"/>
        </w:rPr>
        <w:t xml:space="preserve"> </w:t>
      </w:r>
      <w:r w:rsidRPr="00ED3698">
        <w:t>cm</w:t>
      </w:r>
      <w:r w:rsidR="0075696A" w:rsidRPr="0075696A">
        <w:rPr>
          <w:rFonts w:hint="eastAsia"/>
          <w:vertAlign w:val="superscript"/>
          <w:lang w:eastAsia="zh-CN"/>
        </w:rPr>
        <w:t>-</w:t>
      </w:r>
      <w:r w:rsidRPr="0075696A">
        <w:rPr>
          <w:vertAlign w:val="superscript"/>
        </w:rPr>
        <w:t>3</w:t>
      </w:r>
      <w:r w:rsidR="0075696A">
        <w:rPr>
          <w:rFonts w:hint="eastAsia"/>
          <w:lang w:eastAsia="zh-CN"/>
        </w:rPr>
        <w:t>]</w:t>
      </w:r>
      <w:r w:rsidRPr="00ED3698">
        <w:t xml:space="preserve"> and </w:t>
      </w:r>
      <w:r w:rsidR="00680FD6">
        <w:t xml:space="preserve">the </w:t>
      </w:r>
      <w:r w:rsidRPr="00ED3698">
        <w:t xml:space="preserve">cation exchange capacity (CEC) </w:t>
      </w:r>
      <w:r w:rsidR="00680FD6">
        <w:t xml:space="preserve">is </w:t>
      </w:r>
      <w:r w:rsidRPr="00ED3698">
        <w:t>2.93</w:t>
      </w:r>
      <w:r w:rsidRPr="007E11F0">
        <w:t>×10</w:t>
      </w:r>
      <w:r w:rsidRPr="007E11F0">
        <w:rPr>
          <w:vertAlign w:val="superscript"/>
        </w:rPr>
        <w:t>-2</w:t>
      </w:r>
      <w:r w:rsidRPr="00ED3698">
        <w:t xml:space="preserve"> [meq/100 g solid]</w:t>
      </w:r>
      <w:r w:rsidR="004474F5">
        <w:t xml:space="preserve">.  </w:t>
      </w:r>
    </w:p>
    <w:p w14:paraId="29B9ADAD" w14:textId="77777777" w:rsidR="00AA22E8" w:rsidRPr="00690B19" w:rsidRDefault="00AA22E8" w:rsidP="009D54B1">
      <w:pPr>
        <w:pStyle w:val="StyleHeading4Bold"/>
      </w:pPr>
      <w:bookmarkStart w:id="365" w:name="_Toc520374509"/>
      <w:r w:rsidRPr="00690B19">
        <w:lastRenderedPageBreak/>
        <w:t>Results</w:t>
      </w:r>
      <w:bookmarkEnd w:id="365"/>
    </w:p>
    <w:p w14:paraId="534880D1" w14:textId="1957F809" w:rsidR="00AA22E8" w:rsidRDefault="00AA22E8" w:rsidP="00AA22E8">
      <w:r w:rsidRPr="00ED3698">
        <w:t xml:space="preserve">Simulated results are verified </w:t>
      </w:r>
      <w:r w:rsidR="00680FD6">
        <w:t xml:space="preserve">against results obtained with </w:t>
      </w:r>
      <w:r w:rsidRPr="00ED3698">
        <w:t>PHREEQC</w:t>
      </w:r>
      <w:r w:rsidR="00680FD6">
        <w:t xml:space="preserve"> V2</w:t>
      </w:r>
      <w:r w:rsidR="004474F5">
        <w:t xml:space="preserve">.  </w:t>
      </w:r>
      <w:r w:rsidR="00680FD6">
        <w:t xml:space="preserve">Breakthrough </w:t>
      </w:r>
      <w:r w:rsidRPr="00ED3698">
        <w:t>curves f</w:t>
      </w:r>
      <w:r w:rsidR="00680FD6">
        <w:t>or</w:t>
      </w:r>
      <w:r w:rsidRPr="00ED3698">
        <w:t xml:space="preserve"> the concentration</w:t>
      </w:r>
      <w:r w:rsidR="00680FD6">
        <w:t>s</w:t>
      </w:r>
      <w:r w:rsidRPr="00ED3698">
        <w:t xml:space="preserve"> of the main aqueous </w:t>
      </w:r>
      <w:r w:rsidR="0059753D">
        <w:t>components</w:t>
      </w:r>
      <w:r w:rsidRPr="00ED3698">
        <w:t xml:space="preserve"> at the </w:t>
      </w:r>
      <w:r>
        <w:rPr>
          <w:rFonts w:hint="eastAsia"/>
          <w:lang w:eastAsia="zh-CN"/>
        </w:rPr>
        <w:t xml:space="preserve">outflow </w:t>
      </w:r>
      <w:r w:rsidRPr="00ED3698">
        <w:t xml:space="preserve">are </w:t>
      </w:r>
      <w:r w:rsidR="0075696A">
        <w:rPr>
          <w:rFonts w:hint="eastAsia"/>
          <w:lang w:eastAsia="zh-CN"/>
        </w:rPr>
        <w:t>d</w:t>
      </w:r>
      <w:r>
        <w:rPr>
          <w:rFonts w:hint="eastAsia"/>
          <w:lang w:eastAsia="zh-CN"/>
        </w:rPr>
        <w:t>epicted</w:t>
      </w:r>
      <w:r w:rsidRPr="00ED3698">
        <w:t xml:space="preserve"> in</w:t>
      </w:r>
      <w:r w:rsidR="0059753D">
        <w:t xml:space="preserve"> </w:t>
      </w:r>
      <w:r w:rsidR="0059753D">
        <w:fldChar w:fldCharType="begin"/>
      </w:r>
      <w:r w:rsidR="0059753D">
        <w:instrText xml:space="preserve"> REF _Ref383255066 \h </w:instrText>
      </w:r>
      <w:r w:rsidR="0059753D">
        <w:fldChar w:fldCharType="separate"/>
      </w:r>
      <w:r w:rsidR="00B560DA" w:rsidRPr="00ED3698">
        <w:t xml:space="preserve">Figure </w:t>
      </w:r>
      <w:r w:rsidR="00B560DA">
        <w:rPr>
          <w:noProof/>
        </w:rPr>
        <w:t>2</w:t>
      </w:r>
      <w:r w:rsidR="00B560DA">
        <w:t>.</w:t>
      </w:r>
      <w:r w:rsidR="00B560DA">
        <w:rPr>
          <w:noProof/>
        </w:rPr>
        <w:t>30</w:t>
      </w:r>
      <w:r w:rsidR="0059753D">
        <w:fldChar w:fldCharType="end"/>
      </w:r>
      <w:r w:rsidR="004474F5">
        <w:t xml:space="preserve">.  </w:t>
      </w:r>
      <w:r w:rsidRPr="00ED3698">
        <w:t>Chloride</w:t>
      </w:r>
      <w:r w:rsidR="0059753D">
        <w:t>, a</w:t>
      </w:r>
      <w:r w:rsidRPr="00ED3698">
        <w:t xml:space="preserve"> conservative solute which </w:t>
      </w:r>
      <w:r w:rsidR="0059753D">
        <w:t>was</w:t>
      </w:r>
      <w:r w:rsidR="0059753D">
        <w:rPr>
          <w:lang w:eastAsia="zh-CN"/>
        </w:rPr>
        <w:t xml:space="preserve"> not</w:t>
      </w:r>
      <w:r w:rsidRPr="00ED3698">
        <w:t xml:space="preserve"> initially </w:t>
      </w:r>
      <w:r w:rsidR="0059753D">
        <w:t>present</w:t>
      </w:r>
      <w:r w:rsidRPr="00ED3698">
        <w:t xml:space="preserve"> in the pore water, </w:t>
      </w:r>
      <w:r w:rsidR="0059753D">
        <w:t xml:space="preserve">reaches </w:t>
      </w:r>
      <w:r w:rsidRPr="00ED3698">
        <w:t xml:space="preserve">the </w:t>
      </w:r>
      <w:r w:rsidR="0059753D">
        <w:t>out</w:t>
      </w:r>
      <w:r>
        <w:rPr>
          <w:rFonts w:hint="eastAsia"/>
          <w:lang w:eastAsia="zh-CN"/>
        </w:rPr>
        <w:t xml:space="preserve">flow </w:t>
      </w:r>
      <w:r w:rsidRPr="00ED3698">
        <w:t xml:space="preserve">boundary </w:t>
      </w:r>
      <w:r w:rsidR="0059753D">
        <w:t>after</w:t>
      </w:r>
      <w:r w:rsidRPr="00ED3698">
        <w:t xml:space="preserve"> about five hours</w:t>
      </w:r>
      <w:r w:rsidR="004474F5">
        <w:t xml:space="preserve">.  </w:t>
      </w:r>
      <w:r w:rsidRPr="00ED3698">
        <w:t>The sodium initially present in the column exchange</w:t>
      </w:r>
      <w:r>
        <w:rPr>
          <w:rFonts w:hint="eastAsia"/>
          <w:lang w:eastAsia="zh-CN"/>
        </w:rPr>
        <w:t>d</w:t>
      </w:r>
      <w:r w:rsidRPr="00ED3698">
        <w:t xml:space="preserve"> with the incoming calcium </w:t>
      </w:r>
      <w:r w:rsidR="0059753D">
        <w:t xml:space="preserve">and displaced potassium </w:t>
      </w:r>
      <w:r w:rsidRPr="00ED3698">
        <w:t xml:space="preserve">and </w:t>
      </w:r>
      <w:r w:rsidR="0059753D">
        <w:t>i</w:t>
      </w:r>
      <w:r w:rsidRPr="00ED3698">
        <w:t xml:space="preserve">s eluted as long as </w:t>
      </w:r>
      <w:r>
        <w:rPr>
          <w:rFonts w:hint="eastAsia"/>
          <w:lang w:eastAsia="zh-CN"/>
        </w:rPr>
        <w:t xml:space="preserve">there </w:t>
      </w:r>
      <w:r w:rsidR="0059753D">
        <w:rPr>
          <w:lang w:eastAsia="zh-CN"/>
        </w:rPr>
        <w:t>remains</w:t>
      </w:r>
      <w:r>
        <w:rPr>
          <w:rFonts w:hint="eastAsia"/>
          <w:lang w:eastAsia="zh-CN"/>
        </w:rPr>
        <w:t xml:space="preserve"> sodium adsorbed on </w:t>
      </w:r>
      <w:r w:rsidRPr="00ED3698">
        <w:t>the exchanger</w:t>
      </w:r>
      <w:r w:rsidR="004474F5">
        <w:t xml:space="preserve">.  </w:t>
      </w:r>
      <w:r w:rsidRPr="00ED3698">
        <w:t>The midpoint of the breakthrough curve for sodium occurs at about 12 hours</w:t>
      </w:r>
      <w:r w:rsidR="004474F5">
        <w:t xml:space="preserve">.  </w:t>
      </w:r>
      <w:r w:rsidRPr="00ED3698">
        <w:t xml:space="preserve">Because potassium </w:t>
      </w:r>
      <w:r w:rsidR="0059753D">
        <w:t xml:space="preserve">has a higher affinity for the exchanger </w:t>
      </w:r>
      <w:r w:rsidRPr="00ED3698">
        <w:t xml:space="preserve">than sodium, potassium </w:t>
      </w:r>
      <w:r w:rsidR="0059753D">
        <w:t>i</w:t>
      </w:r>
      <w:r w:rsidRPr="00ED3698">
        <w:t>s released after sodium</w:t>
      </w:r>
      <w:r w:rsidR="0059753D">
        <w:t xml:space="preserve">, resulting in a </w:t>
      </w:r>
      <w:r w:rsidRPr="00ED3698">
        <w:t xml:space="preserve"> peak of aqueous </w:t>
      </w:r>
      <w:r w:rsidR="0059753D">
        <w:t xml:space="preserve">K </w:t>
      </w:r>
      <w:r w:rsidRPr="00ED3698">
        <w:t>concentration</w:t>
      </w:r>
      <w:r w:rsidR="0059753D">
        <w:t>s</w:t>
      </w:r>
      <w:r w:rsidRPr="00ED3698">
        <w:t xml:space="preserve"> at about 15 hours</w:t>
      </w:r>
      <w:r w:rsidR="004474F5">
        <w:t xml:space="preserve">.  </w:t>
      </w:r>
      <w:r w:rsidR="0059753D">
        <w:t>After</w:t>
      </w:r>
      <w:r w:rsidRPr="00ED3698">
        <w:t xml:space="preserve"> all potassium has been released, the concentration of calcium increases to a steady-state value equal to the concentration </w:t>
      </w:r>
      <w:r>
        <w:rPr>
          <w:rFonts w:hint="eastAsia"/>
          <w:lang w:eastAsia="zh-CN"/>
        </w:rPr>
        <w:t>at the inflow boundary</w:t>
      </w:r>
      <w:r w:rsidR="004474F5">
        <w:t xml:space="preserve">.  </w:t>
      </w:r>
      <w:r w:rsidR="0059753D">
        <w:t xml:space="preserve">Results obtained with </w:t>
      </w:r>
      <w:r w:rsidR="0076771D">
        <w:t>MIN3P-THCm</w:t>
      </w:r>
      <w:r w:rsidR="0059753D">
        <w:t xml:space="preserve"> compar</w:t>
      </w:r>
      <w:r w:rsidR="00FC50CA">
        <w:t xml:space="preserve">e favorably to those of PHREEQC </w:t>
      </w:r>
      <w:r w:rsidR="0059753D">
        <w:t>V2.</w:t>
      </w:r>
    </w:p>
    <w:p w14:paraId="1F82A9E5" w14:textId="77777777" w:rsidR="00871916" w:rsidRPr="00ED3698" w:rsidRDefault="00871916" w:rsidP="00AA22E8"/>
    <w:p w14:paraId="72BC731B" w14:textId="3B3E7E0E" w:rsidR="00AA22E8" w:rsidRPr="00ED3698" w:rsidRDefault="00871916" w:rsidP="0063270B">
      <w:pPr>
        <w:keepNext/>
        <w:jc w:val="center"/>
      </w:pPr>
      <w:r>
        <w:rPr>
          <w:noProof/>
          <w:lang w:val="en-CA" w:eastAsia="zh-CN"/>
        </w:rPr>
        <w:drawing>
          <wp:inline distT="0" distB="0" distL="0" distR="0" wp14:anchorId="7A6CB404" wp14:editId="7668C353">
            <wp:extent cx="5143500" cy="3515612"/>
            <wp:effectExtent l="0" t="0" r="0" b="0"/>
            <wp:docPr id="4097" name="Picture 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103">
                      <a:extLst>
                        <a:ext uri="{28A0092B-C50C-407E-A947-70E740481C1C}">
                          <a14:useLocalDpi xmlns:a14="http://schemas.microsoft.com/office/drawing/2010/main" val="0"/>
                        </a:ext>
                      </a:extLst>
                    </a:blip>
                    <a:srcRect b="6795"/>
                    <a:stretch/>
                  </pic:blipFill>
                  <pic:spPr bwMode="auto">
                    <a:xfrm>
                      <a:off x="0" y="0"/>
                      <a:ext cx="5143500" cy="3515612"/>
                    </a:xfrm>
                    <a:prstGeom prst="rect">
                      <a:avLst/>
                    </a:prstGeom>
                    <a:noFill/>
                    <a:ln>
                      <a:noFill/>
                    </a:ln>
                    <a:extLst>
                      <a:ext uri="{53640926-AAD7-44D8-BBD7-CCE9431645EC}">
                        <a14:shadowObscured xmlns:a14="http://schemas.microsoft.com/office/drawing/2010/main"/>
                      </a:ext>
                    </a:extLst>
                  </pic:spPr>
                </pic:pic>
              </a:graphicData>
            </a:graphic>
          </wp:inline>
        </w:drawing>
      </w:r>
    </w:p>
    <w:p w14:paraId="4298C67F" w14:textId="664F3862" w:rsidR="00AA22E8" w:rsidRPr="00ED3698" w:rsidRDefault="00AA22E8" w:rsidP="00525151">
      <w:pPr>
        <w:pStyle w:val="Caption"/>
      </w:pPr>
      <w:bookmarkStart w:id="366" w:name="_Ref383255066"/>
      <w:bookmarkStart w:id="367" w:name="_Toc520375046"/>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30</w:t>
      </w:r>
      <w:r w:rsidR="00183C7C">
        <w:fldChar w:fldCharType="end"/>
      </w:r>
      <w:bookmarkEnd w:id="366"/>
      <w:r w:rsidR="00572609">
        <w:t xml:space="preserve">: </w:t>
      </w:r>
      <w:r w:rsidRPr="00ED3698">
        <w:t xml:space="preserve">Breakthrough curves of aqueous component concentrations </w:t>
      </w:r>
      <w:r w:rsidR="0059753D">
        <w:t>affected by</w:t>
      </w:r>
      <w:r w:rsidRPr="00ED3698">
        <w:t xml:space="preserve"> ion exchange reactions (line – </w:t>
      </w:r>
      <w:r w:rsidR="0076771D">
        <w:t>MIN3P-THCm</w:t>
      </w:r>
      <w:r w:rsidRPr="00ED3698">
        <w:t>, symbol – PHREEQC</w:t>
      </w:r>
      <w:r w:rsidR="00FC50CA">
        <w:t xml:space="preserve"> </w:t>
      </w:r>
      <w:r w:rsidR="0059753D">
        <w:t>V2</w:t>
      </w:r>
      <w:r w:rsidRPr="00ED3698">
        <w:t>)</w:t>
      </w:r>
      <w:bookmarkEnd w:id="367"/>
    </w:p>
    <w:p w14:paraId="7A03E15B" w14:textId="77777777" w:rsidR="00AA22E8" w:rsidRPr="00ED3698" w:rsidRDefault="00AA22E8" w:rsidP="000B39EA">
      <w:pPr>
        <w:pStyle w:val="Simpleline"/>
      </w:pPr>
    </w:p>
    <w:p w14:paraId="01E95D7E" w14:textId="77777777" w:rsidR="00A95059" w:rsidRPr="00192E8E" w:rsidRDefault="00A95059" w:rsidP="00A95059">
      <w:pPr>
        <w:pStyle w:val="StyleHeading4Bold"/>
      </w:pPr>
      <w:bookmarkStart w:id="368" w:name="_Toc520374510"/>
      <w:r>
        <w:t>File locations</w:t>
      </w:r>
      <w:bookmarkEnd w:id="368"/>
    </w:p>
    <w:p w14:paraId="70B460F2" w14:textId="77777777" w:rsidR="004B0811" w:rsidRDefault="00AA22E8" w:rsidP="00AA22E8">
      <w:pPr>
        <w:pStyle w:val="ListParagraph"/>
        <w:ind w:hanging="720"/>
      </w:pPr>
      <w:r w:rsidRPr="00ED3698">
        <w:t xml:space="preserve">The input file is: </w:t>
      </w:r>
      <w:r w:rsidRPr="0059753D">
        <w:rPr>
          <w:i/>
        </w:rPr>
        <w:t>ex11.dat</w:t>
      </w:r>
      <w:r w:rsidRPr="00ED3698">
        <w:t xml:space="preserve"> under folder </w:t>
      </w:r>
    </w:p>
    <w:p w14:paraId="52F80A45" w14:textId="77777777" w:rsidR="00AA22E8" w:rsidRPr="00ED3698" w:rsidRDefault="004B0811" w:rsidP="00AA22E8">
      <w:pPr>
        <w:pStyle w:val="ListParagraph"/>
        <w:ind w:hanging="720"/>
      </w:pPr>
      <w:r>
        <w:rPr>
          <w:i/>
        </w:rPr>
        <w:t>.\benchmarks\benchmarks_standard\</w:t>
      </w:r>
      <w:r w:rsidR="00DC1F21">
        <w:rPr>
          <w:i/>
        </w:rPr>
        <w:t>reactran\</w:t>
      </w:r>
      <w:r w:rsidR="00AA22E8" w:rsidRPr="00690B19">
        <w:rPr>
          <w:i/>
        </w:rPr>
        <w:t>ex11</w:t>
      </w:r>
    </w:p>
    <w:p w14:paraId="10AEC845" w14:textId="77777777" w:rsidR="00AA22E8" w:rsidRDefault="00990FF2" w:rsidP="000B39EA">
      <w:pPr>
        <w:pStyle w:val="Simpleline"/>
        <w:rPr>
          <w:lang w:eastAsia="zh-CN"/>
        </w:rPr>
      </w:pPr>
      <w:r w:rsidRPr="00990FF2">
        <w:rPr>
          <w:sz w:val="24"/>
        </w:rPr>
        <w:t>Database can be found under:  .\benchmarks\database\default</w:t>
      </w:r>
    </w:p>
    <w:p w14:paraId="1C45B252" w14:textId="77777777" w:rsidR="002C0F1F" w:rsidRPr="00ED3698" w:rsidRDefault="002C0F1F" w:rsidP="002C0F1F">
      <w:pPr>
        <w:pStyle w:val="Heading3"/>
      </w:pPr>
      <w:bookmarkStart w:id="369" w:name="_Ref364354914"/>
      <w:bookmarkStart w:id="370" w:name="_Ref364354511"/>
      <w:bookmarkStart w:id="371" w:name="_Toc520374511"/>
      <w:r>
        <w:rPr>
          <w:rFonts w:hint="eastAsia"/>
          <w:lang w:eastAsia="zh-CN"/>
        </w:rPr>
        <w:lastRenderedPageBreak/>
        <w:t>Cation exchange</w:t>
      </w:r>
      <w:bookmarkEnd w:id="369"/>
      <w:r>
        <w:rPr>
          <w:rFonts w:hint="eastAsia"/>
          <w:lang w:eastAsia="zh-CN"/>
        </w:rPr>
        <w:t xml:space="preserve"> </w:t>
      </w:r>
      <w:r w:rsidR="008A1935">
        <w:rPr>
          <w:lang w:eastAsia="zh-CN"/>
        </w:rPr>
        <w:t>–</w:t>
      </w:r>
      <w:r>
        <w:rPr>
          <w:rFonts w:hint="eastAsia"/>
          <w:lang w:eastAsia="zh-CN"/>
        </w:rPr>
        <w:t xml:space="preserve"> </w:t>
      </w:r>
      <w:r w:rsidR="008A1935">
        <w:rPr>
          <w:lang w:eastAsia="zh-CN"/>
        </w:rPr>
        <w:t>Example 2</w:t>
      </w:r>
      <w:bookmarkEnd w:id="371"/>
    </w:p>
    <w:p w14:paraId="38D6B08F" w14:textId="77777777" w:rsidR="00166A85" w:rsidRPr="00690B19" w:rsidRDefault="00166A85" w:rsidP="00166A85">
      <w:pPr>
        <w:pStyle w:val="StyleHeading4Bold"/>
      </w:pPr>
      <w:bookmarkStart w:id="372" w:name="_Toc520374512"/>
      <w:r>
        <w:t>Problem definition</w:t>
      </w:r>
      <w:bookmarkEnd w:id="372"/>
    </w:p>
    <w:p w14:paraId="1F401D57" w14:textId="3DA1F49A" w:rsidR="00771FFF" w:rsidRDefault="002C0F1F" w:rsidP="002C0F1F">
      <w:pPr>
        <w:rPr>
          <w:rFonts w:cs="Arial"/>
          <w:szCs w:val="22"/>
        </w:rPr>
      </w:pPr>
      <w:r w:rsidRPr="00132553">
        <w:rPr>
          <w:rFonts w:cs="Arial"/>
          <w:szCs w:val="22"/>
        </w:rPr>
        <w:t xml:space="preserve">The following example </w:t>
      </w:r>
      <w:r w:rsidR="00BD06F1">
        <w:rPr>
          <w:rFonts w:cs="Arial"/>
          <w:szCs w:val="22"/>
        </w:rPr>
        <w:t xml:space="preserve">provides a second test case to </w:t>
      </w:r>
      <w:r w:rsidRPr="00132553">
        <w:rPr>
          <w:rFonts w:cs="Arial"/>
          <w:szCs w:val="22"/>
        </w:rPr>
        <w:t>evaluate cation exchange processes under advective-dispersive transport conditions</w:t>
      </w:r>
      <w:r w:rsidR="004474F5">
        <w:rPr>
          <w:rFonts w:cs="Arial"/>
          <w:szCs w:val="22"/>
        </w:rPr>
        <w:t xml:space="preserve">.  </w:t>
      </w:r>
      <w:r w:rsidR="00D16D95">
        <w:rPr>
          <w:rFonts w:cs="Arial"/>
          <w:szCs w:val="22"/>
        </w:rPr>
        <w:t xml:space="preserve">The simulated results of </w:t>
      </w:r>
      <w:r w:rsidR="0076771D">
        <w:rPr>
          <w:rFonts w:cs="Arial"/>
          <w:szCs w:val="22"/>
        </w:rPr>
        <w:t>MIN3P-THCm</w:t>
      </w:r>
      <w:r w:rsidR="00D16D95">
        <w:rPr>
          <w:rFonts w:cs="Arial"/>
          <w:szCs w:val="22"/>
        </w:rPr>
        <w:t xml:space="preserve"> are compared to results </w:t>
      </w:r>
      <w:r w:rsidR="00FC50CA">
        <w:rPr>
          <w:rFonts w:cs="Arial"/>
          <w:szCs w:val="22"/>
        </w:rPr>
        <w:t>calculated</w:t>
      </w:r>
      <w:r w:rsidR="00D16D95">
        <w:rPr>
          <w:rFonts w:cs="Arial"/>
          <w:szCs w:val="22"/>
        </w:rPr>
        <w:t xml:space="preserve"> with PHAST</w:t>
      </w:r>
      <w:r w:rsidR="00FC50CA">
        <w:rPr>
          <w:rFonts w:cs="Arial"/>
          <w:szCs w:val="22"/>
        </w:rPr>
        <w:t xml:space="preserve"> (</w:t>
      </w:r>
      <w:r w:rsidR="00FC50CA" w:rsidRPr="00931C7B">
        <w:rPr>
          <w:lang w:eastAsia="zh-CN"/>
        </w:rPr>
        <w:t>Parkhurst</w:t>
      </w:r>
      <w:r w:rsidR="00FC50CA">
        <w:rPr>
          <w:lang w:eastAsia="zh-CN"/>
        </w:rPr>
        <w:t xml:space="preserve"> et al. 2005)</w:t>
      </w:r>
      <w:r w:rsidR="00D16D95">
        <w:rPr>
          <w:rFonts w:cs="Arial"/>
          <w:szCs w:val="22"/>
        </w:rPr>
        <w:t>.</w:t>
      </w:r>
    </w:p>
    <w:p w14:paraId="79B25FB4" w14:textId="77777777" w:rsidR="00771FFF" w:rsidRPr="00690B19" w:rsidRDefault="00771FFF" w:rsidP="00771FFF">
      <w:pPr>
        <w:pStyle w:val="StyleHeading4Bold"/>
      </w:pPr>
      <w:bookmarkStart w:id="373" w:name="_Toc520374513"/>
      <w:r>
        <w:t>Model setup</w:t>
      </w:r>
      <w:bookmarkEnd w:id="373"/>
    </w:p>
    <w:p w14:paraId="4B0E7912" w14:textId="7C715B5E" w:rsidR="002C0F1F" w:rsidRPr="00132553" w:rsidRDefault="00D16D95" w:rsidP="002C0F1F">
      <w:pPr>
        <w:rPr>
          <w:rFonts w:cs="Arial"/>
          <w:szCs w:val="22"/>
        </w:rPr>
      </w:pPr>
      <w:r w:rsidRPr="00ED3698">
        <w:t>A 1D model</w:t>
      </w:r>
      <w:r>
        <w:t>,</w:t>
      </w:r>
      <w:r w:rsidRPr="00ED3698">
        <w:t xml:space="preserve"> </w:t>
      </w:r>
      <w:r>
        <w:t>1</w:t>
      </w:r>
      <w:r w:rsidRPr="00ED3698">
        <w:t>0.0 m in length</w:t>
      </w:r>
      <w:r>
        <w:t>,</w:t>
      </w:r>
      <w:r w:rsidRPr="00ED3698">
        <w:t xml:space="preserve"> is discretized into 41 control volumes</w:t>
      </w:r>
      <w:r>
        <w:t xml:space="preserve"> (including two half cells at both ends)</w:t>
      </w:r>
      <w:r w:rsidR="004474F5">
        <w:t xml:space="preserve">.  </w:t>
      </w:r>
      <w:r>
        <w:t>Constant hydraulic heads were set at the inflow (3.0 m) and outflow (0.0 m) boundaries</w:t>
      </w:r>
      <w:r w:rsidR="004474F5">
        <w:t xml:space="preserve">.  </w:t>
      </w:r>
      <w:r w:rsidR="002C0F1F" w:rsidRPr="00132553">
        <w:rPr>
          <w:rFonts w:cs="Arial"/>
          <w:szCs w:val="22"/>
        </w:rPr>
        <w:t xml:space="preserve">The domain </w:t>
      </w:r>
      <w:r w:rsidR="00BD06F1">
        <w:rPr>
          <w:rFonts w:cs="Arial"/>
          <w:szCs w:val="22"/>
        </w:rPr>
        <w:t>i</w:t>
      </w:r>
      <w:r w:rsidR="002C0F1F" w:rsidRPr="00132553">
        <w:rPr>
          <w:rFonts w:cs="Arial"/>
          <w:szCs w:val="22"/>
        </w:rPr>
        <w:t>s</w:t>
      </w:r>
      <w:r>
        <w:rPr>
          <w:rFonts w:cs="Arial"/>
          <w:szCs w:val="22"/>
        </w:rPr>
        <w:t xml:space="preserve"> </w:t>
      </w:r>
      <w:r w:rsidR="002C0F1F" w:rsidRPr="00132553">
        <w:rPr>
          <w:rFonts w:cs="Arial"/>
          <w:szCs w:val="22"/>
        </w:rPr>
        <w:t>initially dominated by a sodium-potassium-nitrate (Na-K-NO</w:t>
      </w:r>
      <w:r w:rsidR="002C0F1F" w:rsidRPr="00132553">
        <w:rPr>
          <w:rFonts w:cs="Arial"/>
          <w:szCs w:val="22"/>
          <w:vertAlign w:val="subscript"/>
        </w:rPr>
        <w:t>3</w:t>
      </w:r>
      <w:r w:rsidR="002C0F1F" w:rsidRPr="00132553">
        <w:rPr>
          <w:rFonts w:cs="Arial"/>
          <w:szCs w:val="22"/>
        </w:rPr>
        <w:t>) solution in equilibrium</w:t>
      </w:r>
      <w:r w:rsidR="00BD06F1">
        <w:rPr>
          <w:rFonts w:cs="Arial"/>
          <w:szCs w:val="22"/>
        </w:rPr>
        <w:t xml:space="preserve"> with a cation exchanger, and i</w:t>
      </w:r>
      <w:r w:rsidR="002C0F1F" w:rsidRPr="00132553">
        <w:rPr>
          <w:rFonts w:cs="Arial"/>
          <w:szCs w:val="22"/>
        </w:rPr>
        <w:t>s then flushed by a solution rich in calcium and chloride (Ca-Cl) (</w:t>
      </w:r>
      <w:r w:rsidR="005F5019">
        <w:rPr>
          <w:rFonts w:cs="Arial"/>
          <w:szCs w:val="22"/>
        </w:rPr>
        <w:fldChar w:fldCharType="begin"/>
      </w:r>
      <w:r w:rsidR="002C0F1F">
        <w:rPr>
          <w:rFonts w:cs="Arial"/>
          <w:szCs w:val="22"/>
        </w:rPr>
        <w:instrText xml:space="preserve"> REF _Ref364081150 \h </w:instrText>
      </w:r>
      <w:r w:rsidR="005F5019">
        <w:rPr>
          <w:rFonts w:cs="Arial"/>
          <w:szCs w:val="22"/>
        </w:rPr>
      </w:r>
      <w:r w:rsidR="005F5019">
        <w:rPr>
          <w:rFonts w:cs="Arial"/>
          <w:szCs w:val="22"/>
        </w:rPr>
        <w:fldChar w:fldCharType="separate"/>
      </w:r>
      <w:r w:rsidR="00B560DA">
        <w:t xml:space="preserve">Table </w:t>
      </w:r>
      <w:r w:rsidR="00B560DA">
        <w:rPr>
          <w:noProof/>
        </w:rPr>
        <w:t>2</w:t>
      </w:r>
      <w:r w:rsidR="00B560DA">
        <w:t>.</w:t>
      </w:r>
      <w:r w:rsidR="00B560DA">
        <w:rPr>
          <w:noProof/>
        </w:rPr>
        <w:t>36</w:t>
      </w:r>
      <w:r w:rsidR="005F5019">
        <w:rPr>
          <w:rFonts w:cs="Arial"/>
          <w:szCs w:val="22"/>
        </w:rPr>
        <w:fldChar w:fldCharType="end"/>
      </w:r>
      <w:r w:rsidR="002C0F1F" w:rsidRPr="00132553">
        <w:rPr>
          <w:rFonts w:cs="Arial"/>
          <w:szCs w:val="22"/>
        </w:rPr>
        <w:t xml:space="preserve"> and </w:t>
      </w:r>
      <w:r w:rsidR="005F5019">
        <w:rPr>
          <w:rFonts w:cs="Arial"/>
          <w:szCs w:val="22"/>
        </w:rPr>
        <w:fldChar w:fldCharType="begin"/>
      </w:r>
      <w:r w:rsidR="002C0F1F">
        <w:rPr>
          <w:rFonts w:cs="Arial"/>
          <w:szCs w:val="22"/>
        </w:rPr>
        <w:instrText xml:space="preserve"> REF _Ref364081782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31</w:t>
      </w:r>
      <w:r w:rsidR="005F5019">
        <w:rPr>
          <w:rFonts w:cs="Arial"/>
          <w:szCs w:val="22"/>
        </w:rPr>
        <w:fldChar w:fldCharType="end"/>
      </w:r>
      <w:r w:rsidR="002C0F1F" w:rsidRPr="00132553">
        <w:rPr>
          <w:rFonts w:cs="Arial"/>
          <w:szCs w:val="22"/>
        </w:rPr>
        <w:t>A)</w:t>
      </w:r>
      <w:r w:rsidR="004474F5">
        <w:rPr>
          <w:rFonts w:cs="Arial"/>
          <w:szCs w:val="22"/>
        </w:rPr>
        <w:t xml:space="preserve">.  </w:t>
      </w:r>
    </w:p>
    <w:p w14:paraId="05478AF9" w14:textId="0E054EC3" w:rsidR="002C0F1F" w:rsidRPr="00DD6123" w:rsidRDefault="002C0F1F" w:rsidP="002C0F1F">
      <w:pPr>
        <w:pStyle w:val="StyleCaptionTableCaptionBold"/>
      </w:pPr>
      <w:bookmarkStart w:id="374" w:name="_Ref364081150"/>
      <w:bookmarkStart w:id="375" w:name="_Toc520374912"/>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36</w:t>
      </w:r>
      <w:r w:rsidR="00FE1AD3">
        <w:fldChar w:fldCharType="end"/>
      </w:r>
      <w:bookmarkEnd w:id="374"/>
      <w:r w:rsidR="00572609">
        <w:t xml:space="preserve">: </w:t>
      </w:r>
      <w:r w:rsidRPr="00DD6123">
        <w:t>Composition of Initial and Boundary Waters and Chemical Parameters of the Domain</w:t>
      </w:r>
      <w:r w:rsidRPr="00DD6123">
        <w:rPr>
          <w:rFonts w:hint="eastAsia"/>
        </w:rPr>
        <w:t xml:space="preserve"> (</w:t>
      </w:r>
      <w:r w:rsidRPr="00DD6123">
        <w:t>Cation Exchange Problem</w:t>
      </w:r>
      <w:r w:rsidRPr="00DD6123">
        <w:rPr>
          <w:rFonts w:hint="eastAsia"/>
        </w:rPr>
        <w:t>)</w:t>
      </w:r>
      <w:bookmarkEnd w:id="375"/>
    </w:p>
    <w:tbl>
      <w:tblPr>
        <w:tblW w:w="0" w:type="auto"/>
        <w:jc w:val="center"/>
        <w:tblLook w:val="04A0" w:firstRow="1" w:lastRow="0" w:firstColumn="1" w:lastColumn="0" w:noHBand="0" w:noVBand="1"/>
      </w:tblPr>
      <w:tblGrid>
        <w:gridCol w:w="2209"/>
        <w:gridCol w:w="2196"/>
        <w:gridCol w:w="2142"/>
        <w:gridCol w:w="2093"/>
      </w:tblGrid>
      <w:tr w:rsidR="002C0F1F" w:rsidRPr="00D910F5" w14:paraId="07A16BD5" w14:textId="77777777" w:rsidTr="00341D8C">
        <w:trPr>
          <w:jc w:val="center"/>
        </w:trPr>
        <w:tc>
          <w:tcPr>
            <w:tcW w:w="2252" w:type="dxa"/>
            <w:tcBorders>
              <w:top w:val="single" w:sz="4" w:space="0" w:color="auto"/>
              <w:bottom w:val="single" w:sz="4" w:space="0" w:color="auto"/>
            </w:tcBorders>
            <w:shd w:val="clear" w:color="auto" w:fill="D9D9D9" w:themeFill="background1" w:themeFillShade="D9"/>
            <w:vAlign w:val="center"/>
          </w:tcPr>
          <w:p w14:paraId="24AB275C" w14:textId="77777777" w:rsidR="002C0F1F" w:rsidRPr="0009242F" w:rsidRDefault="002C0F1F" w:rsidP="00341D8C">
            <w:pPr>
              <w:spacing w:before="0" w:after="0"/>
              <w:jc w:val="center"/>
              <w:rPr>
                <w:rFonts w:cs="Arial"/>
                <w:b/>
                <w:szCs w:val="22"/>
              </w:rPr>
            </w:pPr>
            <w:r w:rsidRPr="0009242F">
              <w:rPr>
                <w:rFonts w:cs="Arial"/>
                <w:b/>
                <w:szCs w:val="22"/>
              </w:rPr>
              <w:t>Parameter</w:t>
            </w:r>
          </w:p>
        </w:tc>
        <w:tc>
          <w:tcPr>
            <w:tcW w:w="2242" w:type="dxa"/>
            <w:tcBorders>
              <w:top w:val="single" w:sz="4" w:space="0" w:color="auto"/>
              <w:bottom w:val="single" w:sz="4" w:space="0" w:color="auto"/>
            </w:tcBorders>
            <w:shd w:val="clear" w:color="auto" w:fill="D9D9D9" w:themeFill="background1" w:themeFillShade="D9"/>
            <w:vAlign w:val="center"/>
          </w:tcPr>
          <w:p w14:paraId="5511B10A" w14:textId="77777777" w:rsidR="002C0F1F" w:rsidRPr="0009242F" w:rsidRDefault="002C0F1F" w:rsidP="00341D8C">
            <w:pPr>
              <w:spacing w:before="0" w:after="0"/>
              <w:jc w:val="center"/>
              <w:rPr>
                <w:rFonts w:cs="Arial"/>
                <w:b/>
                <w:szCs w:val="22"/>
              </w:rPr>
            </w:pPr>
            <w:r w:rsidRPr="0009242F">
              <w:rPr>
                <w:rFonts w:cs="Arial"/>
                <w:b/>
                <w:szCs w:val="22"/>
              </w:rPr>
              <w:t>Boundary water</w:t>
            </w:r>
          </w:p>
        </w:tc>
        <w:tc>
          <w:tcPr>
            <w:tcW w:w="2200" w:type="dxa"/>
            <w:tcBorders>
              <w:top w:val="single" w:sz="4" w:space="0" w:color="auto"/>
              <w:bottom w:val="single" w:sz="4" w:space="0" w:color="auto"/>
            </w:tcBorders>
            <w:shd w:val="clear" w:color="auto" w:fill="D9D9D9" w:themeFill="background1" w:themeFillShade="D9"/>
            <w:vAlign w:val="center"/>
          </w:tcPr>
          <w:p w14:paraId="22C1A473" w14:textId="77777777" w:rsidR="002C0F1F" w:rsidRPr="0009242F" w:rsidRDefault="002C0F1F" w:rsidP="00341D8C">
            <w:pPr>
              <w:spacing w:before="0" w:after="0"/>
              <w:jc w:val="center"/>
              <w:rPr>
                <w:rFonts w:cs="Arial"/>
                <w:b/>
                <w:szCs w:val="22"/>
              </w:rPr>
            </w:pPr>
            <w:r>
              <w:rPr>
                <w:rFonts w:cs="Arial"/>
                <w:b/>
                <w:szCs w:val="22"/>
              </w:rPr>
              <w:t>Initial Water</w:t>
            </w:r>
          </w:p>
        </w:tc>
        <w:tc>
          <w:tcPr>
            <w:tcW w:w="2162" w:type="dxa"/>
            <w:tcBorders>
              <w:top w:val="single" w:sz="4" w:space="0" w:color="auto"/>
              <w:bottom w:val="single" w:sz="4" w:space="0" w:color="auto"/>
            </w:tcBorders>
            <w:shd w:val="clear" w:color="auto" w:fill="D9D9D9" w:themeFill="background1" w:themeFillShade="D9"/>
            <w:vAlign w:val="center"/>
          </w:tcPr>
          <w:p w14:paraId="79CEA51E" w14:textId="77777777" w:rsidR="002C0F1F" w:rsidRPr="0009242F" w:rsidRDefault="002C0F1F" w:rsidP="00341D8C">
            <w:pPr>
              <w:spacing w:before="0" w:after="0"/>
              <w:jc w:val="center"/>
              <w:rPr>
                <w:rFonts w:cs="Arial"/>
                <w:b/>
                <w:szCs w:val="22"/>
              </w:rPr>
            </w:pPr>
            <w:r w:rsidRPr="0009242F">
              <w:rPr>
                <w:rFonts w:cs="Arial"/>
                <w:b/>
                <w:szCs w:val="22"/>
              </w:rPr>
              <w:t>Unit</w:t>
            </w:r>
          </w:p>
        </w:tc>
      </w:tr>
      <w:tr w:rsidR="002C0F1F" w:rsidRPr="00D910F5" w14:paraId="364C9E26" w14:textId="77777777" w:rsidTr="00341D8C">
        <w:trPr>
          <w:jc w:val="center"/>
        </w:trPr>
        <w:tc>
          <w:tcPr>
            <w:tcW w:w="2252" w:type="dxa"/>
            <w:tcBorders>
              <w:top w:val="single" w:sz="4" w:space="0" w:color="auto"/>
            </w:tcBorders>
            <w:vAlign w:val="center"/>
          </w:tcPr>
          <w:p w14:paraId="56B28EA3" w14:textId="77777777" w:rsidR="002C0F1F" w:rsidRPr="00D910F5" w:rsidRDefault="002C0F1F" w:rsidP="00341D8C">
            <w:pPr>
              <w:spacing w:before="0" w:after="0"/>
              <w:jc w:val="center"/>
              <w:rPr>
                <w:rFonts w:cs="Arial"/>
                <w:szCs w:val="22"/>
              </w:rPr>
            </w:pPr>
            <w:r w:rsidRPr="00D910F5">
              <w:rPr>
                <w:rFonts w:cs="Arial"/>
                <w:szCs w:val="22"/>
              </w:rPr>
              <w:t>H</w:t>
            </w:r>
            <w:r w:rsidR="00BD06F1" w:rsidRPr="00BD06F1">
              <w:rPr>
                <w:rFonts w:cs="Arial"/>
                <w:szCs w:val="22"/>
                <w:vertAlign w:val="superscript"/>
              </w:rPr>
              <w:t>+</w:t>
            </w:r>
          </w:p>
        </w:tc>
        <w:tc>
          <w:tcPr>
            <w:tcW w:w="2242" w:type="dxa"/>
            <w:tcBorders>
              <w:top w:val="single" w:sz="4" w:space="0" w:color="auto"/>
            </w:tcBorders>
            <w:vAlign w:val="center"/>
          </w:tcPr>
          <w:p w14:paraId="1B16EF44" w14:textId="77777777" w:rsidR="002C0F1F" w:rsidRPr="00D910F5" w:rsidRDefault="002C0F1F" w:rsidP="00341D8C">
            <w:pPr>
              <w:spacing w:before="0" w:after="0"/>
              <w:jc w:val="center"/>
              <w:rPr>
                <w:rFonts w:cs="Arial"/>
                <w:szCs w:val="22"/>
              </w:rPr>
            </w:pPr>
            <w:r>
              <w:rPr>
                <w:rFonts w:cs="Arial"/>
                <w:szCs w:val="22"/>
              </w:rPr>
              <w:t>7</w:t>
            </w:r>
            <w:r w:rsidR="00D16D95">
              <w:rPr>
                <w:rFonts w:cs="Arial"/>
                <w:szCs w:val="22"/>
              </w:rPr>
              <w:t>.0</w:t>
            </w:r>
          </w:p>
        </w:tc>
        <w:tc>
          <w:tcPr>
            <w:tcW w:w="2200" w:type="dxa"/>
            <w:tcBorders>
              <w:top w:val="single" w:sz="4" w:space="0" w:color="auto"/>
            </w:tcBorders>
            <w:vAlign w:val="center"/>
          </w:tcPr>
          <w:p w14:paraId="59E5B455" w14:textId="77777777" w:rsidR="002C0F1F" w:rsidRPr="00D910F5" w:rsidRDefault="002C0F1F" w:rsidP="00341D8C">
            <w:pPr>
              <w:spacing w:before="0" w:after="0"/>
              <w:jc w:val="center"/>
              <w:rPr>
                <w:rFonts w:cs="Arial"/>
                <w:szCs w:val="22"/>
              </w:rPr>
            </w:pPr>
            <w:r>
              <w:rPr>
                <w:rFonts w:cs="Arial"/>
                <w:szCs w:val="22"/>
              </w:rPr>
              <w:t>7</w:t>
            </w:r>
            <w:r w:rsidR="00D16D95">
              <w:rPr>
                <w:rFonts w:cs="Arial"/>
                <w:szCs w:val="22"/>
              </w:rPr>
              <w:t>.0</w:t>
            </w:r>
          </w:p>
        </w:tc>
        <w:tc>
          <w:tcPr>
            <w:tcW w:w="2162" w:type="dxa"/>
            <w:tcBorders>
              <w:top w:val="single" w:sz="4" w:space="0" w:color="auto"/>
            </w:tcBorders>
            <w:vAlign w:val="center"/>
          </w:tcPr>
          <w:p w14:paraId="5C43F64C" w14:textId="77777777" w:rsidR="002C0F1F" w:rsidRPr="00D910F5" w:rsidRDefault="00BD06F1" w:rsidP="00BD06F1">
            <w:pPr>
              <w:spacing w:before="0" w:after="0"/>
              <w:jc w:val="center"/>
              <w:rPr>
                <w:rFonts w:cs="Arial"/>
                <w:szCs w:val="22"/>
              </w:rPr>
            </w:pPr>
            <w:r>
              <w:rPr>
                <w:rFonts w:cs="Arial"/>
                <w:szCs w:val="22"/>
              </w:rPr>
              <w:t>pH</w:t>
            </w:r>
          </w:p>
        </w:tc>
      </w:tr>
      <w:tr w:rsidR="002C0F1F" w:rsidRPr="00D910F5" w14:paraId="6DFBBB19" w14:textId="77777777" w:rsidTr="00341D8C">
        <w:trPr>
          <w:jc w:val="center"/>
        </w:trPr>
        <w:tc>
          <w:tcPr>
            <w:tcW w:w="2252" w:type="dxa"/>
            <w:vAlign w:val="center"/>
          </w:tcPr>
          <w:p w14:paraId="345BD7CB" w14:textId="77777777" w:rsidR="002C0F1F" w:rsidRPr="00D910F5" w:rsidRDefault="002C0F1F" w:rsidP="00341D8C">
            <w:pPr>
              <w:spacing w:before="0" w:after="0"/>
              <w:jc w:val="center"/>
              <w:rPr>
                <w:rFonts w:cs="Arial"/>
                <w:szCs w:val="22"/>
              </w:rPr>
            </w:pPr>
            <w:r w:rsidRPr="00D910F5">
              <w:rPr>
                <w:rFonts w:cs="Arial"/>
                <w:szCs w:val="22"/>
              </w:rPr>
              <w:t>Ca</w:t>
            </w:r>
            <w:r w:rsidRPr="00D910F5">
              <w:rPr>
                <w:rFonts w:cs="Arial"/>
                <w:szCs w:val="22"/>
                <w:vertAlign w:val="superscript"/>
              </w:rPr>
              <w:t>2+</w:t>
            </w:r>
          </w:p>
        </w:tc>
        <w:tc>
          <w:tcPr>
            <w:tcW w:w="2242" w:type="dxa"/>
            <w:vAlign w:val="center"/>
          </w:tcPr>
          <w:p w14:paraId="4272653B" w14:textId="77777777" w:rsidR="002C0F1F" w:rsidRPr="00D910F5" w:rsidRDefault="002C0F1F" w:rsidP="00341D8C">
            <w:pPr>
              <w:spacing w:before="0" w:after="0"/>
              <w:jc w:val="center"/>
              <w:rPr>
                <w:rFonts w:cs="Arial"/>
                <w:szCs w:val="22"/>
              </w:rPr>
            </w:pPr>
            <w:r>
              <w:rPr>
                <w:rFonts w:cs="Arial"/>
                <w:szCs w:val="22"/>
              </w:rPr>
              <w:t>6×10</w:t>
            </w:r>
            <w:r w:rsidRPr="00D910F5">
              <w:rPr>
                <w:rFonts w:cs="Arial"/>
                <w:szCs w:val="22"/>
                <w:vertAlign w:val="superscript"/>
              </w:rPr>
              <w:t>-4</w:t>
            </w:r>
          </w:p>
        </w:tc>
        <w:tc>
          <w:tcPr>
            <w:tcW w:w="2200" w:type="dxa"/>
            <w:vAlign w:val="center"/>
          </w:tcPr>
          <w:p w14:paraId="39A26426"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-9</w:t>
            </w:r>
          </w:p>
        </w:tc>
        <w:tc>
          <w:tcPr>
            <w:tcW w:w="2162" w:type="dxa"/>
            <w:vAlign w:val="center"/>
          </w:tcPr>
          <w:p w14:paraId="25E8C5DF"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4FB07452" w14:textId="77777777" w:rsidTr="00341D8C">
        <w:trPr>
          <w:jc w:val="center"/>
        </w:trPr>
        <w:tc>
          <w:tcPr>
            <w:tcW w:w="2252" w:type="dxa"/>
            <w:vAlign w:val="center"/>
          </w:tcPr>
          <w:p w14:paraId="6D45AC09" w14:textId="77777777" w:rsidR="002C0F1F" w:rsidRPr="00D910F5" w:rsidRDefault="002C0F1F" w:rsidP="00341D8C">
            <w:pPr>
              <w:spacing w:before="0" w:after="0"/>
              <w:jc w:val="center"/>
              <w:rPr>
                <w:rFonts w:cs="Arial"/>
                <w:szCs w:val="22"/>
              </w:rPr>
            </w:pPr>
            <w:r w:rsidRPr="00D910F5">
              <w:rPr>
                <w:rFonts w:cs="Arial"/>
                <w:szCs w:val="22"/>
              </w:rPr>
              <w:t>Cl</w:t>
            </w:r>
            <w:r w:rsidRPr="00D910F5">
              <w:rPr>
                <w:rFonts w:cs="Arial"/>
                <w:szCs w:val="22"/>
                <w:vertAlign w:val="superscript"/>
              </w:rPr>
              <w:t>-</w:t>
            </w:r>
          </w:p>
        </w:tc>
        <w:tc>
          <w:tcPr>
            <w:tcW w:w="2242" w:type="dxa"/>
            <w:vAlign w:val="center"/>
          </w:tcPr>
          <w:p w14:paraId="24E5BC26" w14:textId="77777777" w:rsidR="002C0F1F" w:rsidRPr="00D910F5" w:rsidRDefault="002C0F1F" w:rsidP="00341D8C">
            <w:pPr>
              <w:spacing w:before="0" w:after="0"/>
              <w:jc w:val="center"/>
              <w:rPr>
                <w:rFonts w:cs="Arial"/>
                <w:szCs w:val="22"/>
              </w:rPr>
            </w:pPr>
            <w:r>
              <w:rPr>
                <w:rFonts w:cs="Arial"/>
                <w:szCs w:val="22"/>
              </w:rPr>
              <w:t>1.2×10</w:t>
            </w:r>
            <w:r w:rsidRPr="00D910F5">
              <w:rPr>
                <w:rFonts w:cs="Arial"/>
                <w:szCs w:val="22"/>
                <w:vertAlign w:val="superscript"/>
              </w:rPr>
              <w:t>-3</w:t>
            </w:r>
          </w:p>
        </w:tc>
        <w:tc>
          <w:tcPr>
            <w:tcW w:w="2200" w:type="dxa"/>
            <w:vAlign w:val="center"/>
          </w:tcPr>
          <w:p w14:paraId="1C6FC06B" w14:textId="77777777" w:rsidR="002C0F1F" w:rsidRPr="00D910F5" w:rsidRDefault="002C0F1F" w:rsidP="00341D8C">
            <w:pPr>
              <w:spacing w:before="0" w:after="0"/>
              <w:jc w:val="center"/>
              <w:rPr>
                <w:rFonts w:cs="Arial"/>
                <w:szCs w:val="22"/>
              </w:rPr>
            </w:pPr>
            <w:r>
              <w:rPr>
                <w:rFonts w:cs="Arial"/>
                <w:szCs w:val="22"/>
              </w:rPr>
              <w:t>6×10</w:t>
            </w:r>
            <w:r w:rsidRPr="00D910F5">
              <w:rPr>
                <w:rFonts w:cs="Arial"/>
                <w:szCs w:val="22"/>
                <w:vertAlign w:val="superscript"/>
              </w:rPr>
              <w:t>-9</w:t>
            </w:r>
          </w:p>
        </w:tc>
        <w:tc>
          <w:tcPr>
            <w:tcW w:w="2162" w:type="dxa"/>
            <w:vAlign w:val="center"/>
          </w:tcPr>
          <w:p w14:paraId="06358EB5"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0D2D62C8" w14:textId="77777777" w:rsidTr="00341D8C">
        <w:trPr>
          <w:jc w:val="center"/>
        </w:trPr>
        <w:tc>
          <w:tcPr>
            <w:tcW w:w="2252" w:type="dxa"/>
            <w:vAlign w:val="center"/>
          </w:tcPr>
          <w:p w14:paraId="3F6B3AF7" w14:textId="77777777" w:rsidR="002C0F1F" w:rsidRPr="00D910F5" w:rsidRDefault="002C0F1F" w:rsidP="00341D8C">
            <w:pPr>
              <w:spacing w:before="0" w:after="0"/>
              <w:jc w:val="center"/>
              <w:rPr>
                <w:rFonts w:cs="Arial"/>
                <w:szCs w:val="22"/>
              </w:rPr>
            </w:pPr>
            <w:r w:rsidRPr="00D910F5">
              <w:rPr>
                <w:rFonts w:cs="Arial"/>
                <w:szCs w:val="22"/>
              </w:rPr>
              <w:t>K</w:t>
            </w:r>
            <w:r w:rsidRPr="00D910F5">
              <w:rPr>
                <w:rFonts w:cs="Arial"/>
                <w:szCs w:val="22"/>
                <w:vertAlign w:val="superscript"/>
              </w:rPr>
              <w:t>+</w:t>
            </w:r>
          </w:p>
        </w:tc>
        <w:tc>
          <w:tcPr>
            <w:tcW w:w="2242" w:type="dxa"/>
            <w:vAlign w:val="center"/>
          </w:tcPr>
          <w:p w14:paraId="0FC1F305"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-9</w:t>
            </w:r>
          </w:p>
        </w:tc>
        <w:tc>
          <w:tcPr>
            <w:tcW w:w="2200" w:type="dxa"/>
            <w:vAlign w:val="center"/>
          </w:tcPr>
          <w:p w14:paraId="1E94BFC4" w14:textId="77777777" w:rsidR="002C0F1F" w:rsidRPr="00D910F5" w:rsidRDefault="002C0F1F" w:rsidP="00341D8C">
            <w:pPr>
              <w:spacing w:before="0" w:after="0"/>
              <w:jc w:val="center"/>
              <w:rPr>
                <w:rFonts w:cs="Arial"/>
                <w:szCs w:val="22"/>
              </w:rPr>
            </w:pPr>
            <w:r>
              <w:rPr>
                <w:rFonts w:cs="Arial"/>
                <w:szCs w:val="22"/>
              </w:rPr>
              <w:t>2×10</w:t>
            </w:r>
            <w:r w:rsidRPr="00D910F5">
              <w:rPr>
                <w:rFonts w:cs="Arial"/>
                <w:szCs w:val="22"/>
                <w:vertAlign w:val="superscript"/>
              </w:rPr>
              <w:t>-4</w:t>
            </w:r>
          </w:p>
        </w:tc>
        <w:tc>
          <w:tcPr>
            <w:tcW w:w="2162" w:type="dxa"/>
            <w:vAlign w:val="center"/>
          </w:tcPr>
          <w:p w14:paraId="4B8D777A"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5198E9F2" w14:textId="77777777" w:rsidTr="00341D8C">
        <w:trPr>
          <w:jc w:val="center"/>
        </w:trPr>
        <w:tc>
          <w:tcPr>
            <w:tcW w:w="2252" w:type="dxa"/>
            <w:vAlign w:val="center"/>
          </w:tcPr>
          <w:p w14:paraId="213355DE" w14:textId="77777777" w:rsidR="002C0F1F" w:rsidRPr="00D910F5" w:rsidRDefault="002C0F1F" w:rsidP="00341D8C">
            <w:pPr>
              <w:spacing w:before="0" w:after="0"/>
              <w:jc w:val="center"/>
              <w:rPr>
                <w:rFonts w:cs="Arial"/>
                <w:szCs w:val="22"/>
              </w:rPr>
            </w:pPr>
            <w:r w:rsidRPr="00D910F5">
              <w:rPr>
                <w:rFonts w:cs="Arial"/>
                <w:szCs w:val="22"/>
              </w:rPr>
              <w:t>Na</w:t>
            </w:r>
            <w:r w:rsidRPr="00D910F5">
              <w:rPr>
                <w:rFonts w:cs="Arial"/>
                <w:szCs w:val="22"/>
                <w:vertAlign w:val="superscript"/>
              </w:rPr>
              <w:t>+</w:t>
            </w:r>
          </w:p>
        </w:tc>
        <w:tc>
          <w:tcPr>
            <w:tcW w:w="2242" w:type="dxa"/>
            <w:vAlign w:val="center"/>
          </w:tcPr>
          <w:p w14:paraId="4971FCDD"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-9</w:t>
            </w:r>
          </w:p>
        </w:tc>
        <w:tc>
          <w:tcPr>
            <w:tcW w:w="2200" w:type="dxa"/>
            <w:vAlign w:val="center"/>
          </w:tcPr>
          <w:p w14:paraId="34FE949C"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62" w:type="dxa"/>
            <w:vAlign w:val="center"/>
          </w:tcPr>
          <w:p w14:paraId="2597F4D9"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5D55E927" w14:textId="77777777" w:rsidTr="00DF207C">
        <w:trPr>
          <w:jc w:val="center"/>
        </w:trPr>
        <w:tc>
          <w:tcPr>
            <w:tcW w:w="2252" w:type="dxa"/>
            <w:vAlign w:val="center"/>
          </w:tcPr>
          <w:p w14:paraId="7253BCD5" w14:textId="77777777" w:rsidR="002C0F1F" w:rsidRPr="00D910F5" w:rsidRDefault="002C0F1F" w:rsidP="00341D8C">
            <w:pPr>
              <w:spacing w:before="0" w:after="0"/>
              <w:jc w:val="center"/>
              <w:rPr>
                <w:rFonts w:cs="Arial"/>
                <w:szCs w:val="22"/>
              </w:rPr>
            </w:pPr>
            <w:r w:rsidRPr="00D910F5">
              <w:rPr>
                <w:rFonts w:cs="Arial"/>
                <w:szCs w:val="22"/>
              </w:rPr>
              <w:t>NO</w:t>
            </w:r>
            <w:r w:rsidRPr="00D910F5">
              <w:rPr>
                <w:rFonts w:cs="Arial"/>
                <w:szCs w:val="22"/>
                <w:vertAlign w:val="subscript"/>
              </w:rPr>
              <w:t>3</w:t>
            </w:r>
            <w:r w:rsidRPr="00D910F5">
              <w:rPr>
                <w:rFonts w:cs="Arial"/>
                <w:szCs w:val="22"/>
                <w:vertAlign w:val="superscript"/>
              </w:rPr>
              <w:t>-</w:t>
            </w:r>
          </w:p>
        </w:tc>
        <w:tc>
          <w:tcPr>
            <w:tcW w:w="2242" w:type="dxa"/>
            <w:vAlign w:val="center"/>
          </w:tcPr>
          <w:p w14:paraId="11802201"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-9</w:t>
            </w:r>
          </w:p>
        </w:tc>
        <w:tc>
          <w:tcPr>
            <w:tcW w:w="2200" w:type="dxa"/>
            <w:vAlign w:val="center"/>
          </w:tcPr>
          <w:p w14:paraId="7BA5461E" w14:textId="77777777" w:rsidR="002C0F1F" w:rsidRPr="00D910F5" w:rsidRDefault="002C0F1F" w:rsidP="00341D8C">
            <w:pPr>
              <w:spacing w:before="0" w:after="0"/>
              <w:jc w:val="center"/>
              <w:rPr>
                <w:rFonts w:cs="Arial"/>
                <w:szCs w:val="22"/>
              </w:rPr>
            </w:pPr>
            <w:r>
              <w:rPr>
                <w:rFonts w:cs="Arial"/>
                <w:szCs w:val="22"/>
              </w:rPr>
              <w:t>1.2×10</w:t>
            </w:r>
            <w:r w:rsidRPr="00D910F5">
              <w:rPr>
                <w:rFonts w:cs="Arial"/>
                <w:szCs w:val="22"/>
                <w:vertAlign w:val="superscript"/>
              </w:rPr>
              <w:t>-3</w:t>
            </w:r>
          </w:p>
        </w:tc>
        <w:tc>
          <w:tcPr>
            <w:tcW w:w="2162" w:type="dxa"/>
            <w:vAlign w:val="center"/>
          </w:tcPr>
          <w:p w14:paraId="0E7FF13A"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6FBA1E18" w14:textId="77777777" w:rsidTr="00DF207C">
        <w:trPr>
          <w:jc w:val="center"/>
        </w:trPr>
        <w:tc>
          <w:tcPr>
            <w:tcW w:w="2252" w:type="dxa"/>
            <w:tcBorders>
              <w:bottom w:val="single" w:sz="4" w:space="0" w:color="auto"/>
            </w:tcBorders>
            <w:vAlign w:val="center"/>
          </w:tcPr>
          <w:p w14:paraId="43DE6804" w14:textId="77777777" w:rsidR="002C0F1F" w:rsidRPr="00D910F5" w:rsidRDefault="002C0F1F" w:rsidP="00341D8C">
            <w:pPr>
              <w:spacing w:before="0" w:after="0"/>
              <w:jc w:val="center"/>
              <w:rPr>
                <w:rFonts w:cs="Arial"/>
                <w:szCs w:val="22"/>
              </w:rPr>
            </w:pPr>
            <w:r w:rsidRPr="00D910F5">
              <w:rPr>
                <w:rFonts w:cs="Arial"/>
                <w:szCs w:val="22"/>
              </w:rPr>
              <w:t>Ionic strength</w:t>
            </w:r>
          </w:p>
        </w:tc>
        <w:tc>
          <w:tcPr>
            <w:tcW w:w="2242" w:type="dxa"/>
            <w:tcBorders>
              <w:bottom w:val="single" w:sz="4" w:space="0" w:color="auto"/>
            </w:tcBorders>
            <w:vAlign w:val="center"/>
          </w:tcPr>
          <w:p w14:paraId="46493C0B" w14:textId="77777777" w:rsidR="002C0F1F" w:rsidRPr="00D910F5" w:rsidRDefault="002C0F1F" w:rsidP="00341D8C">
            <w:pPr>
              <w:spacing w:before="0" w:after="0"/>
              <w:jc w:val="center"/>
              <w:rPr>
                <w:rFonts w:cs="Arial"/>
                <w:szCs w:val="22"/>
              </w:rPr>
            </w:pPr>
            <w:r w:rsidRPr="00D910F5">
              <w:rPr>
                <w:rFonts w:cs="Arial"/>
                <w:szCs w:val="22"/>
              </w:rPr>
              <w:t>1</w:t>
            </w:r>
            <w:r>
              <w:rPr>
                <w:rFonts w:cs="Arial"/>
                <w:szCs w:val="22"/>
              </w:rPr>
              <w:t>.</w:t>
            </w:r>
            <w:r w:rsidRPr="00D910F5">
              <w:rPr>
                <w:rFonts w:cs="Arial"/>
                <w:szCs w:val="22"/>
              </w:rPr>
              <w:t>8</w:t>
            </w:r>
            <w:r>
              <w:rPr>
                <w:rFonts w:cs="Arial"/>
                <w:szCs w:val="22"/>
              </w:rPr>
              <w:t>×10</w:t>
            </w:r>
            <w:r w:rsidRPr="00D910F5">
              <w:rPr>
                <w:rFonts w:cs="Arial"/>
                <w:szCs w:val="22"/>
                <w:vertAlign w:val="superscript"/>
              </w:rPr>
              <w:t>-</w:t>
            </w:r>
            <w:r>
              <w:rPr>
                <w:rFonts w:cs="Arial"/>
                <w:szCs w:val="22"/>
                <w:vertAlign w:val="superscript"/>
              </w:rPr>
              <w:t>3</w:t>
            </w:r>
          </w:p>
        </w:tc>
        <w:tc>
          <w:tcPr>
            <w:tcW w:w="2200" w:type="dxa"/>
            <w:tcBorders>
              <w:bottom w:val="single" w:sz="4" w:space="0" w:color="auto"/>
            </w:tcBorders>
            <w:vAlign w:val="center"/>
          </w:tcPr>
          <w:p w14:paraId="02913CA1" w14:textId="77777777" w:rsidR="002C0F1F" w:rsidRPr="00D910F5" w:rsidRDefault="002C0F1F" w:rsidP="00341D8C">
            <w:pPr>
              <w:spacing w:before="0" w:after="0"/>
              <w:jc w:val="center"/>
              <w:rPr>
                <w:rFonts w:cs="Arial"/>
                <w:szCs w:val="22"/>
              </w:rPr>
            </w:pPr>
            <w:r w:rsidRPr="00D910F5">
              <w:rPr>
                <w:rFonts w:cs="Arial"/>
                <w:szCs w:val="22"/>
              </w:rPr>
              <w:t>1</w:t>
            </w:r>
            <w:r>
              <w:rPr>
                <w:rFonts w:cs="Arial"/>
                <w:szCs w:val="22"/>
              </w:rPr>
              <w:t>.2×10</w:t>
            </w:r>
            <w:r w:rsidRPr="00D910F5">
              <w:rPr>
                <w:rFonts w:cs="Arial"/>
                <w:szCs w:val="22"/>
                <w:vertAlign w:val="superscript"/>
              </w:rPr>
              <w:t>-</w:t>
            </w:r>
            <w:r>
              <w:rPr>
                <w:rFonts w:cs="Arial"/>
                <w:szCs w:val="22"/>
                <w:vertAlign w:val="superscript"/>
              </w:rPr>
              <w:t>3</w:t>
            </w:r>
          </w:p>
        </w:tc>
        <w:tc>
          <w:tcPr>
            <w:tcW w:w="2162" w:type="dxa"/>
            <w:tcBorders>
              <w:bottom w:val="single" w:sz="4" w:space="0" w:color="auto"/>
            </w:tcBorders>
            <w:vAlign w:val="center"/>
          </w:tcPr>
          <w:p w14:paraId="18CF9CAB" w14:textId="77777777" w:rsidR="002C0F1F" w:rsidRPr="00D910F5" w:rsidRDefault="002C0F1F" w:rsidP="00DF207C">
            <w:pPr>
              <w:spacing w:before="0" w:after="0"/>
              <w:jc w:val="center"/>
              <w:rPr>
                <w:rFonts w:cs="Arial"/>
                <w:szCs w:val="22"/>
              </w:rPr>
            </w:pPr>
            <w:r w:rsidRPr="00D910F5">
              <w:rPr>
                <w:rFonts w:cs="Arial"/>
                <w:szCs w:val="22"/>
              </w:rPr>
              <w:t>[</w:t>
            </w:r>
            <w:r w:rsidR="00DF207C">
              <w:rPr>
                <w:rFonts w:cs="Arial"/>
                <w:szCs w:val="22"/>
              </w:rPr>
              <w:t>M</w:t>
            </w:r>
            <w:r w:rsidRPr="00D910F5">
              <w:rPr>
                <w:rFonts w:cs="Arial"/>
                <w:szCs w:val="22"/>
              </w:rPr>
              <w:t>]</w:t>
            </w:r>
          </w:p>
        </w:tc>
      </w:tr>
    </w:tbl>
    <w:p w14:paraId="5221649F" w14:textId="77777777" w:rsidR="002C0F1F" w:rsidRDefault="002C0F1F" w:rsidP="002C0F1F">
      <w:pPr>
        <w:pStyle w:val="Simpleline"/>
      </w:pPr>
    </w:p>
    <w:p w14:paraId="661E02CC" w14:textId="77777777" w:rsidR="00771FFF" w:rsidRPr="00690B19" w:rsidRDefault="00771FFF" w:rsidP="00771FFF">
      <w:pPr>
        <w:pStyle w:val="StyleHeading4Bold"/>
      </w:pPr>
      <w:bookmarkStart w:id="376" w:name="_Toc520374514"/>
      <w:r>
        <w:t>Parameters</w:t>
      </w:r>
      <w:bookmarkEnd w:id="376"/>
    </w:p>
    <w:p w14:paraId="285E408D" w14:textId="43D1FA87" w:rsidR="00771FFF" w:rsidRPr="00ED3698" w:rsidRDefault="00771FFF" w:rsidP="00771FFF">
      <w:r w:rsidRPr="00ED3698">
        <w:t xml:space="preserve">The </w:t>
      </w:r>
      <w:r w:rsidR="00D16D95">
        <w:t xml:space="preserve">main </w:t>
      </w:r>
      <w:r w:rsidRPr="00ED3698">
        <w:t>parameters of the porous medi</w:t>
      </w:r>
      <w:r>
        <w:t>um</w:t>
      </w:r>
      <w:r w:rsidRPr="00ED3698">
        <w:t xml:space="preserve"> are</w:t>
      </w:r>
      <w:r w:rsidR="001501CC">
        <w:t xml:space="preserve"> listed in </w:t>
      </w:r>
      <w:r w:rsidR="001501CC">
        <w:fldChar w:fldCharType="begin"/>
      </w:r>
      <w:r w:rsidR="001501CC">
        <w:instrText xml:space="preserve"> REF _Ref383534152 \h </w:instrText>
      </w:r>
      <w:r w:rsidR="001501CC">
        <w:fldChar w:fldCharType="separate"/>
      </w:r>
      <w:r w:rsidR="00B560DA">
        <w:t xml:space="preserve">Table </w:t>
      </w:r>
      <w:r w:rsidR="00B560DA">
        <w:rPr>
          <w:noProof/>
        </w:rPr>
        <w:t>2</w:t>
      </w:r>
      <w:r w:rsidR="00B560DA">
        <w:t>.</w:t>
      </w:r>
      <w:r w:rsidR="00B560DA">
        <w:rPr>
          <w:noProof/>
        </w:rPr>
        <w:t>37</w:t>
      </w:r>
      <w:r w:rsidR="001501CC">
        <w:fldChar w:fldCharType="end"/>
      </w:r>
      <w:r w:rsidR="004474F5">
        <w:t xml:space="preserve">.  </w:t>
      </w:r>
    </w:p>
    <w:p w14:paraId="42DF1F0A" w14:textId="540A2D58" w:rsidR="001501CC" w:rsidRDefault="001501CC" w:rsidP="001501CC">
      <w:pPr>
        <w:pStyle w:val="Caption"/>
        <w:keepNext/>
      </w:pPr>
      <w:bookmarkStart w:id="377" w:name="_Ref383534152"/>
      <w:bookmarkStart w:id="378" w:name="_Toc520374913"/>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37</w:t>
      </w:r>
      <w:r w:rsidR="00FE1AD3">
        <w:fldChar w:fldCharType="end"/>
      </w:r>
      <w:bookmarkEnd w:id="377"/>
      <w:r w:rsidR="00572609">
        <w:t xml:space="preserve">: </w:t>
      </w:r>
      <w:r>
        <w:t>Parameters of the porous media (</w:t>
      </w:r>
      <w:r w:rsidRPr="00DD6123">
        <w:t>Cation Exchange Problem</w:t>
      </w:r>
      <w:r w:rsidRPr="00DD6123">
        <w:rPr>
          <w:rFonts w:hint="eastAsia"/>
        </w:rPr>
        <w:t>)</w:t>
      </w:r>
      <w:bookmarkEnd w:id="378"/>
    </w:p>
    <w:tbl>
      <w:tblPr>
        <w:tblW w:w="5000" w:type="pct"/>
        <w:tblBorders>
          <w:top w:val="single" w:sz="4" w:space="0" w:color="auto"/>
          <w:bottom w:val="single" w:sz="4" w:space="0" w:color="auto"/>
        </w:tblBorders>
        <w:tblLook w:val="04A0" w:firstRow="1" w:lastRow="0" w:firstColumn="1" w:lastColumn="0" w:noHBand="0" w:noVBand="1"/>
      </w:tblPr>
      <w:tblGrid>
        <w:gridCol w:w="4700"/>
        <w:gridCol w:w="1157"/>
        <w:gridCol w:w="1160"/>
        <w:gridCol w:w="1623"/>
      </w:tblGrid>
      <w:tr w:rsidR="001501CC" w:rsidRPr="00ED3698" w14:paraId="24E5638D" w14:textId="77777777" w:rsidTr="001501CC">
        <w:trPr>
          <w:trHeight w:val="300"/>
        </w:trPr>
        <w:tc>
          <w:tcPr>
            <w:tcW w:w="2728" w:type="pct"/>
            <w:tcBorders>
              <w:bottom w:val="single" w:sz="4" w:space="0" w:color="auto"/>
            </w:tcBorders>
            <w:shd w:val="clear" w:color="auto" w:fill="D9D9D9"/>
            <w:noWrap/>
            <w:vAlign w:val="center"/>
            <w:hideMark/>
          </w:tcPr>
          <w:p w14:paraId="04B696DB" w14:textId="77777777" w:rsidR="001501CC" w:rsidRPr="00ED3698" w:rsidRDefault="001501CC" w:rsidP="004D3C9F">
            <w:pPr>
              <w:spacing w:before="0" w:after="0"/>
              <w:rPr>
                <w:b/>
                <w:color w:val="000000"/>
                <w:lang w:eastAsia="en-CA"/>
              </w:rPr>
            </w:pPr>
            <w:r w:rsidRPr="00ED3698">
              <w:rPr>
                <w:b/>
                <w:color w:val="000000"/>
                <w:lang w:eastAsia="en-CA"/>
              </w:rPr>
              <w:t>Parameter</w:t>
            </w:r>
          </w:p>
        </w:tc>
        <w:tc>
          <w:tcPr>
            <w:tcW w:w="677" w:type="pct"/>
            <w:tcBorders>
              <w:bottom w:val="single" w:sz="4" w:space="0" w:color="auto"/>
            </w:tcBorders>
            <w:shd w:val="clear" w:color="auto" w:fill="D9D9D9"/>
            <w:noWrap/>
            <w:vAlign w:val="center"/>
            <w:hideMark/>
          </w:tcPr>
          <w:p w14:paraId="6BC60953" w14:textId="77777777" w:rsidR="001501CC" w:rsidRPr="00ED3698" w:rsidRDefault="001501CC" w:rsidP="004D3C9F">
            <w:pPr>
              <w:spacing w:before="0" w:after="0"/>
              <w:rPr>
                <w:b/>
                <w:color w:val="000000"/>
                <w:lang w:eastAsia="en-CA"/>
              </w:rPr>
            </w:pPr>
            <w:r>
              <w:rPr>
                <w:rFonts w:hint="eastAsia"/>
                <w:b/>
                <w:color w:val="000000"/>
                <w:lang w:eastAsia="zh-CN"/>
              </w:rPr>
              <w:t>Symbol</w:t>
            </w:r>
          </w:p>
        </w:tc>
        <w:tc>
          <w:tcPr>
            <w:tcW w:w="679" w:type="pct"/>
            <w:tcBorders>
              <w:bottom w:val="single" w:sz="4" w:space="0" w:color="auto"/>
            </w:tcBorders>
            <w:shd w:val="clear" w:color="auto" w:fill="D9D9D9"/>
            <w:vAlign w:val="center"/>
          </w:tcPr>
          <w:p w14:paraId="2760B714" w14:textId="77777777" w:rsidR="001501CC" w:rsidRPr="00ED3698" w:rsidRDefault="001501CC" w:rsidP="004D3C9F">
            <w:pPr>
              <w:spacing w:before="0" w:after="0"/>
              <w:rPr>
                <w:b/>
                <w:color w:val="000000"/>
                <w:lang w:eastAsia="en-CA"/>
              </w:rPr>
            </w:pPr>
            <w:r w:rsidRPr="00ED3698">
              <w:rPr>
                <w:b/>
                <w:color w:val="000000"/>
                <w:lang w:eastAsia="en-CA"/>
              </w:rPr>
              <w:t>Value</w:t>
            </w:r>
          </w:p>
        </w:tc>
        <w:tc>
          <w:tcPr>
            <w:tcW w:w="916" w:type="pct"/>
            <w:tcBorders>
              <w:bottom w:val="single" w:sz="4" w:space="0" w:color="auto"/>
            </w:tcBorders>
            <w:shd w:val="clear" w:color="auto" w:fill="D9D9D9"/>
            <w:noWrap/>
            <w:vAlign w:val="center"/>
            <w:hideMark/>
          </w:tcPr>
          <w:p w14:paraId="445C52E8" w14:textId="77777777" w:rsidR="001501CC" w:rsidRPr="00ED3698" w:rsidRDefault="001501CC" w:rsidP="004D3C9F">
            <w:pPr>
              <w:spacing w:before="0" w:after="0"/>
              <w:rPr>
                <w:b/>
                <w:color w:val="000000"/>
                <w:lang w:eastAsia="en-CA"/>
              </w:rPr>
            </w:pPr>
            <w:r w:rsidRPr="00ED3698">
              <w:rPr>
                <w:b/>
                <w:color w:val="000000"/>
                <w:lang w:eastAsia="en-CA"/>
              </w:rPr>
              <w:t>unit</w:t>
            </w:r>
          </w:p>
        </w:tc>
      </w:tr>
      <w:tr w:rsidR="001501CC" w:rsidRPr="00ED3698" w14:paraId="61E82C69" w14:textId="77777777" w:rsidTr="001501CC">
        <w:trPr>
          <w:trHeight w:val="300"/>
        </w:trPr>
        <w:tc>
          <w:tcPr>
            <w:tcW w:w="2728" w:type="pct"/>
            <w:tcBorders>
              <w:top w:val="single" w:sz="4" w:space="0" w:color="auto"/>
              <w:bottom w:val="nil"/>
            </w:tcBorders>
            <w:shd w:val="clear" w:color="auto" w:fill="auto"/>
            <w:noWrap/>
            <w:vAlign w:val="bottom"/>
            <w:hideMark/>
          </w:tcPr>
          <w:p w14:paraId="0F28E6D3" w14:textId="77777777" w:rsidR="001501CC" w:rsidRPr="00ED3698" w:rsidRDefault="001501CC" w:rsidP="004D3C9F">
            <w:pPr>
              <w:spacing w:before="0" w:after="0"/>
              <w:rPr>
                <w:color w:val="000000"/>
                <w:lang w:eastAsia="en-CA"/>
              </w:rPr>
            </w:pPr>
            <w:r w:rsidRPr="00ED3698">
              <w:rPr>
                <w:color w:val="000000"/>
                <w:lang w:eastAsia="en-CA"/>
              </w:rPr>
              <w:t>Length of domain</w:t>
            </w:r>
          </w:p>
        </w:tc>
        <w:tc>
          <w:tcPr>
            <w:tcW w:w="677" w:type="pct"/>
            <w:tcBorders>
              <w:top w:val="single" w:sz="4" w:space="0" w:color="auto"/>
              <w:bottom w:val="nil"/>
            </w:tcBorders>
            <w:shd w:val="clear" w:color="auto" w:fill="auto"/>
            <w:noWrap/>
            <w:vAlign w:val="bottom"/>
            <w:hideMark/>
          </w:tcPr>
          <w:p w14:paraId="2F2BF4E2" w14:textId="77777777" w:rsidR="001501CC" w:rsidRPr="00ED3698" w:rsidRDefault="001501CC" w:rsidP="004D3C9F">
            <w:pPr>
              <w:spacing w:before="0" w:after="0"/>
              <w:rPr>
                <w:color w:val="000000"/>
                <w:lang w:eastAsia="en-CA"/>
              </w:rPr>
            </w:pPr>
            <w:r w:rsidRPr="00ED3698">
              <w:rPr>
                <w:color w:val="000000"/>
                <w:lang w:eastAsia="en-CA"/>
              </w:rPr>
              <w:t>L</w:t>
            </w:r>
          </w:p>
        </w:tc>
        <w:tc>
          <w:tcPr>
            <w:tcW w:w="679" w:type="pct"/>
            <w:tcBorders>
              <w:top w:val="single" w:sz="4" w:space="0" w:color="auto"/>
              <w:bottom w:val="nil"/>
            </w:tcBorders>
          </w:tcPr>
          <w:p w14:paraId="445E5FD6" w14:textId="77777777" w:rsidR="001501CC" w:rsidRPr="00ED3698" w:rsidRDefault="001501CC" w:rsidP="001501CC">
            <w:pPr>
              <w:spacing w:before="0" w:after="0"/>
              <w:rPr>
                <w:color w:val="000000"/>
                <w:lang w:eastAsia="zh-CN"/>
              </w:rPr>
            </w:pPr>
            <w:r>
              <w:rPr>
                <w:rFonts w:hint="eastAsia"/>
                <w:color w:val="000000"/>
                <w:lang w:eastAsia="zh-CN"/>
              </w:rPr>
              <w:t>1</w:t>
            </w:r>
            <w:r>
              <w:rPr>
                <w:color w:val="000000"/>
                <w:lang w:eastAsia="zh-CN"/>
              </w:rPr>
              <w:t>0</w:t>
            </w:r>
            <w:r>
              <w:rPr>
                <w:rFonts w:hint="eastAsia"/>
                <w:color w:val="000000"/>
                <w:lang w:eastAsia="zh-CN"/>
              </w:rPr>
              <w:t>.</w:t>
            </w:r>
            <w:r>
              <w:rPr>
                <w:color w:val="000000"/>
                <w:lang w:eastAsia="zh-CN"/>
              </w:rPr>
              <w:t>0</w:t>
            </w:r>
          </w:p>
        </w:tc>
        <w:tc>
          <w:tcPr>
            <w:tcW w:w="916" w:type="pct"/>
            <w:tcBorders>
              <w:top w:val="single" w:sz="4" w:space="0" w:color="auto"/>
              <w:bottom w:val="nil"/>
            </w:tcBorders>
            <w:shd w:val="clear" w:color="auto" w:fill="auto"/>
            <w:noWrap/>
            <w:vAlign w:val="bottom"/>
            <w:hideMark/>
          </w:tcPr>
          <w:p w14:paraId="738F777F" w14:textId="77777777" w:rsidR="001501CC" w:rsidRPr="00ED3698" w:rsidRDefault="001501CC" w:rsidP="004D3C9F">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501CC" w:rsidRPr="00ED3698" w14:paraId="6B5D0E8B" w14:textId="77777777" w:rsidTr="001501CC">
        <w:trPr>
          <w:trHeight w:val="300"/>
        </w:trPr>
        <w:tc>
          <w:tcPr>
            <w:tcW w:w="2728" w:type="pct"/>
            <w:tcBorders>
              <w:top w:val="nil"/>
              <w:bottom w:val="nil"/>
            </w:tcBorders>
            <w:shd w:val="clear" w:color="auto" w:fill="auto"/>
            <w:noWrap/>
            <w:vAlign w:val="bottom"/>
            <w:hideMark/>
          </w:tcPr>
          <w:p w14:paraId="22FC99EE" w14:textId="77777777" w:rsidR="001501CC" w:rsidRPr="00ED3698" w:rsidRDefault="001501CC" w:rsidP="004D3C9F">
            <w:pPr>
              <w:spacing w:before="0" w:after="0"/>
              <w:rPr>
                <w:color w:val="000000"/>
                <w:lang w:eastAsia="en-CA"/>
              </w:rPr>
            </w:pPr>
            <w:r w:rsidRPr="00ED3698">
              <w:rPr>
                <w:color w:val="000000"/>
                <w:lang w:eastAsia="en-CA"/>
              </w:rPr>
              <w:t>Porosity</w:t>
            </w:r>
          </w:p>
        </w:tc>
        <w:tc>
          <w:tcPr>
            <w:tcW w:w="677" w:type="pct"/>
            <w:tcBorders>
              <w:top w:val="nil"/>
              <w:bottom w:val="nil"/>
            </w:tcBorders>
            <w:shd w:val="clear" w:color="auto" w:fill="auto"/>
            <w:noWrap/>
            <w:vAlign w:val="bottom"/>
            <w:hideMark/>
          </w:tcPr>
          <w:p w14:paraId="4FA9F482" w14:textId="77777777" w:rsidR="001501CC" w:rsidRPr="00ED3698" w:rsidRDefault="001501CC" w:rsidP="004D3C9F">
            <w:pPr>
              <w:spacing w:before="0" w:after="0"/>
              <w:rPr>
                <w:color w:val="000000"/>
                <w:lang w:eastAsia="en-CA"/>
              </w:rPr>
            </w:pPr>
            <w:r w:rsidRPr="00ED3698">
              <w:rPr>
                <w:rFonts w:ascii="Cambria Math" w:hAnsi="Cambria Math" w:cs="Cambria Math"/>
                <w:color w:val="000000"/>
                <w:lang w:eastAsia="en-CA"/>
              </w:rPr>
              <w:t>𝜙</w:t>
            </w:r>
          </w:p>
        </w:tc>
        <w:tc>
          <w:tcPr>
            <w:tcW w:w="679" w:type="pct"/>
            <w:tcBorders>
              <w:top w:val="nil"/>
              <w:bottom w:val="nil"/>
            </w:tcBorders>
          </w:tcPr>
          <w:p w14:paraId="46161025" w14:textId="77777777" w:rsidR="001501CC" w:rsidRPr="00ED3698" w:rsidRDefault="001501CC" w:rsidP="001501CC">
            <w:pPr>
              <w:spacing w:before="0" w:after="0"/>
              <w:rPr>
                <w:color w:val="000000"/>
                <w:lang w:eastAsia="zh-CN"/>
              </w:rPr>
            </w:pPr>
            <w:r w:rsidRPr="00ED3698">
              <w:rPr>
                <w:color w:val="000000"/>
                <w:lang w:eastAsia="en-CA"/>
              </w:rPr>
              <w:t>0.</w:t>
            </w:r>
            <w:r>
              <w:rPr>
                <w:color w:val="000000"/>
                <w:lang w:eastAsia="zh-CN"/>
              </w:rPr>
              <w:t>3</w:t>
            </w:r>
          </w:p>
        </w:tc>
        <w:tc>
          <w:tcPr>
            <w:tcW w:w="916" w:type="pct"/>
            <w:tcBorders>
              <w:top w:val="nil"/>
              <w:bottom w:val="nil"/>
            </w:tcBorders>
            <w:shd w:val="clear" w:color="auto" w:fill="auto"/>
            <w:noWrap/>
            <w:vAlign w:val="bottom"/>
            <w:hideMark/>
          </w:tcPr>
          <w:p w14:paraId="57762B04" w14:textId="77777777" w:rsidR="001501CC" w:rsidRPr="00ED3698" w:rsidRDefault="001501CC" w:rsidP="004D3C9F">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1501CC" w:rsidRPr="00ED3698" w14:paraId="603F30E0" w14:textId="77777777" w:rsidTr="001501CC">
        <w:trPr>
          <w:trHeight w:val="300"/>
        </w:trPr>
        <w:tc>
          <w:tcPr>
            <w:tcW w:w="2728" w:type="pct"/>
            <w:tcBorders>
              <w:top w:val="nil"/>
              <w:bottom w:val="nil"/>
            </w:tcBorders>
            <w:shd w:val="clear" w:color="auto" w:fill="auto"/>
            <w:noWrap/>
            <w:vAlign w:val="bottom"/>
          </w:tcPr>
          <w:p w14:paraId="6C03DF62" w14:textId="77777777" w:rsidR="001501CC" w:rsidRPr="00ED3698" w:rsidRDefault="001501CC" w:rsidP="004D3C9F">
            <w:pPr>
              <w:spacing w:before="0" w:after="0"/>
              <w:rPr>
                <w:color w:val="000000"/>
                <w:lang w:eastAsia="en-CA"/>
              </w:rPr>
            </w:pPr>
            <w:r>
              <w:rPr>
                <w:color w:val="000000"/>
                <w:lang w:eastAsia="en-CA"/>
              </w:rPr>
              <w:t>Dry density</w:t>
            </w:r>
          </w:p>
        </w:tc>
        <w:tc>
          <w:tcPr>
            <w:tcW w:w="677" w:type="pct"/>
            <w:tcBorders>
              <w:top w:val="nil"/>
              <w:bottom w:val="nil"/>
            </w:tcBorders>
            <w:shd w:val="clear" w:color="auto" w:fill="auto"/>
            <w:noWrap/>
            <w:vAlign w:val="bottom"/>
          </w:tcPr>
          <w:p w14:paraId="6B9D9A3A" w14:textId="77777777" w:rsidR="001501CC" w:rsidRPr="001501CC" w:rsidRDefault="001501CC" w:rsidP="004D3C9F">
            <w:pPr>
              <w:spacing w:before="0" w:after="0"/>
              <w:rPr>
                <w:rFonts w:ascii="Cambria Math" w:hAnsi="Cambria Math" w:cs="Cambria Math" w:hint="eastAsia"/>
                <w:color w:val="000000"/>
                <w:vertAlign w:val="subscript"/>
                <w:lang w:eastAsia="en-CA"/>
              </w:rPr>
            </w:pPr>
            <w:r>
              <w:rPr>
                <w:rFonts w:ascii="Cambria Math" w:hAnsi="Cambria Math" w:cs="Cambria Math"/>
                <w:color w:val="000000"/>
                <w:lang w:eastAsia="en-CA"/>
              </w:rPr>
              <w:t>𝜌</w:t>
            </w:r>
            <w:r>
              <w:rPr>
                <w:rFonts w:ascii="Cambria Math" w:hAnsi="Cambria Math" w:cs="Cambria Math"/>
                <w:color w:val="000000"/>
                <w:vertAlign w:val="subscript"/>
                <w:lang w:eastAsia="en-CA"/>
              </w:rPr>
              <w:t>d</w:t>
            </w:r>
          </w:p>
        </w:tc>
        <w:tc>
          <w:tcPr>
            <w:tcW w:w="679" w:type="pct"/>
            <w:tcBorders>
              <w:top w:val="nil"/>
              <w:bottom w:val="nil"/>
            </w:tcBorders>
          </w:tcPr>
          <w:p w14:paraId="18328501" w14:textId="77777777" w:rsidR="001501CC" w:rsidRPr="00ED3698" w:rsidRDefault="001501CC" w:rsidP="001501CC">
            <w:pPr>
              <w:spacing w:before="0" w:after="0"/>
              <w:rPr>
                <w:color w:val="000000"/>
                <w:lang w:eastAsia="en-CA"/>
              </w:rPr>
            </w:pPr>
            <w:r>
              <w:rPr>
                <w:color w:val="000000"/>
                <w:lang w:eastAsia="en-CA"/>
              </w:rPr>
              <w:t>1875.0</w:t>
            </w:r>
          </w:p>
        </w:tc>
        <w:tc>
          <w:tcPr>
            <w:tcW w:w="916" w:type="pct"/>
            <w:tcBorders>
              <w:top w:val="nil"/>
              <w:bottom w:val="nil"/>
            </w:tcBorders>
            <w:shd w:val="clear" w:color="auto" w:fill="auto"/>
            <w:noWrap/>
            <w:vAlign w:val="bottom"/>
          </w:tcPr>
          <w:p w14:paraId="65253A6C" w14:textId="77777777" w:rsidR="001501CC" w:rsidRDefault="001501CC" w:rsidP="001501CC">
            <w:pPr>
              <w:spacing w:before="0" w:after="0"/>
              <w:rPr>
                <w:color w:val="000000"/>
                <w:lang w:eastAsia="zh-CN"/>
              </w:rPr>
            </w:pPr>
            <w:r>
              <w:rPr>
                <w:color w:val="000000"/>
                <w:lang w:eastAsia="zh-CN"/>
              </w:rPr>
              <w:t xml:space="preserve">[kg </w:t>
            </w:r>
            <w:r>
              <w:rPr>
                <w:color w:val="000000"/>
                <w:lang w:eastAsia="en-CA"/>
              </w:rPr>
              <w:t>m</w:t>
            </w:r>
            <w:r w:rsidRPr="00ED3698">
              <w:rPr>
                <w:color w:val="000000"/>
                <w:vertAlign w:val="superscript"/>
                <w:lang w:eastAsia="en-CA"/>
              </w:rPr>
              <w:t>-</w:t>
            </w:r>
            <w:r>
              <w:rPr>
                <w:color w:val="000000"/>
                <w:vertAlign w:val="superscript"/>
                <w:lang w:eastAsia="en-CA"/>
              </w:rPr>
              <w:t>3</w:t>
            </w:r>
            <w:r>
              <w:rPr>
                <w:rFonts w:hint="eastAsia"/>
                <w:color w:val="000000"/>
                <w:lang w:eastAsia="zh-CN"/>
              </w:rPr>
              <w:t>]</w:t>
            </w:r>
          </w:p>
        </w:tc>
      </w:tr>
      <w:tr w:rsidR="001501CC" w:rsidRPr="00ED3698" w14:paraId="55D20785" w14:textId="77777777" w:rsidTr="001501CC">
        <w:trPr>
          <w:trHeight w:val="300"/>
        </w:trPr>
        <w:tc>
          <w:tcPr>
            <w:tcW w:w="2728" w:type="pct"/>
            <w:tcBorders>
              <w:top w:val="nil"/>
              <w:bottom w:val="nil"/>
            </w:tcBorders>
            <w:shd w:val="clear" w:color="auto" w:fill="auto"/>
            <w:noWrap/>
            <w:vAlign w:val="bottom"/>
            <w:hideMark/>
          </w:tcPr>
          <w:p w14:paraId="7342F3F0" w14:textId="77777777" w:rsidR="001501CC" w:rsidRPr="00ED3698" w:rsidRDefault="001501CC" w:rsidP="004D3C9F">
            <w:pPr>
              <w:spacing w:before="0" w:after="0"/>
              <w:rPr>
                <w:color w:val="000000"/>
                <w:lang w:eastAsia="en-CA"/>
              </w:rPr>
            </w:pPr>
            <w:r w:rsidRPr="00ED3698">
              <w:rPr>
                <w:color w:val="000000"/>
                <w:lang w:eastAsia="en-CA"/>
              </w:rPr>
              <w:t>Hydraulic conductivity</w:t>
            </w:r>
          </w:p>
        </w:tc>
        <w:tc>
          <w:tcPr>
            <w:tcW w:w="677" w:type="pct"/>
            <w:tcBorders>
              <w:top w:val="nil"/>
              <w:bottom w:val="nil"/>
            </w:tcBorders>
            <w:shd w:val="clear" w:color="auto" w:fill="auto"/>
            <w:noWrap/>
            <w:vAlign w:val="bottom"/>
            <w:hideMark/>
          </w:tcPr>
          <w:p w14:paraId="6A9533F9" w14:textId="77777777" w:rsidR="001501CC" w:rsidRPr="00ED3698" w:rsidRDefault="001501CC" w:rsidP="001501CC">
            <w:pPr>
              <w:spacing w:before="0" w:after="0"/>
              <w:rPr>
                <w:color w:val="000000"/>
                <w:lang w:eastAsia="en-CA"/>
              </w:rPr>
            </w:pPr>
            <w:r w:rsidRPr="00ED3698">
              <w:rPr>
                <w:color w:val="000000"/>
                <w:lang w:eastAsia="en-CA"/>
              </w:rPr>
              <w:t>K</w:t>
            </w:r>
            <w:r>
              <w:rPr>
                <w:color w:val="000000"/>
                <w:vertAlign w:val="subscript"/>
                <w:lang w:eastAsia="en-CA"/>
              </w:rPr>
              <w:t>xx</w:t>
            </w:r>
          </w:p>
        </w:tc>
        <w:tc>
          <w:tcPr>
            <w:tcW w:w="679" w:type="pct"/>
            <w:tcBorders>
              <w:top w:val="nil"/>
              <w:bottom w:val="nil"/>
            </w:tcBorders>
          </w:tcPr>
          <w:p w14:paraId="78F7C5F9" w14:textId="77777777" w:rsidR="001501CC" w:rsidRPr="00ED3698" w:rsidRDefault="001501CC" w:rsidP="001501CC">
            <w:pPr>
              <w:spacing w:before="0" w:after="0"/>
              <w:rPr>
                <w:color w:val="000000"/>
                <w:lang w:eastAsia="zh-CN"/>
              </w:rPr>
            </w:pPr>
            <w:r>
              <w:rPr>
                <w:rFonts w:hint="eastAsia"/>
                <w:color w:val="000000"/>
                <w:lang w:eastAsia="zh-CN"/>
              </w:rPr>
              <w:t>1.</w:t>
            </w:r>
            <w:r>
              <w:rPr>
                <w:color w:val="000000"/>
                <w:lang w:eastAsia="zh-CN"/>
              </w:rPr>
              <w:t>16</w:t>
            </w:r>
            <w:r>
              <w:rPr>
                <w:color w:val="000000"/>
                <w:lang w:eastAsia="en-CA"/>
              </w:rPr>
              <w:t>×10</w:t>
            </w:r>
            <w:r w:rsidRPr="00ED3698">
              <w:rPr>
                <w:color w:val="000000"/>
                <w:vertAlign w:val="superscript"/>
                <w:lang w:eastAsia="en-CA"/>
              </w:rPr>
              <w:t>-</w:t>
            </w:r>
            <w:r>
              <w:rPr>
                <w:color w:val="000000"/>
                <w:vertAlign w:val="superscript"/>
                <w:lang w:eastAsia="zh-CN"/>
              </w:rPr>
              <w:t>5</w:t>
            </w:r>
          </w:p>
        </w:tc>
        <w:tc>
          <w:tcPr>
            <w:tcW w:w="916" w:type="pct"/>
            <w:tcBorders>
              <w:top w:val="nil"/>
              <w:bottom w:val="nil"/>
            </w:tcBorders>
            <w:shd w:val="clear" w:color="auto" w:fill="auto"/>
            <w:noWrap/>
            <w:vAlign w:val="bottom"/>
            <w:hideMark/>
          </w:tcPr>
          <w:p w14:paraId="5472DE96" w14:textId="77777777" w:rsidR="001501CC" w:rsidRPr="00ED3698" w:rsidRDefault="001501CC" w:rsidP="004D3C9F">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1501CC" w:rsidRPr="00ED3698" w14:paraId="73F46AFD" w14:textId="77777777" w:rsidTr="001501CC">
        <w:trPr>
          <w:trHeight w:val="300"/>
        </w:trPr>
        <w:tc>
          <w:tcPr>
            <w:tcW w:w="2728" w:type="pct"/>
            <w:tcBorders>
              <w:top w:val="nil"/>
              <w:bottom w:val="nil"/>
            </w:tcBorders>
            <w:shd w:val="clear" w:color="auto" w:fill="auto"/>
            <w:noWrap/>
            <w:vAlign w:val="bottom"/>
          </w:tcPr>
          <w:p w14:paraId="757749C9" w14:textId="77777777" w:rsidR="001501CC" w:rsidRPr="00ED3698" w:rsidRDefault="001501CC" w:rsidP="004D3C9F">
            <w:pPr>
              <w:spacing w:before="0" w:after="0"/>
              <w:rPr>
                <w:color w:val="000000"/>
                <w:lang w:eastAsia="zh-CN"/>
              </w:rPr>
            </w:pPr>
            <w:r>
              <w:t>L</w:t>
            </w:r>
            <w:r w:rsidRPr="00771FFF">
              <w:t>ongitudinal</w:t>
            </w:r>
            <w:r>
              <w:t xml:space="preserve"> dispersivity</w:t>
            </w:r>
          </w:p>
        </w:tc>
        <w:tc>
          <w:tcPr>
            <w:tcW w:w="677" w:type="pct"/>
            <w:tcBorders>
              <w:top w:val="nil"/>
              <w:bottom w:val="nil"/>
            </w:tcBorders>
            <w:shd w:val="clear" w:color="auto" w:fill="auto"/>
            <w:noWrap/>
            <w:vAlign w:val="bottom"/>
          </w:tcPr>
          <w:p w14:paraId="7C56A75E" w14:textId="77777777" w:rsidR="001501CC" w:rsidRPr="00230186" w:rsidRDefault="001501CC" w:rsidP="001501CC">
            <w:pPr>
              <w:spacing w:before="0" w:after="0"/>
              <w:rPr>
                <w:color w:val="000000"/>
                <w:vertAlign w:val="superscript"/>
                <w:lang w:eastAsia="zh-CN"/>
              </w:rPr>
            </w:pPr>
            <w:r>
              <w:rPr>
                <w:rFonts w:ascii="Lucida Sans Unicode" w:hAnsi="Lucida Sans Unicode" w:cs="Lucida Sans Unicode"/>
                <w:color w:val="000000"/>
                <w:lang w:eastAsia="zh-CN"/>
              </w:rPr>
              <w:t>α</w:t>
            </w:r>
            <w:r>
              <w:rPr>
                <w:color w:val="000000"/>
                <w:vertAlign w:val="subscript"/>
                <w:lang w:eastAsia="zh-CN"/>
              </w:rPr>
              <w:t>L</w:t>
            </w:r>
          </w:p>
        </w:tc>
        <w:tc>
          <w:tcPr>
            <w:tcW w:w="679" w:type="pct"/>
            <w:tcBorders>
              <w:top w:val="nil"/>
              <w:bottom w:val="nil"/>
            </w:tcBorders>
          </w:tcPr>
          <w:p w14:paraId="235FAB06" w14:textId="77777777" w:rsidR="001501CC" w:rsidRPr="00ED3698" w:rsidRDefault="001501CC" w:rsidP="001501CC">
            <w:pPr>
              <w:spacing w:before="0" w:after="0"/>
              <w:rPr>
                <w:color w:val="000000"/>
                <w:lang w:eastAsia="zh-CN"/>
              </w:rPr>
            </w:pPr>
            <w:r>
              <w:rPr>
                <w:rFonts w:hint="eastAsia"/>
                <w:color w:val="000000"/>
                <w:lang w:eastAsia="zh-CN"/>
              </w:rPr>
              <w:t>0.</w:t>
            </w:r>
            <w:r>
              <w:rPr>
                <w:color w:val="000000"/>
                <w:lang w:eastAsia="zh-CN"/>
              </w:rPr>
              <w:t>1</w:t>
            </w:r>
          </w:p>
        </w:tc>
        <w:tc>
          <w:tcPr>
            <w:tcW w:w="916" w:type="pct"/>
            <w:tcBorders>
              <w:top w:val="nil"/>
              <w:bottom w:val="nil"/>
            </w:tcBorders>
            <w:shd w:val="clear" w:color="auto" w:fill="auto"/>
            <w:noWrap/>
            <w:vAlign w:val="bottom"/>
          </w:tcPr>
          <w:p w14:paraId="2830D1FC" w14:textId="77777777" w:rsidR="001501CC" w:rsidRPr="00ED3698" w:rsidRDefault="001501CC" w:rsidP="001501CC">
            <w:pPr>
              <w:spacing w:before="0" w:after="0"/>
              <w:rPr>
                <w:color w:val="000000"/>
                <w:lang w:eastAsia="en-CA"/>
              </w:rPr>
            </w:pPr>
            <w:r>
              <w:rPr>
                <w:rFonts w:hint="eastAsia"/>
                <w:color w:val="000000"/>
                <w:lang w:eastAsia="zh-CN"/>
              </w:rPr>
              <w:t>[</w:t>
            </w:r>
            <w:r w:rsidRPr="00ED3698">
              <w:rPr>
                <w:color w:val="000000"/>
                <w:lang w:eastAsia="en-CA"/>
              </w:rPr>
              <w:t>m</w:t>
            </w:r>
            <w:r>
              <w:rPr>
                <w:rFonts w:hint="eastAsia"/>
                <w:color w:val="000000"/>
                <w:lang w:eastAsia="zh-CN"/>
              </w:rPr>
              <w:t>]</w:t>
            </w:r>
          </w:p>
        </w:tc>
      </w:tr>
      <w:tr w:rsidR="001501CC" w:rsidRPr="00ED3698" w14:paraId="060A0D5D" w14:textId="77777777" w:rsidTr="001501CC">
        <w:trPr>
          <w:trHeight w:val="300"/>
        </w:trPr>
        <w:tc>
          <w:tcPr>
            <w:tcW w:w="2728" w:type="pct"/>
            <w:tcBorders>
              <w:top w:val="nil"/>
              <w:bottom w:val="nil"/>
            </w:tcBorders>
            <w:shd w:val="clear" w:color="auto" w:fill="auto"/>
            <w:noWrap/>
            <w:vAlign w:val="bottom"/>
          </w:tcPr>
          <w:p w14:paraId="02B95FD4" w14:textId="77777777" w:rsidR="001501CC" w:rsidRPr="00ED3698" w:rsidRDefault="001501CC" w:rsidP="001501CC">
            <w:pPr>
              <w:spacing w:before="0" w:after="0"/>
              <w:rPr>
                <w:color w:val="000000"/>
                <w:lang w:eastAsia="zh-CN"/>
              </w:rPr>
            </w:pPr>
            <w:r>
              <w:rPr>
                <w:color w:val="000000"/>
                <w:lang w:eastAsia="zh-CN"/>
              </w:rPr>
              <w:t>T</w:t>
            </w:r>
            <w:r w:rsidRPr="001501CC">
              <w:rPr>
                <w:color w:val="000000"/>
                <w:lang w:eastAsia="zh-CN"/>
              </w:rPr>
              <w:t>ransverse dispersivity</w:t>
            </w:r>
          </w:p>
        </w:tc>
        <w:tc>
          <w:tcPr>
            <w:tcW w:w="677" w:type="pct"/>
            <w:tcBorders>
              <w:top w:val="nil"/>
              <w:bottom w:val="nil"/>
            </w:tcBorders>
            <w:shd w:val="clear" w:color="auto" w:fill="auto"/>
            <w:noWrap/>
            <w:vAlign w:val="bottom"/>
          </w:tcPr>
          <w:p w14:paraId="1C9DFB7E" w14:textId="77777777" w:rsidR="001501CC" w:rsidRPr="00230186" w:rsidRDefault="001501CC" w:rsidP="001501CC">
            <w:pPr>
              <w:spacing w:before="0" w:after="0"/>
              <w:rPr>
                <w:color w:val="000000"/>
                <w:vertAlign w:val="superscript"/>
                <w:lang w:eastAsia="zh-CN"/>
              </w:rPr>
            </w:pPr>
            <w:r>
              <w:rPr>
                <w:rFonts w:ascii="Lucida Sans Unicode" w:hAnsi="Lucida Sans Unicode" w:cs="Lucida Sans Unicode"/>
                <w:color w:val="000000"/>
                <w:lang w:eastAsia="zh-CN"/>
              </w:rPr>
              <w:t>α</w:t>
            </w:r>
            <w:r>
              <w:rPr>
                <w:rFonts w:ascii="Cambria Math" w:hAnsi="Cambria Math"/>
                <w:color w:val="000000"/>
                <w:vertAlign w:val="subscript"/>
                <w:lang w:eastAsia="zh-CN"/>
              </w:rPr>
              <w:t>𝜏</w:t>
            </w:r>
          </w:p>
        </w:tc>
        <w:tc>
          <w:tcPr>
            <w:tcW w:w="679" w:type="pct"/>
            <w:tcBorders>
              <w:top w:val="nil"/>
              <w:bottom w:val="nil"/>
            </w:tcBorders>
          </w:tcPr>
          <w:p w14:paraId="73C5E272" w14:textId="77777777" w:rsidR="001501CC" w:rsidRPr="00ED3698" w:rsidRDefault="001501CC" w:rsidP="004D3C9F">
            <w:pPr>
              <w:spacing w:before="0" w:after="0"/>
              <w:rPr>
                <w:color w:val="000000"/>
                <w:lang w:eastAsia="zh-CN"/>
              </w:rPr>
            </w:pPr>
            <w:r>
              <w:rPr>
                <w:rFonts w:hint="eastAsia"/>
                <w:color w:val="000000"/>
                <w:lang w:eastAsia="zh-CN"/>
              </w:rPr>
              <w:t>0.</w:t>
            </w:r>
            <w:r>
              <w:rPr>
                <w:color w:val="000000"/>
                <w:lang w:eastAsia="zh-CN"/>
              </w:rPr>
              <w:t>01</w:t>
            </w:r>
          </w:p>
        </w:tc>
        <w:tc>
          <w:tcPr>
            <w:tcW w:w="916" w:type="pct"/>
            <w:tcBorders>
              <w:top w:val="nil"/>
              <w:bottom w:val="nil"/>
            </w:tcBorders>
            <w:shd w:val="clear" w:color="auto" w:fill="auto"/>
            <w:noWrap/>
            <w:vAlign w:val="bottom"/>
          </w:tcPr>
          <w:p w14:paraId="098D1FCF" w14:textId="77777777" w:rsidR="001501CC" w:rsidRPr="00ED3698" w:rsidRDefault="001501CC" w:rsidP="004D3C9F">
            <w:pPr>
              <w:spacing w:before="0" w:after="0"/>
              <w:rPr>
                <w:color w:val="000000"/>
                <w:lang w:eastAsia="en-CA"/>
              </w:rPr>
            </w:pPr>
            <w:r>
              <w:rPr>
                <w:rFonts w:hint="eastAsia"/>
                <w:color w:val="000000"/>
                <w:lang w:eastAsia="zh-CN"/>
              </w:rPr>
              <w:t>[</w:t>
            </w:r>
            <w:r w:rsidRPr="00ED3698">
              <w:rPr>
                <w:color w:val="000000"/>
                <w:lang w:eastAsia="en-CA"/>
              </w:rPr>
              <w:t>m</w:t>
            </w:r>
            <w:r>
              <w:rPr>
                <w:rFonts w:hint="eastAsia"/>
                <w:color w:val="000000"/>
                <w:lang w:eastAsia="zh-CN"/>
              </w:rPr>
              <w:t>]</w:t>
            </w:r>
          </w:p>
        </w:tc>
      </w:tr>
      <w:tr w:rsidR="001501CC" w:rsidRPr="00ED3698" w14:paraId="0448AE17" w14:textId="77777777" w:rsidTr="001501CC">
        <w:trPr>
          <w:trHeight w:val="300"/>
        </w:trPr>
        <w:tc>
          <w:tcPr>
            <w:tcW w:w="2728" w:type="pct"/>
            <w:tcBorders>
              <w:top w:val="nil"/>
              <w:bottom w:val="single" w:sz="4" w:space="0" w:color="auto"/>
            </w:tcBorders>
            <w:shd w:val="clear" w:color="auto" w:fill="auto"/>
            <w:noWrap/>
            <w:vAlign w:val="bottom"/>
            <w:hideMark/>
          </w:tcPr>
          <w:p w14:paraId="4AAF4F00" w14:textId="77777777" w:rsidR="001501CC" w:rsidRPr="00ED3698" w:rsidRDefault="001501CC" w:rsidP="004D3C9F">
            <w:pPr>
              <w:spacing w:before="0" w:after="0"/>
              <w:rPr>
                <w:color w:val="000000"/>
                <w:lang w:eastAsia="en-CA"/>
              </w:rPr>
            </w:pPr>
            <w:r>
              <w:rPr>
                <w:color w:val="000000"/>
                <w:lang w:eastAsia="en-CA"/>
              </w:rPr>
              <w:t>Cation exchange capacity</w:t>
            </w:r>
          </w:p>
        </w:tc>
        <w:tc>
          <w:tcPr>
            <w:tcW w:w="677" w:type="pct"/>
            <w:tcBorders>
              <w:top w:val="nil"/>
              <w:bottom w:val="single" w:sz="4" w:space="0" w:color="auto"/>
            </w:tcBorders>
            <w:shd w:val="clear" w:color="auto" w:fill="auto"/>
            <w:noWrap/>
            <w:vAlign w:val="bottom"/>
            <w:hideMark/>
          </w:tcPr>
          <w:p w14:paraId="42767EE7" w14:textId="77777777" w:rsidR="001501CC" w:rsidRPr="00ED3698" w:rsidRDefault="001501CC" w:rsidP="004D3C9F">
            <w:pPr>
              <w:spacing w:before="0" w:after="0"/>
              <w:rPr>
                <w:color w:val="000000"/>
                <w:lang w:eastAsia="en-CA"/>
              </w:rPr>
            </w:pPr>
            <w:r>
              <w:rPr>
                <w:color w:val="000000"/>
                <w:lang w:eastAsia="en-CA"/>
              </w:rPr>
              <w:t>CEC</w:t>
            </w:r>
          </w:p>
        </w:tc>
        <w:tc>
          <w:tcPr>
            <w:tcW w:w="679" w:type="pct"/>
            <w:tcBorders>
              <w:top w:val="nil"/>
              <w:bottom w:val="single" w:sz="4" w:space="0" w:color="auto"/>
            </w:tcBorders>
          </w:tcPr>
          <w:p w14:paraId="56EF3DD5" w14:textId="77777777" w:rsidR="001501CC" w:rsidRPr="00ED3698" w:rsidRDefault="001501CC" w:rsidP="004D3C9F">
            <w:pPr>
              <w:spacing w:before="0" w:after="0"/>
              <w:rPr>
                <w:color w:val="000000"/>
                <w:lang w:eastAsia="zh-CN"/>
              </w:rPr>
            </w:pPr>
            <w:r>
              <w:rPr>
                <w:color w:val="000000"/>
                <w:lang w:eastAsia="zh-CN"/>
              </w:rPr>
              <w:t>17.5</w:t>
            </w:r>
          </w:p>
        </w:tc>
        <w:tc>
          <w:tcPr>
            <w:tcW w:w="916" w:type="pct"/>
            <w:tcBorders>
              <w:top w:val="nil"/>
              <w:bottom w:val="single" w:sz="4" w:space="0" w:color="auto"/>
            </w:tcBorders>
            <w:shd w:val="clear" w:color="auto" w:fill="auto"/>
            <w:noWrap/>
            <w:vAlign w:val="bottom"/>
            <w:hideMark/>
          </w:tcPr>
          <w:p w14:paraId="3323ED05" w14:textId="77777777" w:rsidR="001501CC" w:rsidRPr="00ED3698" w:rsidRDefault="001501CC" w:rsidP="001501CC">
            <w:pPr>
              <w:spacing w:before="0" w:after="0"/>
              <w:rPr>
                <w:color w:val="000000"/>
                <w:lang w:eastAsia="zh-CN"/>
              </w:rPr>
            </w:pPr>
            <w:r>
              <w:rPr>
                <w:rFonts w:hint="eastAsia"/>
                <w:color w:val="000000"/>
                <w:lang w:eastAsia="zh-CN"/>
              </w:rPr>
              <w:t>[</w:t>
            </w:r>
            <w:r>
              <w:rPr>
                <w:color w:val="000000"/>
                <w:lang w:eastAsia="en-CA"/>
              </w:rPr>
              <w:t>meq (100g)</w:t>
            </w:r>
            <w:r>
              <w:rPr>
                <w:color w:val="000000"/>
                <w:vertAlign w:val="superscript"/>
                <w:lang w:eastAsia="en-CA"/>
              </w:rPr>
              <w:t>-1</w:t>
            </w:r>
            <w:r>
              <w:rPr>
                <w:rFonts w:hint="eastAsia"/>
                <w:color w:val="000000"/>
                <w:lang w:eastAsia="zh-CN"/>
              </w:rPr>
              <w:t>]</w:t>
            </w:r>
          </w:p>
        </w:tc>
      </w:tr>
    </w:tbl>
    <w:p w14:paraId="734B5097" w14:textId="77777777" w:rsidR="00771FFF" w:rsidRPr="00771FFF" w:rsidRDefault="00771FFF" w:rsidP="002C0F1F">
      <w:pPr>
        <w:pStyle w:val="Simpleline"/>
        <w:rPr>
          <w:sz w:val="24"/>
          <w:szCs w:val="24"/>
        </w:rPr>
      </w:pPr>
    </w:p>
    <w:p w14:paraId="2B5F9F74" w14:textId="77777777" w:rsidR="002C0F1F" w:rsidRDefault="00277B93" w:rsidP="002C0F1F">
      <w:pPr>
        <w:keepNext/>
        <w:jc w:val="center"/>
      </w:pPr>
      <w:r>
        <w:rPr>
          <w:noProof/>
          <w:lang w:val="en-CA" w:eastAsia="zh-CN"/>
        </w:rPr>
        <w:lastRenderedPageBreak/>
        <mc:AlternateContent>
          <mc:Choice Requires="wps">
            <w:drawing>
              <wp:anchor distT="0" distB="0" distL="114300" distR="114300" simplePos="0" relativeHeight="251738624" behindDoc="0" locked="0" layoutInCell="1" allowOverlap="1" wp14:anchorId="20716320" wp14:editId="38F481B7">
                <wp:simplePos x="0" y="0"/>
                <wp:positionH relativeFrom="column">
                  <wp:posOffset>2009775</wp:posOffset>
                </wp:positionH>
                <wp:positionV relativeFrom="paragraph">
                  <wp:posOffset>2708275</wp:posOffset>
                </wp:positionV>
                <wp:extent cx="901065" cy="339090"/>
                <wp:effectExtent l="0" t="0" r="0" b="381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339090"/>
                        </a:xfrm>
                        <a:prstGeom prst="rect">
                          <a:avLst/>
                        </a:prstGeom>
                        <a:solidFill>
                          <a:srgbClr val="FFFFFF"/>
                        </a:solidFill>
                        <a:ln w="9525">
                          <a:noFill/>
                          <a:miter lim="800000"/>
                          <a:headEnd/>
                          <a:tailEnd/>
                        </a:ln>
                      </wps:spPr>
                      <wps:txbx>
                        <w:txbxContent>
                          <w:p w14:paraId="724C08AE" w14:textId="77777777" w:rsidR="002D029A" w:rsidRDefault="002D029A" w:rsidP="002C0F1F">
                            <w:r>
                              <w:rPr>
                                <w:rFonts w:hint="eastAsia"/>
                                <w:lang w:eastAsia="zh-C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16320" id="_x0000_s1031" type="#_x0000_t202" style="position:absolute;left:0;text-align:left;margin-left:158.25pt;margin-top:213.25pt;width:70.95pt;height:26.7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" stroked="f">
                <v:textbox>
                  <w:txbxContent>
                    <w:p w14:paraId="724C08AE" w14:textId="77777777" w:rsidR="002D029A" w:rsidRDefault="002D029A" w:rsidP="002C0F1F">
                      <w:r>
                        <w:rPr>
                          <w:rFonts w:hint="eastAsia"/>
                          <w:lang w:eastAsia="zh-CN"/>
                        </w:rPr>
                        <w:t xml:space="preserve"> </w:t>
                      </w:r>
                    </w:p>
                  </w:txbxContent>
                </v:textbox>
              </v:shape>
            </w:pict>
          </mc:Fallback>
        </mc:AlternateContent>
      </w:r>
      <w:r w:rsidR="002C0F1F">
        <w:rPr>
          <w:rFonts w:cs="Arial"/>
          <w:b/>
          <w:noProof/>
          <w:szCs w:val="22"/>
          <w:lang w:val="en-CA" w:eastAsia="zh-CN"/>
        </w:rPr>
        <w:drawing>
          <wp:inline distT="0" distB="0" distL="0" distR="0" wp14:anchorId="17212113" wp14:editId="6CFE9657">
            <wp:extent cx="5553075" cy="394415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558100" cy="3947720"/>
                    </a:xfrm>
                    <a:prstGeom prst="rect">
                      <a:avLst/>
                    </a:prstGeom>
                    <a:noFill/>
                    <a:ln>
                      <a:noFill/>
                    </a:ln>
                  </pic:spPr>
                </pic:pic>
              </a:graphicData>
            </a:graphic>
          </wp:inline>
        </w:drawing>
      </w:r>
    </w:p>
    <w:p w14:paraId="0E74DC84" w14:textId="23B78B83" w:rsidR="002C0F1F" w:rsidRPr="00D910F5" w:rsidRDefault="002C0F1F" w:rsidP="002C0F1F">
      <w:pPr>
        <w:pStyle w:val="StyleCaptionTableCaptionBold"/>
      </w:pPr>
      <w:bookmarkStart w:id="379" w:name="_Ref364081782"/>
      <w:bookmarkStart w:id="380" w:name="_Toc520375047"/>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31</w:t>
      </w:r>
      <w:r w:rsidR="00183C7C">
        <w:fldChar w:fldCharType="end"/>
      </w:r>
      <w:bookmarkEnd w:id="379"/>
      <w:r w:rsidR="00767E37">
        <w:t xml:space="preserve">: </w:t>
      </w:r>
      <w:bookmarkStart w:id="381" w:name="_Ref302418374"/>
      <w:r w:rsidRPr="0009242F">
        <w:t xml:space="preserve">Cation-exchange </w:t>
      </w:r>
      <w:r>
        <w:t>problem</w:t>
      </w:r>
      <w:r w:rsidR="004474F5">
        <w:t xml:space="preserve">.  </w:t>
      </w:r>
      <w:r w:rsidRPr="0009242F">
        <w:t>A) Physical and chemical properties of the domain</w:t>
      </w:r>
      <w:r w:rsidR="004474F5">
        <w:t xml:space="preserve">.  </w:t>
      </w:r>
      <w:r w:rsidRPr="0009242F">
        <w:t>B) Spatial distribution of total concentrations</w:t>
      </w:r>
      <w:r w:rsidR="00FC50CA">
        <w:t xml:space="preserve"> of the major cations</w:t>
      </w:r>
      <w:r w:rsidRPr="0009242F">
        <w:t xml:space="preserve"> at 3000 days</w:t>
      </w:r>
      <w:r w:rsidR="004474F5">
        <w:t xml:space="preserve">.  </w:t>
      </w:r>
      <w:r w:rsidRPr="0009242F">
        <w:t>C) Concentration of exchanged species at 3000 days</w:t>
      </w:r>
      <w:r w:rsidR="004474F5">
        <w:t xml:space="preserve">.  </w:t>
      </w:r>
      <w:r w:rsidRPr="0009242F">
        <w:t xml:space="preserve">The </w:t>
      </w:r>
      <w:r w:rsidR="0076771D">
        <w:t>MIN3P-THCm</w:t>
      </w:r>
      <w:r>
        <w:t xml:space="preserve"> </w:t>
      </w:r>
      <w:r w:rsidRPr="0009242F">
        <w:t xml:space="preserve">results </w:t>
      </w:r>
      <w:r>
        <w:t xml:space="preserve">(solid lines) </w:t>
      </w:r>
      <w:r>
        <w:rPr>
          <w:rFonts w:hint="eastAsia"/>
          <w:lang w:eastAsia="zh-CN"/>
        </w:rPr>
        <w:t>agree well</w:t>
      </w:r>
      <w:r w:rsidRPr="0009242F">
        <w:t xml:space="preserve"> with PHAST </w:t>
      </w:r>
      <w:r w:rsidRPr="0009242F">
        <w:rPr>
          <w:noProof/>
        </w:rPr>
        <w:t>(</w:t>
      </w:r>
      <w:r>
        <w:rPr>
          <w:noProof/>
        </w:rPr>
        <w:t>dashed lines</w:t>
      </w:r>
      <w:r w:rsidRPr="0009242F">
        <w:rPr>
          <w:noProof/>
        </w:rPr>
        <w:t>)</w:t>
      </w:r>
      <w:bookmarkEnd w:id="380"/>
      <w:bookmarkEnd w:id="381"/>
    </w:p>
    <w:p w14:paraId="343C7059" w14:textId="77777777" w:rsidR="00BD06F1" w:rsidRDefault="00BD06F1" w:rsidP="002C0F1F">
      <w:pPr>
        <w:rPr>
          <w:rFonts w:cs="Arial"/>
          <w:szCs w:val="22"/>
        </w:rPr>
      </w:pPr>
    </w:p>
    <w:p w14:paraId="0DAEC93F" w14:textId="77777777" w:rsidR="00771FFF" w:rsidRPr="00690B19" w:rsidRDefault="00771FFF" w:rsidP="00771FFF">
      <w:pPr>
        <w:pStyle w:val="StyleHeading4Bold"/>
      </w:pPr>
      <w:bookmarkStart w:id="382" w:name="_Toc520374515"/>
      <w:r>
        <w:t>Results</w:t>
      </w:r>
      <w:bookmarkEnd w:id="382"/>
    </w:p>
    <w:p w14:paraId="056B313C" w14:textId="73602B6C" w:rsidR="002C0F1F" w:rsidRDefault="002C0F1F" w:rsidP="002C0F1F">
      <w:pPr>
        <w:rPr>
          <w:rFonts w:cs="Arial"/>
          <w:szCs w:val="22"/>
          <w:lang w:eastAsia="zh-CN"/>
        </w:rPr>
      </w:pPr>
      <w:r w:rsidRPr="00D910F5">
        <w:rPr>
          <w:rFonts w:cs="Arial"/>
          <w:szCs w:val="22"/>
        </w:rPr>
        <w:t xml:space="preserve">The </w:t>
      </w:r>
      <w:r w:rsidRPr="00132553">
        <w:rPr>
          <w:rFonts w:cs="Arial"/>
          <w:szCs w:val="22"/>
        </w:rPr>
        <w:t xml:space="preserve">spatial distributions of total concentrations of the major cations at 3000 days are presented in </w:t>
      </w:r>
      <w:r w:rsidR="005F5019">
        <w:rPr>
          <w:rFonts w:cs="Arial"/>
          <w:szCs w:val="22"/>
        </w:rPr>
        <w:fldChar w:fldCharType="begin"/>
      </w:r>
      <w:r>
        <w:rPr>
          <w:rFonts w:cs="Arial"/>
          <w:szCs w:val="22"/>
        </w:rPr>
        <w:instrText xml:space="preserve"> REF _Ref364081782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31</w:t>
      </w:r>
      <w:r w:rsidR="005F5019">
        <w:rPr>
          <w:rFonts w:cs="Arial"/>
          <w:szCs w:val="22"/>
        </w:rPr>
        <w:fldChar w:fldCharType="end"/>
      </w:r>
      <w:r w:rsidRPr="00132553">
        <w:rPr>
          <w:rFonts w:cs="Arial"/>
          <w:szCs w:val="22"/>
        </w:rPr>
        <w:t>B</w:t>
      </w:r>
      <w:r w:rsidR="004474F5">
        <w:rPr>
          <w:rFonts w:cs="Arial"/>
          <w:szCs w:val="22"/>
        </w:rPr>
        <w:t xml:space="preserve">.  </w:t>
      </w:r>
      <w:r w:rsidRPr="00132553">
        <w:rPr>
          <w:rFonts w:cs="Arial"/>
          <w:szCs w:val="22"/>
        </w:rPr>
        <w:t xml:space="preserve">The spatial distributions of exchanged species are presented in </w:t>
      </w:r>
      <w:r w:rsidR="005F5019">
        <w:rPr>
          <w:rFonts w:cs="Arial"/>
          <w:szCs w:val="22"/>
        </w:rPr>
        <w:fldChar w:fldCharType="begin"/>
      </w:r>
      <w:r>
        <w:rPr>
          <w:rFonts w:cs="Arial"/>
          <w:szCs w:val="22"/>
        </w:rPr>
        <w:instrText xml:space="preserve"> REF _Ref364081782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31</w:t>
      </w:r>
      <w:r w:rsidR="005F5019">
        <w:rPr>
          <w:rFonts w:cs="Arial"/>
          <w:szCs w:val="22"/>
        </w:rPr>
        <w:fldChar w:fldCharType="end"/>
      </w:r>
      <w:r w:rsidRPr="00132553">
        <w:rPr>
          <w:rFonts w:cs="Arial"/>
          <w:szCs w:val="22"/>
        </w:rPr>
        <w:t>C</w:t>
      </w:r>
      <w:r w:rsidR="004474F5">
        <w:rPr>
          <w:rFonts w:cs="Arial"/>
          <w:szCs w:val="22"/>
        </w:rPr>
        <w:t xml:space="preserve">.  </w:t>
      </w:r>
      <w:r w:rsidRPr="00132553">
        <w:rPr>
          <w:rFonts w:cs="Arial"/>
          <w:szCs w:val="22"/>
        </w:rPr>
        <w:t>Simulation results demonstrate the replacement of Na</w:t>
      </w:r>
      <w:r w:rsidR="00FC50CA">
        <w:rPr>
          <w:rFonts w:cs="Arial"/>
          <w:szCs w:val="22"/>
          <w:vertAlign w:val="superscript"/>
        </w:rPr>
        <w:t>+</w:t>
      </w:r>
      <w:r w:rsidRPr="00132553">
        <w:rPr>
          <w:rFonts w:cs="Arial"/>
          <w:szCs w:val="22"/>
        </w:rPr>
        <w:t xml:space="preserve"> and K</w:t>
      </w:r>
      <w:r w:rsidR="00FC50CA">
        <w:rPr>
          <w:rFonts w:cs="Arial"/>
          <w:szCs w:val="22"/>
          <w:vertAlign w:val="superscript"/>
        </w:rPr>
        <w:t>+</w:t>
      </w:r>
      <w:r w:rsidRPr="00132553">
        <w:rPr>
          <w:rFonts w:cs="Arial"/>
          <w:szCs w:val="22"/>
        </w:rPr>
        <w:t xml:space="preserve"> by Ca</w:t>
      </w:r>
      <w:r w:rsidR="00FC50CA">
        <w:rPr>
          <w:rFonts w:cs="Arial"/>
          <w:szCs w:val="22"/>
          <w:vertAlign w:val="superscript"/>
        </w:rPr>
        <w:t>2+</w:t>
      </w:r>
      <w:r w:rsidR="004474F5">
        <w:rPr>
          <w:rFonts w:cs="Arial"/>
          <w:szCs w:val="22"/>
        </w:rPr>
        <w:t xml:space="preserve">.  </w:t>
      </w:r>
      <w:r w:rsidR="00BD06F1">
        <w:rPr>
          <w:rFonts w:cs="Arial"/>
          <w:szCs w:val="22"/>
        </w:rPr>
        <w:t>T</w:t>
      </w:r>
      <w:r w:rsidRPr="00132553">
        <w:rPr>
          <w:rFonts w:cs="Arial"/>
          <w:szCs w:val="22"/>
        </w:rPr>
        <w:t xml:space="preserve">he results obtained with </w:t>
      </w:r>
      <w:r w:rsidR="0076771D">
        <w:rPr>
          <w:rFonts w:cs="Arial"/>
          <w:szCs w:val="22"/>
        </w:rPr>
        <w:t>MIN3P-THCm</w:t>
      </w:r>
      <w:r w:rsidRPr="00132553">
        <w:rPr>
          <w:rFonts w:cs="Arial"/>
          <w:szCs w:val="22"/>
        </w:rPr>
        <w:t xml:space="preserve"> agree very well with the solution obtained using PHAST (</w:t>
      </w:r>
      <w:r w:rsidR="005F5019">
        <w:rPr>
          <w:rFonts w:cs="Arial"/>
          <w:szCs w:val="22"/>
        </w:rPr>
        <w:fldChar w:fldCharType="begin"/>
      </w:r>
      <w:r>
        <w:rPr>
          <w:rFonts w:cs="Arial"/>
          <w:szCs w:val="22"/>
        </w:rPr>
        <w:instrText xml:space="preserve"> REF _Ref364081782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31</w:t>
      </w:r>
      <w:r w:rsidR="005F5019">
        <w:rPr>
          <w:rFonts w:cs="Arial"/>
          <w:szCs w:val="22"/>
        </w:rPr>
        <w:fldChar w:fldCharType="end"/>
      </w:r>
      <w:r>
        <w:rPr>
          <w:rFonts w:cs="Arial"/>
          <w:szCs w:val="22"/>
        </w:rPr>
        <w:t>B and C</w:t>
      </w:r>
      <w:r w:rsidRPr="00132553">
        <w:rPr>
          <w:rFonts w:cs="Arial"/>
          <w:szCs w:val="22"/>
        </w:rPr>
        <w:t>)</w:t>
      </w:r>
      <w:r w:rsidR="004474F5">
        <w:rPr>
          <w:rFonts w:cs="Arial"/>
          <w:szCs w:val="22"/>
        </w:rPr>
        <w:t xml:space="preserve">.  </w:t>
      </w:r>
      <w:r w:rsidRPr="00132553">
        <w:rPr>
          <w:rFonts w:cs="Arial"/>
          <w:szCs w:val="22"/>
        </w:rPr>
        <w:t>Because the spatial and temporal discretization was the same for both numerical solutions, it is believed that the slightly more dispersed concentration profiles for the PHAST model are due to operator-splitting errors introduced by</w:t>
      </w:r>
      <w:r w:rsidRPr="00D910F5">
        <w:rPr>
          <w:rFonts w:cs="Arial"/>
          <w:szCs w:val="22"/>
        </w:rPr>
        <w:t xml:space="preserve"> the solution algorithm.</w:t>
      </w:r>
    </w:p>
    <w:p w14:paraId="7C4C78E0" w14:textId="77777777" w:rsidR="002C0F1F" w:rsidRDefault="002C0F1F" w:rsidP="002C0F1F">
      <w:pPr>
        <w:pStyle w:val="Simpleline"/>
        <w:rPr>
          <w:lang w:eastAsia="zh-CN"/>
        </w:rPr>
      </w:pPr>
    </w:p>
    <w:p w14:paraId="1CC61E6A" w14:textId="77777777" w:rsidR="00A95059" w:rsidRPr="00192E8E" w:rsidRDefault="00A95059" w:rsidP="00A95059">
      <w:pPr>
        <w:pStyle w:val="StyleHeading4Bold"/>
      </w:pPr>
      <w:bookmarkStart w:id="383" w:name="_Toc520374516"/>
      <w:r>
        <w:t>File locations</w:t>
      </w:r>
      <w:bookmarkEnd w:id="383"/>
    </w:p>
    <w:p w14:paraId="778997DB" w14:textId="77777777" w:rsidR="002C0F1F" w:rsidRPr="00ED3698" w:rsidRDefault="002C0F1F" w:rsidP="002C0F1F">
      <w:r w:rsidRPr="00ED3698">
        <w:t>The input file</w:t>
      </w:r>
      <w:r>
        <w:rPr>
          <w:rFonts w:hint="eastAsia"/>
          <w:lang w:eastAsia="zh-CN"/>
        </w:rPr>
        <w:t xml:space="preserve"> </w:t>
      </w:r>
      <w:r w:rsidRPr="008A1935">
        <w:rPr>
          <w:i/>
          <w:lang w:eastAsia="zh-CN"/>
        </w:rPr>
        <w:t>ionexch.dat</w:t>
      </w:r>
      <w:r w:rsidRPr="000D77CC">
        <w:rPr>
          <w:i/>
          <w:lang w:eastAsia="zh-CN"/>
        </w:rPr>
        <w:t xml:space="preserve"> </w:t>
      </w:r>
      <w:r w:rsidRPr="00ED3698">
        <w:t>can be found under</w:t>
      </w:r>
    </w:p>
    <w:p w14:paraId="7493941B" w14:textId="77777777" w:rsidR="002C0F1F" w:rsidRDefault="002C0F1F" w:rsidP="002C0F1F">
      <w:pPr>
        <w:rPr>
          <w:lang w:eastAsia="zh-CN"/>
        </w:rPr>
      </w:pPr>
      <w:r>
        <w:rPr>
          <w:rFonts w:hint="eastAsia"/>
          <w:i/>
          <w:lang w:eastAsia="zh-CN"/>
        </w:rPr>
        <w:t>..</w:t>
      </w:r>
      <w:r w:rsidRPr="00795C44">
        <w:rPr>
          <w:i/>
        </w:rPr>
        <w:t>\benchmarking_nwmo_report\</w:t>
      </w:r>
      <w:r w:rsidRPr="005B410A">
        <w:rPr>
          <w:i/>
        </w:rPr>
        <w:t>nwmo_verification_examples_D5\d52_cation_exchange\min3p</w:t>
      </w:r>
    </w:p>
    <w:p w14:paraId="5CA5D135" w14:textId="77777777" w:rsidR="002C0F1F" w:rsidRDefault="00990FF2" w:rsidP="002C0F1F">
      <w:pPr>
        <w:rPr>
          <w:lang w:eastAsia="zh-CN"/>
        </w:rPr>
      </w:pPr>
      <w:r w:rsidRPr="00990FF2">
        <w:rPr>
          <w:lang w:eastAsia="zh-CN"/>
        </w:rPr>
        <w:lastRenderedPageBreak/>
        <w:t>Database can be found under:  .\benchmarks\database\default</w:t>
      </w:r>
    </w:p>
    <w:p w14:paraId="6057D2C4" w14:textId="77777777" w:rsidR="00990FF2" w:rsidRDefault="00990FF2" w:rsidP="002C0F1F">
      <w:pPr>
        <w:rPr>
          <w:lang w:eastAsia="zh-CN"/>
        </w:rPr>
      </w:pPr>
    </w:p>
    <w:p w14:paraId="243D945A" w14:textId="77777777" w:rsidR="002C0F1F" w:rsidRPr="00ED3698" w:rsidRDefault="007B335A" w:rsidP="002C0F1F">
      <w:pPr>
        <w:pStyle w:val="Heading3"/>
      </w:pPr>
      <w:bookmarkStart w:id="384" w:name="_Ref364354908"/>
      <w:bookmarkStart w:id="385" w:name="_Ref364354512"/>
      <w:bookmarkStart w:id="386" w:name="_Toc520374517"/>
      <w:bookmarkEnd w:id="370"/>
      <w:r>
        <w:rPr>
          <w:lang w:eastAsia="zh-CN"/>
        </w:rPr>
        <w:t>T</w:t>
      </w:r>
      <w:r w:rsidR="008A1935">
        <w:rPr>
          <w:lang w:eastAsia="zh-CN"/>
        </w:rPr>
        <w:t xml:space="preserve">race metal mobility and </w:t>
      </w:r>
      <w:r>
        <w:rPr>
          <w:lang w:eastAsia="zh-CN"/>
        </w:rPr>
        <w:t>s</w:t>
      </w:r>
      <w:r w:rsidR="002C0F1F">
        <w:rPr>
          <w:rFonts w:hint="eastAsia"/>
          <w:lang w:eastAsia="zh-CN"/>
        </w:rPr>
        <w:t>urface complexation</w:t>
      </w:r>
      <w:bookmarkEnd w:id="386"/>
    </w:p>
    <w:p w14:paraId="697110CB" w14:textId="77777777" w:rsidR="002C0F1F" w:rsidRPr="00192E8E" w:rsidRDefault="00771FFF" w:rsidP="002C0F1F">
      <w:pPr>
        <w:pStyle w:val="StyleHeading4Bold"/>
      </w:pPr>
      <w:bookmarkStart w:id="387" w:name="_Toc520374518"/>
      <w:r>
        <w:t>Problem definition</w:t>
      </w:r>
      <w:bookmarkEnd w:id="387"/>
    </w:p>
    <w:p w14:paraId="319E1C41" w14:textId="30EF7419" w:rsidR="002C0F1F" w:rsidRDefault="002C0F1F" w:rsidP="002C0F1F">
      <w:pPr>
        <w:rPr>
          <w:lang w:val="en-CA" w:eastAsia="zh-CN"/>
        </w:rPr>
      </w:pPr>
      <w:r w:rsidRPr="00ED3698">
        <w:rPr>
          <w:lang w:val="en-CA"/>
        </w:rPr>
        <w:t>This benchmark is a one</w:t>
      </w:r>
      <w:r w:rsidR="008A1935">
        <w:rPr>
          <w:lang w:val="en-CA"/>
        </w:rPr>
        <w:t>-</w:t>
      </w:r>
      <w:r w:rsidRPr="00ED3698">
        <w:rPr>
          <w:lang w:val="en-CA"/>
        </w:rPr>
        <w:t xml:space="preserve">dimensional </w:t>
      </w:r>
      <w:r>
        <w:rPr>
          <w:rFonts w:hint="eastAsia"/>
          <w:lang w:val="en-CA" w:eastAsia="zh-CN"/>
        </w:rPr>
        <w:t xml:space="preserve">reactive transport problem considering surface complexation </w:t>
      </w:r>
      <w:r w:rsidR="008A1935">
        <w:rPr>
          <w:lang w:val="en-CA" w:eastAsia="zh-CN"/>
        </w:rPr>
        <w:t>during</w:t>
      </w:r>
      <w:r>
        <w:rPr>
          <w:rFonts w:hint="eastAsia"/>
          <w:lang w:val="en-CA" w:eastAsia="zh-CN"/>
        </w:rPr>
        <w:t xml:space="preserve"> </w:t>
      </w:r>
      <w:r w:rsidR="008A1935">
        <w:rPr>
          <w:lang w:val="en-CA" w:eastAsia="zh-CN"/>
        </w:rPr>
        <w:t xml:space="preserve">advective-dispersive </w:t>
      </w:r>
      <w:r>
        <w:rPr>
          <w:rFonts w:hint="eastAsia"/>
          <w:lang w:val="en-CA" w:eastAsia="zh-CN"/>
        </w:rPr>
        <w:t>transport in saturated porous media</w:t>
      </w:r>
      <w:r w:rsidR="004474F5">
        <w:rPr>
          <w:rFonts w:hint="eastAsia"/>
          <w:lang w:val="en-CA" w:eastAsia="zh-CN"/>
        </w:rPr>
        <w:t xml:space="preserve">.  </w:t>
      </w:r>
      <w:r w:rsidRPr="00ED53D1">
        <w:rPr>
          <w:lang w:val="en-CA" w:eastAsia="zh-CN"/>
        </w:rPr>
        <w:t xml:space="preserve">This example demonstrates the </w:t>
      </w:r>
      <w:r>
        <w:rPr>
          <w:rFonts w:hint="eastAsia"/>
          <w:lang w:val="en-CA" w:eastAsia="zh-CN"/>
        </w:rPr>
        <w:t xml:space="preserve">effect </w:t>
      </w:r>
      <w:r w:rsidR="008A1935">
        <w:rPr>
          <w:lang w:val="en-CA" w:eastAsia="zh-CN"/>
        </w:rPr>
        <w:t xml:space="preserve">of surface complexation </w:t>
      </w:r>
      <w:r w:rsidRPr="00ED53D1">
        <w:rPr>
          <w:lang w:val="en-CA" w:eastAsia="zh-CN"/>
        </w:rPr>
        <w:t xml:space="preserve">of </w:t>
      </w:r>
      <w:r w:rsidR="008A1935">
        <w:rPr>
          <w:lang w:val="en-CA" w:eastAsia="zh-CN"/>
        </w:rPr>
        <w:t xml:space="preserve">trace </w:t>
      </w:r>
      <w:r>
        <w:rPr>
          <w:rFonts w:hint="eastAsia"/>
          <w:lang w:val="en-CA" w:eastAsia="zh-CN"/>
        </w:rPr>
        <w:t>metals</w:t>
      </w:r>
      <w:r w:rsidRPr="00ED53D1">
        <w:rPr>
          <w:lang w:val="en-CA" w:eastAsia="zh-CN"/>
        </w:rPr>
        <w:t xml:space="preserve"> (</w:t>
      </w:r>
      <w:r>
        <w:rPr>
          <w:rFonts w:hint="eastAsia"/>
          <w:lang w:val="en-CA" w:eastAsia="zh-CN"/>
        </w:rPr>
        <w:t>Zn</w:t>
      </w:r>
      <w:r w:rsidRPr="00193B46">
        <w:rPr>
          <w:rFonts w:hint="eastAsia"/>
          <w:vertAlign w:val="superscript"/>
          <w:lang w:val="en-CA" w:eastAsia="zh-CN"/>
        </w:rPr>
        <w:t>2</w:t>
      </w:r>
      <w:r>
        <w:rPr>
          <w:rFonts w:hint="eastAsia"/>
          <w:vertAlign w:val="superscript"/>
          <w:lang w:val="en-CA" w:eastAsia="zh-CN"/>
        </w:rPr>
        <w:t>+</w:t>
      </w:r>
      <w:r>
        <w:rPr>
          <w:rFonts w:hint="eastAsia"/>
          <w:lang w:val="en-CA" w:eastAsia="zh-CN"/>
        </w:rPr>
        <w:t>, Cu</w:t>
      </w:r>
      <w:r w:rsidRPr="00193B46">
        <w:rPr>
          <w:rFonts w:hint="eastAsia"/>
          <w:vertAlign w:val="superscript"/>
          <w:lang w:val="en-CA" w:eastAsia="zh-CN"/>
        </w:rPr>
        <w:t>2</w:t>
      </w:r>
      <w:r>
        <w:rPr>
          <w:rFonts w:hint="eastAsia"/>
          <w:vertAlign w:val="superscript"/>
          <w:lang w:val="en-CA" w:eastAsia="zh-CN"/>
        </w:rPr>
        <w:t>+</w:t>
      </w:r>
      <w:r>
        <w:rPr>
          <w:lang w:val="en-CA" w:eastAsia="zh-CN"/>
        </w:rPr>
        <w:t>)</w:t>
      </w:r>
      <w:r w:rsidRPr="00ED53D1">
        <w:rPr>
          <w:lang w:val="en-CA" w:eastAsia="zh-CN"/>
        </w:rPr>
        <w:t xml:space="preserve"> to a </w:t>
      </w:r>
      <w:r>
        <w:rPr>
          <w:lang w:val="en-CA" w:eastAsia="zh-CN"/>
        </w:rPr>
        <w:t>ferrous</w:t>
      </w:r>
      <w:r>
        <w:rPr>
          <w:rFonts w:hint="eastAsia"/>
          <w:lang w:val="en-CA" w:eastAsia="zh-CN"/>
        </w:rPr>
        <w:t xml:space="preserve"> </w:t>
      </w:r>
      <w:r w:rsidRPr="00ED53D1">
        <w:rPr>
          <w:lang w:val="en-CA" w:eastAsia="zh-CN"/>
        </w:rPr>
        <w:t>hydrous oxide using a non-electrosta</w:t>
      </w:r>
      <w:r>
        <w:rPr>
          <w:lang w:val="en-CA" w:eastAsia="zh-CN"/>
        </w:rPr>
        <w:t>tic surface complexation model</w:t>
      </w:r>
      <w:r w:rsidR="004474F5">
        <w:rPr>
          <w:lang w:val="en-CA" w:eastAsia="zh-CN"/>
        </w:rPr>
        <w:t xml:space="preserve">.  </w:t>
      </w:r>
      <w:r>
        <w:rPr>
          <w:rFonts w:hint="eastAsia"/>
          <w:lang w:val="en-CA" w:eastAsia="zh-CN"/>
        </w:rPr>
        <w:t xml:space="preserve">A code intercomparison was undertaken with </w:t>
      </w:r>
      <w:r w:rsidR="00FC50CA">
        <w:rPr>
          <w:rFonts w:hint="eastAsia"/>
          <w:lang w:val="en-CA" w:eastAsia="zh-CN"/>
        </w:rPr>
        <w:t>PHREEQC V2</w:t>
      </w:r>
      <w:r>
        <w:rPr>
          <w:rFonts w:hint="eastAsia"/>
          <w:lang w:val="en-CA" w:eastAsia="zh-CN"/>
        </w:rPr>
        <w:t>.</w:t>
      </w:r>
    </w:p>
    <w:p w14:paraId="19AEC1A8" w14:textId="77777777" w:rsidR="002C0F1F" w:rsidRPr="00192E8E" w:rsidRDefault="00B3171D" w:rsidP="002C0F1F">
      <w:pPr>
        <w:pStyle w:val="StyleHeading4Bold"/>
      </w:pPr>
      <w:bookmarkStart w:id="388" w:name="_Toc520374519"/>
      <w:r>
        <w:t>Model setup</w:t>
      </w:r>
      <w:bookmarkEnd w:id="388"/>
    </w:p>
    <w:p w14:paraId="60480DEA" w14:textId="4F6233E7" w:rsidR="00686E17" w:rsidRDefault="002C0F1F" w:rsidP="002C0F1F">
      <w:pPr>
        <w:rPr>
          <w:szCs w:val="24"/>
          <w:lang w:val="en-CA" w:eastAsia="zh-CN"/>
        </w:rPr>
      </w:pPr>
      <w:r w:rsidRPr="00ED3698">
        <w:rPr>
          <w:szCs w:val="24"/>
        </w:rPr>
        <w:t>A 1D model</w:t>
      </w:r>
      <w:r w:rsidR="008A1935">
        <w:rPr>
          <w:szCs w:val="24"/>
        </w:rPr>
        <w:t>,</w:t>
      </w:r>
      <w:r w:rsidRPr="00ED3698">
        <w:rPr>
          <w:szCs w:val="24"/>
        </w:rPr>
        <w:t xml:space="preserve"> </w:t>
      </w:r>
      <w:r>
        <w:rPr>
          <w:rFonts w:hint="eastAsia"/>
          <w:szCs w:val="24"/>
          <w:lang w:eastAsia="zh-CN"/>
        </w:rPr>
        <w:t>16.0</w:t>
      </w:r>
      <w:r>
        <w:rPr>
          <w:szCs w:val="24"/>
          <w:lang w:eastAsia="zh-CN"/>
        </w:rPr>
        <w:t> </w:t>
      </w:r>
      <w:r w:rsidRPr="00ED3698">
        <w:rPr>
          <w:szCs w:val="24"/>
        </w:rPr>
        <w:t xml:space="preserve">m in </w:t>
      </w:r>
      <w:r>
        <w:rPr>
          <w:rFonts w:hint="eastAsia"/>
          <w:szCs w:val="24"/>
          <w:lang w:eastAsia="zh-CN"/>
        </w:rPr>
        <w:t>length</w:t>
      </w:r>
      <w:r w:rsidR="008A1935">
        <w:rPr>
          <w:szCs w:val="24"/>
          <w:lang w:eastAsia="zh-CN"/>
        </w:rPr>
        <w:t>,</w:t>
      </w:r>
      <w:r w:rsidRPr="00ED3698">
        <w:rPr>
          <w:szCs w:val="24"/>
        </w:rPr>
        <w:t xml:space="preserve"> is discretized into </w:t>
      </w:r>
      <w:r>
        <w:rPr>
          <w:rFonts w:hint="eastAsia"/>
          <w:szCs w:val="24"/>
          <w:lang w:eastAsia="zh-CN"/>
        </w:rPr>
        <w:t>101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Pr>
          <w:rFonts w:hint="eastAsia"/>
          <w:szCs w:val="24"/>
          <w:lang w:val="en-CA" w:eastAsia="zh-CN"/>
        </w:rPr>
        <w:t>0.16</w:t>
      </w:r>
      <w:r>
        <w:rPr>
          <w:szCs w:val="24"/>
          <w:lang w:eastAsia="zh-CN"/>
        </w:rPr>
        <w:t> </w:t>
      </w:r>
      <w:r w:rsidRPr="00ED3698">
        <w:rPr>
          <w:szCs w:val="24"/>
          <w:lang w:val="en-CA" w:eastAsia="en-CA"/>
        </w:rPr>
        <w:t>m for the interior control volumes and 0.</w:t>
      </w:r>
      <w:r>
        <w:rPr>
          <w:rFonts w:hint="eastAsia"/>
          <w:szCs w:val="24"/>
          <w:lang w:val="en-CA" w:eastAsia="zh-CN"/>
        </w:rPr>
        <w:t>08</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Pr>
          <w:rFonts w:hint="eastAsia"/>
          <w:szCs w:val="24"/>
          <w:lang w:val="en-CA" w:eastAsia="zh-CN"/>
        </w:rPr>
        <w:t xml:space="preserve">A steady-state saturated flow condition </w:t>
      </w:r>
      <w:r w:rsidR="008A1935">
        <w:rPr>
          <w:szCs w:val="24"/>
          <w:lang w:val="en-CA" w:eastAsia="zh-CN"/>
        </w:rPr>
        <w:t>i</w:t>
      </w:r>
      <w:r>
        <w:rPr>
          <w:rFonts w:hint="eastAsia"/>
          <w:szCs w:val="24"/>
          <w:lang w:val="en-CA" w:eastAsia="zh-CN"/>
        </w:rPr>
        <w:t>s examined</w:t>
      </w:r>
      <w:r w:rsidR="004474F5">
        <w:rPr>
          <w:rFonts w:hint="eastAsia"/>
          <w:szCs w:val="24"/>
          <w:lang w:val="en-CA" w:eastAsia="zh-CN"/>
        </w:rPr>
        <w:t xml:space="preserve">.  </w:t>
      </w:r>
      <w:r w:rsidRPr="00ED3698">
        <w:rPr>
          <w:szCs w:val="24"/>
          <w:lang w:val="en-CA" w:eastAsia="en-CA"/>
        </w:rPr>
        <w:t xml:space="preserve">Boundary conditions </w:t>
      </w:r>
      <w:r>
        <w:rPr>
          <w:rFonts w:hint="eastAsia"/>
          <w:szCs w:val="24"/>
          <w:lang w:val="en-CA" w:eastAsia="zh-CN"/>
        </w:rPr>
        <w:t>are constant hydraulic head</w:t>
      </w:r>
      <w:r w:rsidR="008A1935">
        <w:rPr>
          <w:szCs w:val="24"/>
          <w:lang w:val="en-CA" w:eastAsia="zh-CN"/>
        </w:rPr>
        <w:t>s at</w:t>
      </w:r>
      <w:r>
        <w:rPr>
          <w:rFonts w:hint="eastAsia"/>
          <w:szCs w:val="24"/>
          <w:lang w:val="en-CA" w:eastAsia="zh-CN"/>
        </w:rPr>
        <w:t xml:space="preserve"> the inflow</w:t>
      </w:r>
      <w:r w:rsidRPr="00ED3698">
        <w:rPr>
          <w:szCs w:val="24"/>
          <w:lang w:val="en-CA" w:eastAsia="en-CA"/>
        </w:rPr>
        <w:t xml:space="preserve"> boundary </w:t>
      </w:r>
      <w:r w:rsidR="008A1935">
        <w:rPr>
          <w:szCs w:val="24"/>
          <w:lang w:val="en-CA" w:eastAsia="en-CA"/>
        </w:rPr>
        <w:t xml:space="preserve">(1.4m) </w:t>
      </w:r>
      <w:r w:rsidRPr="00ED3698">
        <w:rPr>
          <w:szCs w:val="24"/>
          <w:lang w:val="en-CA" w:eastAsia="en-CA"/>
        </w:rPr>
        <w:t xml:space="preserve">and </w:t>
      </w:r>
      <w:r w:rsidR="008A1935">
        <w:rPr>
          <w:szCs w:val="24"/>
          <w:lang w:val="en-CA" w:eastAsia="en-CA"/>
        </w:rPr>
        <w:t>the o</w:t>
      </w:r>
      <w:r>
        <w:rPr>
          <w:rFonts w:hint="eastAsia"/>
          <w:szCs w:val="24"/>
          <w:lang w:val="en-CA" w:eastAsia="zh-CN"/>
        </w:rPr>
        <w:t>utflow</w:t>
      </w:r>
      <w:r w:rsidRPr="00ED3698">
        <w:rPr>
          <w:szCs w:val="24"/>
          <w:lang w:val="en-CA" w:eastAsia="en-CA"/>
        </w:rPr>
        <w:t xml:space="preserve"> boundary</w:t>
      </w:r>
      <w:r w:rsidR="008A1935">
        <w:rPr>
          <w:szCs w:val="24"/>
          <w:lang w:val="en-CA" w:eastAsia="en-CA"/>
        </w:rPr>
        <w:t xml:space="preserve"> (0.0m)</w:t>
      </w:r>
      <w:r w:rsidR="004474F5">
        <w:rPr>
          <w:szCs w:val="24"/>
          <w:lang w:val="en-CA" w:eastAsia="en-CA"/>
        </w:rPr>
        <w:t xml:space="preserve">.  </w:t>
      </w:r>
      <w:r>
        <w:rPr>
          <w:rFonts w:hint="eastAsia"/>
          <w:szCs w:val="24"/>
          <w:lang w:val="en-CA" w:eastAsia="zh-CN"/>
        </w:rPr>
        <w:t>The geochemical system includes six aqueous components (H</w:t>
      </w:r>
      <w:r w:rsidRPr="00CF478C">
        <w:rPr>
          <w:rFonts w:hint="eastAsia"/>
          <w:szCs w:val="24"/>
          <w:vertAlign w:val="superscript"/>
          <w:lang w:val="en-CA" w:eastAsia="zh-CN"/>
        </w:rPr>
        <w:t>+</w:t>
      </w:r>
      <w:r>
        <w:rPr>
          <w:rFonts w:hint="eastAsia"/>
          <w:szCs w:val="24"/>
          <w:lang w:val="en-CA" w:eastAsia="zh-CN"/>
        </w:rPr>
        <w:t xml:space="preserve">, </w:t>
      </w:r>
      <w:r>
        <w:rPr>
          <w:rFonts w:hint="eastAsia"/>
          <w:lang w:val="en-CA" w:eastAsia="zh-CN"/>
        </w:rPr>
        <w:t>Fe</w:t>
      </w:r>
      <w:r>
        <w:rPr>
          <w:rFonts w:hint="eastAsia"/>
          <w:vertAlign w:val="superscript"/>
          <w:lang w:val="en-CA" w:eastAsia="zh-CN"/>
        </w:rPr>
        <w:t>3+</w:t>
      </w:r>
      <w:r>
        <w:rPr>
          <w:rFonts w:hint="eastAsia"/>
          <w:szCs w:val="24"/>
          <w:lang w:val="en-CA" w:eastAsia="zh-CN"/>
        </w:rPr>
        <w:t>, SO</w:t>
      </w:r>
      <w:r w:rsidRPr="00EE0CC0">
        <w:rPr>
          <w:rFonts w:hint="eastAsia"/>
          <w:szCs w:val="24"/>
          <w:vertAlign w:val="subscript"/>
          <w:lang w:val="en-CA" w:eastAsia="zh-CN"/>
        </w:rPr>
        <w:t>4</w:t>
      </w:r>
      <w:r w:rsidRPr="00EE0CC0">
        <w:rPr>
          <w:rFonts w:hint="eastAsia"/>
          <w:szCs w:val="24"/>
          <w:vertAlign w:val="superscript"/>
          <w:lang w:val="en-CA" w:eastAsia="zh-CN"/>
        </w:rPr>
        <w:t>2-</w:t>
      </w:r>
      <w:r>
        <w:rPr>
          <w:rFonts w:hint="eastAsia"/>
          <w:szCs w:val="24"/>
          <w:lang w:val="en-CA" w:eastAsia="zh-CN"/>
        </w:rPr>
        <w:t xml:space="preserve">, </w:t>
      </w:r>
      <w:r>
        <w:rPr>
          <w:rFonts w:hint="eastAsia"/>
          <w:lang w:val="en-CA" w:eastAsia="zh-CN"/>
        </w:rPr>
        <w:t>Zn</w:t>
      </w:r>
      <w:r>
        <w:rPr>
          <w:rFonts w:hint="eastAsia"/>
          <w:vertAlign w:val="superscript"/>
          <w:lang w:val="en-CA" w:eastAsia="zh-CN"/>
        </w:rPr>
        <w:t>2+</w:t>
      </w:r>
      <w:r>
        <w:rPr>
          <w:rFonts w:hint="eastAsia"/>
          <w:szCs w:val="24"/>
          <w:lang w:val="en-CA" w:eastAsia="zh-CN"/>
        </w:rPr>
        <w:t xml:space="preserve">, </w:t>
      </w:r>
      <w:r>
        <w:rPr>
          <w:rFonts w:hint="eastAsia"/>
          <w:lang w:val="en-CA" w:eastAsia="zh-CN"/>
        </w:rPr>
        <w:t>Fe</w:t>
      </w:r>
      <w:r>
        <w:rPr>
          <w:rFonts w:hint="eastAsia"/>
          <w:vertAlign w:val="superscript"/>
          <w:lang w:val="en-CA" w:eastAsia="zh-CN"/>
        </w:rPr>
        <w:t>2+</w:t>
      </w:r>
      <w:r>
        <w:rPr>
          <w:rFonts w:hint="eastAsia"/>
          <w:szCs w:val="24"/>
          <w:lang w:val="en-CA" w:eastAsia="zh-CN"/>
        </w:rPr>
        <w:t xml:space="preserve"> and </w:t>
      </w:r>
      <w:r>
        <w:rPr>
          <w:rFonts w:hint="eastAsia"/>
          <w:lang w:val="en-CA" w:eastAsia="zh-CN"/>
        </w:rPr>
        <w:t>Cu</w:t>
      </w:r>
      <w:r w:rsidRPr="00193B46">
        <w:rPr>
          <w:rFonts w:hint="eastAsia"/>
          <w:vertAlign w:val="superscript"/>
          <w:lang w:val="en-CA" w:eastAsia="zh-CN"/>
        </w:rPr>
        <w:t>2</w:t>
      </w:r>
      <w:r>
        <w:rPr>
          <w:rFonts w:hint="eastAsia"/>
          <w:vertAlign w:val="superscript"/>
          <w:lang w:val="en-CA" w:eastAsia="zh-CN"/>
        </w:rPr>
        <w:t>+</w:t>
      </w:r>
      <w:r>
        <w:rPr>
          <w:rFonts w:hint="eastAsia"/>
          <w:szCs w:val="24"/>
          <w:lang w:val="en-CA" w:eastAsia="zh-CN"/>
        </w:rPr>
        <w:t xml:space="preserve">), one non-aqueous component </w:t>
      </w:r>
      <w:r>
        <w:rPr>
          <w:szCs w:val="24"/>
          <w:lang w:val="en-CA" w:eastAsia="zh-CN"/>
        </w:rPr>
        <w:t>‘</w:t>
      </w:r>
      <w:r>
        <w:rPr>
          <w:rFonts w:hint="eastAsia"/>
          <w:szCs w:val="24"/>
          <w:lang w:val="en-CA" w:eastAsia="zh-CN"/>
        </w:rPr>
        <w:t>=FeOH(s)</w:t>
      </w:r>
      <w:r>
        <w:rPr>
          <w:szCs w:val="24"/>
          <w:lang w:val="en-CA" w:eastAsia="zh-CN"/>
        </w:rPr>
        <w:t>’</w:t>
      </w:r>
      <w:r>
        <w:rPr>
          <w:rFonts w:hint="eastAsia"/>
          <w:szCs w:val="24"/>
          <w:lang w:val="en-CA" w:eastAsia="zh-CN"/>
        </w:rPr>
        <w:t xml:space="preserve"> </w:t>
      </w:r>
      <w:r w:rsidR="00686E17">
        <w:rPr>
          <w:szCs w:val="24"/>
          <w:lang w:val="en-CA" w:eastAsia="zh-CN"/>
        </w:rPr>
        <w:t>defining</w:t>
      </w:r>
      <w:r>
        <w:rPr>
          <w:rFonts w:hint="eastAsia"/>
          <w:szCs w:val="24"/>
          <w:lang w:val="en-CA" w:eastAsia="zh-CN"/>
        </w:rPr>
        <w:t xml:space="preserve"> </w:t>
      </w:r>
      <w:r w:rsidR="00686E17">
        <w:rPr>
          <w:szCs w:val="24"/>
          <w:lang w:val="en-CA" w:eastAsia="zh-CN"/>
        </w:rPr>
        <w:t xml:space="preserve">the </w:t>
      </w:r>
      <w:r>
        <w:rPr>
          <w:rFonts w:hint="eastAsia"/>
          <w:szCs w:val="24"/>
          <w:lang w:val="en-CA" w:eastAsia="zh-CN"/>
        </w:rPr>
        <w:t xml:space="preserve">sorption </w:t>
      </w:r>
      <w:r w:rsidR="00686E17">
        <w:rPr>
          <w:szCs w:val="24"/>
          <w:lang w:val="en-CA" w:eastAsia="zh-CN"/>
        </w:rPr>
        <w:t>sites</w:t>
      </w:r>
      <w:r>
        <w:rPr>
          <w:rFonts w:hint="eastAsia"/>
          <w:szCs w:val="24"/>
          <w:lang w:val="en-CA" w:eastAsia="zh-CN"/>
        </w:rPr>
        <w:t>, 30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sidRPr="00EE0CC0">
        <w:rPr>
          <w:szCs w:val="24"/>
          <w:vertAlign w:val="subscript"/>
          <w:lang w:val="en-CA" w:eastAsia="zh-CN"/>
        </w:rPr>
        <w:t>2</w:t>
      </w:r>
      <w:r>
        <w:rPr>
          <w:szCs w:val="24"/>
          <w:lang w:val="en-CA" w:eastAsia="zh-CN"/>
        </w:rPr>
        <w:t>SO</w:t>
      </w:r>
      <w:r w:rsidRPr="00EE0CC0">
        <w:rPr>
          <w:szCs w:val="24"/>
          <w:vertAlign w:val="subscript"/>
          <w:lang w:val="en-CA" w:eastAsia="zh-CN"/>
        </w:rPr>
        <w:t>4</w:t>
      </w:r>
      <w:r w:rsidRPr="00EE0CC0">
        <w:rPr>
          <w:szCs w:val="24"/>
          <w:lang w:val="en-CA" w:eastAsia="zh-CN"/>
        </w:rPr>
        <w:t>(aq)</w:t>
      </w:r>
      <w:r>
        <w:rPr>
          <w:szCs w:val="24"/>
          <w:lang w:val="en-CA" w:eastAsia="zh-CN"/>
        </w:rPr>
        <w:t>,</w:t>
      </w:r>
      <w:r>
        <w:rPr>
          <w:rFonts w:hint="eastAsia"/>
          <w:szCs w:val="24"/>
          <w:lang w:val="en-CA" w:eastAsia="zh-CN"/>
        </w:rPr>
        <w:t xml:space="preserve"> </w:t>
      </w:r>
      <w:r>
        <w:rPr>
          <w:szCs w:val="24"/>
          <w:lang w:val="en-CA" w:eastAsia="zh-CN"/>
        </w:rPr>
        <w:t>FeOH</w:t>
      </w:r>
      <w:r w:rsidRPr="00EE0CC0">
        <w:rPr>
          <w:szCs w:val="24"/>
          <w:vertAlign w:val="superscript"/>
          <w:lang w:val="en-CA" w:eastAsia="zh-CN"/>
        </w:rPr>
        <w:t>+</w:t>
      </w:r>
      <w:r>
        <w:rPr>
          <w:szCs w:val="24"/>
          <w:lang w:val="en-CA" w:eastAsia="zh-CN"/>
        </w:rPr>
        <w:t>,</w:t>
      </w:r>
      <w:r>
        <w:rPr>
          <w:rFonts w:hint="eastAsia"/>
          <w:szCs w:val="24"/>
          <w:lang w:val="en-CA" w:eastAsia="zh-CN"/>
        </w:rPr>
        <w:t xml:space="preserve"> </w:t>
      </w:r>
      <w:r>
        <w:rPr>
          <w:szCs w:val="24"/>
          <w:lang w:val="en-CA" w:eastAsia="zh-CN"/>
        </w:rPr>
        <w:t>FeOH</w:t>
      </w:r>
      <w:r w:rsidRPr="00EE0CC0">
        <w:rPr>
          <w:szCs w:val="24"/>
          <w:vertAlign w:val="subscript"/>
          <w:lang w:val="en-CA" w:eastAsia="zh-CN"/>
        </w:rPr>
        <w:t>3</w:t>
      </w:r>
      <w:r w:rsidRPr="00EE0CC0">
        <w:rPr>
          <w:szCs w:val="24"/>
          <w:vertAlign w:val="superscript"/>
          <w:lang w:val="en-CA" w:eastAsia="zh-CN"/>
        </w:rPr>
        <w:t>-</w:t>
      </w:r>
      <w:r>
        <w:rPr>
          <w:szCs w:val="24"/>
          <w:lang w:val="en-CA" w:eastAsia="zh-CN"/>
        </w:rPr>
        <w:t>,</w:t>
      </w:r>
      <w:r>
        <w:rPr>
          <w:rFonts w:hint="eastAsia"/>
          <w:szCs w:val="24"/>
          <w:lang w:val="en-CA" w:eastAsia="zh-CN"/>
        </w:rPr>
        <w:t xml:space="preserve"> </w:t>
      </w:r>
      <w:r>
        <w:rPr>
          <w:szCs w:val="24"/>
          <w:lang w:val="en-CA" w:eastAsia="zh-CN"/>
        </w:rPr>
        <w:t>FeSO</w:t>
      </w:r>
      <w:r w:rsidRPr="00EE0CC0">
        <w:rPr>
          <w:szCs w:val="24"/>
          <w:vertAlign w:val="subscript"/>
          <w:lang w:val="en-CA" w:eastAsia="zh-CN"/>
        </w:rPr>
        <w:t>4</w:t>
      </w:r>
      <w:r>
        <w:rPr>
          <w:szCs w:val="24"/>
          <w:lang w:val="en-CA" w:eastAsia="zh-CN"/>
        </w:rPr>
        <w:t>(aq),</w:t>
      </w:r>
      <w:r>
        <w:rPr>
          <w:rFonts w:hint="eastAsia"/>
          <w:szCs w:val="24"/>
          <w:lang w:val="en-CA" w:eastAsia="zh-CN"/>
        </w:rPr>
        <w:t xml:space="preserve"> </w:t>
      </w:r>
      <w:r>
        <w:rPr>
          <w:szCs w:val="24"/>
          <w:lang w:val="en-CA" w:eastAsia="zh-CN"/>
        </w:rPr>
        <w:t>FeHSO</w:t>
      </w:r>
      <w:r w:rsidRPr="00EE0CC0">
        <w:rPr>
          <w:szCs w:val="24"/>
          <w:vertAlign w:val="subscript"/>
          <w:lang w:val="en-CA" w:eastAsia="zh-CN"/>
        </w:rPr>
        <w:t>4</w:t>
      </w:r>
      <w:r w:rsidRPr="00EE0CC0">
        <w:rPr>
          <w:szCs w:val="24"/>
          <w:vertAlign w:val="superscript"/>
          <w:lang w:val="en-CA" w:eastAsia="zh-CN"/>
        </w:rPr>
        <w:t>+</w:t>
      </w:r>
      <w:r>
        <w:rPr>
          <w:szCs w:val="24"/>
          <w:lang w:val="en-CA" w:eastAsia="zh-CN"/>
        </w:rPr>
        <w:t>,</w:t>
      </w:r>
      <w:r>
        <w:rPr>
          <w:rFonts w:hint="eastAsia"/>
          <w:szCs w:val="24"/>
          <w:lang w:val="en-CA" w:eastAsia="zh-CN"/>
        </w:rPr>
        <w:t xml:space="preserve"> </w:t>
      </w:r>
      <w:r>
        <w:rPr>
          <w:szCs w:val="24"/>
          <w:lang w:val="en-CA" w:eastAsia="zh-CN"/>
        </w:rPr>
        <w:t>FeOH</w:t>
      </w:r>
      <w:r w:rsidRPr="00EE0CC0">
        <w:rPr>
          <w:szCs w:val="24"/>
          <w:vertAlign w:val="subscript"/>
          <w:lang w:val="en-CA" w:eastAsia="zh-CN"/>
        </w:rPr>
        <w:t>2</w:t>
      </w:r>
      <w:r>
        <w:rPr>
          <w:szCs w:val="24"/>
          <w:lang w:val="en-CA" w:eastAsia="zh-CN"/>
        </w:rPr>
        <w:t>(aq),</w:t>
      </w:r>
      <w:r>
        <w:rPr>
          <w:rFonts w:hint="eastAsia"/>
          <w:szCs w:val="24"/>
          <w:lang w:val="en-CA" w:eastAsia="zh-CN"/>
        </w:rPr>
        <w:t xml:space="preserve"> </w:t>
      </w:r>
      <w:r>
        <w:rPr>
          <w:szCs w:val="24"/>
          <w:lang w:val="en-CA" w:eastAsia="zh-CN"/>
        </w:rPr>
        <w:t>FeOH</w:t>
      </w:r>
      <w:r>
        <w:rPr>
          <w:szCs w:val="24"/>
          <w:vertAlign w:val="superscript"/>
          <w:lang w:val="en-CA" w:eastAsia="zh-CN"/>
        </w:rPr>
        <w:t>2+</w:t>
      </w:r>
      <w:r>
        <w:rPr>
          <w:szCs w:val="24"/>
          <w:lang w:val="en-CA" w:eastAsia="zh-CN"/>
        </w:rPr>
        <w:t>,</w:t>
      </w:r>
      <w:r>
        <w:rPr>
          <w:rFonts w:hint="eastAsia"/>
          <w:szCs w:val="24"/>
          <w:lang w:val="en-CA" w:eastAsia="zh-CN"/>
        </w:rPr>
        <w:t xml:space="preserve"> </w:t>
      </w:r>
      <w:r>
        <w:rPr>
          <w:szCs w:val="24"/>
          <w:lang w:val="en-CA" w:eastAsia="zh-CN"/>
        </w:rPr>
        <w:t>FeSO</w:t>
      </w:r>
      <w:r w:rsidRPr="00EE0CC0">
        <w:rPr>
          <w:szCs w:val="24"/>
          <w:vertAlign w:val="subscript"/>
          <w:lang w:val="en-CA" w:eastAsia="zh-CN"/>
        </w:rPr>
        <w:t>4</w:t>
      </w:r>
      <w:r w:rsidRPr="00A61E57">
        <w:rPr>
          <w:szCs w:val="24"/>
          <w:vertAlign w:val="superscript"/>
          <w:lang w:val="en-CA" w:eastAsia="zh-CN"/>
        </w:rPr>
        <w:t>+</w:t>
      </w:r>
      <w:r>
        <w:rPr>
          <w:szCs w:val="24"/>
          <w:lang w:val="en-CA" w:eastAsia="zh-CN"/>
        </w:rPr>
        <w:t>,</w:t>
      </w:r>
      <w:r>
        <w:rPr>
          <w:rFonts w:hint="eastAsia"/>
          <w:szCs w:val="24"/>
          <w:lang w:val="en-CA" w:eastAsia="zh-CN"/>
        </w:rPr>
        <w:t xml:space="preserve"> </w:t>
      </w:r>
      <w:r>
        <w:rPr>
          <w:szCs w:val="24"/>
          <w:lang w:val="en-CA" w:eastAsia="zh-CN"/>
        </w:rPr>
        <w:t>FeHSO</w:t>
      </w:r>
      <w:r w:rsidRPr="00EE0CC0">
        <w:rPr>
          <w:szCs w:val="24"/>
          <w:vertAlign w:val="subscript"/>
          <w:lang w:val="en-CA" w:eastAsia="zh-CN"/>
        </w:rPr>
        <w:t>4</w:t>
      </w:r>
      <w:r w:rsidRPr="00A61E57">
        <w:rPr>
          <w:szCs w:val="24"/>
          <w:vertAlign w:val="superscript"/>
          <w:lang w:val="en-CA" w:eastAsia="zh-CN"/>
        </w:rPr>
        <w:t>2+</w:t>
      </w:r>
      <w:r>
        <w:rPr>
          <w:szCs w:val="24"/>
          <w:lang w:val="en-CA" w:eastAsia="zh-CN"/>
        </w:rPr>
        <w:t>,</w:t>
      </w:r>
      <w:r>
        <w:rPr>
          <w:rFonts w:hint="eastAsia"/>
          <w:szCs w:val="24"/>
          <w:lang w:val="en-CA" w:eastAsia="zh-CN"/>
        </w:rPr>
        <w:t xml:space="preserve"> </w:t>
      </w:r>
      <w:r>
        <w:rPr>
          <w:szCs w:val="24"/>
          <w:lang w:val="en-CA" w:eastAsia="zh-CN"/>
        </w:rPr>
        <w:t>FeOH</w:t>
      </w:r>
      <w:r w:rsidRPr="00EE0CC0">
        <w:rPr>
          <w:szCs w:val="24"/>
          <w:vertAlign w:val="subscript"/>
          <w:lang w:val="en-CA" w:eastAsia="zh-CN"/>
        </w:rPr>
        <w:t>2</w:t>
      </w:r>
      <w:r w:rsidRPr="00A61E57">
        <w:rPr>
          <w:szCs w:val="24"/>
          <w:vertAlign w:val="superscript"/>
          <w:lang w:val="en-CA" w:eastAsia="zh-CN"/>
        </w:rPr>
        <w:t>+</w:t>
      </w:r>
      <w:r>
        <w:rPr>
          <w:szCs w:val="24"/>
          <w:lang w:val="en-CA" w:eastAsia="zh-CN"/>
        </w:rPr>
        <w:t>, FeOH</w:t>
      </w:r>
      <w:r w:rsidRPr="00EE0CC0">
        <w:rPr>
          <w:szCs w:val="24"/>
          <w:vertAlign w:val="subscript"/>
          <w:lang w:val="en-CA" w:eastAsia="zh-CN"/>
        </w:rPr>
        <w:t>3</w:t>
      </w:r>
      <w:r>
        <w:rPr>
          <w:szCs w:val="24"/>
          <w:lang w:val="en-CA" w:eastAsia="zh-CN"/>
        </w:rPr>
        <w:t>(aq), FeOH</w:t>
      </w:r>
      <w:r w:rsidRPr="00EE0CC0">
        <w:rPr>
          <w:szCs w:val="24"/>
          <w:vertAlign w:val="subscript"/>
          <w:lang w:val="en-CA" w:eastAsia="zh-CN"/>
        </w:rPr>
        <w:t>4</w:t>
      </w:r>
      <w:r w:rsidRPr="00A61E57">
        <w:rPr>
          <w:szCs w:val="24"/>
          <w:vertAlign w:val="superscript"/>
          <w:lang w:val="en-CA" w:eastAsia="zh-CN"/>
        </w:rPr>
        <w:t>-</w:t>
      </w:r>
      <w:r>
        <w:rPr>
          <w:szCs w:val="24"/>
          <w:lang w:val="en-CA" w:eastAsia="zh-CN"/>
        </w:rPr>
        <w:t>, Fe</w:t>
      </w:r>
      <w:r w:rsidRPr="00EE0CC0">
        <w:rPr>
          <w:szCs w:val="24"/>
          <w:lang w:val="en-CA" w:eastAsia="zh-CN"/>
        </w:rPr>
        <w:t>(</w:t>
      </w:r>
      <w:r>
        <w:rPr>
          <w:szCs w:val="24"/>
          <w:lang w:val="en-CA" w:eastAsia="zh-CN"/>
        </w:rPr>
        <w:t>SO</w:t>
      </w:r>
      <w:r w:rsidRPr="00EE0CC0">
        <w:rPr>
          <w:szCs w:val="24"/>
          <w:vertAlign w:val="subscript"/>
          <w:lang w:val="en-CA" w:eastAsia="zh-CN"/>
        </w:rPr>
        <w:t>4</w:t>
      </w:r>
      <w:r w:rsidRPr="00EE0CC0">
        <w:rPr>
          <w:szCs w:val="24"/>
          <w:lang w:val="en-CA" w:eastAsia="zh-CN"/>
        </w:rPr>
        <w:t>)</w:t>
      </w:r>
      <w:r w:rsidRPr="00EE0CC0">
        <w:rPr>
          <w:szCs w:val="24"/>
          <w:vertAlign w:val="subscript"/>
          <w:lang w:val="en-CA" w:eastAsia="zh-CN"/>
        </w:rPr>
        <w:t>2</w:t>
      </w:r>
      <w:r w:rsidRPr="00A61E57">
        <w:rPr>
          <w:szCs w:val="24"/>
          <w:vertAlign w:val="superscript"/>
          <w:lang w:val="en-CA" w:eastAsia="zh-CN"/>
        </w:rPr>
        <w:t>-</w:t>
      </w:r>
      <w:r>
        <w:rPr>
          <w:szCs w:val="24"/>
          <w:lang w:val="en-CA" w:eastAsia="zh-CN"/>
        </w:rPr>
        <w:t>, Fe</w:t>
      </w:r>
      <w:r w:rsidRPr="00EE0CC0">
        <w:rPr>
          <w:szCs w:val="24"/>
          <w:vertAlign w:val="subscript"/>
          <w:lang w:val="en-CA" w:eastAsia="zh-CN"/>
        </w:rPr>
        <w:t>2</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2</w:t>
      </w:r>
      <w:r>
        <w:rPr>
          <w:szCs w:val="24"/>
          <w:vertAlign w:val="superscript"/>
          <w:lang w:val="en-CA" w:eastAsia="zh-CN"/>
        </w:rPr>
        <w:t>4+</w:t>
      </w:r>
      <w:r>
        <w:rPr>
          <w:szCs w:val="24"/>
          <w:lang w:val="en-CA" w:eastAsia="zh-CN"/>
        </w:rPr>
        <w:t>, Fe</w:t>
      </w:r>
      <w:r w:rsidRPr="00EE0CC0">
        <w:rPr>
          <w:szCs w:val="24"/>
          <w:vertAlign w:val="subscript"/>
          <w:lang w:val="en-CA" w:eastAsia="zh-CN"/>
        </w:rPr>
        <w:t>3</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4</w:t>
      </w:r>
      <w:r>
        <w:rPr>
          <w:szCs w:val="24"/>
          <w:vertAlign w:val="superscript"/>
          <w:lang w:val="en-CA" w:eastAsia="zh-CN"/>
        </w:rPr>
        <w:t>5+</w:t>
      </w:r>
      <w:r>
        <w:rPr>
          <w:szCs w:val="24"/>
          <w:lang w:val="en-CA" w:eastAsia="zh-CN"/>
        </w:rPr>
        <w:t>, ZnOH</w:t>
      </w:r>
      <w:r w:rsidRPr="00A61E57">
        <w:rPr>
          <w:szCs w:val="24"/>
          <w:vertAlign w:val="superscript"/>
          <w:lang w:val="en-CA" w:eastAsia="zh-CN"/>
        </w:rPr>
        <w:t>+</w:t>
      </w:r>
      <w:r>
        <w:rPr>
          <w:szCs w:val="24"/>
          <w:lang w:val="en-CA" w:eastAsia="zh-CN"/>
        </w:rPr>
        <w:t>, Zn</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2</w:t>
      </w:r>
      <w:r>
        <w:rPr>
          <w:szCs w:val="24"/>
          <w:lang w:val="en-CA" w:eastAsia="zh-CN"/>
        </w:rPr>
        <w:t>(aq), Zn</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3</w:t>
      </w:r>
      <w:r w:rsidRPr="00A61E57">
        <w:rPr>
          <w:szCs w:val="24"/>
          <w:vertAlign w:val="superscript"/>
          <w:lang w:val="en-CA" w:eastAsia="zh-CN"/>
        </w:rPr>
        <w:t>-</w:t>
      </w:r>
      <w:r>
        <w:rPr>
          <w:szCs w:val="24"/>
          <w:lang w:val="en-CA" w:eastAsia="zh-CN"/>
        </w:rPr>
        <w:t>, Zn</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4</w:t>
      </w:r>
      <w:r>
        <w:rPr>
          <w:szCs w:val="24"/>
          <w:vertAlign w:val="superscript"/>
          <w:lang w:val="en-CA" w:eastAsia="zh-CN"/>
        </w:rPr>
        <w:t>2-</w:t>
      </w:r>
      <w:r>
        <w:rPr>
          <w:szCs w:val="24"/>
          <w:lang w:val="en-CA" w:eastAsia="zh-CN"/>
        </w:rPr>
        <w:t>, ZnSO</w:t>
      </w:r>
      <w:r w:rsidRPr="00EE0CC0">
        <w:rPr>
          <w:szCs w:val="24"/>
          <w:vertAlign w:val="subscript"/>
          <w:lang w:val="en-CA" w:eastAsia="zh-CN"/>
        </w:rPr>
        <w:t>4</w:t>
      </w:r>
      <w:r>
        <w:rPr>
          <w:szCs w:val="24"/>
          <w:lang w:val="en-CA" w:eastAsia="zh-CN"/>
        </w:rPr>
        <w:t>(aq), Zn</w:t>
      </w:r>
      <w:r w:rsidRPr="00EE0CC0">
        <w:rPr>
          <w:szCs w:val="24"/>
          <w:lang w:val="en-CA" w:eastAsia="zh-CN"/>
        </w:rPr>
        <w:t>(</w:t>
      </w:r>
      <w:r>
        <w:rPr>
          <w:szCs w:val="24"/>
          <w:lang w:val="en-CA" w:eastAsia="zh-CN"/>
        </w:rPr>
        <w:t>SO</w:t>
      </w:r>
      <w:r w:rsidRPr="00EE0CC0">
        <w:rPr>
          <w:szCs w:val="24"/>
          <w:vertAlign w:val="subscript"/>
          <w:lang w:val="en-CA" w:eastAsia="zh-CN"/>
        </w:rPr>
        <w:t>4</w:t>
      </w:r>
      <w:r w:rsidRPr="00EE0CC0">
        <w:rPr>
          <w:szCs w:val="24"/>
          <w:lang w:val="en-CA" w:eastAsia="zh-CN"/>
        </w:rPr>
        <w:t>)</w:t>
      </w:r>
      <w:r w:rsidRPr="00EE0CC0">
        <w:rPr>
          <w:szCs w:val="24"/>
          <w:vertAlign w:val="subscript"/>
          <w:lang w:val="en-CA" w:eastAsia="zh-CN"/>
        </w:rPr>
        <w:t>2</w:t>
      </w:r>
      <w:r>
        <w:rPr>
          <w:szCs w:val="24"/>
          <w:vertAlign w:val="superscript"/>
          <w:lang w:val="en-CA" w:eastAsia="zh-CN"/>
        </w:rPr>
        <w:t>2-</w:t>
      </w:r>
      <w:r>
        <w:rPr>
          <w:szCs w:val="24"/>
          <w:lang w:val="en-CA" w:eastAsia="zh-CN"/>
        </w:rPr>
        <w:t>, CuO</w:t>
      </w:r>
      <w:r w:rsidRPr="00EE0CC0">
        <w:rPr>
          <w:szCs w:val="24"/>
          <w:vertAlign w:val="subscript"/>
          <w:lang w:val="en-CA" w:eastAsia="zh-CN"/>
        </w:rPr>
        <w:t>2</w:t>
      </w:r>
      <w:r>
        <w:rPr>
          <w:szCs w:val="24"/>
          <w:vertAlign w:val="superscript"/>
          <w:lang w:val="en-CA" w:eastAsia="zh-CN"/>
        </w:rPr>
        <w:t>2-</w:t>
      </w:r>
      <w:r>
        <w:rPr>
          <w:szCs w:val="24"/>
          <w:lang w:val="en-CA" w:eastAsia="zh-CN"/>
        </w:rPr>
        <w:t>, CuOH</w:t>
      </w:r>
      <w:r w:rsidRPr="00A61E57">
        <w:rPr>
          <w:szCs w:val="24"/>
          <w:vertAlign w:val="superscript"/>
          <w:lang w:val="en-CA" w:eastAsia="zh-CN"/>
        </w:rPr>
        <w:t>+</w:t>
      </w:r>
      <w:r>
        <w:rPr>
          <w:szCs w:val="24"/>
          <w:lang w:val="en-CA" w:eastAsia="zh-CN"/>
        </w:rPr>
        <w:t>, Cu</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2</w:t>
      </w:r>
      <w:r>
        <w:rPr>
          <w:szCs w:val="24"/>
          <w:lang w:val="en-CA" w:eastAsia="zh-CN"/>
        </w:rPr>
        <w:t>(aq), Cu</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3</w:t>
      </w:r>
      <w:r w:rsidRPr="00A61E57">
        <w:rPr>
          <w:szCs w:val="24"/>
          <w:vertAlign w:val="superscript"/>
          <w:lang w:val="en-CA" w:eastAsia="zh-CN"/>
        </w:rPr>
        <w:t>-</w:t>
      </w:r>
      <w:r>
        <w:rPr>
          <w:szCs w:val="24"/>
          <w:lang w:val="en-CA" w:eastAsia="zh-CN"/>
        </w:rPr>
        <w:t>, Cu</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4</w:t>
      </w:r>
      <w:r>
        <w:rPr>
          <w:szCs w:val="24"/>
          <w:vertAlign w:val="superscript"/>
          <w:lang w:val="en-CA" w:eastAsia="zh-CN"/>
        </w:rPr>
        <w:t>2-</w:t>
      </w:r>
      <w:r>
        <w:rPr>
          <w:szCs w:val="24"/>
          <w:lang w:val="en-CA" w:eastAsia="zh-CN"/>
        </w:rPr>
        <w:t>, Cu</w:t>
      </w:r>
      <w:r w:rsidRPr="00EE0CC0">
        <w:rPr>
          <w:szCs w:val="24"/>
          <w:vertAlign w:val="subscript"/>
          <w:lang w:val="en-CA" w:eastAsia="zh-CN"/>
        </w:rPr>
        <w:t>2</w:t>
      </w:r>
      <w:r w:rsidRPr="00EE0CC0">
        <w:rPr>
          <w:szCs w:val="24"/>
          <w:lang w:val="en-CA" w:eastAsia="zh-CN"/>
        </w:rPr>
        <w:t>(</w:t>
      </w:r>
      <w:r>
        <w:rPr>
          <w:szCs w:val="24"/>
          <w:lang w:val="en-CA" w:eastAsia="zh-CN"/>
        </w:rPr>
        <w:t>OH</w:t>
      </w:r>
      <w:r w:rsidRPr="00EE0CC0">
        <w:rPr>
          <w:szCs w:val="24"/>
          <w:lang w:val="en-CA" w:eastAsia="zh-CN"/>
        </w:rPr>
        <w:t>)</w:t>
      </w:r>
      <w:r w:rsidRPr="00EE0CC0">
        <w:rPr>
          <w:szCs w:val="24"/>
          <w:vertAlign w:val="subscript"/>
          <w:lang w:val="en-CA" w:eastAsia="zh-CN"/>
        </w:rPr>
        <w:t>2</w:t>
      </w:r>
      <w:r>
        <w:rPr>
          <w:szCs w:val="24"/>
          <w:vertAlign w:val="superscript"/>
          <w:lang w:val="en-CA" w:eastAsia="zh-CN"/>
        </w:rPr>
        <w:t>2+</w:t>
      </w:r>
      <w:r>
        <w:rPr>
          <w:szCs w:val="24"/>
          <w:lang w:val="en-CA" w:eastAsia="zh-CN"/>
        </w:rPr>
        <w:t>, CuSO</w:t>
      </w:r>
      <w:r w:rsidRPr="00EE0CC0">
        <w:rPr>
          <w:szCs w:val="24"/>
          <w:vertAlign w:val="subscript"/>
          <w:lang w:val="en-CA" w:eastAsia="zh-CN"/>
        </w:rPr>
        <w:t>4</w:t>
      </w:r>
      <w:r>
        <w:rPr>
          <w:rFonts w:hint="eastAsia"/>
          <w:szCs w:val="24"/>
          <w:vertAlign w:val="subscript"/>
          <w:lang w:val="en-CA" w:eastAsia="zh-CN"/>
        </w:rPr>
        <w:t>(</w:t>
      </w:r>
      <w:r w:rsidRPr="00EE0CC0">
        <w:rPr>
          <w:szCs w:val="24"/>
          <w:lang w:val="en-CA" w:eastAsia="zh-CN"/>
        </w:rPr>
        <w:t>aq</w:t>
      </w:r>
      <w:r>
        <w:rPr>
          <w:rFonts w:hint="eastAsia"/>
          <w:szCs w:val="24"/>
          <w:lang w:val="en-CA" w:eastAsia="zh-CN"/>
        </w:rPr>
        <w:t>)</w:t>
      </w:r>
      <w:r>
        <w:rPr>
          <w:szCs w:val="24"/>
          <w:lang w:val="en-CA" w:eastAsia="zh-CN"/>
        </w:rPr>
        <w:t>, HSO</w:t>
      </w:r>
      <w:r w:rsidRPr="00EE0CC0">
        <w:rPr>
          <w:szCs w:val="24"/>
          <w:vertAlign w:val="subscript"/>
          <w:lang w:val="en-CA" w:eastAsia="zh-CN"/>
        </w:rPr>
        <w:t>4</w:t>
      </w:r>
      <w:r w:rsidRPr="00A61E57">
        <w:rPr>
          <w:szCs w:val="24"/>
          <w:vertAlign w:val="superscript"/>
          <w:lang w:val="en-CA" w:eastAsia="zh-CN"/>
        </w:rPr>
        <w:t>-</w:t>
      </w:r>
      <w:r>
        <w:rPr>
          <w:rFonts w:hint="eastAsia"/>
          <w:szCs w:val="24"/>
          <w:lang w:val="en-CA" w:eastAsia="zh-CN"/>
        </w:rPr>
        <w:t xml:space="preserve">) and five </w:t>
      </w:r>
      <w:r w:rsidR="00686E17">
        <w:rPr>
          <w:szCs w:val="24"/>
          <w:lang w:val="en-CA" w:eastAsia="zh-CN"/>
        </w:rPr>
        <w:t>surface-complexed</w:t>
      </w:r>
      <w:r>
        <w:rPr>
          <w:rFonts w:hint="eastAsia"/>
          <w:szCs w:val="24"/>
          <w:lang w:val="en-CA" w:eastAsia="zh-CN"/>
        </w:rPr>
        <w:t xml:space="preserve"> species (=FeOH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(s), =FeO</w:t>
      </w:r>
      <w:r w:rsidRPr="005067C8">
        <w:rPr>
          <w:rFonts w:hint="eastAsia"/>
          <w:szCs w:val="24"/>
          <w:vertAlign w:val="superscript"/>
          <w:lang w:val="en-CA" w:eastAsia="zh-CN"/>
        </w:rPr>
        <w:t>-</w:t>
      </w:r>
      <w:r>
        <w:rPr>
          <w:rFonts w:hint="eastAsia"/>
          <w:szCs w:val="24"/>
          <w:lang w:val="en-CA" w:eastAsia="zh-CN"/>
        </w:rPr>
        <w:t>(s), =FeOZn</w:t>
      </w:r>
      <w:r w:rsidRPr="00F31463">
        <w:rPr>
          <w:rFonts w:hint="eastAsia"/>
          <w:szCs w:val="24"/>
          <w:vertAlign w:val="superscript"/>
          <w:lang w:val="en-CA" w:eastAsia="zh-CN"/>
        </w:rPr>
        <w:t>+</w:t>
      </w:r>
      <w:r>
        <w:rPr>
          <w:rFonts w:hint="eastAsia"/>
          <w:szCs w:val="24"/>
          <w:lang w:val="en-CA" w:eastAsia="zh-CN"/>
        </w:rPr>
        <w:t>(s), =FeOCu</w:t>
      </w:r>
      <w:r w:rsidRPr="00F31463">
        <w:rPr>
          <w:rFonts w:hint="eastAsia"/>
          <w:szCs w:val="24"/>
          <w:vertAlign w:val="superscript"/>
          <w:lang w:val="en-CA" w:eastAsia="zh-CN"/>
        </w:rPr>
        <w:t>+</w:t>
      </w:r>
      <w:r>
        <w:rPr>
          <w:rFonts w:hint="eastAsia"/>
          <w:szCs w:val="24"/>
          <w:lang w:val="en-CA" w:eastAsia="zh-CN"/>
        </w:rPr>
        <w:t>(s) and =FeOFe</w:t>
      </w:r>
      <w:r w:rsidRPr="00F31463">
        <w:rPr>
          <w:rFonts w:hint="eastAsia"/>
          <w:szCs w:val="24"/>
          <w:vertAlign w:val="superscript"/>
          <w:lang w:val="en-CA" w:eastAsia="zh-CN"/>
        </w:rPr>
        <w:t>+</w:t>
      </w:r>
      <w:r>
        <w:rPr>
          <w:rFonts w:hint="eastAsia"/>
          <w:szCs w:val="24"/>
          <w:lang w:val="en-CA" w:eastAsia="zh-CN"/>
        </w:rPr>
        <w:t>(s))</w:t>
      </w:r>
      <w:r w:rsidR="00686E17">
        <w:rPr>
          <w:szCs w:val="24"/>
          <w:lang w:val="en-CA" w:eastAsia="zh-CN"/>
        </w:rPr>
        <w:t xml:space="preserve"> are considered</w:t>
      </w:r>
      <w:r w:rsidR="004474F5">
        <w:rPr>
          <w:rFonts w:hint="eastAsia"/>
          <w:szCs w:val="24"/>
          <w:lang w:val="en-CA" w:eastAsia="zh-CN"/>
        </w:rPr>
        <w:t xml:space="preserve">.  </w:t>
      </w:r>
      <w:r>
        <w:rPr>
          <w:rFonts w:hint="eastAsia"/>
          <w:szCs w:val="24"/>
          <w:lang w:val="en-CA" w:eastAsia="zh-CN"/>
        </w:rPr>
        <w:t xml:space="preserve">The initial and boundary hydraulic and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_Ref362870631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2</w:t>
      </w:r>
      <w:r w:rsidR="00B560DA">
        <w:t>.</w:t>
      </w:r>
      <w:r w:rsidR="00B560DA">
        <w:rPr>
          <w:noProof/>
        </w:rPr>
        <w:t>38</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 xml:space="preserve">The boundary conditions (BCs) for flow are first type </w:t>
      </w:r>
      <w:r>
        <w:rPr>
          <w:szCs w:val="24"/>
          <w:lang w:val="en-CA" w:eastAsia="zh-CN"/>
        </w:rPr>
        <w:t>–</w:t>
      </w:r>
      <w:r>
        <w:rPr>
          <w:rFonts w:hint="eastAsia"/>
          <w:szCs w:val="24"/>
          <w:lang w:val="en-CA" w:eastAsia="zh-CN"/>
        </w:rPr>
        <w:t xml:space="preserve"> constant hydraulic heads</w:t>
      </w:r>
      <w:r w:rsidR="004474F5">
        <w:rPr>
          <w:rFonts w:hint="eastAsia"/>
          <w:szCs w:val="24"/>
          <w:lang w:val="en-CA" w:eastAsia="zh-CN"/>
        </w:rPr>
        <w:t xml:space="preserve">.  </w:t>
      </w:r>
      <w:r>
        <w:rPr>
          <w:rFonts w:hint="eastAsia"/>
          <w:szCs w:val="24"/>
          <w:lang w:val="en-CA" w:eastAsia="zh-CN"/>
        </w:rPr>
        <w:t>The BCs for reactive transport are: third type at the inflow boundary, and second type (free outflow) at the outflow boundary.</w:t>
      </w:r>
    </w:p>
    <w:p w14:paraId="474AB993" w14:textId="77777777" w:rsidR="00582036" w:rsidRDefault="00582036" w:rsidP="002C0F1F">
      <w:pPr>
        <w:rPr>
          <w:szCs w:val="24"/>
          <w:lang w:val="en-CA" w:eastAsia="zh-CN"/>
        </w:rPr>
      </w:pPr>
    </w:p>
    <w:p w14:paraId="18BE2801" w14:textId="0938928F" w:rsidR="002C0F1F" w:rsidRPr="00D01725" w:rsidRDefault="002C0F1F" w:rsidP="002C0F1F">
      <w:pPr>
        <w:pStyle w:val="StyleCaptionTableCaptionBold"/>
        <w:rPr>
          <w:lang w:eastAsia="zh-CN"/>
        </w:rPr>
      </w:pPr>
      <w:bookmarkStart w:id="389" w:name="_Ref362870631"/>
      <w:bookmarkStart w:id="390" w:name="_Toc520374914"/>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38</w:t>
      </w:r>
      <w:r w:rsidR="00FE1AD3">
        <w:fldChar w:fldCharType="end"/>
      </w:r>
      <w:bookmarkEnd w:id="389"/>
      <w:r w:rsidR="00767E37">
        <w:t xml:space="preserve">: </w:t>
      </w:r>
      <w:r w:rsidRPr="00ED3698">
        <w:t xml:space="preserve">Initial </w:t>
      </w:r>
      <w:r w:rsidR="00686E17">
        <w:t>and</w:t>
      </w:r>
      <w:r w:rsidRPr="00ED3698">
        <w:t xml:space="preserve"> boundary </w:t>
      </w:r>
      <w:r w:rsidR="00686E17">
        <w:t>conditions for flow and</w:t>
      </w:r>
      <w:r w:rsidRPr="00ED3698">
        <w:t xml:space="preserve"> reactive </w:t>
      </w:r>
      <w:r w:rsidR="005D23C2">
        <w:t>transport</w:t>
      </w:r>
      <w:bookmarkEnd w:id="390"/>
    </w:p>
    <w:tbl>
      <w:tblPr>
        <w:tblW w:w="4325" w:type="pct"/>
        <w:jc w:val="center"/>
        <w:tblBorders>
          <w:top w:val="single" w:sz="4" w:space="0" w:color="auto"/>
          <w:bottom w:val="single" w:sz="4" w:space="0" w:color="auto"/>
        </w:tblBorders>
        <w:tblLook w:val="04A0" w:firstRow="1" w:lastRow="0" w:firstColumn="1" w:lastColumn="0" w:noHBand="0" w:noVBand="1"/>
      </w:tblPr>
      <w:tblGrid>
        <w:gridCol w:w="2021"/>
        <w:gridCol w:w="1891"/>
        <w:gridCol w:w="1314"/>
        <w:gridCol w:w="1145"/>
        <w:gridCol w:w="1103"/>
      </w:tblGrid>
      <w:tr w:rsidR="00686E17" w:rsidRPr="00DD6123" w14:paraId="407EE51A" w14:textId="77777777" w:rsidTr="00686E17">
        <w:trPr>
          <w:trHeight w:val="300"/>
          <w:jc w:val="center"/>
        </w:trPr>
        <w:tc>
          <w:tcPr>
            <w:tcW w:w="1352" w:type="pct"/>
            <w:tcBorders>
              <w:bottom w:val="single" w:sz="4" w:space="0" w:color="auto"/>
            </w:tcBorders>
            <w:shd w:val="clear" w:color="auto" w:fill="D9D9D9"/>
            <w:noWrap/>
            <w:vAlign w:val="center"/>
            <w:hideMark/>
          </w:tcPr>
          <w:p w14:paraId="52115B8B" w14:textId="77777777" w:rsidR="00686E17" w:rsidRPr="00DD6123" w:rsidRDefault="00686E17" w:rsidP="00341D8C">
            <w:pPr>
              <w:spacing w:before="0" w:after="0"/>
              <w:jc w:val="left"/>
              <w:rPr>
                <w:b/>
                <w:color w:val="000000"/>
                <w:lang w:eastAsia="en-CA"/>
              </w:rPr>
            </w:pPr>
            <w:r w:rsidRPr="00DD6123">
              <w:rPr>
                <w:b/>
                <w:color w:val="000000"/>
                <w:lang w:eastAsia="en-CA"/>
              </w:rPr>
              <w:t>Parameter</w:t>
            </w:r>
          </w:p>
        </w:tc>
        <w:tc>
          <w:tcPr>
            <w:tcW w:w="1265" w:type="pct"/>
            <w:tcBorders>
              <w:bottom w:val="single" w:sz="4" w:space="0" w:color="auto"/>
            </w:tcBorders>
            <w:shd w:val="clear" w:color="auto" w:fill="D9D9D9"/>
            <w:noWrap/>
            <w:vAlign w:val="center"/>
            <w:hideMark/>
          </w:tcPr>
          <w:p w14:paraId="7EF1D1A3" w14:textId="77777777" w:rsidR="00686E17" w:rsidRPr="00DD6123" w:rsidRDefault="00686E17" w:rsidP="00341D8C">
            <w:pPr>
              <w:spacing w:before="0" w:after="0"/>
              <w:jc w:val="left"/>
              <w:rPr>
                <w:b/>
                <w:color w:val="000000"/>
                <w:lang w:eastAsia="zh-CN"/>
              </w:rPr>
            </w:pPr>
            <w:r>
              <w:rPr>
                <w:rFonts w:hint="eastAsia"/>
                <w:b/>
                <w:color w:val="000000"/>
                <w:lang w:eastAsia="zh-CN"/>
              </w:rPr>
              <w:t>Initial condition</w:t>
            </w:r>
          </w:p>
        </w:tc>
        <w:tc>
          <w:tcPr>
            <w:tcW w:w="1644" w:type="pct"/>
            <w:gridSpan w:val="2"/>
            <w:tcBorders>
              <w:bottom w:val="single" w:sz="4" w:space="0" w:color="auto"/>
            </w:tcBorders>
            <w:shd w:val="clear" w:color="auto" w:fill="D9D9D9"/>
            <w:vAlign w:val="center"/>
          </w:tcPr>
          <w:p w14:paraId="1E045ADE" w14:textId="77777777" w:rsidR="00686E17" w:rsidRPr="00DD6123" w:rsidRDefault="00686E17" w:rsidP="00341D8C">
            <w:pPr>
              <w:spacing w:before="0" w:after="0"/>
              <w:jc w:val="left"/>
              <w:rPr>
                <w:b/>
                <w:color w:val="000000"/>
                <w:lang w:eastAsia="zh-CN"/>
              </w:rPr>
            </w:pPr>
            <w:r>
              <w:rPr>
                <w:rFonts w:hint="eastAsia"/>
                <w:b/>
                <w:color w:val="000000"/>
                <w:lang w:eastAsia="zh-CN"/>
              </w:rPr>
              <w:t>Boundary Conditions</w:t>
            </w:r>
          </w:p>
        </w:tc>
        <w:tc>
          <w:tcPr>
            <w:tcW w:w="739" w:type="pct"/>
            <w:tcBorders>
              <w:bottom w:val="single" w:sz="4" w:space="0" w:color="auto"/>
            </w:tcBorders>
            <w:shd w:val="clear" w:color="auto" w:fill="D9D9D9"/>
            <w:noWrap/>
            <w:vAlign w:val="center"/>
            <w:hideMark/>
          </w:tcPr>
          <w:p w14:paraId="281ECBD8" w14:textId="77777777" w:rsidR="00686E17" w:rsidRPr="00DD6123" w:rsidRDefault="00686E17" w:rsidP="00341D8C">
            <w:pPr>
              <w:spacing w:before="0" w:after="0"/>
              <w:jc w:val="left"/>
              <w:rPr>
                <w:b/>
                <w:color w:val="000000"/>
                <w:lang w:eastAsia="en-CA"/>
              </w:rPr>
            </w:pPr>
            <w:r w:rsidRPr="00DD6123">
              <w:rPr>
                <w:b/>
                <w:color w:val="000000"/>
                <w:lang w:eastAsia="en-CA"/>
              </w:rPr>
              <w:t>Unit</w:t>
            </w:r>
          </w:p>
        </w:tc>
      </w:tr>
      <w:tr w:rsidR="00686E17" w:rsidRPr="00ED3698" w14:paraId="3C81F96E" w14:textId="77777777" w:rsidTr="00686E17">
        <w:trPr>
          <w:trHeight w:val="300"/>
          <w:jc w:val="center"/>
        </w:trPr>
        <w:tc>
          <w:tcPr>
            <w:tcW w:w="1352" w:type="pct"/>
            <w:tcBorders>
              <w:top w:val="single" w:sz="4" w:space="0" w:color="auto"/>
              <w:bottom w:val="nil"/>
            </w:tcBorders>
            <w:shd w:val="clear" w:color="auto" w:fill="auto"/>
            <w:noWrap/>
            <w:vAlign w:val="bottom"/>
          </w:tcPr>
          <w:p w14:paraId="5F27E2CC" w14:textId="77777777" w:rsidR="00686E17" w:rsidRPr="00ED3698" w:rsidRDefault="00686E17" w:rsidP="00341D8C">
            <w:pPr>
              <w:spacing w:before="0" w:after="0"/>
              <w:rPr>
                <w:i/>
                <w:color w:val="000000"/>
                <w:sz w:val="22"/>
                <w:szCs w:val="22"/>
                <w:lang w:eastAsia="zh-CN"/>
              </w:rPr>
            </w:pPr>
            <w:r>
              <w:rPr>
                <w:i/>
                <w:color w:val="000000"/>
                <w:sz w:val="22"/>
                <w:szCs w:val="22"/>
              </w:rPr>
              <w:t>Aqueous phase</w:t>
            </w:r>
          </w:p>
        </w:tc>
        <w:tc>
          <w:tcPr>
            <w:tcW w:w="1265" w:type="pct"/>
            <w:tcBorders>
              <w:top w:val="single" w:sz="4" w:space="0" w:color="auto"/>
              <w:bottom w:val="nil"/>
            </w:tcBorders>
            <w:shd w:val="clear" w:color="auto" w:fill="auto"/>
            <w:noWrap/>
          </w:tcPr>
          <w:p w14:paraId="18348979" w14:textId="77777777" w:rsidR="00686E17" w:rsidRPr="00ED3698" w:rsidRDefault="00686E17" w:rsidP="00341D8C">
            <w:pPr>
              <w:spacing w:before="0" w:after="0"/>
              <w:jc w:val="center"/>
            </w:pPr>
          </w:p>
        </w:tc>
        <w:tc>
          <w:tcPr>
            <w:tcW w:w="879" w:type="pct"/>
            <w:tcBorders>
              <w:top w:val="single" w:sz="4" w:space="0" w:color="auto"/>
              <w:bottom w:val="nil"/>
            </w:tcBorders>
          </w:tcPr>
          <w:p w14:paraId="328AA6DF" w14:textId="77777777" w:rsidR="00686E17" w:rsidRPr="00ED3698" w:rsidRDefault="00686E17" w:rsidP="00341D8C">
            <w:pPr>
              <w:spacing w:before="0" w:after="0"/>
              <w:jc w:val="center"/>
              <w:rPr>
                <w:lang w:eastAsia="zh-CN"/>
              </w:rPr>
            </w:pPr>
            <w:r>
              <w:rPr>
                <w:lang w:eastAsia="zh-CN"/>
              </w:rPr>
              <w:t>I</w:t>
            </w:r>
            <w:r>
              <w:rPr>
                <w:rFonts w:hint="eastAsia"/>
                <w:lang w:eastAsia="zh-CN"/>
              </w:rPr>
              <w:t>nflow</w:t>
            </w:r>
          </w:p>
        </w:tc>
        <w:tc>
          <w:tcPr>
            <w:tcW w:w="766" w:type="pct"/>
            <w:tcBorders>
              <w:top w:val="single" w:sz="4" w:space="0" w:color="auto"/>
              <w:bottom w:val="nil"/>
            </w:tcBorders>
          </w:tcPr>
          <w:p w14:paraId="0C309088" w14:textId="77777777" w:rsidR="00686E17" w:rsidRPr="00ED3698" w:rsidRDefault="00686E17" w:rsidP="00341D8C">
            <w:pPr>
              <w:spacing w:before="0" w:after="0"/>
              <w:rPr>
                <w:color w:val="000000"/>
                <w:lang w:eastAsia="zh-CN"/>
              </w:rPr>
            </w:pPr>
            <w:r>
              <w:rPr>
                <w:rFonts w:hint="eastAsia"/>
                <w:color w:val="000000"/>
                <w:lang w:eastAsia="zh-CN"/>
              </w:rPr>
              <w:t>outflow</w:t>
            </w:r>
          </w:p>
        </w:tc>
        <w:tc>
          <w:tcPr>
            <w:tcW w:w="739" w:type="pct"/>
            <w:tcBorders>
              <w:top w:val="single" w:sz="4" w:space="0" w:color="auto"/>
              <w:bottom w:val="nil"/>
            </w:tcBorders>
            <w:shd w:val="clear" w:color="auto" w:fill="auto"/>
            <w:noWrap/>
          </w:tcPr>
          <w:p w14:paraId="3E256AE0" w14:textId="77777777" w:rsidR="00686E17" w:rsidRPr="00ED3698" w:rsidRDefault="00686E17" w:rsidP="00341D8C">
            <w:pPr>
              <w:spacing w:before="0" w:after="0"/>
              <w:rPr>
                <w:color w:val="000000"/>
                <w:lang w:eastAsia="en-CA"/>
              </w:rPr>
            </w:pPr>
          </w:p>
        </w:tc>
      </w:tr>
      <w:tr w:rsidR="00686E17" w:rsidRPr="00ED3698" w14:paraId="15093BDF" w14:textId="77777777" w:rsidTr="00686E17">
        <w:trPr>
          <w:trHeight w:val="300"/>
          <w:jc w:val="center"/>
        </w:trPr>
        <w:tc>
          <w:tcPr>
            <w:tcW w:w="1352" w:type="pct"/>
            <w:tcBorders>
              <w:top w:val="nil"/>
              <w:bottom w:val="nil"/>
            </w:tcBorders>
            <w:shd w:val="clear" w:color="auto" w:fill="auto"/>
            <w:noWrap/>
            <w:vAlign w:val="center"/>
          </w:tcPr>
          <w:p w14:paraId="614AB392" w14:textId="77777777" w:rsidR="00686E17" w:rsidRDefault="00686E17" w:rsidP="00341D8C">
            <w:pPr>
              <w:spacing w:before="0" w:after="0"/>
              <w:ind w:left="318" w:hanging="318"/>
              <w:rPr>
                <w:lang w:eastAsia="zh-CN"/>
              </w:rPr>
            </w:pPr>
            <w:r>
              <w:rPr>
                <w:rFonts w:hint="eastAsia"/>
                <w:lang w:eastAsia="zh-CN"/>
              </w:rPr>
              <w:t>H</w:t>
            </w:r>
            <w:r>
              <w:rPr>
                <w:rFonts w:hint="eastAsia"/>
                <w:vertAlign w:val="superscript"/>
                <w:lang w:eastAsia="zh-CN"/>
              </w:rPr>
              <w:t>+</w:t>
            </w:r>
          </w:p>
        </w:tc>
        <w:tc>
          <w:tcPr>
            <w:tcW w:w="1265" w:type="pct"/>
            <w:tcBorders>
              <w:top w:val="nil"/>
              <w:bottom w:val="nil"/>
            </w:tcBorders>
            <w:shd w:val="clear" w:color="auto" w:fill="auto"/>
            <w:noWrap/>
          </w:tcPr>
          <w:p w14:paraId="09D7D43D" w14:textId="77777777" w:rsidR="00686E17" w:rsidRPr="009875B3" w:rsidRDefault="00686E17" w:rsidP="00686E17">
            <w:pPr>
              <w:spacing w:before="0" w:after="0"/>
              <w:jc w:val="center"/>
            </w:pPr>
            <w:r>
              <w:rPr>
                <w:rFonts w:hint="eastAsia"/>
                <w:lang w:eastAsia="zh-CN"/>
              </w:rPr>
              <w:t>8.1</w:t>
            </w:r>
          </w:p>
        </w:tc>
        <w:tc>
          <w:tcPr>
            <w:tcW w:w="879" w:type="pct"/>
            <w:tcBorders>
              <w:top w:val="nil"/>
              <w:bottom w:val="nil"/>
            </w:tcBorders>
          </w:tcPr>
          <w:p w14:paraId="37F5E6BA" w14:textId="77777777" w:rsidR="00686E17" w:rsidRPr="00C424EC" w:rsidRDefault="00686E17" w:rsidP="00341D8C">
            <w:pPr>
              <w:spacing w:before="0" w:after="0"/>
              <w:jc w:val="center"/>
              <w:rPr>
                <w:lang w:eastAsia="zh-CN"/>
              </w:rPr>
            </w:pPr>
            <w:r>
              <w:rPr>
                <w:rFonts w:hint="eastAsia"/>
                <w:lang w:eastAsia="zh-CN"/>
              </w:rPr>
              <w:t>3.0</w:t>
            </w:r>
          </w:p>
        </w:tc>
        <w:tc>
          <w:tcPr>
            <w:tcW w:w="766" w:type="pct"/>
            <w:vMerge w:val="restart"/>
            <w:tcBorders>
              <w:top w:val="nil"/>
            </w:tcBorders>
            <w:vAlign w:val="center"/>
          </w:tcPr>
          <w:p w14:paraId="6FA13ABE" w14:textId="77777777" w:rsidR="00686E17" w:rsidRPr="00ED3698" w:rsidRDefault="00686E17" w:rsidP="00686E17">
            <w:pPr>
              <w:spacing w:before="0" w:after="0"/>
              <w:jc w:val="center"/>
              <w:rPr>
                <w:color w:val="000000"/>
                <w:lang w:eastAsia="en-CA"/>
              </w:rPr>
            </w:pPr>
            <w:r>
              <w:t>Free exit</w:t>
            </w:r>
          </w:p>
        </w:tc>
        <w:tc>
          <w:tcPr>
            <w:tcW w:w="739" w:type="pct"/>
            <w:tcBorders>
              <w:top w:val="nil"/>
              <w:bottom w:val="nil"/>
            </w:tcBorders>
            <w:shd w:val="clear" w:color="auto" w:fill="auto"/>
            <w:noWrap/>
            <w:hideMark/>
          </w:tcPr>
          <w:p w14:paraId="17578EAD" w14:textId="77777777" w:rsidR="00686E17" w:rsidRPr="00AB7437" w:rsidRDefault="00686E17" w:rsidP="00341D8C">
            <w:pPr>
              <w:spacing w:before="0" w:after="0"/>
              <w:rPr>
                <w:lang w:eastAsia="zh-CN"/>
              </w:rPr>
            </w:pPr>
            <w:r>
              <w:rPr>
                <w:lang w:eastAsia="zh-CN"/>
              </w:rPr>
              <w:t>pH</w:t>
            </w:r>
          </w:p>
        </w:tc>
      </w:tr>
      <w:tr w:rsidR="00686E17" w:rsidRPr="00ED3698" w14:paraId="26FB51C8" w14:textId="77777777" w:rsidTr="00686E17">
        <w:trPr>
          <w:trHeight w:val="300"/>
          <w:jc w:val="center"/>
        </w:trPr>
        <w:tc>
          <w:tcPr>
            <w:tcW w:w="1352" w:type="pct"/>
            <w:tcBorders>
              <w:top w:val="nil"/>
              <w:bottom w:val="nil"/>
            </w:tcBorders>
            <w:shd w:val="clear" w:color="auto" w:fill="auto"/>
            <w:noWrap/>
            <w:vAlign w:val="center"/>
          </w:tcPr>
          <w:p w14:paraId="1E4A9642" w14:textId="77777777" w:rsidR="00686E17" w:rsidRDefault="00686E17" w:rsidP="00341D8C">
            <w:pPr>
              <w:spacing w:before="0" w:after="0"/>
              <w:ind w:left="318" w:hanging="318"/>
              <w:rPr>
                <w:lang w:eastAsia="zh-CN"/>
              </w:rPr>
            </w:pPr>
            <w:r>
              <w:rPr>
                <w:rFonts w:hint="eastAsia"/>
                <w:lang w:val="en-CA" w:eastAsia="zh-CN"/>
              </w:rPr>
              <w:t>Fe</w:t>
            </w:r>
            <w:r>
              <w:rPr>
                <w:rFonts w:hint="eastAsia"/>
                <w:vertAlign w:val="superscript"/>
                <w:lang w:val="en-CA" w:eastAsia="zh-CN"/>
              </w:rPr>
              <w:t>3+</w:t>
            </w:r>
          </w:p>
        </w:tc>
        <w:tc>
          <w:tcPr>
            <w:tcW w:w="1265" w:type="pct"/>
            <w:tcBorders>
              <w:top w:val="nil"/>
              <w:bottom w:val="nil"/>
            </w:tcBorders>
            <w:shd w:val="clear" w:color="auto" w:fill="auto"/>
            <w:noWrap/>
          </w:tcPr>
          <w:p w14:paraId="2E7316F4" w14:textId="77777777" w:rsidR="00686E17" w:rsidRPr="009875B3" w:rsidRDefault="00686E17" w:rsidP="00341D8C">
            <w:pPr>
              <w:spacing w:before="0" w:after="0"/>
              <w:jc w:val="center"/>
            </w:pPr>
            <w:r>
              <w:t>1.0</w:t>
            </w:r>
            <w:r w:rsidRPr="005865DC">
              <w:t>×10</w:t>
            </w:r>
            <w:r>
              <w:rPr>
                <w:vertAlign w:val="superscript"/>
              </w:rPr>
              <w:t>-</w:t>
            </w:r>
            <w:r>
              <w:rPr>
                <w:rFonts w:hint="eastAsia"/>
                <w:vertAlign w:val="superscript"/>
                <w:lang w:eastAsia="zh-CN"/>
              </w:rPr>
              <w:t>10</w:t>
            </w:r>
          </w:p>
        </w:tc>
        <w:tc>
          <w:tcPr>
            <w:tcW w:w="879" w:type="pct"/>
            <w:tcBorders>
              <w:top w:val="nil"/>
              <w:bottom w:val="nil"/>
            </w:tcBorders>
          </w:tcPr>
          <w:p w14:paraId="1044523B" w14:textId="77777777" w:rsidR="00686E17" w:rsidRPr="00C424EC" w:rsidRDefault="00686E17" w:rsidP="00341D8C">
            <w:pPr>
              <w:spacing w:before="0" w:after="0"/>
              <w:jc w:val="center"/>
              <w:rPr>
                <w:lang w:eastAsia="zh-CN"/>
              </w:rPr>
            </w:pPr>
            <w:r>
              <w:t>1.0</w:t>
            </w:r>
            <w:r w:rsidRPr="005865DC">
              <w:t>×10</w:t>
            </w:r>
            <w:r>
              <w:rPr>
                <w:vertAlign w:val="superscript"/>
              </w:rPr>
              <w:t>-</w:t>
            </w:r>
            <w:r>
              <w:rPr>
                <w:rFonts w:hint="eastAsia"/>
                <w:vertAlign w:val="superscript"/>
                <w:lang w:eastAsia="zh-CN"/>
              </w:rPr>
              <w:t>10</w:t>
            </w:r>
          </w:p>
        </w:tc>
        <w:tc>
          <w:tcPr>
            <w:tcW w:w="766" w:type="pct"/>
            <w:vMerge/>
          </w:tcPr>
          <w:p w14:paraId="28134EC4" w14:textId="77777777" w:rsidR="00686E17" w:rsidRPr="00ED3698" w:rsidRDefault="00686E17" w:rsidP="00341D8C">
            <w:pPr>
              <w:spacing w:before="0" w:after="0"/>
            </w:pPr>
          </w:p>
        </w:tc>
        <w:tc>
          <w:tcPr>
            <w:tcW w:w="739" w:type="pct"/>
            <w:tcBorders>
              <w:top w:val="nil"/>
              <w:bottom w:val="nil"/>
            </w:tcBorders>
            <w:shd w:val="clear" w:color="auto" w:fill="auto"/>
            <w:noWrap/>
          </w:tcPr>
          <w:p w14:paraId="07C18AED" w14:textId="77777777" w:rsidR="00686E17" w:rsidRDefault="00686E17" w:rsidP="00341D8C">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r w:rsidR="00686E17" w:rsidRPr="00ED3698" w14:paraId="60172789" w14:textId="77777777" w:rsidTr="00686E17">
        <w:trPr>
          <w:trHeight w:val="300"/>
          <w:jc w:val="center"/>
        </w:trPr>
        <w:tc>
          <w:tcPr>
            <w:tcW w:w="1352" w:type="pct"/>
            <w:tcBorders>
              <w:top w:val="nil"/>
              <w:bottom w:val="nil"/>
            </w:tcBorders>
            <w:shd w:val="clear" w:color="auto" w:fill="auto"/>
            <w:noWrap/>
            <w:vAlign w:val="center"/>
          </w:tcPr>
          <w:p w14:paraId="127D3B87" w14:textId="77777777" w:rsidR="00686E17" w:rsidRDefault="00686E17" w:rsidP="00341D8C">
            <w:pPr>
              <w:spacing w:before="0" w:after="0"/>
              <w:ind w:left="318" w:hanging="318"/>
              <w:rPr>
                <w:lang w:val="en-CA" w:eastAsia="zh-CN"/>
              </w:rPr>
            </w:pPr>
            <w:r>
              <w:rPr>
                <w:rFonts w:hint="eastAsia"/>
                <w:szCs w:val="24"/>
                <w:lang w:val="en-CA" w:eastAsia="zh-CN"/>
              </w:rPr>
              <w:t>SO</w:t>
            </w:r>
            <w:r w:rsidRPr="00EE0CC0">
              <w:rPr>
                <w:rFonts w:hint="eastAsia"/>
                <w:szCs w:val="24"/>
                <w:vertAlign w:val="subscript"/>
                <w:lang w:val="en-CA" w:eastAsia="zh-CN"/>
              </w:rPr>
              <w:t>4</w:t>
            </w:r>
            <w:r w:rsidRPr="00EE0CC0">
              <w:rPr>
                <w:rFonts w:hint="eastAsia"/>
                <w:szCs w:val="24"/>
                <w:vertAlign w:val="superscript"/>
                <w:lang w:val="en-CA" w:eastAsia="zh-CN"/>
              </w:rPr>
              <w:t>2-</w:t>
            </w:r>
          </w:p>
        </w:tc>
        <w:tc>
          <w:tcPr>
            <w:tcW w:w="1265" w:type="pct"/>
            <w:tcBorders>
              <w:top w:val="nil"/>
              <w:bottom w:val="nil"/>
            </w:tcBorders>
            <w:shd w:val="clear" w:color="auto" w:fill="auto"/>
            <w:noWrap/>
          </w:tcPr>
          <w:p w14:paraId="696163A9" w14:textId="77777777" w:rsidR="00686E17" w:rsidRDefault="00686E17" w:rsidP="00341D8C">
            <w:pPr>
              <w:spacing w:before="0" w:after="0"/>
              <w:jc w:val="center"/>
            </w:pPr>
            <w:r w:rsidRPr="00F179B8">
              <w:t>1.0×10</w:t>
            </w:r>
            <w:r w:rsidRPr="00F179B8">
              <w:rPr>
                <w:vertAlign w:val="superscript"/>
              </w:rPr>
              <w:t>-</w:t>
            </w:r>
            <w:r w:rsidRPr="00F179B8">
              <w:rPr>
                <w:rFonts w:hint="eastAsia"/>
                <w:vertAlign w:val="superscript"/>
                <w:lang w:eastAsia="zh-CN"/>
              </w:rPr>
              <w:t>5</w:t>
            </w:r>
          </w:p>
        </w:tc>
        <w:tc>
          <w:tcPr>
            <w:tcW w:w="879" w:type="pct"/>
            <w:tcBorders>
              <w:top w:val="nil"/>
              <w:bottom w:val="nil"/>
            </w:tcBorders>
          </w:tcPr>
          <w:p w14:paraId="58393E62" w14:textId="77777777" w:rsidR="00686E17" w:rsidRDefault="00686E17" w:rsidP="00341D8C">
            <w:pPr>
              <w:spacing w:before="0" w:after="0"/>
              <w:jc w:val="center"/>
            </w:pPr>
            <w:r>
              <w:rPr>
                <w:rFonts w:hint="eastAsia"/>
                <w:lang w:eastAsia="zh-CN"/>
              </w:rPr>
              <w:t>2.5</w:t>
            </w:r>
            <w:r w:rsidRPr="00905267">
              <w:t>×10</w:t>
            </w:r>
            <w:r w:rsidRPr="00905267">
              <w:rPr>
                <w:vertAlign w:val="superscript"/>
              </w:rPr>
              <w:t>-</w:t>
            </w:r>
            <w:r>
              <w:rPr>
                <w:rFonts w:hint="eastAsia"/>
                <w:vertAlign w:val="superscript"/>
                <w:lang w:eastAsia="zh-CN"/>
              </w:rPr>
              <w:t>3</w:t>
            </w:r>
          </w:p>
        </w:tc>
        <w:tc>
          <w:tcPr>
            <w:tcW w:w="766" w:type="pct"/>
            <w:vMerge/>
          </w:tcPr>
          <w:p w14:paraId="271B1656" w14:textId="77777777" w:rsidR="00686E17" w:rsidRPr="00ED3698" w:rsidRDefault="00686E17" w:rsidP="00341D8C">
            <w:pPr>
              <w:spacing w:before="0" w:after="0"/>
            </w:pPr>
          </w:p>
        </w:tc>
        <w:tc>
          <w:tcPr>
            <w:tcW w:w="739" w:type="pct"/>
            <w:tcBorders>
              <w:top w:val="nil"/>
              <w:bottom w:val="nil"/>
            </w:tcBorders>
            <w:shd w:val="clear" w:color="auto" w:fill="auto"/>
            <w:noWrap/>
          </w:tcPr>
          <w:p w14:paraId="5534A7D3" w14:textId="77777777" w:rsidR="00686E17" w:rsidRDefault="00686E17" w:rsidP="00341D8C">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r w:rsidR="00686E17" w:rsidRPr="00ED3698" w14:paraId="2D0EB818" w14:textId="77777777" w:rsidTr="00686E17">
        <w:trPr>
          <w:trHeight w:val="300"/>
          <w:jc w:val="center"/>
        </w:trPr>
        <w:tc>
          <w:tcPr>
            <w:tcW w:w="1352" w:type="pct"/>
            <w:tcBorders>
              <w:top w:val="nil"/>
              <w:bottom w:val="nil"/>
            </w:tcBorders>
            <w:shd w:val="clear" w:color="auto" w:fill="auto"/>
            <w:noWrap/>
            <w:vAlign w:val="center"/>
          </w:tcPr>
          <w:p w14:paraId="7354A375" w14:textId="77777777" w:rsidR="00686E17" w:rsidRDefault="00686E17" w:rsidP="00341D8C">
            <w:pPr>
              <w:spacing w:before="0" w:after="0"/>
              <w:ind w:left="318" w:hanging="318"/>
              <w:rPr>
                <w:lang w:val="en-CA" w:eastAsia="zh-CN"/>
              </w:rPr>
            </w:pPr>
            <w:r>
              <w:rPr>
                <w:rFonts w:hint="eastAsia"/>
                <w:lang w:val="en-CA" w:eastAsia="zh-CN"/>
              </w:rPr>
              <w:t>Zn</w:t>
            </w:r>
            <w:r>
              <w:rPr>
                <w:rFonts w:hint="eastAsia"/>
                <w:vertAlign w:val="superscript"/>
                <w:lang w:val="en-CA" w:eastAsia="zh-CN"/>
              </w:rPr>
              <w:t>2+</w:t>
            </w:r>
          </w:p>
        </w:tc>
        <w:tc>
          <w:tcPr>
            <w:tcW w:w="1265" w:type="pct"/>
            <w:tcBorders>
              <w:top w:val="nil"/>
              <w:bottom w:val="nil"/>
            </w:tcBorders>
            <w:shd w:val="clear" w:color="auto" w:fill="auto"/>
            <w:noWrap/>
          </w:tcPr>
          <w:p w14:paraId="110FC6E7" w14:textId="77777777" w:rsidR="00686E17" w:rsidRDefault="00686E17" w:rsidP="00341D8C">
            <w:pPr>
              <w:spacing w:before="0" w:after="0"/>
              <w:jc w:val="center"/>
            </w:pPr>
            <w:r w:rsidRPr="00F179B8">
              <w:t>1.0×10</w:t>
            </w:r>
            <w:r w:rsidRPr="00F179B8">
              <w:rPr>
                <w:vertAlign w:val="superscript"/>
              </w:rPr>
              <w:t>-</w:t>
            </w:r>
            <w:r>
              <w:rPr>
                <w:rFonts w:hint="eastAsia"/>
                <w:vertAlign w:val="superscript"/>
                <w:lang w:eastAsia="zh-CN"/>
              </w:rPr>
              <w:t>7</w:t>
            </w:r>
          </w:p>
        </w:tc>
        <w:tc>
          <w:tcPr>
            <w:tcW w:w="879" w:type="pct"/>
            <w:tcBorders>
              <w:top w:val="nil"/>
              <w:bottom w:val="nil"/>
            </w:tcBorders>
          </w:tcPr>
          <w:p w14:paraId="254E4816" w14:textId="77777777" w:rsidR="00686E17" w:rsidRDefault="00686E17" w:rsidP="00341D8C">
            <w:pPr>
              <w:spacing w:before="0" w:after="0"/>
              <w:jc w:val="center"/>
            </w:pPr>
            <w:r w:rsidRPr="00905267">
              <w:t>1.0×10</w:t>
            </w:r>
            <w:r w:rsidRPr="00905267">
              <w:rPr>
                <w:vertAlign w:val="superscript"/>
              </w:rPr>
              <w:t>-</w:t>
            </w:r>
            <w:r>
              <w:rPr>
                <w:rFonts w:hint="eastAsia"/>
                <w:vertAlign w:val="superscript"/>
                <w:lang w:eastAsia="zh-CN"/>
              </w:rPr>
              <w:t>3</w:t>
            </w:r>
          </w:p>
        </w:tc>
        <w:tc>
          <w:tcPr>
            <w:tcW w:w="766" w:type="pct"/>
            <w:vMerge/>
          </w:tcPr>
          <w:p w14:paraId="4730485D" w14:textId="77777777" w:rsidR="00686E17" w:rsidRPr="00ED3698" w:rsidRDefault="00686E17" w:rsidP="00341D8C">
            <w:pPr>
              <w:spacing w:before="0" w:after="0"/>
            </w:pPr>
          </w:p>
        </w:tc>
        <w:tc>
          <w:tcPr>
            <w:tcW w:w="739" w:type="pct"/>
            <w:tcBorders>
              <w:top w:val="nil"/>
              <w:bottom w:val="nil"/>
            </w:tcBorders>
            <w:shd w:val="clear" w:color="auto" w:fill="auto"/>
            <w:noWrap/>
          </w:tcPr>
          <w:p w14:paraId="2254DF7E" w14:textId="77777777" w:rsidR="00686E17" w:rsidRDefault="00686E17" w:rsidP="00341D8C">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r w:rsidR="00686E17" w:rsidRPr="00ED3698" w14:paraId="5CA6E837" w14:textId="77777777" w:rsidTr="00686E17">
        <w:trPr>
          <w:trHeight w:val="300"/>
          <w:jc w:val="center"/>
        </w:trPr>
        <w:tc>
          <w:tcPr>
            <w:tcW w:w="1352" w:type="pct"/>
            <w:tcBorders>
              <w:top w:val="nil"/>
              <w:bottom w:val="nil"/>
            </w:tcBorders>
            <w:shd w:val="clear" w:color="auto" w:fill="auto"/>
            <w:noWrap/>
            <w:vAlign w:val="center"/>
          </w:tcPr>
          <w:p w14:paraId="28B949F6" w14:textId="77777777" w:rsidR="00686E17" w:rsidRDefault="00686E17" w:rsidP="00341D8C">
            <w:pPr>
              <w:spacing w:before="0" w:after="0"/>
              <w:ind w:left="318" w:hanging="318"/>
              <w:rPr>
                <w:lang w:val="en-CA" w:eastAsia="zh-CN"/>
              </w:rPr>
            </w:pPr>
            <w:r>
              <w:rPr>
                <w:rFonts w:hint="eastAsia"/>
                <w:lang w:val="en-CA" w:eastAsia="zh-CN"/>
              </w:rPr>
              <w:t>Fe</w:t>
            </w:r>
            <w:r>
              <w:rPr>
                <w:rFonts w:hint="eastAsia"/>
                <w:vertAlign w:val="superscript"/>
                <w:lang w:val="en-CA" w:eastAsia="zh-CN"/>
              </w:rPr>
              <w:t>2+</w:t>
            </w:r>
          </w:p>
        </w:tc>
        <w:tc>
          <w:tcPr>
            <w:tcW w:w="1265" w:type="pct"/>
            <w:tcBorders>
              <w:top w:val="nil"/>
              <w:bottom w:val="nil"/>
            </w:tcBorders>
            <w:shd w:val="clear" w:color="auto" w:fill="auto"/>
            <w:noWrap/>
          </w:tcPr>
          <w:p w14:paraId="675722A7" w14:textId="77777777" w:rsidR="00686E17" w:rsidRDefault="00686E17" w:rsidP="00341D8C">
            <w:pPr>
              <w:spacing w:before="0" w:after="0"/>
              <w:jc w:val="center"/>
            </w:pPr>
            <w:r w:rsidRPr="00F179B8">
              <w:t>1.0×10</w:t>
            </w:r>
            <w:r w:rsidRPr="00F179B8">
              <w:rPr>
                <w:vertAlign w:val="superscript"/>
              </w:rPr>
              <w:t>-</w:t>
            </w:r>
            <w:r w:rsidRPr="00F179B8">
              <w:rPr>
                <w:rFonts w:hint="eastAsia"/>
                <w:vertAlign w:val="superscript"/>
                <w:lang w:eastAsia="zh-CN"/>
              </w:rPr>
              <w:t>5</w:t>
            </w:r>
          </w:p>
        </w:tc>
        <w:tc>
          <w:tcPr>
            <w:tcW w:w="879" w:type="pct"/>
            <w:tcBorders>
              <w:top w:val="nil"/>
              <w:bottom w:val="nil"/>
            </w:tcBorders>
          </w:tcPr>
          <w:p w14:paraId="14D95B07" w14:textId="77777777" w:rsidR="00686E17" w:rsidRDefault="00686E17" w:rsidP="00341D8C">
            <w:pPr>
              <w:spacing w:before="0" w:after="0"/>
              <w:jc w:val="center"/>
            </w:pPr>
            <w:r w:rsidRPr="00905267">
              <w:t>1.0×10</w:t>
            </w:r>
            <w:r w:rsidRPr="00905267">
              <w:rPr>
                <w:vertAlign w:val="superscript"/>
              </w:rPr>
              <w:t>-</w:t>
            </w:r>
            <w:r w:rsidRPr="00905267">
              <w:rPr>
                <w:rFonts w:hint="eastAsia"/>
                <w:vertAlign w:val="superscript"/>
                <w:lang w:eastAsia="zh-CN"/>
              </w:rPr>
              <w:t>5</w:t>
            </w:r>
          </w:p>
        </w:tc>
        <w:tc>
          <w:tcPr>
            <w:tcW w:w="766" w:type="pct"/>
            <w:vMerge/>
          </w:tcPr>
          <w:p w14:paraId="7185E6C5" w14:textId="77777777" w:rsidR="00686E17" w:rsidRPr="00ED3698" w:rsidRDefault="00686E17" w:rsidP="00341D8C">
            <w:pPr>
              <w:spacing w:before="0" w:after="0"/>
            </w:pPr>
          </w:p>
        </w:tc>
        <w:tc>
          <w:tcPr>
            <w:tcW w:w="739" w:type="pct"/>
            <w:tcBorders>
              <w:top w:val="nil"/>
              <w:bottom w:val="nil"/>
            </w:tcBorders>
            <w:shd w:val="clear" w:color="auto" w:fill="auto"/>
            <w:noWrap/>
          </w:tcPr>
          <w:p w14:paraId="38F2FB7E" w14:textId="77777777" w:rsidR="00686E17" w:rsidRDefault="00686E17" w:rsidP="00341D8C">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r w:rsidR="00686E17" w:rsidRPr="00ED3698" w14:paraId="73B87CC8" w14:textId="77777777" w:rsidTr="00686E17">
        <w:trPr>
          <w:trHeight w:val="300"/>
          <w:jc w:val="center"/>
        </w:trPr>
        <w:tc>
          <w:tcPr>
            <w:tcW w:w="1352" w:type="pct"/>
            <w:tcBorders>
              <w:top w:val="nil"/>
              <w:bottom w:val="nil"/>
            </w:tcBorders>
            <w:shd w:val="clear" w:color="auto" w:fill="auto"/>
            <w:noWrap/>
            <w:vAlign w:val="center"/>
          </w:tcPr>
          <w:p w14:paraId="0A275ED9" w14:textId="77777777" w:rsidR="00686E17" w:rsidRDefault="00686E17" w:rsidP="00341D8C">
            <w:pPr>
              <w:spacing w:before="0" w:after="0"/>
              <w:ind w:left="318" w:hanging="318"/>
              <w:rPr>
                <w:lang w:eastAsia="zh-CN"/>
              </w:rPr>
            </w:pPr>
            <w:r>
              <w:rPr>
                <w:rFonts w:hint="eastAsia"/>
                <w:lang w:val="en-CA" w:eastAsia="zh-CN"/>
              </w:rPr>
              <w:t>Cu</w:t>
            </w:r>
            <w:r>
              <w:rPr>
                <w:rFonts w:hint="eastAsia"/>
                <w:vertAlign w:val="superscript"/>
                <w:lang w:val="en-CA" w:eastAsia="zh-CN"/>
              </w:rPr>
              <w:t>2+-</w:t>
            </w:r>
          </w:p>
        </w:tc>
        <w:tc>
          <w:tcPr>
            <w:tcW w:w="1265" w:type="pct"/>
            <w:tcBorders>
              <w:top w:val="nil"/>
              <w:bottom w:val="nil"/>
            </w:tcBorders>
            <w:shd w:val="clear" w:color="auto" w:fill="auto"/>
            <w:noWrap/>
          </w:tcPr>
          <w:p w14:paraId="236E6EA5" w14:textId="77777777" w:rsidR="00686E17" w:rsidRDefault="00686E17" w:rsidP="00341D8C">
            <w:pPr>
              <w:spacing w:before="0" w:after="0"/>
              <w:jc w:val="center"/>
            </w:pPr>
            <w:r w:rsidRPr="00F179B8">
              <w:t>1.0×10</w:t>
            </w:r>
            <w:r w:rsidRPr="00F179B8">
              <w:rPr>
                <w:vertAlign w:val="superscript"/>
              </w:rPr>
              <w:t>-</w:t>
            </w:r>
            <w:r>
              <w:rPr>
                <w:rFonts w:hint="eastAsia"/>
                <w:vertAlign w:val="superscript"/>
                <w:lang w:eastAsia="zh-CN"/>
              </w:rPr>
              <w:t>7</w:t>
            </w:r>
          </w:p>
        </w:tc>
        <w:tc>
          <w:tcPr>
            <w:tcW w:w="879" w:type="pct"/>
            <w:tcBorders>
              <w:top w:val="nil"/>
              <w:bottom w:val="nil"/>
            </w:tcBorders>
          </w:tcPr>
          <w:p w14:paraId="5E97722D" w14:textId="77777777" w:rsidR="00686E17" w:rsidRDefault="00686E17" w:rsidP="00341D8C">
            <w:pPr>
              <w:spacing w:before="0" w:after="0"/>
              <w:jc w:val="center"/>
            </w:pPr>
            <w:r w:rsidRPr="00905267">
              <w:t>1.0×10</w:t>
            </w:r>
            <w:r w:rsidRPr="00905267">
              <w:rPr>
                <w:vertAlign w:val="superscript"/>
              </w:rPr>
              <w:t>-</w:t>
            </w:r>
            <w:r>
              <w:rPr>
                <w:rFonts w:hint="eastAsia"/>
                <w:vertAlign w:val="superscript"/>
                <w:lang w:eastAsia="zh-CN"/>
              </w:rPr>
              <w:t>3</w:t>
            </w:r>
          </w:p>
        </w:tc>
        <w:tc>
          <w:tcPr>
            <w:tcW w:w="766" w:type="pct"/>
            <w:vMerge/>
            <w:tcBorders>
              <w:bottom w:val="nil"/>
            </w:tcBorders>
          </w:tcPr>
          <w:p w14:paraId="73041810" w14:textId="77777777" w:rsidR="00686E17" w:rsidRPr="00ED3698" w:rsidRDefault="00686E17" w:rsidP="00341D8C">
            <w:pPr>
              <w:spacing w:before="0" w:after="0"/>
            </w:pPr>
          </w:p>
        </w:tc>
        <w:tc>
          <w:tcPr>
            <w:tcW w:w="739" w:type="pct"/>
            <w:tcBorders>
              <w:top w:val="nil"/>
              <w:bottom w:val="nil"/>
            </w:tcBorders>
            <w:shd w:val="clear" w:color="auto" w:fill="auto"/>
            <w:noWrap/>
          </w:tcPr>
          <w:p w14:paraId="7F1C1758" w14:textId="77777777" w:rsidR="00686E17" w:rsidRDefault="00686E17" w:rsidP="00341D8C">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r w:rsidR="00686E17" w:rsidRPr="00ED3698" w14:paraId="23CF0FE4" w14:textId="77777777" w:rsidTr="00686E17">
        <w:trPr>
          <w:trHeight w:val="300"/>
          <w:jc w:val="center"/>
        </w:trPr>
        <w:tc>
          <w:tcPr>
            <w:tcW w:w="1352" w:type="pct"/>
            <w:tcBorders>
              <w:top w:val="single" w:sz="4" w:space="0" w:color="auto"/>
              <w:bottom w:val="nil"/>
            </w:tcBorders>
            <w:shd w:val="clear" w:color="auto" w:fill="auto"/>
            <w:noWrap/>
            <w:vAlign w:val="bottom"/>
          </w:tcPr>
          <w:p w14:paraId="07980191" w14:textId="77777777" w:rsidR="00686E17" w:rsidRPr="00ED3698" w:rsidRDefault="00686E17" w:rsidP="00341D8C">
            <w:pPr>
              <w:spacing w:before="0" w:after="0"/>
              <w:rPr>
                <w:i/>
                <w:color w:val="000000"/>
                <w:sz w:val="22"/>
                <w:szCs w:val="22"/>
              </w:rPr>
            </w:pPr>
            <w:r w:rsidRPr="00ED3698">
              <w:rPr>
                <w:i/>
                <w:color w:val="000000"/>
                <w:sz w:val="22"/>
                <w:szCs w:val="22"/>
              </w:rPr>
              <w:t>Hydraulic condition</w:t>
            </w:r>
          </w:p>
        </w:tc>
        <w:tc>
          <w:tcPr>
            <w:tcW w:w="1265" w:type="pct"/>
            <w:tcBorders>
              <w:top w:val="single" w:sz="4" w:space="0" w:color="auto"/>
              <w:bottom w:val="nil"/>
            </w:tcBorders>
            <w:shd w:val="clear" w:color="auto" w:fill="auto"/>
            <w:noWrap/>
          </w:tcPr>
          <w:p w14:paraId="6D80C35B" w14:textId="77777777" w:rsidR="00686E17" w:rsidRPr="00ED3698" w:rsidRDefault="00686E17" w:rsidP="00341D8C">
            <w:pPr>
              <w:spacing w:before="0" w:after="0"/>
            </w:pPr>
          </w:p>
        </w:tc>
        <w:tc>
          <w:tcPr>
            <w:tcW w:w="879" w:type="pct"/>
            <w:tcBorders>
              <w:top w:val="single" w:sz="4" w:space="0" w:color="auto"/>
              <w:bottom w:val="nil"/>
            </w:tcBorders>
          </w:tcPr>
          <w:p w14:paraId="7FD37649" w14:textId="77777777" w:rsidR="00686E17" w:rsidRPr="00ED3698" w:rsidRDefault="00686E17" w:rsidP="00341D8C">
            <w:pPr>
              <w:spacing w:before="0" w:after="0"/>
              <w:jc w:val="center"/>
            </w:pPr>
          </w:p>
        </w:tc>
        <w:tc>
          <w:tcPr>
            <w:tcW w:w="766" w:type="pct"/>
            <w:tcBorders>
              <w:top w:val="single" w:sz="4" w:space="0" w:color="auto"/>
              <w:bottom w:val="nil"/>
            </w:tcBorders>
          </w:tcPr>
          <w:p w14:paraId="6E6DD503" w14:textId="77777777" w:rsidR="00686E17" w:rsidRPr="00ED3698" w:rsidRDefault="00686E17" w:rsidP="00341D8C">
            <w:pPr>
              <w:spacing w:before="0" w:after="0"/>
            </w:pPr>
          </w:p>
        </w:tc>
        <w:tc>
          <w:tcPr>
            <w:tcW w:w="739" w:type="pct"/>
            <w:tcBorders>
              <w:top w:val="single" w:sz="4" w:space="0" w:color="auto"/>
              <w:bottom w:val="nil"/>
            </w:tcBorders>
            <w:shd w:val="clear" w:color="auto" w:fill="auto"/>
            <w:noWrap/>
          </w:tcPr>
          <w:p w14:paraId="0691D618" w14:textId="77777777" w:rsidR="00686E17" w:rsidRPr="00ED3698" w:rsidRDefault="00686E17" w:rsidP="00341D8C">
            <w:pPr>
              <w:spacing w:before="0" w:after="0"/>
              <w:rPr>
                <w:color w:val="000000"/>
                <w:lang w:eastAsia="en-CA"/>
              </w:rPr>
            </w:pPr>
          </w:p>
        </w:tc>
      </w:tr>
      <w:tr w:rsidR="00686E17" w:rsidRPr="00ED3698" w14:paraId="1176C9E0" w14:textId="77777777" w:rsidTr="00686E17">
        <w:trPr>
          <w:trHeight w:val="300"/>
          <w:jc w:val="center"/>
        </w:trPr>
        <w:tc>
          <w:tcPr>
            <w:tcW w:w="1352" w:type="pct"/>
            <w:tcBorders>
              <w:top w:val="nil"/>
              <w:bottom w:val="single" w:sz="4" w:space="0" w:color="auto"/>
            </w:tcBorders>
            <w:shd w:val="clear" w:color="auto" w:fill="auto"/>
            <w:noWrap/>
            <w:vAlign w:val="bottom"/>
          </w:tcPr>
          <w:p w14:paraId="59A16802" w14:textId="77777777" w:rsidR="00686E17" w:rsidRPr="00ED3698" w:rsidRDefault="00686E17" w:rsidP="00341D8C">
            <w:pPr>
              <w:spacing w:before="0" w:after="0"/>
              <w:rPr>
                <w:color w:val="000000"/>
                <w:sz w:val="22"/>
                <w:szCs w:val="22"/>
              </w:rPr>
            </w:pPr>
            <w:r w:rsidRPr="00ED3698">
              <w:rPr>
                <w:color w:val="000000"/>
                <w:sz w:val="22"/>
                <w:szCs w:val="22"/>
              </w:rPr>
              <w:t>Hydraulic head</w:t>
            </w:r>
          </w:p>
        </w:tc>
        <w:tc>
          <w:tcPr>
            <w:tcW w:w="1265" w:type="pct"/>
            <w:tcBorders>
              <w:top w:val="nil"/>
              <w:bottom w:val="single" w:sz="4" w:space="0" w:color="auto"/>
            </w:tcBorders>
            <w:shd w:val="clear" w:color="auto" w:fill="auto"/>
            <w:noWrap/>
          </w:tcPr>
          <w:p w14:paraId="201FE7D3" w14:textId="77777777" w:rsidR="00686E17" w:rsidRPr="00ED3698" w:rsidRDefault="00686E17" w:rsidP="00341D8C">
            <w:pPr>
              <w:spacing w:before="0" w:after="0"/>
              <w:jc w:val="center"/>
              <w:rPr>
                <w:lang w:eastAsia="zh-CN"/>
              </w:rPr>
            </w:pPr>
            <w:r>
              <w:rPr>
                <w:rFonts w:hint="eastAsia"/>
                <w:lang w:eastAsia="zh-CN"/>
              </w:rPr>
              <w:t>0.0</w:t>
            </w:r>
          </w:p>
        </w:tc>
        <w:tc>
          <w:tcPr>
            <w:tcW w:w="879" w:type="pct"/>
            <w:tcBorders>
              <w:top w:val="nil"/>
              <w:bottom w:val="single" w:sz="4" w:space="0" w:color="auto"/>
            </w:tcBorders>
          </w:tcPr>
          <w:p w14:paraId="030D4DFE" w14:textId="77777777" w:rsidR="00686E17" w:rsidRPr="00ED3698" w:rsidRDefault="00686E17" w:rsidP="00341D8C">
            <w:pPr>
              <w:spacing w:before="0" w:after="0"/>
              <w:jc w:val="center"/>
              <w:rPr>
                <w:lang w:eastAsia="zh-CN"/>
              </w:rPr>
            </w:pPr>
            <w:r>
              <w:rPr>
                <w:rFonts w:hint="eastAsia"/>
                <w:lang w:eastAsia="zh-CN"/>
              </w:rPr>
              <w:t>1.4</w:t>
            </w:r>
          </w:p>
        </w:tc>
        <w:tc>
          <w:tcPr>
            <w:tcW w:w="766" w:type="pct"/>
            <w:tcBorders>
              <w:top w:val="nil"/>
              <w:bottom w:val="single" w:sz="4" w:space="0" w:color="auto"/>
            </w:tcBorders>
          </w:tcPr>
          <w:p w14:paraId="3075AF90" w14:textId="77777777" w:rsidR="00686E17" w:rsidRPr="00ED3698" w:rsidRDefault="00686E17" w:rsidP="00341D8C">
            <w:pPr>
              <w:spacing w:before="0" w:after="0"/>
            </w:pPr>
            <w:r>
              <w:rPr>
                <w:rFonts w:hint="eastAsia"/>
                <w:lang w:eastAsia="zh-CN"/>
              </w:rPr>
              <w:t>0.0</w:t>
            </w:r>
          </w:p>
        </w:tc>
        <w:tc>
          <w:tcPr>
            <w:tcW w:w="739" w:type="pct"/>
            <w:tcBorders>
              <w:top w:val="nil"/>
              <w:bottom w:val="single" w:sz="4" w:space="0" w:color="auto"/>
            </w:tcBorders>
            <w:shd w:val="clear" w:color="auto" w:fill="auto"/>
            <w:noWrap/>
          </w:tcPr>
          <w:p w14:paraId="2DDCFA30" w14:textId="77777777" w:rsidR="00686E17" w:rsidRPr="00ED3698" w:rsidRDefault="00686E17" w:rsidP="00341D8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152B3FF7" w14:textId="77777777" w:rsidR="002C0F1F" w:rsidRPr="00ED3698" w:rsidRDefault="002C0F1F" w:rsidP="002C0F1F">
      <w:pPr>
        <w:pStyle w:val="Simpleline"/>
      </w:pPr>
    </w:p>
    <w:p w14:paraId="374192F0" w14:textId="77777777" w:rsidR="002C0F1F" w:rsidRPr="00192E8E" w:rsidRDefault="002C0F1F" w:rsidP="002C0F1F">
      <w:pPr>
        <w:pStyle w:val="StyleHeading4Bold"/>
      </w:pPr>
      <w:bookmarkStart w:id="391" w:name="_Toc520374520"/>
      <w:r w:rsidRPr="00192E8E">
        <w:lastRenderedPageBreak/>
        <w:t>Parameters</w:t>
      </w:r>
      <w:bookmarkEnd w:id="391"/>
    </w:p>
    <w:p w14:paraId="69AEE178" w14:textId="6B4E420E" w:rsidR="002C0F1F" w:rsidRPr="009C5F4E" w:rsidRDefault="002C0F1F" w:rsidP="002C0F1F">
      <w:pPr>
        <w:rPr>
          <w:lang w:eastAsia="zh-CN"/>
        </w:rPr>
      </w:pPr>
      <w:r w:rsidRPr="00ED3698">
        <w:t>The physical parameters (material properties)</w:t>
      </w:r>
      <w:r>
        <w:rPr>
          <w:rFonts w:hint="eastAsia"/>
          <w:lang w:eastAsia="zh-CN"/>
        </w:rPr>
        <w:t xml:space="preserve"> and the parameters for the surface complexation reactions</w:t>
      </w:r>
      <w:r w:rsidRPr="00ED3698">
        <w:t xml:space="preserve"> used for the simulations are</w:t>
      </w:r>
      <w:r>
        <w:rPr>
          <w:rFonts w:hint="eastAsia"/>
          <w:lang w:eastAsia="zh-CN"/>
        </w:rPr>
        <w:t xml:space="preserve"> </w:t>
      </w:r>
      <w:r w:rsidRPr="00ED3698">
        <w:t>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_Ref362871364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39</w:t>
      </w:r>
      <w:r w:rsidR="005F5019">
        <w:rPr>
          <w:lang w:eastAsia="zh-CN"/>
        </w:rPr>
        <w:fldChar w:fldCharType="end"/>
      </w:r>
      <w:r w:rsidR="004474F5">
        <w:t xml:space="preserve">.  </w:t>
      </w:r>
      <w:r>
        <w:rPr>
          <w:rFonts w:hint="eastAsia"/>
          <w:lang w:eastAsia="zh-CN"/>
        </w:rPr>
        <w:t xml:space="preserve">The reaction stoichiometries of the surface complexation </w:t>
      </w:r>
      <w:r>
        <w:rPr>
          <w:lang w:eastAsia="zh-CN"/>
        </w:rPr>
        <w:t>reactions</w:t>
      </w:r>
      <w:r>
        <w:rPr>
          <w:rFonts w:hint="eastAsia"/>
          <w:lang w:eastAsia="zh-CN"/>
        </w:rPr>
        <w:t xml:space="preserve"> are </w:t>
      </w:r>
      <w:r>
        <w:rPr>
          <w:lang w:eastAsia="zh-CN"/>
        </w:rPr>
        <w:t>summarized</w:t>
      </w:r>
      <w:r>
        <w:rPr>
          <w:rFonts w:hint="eastAsia"/>
          <w:lang w:eastAsia="zh-CN"/>
        </w:rPr>
        <w:t xml:space="preserve"> in </w:t>
      </w:r>
      <w:r w:rsidR="005F5019">
        <w:rPr>
          <w:lang w:eastAsia="zh-CN"/>
        </w:rPr>
        <w:fldChar w:fldCharType="begin"/>
      </w:r>
      <w:r>
        <w:rPr>
          <w:lang w:eastAsia="zh-CN"/>
        </w:rPr>
        <w:instrText xml:space="preserve"> </w:instrText>
      </w:r>
      <w:r>
        <w:rPr>
          <w:rFonts w:hint="eastAsia"/>
          <w:lang w:eastAsia="zh-CN"/>
        </w:rPr>
        <w:instrText>REF _Ref362875996 \h</w:instrText>
      </w:r>
      <w:r>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2</w:t>
      </w:r>
      <w:r w:rsidR="00B560DA">
        <w:t>.</w:t>
      </w:r>
      <w:r w:rsidR="00B560DA">
        <w:rPr>
          <w:noProof/>
        </w:rPr>
        <w:t>40</w:t>
      </w:r>
      <w:r w:rsidR="005F5019">
        <w:rPr>
          <w:lang w:eastAsia="zh-CN"/>
        </w:rPr>
        <w:fldChar w:fldCharType="end"/>
      </w:r>
      <w:r>
        <w:rPr>
          <w:rFonts w:hint="eastAsia"/>
          <w:lang w:eastAsia="zh-CN"/>
        </w:rPr>
        <w:t>.</w:t>
      </w:r>
    </w:p>
    <w:p w14:paraId="750CA217" w14:textId="7866D1B4" w:rsidR="002C0F1F" w:rsidRPr="00ED3698" w:rsidRDefault="002C0F1F" w:rsidP="002C0F1F">
      <w:pPr>
        <w:pStyle w:val="StyleCaptionTableCaptionBold"/>
        <w:rPr>
          <w:lang w:eastAsia="zh-CN"/>
        </w:rPr>
      </w:pPr>
      <w:bookmarkStart w:id="392" w:name="_Ref362871364"/>
      <w:bookmarkStart w:id="393" w:name="_Toc520374915"/>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39</w:t>
      </w:r>
      <w:r w:rsidR="00FE1AD3">
        <w:fldChar w:fldCharType="end"/>
      </w:r>
      <w:bookmarkEnd w:id="392"/>
      <w:r w:rsidR="00767E37">
        <w:t xml:space="preserve">: </w:t>
      </w:r>
      <w:r w:rsidRPr="00ED3698">
        <w:t xml:space="preserve">Physical parameters for benchmark </w:t>
      </w:r>
      <w:r w:rsidRPr="00175134">
        <w:rPr>
          <w:rFonts w:hint="eastAsia"/>
          <w:i/>
          <w:lang w:eastAsia="zh-CN"/>
        </w:rPr>
        <w:t>surfx</w:t>
      </w:r>
      <w:bookmarkEnd w:id="393"/>
    </w:p>
    <w:tbl>
      <w:tblPr>
        <w:tblW w:w="5000" w:type="pct"/>
        <w:tblBorders>
          <w:top w:val="single" w:sz="4" w:space="0" w:color="auto"/>
          <w:bottom w:val="single" w:sz="4" w:space="0" w:color="auto"/>
        </w:tblBorders>
        <w:tblLook w:val="04A0" w:firstRow="1" w:lastRow="0" w:firstColumn="1" w:lastColumn="0" w:noHBand="0" w:noVBand="1"/>
      </w:tblPr>
      <w:tblGrid>
        <w:gridCol w:w="4625"/>
        <w:gridCol w:w="1081"/>
        <w:gridCol w:w="1084"/>
        <w:gridCol w:w="1850"/>
      </w:tblGrid>
      <w:tr w:rsidR="002C0F1F" w:rsidRPr="00ED3698" w14:paraId="4C7EA580" w14:textId="77777777" w:rsidTr="00686E17">
        <w:trPr>
          <w:trHeight w:val="300"/>
        </w:trPr>
        <w:tc>
          <w:tcPr>
            <w:tcW w:w="2685" w:type="pct"/>
            <w:tcBorders>
              <w:bottom w:val="single" w:sz="4" w:space="0" w:color="auto"/>
            </w:tcBorders>
            <w:shd w:val="clear" w:color="auto" w:fill="D9D9D9"/>
            <w:noWrap/>
            <w:vAlign w:val="center"/>
            <w:hideMark/>
          </w:tcPr>
          <w:p w14:paraId="00B342F9" w14:textId="77777777" w:rsidR="002C0F1F" w:rsidRPr="00ED3698" w:rsidRDefault="002C0F1F" w:rsidP="00341D8C">
            <w:pPr>
              <w:spacing w:before="0" w:after="0"/>
              <w:jc w:val="left"/>
              <w:rPr>
                <w:b/>
                <w:color w:val="000000"/>
                <w:lang w:eastAsia="en-CA"/>
              </w:rPr>
            </w:pPr>
            <w:r w:rsidRPr="00ED3698">
              <w:rPr>
                <w:b/>
                <w:color w:val="000000"/>
                <w:lang w:eastAsia="en-CA"/>
              </w:rPr>
              <w:t>Parameter</w:t>
            </w:r>
          </w:p>
        </w:tc>
        <w:tc>
          <w:tcPr>
            <w:tcW w:w="634" w:type="pct"/>
            <w:tcBorders>
              <w:bottom w:val="single" w:sz="4" w:space="0" w:color="auto"/>
            </w:tcBorders>
            <w:shd w:val="clear" w:color="auto" w:fill="D9D9D9"/>
            <w:noWrap/>
            <w:vAlign w:val="center"/>
            <w:hideMark/>
          </w:tcPr>
          <w:p w14:paraId="781CEC3F" w14:textId="77777777" w:rsidR="002C0F1F" w:rsidRPr="00ED3698" w:rsidRDefault="002C0F1F" w:rsidP="00341D8C">
            <w:pPr>
              <w:spacing w:before="0" w:after="0"/>
              <w:jc w:val="left"/>
              <w:rPr>
                <w:b/>
                <w:color w:val="000000"/>
                <w:lang w:eastAsia="zh-CN"/>
              </w:rPr>
            </w:pPr>
            <w:r>
              <w:rPr>
                <w:rFonts w:hint="eastAsia"/>
                <w:b/>
                <w:color w:val="000000"/>
                <w:lang w:eastAsia="zh-CN"/>
              </w:rPr>
              <w:t>Symbol</w:t>
            </w:r>
          </w:p>
        </w:tc>
        <w:tc>
          <w:tcPr>
            <w:tcW w:w="636" w:type="pct"/>
            <w:tcBorders>
              <w:bottom w:val="single" w:sz="4" w:space="0" w:color="auto"/>
            </w:tcBorders>
            <w:shd w:val="clear" w:color="auto" w:fill="D9D9D9"/>
            <w:vAlign w:val="center"/>
          </w:tcPr>
          <w:p w14:paraId="08A02A06" w14:textId="77777777" w:rsidR="002C0F1F" w:rsidRPr="00ED3698" w:rsidRDefault="002C0F1F" w:rsidP="00341D8C">
            <w:pPr>
              <w:spacing w:before="0" w:after="0"/>
              <w:jc w:val="left"/>
              <w:rPr>
                <w:b/>
                <w:color w:val="000000"/>
                <w:lang w:eastAsia="en-CA"/>
              </w:rPr>
            </w:pPr>
            <w:r w:rsidRPr="00ED3698">
              <w:rPr>
                <w:b/>
                <w:color w:val="000000"/>
                <w:lang w:eastAsia="en-CA"/>
              </w:rPr>
              <w:t>Value</w:t>
            </w:r>
          </w:p>
        </w:tc>
        <w:tc>
          <w:tcPr>
            <w:tcW w:w="1044" w:type="pct"/>
            <w:tcBorders>
              <w:bottom w:val="single" w:sz="4" w:space="0" w:color="auto"/>
            </w:tcBorders>
            <w:shd w:val="clear" w:color="auto" w:fill="D9D9D9"/>
            <w:noWrap/>
            <w:vAlign w:val="center"/>
            <w:hideMark/>
          </w:tcPr>
          <w:p w14:paraId="0378CDDF" w14:textId="77777777" w:rsidR="002C0F1F" w:rsidRPr="00ED3698" w:rsidRDefault="002C0F1F" w:rsidP="00341D8C">
            <w:pPr>
              <w:spacing w:before="0" w:after="0"/>
              <w:jc w:val="left"/>
              <w:rPr>
                <w:b/>
                <w:color w:val="000000"/>
                <w:lang w:eastAsia="en-CA"/>
              </w:rPr>
            </w:pPr>
            <w:r w:rsidRPr="00FC4488">
              <w:rPr>
                <w:b/>
                <w:color w:val="000000"/>
                <w:lang w:eastAsia="en-CA"/>
              </w:rPr>
              <w:t>Unit</w:t>
            </w:r>
          </w:p>
        </w:tc>
      </w:tr>
      <w:tr w:rsidR="002C0F1F" w:rsidRPr="00ED3698" w14:paraId="3C76DF3B" w14:textId="77777777" w:rsidTr="00686E17">
        <w:trPr>
          <w:trHeight w:val="300"/>
        </w:trPr>
        <w:tc>
          <w:tcPr>
            <w:tcW w:w="2685" w:type="pct"/>
            <w:tcBorders>
              <w:top w:val="single" w:sz="4" w:space="0" w:color="auto"/>
              <w:bottom w:val="nil"/>
            </w:tcBorders>
            <w:shd w:val="clear" w:color="auto" w:fill="auto"/>
            <w:noWrap/>
            <w:vAlign w:val="bottom"/>
            <w:hideMark/>
          </w:tcPr>
          <w:p w14:paraId="319FEFE6" w14:textId="77777777" w:rsidR="002C0F1F" w:rsidRPr="00ED3698" w:rsidRDefault="002C0F1F" w:rsidP="00341D8C">
            <w:pPr>
              <w:spacing w:before="0" w:after="0"/>
              <w:rPr>
                <w:color w:val="000000"/>
                <w:lang w:eastAsia="en-CA"/>
              </w:rPr>
            </w:pPr>
            <w:r w:rsidRPr="00ED3698">
              <w:rPr>
                <w:color w:val="000000"/>
                <w:lang w:eastAsia="en-CA"/>
              </w:rPr>
              <w:t>Length of domain</w:t>
            </w:r>
          </w:p>
        </w:tc>
        <w:tc>
          <w:tcPr>
            <w:tcW w:w="634" w:type="pct"/>
            <w:tcBorders>
              <w:top w:val="single" w:sz="4" w:space="0" w:color="auto"/>
              <w:bottom w:val="nil"/>
            </w:tcBorders>
            <w:shd w:val="clear" w:color="auto" w:fill="auto"/>
            <w:noWrap/>
            <w:vAlign w:val="bottom"/>
            <w:hideMark/>
          </w:tcPr>
          <w:p w14:paraId="5FC32092" w14:textId="77777777" w:rsidR="002C0F1F" w:rsidRPr="00353CA5" w:rsidRDefault="002C0F1F" w:rsidP="00341D8C">
            <w:pPr>
              <w:spacing w:before="0" w:after="0"/>
              <w:rPr>
                <w:i/>
                <w:color w:val="000000"/>
                <w:lang w:eastAsia="en-CA"/>
              </w:rPr>
            </w:pPr>
            <w:r w:rsidRPr="00353CA5">
              <w:rPr>
                <w:i/>
                <w:color w:val="000000"/>
                <w:lang w:eastAsia="en-CA"/>
              </w:rPr>
              <w:t>L</w:t>
            </w:r>
          </w:p>
        </w:tc>
        <w:tc>
          <w:tcPr>
            <w:tcW w:w="636" w:type="pct"/>
            <w:tcBorders>
              <w:top w:val="single" w:sz="4" w:space="0" w:color="auto"/>
              <w:bottom w:val="nil"/>
            </w:tcBorders>
          </w:tcPr>
          <w:p w14:paraId="5BC56EF5" w14:textId="77777777" w:rsidR="002C0F1F" w:rsidRPr="00ED3698" w:rsidRDefault="002C0F1F" w:rsidP="00341D8C">
            <w:pPr>
              <w:spacing w:before="0" w:after="0"/>
              <w:rPr>
                <w:color w:val="000000"/>
                <w:lang w:eastAsia="zh-CN"/>
              </w:rPr>
            </w:pPr>
            <w:r>
              <w:rPr>
                <w:rFonts w:hint="eastAsia"/>
                <w:color w:val="000000"/>
                <w:lang w:eastAsia="zh-CN"/>
              </w:rPr>
              <w:t>16.0</w:t>
            </w:r>
          </w:p>
        </w:tc>
        <w:tc>
          <w:tcPr>
            <w:tcW w:w="1044" w:type="pct"/>
            <w:tcBorders>
              <w:top w:val="single" w:sz="4" w:space="0" w:color="auto"/>
              <w:bottom w:val="nil"/>
            </w:tcBorders>
            <w:shd w:val="clear" w:color="auto" w:fill="auto"/>
            <w:noWrap/>
            <w:vAlign w:val="bottom"/>
            <w:hideMark/>
          </w:tcPr>
          <w:p w14:paraId="403E98C0"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C0F1F" w:rsidRPr="00ED3698" w14:paraId="56151854" w14:textId="77777777" w:rsidTr="00686E17">
        <w:trPr>
          <w:trHeight w:val="300"/>
        </w:trPr>
        <w:tc>
          <w:tcPr>
            <w:tcW w:w="2685" w:type="pct"/>
            <w:tcBorders>
              <w:top w:val="nil"/>
              <w:bottom w:val="nil"/>
            </w:tcBorders>
            <w:shd w:val="clear" w:color="auto" w:fill="auto"/>
            <w:noWrap/>
            <w:vAlign w:val="bottom"/>
            <w:hideMark/>
          </w:tcPr>
          <w:p w14:paraId="375EC056" w14:textId="77777777" w:rsidR="002C0F1F" w:rsidRPr="00ED3698" w:rsidRDefault="002C0F1F" w:rsidP="00341D8C">
            <w:pPr>
              <w:spacing w:before="0" w:after="0"/>
              <w:rPr>
                <w:color w:val="000000"/>
                <w:lang w:eastAsia="en-CA"/>
              </w:rPr>
            </w:pPr>
            <w:r w:rsidRPr="00ED3698">
              <w:rPr>
                <w:color w:val="000000"/>
                <w:lang w:eastAsia="en-CA"/>
              </w:rPr>
              <w:t>Porosity</w:t>
            </w:r>
          </w:p>
        </w:tc>
        <w:tc>
          <w:tcPr>
            <w:tcW w:w="634" w:type="pct"/>
            <w:tcBorders>
              <w:top w:val="nil"/>
              <w:bottom w:val="nil"/>
            </w:tcBorders>
            <w:shd w:val="clear" w:color="auto" w:fill="auto"/>
            <w:noWrap/>
            <w:vAlign w:val="bottom"/>
            <w:hideMark/>
          </w:tcPr>
          <w:p w14:paraId="49057E48" w14:textId="77777777" w:rsidR="002C0F1F" w:rsidRPr="00ED3698" w:rsidRDefault="002C0F1F" w:rsidP="00341D8C">
            <w:pPr>
              <w:spacing w:before="0" w:after="0"/>
              <w:rPr>
                <w:color w:val="000000"/>
                <w:lang w:eastAsia="en-CA"/>
              </w:rPr>
            </w:pPr>
            <w:r w:rsidRPr="00ED3698">
              <w:rPr>
                <w:rFonts w:ascii="Cambria Math" w:hAnsi="Cambria Math" w:cs="Cambria Math"/>
                <w:color w:val="000000"/>
                <w:lang w:eastAsia="en-CA"/>
              </w:rPr>
              <w:t>𝜙</w:t>
            </w:r>
          </w:p>
        </w:tc>
        <w:tc>
          <w:tcPr>
            <w:tcW w:w="636" w:type="pct"/>
            <w:tcBorders>
              <w:top w:val="nil"/>
              <w:bottom w:val="nil"/>
            </w:tcBorders>
          </w:tcPr>
          <w:p w14:paraId="72CA5E3B" w14:textId="77777777" w:rsidR="002C0F1F" w:rsidRPr="00ED3698" w:rsidRDefault="002C0F1F" w:rsidP="00341D8C">
            <w:pPr>
              <w:spacing w:before="0" w:after="0"/>
              <w:rPr>
                <w:color w:val="000000"/>
                <w:lang w:eastAsia="zh-CN"/>
              </w:rPr>
            </w:pPr>
            <w:r w:rsidRPr="00ED3698">
              <w:rPr>
                <w:color w:val="000000"/>
                <w:lang w:eastAsia="en-CA"/>
              </w:rPr>
              <w:t>0.</w:t>
            </w:r>
            <w:r>
              <w:rPr>
                <w:rFonts w:hint="eastAsia"/>
                <w:color w:val="000000"/>
                <w:lang w:eastAsia="zh-CN"/>
              </w:rPr>
              <w:t>25</w:t>
            </w:r>
          </w:p>
        </w:tc>
        <w:tc>
          <w:tcPr>
            <w:tcW w:w="1044" w:type="pct"/>
            <w:tcBorders>
              <w:top w:val="nil"/>
              <w:bottom w:val="nil"/>
            </w:tcBorders>
            <w:shd w:val="clear" w:color="auto" w:fill="auto"/>
            <w:noWrap/>
            <w:vAlign w:val="bottom"/>
            <w:hideMark/>
          </w:tcPr>
          <w:p w14:paraId="588DE19D"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C0F1F" w:rsidRPr="00ED3698" w14:paraId="54FC3E99" w14:textId="77777777" w:rsidTr="00686E17">
        <w:trPr>
          <w:trHeight w:val="300"/>
        </w:trPr>
        <w:tc>
          <w:tcPr>
            <w:tcW w:w="2685" w:type="pct"/>
            <w:tcBorders>
              <w:top w:val="nil"/>
              <w:bottom w:val="nil"/>
            </w:tcBorders>
            <w:shd w:val="clear" w:color="auto" w:fill="auto"/>
            <w:noWrap/>
            <w:vAlign w:val="bottom"/>
            <w:hideMark/>
          </w:tcPr>
          <w:p w14:paraId="0253359F" w14:textId="77777777" w:rsidR="002C0F1F" w:rsidRPr="00ED3698" w:rsidRDefault="002C0F1F" w:rsidP="00341D8C">
            <w:pPr>
              <w:spacing w:before="0" w:after="0"/>
              <w:rPr>
                <w:color w:val="000000"/>
                <w:lang w:eastAsia="en-CA"/>
              </w:rPr>
            </w:pPr>
            <w:r w:rsidRPr="00ED3698">
              <w:rPr>
                <w:color w:val="000000"/>
                <w:lang w:eastAsia="en-CA"/>
              </w:rPr>
              <w:t>Hydraulic conductivity</w:t>
            </w:r>
          </w:p>
        </w:tc>
        <w:tc>
          <w:tcPr>
            <w:tcW w:w="634" w:type="pct"/>
            <w:tcBorders>
              <w:top w:val="nil"/>
              <w:bottom w:val="nil"/>
            </w:tcBorders>
            <w:shd w:val="clear" w:color="auto" w:fill="auto"/>
            <w:noWrap/>
            <w:vAlign w:val="bottom"/>
            <w:hideMark/>
          </w:tcPr>
          <w:p w14:paraId="4D3CC5D7" w14:textId="77777777" w:rsidR="002C0F1F" w:rsidRPr="00353CA5" w:rsidRDefault="002C0F1F" w:rsidP="00341D8C">
            <w:pPr>
              <w:spacing w:before="0" w:after="0"/>
              <w:rPr>
                <w:i/>
                <w:color w:val="000000"/>
                <w:lang w:eastAsia="zh-CN"/>
              </w:rPr>
            </w:pPr>
            <w:r w:rsidRPr="00353CA5">
              <w:rPr>
                <w:i/>
                <w:color w:val="000000"/>
                <w:lang w:eastAsia="en-CA"/>
              </w:rPr>
              <w:t>K</w:t>
            </w:r>
            <w:r w:rsidRPr="00353CA5">
              <w:rPr>
                <w:rFonts w:hint="eastAsia"/>
                <w:i/>
                <w:color w:val="000000"/>
                <w:vertAlign w:val="subscript"/>
                <w:lang w:eastAsia="zh-CN"/>
              </w:rPr>
              <w:t>zz</w:t>
            </w:r>
          </w:p>
        </w:tc>
        <w:tc>
          <w:tcPr>
            <w:tcW w:w="636" w:type="pct"/>
            <w:tcBorders>
              <w:top w:val="nil"/>
              <w:bottom w:val="nil"/>
            </w:tcBorders>
          </w:tcPr>
          <w:p w14:paraId="2F7EA1F9" w14:textId="77777777" w:rsidR="002C0F1F" w:rsidRPr="00ED3698" w:rsidRDefault="002C0F1F" w:rsidP="00341D8C">
            <w:pPr>
              <w:spacing w:before="0" w:after="0"/>
              <w:rPr>
                <w:color w:val="000000"/>
                <w:lang w:eastAsia="zh-CN"/>
              </w:rPr>
            </w:pPr>
            <w:r>
              <w:rPr>
                <w:color w:val="000000"/>
                <w:lang w:eastAsia="en-CA"/>
              </w:rPr>
              <w:t>1</w:t>
            </w:r>
            <w:r>
              <w:rPr>
                <w:rFonts w:hint="eastAsia"/>
                <w:color w:val="000000"/>
                <w:lang w:eastAsia="zh-CN"/>
              </w:rPr>
              <w:t>.0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3</w:t>
            </w:r>
          </w:p>
        </w:tc>
        <w:tc>
          <w:tcPr>
            <w:tcW w:w="1044" w:type="pct"/>
            <w:tcBorders>
              <w:top w:val="nil"/>
              <w:bottom w:val="nil"/>
            </w:tcBorders>
            <w:shd w:val="clear" w:color="auto" w:fill="auto"/>
            <w:noWrap/>
            <w:vAlign w:val="bottom"/>
            <w:hideMark/>
          </w:tcPr>
          <w:p w14:paraId="2818A846" w14:textId="77777777" w:rsidR="002C0F1F" w:rsidRPr="002D67BA" w:rsidRDefault="002C0F1F" w:rsidP="00341D8C">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2C0F1F" w:rsidRPr="00ED3698" w14:paraId="46FC2A70" w14:textId="77777777" w:rsidTr="00686E17">
        <w:trPr>
          <w:trHeight w:val="300"/>
        </w:trPr>
        <w:tc>
          <w:tcPr>
            <w:tcW w:w="2685" w:type="pct"/>
            <w:tcBorders>
              <w:top w:val="nil"/>
              <w:bottom w:val="nil"/>
            </w:tcBorders>
            <w:shd w:val="clear" w:color="auto" w:fill="auto"/>
            <w:noWrap/>
            <w:vAlign w:val="bottom"/>
          </w:tcPr>
          <w:p w14:paraId="6BFA641F" w14:textId="77777777" w:rsidR="002C0F1F" w:rsidRPr="00ED3698" w:rsidRDefault="002C0F1F" w:rsidP="00341D8C">
            <w:pPr>
              <w:spacing w:before="0" w:after="0"/>
              <w:rPr>
                <w:color w:val="000000"/>
                <w:lang w:eastAsia="zh-CN"/>
              </w:rPr>
            </w:pPr>
            <w:r>
              <w:rPr>
                <w:rFonts w:hint="eastAsia"/>
                <w:color w:val="000000"/>
                <w:lang w:eastAsia="zh-CN"/>
              </w:rPr>
              <w:t>Diffusion coefficient</w:t>
            </w:r>
          </w:p>
        </w:tc>
        <w:tc>
          <w:tcPr>
            <w:tcW w:w="634" w:type="pct"/>
            <w:tcBorders>
              <w:top w:val="nil"/>
              <w:bottom w:val="nil"/>
            </w:tcBorders>
            <w:shd w:val="clear" w:color="auto" w:fill="auto"/>
            <w:noWrap/>
            <w:vAlign w:val="bottom"/>
          </w:tcPr>
          <w:p w14:paraId="7FDFF2B8" w14:textId="77777777" w:rsidR="002C0F1F" w:rsidRPr="00353CA5" w:rsidRDefault="002C0F1F" w:rsidP="00686E17">
            <w:pPr>
              <w:spacing w:before="0" w:after="0"/>
              <w:rPr>
                <w:i/>
                <w:color w:val="000000"/>
                <w:vertAlign w:val="superscript"/>
                <w:lang w:eastAsia="zh-CN"/>
              </w:rPr>
            </w:pPr>
            <w:r w:rsidRPr="00353CA5">
              <w:rPr>
                <w:rFonts w:hint="eastAsia"/>
                <w:i/>
                <w:color w:val="000000"/>
                <w:lang w:eastAsia="zh-CN"/>
              </w:rPr>
              <w:t>D</w:t>
            </w:r>
            <w:r w:rsidR="00686E17" w:rsidRPr="00353CA5">
              <w:rPr>
                <w:i/>
                <w:color w:val="000000"/>
                <w:vertAlign w:val="subscript"/>
                <w:lang w:eastAsia="zh-CN"/>
              </w:rPr>
              <w:t>0</w:t>
            </w:r>
            <w:r w:rsidR="00686E17" w:rsidRPr="00353CA5">
              <w:rPr>
                <w:i/>
                <w:color w:val="000000"/>
                <w:vertAlign w:val="superscript"/>
                <w:lang w:eastAsia="zh-CN"/>
              </w:rPr>
              <w:t>a</w:t>
            </w:r>
          </w:p>
        </w:tc>
        <w:tc>
          <w:tcPr>
            <w:tcW w:w="636" w:type="pct"/>
            <w:tcBorders>
              <w:top w:val="nil"/>
              <w:bottom w:val="nil"/>
            </w:tcBorders>
          </w:tcPr>
          <w:p w14:paraId="4D6F679E" w14:textId="77777777" w:rsidR="002C0F1F" w:rsidRPr="00ED3698" w:rsidRDefault="002C0F1F" w:rsidP="00341D8C">
            <w:pPr>
              <w:spacing w:before="0" w:after="0"/>
              <w:rPr>
                <w:color w:val="000000"/>
                <w:lang w:eastAsia="zh-CN"/>
              </w:rPr>
            </w:pPr>
            <w:r>
              <w:rPr>
                <w:rFonts w:hint="eastAsia"/>
                <w:color w:val="000000"/>
                <w:lang w:eastAsia="zh-CN"/>
              </w:rPr>
              <w:t>1.0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9</w:t>
            </w:r>
          </w:p>
        </w:tc>
        <w:tc>
          <w:tcPr>
            <w:tcW w:w="1044" w:type="pct"/>
            <w:tcBorders>
              <w:top w:val="nil"/>
              <w:bottom w:val="nil"/>
            </w:tcBorders>
            <w:shd w:val="clear" w:color="auto" w:fill="auto"/>
            <w:noWrap/>
            <w:vAlign w:val="bottom"/>
          </w:tcPr>
          <w:p w14:paraId="45E6EC18" w14:textId="77777777" w:rsidR="002C0F1F" w:rsidRPr="00ED3698" w:rsidRDefault="002C0F1F" w:rsidP="00341D8C">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C0F1F" w:rsidRPr="00ED3698" w14:paraId="2D3DB38A" w14:textId="77777777" w:rsidTr="00686E17">
        <w:trPr>
          <w:trHeight w:val="300"/>
        </w:trPr>
        <w:tc>
          <w:tcPr>
            <w:tcW w:w="2685" w:type="pct"/>
            <w:tcBorders>
              <w:top w:val="nil"/>
              <w:bottom w:val="nil"/>
            </w:tcBorders>
            <w:shd w:val="clear" w:color="auto" w:fill="auto"/>
            <w:noWrap/>
            <w:vAlign w:val="center"/>
          </w:tcPr>
          <w:p w14:paraId="52F4DCBC" w14:textId="77777777" w:rsidR="002C0F1F" w:rsidRPr="00ED3698" w:rsidRDefault="002C0F1F" w:rsidP="00341D8C">
            <w:pPr>
              <w:spacing w:before="0" w:after="0"/>
              <w:jc w:val="left"/>
              <w:rPr>
                <w:color w:val="000000"/>
                <w:lang w:eastAsia="en-CA"/>
              </w:rPr>
            </w:pPr>
            <w:r>
              <w:rPr>
                <w:rFonts w:hint="eastAsia"/>
                <w:color w:val="000000"/>
                <w:lang w:eastAsia="zh-CN"/>
              </w:rPr>
              <w:t>L</w:t>
            </w:r>
            <w:r w:rsidRPr="00490495">
              <w:rPr>
                <w:color w:val="000000"/>
                <w:lang w:eastAsia="en-CA"/>
              </w:rPr>
              <w:t>ongitudinal dispersivity</w:t>
            </w:r>
          </w:p>
        </w:tc>
        <w:tc>
          <w:tcPr>
            <w:tcW w:w="634" w:type="pct"/>
            <w:tcBorders>
              <w:top w:val="nil"/>
              <w:bottom w:val="nil"/>
            </w:tcBorders>
            <w:shd w:val="clear" w:color="auto" w:fill="auto"/>
            <w:noWrap/>
            <w:vAlign w:val="center"/>
          </w:tcPr>
          <w:p w14:paraId="16C4EE2B" w14:textId="77777777" w:rsidR="002C0F1F" w:rsidRPr="00353CA5" w:rsidRDefault="002C0F1F" w:rsidP="00341D8C">
            <w:pPr>
              <w:spacing w:before="0" w:after="0"/>
              <w:jc w:val="left"/>
              <w:rPr>
                <w:i/>
                <w:color w:val="000000"/>
                <w:lang w:eastAsia="zh-CN"/>
              </w:rPr>
            </w:pPr>
            <w:r w:rsidRPr="00353CA5">
              <w:rPr>
                <w:rFonts w:ascii="Lucida Sans Unicode" w:hAnsi="Lucida Sans Unicode" w:cs="Lucida Sans Unicode"/>
                <w:i/>
                <w:color w:val="000000"/>
                <w:lang w:eastAsia="en-CA"/>
              </w:rPr>
              <w:t>α</w:t>
            </w:r>
            <w:r w:rsidR="00686E17" w:rsidRPr="00353CA5">
              <w:rPr>
                <w:i/>
                <w:color w:val="000000"/>
                <w:vertAlign w:val="subscript"/>
                <w:lang w:eastAsia="zh-CN"/>
              </w:rPr>
              <w:t>l</w:t>
            </w:r>
          </w:p>
        </w:tc>
        <w:tc>
          <w:tcPr>
            <w:tcW w:w="636" w:type="pct"/>
            <w:tcBorders>
              <w:top w:val="nil"/>
              <w:bottom w:val="nil"/>
            </w:tcBorders>
            <w:vAlign w:val="center"/>
          </w:tcPr>
          <w:p w14:paraId="1BF1A13E" w14:textId="77777777" w:rsidR="002C0F1F" w:rsidRPr="00ED3698" w:rsidRDefault="002C0F1F" w:rsidP="00341D8C">
            <w:pPr>
              <w:spacing w:before="0" w:after="0"/>
              <w:jc w:val="left"/>
              <w:rPr>
                <w:color w:val="000000"/>
                <w:lang w:eastAsia="zh-CN"/>
              </w:rPr>
            </w:pPr>
            <w:r>
              <w:rPr>
                <w:rFonts w:hint="eastAsia"/>
                <w:color w:val="000000"/>
                <w:lang w:eastAsia="zh-CN"/>
              </w:rPr>
              <w:t>0.01</w:t>
            </w:r>
          </w:p>
        </w:tc>
        <w:tc>
          <w:tcPr>
            <w:tcW w:w="1044" w:type="pct"/>
            <w:tcBorders>
              <w:top w:val="nil"/>
              <w:bottom w:val="nil"/>
            </w:tcBorders>
            <w:shd w:val="clear" w:color="auto" w:fill="auto"/>
            <w:noWrap/>
            <w:vAlign w:val="center"/>
          </w:tcPr>
          <w:p w14:paraId="1FC39527" w14:textId="77777777" w:rsidR="002C0F1F" w:rsidRPr="00ED3698" w:rsidRDefault="002C0F1F" w:rsidP="00341D8C">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C0F1F" w:rsidRPr="00ED3698" w14:paraId="4C240127" w14:textId="77777777" w:rsidTr="00686E17">
        <w:trPr>
          <w:trHeight w:val="300"/>
        </w:trPr>
        <w:tc>
          <w:tcPr>
            <w:tcW w:w="2685" w:type="pct"/>
            <w:tcBorders>
              <w:top w:val="nil"/>
              <w:bottom w:val="nil"/>
            </w:tcBorders>
            <w:shd w:val="clear" w:color="auto" w:fill="auto"/>
            <w:noWrap/>
            <w:vAlign w:val="center"/>
          </w:tcPr>
          <w:p w14:paraId="331D7BB7" w14:textId="77777777" w:rsidR="002C0F1F" w:rsidRPr="002D67BA" w:rsidRDefault="002C0F1F" w:rsidP="00341D8C">
            <w:pPr>
              <w:spacing w:before="0" w:after="0"/>
              <w:jc w:val="left"/>
              <w:rPr>
                <w:color w:val="000000"/>
                <w:lang w:eastAsia="zh-CN"/>
              </w:rPr>
            </w:pPr>
            <w:r>
              <w:rPr>
                <w:rFonts w:hint="eastAsia"/>
                <w:color w:val="000000"/>
                <w:lang w:eastAsia="zh-CN"/>
              </w:rPr>
              <w:t>M</w:t>
            </w:r>
            <w:r w:rsidRPr="00ED53D1">
              <w:rPr>
                <w:color w:val="000000"/>
                <w:lang w:eastAsia="zh-CN"/>
              </w:rPr>
              <w:t>ass of surface site</w:t>
            </w:r>
            <w:r>
              <w:rPr>
                <w:rFonts w:hint="eastAsia"/>
                <w:color w:val="000000"/>
                <w:lang w:eastAsia="zh-CN"/>
              </w:rPr>
              <w:t xml:space="preserve"> </w:t>
            </w:r>
            <w:r>
              <w:rPr>
                <w:lang w:val="en-CA" w:eastAsia="zh-CN"/>
              </w:rPr>
              <w:t>‘</w:t>
            </w:r>
            <w:r>
              <w:rPr>
                <w:rFonts w:hint="eastAsia"/>
                <w:lang w:val="en-CA" w:eastAsia="zh-CN"/>
              </w:rPr>
              <w:t>=FeOH(s)</w:t>
            </w:r>
            <w:r>
              <w:rPr>
                <w:lang w:val="en-CA" w:eastAsia="zh-CN"/>
              </w:rPr>
              <w:t>’</w:t>
            </w:r>
          </w:p>
        </w:tc>
        <w:tc>
          <w:tcPr>
            <w:tcW w:w="634" w:type="pct"/>
            <w:tcBorders>
              <w:top w:val="nil"/>
              <w:bottom w:val="nil"/>
            </w:tcBorders>
            <w:shd w:val="clear" w:color="auto" w:fill="auto"/>
            <w:noWrap/>
            <w:vAlign w:val="center"/>
          </w:tcPr>
          <w:p w14:paraId="0D1FF95E" w14:textId="77777777" w:rsidR="002C0F1F" w:rsidRPr="00353CA5" w:rsidRDefault="002C0F1F" w:rsidP="00341D8C">
            <w:pPr>
              <w:spacing w:before="0" w:after="0"/>
              <w:jc w:val="left"/>
              <w:rPr>
                <w:i/>
                <w:color w:val="000000"/>
                <w:lang w:eastAsia="zh-CN"/>
              </w:rPr>
            </w:pPr>
            <w:r w:rsidRPr="00353CA5">
              <w:rPr>
                <w:rFonts w:hint="eastAsia"/>
                <w:i/>
                <w:color w:val="000000"/>
                <w:lang w:eastAsia="zh-CN"/>
              </w:rPr>
              <w:t>M</w:t>
            </w:r>
          </w:p>
        </w:tc>
        <w:tc>
          <w:tcPr>
            <w:tcW w:w="636" w:type="pct"/>
            <w:tcBorders>
              <w:top w:val="nil"/>
              <w:bottom w:val="nil"/>
            </w:tcBorders>
            <w:vAlign w:val="center"/>
          </w:tcPr>
          <w:p w14:paraId="1EAE557B" w14:textId="77777777" w:rsidR="002C0F1F" w:rsidRDefault="002C0F1F" w:rsidP="00341D8C">
            <w:pPr>
              <w:spacing w:before="0" w:after="0"/>
              <w:jc w:val="left"/>
              <w:rPr>
                <w:color w:val="000000"/>
                <w:lang w:eastAsia="zh-CN"/>
              </w:rPr>
            </w:pPr>
            <w:r>
              <w:rPr>
                <w:rFonts w:hint="eastAsia"/>
                <w:color w:val="000000"/>
                <w:lang w:eastAsia="zh-CN"/>
              </w:rPr>
              <w:t>100.0</w:t>
            </w:r>
          </w:p>
        </w:tc>
        <w:tc>
          <w:tcPr>
            <w:tcW w:w="1044" w:type="pct"/>
            <w:tcBorders>
              <w:top w:val="nil"/>
              <w:bottom w:val="nil"/>
            </w:tcBorders>
            <w:shd w:val="clear" w:color="auto" w:fill="auto"/>
            <w:noWrap/>
            <w:vAlign w:val="center"/>
          </w:tcPr>
          <w:p w14:paraId="21120A5B" w14:textId="77777777" w:rsidR="002C0F1F" w:rsidRDefault="002C0F1F" w:rsidP="00341D8C">
            <w:pPr>
              <w:spacing w:before="0" w:after="0"/>
              <w:jc w:val="left"/>
              <w:rPr>
                <w:color w:val="000000"/>
                <w:lang w:eastAsia="zh-CN"/>
              </w:rPr>
            </w:pPr>
            <w:r w:rsidRPr="00ED53D1">
              <w:rPr>
                <w:color w:val="000000"/>
                <w:lang w:eastAsia="zh-CN"/>
              </w:rPr>
              <w:t>[g solid L</w:t>
            </w:r>
            <w:r w:rsidRPr="00ED53D1">
              <w:rPr>
                <w:color w:val="000000"/>
                <w:vertAlign w:val="superscript"/>
                <w:lang w:eastAsia="zh-CN"/>
              </w:rPr>
              <w:t>-1</w:t>
            </w:r>
            <w:r w:rsidRPr="00ED53D1">
              <w:rPr>
                <w:color w:val="000000"/>
                <w:lang w:eastAsia="zh-CN"/>
              </w:rPr>
              <w:t xml:space="preserve"> H</w:t>
            </w:r>
            <w:r w:rsidRPr="00ED53D1">
              <w:rPr>
                <w:color w:val="000000"/>
                <w:vertAlign w:val="subscript"/>
                <w:lang w:eastAsia="zh-CN"/>
              </w:rPr>
              <w:t>2</w:t>
            </w:r>
            <w:r w:rsidRPr="00ED53D1">
              <w:rPr>
                <w:color w:val="000000"/>
                <w:lang w:eastAsia="zh-CN"/>
              </w:rPr>
              <w:t>O]</w:t>
            </w:r>
          </w:p>
        </w:tc>
      </w:tr>
      <w:tr w:rsidR="002C0F1F" w:rsidRPr="00ED3698" w14:paraId="013BB615" w14:textId="77777777" w:rsidTr="00686E17">
        <w:trPr>
          <w:trHeight w:val="300"/>
        </w:trPr>
        <w:tc>
          <w:tcPr>
            <w:tcW w:w="2685" w:type="pct"/>
            <w:tcBorders>
              <w:top w:val="nil"/>
              <w:bottom w:val="nil"/>
            </w:tcBorders>
            <w:shd w:val="clear" w:color="auto" w:fill="auto"/>
            <w:noWrap/>
            <w:vAlign w:val="center"/>
          </w:tcPr>
          <w:p w14:paraId="1C4D0292" w14:textId="77777777" w:rsidR="002C0F1F" w:rsidRDefault="002C0F1F" w:rsidP="00341D8C">
            <w:pPr>
              <w:spacing w:before="0" w:after="0"/>
              <w:jc w:val="left"/>
              <w:rPr>
                <w:color w:val="000000"/>
                <w:lang w:eastAsia="zh-CN"/>
              </w:rPr>
            </w:pPr>
            <w:r>
              <w:rPr>
                <w:rFonts w:hint="eastAsia"/>
                <w:color w:val="000000"/>
                <w:lang w:eastAsia="zh-CN"/>
              </w:rPr>
              <w:t xml:space="preserve">Surface area of </w:t>
            </w:r>
            <w:r>
              <w:rPr>
                <w:lang w:val="en-CA" w:eastAsia="zh-CN"/>
              </w:rPr>
              <w:t>‘</w:t>
            </w:r>
            <w:r>
              <w:rPr>
                <w:rFonts w:hint="eastAsia"/>
                <w:lang w:val="en-CA" w:eastAsia="zh-CN"/>
              </w:rPr>
              <w:t>=FeOH(s)</w:t>
            </w:r>
            <w:r>
              <w:rPr>
                <w:lang w:val="en-CA" w:eastAsia="zh-CN"/>
              </w:rPr>
              <w:t>’</w:t>
            </w:r>
          </w:p>
        </w:tc>
        <w:tc>
          <w:tcPr>
            <w:tcW w:w="634" w:type="pct"/>
            <w:tcBorders>
              <w:top w:val="nil"/>
              <w:bottom w:val="nil"/>
            </w:tcBorders>
            <w:shd w:val="clear" w:color="auto" w:fill="auto"/>
            <w:noWrap/>
            <w:vAlign w:val="center"/>
          </w:tcPr>
          <w:p w14:paraId="516866DE" w14:textId="77777777" w:rsidR="002C0F1F" w:rsidRPr="00353CA5" w:rsidRDefault="002C0F1F" w:rsidP="00341D8C">
            <w:pPr>
              <w:spacing w:before="0" w:after="0"/>
              <w:jc w:val="left"/>
              <w:rPr>
                <w:i/>
                <w:color w:val="000000"/>
                <w:lang w:eastAsia="zh-CN"/>
              </w:rPr>
            </w:pPr>
            <w:r w:rsidRPr="00353CA5">
              <w:rPr>
                <w:rFonts w:hint="eastAsia"/>
                <w:i/>
                <w:color w:val="000000"/>
                <w:lang w:eastAsia="zh-CN"/>
              </w:rPr>
              <w:t>S</w:t>
            </w:r>
          </w:p>
        </w:tc>
        <w:tc>
          <w:tcPr>
            <w:tcW w:w="636" w:type="pct"/>
            <w:tcBorders>
              <w:top w:val="nil"/>
              <w:bottom w:val="nil"/>
            </w:tcBorders>
            <w:vAlign w:val="center"/>
          </w:tcPr>
          <w:p w14:paraId="2D3F2598" w14:textId="77777777" w:rsidR="002C0F1F" w:rsidRDefault="002C0F1F" w:rsidP="00341D8C">
            <w:pPr>
              <w:spacing w:before="0" w:after="0"/>
              <w:jc w:val="left"/>
              <w:rPr>
                <w:color w:val="000000"/>
                <w:lang w:eastAsia="zh-CN"/>
              </w:rPr>
            </w:pPr>
            <w:r>
              <w:rPr>
                <w:rFonts w:hint="eastAsia"/>
                <w:color w:val="000000"/>
                <w:lang w:eastAsia="zh-CN"/>
              </w:rPr>
              <w:t>10.0</w:t>
            </w:r>
          </w:p>
        </w:tc>
        <w:tc>
          <w:tcPr>
            <w:tcW w:w="1044" w:type="pct"/>
            <w:tcBorders>
              <w:top w:val="nil"/>
              <w:bottom w:val="nil"/>
            </w:tcBorders>
            <w:shd w:val="clear" w:color="auto" w:fill="auto"/>
            <w:noWrap/>
            <w:vAlign w:val="center"/>
          </w:tcPr>
          <w:p w14:paraId="6A9214FA" w14:textId="77777777" w:rsidR="002C0F1F" w:rsidRPr="00ED53D1" w:rsidRDefault="002C0F1F" w:rsidP="00341D8C">
            <w:pPr>
              <w:spacing w:before="0" w:after="0"/>
              <w:jc w:val="left"/>
              <w:rPr>
                <w:color w:val="000000"/>
                <w:szCs w:val="24"/>
                <w:lang w:eastAsia="zh-CN"/>
              </w:rPr>
            </w:pPr>
            <w:r w:rsidRPr="00ED53D1">
              <w:rPr>
                <w:szCs w:val="24"/>
              </w:rPr>
              <w:t>[m</w:t>
            </w:r>
            <w:r w:rsidRPr="00ED53D1">
              <w:rPr>
                <w:szCs w:val="24"/>
                <w:vertAlign w:val="superscript"/>
              </w:rPr>
              <w:t>2</w:t>
            </w:r>
            <w:r w:rsidRPr="00ED53D1">
              <w:rPr>
                <w:szCs w:val="24"/>
              </w:rPr>
              <w:t xml:space="preserve"> g</w:t>
            </w:r>
            <w:r w:rsidRPr="00ED53D1">
              <w:rPr>
                <w:szCs w:val="24"/>
                <w:vertAlign w:val="superscript"/>
              </w:rPr>
              <w:t>-1</w:t>
            </w:r>
            <w:r w:rsidRPr="00ED53D1">
              <w:rPr>
                <w:szCs w:val="24"/>
              </w:rPr>
              <w:t xml:space="preserve"> solid]</w:t>
            </w:r>
          </w:p>
        </w:tc>
      </w:tr>
      <w:tr w:rsidR="002C0F1F" w:rsidRPr="00ED3698" w14:paraId="1D595ECA" w14:textId="77777777" w:rsidTr="00686E17">
        <w:trPr>
          <w:trHeight w:val="300"/>
        </w:trPr>
        <w:tc>
          <w:tcPr>
            <w:tcW w:w="2685" w:type="pct"/>
            <w:tcBorders>
              <w:top w:val="nil"/>
              <w:bottom w:val="single" w:sz="4" w:space="0" w:color="auto"/>
            </w:tcBorders>
            <w:shd w:val="clear" w:color="auto" w:fill="auto"/>
            <w:noWrap/>
            <w:vAlign w:val="center"/>
          </w:tcPr>
          <w:p w14:paraId="6AC4EF62" w14:textId="77777777" w:rsidR="002C0F1F" w:rsidRPr="002D67BA" w:rsidRDefault="002C0F1F" w:rsidP="00341D8C">
            <w:pPr>
              <w:spacing w:before="0" w:after="0"/>
              <w:jc w:val="left"/>
              <w:rPr>
                <w:color w:val="000000"/>
                <w:lang w:eastAsia="zh-CN"/>
              </w:rPr>
            </w:pPr>
            <w:r>
              <w:rPr>
                <w:rFonts w:hint="eastAsia"/>
                <w:color w:val="000000"/>
                <w:lang w:eastAsia="zh-CN"/>
              </w:rPr>
              <w:t>Site density</w:t>
            </w:r>
          </w:p>
        </w:tc>
        <w:tc>
          <w:tcPr>
            <w:tcW w:w="634" w:type="pct"/>
            <w:tcBorders>
              <w:top w:val="nil"/>
              <w:bottom w:val="single" w:sz="4" w:space="0" w:color="auto"/>
            </w:tcBorders>
            <w:shd w:val="clear" w:color="auto" w:fill="auto"/>
            <w:noWrap/>
            <w:vAlign w:val="center"/>
          </w:tcPr>
          <w:p w14:paraId="202085CE" w14:textId="77777777" w:rsidR="002C0F1F" w:rsidRPr="00353CA5" w:rsidRDefault="002C0F1F" w:rsidP="00686E17">
            <w:pPr>
              <w:spacing w:before="0" w:after="0"/>
              <w:jc w:val="left"/>
              <w:rPr>
                <w:i/>
                <w:color w:val="000000"/>
                <w:lang w:eastAsia="zh-CN"/>
              </w:rPr>
            </w:pPr>
            <w:r w:rsidRPr="00353CA5">
              <w:rPr>
                <w:rFonts w:hint="eastAsia"/>
                <w:i/>
                <w:color w:val="000000"/>
                <w:lang w:eastAsia="zh-CN"/>
              </w:rPr>
              <w:t>D</w:t>
            </w:r>
          </w:p>
        </w:tc>
        <w:tc>
          <w:tcPr>
            <w:tcW w:w="636" w:type="pct"/>
            <w:tcBorders>
              <w:top w:val="nil"/>
              <w:bottom w:val="single" w:sz="4" w:space="0" w:color="auto"/>
            </w:tcBorders>
            <w:vAlign w:val="center"/>
          </w:tcPr>
          <w:p w14:paraId="1AB9F0F4" w14:textId="77777777" w:rsidR="002C0F1F" w:rsidRDefault="002C0F1F" w:rsidP="00341D8C">
            <w:pPr>
              <w:spacing w:before="0" w:after="0"/>
              <w:jc w:val="left"/>
              <w:rPr>
                <w:color w:val="000000"/>
                <w:lang w:eastAsia="zh-CN"/>
              </w:rPr>
            </w:pPr>
            <w:r>
              <w:rPr>
                <w:rFonts w:hint="eastAsia"/>
                <w:color w:val="000000"/>
                <w:lang w:eastAsia="zh-CN"/>
              </w:rPr>
              <w:t>6.02228</w:t>
            </w:r>
          </w:p>
        </w:tc>
        <w:tc>
          <w:tcPr>
            <w:tcW w:w="1044" w:type="pct"/>
            <w:tcBorders>
              <w:top w:val="nil"/>
              <w:bottom w:val="single" w:sz="4" w:space="0" w:color="auto"/>
            </w:tcBorders>
            <w:shd w:val="clear" w:color="auto" w:fill="auto"/>
            <w:noWrap/>
            <w:vAlign w:val="center"/>
          </w:tcPr>
          <w:p w14:paraId="6A5D6E32" w14:textId="77777777" w:rsidR="002C0F1F" w:rsidRPr="00A836D6" w:rsidRDefault="002C0F1F" w:rsidP="00341D8C">
            <w:pPr>
              <w:spacing w:before="0" w:after="0"/>
              <w:jc w:val="left"/>
              <w:rPr>
                <w:color w:val="000000"/>
                <w:szCs w:val="24"/>
                <w:lang w:eastAsia="zh-CN"/>
              </w:rPr>
            </w:pPr>
            <w:r w:rsidRPr="00A836D6">
              <w:rPr>
                <w:szCs w:val="24"/>
              </w:rPr>
              <w:t>[sites nm</w:t>
            </w:r>
            <w:r w:rsidRPr="00A836D6">
              <w:rPr>
                <w:szCs w:val="24"/>
                <w:vertAlign w:val="superscript"/>
              </w:rPr>
              <w:t>-2</w:t>
            </w:r>
            <w:r w:rsidRPr="00A836D6">
              <w:rPr>
                <w:szCs w:val="24"/>
              </w:rPr>
              <w:t>]</w:t>
            </w:r>
          </w:p>
        </w:tc>
      </w:tr>
    </w:tbl>
    <w:p w14:paraId="08963112" w14:textId="77777777" w:rsidR="002C0F1F" w:rsidRDefault="002C0F1F" w:rsidP="002C0F1F">
      <w:pPr>
        <w:pStyle w:val="Simpleline"/>
        <w:rPr>
          <w:lang w:eastAsia="zh-CN"/>
        </w:rPr>
      </w:pPr>
    </w:p>
    <w:p w14:paraId="04E5302C" w14:textId="471F0CF8" w:rsidR="002C0F1F" w:rsidRDefault="002C0F1F" w:rsidP="002C0F1F">
      <w:pPr>
        <w:pStyle w:val="Caption"/>
        <w:keepNext/>
        <w:rPr>
          <w:lang w:eastAsia="zh-CN"/>
        </w:rPr>
      </w:pPr>
      <w:bookmarkStart w:id="394" w:name="_Ref362875996"/>
      <w:bookmarkStart w:id="395" w:name="_Toc520374916"/>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40</w:t>
      </w:r>
      <w:r w:rsidR="00FE1AD3">
        <w:fldChar w:fldCharType="end"/>
      </w:r>
      <w:bookmarkEnd w:id="394"/>
      <w:r w:rsidR="00767E37">
        <w:t xml:space="preserve">: </w:t>
      </w:r>
      <w:r>
        <w:rPr>
          <w:rFonts w:hint="eastAsia"/>
          <w:lang w:eastAsia="zh-CN"/>
        </w:rPr>
        <w:t xml:space="preserve">Reaction </w:t>
      </w:r>
      <w:r>
        <w:rPr>
          <w:lang w:eastAsia="zh-CN"/>
        </w:rPr>
        <w:t>stoichiometr</w:t>
      </w:r>
      <w:r>
        <w:rPr>
          <w:rFonts w:hint="eastAsia"/>
          <w:lang w:eastAsia="zh-CN"/>
        </w:rPr>
        <w:t>ies of surface complextion reactions</w:t>
      </w:r>
      <w:bookmarkEnd w:id="395"/>
    </w:p>
    <w:tbl>
      <w:tblPr>
        <w:tblW w:w="5000" w:type="pct"/>
        <w:tblBorders>
          <w:top w:val="single" w:sz="4" w:space="0" w:color="auto"/>
          <w:bottom w:val="single" w:sz="4" w:space="0" w:color="auto"/>
        </w:tblBorders>
        <w:tblLook w:val="04A0" w:firstRow="1" w:lastRow="0" w:firstColumn="1" w:lastColumn="0" w:noHBand="0" w:noVBand="1"/>
      </w:tblPr>
      <w:tblGrid>
        <w:gridCol w:w="1916"/>
        <w:gridCol w:w="1851"/>
        <w:gridCol w:w="3909"/>
        <w:gridCol w:w="964"/>
      </w:tblGrid>
      <w:tr w:rsidR="002C0F1F" w:rsidRPr="00DD6123" w14:paraId="288D3144" w14:textId="77777777" w:rsidTr="00341D8C">
        <w:trPr>
          <w:trHeight w:val="300"/>
        </w:trPr>
        <w:tc>
          <w:tcPr>
            <w:tcW w:w="931" w:type="pct"/>
            <w:tcBorders>
              <w:bottom w:val="single" w:sz="4" w:space="0" w:color="auto"/>
            </w:tcBorders>
            <w:shd w:val="clear" w:color="auto" w:fill="D9D9D9"/>
            <w:noWrap/>
            <w:vAlign w:val="center"/>
            <w:hideMark/>
          </w:tcPr>
          <w:p w14:paraId="6775B70A" w14:textId="77777777" w:rsidR="002C0F1F" w:rsidRPr="00DD6123" w:rsidRDefault="002C0F1F" w:rsidP="00341D8C">
            <w:pPr>
              <w:spacing w:before="0" w:after="0"/>
              <w:jc w:val="left"/>
              <w:rPr>
                <w:b/>
                <w:color w:val="000000"/>
                <w:lang w:eastAsia="zh-CN"/>
              </w:rPr>
            </w:pPr>
            <w:r w:rsidRPr="00DD6123">
              <w:rPr>
                <w:rFonts w:hint="eastAsia"/>
                <w:b/>
                <w:color w:val="000000"/>
                <w:lang w:eastAsia="zh-CN"/>
              </w:rPr>
              <w:t>Surface complex</w:t>
            </w:r>
          </w:p>
        </w:tc>
        <w:tc>
          <w:tcPr>
            <w:tcW w:w="1131" w:type="pct"/>
            <w:tcBorders>
              <w:bottom w:val="single" w:sz="4" w:space="0" w:color="auto"/>
            </w:tcBorders>
            <w:shd w:val="clear" w:color="auto" w:fill="D9D9D9"/>
            <w:noWrap/>
            <w:vAlign w:val="center"/>
            <w:hideMark/>
          </w:tcPr>
          <w:p w14:paraId="29FBD72C" w14:textId="77777777" w:rsidR="002C0F1F" w:rsidRPr="00DD6123" w:rsidRDefault="002C0F1F" w:rsidP="00341D8C">
            <w:pPr>
              <w:spacing w:before="0" w:after="0"/>
              <w:jc w:val="center"/>
              <w:rPr>
                <w:b/>
                <w:color w:val="000000"/>
                <w:lang w:eastAsia="zh-CN"/>
              </w:rPr>
            </w:pPr>
            <w:r w:rsidRPr="00DD6123">
              <w:rPr>
                <w:rFonts w:hint="eastAsia"/>
                <w:b/>
                <w:color w:val="000000"/>
                <w:lang w:eastAsia="zh-CN"/>
              </w:rPr>
              <w:t>Surface</w:t>
            </w:r>
          </w:p>
        </w:tc>
        <w:tc>
          <w:tcPr>
            <w:tcW w:w="2321" w:type="pct"/>
            <w:tcBorders>
              <w:bottom w:val="single" w:sz="4" w:space="0" w:color="auto"/>
            </w:tcBorders>
            <w:shd w:val="clear" w:color="auto" w:fill="D9D9D9"/>
            <w:vAlign w:val="center"/>
          </w:tcPr>
          <w:p w14:paraId="3D7A72F9" w14:textId="77777777" w:rsidR="002C0F1F" w:rsidRPr="00DD6123" w:rsidRDefault="002C0F1F" w:rsidP="00341D8C">
            <w:pPr>
              <w:spacing w:before="0" w:after="0"/>
              <w:jc w:val="center"/>
              <w:rPr>
                <w:b/>
                <w:color w:val="000000"/>
                <w:lang w:eastAsia="en-CA"/>
              </w:rPr>
            </w:pPr>
            <w:r w:rsidRPr="00DD6123">
              <w:rPr>
                <w:rFonts w:hint="eastAsia"/>
                <w:b/>
                <w:color w:val="000000"/>
                <w:lang w:eastAsia="zh-CN"/>
              </w:rPr>
              <w:t>Reaction</w:t>
            </w:r>
          </w:p>
        </w:tc>
        <w:tc>
          <w:tcPr>
            <w:tcW w:w="617" w:type="pct"/>
            <w:tcBorders>
              <w:bottom w:val="single" w:sz="4" w:space="0" w:color="auto"/>
            </w:tcBorders>
            <w:shd w:val="clear" w:color="auto" w:fill="D9D9D9"/>
            <w:vAlign w:val="center"/>
          </w:tcPr>
          <w:p w14:paraId="1D9998F2" w14:textId="77777777" w:rsidR="002C0F1F" w:rsidRPr="00DD6123" w:rsidRDefault="002C0F1F" w:rsidP="00341D8C">
            <w:pPr>
              <w:spacing w:before="0" w:after="0"/>
              <w:jc w:val="center"/>
              <w:rPr>
                <w:b/>
                <w:color w:val="000000"/>
                <w:lang w:eastAsia="zh-CN"/>
              </w:rPr>
            </w:pPr>
            <w:r w:rsidRPr="00DD6123">
              <w:rPr>
                <w:rFonts w:hint="eastAsia"/>
                <w:b/>
                <w:color w:val="000000"/>
                <w:lang w:eastAsia="zh-CN"/>
              </w:rPr>
              <w:t>logK</w:t>
            </w:r>
          </w:p>
        </w:tc>
      </w:tr>
      <w:tr w:rsidR="002C0F1F" w:rsidRPr="00E46E95" w14:paraId="42D5AD31" w14:textId="77777777" w:rsidTr="00341D8C">
        <w:trPr>
          <w:trHeight w:val="300"/>
        </w:trPr>
        <w:tc>
          <w:tcPr>
            <w:tcW w:w="931" w:type="pct"/>
            <w:tcBorders>
              <w:top w:val="single" w:sz="4" w:space="0" w:color="auto"/>
              <w:bottom w:val="nil"/>
            </w:tcBorders>
            <w:shd w:val="clear" w:color="auto" w:fill="auto"/>
            <w:noWrap/>
            <w:vAlign w:val="bottom"/>
          </w:tcPr>
          <w:p w14:paraId="4BA7BDC4" w14:textId="77777777" w:rsidR="002C0F1F" w:rsidRPr="00E46E95" w:rsidRDefault="002C0F1F" w:rsidP="00341D8C">
            <w:pPr>
              <w:spacing w:before="0" w:after="0"/>
              <w:rPr>
                <w:color w:val="000000"/>
                <w:sz w:val="22"/>
                <w:szCs w:val="22"/>
              </w:rPr>
            </w:pPr>
            <w:r>
              <w:rPr>
                <w:rFonts w:hint="eastAsia"/>
                <w:szCs w:val="24"/>
                <w:lang w:val="en-CA" w:eastAsia="zh-CN"/>
              </w:rPr>
              <w:t>=FeOH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(s)</w:t>
            </w:r>
          </w:p>
        </w:tc>
        <w:tc>
          <w:tcPr>
            <w:tcW w:w="1131" w:type="pct"/>
            <w:tcBorders>
              <w:top w:val="single" w:sz="4" w:space="0" w:color="auto"/>
              <w:bottom w:val="nil"/>
            </w:tcBorders>
            <w:shd w:val="clear" w:color="auto" w:fill="auto"/>
            <w:noWrap/>
            <w:vAlign w:val="center"/>
          </w:tcPr>
          <w:p w14:paraId="7D27EDA7" w14:textId="77777777" w:rsidR="002C0F1F" w:rsidRDefault="002C0F1F" w:rsidP="00341D8C">
            <w:pPr>
              <w:spacing w:before="0" w:after="0"/>
              <w:jc w:val="center"/>
            </w:pPr>
            <w:r w:rsidRPr="00B7620F">
              <w:rPr>
                <w:rFonts w:hint="eastAsia"/>
                <w:szCs w:val="24"/>
                <w:lang w:val="en-CA" w:eastAsia="zh-CN"/>
              </w:rPr>
              <w:t>=FeOH(s)</w:t>
            </w:r>
          </w:p>
        </w:tc>
        <w:tc>
          <w:tcPr>
            <w:tcW w:w="2321" w:type="pct"/>
            <w:tcBorders>
              <w:top w:val="single" w:sz="4" w:space="0" w:color="auto"/>
              <w:bottom w:val="nil"/>
            </w:tcBorders>
          </w:tcPr>
          <w:p w14:paraId="7FD51D9E" w14:textId="77777777" w:rsidR="002C0F1F" w:rsidRPr="00E46E95" w:rsidRDefault="002C0F1F" w:rsidP="00341D8C">
            <w:pPr>
              <w:spacing w:before="0" w:after="0"/>
              <w:rPr>
                <w:color w:val="000000"/>
                <w:lang w:eastAsia="zh-CN"/>
              </w:rPr>
            </w:pPr>
            <w:r>
              <w:rPr>
                <w:rFonts w:hint="eastAsia"/>
                <w:szCs w:val="24"/>
                <w:lang w:val="en-CA" w:eastAsia="zh-CN"/>
              </w:rPr>
              <w:t xml:space="preserve">=FeOH(s) </w:t>
            </w:r>
            <w:r>
              <w:rPr>
                <w:rFonts w:hint="eastAsia"/>
                <w:color w:val="000000"/>
                <w:lang w:eastAsia="zh-CN"/>
              </w:rPr>
              <w:t>+ 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(s)</w:t>
            </w:r>
          </w:p>
        </w:tc>
        <w:tc>
          <w:tcPr>
            <w:tcW w:w="617" w:type="pct"/>
            <w:tcBorders>
              <w:top w:val="single" w:sz="4" w:space="0" w:color="auto"/>
              <w:bottom w:val="nil"/>
            </w:tcBorders>
          </w:tcPr>
          <w:p w14:paraId="2DDE43A4" w14:textId="77777777" w:rsidR="002C0F1F" w:rsidRDefault="002C0F1F" w:rsidP="00341D8C">
            <w:pPr>
              <w:spacing w:before="0" w:after="0"/>
              <w:jc w:val="right"/>
              <w:rPr>
                <w:szCs w:val="24"/>
                <w:lang w:val="en-CA" w:eastAsia="zh-CN"/>
              </w:rPr>
            </w:pPr>
            <w:r>
              <w:rPr>
                <w:rFonts w:hint="eastAsia"/>
                <w:szCs w:val="24"/>
                <w:lang w:val="en-CA" w:eastAsia="zh-CN"/>
              </w:rPr>
              <w:t>7.29</w:t>
            </w:r>
          </w:p>
        </w:tc>
      </w:tr>
      <w:tr w:rsidR="002C0F1F" w:rsidRPr="00E46E95" w14:paraId="39665B11" w14:textId="77777777" w:rsidTr="00341D8C">
        <w:trPr>
          <w:trHeight w:val="300"/>
        </w:trPr>
        <w:tc>
          <w:tcPr>
            <w:tcW w:w="931" w:type="pct"/>
            <w:tcBorders>
              <w:top w:val="nil"/>
              <w:bottom w:val="nil"/>
            </w:tcBorders>
            <w:shd w:val="clear" w:color="auto" w:fill="auto"/>
            <w:noWrap/>
            <w:vAlign w:val="bottom"/>
          </w:tcPr>
          <w:p w14:paraId="1A61F6A3" w14:textId="77777777" w:rsidR="002C0F1F" w:rsidRPr="00E46E95" w:rsidRDefault="002C0F1F" w:rsidP="00341D8C">
            <w:pPr>
              <w:spacing w:before="0" w:after="0"/>
              <w:rPr>
                <w:color w:val="000000"/>
                <w:sz w:val="22"/>
                <w:szCs w:val="22"/>
              </w:rPr>
            </w:pPr>
            <w:r>
              <w:rPr>
                <w:rFonts w:hint="eastAsia"/>
                <w:szCs w:val="24"/>
                <w:lang w:val="en-CA" w:eastAsia="zh-CN"/>
              </w:rPr>
              <w:t>=FeO</w:t>
            </w:r>
            <w:r w:rsidRPr="005067C8">
              <w:rPr>
                <w:rFonts w:hint="eastAsia"/>
                <w:szCs w:val="24"/>
                <w:vertAlign w:val="superscript"/>
                <w:lang w:val="en-CA" w:eastAsia="zh-CN"/>
              </w:rPr>
              <w:t>-</w:t>
            </w:r>
            <w:r>
              <w:rPr>
                <w:rFonts w:hint="eastAsia"/>
                <w:szCs w:val="24"/>
                <w:lang w:val="en-CA" w:eastAsia="zh-CN"/>
              </w:rPr>
              <w:t>(s)</w:t>
            </w:r>
          </w:p>
        </w:tc>
        <w:tc>
          <w:tcPr>
            <w:tcW w:w="1131" w:type="pct"/>
            <w:tcBorders>
              <w:top w:val="nil"/>
              <w:bottom w:val="nil"/>
            </w:tcBorders>
            <w:shd w:val="clear" w:color="auto" w:fill="auto"/>
            <w:noWrap/>
            <w:vAlign w:val="center"/>
          </w:tcPr>
          <w:p w14:paraId="3B3F89C8" w14:textId="77777777" w:rsidR="002C0F1F" w:rsidRDefault="002C0F1F" w:rsidP="00341D8C">
            <w:pPr>
              <w:spacing w:before="0" w:after="0"/>
              <w:jc w:val="center"/>
            </w:pPr>
            <w:r w:rsidRPr="00B7620F">
              <w:rPr>
                <w:rFonts w:hint="eastAsia"/>
                <w:szCs w:val="24"/>
                <w:lang w:val="en-CA" w:eastAsia="zh-CN"/>
              </w:rPr>
              <w:t>=FeOH(s)</w:t>
            </w:r>
          </w:p>
        </w:tc>
        <w:tc>
          <w:tcPr>
            <w:tcW w:w="2321" w:type="pct"/>
            <w:tcBorders>
              <w:top w:val="nil"/>
              <w:bottom w:val="nil"/>
            </w:tcBorders>
          </w:tcPr>
          <w:p w14:paraId="0F958AD6" w14:textId="77777777" w:rsidR="002C0F1F" w:rsidRPr="00E46E95" w:rsidRDefault="002C0F1F" w:rsidP="00341D8C">
            <w:pPr>
              <w:spacing w:before="0" w:after="0"/>
              <w:rPr>
                <w:color w:val="000000"/>
                <w:lang w:eastAsia="zh-CN"/>
              </w:rPr>
            </w:pPr>
            <w:r>
              <w:rPr>
                <w:rFonts w:hint="eastAsia"/>
                <w:szCs w:val="24"/>
                <w:lang w:val="en-CA" w:eastAsia="zh-CN"/>
              </w:rPr>
              <w:t xml:space="preserve">=FeOH(s) </w:t>
            </w:r>
            <w:r>
              <w:rPr>
                <w:color w:val="000000"/>
                <w:lang w:eastAsia="zh-CN"/>
              </w:rPr>
              <w:t>↔</w:t>
            </w:r>
            <w:r>
              <w:rPr>
                <w:rFonts w:hint="eastAsia"/>
                <w:color w:val="000000"/>
                <w:lang w:eastAsia="zh-CN"/>
              </w:rPr>
              <w:t xml:space="preserve"> </w:t>
            </w:r>
            <w:r>
              <w:rPr>
                <w:rFonts w:hint="eastAsia"/>
                <w:szCs w:val="24"/>
                <w:lang w:val="en-CA" w:eastAsia="zh-CN"/>
              </w:rPr>
              <w:t>=FeO</w:t>
            </w:r>
            <w:r w:rsidRPr="005067C8">
              <w:rPr>
                <w:rFonts w:hint="eastAsia"/>
                <w:szCs w:val="24"/>
                <w:vertAlign w:val="superscript"/>
                <w:lang w:val="en-CA" w:eastAsia="zh-CN"/>
              </w:rPr>
              <w:t>-</w:t>
            </w:r>
            <w:r>
              <w:rPr>
                <w:rFonts w:hint="eastAsia"/>
                <w:szCs w:val="24"/>
                <w:lang w:val="en-CA" w:eastAsia="zh-CN"/>
              </w:rPr>
              <w:t xml:space="preserve">(s) </w:t>
            </w:r>
            <w:r>
              <w:rPr>
                <w:rFonts w:hint="eastAsia"/>
                <w:color w:val="000000"/>
                <w:lang w:eastAsia="zh-CN"/>
              </w:rPr>
              <w:t>+ H</w:t>
            </w:r>
            <w:r w:rsidRPr="00E46E95">
              <w:rPr>
                <w:rFonts w:hint="eastAsia"/>
                <w:color w:val="000000"/>
                <w:vertAlign w:val="superscript"/>
                <w:lang w:eastAsia="zh-CN"/>
              </w:rPr>
              <w:t>+</w:t>
            </w:r>
          </w:p>
        </w:tc>
        <w:tc>
          <w:tcPr>
            <w:tcW w:w="617" w:type="pct"/>
            <w:tcBorders>
              <w:top w:val="nil"/>
              <w:bottom w:val="nil"/>
            </w:tcBorders>
          </w:tcPr>
          <w:p w14:paraId="76FBEAA9" w14:textId="77777777" w:rsidR="002C0F1F" w:rsidRPr="00D3352D" w:rsidRDefault="002C0F1F" w:rsidP="00341D8C">
            <w:pPr>
              <w:spacing w:before="0" w:after="0"/>
              <w:jc w:val="right"/>
              <w:rPr>
                <w:szCs w:val="24"/>
                <w:lang w:eastAsia="zh-CN"/>
              </w:rPr>
            </w:pPr>
            <w:r>
              <w:rPr>
                <w:rFonts w:hint="eastAsia"/>
                <w:szCs w:val="24"/>
                <w:lang w:eastAsia="zh-CN"/>
              </w:rPr>
              <w:t>-8.93</w:t>
            </w:r>
          </w:p>
        </w:tc>
      </w:tr>
      <w:tr w:rsidR="002C0F1F" w:rsidRPr="00E46E95" w14:paraId="541CA3D2" w14:textId="77777777" w:rsidTr="00341D8C">
        <w:trPr>
          <w:trHeight w:val="300"/>
        </w:trPr>
        <w:tc>
          <w:tcPr>
            <w:tcW w:w="931" w:type="pct"/>
            <w:tcBorders>
              <w:top w:val="nil"/>
              <w:bottom w:val="nil"/>
            </w:tcBorders>
            <w:shd w:val="clear" w:color="auto" w:fill="auto"/>
            <w:noWrap/>
            <w:vAlign w:val="center"/>
          </w:tcPr>
          <w:p w14:paraId="26C076D1" w14:textId="77777777" w:rsidR="002C0F1F" w:rsidRPr="00E46E95" w:rsidRDefault="002C0F1F" w:rsidP="00341D8C">
            <w:pPr>
              <w:spacing w:before="0" w:after="0"/>
              <w:jc w:val="left"/>
              <w:rPr>
                <w:color w:val="000000"/>
                <w:sz w:val="22"/>
                <w:szCs w:val="22"/>
              </w:rPr>
            </w:pPr>
            <w:r>
              <w:rPr>
                <w:rFonts w:hint="eastAsia"/>
                <w:szCs w:val="24"/>
                <w:lang w:val="en-CA" w:eastAsia="zh-CN"/>
              </w:rPr>
              <w:t>=FeOZn</w:t>
            </w:r>
            <w:r w:rsidRPr="00F31463">
              <w:rPr>
                <w:rFonts w:hint="eastAsia"/>
                <w:szCs w:val="24"/>
                <w:vertAlign w:val="superscript"/>
                <w:lang w:val="en-CA" w:eastAsia="zh-CN"/>
              </w:rPr>
              <w:t>+</w:t>
            </w:r>
            <w:r>
              <w:rPr>
                <w:rFonts w:hint="eastAsia"/>
                <w:szCs w:val="24"/>
                <w:lang w:val="en-CA" w:eastAsia="zh-CN"/>
              </w:rPr>
              <w:t>(s)</w:t>
            </w:r>
          </w:p>
        </w:tc>
        <w:tc>
          <w:tcPr>
            <w:tcW w:w="1131" w:type="pct"/>
            <w:tcBorders>
              <w:top w:val="nil"/>
              <w:bottom w:val="nil"/>
            </w:tcBorders>
            <w:shd w:val="clear" w:color="auto" w:fill="auto"/>
            <w:noWrap/>
            <w:vAlign w:val="center"/>
          </w:tcPr>
          <w:p w14:paraId="409AE905" w14:textId="77777777" w:rsidR="002C0F1F" w:rsidRDefault="002C0F1F" w:rsidP="00341D8C">
            <w:pPr>
              <w:spacing w:before="0" w:after="0"/>
              <w:jc w:val="center"/>
            </w:pPr>
            <w:r w:rsidRPr="00B7620F">
              <w:rPr>
                <w:rFonts w:hint="eastAsia"/>
                <w:szCs w:val="24"/>
                <w:lang w:val="en-CA" w:eastAsia="zh-CN"/>
              </w:rPr>
              <w:t>=FeOH(s)</w:t>
            </w:r>
          </w:p>
        </w:tc>
        <w:tc>
          <w:tcPr>
            <w:tcW w:w="2321" w:type="pct"/>
            <w:tcBorders>
              <w:top w:val="nil"/>
              <w:bottom w:val="nil"/>
            </w:tcBorders>
            <w:vAlign w:val="center"/>
          </w:tcPr>
          <w:p w14:paraId="11EA4E65" w14:textId="77777777" w:rsidR="002C0F1F" w:rsidRPr="00E46E95" w:rsidRDefault="002C0F1F" w:rsidP="00341D8C">
            <w:pPr>
              <w:spacing w:before="0" w:after="0"/>
              <w:jc w:val="left"/>
              <w:rPr>
                <w:color w:val="000000"/>
                <w:lang w:eastAsia="zh-CN"/>
              </w:rPr>
            </w:pPr>
            <w:r>
              <w:rPr>
                <w:rFonts w:hint="eastAsia"/>
                <w:szCs w:val="24"/>
                <w:lang w:val="en-CA" w:eastAsia="zh-CN"/>
              </w:rPr>
              <w:t>=FeOH(s)</w:t>
            </w:r>
            <w:r>
              <w:rPr>
                <w:rFonts w:hint="eastAsia"/>
                <w:color w:val="000000"/>
                <w:lang w:eastAsia="zh-CN"/>
              </w:rPr>
              <w:t>+ Zn</w:t>
            </w:r>
            <w:r>
              <w:rPr>
                <w:rFonts w:hint="eastAsia"/>
                <w:color w:val="000000"/>
                <w:vertAlign w:val="superscript"/>
                <w:lang w:eastAsia="zh-CN"/>
              </w:rPr>
              <w:t>2+</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=FeOZn</w:t>
            </w:r>
            <w:r w:rsidRPr="00F31463">
              <w:rPr>
                <w:rFonts w:hint="eastAsia"/>
                <w:szCs w:val="24"/>
                <w:vertAlign w:val="superscript"/>
                <w:lang w:val="en-CA" w:eastAsia="zh-CN"/>
              </w:rPr>
              <w:t>+</w:t>
            </w:r>
            <w:r>
              <w:rPr>
                <w:rFonts w:hint="eastAsia"/>
                <w:szCs w:val="24"/>
                <w:lang w:val="en-CA" w:eastAsia="zh-CN"/>
              </w:rPr>
              <w:t xml:space="preserve">(s) </w:t>
            </w:r>
            <w:r>
              <w:rPr>
                <w:rFonts w:hint="eastAsia"/>
                <w:color w:val="000000"/>
                <w:lang w:eastAsia="zh-CN"/>
              </w:rPr>
              <w:t>+ H</w:t>
            </w:r>
            <w:r w:rsidRPr="00E46E95">
              <w:rPr>
                <w:rFonts w:hint="eastAsia"/>
                <w:color w:val="000000"/>
                <w:vertAlign w:val="superscript"/>
                <w:lang w:eastAsia="zh-CN"/>
              </w:rPr>
              <w:t>+</w:t>
            </w:r>
          </w:p>
        </w:tc>
        <w:tc>
          <w:tcPr>
            <w:tcW w:w="617" w:type="pct"/>
            <w:tcBorders>
              <w:top w:val="nil"/>
              <w:bottom w:val="nil"/>
            </w:tcBorders>
          </w:tcPr>
          <w:p w14:paraId="64CE298B" w14:textId="77777777" w:rsidR="002C0F1F" w:rsidRDefault="002C0F1F" w:rsidP="00341D8C">
            <w:pPr>
              <w:spacing w:before="0" w:after="0"/>
              <w:jc w:val="right"/>
              <w:rPr>
                <w:szCs w:val="24"/>
                <w:lang w:val="en-CA" w:eastAsia="zh-CN"/>
              </w:rPr>
            </w:pPr>
            <w:r>
              <w:rPr>
                <w:rFonts w:hint="eastAsia"/>
                <w:szCs w:val="24"/>
                <w:lang w:val="en-CA" w:eastAsia="zh-CN"/>
              </w:rPr>
              <w:t>0.99</w:t>
            </w:r>
          </w:p>
        </w:tc>
      </w:tr>
      <w:tr w:rsidR="002C0F1F" w:rsidRPr="00E46E95" w14:paraId="6A590309" w14:textId="77777777" w:rsidTr="00341D8C">
        <w:trPr>
          <w:trHeight w:val="300"/>
        </w:trPr>
        <w:tc>
          <w:tcPr>
            <w:tcW w:w="931" w:type="pct"/>
            <w:tcBorders>
              <w:top w:val="nil"/>
              <w:bottom w:val="nil"/>
            </w:tcBorders>
            <w:shd w:val="clear" w:color="auto" w:fill="auto"/>
            <w:noWrap/>
            <w:vAlign w:val="center"/>
          </w:tcPr>
          <w:p w14:paraId="69C57F76" w14:textId="77777777" w:rsidR="002C0F1F" w:rsidRPr="00E46E95" w:rsidRDefault="002C0F1F" w:rsidP="00341D8C">
            <w:pPr>
              <w:spacing w:before="0" w:after="0"/>
              <w:jc w:val="left"/>
              <w:rPr>
                <w:color w:val="000000"/>
                <w:sz w:val="22"/>
                <w:szCs w:val="22"/>
              </w:rPr>
            </w:pPr>
            <w:r>
              <w:rPr>
                <w:rFonts w:hint="eastAsia"/>
                <w:szCs w:val="24"/>
                <w:lang w:val="en-CA" w:eastAsia="zh-CN"/>
              </w:rPr>
              <w:t>=FeOCu</w:t>
            </w:r>
            <w:r w:rsidRPr="00F31463">
              <w:rPr>
                <w:rFonts w:hint="eastAsia"/>
                <w:szCs w:val="24"/>
                <w:vertAlign w:val="superscript"/>
                <w:lang w:val="en-CA" w:eastAsia="zh-CN"/>
              </w:rPr>
              <w:t>+</w:t>
            </w:r>
            <w:r>
              <w:rPr>
                <w:rFonts w:hint="eastAsia"/>
                <w:szCs w:val="24"/>
                <w:lang w:val="en-CA" w:eastAsia="zh-CN"/>
              </w:rPr>
              <w:t>(s)</w:t>
            </w:r>
          </w:p>
        </w:tc>
        <w:tc>
          <w:tcPr>
            <w:tcW w:w="1131" w:type="pct"/>
            <w:tcBorders>
              <w:top w:val="nil"/>
              <w:bottom w:val="nil"/>
            </w:tcBorders>
            <w:shd w:val="clear" w:color="auto" w:fill="auto"/>
            <w:noWrap/>
            <w:vAlign w:val="center"/>
          </w:tcPr>
          <w:p w14:paraId="58B7B958" w14:textId="77777777" w:rsidR="002C0F1F" w:rsidRDefault="002C0F1F" w:rsidP="00341D8C">
            <w:pPr>
              <w:spacing w:before="0" w:after="0"/>
              <w:jc w:val="center"/>
            </w:pPr>
            <w:r w:rsidRPr="00B7620F">
              <w:rPr>
                <w:rFonts w:hint="eastAsia"/>
                <w:szCs w:val="24"/>
                <w:lang w:val="en-CA" w:eastAsia="zh-CN"/>
              </w:rPr>
              <w:t>=FeOH(s)</w:t>
            </w:r>
          </w:p>
        </w:tc>
        <w:tc>
          <w:tcPr>
            <w:tcW w:w="2321" w:type="pct"/>
            <w:tcBorders>
              <w:top w:val="nil"/>
              <w:bottom w:val="nil"/>
            </w:tcBorders>
            <w:vAlign w:val="center"/>
          </w:tcPr>
          <w:p w14:paraId="1B4E38E4" w14:textId="77777777" w:rsidR="002C0F1F" w:rsidRPr="00E46E95" w:rsidRDefault="002C0F1F" w:rsidP="00341D8C">
            <w:pPr>
              <w:spacing w:before="0" w:after="0"/>
              <w:jc w:val="left"/>
              <w:rPr>
                <w:color w:val="000000"/>
                <w:lang w:eastAsia="zh-CN"/>
              </w:rPr>
            </w:pPr>
            <w:r>
              <w:rPr>
                <w:rFonts w:hint="eastAsia"/>
                <w:szCs w:val="24"/>
                <w:lang w:val="en-CA" w:eastAsia="zh-CN"/>
              </w:rPr>
              <w:t>=FeOH(s)</w:t>
            </w:r>
            <w:r>
              <w:rPr>
                <w:rFonts w:hint="eastAsia"/>
                <w:color w:val="000000"/>
                <w:lang w:eastAsia="zh-CN"/>
              </w:rPr>
              <w:t>+ Cu</w:t>
            </w:r>
            <w:r>
              <w:rPr>
                <w:rFonts w:hint="eastAsia"/>
                <w:color w:val="000000"/>
                <w:vertAlign w:val="superscript"/>
                <w:lang w:eastAsia="zh-CN"/>
              </w:rPr>
              <w:t>2+</w:t>
            </w:r>
            <w:r>
              <w:rPr>
                <w:rFonts w:hint="eastAsia"/>
                <w:color w:val="000000"/>
                <w:lang w:eastAsia="zh-CN"/>
              </w:rPr>
              <w:t xml:space="preserve"> </w:t>
            </w:r>
            <w:r>
              <w:rPr>
                <w:color w:val="000000"/>
                <w:lang w:eastAsia="zh-CN"/>
              </w:rPr>
              <w:t>↔</w:t>
            </w:r>
            <w:r>
              <w:rPr>
                <w:rFonts w:hint="eastAsia"/>
                <w:color w:val="000000"/>
                <w:lang w:eastAsia="zh-CN"/>
              </w:rPr>
              <w:t xml:space="preserve"> </w:t>
            </w:r>
            <w:r>
              <w:rPr>
                <w:rFonts w:hint="eastAsia"/>
                <w:szCs w:val="24"/>
                <w:lang w:val="en-CA" w:eastAsia="zh-CN"/>
              </w:rPr>
              <w:t>=FeOCu</w:t>
            </w:r>
            <w:r w:rsidRPr="00F31463">
              <w:rPr>
                <w:rFonts w:hint="eastAsia"/>
                <w:szCs w:val="24"/>
                <w:vertAlign w:val="superscript"/>
                <w:lang w:val="en-CA" w:eastAsia="zh-CN"/>
              </w:rPr>
              <w:t>+</w:t>
            </w:r>
            <w:r>
              <w:rPr>
                <w:rFonts w:hint="eastAsia"/>
                <w:szCs w:val="24"/>
                <w:lang w:val="en-CA" w:eastAsia="zh-CN"/>
              </w:rPr>
              <w:t xml:space="preserve">(s) </w:t>
            </w:r>
            <w:r>
              <w:rPr>
                <w:rFonts w:hint="eastAsia"/>
                <w:color w:val="000000"/>
                <w:lang w:eastAsia="zh-CN"/>
              </w:rPr>
              <w:t>+ H</w:t>
            </w:r>
            <w:r w:rsidRPr="00E46E95">
              <w:rPr>
                <w:rFonts w:hint="eastAsia"/>
                <w:color w:val="000000"/>
                <w:vertAlign w:val="superscript"/>
                <w:lang w:eastAsia="zh-CN"/>
              </w:rPr>
              <w:t>+</w:t>
            </w:r>
          </w:p>
        </w:tc>
        <w:tc>
          <w:tcPr>
            <w:tcW w:w="617" w:type="pct"/>
            <w:tcBorders>
              <w:top w:val="nil"/>
              <w:bottom w:val="nil"/>
            </w:tcBorders>
          </w:tcPr>
          <w:p w14:paraId="22E94717" w14:textId="77777777" w:rsidR="002C0F1F" w:rsidRPr="00D3352D" w:rsidRDefault="002C0F1F" w:rsidP="00341D8C">
            <w:pPr>
              <w:spacing w:before="0" w:after="0"/>
              <w:jc w:val="right"/>
              <w:rPr>
                <w:szCs w:val="24"/>
                <w:lang w:eastAsia="zh-CN"/>
              </w:rPr>
            </w:pPr>
            <w:r>
              <w:rPr>
                <w:rFonts w:hint="eastAsia"/>
                <w:szCs w:val="24"/>
                <w:lang w:eastAsia="zh-CN"/>
              </w:rPr>
              <w:t>2.89</w:t>
            </w:r>
          </w:p>
        </w:tc>
      </w:tr>
      <w:tr w:rsidR="002C0F1F" w:rsidRPr="00E46E95" w14:paraId="2166D877" w14:textId="77777777" w:rsidTr="00341D8C">
        <w:trPr>
          <w:trHeight w:val="300"/>
        </w:trPr>
        <w:tc>
          <w:tcPr>
            <w:tcW w:w="931" w:type="pct"/>
            <w:tcBorders>
              <w:top w:val="nil"/>
              <w:bottom w:val="single" w:sz="4" w:space="0" w:color="auto"/>
            </w:tcBorders>
            <w:shd w:val="clear" w:color="auto" w:fill="auto"/>
            <w:noWrap/>
            <w:vAlign w:val="center"/>
          </w:tcPr>
          <w:p w14:paraId="73D66D9F" w14:textId="77777777" w:rsidR="002C0F1F" w:rsidRPr="00E46E95" w:rsidRDefault="002C0F1F" w:rsidP="00341D8C">
            <w:pPr>
              <w:spacing w:before="0" w:after="0"/>
              <w:jc w:val="left"/>
              <w:rPr>
                <w:color w:val="000000"/>
                <w:sz w:val="22"/>
                <w:szCs w:val="22"/>
              </w:rPr>
            </w:pPr>
            <w:r>
              <w:rPr>
                <w:rFonts w:hint="eastAsia"/>
                <w:szCs w:val="24"/>
                <w:lang w:val="en-CA" w:eastAsia="zh-CN"/>
              </w:rPr>
              <w:t>=FeOFe</w:t>
            </w:r>
            <w:r w:rsidRPr="00F31463">
              <w:rPr>
                <w:rFonts w:hint="eastAsia"/>
                <w:szCs w:val="24"/>
                <w:vertAlign w:val="superscript"/>
                <w:lang w:val="en-CA" w:eastAsia="zh-CN"/>
              </w:rPr>
              <w:t>+</w:t>
            </w:r>
            <w:r>
              <w:rPr>
                <w:rFonts w:hint="eastAsia"/>
                <w:szCs w:val="24"/>
                <w:lang w:val="en-CA" w:eastAsia="zh-CN"/>
              </w:rPr>
              <w:t>(s)</w:t>
            </w:r>
          </w:p>
        </w:tc>
        <w:tc>
          <w:tcPr>
            <w:tcW w:w="1131" w:type="pct"/>
            <w:tcBorders>
              <w:top w:val="nil"/>
              <w:bottom w:val="single" w:sz="4" w:space="0" w:color="auto"/>
            </w:tcBorders>
            <w:shd w:val="clear" w:color="auto" w:fill="auto"/>
            <w:noWrap/>
            <w:vAlign w:val="center"/>
          </w:tcPr>
          <w:p w14:paraId="0438688C" w14:textId="77777777" w:rsidR="002C0F1F" w:rsidRDefault="002C0F1F" w:rsidP="00341D8C">
            <w:pPr>
              <w:spacing w:before="0" w:after="0"/>
              <w:jc w:val="center"/>
            </w:pPr>
            <w:r w:rsidRPr="00B7620F">
              <w:rPr>
                <w:rFonts w:hint="eastAsia"/>
                <w:szCs w:val="24"/>
                <w:lang w:val="en-CA" w:eastAsia="zh-CN"/>
              </w:rPr>
              <w:t>=FeOH(s)</w:t>
            </w:r>
          </w:p>
        </w:tc>
        <w:tc>
          <w:tcPr>
            <w:tcW w:w="2321" w:type="pct"/>
            <w:tcBorders>
              <w:top w:val="nil"/>
              <w:bottom w:val="single" w:sz="4" w:space="0" w:color="auto"/>
            </w:tcBorders>
            <w:vAlign w:val="center"/>
          </w:tcPr>
          <w:p w14:paraId="030F7909" w14:textId="77777777" w:rsidR="002C0F1F" w:rsidRPr="00E46E95" w:rsidRDefault="002C0F1F" w:rsidP="00341D8C">
            <w:pPr>
              <w:spacing w:before="0" w:after="0"/>
              <w:jc w:val="left"/>
              <w:rPr>
                <w:color w:val="000000"/>
                <w:lang w:eastAsia="zh-CN"/>
              </w:rPr>
            </w:pPr>
            <w:r>
              <w:rPr>
                <w:rFonts w:hint="eastAsia"/>
                <w:szCs w:val="24"/>
                <w:lang w:val="en-CA" w:eastAsia="zh-CN"/>
              </w:rPr>
              <w:t>=FeOH(s)</w:t>
            </w:r>
            <w:r>
              <w:rPr>
                <w:rFonts w:hint="eastAsia"/>
                <w:color w:val="000000"/>
                <w:lang w:eastAsia="zh-CN"/>
              </w:rPr>
              <w:t>+ Fe</w:t>
            </w:r>
            <w:r>
              <w:rPr>
                <w:rFonts w:hint="eastAsia"/>
                <w:color w:val="000000"/>
                <w:vertAlign w:val="superscript"/>
                <w:lang w:eastAsia="zh-CN"/>
              </w:rPr>
              <w:t xml:space="preserve">2 </w:t>
            </w:r>
            <w:r>
              <w:rPr>
                <w:color w:val="000000"/>
                <w:lang w:eastAsia="zh-CN"/>
              </w:rPr>
              <w:t>↔</w:t>
            </w:r>
            <w:r>
              <w:rPr>
                <w:rFonts w:hint="eastAsia"/>
                <w:color w:val="000000"/>
                <w:lang w:eastAsia="zh-CN"/>
              </w:rPr>
              <w:t xml:space="preserve"> </w:t>
            </w:r>
            <w:r>
              <w:rPr>
                <w:rFonts w:hint="eastAsia"/>
                <w:szCs w:val="24"/>
                <w:lang w:val="en-CA" w:eastAsia="zh-CN"/>
              </w:rPr>
              <w:t>=FeOFe</w:t>
            </w:r>
            <w:r w:rsidRPr="00F31463">
              <w:rPr>
                <w:rFonts w:hint="eastAsia"/>
                <w:szCs w:val="24"/>
                <w:vertAlign w:val="superscript"/>
                <w:lang w:val="en-CA" w:eastAsia="zh-CN"/>
              </w:rPr>
              <w:t>+</w:t>
            </w:r>
            <w:r>
              <w:rPr>
                <w:rFonts w:hint="eastAsia"/>
                <w:szCs w:val="24"/>
                <w:lang w:val="en-CA" w:eastAsia="zh-CN"/>
              </w:rPr>
              <w:t xml:space="preserve">(s) </w:t>
            </w:r>
            <w:r>
              <w:rPr>
                <w:rFonts w:hint="eastAsia"/>
                <w:color w:val="000000"/>
                <w:lang w:eastAsia="zh-CN"/>
              </w:rPr>
              <w:t>+ H</w:t>
            </w:r>
            <w:r w:rsidRPr="00E46E95">
              <w:rPr>
                <w:rFonts w:hint="eastAsia"/>
                <w:color w:val="000000"/>
                <w:vertAlign w:val="superscript"/>
                <w:lang w:eastAsia="zh-CN"/>
              </w:rPr>
              <w:t>+</w:t>
            </w:r>
          </w:p>
        </w:tc>
        <w:tc>
          <w:tcPr>
            <w:tcW w:w="617" w:type="pct"/>
            <w:tcBorders>
              <w:top w:val="nil"/>
              <w:bottom w:val="single" w:sz="4" w:space="0" w:color="auto"/>
            </w:tcBorders>
          </w:tcPr>
          <w:p w14:paraId="03A30E43" w14:textId="77777777" w:rsidR="002C0F1F" w:rsidRPr="00D3352D" w:rsidRDefault="002C0F1F" w:rsidP="00341D8C">
            <w:pPr>
              <w:spacing w:before="0" w:after="0"/>
              <w:jc w:val="right"/>
              <w:rPr>
                <w:szCs w:val="24"/>
                <w:lang w:eastAsia="zh-CN"/>
              </w:rPr>
            </w:pPr>
            <w:r>
              <w:rPr>
                <w:rFonts w:hint="eastAsia"/>
                <w:szCs w:val="24"/>
                <w:lang w:eastAsia="zh-CN"/>
              </w:rPr>
              <w:t>0.70</w:t>
            </w:r>
          </w:p>
        </w:tc>
      </w:tr>
    </w:tbl>
    <w:p w14:paraId="018B1994" w14:textId="77777777" w:rsidR="002C0F1F" w:rsidRPr="00ED3698" w:rsidRDefault="002C0F1F" w:rsidP="002C0F1F">
      <w:pPr>
        <w:pStyle w:val="Simpleline"/>
        <w:rPr>
          <w:lang w:eastAsia="zh-CN"/>
        </w:rPr>
      </w:pPr>
    </w:p>
    <w:p w14:paraId="5060EA84" w14:textId="77777777" w:rsidR="002C0F1F" w:rsidRPr="00192E8E" w:rsidRDefault="002C0F1F" w:rsidP="002C0F1F">
      <w:pPr>
        <w:pStyle w:val="StyleHeading4Bold"/>
      </w:pPr>
      <w:bookmarkStart w:id="396" w:name="_Toc520374521"/>
      <w:r w:rsidRPr="00192E8E">
        <w:t>Results</w:t>
      </w:r>
      <w:bookmarkEnd w:id="396"/>
    </w:p>
    <w:p w14:paraId="31119E70" w14:textId="28257322" w:rsidR="002C0F1F" w:rsidRDefault="002C0F1F" w:rsidP="002C0F1F">
      <w:pPr>
        <w:rPr>
          <w:lang w:eastAsia="zh-CN"/>
        </w:rPr>
      </w:pPr>
      <w:r>
        <w:rPr>
          <w:rFonts w:hint="eastAsia"/>
          <w:lang w:eastAsia="zh-CN"/>
        </w:rPr>
        <w:t xml:space="preserve">Comparisons of breakthrough curves of pH, sorbed species concentration and component concentrations at the outflow simulated by </w:t>
      </w:r>
      <w:r w:rsidR="0076771D">
        <w:rPr>
          <w:rFonts w:hint="eastAsia"/>
          <w:lang w:eastAsia="zh-CN"/>
        </w:rPr>
        <w:t>MIN3P-THCm</w:t>
      </w:r>
      <w:r>
        <w:rPr>
          <w:rFonts w:hint="eastAsia"/>
          <w:lang w:eastAsia="zh-CN"/>
        </w:rPr>
        <w:t xml:space="preserve"> and by </w:t>
      </w:r>
      <w:r w:rsidR="00FC50CA">
        <w:rPr>
          <w:rFonts w:hint="eastAsia"/>
          <w:lang w:eastAsia="zh-CN"/>
        </w:rPr>
        <w:t>PHREEQC V2</w:t>
      </w:r>
      <w:r>
        <w:rPr>
          <w:rFonts w:hint="eastAsia"/>
          <w:lang w:eastAsia="zh-CN"/>
        </w:rPr>
        <w:t xml:space="preserve"> show </w:t>
      </w:r>
      <w:r w:rsidR="00686E17">
        <w:rPr>
          <w:lang w:eastAsia="zh-CN"/>
        </w:rPr>
        <w:t xml:space="preserve">excellent </w:t>
      </w:r>
      <w:r>
        <w:rPr>
          <w:rFonts w:hint="eastAsia"/>
          <w:lang w:eastAsia="zh-CN"/>
        </w:rPr>
        <w:t xml:space="preserve">agreement as depicted in </w:t>
      </w:r>
      <w:r w:rsidR="005F5019">
        <w:rPr>
          <w:lang w:eastAsia="zh-CN"/>
        </w:rPr>
        <w:fldChar w:fldCharType="begin"/>
      </w:r>
      <w:r>
        <w:rPr>
          <w:lang w:eastAsia="zh-CN"/>
        </w:rPr>
        <w:instrText xml:space="preserve"> </w:instrText>
      </w:r>
      <w:r>
        <w:rPr>
          <w:rFonts w:hint="eastAsia"/>
          <w:lang w:eastAsia="zh-CN"/>
        </w:rPr>
        <w:instrText>REF _Ref362871446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2</w:t>
      </w:r>
      <w:r w:rsidR="00B560DA">
        <w:t>.</w:t>
      </w:r>
      <w:r w:rsidR="00B560DA">
        <w:rPr>
          <w:noProof/>
        </w:rPr>
        <w:t>32</w:t>
      </w:r>
      <w:r w:rsidR="005F5019">
        <w:rPr>
          <w:lang w:eastAsia="zh-CN"/>
        </w:rPr>
        <w:fldChar w:fldCharType="end"/>
      </w:r>
      <w:r w:rsidR="004474F5">
        <w:rPr>
          <w:rFonts w:hint="eastAsia"/>
          <w:lang w:eastAsia="zh-CN"/>
        </w:rPr>
        <w:t xml:space="preserve">.  </w:t>
      </w:r>
      <w:r>
        <w:rPr>
          <w:rFonts w:hint="eastAsia"/>
          <w:lang w:eastAsia="zh-CN"/>
        </w:rPr>
        <w:t>With the infiltration of the low pH solution with much higher concentration</w:t>
      </w:r>
      <w:r w:rsidR="00686E17">
        <w:rPr>
          <w:lang w:eastAsia="zh-CN"/>
        </w:rPr>
        <w:t>s</w:t>
      </w:r>
      <w:r>
        <w:rPr>
          <w:rFonts w:hint="eastAsia"/>
          <w:lang w:eastAsia="zh-CN"/>
        </w:rPr>
        <w:t xml:space="preserve"> of Zn</w:t>
      </w:r>
      <w:r>
        <w:rPr>
          <w:rFonts w:hint="eastAsia"/>
          <w:vertAlign w:val="superscript"/>
          <w:lang w:eastAsia="zh-CN"/>
        </w:rPr>
        <w:t>2+</w:t>
      </w:r>
      <w:r>
        <w:rPr>
          <w:rFonts w:hint="eastAsia"/>
          <w:lang w:eastAsia="zh-CN"/>
        </w:rPr>
        <w:t xml:space="preserve"> and Cu</w:t>
      </w:r>
      <w:r>
        <w:rPr>
          <w:rFonts w:hint="eastAsia"/>
          <w:vertAlign w:val="superscript"/>
          <w:lang w:eastAsia="zh-CN"/>
        </w:rPr>
        <w:t>2+</w:t>
      </w:r>
      <w:r>
        <w:rPr>
          <w:rFonts w:hint="eastAsia"/>
          <w:lang w:eastAsia="zh-CN"/>
        </w:rPr>
        <w:t xml:space="preserve">, surface complexes </w:t>
      </w:r>
      <w:r>
        <w:rPr>
          <w:rFonts w:hint="eastAsia"/>
          <w:szCs w:val="24"/>
          <w:lang w:val="en-CA" w:eastAsia="zh-CN"/>
        </w:rPr>
        <w:t>=FeOZn</w:t>
      </w:r>
      <w:r w:rsidRPr="00F31463">
        <w:rPr>
          <w:rFonts w:hint="eastAsia"/>
          <w:szCs w:val="24"/>
          <w:vertAlign w:val="superscript"/>
          <w:lang w:val="en-CA" w:eastAsia="zh-CN"/>
        </w:rPr>
        <w:t>+</w:t>
      </w:r>
      <w:r>
        <w:rPr>
          <w:rFonts w:hint="eastAsia"/>
          <w:szCs w:val="24"/>
          <w:lang w:val="en-CA" w:eastAsia="zh-CN"/>
        </w:rPr>
        <w:t>(s) and =FeOCu</w:t>
      </w:r>
      <w:r w:rsidRPr="00F31463">
        <w:rPr>
          <w:rFonts w:hint="eastAsia"/>
          <w:szCs w:val="24"/>
          <w:vertAlign w:val="superscript"/>
          <w:lang w:val="en-CA" w:eastAsia="zh-CN"/>
        </w:rPr>
        <w:t>+</w:t>
      </w:r>
      <w:r>
        <w:rPr>
          <w:rFonts w:hint="eastAsia"/>
          <w:szCs w:val="24"/>
          <w:lang w:val="en-CA" w:eastAsia="zh-CN"/>
        </w:rPr>
        <w:t xml:space="preserve">(s) tend to form, </w:t>
      </w:r>
      <w:r w:rsidR="00686E17">
        <w:rPr>
          <w:szCs w:val="24"/>
          <w:lang w:val="en-CA" w:eastAsia="zh-CN"/>
        </w:rPr>
        <w:t xml:space="preserve">occupying free surface sites </w:t>
      </w:r>
      <w:r>
        <w:rPr>
          <w:rFonts w:hint="eastAsia"/>
          <w:szCs w:val="24"/>
          <w:lang w:val="en-CA" w:eastAsia="zh-CN"/>
        </w:rPr>
        <w:t>=FeO</w:t>
      </w:r>
      <w:r w:rsidRPr="005067C8">
        <w:rPr>
          <w:rFonts w:hint="eastAsia"/>
          <w:szCs w:val="24"/>
          <w:vertAlign w:val="superscript"/>
          <w:lang w:val="en-CA" w:eastAsia="zh-CN"/>
        </w:rPr>
        <w:t>-</w:t>
      </w:r>
      <w:r>
        <w:rPr>
          <w:rFonts w:hint="eastAsia"/>
          <w:szCs w:val="24"/>
          <w:lang w:val="en-CA" w:eastAsia="zh-CN"/>
        </w:rPr>
        <w:t xml:space="preserve">(s) </w:t>
      </w:r>
      <w:r w:rsidR="00686E17">
        <w:rPr>
          <w:szCs w:val="24"/>
          <w:lang w:val="en-CA" w:eastAsia="zh-CN"/>
        </w:rPr>
        <w:t>initially present in the domain</w:t>
      </w:r>
      <w:r w:rsidR="004474F5">
        <w:rPr>
          <w:rFonts w:hint="eastAsia"/>
          <w:lang w:eastAsia="zh-CN"/>
        </w:rPr>
        <w:t xml:space="preserve">.  </w:t>
      </w:r>
      <w:r w:rsidR="00686E17">
        <w:rPr>
          <w:lang w:eastAsia="zh-CN"/>
        </w:rPr>
        <w:t>As</w:t>
      </w:r>
      <w:r>
        <w:rPr>
          <w:rFonts w:hint="eastAsia"/>
          <w:lang w:eastAsia="zh-CN"/>
        </w:rPr>
        <w:t xml:space="preserve"> </w:t>
      </w:r>
      <w:r>
        <w:rPr>
          <w:rFonts w:hint="eastAsia"/>
          <w:szCs w:val="24"/>
          <w:lang w:val="en-CA" w:eastAsia="zh-CN"/>
        </w:rPr>
        <w:t>=FeOH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(s) increases with the decrease of the pH</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_Ref362871446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2</w:t>
      </w:r>
      <w:r w:rsidR="00B560DA">
        <w:t>.</w:t>
      </w:r>
      <w:r w:rsidR="00B560DA">
        <w:rPr>
          <w:noProof/>
        </w:rPr>
        <w:t>32</w:t>
      </w:r>
      <w:r w:rsidR="005F5019">
        <w:rPr>
          <w:lang w:eastAsia="zh-CN"/>
        </w:rPr>
        <w:fldChar w:fldCharType="end"/>
      </w:r>
      <w:r>
        <w:rPr>
          <w:rFonts w:hint="eastAsia"/>
          <w:lang w:eastAsia="zh-CN"/>
        </w:rPr>
        <w:t xml:space="preserve"> up and middle)</w:t>
      </w:r>
      <w:r w:rsidR="00686E17">
        <w:rPr>
          <w:lang w:eastAsia="zh-CN"/>
        </w:rPr>
        <w:t xml:space="preserve">, Zn and Cu are released </w:t>
      </w:r>
      <w:r>
        <w:rPr>
          <w:rFonts w:hint="eastAsia"/>
          <w:lang w:eastAsia="zh-CN"/>
        </w:rPr>
        <w:t>(</w:t>
      </w:r>
      <w:r w:rsidR="005F5019">
        <w:rPr>
          <w:lang w:eastAsia="zh-CN"/>
        </w:rPr>
        <w:fldChar w:fldCharType="begin"/>
      </w:r>
      <w:r>
        <w:rPr>
          <w:lang w:eastAsia="zh-CN"/>
        </w:rPr>
        <w:instrText xml:space="preserve"> </w:instrText>
      </w:r>
      <w:r>
        <w:rPr>
          <w:rFonts w:hint="eastAsia"/>
          <w:lang w:eastAsia="zh-CN"/>
        </w:rPr>
        <w:instrText>REF _Ref362871446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2</w:t>
      </w:r>
      <w:r w:rsidR="00B560DA">
        <w:t>.</w:t>
      </w:r>
      <w:r w:rsidR="00B560DA">
        <w:rPr>
          <w:noProof/>
        </w:rPr>
        <w:t>32</w:t>
      </w:r>
      <w:r w:rsidR="005F5019">
        <w:rPr>
          <w:lang w:eastAsia="zh-CN"/>
        </w:rPr>
        <w:fldChar w:fldCharType="end"/>
      </w:r>
      <w:r>
        <w:rPr>
          <w:rFonts w:hint="eastAsia"/>
          <w:lang w:eastAsia="zh-CN"/>
        </w:rPr>
        <w:t xml:space="preserve"> bottom)</w:t>
      </w:r>
      <w:r w:rsidR="00686E17">
        <w:rPr>
          <w:lang w:eastAsia="zh-CN"/>
        </w:rPr>
        <w:t>, leading to the breakthrough of trace metal peaks exceeding the inflow concentrations</w:t>
      </w:r>
      <w:r>
        <w:rPr>
          <w:rFonts w:hint="eastAsia"/>
          <w:lang w:eastAsia="zh-CN"/>
        </w:rPr>
        <w:t>.</w:t>
      </w:r>
    </w:p>
    <w:p w14:paraId="0BF7F92B" w14:textId="77777777" w:rsidR="005045AB" w:rsidRDefault="005045AB" w:rsidP="002C0F1F">
      <w:pPr>
        <w:rPr>
          <w:lang w:eastAsia="zh-CN"/>
        </w:rPr>
      </w:pPr>
    </w:p>
    <w:p w14:paraId="431EAF3A" w14:textId="77777777" w:rsidR="002C0F1F" w:rsidRPr="00ED3698" w:rsidRDefault="00D13227" w:rsidP="00686E17">
      <w:pPr>
        <w:jc w:val="center"/>
        <w:rPr>
          <w:lang w:val="en-CA" w:eastAsia="zh-CN"/>
        </w:rPr>
      </w:pPr>
      <w:r>
        <w:rPr>
          <w:noProof/>
          <w:lang w:val="en-CA" w:eastAsia="zh-CN"/>
        </w:rPr>
        <w:lastRenderedPageBreak/>
        <w:drawing>
          <wp:inline distT="0" distB="0" distL="0" distR="0" wp14:anchorId="7DDA6989" wp14:editId="3F0F9632">
            <wp:extent cx="5058715" cy="5905500"/>
            <wp:effectExtent l="0" t="0" r="0" b="0"/>
            <wp:docPr id="4100" name="Picture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065469" cy="5913385"/>
                    </a:xfrm>
                    <a:prstGeom prst="rect">
                      <a:avLst/>
                    </a:prstGeom>
                    <a:noFill/>
                    <a:ln>
                      <a:noFill/>
                    </a:ln>
                  </pic:spPr>
                </pic:pic>
              </a:graphicData>
            </a:graphic>
          </wp:inline>
        </w:drawing>
      </w:r>
    </w:p>
    <w:p w14:paraId="0B351E4A" w14:textId="2040C30B" w:rsidR="002C0F1F" w:rsidRDefault="002C0F1F" w:rsidP="002C0F1F">
      <w:pPr>
        <w:pStyle w:val="Caption"/>
        <w:rPr>
          <w:lang w:eastAsia="zh-CN"/>
        </w:rPr>
      </w:pPr>
      <w:bookmarkStart w:id="397" w:name="_Ref362871446"/>
      <w:bookmarkStart w:id="398" w:name="_Toc520375048"/>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32</w:t>
      </w:r>
      <w:r w:rsidR="00183C7C">
        <w:fldChar w:fldCharType="end"/>
      </w:r>
      <w:bookmarkEnd w:id="397"/>
      <w:r w:rsidR="00767E37">
        <w:t xml:space="preserve">: </w:t>
      </w:r>
      <w:r>
        <w:rPr>
          <w:rFonts w:hint="eastAsia"/>
          <w:lang w:eastAsia="zh-CN"/>
        </w:rPr>
        <w:t>Simulated p</w:t>
      </w:r>
      <w:r w:rsidRPr="00ED3698">
        <w:t>rofiles</w:t>
      </w:r>
      <w:r>
        <w:rPr>
          <w:rFonts w:hint="eastAsia"/>
          <w:lang w:eastAsia="zh-CN"/>
        </w:rPr>
        <w:t xml:space="preserve"> </w:t>
      </w:r>
      <w:r w:rsidRPr="00ED3698">
        <w:t>of</w:t>
      </w:r>
      <w:r>
        <w:rPr>
          <w:rFonts w:hint="eastAsia"/>
          <w:lang w:eastAsia="zh-CN"/>
        </w:rPr>
        <w:t xml:space="preserve"> pH (top), concentrations of sorbed species (middle) and components (bottom) of the outflow solution for benchmark surfx</w:t>
      </w:r>
      <w:bookmarkEnd w:id="398"/>
    </w:p>
    <w:p w14:paraId="0FD7A4AC" w14:textId="77777777" w:rsidR="002C0F1F" w:rsidRDefault="002C0F1F" w:rsidP="002C0F1F">
      <w:pPr>
        <w:pStyle w:val="Simpleline"/>
        <w:rPr>
          <w:lang w:eastAsia="zh-CN"/>
        </w:rPr>
      </w:pPr>
    </w:p>
    <w:p w14:paraId="5ED51F44" w14:textId="77777777" w:rsidR="00A95059" w:rsidRPr="00192E8E" w:rsidRDefault="00A95059" w:rsidP="00A95059">
      <w:pPr>
        <w:pStyle w:val="StyleHeading4Bold"/>
      </w:pPr>
      <w:bookmarkStart w:id="399" w:name="_Toc520374522"/>
      <w:r>
        <w:t>File locations</w:t>
      </w:r>
      <w:bookmarkEnd w:id="399"/>
    </w:p>
    <w:p w14:paraId="311D6A2A" w14:textId="77777777" w:rsidR="002C0F1F" w:rsidRPr="00ED3698" w:rsidRDefault="002C0F1F" w:rsidP="002C0F1F">
      <w:pPr>
        <w:pStyle w:val="ListParagraph"/>
        <w:ind w:hanging="720"/>
        <w:rPr>
          <w:lang w:eastAsia="zh-CN"/>
        </w:rPr>
      </w:pPr>
      <w:r w:rsidRPr="00ED3698">
        <w:t xml:space="preserve">The input file is: </w:t>
      </w:r>
      <w:r w:rsidRPr="00686E17">
        <w:rPr>
          <w:rFonts w:hint="eastAsia"/>
          <w:i/>
          <w:lang w:eastAsia="zh-CN"/>
        </w:rPr>
        <w:t>surfx</w:t>
      </w:r>
      <w:r w:rsidRPr="00686E17">
        <w:rPr>
          <w:i/>
        </w:rPr>
        <w:t>.dat</w:t>
      </w:r>
      <w:r w:rsidRPr="00ED3698">
        <w:t xml:space="preserve"> under folder </w:t>
      </w:r>
      <w:r w:rsidR="004B0811">
        <w:rPr>
          <w:i/>
        </w:rPr>
        <w:t>.\benchmarks\benchmarks_standard\</w:t>
      </w:r>
      <w:r w:rsidR="00DC1F21" w:rsidRPr="00686E17">
        <w:rPr>
          <w:i/>
        </w:rPr>
        <w:t>reactran\</w:t>
      </w:r>
      <w:r w:rsidRPr="00686E17">
        <w:rPr>
          <w:rFonts w:hint="eastAsia"/>
          <w:i/>
          <w:lang w:eastAsia="zh-CN"/>
        </w:rPr>
        <w:t>surfx</w:t>
      </w:r>
    </w:p>
    <w:p w14:paraId="507EADC4" w14:textId="77777777" w:rsidR="002C0F1F" w:rsidRPr="00686E17" w:rsidRDefault="00990FF2" w:rsidP="002C0F1F">
      <w:pPr>
        <w:rPr>
          <w:i/>
          <w:lang w:eastAsia="zh-CN"/>
        </w:rPr>
      </w:pPr>
      <w:r>
        <w:rPr>
          <w:rFonts w:hint="eastAsia"/>
          <w:lang w:eastAsia="zh-CN"/>
        </w:rPr>
        <w:t>Database can be found under: \benchmarks\</w:t>
      </w:r>
      <w:r w:rsidR="00D13227" w:rsidRPr="00686E17">
        <w:rPr>
          <w:i/>
          <w:lang w:eastAsia="zh-CN"/>
        </w:rPr>
        <w:t>database\</w:t>
      </w:r>
      <w:r w:rsidR="002C0F1F" w:rsidRPr="00686E17">
        <w:rPr>
          <w:rFonts w:hint="eastAsia"/>
          <w:i/>
          <w:lang w:eastAsia="zh-CN"/>
        </w:rPr>
        <w:t>default</w:t>
      </w:r>
    </w:p>
    <w:p w14:paraId="26DD103F" w14:textId="77777777" w:rsidR="002C0F1F" w:rsidRDefault="002C0F1F" w:rsidP="002C0F1F">
      <w:pPr>
        <w:pStyle w:val="Simpleline"/>
        <w:rPr>
          <w:lang w:eastAsia="zh-CN"/>
        </w:rPr>
      </w:pPr>
    </w:p>
    <w:p w14:paraId="09C504C6" w14:textId="77777777" w:rsidR="002C0F1F" w:rsidRPr="00ED3698" w:rsidRDefault="002C0F1F" w:rsidP="002C0F1F">
      <w:pPr>
        <w:pStyle w:val="Heading3"/>
      </w:pPr>
      <w:bookmarkStart w:id="400" w:name="_Ref367110884"/>
      <w:bookmarkStart w:id="401" w:name="_Toc520374523"/>
      <w:r>
        <w:rPr>
          <w:rFonts w:hint="eastAsia"/>
          <w:lang w:eastAsia="zh-CN"/>
        </w:rPr>
        <w:lastRenderedPageBreak/>
        <w:t>Dedolomization</w:t>
      </w:r>
      <w:bookmarkEnd w:id="384"/>
      <w:r>
        <w:rPr>
          <w:rFonts w:hint="eastAsia"/>
          <w:lang w:eastAsia="zh-CN"/>
        </w:rPr>
        <w:t xml:space="preserve"> </w:t>
      </w:r>
      <w:r w:rsidR="00686E17">
        <w:rPr>
          <w:lang w:eastAsia="zh-CN"/>
        </w:rPr>
        <w:t>–</w:t>
      </w:r>
      <w:r>
        <w:rPr>
          <w:rFonts w:hint="eastAsia"/>
          <w:lang w:eastAsia="zh-CN"/>
        </w:rPr>
        <w:t xml:space="preserve"> </w:t>
      </w:r>
      <w:bookmarkEnd w:id="400"/>
      <w:r w:rsidR="00686E17">
        <w:rPr>
          <w:lang w:eastAsia="zh-CN"/>
        </w:rPr>
        <w:t>Dissolution-precipitation reactions</w:t>
      </w:r>
      <w:bookmarkEnd w:id="401"/>
    </w:p>
    <w:p w14:paraId="6654E922" w14:textId="77777777" w:rsidR="00B43FAA" w:rsidRPr="00192E8E" w:rsidRDefault="00771FFF" w:rsidP="00B43FAA">
      <w:pPr>
        <w:pStyle w:val="Heading4"/>
      </w:pPr>
      <w:bookmarkStart w:id="402" w:name="_Toc520374524"/>
      <w:r>
        <w:t>Problem definition</w:t>
      </w:r>
      <w:bookmarkEnd w:id="402"/>
    </w:p>
    <w:p w14:paraId="6280A8F2" w14:textId="4E6CF3AC" w:rsidR="00B43FAA" w:rsidRDefault="002C0F1F" w:rsidP="00B43FAA">
      <w:pPr>
        <w:rPr>
          <w:rFonts w:cs="Arial"/>
          <w:szCs w:val="22"/>
        </w:rPr>
      </w:pPr>
      <w:r>
        <w:rPr>
          <w:rFonts w:cs="Arial"/>
          <w:szCs w:val="22"/>
        </w:rPr>
        <w:t xml:space="preserve">The </w:t>
      </w:r>
      <w:r>
        <w:rPr>
          <w:rFonts w:cs="Arial" w:hint="eastAsia"/>
          <w:szCs w:val="22"/>
          <w:lang w:eastAsia="zh-CN"/>
        </w:rPr>
        <w:t>benchmark</w:t>
      </w:r>
      <w:r w:rsidRPr="00D910F5">
        <w:rPr>
          <w:rFonts w:cs="Arial"/>
          <w:szCs w:val="22"/>
        </w:rPr>
        <w:t xml:space="preserve"> </w:t>
      </w:r>
      <w:r>
        <w:rPr>
          <w:rFonts w:cs="Arial" w:hint="eastAsia"/>
          <w:szCs w:val="22"/>
          <w:lang w:eastAsia="zh-CN"/>
        </w:rPr>
        <w:t>is</w:t>
      </w:r>
      <w:r w:rsidRPr="00D910F5">
        <w:rPr>
          <w:rFonts w:cs="Arial"/>
          <w:szCs w:val="22"/>
        </w:rPr>
        <w:t xml:space="preserve"> designed to </w:t>
      </w:r>
      <w:r>
        <w:rPr>
          <w:rFonts w:cs="Arial"/>
          <w:szCs w:val="22"/>
        </w:rPr>
        <w:t xml:space="preserve">simulate dedolomitization </w:t>
      </w:r>
      <w:r w:rsidRPr="00D910F5">
        <w:rPr>
          <w:rFonts w:cs="Arial"/>
          <w:szCs w:val="22"/>
        </w:rPr>
        <w:t>as an example for the dissolution/</w:t>
      </w:r>
      <w:r>
        <w:rPr>
          <w:rFonts w:cs="Arial"/>
          <w:szCs w:val="22"/>
        </w:rPr>
        <w:t>precipitation of mineral phases</w:t>
      </w:r>
      <w:r>
        <w:rPr>
          <w:rFonts w:cs="Arial" w:hint="eastAsia"/>
          <w:szCs w:val="22"/>
          <w:lang w:eastAsia="zh-CN"/>
        </w:rPr>
        <w:t xml:space="preserve"> and </w:t>
      </w:r>
      <w:r w:rsidR="0076771D">
        <w:rPr>
          <w:rFonts w:cs="Arial"/>
          <w:szCs w:val="22"/>
          <w:lang w:eastAsia="zh-CN"/>
        </w:rPr>
        <w:t>MIN3P-THCm</w:t>
      </w:r>
      <w:r w:rsidR="00B43FAA">
        <w:rPr>
          <w:rFonts w:cs="Arial"/>
          <w:szCs w:val="22"/>
          <w:lang w:eastAsia="zh-CN"/>
        </w:rPr>
        <w:t xml:space="preserve"> results are </w:t>
      </w:r>
      <w:r>
        <w:rPr>
          <w:rFonts w:cs="Arial" w:hint="eastAsia"/>
          <w:szCs w:val="22"/>
          <w:lang w:eastAsia="zh-CN"/>
        </w:rPr>
        <w:t xml:space="preserve">compared with the results </w:t>
      </w:r>
      <w:r w:rsidRPr="00D910F5">
        <w:rPr>
          <w:rFonts w:cs="Arial"/>
          <w:szCs w:val="22"/>
        </w:rPr>
        <w:t xml:space="preserve">obtained </w:t>
      </w:r>
      <w:r w:rsidR="00B43FAA">
        <w:rPr>
          <w:rFonts w:cs="Arial"/>
          <w:szCs w:val="22"/>
        </w:rPr>
        <w:t>using</w:t>
      </w:r>
      <w:r w:rsidRPr="00D910F5">
        <w:rPr>
          <w:rFonts w:cs="Arial"/>
          <w:szCs w:val="22"/>
        </w:rPr>
        <w:t xml:space="preserve"> the reactive transport code PHAST </w:t>
      </w:r>
      <w:r w:rsidRPr="00D910F5">
        <w:rPr>
          <w:rFonts w:cs="Arial"/>
          <w:noProof/>
          <w:szCs w:val="22"/>
        </w:rPr>
        <w:t>(Parkhurst et al., 2005)</w:t>
      </w:r>
      <w:r w:rsidR="004474F5">
        <w:rPr>
          <w:rFonts w:cs="Arial"/>
          <w:noProof/>
          <w:szCs w:val="22"/>
        </w:rPr>
        <w:t xml:space="preserve">.  </w:t>
      </w:r>
      <w:r w:rsidRPr="00D910F5">
        <w:rPr>
          <w:rFonts w:cs="Arial"/>
          <w:szCs w:val="22"/>
        </w:rPr>
        <w:t xml:space="preserve">The replacement of </w:t>
      </w:r>
      <w:r w:rsidRPr="001C1CE3">
        <w:rPr>
          <w:rFonts w:cs="Arial"/>
          <w:szCs w:val="22"/>
        </w:rPr>
        <w:t xml:space="preserve">dolomite </w:t>
      </w:r>
      <w:r>
        <w:rPr>
          <w:rFonts w:cs="Arial"/>
          <w:szCs w:val="22"/>
        </w:rPr>
        <w:t>by</w:t>
      </w:r>
      <w:r w:rsidRPr="001C1CE3">
        <w:rPr>
          <w:rFonts w:cs="Arial"/>
          <w:szCs w:val="22"/>
        </w:rPr>
        <w:t xml:space="preserve"> calcite </w:t>
      </w:r>
      <w:r w:rsidR="00B43FAA">
        <w:rPr>
          <w:rFonts w:cs="Arial"/>
          <w:szCs w:val="22"/>
        </w:rPr>
        <w:t>i</w:t>
      </w:r>
      <w:r>
        <w:rPr>
          <w:rFonts w:cs="Arial"/>
          <w:szCs w:val="22"/>
        </w:rPr>
        <w:t>s simulated by t</w:t>
      </w:r>
      <w:r w:rsidRPr="001C1CE3">
        <w:rPr>
          <w:rFonts w:cs="Arial"/>
          <w:szCs w:val="22"/>
        </w:rPr>
        <w:t xml:space="preserve">he infiltration of Ca-rich </w:t>
      </w:r>
      <w:r>
        <w:rPr>
          <w:rFonts w:cs="Arial"/>
          <w:szCs w:val="22"/>
        </w:rPr>
        <w:t xml:space="preserve">acidic </w:t>
      </w:r>
      <w:r w:rsidRPr="001C1CE3">
        <w:rPr>
          <w:rFonts w:cs="Arial"/>
          <w:szCs w:val="22"/>
        </w:rPr>
        <w:t>water</w:t>
      </w:r>
      <w:r>
        <w:rPr>
          <w:rFonts w:cs="Arial"/>
          <w:szCs w:val="22"/>
        </w:rPr>
        <w:t>, un</w:t>
      </w:r>
      <w:r w:rsidRPr="001C1CE3">
        <w:rPr>
          <w:rFonts w:cs="Arial"/>
          <w:szCs w:val="22"/>
        </w:rPr>
        <w:t>dersaturated with respect to calcite and dolomite</w:t>
      </w:r>
      <w:r>
        <w:rPr>
          <w:rFonts w:cs="Arial"/>
          <w:szCs w:val="22"/>
        </w:rPr>
        <w:t xml:space="preserve">, into an </w:t>
      </w:r>
      <w:r w:rsidRPr="001C1CE3">
        <w:rPr>
          <w:rFonts w:cs="Arial"/>
          <w:szCs w:val="22"/>
        </w:rPr>
        <w:t xml:space="preserve">aquifer </w:t>
      </w:r>
      <w:r>
        <w:rPr>
          <w:rFonts w:cs="Arial"/>
          <w:szCs w:val="22"/>
        </w:rPr>
        <w:t xml:space="preserve">that </w:t>
      </w:r>
      <w:r w:rsidRPr="001C1CE3">
        <w:rPr>
          <w:rFonts w:cs="Arial"/>
          <w:szCs w:val="22"/>
        </w:rPr>
        <w:t xml:space="preserve">initially only </w:t>
      </w:r>
      <w:r>
        <w:rPr>
          <w:rFonts w:cs="Arial"/>
          <w:szCs w:val="22"/>
        </w:rPr>
        <w:t xml:space="preserve">contains </w:t>
      </w:r>
      <w:r w:rsidRPr="001C1CE3">
        <w:rPr>
          <w:rFonts w:cs="Arial"/>
          <w:szCs w:val="22"/>
        </w:rPr>
        <w:t>dolomite</w:t>
      </w:r>
      <w:r w:rsidR="004474F5">
        <w:rPr>
          <w:rFonts w:cs="Arial"/>
          <w:szCs w:val="22"/>
        </w:rPr>
        <w:t xml:space="preserve">.  </w:t>
      </w:r>
    </w:p>
    <w:p w14:paraId="7CDE45D2" w14:textId="77777777" w:rsidR="00B43FAA" w:rsidRPr="00192E8E" w:rsidRDefault="00B43FAA" w:rsidP="00B43FAA">
      <w:pPr>
        <w:pStyle w:val="Heading4"/>
      </w:pPr>
      <w:bookmarkStart w:id="403" w:name="_Toc520374525"/>
      <w:r w:rsidRPr="00192E8E">
        <w:t>Parameters</w:t>
      </w:r>
      <w:bookmarkEnd w:id="403"/>
    </w:p>
    <w:p w14:paraId="7629776E" w14:textId="578913B1" w:rsidR="002C0F1F" w:rsidRPr="001C1CE3" w:rsidRDefault="002C0F1F" w:rsidP="002C0F1F">
      <w:pPr>
        <w:autoSpaceDE w:val="0"/>
        <w:autoSpaceDN w:val="0"/>
        <w:adjustRightInd w:val="0"/>
        <w:rPr>
          <w:rFonts w:cs="Arial"/>
          <w:szCs w:val="22"/>
        </w:rPr>
      </w:pPr>
      <w:r w:rsidRPr="001C1CE3">
        <w:rPr>
          <w:rFonts w:cs="Arial"/>
          <w:szCs w:val="22"/>
        </w:rPr>
        <w:t xml:space="preserve">The initial volumetric content of dolomite in the aquifer </w:t>
      </w:r>
      <w:r w:rsidR="00B43FAA">
        <w:rPr>
          <w:rFonts w:cs="Arial"/>
          <w:szCs w:val="22"/>
        </w:rPr>
        <w:t>i</w:t>
      </w:r>
      <w:r w:rsidRPr="001C1CE3">
        <w:rPr>
          <w:rFonts w:cs="Arial"/>
          <w:szCs w:val="22"/>
        </w:rPr>
        <w:t>s 0.2</w:t>
      </w:r>
      <w:r w:rsidR="004474F5">
        <w:rPr>
          <w:rFonts w:cs="Arial"/>
          <w:szCs w:val="22"/>
        </w:rPr>
        <w:t xml:space="preserve">.  </w:t>
      </w:r>
      <w:r w:rsidRPr="001C1CE3">
        <w:rPr>
          <w:rFonts w:cs="Arial"/>
          <w:szCs w:val="22"/>
        </w:rPr>
        <w:t xml:space="preserve">The chemical </w:t>
      </w:r>
      <w:r>
        <w:rPr>
          <w:rFonts w:cs="Arial"/>
          <w:szCs w:val="22"/>
        </w:rPr>
        <w:t xml:space="preserve">compositions of </w:t>
      </w:r>
      <w:r w:rsidRPr="001C1CE3">
        <w:rPr>
          <w:rFonts w:cs="Arial"/>
          <w:szCs w:val="22"/>
        </w:rPr>
        <w:t xml:space="preserve">the initial and boundary </w:t>
      </w:r>
      <w:r>
        <w:rPr>
          <w:rFonts w:cs="Arial"/>
          <w:szCs w:val="22"/>
        </w:rPr>
        <w:t>waters</w:t>
      </w:r>
      <w:r w:rsidRPr="001C1CE3">
        <w:rPr>
          <w:rFonts w:cs="Arial"/>
          <w:szCs w:val="22"/>
        </w:rPr>
        <w:t xml:space="preserve"> are presented in </w:t>
      </w:r>
      <w:r w:rsidR="005F5019">
        <w:rPr>
          <w:rFonts w:cs="Arial"/>
          <w:szCs w:val="22"/>
        </w:rPr>
        <w:fldChar w:fldCharType="begin"/>
      </w:r>
      <w:r>
        <w:rPr>
          <w:rFonts w:cs="Arial"/>
          <w:szCs w:val="22"/>
        </w:rPr>
        <w:instrText xml:space="preserve"> REF _Ref364068683 \h </w:instrText>
      </w:r>
      <w:r w:rsidR="005F5019">
        <w:rPr>
          <w:rFonts w:cs="Arial"/>
          <w:szCs w:val="22"/>
        </w:rPr>
      </w:r>
      <w:r w:rsidR="005F5019">
        <w:rPr>
          <w:rFonts w:cs="Arial"/>
          <w:szCs w:val="22"/>
        </w:rPr>
        <w:fldChar w:fldCharType="separate"/>
      </w:r>
      <w:r w:rsidR="00B560DA">
        <w:t xml:space="preserve">Table </w:t>
      </w:r>
      <w:r w:rsidR="00B560DA">
        <w:rPr>
          <w:noProof/>
        </w:rPr>
        <w:t>2</w:t>
      </w:r>
      <w:r w:rsidR="00B560DA">
        <w:t>.</w:t>
      </w:r>
      <w:r w:rsidR="00B560DA">
        <w:rPr>
          <w:noProof/>
        </w:rPr>
        <w:t>41</w:t>
      </w:r>
      <w:r w:rsidR="005F5019">
        <w:rPr>
          <w:rFonts w:cs="Arial"/>
          <w:szCs w:val="22"/>
        </w:rPr>
        <w:fldChar w:fldCharType="end"/>
      </w:r>
      <w:r w:rsidR="004474F5">
        <w:rPr>
          <w:rFonts w:cs="Arial"/>
          <w:szCs w:val="22"/>
        </w:rPr>
        <w:t xml:space="preserve">.  </w:t>
      </w:r>
      <w:r w:rsidRPr="001C1CE3">
        <w:rPr>
          <w:rFonts w:cs="Arial"/>
          <w:szCs w:val="22"/>
        </w:rPr>
        <w:t xml:space="preserve">Physical and chemical parameters </w:t>
      </w:r>
      <w:r>
        <w:rPr>
          <w:rFonts w:cs="Arial"/>
          <w:szCs w:val="22"/>
        </w:rPr>
        <w:t xml:space="preserve">for the simulation domain </w:t>
      </w:r>
      <w:r w:rsidRPr="001C1CE3">
        <w:rPr>
          <w:rFonts w:cs="Arial"/>
          <w:szCs w:val="22"/>
        </w:rPr>
        <w:t xml:space="preserve">are depicted in </w:t>
      </w:r>
      <w:r w:rsidR="005F5019">
        <w:rPr>
          <w:rFonts w:cs="Arial"/>
          <w:szCs w:val="22"/>
        </w:rPr>
        <w:fldChar w:fldCharType="begin"/>
      </w:r>
      <w:r>
        <w:rPr>
          <w:rFonts w:cs="Arial"/>
          <w:szCs w:val="22"/>
        </w:rPr>
        <w:instrText xml:space="preserve"> REF _Ref364081363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33</w:t>
      </w:r>
      <w:r w:rsidR="005F5019">
        <w:rPr>
          <w:rFonts w:cs="Arial"/>
          <w:szCs w:val="22"/>
        </w:rPr>
        <w:fldChar w:fldCharType="end"/>
      </w:r>
      <w:r w:rsidRPr="001C1CE3">
        <w:rPr>
          <w:rFonts w:cs="Arial"/>
          <w:szCs w:val="22"/>
        </w:rPr>
        <w:t>A</w:t>
      </w:r>
      <w:r w:rsidR="004474F5">
        <w:rPr>
          <w:rFonts w:cs="Arial"/>
          <w:szCs w:val="22"/>
        </w:rPr>
        <w:t xml:space="preserve">.  </w:t>
      </w:r>
    </w:p>
    <w:p w14:paraId="2FD7B7C4" w14:textId="300DC71F" w:rsidR="002C0F1F" w:rsidRPr="00DD6123" w:rsidRDefault="002C0F1F" w:rsidP="002C0F1F">
      <w:pPr>
        <w:pStyle w:val="StyleCaptionTableCaptionBold"/>
      </w:pPr>
      <w:bookmarkStart w:id="404" w:name="_Ref364068683"/>
      <w:bookmarkStart w:id="405" w:name="_Toc520374917"/>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41</w:t>
      </w:r>
      <w:r w:rsidR="00FE1AD3">
        <w:fldChar w:fldCharType="end"/>
      </w:r>
      <w:bookmarkEnd w:id="404"/>
      <w:r w:rsidR="00767E37">
        <w:t xml:space="preserve">: </w:t>
      </w:r>
      <w:r w:rsidRPr="00DD6123">
        <w:t xml:space="preserve">Composition of </w:t>
      </w:r>
      <w:r w:rsidRPr="00DD6123">
        <w:rPr>
          <w:rFonts w:hint="eastAsia"/>
        </w:rPr>
        <w:t>i</w:t>
      </w:r>
      <w:r w:rsidRPr="00DD6123">
        <w:t xml:space="preserve">nitial and </w:t>
      </w:r>
      <w:r w:rsidRPr="00DD6123">
        <w:rPr>
          <w:rFonts w:hint="eastAsia"/>
        </w:rPr>
        <w:t>b</w:t>
      </w:r>
      <w:r w:rsidRPr="00DD6123">
        <w:t xml:space="preserve">oundary </w:t>
      </w:r>
      <w:r w:rsidRPr="00DD6123">
        <w:rPr>
          <w:rFonts w:hint="eastAsia"/>
        </w:rPr>
        <w:t>w</w:t>
      </w:r>
      <w:r w:rsidRPr="00DD6123">
        <w:t>aters</w:t>
      </w:r>
      <w:r w:rsidRPr="00DD6123">
        <w:rPr>
          <w:rFonts w:hint="eastAsia"/>
        </w:rPr>
        <w:t xml:space="preserve"> (dedolomization)</w:t>
      </w:r>
      <w:r w:rsidRPr="00DD6123">
        <w:t xml:space="preserve"> </w:t>
      </w:r>
      <w:r>
        <w:t>(Bea et al., 2011)</w:t>
      </w:r>
      <w:bookmarkEnd w:id="405"/>
    </w:p>
    <w:tbl>
      <w:tblPr>
        <w:tblW w:w="0" w:type="auto"/>
        <w:tblLook w:val="04A0" w:firstRow="1" w:lastRow="0" w:firstColumn="1" w:lastColumn="0" w:noHBand="0" w:noVBand="1"/>
      </w:tblPr>
      <w:tblGrid>
        <w:gridCol w:w="2203"/>
        <w:gridCol w:w="2192"/>
        <w:gridCol w:w="2157"/>
        <w:gridCol w:w="2088"/>
      </w:tblGrid>
      <w:tr w:rsidR="002C0F1F" w:rsidRPr="00D910F5" w14:paraId="0864C5CF" w14:textId="77777777" w:rsidTr="00341D8C">
        <w:tc>
          <w:tcPr>
            <w:tcW w:w="2248" w:type="dxa"/>
            <w:tcBorders>
              <w:top w:val="single" w:sz="4" w:space="0" w:color="auto"/>
              <w:bottom w:val="single" w:sz="4" w:space="0" w:color="auto"/>
            </w:tcBorders>
            <w:shd w:val="clear" w:color="auto" w:fill="D9D9D9" w:themeFill="background1" w:themeFillShade="D9"/>
            <w:vAlign w:val="center"/>
          </w:tcPr>
          <w:p w14:paraId="01B196F9" w14:textId="77777777" w:rsidR="002C0F1F" w:rsidRPr="0009242F" w:rsidRDefault="002C0F1F" w:rsidP="00341D8C">
            <w:pPr>
              <w:spacing w:before="0" w:after="0"/>
              <w:jc w:val="center"/>
              <w:rPr>
                <w:rFonts w:cs="Arial"/>
                <w:b/>
                <w:szCs w:val="22"/>
              </w:rPr>
            </w:pPr>
            <w:r w:rsidRPr="0009242F">
              <w:rPr>
                <w:rFonts w:cs="Arial"/>
                <w:b/>
                <w:szCs w:val="22"/>
              </w:rPr>
              <w:t>Parameter</w:t>
            </w:r>
          </w:p>
        </w:tc>
        <w:tc>
          <w:tcPr>
            <w:tcW w:w="2239" w:type="dxa"/>
            <w:tcBorders>
              <w:top w:val="single" w:sz="4" w:space="0" w:color="auto"/>
              <w:bottom w:val="single" w:sz="4" w:space="0" w:color="auto"/>
            </w:tcBorders>
            <w:shd w:val="clear" w:color="auto" w:fill="D9D9D9" w:themeFill="background1" w:themeFillShade="D9"/>
            <w:vAlign w:val="center"/>
          </w:tcPr>
          <w:p w14:paraId="14F98DD9" w14:textId="77777777" w:rsidR="002C0F1F" w:rsidRPr="0009242F" w:rsidRDefault="002C0F1F" w:rsidP="00341D8C">
            <w:pPr>
              <w:spacing w:before="0" w:after="0"/>
              <w:jc w:val="center"/>
              <w:rPr>
                <w:rFonts w:cs="Arial"/>
                <w:b/>
                <w:szCs w:val="22"/>
              </w:rPr>
            </w:pPr>
            <w:r w:rsidRPr="0009242F">
              <w:rPr>
                <w:rFonts w:cs="Arial"/>
                <w:b/>
                <w:szCs w:val="22"/>
              </w:rPr>
              <w:t>Boundary water</w:t>
            </w:r>
          </w:p>
        </w:tc>
        <w:tc>
          <w:tcPr>
            <w:tcW w:w="2211" w:type="dxa"/>
            <w:tcBorders>
              <w:top w:val="single" w:sz="4" w:space="0" w:color="auto"/>
              <w:bottom w:val="single" w:sz="4" w:space="0" w:color="auto"/>
            </w:tcBorders>
            <w:shd w:val="clear" w:color="auto" w:fill="D9D9D9" w:themeFill="background1" w:themeFillShade="D9"/>
            <w:vAlign w:val="center"/>
          </w:tcPr>
          <w:p w14:paraId="44C38AF0" w14:textId="77777777" w:rsidR="002C0F1F" w:rsidRPr="0009242F" w:rsidRDefault="002C0F1F" w:rsidP="00341D8C">
            <w:pPr>
              <w:spacing w:before="0" w:after="0"/>
              <w:jc w:val="center"/>
              <w:rPr>
                <w:rFonts w:cs="Arial"/>
                <w:b/>
                <w:szCs w:val="22"/>
              </w:rPr>
            </w:pPr>
            <w:r>
              <w:rPr>
                <w:rFonts w:cs="Arial"/>
                <w:b/>
                <w:szCs w:val="22"/>
              </w:rPr>
              <w:t xml:space="preserve">Initial </w:t>
            </w:r>
            <w:r>
              <w:rPr>
                <w:rFonts w:cs="Arial" w:hint="eastAsia"/>
                <w:b/>
                <w:szCs w:val="22"/>
                <w:lang w:eastAsia="zh-CN"/>
              </w:rPr>
              <w:t>w</w:t>
            </w:r>
            <w:r>
              <w:rPr>
                <w:rFonts w:cs="Arial"/>
                <w:b/>
                <w:szCs w:val="22"/>
              </w:rPr>
              <w:t>ater</w:t>
            </w:r>
          </w:p>
        </w:tc>
        <w:tc>
          <w:tcPr>
            <w:tcW w:w="2158" w:type="dxa"/>
            <w:tcBorders>
              <w:top w:val="single" w:sz="4" w:space="0" w:color="auto"/>
              <w:bottom w:val="single" w:sz="4" w:space="0" w:color="auto"/>
            </w:tcBorders>
            <w:shd w:val="clear" w:color="auto" w:fill="D9D9D9" w:themeFill="background1" w:themeFillShade="D9"/>
            <w:vAlign w:val="center"/>
          </w:tcPr>
          <w:p w14:paraId="1CB5E026" w14:textId="77777777" w:rsidR="002C0F1F" w:rsidRPr="0009242F" w:rsidRDefault="002C0F1F" w:rsidP="00341D8C">
            <w:pPr>
              <w:spacing w:before="0" w:after="0"/>
              <w:jc w:val="center"/>
              <w:rPr>
                <w:rFonts w:cs="Arial"/>
                <w:b/>
                <w:szCs w:val="22"/>
              </w:rPr>
            </w:pPr>
            <w:r w:rsidRPr="0009242F">
              <w:rPr>
                <w:rFonts w:cs="Arial"/>
                <w:b/>
                <w:szCs w:val="22"/>
              </w:rPr>
              <w:t>Unit</w:t>
            </w:r>
          </w:p>
        </w:tc>
      </w:tr>
      <w:tr w:rsidR="002C0F1F" w:rsidRPr="00D910F5" w14:paraId="7D462CE0" w14:textId="77777777" w:rsidTr="00341D8C">
        <w:tc>
          <w:tcPr>
            <w:tcW w:w="2248" w:type="dxa"/>
            <w:tcBorders>
              <w:top w:val="single" w:sz="4" w:space="0" w:color="auto"/>
            </w:tcBorders>
            <w:vAlign w:val="center"/>
          </w:tcPr>
          <w:p w14:paraId="1D054BED" w14:textId="77777777" w:rsidR="002C0F1F" w:rsidRPr="00D910F5" w:rsidRDefault="002C0F1F" w:rsidP="00341D8C">
            <w:pPr>
              <w:spacing w:before="0" w:after="0"/>
              <w:ind w:firstLine="284"/>
              <w:jc w:val="left"/>
              <w:rPr>
                <w:rFonts w:cs="Arial"/>
                <w:szCs w:val="22"/>
              </w:rPr>
            </w:pPr>
            <w:r w:rsidRPr="00D910F5">
              <w:rPr>
                <w:rFonts w:cs="Arial"/>
                <w:szCs w:val="22"/>
              </w:rPr>
              <w:t>H</w:t>
            </w:r>
            <w:r w:rsidR="00B43FAA" w:rsidRPr="00B43FAA">
              <w:rPr>
                <w:rFonts w:cs="Arial"/>
                <w:szCs w:val="22"/>
                <w:vertAlign w:val="superscript"/>
              </w:rPr>
              <w:t>+</w:t>
            </w:r>
          </w:p>
        </w:tc>
        <w:tc>
          <w:tcPr>
            <w:tcW w:w="2239" w:type="dxa"/>
            <w:tcBorders>
              <w:top w:val="single" w:sz="4" w:space="0" w:color="auto"/>
            </w:tcBorders>
            <w:vAlign w:val="center"/>
          </w:tcPr>
          <w:p w14:paraId="6F3E7FA3" w14:textId="77777777" w:rsidR="002C0F1F" w:rsidRPr="00D910F5" w:rsidRDefault="002C0F1F" w:rsidP="00341D8C">
            <w:pPr>
              <w:spacing w:before="0" w:after="0"/>
              <w:jc w:val="center"/>
              <w:rPr>
                <w:rFonts w:cs="Arial"/>
                <w:szCs w:val="22"/>
                <w:lang w:eastAsia="zh-CN"/>
              </w:rPr>
            </w:pPr>
            <w:r>
              <w:rPr>
                <w:rFonts w:cs="Arial"/>
                <w:szCs w:val="22"/>
              </w:rPr>
              <w:t>3</w:t>
            </w:r>
            <w:r>
              <w:rPr>
                <w:rFonts w:cs="Arial" w:hint="eastAsia"/>
                <w:szCs w:val="22"/>
                <w:lang w:eastAsia="zh-CN"/>
              </w:rPr>
              <w:t>.0</w:t>
            </w:r>
          </w:p>
        </w:tc>
        <w:tc>
          <w:tcPr>
            <w:tcW w:w="2211" w:type="dxa"/>
            <w:tcBorders>
              <w:top w:val="single" w:sz="4" w:space="0" w:color="auto"/>
            </w:tcBorders>
            <w:vAlign w:val="center"/>
          </w:tcPr>
          <w:p w14:paraId="4BB3876D" w14:textId="77777777" w:rsidR="002C0F1F" w:rsidRPr="00D910F5" w:rsidRDefault="002C0F1F" w:rsidP="00341D8C">
            <w:pPr>
              <w:spacing w:before="0" w:after="0"/>
              <w:jc w:val="center"/>
              <w:rPr>
                <w:rFonts w:cs="Arial"/>
                <w:szCs w:val="22"/>
                <w:lang w:eastAsia="zh-CN"/>
              </w:rPr>
            </w:pPr>
            <w:r>
              <w:rPr>
                <w:rFonts w:cs="Arial"/>
                <w:szCs w:val="22"/>
              </w:rPr>
              <w:t>7</w:t>
            </w:r>
            <w:r>
              <w:rPr>
                <w:rFonts w:cs="Arial" w:hint="eastAsia"/>
                <w:szCs w:val="22"/>
                <w:lang w:eastAsia="zh-CN"/>
              </w:rPr>
              <w:t>.0</w:t>
            </w:r>
          </w:p>
        </w:tc>
        <w:tc>
          <w:tcPr>
            <w:tcW w:w="2158" w:type="dxa"/>
            <w:tcBorders>
              <w:top w:val="single" w:sz="4" w:space="0" w:color="auto"/>
            </w:tcBorders>
            <w:vAlign w:val="center"/>
          </w:tcPr>
          <w:p w14:paraId="415F3A23" w14:textId="77777777" w:rsidR="002C0F1F" w:rsidRPr="00D910F5" w:rsidRDefault="00B43FAA" w:rsidP="00341D8C">
            <w:pPr>
              <w:spacing w:before="0" w:after="0"/>
              <w:jc w:val="center"/>
              <w:rPr>
                <w:rFonts w:cs="Arial"/>
                <w:szCs w:val="22"/>
              </w:rPr>
            </w:pPr>
            <w:r>
              <w:rPr>
                <w:rFonts w:cs="Arial"/>
                <w:szCs w:val="22"/>
              </w:rPr>
              <w:t>pH</w:t>
            </w:r>
          </w:p>
        </w:tc>
      </w:tr>
      <w:tr w:rsidR="002C0F1F" w:rsidRPr="00D910F5" w14:paraId="20C40CC5" w14:textId="77777777" w:rsidTr="00341D8C">
        <w:tc>
          <w:tcPr>
            <w:tcW w:w="2248" w:type="dxa"/>
            <w:vAlign w:val="center"/>
          </w:tcPr>
          <w:p w14:paraId="08347741" w14:textId="77777777" w:rsidR="002C0F1F" w:rsidRPr="00D910F5" w:rsidRDefault="002C0F1F" w:rsidP="00341D8C">
            <w:pPr>
              <w:spacing w:before="0" w:after="0"/>
              <w:ind w:firstLine="284"/>
              <w:jc w:val="left"/>
              <w:rPr>
                <w:rFonts w:cs="Arial"/>
                <w:szCs w:val="22"/>
              </w:rPr>
            </w:pPr>
            <w:r w:rsidRPr="00D910F5">
              <w:rPr>
                <w:rFonts w:cs="Arial"/>
                <w:szCs w:val="22"/>
              </w:rPr>
              <w:t>Ca</w:t>
            </w:r>
            <w:r w:rsidRPr="00D910F5">
              <w:rPr>
                <w:rFonts w:cs="Arial"/>
                <w:szCs w:val="22"/>
                <w:vertAlign w:val="superscript"/>
              </w:rPr>
              <w:t>2+</w:t>
            </w:r>
          </w:p>
        </w:tc>
        <w:tc>
          <w:tcPr>
            <w:tcW w:w="2239" w:type="dxa"/>
            <w:vAlign w:val="center"/>
          </w:tcPr>
          <w:p w14:paraId="5FCF9F0D" w14:textId="77777777" w:rsidR="002C0F1F" w:rsidRPr="00D910F5" w:rsidRDefault="002C0F1F" w:rsidP="00341D8C">
            <w:pPr>
              <w:spacing w:before="0" w:after="0"/>
              <w:jc w:val="center"/>
              <w:rPr>
                <w:rFonts w:cs="Arial"/>
                <w:szCs w:val="22"/>
              </w:rPr>
            </w:pPr>
            <w:r>
              <w:rPr>
                <w:rFonts w:cs="Arial"/>
                <w:szCs w:val="22"/>
              </w:rPr>
              <w:t>4.15×10</w:t>
            </w:r>
            <w:r w:rsidRPr="00D910F5">
              <w:rPr>
                <w:rFonts w:cs="Arial"/>
                <w:szCs w:val="22"/>
                <w:vertAlign w:val="superscript"/>
              </w:rPr>
              <w:t>-3</w:t>
            </w:r>
          </w:p>
        </w:tc>
        <w:tc>
          <w:tcPr>
            <w:tcW w:w="2211" w:type="dxa"/>
            <w:vAlign w:val="center"/>
          </w:tcPr>
          <w:p w14:paraId="3B159688" w14:textId="77777777" w:rsidR="002C0F1F" w:rsidRPr="00D910F5" w:rsidRDefault="002C0F1F" w:rsidP="00341D8C">
            <w:pPr>
              <w:spacing w:before="0" w:after="0"/>
              <w:jc w:val="center"/>
              <w:rPr>
                <w:rFonts w:cs="Arial"/>
                <w:szCs w:val="22"/>
              </w:rPr>
            </w:pPr>
            <w:r>
              <w:rPr>
                <w:rFonts w:cs="Arial"/>
                <w:szCs w:val="22"/>
              </w:rPr>
              <w:t>1.19×10</w:t>
            </w:r>
            <w:r w:rsidRPr="00D910F5">
              <w:rPr>
                <w:rFonts w:cs="Arial"/>
                <w:szCs w:val="22"/>
                <w:vertAlign w:val="superscript"/>
              </w:rPr>
              <w:t>-3</w:t>
            </w:r>
          </w:p>
        </w:tc>
        <w:tc>
          <w:tcPr>
            <w:tcW w:w="2158" w:type="dxa"/>
            <w:vAlign w:val="center"/>
          </w:tcPr>
          <w:p w14:paraId="463CACF5"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76B43610" w14:textId="77777777" w:rsidTr="00341D8C">
        <w:tc>
          <w:tcPr>
            <w:tcW w:w="2248" w:type="dxa"/>
            <w:vAlign w:val="center"/>
          </w:tcPr>
          <w:p w14:paraId="1C2AAC46" w14:textId="77777777" w:rsidR="002C0F1F" w:rsidRPr="00D910F5" w:rsidRDefault="002C0F1F" w:rsidP="00341D8C">
            <w:pPr>
              <w:spacing w:before="0" w:after="0"/>
              <w:ind w:firstLine="284"/>
              <w:jc w:val="left"/>
              <w:rPr>
                <w:rFonts w:cs="Arial"/>
                <w:szCs w:val="22"/>
              </w:rPr>
            </w:pPr>
            <w:r w:rsidRPr="00D910F5">
              <w:rPr>
                <w:rFonts w:cs="Arial"/>
                <w:szCs w:val="22"/>
              </w:rPr>
              <w:t>Mg</w:t>
            </w:r>
            <w:r w:rsidRPr="00D910F5">
              <w:rPr>
                <w:rFonts w:cs="Arial"/>
                <w:szCs w:val="22"/>
                <w:vertAlign w:val="superscript"/>
              </w:rPr>
              <w:t>2+</w:t>
            </w:r>
          </w:p>
        </w:tc>
        <w:tc>
          <w:tcPr>
            <w:tcW w:w="2239" w:type="dxa"/>
            <w:vAlign w:val="center"/>
          </w:tcPr>
          <w:p w14:paraId="2C1FB094" w14:textId="77777777" w:rsidR="002C0F1F" w:rsidRPr="00D910F5" w:rsidRDefault="002C0F1F" w:rsidP="00341D8C">
            <w:pPr>
              <w:spacing w:before="0" w:after="0"/>
              <w:jc w:val="center"/>
              <w:rPr>
                <w:rFonts w:cs="Arial"/>
                <w:szCs w:val="22"/>
              </w:rPr>
            </w:pPr>
            <w:r>
              <w:rPr>
                <w:rFonts w:cs="Arial"/>
                <w:szCs w:val="22"/>
              </w:rPr>
              <w:t>7.12×10</w:t>
            </w:r>
            <w:r w:rsidRPr="00D910F5">
              <w:rPr>
                <w:rFonts w:cs="Arial"/>
                <w:szCs w:val="22"/>
                <w:vertAlign w:val="superscript"/>
              </w:rPr>
              <w:t>-5</w:t>
            </w:r>
          </w:p>
        </w:tc>
        <w:tc>
          <w:tcPr>
            <w:tcW w:w="2211" w:type="dxa"/>
            <w:vAlign w:val="center"/>
          </w:tcPr>
          <w:p w14:paraId="56C5EB9D" w14:textId="77777777" w:rsidR="002C0F1F" w:rsidRPr="00D910F5" w:rsidRDefault="002C0F1F" w:rsidP="00341D8C">
            <w:pPr>
              <w:spacing w:before="0" w:after="0"/>
              <w:jc w:val="center"/>
              <w:rPr>
                <w:rFonts w:cs="Arial"/>
                <w:szCs w:val="22"/>
              </w:rPr>
            </w:pPr>
            <w:r>
              <w:rPr>
                <w:rFonts w:cs="Arial"/>
                <w:szCs w:val="22"/>
              </w:rPr>
              <w:t>8.85×10</w:t>
            </w:r>
            <w:r w:rsidRPr="00D910F5">
              <w:rPr>
                <w:rFonts w:cs="Arial"/>
                <w:szCs w:val="22"/>
                <w:vertAlign w:val="superscript"/>
              </w:rPr>
              <w:t>-4</w:t>
            </w:r>
          </w:p>
        </w:tc>
        <w:tc>
          <w:tcPr>
            <w:tcW w:w="2158" w:type="dxa"/>
            <w:vAlign w:val="center"/>
          </w:tcPr>
          <w:p w14:paraId="01ECDBAD"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2C6126EB" w14:textId="77777777" w:rsidTr="00341D8C">
        <w:tc>
          <w:tcPr>
            <w:tcW w:w="2248" w:type="dxa"/>
            <w:vAlign w:val="center"/>
          </w:tcPr>
          <w:p w14:paraId="7A8B092F" w14:textId="77777777" w:rsidR="002C0F1F" w:rsidRPr="00D910F5" w:rsidRDefault="002C0F1F" w:rsidP="00341D8C">
            <w:pPr>
              <w:spacing w:before="0" w:after="0"/>
              <w:ind w:firstLine="284"/>
              <w:jc w:val="left"/>
              <w:rPr>
                <w:rFonts w:cs="Arial"/>
                <w:szCs w:val="22"/>
              </w:rPr>
            </w:pPr>
            <w:r w:rsidRPr="00D910F5">
              <w:rPr>
                <w:rFonts w:cs="Arial"/>
                <w:szCs w:val="22"/>
              </w:rPr>
              <w:t>Cl</w:t>
            </w:r>
            <w:r w:rsidRPr="00D910F5">
              <w:rPr>
                <w:rFonts w:cs="Arial"/>
                <w:szCs w:val="22"/>
                <w:vertAlign w:val="superscript"/>
              </w:rPr>
              <w:t>-</w:t>
            </w:r>
          </w:p>
        </w:tc>
        <w:tc>
          <w:tcPr>
            <w:tcW w:w="2239" w:type="dxa"/>
            <w:vAlign w:val="center"/>
          </w:tcPr>
          <w:p w14:paraId="42EC4D48" w14:textId="77777777" w:rsidR="002C0F1F" w:rsidRPr="00D910F5" w:rsidRDefault="002C0F1F" w:rsidP="00341D8C">
            <w:pPr>
              <w:spacing w:before="0" w:after="0"/>
              <w:jc w:val="center"/>
              <w:rPr>
                <w:rFonts w:cs="Arial"/>
                <w:szCs w:val="22"/>
              </w:rPr>
            </w:pPr>
            <w:r>
              <w:rPr>
                <w:rFonts w:cs="Arial"/>
                <w:szCs w:val="22"/>
              </w:rPr>
              <w:t>2.4</w:t>
            </w:r>
            <w:r>
              <w:rPr>
                <w:rFonts w:cs="Arial" w:hint="eastAsia"/>
                <w:szCs w:val="22"/>
                <w:lang w:eastAsia="zh-CN"/>
              </w:rPr>
              <w:t>0</w:t>
            </w:r>
            <w:r>
              <w:rPr>
                <w:rFonts w:cs="Arial"/>
                <w:szCs w:val="22"/>
              </w:rPr>
              <w:t>×10</w:t>
            </w:r>
            <w:r w:rsidRPr="00D910F5">
              <w:rPr>
                <w:rFonts w:cs="Arial"/>
                <w:szCs w:val="22"/>
                <w:vertAlign w:val="superscript"/>
              </w:rPr>
              <w:t>-4</w:t>
            </w:r>
          </w:p>
        </w:tc>
        <w:tc>
          <w:tcPr>
            <w:tcW w:w="2211" w:type="dxa"/>
            <w:vAlign w:val="center"/>
          </w:tcPr>
          <w:p w14:paraId="7E5D8AB6" w14:textId="77777777" w:rsidR="002C0F1F" w:rsidRPr="00D910F5" w:rsidRDefault="002C0F1F" w:rsidP="00341D8C">
            <w:pPr>
              <w:spacing w:before="0" w:after="0"/>
              <w:jc w:val="center"/>
              <w:rPr>
                <w:rFonts w:cs="Arial"/>
                <w:szCs w:val="22"/>
              </w:rPr>
            </w:pPr>
            <w:r>
              <w:rPr>
                <w:rFonts w:cs="Arial"/>
                <w:szCs w:val="22"/>
              </w:rPr>
              <w:t>1.44×10</w:t>
            </w:r>
            <w:r w:rsidRPr="00D910F5">
              <w:rPr>
                <w:rFonts w:cs="Arial"/>
                <w:szCs w:val="22"/>
                <w:vertAlign w:val="superscript"/>
              </w:rPr>
              <w:t>-3</w:t>
            </w:r>
          </w:p>
        </w:tc>
        <w:tc>
          <w:tcPr>
            <w:tcW w:w="2158" w:type="dxa"/>
            <w:vAlign w:val="center"/>
          </w:tcPr>
          <w:p w14:paraId="659F53DD"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776C73E5" w14:textId="77777777" w:rsidTr="00341D8C">
        <w:tc>
          <w:tcPr>
            <w:tcW w:w="2248" w:type="dxa"/>
            <w:vAlign w:val="center"/>
          </w:tcPr>
          <w:p w14:paraId="261ED2D9" w14:textId="77777777" w:rsidR="002C0F1F" w:rsidRPr="00D910F5" w:rsidRDefault="002C0F1F" w:rsidP="00341D8C">
            <w:pPr>
              <w:spacing w:before="0" w:after="0"/>
              <w:ind w:firstLine="284"/>
              <w:jc w:val="left"/>
              <w:rPr>
                <w:rFonts w:cs="Arial"/>
                <w:szCs w:val="22"/>
              </w:rPr>
            </w:pPr>
            <w:r w:rsidRPr="00D910F5">
              <w:rPr>
                <w:rFonts w:cs="Arial"/>
                <w:szCs w:val="22"/>
              </w:rPr>
              <w:t>Na</w:t>
            </w:r>
            <w:r w:rsidRPr="00D910F5">
              <w:rPr>
                <w:rFonts w:cs="Arial"/>
                <w:szCs w:val="22"/>
                <w:vertAlign w:val="superscript"/>
              </w:rPr>
              <w:t>+</w:t>
            </w:r>
          </w:p>
        </w:tc>
        <w:tc>
          <w:tcPr>
            <w:tcW w:w="2239" w:type="dxa"/>
            <w:vAlign w:val="center"/>
          </w:tcPr>
          <w:p w14:paraId="078BA1A2" w14:textId="77777777" w:rsidR="002C0F1F" w:rsidRPr="00D910F5" w:rsidRDefault="002C0F1F" w:rsidP="00341D8C">
            <w:pPr>
              <w:spacing w:before="0" w:after="0"/>
              <w:jc w:val="center"/>
              <w:rPr>
                <w:rFonts w:cs="Arial"/>
                <w:szCs w:val="22"/>
              </w:rPr>
            </w:pPr>
            <w:r>
              <w:rPr>
                <w:rFonts w:cs="Arial"/>
                <w:szCs w:val="22"/>
              </w:rPr>
              <w:t>9.9</w:t>
            </w:r>
            <w:r>
              <w:rPr>
                <w:rFonts w:cs="Arial" w:hint="eastAsia"/>
                <w:szCs w:val="22"/>
                <w:lang w:eastAsia="zh-CN"/>
              </w:rPr>
              <w:t>0</w:t>
            </w:r>
            <w:r>
              <w:rPr>
                <w:rFonts w:cs="Arial"/>
                <w:szCs w:val="22"/>
              </w:rPr>
              <w:t>×10</w:t>
            </w:r>
            <w:r w:rsidRPr="00D910F5">
              <w:rPr>
                <w:rFonts w:cs="Arial"/>
                <w:szCs w:val="22"/>
                <w:vertAlign w:val="superscript"/>
              </w:rPr>
              <w:t>-5</w:t>
            </w:r>
          </w:p>
        </w:tc>
        <w:tc>
          <w:tcPr>
            <w:tcW w:w="2211" w:type="dxa"/>
            <w:vAlign w:val="center"/>
          </w:tcPr>
          <w:p w14:paraId="12C46C51" w14:textId="77777777" w:rsidR="002C0F1F" w:rsidRPr="00D910F5" w:rsidRDefault="002C0F1F" w:rsidP="00341D8C">
            <w:pPr>
              <w:spacing w:before="0" w:after="0"/>
              <w:jc w:val="center"/>
              <w:rPr>
                <w:rFonts w:cs="Arial"/>
                <w:szCs w:val="22"/>
              </w:rPr>
            </w:pPr>
            <w:r>
              <w:rPr>
                <w:rFonts w:cs="Arial" w:hint="eastAsia"/>
                <w:szCs w:val="22"/>
                <w:lang w:eastAsia="zh-CN"/>
              </w:rPr>
              <w:t>1.00</w:t>
            </w:r>
            <w:r>
              <w:rPr>
                <w:rFonts w:cs="Arial"/>
                <w:szCs w:val="22"/>
              </w:rPr>
              <w:t>×</w:t>
            </w:r>
            <w:r w:rsidRPr="00D910F5">
              <w:rPr>
                <w:rFonts w:cs="Arial"/>
                <w:szCs w:val="22"/>
              </w:rPr>
              <w:t>10</w:t>
            </w:r>
            <w:r w:rsidRPr="00D910F5">
              <w:rPr>
                <w:rFonts w:cs="Arial"/>
                <w:szCs w:val="22"/>
                <w:vertAlign w:val="superscript"/>
              </w:rPr>
              <w:t>-4</w:t>
            </w:r>
          </w:p>
        </w:tc>
        <w:tc>
          <w:tcPr>
            <w:tcW w:w="2158" w:type="dxa"/>
            <w:vAlign w:val="center"/>
          </w:tcPr>
          <w:p w14:paraId="147C1634"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0C2CE7CE" w14:textId="77777777" w:rsidTr="00341D8C">
        <w:trPr>
          <w:trHeight w:val="378"/>
        </w:trPr>
        <w:tc>
          <w:tcPr>
            <w:tcW w:w="2248" w:type="dxa"/>
            <w:vAlign w:val="center"/>
          </w:tcPr>
          <w:p w14:paraId="16A72270" w14:textId="77777777" w:rsidR="002C0F1F" w:rsidRPr="00D910F5" w:rsidRDefault="002C0F1F" w:rsidP="00341D8C">
            <w:pPr>
              <w:spacing w:before="0" w:after="0"/>
              <w:ind w:firstLine="284"/>
              <w:jc w:val="left"/>
              <w:rPr>
                <w:rFonts w:cs="Arial"/>
                <w:szCs w:val="22"/>
              </w:rPr>
            </w:pPr>
            <w:r w:rsidRPr="00D910F5">
              <w:rPr>
                <w:rFonts w:cs="Arial"/>
                <w:szCs w:val="22"/>
              </w:rPr>
              <w:t>CO</w:t>
            </w:r>
            <w:r w:rsidRPr="00D910F5">
              <w:rPr>
                <w:rFonts w:cs="Arial"/>
                <w:szCs w:val="22"/>
                <w:vertAlign w:val="subscript"/>
              </w:rPr>
              <w:t>3</w:t>
            </w:r>
            <w:r w:rsidRPr="00D910F5">
              <w:rPr>
                <w:rFonts w:cs="Arial"/>
                <w:szCs w:val="22"/>
                <w:vertAlign w:val="superscript"/>
              </w:rPr>
              <w:t>2-</w:t>
            </w:r>
          </w:p>
        </w:tc>
        <w:tc>
          <w:tcPr>
            <w:tcW w:w="2239" w:type="dxa"/>
            <w:vAlign w:val="center"/>
          </w:tcPr>
          <w:p w14:paraId="24E0DB1C" w14:textId="77777777" w:rsidR="002C0F1F" w:rsidRPr="00D910F5" w:rsidRDefault="002C0F1F" w:rsidP="00341D8C">
            <w:pPr>
              <w:spacing w:before="0" w:after="0"/>
              <w:jc w:val="center"/>
              <w:rPr>
                <w:rFonts w:cs="Arial"/>
                <w:szCs w:val="22"/>
              </w:rPr>
            </w:pPr>
            <w:r>
              <w:rPr>
                <w:rFonts w:cs="Arial"/>
                <w:szCs w:val="22"/>
              </w:rPr>
              <w:t>5.5</w:t>
            </w:r>
            <w:r>
              <w:rPr>
                <w:rFonts w:cs="Arial" w:hint="eastAsia"/>
                <w:szCs w:val="22"/>
                <w:lang w:eastAsia="zh-CN"/>
              </w:rPr>
              <w:t>0</w:t>
            </w:r>
            <w:r>
              <w:rPr>
                <w:rFonts w:cs="Arial"/>
                <w:szCs w:val="22"/>
              </w:rPr>
              <w:t>×10</w:t>
            </w:r>
            <w:r w:rsidRPr="00D910F5">
              <w:rPr>
                <w:rFonts w:cs="Arial"/>
                <w:szCs w:val="22"/>
                <w:vertAlign w:val="superscript"/>
              </w:rPr>
              <w:t>-5</w:t>
            </w:r>
          </w:p>
        </w:tc>
        <w:tc>
          <w:tcPr>
            <w:tcW w:w="2211" w:type="dxa"/>
            <w:vAlign w:val="center"/>
          </w:tcPr>
          <w:p w14:paraId="61429264" w14:textId="77777777" w:rsidR="002C0F1F" w:rsidRPr="00D910F5" w:rsidRDefault="002C0F1F" w:rsidP="00341D8C">
            <w:pPr>
              <w:spacing w:before="0" w:after="0"/>
              <w:jc w:val="center"/>
              <w:rPr>
                <w:rFonts w:cs="Arial"/>
                <w:szCs w:val="22"/>
              </w:rPr>
            </w:pPr>
            <w:r>
              <w:rPr>
                <w:rFonts w:cs="Arial"/>
                <w:szCs w:val="22"/>
              </w:rPr>
              <w:t>1.11×10</w:t>
            </w:r>
            <w:r w:rsidRPr="00D910F5">
              <w:rPr>
                <w:rFonts w:cs="Arial"/>
                <w:szCs w:val="22"/>
                <w:vertAlign w:val="superscript"/>
              </w:rPr>
              <w:t>-4</w:t>
            </w:r>
          </w:p>
        </w:tc>
        <w:tc>
          <w:tcPr>
            <w:tcW w:w="2158" w:type="dxa"/>
            <w:vAlign w:val="center"/>
          </w:tcPr>
          <w:p w14:paraId="51F702A2"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26B223A6" w14:textId="77777777" w:rsidTr="00341D8C">
        <w:tc>
          <w:tcPr>
            <w:tcW w:w="2248" w:type="dxa"/>
            <w:vAlign w:val="center"/>
          </w:tcPr>
          <w:p w14:paraId="31C59357" w14:textId="77777777" w:rsidR="002C0F1F" w:rsidRPr="00D910F5" w:rsidRDefault="002C0F1F" w:rsidP="00341D8C">
            <w:pPr>
              <w:spacing w:before="0" w:after="0"/>
              <w:ind w:firstLine="284"/>
              <w:jc w:val="left"/>
              <w:rPr>
                <w:rFonts w:cs="Arial"/>
                <w:szCs w:val="22"/>
              </w:rPr>
            </w:pPr>
            <w:r w:rsidRPr="00D910F5">
              <w:rPr>
                <w:rFonts w:cs="Arial"/>
                <w:szCs w:val="22"/>
              </w:rPr>
              <w:t>SO</w:t>
            </w:r>
            <w:r w:rsidRPr="00D910F5">
              <w:rPr>
                <w:rFonts w:cs="Arial"/>
                <w:szCs w:val="22"/>
                <w:vertAlign w:val="subscript"/>
              </w:rPr>
              <w:t>4</w:t>
            </w:r>
            <w:r w:rsidRPr="00D910F5">
              <w:rPr>
                <w:rFonts w:cs="Arial"/>
                <w:szCs w:val="22"/>
                <w:vertAlign w:val="superscript"/>
              </w:rPr>
              <w:t>2-</w:t>
            </w:r>
          </w:p>
        </w:tc>
        <w:tc>
          <w:tcPr>
            <w:tcW w:w="2239" w:type="dxa"/>
            <w:vAlign w:val="center"/>
          </w:tcPr>
          <w:p w14:paraId="03B251B7" w14:textId="77777777" w:rsidR="002C0F1F" w:rsidRPr="00D910F5" w:rsidRDefault="002C0F1F" w:rsidP="00341D8C">
            <w:pPr>
              <w:spacing w:before="0" w:after="0"/>
              <w:jc w:val="center"/>
              <w:rPr>
                <w:rFonts w:cs="Arial"/>
                <w:szCs w:val="22"/>
              </w:rPr>
            </w:pPr>
            <w:r>
              <w:rPr>
                <w:rFonts w:cs="Arial"/>
                <w:szCs w:val="22"/>
              </w:rPr>
              <w:t>4.82×10</w:t>
            </w:r>
            <w:r w:rsidRPr="00D910F5">
              <w:rPr>
                <w:rFonts w:cs="Arial"/>
                <w:szCs w:val="22"/>
                <w:vertAlign w:val="superscript"/>
              </w:rPr>
              <w:t>-3</w:t>
            </w:r>
          </w:p>
        </w:tc>
        <w:tc>
          <w:tcPr>
            <w:tcW w:w="2211" w:type="dxa"/>
            <w:vAlign w:val="center"/>
          </w:tcPr>
          <w:p w14:paraId="6AF59C8A" w14:textId="77777777" w:rsidR="002C0F1F" w:rsidRPr="00D910F5" w:rsidRDefault="002C0F1F" w:rsidP="00341D8C">
            <w:pPr>
              <w:spacing w:before="0" w:after="0"/>
              <w:jc w:val="center"/>
              <w:rPr>
                <w:rFonts w:cs="Arial"/>
                <w:szCs w:val="22"/>
              </w:rPr>
            </w:pPr>
            <w:r>
              <w:rPr>
                <w:rFonts w:cs="Arial"/>
                <w:szCs w:val="22"/>
              </w:rPr>
              <w:t>8.5</w:t>
            </w:r>
            <w:r>
              <w:rPr>
                <w:rFonts w:cs="Arial" w:hint="eastAsia"/>
                <w:szCs w:val="22"/>
                <w:lang w:eastAsia="zh-CN"/>
              </w:rPr>
              <w:t>0</w:t>
            </w:r>
            <w:r>
              <w:rPr>
                <w:rFonts w:cs="Arial"/>
                <w:szCs w:val="22"/>
              </w:rPr>
              <w:t>×10</w:t>
            </w:r>
            <w:r w:rsidRPr="00D910F5">
              <w:rPr>
                <w:rFonts w:cs="Arial"/>
                <w:szCs w:val="22"/>
                <w:vertAlign w:val="superscript"/>
              </w:rPr>
              <w:t>-4</w:t>
            </w:r>
          </w:p>
        </w:tc>
        <w:tc>
          <w:tcPr>
            <w:tcW w:w="2158" w:type="dxa"/>
            <w:vAlign w:val="center"/>
          </w:tcPr>
          <w:p w14:paraId="6B8349C6"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323E35B2" w14:textId="77777777" w:rsidTr="00341D8C">
        <w:tc>
          <w:tcPr>
            <w:tcW w:w="2248" w:type="dxa"/>
            <w:tcBorders>
              <w:bottom w:val="single" w:sz="4" w:space="0" w:color="auto"/>
            </w:tcBorders>
            <w:vAlign w:val="center"/>
          </w:tcPr>
          <w:p w14:paraId="1B0E4E61" w14:textId="77777777" w:rsidR="002C0F1F" w:rsidRPr="00D910F5" w:rsidRDefault="002C0F1F" w:rsidP="00341D8C">
            <w:pPr>
              <w:spacing w:before="0" w:after="0"/>
              <w:ind w:firstLine="284"/>
              <w:jc w:val="left"/>
              <w:rPr>
                <w:rFonts w:cs="Arial"/>
                <w:szCs w:val="22"/>
              </w:rPr>
            </w:pPr>
            <w:r w:rsidRPr="00D910F5">
              <w:rPr>
                <w:rFonts w:cs="Arial"/>
                <w:szCs w:val="22"/>
              </w:rPr>
              <w:t>Ionic strength</w:t>
            </w:r>
          </w:p>
        </w:tc>
        <w:tc>
          <w:tcPr>
            <w:tcW w:w="2239" w:type="dxa"/>
            <w:tcBorders>
              <w:bottom w:val="single" w:sz="4" w:space="0" w:color="auto"/>
            </w:tcBorders>
            <w:vAlign w:val="center"/>
          </w:tcPr>
          <w:p w14:paraId="0EE1A620" w14:textId="77777777" w:rsidR="002C0F1F" w:rsidRPr="00D910F5" w:rsidRDefault="002C0F1F" w:rsidP="00341D8C">
            <w:pPr>
              <w:spacing w:before="0" w:after="0"/>
              <w:jc w:val="center"/>
              <w:rPr>
                <w:rFonts w:cs="Arial"/>
                <w:szCs w:val="22"/>
              </w:rPr>
            </w:pPr>
            <w:r w:rsidRPr="00D910F5">
              <w:rPr>
                <w:rFonts w:cs="Arial"/>
                <w:szCs w:val="22"/>
              </w:rPr>
              <w:t>1</w:t>
            </w:r>
            <w:r>
              <w:rPr>
                <w:rFonts w:cs="Arial"/>
                <w:szCs w:val="22"/>
              </w:rPr>
              <w:t>.</w:t>
            </w:r>
            <w:r w:rsidRPr="00D910F5">
              <w:rPr>
                <w:rFonts w:cs="Arial"/>
                <w:szCs w:val="22"/>
              </w:rPr>
              <w:t>5</w:t>
            </w:r>
            <w:r>
              <w:rPr>
                <w:rFonts w:cs="Arial" w:hint="eastAsia"/>
                <w:szCs w:val="22"/>
                <w:lang w:eastAsia="zh-CN"/>
              </w:rPr>
              <w:t>0</w:t>
            </w:r>
            <w:r>
              <w:rPr>
                <w:rFonts w:cs="Arial"/>
                <w:szCs w:val="22"/>
              </w:rPr>
              <w:t>×10</w:t>
            </w:r>
            <w:r w:rsidRPr="00D910F5">
              <w:rPr>
                <w:rFonts w:cs="Arial"/>
                <w:szCs w:val="22"/>
                <w:vertAlign w:val="superscript"/>
              </w:rPr>
              <w:t>-</w:t>
            </w:r>
            <w:r>
              <w:rPr>
                <w:rFonts w:cs="Arial"/>
                <w:szCs w:val="22"/>
                <w:vertAlign w:val="superscript"/>
              </w:rPr>
              <w:t>2</w:t>
            </w:r>
          </w:p>
        </w:tc>
        <w:tc>
          <w:tcPr>
            <w:tcW w:w="2211" w:type="dxa"/>
            <w:tcBorders>
              <w:bottom w:val="single" w:sz="4" w:space="0" w:color="auto"/>
            </w:tcBorders>
            <w:vAlign w:val="center"/>
          </w:tcPr>
          <w:p w14:paraId="01AEC6A9" w14:textId="77777777" w:rsidR="002C0F1F" w:rsidRPr="00D910F5" w:rsidRDefault="002C0F1F" w:rsidP="00341D8C">
            <w:pPr>
              <w:spacing w:before="0" w:after="0"/>
              <w:jc w:val="center"/>
              <w:rPr>
                <w:rFonts w:cs="Arial"/>
                <w:szCs w:val="22"/>
              </w:rPr>
            </w:pPr>
            <w:r w:rsidRPr="00D910F5">
              <w:rPr>
                <w:rFonts w:cs="Arial"/>
                <w:szCs w:val="22"/>
              </w:rPr>
              <w:t>6</w:t>
            </w:r>
            <w:r>
              <w:rPr>
                <w:rFonts w:cs="Arial" w:hint="eastAsia"/>
                <w:szCs w:val="22"/>
                <w:lang w:eastAsia="zh-CN"/>
              </w:rPr>
              <w:t>.00</w:t>
            </w:r>
            <w:r>
              <w:rPr>
                <w:rFonts w:cs="Arial"/>
                <w:szCs w:val="22"/>
              </w:rPr>
              <w:t>×10</w:t>
            </w:r>
            <w:r w:rsidRPr="00D910F5">
              <w:rPr>
                <w:rFonts w:cs="Arial"/>
                <w:szCs w:val="22"/>
                <w:vertAlign w:val="superscript"/>
              </w:rPr>
              <w:t>-</w:t>
            </w:r>
            <w:r>
              <w:rPr>
                <w:rFonts w:cs="Arial"/>
                <w:szCs w:val="22"/>
                <w:vertAlign w:val="superscript"/>
              </w:rPr>
              <w:t>3</w:t>
            </w:r>
          </w:p>
        </w:tc>
        <w:tc>
          <w:tcPr>
            <w:tcW w:w="2158" w:type="dxa"/>
            <w:tcBorders>
              <w:bottom w:val="single" w:sz="4" w:space="0" w:color="auto"/>
            </w:tcBorders>
            <w:vAlign w:val="center"/>
          </w:tcPr>
          <w:p w14:paraId="2907FB3E"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bl>
    <w:p w14:paraId="179EB2AD" w14:textId="77777777" w:rsidR="00B43FAA" w:rsidRDefault="00B43FAA" w:rsidP="00B43FAA">
      <w:pPr>
        <w:autoSpaceDE w:val="0"/>
        <w:autoSpaceDN w:val="0"/>
        <w:adjustRightInd w:val="0"/>
        <w:rPr>
          <w:rFonts w:cs="Arial"/>
          <w:szCs w:val="22"/>
        </w:rPr>
      </w:pPr>
    </w:p>
    <w:p w14:paraId="3E39557D" w14:textId="77777777" w:rsidR="00B43FAA" w:rsidRPr="00192E8E" w:rsidRDefault="00B43FAA" w:rsidP="00B43FAA">
      <w:pPr>
        <w:pStyle w:val="Heading4"/>
      </w:pPr>
      <w:bookmarkStart w:id="406" w:name="_Toc520374526"/>
      <w:r w:rsidRPr="00192E8E">
        <w:t>Results</w:t>
      </w:r>
      <w:bookmarkEnd w:id="406"/>
    </w:p>
    <w:p w14:paraId="3891708E" w14:textId="1214EF4A" w:rsidR="00B43FAA" w:rsidRPr="00D910F5" w:rsidRDefault="00B43FAA" w:rsidP="00B43FAA">
      <w:pPr>
        <w:autoSpaceDE w:val="0"/>
        <w:autoSpaceDN w:val="0"/>
        <w:adjustRightInd w:val="0"/>
        <w:rPr>
          <w:rFonts w:cs="Arial"/>
          <w:szCs w:val="22"/>
        </w:rPr>
      </w:pPr>
      <w:r w:rsidRPr="001C1CE3">
        <w:rPr>
          <w:rFonts w:cs="Arial"/>
          <w:szCs w:val="22"/>
        </w:rPr>
        <w:t xml:space="preserve">The simulation results show the replacement of dolomite by calcite, and subsequent dissolution of calcite (see </w:t>
      </w:r>
      <w:r>
        <w:rPr>
          <w:rFonts w:cs="Arial"/>
          <w:szCs w:val="22"/>
        </w:rPr>
        <w:fldChar w:fldCharType="begin"/>
      </w:r>
      <w:r>
        <w:rPr>
          <w:rFonts w:cs="Arial"/>
          <w:szCs w:val="22"/>
        </w:rPr>
        <w:instrText xml:space="preserve"> REF _Ref364081363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33</w:t>
      </w:r>
      <w:r>
        <w:rPr>
          <w:rFonts w:cs="Arial"/>
          <w:szCs w:val="22"/>
        </w:rPr>
        <w:fldChar w:fldCharType="end"/>
      </w:r>
      <w:r w:rsidRPr="001C1CE3">
        <w:rPr>
          <w:rFonts w:cs="Arial"/>
          <w:szCs w:val="22"/>
        </w:rPr>
        <w:t xml:space="preserve">B and </w:t>
      </w:r>
      <w:r>
        <w:rPr>
          <w:rFonts w:cs="Arial"/>
          <w:szCs w:val="22"/>
        </w:rPr>
        <w:fldChar w:fldCharType="begin"/>
      </w:r>
      <w:r>
        <w:rPr>
          <w:rFonts w:cs="Arial"/>
          <w:szCs w:val="22"/>
        </w:rPr>
        <w:instrText xml:space="preserve"> REF _Ref364081363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33</w:t>
      </w:r>
      <w:r>
        <w:rPr>
          <w:rFonts w:cs="Arial"/>
          <w:szCs w:val="22"/>
        </w:rPr>
        <w:fldChar w:fldCharType="end"/>
      </w:r>
      <w:r w:rsidRPr="001C1CE3">
        <w:rPr>
          <w:rFonts w:cs="Arial"/>
          <w:szCs w:val="22"/>
        </w:rPr>
        <w:t>C)</w:t>
      </w:r>
      <w:r w:rsidR="004474F5">
        <w:rPr>
          <w:rFonts w:cs="Arial"/>
          <w:szCs w:val="22"/>
        </w:rPr>
        <w:t xml:space="preserve">.  </w:t>
      </w:r>
      <w:r w:rsidRPr="001C1CE3">
        <w:rPr>
          <w:rFonts w:cs="Arial"/>
          <w:szCs w:val="22"/>
        </w:rPr>
        <w:t xml:space="preserve">The results obtained with </w:t>
      </w:r>
      <w:r w:rsidR="0076771D">
        <w:rPr>
          <w:rFonts w:cs="Arial"/>
          <w:szCs w:val="22"/>
        </w:rPr>
        <w:t>MIN3P-THCm</w:t>
      </w:r>
      <w:r w:rsidRPr="001C1CE3">
        <w:rPr>
          <w:rFonts w:cs="Arial"/>
          <w:szCs w:val="22"/>
        </w:rPr>
        <w:t xml:space="preserve"> are virtually identical to the results obtained using PHAST</w:t>
      </w:r>
      <w:r>
        <w:rPr>
          <w:rFonts w:cs="Arial"/>
          <w:szCs w:val="22"/>
        </w:rPr>
        <w:t xml:space="preserve"> (Parkhurst et al., 2005)</w:t>
      </w:r>
      <w:r w:rsidR="004474F5">
        <w:rPr>
          <w:rFonts w:cs="Arial"/>
          <w:szCs w:val="22"/>
        </w:rPr>
        <w:t xml:space="preserve">.  </w:t>
      </w:r>
      <w:r w:rsidRPr="001C1CE3">
        <w:rPr>
          <w:rFonts w:cs="Arial"/>
          <w:szCs w:val="22"/>
        </w:rPr>
        <w:t xml:space="preserve">Small differences may be attributed to the different solution algorithms used by the codes, for example, </w:t>
      </w:r>
      <w:r w:rsidR="0076771D">
        <w:rPr>
          <w:rFonts w:cs="Arial"/>
          <w:szCs w:val="22"/>
        </w:rPr>
        <w:t>MIN3P-THCm</w:t>
      </w:r>
      <w:r w:rsidRPr="001C1CE3">
        <w:rPr>
          <w:rFonts w:cs="Arial"/>
          <w:szCs w:val="22"/>
        </w:rPr>
        <w:t xml:space="preserve"> uses a global implicit method, while PHAST uses an operator splitting method, which is</w:t>
      </w:r>
      <w:r w:rsidRPr="00D910F5">
        <w:rPr>
          <w:rFonts w:cs="Arial"/>
          <w:szCs w:val="22"/>
        </w:rPr>
        <w:t xml:space="preserve"> known to introduce an operator splitting error (Calderhead and Mayer, 2004).</w:t>
      </w:r>
    </w:p>
    <w:p w14:paraId="3E97D0C0" w14:textId="77777777" w:rsidR="002C0F1F" w:rsidRPr="00D910F5" w:rsidRDefault="002C0F1F" w:rsidP="002C0F1F">
      <w:pPr>
        <w:pStyle w:val="Simpleline"/>
      </w:pPr>
    </w:p>
    <w:p w14:paraId="6130356F" w14:textId="77777777" w:rsidR="002C0F1F" w:rsidRDefault="00277B93" w:rsidP="002C0F1F">
      <w:pPr>
        <w:keepNext/>
        <w:autoSpaceDE w:val="0"/>
        <w:autoSpaceDN w:val="0"/>
        <w:adjustRightInd w:val="0"/>
        <w:jc w:val="center"/>
      </w:pPr>
      <w:r>
        <w:rPr>
          <w:noProof/>
          <w:lang w:val="en-CA" w:eastAsia="zh-CN"/>
        </w:rPr>
        <w:lastRenderedPageBreak/>
        <mc:AlternateContent>
          <mc:Choice Requires="wps">
            <w:drawing>
              <wp:anchor distT="0" distB="0" distL="114300" distR="114300" simplePos="0" relativeHeight="251740672" behindDoc="0" locked="0" layoutInCell="1" allowOverlap="1" wp14:anchorId="5401C585" wp14:editId="6303527C">
                <wp:simplePos x="0" y="0"/>
                <wp:positionH relativeFrom="column">
                  <wp:posOffset>3496945</wp:posOffset>
                </wp:positionH>
                <wp:positionV relativeFrom="paragraph">
                  <wp:posOffset>1310005</wp:posOffset>
                </wp:positionV>
                <wp:extent cx="1358265" cy="339090"/>
                <wp:effectExtent l="0" t="0" r="0" b="381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339090"/>
                        </a:xfrm>
                        <a:prstGeom prst="rect">
                          <a:avLst/>
                        </a:prstGeom>
                        <a:solidFill>
                          <a:srgbClr val="FFFFFF"/>
                        </a:solidFill>
                        <a:ln w="9525">
                          <a:noFill/>
                          <a:miter lim="800000"/>
                          <a:headEnd/>
                          <a:tailEnd/>
                        </a:ln>
                      </wps:spPr>
                      <wps:txbx>
                        <w:txbxContent>
                          <w:p w14:paraId="1B595317" w14:textId="77777777" w:rsidR="002D029A" w:rsidRDefault="002D029A" w:rsidP="002C0F1F">
                            <w:r>
                              <w:rPr>
                                <w:rFonts w:hint="eastAsia"/>
                                <w:lang w:eastAsia="zh-C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1C585" id="_x0000_s1032" type="#_x0000_t202" style="position:absolute;left:0;text-align:left;margin-left:275.35pt;margin-top:103.15pt;width:106.95pt;height:26.7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" stroked="f">
                <v:textbox>
                  <w:txbxContent>
                    <w:p w14:paraId="1B595317" w14:textId="77777777" w:rsidR="002D029A" w:rsidRDefault="002D029A" w:rsidP="002C0F1F">
                      <w:r>
                        <w:rPr>
                          <w:rFonts w:hint="eastAsia"/>
                          <w:lang w:eastAsia="zh-CN"/>
                        </w:rPr>
                        <w:t xml:space="preserve"> </w:t>
                      </w:r>
                    </w:p>
                  </w:txbxContent>
                </v:textbox>
              </v:shape>
            </w:pict>
          </mc:Fallback>
        </mc:AlternateContent>
      </w:r>
      <w:r w:rsidR="002C0F1F">
        <w:rPr>
          <w:rFonts w:cs="Arial"/>
          <w:noProof/>
          <w:szCs w:val="22"/>
          <w:lang w:val="en-CA" w:eastAsia="zh-CN"/>
        </w:rPr>
        <w:drawing>
          <wp:inline distT="0" distB="0" distL="0" distR="0" wp14:anchorId="118050B7" wp14:editId="02A54504">
            <wp:extent cx="4747260" cy="337248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747260" cy="3372485"/>
                    </a:xfrm>
                    <a:prstGeom prst="rect">
                      <a:avLst/>
                    </a:prstGeom>
                    <a:noFill/>
                    <a:ln>
                      <a:noFill/>
                    </a:ln>
                  </pic:spPr>
                </pic:pic>
              </a:graphicData>
            </a:graphic>
          </wp:inline>
        </w:drawing>
      </w:r>
    </w:p>
    <w:p w14:paraId="117EBB71" w14:textId="110A2C0F" w:rsidR="002C0F1F" w:rsidRPr="00D910F5" w:rsidRDefault="002C0F1F" w:rsidP="002C0F1F">
      <w:pPr>
        <w:pStyle w:val="Caption"/>
        <w:jc w:val="left"/>
        <w:rPr>
          <w:rFonts w:cs="Arial"/>
          <w:szCs w:val="22"/>
        </w:rPr>
      </w:pPr>
      <w:bookmarkStart w:id="407" w:name="_Ref364081363"/>
      <w:bookmarkStart w:id="408" w:name="_Toc520375049"/>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33</w:t>
      </w:r>
      <w:r w:rsidR="00183C7C">
        <w:fldChar w:fldCharType="end"/>
      </w:r>
      <w:bookmarkEnd w:id="407"/>
      <w:r w:rsidR="00767E37">
        <w:t xml:space="preserve">: </w:t>
      </w:r>
      <w:r w:rsidRPr="00876A39">
        <w:t>Dedolomitization problem</w:t>
      </w:r>
      <w:r w:rsidR="004474F5">
        <w:t xml:space="preserve">.  </w:t>
      </w:r>
      <w:r w:rsidRPr="00876A39">
        <w:t>A) Physical and chemical properties of the domain</w:t>
      </w:r>
      <w:r w:rsidR="004474F5">
        <w:t xml:space="preserve">.  </w:t>
      </w:r>
      <w:r w:rsidRPr="00876A39">
        <w:t>B) Spatial distribution of total concentrations at 30000 days</w:t>
      </w:r>
      <w:r w:rsidR="004474F5">
        <w:t xml:space="preserve">.  </w:t>
      </w:r>
      <w:r w:rsidRPr="00876A39">
        <w:t>C) Volumetric fractions of calcite (CaCO</w:t>
      </w:r>
      <w:r w:rsidRPr="00251415">
        <w:rPr>
          <w:vertAlign w:val="subscript"/>
        </w:rPr>
        <w:t>3</w:t>
      </w:r>
      <w:r w:rsidRPr="00876A39">
        <w:t>) and dolomite (CaMg(SO</w:t>
      </w:r>
      <w:r w:rsidRPr="00251415">
        <w:rPr>
          <w:vertAlign w:val="subscript"/>
        </w:rPr>
        <w:t>4</w:t>
      </w:r>
      <w:r w:rsidRPr="00876A39">
        <w:t>)</w:t>
      </w:r>
      <w:r w:rsidRPr="00251415">
        <w:rPr>
          <w:vertAlign w:val="subscript"/>
        </w:rPr>
        <w:t>2</w:t>
      </w:r>
      <w:r w:rsidRPr="00876A39">
        <w:t>) at 30000 days</w:t>
      </w:r>
      <w:r w:rsidR="004474F5">
        <w:t xml:space="preserve">.  </w:t>
      </w:r>
      <w:r w:rsidR="0076771D">
        <w:t>MIN3P-THCm</w:t>
      </w:r>
      <w:r w:rsidRPr="00876A39">
        <w:t xml:space="preserve"> results (solids lines) </w:t>
      </w:r>
      <w:r>
        <w:t>match well</w:t>
      </w:r>
      <w:r w:rsidRPr="00876A39">
        <w:t xml:space="preserve"> with </w:t>
      </w:r>
      <w:r w:rsidR="00B43FAA">
        <w:t xml:space="preserve">results from </w:t>
      </w:r>
      <w:r w:rsidRPr="00876A39">
        <w:t>PHAST (dashed lines)</w:t>
      </w:r>
      <w:r>
        <w:t xml:space="preserve"> (Bea et al., 2011)</w:t>
      </w:r>
      <w:bookmarkEnd w:id="408"/>
    </w:p>
    <w:p w14:paraId="45E9A8E7" w14:textId="77777777" w:rsidR="002C0F1F" w:rsidRDefault="002C0F1F" w:rsidP="002C0F1F">
      <w:pPr>
        <w:pStyle w:val="Simpleline"/>
        <w:rPr>
          <w:lang w:eastAsia="zh-CN"/>
        </w:rPr>
      </w:pPr>
    </w:p>
    <w:p w14:paraId="3001915E" w14:textId="77777777" w:rsidR="00A95059" w:rsidRPr="00192E8E" w:rsidRDefault="00A95059" w:rsidP="00A95059">
      <w:pPr>
        <w:pStyle w:val="StyleHeading4Bold"/>
      </w:pPr>
      <w:bookmarkStart w:id="409" w:name="_Toc520374527"/>
      <w:r>
        <w:t>File locations</w:t>
      </w:r>
      <w:bookmarkEnd w:id="409"/>
    </w:p>
    <w:p w14:paraId="473288C2" w14:textId="77777777" w:rsidR="002C0F1F" w:rsidRPr="00ED3698" w:rsidRDefault="002C0F1F" w:rsidP="002C0F1F">
      <w:r w:rsidRPr="00ED3698">
        <w:t>The input file</w:t>
      </w:r>
      <w:r>
        <w:rPr>
          <w:rFonts w:hint="eastAsia"/>
          <w:lang w:eastAsia="zh-CN"/>
        </w:rPr>
        <w:t xml:space="preserve"> </w:t>
      </w:r>
      <w:r w:rsidRPr="005C5451">
        <w:rPr>
          <w:i/>
          <w:lang w:eastAsia="zh-CN"/>
        </w:rPr>
        <w:t>dedo</w:t>
      </w:r>
      <w:r w:rsidRPr="000D77CC">
        <w:rPr>
          <w:i/>
          <w:lang w:eastAsia="zh-CN"/>
        </w:rPr>
        <w:t xml:space="preserve">.dat </w:t>
      </w:r>
      <w:r w:rsidRPr="00ED3698">
        <w:t>can be found under</w:t>
      </w:r>
    </w:p>
    <w:p w14:paraId="78B54A7F" w14:textId="77777777" w:rsidR="002C0F1F" w:rsidRDefault="002C0F1F" w:rsidP="002C0F1F">
      <w:pPr>
        <w:rPr>
          <w:lang w:eastAsia="zh-CN"/>
        </w:rPr>
      </w:pPr>
      <w:r>
        <w:rPr>
          <w:rFonts w:hint="eastAsia"/>
          <w:i/>
          <w:lang w:eastAsia="zh-CN"/>
        </w:rPr>
        <w:t>..</w:t>
      </w:r>
      <w:r w:rsidRPr="00795C44">
        <w:rPr>
          <w:i/>
        </w:rPr>
        <w:t>\benchmarking_nwmo_report\</w:t>
      </w:r>
      <w:r w:rsidRPr="005B410A">
        <w:rPr>
          <w:i/>
        </w:rPr>
        <w:t>nwmo_verification_examples_D5\d51_dedolomitization</w:t>
      </w:r>
      <w:r w:rsidRPr="000D77CC">
        <w:rPr>
          <w:i/>
        </w:rPr>
        <w:t>\</w:t>
      </w:r>
      <w:r>
        <w:rPr>
          <w:i/>
        </w:rPr>
        <w:t>min3p-nwmo</w:t>
      </w:r>
      <w:r>
        <w:rPr>
          <w:rFonts w:hint="eastAsia"/>
          <w:lang w:eastAsia="zh-CN"/>
        </w:rPr>
        <w:t xml:space="preserve"> </w:t>
      </w:r>
    </w:p>
    <w:p w14:paraId="5DF7EA0A" w14:textId="77777777" w:rsidR="002C0F1F" w:rsidRDefault="00990FF2" w:rsidP="002C0F1F">
      <w:pPr>
        <w:rPr>
          <w:lang w:eastAsia="zh-CN"/>
        </w:rPr>
      </w:pPr>
      <w:r>
        <w:rPr>
          <w:rFonts w:hint="eastAsia"/>
          <w:lang w:eastAsia="zh-CN"/>
        </w:rPr>
        <w:t>Database can be found under:</w:t>
      </w:r>
      <w:r w:rsidR="004B0811">
        <w:rPr>
          <w:rFonts w:hint="eastAsia"/>
          <w:lang w:eastAsia="zh-CN"/>
        </w:rPr>
        <w:t xml:space="preserve"> .</w:t>
      </w:r>
      <w:r>
        <w:rPr>
          <w:rFonts w:hint="eastAsia"/>
          <w:lang w:eastAsia="zh-CN"/>
        </w:rPr>
        <w:t>\benchmarks\</w:t>
      </w:r>
      <w:r w:rsidR="002C0F1F" w:rsidRPr="00B43FAA">
        <w:rPr>
          <w:rFonts w:hint="eastAsia"/>
          <w:i/>
          <w:lang w:eastAsia="zh-CN"/>
        </w:rPr>
        <w:t>database</w:t>
      </w:r>
      <w:r w:rsidR="007C45A5">
        <w:rPr>
          <w:i/>
          <w:lang w:eastAsia="zh-CN"/>
        </w:rPr>
        <w:t>\</w:t>
      </w:r>
      <w:r w:rsidR="002C0F1F">
        <w:rPr>
          <w:rFonts w:hint="eastAsia"/>
          <w:i/>
          <w:lang w:eastAsia="zh-CN"/>
        </w:rPr>
        <w:t>default</w:t>
      </w:r>
    </w:p>
    <w:p w14:paraId="0ADA5DE0" w14:textId="77777777" w:rsidR="002C0F1F" w:rsidRPr="00BD564B" w:rsidRDefault="002C0F1F" w:rsidP="002C0F1F">
      <w:pPr>
        <w:pStyle w:val="Simpleline"/>
        <w:rPr>
          <w:lang w:eastAsia="zh-CN"/>
        </w:rPr>
      </w:pPr>
    </w:p>
    <w:p w14:paraId="764FFE7D" w14:textId="77777777" w:rsidR="002C0F1F" w:rsidRPr="00ED3698" w:rsidRDefault="002C0F1F" w:rsidP="002C0F1F">
      <w:pPr>
        <w:pStyle w:val="Heading3"/>
      </w:pPr>
      <w:bookmarkStart w:id="410" w:name="_Ref364354515"/>
      <w:bookmarkStart w:id="411" w:name="_Ref364354921"/>
      <w:bookmarkStart w:id="412" w:name="_Toc520374528"/>
      <w:r>
        <w:rPr>
          <w:rFonts w:hint="eastAsia"/>
          <w:lang w:eastAsia="zh-CN"/>
        </w:rPr>
        <w:t>Pyrite oxidation and gas diffusion in</w:t>
      </w:r>
      <w:r w:rsidR="00B43FAA">
        <w:rPr>
          <w:lang w:eastAsia="zh-CN"/>
        </w:rPr>
        <w:t xml:space="preserve"> the</w:t>
      </w:r>
      <w:r>
        <w:rPr>
          <w:rFonts w:hint="eastAsia"/>
          <w:lang w:eastAsia="zh-CN"/>
        </w:rPr>
        <w:t xml:space="preserve"> vadose zone</w:t>
      </w:r>
      <w:bookmarkEnd w:id="412"/>
      <w:r>
        <w:rPr>
          <w:rFonts w:hint="eastAsia"/>
          <w:lang w:eastAsia="zh-CN"/>
        </w:rPr>
        <w:t xml:space="preserve"> </w:t>
      </w:r>
      <w:bookmarkEnd w:id="410"/>
    </w:p>
    <w:p w14:paraId="75E2F060" w14:textId="77777777" w:rsidR="002C0F1F" w:rsidRPr="00192E8E" w:rsidRDefault="00771FFF" w:rsidP="002C0F1F">
      <w:pPr>
        <w:pStyle w:val="StyleHeading4Bold"/>
      </w:pPr>
      <w:bookmarkStart w:id="413" w:name="_Toc520374529"/>
      <w:r>
        <w:t>Problem definition</w:t>
      </w:r>
      <w:bookmarkEnd w:id="413"/>
    </w:p>
    <w:p w14:paraId="1E2C9387" w14:textId="5E08B705" w:rsidR="002C0F1F" w:rsidRPr="00ED3698" w:rsidRDefault="002C0F1F" w:rsidP="002C0F1F">
      <w:pPr>
        <w:rPr>
          <w:lang w:val="en-CA" w:eastAsia="zh-CN"/>
        </w:rPr>
      </w:pPr>
      <w:r w:rsidRPr="00ED3698">
        <w:rPr>
          <w:lang w:val="en-CA"/>
        </w:rPr>
        <w:t>This benchmark is a one</w:t>
      </w:r>
      <w:r>
        <w:rPr>
          <w:rFonts w:hint="eastAsia"/>
          <w:lang w:val="en-CA" w:eastAsia="zh-CN"/>
        </w:rPr>
        <w:t>-</w:t>
      </w:r>
      <w:r w:rsidRPr="00ED3698">
        <w:rPr>
          <w:lang w:val="en-CA"/>
        </w:rPr>
        <w:t xml:space="preserve">dimensional </w:t>
      </w:r>
      <w:r w:rsidR="004F3B4B">
        <w:rPr>
          <w:lang w:val="en-CA"/>
        </w:rPr>
        <w:t xml:space="preserve">problem involving </w:t>
      </w:r>
      <w:r>
        <w:rPr>
          <w:rFonts w:hint="eastAsia"/>
          <w:lang w:val="en-CA" w:eastAsia="zh-CN"/>
        </w:rPr>
        <w:t>O</w:t>
      </w:r>
      <w:r w:rsidRPr="001842FA">
        <w:rPr>
          <w:rFonts w:hint="eastAsia"/>
          <w:vertAlign w:val="subscript"/>
          <w:lang w:val="en-CA" w:eastAsia="zh-CN"/>
        </w:rPr>
        <w:t>2</w:t>
      </w:r>
      <w:r>
        <w:rPr>
          <w:rFonts w:hint="eastAsia"/>
          <w:lang w:val="en-CA" w:eastAsia="zh-CN"/>
        </w:rPr>
        <w:t xml:space="preserve"> gas diffusion and pyrite oxidation, which is used to evaluate the shrinking core reaction model and gas diffusion provided by Wunderly</w:t>
      </w:r>
      <w:r w:rsidRPr="00ED3698">
        <w:rPr>
          <w:lang w:val="en-CA"/>
        </w:rPr>
        <w:t xml:space="preserve"> et al (199</w:t>
      </w:r>
      <w:r>
        <w:rPr>
          <w:rFonts w:hint="eastAsia"/>
          <w:lang w:val="en-CA" w:eastAsia="zh-CN"/>
        </w:rPr>
        <w:t>6</w:t>
      </w:r>
      <w:r w:rsidRPr="00ED3698">
        <w:rPr>
          <w:lang w:val="en-CA"/>
        </w:rPr>
        <w:t>)</w:t>
      </w:r>
      <w:r w:rsidR="004474F5">
        <w:rPr>
          <w:lang w:val="en-CA"/>
        </w:rPr>
        <w:t xml:space="preserve">.  </w:t>
      </w:r>
      <w:r>
        <w:rPr>
          <w:rFonts w:hint="eastAsia"/>
          <w:lang w:val="en-CA" w:eastAsia="zh-CN"/>
        </w:rPr>
        <w:t xml:space="preserve">A code intercomparison of </w:t>
      </w:r>
      <w:r w:rsidR="0076771D">
        <w:rPr>
          <w:rFonts w:hint="eastAsia"/>
          <w:lang w:val="en-CA" w:eastAsia="zh-CN"/>
        </w:rPr>
        <w:t>MIN3P-THCm</w:t>
      </w:r>
      <w:r>
        <w:rPr>
          <w:rFonts w:hint="eastAsia"/>
          <w:lang w:val="en-CA" w:eastAsia="zh-CN"/>
        </w:rPr>
        <w:t xml:space="preserve"> and PYROX was undertaken.</w:t>
      </w:r>
    </w:p>
    <w:p w14:paraId="2F24773D" w14:textId="77777777" w:rsidR="002C0F1F" w:rsidRPr="00192E8E" w:rsidRDefault="00B3171D" w:rsidP="002C0F1F">
      <w:pPr>
        <w:pStyle w:val="StyleHeading4Bold"/>
      </w:pPr>
      <w:bookmarkStart w:id="414" w:name="_Toc520374530"/>
      <w:r>
        <w:lastRenderedPageBreak/>
        <w:t>Model setup</w:t>
      </w:r>
      <w:bookmarkEnd w:id="414"/>
    </w:p>
    <w:p w14:paraId="24FF26CB" w14:textId="33B5D8E3" w:rsidR="002C0F1F" w:rsidRDefault="002C0F1F" w:rsidP="002C0F1F">
      <w:pPr>
        <w:rPr>
          <w:szCs w:val="24"/>
          <w:lang w:val="en-CA" w:eastAsia="zh-CN"/>
        </w:rPr>
      </w:pPr>
      <w:r w:rsidRPr="00ED3698">
        <w:rPr>
          <w:szCs w:val="24"/>
        </w:rPr>
        <w:t>A 1D model</w:t>
      </w:r>
      <w:r w:rsidR="004F3B4B">
        <w:rPr>
          <w:szCs w:val="24"/>
        </w:rPr>
        <w:t>,</w:t>
      </w:r>
      <w:r w:rsidRPr="00ED3698">
        <w:rPr>
          <w:szCs w:val="24"/>
        </w:rPr>
        <w:t xml:space="preserve"> </w:t>
      </w:r>
      <w:r>
        <w:rPr>
          <w:rFonts w:hint="eastAsia"/>
          <w:szCs w:val="24"/>
          <w:lang w:eastAsia="zh-CN"/>
        </w:rPr>
        <w:t>1.5</w:t>
      </w:r>
      <w:r>
        <w:rPr>
          <w:szCs w:val="24"/>
          <w:lang w:eastAsia="zh-CN"/>
        </w:rPr>
        <w:t> </w:t>
      </w:r>
      <w:r w:rsidRPr="00ED3698">
        <w:rPr>
          <w:szCs w:val="24"/>
        </w:rPr>
        <w:t>m in depth</w:t>
      </w:r>
      <w:r w:rsidR="004F3B4B">
        <w:rPr>
          <w:szCs w:val="24"/>
        </w:rPr>
        <w:t>,</w:t>
      </w:r>
      <w:r w:rsidRPr="00ED3698">
        <w:rPr>
          <w:szCs w:val="24"/>
        </w:rPr>
        <w:t xml:space="preserve"> is discretized into 121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for the interior control volumes and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Pr>
          <w:rFonts w:hint="eastAsia"/>
          <w:szCs w:val="24"/>
          <w:lang w:val="en-CA" w:eastAsia="zh-CN"/>
        </w:rPr>
        <w:t>All reactions considered can be expressed by 4 components (SO</w:t>
      </w:r>
      <w:r w:rsidRPr="001842FA">
        <w:rPr>
          <w:rFonts w:hint="eastAsia"/>
          <w:szCs w:val="24"/>
          <w:vertAlign w:val="subscript"/>
          <w:lang w:val="en-CA" w:eastAsia="zh-CN"/>
        </w:rPr>
        <w:t>4</w:t>
      </w:r>
      <w:r>
        <w:rPr>
          <w:rFonts w:hint="eastAsia"/>
          <w:szCs w:val="24"/>
          <w:vertAlign w:val="superscript"/>
          <w:lang w:val="en-CA" w:eastAsia="zh-CN"/>
        </w:rPr>
        <w:t>2-</w:t>
      </w:r>
      <w:r>
        <w:rPr>
          <w:rFonts w:hint="eastAsia"/>
          <w:szCs w:val="24"/>
          <w:lang w:val="en-CA" w:eastAsia="zh-CN"/>
        </w:rPr>
        <w:t>, H</w:t>
      </w:r>
      <w:r w:rsidRPr="001842FA">
        <w:rPr>
          <w:rFonts w:hint="eastAsia"/>
          <w:szCs w:val="24"/>
          <w:vertAlign w:val="superscript"/>
          <w:lang w:val="en-CA" w:eastAsia="zh-CN"/>
        </w:rPr>
        <w:t>+</w:t>
      </w:r>
      <w:r>
        <w:rPr>
          <w:rFonts w:hint="eastAsia"/>
          <w:szCs w:val="24"/>
          <w:lang w:val="en-CA" w:eastAsia="zh-CN"/>
        </w:rPr>
        <w:t>, Fe</w:t>
      </w:r>
      <w:r>
        <w:rPr>
          <w:rFonts w:hint="eastAsia"/>
          <w:szCs w:val="24"/>
          <w:vertAlign w:val="superscript"/>
          <w:lang w:val="en-CA" w:eastAsia="zh-CN"/>
        </w:rPr>
        <w:t>2+</w:t>
      </w:r>
      <w:r>
        <w:rPr>
          <w:rFonts w:hint="eastAsia"/>
          <w:szCs w:val="24"/>
          <w:lang w:val="en-CA" w:eastAsia="zh-CN"/>
        </w:rPr>
        <w:t xml:space="preserve"> and O</w:t>
      </w:r>
      <w:r w:rsidRPr="001842FA">
        <w:rPr>
          <w:rFonts w:hint="eastAsia"/>
          <w:szCs w:val="24"/>
          <w:vertAlign w:val="subscript"/>
          <w:lang w:val="en-CA" w:eastAsia="zh-CN"/>
        </w:rPr>
        <w:t>2</w:t>
      </w:r>
      <w:r>
        <w:rPr>
          <w:rFonts w:hint="eastAsia"/>
          <w:szCs w:val="24"/>
          <w:lang w:val="en-CA" w:eastAsia="zh-CN"/>
        </w:rPr>
        <w:t>(aq)</w:t>
      </w:r>
      <w:r w:rsidR="004474F5">
        <w:rPr>
          <w:rFonts w:hint="eastAsia"/>
          <w:szCs w:val="24"/>
          <w:lang w:val="en-CA" w:eastAsia="zh-CN"/>
        </w:rPr>
        <w:t xml:space="preserve">.  </w:t>
      </w:r>
      <w:r>
        <w:rPr>
          <w:rFonts w:hint="eastAsia"/>
          <w:szCs w:val="24"/>
          <w:lang w:val="en-CA" w:eastAsia="zh-CN"/>
        </w:rPr>
        <w:t xml:space="preserve">One gas </w:t>
      </w:r>
      <w:r w:rsidR="00353CA5">
        <w:rPr>
          <w:szCs w:val="24"/>
          <w:lang w:val="en-CA" w:eastAsia="zh-CN"/>
        </w:rPr>
        <w:t>(</w:t>
      </w:r>
      <w:r>
        <w:rPr>
          <w:rFonts w:hint="eastAsia"/>
          <w:szCs w:val="24"/>
          <w:lang w:val="en-CA" w:eastAsia="zh-CN"/>
        </w:rPr>
        <w:t>O</w:t>
      </w:r>
      <w:r w:rsidRPr="001842FA">
        <w:rPr>
          <w:rFonts w:hint="eastAsia"/>
          <w:szCs w:val="24"/>
          <w:vertAlign w:val="subscript"/>
          <w:lang w:val="en-CA" w:eastAsia="zh-CN"/>
        </w:rPr>
        <w:t>2</w:t>
      </w:r>
      <w:r>
        <w:rPr>
          <w:rFonts w:hint="eastAsia"/>
          <w:szCs w:val="24"/>
          <w:lang w:val="en-CA" w:eastAsia="zh-CN"/>
        </w:rPr>
        <w:t>(g)</w:t>
      </w:r>
      <w:r w:rsidR="00353CA5">
        <w:rPr>
          <w:szCs w:val="24"/>
          <w:lang w:val="en-CA" w:eastAsia="zh-CN"/>
        </w:rPr>
        <w:t>)</w:t>
      </w:r>
      <w:r>
        <w:rPr>
          <w:rFonts w:hint="eastAsia"/>
          <w:szCs w:val="24"/>
          <w:lang w:val="en-CA" w:eastAsia="zh-CN"/>
        </w:rPr>
        <w:t xml:space="preserve"> and one mineral </w:t>
      </w:r>
      <w:r w:rsidR="00353CA5">
        <w:rPr>
          <w:szCs w:val="24"/>
          <w:lang w:val="en-CA" w:eastAsia="zh-CN"/>
        </w:rPr>
        <w:t>(</w:t>
      </w:r>
      <w:r>
        <w:rPr>
          <w:rFonts w:hint="eastAsia"/>
          <w:szCs w:val="24"/>
          <w:lang w:val="en-CA" w:eastAsia="zh-CN"/>
        </w:rPr>
        <w:t>pyrite</w:t>
      </w:r>
      <w:r w:rsidR="00353CA5">
        <w:rPr>
          <w:szCs w:val="24"/>
          <w:lang w:val="en-CA" w:eastAsia="zh-CN"/>
        </w:rPr>
        <w:t>)</w:t>
      </w:r>
      <w:r>
        <w:rPr>
          <w:rFonts w:hint="eastAsia"/>
          <w:szCs w:val="24"/>
          <w:lang w:val="en-CA" w:eastAsia="zh-CN"/>
        </w:rPr>
        <w:t xml:space="preserve"> </w:t>
      </w:r>
      <w:r w:rsidR="00F9124E">
        <w:rPr>
          <w:szCs w:val="24"/>
          <w:lang w:val="en-CA" w:eastAsia="zh-CN"/>
        </w:rPr>
        <w:t>a</w:t>
      </w:r>
      <w:r>
        <w:rPr>
          <w:rFonts w:hint="eastAsia"/>
          <w:szCs w:val="24"/>
          <w:lang w:val="en-CA" w:eastAsia="zh-CN"/>
        </w:rPr>
        <w:t>re considered in the simulation</w:t>
      </w:r>
      <w:r w:rsidR="004474F5">
        <w:rPr>
          <w:rFonts w:hint="eastAsia"/>
          <w:szCs w:val="24"/>
          <w:lang w:val="en-CA" w:eastAsia="zh-CN"/>
        </w:rPr>
        <w:t xml:space="preserve">.  </w:t>
      </w:r>
      <w:r>
        <w:rPr>
          <w:rFonts w:hint="eastAsia"/>
          <w:szCs w:val="24"/>
          <w:lang w:val="en-CA" w:eastAsia="zh-CN"/>
        </w:rPr>
        <w:t xml:space="preserve">The initial and boundary </w:t>
      </w:r>
      <w:r w:rsidR="00353CA5">
        <w:rPr>
          <w:szCs w:val="24"/>
          <w:lang w:val="en-CA" w:eastAsia="zh-CN"/>
        </w:rPr>
        <w:t xml:space="preserve">conditions </w:t>
      </w:r>
      <w:r>
        <w:rPr>
          <w:rFonts w:hint="eastAsia"/>
          <w:szCs w:val="24"/>
          <w:lang w:val="en-CA" w:eastAsia="zh-CN"/>
        </w:rPr>
        <w:t xml:space="preserve">are listed in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_Ref362356154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2</w:t>
      </w:r>
      <w:r w:rsidR="00B560DA">
        <w:t>.</w:t>
      </w:r>
      <w:r w:rsidR="00B560DA">
        <w:rPr>
          <w:noProof/>
        </w:rPr>
        <w:t>42</w:t>
      </w:r>
      <w:r w:rsidR="005F5019">
        <w:rPr>
          <w:szCs w:val="24"/>
          <w:lang w:val="en-CA" w:eastAsia="zh-CN"/>
        </w:rPr>
        <w:fldChar w:fldCharType="end"/>
      </w:r>
      <w:r w:rsidR="004474F5">
        <w:rPr>
          <w:rFonts w:hint="eastAsia"/>
          <w:szCs w:val="24"/>
          <w:lang w:val="en-CA" w:eastAsia="zh-CN"/>
        </w:rPr>
        <w:t xml:space="preserve">.  </w:t>
      </w:r>
      <w:r w:rsidR="00353CA5" w:rsidRPr="00ED3698">
        <w:rPr>
          <w:szCs w:val="24"/>
          <w:lang w:val="en-CA" w:eastAsia="en-CA"/>
        </w:rPr>
        <w:t xml:space="preserve">Boundary conditions </w:t>
      </w:r>
      <w:r w:rsidR="00353CA5">
        <w:rPr>
          <w:rFonts w:hint="eastAsia"/>
          <w:szCs w:val="24"/>
          <w:lang w:val="en-CA" w:eastAsia="zh-CN"/>
        </w:rPr>
        <w:t xml:space="preserve">are </w:t>
      </w:r>
      <w:r w:rsidR="00353CA5">
        <w:rPr>
          <w:szCs w:val="24"/>
          <w:lang w:val="en-CA" w:eastAsia="zh-CN"/>
        </w:rPr>
        <w:t>a specified flux of</w:t>
      </w:r>
      <w:r w:rsidR="00353CA5">
        <w:rPr>
          <w:rFonts w:hint="eastAsia"/>
          <w:szCs w:val="24"/>
          <w:lang w:val="en-CA" w:eastAsia="zh-CN"/>
        </w:rPr>
        <w:t xml:space="preserve"> 0</w:t>
      </w:r>
      <w:r w:rsidR="00353CA5">
        <w:rPr>
          <w:szCs w:val="24"/>
          <w:lang w:val="en-CA" w:eastAsia="zh-CN"/>
        </w:rPr>
        <w:t xml:space="preserve"> m s</w:t>
      </w:r>
      <w:r w:rsidR="00353CA5" w:rsidRPr="004F3B4B">
        <w:rPr>
          <w:szCs w:val="24"/>
          <w:vertAlign w:val="superscript"/>
          <w:lang w:val="en-CA" w:eastAsia="zh-CN"/>
        </w:rPr>
        <w:t>-1</w:t>
      </w:r>
      <w:r w:rsidR="00353CA5" w:rsidRPr="00ED3698">
        <w:rPr>
          <w:szCs w:val="24"/>
          <w:lang w:val="en-CA" w:eastAsia="en-CA"/>
        </w:rPr>
        <w:t xml:space="preserve"> </w:t>
      </w:r>
      <w:r w:rsidR="00353CA5">
        <w:rPr>
          <w:szCs w:val="24"/>
          <w:lang w:val="en-CA" w:eastAsia="en-CA"/>
        </w:rPr>
        <w:t>at</w:t>
      </w:r>
      <w:r w:rsidR="00353CA5" w:rsidRPr="00ED3698">
        <w:rPr>
          <w:szCs w:val="24"/>
          <w:lang w:val="en-CA" w:eastAsia="en-CA"/>
        </w:rPr>
        <w:t xml:space="preserve"> the top boundary and </w:t>
      </w:r>
      <w:r w:rsidR="00353CA5">
        <w:rPr>
          <w:szCs w:val="24"/>
          <w:lang w:val="en-CA" w:eastAsia="en-CA"/>
        </w:rPr>
        <w:t xml:space="preserve">a hydraulic head of </w:t>
      </w:r>
      <w:r w:rsidR="00353CA5" w:rsidRPr="00ED3698">
        <w:rPr>
          <w:szCs w:val="24"/>
          <w:lang w:val="en-CA" w:eastAsia="en-CA"/>
        </w:rPr>
        <w:t>-</w:t>
      </w:r>
      <w:r w:rsidR="00353CA5">
        <w:rPr>
          <w:rFonts w:hint="eastAsia"/>
          <w:szCs w:val="24"/>
          <w:lang w:val="en-CA" w:eastAsia="zh-CN"/>
        </w:rPr>
        <w:t>0.2 </w:t>
      </w:r>
      <w:r w:rsidR="00353CA5" w:rsidRPr="00ED3698">
        <w:rPr>
          <w:szCs w:val="24"/>
          <w:lang w:val="en-CA" w:eastAsia="en-CA"/>
        </w:rPr>
        <w:t xml:space="preserve">m </w:t>
      </w:r>
      <w:r w:rsidR="00353CA5">
        <w:rPr>
          <w:szCs w:val="24"/>
          <w:lang w:val="en-CA" w:eastAsia="en-CA"/>
        </w:rPr>
        <w:t>at</w:t>
      </w:r>
      <w:r w:rsidR="00353CA5" w:rsidRPr="00ED3698">
        <w:rPr>
          <w:szCs w:val="24"/>
          <w:lang w:val="en-CA" w:eastAsia="en-CA"/>
        </w:rPr>
        <w:t xml:space="preserve"> the bottom boundary</w:t>
      </w:r>
      <w:r w:rsidR="004474F5">
        <w:rPr>
          <w:szCs w:val="24"/>
          <w:lang w:val="en-CA" w:eastAsia="en-CA"/>
        </w:rPr>
        <w:t xml:space="preserve">.  </w:t>
      </w:r>
      <w:r>
        <w:rPr>
          <w:rFonts w:hint="eastAsia"/>
          <w:szCs w:val="24"/>
          <w:lang w:val="en-CA" w:eastAsia="zh-CN"/>
        </w:rPr>
        <w:t xml:space="preserve">For reactive transport, the BCs </w:t>
      </w:r>
      <w:r w:rsidR="00353CA5">
        <w:rPr>
          <w:szCs w:val="24"/>
          <w:lang w:val="en-CA" w:eastAsia="zh-CN"/>
        </w:rPr>
        <w:t>consist of a</w:t>
      </w:r>
      <w:r>
        <w:rPr>
          <w:rFonts w:hint="eastAsia"/>
          <w:szCs w:val="24"/>
          <w:lang w:val="en-CA" w:eastAsia="zh-CN"/>
        </w:rPr>
        <w:t xml:space="preserve"> mixed type boundary condition at the top boundary and </w:t>
      </w:r>
      <w:r w:rsidR="00353CA5">
        <w:rPr>
          <w:szCs w:val="24"/>
          <w:lang w:val="en-CA" w:eastAsia="zh-CN"/>
        </w:rPr>
        <w:t xml:space="preserve">a </w:t>
      </w:r>
      <w:r>
        <w:rPr>
          <w:rFonts w:hint="eastAsia"/>
          <w:szCs w:val="24"/>
          <w:lang w:val="en-CA" w:eastAsia="zh-CN"/>
        </w:rPr>
        <w:t>free outflow boundary condition at the bottom</w:t>
      </w:r>
      <w:r w:rsidR="004474F5">
        <w:rPr>
          <w:rFonts w:hint="eastAsia"/>
          <w:szCs w:val="24"/>
          <w:lang w:val="en-CA" w:eastAsia="zh-CN"/>
        </w:rPr>
        <w:t xml:space="preserve">.  </w:t>
      </w:r>
      <w:r>
        <w:rPr>
          <w:rFonts w:hint="eastAsia"/>
          <w:szCs w:val="24"/>
          <w:lang w:val="en-CA" w:eastAsia="zh-CN"/>
        </w:rPr>
        <w:t>The concentration of O</w:t>
      </w:r>
      <w:r w:rsidRPr="001842FA">
        <w:rPr>
          <w:rFonts w:hint="eastAsia"/>
          <w:szCs w:val="24"/>
          <w:vertAlign w:val="subscript"/>
          <w:lang w:val="en-CA" w:eastAsia="zh-CN"/>
        </w:rPr>
        <w:t>2</w:t>
      </w:r>
      <w:r>
        <w:rPr>
          <w:rFonts w:hint="eastAsia"/>
          <w:szCs w:val="24"/>
          <w:lang w:val="en-CA" w:eastAsia="zh-CN"/>
        </w:rPr>
        <w:t xml:space="preserve">(g) </w:t>
      </w:r>
      <w:r w:rsidR="00353CA5">
        <w:rPr>
          <w:szCs w:val="24"/>
          <w:lang w:val="en-CA" w:eastAsia="zh-CN"/>
        </w:rPr>
        <w:t>is</w:t>
      </w:r>
      <w:r>
        <w:rPr>
          <w:rFonts w:hint="eastAsia"/>
          <w:szCs w:val="24"/>
          <w:lang w:val="en-CA" w:eastAsia="zh-CN"/>
        </w:rPr>
        <w:t xml:space="preserve"> </w:t>
      </w:r>
      <w:r w:rsidR="00353CA5">
        <w:rPr>
          <w:szCs w:val="24"/>
          <w:lang w:val="en-CA" w:eastAsia="zh-CN"/>
        </w:rPr>
        <w:t>determined internally based on Henry’s law</w:t>
      </w:r>
      <w:r>
        <w:rPr>
          <w:rFonts w:hint="eastAsia"/>
          <w:szCs w:val="24"/>
          <w:lang w:val="en-CA" w:eastAsia="zh-CN"/>
        </w:rPr>
        <w:t>.</w:t>
      </w:r>
    </w:p>
    <w:p w14:paraId="6B800618" w14:textId="70DDF2C0" w:rsidR="002C0F1F" w:rsidRPr="00ED3698" w:rsidRDefault="002C0F1F" w:rsidP="002C0F1F">
      <w:pPr>
        <w:pStyle w:val="StyleCaptionTableCaptionBold"/>
      </w:pPr>
      <w:bookmarkStart w:id="415" w:name="_Ref362356154"/>
      <w:bookmarkStart w:id="416" w:name="_Toc520374918"/>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42</w:t>
      </w:r>
      <w:r w:rsidR="00FE1AD3">
        <w:fldChar w:fldCharType="end"/>
      </w:r>
      <w:bookmarkEnd w:id="415"/>
      <w:r w:rsidR="00767E37">
        <w:t xml:space="preserve">: </w:t>
      </w:r>
      <w:r w:rsidR="005D23C2" w:rsidRPr="007B1E2A">
        <w:t xml:space="preserve">Initial </w:t>
      </w:r>
      <w:r w:rsidR="005D23C2">
        <w:t>and</w:t>
      </w:r>
      <w:r w:rsidR="005D23C2" w:rsidRPr="007B1E2A">
        <w:t xml:space="preserve"> boundary </w:t>
      </w:r>
      <w:r w:rsidR="005D23C2">
        <w:t xml:space="preserve">conditions for flow </w:t>
      </w:r>
      <w:r w:rsidR="005D23C2" w:rsidRPr="007B1E2A">
        <w:t>and reactive transport</w:t>
      </w:r>
      <w:bookmarkEnd w:id="416"/>
    </w:p>
    <w:tbl>
      <w:tblPr>
        <w:tblW w:w="0" w:type="auto"/>
        <w:jc w:val="center"/>
        <w:tblBorders>
          <w:top w:val="single" w:sz="4" w:space="0" w:color="auto"/>
          <w:bottom w:val="single" w:sz="4" w:space="0" w:color="auto"/>
        </w:tblBorders>
        <w:tblLook w:val="04A0" w:firstRow="1" w:lastRow="0" w:firstColumn="1" w:lastColumn="0" w:noHBand="0" w:noVBand="1"/>
      </w:tblPr>
      <w:tblGrid>
        <w:gridCol w:w="1689"/>
        <w:gridCol w:w="1942"/>
        <w:gridCol w:w="1403"/>
        <w:gridCol w:w="1346"/>
        <w:gridCol w:w="1090"/>
      </w:tblGrid>
      <w:tr w:rsidR="004F3B4B" w:rsidRPr="00DD6123" w14:paraId="75F5D41D" w14:textId="77777777" w:rsidTr="004F3B4B">
        <w:trPr>
          <w:trHeight w:val="300"/>
          <w:jc w:val="center"/>
        </w:trPr>
        <w:tc>
          <w:tcPr>
            <w:tcW w:w="0" w:type="auto"/>
            <w:tcBorders>
              <w:bottom w:val="single" w:sz="4" w:space="0" w:color="auto"/>
            </w:tcBorders>
            <w:shd w:val="clear" w:color="auto" w:fill="D9D9D9"/>
            <w:noWrap/>
            <w:vAlign w:val="center"/>
            <w:hideMark/>
          </w:tcPr>
          <w:p w14:paraId="2976CA72" w14:textId="77777777" w:rsidR="004F3B4B" w:rsidRPr="00DD6123" w:rsidRDefault="004F3B4B" w:rsidP="00341D8C">
            <w:pPr>
              <w:spacing w:before="0" w:after="0"/>
              <w:jc w:val="left"/>
              <w:rPr>
                <w:b/>
                <w:color w:val="000000"/>
                <w:lang w:eastAsia="en-CA"/>
              </w:rPr>
            </w:pPr>
            <w:r w:rsidRPr="00DD6123">
              <w:rPr>
                <w:b/>
                <w:color w:val="000000"/>
                <w:lang w:eastAsia="en-CA"/>
              </w:rPr>
              <w:t>Parameter</w:t>
            </w:r>
          </w:p>
        </w:tc>
        <w:tc>
          <w:tcPr>
            <w:tcW w:w="0" w:type="auto"/>
            <w:tcBorders>
              <w:bottom w:val="single" w:sz="4" w:space="0" w:color="auto"/>
            </w:tcBorders>
            <w:shd w:val="clear" w:color="auto" w:fill="D9D9D9"/>
            <w:noWrap/>
            <w:vAlign w:val="center"/>
            <w:hideMark/>
          </w:tcPr>
          <w:p w14:paraId="4D41377A" w14:textId="77777777" w:rsidR="004F3B4B" w:rsidRPr="00DD6123" w:rsidRDefault="004F3B4B" w:rsidP="00341D8C">
            <w:pPr>
              <w:spacing w:before="0" w:after="0"/>
              <w:ind w:hanging="108"/>
              <w:jc w:val="center"/>
              <w:rPr>
                <w:b/>
                <w:color w:val="000000"/>
                <w:lang w:eastAsia="en-CA"/>
              </w:rPr>
            </w:pPr>
            <w:r>
              <w:rPr>
                <w:rFonts w:hint="eastAsia"/>
                <w:b/>
                <w:color w:val="000000"/>
                <w:lang w:eastAsia="zh-CN"/>
              </w:rPr>
              <w:t>Initial Condition</w:t>
            </w:r>
          </w:p>
        </w:tc>
        <w:tc>
          <w:tcPr>
            <w:tcW w:w="2635" w:type="dxa"/>
            <w:gridSpan w:val="2"/>
            <w:tcBorders>
              <w:bottom w:val="single" w:sz="4" w:space="0" w:color="auto"/>
            </w:tcBorders>
            <w:shd w:val="clear" w:color="auto" w:fill="D9D9D9"/>
            <w:vAlign w:val="center"/>
          </w:tcPr>
          <w:p w14:paraId="59FA28C6" w14:textId="77777777" w:rsidR="004F3B4B" w:rsidRPr="00DD6123" w:rsidRDefault="004F3B4B" w:rsidP="00341D8C">
            <w:pPr>
              <w:spacing w:before="0" w:after="0"/>
              <w:jc w:val="center"/>
              <w:rPr>
                <w:b/>
                <w:color w:val="000000"/>
                <w:lang w:eastAsia="en-CA"/>
              </w:rPr>
            </w:pPr>
            <w:r>
              <w:rPr>
                <w:rFonts w:hint="eastAsia"/>
                <w:b/>
                <w:color w:val="000000"/>
                <w:lang w:eastAsia="zh-CN"/>
              </w:rPr>
              <w:t>Boundary Conditions</w:t>
            </w:r>
          </w:p>
        </w:tc>
        <w:tc>
          <w:tcPr>
            <w:tcW w:w="1090" w:type="dxa"/>
            <w:tcBorders>
              <w:bottom w:val="single" w:sz="4" w:space="0" w:color="auto"/>
            </w:tcBorders>
            <w:shd w:val="clear" w:color="auto" w:fill="D9D9D9"/>
            <w:noWrap/>
            <w:vAlign w:val="center"/>
            <w:hideMark/>
          </w:tcPr>
          <w:p w14:paraId="6CFB0B85" w14:textId="77777777" w:rsidR="004F3B4B" w:rsidRPr="00DD6123" w:rsidRDefault="004F3B4B" w:rsidP="00341D8C">
            <w:pPr>
              <w:spacing w:before="0" w:after="0"/>
              <w:jc w:val="center"/>
              <w:rPr>
                <w:b/>
                <w:color w:val="000000"/>
                <w:lang w:eastAsia="en-CA"/>
              </w:rPr>
            </w:pPr>
            <w:r w:rsidRPr="00DD6123">
              <w:rPr>
                <w:b/>
                <w:color w:val="000000"/>
                <w:lang w:eastAsia="en-CA"/>
              </w:rPr>
              <w:t>Unit</w:t>
            </w:r>
          </w:p>
        </w:tc>
      </w:tr>
      <w:tr w:rsidR="004F3B4B" w:rsidRPr="00ED3698" w14:paraId="7404A5F1" w14:textId="77777777" w:rsidTr="00F9124E">
        <w:trPr>
          <w:trHeight w:val="300"/>
          <w:jc w:val="center"/>
        </w:trPr>
        <w:tc>
          <w:tcPr>
            <w:tcW w:w="0" w:type="auto"/>
            <w:gridSpan w:val="2"/>
            <w:tcBorders>
              <w:top w:val="single" w:sz="4" w:space="0" w:color="auto"/>
              <w:bottom w:val="nil"/>
            </w:tcBorders>
            <w:shd w:val="clear" w:color="auto" w:fill="auto"/>
            <w:noWrap/>
            <w:vAlign w:val="bottom"/>
          </w:tcPr>
          <w:p w14:paraId="72D764D4" w14:textId="77777777" w:rsidR="004F3B4B" w:rsidRPr="00ED3698" w:rsidRDefault="004F3B4B" w:rsidP="00341D8C">
            <w:pPr>
              <w:spacing w:before="0" w:after="0"/>
              <w:jc w:val="left"/>
            </w:pPr>
            <w:r>
              <w:rPr>
                <w:i/>
                <w:color w:val="000000"/>
                <w:sz w:val="22"/>
                <w:szCs w:val="22"/>
              </w:rPr>
              <w:t>Aqueous phase</w:t>
            </w:r>
          </w:p>
        </w:tc>
        <w:tc>
          <w:tcPr>
            <w:tcW w:w="0" w:type="auto"/>
            <w:tcBorders>
              <w:top w:val="single" w:sz="4" w:space="0" w:color="auto"/>
              <w:bottom w:val="nil"/>
            </w:tcBorders>
            <w:vAlign w:val="center"/>
          </w:tcPr>
          <w:p w14:paraId="4C440270" w14:textId="77777777" w:rsidR="004F3B4B" w:rsidRPr="00ED3698" w:rsidRDefault="004F3B4B" w:rsidP="00F9124E">
            <w:pPr>
              <w:spacing w:before="0" w:after="0"/>
              <w:jc w:val="center"/>
              <w:rPr>
                <w:lang w:eastAsia="zh-CN"/>
              </w:rPr>
            </w:pPr>
            <w:r>
              <w:rPr>
                <w:rFonts w:hint="eastAsia"/>
                <w:lang w:eastAsia="zh-CN"/>
              </w:rPr>
              <w:t>top</w:t>
            </w:r>
          </w:p>
        </w:tc>
        <w:tc>
          <w:tcPr>
            <w:tcW w:w="1346" w:type="dxa"/>
            <w:tcBorders>
              <w:top w:val="single" w:sz="4" w:space="0" w:color="auto"/>
              <w:bottom w:val="nil"/>
            </w:tcBorders>
            <w:vAlign w:val="center"/>
          </w:tcPr>
          <w:p w14:paraId="681E7267" w14:textId="77777777" w:rsidR="004F3B4B" w:rsidRPr="00ED3698" w:rsidRDefault="004F3B4B" w:rsidP="00F9124E">
            <w:pPr>
              <w:spacing w:before="0" w:after="0"/>
              <w:jc w:val="center"/>
              <w:rPr>
                <w:color w:val="000000"/>
                <w:lang w:eastAsia="zh-CN"/>
              </w:rPr>
            </w:pPr>
            <w:r>
              <w:rPr>
                <w:rFonts w:hint="eastAsia"/>
                <w:color w:val="000000"/>
                <w:lang w:eastAsia="zh-CN"/>
              </w:rPr>
              <w:t>bottom</w:t>
            </w:r>
          </w:p>
        </w:tc>
        <w:tc>
          <w:tcPr>
            <w:tcW w:w="1090" w:type="dxa"/>
            <w:tcBorders>
              <w:top w:val="single" w:sz="4" w:space="0" w:color="auto"/>
              <w:bottom w:val="nil"/>
            </w:tcBorders>
            <w:shd w:val="clear" w:color="auto" w:fill="auto"/>
            <w:noWrap/>
          </w:tcPr>
          <w:p w14:paraId="7317D2F3" w14:textId="77777777" w:rsidR="004F3B4B" w:rsidRPr="00ED3698" w:rsidRDefault="004F3B4B" w:rsidP="00341D8C">
            <w:pPr>
              <w:spacing w:before="0" w:after="0"/>
              <w:rPr>
                <w:color w:val="000000"/>
                <w:lang w:eastAsia="en-CA"/>
              </w:rPr>
            </w:pPr>
          </w:p>
        </w:tc>
      </w:tr>
      <w:tr w:rsidR="004F3B4B" w:rsidRPr="00ED3698" w14:paraId="276D64D9" w14:textId="77777777" w:rsidTr="00F9124E">
        <w:trPr>
          <w:trHeight w:val="300"/>
          <w:jc w:val="center"/>
        </w:trPr>
        <w:tc>
          <w:tcPr>
            <w:tcW w:w="0" w:type="auto"/>
            <w:tcBorders>
              <w:top w:val="nil"/>
              <w:bottom w:val="nil"/>
            </w:tcBorders>
            <w:shd w:val="clear" w:color="auto" w:fill="auto"/>
            <w:noWrap/>
            <w:vAlign w:val="center"/>
            <w:hideMark/>
          </w:tcPr>
          <w:p w14:paraId="715EFD84" w14:textId="77777777" w:rsidR="004F3B4B" w:rsidRDefault="004F3B4B" w:rsidP="00341D8C">
            <w:pPr>
              <w:spacing w:before="0" w:after="0"/>
              <w:ind w:left="318" w:hanging="318"/>
              <w:rPr>
                <w:lang w:eastAsia="zh-CN"/>
              </w:rPr>
            </w:pPr>
            <w:r>
              <w:t>SO</w:t>
            </w:r>
            <w:r w:rsidRPr="00CE2FE4">
              <w:rPr>
                <w:vertAlign w:val="subscript"/>
              </w:rPr>
              <w:t>4</w:t>
            </w:r>
            <w:r w:rsidRPr="00CE2FE4">
              <w:rPr>
                <w:vertAlign w:val="superscript"/>
              </w:rPr>
              <w:t>2-</w:t>
            </w:r>
          </w:p>
        </w:tc>
        <w:tc>
          <w:tcPr>
            <w:tcW w:w="0" w:type="auto"/>
            <w:tcBorders>
              <w:top w:val="nil"/>
              <w:bottom w:val="nil"/>
            </w:tcBorders>
            <w:shd w:val="clear" w:color="auto" w:fill="auto"/>
            <w:noWrap/>
            <w:vAlign w:val="center"/>
          </w:tcPr>
          <w:p w14:paraId="6430B19A" w14:textId="77777777" w:rsidR="004F3B4B" w:rsidRPr="009875B3" w:rsidRDefault="004F3B4B" w:rsidP="00F9124E">
            <w:pPr>
              <w:spacing w:before="0" w:after="0"/>
              <w:jc w:val="center"/>
            </w:pPr>
            <w:r w:rsidRPr="009875B3">
              <w:t>1.0</w:t>
            </w:r>
            <w:r w:rsidRPr="005865DC">
              <w:t>×10</w:t>
            </w:r>
            <w:r w:rsidRPr="005865DC">
              <w:rPr>
                <w:vertAlign w:val="superscript"/>
              </w:rPr>
              <w:t>-10</w:t>
            </w:r>
          </w:p>
        </w:tc>
        <w:tc>
          <w:tcPr>
            <w:tcW w:w="0" w:type="auto"/>
            <w:tcBorders>
              <w:top w:val="nil"/>
              <w:bottom w:val="nil"/>
            </w:tcBorders>
            <w:vAlign w:val="center"/>
          </w:tcPr>
          <w:p w14:paraId="3B1A5C81" w14:textId="77777777" w:rsidR="004F3B4B" w:rsidRPr="00C424EC" w:rsidRDefault="004F3B4B" w:rsidP="00F9124E">
            <w:pPr>
              <w:spacing w:before="0" w:after="0"/>
              <w:jc w:val="center"/>
            </w:pPr>
            <w:r w:rsidRPr="00C424EC">
              <w:t>1.0</w:t>
            </w:r>
            <w:r w:rsidRPr="005865DC">
              <w:t>×10</w:t>
            </w:r>
            <w:r w:rsidRPr="005865DC">
              <w:rPr>
                <w:vertAlign w:val="superscript"/>
              </w:rPr>
              <w:t>-10</w:t>
            </w:r>
          </w:p>
        </w:tc>
        <w:tc>
          <w:tcPr>
            <w:tcW w:w="1346" w:type="dxa"/>
            <w:vMerge w:val="restart"/>
            <w:tcBorders>
              <w:top w:val="nil"/>
            </w:tcBorders>
            <w:vAlign w:val="center"/>
          </w:tcPr>
          <w:p w14:paraId="7D5B887E" w14:textId="77777777" w:rsidR="004F3B4B" w:rsidRPr="00ED3698" w:rsidRDefault="00F9124E" w:rsidP="00F9124E">
            <w:pPr>
              <w:spacing w:before="0" w:after="0"/>
              <w:jc w:val="center"/>
              <w:rPr>
                <w:color w:val="000000"/>
                <w:lang w:eastAsia="en-CA"/>
              </w:rPr>
            </w:pPr>
            <w:r>
              <w:t>(f</w:t>
            </w:r>
            <w:r w:rsidR="004F3B4B">
              <w:t>ree exit</w:t>
            </w:r>
            <w:r>
              <w:t>)</w:t>
            </w:r>
          </w:p>
        </w:tc>
        <w:tc>
          <w:tcPr>
            <w:tcW w:w="1090" w:type="dxa"/>
            <w:tcBorders>
              <w:top w:val="nil"/>
              <w:bottom w:val="nil"/>
            </w:tcBorders>
            <w:shd w:val="clear" w:color="auto" w:fill="auto"/>
            <w:noWrap/>
            <w:hideMark/>
          </w:tcPr>
          <w:p w14:paraId="3B903C7D" w14:textId="77777777" w:rsidR="004F3B4B" w:rsidRPr="00AB7437" w:rsidRDefault="004F3B4B" w:rsidP="004F3B4B">
            <w:pPr>
              <w:spacing w:before="0" w:after="0"/>
              <w:rPr>
                <w:lang w:eastAsia="zh-CN"/>
              </w:rPr>
            </w:pPr>
            <w:r>
              <w:rPr>
                <w:rFonts w:hint="eastAsia"/>
                <w:color w:val="000000"/>
                <w:lang w:eastAsia="zh-CN"/>
              </w:rPr>
              <w:t>[</w:t>
            </w:r>
            <w:r w:rsidRPr="00ED3698">
              <w:rPr>
                <w:color w:val="000000"/>
                <w:lang w:eastAsia="en-CA"/>
              </w:rPr>
              <w:t xml:space="preserve">mol </w:t>
            </w:r>
            <w:r>
              <w:rPr>
                <w:color w:val="000000"/>
                <w:lang w:eastAsia="en-CA"/>
              </w:rPr>
              <w:t>l</w:t>
            </w:r>
            <w:r w:rsidRPr="00ED3698">
              <w:rPr>
                <w:color w:val="000000"/>
                <w:vertAlign w:val="superscript"/>
                <w:lang w:eastAsia="en-CA"/>
              </w:rPr>
              <w:t>-1</w:t>
            </w:r>
            <w:r>
              <w:rPr>
                <w:rFonts w:hint="eastAsia"/>
                <w:color w:val="000000"/>
                <w:lang w:eastAsia="zh-CN"/>
              </w:rPr>
              <w:t>]</w:t>
            </w:r>
          </w:p>
        </w:tc>
      </w:tr>
      <w:tr w:rsidR="004F3B4B" w:rsidRPr="00ED3698" w14:paraId="7EA98EE8" w14:textId="77777777" w:rsidTr="00F9124E">
        <w:trPr>
          <w:trHeight w:val="300"/>
          <w:jc w:val="center"/>
        </w:trPr>
        <w:tc>
          <w:tcPr>
            <w:tcW w:w="0" w:type="auto"/>
            <w:tcBorders>
              <w:top w:val="nil"/>
              <w:bottom w:val="nil"/>
            </w:tcBorders>
            <w:shd w:val="clear" w:color="auto" w:fill="auto"/>
            <w:noWrap/>
            <w:vAlign w:val="center"/>
          </w:tcPr>
          <w:p w14:paraId="2AC29FB7" w14:textId="77777777" w:rsidR="004F3B4B" w:rsidRDefault="004F3B4B" w:rsidP="00341D8C">
            <w:pPr>
              <w:spacing w:before="0" w:after="0"/>
              <w:ind w:left="318" w:hanging="318"/>
            </w:pPr>
            <w:r>
              <w:t>Fe</w:t>
            </w:r>
            <w:r w:rsidRPr="00CE2FE4">
              <w:rPr>
                <w:vertAlign w:val="superscript"/>
              </w:rPr>
              <w:t>2+</w:t>
            </w:r>
          </w:p>
        </w:tc>
        <w:tc>
          <w:tcPr>
            <w:tcW w:w="0" w:type="auto"/>
            <w:tcBorders>
              <w:top w:val="nil"/>
              <w:bottom w:val="nil"/>
            </w:tcBorders>
            <w:shd w:val="clear" w:color="auto" w:fill="auto"/>
            <w:noWrap/>
            <w:vAlign w:val="center"/>
          </w:tcPr>
          <w:p w14:paraId="077602E1" w14:textId="77777777" w:rsidR="004F3B4B" w:rsidRPr="009875B3" w:rsidRDefault="004F3B4B" w:rsidP="00F9124E">
            <w:pPr>
              <w:spacing w:before="0" w:after="0"/>
              <w:jc w:val="center"/>
            </w:pPr>
            <w:r w:rsidRPr="009875B3">
              <w:t>1.0</w:t>
            </w:r>
            <w:r w:rsidRPr="005865DC">
              <w:t>×10</w:t>
            </w:r>
            <w:r w:rsidRPr="005865DC">
              <w:rPr>
                <w:vertAlign w:val="superscript"/>
              </w:rPr>
              <w:t>-10</w:t>
            </w:r>
          </w:p>
        </w:tc>
        <w:tc>
          <w:tcPr>
            <w:tcW w:w="0" w:type="auto"/>
            <w:tcBorders>
              <w:top w:val="nil"/>
              <w:bottom w:val="nil"/>
            </w:tcBorders>
            <w:vAlign w:val="center"/>
          </w:tcPr>
          <w:p w14:paraId="55592B95" w14:textId="77777777" w:rsidR="004F3B4B" w:rsidRPr="00C424EC" w:rsidRDefault="004F3B4B" w:rsidP="00F9124E">
            <w:pPr>
              <w:spacing w:before="0" w:after="0"/>
              <w:jc w:val="center"/>
            </w:pPr>
            <w:r w:rsidRPr="00C424EC">
              <w:t>1.0</w:t>
            </w:r>
            <w:r w:rsidRPr="005865DC">
              <w:t>×10</w:t>
            </w:r>
            <w:r w:rsidRPr="005865DC">
              <w:rPr>
                <w:vertAlign w:val="superscript"/>
              </w:rPr>
              <w:t>-10</w:t>
            </w:r>
          </w:p>
        </w:tc>
        <w:tc>
          <w:tcPr>
            <w:tcW w:w="1346" w:type="dxa"/>
            <w:vMerge/>
            <w:vAlign w:val="center"/>
          </w:tcPr>
          <w:p w14:paraId="58E9D5A9" w14:textId="77777777" w:rsidR="004F3B4B" w:rsidRPr="00ED3698" w:rsidRDefault="004F3B4B" w:rsidP="00F9124E">
            <w:pPr>
              <w:spacing w:before="0" w:after="0"/>
              <w:jc w:val="center"/>
            </w:pPr>
          </w:p>
        </w:tc>
        <w:tc>
          <w:tcPr>
            <w:tcW w:w="1090" w:type="dxa"/>
            <w:tcBorders>
              <w:top w:val="nil"/>
              <w:bottom w:val="nil"/>
            </w:tcBorders>
            <w:shd w:val="clear" w:color="auto" w:fill="auto"/>
            <w:noWrap/>
          </w:tcPr>
          <w:p w14:paraId="1DB688C4" w14:textId="77777777" w:rsidR="004F3B4B" w:rsidRDefault="004F3B4B" w:rsidP="004F3B4B">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F3B4B" w:rsidRPr="00ED3698" w14:paraId="7258ECCF" w14:textId="77777777" w:rsidTr="00F9124E">
        <w:trPr>
          <w:trHeight w:val="300"/>
          <w:jc w:val="center"/>
        </w:trPr>
        <w:tc>
          <w:tcPr>
            <w:tcW w:w="0" w:type="auto"/>
            <w:tcBorders>
              <w:top w:val="nil"/>
              <w:bottom w:val="nil"/>
            </w:tcBorders>
            <w:shd w:val="clear" w:color="auto" w:fill="auto"/>
            <w:noWrap/>
            <w:vAlign w:val="center"/>
          </w:tcPr>
          <w:p w14:paraId="49DC53F7" w14:textId="77777777" w:rsidR="004F3B4B" w:rsidRDefault="004F3B4B" w:rsidP="00341D8C">
            <w:pPr>
              <w:spacing w:before="0" w:after="0"/>
              <w:ind w:left="318" w:hanging="318"/>
              <w:rPr>
                <w:lang w:eastAsia="zh-CN"/>
              </w:rPr>
            </w:pPr>
            <w:r>
              <w:rPr>
                <w:rFonts w:hint="eastAsia"/>
                <w:lang w:eastAsia="zh-CN"/>
              </w:rPr>
              <w:t>O</w:t>
            </w:r>
            <w:r w:rsidRPr="000B27DB">
              <w:rPr>
                <w:rFonts w:hint="eastAsia"/>
                <w:vertAlign w:val="subscript"/>
                <w:lang w:eastAsia="zh-CN"/>
              </w:rPr>
              <w:t>2</w:t>
            </w:r>
            <w:r>
              <w:rPr>
                <w:rFonts w:hint="eastAsia"/>
                <w:lang w:eastAsia="zh-CN"/>
              </w:rPr>
              <w:t>(aq)</w:t>
            </w:r>
          </w:p>
        </w:tc>
        <w:tc>
          <w:tcPr>
            <w:tcW w:w="0" w:type="auto"/>
            <w:tcBorders>
              <w:top w:val="nil"/>
              <w:bottom w:val="nil"/>
            </w:tcBorders>
            <w:shd w:val="clear" w:color="auto" w:fill="auto"/>
            <w:noWrap/>
            <w:vAlign w:val="center"/>
          </w:tcPr>
          <w:p w14:paraId="248E03F9" w14:textId="77777777" w:rsidR="004F3B4B" w:rsidRDefault="004F3B4B" w:rsidP="00F9124E">
            <w:pPr>
              <w:spacing w:before="0" w:after="0"/>
              <w:jc w:val="center"/>
            </w:pPr>
            <w:r w:rsidRPr="009875B3">
              <w:t>1.0</w:t>
            </w:r>
            <w:r w:rsidRPr="005865DC">
              <w:t>×10</w:t>
            </w:r>
            <w:r w:rsidRPr="005865DC">
              <w:rPr>
                <w:vertAlign w:val="superscript"/>
              </w:rPr>
              <w:t>-10</w:t>
            </w:r>
          </w:p>
        </w:tc>
        <w:tc>
          <w:tcPr>
            <w:tcW w:w="0" w:type="auto"/>
            <w:tcBorders>
              <w:top w:val="nil"/>
              <w:bottom w:val="nil"/>
            </w:tcBorders>
            <w:vAlign w:val="center"/>
          </w:tcPr>
          <w:p w14:paraId="773B27BE" w14:textId="77777777" w:rsidR="004F3B4B" w:rsidRDefault="004F3B4B" w:rsidP="00F9124E">
            <w:pPr>
              <w:spacing w:before="0" w:after="0"/>
              <w:jc w:val="center"/>
            </w:pPr>
            <w:r w:rsidRPr="00C424EC">
              <w:t>2.63</w:t>
            </w:r>
            <w:r w:rsidRPr="005865DC">
              <w:t>×10</w:t>
            </w:r>
            <w:r w:rsidRPr="005865DC">
              <w:rPr>
                <w:vertAlign w:val="superscript"/>
              </w:rPr>
              <w:t>-4</w:t>
            </w:r>
          </w:p>
        </w:tc>
        <w:tc>
          <w:tcPr>
            <w:tcW w:w="1346" w:type="dxa"/>
            <w:vMerge/>
            <w:vAlign w:val="center"/>
          </w:tcPr>
          <w:p w14:paraId="33709E62" w14:textId="77777777" w:rsidR="004F3B4B" w:rsidRPr="00ED3698" w:rsidRDefault="004F3B4B" w:rsidP="00F9124E">
            <w:pPr>
              <w:spacing w:before="0" w:after="0"/>
              <w:jc w:val="center"/>
            </w:pPr>
          </w:p>
        </w:tc>
        <w:tc>
          <w:tcPr>
            <w:tcW w:w="1090" w:type="dxa"/>
            <w:tcBorders>
              <w:top w:val="nil"/>
              <w:bottom w:val="nil"/>
            </w:tcBorders>
            <w:shd w:val="clear" w:color="auto" w:fill="auto"/>
            <w:noWrap/>
          </w:tcPr>
          <w:p w14:paraId="0278E0E9" w14:textId="77777777" w:rsidR="004F3B4B" w:rsidRDefault="004F3B4B" w:rsidP="004F3B4B">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F3B4B" w:rsidRPr="00ED3698" w14:paraId="4240EBE0" w14:textId="77777777" w:rsidTr="00F9124E">
        <w:trPr>
          <w:trHeight w:val="300"/>
          <w:jc w:val="center"/>
        </w:trPr>
        <w:tc>
          <w:tcPr>
            <w:tcW w:w="0" w:type="auto"/>
            <w:tcBorders>
              <w:top w:val="nil"/>
              <w:bottom w:val="single" w:sz="4" w:space="0" w:color="auto"/>
            </w:tcBorders>
            <w:shd w:val="clear" w:color="auto" w:fill="auto"/>
            <w:noWrap/>
            <w:vAlign w:val="bottom"/>
          </w:tcPr>
          <w:p w14:paraId="5881BACF" w14:textId="77777777" w:rsidR="004F3B4B" w:rsidRPr="00ED3698" w:rsidRDefault="004F3B4B" w:rsidP="00341D8C">
            <w:pPr>
              <w:spacing w:before="0" w:after="0"/>
              <w:rPr>
                <w:color w:val="000000"/>
                <w:lang w:eastAsia="en-CA"/>
              </w:rPr>
            </w:pPr>
            <w:r w:rsidRPr="00ED3698">
              <w:rPr>
                <w:color w:val="000000"/>
                <w:lang w:eastAsia="en-CA"/>
              </w:rPr>
              <w:t>pH</w:t>
            </w:r>
          </w:p>
        </w:tc>
        <w:tc>
          <w:tcPr>
            <w:tcW w:w="0" w:type="auto"/>
            <w:tcBorders>
              <w:top w:val="nil"/>
              <w:bottom w:val="single" w:sz="4" w:space="0" w:color="auto"/>
            </w:tcBorders>
            <w:shd w:val="clear" w:color="auto" w:fill="auto"/>
            <w:noWrap/>
            <w:vAlign w:val="center"/>
          </w:tcPr>
          <w:p w14:paraId="03E8807A" w14:textId="77777777" w:rsidR="004F3B4B" w:rsidRPr="00ED3698" w:rsidRDefault="004F3B4B" w:rsidP="00F9124E">
            <w:pPr>
              <w:spacing w:before="0" w:after="0"/>
              <w:jc w:val="center"/>
            </w:pPr>
            <w:r>
              <w:rPr>
                <w:rFonts w:hint="eastAsia"/>
              </w:rPr>
              <w:t>6.29</w:t>
            </w:r>
          </w:p>
        </w:tc>
        <w:tc>
          <w:tcPr>
            <w:tcW w:w="0" w:type="auto"/>
            <w:tcBorders>
              <w:top w:val="nil"/>
              <w:bottom w:val="single" w:sz="4" w:space="0" w:color="auto"/>
            </w:tcBorders>
            <w:vAlign w:val="center"/>
          </w:tcPr>
          <w:p w14:paraId="099583AB" w14:textId="77777777" w:rsidR="004F3B4B" w:rsidRPr="00ED3698" w:rsidRDefault="004F3B4B" w:rsidP="00F9124E">
            <w:pPr>
              <w:spacing w:before="0" w:after="0"/>
              <w:jc w:val="center"/>
            </w:pPr>
            <w:r>
              <w:t>3.0</w:t>
            </w:r>
          </w:p>
        </w:tc>
        <w:tc>
          <w:tcPr>
            <w:tcW w:w="1346" w:type="dxa"/>
            <w:vMerge/>
            <w:tcBorders>
              <w:bottom w:val="single" w:sz="4" w:space="0" w:color="auto"/>
            </w:tcBorders>
            <w:vAlign w:val="center"/>
          </w:tcPr>
          <w:p w14:paraId="47E8E534" w14:textId="77777777" w:rsidR="004F3B4B" w:rsidRPr="00ED3698" w:rsidRDefault="004F3B4B" w:rsidP="00F9124E">
            <w:pPr>
              <w:spacing w:before="0" w:after="0"/>
              <w:jc w:val="center"/>
            </w:pPr>
          </w:p>
        </w:tc>
        <w:tc>
          <w:tcPr>
            <w:tcW w:w="1090" w:type="dxa"/>
            <w:tcBorders>
              <w:top w:val="nil"/>
              <w:bottom w:val="single" w:sz="4" w:space="0" w:color="auto"/>
            </w:tcBorders>
            <w:shd w:val="clear" w:color="auto" w:fill="auto"/>
            <w:noWrap/>
          </w:tcPr>
          <w:p w14:paraId="4CADCA91" w14:textId="77777777" w:rsidR="004F3B4B" w:rsidRPr="00ED3698" w:rsidRDefault="004F3B4B" w:rsidP="00341D8C">
            <w:pPr>
              <w:spacing w:before="0" w:after="0"/>
              <w:rPr>
                <w:color w:val="000000"/>
                <w:lang w:eastAsia="en-CA"/>
              </w:rPr>
            </w:pPr>
            <w:r>
              <w:rPr>
                <w:color w:val="000000"/>
                <w:lang w:eastAsia="en-CA"/>
              </w:rPr>
              <w:t>pH</w:t>
            </w:r>
          </w:p>
        </w:tc>
      </w:tr>
      <w:tr w:rsidR="004F3B4B" w:rsidRPr="00ED3698" w14:paraId="698AA512" w14:textId="77777777" w:rsidTr="00F9124E">
        <w:trPr>
          <w:trHeight w:val="300"/>
          <w:jc w:val="center"/>
        </w:trPr>
        <w:tc>
          <w:tcPr>
            <w:tcW w:w="0" w:type="auto"/>
            <w:tcBorders>
              <w:top w:val="single" w:sz="4" w:space="0" w:color="auto"/>
              <w:bottom w:val="nil"/>
            </w:tcBorders>
            <w:shd w:val="clear" w:color="auto" w:fill="auto"/>
            <w:noWrap/>
            <w:vAlign w:val="bottom"/>
          </w:tcPr>
          <w:p w14:paraId="4FA5C9FD" w14:textId="77777777" w:rsidR="004F3B4B" w:rsidRPr="00ED3698" w:rsidRDefault="004F3B4B" w:rsidP="00341D8C">
            <w:pPr>
              <w:spacing w:before="0" w:after="0"/>
              <w:rPr>
                <w:i/>
                <w:color w:val="000000"/>
                <w:sz w:val="22"/>
                <w:szCs w:val="22"/>
              </w:rPr>
            </w:pPr>
            <w:r w:rsidRPr="00ED3698">
              <w:rPr>
                <w:i/>
                <w:color w:val="000000"/>
                <w:sz w:val="22"/>
                <w:szCs w:val="22"/>
              </w:rPr>
              <w:t>Mineral</w:t>
            </w:r>
          </w:p>
        </w:tc>
        <w:tc>
          <w:tcPr>
            <w:tcW w:w="0" w:type="auto"/>
            <w:tcBorders>
              <w:top w:val="single" w:sz="4" w:space="0" w:color="auto"/>
              <w:bottom w:val="nil"/>
            </w:tcBorders>
            <w:shd w:val="clear" w:color="auto" w:fill="auto"/>
            <w:noWrap/>
            <w:vAlign w:val="center"/>
          </w:tcPr>
          <w:p w14:paraId="2642D20B" w14:textId="77777777" w:rsidR="004F3B4B" w:rsidRPr="00AA0081" w:rsidRDefault="004F3B4B" w:rsidP="00F9124E">
            <w:pPr>
              <w:spacing w:before="0" w:after="0"/>
              <w:jc w:val="center"/>
            </w:pPr>
          </w:p>
        </w:tc>
        <w:tc>
          <w:tcPr>
            <w:tcW w:w="0" w:type="auto"/>
            <w:tcBorders>
              <w:top w:val="single" w:sz="4" w:space="0" w:color="auto"/>
              <w:bottom w:val="nil"/>
            </w:tcBorders>
            <w:vAlign w:val="center"/>
          </w:tcPr>
          <w:p w14:paraId="6C80AF62" w14:textId="77777777" w:rsidR="004F3B4B" w:rsidRPr="00ED3698" w:rsidRDefault="004F3B4B" w:rsidP="00F9124E">
            <w:pPr>
              <w:spacing w:before="0" w:after="0"/>
              <w:jc w:val="center"/>
              <w:rPr>
                <w:i/>
              </w:rPr>
            </w:pPr>
          </w:p>
        </w:tc>
        <w:tc>
          <w:tcPr>
            <w:tcW w:w="1346" w:type="dxa"/>
            <w:tcBorders>
              <w:top w:val="single" w:sz="4" w:space="0" w:color="auto"/>
              <w:bottom w:val="nil"/>
            </w:tcBorders>
            <w:vAlign w:val="center"/>
          </w:tcPr>
          <w:p w14:paraId="1FD53611" w14:textId="77777777" w:rsidR="004F3B4B" w:rsidRPr="00ED3698" w:rsidRDefault="004F3B4B" w:rsidP="00F9124E">
            <w:pPr>
              <w:spacing w:before="0" w:after="0"/>
              <w:jc w:val="center"/>
              <w:rPr>
                <w:i/>
              </w:rPr>
            </w:pPr>
          </w:p>
        </w:tc>
        <w:tc>
          <w:tcPr>
            <w:tcW w:w="1090" w:type="dxa"/>
            <w:tcBorders>
              <w:top w:val="single" w:sz="4" w:space="0" w:color="auto"/>
              <w:bottom w:val="nil"/>
            </w:tcBorders>
            <w:shd w:val="clear" w:color="auto" w:fill="auto"/>
            <w:noWrap/>
          </w:tcPr>
          <w:p w14:paraId="51880091" w14:textId="77777777" w:rsidR="004F3B4B" w:rsidRPr="00ED3698" w:rsidRDefault="004F3B4B" w:rsidP="00341D8C">
            <w:pPr>
              <w:spacing w:before="0" w:after="0"/>
              <w:rPr>
                <w:i/>
                <w:color w:val="000000"/>
                <w:lang w:eastAsia="en-CA"/>
              </w:rPr>
            </w:pPr>
          </w:p>
        </w:tc>
      </w:tr>
      <w:tr w:rsidR="004F3B4B" w:rsidRPr="00ED3698" w14:paraId="2C84AB59" w14:textId="77777777" w:rsidTr="00F9124E">
        <w:trPr>
          <w:trHeight w:val="300"/>
          <w:jc w:val="center"/>
        </w:trPr>
        <w:tc>
          <w:tcPr>
            <w:tcW w:w="0" w:type="auto"/>
            <w:tcBorders>
              <w:top w:val="nil"/>
              <w:bottom w:val="nil"/>
            </w:tcBorders>
            <w:shd w:val="clear" w:color="auto" w:fill="auto"/>
            <w:noWrap/>
            <w:vAlign w:val="center"/>
          </w:tcPr>
          <w:p w14:paraId="06EBA10C" w14:textId="77777777" w:rsidR="004F3B4B" w:rsidRDefault="004F3B4B" w:rsidP="00341D8C">
            <w:pPr>
              <w:spacing w:before="0" w:after="0"/>
              <w:ind w:left="318" w:hanging="284"/>
            </w:pPr>
            <w:r>
              <w:rPr>
                <w:rFonts w:hint="eastAsia"/>
                <w:lang w:eastAsia="zh-CN"/>
              </w:rPr>
              <w:t>Pyrite</w:t>
            </w:r>
          </w:p>
        </w:tc>
        <w:tc>
          <w:tcPr>
            <w:tcW w:w="0" w:type="auto"/>
            <w:tcBorders>
              <w:top w:val="nil"/>
              <w:bottom w:val="nil"/>
            </w:tcBorders>
            <w:shd w:val="clear" w:color="auto" w:fill="auto"/>
            <w:noWrap/>
            <w:vAlign w:val="center"/>
          </w:tcPr>
          <w:p w14:paraId="188E065B" w14:textId="77777777" w:rsidR="004F3B4B" w:rsidRDefault="004F3B4B" w:rsidP="00F9124E">
            <w:pPr>
              <w:spacing w:before="0" w:after="0"/>
              <w:jc w:val="center"/>
            </w:pPr>
            <w:r>
              <w:t>0.</w:t>
            </w:r>
            <w:r>
              <w:rPr>
                <w:rFonts w:hint="eastAsia"/>
              </w:rPr>
              <w:t>5</w:t>
            </w:r>
          </w:p>
        </w:tc>
        <w:tc>
          <w:tcPr>
            <w:tcW w:w="0" w:type="auto"/>
            <w:tcBorders>
              <w:top w:val="nil"/>
              <w:bottom w:val="nil"/>
            </w:tcBorders>
            <w:vAlign w:val="center"/>
          </w:tcPr>
          <w:p w14:paraId="1B967EFE" w14:textId="77777777" w:rsidR="004F3B4B" w:rsidRPr="00ED3698" w:rsidRDefault="004F3B4B" w:rsidP="00F9124E">
            <w:pPr>
              <w:spacing w:before="0" w:after="0"/>
              <w:jc w:val="center"/>
            </w:pPr>
            <w:r w:rsidRPr="00ED3698">
              <w:t>-</w:t>
            </w:r>
          </w:p>
        </w:tc>
        <w:tc>
          <w:tcPr>
            <w:tcW w:w="1346" w:type="dxa"/>
            <w:tcBorders>
              <w:top w:val="nil"/>
              <w:bottom w:val="nil"/>
            </w:tcBorders>
            <w:vAlign w:val="center"/>
          </w:tcPr>
          <w:p w14:paraId="77929702" w14:textId="77777777" w:rsidR="004F3B4B" w:rsidRPr="00ED3698" w:rsidRDefault="004F3B4B" w:rsidP="00F9124E">
            <w:pPr>
              <w:spacing w:before="0" w:after="0"/>
              <w:jc w:val="center"/>
            </w:pPr>
            <w:r w:rsidRPr="00ED3698">
              <w:t>-</w:t>
            </w:r>
          </w:p>
        </w:tc>
        <w:tc>
          <w:tcPr>
            <w:tcW w:w="1090" w:type="dxa"/>
            <w:tcBorders>
              <w:top w:val="nil"/>
              <w:bottom w:val="nil"/>
            </w:tcBorders>
            <w:shd w:val="clear" w:color="auto" w:fill="auto"/>
            <w:noWrap/>
          </w:tcPr>
          <w:p w14:paraId="4DB82588" w14:textId="77777777" w:rsidR="004F3B4B" w:rsidRPr="00ED3698" w:rsidRDefault="004F3B4B" w:rsidP="00341D8C">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F3B4B" w:rsidRPr="00ED3698" w14:paraId="1DFAF658" w14:textId="77777777" w:rsidTr="00F9124E">
        <w:trPr>
          <w:trHeight w:val="300"/>
          <w:jc w:val="center"/>
        </w:trPr>
        <w:tc>
          <w:tcPr>
            <w:tcW w:w="0" w:type="auto"/>
            <w:gridSpan w:val="2"/>
            <w:tcBorders>
              <w:top w:val="single" w:sz="4" w:space="0" w:color="auto"/>
              <w:bottom w:val="nil"/>
            </w:tcBorders>
            <w:shd w:val="clear" w:color="auto" w:fill="auto"/>
            <w:noWrap/>
            <w:vAlign w:val="bottom"/>
          </w:tcPr>
          <w:p w14:paraId="78AE401B" w14:textId="77777777" w:rsidR="004F3B4B" w:rsidRPr="00ED3698" w:rsidRDefault="004F3B4B" w:rsidP="00341D8C">
            <w:pPr>
              <w:spacing w:before="0" w:after="0"/>
              <w:jc w:val="left"/>
            </w:pPr>
            <w:r w:rsidRPr="00ED3698">
              <w:rPr>
                <w:i/>
                <w:color w:val="000000"/>
                <w:sz w:val="22"/>
                <w:szCs w:val="22"/>
              </w:rPr>
              <w:t>Hydraulic condition</w:t>
            </w:r>
          </w:p>
        </w:tc>
        <w:tc>
          <w:tcPr>
            <w:tcW w:w="0" w:type="auto"/>
            <w:tcBorders>
              <w:top w:val="single" w:sz="4" w:space="0" w:color="auto"/>
              <w:bottom w:val="nil"/>
            </w:tcBorders>
            <w:vAlign w:val="center"/>
          </w:tcPr>
          <w:p w14:paraId="4FDE56A6" w14:textId="77777777" w:rsidR="004F3B4B" w:rsidRPr="00ED3698" w:rsidRDefault="004F3B4B" w:rsidP="00F9124E">
            <w:pPr>
              <w:spacing w:before="0" w:after="0"/>
              <w:jc w:val="center"/>
            </w:pPr>
          </w:p>
        </w:tc>
        <w:tc>
          <w:tcPr>
            <w:tcW w:w="1346" w:type="dxa"/>
            <w:tcBorders>
              <w:top w:val="single" w:sz="4" w:space="0" w:color="auto"/>
              <w:bottom w:val="nil"/>
            </w:tcBorders>
            <w:vAlign w:val="center"/>
          </w:tcPr>
          <w:p w14:paraId="1FAF0E7A" w14:textId="77777777" w:rsidR="004F3B4B" w:rsidRPr="00ED3698" w:rsidRDefault="004F3B4B" w:rsidP="00F9124E">
            <w:pPr>
              <w:spacing w:before="0" w:after="0"/>
              <w:jc w:val="center"/>
            </w:pPr>
          </w:p>
        </w:tc>
        <w:tc>
          <w:tcPr>
            <w:tcW w:w="1090" w:type="dxa"/>
            <w:tcBorders>
              <w:top w:val="single" w:sz="4" w:space="0" w:color="auto"/>
              <w:bottom w:val="nil"/>
            </w:tcBorders>
            <w:shd w:val="clear" w:color="auto" w:fill="auto"/>
            <w:noWrap/>
          </w:tcPr>
          <w:p w14:paraId="19CB0E94" w14:textId="77777777" w:rsidR="004F3B4B" w:rsidRPr="00ED3698" w:rsidRDefault="004F3B4B" w:rsidP="00341D8C">
            <w:pPr>
              <w:spacing w:before="0" w:after="0"/>
              <w:rPr>
                <w:color w:val="000000"/>
                <w:lang w:eastAsia="en-CA"/>
              </w:rPr>
            </w:pPr>
          </w:p>
        </w:tc>
      </w:tr>
      <w:tr w:rsidR="004F3B4B" w:rsidRPr="004F3B4B" w14:paraId="18748B73" w14:textId="77777777" w:rsidTr="00F9124E">
        <w:trPr>
          <w:trHeight w:val="300"/>
          <w:jc w:val="center"/>
        </w:trPr>
        <w:tc>
          <w:tcPr>
            <w:tcW w:w="0" w:type="auto"/>
            <w:tcBorders>
              <w:top w:val="nil"/>
              <w:bottom w:val="nil"/>
            </w:tcBorders>
            <w:shd w:val="clear" w:color="auto" w:fill="auto"/>
            <w:noWrap/>
            <w:vAlign w:val="center"/>
          </w:tcPr>
          <w:p w14:paraId="3FC958BF" w14:textId="77777777" w:rsidR="004F3B4B" w:rsidRPr="004F3B4B" w:rsidRDefault="004F3B4B" w:rsidP="004F3B4B">
            <w:pPr>
              <w:spacing w:before="0" w:after="0"/>
              <w:jc w:val="left"/>
              <w:rPr>
                <w:color w:val="000000"/>
                <w:szCs w:val="24"/>
              </w:rPr>
            </w:pPr>
            <w:r w:rsidRPr="004F3B4B">
              <w:rPr>
                <w:color w:val="000000"/>
                <w:szCs w:val="24"/>
              </w:rPr>
              <w:t>Hydraulic head</w:t>
            </w:r>
          </w:p>
        </w:tc>
        <w:tc>
          <w:tcPr>
            <w:tcW w:w="0" w:type="auto"/>
            <w:tcBorders>
              <w:top w:val="nil"/>
              <w:bottom w:val="nil"/>
            </w:tcBorders>
            <w:shd w:val="clear" w:color="auto" w:fill="auto"/>
            <w:noWrap/>
            <w:vAlign w:val="center"/>
          </w:tcPr>
          <w:p w14:paraId="2A5E7BDE" w14:textId="77777777" w:rsidR="004F3B4B" w:rsidRPr="004F3B4B" w:rsidRDefault="004F3B4B" w:rsidP="00F9124E">
            <w:pPr>
              <w:spacing w:before="0" w:after="0"/>
              <w:jc w:val="center"/>
              <w:rPr>
                <w:szCs w:val="24"/>
                <w:lang w:eastAsia="zh-CN"/>
              </w:rPr>
            </w:pPr>
            <w:r w:rsidRPr="004F3B4B">
              <w:rPr>
                <w:rFonts w:hint="eastAsia"/>
                <w:szCs w:val="24"/>
                <w:lang w:eastAsia="zh-CN"/>
              </w:rPr>
              <w:t>1.5</w:t>
            </w:r>
          </w:p>
        </w:tc>
        <w:tc>
          <w:tcPr>
            <w:tcW w:w="0" w:type="auto"/>
            <w:tcBorders>
              <w:top w:val="nil"/>
              <w:bottom w:val="nil"/>
            </w:tcBorders>
            <w:vAlign w:val="center"/>
          </w:tcPr>
          <w:p w14:paraId="05C2BD62" w14:textId="77777777" w:rsidR="004F3B4B" w:rsidRPr="004F3B4B" w:rsidRDefault="00F9124E" w:rsidP="00F9124E">
            <w:pPr>
              <w:spacing w:before="0" w:after="0"/>
              <w:jc w:val="center"/>
              <w:rPr>
                <w:szCs w:val="24"/>
                <w:lang w:eastAsia="zh-CN"/>
              </w:rPr>
            </w:pPr>
            <w:r>
              <w:rPr>
                <w:szCs w:val="24"/>
                <w:lang w:eastAsia="zh-CN"/>
              </w:rPr>
              <w:t>-</w:t>
            </w:r>
          </w:p>
        </w:tc>
        <w:tc>
          <w:tcPr>
            <w:tcW w:w="1346" w:type="dxa"/>
            <w:tcBorders>
              <w:top w:val="nil"/>
              <w:bottom w:val="nil"/>
            </w:tcBorders>
            <w:vAlign w:val="center"/>
          </w:tcPr>
          <w:p w14:paraId="1AE801E4" w14:textId="77777777" w:rsidR="004F3B4B" w:rsidRPr="004F3B4B" w:rsidRDefault="004F3B4B" w:rsidP="00F9124E">
            <w:pPr>
              <w:spacing w:before="0" w:after="0"/>
              <w:jc w:val="center"/>
              <w:rPr>
                <w:szCs w:val="24"/>
              </w:rPr>
            </w:pPr>
            <w:r w:rsidRPr="004F3B4B">
              <w:rPr>
                <w:rFonts w:hint="eastAsia"/>
                <w:szCs w:val="24"/>
                <w:lang w:eastAsia="zh-CN"/>
              </w:rPr>
              <w:t>-0.2 (first)</w:t>
            </w:r>
          </w:p>
        </w:tc>
        <w:tc>
          <w:tcPr>
            <w:tcW w:w="1090" w:type="dxa"/>
            <w:tcBorders>
              <w:top w:val="nil"/>
              <w:bottom w:val="nil"/>
            </w:tcBorders>
            <w:shd w:val="clear" w:color="auto" w:fill="auto"/>
            <w:noWrap/>
            <w:vAlign w:val="center"/>
          </w:tcPr>
          <w:p w14:paraId="519D3E86" w14:textId="77777777" w:rsidR="004F3B4B" w:rsidRPr="004F3B4B" w:rsidRDefault="004F3B4B" w:rsidP="004F3B4B">
            <w:pPr>
              <w:spacing w:before="0" w:after="0"/>
              <w:jc w:val="left"/>
              <w:rPr>
                <w:color w:val="000000"/>
                <w:szCs w:val="24"/>
                <w:lang w:eastAsia="zh-CN"/>
              </w:rPr>
            </w:pPr>
            <w:r w:rsidRPr="004F3B4B">
              <w:rPr>
                <w:rFonts w:hint="eastAsia"/>
                <w:color w:val="000000"/>
                <w:szCs w:val="24"/>
                <w:lang w:eastAsia="zh-CN"/>
              </w:rPr>
              <w:t>[</w:t>
            </w:r>
            <w:r w:rsidRPr="004F3B4B">
              <w:rPr>
                <w:color w:val="000000"/>
                <w:szCs w:val="24"/>
                <w:lang w:eastAsia="en-CA"/>
              </w:rPr>
              <w:t>m</w:t>
            </w:r>
            <w:r w:rsidRPr="004F3B4B">
              <w:rPr>
                <w:rFonts w:hint="eastAsia"/>
                <w:color w:val="000000"/>
                <w:szCs w:val="24"/>
                <w:lang w:eastAsia="zh-CN"/>
              </w:rPr>
              <w:t>]</w:t>
            </w:r>
          </w:p>
        </w:tc>
      </w:tr>
      <w:tr w:rsidR="00353CA5" w:rsidRPr="004F3B4B" w14:paraId="51C53F80" w14:textId="77777777" w:rsidTr="00F9124E">
        <w:trPr>
          <w:trHeight w:val="300"/>
          <w:jc w:val="center"/>
        </w:trPr>
        <w:tc>
          <w:tcPr>
            <w:tcW w:w="0" w:type="auto"/>
            <w:tcBorders>
              <w:top w:val="nil"/>
              <w:bottom w:val="single" w:sz="4" w:space="0" w:color="auto"/>
            </w:tcBorders>
            <w:shd w:val="clear" w:color="auto" w:fill="auto"/>
            <w:noWrap/>
            <w:vAlign w:val="center"/>
          </w:tcPr>
          <w:p w14:paraId="4A167C6A" w14:textId="77777777" w:rsidR="00353CA5" w:rsidRPr="004F3B4B" w:rsidRDefault="00353CA5" w:rsidP="004F3B4B">
            <w:pPr>
              <w:spacing w:before="0" w:after="0"/>
              <w:jc w:val="left"/>
              <w:rPr>
                <w:color w:val="000000"/>
                <w:szCs w:val="24"/>
              </w:rPr>
            </w:pPr>
            <w:r>
              <w:rPr>
                <w:color w:val="000000"/>
                <w:szCs w:val="24"/>
              </w:rPr>
              <w:t>Specified flux</w:t>
            </w:r>
          </w:p>
        </w:tc>
        <w:tc>
          <w:tcPr>
            <w:tcW w:w="0" w:type="auto"/>
            <w:tcBorders>
              <w:top w:val="nil"/>
              <w:bottom w:val="single" w:sz="4" w:space="0" w:color="auto"/>
            </w:tcBorders>
            <w:shd w:val="clear" w:color="auto" w:fill="auto"/>
            <w:noWrap/>
            <w:vAlign w:val="center"/>
          </w:tcPr>
          <w:p w14:paraId="5BAFCCD7" w14:textId="77777777" w:rsidR="00353CA5" w:rsidRPr="004F3B4B" w:rsidRDefault="00353CA5" w:rsidP="00F9124E">
            <w:pPr>
              <w:spacing w:before="0" w:after="0"/>
              <w:jc w:val="center"/>
              <w:rPr>
                <w:szCs w:val="24"/>
                <w:lang w:eastAsia="zh-CN"/>
              </w:rPr>
            </w:pPr>
            <w:r>
              <w:rPr>
                <w:szCs w:val="24"/>
                <w:lang w:eastAsia="zh-CN"/>
              </w:rPr>
              <w:t>-</w:t>
            </w:r>
          </w:p>
        </w:tc>
        <w:tc>
          <w:tcPr>
            <w:tcW w:w="0" w:type="auto"/>
            <w:tcBorders>
              <w:top w:val="nil"/>
              <w:bottom w:val="single" w:sz="4" w:space="0" w:color="auto"/>
            </w:tcBorders>
            <w:vAlign w:val="center"/>
          </w:tcPr>
          <w:p w14:paraId="02524840" w14:textId="77777777" w:rsidR="00353CA5" w:rsidRPr="004F3B4B" w:rsidRDefault="00353CA5" w:rsidP="00F9124E">
            <w:pPr>
              <w:spacing w:before="0" w:after="0"/>
              <w:jc w:val="center"/>
              <w:rPr>
                <w:szCs w:val="24"/>
                <w:lang w:eastAsia="zh-CN"/>
              </w:rPr>
            </w:pPr>
            <w:r>
              <w:rPr>
                <w:szCs w:val="24"/>
                <w:lang w:eastAsia="zh-CN"/>
              </w:rPr>
              <w:t>0.0 (second)</w:t>
            </w:r>
          </w:p>
        </w:tc>
        <w:tc>
          <w:tcPr>
            <w:tcW w:w="1346" w:type="dxa"/>
            <w:tcBorders>
              <w:top w:val="nil"/>
              <w:bottom w:val="single" w:sz="4" w:space="0" w:color="auto"/>
            </w:tcBorders>
            <w:vAlign w:val="center"/>
          </w:tcPr>
          <w:p w14:paraId="29AA6132" w14:textId="77777777" w:rsidR="00353CA5" w:rsidRPr="004F3B4B" w:rsidRDefault="00F9124E" w:rsidP="00F9124E">
            <w:pPr>
              <w:spacing w:before="0" w:after="0"/>
              <w:jc w:val="center"/>
              <w:rPr>
                <w:szCs w:val="24"/>
                <w:lang w:eastAsia="zh-CN"/>
              </w:rPr>
            </w:pPr>
            <w:r>
              <w:rPr>
                <w:szCs w:val="24"/>
                <w:lang w:eastAsia="zh-CN"/>
              </w:rPr>
              <w:t>-</w:t>
            </w:r>
          </w:p>
        </w:tc>
        <w:tc>
          <w:tcPr>
            <w:tcW w:w="1090" w:type="dxa"/>
            <w:tcBorders>
              <w:top w:val="nil"/>
              <w:bottom w:val="single" w:sz="4" w:space="0" w:color="auto"/>
            </w:tcBorders>
            <w:shd w:val="clear" w:color="auto" w:fill="auto"/>
            <w:noWrap/>
            <w:vAlign w:val="center"/>
          </w:tcPr>
          <w:p w14:paraId="085F7983" w14:textId="77777777" w:rsidR="00353CA5" w:rsidRPr="004F3B4B" w:rsidRDefault="00F9124E" w:rsidP="004F3B4B">
            <w:pPr>
              <w:spacing w:before="0" w:after="0"/>
              <w:jc w:val="left"/>
              <w:rPr>
                <w:color w:val="000000"/>
                <w:szCs w:val="24"/>
                <w:lang w:eastAsia="zh-CN"/>
              </w:rPr>
            </w:pPr>
            <w:r>
              <w:rPr>
                <w:color w:val="000000"/>
                <w:szCs w:val="24"/>
                <w:lang w:eastAsia="zh-CN"/>
              </w:rPr>
              <w:t>[m s</w:t>
            </w:r>
            <w:r w:rsidRPr="00F9124E">
              <w:rPr>
                <w:color w:val="000000"/>
                <w:szCs w:val="24"/>
                <w:vertAlign w:val="superscript"/>
                <w:lang w:eastAsia="zh-CN"/>
              </w:rPr>
              <w:t>-1</w:t>
            </w:r>
            <w:r>
              <w:rPr>
                <w:color w:val="000000"/>
                <w:szCs w:val="24"/>
                <w:lang w:eastAsia="zh-CN"/>
              </w:rPr>
              <w:t>]</w:t>
            </w:r>
          </w:p>
        </w:tc>
      </w:tr>
    </w:tbl>
    <w:p w14:paraId="1721F216" w14:textId="77777777" w:rsidR="00990FF2" w:rsidRPr="00990FF2" w:rsidRDefault="00990FF2" w:rsidP="00990FF2">
      <w:pPr>
        <w:rPr>
          <w:sz w:val="16"/>
          <w:szCs w:val="16"/>
        </w:rPr>
      </w:pPr>
    </w:p>
    <w:p w14:paraId="0C50EEA4" w14:textId="77777777" w:rsidR="002C0F1F" w:rsidRPr="00192E8E" w:rsidRDefault="002C0F1F" w:rsidP="002C0F1F">
      <w:pPr>
        <w:pStyle w:val="StyleHeading4Bold"/>
      </w:pPr>
      <w:bookmarkStart w:id="417" w:name="_Toc520374531"/>
      <w:r w:rsidRPr="00192E8E">
        <w:t>Parameters</w:t>
      </w:r>
      <w:bookmarkEnd w:id="417"/>
    </w:p>
    <w:p w14:paraId="17DFC958" w14:textId="0A31D8A3" w:rsidR="002C0F1F" w:rsidRDefault="002C0F1F" w:rsidP="002C0F1F">
      <w:pPr>
        <w:rPr>
          <w:lang w:val="en-CA" w:eastAsia="zh-CN"/>
        </w:rPr>
      </w:pPr>
      <w:r w:rsidRPr="00ED3698">
        <w:t>The physical parameters (material properties) used for the simulations are 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_Ref362340969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43</w:t>
      </w:r>
      <w:r w:rsidR="005F5019">
        <w:rPr>
          <w:lang w:eastAsia="zh-CN"/>
        </w:rPr>
        <w:fldChar w:fldCharType="end"/>
      </w:r>
      <w:r w:rsidR="004474F5">
        <w:t xml:space="preserve">.  </w:t>
      </w:r>
      <w:r>
        <w:rPr>
          <w:rFonts w:hint="eastAsia"/>
          <w:lang w:eastAsia="zh-CN"/>
        </w:rPr>
        <w:t xml:space="preserve">The shrinking core reaction parameters for the pyrite </w:t>
      </w:r>
      <w:r>
        <w:rPr>
          <w:lang w:eastAsia="zh-CN"/>
        </w:rPr>
        <w:t>oxidation</w:t>
      </w:r>
      <w:r>
        <w:rPr>
          <w:rFonts w:hint="eastAsia"/>
          <w:lang w:eastAsia="zh-CN"/>
        </w:rPr>
        <w:t xml:space="preserve"> by O</w:t>
      </w:r>
      <w:r w:rsidRPr="00FC3A49">
        <w:rPr>
          <w:rFonts w:hint="eastAsia"/>
          <w:vertAlign w:val="subscript"/>
          <w:lang w:eastAsia="zh-CN"/>
        </w:rPr>
        <w:t>2</w:t>
      </w:r>
      <w:r>
        <w:rPr>
          <w:rFonts w:hint="eastAsia"/>
          <w:lang w:eastAsia="zh-CN"/>
        </w:rPr>
        <w:t xml:space="preserve"> </w:t>
      </w:r>
      <w:r w:rsidR="00353CA5">
        <w:rPr>
          <w:lang w:eastAsia="zh-CN"/>
        </w:rPr>
        <w:t>a</w:t>
      </w:r>
      <w:r>
        <w:rPr>
          <w:rFonts w:hint="eastAsia"/>
          <w:lang w:eastAsia="zh-CN"/>
        </w:rPr>
        <w:t xml:space="preserve">re given in </w:t>
      </w:r>
      <w:r w:rsidR="005F5019">
        <w:rPr>
          <w:lang w:eastAsia="zh-CN"/>
        </w:rPr>
        <w:fldChar w:fldCharType="begin"/>
      </w:r>
      <w:r>
        <w:rPr>
          <w:lang w:eastAsia="zh-CN"/>
        </w:rPr>
        <w:instrText xml:space="preserve"> </w:instrText>
      </w:r>
      <w:r>
        <w:rPr>
          <w:rFonts w:hint="eastAsia"/>
          <w:lang w:eastAsia="zh-CN"/>
        </w:rPr>
        <w:instrText>REF _Ref362362584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44</w:t>
      </w:r>
      <w:r w:rsidR="005F5019">
        <w:rPr>
          <w:lang w:eastAsia="zh-CN"/>
        </w:rPr>
        <w:fldChar w:fldCharType="end"/>
      </w:r>
      <w:r w:rsidR="004474F5">
        <w:rPr>
          <w:lang w:eastAsia="zh-CN"/>
        </w:rPr>
        <w:t xml:space="preserve">.  </w:t>
      </w:r>
      <w:r w:rsidR="00353CA5">
        <w:rPr>
          <w:lang w:eastAsia="zh-CN"/>
        </w:rPr>
        <w:t>A</w:t>
      </w:r>
      <w:r>
        <w:rPr>
          <w:rFonts w:hint="eastAsia"/>
          <w:lang w:eastAsia="zh-CN"/>
        </w:rPr>
        <w:t xml:space="preserve"> </w:t>
      </w:r>
      <w:r>
        <w:rPr>
          <w:rFonts w:hint="eastAsia"/>
          <w:lang w:val="en-CA" w:eastAsia="zh-CN"/>
        </w:rPr>
        <w:t xml:space="preserve">detailed description of all parameters can be found in section </w:t>
      </w:r>
      <w:r w:rsidR="00073855">
        <w:rPr>
          <w:lang w:val="en-CA" w:eastAsia="zh-CN"/>
        </w:rPr>
        <w:t xml:space="preserve">4.6.2 in the </w:t>
      </w:r>
      <w:r w:rsidR="00BB498B">
        <w:rPr>
          <w:lang w:val="en-CA" w:eastAsia="zh-CN"/>
        </w:rPr>
        <w:t>u</w:t>
      </w:r>
      <w:r w:rsidR="00073855">
        <w:rPr>
          <w:lang w:val="en-CA" w:eastAsia="zh-CN"/>
        </w:rPr>
        <w:t>ser manua</w:t>
      </w:r>
      <w:r w:rsidR="00E458E4">
        <w:rPr>
          <w:lang w:val="en-CA" w:eastAsia="zh-CN"/>
        </w:rPr>
        <w:t>l.</w:t>
      </w:r>
    </w:p>
    <w:p w14:paraId="7F3BFE8B" w14:textId="3A035DBC" w:rsidR="002C0F1F" w:rsidRPr="00ED3698" w:rsidRDefault="002C0F1F" w:rsidP="002C0F1F">
      <w:pPr>
        <w:pStyle w:val="StyleCaptionTableCaptionBold"/>
        <w:rPr>
          <w:lang w:eastAsia="zh-CN"/>
        </w:rPr>
      </w:pPr>
      <w:bookmarkStart w:id="418" w:name="_Ref362340969"/>
      <w:bookmarkStart w:id="419" w:name="_Toc520374919"/>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43</w:t>
      </w:r>
      <w:r w:rsidR="00FE1AD3">
        <w:fldChar w:fldCharType="end"/>
      </w:r>
      <w:bookmarkEnd w:id="418"/>
      <w:r w:rsidR="00767E37">
        <w:t xml:space="preserve">: </w:t>
      </w:r>
      <w:r w:rsidRPr="00ED3698">
        <w:t xml:space="preserve">Physical parameters for benchmark </w:t>
      </w:r>
      <w:r>
        <w:rPr>
          <w:rFonts w:hint="eastAsia"/>
          <w:lang w:eastAsia="zh-CN"/>
        </w:rPr>
        <w:t>pyrox</w:t>
      </w:r>
      <w:bookmarkEnd w:id="419"/>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C0F1F" w:rsidRPr="00ED3698" w14:paraId="07254826" w14:textId="77777777" w:rsidTr="00341D8C">
        <w:trPr>
          <w:trHeight w:val="300"/>
        </w:trPr>
        <w:tc>
          <w:tcPr>
            <w:tcW w:w="2802" w:type="pct"/>
            <w:tcBorders>
              <w:bottom w:val="single" w:sz="4" w:space="0" w:color="auto"/>
            </w:tcBorders>
            <w:shd w:val="clear" w:color="auto" w:fill="D9D9D9"/>
            <w:noWrap/>
            <w:vAlign w:val="center"/>
            <w:hideMark/>
          </w:tcPr>
          <w:p w14:paraId="3BA128EF" w14:textId="77777777" w:rsidR="002C0F1F" w:rsidRPr="00ED3698" w:rsidRDefault="002C0F1F" w:rsidP="00341D8C">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30AC3E34" w14:textId="77777777" w:rsidR="002C0F1F" w:rsidRPr="00ED3698" w:rsidRDefault="002C0F1F" w:rsidP="00341D8C">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5ADB2183" w14:textId="77777777" w:rsidR="002C0F1F" w:rsidRPr="00ED3698" w:rsidRDefault="002C0F1F" w:rsidP="00341D8C">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23A18984" w14:textId="77777777" w:rsidR="002C0F1F" w:rsidRPr="00ED3698" w:rsidRDefault="002C0F1F" w:rsidP="00341D8C">
            <w:pPr>
              <w:spacing w:before="0" w:after="0"/>
              <w:jc w:val="left"/>
              <w:rPr>
                <w:b/>
                <w:color w:val="000000"/>
                <w:lang w:eastAsia="en-CA"/>
              </w:rPr>
            </w:pPr>
            <w:r w:rsidRPr="00FC4488">
              <w:rPr>
                <w:b/>
                <w:color w:val="000000"/>
                <w:lang w:eastAsia="en-CA"/>
              </w:rPr>
              <w:t>Unit</w:t>
            </w:r>
          </w:p>
        </w:tc>
      </w:tr>
      <w:tr w:rsidR="002C0F1F" w:rsidRPr="00ED3698" w14:paraId="30124E35" w14:textId="77777777" w:rsidTr="00341D8C">
        <w:trPr>
          <w:trHeight w:val="300"/>
        </w:trPr>
        <w:tc>
          <w:tcPr>
            <w:tcW w:w="2802" w:type="pct"/>
            <w:tcBorders>
              <w:top w:val="single" w:sz="4" w:space="0" w:color="auto"/>
              <w:bottom w:val="nil"/>
            </w:tcBorders>
            <w:shd w:val="clear" w:color="auto" w:fill="auto"/>
            <w:noWrap/>
            <w:vAlign w:val="bottom"/>
            <w:hideMark/>
          </w:tcPr>
          <w:p w14:paraId="3C4DA050" w14:textId="77777777" w:rsidR="002C0F1F" w:rsidRPr="00ED3698" w:rsidRDefault="002C0F1F" w:rsidP="00341D8C">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090BF3FC" w14:textId="77777777" w:rsidR="002C0F1F" w:rsidRPr="00353CA5" w:rsidRDefault="002C0F1F" w:rsidP="00341D8C">
            <w:pPr>
              <w:spacing w:before="0" w:after="0"/>
              <w:rPr>
                <w:i/>
                <w:color w:val="000000"/>
                <w:lang w:eastAsia="en-CA"/>
              </w:rPr>
            </w:pPr>
            <w:r w:rsidRPr="00353CA5">
              <w:rPr>
                <w:i/>
                <w:color w:val="000000"/>
                <w:lang w:eastAsia="en-CA"/>
              </w:rPr>
              <w:t>L</w:t>
            </w:r>
          </w:p>
        </w:tc>
        <w:tc>
          <w:tcPr>
            <w:tcW w:w="753" w:type="pct"/>
            <w:tcBorders>
              <w:top w:val="single" w:sz="4" w:space="0" w:color="auto"/>
              <w:bottom w:val="nil"/>
            </w:tcBorders>
          </w:tcPr>
          <w:p w14:paraId="2A9BB2A3" w14:textId="77777777" w:rsidR="002C0F1F" w:rsidRPr="00ED3698" w:rsidRDefault="002C0F1F" w:rsidP="00341D8C">
            <w:pPr>
              <w:spacing w:before="0" w:after="0"/>
              <w:rPr>
                <w:color w:val="000000"/>
                <w:lang w:eastAsia="zh-CN"/>
              </w:rPr>
            </w:pPr>
            <w:r>
              <w:rPr>
                <w:rFonts w:hint="eastAsia"/>
                <w:color w:val="000000"/>
                <w:lang w:eastAsia="zh-CN"/>
              </w:rPr>
              <w:t>1.50</w:t>
            </w:r>
          </w:p>
        </w:tc>
        <w:tc>
          <w:tcPr>
            <w:tcW w:w="694" w:type="pct"/>
            <w:tcBorders>
              <w:top w:val="single" w:sz="4" w:space="0" w:color="auto"/>
              <w:bottom w:val="nil"/>
            </w:tcBorders>
            <w:shd w:val="clear" w:color="auto" w:fill="auto"/>
            <w:noWrap/>
            <w:vAlign w:val="bottom"/>
            <w:hideMark/>
          </w:tcPr>
          <w:p w14:paraId="3220D183"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C0F1F" w:rsidRPr="00ED3698" w14:paraId="5011B154" w14:textId="77777777" w:rsidTr="00341D8C">
        <w:trPr>
          <w:trHeight w:val="300"/>
        </w:trPr>
        <w:tc>
          <w:tcPr>
            <w:tcW w:w="2802" w:type="pct"/>
            <w:tcBorders>
              <w:top w:val="nil"/>
              <w:bottom w:val="nil"/>
            </w:tcBorders>
            <w:shd w:val="clear" w:color="auto" w:fill="auto"/>
            <w:noWrap/>
            <w:vAlign w:val="bottom"/>
            <w:hideMark/>
          </w:tcPr>
          <w:p w14:paraId="494F02E6" w14:textId="77777777" w:rsidR="002C0F1F" w:rsidRPr="00ED3698" w:rsidRDefault="002C0F1F" w:rsidP="00341D8C">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772EFB82" w14:textId="77777777" w:rsidR="002C0F1F" w:rsidRPr="00ED3698" w:rsidRDefault="002C0F1F" w:rsidP="00341D8C">
            <w:pPr>
              <w:spacing w:before="0" w:after="0"/>
              <w:rPr>
                <w:color w:val="000000"/>
                <w:lang w:eastAsia="en-CA"/>
              </w:rPr>
            </w:pPr>
            <w:r w:rsidRPr="00ED3698">
              <w:rPr>
                <w:rFonts w:ascii="Cambria Math" w:hAnsi="Cambria Math" w:cs="Cambria Math"/>
                <w:color w:val="000000"/>
                <w:lang w:eastAsia="en-CA"/>
              </w:rPr>
              <w:t>𝜙</w:t>
            </w:r>
          </w:p>
        </w:tc>
        <w:tc>
          <w:tcPr>
            <w:tcW w:w="753" w:type="pct"/>
            <w:tcBorders>
              <w:top w:val="nil"/>
              <w:bottom w:val="nil"/>
            </w:tcBorders>
          </w:tcPr>
          <w:p w14:paraId="60738EC7" w14:textId="77777777" w:rsidR="002C0F1F" w:rsidRPr="00ED3698" w:rsidRDefault="002C0F1F" w:rsidP="00341D8C">
            <w:pPr>
              <w:spacing w:before="0" w:after="0"/>
              <w:rPr>
                <w:color w:val="000000"/>
                <w:lang w:eastAsia="zh-CN"/>
              </w:rPr>
            </w:pPr>
            <w:r w:rsidRPr="00ED3698">
              <w:rPr>
                <w:color w:val="000000"/>
                <w:lang w:eastAsia="en-CA"/>
              </w:rPr>
              <w:t>0.</w:t>
            </w:r>
            <w:r>
              <w:rPr>
                <w:rFonts w:hint="eastAsia"/>
                <w:color w:val="000000"/>
                <w:lang w:eastAsia="zh-CN"/>
              </w:rPr>
              <w:t>50</w:t>
            </w:r>
          </w:p>
        </w:tc>
        <w:tc>
          <w:tcPr>
            <w:tcW w:w="694" w:type="pct"/>
            <w:tcBorders>
              <w:top w:val="nil"/>
              <w:bottom w:val="nil"/>
            </w:tcBorders>
            <w:shd w:val="clear" w:color="auto" w:fill="auto"/>
            <w:noWrap/>
            <w:vAlign w:val="bottom"/>
            <w:hideMark/>
          </w:tcPr>
          <w:p w14:paraId="4C395F81"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C0F1F" w:rsidRPr="00ED3698" w14:paraId="0E965A1E" w14:textId="77777777" w:rsidTr="00341D8C">
        <w:trPr>
          <w:trHeight w:val="300"/>
        </w:trPr>
        <w:tc>
          <w:tcPr>
            <w:tcW w:w="2802" w:type="pct"/>
            <w:tcBorders>
              <w:top w:val="nil"/>
              <w:bottom w:val="nil"/>
            </w:tcBorders>
            <w:shd w:val="clear" w:color="auto" w:fill="auto"/>
            <w:noWrap/>
            <w:vAlign w:val="bottom"/>
            <w:hideMark/>
          </w:tcPr>
          <w:p w14:paraId="51CCB8B5" w14:textId="77777777" w:rsidR="002C0F1F" w:rsidRPr="00ED3698" w:rsidRDefault="002C0F1F" w:rsidP="00341D8C">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35D6E5C0" w14:textId="77777777" w:rsidR="002C0F1F" w:rsidRPr="00353CA5" w:rsidRDefault="002C0F1F" w:rsidP="00341D8C">
            <w:pPr>
              <w:spacing w:before="0" w:after="0"/>
              <w:rPr>
                <w:i/>
                <w:color w:val="000000"/>
                <w:lang w:eastAsia="en-CA"/>
              </w:rPr>
            </w:pPr>
            <w:r w:rsidRPr="00353CA5">
              <w:rPr>
                <w:i/>
                <w:color w:val="000000"/>
                <w:lang w:eastAsia="en-CA"/>
              </w:rPr>
              <w:t>K</w:t>
            </w:r>
            <w:r w:rsidRPr="00353CA5">
              <w:rPr>
                <w:i/>
                <w:color w:val="000000"/>
                <w:vertAlign w:val="subscript"/>
                <w:lang w:eastAsia="en-CA"/>
              </w:rPr>
              <w:t>zz</w:t>
            </w:r>
          </w:p>
        </w:tc>
        <w:tc>
          <w:tcPr>
            <w:tcW w:w="753" w:type="pct"/>
            <w:tcBorders>
              <w:top w:val="nil"/>
              <w:bottom w:val="nil"/>
            </w:tcBorders>
          </w:tcPr>
          <w:p w14:paraId="1038C31B" w14:textId="77777777" w:rsidR="002C0F1F" w:rsidRPr="00ED3698" w:rsidRDefault="002C0F1F" w:rsidP="00341D8C">
            <w:pPr>
              <w:spacing w:before="0" w:after="0"/>
              <w:rPr>
                <w:color w:val="000000"/>
                <w:lang w:eastAsia="en-CA"/>
              </w:rPr>
            </w:pPr>
            <w:r>
              <w:rPr>
                <w:color w:val="000000"/>
                <w:lang w:eastAsia="en-CA"/>
              </w:rPr>
              <w:t>1</w:t>
            </w:r>
            <w:r>
              <w:rPr>
                <w:rFonts w:hint="eastAsia"/>
                <w:color w:val="000000"/>
                <w:lang w:eastAsia="zh-CN"/>
              </w:rPr>
              <w:t>.0</w:t>
            </w:r>
            <w:r>
              <w:rPr>
                <w:color w:val="000000"/>
                <w:lang w:eastAsia="zh-CN"/>
              </w:rPr>
              <w:t>×</w:t>
            </w:r>
            <w:r w:rsidRPr="00ED3698">
              <w:rPr>
                <w:color w:val="000000"/>
                <w:lang w:eastAsia="en-CA"/>
              </w:rPr>
              <w:t>10</w:t>
            </w:r>
            <w:r w:rsidRPr="00ED3698">
              <w:rPr>
                <w:color w:val="000000"/>
                <w:vertAlign w:val="superscript"/>
                <w:lang w:eastAsia="en-CA"/>
              </w:rPr>
              <w:t>-6</w:t>
            </w:r>
          </w:p>
        </w:tc>
        <w:tc>
          <w:tcPr>
            <w:tcW w:w="694" w:type="pct"/>
            <w:tcBorders>
              <w:top w:val="nil"/>
              <w:bottom w:val="nil"/>
            </w:tcBorders>
            <w:shd w:val="clear" w:color="auto" w:fill="auto"/>
            <w:noWrap/>
            <w:vAlign w:val="bottom"/>
            <w:hideMark/>
          </w:tcPr>
          <w:p w14:paraId="6CA199CE" w14:textId="77777777" w:rsidR="002C0F1F" w:rsidRPr="002D67BA" w:rsidRDefault="002C0F1F" w:rsidP="00341D8C">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2C0F1F" w:rsidRPr="00ED3698" w14:paraId="71132400" w14:textId="77777777" w:rsidTr="00341D8C">
        <w:trPr>
          <w:trHeight w:val="300"/>
        </w:trPr>
        <w:tc>
          <w:tcPr>
            <w:tcW w:w="2802" w:type="pct"/>
            <w:tcBorders>
              <w:top w:val="nil"/>
              <w:bottom w:val="nil"/>
            </w:tcBorders>
            <w:shd w:val="clear" w:color="auto" w:fill="auto"/>
            <w:noWrap/>
            <w:vAlign w:val="bottom"/>
            <w:hideMark/>
          </w:tcPr>
          <w:p w14:paraId="390BE221" w14:textId="77777777" w:rsidR="002C0F1F" w:rsidRPr="00ED3698" w:rsidRDefault="002C0F1F" w:rsidP="00341D8C">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17EECC6E" w14:textId="77777777" w:rsidR="002C0F1F" w:rsidRPr="00353CA5" w:rsidRDefault="002C0F1F" w:rsidP="00341D8C">
            <w:pPr>
              <w:spacing w:before="0" w:after="0"/>
              <w:rPr>
                <w:i/>
                <w:color w:val="000000"/>
                <w:lang w:eastAsia="en-CA"/>
              </w:rPr>
            </w:pPr>
            <w:r w:rsidRPr="00353CA5">
              <w:rPr>
                <w:i/>
                <w:color w:val="000000"/>
                <w:lang w:eastAsia="en-CA"/>
              </w:rPr>
              <w:t>S</w:t>
            </w:r>
            <w:r w:rsidRPr="00353CA5">
              <w:rPr>
                <w:i/>
                <w:color w:val="000000"/>
                <w:vertAlign w:val="subscript"/>
                <w:lang w:eastAsia="en-CA"/>
              </w:rPr>
              <w:t>ra</w:t>
            </w:r>
          </w:p>
        </w:tc>
        <w:tc>
          <w:tcPr>
            <w:tcW w:w="753" w:type="pct"/>
            <w:tcBorders>
              <w:top w:val="nil"/>
              <w:bottom w:val="nil"/>
            </w:tcBorders>
          </w:tcPr>
          <w:p w14:paraId="3F255388" w14:textId="77777777" w:rsidR="002C0F1F" w:rsidRPr="00ED3698" w:rsidRDefault="002C0F1F" w:rsidP="00341D8C">
            <w:pPr>
              <w:spacing w:before="0" w:after="0"/>
              <w:rPr>
                <w:color w:val="000000"/>
                <w:lang w:eastAsia="zh-CN"/>
              </w:rPr>
            </w:pPr>
            <w:r w:rsidRPr="00ED3698">
              <w:rPr>
                <w:color w:val="000000"/>
                <w:lang w:eastAsia="en-CA"/>
              </w:rPr>
              <w:t>0.0</w:t>
            </w:r>
            <w:r>
              <w:rPr>
                <w:rFonts w:hint="eastAsia"/>
                <w:color w:val="000000"/>
                <w:lang w:eastAsia="zh-CN"/>
              </w:rPr>
              <w:t>5</w:t>
            </w:r>
          </w:p>
        </w:tc>
        <w:tc>
          <w:tcPr>
            <w:tcW w:w="694" w:type="pct"/>
            <w:tcBorders>
              <w:top w:val="nil"/>
              <w:bottom w:val="nil"/>
            </w:tcBorders>
            <w:shd w:val="clear" w:color="auto" w:fill="auto"/>
            <w:noWrap/>
            <w:vAlign w:val="bottom"/>
            <w:hideMark/>
          </w:tcPr>
          <w:p w14:paraId="16024B65"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C0F1F" w:rsidRPr="00ED3698" w14:paraId="2D4987E7" w14:textId="77777777" w:rsidTr="00341D8C">
        <w:trPr>
          <w:trHeight w:val="300"/>
        </w:trPr>
        <w:tc>
          <w:tcPr>
            <w:tcW w:w="2802" w:type="pct"/>
            <w:vMerge w:val="restart"/>
            <w:tcBorders>
              <w:top w:val="nil"/>
              <w:bottom w:val="nil"/>
            </w:tcBorders>
            <w:shd w:val="clear" w:color="auto" w:fill="auto"/>
            <w:noWrap/>
            <w:vAlign w:val="bottom"/>
          </w:tcPr>
          <w:p w14:paraId="06590AB1" w14:textId="77777777" w:rsidR="002C0F1F" w:rsidRPr="00ED3698" w:rsidRDefault="002C0F1F" w:rsidP="00341D8C">
            <w:pPr>
              <w:spacing w:before="0" w:after="0"/>
              <w:rPr>
                <w:color w:val="000000"/>
                <w:lang w:eastAsia="en-CA"/>
              </w:rPr>
            </w:pPr>
            <w:r w:rsidRPr="00ED3698">
              <w:rPr>
                <w:color w:val="000000"/>
                <w:lang w:eastAsia="en-CA"/>
              </w:rPr>
              <w:t>Van Genuchten parameter α</w:t>
            </w:r>
          </w:p>
          <w:p w14:paraId="20FBD0FD" w14:textId="77777777" w:rsidR="002C0F1F" w:rsidRPr="00ED3698" w:rsidRDefault="002C0F1F" w:rsidP="00341D8C">
            <w:pPr>
              <w:spacing w:before="0" w:after="0"/>
              <w:rPr>
                <w:color w:val="000000"/>
                <w:lang w:eastAsia="en-CA"/>
              </w:rPr>
            </w:pPr>
            <w:r w:rsidRPr="00ED3698">
              <w:rPr>
                <w:color w:val="000000"/>
                <w:lang w:eastAsia="en-CA"/>
              </w:rPr>
              <w:t>Van Genuchten parameter n</w:t>
            </w:r>
          </w:p>
        </w:tc>
        <w:tc>
          <w:tcPr>
            <w:tcW w:w="751" w:type="pct"/>
            <w:tcBorders>
              <w:top w:val="nil"/>
              <w:bottom w:val="nil"/>
            </w:tcBorders>
            <w:shd w:val="clear" w:color="auto" w:fill="auto"/>
            <w:noWrap/>
            <w:vAlign w:val="bottom"/>
          </w:tcPr>
          <w:p w14:paraId="778D4596" w14:textId="77777777" w:rsidR="002C0F1F" w:rsidRPr="00353CA5" w:rsidRDefault="002C0F1F" w:rsidP="00341D8C">
            <w:pPr>
              <w:spacing w:before="0" w:after="0"/>
              <w:rPr>
                <w:i/>
                <w:color w:val="000000"/>
                <w:lang w:eastAsia="en-CA"/>
              </w:rPr>
            </w:pPr>
            <w:r w:rsidRPr="00353CA5">
              <w:rPr>
                <w:i/>
                <w:color w:val="000000"/>
                <w:lang w:eastAsia="en-CA"/>
              </w:rPr>
              <w:t>α</w:t>
            </w:r>
          </w:p>
        </w:tc>
        <w:tc>
          <w:tcPr>
            <w:tcW w:w="753" w:type="pct"/>
            <w:tcBorders>
              <w:top w:val="nil"/>
              <w:bottom w:val="nil"/>
            </w:tcBorders>
          </w:tcPr>
          <w:p w14:paraId="01B376DE" w14:textId="77777777" w:rsidR="002C0F1F" w:rsidRPr="00ED3698" w:rsidRDefault="002C0F1F" w:rsidP="00341D8C">
            <w:pPr>
              <w:spacing w:before="0" w:after="0"/>
              <w:rPr>
                <w:color w:val="000000"/>
                <w:lang w:eastAsia="zh-CN"/>
              </w:rPr>
            </w:pPr>
            <w:r>
              <w:rPr>
                <w:rFonts w:hint="eastAsia"/>
                <w:color w:val="000000"/>
                <w:lang w:eastAsia="zh-CN"/>
              </w:rPr>
              <w:t>3.50</w:t>
            </w:r>
          </w:p>
        </w:tc>
        <w:tc>
          <w:tcPr>
            <w:tcW w:w="694" w:type="pct"/>
            <w:tcBorders>
              <w:top w:val="nil"/>
              <w:bottom w:val="nil"/>
            </w:tcBorders>
            <w:shd w:val="clear" w:color="auto" w:fill="auto"/>
            <w:noWrap/>
            <w:vAlign w:val="bottom"/>
          </w:tcPr>
          <w:p w14:paraId="5CE3E15D" w14:textId="77777777" w:rsidR="002C0F1F" w:rsidRPr="002D67BA" w:rsidRDefault="002C0F1F" w:rsidP="00341D8C">
            <w:pPr>
              <w:spacing w:before="0" w:after="0"/>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-1</w:t>
            </w:r>
            <w:r>
              <w:rPr>
                <w:rFonts w:hint="eastAsia"/>
                <w:color w:val="000000"/>
                <w:lang w:eastAsia="zh-CN"/>
              </w:rPr>
              <w:t>]</w:t>
            </w:r>
          </w:p>
        </w:tc>
      </w:tr>
      <w:tr w:rsidR="002C0F1F" w:rsidRPr="00ED3698" w14:paraId="19FE38B7" w14:textId="77777777" w:rsidTr="00341D8C">
        <w:trPr>
          <w:trHeight w:val="300"/>
        </w:trPr>
        <w:tc>
          <w:tcPr>
            <w:tcW w:w="2802" w:type="pct"/>
            <w:vMerge/>
            <w:tcBorders>
              <w:top w:val="nil"/>
              <w:bottom w:val="nil"/>
            </w:tcBorders>
            <w:shd w:val="clear" w:color="auto" w:fill="auto"/>
            <w:noWrap/>
            <w:vAlign w:val="bottom"/>
          </w:tcPr>
          <w:p w14:paraId="78EF6E99" w14:textId="77777777" w:rsidR="002C0F1F" w:rsidRPr="00ED3698" w:rsidRDefault="002C0F1F" w:rsidP="00341D8C">
            <w:pPr>
              <w:spacing w:before="0" w:after="0"/>
              <w:rPr>
                <w:color w:val="000000"/>
                <w:lang w:eastAsia="en-CA"/>
              </w:rPr>
            </w:pPr>
          </w:p>
        </w:tc>
        <w:tc>
          <w:tcPr>
            <w:tcW w:w="751" w:type="pct"/>
            <w:tcBorders>
              <w:top w:val="nil"/>
              <w:bottom w:val="nil"/>
            </w:tcBorders>
            <w:shd w:val="clear" w:color="auto" w:fill="auto"/>
            <w:noWrap/>
            <w:vAlign w:val="bottom"/>
          </w:tcPr>
          <w:p w14:paraId="1472E0F1" w14:textId="77777777" w:rsidR="002C0F1F" w:rsidRPr="00353CA5" w:rsidRDefault="002C0F1F" w:rsidP="00341D8C">
            <w:pPr>
              <w:spacing w:before="0" w:after="0"/>
              <w:rPr>
                <w:i/>
                <w:color w:val="000000"/>
                <w:lang w:eastAsia="en-CA"/>
              </w:rPr>
            </w:pPr>
            <w:r w:rsidRPr="00353CA5">
              <w:rPr>
                <w:i/>
                <w:color w:val="000000"/>
                <w:lang w:eastAsia="en-CA"/>
              </w:rPr>
              <w:t>n</w:t>
            </w:r>
          </w:p>
        </w:tc>
        <w:tc>
          <w:tcPr>
            <w:tcW w:w="753" w:type="pct"/>
            <w:tcBorders>
              <w:top w:val="nil"/>
              <w:bottom w:val="nil"/>
            </w:tcBorders>
          </w:tcPr>
          <w:p w14:paraId="162C2CAF" w14:textId="77777777" w:rsidR="002C0F1F" w:rsidRPr="00ED3698" w:rsidRDefault="002C0F1F" w:rsidP="00341D8C">
            <w:pPr>
              <w:spacing w:before="0" w:after="0"/>
              <w:rPr>
                <w:color w:val="000000"/>
                <w:lang w:eastAsia="zh-CN"/>
              </w:rPr>
            </w:pPr>
            <w:r w:rsidRPr="00ED3698">
              <w:rPr>
                <w:color w:val="000000"/>
                <w:lang w:eastAsia="en-CA"/>
              </w:rPr>
              <w:t>1.</w:t>
            </w:r>
            <w:r>
              <w:rPr>
                <w:rFonts w:hint="eastAsia"/>
                <w:color w:val="000000"/>
                <w:lang w:eastAsia="zh-CN"/>
              </w:rPr>
              <w:t>40</w:t>
            </w:r>
          </w:p>
        </w:tc>
        <w:tc>
          <w:tcPr>
            <w:tcW w:w="694" w:type="pct"/>
            <w:tcBorders>
              <w:top w:val="nil"/>
              <w:bottom w:val="nil"/>
            </w:tcBorders>
            <w:shd w:val="clear" w:color="auto" w:fill="auto"/>
            <w:noWrap/>
            <w:vAlign w:val="bottom"/>
          </w:tcPr>
          <w:p w14:paraId="37BAF2B7" w14:textId="77777777" w:rsidR="002C0F1F" w:rsidRPr="00ED3698" w:rsidRDefault="002C0F1F" w:rsidP="00341D8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C0F1F" w:rsidRPr="00ED3698" w14:paraId="6FA42E70" w14:textId="77777777" w:rsidTr="00341D8C">
        <w:trPr>
          <w:trHeight w:val="300"/>
        </w:trPr>
        <w:tc>
          <w:tcPr>
            <w:tcW w:w="2802" w:type="pct"/>
            <w:tcBorders>
              <w:top w:val="nil"/>
              <w:bottom w:val="nil"/>
            </w:tcBorders>
            <w:shd w:val="clear" w:color="auto" w:fill="auto"/>
            <w:noWrap/>
            <w:vAlign w:val="bottom"/>
          </w:tcPr>
          <w:p w14:paraId="48D27CFA" w14:textId="77777777" w:rsidR="002C0F1F" w:rsidRPr="00ED3698" w:rsidRDefault="002C0F1F" w:rsidP="00341D8C">
            <w:pPr>
              <w:spacing w:before="0" w:after="0"/>
              <w:rPr>
                <w:color w:val="000000"/>
                <w:lang w:eastAsia="zh-CN"/>
              </w:rPr>
            </w:pPr>
            <w:r>
              <w:rPr>
                <w:rFonts w:hint="eastAsia"/>
                <w:color w:val="000000"/>
                <w:lang w:eastAsia="zh-CN"/>
              </w:rPr>
              <w:t>Diffusion coefficient, aqueous</w:t>
            </w:r>
          </w:p>
        </w:tc>
        <w:tc>
          <w:tcPr>
            <w:tcW w:w="751" w:type="pct"/>
            <w:tcBorders>
              <w:top w:val="nil"/>
              <w:bottom w:val="nil"/>
            </w:tcBorders>
            <w:shd w:val="clear" w:color="auto" w:fill="auto"/>
            <w:noWrap/>
            <w:vAlign w:val="bottom"/>
          </w:tcPr>
          <w:p w14:paraId="4E115B03" w14:textId="77777777" w:rsidR="002C0F1F" w:rsidRPr="00353CA5" w:rsidRDefault="002C0F1F" w:rsidP="004F3B4B">
            <w:pPr>
              <w:spacing w:before="0" w:after="0"/>
              <w:rPr>
                <w:i/>
                <w:color w:val="000000"/>
                <w:lang w:eastAsia="zh-CN"/>
              </w:rPr>
            </w:pPr>
            <w:r w:rsidRPr="00353CA5">
              <w:rPr>
                <w:rFonts w:hint="eastAsia"/>
                <w:i/>
                <w:color w:val="000000"/>
                <w:lang w:eastAsia="zh-CN"/>
              </w:rPr>
              <w:t>D</w:t>
            </w:r>
            <w:r w:rsidR="004F3B4B" w:rsidRPr="00353CA5">
              <w:rPr>
                <w:i/>
                <w:color w:val="000000"/>
                <w:vertAlign w:val="subscript"/>
                <w:lang w:eastAsia="zh-CN"/>
              </w:rPr>
              <w:t>0</w:t>
            </w:r>
            <w:r w:rsidRPr="00353CA5">
              <w:rPr>
                <w:rFonts w:hint="eastAsia"/>
                <w:i/>
                <w:color w:val="000000"/>
                <w:vertAlign w:val="superscript"/>
                <w:lang w:eastAsia="zh-CN"/>
              </w:rPr>
              <w:t>a</w:t>
            </w:r>
          </w:p>
        </w:tc>
        <w:tc>
          <w:tcPr>
            <w:tcW w:w="753" w:type="pct"/>
            <w:tcBorders>
              <w:top w:val="nil"/>
              <w:bottom w:val="nil"/>
            </w:tcBorders>
          </w:tcPr>
          <w:p w14:paraId="0ADD53EA" w14:textId="77777777" w:rsidR="002C0F1F" w:rsidRPr="00ED3698" w:rsidRDefault="002C0F1F" w:rsidP="00341D8C">
            <w:pPr>
              <w:spacing w:before="0" w:after="0"/>
              <w:rPr>
                <w:color w:val="000000"/>
                <w:lang w:eastAsia="zh-CN"/>
              </w:rPr>
            </w:pPr>
            <w:r>
              <w:rPr>
                <w:rFonts w:hint="eastAsia"/>
                <w:color w:val="000000"/>
                <w:lang w:eastAsia="zh-CN"/>
              </w:rPr>
              <w:t>0.0</w:t>
            </w:r>
          </w:p>
        </w:tc>
        <w:tc>
          <w:tcPr>
            <w:tcW w:w="694" w:type="pct"/>
            <w:tcBorders>
              <w:top w:val="nil"/>
              <w:bottom w:val="nil"/>
            </w:tcBorders>
            <w:shd w:val="clear" w:color="auto" w:fill="auto"/>
            <w:noWrap/>
            <w:vAlign w:val="bottom"/>
          </w:tcPr>
          <w:p w14:paraId="67E8F8F8" w14:textId="77777777" w:rsidR="002C0F1F" w:rsidRPr="00ED3698" w:rsidRDefault="002C0F1F" w:rsidP="00341D8C">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C0F1F" w:rsidRPr="00ED3698" w14:paraId="4636335C" w14:textId="77777777" w:rsidTr="00F9124E">
        <w:trPr>
          <w:trHeight w:val="300"/>
        </w:trPr>
        <w:tc>
          <w:tcPr>
            <w:tcW w:w="2802" w:type="pct"/>
            <w:tcBorders>
              <w:top w:val="nil"/>
              <w:bottom w:val="nil"/>
            </w:tcBorders>
            <w:shd w:val="clear" w:color="auto" w:fill="auto"/>
            <w:noWrap/>
            <w:vAlign w:val="bottom"/>
          </w:tcPr>
          <w:p w14:paraId="0896718E" w14:textId="77777777" w:rsidR="002C0F1F" w:rsidRDefault="002C0F1F" w:rsidP="00341D8C">
            <w:pPr>
              <w:spacing w:before="0" w:after="0"/>
              <w:rPr>
                <w:color w:val="000000"/>
                <w:lang w:eastAsia="zh-CN"/>
              </w:rPr>
            </w:pPr>
            <w:r>
              <w:rPr>
                <w:rFonts w:hint="eastAsia"/>
                <w:color w:val="000000"/>
                <w:lang w:eastAsia="zh-CN"/>
              </w:rPr>
              <w:t>Diffusion coefficient, gas</w:t>
            </w:r>
          </w:p>
        </w:tc>
        <w:tc>
          <w:tcPr>
            <w:tcW w:w="751" w:type="pct"/>
            <w:tcBorders>
              <w:top w:val="nil"/>
              <w:bottom w:val="nil"/>
            </w:tcBorders>
            <w:shd w:val="clear" w:color="auto" w:fill="auto"/>
            <w:noWrap/>
            <w:vAlign w:val="bottom"/>
          </w:tcPr>
          <w:p w14:paraId="0E8F1999" w14:textId="77777777" w:rsidR="002C0F1F" w:rsidRPr="00353CA5" w:rsidRDefault="002C0F1F" w:rsidP="004F3B4B">
            <w:pPr>
              <w:spacing w:before="0" w:after="0"/>
              <w:rPr>
                <w:i/>
                <w:color w:val="000000"/>
                <w:lang w:eastAsia="zh-CN"/>
              </w:rPr>
            </w:pPr>
            <w:r w:rsidRPr="00353CA5">
              <w:rPr>
                <w:rFonts w:hint="eastAsia"/>
                <w:i/>
                <w:color w:val="000000"/>
                <w:lang w:eastAsia="zh-CN"/>
              </w:rPr>
              <w:t>D</w:t>
            </w:r>
            <w:r w:rsidR="004F3B4B" w:rsidRPr="00353CA5">
              <w:rPr>
                <w:i/>
                <w:color w:val="000000"/>
                <w:vertAlign w:val="subscript"/>
                <w:lang w:eastAsia="zh-CN"/>
              </w:rPr>
              <w:t>0</w:t>
            </w:r>
            <w:r w:rsidRPr="00353CA5">
              <w:rPr>
                <w:rFonts w:hint="eastAsia"/>
                <w:i/>
                <w:color w:val="000000"/>
                <w:vertAlign w:val="superscript"/>
                <w:lang w:eastAsia="zh-CN"/>
              </w:rPr>
              <w:t>g</w:t>
            </w:r>
          </w:p>
        </w:tc>
        <w:tc>
          <w:tcPr>
            <w:tcW w:w="753" w:type="pct"/>
            <w:tcBorders>
              <w:top w:val="nil"/>
              <w:bottom w:val="nil"/>
            </w:tcBorders>
          </w:tcPr>
          <w:p w14:paraId="22D5C139" w14:textId="77777777" w:rsidR="002C0F1F" w:rsidRDefault="002C0F1F" w:rsidP="00341D8C">
            <w:pPr>
              <w:spacing w:before="0" w:after="0"/>
              <w:rPr>
                <w:color w:val="000000"/>
                <w:lang w:eastAsia="zh-CN"/>
              </w:rPr>
            </w:pPr>
            <w:r>
              <w:rPr>
                <w:color w:val="000000"/>
                <w:lang w:eastAsia="en-CA"/>
              </w:rPr>
              <w:t>1</w:t>
            </w:r>
            <w:r>
              <w:rPr>
                <w:rFonts w:hint="eastAsia"/>
                <w:color w:val="000000"/>
                <w:lang w:eastAsia="zh-CN"/>
              </w:rPr>
              <w:t>.89</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694" w:type="pct"/>
            <w:tcBorders>
              <w:top w:val="nil"/>
              <w:bottom w:val="nil"/>
            </w:tcBorders>
            <w:shd w:val="clear" w:color="auto" w:fill="auto"/>
            <w:noWrap/>
            <w:vAlign w:val="center"/>
          </w:tcPr>
          <w:p w14:paraId="7D627BD9" w14:textId="77777777" w:rsidR="002C0F1F" w:rsidRPr="00490495" w:rsidRDefault="002C0F1F" w:rsidP="00341D8C">
            <w:pPr>
              <w:spacing w:before="0" w:after="0"/>
              <w:jc w:val="left"/>
              <w:rPr>
                <w:color w:val="000000"/>
                <w:lang w:eastAsia="zh-CN"/>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C0F1F" w:rsidRPr="00ED3698" w14:paraId="548811EA" w14:textId="77777777" w:rsidTr="00F9124E">
        <w:trPr>
          <w:trHeight w:val="300"/>
        </w:trPr>
        <w:tc>
          <w:tcPr>
            <w:tcW w:w="2802" w:type="pct"/>
            <w:tcBorders>
              <w:top w:val="nil"/>
              <w:bottom w:val="single" w:sz="4" w:space="0" w:color="auto"/>
            </w:tcBorders>
            <w:shd w:val="clear" w:color="auto" w:fill="auto"/>
            <w:noWrap/>
            <w:vAlign w:val="center"/>
          </w:tcPr>
          <w:p w14:paraId="285D3042" w14:textId="77777777" w:rsidR="002C0F1F" w:rsidRPr="00ED3698" w:rsidRDefault="002C0F1F" w:rsidP="00F9124E">
            <w:pPr>
              <w:spacing w:before="0" w:after="0"/>
              <w:jc w:val="left"/>
              <w:rPr>
                <w:color w:val="000000"/>
                <w:lang w:eastAsia="en-CA"/>
              </w:rPr>
            </w:pPr>
            <w:r>
              <w:rPr>
                <w:rFonts w:hint="eastAsia"/>
                <w:color w:val="000000"/>
                <w:lang w:eastAsia="zh-CN"/>
              </w:rPr>
              <w:t>L</w:t>
            </w:r>
            <w:r w:rsidRPr="00490495">
              <w:rPr>
                <w:color w:val="000000"/>
                <w:lang w:eastAsia="en-CA"/>
              </w:rPr>
              <w:t>ongitudinal dispersivity</w:t>
            </w:r>
          </w:p>
        </w:tc>
        <w:tc>
          <w:tcPr>
            <w:tcW w:w="751" w:type="pct"/>
            <w:tcBorders>
              <w:top w:val="nil"/>
              <w:bottom w:val="single" w:sz="4" w:space="0" w:color="auto"/>
            </w:tcBorders>
            <w:shd w:val="clear" w:color="auto" w:fill="auto"/>
            <w:noWrap/>
            <w:vAlign w:val="center"/>
          </w:tcPr>
          <w:p w14:paraId="1A1113AB" w14:textId="77777777" w:rsidR="002C0F1F" w:rsidRPr="00353CA5" w:rsidRDefault="002C0F1F" w:rsidP="00F9124E">
            <w:pPr>
              <w:spacing w:before="0" w:after="0"/>
              <w:jc w:val="left"/>
              <w:rPr>
                <w:i/>
                <w:color w:val="000000"/>
                <w:lang w:eastAsia="zh-CN"/>
              </w:rPr>
            </w:pPr>
            <w:r w:rsidRPr="00353CA5">
              <w:rPr>
                <w:rFonts w:ascii="Lucida Sans Unicode" w:hAnsi="Lucida Sans Unicode" w:cs="Lucida Sans Unicode"/>
                <w:i/>
                <w:color w:val="000000"/>
                <w:lang w:eastAsia="en-CA"/>
              </w:rPr>
              <w:t>α</w:t>
            </w:r>
            <w:r w:rsidR="004F3B4B" w:rsidRPr="00353CA5">
              <w:rPr>
                <w:i/>
                <w:color w:val="000000"/>
                <w:vertAlign w:val="subscript"/>
                <w:lang w:eastAsia="zh-CN"/>
              </w:rPr>
              <w:t>l</w:t>
            </w:r>
          </w:p>
        </w:tc>
        <w:tc>
          <w:tcPr>
            <w:tcW w:w="753" w:type="pct"/>
            <w:tcBorders>
              <w:top w:val="nil"/>
              <w:bottom w:val="single" w:sz="4" w:space="0" w:color="auto"/>
            </w:tcBorders>
            <w:vAlign w:val="center"/>
          </w:tcPr>
          <w:p w14:paraId="1C2C49BC" w14:textId="77777777" w:rsidR="002C0F1F" w:rsidRPr="00ED3698" w:rsidRDefault="002C0F1F" w:rsidP="00F9124E">
            <w:pPr>
              <w:spacing w:before="0" w:after="0"/>
              <w:jc w:val="left"/>
              <w:rPr>
                <w:color w:val="000000"/>
                <w:lang w:eastAsia="zh-CN"/>
              </w:rPr>
            </w:pPr>
            <w:r>
              <w:rPr>
                <w:rFonts w:hint="eastAsia"/>
                <w:color w:val="000000"/>
                <w:lang w:eastAsia="zh-CN"/>
              </w:rPr>
              <w:t>0.1</w:t>
            </w:r>
          </w:p>
        </w:tc>
        <w:tc>
          <w:tcPr>
            <w:tcW w:w="694" w:type="pct"/>
            <w:tcBorders>
              <w:top w:val="nil"/>
              <w:bottom w:val="single" w:sz="4" w:space="0" w:color="auto"/>
            </w:tcBorders>
            <w:shd w:val="clear" w:color="auto" w:fill="auto"/>
            <w:noWrap/>
            <w:vAlign w:val="center"/>
          </w:tcPr>
          <w:p w14:paraId="6A157721" w14:textId="77777777" w:rsidR="002C0F1F" w:rsidRPr="00ED3698" w:rsidRDefault="002C0F1F" w:rsidP="00F9124E">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0324318D" w14:textId="77777777" w:rsidR="002C0F1F" w:rsidRDefault="002C0F1F" w:rsidP="002C0F1F">
      <w:pPr>
        <w:pStyle w:val="Simpleline"/>
        <w:rPr>
          <w:lang w:eastAsia="zh-CN"/>
        </w:rPr>
      </w:pPr>
    </w:p>
    <w:p w14:paraId="1E8DA526" w14:textId="77777777" w:rsidR="002C0F1F" w:rsidRPr="00990FF2" w:rsidRDefault="00556BA3" w:rsidP="002C0F1F">
      <w:pPr>
        <w:rPr>
          <w:sz w:val="16"/>
          <w:szCs w:val="16"/>
          <w:lang w:val="en-CA"/>
        </w:rPr>
      </w:pPr>
      <w:r>
        <w:rPr>
          <w:noProof/>
          <w:lang w:val="en-CA" w:eastAsia="zh-CN"/>
        </w:rPr>
        <w:drawing>
          <wp:inline distT="0" distB="0" distL="0" distR="0" wp14:anchorId="19555756" wp14:editId="7A045083">
            <wp:extent cx="5181600" cy="6837218"/>
            <wp:effectExtent l="0" t="0" r="0" b="0"/>
            <wp:docPr id="4102" name="Picture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rotWithShape="1">
                    <a:blip r:embed="rId107">
                      <a:extLst>
                        <a:ext uri="{28A0092B-C50C-407E-A947-70E740481C1C}">
                          <a14:useLocalDpi xmlns:a14="http://schemas.microsoft.com/office/drawing/2010/main" val="0"/>
                        </a:ext>
                      </a:extLst>
                    </a:blip>
                    <a:srcRect b="4035"/>
                    <a:stretch/>
                  </pic:blipFill>
                  <pic:spPr bwMode="auto">
                    <a:xfrm>
                      <a:off x="0" y="0"/>
                      <a:ext cx="5181600" cy="6837218"/>
                    </a:xfrm>
                    <a:prstGeom prst="rect">
                      <a:avLst/>
                    </a:prstGeom>
                    <a:noFill/>
                    <a:ln>
                      <a:noFill/>
                    </a:ln>
                    <a:extLst>
                      <a:ext uri="{53640926-AAD7-44D8-BBD7-CCE9431645EC}">
                        <a14:shadowObscured xmlns:a14="http://schemas.microsoft.com/office/drawing/2010/main"/>
                      </a:ext>
                    </a:extLst>
                  </pic:spPr>
                </pic:pic>
              </a:graphicData>
            </a:graphic>
          </wp:inline>
        </w:drawing>
      </w:r>
    </w:p>
    <w:p w14:paraId="3B055BC1" w14:textId="7CD6901D" w:rsidR="002C0F1F" w:rsidRDefault="002C0F1F" w:rsidP="002C0F1F">
      <w:pPr>
        <w:pStyle w:val="Caption"/>
        <w:rPr>
          <w:lang w:eastAsia="zh-CN"/>
        </w:rPr>
      </w:pPr>
      <w:bookmarkStart w:id="420" w:name="_Ref362436719"/>
      <w:bookmarkStart w:id="421" w:name="_Toc520375050"/>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34</w:t>
      </w:r>
      <w:r w:rsidR="00183C7C">
        <w:fldChar w:fldCharType="end"/>
      </w:r>
      <w:bookmarkEnd w:id="420"/>
      <w:r w:rsidR="00767E37">
        <w:t xml:space="preserve">: </w:t>
      </w:r>
      <w:r>
        <w:rPr>
          <w:rFonts w:hint="eastAsia"/>
          <w:lang w:eastAsia="zh-CN"/>
        </w:rPr>
        <w:t>Comparison of simulated p</w:t>
      </w:r>
      <w:r w:rsidRPr="00ED3698">
        <w:t>rofiles</w:t>
      </w:r>
      <w:r>
        <w:rPr>
          <w:rFonts w:hint="eastAsia"/>
          <w:lang w:eastAsia="zh-CN"/>
        </w:rPr>
        <w:t xml:space="preserve"> by </w:t>
      </w:r>
      <w:r w:rsidR="0076771D">
        <w:rPr>
          <w:rFonts w:hint="eastAsia"/>
          <w:lang w:eastAsia="zh-CN"/>
        </w:rPr>
        <w:t>MIN3P-THCm</w:t>
      </w:r>
      <w:r>
        <w:rPr>
          <w:rFonts w:hint="eastAsia"/>
          <w:lang w:eastAsia="zh-CN"/>
        </w:rPr>
        <w:t xml:space="preserve"> and PYROX</w:t>
      </w:r>
      <w:r w:rsidRPr="00ED3698">
        <w:t xml:space="preserve"> of </w:t>
      </w:r>
      <w:r>
        <w:rPr>
          <w:rFonts w:hint="eastAsia"/>
          <w:lang w:eastAsia="zh-CN"/>
        </w:rPr>
        <w:t>O</w:t>
      </w:r>
      <w:r w:rsidRPr="001C7CE4">
        <w:rPr>
          <w:rFonts w:hint="eastAsia"/>
          <w:vertAlign w:val="subscript"/>
          <w:lang w:eastAsia="zh-CN"/>
        </w:rPr>
        <w:t>2</w:t>
      </w:r>
      <w:r>
        <w:rPr>
          <w:rFonts w:hint="eastAsia"/>
          <w:lang w:eastAsia="zh-CN"/>
        </w:rPr>
        <w:t xml:space="preserve"> partial pressure (top left) and volume fraction of pyrite (top right) at 10 and 20 years, respectively; and of time curves of pyrite oxidation rate (middle) and oxidized amount (bottom) at </w:t>
      </w:r>
      <w:r>
        <w:rPr>
          <w:lang w:eastAsia="zh-CN"/>
        </w:rPr>
        <w:t>the observation</w:t>
      </w:r>
      <w:r>
        <w:rPr>
          <w:rFonts w:hint="eastAsia"/>
          <w:lang w:eastAsia="zh-CN"/>
        </w:rPr>
        <w:t xml:space="preserve"> point (elevation 0.25</w:t>
      </w:r>
      <w:r>
        <w:rPr>
          <w:lang w:eastAsia="zh-CN"/>
        </w:rPr>
        <w:t> </w:t>
      </w:r>
      <w:r>
        <w:rPr>
          <w:rFonts w:hint="eastAsia"/>
          <w:lang w:eastAsia="zh-CN"/>
        </w:rPr>
        <w:t>m)</w:t>
      </w:r>
      <w:bookmarkEnd w:id="421"/>
    </w:p>
    <w:p w14:paraId="579DC764" w14:textId="60334DA5" w:rsidR="00F9124E" w:rsidRPr="00ED3698" w:rsidRDefault="00F9124E" w:rsidP="00F9124E">
      <w:pPr>
        <w:pStyle w:val="StyleCaptionTableCaptionBold"/>
        <w:rPr>
          <w:lang w:eastAsia="zh-CN"/>
        </w:rPr>
      </w:pPr>
      <w:bookmarkStart w:id="422" w:name="_Ref362362584"/>
      <w:bookmarkStart w:id="423" w:name="_Toc520374920"/>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44</w:t>
      </w:r>
      <w:r w:rsidR="00FE1AD3">
        <w:fldChar w:fldCharType="end"/>
      </w:r>
      <w:bookmarkEnd w:id="422"/>
      <w:r w:rsidR="00767E37">
        <w:t xml:space="preserve">: </w:t>
      </w:r>
      <w:r>
        <w:rPr>
          <w:rFonts w:hint="eastAsia"/>
          <w:lang w:eastAsia="zh-CN"/>
        </w:rPr>
        <w:t>The shrinking core reaction</w:t>
      </w:r>
      <w:r w:rsidRPr="00ED3698">
        <w:t xml:space="preserve"> parameters for </w:t>
      </w:r>
      <w:r>
        <w:rPr>
          <w:rFonts w:hint="eastAsia"/>
          <w:lang w:eastAsia="zh-CN"/>
        </w:rPr>
        <w:t>pyrite oxidation</w:t>
      </w:r>
      <w:bookmarkEnd w:id="423"/>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5084"/>
        <w:gridCol w:w="1106"/>
        <w:gridCol w:w="1384"/>
        <w:gridCol w:w="1066"/>
      </w:tblGrid>
      <w:tr w:rsidR="00F9124E" w:rsidRPr="00ED3698" w14:paraId="6467FCFA" w14:textId="77777777" w:rsidTr="00C27CF9">
        <w:trPr>
          <w:trHeight w:val="300"/>
        </w:trPr>
        <w:tc>
          <w:tcPr>
            <w:tcW w:w="2942" w:type="pct"/>
            <w:tcBorders>
              <w:bottom w:val="single" w:sz="4" w:space="0" w:color="auto"/>
            </w:tcBorders>
            <w:shd w:val="clear" w:color="auto" w:fill="D9D9D9"/>
            <w:noWrap/>
            <w:vAlign w:val="center"/>
            <w:hideMark/>
          </w:tcPr>
          <w:p w14:paraId="5AF71DB8" w14:textId="77777777" w:rsidR="00F9124E" w:rsidRPr="00ED3698" w:rsidRDefault="00F9124E" w:rsidP="00C27CF9">
            <w:pPr>
              <w:spacing w:before="0" w:after="0"/>
              <w:jc w:val="left"/>
              <w:rPr>
                <w:b/>
                <w:color w:val="000000"/>
                <w:lang w:eastAsia="en-CA"/>
              </w:rPr>
            </w:pPr>
            <w:r w:rsidRPr="00ED3698">
              <w:rPr>
                <w:b/>
                <w:color w:val="000000"/>
                <w:lang w:eastAsia="en-CA"/>
              </w:rPr>
              <w:t>Parameter</w:t>
            </w:r>
          </w:p>
        </w:tc>
        <w:tc>
          <w:tcPr>
            <w:tcW w:w="640" w:type="pct"/>
            <w:tcBorders>
              <w:bottom w:val="single" w:sz="4" w:space="0" w:color="auto"/>
            </w:tcBorders>
            <w:shd w:val="clear" w:color="auto" w:fill="D9D9D9"/>
            <w:noWrap/>
            <w:vAlign w:val="center"/>
            <w:hideMark/>
          </w:tcPr>
          <w:p w14:paraId="553C063E" w14:textId="77777777" w:rsidR="00F9124E" w:rsidRPr="00ED3698" w:rsidRDefault="00F9124E" w:rsidP="00C27CF9">
            <w:pPr>
              <w:spacing w:before="0" w:after="0"/>
              <w:jc w:val="left"/>
              <w:rPr>
                <w:b/>
                <w:color w:val="000000"/>
                <w:lang w:eastAsia="zh-CN"/>
              </w:rPr>
            </w:pPr>
            <w:r>
              <w:rPr>
                <w:rFonts w:hint="eastAsia"/>
                <w:b/>
                <w:color w:val="000000"/>
                <w:lang w:eastAsia="zh-CN"/>
              </w:rPr>
              <w:t>Symbol</w:t>
            </w:r>
          </w:p>
        </w:tc>
        <w:tc>
          <w:tcPr>
            <w:tcW w:w="801" w:type="pct"/>
            <w:tcBorders>
              <w:bottom w:val="single" w:sz="4" w:space="0" w:color="auto"/>
            </w:tcBorders>
            <w:shd w:val="clear" w:color="auto" w:fill="D9D9D9"/>
            <w:vAlign w:val="center"/>
          </w:tcPr>
          <w:p w14:paraId="7AC84FA9" w14:textId="77777777" w:rsidR="00F9124E" w:rsidRPr="00ED3698" w:rsidRDefault="00F9124E" w:rsidP="00C27CF9">
            <w:pPr>
              <w:spacing w:before="0" w:after="0"/>
              <w:jc w:val="left"/>
              <w:rPr>
                <w:b/>
                <w:color w:val="000000"/>
                <w:lang w:eastAsia="en-CA"/>
              </w:rPr>
            </w:pPr>
            <w:r w:rsidRPr="00ED3698">
              <w:rPr>
                <w:b/>
                <w:color w:val="000000"/>
                <w:lang w:eastAsia="en-CA"/>
              </w:rPr>
              <w:t>Value</w:t>
            </w:r>
          </w:p>
        </w:tc>
        <w:tc>
          <w:tcPr>
            <w:tcW w:w="617" w:type="pct"/>
            <w:tcBorders>
              <w:bottom w:val="single" w:sz="4" w:space="0" w:color="auto"/>
            </w:tcBorders>
            <w:shd w:val="clear" w:color="auto" w:fill="D9D9D9"/>
            <w:noWrap/>
            <w:vAlign w:val="center"/>
            <w:hideMark/>
          </w:tcPr>
          <w:p w14:paraId="71A5101C" w14:textId="77777777" w:rsidR="00F9124E" w:rsidRPr="00ED3698" w:rsidRDefault="00F9124E" w:rsidP="00C27CF9">
            <w:pPr>
              <w:spacing w:before="0" w:after="0"/>
              <w:jc w:val="left"/>
              <w:rPr>
                <w:b/>
                <w:color w:val="000000"/>
                <w:lang w:eastAsia="en-CA"/>
              </w:rPr>
            </w:pPr>
            <w:r w:rsidRPr="00FC4488">
              <w:rPr>
                <w:b/>
                <w:color w:val="000000"/>
                <w:lang w:eastAsia="en-CA"/>
              </w:rPr>
              <w:t>Unit</w:t>
            </w:r>
          </w:p>
        </w:tc>
      </w:tr>
      <w:tr w:rsidR="00F9124E" w:rsidRPr="00ED3698" w14:paraId="5A82ADFC" w14:textId="77777777" w:rsidTr="00C27CF9">
        <w:trPr>
          <w:trHeight w:val="300"/>
        </w:trPr>
        <w:tc>
          <w:tcPr>
            <w:tcW w:w="2942" w:type="pct"/>
            <w:tcBorders>
              <w:top w:val="single" w:sz="4" w:space="0" w:color="auto"/>
              <w:bottom w:val="nil"/>
            </w:tcBorders>
            <w:shd w:val="clear" w:color="auto" w:fill="auto"/>
            <w:noWrap/>
            <w:vAlign w:val="bottom"/>
            <w:hideMark/>
          </w:tcPr>
          <w:p w14:paraId="0460F7F0" w14:textId="77777777" w:rsidR="00F9124E" w:rsidRPr="00ED3698" w:rsidRDefault="00F9124E" w:rsidP="00C27CF9">
            <w:pPr>
              <w:spacing w:before="0" w:after="0"/>
              <w:rPr>
                <w:color w:val="000000"/>
                <w:lang w:eastAsia="en-CA"/>
              </w:rPr>
            </w:pPr>
            <w:r>
              <w:rPr>
                <w:rFonts w:hint="eastAsia"/>
                <w:lang w:eastAsia="zh-CN"/>
              </w:rPr>
              <w:t>S</w:t>
            </w:r>
            <w:r w:rsidRPr="00ED3698">
              <w:t>caling factor</w:t>
            </w:r>
          </w:p>
        </w:tc>
        <w:tc>
          <w:tcPr>
            <w:tcW w:w="640" w:type="pct"/>
            <w:tcBorders>
              <w:top w:val="single" w:sz="4" w:space="0" w:color="auto"/>
              <w:bottom w:val="nil"/>
            </w:tcBorders>
            <w:shd w:val="clear" w:color="auto" w:fill="auto"/>
            <w:noWrap/>
            <w:vAlign w:val="bottom"/>
            <w:hideMark/>
          </w:tcPr>
          <w:p w14:paraId="171461FF" w14:textId="77777777" w:rsidR="00F9124E" w:rsidRPr="00ED3698" w:rsidRDefault="00F9124E" w:rsidP="00C27CF9">
            <w:pPr>
              <w:spacing w:before="0" w:after="0"/>
              <w:rPr>
                <w:color w:val="000000"/>
                <w:lang w:eastAsia="en-CA"/>
              </w:rPr>
            </w:pPr>
            <w:r w:rsidRPr="00ED3698">
              <w:rPr>
                <w:i/>
              </w:rPr>
              <w:t>S</w:t>
            </w:r>
            <w:r w:rsidRPr="00ED3698">
              <w:rPr>
                <w:i/>
                <w:vertAlign w:val="subscript"/>
              </w:rPr>
              <w:t>i</w:t>
            </w:r>
          </w:p>
        </w:tc>
        <w:tc>
          <w:tcPr>
            <w:tcW w:w="801" w:type="pct"/>
            <w:tcBorders>
              <w:top w:val="single" w:sz="4" w:space="0" w:color="auto"/>
              <w:bottom w:val="nil"/>
            </w:tcBorders>
          </w:tcPr>
          <w:p w14:paraId="040022C5" w14:textId="77777777" w:rsidR="00F9124E" w:rsidRPr="00ED3698" w:rsidRDefault="00F9124E" w:rsidP="00C27CF9">
            <w:pPr>
              <w:spacing w:before="0" w:after="0"/>
              <w:rPr>
                <w:color w:val="000000"/>
                <w:lang w:eastAsia="zh-CN"/>
              </w:rPr>
            </w:pPr>
            <w:r w:rsidRPr="00FC4488">
              <w:rPr>
                <w:color w:val="000000"/>
                <w:lang w:eastAsia="zh-CN"/>
              </w:rPr>
              <w:t>4.15</w:t>
            </w:r>
            <w:r>
              <w:rPr>
                <w:color w:val="000000"/>
                <w:lang w:eastAsia="zh-CN"/>
              </w:rPr>
              <w:t>×</w:t>
            </w:r>
            <w:r w:rsidRPr="00ED3698">
              <w:rPr>
                <w:color w:val="000000"/>
                <w:lang w:eastAsia="en-CA"/>
              </w:rPr>
              <w:t>10</w:t>
            </w:r>
            <w:r w:rsidRPr="00ED3698">
              <w:rPr>
                <w:color w:val="000000"/>
                <w:vertAlign w:val="superscript"/>
                <w:lang w:eastAsia="en-CA"/>
              </w:rPr>
              <w:t>-6</w:t>
            </w:r>
          </w:p>
        </w:tc>
        <w:tc>
          <w:tcPr>
            <w:tcW w:w="617" w:type="pct"/>
            <w:tcBorders>
              <w:top w:val="single" w:sz="4" w:space="0" w:color="auto"/>
              <w:bottom w:val="nil"/>
            </w:tcBorders>
            <w:shd w:val="clear" w:color="auto" w:fill="auto"/>
            <w:noWrap/>
            <w:vAlign w:val="bottom"/>
            <w:hideMark/>
          </w:tcPr>
          <w:p w14:paraId="14429CB6" w14:textId="77777777" w:rsidR="00F9124E" w:rsidRPr="00ED3698" w:rsidRDefault="00F9124E" w:rsidP="00C27CF9">
            <w:pPr>
              <w:spacing w:before="0" w:after="0"/>
              <w:rPr>
                <w:color w:val="000000"/>
                <w:lang w:eastAsia="zh-CN"/>
              </w:rPr>
            </w:pPr>
            <w:r>
              <w:rPr>
                <w:rFonts w:hint="eastAsia"/>
                <w:color w:val="000000"/>
                <w:lang w:eastAsia="zh-CN"/>
              </w:rPr>
              <w:t>[-]</w:t>
            </w:r>
          </w:p>
        </w:tc>
      </w:tr>
      <w:tr w:rsidR="00F9124E" w:rsidRPr="00ED3698" w14:paraId="6BF8283E" w14:textId="77777777" w:rsidTr="00C27CF9">
        <w:trPr>
          <w:trHeight w:val="300"/>
        </w:trPr>
        <w:tc>
          <w:tcPr>
            <w:tcW w:w="2942" w:type="pct"/>
            <w:tcBorders>
              <w:top w:val="nil"/>
              <w:bottom w:val="nil"/>
            </w:tcBorders>
            <w:shd w:val="clear" w:color="auto" w:fill="auto"/>
            <w:noWrap/>
            <w:vAlign w:val="bottom"/>
            <w:hideMark/>
          </w:tcPr>
          <w:p w14:paraId="62597B68" w14:textId="77777777" w:rsidR="00F9124E" w:rsidRPr="00ED3698" w:rsidRDefault="00F9124E" w:rsidP="00C27CF9">
            <w:pPr>
              <w:spacing w:before="0" w:after="0"/>
              <w:rPr>
                <w:color w:val="000000"/>
                <w:lang w:eastAsia="zh-CN"/>
              </w:rPr>
            </w:pPr>
            <w:r>
              <w:rPr>
                <w:rFonts w:hint="eastAsia"/>
                <w:lang w:eastAsia="zh-CN"/>
              </w:rPr>
              <w:t>Initial r</w:t>
            </w:r>
            <w:r w:rsidRPr="00ED3698">
              <w:t>adius of the particle</w:t>
            </w:r>
            <w:r>
              <w:rPr>
                <w:rFonts w:hint="eastAsia"/>
                <w:lang w:eastAsia="zh-CN"/>
              </w:rPr>
              <w:t xml:space="preserve"> </w:t>
            </w:r>
          </w:p>
        </w:tc>
        <w:tc>
          <w:tcPr>
            <w:tcW w:w="640" w:type="pct"/>
            <w:tcBorders>
              <w:top w:val="nil"/>
              <w:bottom w:val="nil"/>
            </w:tcBorders>
            <w:shd w:val="clear" w:color="auto" w:fill="auto"/>
            <w:noWrap/>
            <w:vAlign w:val="bottom"/>
            <w:hideMark/>
          </w:tcPr>
          <w:p w14:paraId="1DE01CF9" w14:textId="77777777" w:rsidR="00F9124E" w:rsidRPr="00ED3698" w:rsidRDefault="00F9124E" w:rsidP="00C27CF9">
            <w:pPr>
              <w:spacing w:before="0" w:after="0"/>
              <w:rPr>
                <w:color w:val="000000"/>
                <w:lang w:eastAsia="en-CA"/>
              </w:rPr>
            </w:pPr>
            <w:r w:rsidRPr="00ED3698">
              <w:rPr>
                <w:i/>
              </w:rPr>
              <w:t>r</w:t>
            </w:r>
            <w:r w:rsidRPr="00ED3698">
              <w:rPr>
                <w:i/>
                <w:vertAlign w:val="subscript"/>
              </w:rPr>
              <w:t>i</w:t>
            </w:r>
            <w:r w:rsidRPr="00ED3698">
              <w:rPr>
                <w:i/>
                <w:vertAlign w:val="superscript"/>
              </w:rPr>
              <w:t>p</w:t>
            </w:r>
          </w:p>
        </w:tc>
        <w:tc>
          <w:tcPr>
            <w:tcW w:w="801" w:type="pct"/>
            <w:tcBorders>
              <w:top w:val="nil"/>
              <w:bottom w:val="nil"/>
            </w:tcBorders>
          </w:tcPr>
          <w:p w14:paraId="39C44E48" w14:textId="77777777" w:rsidR="00F9124E" w:rsidRPr="00ED3698" w:rsidRDefault="00F9124E" w:rsidP="00C27CF9">
            <w:pPr>
              <w:spacing w:before="0" w:after="0"/>
              <w:rPr>
                <w:color w:val="000000"/>
                <w:lang w:eastAsia="zh-CN"/>
              </w:rPr>
            </w:pPr>
            <w:r w:rsidRPr="00FC4488">
              <w:rPr>
                <w:color w:val="000000"/>
                <w:lang w:eastAsia="zh-CN"/>
              </w:rPr>
              <w:t>7.00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617" w:type="pct"/>
            <w:tcBorders>
              <w:top w:val="nil"/>
              <w:bottom w:val="nil"/>
            </w:tcBorders>
            <w:shd w:val="clear" w:color="auto" w:fill="auto"/>
            <w:noWrap/>
            <w:vAlign w:val="bottom"/>
            <w:hideMark/>
          </w:tcPr>
          <w:p w14:paraId="3AFBE11F" w14:textId="77777777" w:rsidR="00F9124E" w:rsidRPr="00ED3698" w:rsidRDefault="00F9124E" w:rsidP="00C27CF9">
            <w:pPr>
              <w:spacing w:before="0" w:after="0"/>
              <w:rPr>
                <w:color w:val="000000"/>
                <w:lang w:eastAsia="zh-CN"/>
              </w:rPr>
            </w:pPr>
            <w:r>
              <w:rPr>
                <w:rFonts w:hint="eastAsia"/>
                <w:color w:val="000000"/>
                <w:lang w:eastAsia="zh-CN"/>
              </w:rPr>
              <w:t>[m]</w:t>
            </w:r>
          </w:p>
        </w:tc>
      </w:tr>
      <w:tr w:rsidR="00F9124E" w:rsidRPr="00ED3698" w14:paraId="236BBF13" w14:textId="77777777" w:rsidTr="00C27CF9">
        <w:trPr>
          <w:trHeight w:val="300"/>
        </w:trPr>
        <w:tc>
          <w:tcPr>
            <w:tcW w:w="2942" w:type="pct"/>
            <w:tcBorders>
              <w:top w:val="nil"/>
              <w:bottom w:val="nil"/>
            </w:tcBorders>
            <w:shd w:val="clear" w:color="auto" w:fill="auto"/>
            <w:noWrap/>
            <w:vAlign w:val="bottom"/>
          </w:tcPr>
          <w:p w14:paraId="2A2CC564" w14:textId="77777777" w:rsidR="00F9124E" w:rsidRPr="00ED3698" w:rsidRDefault="00F9124E" w:rsidP="00C27CF9">
            <w:pPr>
              <w:spacing w:before="0" w:after="0"/>
              <w:rPr>
                <w:color w:val="000000"/>
                <w:lang w:eastAsia="en-CA"/>
              </w:rPr>
            </w:pPr>
            <w:r>
              <w:rPr>
                <w:rFonts w:hint="eastAsia"/>
                <w:lang w:eastAsia="zh-CN"/>
              </w:rPr>
              <w:t>Initial r</w:t>
            </w:r>
            <w:r w:rsidRPr="00ED3698">
              <w:t>adius of the unreacted portion of the particle</w:t>
            </w:r>
          </w:p>
        </w:tc>
        <w:tc>
          <w:tcPr>
            <w:tcW w:w="640" w:type="pct"/>
            <w:tcBorders>
              <w:top w:val="nil"/>
              <w:bottom w:val="nil"/>
            </w:tcBorders>
            <w:shd w:val="clear" w:color="auto" w:fill="auto"/>
            <w:noWrap/>
            <w:vAlign w:val="bottom"/>
            <w:hideMark/>
          </w:tcPr>
          <w:p w14:paraId="129D5257" w14:textId="77777777" w:rsidR="00F9124E" w:rsidRPr="00ED3698" w:rsidRDefault="00F9124E" w:rsidP="00C27CF9">
            <w:pPr>
              <w:spacing w:before="0" w:after="0"/>
              <w:rPr>
                <w:color w:val="000000"/>
                <w:lang w:eastAsia="en-CA"/>
              </w:rPr>
            </w:pPr>
            <w:r w:rsidRPr="00ED3698">
              <w:rPr>
                <w:i/>
              </w:rPr>
              <w:t>r</w:t>
            </w:r>
            <w:r w:rsidRPr="00ED3698">
              <w:rPr>
                <w:i/>
                <w:vertAlign w:val="subscript"/>
              </w:rPr>
              <w:t>i</w:t>
            </w:r>
            <w:r w:rsidRPr="00ED3698">
              <w:rPr>
                <w:i/>
                <w:vertAlign w:val="superscript"/>
              </w:rPr>
              <w:t>r</w:t>
            </w:r>
          </w:p>
        </w:tc>
        <w:tc>
          <w:tcPr>
            <w:tcW w:w="801" w:type="pct"/>
            <w:tcBorders>
              <w:top w:val="nil"/>
              <w:bottom w:val="nil"/>
            </w:tcBorders>
          </w:tcPr>
          <w:p w14:paraId="386C923F" w14:textId="77777777" w:rsidR="00F9124E" w:rsidRPr="00ED3698" w:rsidRDefault="00F9124E" w:rsidP="00C27CF9">
            <w:pPr>
              <w:spacing w:before="0" w:after="0"/>
              <w:rPr>
                <w:color w:val="000000"/>
                <w:lang w:eastAsia="en-CA"/>
              </w:rPr>
            </w:pPr>
            <w:r w:rsidRPr="00FC4488">
              <w:rPr>
                <w:color w:val="000000"/>
                <w:lang w:eastAsia="en-CA"/>
              </w:rPr>
              <w:t>6.93</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617" w:type="pct"/>
            <w:tcBorders>
              <w:top w:val="nil"/>
              <w:bottom w:val="nil"/>
            </w:tcBorders>
            <w:shd w:val="clear" w:color="auto" w:fill="auto"/>
            <w:noWrap/>
            <w:vAlign w:val="bottom"/>
            <w:hideMark/>
          </w:tcPr>
          <w:p w14:paraId="38334F08" w14:textId="77777777" w:rsidR="00F9124E" w:rsidRPr="002D67BA" w:rsidRDefault="00F9124E" w:rsidP="00C27CF9">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F9124E" w:rsidRPr="00ED3698" w14:paraId="102662AD" w14:textId="77777777" w:rsidTr="00C27CF9">
        <w:trPr>
          <w:trHeight w:val="300"/>
        </w:trPr>
        <w:tc>
          <w:tcPr>
            <w:tcW w:w="2942" w:type="pct"/>
            <w:tcBorders>
              <w:top w:val="nil"/>
              <w:bottom w:val="nil"/>
            </w:tcBorders>
            <w:shd w:val="clear" w:color="auto" w:fill="auto"/>
            <w:noWrap/>
            <w:vAlign w:val="center"/>
          </w:tcPr>
          <w:p w14:paraId="778DF538" w14:textId="77777777" w:rsidR="00F9124E" w:rsidRPr="00ED3698" w:rsidRDefault="00F9124E" w:rsidP="00C27CF9">
            <w:pPr>
              <w:spacing w:before="0" w:after="0"/>
              <w:jc w:val="left"/>
              <w:rPr>
                <w:color w:val="000000"/>
                <w:lang w:eastAsia="en-CA"/>
              </w:rPr>
            </w:pPr>
            <w:r>
              <w:rPr>
                <w:rFonts w:hint="eastAsia"/>
                <w:lang w:eastAsia="zh-CN"/>
              </w:rPr>
              <w:t>F</w:t>
            </w:r>
            <w:r w:rsidRPr="00ED3698">
              <w:t>ree phase diffusion coefficient of O</w:t>
            </w:r>
            <w:r w:rsidRPr="00ED3698">
              <w:rPr>
                <w:vertAlign w:val="subscript"/>
              </w:rPr>
              <w:t>2</w:t>
            </w:r>
            <w:r w:rsidRPr="00ED3698">
              <w:t>(aq) in water</w:t>
            </w:r>
          </w:p>
        </w:tc>
        <w:tc>
          <w:tcPr>
            <w:tcW w:w="640" w:type="pct"/>
            <w:tcBorders>
              <w:top w:val="nil"/>
              <w:bottom w:val="nil"/>
            </w:tcBorders>
            <w:shd w:val="clear" w:color="auto" w:fill="auto"/>
            <w:noWrap/>
            <w:vAlign w:val="center"/>
            <w:hideMark/>
          </w:tcPr>
          <w:p w14:paraId="1C0563D3" w14:textId="77777777" w:rsidR="00F9124E" w:rsidRPr="00ED3698" w:rsidRDefault="00F9124E" w:rsidP="00C27CF9">
            <w:pPr>
              <w:spacing w:before="0" w:after="0"/>
              <w:jc w:val="left"/>
              <w:rPr>
                <w:color w:val="000000"/>
                <w:lang w:eastAsia="en-CA"/>
              </w:rPr>
            </w:pPr>
            <w:r w:rsidRPr="00ED3698">
              <w:rPr>
                <w:i/>
              </w:rPr>
              <w:t>D</w:t>
            </w:r>
            <w:r w:rsidRPr="00ED3698">
              <w:rPr>
                <w:i/>
                <w:vertAlign w:val="subscript"/>
              </w:rPr>
              <w:t>i1</w:t>
            </w:r>
            <w:r w:rsidRPr="00ED3698">
              <w:rPr>
                <w:i/>
                <w:vertAlign w:val="superscript"/>
              </w:rPr>
              <w:t>m</w:t>
            </w:r>
          </w:p>
        </w:tc>
        <w:tc>
          <w:tcPr>
            <w:tcW w:w="801" w:type="pct"/>
            <w:tcBorders>
              <w:top w:val="nil"/>
              <w:bottom w:val="nil"/>
            </w:tcBorders>
            <w:vAlign w:val="center"/>
          </w:tcPr>
          <w:p w14:paraId="15D36082" w14:textId="77777777" w:rsidR="00F9124E" w:rsidRPr="00ED3698" w:rsidRDefault="00F9124E" w:rsidP="00C27CF9">
            <w:pPr>
              <w:spacing w:before="0" w:after="0"/>
              <w:jc w:val="left"/>
              <w:rPr>
                <w:color w:val="000000"/>
                <w:lang w:eastAsia="zh-CN"/>
              </w:rPr>
            </w:pPr>
            <w:r w:rsidRPr="00FC4488">
              <w:rPr>
                <w:color w:val="000000"/>
                <w:lang w:eastAsia="zh-CN"/>
              </w:rPr>
              <w:t>2.41</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9</w:t>
            </w:r>
          </w:p>
        </w:tc>
        <w:tc>
          <w:tcPr>
            <w:tcW w:w="617" w:type="pct"/>
            <w:tcBorders>
              <w:top w:val="nil"/>
              <w:bottom w:val="nil"/>
            </w:tcBorders>
            <w:shd w:val="clear" w:color="auto" w:fill="auto"/>
            <w:noWrap/>
            <w:vAlign w:val="center"/>
            <w:hideMark/>
          </w:tcPr>
          <w:p w14:paraId="692A204F" w14:textId="77777777" w:rsidR="00F9124E" w:rsidRPr="00ED3698" w:rsidRDefault="00F9124E" w:rsidP="00C27CF9">
            <w:pPr>
              <w:spacing w:before="0" w:after="0"/>
              <w:jc w:val="left"/>
              <w:rPr>
                <w:color w:val="000000"/>
                <w:lang w:eastAsia="zh-CN"/>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F9124E" w:rsidRPr="00ED3698" w14:paraId="2C711C1F" w14:textId="77777777" w:rsidTr="00C27CF9">
        <w:trPr>
          <w:trHeight w:val="300"/>
        </w:trPr>
        <w:tc>
          <w:tcPr>
            <w:tcW w:w="2942" w:type="pct"/>
            <w:tcBorders>
              <w:top w:val="nil"/>
              <w:bottom w:val="single" w:sz="4" w:space="0" w:color="auto"/>
            </w:tcBorders>
            <w:shd w:val="clear" w:color="auto" w:fill="auto"/>
            <w:noWrap/>
            <w:vAlign w:val="center"/>
          </w:tcPr>
          <w:p w14:paraId="2BA43082" w14:textId="77777777" w:rsidR="00F9124E" w:rsidRPr="00ED3698" w:rsidRDefault="00F9124E" w:rsidP="00C27CF9">
            <w:pPr>
              <w:spacing w:before="0" w:after="0"/>
              <w:ind w:left="142" w:hanging="142"/>
              <w:jc w:val="left"/>
              <w:rPr>
                <w:color w:val="000000"/>
                <w:lang w:eastAsia="zh-CN"/>
              </w:rPr>
            </w:pPr>
            <w:r>
              <w:rPr>
                <w:rFonts w:hint="eastAsia"/>
                <w:lang w:eastAsia="zh-CN"/>
              </w:rPr>
              <w:t>S</w:t>
            </w:r>
            <w:r w:rsidRPr="00ED3698">
              <w:t>toichiometric coefficient of oxygen in the reaction equation</w:t>
            </w:r>
          </w:p>
        </w:tc>
        <w:tc>
          <w:tcPr>
            <w:tcW w:w="640" w:type="pct"/>
            <w:tcBorders>
              <w:top w:val="nil"/>
              <w:bottom w:val="single" w:sz="4" w:space="0" w:color="auto"/>
            </w:tcBorders>
            <w:shd w:val="clear" w:color="auto" w:fill="auto"/>
            <w:noWrap/>
            <w:vAlign w:val="center"/>
          </w:tcPr>
          <w:p w14:paraId="54E5C4C4" w14:textId="77777777" w:rsidR="00F9124E" w:rsidRPr="00ED3698" w:rsidRDefault="00F9124E" w:rsidP="00C27CF9">
            <w:pPr>
              <w:spacing w:before="0" w:after="0"/>
              <w:jc w:val="left"/>
              <w:rPr>
                <w:color w:val="000000"/>
                <w:lang w:eastAsia="zh-CN"/>
              </w:rPr>
            </w:pPr>
            <w:r w:rsidRPr="00ED3698">
              <w:rPr>
                <w:i/>
              </w:rPr>
              <w:sym w:font="Symbol" w:char="F06E"/>
            </w:r>
            <w:r w:rsidRPr="00ED3698">
              <w:rPr>
                <w:i/>
                <w:vertAlign w:val="subscript"/>
              </w:rPr>
              <w:t>i1</w:t>
            </w:r>
            <w:r w:rsidRPr="00ED3698">
              <w:rPr>
                <w:i/>
                <w:vertAlign w:val="superscript"/>
              </w:rPr>
              <w:t>m</w:t>
            </w:r>
          </w:p>
        </w:tc>
        <w:tc>
          <w:tcPr>
            <w:tcW w:w="801" w:type="pct"/>
            <w:tcBorders>
              <w:top w:val="nil"/>
              <w:bottom w:val="single" w:sz="4" w:space="0" w:color="auto"/>
            </w:tcBorders>
            <w:vAlign w:val="center"/>
          </w:tcPr>
          <w:p w14:paraId="0DBA6F5E" w14:textId="77777777" w:rsidR="00F9124E" w:rsidRPr="00ED3698" w:rsidRDefault="00F9124E" w:rsidP="00C27CF9">
            <w:pPr>
              <w:spacing w:before="0" w:after="0"/>
              <w:jc w:val="left"/>
              <w:rPr>
                <w:color w:val="000000"/>
                <w:lang w:eastAsia="zh-CN"/>
              </w:rPr>
            </w:pPr>
            <w:r>
              <w:rPr>
                <w:rFonts w:hint="eastAsia"/>
                <w:color w:val="000000"/>
                <w:lang w:eastAsia="zh-CN"/>
              </w:rPr>
              <w:t>3.5</w:t>
            </w:r>
          </w:p>
        </w:tc>
        <w:tc>
          <w:tcPr>
            <w:tcW w:w="617" w:type="pct"/>
            <w:tcBorders>
              <w:top w:val="nil"/>
              <w:bottom w:val="single" w:sz="4" w:space="0" w:color="auto"/>
            </w:tcBorders>
            <w:shd w:val="clear" w:color="auto" w:fill="auto"/>
            <w:noWrap/>
            <w:vAlign w:val="center"/>
          </w:tcPr>
          <w:p w14:paraId="444F2CA9" w14:textId="77777777" w:rsidR="00F9124E" w:rsidRPr="00ED3698" w:rsidRDefault="00F9124E" w:rsidP="00C27CF9">
            <w:pPr>
              <w:spacing w:before="0" w:after="0"/>
              <w:jc w:val="left"/>
              <w:rPr>
                <w:color w:val="000000"/>
                <w:lang w:eastAsia="en-CA"/>
              </w:rPr>
            </w:pPr>
            <w:r>
              <w:rPr>
                <w:rFonts w:hint="eastAsia"/>
                <w:color w:val="000000"/>
                <w:lang w:eastAsia="zh-CN"/>
              </w:rPr>
              <w:t>[-]</w:t>
            </w:r>
          </w:p>
        </w:tc>
      </w:tr>
    </w:tbl>
    <w:p w14:paraId="0A50AB1B" w14:textId="77777777" w:rsidR="00F9124E" w:rsidRDefault="00F9124E" w:rsidP="00F9124E">
      <w:pPr>
        <w:pStyle w:val="Simpleline"/>
        <w:rPr>
          <w:lang w:eastAsia="zh-CN"/>
        </w:rPr>
      </w:pPr>
    </w:p>
    <w:p w14:paraId="53C0D61E" w14:textId="77777777" w:rsidR="00F9124E" w:rsidRPr="00192E8E" w:rsidRDefault="00F9124E" w:rsidP="00F9124E">
      <w:pPr>
        <w:pStyle w:val="Heading4"/>
      </w:pPr>
      <w:bookmarkStart w:id="424" w:name="_Toc520374532"/>
      <w:r w:rsidRPr="00192E8E">
        <w:t>Results</w:t>
      </w:r>
      <w:bookmarkEnd w:id="424"/>
    </w:p>
    <w:p w14:paraId="27E3164A" w14:textId="6A68AD2B" w:rsidR="00F9124E" w:rsidRDefault="00F9124E" w:rsidP="00F9124E">
      <w:pPr>
        <w:rPr>
          <w:lang w:val="en-CA" w:eastAsia="zh-CN"/>
        </w:rPr>
      </w:pPr>
      <w:r>
        <w:rPr>
          <w:rFonts w:hint="eastAsia"/>
          <w:lang w:eastAsia="zh-CN"/>
        </w:rPr>
        <w:t xml:space="preserve">Comparisons of simulated results by </w:t>
      </w:r>
      <w:r w:rsidR="0076771D">
        <w:rPr>
          <w:rFonts w:hint="eastAsia"/>
          <w:lang w:eastAsia="zh-CN"/>
        </w:rPr>
        <w:t>MIN3P-THCm</w:t>
      </w:r>
      <w:r>
        <w:rPr>
          <w:rFonts w:hint="eastAsia"/>
          <w:lang w:eastAsia="zh-CN"/>
        </w:rPr>
        <w:t xml:space="preserve"> and PYROX (</w:t>
      </w:r>
      <w:r>
        <w:rPr>
          <w:rFonts w:hint="eastAsia"/>
          <w:lang w:val="en-CA" w:eastAsia="zh-CN"/>
        </w:rPr>
        <w:t>Wunderly</w:t>
      </w:r>
      <w:r w:rsidRPr="00ED3698">
        <w:rPr>
          <w:lang w:val="en-CA"/>
        </w:rPr>
        <w:t xml:space="preserve"> et al</w:t>
      </w:r>
      <w:r>
        <w:rPr>
          <w:rFonts w:hint="eastAsia"/>
          <w:lang w:val="en-CA" w:eastAsia="zh-CN"/>
        </w:rPr>
        <w:t>.,</w:t>
      </w:r>
      <w:r w:rsidRPr="00ED3698">
        <w:rPr>
          <w:lang w:val="en-CA"/>
        </w:rPr>
        <w:t>199</w:t>
      </w:r>
      <w:r>
        <w:rPr>
          <w:rFonts w:hint="eastAsia"/>
          <w:lang w:val="en-CA" w:eastAsia="zh-CN"/>
        </w:rPr>
        <w:t>6)</w:t>
      </w:r>
      <w:r>
        <w:rPr>
          <w:rFonts w:hint="eastAsia"/>
          <w:lang w:eastAsia="zh-CN"/>
        </w:rPr>
        <w:t xml:space="preserve"> </w:t>
      </w:r>
      <w:r>
        <w:rPr>
          <w:lang w:eastAsia="zh-CN"/>
        </w:rPr>
        <w:t>a</w:t>
      </w:r>
      <w:r>
        <w:rPr>
          <w:rFonts w:hint="eastAsia"/>
          <w:lang w:eastAsia="zh-CN"/>
        </w:rPr>
        <w:t xml:space="preserve">re depicted in </w:t>
      </w:r>
      <w:r>
        <w:rPr>
          <w:lang w:eastAsia="zh-CN"/>
        </w:rPr>
        <w:fldChar w:fldCharType="begin"/>
      </w:r>
      <w:r>
        <w:rPr>
          <w:lang w:eastAsia="zh-CN"/>
        </w:rPr>
        <w:instrText xml:space="preserve"> </w:instrText>
      </w:r>
      <w:r>
        <w:rPr>
          <w:rFonts w:hint="eastAsia"/>
          <w:lang w:eastAsia="zh-CN"/>
        </w:rPr>
        <w:instrText>REF _Ref362436719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2</w:t>
      </w:r>
      <w:r w:rsidR="00B560DA">
        <w:t>.</w:t>
      </w:r>
      <w:r w:rsidR="00B560DA">
        <w:rPr>
          <w:noProof/>
        </w:rPr>
        <w:t>34</w:t>
      </w:r>
      <w:r>
        <w:rPr>
          <w:lang w:eastAsia="zh-CN"/>
        </w:rPr>
        <w:fldChar w:fldCharType="end"/>
      </w:r>
      <w:r>
        <w:rPr>
          <w:rFonts w:hint="eastAsia"/>
          <w:lang w:eastAsia="zh-CN"/>
        </w:rPr>
        <w:t xml:space="preserve"> and show very good agreement.</w:t>
      </w:r>
      <w:r>
        <w:rPr>
          <w:rFonts w:hint="eastAsia"/>
          <w:lang w:val="en-CA" w:eastAsia="zh-CN"/>
        </w:rPr>
        <w:t>O</w:t>
      </w:r>
      <w:r w:rsidRPr="0018576B">
        <w:rPr>
          <w:rFonts w:hint="eastAsia"/>
          <w:vertAlign w:val="subscript"/>
          <w:lang w:val="en-CA" w:eastAsia="zh-CN"/>
        </w:rPr>
        <w:t>2</w:t>
      </w:r>
      <w:r>
        <w:rPr>
          <w:rFonts w:hint="eastAsia"/>
          <w:lang w:val="en-CA" w:eastAsia="zh-CN"/>
        </w:rPr>
        <w:t>(g)</w:t>
      </w:r>
      <w:r w:rsidRPr="00ED3698">
        <w:rPr>
          <w:lang w:val="en-CA"/>
        </w:rPr>
        <w:t xml:space="preserve"> </w:t>
      </w:r>
      <w:r>
        <w:rPr>
          <w:lang w:val="en-CA"/>
        </w:rPr>
        <w:t>ingresses</w:t>
      </w:r>
      <w:r>
        <w:rPr>
          <w:rFonts w:hint="eastAsia"/>
          <w:lang w:val="en-CA" w:eastAsia="zh-CN"/>
        </w:rPr>
        <w:t xml:space="preserve"> from the top </w:t>
      </w:r>
      <w:r>
        <w:rPr>
          <w:lang w:val="en-CA" w:eastAsia="zh-CN"/>
        </w:rPr>
        <w:t xml:space="preserve">of the column </w:t>
      </w:r>
      <w:r>
        <w:rPr>
          <w:rFonts w:hint="eastAsia"/>
          <w:lang w:val="en-CA" w:eastAsia="zh-CN"/>
        </w:rPr>
        <w:t>into the soil (</w:t>
      </w:r>
      <w:r>
        <w:rPr>
          <w:lang w:val="en-CA" w:eastAsia="zh-CN"/>
        </w:rPr>
        <w:fldChar w:fldCharType="begin"/>
      </w:r>
      <w:r>
        <w:rPr>
          <w:lang w:val="en-CA" w:eastAsia="zh-CN"/>
        </w:rPr>
        <w:instrText xml:space="preserve"> </w:instrText>
      </w:r>
      <w:r>
        <w:rPr>
          <w:rFonts w:hint="eastAsia"/>
          <w:lang w:val="en-CA" w:eastAsia="zh-CN"/>
        </w:rPr>
        <w:instrText>REF _Ref362436719 \h</w:instrText>
      </w:r>
      <w:r>
        <w:rPr>
          <w:lang w:val="en-CA" w:eastAsia="zh-CN"/>
        </w:rPr>
        <w:instrText xml:space="preserve"> </w:instrText>
      </w:r>
      <w:r>
        <w:rPr>
          <w:lang w:val="en-CA" w:eastAsia="zh-CN"/>
        </w:rPr>
      </w:r>
      <w:r>
        <w:rPr>
          <w:lang w:val="en-CA" w:eastAsia="zh-CN"/>
        </w:rPr>
        <w:fldChar w:fldCharType="separate"/>
      </w:r>
      <w:r w:rsidR="00B560DA" w:rsidRPr="00ED3698">
        <w:t xml:space="preserve">Figure </w:t>
      </w:r>
      <w:r w:rsidR="00B560DA">
        <w:rPr>
          <w:noProof/>
        </w:rPr>
        <w:t>2</w:t>
      </w:r>
      <w:r w:rsidR="00B560DA">
        <w:t>.</w:t>
      </w:r>
      <w:r w:rsidR="00B560DA">
        <w:rPr>
          <w:noProof/>
        </w:rPr>
        <w:t>34</w:t>
      </w:r>
      <w:r>
        <w:rPr>
          <w:lang w:val="en-CA" w:eastAsia="zh-CN"/>
        </w:rPr>
        <w:fldChar w:fldCharType="end"/>
      </w:r>
      <w:r>
        <w:rPr>
          <w:rFonts w:hint="eastAsia"/>
          <w:lang w:val="en-CA" w:eastAsia="zh-CN"/>
        </w:rPr>
        <w:t xml:space="preserve"> top left), </w:t>
      </w:r>
      <w:r>
        <w:rPr>
          <w:lang w:val="en-CA" w:eastAsia="zh-CN"/>
        </w:rPr>
        <w:t xml:space="preserve">causing </w:t>
      </w:r>
      <w:r>
        <w:rPr>
          <w:rFonts w:hint="eastAsia"/>
          <w:lang w:val="en-CA" w:eastAsia="zh-CN"/>
        </w:rPr>
        <w:t xml:space="preserve">pyrite </w:t>
      </w:r>
      <w:r>
        <w:rPr>
          <w:lang w:val="en-CA" w:eastAsia="zh-CN"/>
        </w:rPr>
        <w:t>oxidation</w:t>
      </w:r>
      <w:r>
        <w:rPr>
          <w:rFonts w:hint="eastAsia"/>
          <w:lang w:val="en-CA" w:eastAsia="zh-CN"/>
        </w:rPr>
        <w:t xml:space="preserve"> owing to the reaction with oxygen (</w:t>
      </w:r>
      <w:r>
        <w:rPr>
          <w:lang w:val="en-CA" w:eastAsia="zh-CN"/>
        </w:rPr>
        <w:fldChar w:fldCharType="begin"/>
      </w:r>
      <w:r>
        <w:rPr>
          <w:lang w:val="en-CA" w:eastAsia="zh-CN"/>
        </w:rPr>
        <w:instrText xml:space="preserve"> </w:instrText>
      </w:r>
      <w:r>
        <w:rPr>
          <w:rFonts w:hint="eastAsia"/>
          <w:lang w:val="en-CA" w:eastAsia="zh-CN"/>
        </w:rPr>
        <w:instrText>REF _Ref362436719 \h</w:instrText>
      </w:r>
      <w:r>
        <w:rPr>
          <w:lang w:val="en-CA" w:eastAsia="zh-CN"/>
        </w:rPr>
        <w:instrText xml:space="preserve"> </w:instrText>
      </w:r>
      <w:r>
        <w:rPr>
          <w:lang w:val="en-CA" w:eastAsia="zh-CN"/>
        </w:rPr>
      </w:r>
      <w:r>
        <w:rPr>
          <w:lang w:val="en-CA" w:eastAsia="zh-CN"/>
        </w:rPr>
        <w:fldChar w:fldCharType="separate"/>
      </w:r>
      <w:r w:rsidR="00B560DA" w:rsidRPr="00ED3698">
        <w:t xml:space="preserve">Figure </w:t>
      </w:r>
      <w:r w:rsidR="00B560DA">
        <w:rPr>
          <w:noProof/>
        </w:rPr>
        <w:t>2</w:t>
      </w:r>
      <w:r w:rsidR="00B560DA">
        <w:t>.</w:t>
      </w:r>
      <w:r w:rsidR="00B560DA">
        <w:rPr>
          <w:noProof/>
        </w:rPr>
        <w:t>34</w:t>
      </w:r>
      <w:r>
        <w:rPr>
          <w:lang w:val="en-CA" w:eastAsia="zh-CN"/>
        </w:rPr>
        <w:fldChar w:fldCharType="end"/>
      </w:r>
      <w:r>
        <w:rPr>
          <w:rFonts w:hint="eastAsia"/>
          <w:lang w:val="en-CA" w:eastAsia="zh-CN"/>
        </w:rPr>
        <w:t xml:space="preserve"> top right)</w:t>
      </w:r>
      <w:r w:rsidR="004474F5">
        <w:rPr>
          <w:rFonts w:hint="eastAsia"/>
          <w:lang w:val="en-CA" w:eastAsia="zh-CN"/>
        </w:rPr>
        <w:t xml:space="preserve">.  </w:t>
      </w:r>
      <w:r>
        <w:rPr>
          <w:rFonts w:hint="eastAsia"/>
          <w:lang w:val="en-CA" w:eastAsia="zh-CN"/>
        </w:rPr>
        <w:t>The pyrite oxidation rate decrease</w:t>
      </w:r>
      <w:r>
        <w:rPr>
          <w:lang w:val="en-CA" w:eastAsia="zh-CN"/>
        </w:rPr>
        <w:t>s</w:t>
      </w:r>
      <w:r>
        <w:rPr>
          <w:rFonts w:hint="eastAsia"/>
          <w:lang w:val="en-CA" w:eastAsia="zh-CN"/>
        </w:rPr>
        <w:t xml:space="preserve"> with time at </w:t>
      </w:r>
      <w:r>
        <w:rPr>
          <w:lang w:val="en-CA" w:eastAsia="zh-CN"/>
        </w:rPr>
        <w:t>an</w:t>
      </w:r>
      <w:r>
        <w:rPr>
          <w:rFonts w:hint="eastAsia"/>
          <w:lang w:val="en-CA" w:eastAsia="zh-CN"/>
        </w:rPr>
        <w:t xml:space="preserve"> observation point at the elevation of 0.25</w:t>
      </w:r>
      <w:r>
        <w:rPr>
          <w:lang w:eastAsia="zh-CN"/>
        </w:rPr>
        <w:t> </w:t>
      </w:r>
      <w:r>
        <w:rPr>
          <w:rFonts w:hint="eastAsia"/>
          <w:lang w:eastAsia="zh-CN"/>
        </w:rPr>
        <w:t>m (</w:t>
      </w:r>
      <w:r>
        <w:rPr>
          <w:lang w:val="en-CA" w:eastAsia="zh-CN"/>
        </w:rPr>
        <w:fldChar w:fldCharType="begin"/>
      </w:r>
      <w:r>
        <w:rPr>
          <w:lang w:val="en-CA" w:eastAsia="zh-CN"/>
        </w:rPr>
        <w:instrText xml:space="preserve"> </w:instrText>
      </w:r>
      <w:r>
        <w:rPr>
          <w:rFonts w:hint="eastAsia"/>
          <w:lang w:val="en-CA" w:eastAsia="zh-CN"/>
        </w:rPr>
        <w:instrText>REF _Ref362436719 \h</w:instrText>
      </w:r>
      <w:r>
        <w:rPr>
          <w:lang w:val="en-CA" w:eastAsia="zh-CN"/>
        </w:rPr>
        <w:instrText xml:space="preserve"> </w:instrText>
      </w:r>
      <w:r>
        <w:rPr>
          <w:lang w:val="en-CA" w:eastAsia="zh-CN"/>
        </w:rPr>
      </w:r>
      <w:r>
        <w:rPr>
          <w:lang w:val="en-CA" w:eastAsia="zh-CN"/>
        </w:rPr>
        <w:fldChar w:fldCharType="separate"/>
      </w:r>
      <w:r w:rsidR="00B560DA" w:rsidRPr="00ED3698">
        <w:t xml:space="preserve">Figure </w:t>
      </w:r>
      <w:r w:rsidR="00B560DA">
        <w:rPr>
          <w:noProof/>
        </w:rPr>
        <w:t>2</w:t>
      </w:r>
      <w:r w:rsidR="00B560DA">
        <w:t>.</w:t>
      </w:r>
      <w:r w:rsidR="00B560DA">
        <w:rPr>
          <w:noProof/>
        </w:rPr>
        <w:t>34</w:t>
      </w:r>
      <w:r>
        <w:rPr>
          <w:lang w:val="en-CA" w:eastAsia="zh-CN"/>
        </w:rPr>
        <w:fldChar w:fldCharType="end"/>
      </w:r>
      <w:r>
        <w:rPr>
          <w:rFonts w:hint="eastAsia"/>
          <w:lang w:val="en-CA" w:eastAsia="zh-CN"/>
        </w:rPr>
        <w:t xml:space="preserve"> middle</w:t>
      </w:r>
      <w:r>
        <w:rPr>
          <w:rFonts w:hint="eastAsia"/>
          <w:lang w:eastAsia="zh-CN"/>
        </w:rPr>
        <w:t>)</w:t>
      </w:r>
      <w:r>
        <w:rPr>
          <w:lang w:eastAsia="zh-CN"/>
        </w:rPr>
        <w:t xml:space="preserve"> due to the formation of a leached layer</w:t>
      </w:r>
      <w:r w:rsidR="004474F5">
        <w:rPr>
          <w:rFonts w:hint="eastAsia"/>
          <w:lang w:eastAsia="zh-CN"/>
        </w:rPr>
        <w:t xml:space="preserve">.  </w:t>
      </w:r>
      <w:r>
        <w:rPr>
          <w:rFonts w:hint="eastAsia"/>
          <w:lang w:eastAsia="zh-CN"/>
        </w:rPr>
        <w:t xml:space="preserve">The </w:t>
      </w:r>
      <w:r>
        <w:rPr>
          <w:lang w:eastAsia="zh-CN"/>
        </w:rPr>
        <w:t xml:space="preserve">cumulative mass of </w:t>
      </w:r>
      <w:r>
        <w:rPr>
          <w:rFonts w:hint="eastAsia"/>
          <w:lang w:eastAsia="zh-CN"/>
        </w:rPr>
        <w:t>pyrite oxid</w:t>
      </w:r>
      <w:r>
        <w:rPr>
          <w:lang w:eastAsia="zh-CN"/>
        </w:rPr>
        <w:t>ized</w:t>
      </w:r>
      <w:r>
        <w:rPr>
          <w:rFonts w:hint="eastAsia"/>
          <w:lang w:eastAsia="zh-CN"/>
        </w:rPr>
        <w:t xml:space="preserve"> increase</w:t>
      </w:r>
      <w:r>
        <w:rPr>
          <w:lang w:eastAsia="zh-CN"/>
        </w:rPr>
        <w:t>s</w:t>
      </w:r>
      <w:r>
        <w:rPr>
          <w:rFonts w:hint="eastAsia"/>
          <w:lang w:eastAsia="zh-CN"/>
        </w:rPr>
        <w:t xml:space="preserve"> with time </w:t>
      </w:r>
      <w:r>
        <w:rPr>
          <w:rFonts w:hint="eastAsia"/>
          <w:lang w:val="en-CA" w:eastAsia="zh-CN"/>
        </w:rPr>
        <w:t>at the same observation point (</w:t>
      </w:r>
      <w:r>
        <w:rPr>
          <w:lang w:val="en-CA" w:eastAsia="zh-CN"/>
        </w:rPr>
        <w:fldChar w:fldCharType="begin"/>
      </w:r>
      <w:r>
        <w:rPr>
          <w:lang w:val="en-CA" w:eastAsia="zh-CN"/>
        </w:rPr>
        <w:instrText xml:space="preserve"> </w:instrText>
      </w:r>
      <w:r>
        <w:rPr>
          <w:rFonts w:hint="eastAsia"/>
          <w:lang w:val="en-CA" w:eastAsia="zh-CN"/>
        </w:rPr>
        <w:instrText>REF _Ref362436719 \h</w:instrText>
      </w:r>
      <w:r>
        <w:rPr>
          <w:lang w:val="en-CA" w:eastAsia="zh-CN"/>
        </w:rPr>
        <w:instrText xml:space="preserve"> </w:instrText>
      </w:r>
      <w:r>
        <w:rPr>
          <w:lang w:val="en-CA" w:eastAsia="zh-CN"/>
        </w:rPr>
      </w:r>
      <w:r>
        <w:rPr>
          <w:lang w:val="en-CA" w:eastAsia="zh-CN"/>
        </w:rPr>
        <w:fldChar w:fldCharType="separate"/>
      </w:r>
      <w:r w:rsidR="00B560DA" w:rsidRPr="00ED3698">
        <w:t xml:space="preserve">Figure </w:t>
      </w:r>
      <w:r w:rsidR="00B560DA">
        <w:rPr>
          <w:noProof/>
        </w:rPr>
        <w:t>2</w:t>
      </w:r>
      <w:r w:rsidR="00B560DA">
        <w:t>.</w:t>
      </w:r>
      <w:r w:rsidR="00B560DA">
        <w:rPr>
          <w:noProof/>
        </w:rPr>
        <w:t>34</w:t>
      </w:r>
      <w:r>
        <w:rPr>
          <w:lang w:val="en-CA" w:eastAsia="zh-CN"/>
        </w:rPr>
        <w:fldChar w:fldCharType="end"/>
      </w:r>
      <w:r>
        <w:rPr>
          <w:rFonts w:hint="eastAsia"/>
          <w:lang w:val="en-CA" w:eastAsia="zh-CN"/>
        </w:rPr>
        <w:t xml:space="preserve"> bottom).</w:t>
      </w:r>
    </w:p>
    <w:p w14:paraId="4DDAE31C" w14:textId="77777777" w:rsidR="00A95059" w:rsidRPr="00192E8E" w:rsidRDefault="00A95059" w:rsidP="00A95059">
      <w:pPr>
        <w:pStyle w:val="StyleHeading4Bold"/>
      </w:pPr>
      <w:bookmarkStart w:id="425" w:name="_Toc520374533"/>
      <w:r>
        <w:t>File locations</w:t>
      </w:r>
      <w:bookmarkEnd w:id="425"/>
    </w:p>
    <w:p w14:paraId="614774EC" w14:textId="77777777" w:rsidR="00F9124E" w:rsidRPr="004F3B4B" w:rsidRDefault="00F9124E" w:rsidP="0063270B">
      <w:pPr>
        <w:pStyle w:val="ListParagraph"/>
        <w:ind w:hanging="720"/>
        <w:jc w:val="left"/>
        <w:rPr>
          <w:i/>
          <w:lang w:eastAsia="zh-CN"/>
        </w:rPr>
      </w:pPr>
      <w:r w:rsidRPr="00ED3698">
        <w:t xml:space="preserve">The input file is: </w:t>
      </w:r>
      <w:r w:rsidRPr="00B43FAA">
        <w:rPr>
          <w:rFonts w:hint="eastAsia"/>
          <w:i/>
          <w:lang w:eastAsia="zh-CN"/>
        </w:rPr>
        <w:t>pyrox</w:t>
      </w:r>
      <w:r w:rsidRPr="00B43FAA">
        <w:rPr>
          <w:i/>
        </w:rPr>
        <w:t>.dat</w:t>
      </w:r>
      <w:r w:rsidRPr="00ED3698">
        <w:t xml:space="preserve"> under folder </w:t>
      </w:r>
      <w:r w:rsidR="004B0811">
        <w:rPr>
          <w:i/>
        </w:rPr>
        <w:t>.\benchmarks\benchmarks_standard\</w:t>
      </w:r>
      <w:r w:rsidRPr="004F3B4B">
        <w:rPr>
          <w:i/>
        </w:rPr>
        <w:t>reactran\</w:t>
      </w:r>
      <w:r w:rsidRPr="004F3B4B">
        <w:rPr>
          <w:rFonts w:hint="eastAsia"/>
          <w:i/>
          <w:lang w:eastAsia="zh-CN"/>
        </w:rPr>
        <w:t>pyrox</w:t>
      </w:r>
    </w:p>
    <w:p w14:paraId="0D5D7414" w14:textId="77777777" w:rsidR="00F9124E" w:rsidRPr="00B43FAA" w:rsidRDefault="00990FF2" w:rsidP="00F9124E">
      <w:pPr>
        <w:pStyle w:val="Simpleline"/>
        <w:rPr>
          <w:sz w:val="24"/>
          <w:szCs w:val="24"/>
          <w:lang w:eastAsia="zh-CN"/>
        </w:rPr>
      </w:pPr>
      <w:r>
        <w:rPr>
          <w:sz w:val="24"/>
          <w:szCs w:val="24"/>
          <w:lang w:eastAsia="zh-CN"/>
        </w:rPr>
        <w:t>Database can be found under:  .\benchmarks\</w:t>
      </w:r>
      <w:r w:rsidR="00F9124E" w:rsidRPr="004F3B4B">
        <w:rPr>
          <w:i/>
          <w:sz w:val="24"/>
          <w:szCs w:val="24"/>
          <w:lang w:eastAsia="zh-CN"/>
        </w:rPr>
        <w:t>database\default</w:t>
      </w:r>
    </w:p>
    <w:p w14:paraId="553ADDC9" w14:textId="77777777" w:rsidR="002C0F1F" w:rsidRPr="00FC3A49" w:rsidRDefault="002C0F1F" w:rsidP="002C0F1F">
      <w:pPr>
        <w:pStyle w:val="Simpleline"/>
        <w:rPr>
          <w:lang w:eastAsia="zh-CN"/>
        </w:rPr>
      </w:pPr>
    </w:p>
    <w:p w14:paraId="4E5B3C8A" w14:textId="77777777" w:rsidR="00AA22E8" w:rsidRPr="00ED3698" w:rsidRDefault="00AA22E8" w:rsidP="00612CD7">
      <w:pPr>
        <w:pStyle w:val="Heading3"/>
      </w:pPr>
      <w:bookmarkStart w:id="426" w:name="_Ref383262201"/>
      <w:bookmarkStart w:id="427" w:name="_Ref367110929"/>
      <w:bookmarkStart w:id="428" w:name="_Toc520374534"/>
      <w:bookmarkEnd w:id="411"/>
      <w:r w:rsidRPr="00F12202">
        <w:t xml:space="preserve">Porosity-permeability </w:t>
      </w:r>
      <w:r w:rsidR="00353CA5">
        <w:t xml:space="preserve">enhancement </w:t>
      </w:r>
      <w:r w:rsidRPr="00F12202">
        <w:t xml:space="preserve">due to </w:t>
      </w:r>
      <w:r w:rsidR="00353CA5">
        <w:t xml:space="preserve">mineral </w:t>
      </w:r>
      <w:r w:rsidRPr="00F12202">
        <w:t>dissolution</w:t>
      </w:r>
      <w:bookmarkEnd w:id="385"/>
      <w:bookmarkEnd w:id="426"/>
      <w:bookmarkEnd w:id="428"/>
      <w:r w:rsidR="00612CD7">
        <w:rPr>
          <w:rFonts w:hint="eastAsia"/>
          <w:lang w:eastAsia="zh-CN"/>
        </w:rPr>
        <w:t xml:space="preserve"> </w:t>
      </w:r>
      <w:bookmarkEnd w:id="427"/>
    </w:p>
    <w:p w14:paraId="1D2E4FC7" w14:textId="77777777" w:rsidR="00AA22E8" w:rsidRPr="00ED3698" w:rsidRDefault="00771FFF" w:rsidP="009D54B1">
      <w:pPr>
        <w:pStyle w:val="StyleHeading4Bold"/>
      </w:pPr>
      <w:bookmarkStart w:id="429" w:name="_Toc520374535"/>
      <w:r>
        <w:t>Problem definition</w:t>
      </w:r>
      <w:bookmarkEnd w:id="429"/>
    </w:p>
    <w:p w14:paraId="14B75060" w14:textId="6A37FFA2" w:rsidR="00AA22E8" w:rsidRDefault="00AA22E8" w:rsidP="00AA22E8">
      <w:r w:rsidRPr="00ED3698">
        <w:t xml:space="preserve">This benchmark </w:t>
      </w:r>
      <w:r w:rsidR="00E3521D">
        <w:t>has been designed</w:t>
      </w:r>
      <w:r w:rsidRPr="00ED3698">
        <w:t xml:space="preserve"> </w:t>
      </w:r>
      <w:r>
        <w:t xml:space="preserve">to </w:t>
      </w:r>
      <w:r w:rsidRPr="00F12202">
        <w:t xml:space="preserve">evaluate formulations for permeability-porosity relationships </w:t>
      </w:r>
      <w:r w:rsidR="00E3521D">
        <w:t xml:space="preserve">affected by </w:t>
      </w:r>
      <w:r>
        <w:t xml:space="preserve">dissolution </w:t>
      </w:r>
      <w:r w:rsidRPr="00ED3698">
        <w:t>reaction</w:t>
      </w:r>
      <w:r w:rsidR="002B004B">
        <w:t>s</w:t>
      </w:r>
      <w:r w:rsidR="004474F5">
        <w:t xml:space="preserve">.  </w:t>
      </w:r>
      <w:r>
        <w:t>The porosity change in each grid cell is calculated by summation over the volume fraction changes of the minerals that occurred between the new time step (t+</w:t>
      </w:r>
      <m:oMath>
        <m:r>
          <m:rPr>
            <m:sty m:val="p"/>
          </m:rPr>
          <w:rPr>
            <w:rFonts w:ascii="Cambria Math" w:hAnsi="Cambria Math"/>
          </w:rPr>
          <m:t>∆t</m:t>
        </m:r>
      </m:oMath>
      <w:r>
        <w:t>) and that at the previous time step (t)</w:t>
      </w:r>
      <w:r w:rsidR="004474F5">
        <w:t xml:space="preserve">.  </w:t>
      </w:r>
      <w:r>
        <w:t>Assuming that porosity changes are occurring slowly, porosity in each cell is explicitly updated after completion of each time step:</w:t>
      </w:r>
    </w:p>
    <w:tbl>
      <w:tblPr>
        <w:tblW w:w="0" w:type="auto"/>
        <w:tblLook w:val="04A0" w:firstRow="1" w:lastRow="0" w:firstColumn="1" w:lastColumn="0" w:noHBand="0" w:noVBand="1"/>
      </w:tblPr>
      <w:tblGrid>
        <w:gridCol w:w="6307"/>
        <w:gridCol w:w="2333"/>
      </w:tblGrid>
      <w:tr w:rsidR="00582036" w:rsidRPr="00D910F5" w14:paraId="7760EF51" w14:textId="77777777" w:rsidTr="00083980">
        <w:trPr>
          <w:trHeight w:val="819"/>
        </w:trPr>
        <w:tc>
          <w:tcPr>
            <w:tcW w:w="6479" w:type="dxa"/>
            <w:vAlign w:val="center"/>
            <w:hideMark/>
          </w:tcPr>
          <w:p w14:paraId="57932680" w14:textId="77777777" w:rsidR="00582036" w:rsidRPr="00D910F5" w:rsidRDefault="004E7FA7" w:rsidP="00083980">
            <w:pPr>
              <w:rPr>
                <w:rFonts w:cs="Arial"/>
                <w:szCs w:val="22"/>
              </w:rPr>
            </w:pPr>
            <m:oMathPara>
              <m:oMath>
                <m:sSup>
                  <m:sSupPr>
                    <m:ctrlPr>
                      <w:rPr>
                        <w:rFonts w:ascii="Cambria Math" w:hAnsi="Cambria Math"/>
                      </w:rPr>
                    </m:ctrlPr>
                  </m:sSupPr>
                  <m:e>
                    <m:r>
                      <m:rPr>
                        <m:sty m:val="p"/>
                      </m:rPr>
                      <w:rPr>
                        <w:rFonts w:ascii="Cambria Math" w:hAnsi="Cambria Math"/>
                      </w:rPr>
                      <m:t>ϕ</m:t>
                    </m:r>
                  </m:e>
                  <m:sup>
                    <m:r>
                      <m:rPr>
                        <m:sty m:val="p"/>
                      </m:rPr>
                      <w:rPr>
                        <w:rFonts w:ascii="Cambria Math" w:hAnsi="Cambria Math"/>
                      </w:rPr>
                      <m:t>t+∆t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ϕ</m:t>
                    </m:r>
                  </m:e>
                  <m:sup>
                    <m:r>
                      <m:rPr>
                        <m:sty m:val="p"/>
                      </m:rPr>
                      <w:rPr>
                        <w:rFonts w:ascii="Cambria Math" w:hAnsi="Cambria Math"/>
                      </w:rPr>
                      <m:t>t</m:t>
                    </m:r>
                  </m:sup>
                </m:sSup>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m</m:t>
                        </m:r>
                      </m:sub>
                    </m:sSub>
                  </m:sup>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φ</m:t>
                                </m:r>
                              </m:e>
                              <m:sub>
                                <m:r>
                                  <m:rPr>
                                    <m:sty m:val="p"/>
                                  </m:rPr>
                                  <w:rPr>
                                    <w:rFonts w:ascii="Cambria Math" w:hAnsi="Cambria Math"/>
                                  </w:rPr>
                                  <m:t>i</m:t>
                                </m:r>
                              </m:sub>
                            </m:sSub>
                          </m:e>
                          <m:sup>
                            <m:r>
                              <m:rPr>
                                <m:sty m:val="p"/>
                              </m:rPr>
                              <w:rPr>
                                <w:rFonts w:ascii="Cambria Math" w:hAnsi="Cambria Math"/>
                              </w:rPr>
                              <m:t>t+∆t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φ</m:t>
                                </m:r>
                              </m:e>
                              <m:sub>
                                <m:r>
                                  <m:rPr>
                                    <m:sty m:val="p"/>
                                  </m:rPr>
                                  <w:rPr>
                                    <w:rFonts w:ascii="Cambria Math" w:hAnsi="Cambria Math"/>
                                  </w:rPr>
                                  <m:t>i</m:t>
                                </m:r>
                              </m:sub>
                            </m:sSub>
                          </m:e>
                          <m:sup>
                            <m:r>
                              <m:rPr>
                                <m:sty m:val="p"/>
                              </m:rPr>
                              <w:rPr>
                                <w:rFonts w:ascii="Cambria Math" w:hAnsi="Cambria Math"/>
                              </w:rPr>
                              <m:t>t</m:t>
                            </m:r>
                          </m:sup>
                        </m:sSup>
                      </m:e>
                    </m:d>
                  </m:e>
                </m:nary>
              </m:oMath>
            </m:oMathPara>
          </w:p>
        </w:tc>
        <w:tc>
          <w:tcPr>
            <w:tcW w:w="2377" w:type="dxa"/>
            <w:vAlign w:val="center"/>
            <w:hideMark/>
          </w:tcPr>
          <w:p w14:paraId="4338DC1C" w14:textId="77777777" w:rsidR="00582036" w:rsidRPr="00D910F5" w:rsidRDefault="00D43140" w:rsidP="00083980">
            <w:pPr>
              <w:jc w:val="right"/>
              <w:rPr>
                <w:rFonts w:cs="Arial"/>
                <w:szCs w:val="22"/>
              </w:rPr>
            </w:pPr>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23</w:t>
            </w:r>
            <w:r w:rsidR="00582036">
              <w:rPr>
                <w:rFonts w:cs="Arial"/>
                <w:szCs w:val="22"/>
              </w:rPr>
              <w:fldChar w:fldCharType="end"/>
            </w:r>
          </w:p>
        </w:tc>
      </w:tr>
    </w:tbl>
    <w:p w14:paraId="5CC9EBC3" w14:textId="77777777" w:rsidR="00AA22E8" w:rsidRDefault="00AA22E8" w:rsidP="00AA22E8">
      <w:r>
        <w:t xml:space="preserve">The hydraulic conductivity </w:t>
      </w:r>
      <m:oMath>
        <m:r>
          <m:rPr>
            <m:sty m:val="p"/>
          </m:rPr>
          <w:rPr>
            <w:rFonts w:ascii="Cambria Math" w:hAnsi="Cambria Math"/>
          </w:rPr>
          <m:t>K</m:t>
        </m:r>
      </m:oMath>
      <w:r>
        <w:t xml:space="preserve"> is also updated </w:t>
      </w:r>
      <w:r w:rsidR="003F0292">
        <w:t>at</w:t>
      </w:r>
      <w:r>
        <w:t xml:space="preserve"> the end of each time step according to the Carman-Kozeny relationship:</w:t>
      </w:r>
    </w:p>
    <w:tbl>
      <w:tblPr>
        <w:tblW w:w="0" w:type="auto"/>
        <w:tblLook w:val="04A0" w:firstRow="1" w:lastRow="0" w:firstColumn="1" w:lastColumn="0" w:noHBand="0" w:noVBand="1"/>
      </w:tblPr>
      <w:tblGrid>
        <w:gridCol w:w="6327"/>
        <w:gridCol w:w="2313"/>
      </w:tblGrid>
      <w:tr w:rsidR="00582036" w:rsidRPr="00D910F5" w14:paraId="3FD33B20" w14:textId="77777777" w:rsidTr="00083980">
        <w:trPr>
          <w:trHeight w:val="819"/>
        </w:trPr>
        <w:tc>
          <w:tcPr>
            <w:tcW w:w="6479" w:type="dxa"/>
            <w:vAlign w:val="center"/>
            <w:hideMark/>
          </w:tcPr>
          <w:p w14:paraId="49668310" w14:textId="77777777" w:rsidR="00582036" w:rsidRPr="00D910F5" w:rsidRDefault="004E7FA7" w:rsidP="00083980">
            <w:pPr>
              <w:rPr>
                <w:rFonts w:cs="Arial"/>
                <w:szCs w:val="22"/>
              </w:rPr>
            </w:pPr>
            <m:oMathPara>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t+∆t</m:t>
                    </m:r>
                  </m:sup>
                </m:sSup>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m:rPr>
                                    <m:sty m:val="p"/>
                                  </m:rPr>
                                  <w:rPr>
                                    <w:rFonts w:ascii="Cambria Math" w:hAnsi="Cambria Math"/>
                                  </w:rPr>
                                  <m:t>(ϕ</m:t>
                                </m:r>
                              </m:e>
                              <m:sup>
                                <m:r>
                                  <m:rPr>
                                    <m:sty m:val="p"/>
                                  </m:rPr>
                                  <w:rPr>
                                    <w:rFonts w:ascii="Cambria Math" w:hAnsi="Cambria Math"/>
                                  </w:rPr>
                                  <m:t>t+∆t</m:t>
                                </m:r>
                              </m:sup>
                            </m:sSup>
                            <m:r>
                              <m:rPr>
                                <m:sty m:val="p"/>
                              </m:rPr>
                              <w:rPr>
                                <w:rFonts w:ascii="Cambria Math" w:hAnsi="Cambria Math"/>
                              </w:rPr>
                              <m:t>)</m:t>
                            </m:r>
                          </m:e>
                          <m:sup>
                            <m:r>
                              <m:rPr>
                                <m:sty m:val="p"/>
                              </m:rPr>
                              <w:rPr>
                                <w:rFonts w:ascii="Cambria Math" w:hAnsi="Cambria Math"/>
                              </w:rPr>
                              <m:t>3</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p"/>
                                      </m:rPr>
                                      <w:rPr>
                                        <w:rFonts w:ascii="Cambria Math" w:hAnsi="Cambria Math"/>
                                      </w:rPr>
                                      <m:t>ϕ</m:t>
                                    </m:r>
                                  </m:e>
                                  <m:sup>
                                    <m:r>
                                      <m:rPr>
                                        <m:sty m:val="p"/>
                                      </m:rPr>
                                      <w:rPr>
                                        <w:rFonts w:ascii="Cambria Math" w:hAnsi="Cambria Math"/>
                                      </w:rPr>
                                      <m:t>t+∆t</m:t>
                                    </m:r>
                                  </m:sup>
                                </m:sSup>
                              </m:e>
                            </m:d>
                          </m:e>
                          <m:sup>
                            <m:r>
                              <m:rPr>
                                <m:sty m:val="p"/>
                              </m:rPr>
                              <w:rPr>
                                <w:rFonts w:ascii="Cambria Math" w:hAnsi="Cambria Math"/>
                              </w:rPr>
                              <m:t>2</m:t>
                            </m:r>
                          </m:sup>
                        </m:sSup>
                      </m:den>
                    </m:f>
                  </m:e>
                </m:d>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m:rPr>
                                    <m:sty m:val="p"/>
                                  </m:rPr>
                                  <w:rPr>
                                    <w:rFonts w:ascii="Cambria Math" w:hAnsi="Cambria Math"/>
                                  </w:rPr>
                                  <m:t>(1-ϕ</m:t>
                                </m:r>
                              </m:e>
                              <m:sup>
                                <m:r>
                                  <m:rPr>
                                    <m:sty m:val="p"/>
                                  </m:rPr>
                                  <w:rPr>
                                    <w:rFonts w:ascii="Cambria Math" w:hAnsi="Cambria Math"/>
                                  </w:rPr>
                                  <m:t>t</m:t>
                                </m:r>
                              </m:sup>
                            </m:sSup>
                            <m:r>
                              <m:rPr>
                                <m:sty m:val="p"/>
                              </m:rPr>
                              <w:rPr>
                                <w:rFonts w:ascii="Cambria Math" w:hAnsi="Cambria Math"/>
                              </w:rPr>
                              <m:t>)</m:t>
                            </m:r>
                          </m:e>
                          <m:sup>
                            <m:r>
                              <m:rPr>
                                <m:sty m:val="p"/>
                              </m:rPr>
                              <w:rPr>
                                <w:rFonts w:ascii="Cambria Math" w:hAnsi="Cambria Math"/>
                              </w:rPr>
                              <m:t>2</m:t>
                            </m:r>
                          </m:sup>
                        </m:sSup>
                      </m:num>
                      <m:den>
                        <m:sSup>
                          <m:sSupPr>
                            <m:ctrlPr>
                              <w:rPr>
                                <w:rFonts w:ascii="Cambria Math" w:hAnsi="Cambria Math"/>
                              </w:rPr>
                            </m:ctrlPr>
                          </m:sSupPr>
                          <m:e>
                            <m:sSup>
                              <m:sSupPr>
                                <m:ctrlPr>
                                  <w:rPr>
                                    <w:rFonts w:ascii="Cambria Math" w:hAnsi="Cambria Math"/>
                                  </w:rPr>
                                </m:ctrlPr>
                              </m:sSupPr>
                              <m:e>
                                <m:r>
                                  <m:rPr>
                                    <m:sty m:val="p"/>
                                  </m:rPr>
                                  <w:rPr>
                                    <w:rFonts w:ascii="Cambria Math" w:hAnsi="Cambria Math"/>
                                  </w:rPr>
                                  <m:t>(ϕ</m:t>
                                </m:r>
                              </m:e>
                              <m:sup>
                                <m:r>
                                  <m:rPr>
                                    <m:sty m:val="p"/>
                                  </m:rPr>
                                  <w:rPr>
                                    <w:rFonts w:ascii="Cambria Math" w:hAnsi="Cambria Math"/>
                                  </w:rPr>
                                  <m:t>t</m:t>
                                </m:r>
                              </m:sup>
                            </m:sSup>
                            <m:r>
                              <m:rPr>
                                <m:sty m:val="p"/>
                              </m:rPr>
                              <w:rPr>
                                <w:rFonts w:ascii="Cambria Math" w:hAnsi="Cambria Math"/>
                              </w:rPr>
                              <m:t>)</m:t>
                            </m:r>
                          </m:e>
                          <m:sup>
                            <m:r>
                              <m:rPr>
                                <m:sty m:val="p"/>
                              </m:rPr>
                              <w:rPr>
                                <w:rFonts w:ascii="Cambria Math" w:hAnsi="Cambria Math"/>
                              </w:rPr>
                              <m:t>3</m:t>
                            </m:r>
                          </m:sup>
                        </m:sSup>
                      </m:den>
                    </m:f>
                  </m:e>
                </m:d>
                <m:sSup>
                  <m:sSupPr>
                    <m:ctrlPr>
                      <w:rPr>
                        <w:rFonts w:ascii="Cambria Math" w:hAnsi="Cambria Math"/>
                      </w:rPr>
                    </m:ctrlPr>
                  </m:sSupPr>
                  <m:e>
                    <m:r>
                      <m:rPr>
                        <m:sty m:val="p"/>
                      </m:rPr>
                      <w:rPr>
                        <w:rFonts w:ascii="Cambria Math" w:hAnsi="Cambria Math"/>
                      </w:rPr>
                      <m:t>K</m:t>
                    </m:r>
                  </m:e>
                  <m:sup>
                    <m:r>
                      <m:rPr>
                        <m:sty m:val="p"/>
                      </m:rPr>
                      <w:rPr>
                        <w:rFonts w:ascii="Cambria Math" w:hAnsi="Cambria Math"/>
                      </w:rPr>
                      <m:t>t</m:t>
                    </m:r>
                  </m:sup>
                </m:sSup>
              </m:oMath>
            </m:oMathPara>
          </w:p>
        </w:tc>
        <w:tc>
          <w:tcPr>
            <w:tcW w:w="2377" w:type="dxa"/>
            <w:vAlign w:val="center"/>
            <w:hideMark/>
          </w:tcPr>
          <w:p w14:paraId="7CBED3E0" w14:textId="77777777" w:rsidR="00582036" w:rsidRPr="00D910F5" w:rsidRDefault="00D43140" w:rsidP="00083980">
            <w:pPr>
              <w:jc w:val="right"/>
              <w:rPr>
                <w:rFonts w:cs="Arial"/>
                <w:szCs w:val="22"/>
              </w:rPr>
            </w:pPr>
            <w:bookmarkStart w:id="430" w:name="_Ref383445644"/>
            <w:r>
              <w:rPr>
                <w:rFonts w:cs="Arial"/>
                <w:szCs w:val="22"/>
              </w:rPr>
              <w:t>Equation 1-</w:t>
            </w:r>
            <w:r w:rsidR="00582036">
              <w:rPr>
                <w:rFonts w:cs="Arial"/>
                <w:szCs w:val="22"/>
              </w:rPr>
              <w:fldChar w:fldCharType="begin"/>
            </w:r>
            <w:r w:rsidR="00582036">
              <w:rPr>
                <w:rFonts w:cs="Arial"/>
                <w:szCs w:val="22"/>
              </w:rPr>
              <w:instrText xml:space="preserve"> SEQ Equation \* ARABIC \s 1 </w:instrText>
            </w:r>
            <w:r w:rsidR="00582036">
              <w:rPr>
                <w:rFonts w:cs="Arial"/>
                <w:szCs w:val="22"/>
              </w:rPr>
              <w:fldChar w:fldCharType="separate"/>
            </w:r>
            <w:r w:rsidR="00B560DA">
              <w:rPr>
                <w:rFonts w:cs="Arial"/>
                <w:noProof/>
                <w:szCs w:val="22"/>
              </w:rPr>
              <w:t>24</w:t>
            </w:r>
            <w:r w:rsidR="00582036">
              <w:rPr>
                <w:rFonts w:cs="Arial"/>
                <w:szCs w:val="22"/>
              </w:rPr>
              <w:fldChar w:fldCharType="end"/>
            </w:r>
            <w:bookmarkEnd w:id="430"/>
          </w:p>
        </w:tc>
      </w:tr>
    </w:tbl>
    <w:p w14:paraId="2590131E" w14:textId="77777777" w:rsidR="00AA22E8" w:rsidRPr="00640D7B" w:rsidRDefault="00AA22E8" w:rsidP="00AA22E8"/>
    <w:p w14:paraId="233A2D3B" w14:textId="77777777" w:rsidR="00AA22E8" w:rsidRPr="00ED3698" w:rsidRDefault="00B3171D" w:rsidP="009D54B1">
      <w:pPr>
        <w:pStyle w:val="StyleHeading4Bold"/>
      </w:pPr>
      <w:bookmarkStart w:id="431" w:name="_Toc520374536"/>
      <w:r>
        <w:t>Model setup</w:t>
      </w:r>
      <w:bookmarkEnd w:id="431"/>
    </w:p>
    <w:p w14:paraId="09E60747" w14:textId="5F29BA05" w:rsidR="003F0292" w:rsidRPr="00ED3698" w:rsidRDefault="00AA22E8" w:rsidP="003F0292">
      <w:r w:rsidRPr="00ED3698">
        <w:t>A 1D model</w:t>
      </w:r>
      <w:r w:rsidR="003F0292">
        <w:t>,</w:t>
      </w:r>
      <w:r w:rsidRPr="00ED3698">
        <w:t xml:space="preserve"> </w:t>
      </w:r>
      <w:r>
        <w:t>2 </w:t>
      </w:r>
      <w:r w:rsidRPr="00ED3698">
        <w:t>m in length</w:t>
      </w:r>
      <w:r w:rsidR="003F0292">
        <w:t>,</w:t>
      </w:r>
      <w:r w:rsidRPr="00ED3698">
        <w:t xml:space="preserve"> is discretized into 81 control volumes</w:t>
      </w:r>
      <w:r w:rsidR="004474F5">
        <w:t xml:space="preserve">.  </w:t>
      </w:r>
      <w:r w:rsidRPr="00ED3698">
        <w:t>The initial con</w:t>
      </w:r>
      <w:r w:rsidR="003F0292">
        <w:t>ditions</w:t>
      </w:r>
      <w:r w:rsidRPr="00ED3698">
        <w:t xml:space="preserve"> (IC) and boundary conditions (BC) for flow and mass transport are listed in</w:t>
      </w:r>
      <w:r w:rsidR="003F0292">
        <w:t xml:space="preserve"> </w:t>
      </w:r>
      <w:r w:rsidR="003F0292">
        <w:fldChar w:fldCharType="begin"/>
      </w:r>
      <w:r w:rsidR="003F0292">
        <w:instrText xml:space="preserve"> REF _Ref383260059 \h </w:instrText>
      </w:r>
      <w:r w:rsidR="003F0292">
        <w:fldChar w:fldCharType="separate"/>
      </w:r>
      <w:r w:rsidR="00B560DA" w:rsidRPr="00ED3698">
        <w:t xml:space="preserve">Table </w:t>
      </w:r>
      <w:r w:rsidR="00B560DA">
        <w:rPr>
          <w:noProof/>
        </w:rPr>
        <w:t>2</w:t>
      </w:r>
      <w:r w:rsidR="00B560DA">
        <w:t>.</w:t>
      </w:r>
      <w:r w:rsidR="00B560DA">
        <w:rPr>
          <w:noProof/>
        </w:rPr>
        <w:t>45</w:t>
      </w:r>
      <w:r w:rsidR="003F0292">
        <w:fldChar w:fldCharType="end"/>
      </w:r>
      <w:r w:rsidR="004474F5">
        <w:t xml:space="preserve">.  </w:t>
      </w:r>
    </w:p>
    <w:p w14:paraId="58B1F646" w14:textId="6B3C4826" w:rsidR="007B1E2A" w:rsidRDefault="00AA22E8" w:rsidP="00AA22E8">
      <w:pPr>
        <w:rPr>
          <w:lang w:eastAsia="zh-CN"/>
        </w:rPr>
      </w:pPr>
      <w:r w:rsidRPr="00ED3698">
        <w:t>A solution with low pH</w:t>
      </w:r>
      <w:r>
        <w:t xml:space="preserve"> (pH=3.0)</w:t>
      </w:r>
      <w:r w:rsidRPr="00ED3698">
        <w:t xml:space="preserve"> enters from the left hand side </w:t>
      </w:r>
      <w:r w:rsidR="003F0292">
        <w:t>with the inflowing groundwater</w:t>
      </w:r>
      <w:r w:rsidR="004474F5">
        <w:t xml:space="preserve">.  </w:t>
      </w:r>
      <w:r w:rsidRPr="00ED3698">
        <w:t xml:space="preserve">This solution </w:t>
      </w:r>
      <w:r w:rsidR="003F0292">
        <w:t xml:space="preserve">causes the </w:t>
      </w:r>
      <w:r w:rsidRPr="00ED3698">
        <w:t>dissol</w:t>
      </w:r>
      <w:r w:rsidR="003F0292">
        <w:t>ution of</w:t>
      </w:r>
      <w:r w:rsidRPr="00ED3698">
        <w:t xml:space="preserve"> calcite in the domain</w:t>
      </w:r>
      <w:r w:rsidR="004474F5">
        <w:t xml:space="preserve">.  </w:t>
      </w:r>
      <w:bookmarkStart w:id="432" w:name="_Ref361832442"/>
    </w:p>
    <w:p w14:paraId="3E41C035" w14:textId="6898313F" w:rsidR="00AA22E8" w:rsidRPr="00ED3698" w:rsidRDefault="00AA22E8" w:rsidP="003F0292">
      <w:pPr>
        <w:pStyle w:val="StyleCaptionTableCaptionBold"/>
        <w:spacing w:before="0"/>
      </w:pPr>
      <w:bookmarkStart w:id="433" w:name="_Ref383260059"/>
      <w:bookmarkStart w:id="434" w:name="_Toc520374921"/>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45</w:t>
      </w:r>
      <w:r w:rsidR="00FE1AD3">
        <w:fldChar w:fldCharType="end"/>
      </w:r>
      <w:bookmarkEnd w:id="432"/>
      <w:bookmarkEnd w:id="433"/>
      <w:r w:rsidR="00767E37">
        <w:t xml:space="preserve">: </w:t>
      </w:r>
      <w:r w:rsidRPr="00ED3698">
        <w:t xml:space="preserve">Initial </w:t>
      </w:r>
      <w:r w:rsidR="003F0292">
        <w:t>and</w:t>
      </w:r>
      <w:r w:rsidRPr="00ED3698">
        <w:t xml:space="preserve"> boundary </w:t>
      </w:r>
      <w:r w:rsidR="00C27CF9">
        <w:t xml:space="preserve">conditions for flow and </w:t>
      </w:r>
      <w:r w:rsidRPr="00ED3698">
        <w:t>reactive transport</w:t>
      </w:r>
      <w:bookmarkEnd w:id="434"/>
      <w:r w:rsidRPr="00ED3698">
        <w:t xml:space="preserve"> </w:t>
      </w:r>
    </w:p>
    <w:tbl>
      <w:tblPr>
        <w:tblW w:w="4143" w:type="pct"/>
        <w:jc w:val="center"/>
        <w:tblBorders>
          <w:top w:val="single" w:sz="4" w:space="0" w:color="auto"/>
          <w:bottom w:val="single" w:sz="4" w:space="0" w:color="auto"/>
        </w:tblBorders>
        <w:tblLayout w:type="fixed"/>
        <w:tblLook w:val="04A0" w:firstRow="1" w:lastRow="0" w:firstColumn="1" w:lastColumn="0" w:noHBand="0" w:noVBand="1"/>
      </w:tblPr>
      <w:tblGrid>
        <w:gridCol w:w="1564"/>
        <w:gridCol w:w="1927"/>
        <w:gridCol w:w="1370"/>
        <w:gridCol w:w="1193"/>
        <w:gridCol w:w="1105"/>
      </w:tblGrid>
      <w:tr w:rsidR="003F0292" w:rsidRPr="007B1E2A" w14:paraId="33CE041E" w14:textId="77777777" w:rsidTr="002B004B">
        <w:trPr>
          <w:trHeight w:val="300"/>
          <w:jc w:val="center"/>
        </w:trPr>
        <w:tc>
          <w:tcPr>
            <w:tcW w:w="1092" w:type="pct"/>
            <w:tcBorders>
              <w:bottom w:val="single" w:sz="4" w:space="0" w:color="auto"/>
            </w:tcBorders>
            <w:shd w:val="clear" w:color="auto" w:fill="D9D9D9"/>
            <w:noWrap/>
            <w:vAlign w:val="center"/>
            <w:hideMark/>
          </w:tcPr>
          <w:p w14:paraId="7B7796DA" w14:textId="77777777" w:rsidR="003F0292" w:rsidRPr="007B1E2A" w:rsidRDefault="003F0292" w:rsidP="00A76613">
            <w:pPr>
              <w:spacing w:before="0" w:after="0"/>
              <w:jc w:val="left"/>
              <w:rPr>
                <w:b/>
                <w:color w:val="000000"/>
                <w:lang w:eastAsia="en-CA"/>
              </w:rPr>
            </w:pPr>
            <w:r w:rsidRPr="007B1E2A">
              <w:rPr>
                <w:b/>
                <w:color w:val="000000"/>
                <w:lang w:eastAsia="en-CA"/>
              </w:rPr>
              <w:t>Parameter</w:t>
            </w:r>
          </w:p>
        </w:tc>
        <w:tc>
          <w:tcPr>
            <w:tcW w:w="1346" w:type="pct"/>
            <w:tcBorders>
              <w:bottom w:val="single" w:sz="4" w:space="0" w:color="auto"/>
            </w:tcBorders>
            <w:shd w:val="clear" w:color="auto" w:fill="D9D9D9"/>
            <w:noWrap/>
            <w:vAlign w:val="center"/>
            <w:hideMark/>
          </w:tcPr>
          <w:p w14:paraId="35E33516" w14:textId="77777777" w:rsidR="003F0292" w:rsidRPr="007B1E2A" w:rsidRDefault="003F0292" w:rsidP="00A76613">
            <w:pPr>
              <w:spacing w:before="0" w:after="0"/>
              <w:jc w:val="center"/>
              <w:rPr>
                <w:b/>
                <w:color w:val="000000"/>
                <w:lang w:eastAsia="zh-CN"/>
              </w:rPr>
            </w:pPr>
            <w:r w:rsidRPr="007B1E2A">
              <w:rPr>
                <w:b/>
                <w:color w:val="000000"/>
                <w:lang w:eastAsia="en-CA"/>
              </w:rPr>
              <w:t>I</w:t>
            </w:r>
            <w:r>
              <w:rPr>
                <w:rFonts w:hint="eastAsia"/>
                <w:b/>
                <w:color w:val="000000"/>
                <w:lang w:eastAsia="zh-CN"/>
              </w:rPr>
              <w:t xml:space="preserve">nitial </w:t>
            </w:r>
            <w:r w:rsidRPr="007B1E2A">
              <w:rPr>
                <w:b/>
                <w:color w:val="000000"/>
                <w:lang w:eastAsia="en-CA"/>
              </w:rPr>
              <w:t>C</w:t>
            </w:r>
            <w:r>
              <w:rPr>
                <w:rFonts w:hint="eastAsia"/>
                <w:b/>
                <w:color w:val="000000"/>
                <w:lang w:eastAsia="zh-CN"/>
              </w:rPr>
              <w:t>ondition</w:t>
            </w:r>
          </w:p>
        </w:tc>
        <w:tc>
          <w:tcPr>
            <w:tcW w:w="1790" w:type="pct"/>
            <w:gridSpan w:val="2"/>
            <w:tcBorders>
              <w:bottom w:val="single" w:sz="4" w:space="0" w:color="auto"/>
            </w:tcBorders>
            <w:shd w:val="clear" w:color="auto" w:fill="D9D9D9"/>
            <w:vAlign w:val="center"/>
          </w:tcPr>
          <w:p w14:paraId="68786BA0" w14:textId="77777777" w:rsidR="003F0292" w:rsidRPr="007B1E2A" w:rsidRDefault="003F0292" w:rsidP="00A76613">
            <w:pPr>
              <w:spacing w:before="0" w:after="0"/>
              <w:jc w:val="center"/>
              <w:rPr>
                <w:b/>
                <w:color w:val="000000"/>
                <w:lang w:eastAsia="en-CA"/>
              </w:rPr>
            </w:pPr>
            <w:r>
              <w:rPr>
                <w:rFonts w:hint="eastAsia"/>
                <w:b/>
                <w:color w:val="000000"/>
                <w:lang w:eastAsia="zh-CN"/>
              </w:rPr>
              <w:t>Boundary Condition</w:t>
            </w:r>
          </w:p>
        </w:tc>
        <w:tc>
          <w:tcPr>
            <w:tcW w:w="772" w:type="pct"/>
            <w:tcBorders>
              <w:bottom w:val="single" w:sz="4" w:space="0" w:color="auto"/>
            </w:tcBorders>
            <w:shd w:val="clear" w:color="auto" w:fill="D9D9D9"/>
            <w:noWrap/>
            <w:vAlign w:val="center"/>
            <w:hideMark/>
          </w:tcPr>
          <w:p w14:paraId="6EC5C2C5" w14:textId="77777777" w:rsidR="003F0292" w:rsidRPr="007B1E2A" w:rsidRDefault="003F0292" w:rsidP="00A76613">
            <w:pPr>
              <w:spacing w:before="0" w:after="0"/>
              <w:jc w:val="center"/>
              <w:rPr>
                <w:b/>
                <w:color w:val="000000"/>
                <w:lang w:eastAsia="en-CA"/>
              </w:rPr>
            </w:pPr>
            <w:r w:rsidRPr="007B1E2A">
              <w:rPr>
                <w:b/>
                <w:color w:val="000000"/>
                <w:lang w:eastAsia="en-CA"/>
              </w:rPr>
              <w:t>Unit</w:t>
            </w:r>
          </w:p>
        </w:tc>
      </w:tr>
      <w:tr w:rsidR="003F0292" w:rsidRPr="00ED3698" w14:paraId="0B493EA0" w14:textId="77777777" w:rsidTr="002B004B">
        <w:trPr>
          <w:trHeight w:val="300"/>
          <w:jc w:val="center"/>
        </w:trPr>
        <w:tc>
          <w:tcPr>
            <w:tcW w:w="1092" w:type="pct"/>
            <w:tcBorders>
              <w:top w:val="single" w:sz="4" w:space="0" w:color="auto"/>
              <w:bottom w:val="nil"/>
            </w:tcBorders>
            <w:shd w:val="clear" w:color="auto" w:fill="auto"/>
            <w:noWrap/>
            <w:vAlign w:val="bottom"/>
          </w:tcPr>
          <w:p w14:paraId="0180B2D1" w14:textId="77777777" w:rsidR="003F0292" w:rsidRPr="00ED3698" w:rsidRDefault="003F0292" w:rsidP="007B1E2A">
            <w:pPr>
              <w:spacing w:before="0" w:after="0"/>
              <w:rPr>
                <w:i/>
                <w:color w:val="000000"/>
                <w:sz w:val="22"/>
                <w:szCs w:val="22"/>
              </w:rPr>
            </w:pPr>
            <w:r w:rsidRPr="00F4591F">
              <w:rPr>
                <w:i/>
                <w:color w:val="000000"/>
                <w:sz w:val="22"/>
                <w:szCs w:val="22"/>
              </w:rPr>
              <w:t>Aqueous phase</w:t>
            </w:r>
          </w:p>
        </w:tc>
        <w:tc>
          <w:tcPr>
            <w:tcW w:w="1346" w:type="pct"/>
            <w:tcBorders>
              <w:top w:val="single" w:sz="4" w:space="0" w:color="auto"/>
              <w:bottom w:val="nil"/>
            </w:tcBorders>
            <w:shd w:val="clear" w:color="auto" w:fill="auto"/>
            <w:noWrap/>
          </w:tcPr>
          <w:p w14:paraId="4158AD14" w14:textId="77777777" w:rsidR="003F0292" w:rsidRPr="00ED3698" w:rsidRDefault="003F0292" w:rsidP="007B1E2A">
            <w:pPr>
              <w:spacing w:before="0" w:after="0"/>
              <w:jc w:val="center"/>
            </w:pPr>
          </w:p>
        </w:tc>
        <w:tc>
          <w:tcPr>
            <w:tcW w:w="957" w:type="pct"/>
            <w:tcBorders>
              <w:top w:val="single" w:sz="4" w:space="0" w:color="auto"/>
              <w:bottom w:val="nil"/>
            </w:tcBorders>
          </w:tcPr>
          <w:p w14:paraId="01F4B81B" w14:textId="77777777" w:rsidR="003F0292" w:rsidRPr="00ED3698" w:rsidRDefault="003F0292" w:rsidP="007B1E2A">
            <w:pPr>
              <w:spacing w:before="0" w:after="0"/>
              <w:jc w:val="center"/>
            </w:pPr>
            <w:r w:rsidRPr="00ED3698">
              <w:t>left</w:t>
            </w:r>
          </w:p>
        </w:tc>
        <w:tc>
          <w:tcPr>
            <w:tcW w:w="833" w:type="pct"/>
            <w:tcBorders>
              <w:top w:val="single" w:sz="4" w:space="0" w:color="auto"/>
              <w:bottom w:val="nil"/>
            </w:tcBorders>
            <w:vAlign w:val="center"/>
          </w:tcPr>
          <w:p w14:paraId="2447889A" w14:textId="77777777" w:rsidR="003F0292" w:rsidRPr="00ED3698" w:rsidRDefault="003F0292" w:rsidP="003F0292">
            <w:pPr>
              <w:spacing w:before="0" w:after="0"/>
              <w:jc w:val="center"/>
              <w:rPr>
                <w:color w:val="000000"/>
                <w:lang w:eastAsia="en-CA"/>
              </w:rPr>
            </w:pPr>
            <w:r w:rsidRPr="00ED3698">
              <w:rPr>
                <w:color w:val="000000"/>
                <w:lang w:eastAsia="en-CA"/>
              </w:rPr>
              <w:t>right</w:t>
            </w:r>
          </w:p>
        </w:tc>
        <w:tc>
          <w:tcPr>
            <w:tcW w:w="772" w:type="pct"/>
            <w:tcBorders>
              <w:top w:val="single" w:sz="4" w:space="0" w:color="auto"/>
              <w:bottom w:val="nil"/>
            </w:tcBorders>
            <w:shd w:val="clear" w:color="auto" w:fill="auto"/>
            <w:noWrap/>
          </w:tcPr>
          <w:p w14:paraId="6750368A" w14:textId="77777777" w:rsidR="003F0292" w:rsidRPr="00ED3698" w:rsidRDefault="003F0292" w:rsidP="007B1E2A">
            <w:pPr>
              <w:spacing w:before="0" w:after="0"/>
              <w:rPr>
                <w:color w:val="000000"/>
                <w:lang w:eastAsia="en-CA"/>
              </w:rPr>
            </w:pPr>
          </w:p>
        </w:tc>
      </w:tr>
      <w:tr w:rsidR="003F0292" w:rsidRPr="00ED3698" w14:paraId="08DA0062" w14:textId="77777777" w:rsidTr="002B004B">
        <w:trPr>
          <w:trHeight w:val="300"/>
          <w:jc w:val="center"/>
        </w:trPr>
        <w:tc>
          <w:tcPr>
            <w:tcW w:w="1092" w:type="pct"/>
            <w:tcBorders>
              <w:top w:val="nil"/>
              <w:bottom w:val="nil"/>
            </w:tcBorders>
            <w:shd w:val="clear" w:color="auto" w:fill="auto"/>
            <w:noWrap/>
            <w:vAlign w:val="center"/>
            <w:hideMark/>
          </w:tcPr>
          <w:p w14:paraId="13F44895" w14:textId="77777777" w:rsidR="003F0292" w:rsidRDefault="003F0292" w:rsidP="007B1E2A">
            <w:pPr>
              <w:spacing w:before="0" w:after="0"/>
              <w:ind w:left="318" w:hanging="318"/>
            </w:pPr>
            <w:r>
              <w:t>Ca</w:t>
            </w:r>
            <w:r w:rsidRPr="00CE2FE4">
              <w:rPr>
                <w:vertAlign w:val="superscript"/>
              </w:rPr>
              <w:t>2+</w:t>
            </w:r>
          </w:p>
        </w:tc>
        <w:tc>
          <w:tcPr>
            <w:tcW w:w="1346" w:type="pct"/>
            <w:tcBorders>
              <w:top w:val="nil"/>
              <w:bottom w:val="nil"/>
            </w:tcBorders>
            <w:shd w:val="clear" w:color="auto" w:fill="auto"/>
            <w:noWrap/>
            <w:vAlign w:val="center"/>
            <w:hideMark/>
          </w:tcPr>
          <w:p w14:paraId="1D914869" w14:textId="77777777" w:rsidR="003F0292" w:rsidRDefault="003F0292" w:rsidP="007B1E2A">
            <w:pPr>
              <w:spacing w:before="0" w:after="0"/>
              <w:jc w:val="center"/>
            </w:pPr>
            <w:r>
              <w:t>1.566</w:t>
            </w:r>
            <w:r w:rsidRPr="001D1FAE">
              <w:t>×10</w:t>
            </w:r>
            <w:r w:rsidRPr="001D1FAE">
              <w:rPr>
                <w:vertAlign w:val="superscript"/>
              </w:rPr>
              <w:t>-4</w:t>
            </w:r>
          </w:p>
        </w:tc>
        <w:tc>
          <w:tcPr>
            <w:tcW w:w="957" w:type="pct"/>
            <w:tcBorders>
              <w:top w:val="nil"/>
              <w:bottom w:val="nil"/>
            </w:tcBorders>
            <w:vAlign w:val="center"/>
          </w:tcPr>
          <w:p w14:paraId="6993942C" w14:textId="77777777" w:rsidR="003F0292" w:rsidRDefault="003F0292" w:rsidP="007B1E2A">
            <w:pPr>
              <w:spacing w:before="0" w:after="0"/>
              <w:jc w:val="center"/>
            </w:pPr>
            <w:r>
              <w:t>1.0</w:t>
            </w:r>
            <w:r w:rsidRPr="001D1FAE">
              <w:t>×10</w:t>
            </w:r>
            <w:r w:rsidRPr="001D1FAE">
              <w:rPr>
                <w:vertAlign w:val="superscript"/>
              </w:rPr>
              <w:t>-4</w:t>
            </w:r>
          </w:p>
        </w:tc>
        <w:tc>
          <w:tcPr>
            <w:tcW w:w="833" w:type="pct"/>
            <w:vMerge w:val="restart"/>
            <w:tcBorders>
              <w:top w:val="nil"/>
            </w:tcBorders>
            <w:vAlign w:val="center"/>
          </w:tcPr>
          <w:p w14:paraId="5DA84662" w14:textId="77777777" w:rsidR="003F0292" w:rsidRPr="00ED3698" w:rsidRDefault="003F0292" w:rsidP="003F0292">
            <w:pPr>
              <w:spacing w:before="0" w:after="0"/>
              <w:jc w:val="center"/>
              <w:rPr>
                <w:color w:val="000000"/>
                <w:lang w:eastAsia="en-CA"/>
              </w:rPr>
            </w:pPr>
            <w:r>
              <w:t xml:space="preserve">(free exit) </w:t>
            </w:r>
          </w:p>
        </w:tc>
        <w:tc>
          <w:tcPr>
            <w:tcW w:w="772" w:type="pct"/>
            <w:tcBorders>
              <w:top w:val="nil"/>
              <w:bottom w:val="nil"/>
            </w:tcBorders>
            <w:shd w:val="clear" w:color="auto" w:fill="auto"/>
            <w:noWrap/>
            <w:hideMark/>
          </w:tcPr>
          <w:p w14:paraId="1BA0F4BF" w14:textId="77777777" w:rsidR="003F0292" w:rsidRDefault="003F0292" w:rsidP="003F0292">
            <w:pPr>
              <w:spacing w:before="0" w:after="0"/>
            </w:pPr>
            <w:r w:rsidRPr="008F697C">
              <w:rPr>
                <w:rFonts w:hint="eastAsia"/>
                <w:color w:val="000000"/>
                <w:lang w:eastAsia="zh-CN"/>
              </w:rPr>
              <w:t>[</w:t>
            </w:r>
            <w:r w:rsidRPr="008F697C">
              <w:rPr>
                <w:color w:val="000000"/>
                <w:lang w:eastAsia="en-CA"/>
              </w:rPr>
              <w:t xml:space="preserve">mol </w:t>
            </w:r>
            <w:r>
              <w:rPr>
                <w:color w:val="000000"/>
                <w:lang w:eastAsia="en-CA"/>
              </w:rPr>
              <w:t>l</w:t>
            </w:r>
            <w:r w:rsidRPr="008F697C">
              <w:rPr>
                <w:color w:val="000000"/>
                <w:vertAlign w:val="superscript"/>
                <w:lang w:eastAsia="en-CA"/>
              </w:rPr>
              <w:t>-1</w:t>
            </w:r>
            <w:r w:rsidRPr="008F697C">
              <w:rPr>
                <w:rFonts w:hint="eastAsia"/>
                <w:color w:val="000000"/>
                <w:lang w:eastAsia="zh-CN"/>
              </w:rPr>
              <w:t>]</w:t>
            </w:r>
          </w:p>
        </w:tc>
      </w:tr>
      <w:tr w:rsidR="003F0292" w:rsidRPr="00ED3698" w14:paraId="0DCC0772" w14:textId="77777777" w:rsidTr="002B004B">
        <w:trPr>
          <w:trHeight w:val="300"/>
          <w:jc w:val="center"/>
        </w:trPr>
        <w:tc>
          <w:tcPr>
            <w:tcW w:w="1092" w:type="pct"/>
            <w:tcBorders>
              <w:top w:val="nil"/>
              <w:bottom w:val="nil"/>
            </w:tcBorders>
            <w:shd w:val="clear" w:color="auto" w:fill="auto"/>
            <w:noWrap/>
            <w:vAlign w:val="center"/>
          </w:tcPr>
          <w:p w14:paraId="2E4D5D89" w14:textId="77777777" w:rsidR="003F0292" w:rsidRDefault="003F0292" w:rsidP="007B1E2A">
            <w:pPr>
              <w:spacing w:before="0" w:after="0"/>
              <w:ind w:left="318" w:hanging="318"/>
            </w:pPr>
            <w:r>
              <w:t>CO</w:t>
            </w:r>
            <w:r w:rsidRPr="00CE2FE4">
              <w:rPr>
                <w:vertAlign w:val="subscript"/>
              </w:rPr>
              <w:t>3</w:t>
            </w:r>
            <w:r w:rsidRPr="00CE2FE4">
              <w:rPr>
                <w:vertAlign w:val="superscript"/>
              </w:rPr>
              <w:t>2-</w:t>
            </w:r>
          </w:p>
        </w:tc>
        <w:tc>
          <w:tcPr>
            <w:tcW w:w="1346" w:type="pct"/>
            <w:tcBorders>
              <w:top w:val="nil"/>
              <w:bottom w:val="nil"/>
            </w:tcBorders>
            <w:shd w:val="clear" w:color="auto" w:fill="auto"/>
            <w:noWrap/>
            <w:vAlign w:val="center"/>
          </w:tcPr>
          <w:p w14:paraId="690A1181" w14:textId="77777777" w:rsidR="003F0292" w:rsidRDefault="003F0292" w:rsidP="007B1E2A">
            <w:pPr>
              <w:spacing w:before="0" w:after="0"/>
              <w:jc w:val="center"/>
            </w:pPr>
            <w:r>
              <w:t>2.566</w:t>
            </w:r>
            <w:r w:rsidRPr="001D1FAE">
              <w:t>×10</w:t>
            </w:r>
            <w:r w:rsidRPr="001D1FAE">
              <w:rPr>
                <w:vertAlign w:val="superscript"/>
              </w:rPr>
              <w:t>-4</w:t>
            </w:r>
          </w:p>
        </w:tc>
        <w:tc>
          <w:tcPr>
            <w:tcW w:w="957" w:type="pct"/>
            <w:tcBorders>
              <w:top w:val="nil"/>
              <w:bottom w:val="nil"/>
            </w:tcBorders>
            <w:vAlign w:val="center"/>
          </w:tcPr>
          <w:p w14:paraId="424E7FAB" w14:textId="77777777" w:rsidR="003F0292" w:rsidRDefault="003F0292" w:rsidP="007B1E2A">
            <w:pPr>
              <w:spacing w:before="0" w:after="0"/>
              <w:jc w:val="center"/>
            </w:pPr>
            <w:r>
              <w:t>1.0</w:t>
            </w:r>
            <w:r w:rsidRPr="001D1FAE">
              <w:t>×10</w:t>
            </w:r>
            <w:r w:rsidRPr="001D1FAE">
              <w:rPr>
                <w:vertAlign w:val="superscript"/>
              </w:rPr>
              <w:t>-2</w:t>
            </w:r>
          </w:p>
        </w:tc>
        <w:tc>
          <w:tcPr>
            <w:tcW w:w="833" w:type="pct"/>
            <w:vMerge/>
            <w:vAlign w:val="center"/>
          </w:tcPr>
          <w:p w14:paraId="58849BFC" w14:textId="77777777" w:rsidR="003F0292" w:rsidRPr="00ED3698" w:rsidRDefault="003F0292" w:rsidP="003F0292">
            <w:pPr>
              <w:spacing w:before="0" w:after="0"/>
              <w:jc w:val="center"/>
            </w:pPr>
          </w:p>
        </w:tc>
        <w:tc>
          <w:tcPr>
            <w:tcW w:w="772" w:type="pct"/>
            <w:tcBorders>
              <w:top w:val="nil"/>
              <w:bottom w:val="nil"/>
            </w:tcBorders>
            <w:shd w:val="clear" w:color="auto" w:fill="auto"/>
            <w:noWrap/>
          </w:tcPr>
          <w:p w14:paraId="7260FCB8" w14:textId="77777777" w:rsidR="003F0292" w:rsidRDefault="003F0292" w:rsidP="003F0292">
            <w:pPr>
              <w:spacing w:before="0" w:after="0"/>
            </w:pPr>
            <w:r w:rsidRPr="008F697C">
              <w:rPr>
                <w:rFonts w:hint="eastAsia"/>
                <w:color w:val="000000"/>
                <w:lang w:eastAsia="zh-CN"/>
              </w:rPr>
              <w:t>[</w:t>
            </w:r>
            <w:r w:rsidRPr="008F697C">
              <w:rPr>
                <w:color w:val="000000"/>
                <w:lang w:eastAsia="en-CA"/>
              </w:rPr>
              <w:t xml:space="preserve">mol </w:t>
            </w:r>
            <w:r>
              <w:rPr>
                <w:color w:val="000000"/>
                <w:lang w:eastAsia="en-CA"/>
              </w:rPr>
              <w:t>l</w:t>
            </w:r>
            <w:r w:rsidRPr="008F697C">
              <w:rPr>
                <w:color w:val="000000"/>
                <w:vertAlign w:val="superscript"/>
                <w:lang w:eastAsia="en-CA"/>
              </w:rPr>
              <w:t>-1</w:t>
            </w:r>
            <w:r w:rsidRPr="008F697C">
              <w:rPr>
                <w:rFonts w:hint="eastAsia"/>
                <w:color w:val="000000"/>
                <w:lang w:eastAsia="zh-CN"/>
              </w:rPr>
              <w:t>]</w:t>
            </w:r>
          </w:p>
        </w:tc>
      </w:tr>
      <w:tr w:rsidR="003F0292" w:rsidRPr="00ED3698" w14:paraId="1CAF5FC4" w14:textId="77777777" w:rsidTr="002B004B">
        <w:trPr>
          <w:trHeight w:val="300"/>
          <w:jc w:val="center"/>
        </w:trPr>
        <w:tc>
          <w:tcPr>
            <w:tcW w:w="1092" w:type="pct"/>
            <w:tcBorders>
              <w:top w:val="nil"/>
              <w:bottom w:val="nil"/>
            </w:tcBorders>
            <w:shd w:val="clear" w:color="auto" w:fill="auto"/>
            <w:noWrap/>
            <w:vAlign w:val="center"/>
          </w:tcPr>
          <w:p w14:paraId="674669C4" w14:textId="77777777" w:rsidR="003F0292" w:rsidRDefault="003F0292" w:rsidP="007B1E2A">
            <w:pPr>
              <w:spacing w:before="0" w:after="0"/>
              <w:ind w:left="318" w:hanging="318"/>
            </w:pPr>
            <w:r>
              <w:t>SO</w:t>
            </w:r>
            <w:r w:rsidRPr="00CE2FE4">
              <w:rPr>
                <w:vertAlign w:val="subscript"/>
              </w:rPr>
              <w:t>4</w:t>
            </w:r>
            <w:r w:rsidRPr="00CE2FE4">
              <w:rPr>
                <w:vertAlign w:val="superscript"/>
              </w:rPr>
              <w:t>2-</w:t>
            </w:r>
          </w:p>
        </w:tc>
        <w:tc>
          <w:tcPr>
            <w:tcW w:w="1346" w:type="pct"/>
            <w:tcBorders>
              <w:top w:val="nil"/>
              <w:bottom w:val="nil"/>
            </w:tcBorders>
            <w:shd w:val="clear" w:color="auto" w:fill="auto"/>
            <w:noWrap/>
            <w:vAlign w:val="center"/>
          </w:tcPr>
          <w:p w14:paraId="13547DBD" w14:textId="77777777" w:rsidR="003F0292" w:rsidRDefault="003F0292" w:rsidP="007B1E2A">
            <w:pPr>
              <w:spacing w:before="0" w:after="0"/>
              <w:jc w:val="center"/>
            </w:pPr>
            <w:r>
              <w:t>1.0</w:t>
            </w:r>
            <w:r w:rsidRPr="001D1FAE">
              <w:t>×10</w:t>
            </w:r>
            <w:r w:rsidRPr="001D1FAE">
              <w:rPr>
                <w:vertAlign w:val="superscript"/>
              </w:rPr>
              <w:t>-1</w:t>
            </w:r>
            <w:r w:rsidRPr="00FF7422">
              <w:rPr>
                <w:vertAlign w:val="superscript"/>
              </w:rPr>
              <w:t>0</w:t>
            </w:r>
          </w:p>
        </w:tc>
        <w:tc>
          <w:tcPr>
            <w:tcW w:w="957" w:type="pct"/>
            <w:tcBorders>
              <w:top w:val="nil"/>
              <w:bottom w:val="nil"/>
            </w:tcBorders>
            <w:vAlign w:val="center"/>
          </w:tcPr>
          <w:p w14:paraId="2B6886F7" w14:textId="77777777" w:rsidR="003F0292" w:rsidRDefault="003F0292" w:rsidP="007B1E2A">
            <w:pPr>
              <w:spacing w:before="0" w:after="0"/>
              <w:jc w:val="center"/>
            </w:pPr>
            <w:r>
              <w:t>6.457</w:t>
            </w:r>
            <w:r w:rsidRPr="001D1FAE">
              <w:t>×10</w:t>
            </w:r>
            <w:r w:rsidRPr="001D1FAE">
              <w:rPr>
                <w:vertAlign w:val="superscript"/>
              </w:rPr>
              <w:t>-4</w:t>
            </w:r>
          </w:p>
        </w:tc>
        <w:tc>
          <w:tcPr>
            <w:tcW w:w="833" w:type="pct"/>
            <w:vMerge/>
            <w:vAlign w:val="center"/>
          </w:tcPr>
          <w:p w14:paraId="640E7A42" w14:textId="77777777" w:rsidR="003F0292" w:rsidRPr="00ED3698" w:rsidRDefault="003F0292" w:rsidP="003F0292">
            <w:pPr>
              <w:spacing w:before="0" w:after="0"/>
              <w:jc w:val="center"/>
            </w:pPr>
          </w:p>
        </w:tc>
        <w:tc>
          <w:tcPr>
            <w:tcW w:w="772" w:type="pct"/>
            <w:tcBorders>
              <w:top w:val="nil"/>
              <w:bottom w:val="nil"/>
            </w:tcBorders>
            <w:shd w:val="clear" w:color="auto" w:fill="auto"/>
            <w:noWrap/>
          </w:tcPr>
          <w:p w14:paraId="1A752F96" w14:textId="77777777" w:rsidR="003F0292" w:rsidRDefault="003F0292" w:rsidP="003F0292">
            <w:pPr>
              <w:spacing w:before="0" w:after="0"/>
            </w:pPr>
            <w:r w:rsidRPr="008F697C">
              <w:rPr>
                <w:rFonts w:hint="eastAsia"/>
                <w:color w:val="000000"/>
                <w:lang w:eastAsia="zh-CN"/>
              </w:rPr>
              <w:t>[</w:t>
            </w:r>
            <w:r w:rsidRPr="008F697C">
              <w:rPr>
                <w:color w:val="000000"/>
                <w:lang w:eastAsia="en-CA"/>
              </w:rPr>
              <w:t xml:space="preserve">mol </w:t>
            </w:r>
            <w:r>
              <w:rPr>
                <w:color w:val="000000"/>
                <w:lang w:eastAsia="en-CA"/>
              </w:rPr>
              <w:t>l</w:t>
            </w:r>
            <w:r w:rsidRPr="008F697C">
              <w:rPr>
                <w:color w:val="000000"/>
                <w:vertAlign w:val="superscript"/>
                <w:lang w:eastAsia="en-CA"/>
              </w:rPr>
              <w:t>-1</w:t>
            </w:r>
            <w:r w:rsidRPr="008F697C">
              <w:rPr>
                <w:rFonts w:hint="eastAsia"/>
                <w:color w:val="000000"/>
                <w:lang w:eastAsia="zh-CN"/>
              </w:rPr>
              <w:t>]</w:t>
            </w:r>
          </w:p>
        </w:tc>
      </w:tr>
      <w:tr w:rsidR="003F0292" w:rsidRPr="00ED3698" w14:paraId="58E25FF2" w14:textId="77777777" w:rsidTr="002B004B">
        <w:trPr>
          <w:trHeight w:val="300"/>
          <w:jc w:val="center"/>
        </w:trPr>
        <w:tc>
          <w:tcPr>
            <w:tcW w:w="1092" w:type="pct"/>
            <w:tcBorders>
              <w:top w:val="nil"/>
              <w:bottom w:val="single" w:sz="4" w:space="0" w:color="auto"/>
            </w:tcBorders>
            <w:shd w:val="clear" w:color="auto" w:fill="auto"/>
            <w:noWrap/>
            <w:vAlign w:val="bottom"/>
          </w:tcPr>
          <w:p w14:paraId="0EF9A69E" w14:textId="77777777" w:rsidR="003F0292" w:rsidRPr="00ED3698" w:rsidRDefault="003F0292" w:rsidP="007B1E2A">
            <w:pPr>
              <w:spacing w:before="0" w:after="0"/>
              <w:rPr>
                <w:color w:val="000000"/>
                <w:lang w:eastAsia="en-CA"/>
              </w:rPr>
            </w:pPr>
            <w:r w:rsidRPr="00ED3698">
              <w:rPr>
                <w:color w:val="000000"/>
                <w:lang w:eastAsia="en-CA"/>
              </w:rPr>
              <w:t>H</w:t>
            </w:r>
            <w:r w:rsidRPr="003F0292">
              <w:rPr>
                <w:color w:val="000000"/>
                <w:vertAlign w:val="superscript"/>
                <w:lang w:eastAsia="en-CA"/>
              </w:rPr>
              <w:t>+</w:t>
            </w:r>
          </w:p>
        </w:tc>
        <w:tc>
          <w:tcPr>
            <w:tcW w:w="1346" w:type="pct"/>
            <w:tcBorders>
              <w:top w:val="nil"/>
              <w:bottom w:val="single" w:sz="4" w:space="0" w:color="auto"/>
            </w:tcBorders>
            <w:shd w:val="clear" w:color="auto" w:fill="auto"/>
            <w:noWrap/>
          </w:tcPr>
          <w:p w14:paraId="1A79A8A8" w14:textId="77777777" w:rsidR="003F0292" w:rsidRPr="00ED3698" w:rsidRDefault="003F0292" w:rsidP="007B1E2A">
            <w:pPr>
              <w:spacing w:before="0" w:after="0"/>
              <w:jc w:val="center"/>
            </w:pPr>
            <w:r w:rsidRPr="00ED3698">
              <w:t>9.3</w:t>
            </w:r>
            <w:r>
              <w:t>75</w:t>
            </w:r>
          </w:p>
        </w:tc>
        <w:tc>
          <w:tcPr>
            <w:tcW w:w="957" w:type="pct"/>
            <w:tcBorders>
              <w:top w:val="nil"/>
              <w:bottom w:val="single" w:sz="4" w:space="0" w:color="auto"/>
            </w:tcBorders>
          </w:tcPr>
          <w:p w14:paraId="484803C8" w14:textId="77777777" w:rsidR="003F0292" w:rsidRPr="00ED3698" w:rsidRDefault="003F0292" w:rsidP="007B1E2A">
            <w:pPr>
              <w:spacing w:before="0" w:after="0"/>
              <w:jc w:val="center"/>
            </w:pPr>
            <w:r>
              <w:t>3.0</w:t>
            </w:r>
          </w:p>
        </w:tc>
        <w:tc>
          <w:tcPr>
            <w:tcW w:w="833" w:type="pct"/>
            <w:vMerge/>
            <w:tcBorders>
              <w:bottom w:val="single" w:sz="4" w:space="0" w:color="auto"/>
            </w:tcBorders>
            <w:vAlign w:val="center"/>
          </w:tcPr>
          <w:p w14:paraId="0DC5E5D4" w14:textId="77777777" w:rsidR="003F0292" w:rsidRPr="00ED3698" w:rsidRDefault="003F0292" w:rsidP="003F0292">
            <w:pPr>
              <w:spacing w:before="0" w:after="0"/>
              <w:jc w:val="center"/>
            </w:pPr>
          </w:p>
        </w:tc>
        <w:tc>
          <w:tcPr>
            <w:tcW w:w="772" w:type="pct"/>
            <w:tcBorders>
              <w:top w:val="nil"/>
              <w:bottom w:val="single" w:sz="4" w:space="0" w:color="auto"/>
            </w:tcBorders>
            <w:shd w:val="clear" w:color="auto" w:fill="auto"/>
            <w:noWrap/>
          </w:tcPr>
          <w:p w14:paraId="7C0EA524" w14:textId="77777777" w:rsidR="003F0292" w:rsidRPr="00ED3698" w:rsidRDefault="003F0292" w:rsidP="007B1E2A">
            <w:pPr>
              <w:spacing w:before="0" w:after="0"/>
              <w:rPr>
                <w:color w:val="000000"/>
                <w:lang w:eastAsia="zh-CN"/>
              </w:rPr>
            </w:pPr>
            <w:r>
              <w:rPr>
                <w:color w:val="000000"/>
                <w:lang w:eastAsia="zh-CN"/>
              </w:rPr>
              <w:t>pH</w:t>
            </w:r>
          </w:p>
        </w:tc>
      </w:tr>
      <w:tr w:rsidR="003F0292" w:rsidRPr="00ED3698" w14:paraId="7F7D699B" w14:textId="77777777" w:rsidTr="002B004B">
        <w:trPr>
          <w:trHeight w:val="300"/>
          <w:jc w:val="center"/>
        </w:trPr>
        <w:tc>
          <w:tcPr>
            <w:tcW w:w="1092" w:type="pct"/>
            <w:tcBorders>
              <w:top w:val="single" w:sz="4" w:space="0" w:color="auto"/>
              <w:bottom w:val="nil"/>
            </w:tcBorders>
            <w:shd w:val="clear" w:color="auto" w:fill="auto"/>
            <w:noWrap/>
            <w:vAlign w:val="bottom"/>
          </w:tcPr>
          <w:p w14:paraId="7F87A924" w14:textId="77777777" w:rsidR="003F0292" w:rsidRPr="00ED3698" w:rsidRDefault="003F0292" w:rsidP="007B1E2A">
            <w:pPr>
              <w:spacing w:before="0" w:after="0"/>
              <w:rPr>
                <w:i/>
                <w:color w:val="000000"/>
                <w:sz w:val="22"/>
                <w:szCs w:val="22"/>
              </w:rPr>
            </w:pPr>
            <w:r w:rsidRPr="00ED3698">
              <w:rPr>
                <w:i/>
                <w:color w:val="000000"/>
                <w:sz w:val="22"/>
                <w:szCs w:val="22"/>
              </w:rPr>
              <w:t>Mineral</w:t>
            </w:r>
          </w:p>
        </w:tc>
        <w:tc>
          <w:tcPr>
            <w:tcW w:w="1346" w:type="pct"/>
            <w:tcBorders>
              <w:top w:val="single" w:sz="4" w:space="0" w:color="auto"/>
              <w:bottom w:val="nil"/>
            </w:tcBorders>
            <w:shd w:val="clear" w:color="auto" w:fill="auto"/>
            <w:noWrap/>
          </w:tcPr>
          <w:p w14:paraId="1270CF4E" w14:textId="77777777" w:rsidR="003F0292" w:rsidRPr="00ED3698" w:rsidRDefault="003F0292" w:rsidP="007B1E2A">
            <w:pPr>
              <w:spacing w:before="0" w:after="0"/>
              <w:jc w:val="center"/>
              <w:rPr>
                <w:i/>
              </w:rPr>
            </w:pPr>
          </w:p>
        </w:tc>
        <w:tc>
          <w:tcPr>
            <w:tcW w:w="957" w:type="pct"/>
            <w:tcBorders>
              <w:top w:val="single" w:sz="4" w:space="0" w:color="auto"/>
              <w:bottom w:val="nil"/>
            </w:tcBorders>
          </w:tcPr>
          <w:p w14:paraId="0CCD9551" w14:textId="77777777" w:rsidR="003F0292" w:rsidRPr="00ED3698" w:rsidRDefault="003F0292" w:rsidP="007B1E2A">
            <w:pPr>
              <w:spacing w:before="0" w:after="0"/>
              <w:jc w:val="center"/>
              <w:rPr>
                <w:i/>
              </w:rPr>
            </w:pPr>
          </w:p>
        </w:tc>
        <w:tc>
          <w:tcPr>
            <w:tcW w:w="833" w:type="pct"/>
            <w:tcBorders>
              <w:top w:val="single" w:sz="4" w:space="0" w:color="auto"/>
              <w:bottom w:val="nil"/>
            </w:tcBorders>
            <w:vAlign w:val="center"/>
          </w:tcPr>
          <w:p w14:paraId="45E5FDD2" w14:textId="77777777" w:rsidR="003F0292" w:rsidRPr="00ED3698" w:rsidRDefault="003F0292" w:rsidP="003F0292">
            <w:pPr>
              <w:spacing w:before="0" w:after="0"/>
              <w:jc w:val="center"/>
              <w:rPr>
                <w:i/>
              </w:rPr>
            </w:pPr>
          </w:p>
        </w:tc>
        <w:tc>
          <w:tcPr>
            <w:tcW w:w="772" w:type="pct"/>
            <w:tcBorders>
              <w:top w:val="single" w:sz="4" w:space="0" w:color="auto"/>
              <w:bottom w:val="nil"/>
            </w:tcBorders>
            <w:shd w:val="clear" w:color="auto" w:fill="auto"/>
            <w:noWrap/>
          </w:tcPr>
          <w:p w14:paraId="23474060" w14:textId="77777777" w:rsidR="003F0292" w:rsidRPr="00ED3698" w:rsidRDefault="003F0292" w:rsidP="007B1E2A">
            <w:pPr>
              <w:spacing w:before="0" w:after="0"/>
              <w:rPr>
                <w:i/>
                <w:color w:val="000000"/>
                <w:lang w:eastAsia="en-CA"/>
              </w:rPr>
            </w:pPr>
          </w:p>
        </w:tc>
      </w:tr>
      <w:tr w:rsidR="003F0292" w:rsidRPr="00ED3698" w14:paraId="207435F9" w14:textId="77777777" w:rsidTr="002B004B">
        <w:trPr>
          <w:trHeight w:val="300"/>
          <w:jc w:val="center"/>
        </w:trPr>
        <w:tc>
          <w:tcPr>
            <w:tcW w:w="1092" w:type="pct"/>
            <w:tcBorders>
              <w:top w:val="nil"/>
              <w:bottom w:val="single" w:sz="4" w:space="0" w:color="auto"/>
            </w:tcBorders>
            <w:shd w:val="clear" w:color="auto" w:fill="auto"/>
            <w:noWrap/>
            <w:vAlign w:val="bottom"/>
          </w:tcPr>
          <w:p w14:paraId="09494B22" w14:textId="77777777" w:rsidR="003F0292" w:rsidRPr="00ED3698" w:rsidRDefault="003F0292" w:rsidP="007B1E2A">
            <w:pPr>
              <w:spacing w:before="0" w:after="0"/>
              <w:rPr>
                <w:color w:val="000000"/>
                <w:sz w:val="22"/>
                <w:szCs w:val="22"/>
              </w:rPr>
            </w:pPr>
            <w:r w:rsidRPr="00ED3698">
              <w:rPr>
                <w:color w:val="000000"/>
                <w:sz w:val="22"/>
                <w:szCs w:val="22"/>
              </w:rPr>
              <w:t>Calcite</w:t>
            </w:r>
          </w:p>
        </w:tc>
        <w:tc>
          <w:tcPr>
            <w:tcW w:w="1346" w:type="pct"/>
            <w:tcBorders>
              <w:top w:val="nil"/>
              <w:bottom w:val="single" w:sz="4" w:space="0" w:color="auto"/>
            </w:tcBorders>
            <w:shd w:val="clear" w:color="auto" w:fill="auto"/>
            <w:noWrap/>
          </w:tcPr>
          <w:p w14:paraId="5BD41983" w14:textId="77777777" w:rsidR="003F0292" w:rsidRPr="00ED3698" w:rsidRDefault="003F0292" w:rsidP="007B1E2A">
            <w:pPr>
              <w:spacing w:before="0" w:after="0"/>
              <w:jc w:val="center"/>
            </w:pPr>
            <w:r>
              <w:t>0.30</w:t>
            </w:r>
          </w:p>
        </w:tc>
        <w:tc>
          <w:tcPr>
            <w:tcW w:w="957" w:type="pct"/>
            <w:tcBorders>
              <w:top w:val="nil"/>
              <w:bottom w:val="single" w:sz="4" w:space="0" w:color="auto"/>
            </w:tcBorders>
          </w:tcPr>
          <w:p w14:paraId="72E39F56" w14:textId="77777777" w:rsidR="003F0292" w:rsidRPr="00ED3698" w:rsidRDefault="003F0292" w:rsidP="007B1E2A">
            <w:pPr>
              <w:spacing w:before="0" w:after="0"/>
              <w:jc w:val="center"/>
            </w:pPr>
            <w:r w:rsidRPr="00ED3698">
              <w:t>-</w:t>
            </w:r>
          </w:p>
        </w:tc>
        <w:tc>
          <w:tcPr>
            <w:tcW w:w="833" w:type="pct"/>
            <w:tcBorders>
              <w:top w:val="nil"/>
              <w:bottom w:val="single" w:sz="4" w:space="0" w:color="auto"/>
            </w:tcBorders>
            <w:vAlign w:val="center"/>
          </w:tcPr>
          <w:p w14:paraId="2164A3E6" w14:textId="77777777" w:rsidR="003F0292" w:rsidRPr="00ED3698" w:rsidRDefault="003F0292" w:rsidP="003F0292">
            <w:pPr>
              <w:spacing w:before="0" w:after="0"/>
              <w:jc w:val="center"/>
            </w:pPr>
            <w:r w:rsidRPr="00ED3698">
              <w:t>-</w:t>
            </w:r>
          </w:p>
        </w:tc>
        <w:tc>
          <w:tcPr>
            <w:tcW w:w="772" w:type="pct"/>
            <w:tcBorders>
              <w:top w:val="nil"/>
              <w:bottom w:val="single" w:sz="4" w:space="0" w:color="auto"/>
            </w:tcBorders>
            <w:shd w:val="clear" w:color="auto" w:fill="auto"/>
            <w:noWrap/>
          </w:tcPr>
          <w:p w14:paraId="2CF0798F" w14:textId="77777777" w:rsidR="003F0292" w:rsidRPr="00ED3698" w:rsidRDefault="003F0292" w:rsidP="007B1E2A">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3F0292" w:rsidRPr="00ED3698" w14:paraId="248ECB87" w14:textId="77777777" w:rsidTr="002B004B">
        <w:trPr>
          <w:trHeight w:val="300"/>
          <w:jc w:val="center"/>
        </w:trPr>
        <w:tc>
          <w:tcPr>
            <w:tcW w:w="2438" w:type="pct"/>
            <w:gridSpan w:val="2"/>
            <w:tcBorders>
              <w:top w:val="single" w:sz="4" w:space="0" w:color="auto"/>
              <w:bottom w:val="nil"/>
            </w:tcBorders>
            <w:shd w:val="clear" w:color="auto" w:fill="auto"/>
            <w:noWrap/>
            <w:vAlign w:val="bottom"/>
          </w:tcPr>
          <w:p w14:paraId="25474ED3" w14:textId="77777777" w:rsidR="003F0292" w:rsidRPr="00ED3698" w:rsidRDefault="003F0292" w:rsidP="00FF7422">
            <w:pPr>
              <w:spacing w:before="0" w:after="0"/>
              <w:jc w:val="left"/>
            </w:pPr>
            <w:r w:rsidRPr="00ED3698">
              <w:rPr>
                <w:i/>
                <w:color w:val="000000"/>
                <w:sz w:val="22"/>
                <w:szCs w:val="22"/>
              </w:rPr>
              <w:t>Hydraulic condition</w:t>
            </w:r>
          </w:p>
        </w:tc>
        <w:tc>
          <w:tcPr>
            <w:tcW w:w="957" w:type="pct"/>
            <w:tcBorders>
              <w:top w:val="single" w:sz="4" w:space="0" w:color="auto"/>
              <w:bottom w:val="nil"/>
            </w:tcBorders>
          </w:tcPr>
          <w:p w14:paraId="3BA7C56D" w14:textId="77777777" w:rsidR="003F0292" w:rsidRPr="00ED3698" w:rsidRDefault="003F0292" w:rsidP="007B1E2A">
            <w:pPr>
              <w:spacing w:before="0" w:after="0"/>
              <w:jc w:val="center"/>
            </w:pPr>
          </w:p>
        </w:tc>
        <w:tc>
          <w:tcPr>
            <w:tcW w:w="833" w:type="pct"/>
            <w:tcBorders>
              <w:top w:val="single" w:sz="4" w:space="0" w:color="auto"/>
              <w:bottom w:val="nil"/>
            </w:tcBorders>
            <w:vAlign w:val="center"/>
          </w:tcPr>
          <w:p w14:paraId="2E4DB918" w14:textId="77777777" w:rsidR="003F0292" w:rsidRPr="00ED3698" w:rsidRDefault="003F0292" w:rsidP="003F0292">
            <w:pPr>
              <w:spacing w:before="0" w:after="0"/>
              <w:jc w:val="center"/>
            </w:pPr>
          </w:p>
        </w:tc>
        <w:tc>
          <w:tcPr>
            <w:tcW w:w="772" w:type="pct"/>
            <w:tcBorders>
              <w:top w:val="single" w:sz="4" w:space="0" w:color="auto"/>
              <w:bottom w:val="nil"/>
            </w:tcBorders>
            <w:shd w:val="clear" w:color="auto" w:fill="auto"/>
            <w:noWrap/>
          </w:tcPr>
          <w:p w14:paraId="76C2A708" w14:textId="77777777" w:rsidR="003F0292" w:rsidRPr="00ED3698" w:rsidRDefault="003F0292" w:rsidP="007B1E2A">
            <w:pPr>
              <w:spacing w:before="0" w:after="0"/>
              <w:rPr>
                <w:color w:val="000000"/>
                <w:lang w:eastAsia="en-CA"/>
              </w:rPr>
            </w:pPr>
          </w:p>
        </w:tc>
      </w:tr>
      <w:tr w:rsidR="003F0292" w:rsidRPr="00ED3698" w14:paraId="015BFF7A" w14:textId="77777777" w:rsidTr="002B004B">
        <w:trPr>
          <w:trHeight w:val="300"/>
          <w:jc w:val="center"/>
        </w:trPr>
        <w:tc>
          <w:tcPr>
            <w:tcW w:w="1092" w:type="pct"/>
            <w:tcBorders>
              <w:top w:val="nil"/>
              <w:bottom w:val="single" w:sz="4" w:space="0" w:color="auto"/>
            </w:tcBorders>
            <w:shd w:val="clear" w:color="auto" w:fill="auto"/>
            <w:noWrap/>
            <w:vAlign w:val="bottom"/>
          </w:tcPr>
          <w:p w14:paraId="1522C9FF" w14:textId="77777777" w:rsidR="003F0292" w:rsidRPr="00ED3698" w:rsidRDefault="003F0292" w:rsidP="007B1E2A">
            <w:pPr>
              <w:spacing w:before="0" w:after="0"/>
              <w:rPr>
                <w:color w:val="000000"/>
                <w:sz w:val="22"/>
                <w:szCs w:val="22"/>
              </w:rPr>
            </w:pPr>
            <w:r w:rsidRPr="00ED3698">
              <w:rPr>
                <w:color w:val="000000"/>
                <w:sz w:val="22"/>
                <w:szCs w:val="22"/>
              </w:rPr>
              <w:t>Hydraulic head</w:t>
            </w:r>
          </w:p>
        </w:tc>
        <w:tc>
          <w:tcPr>
            <w:tcW w:w="1346" w:type="pct"/>
            <w:tcBorders>
              <w:top w:val="nil"/>
              <w:bottom w:val="single" w:sz="4" w:space="0" w:color="auto"/>
            </w:tcBorders>
            <w:shd w:val="clear" w:color="auto" w:fill="auto"/>
            <w:noWrap/>
          </w:tcPr>
          <w:p w14:paraId="72ABE7D7" w14:textId="77777777" w:rsidR="003F0292" w:rsidRPr="00ED3698" w:rsidRDefault="003F0292" w:rsidP="007B1E2A">
            <w:pPr>
              <w:spacing w:before="0" w:after="0"/>
              <w:jc w:val="center"/>
            </w:pPr>
            <w:r w:rsidRPr="00ED3698">
              <w:t>0.0</w:t>
            </w:r>
          </w:p>
        </w:tc>
        <w:tc>
          <w:tcPr>
            <w:tcW w:w="957" w:type="pct"/>
            <w:tcBorders>
              <w:top w:val="nil"/>
              <w:bottom w:val="single" w:sz="4" w:space="0" w:color="auto"/>
            </w:tcBorders>
          </w:tcPr>
          <w:p w14:paraId="47EA29C0" w14:textId="77777777" w:rsidR="003F0292" w:rsidRPr="00ED3698" w:rsidRDefault="003F0292" w:rsidP="003F0292">
            <w:pPr>
              <w:spacing w:before="0" w:after="0"/>
              <w:jc w:val="center"/>
            </w:pPr>
            <w:r w:rsidRPr="00ED3698">
              <w:t>0.00</w:t>
            </w:r>
            <w:r>
              <w:t>7 (first)</w:t>
            </w:r>
          </w:p>
        </w:tc>
        <w:tc>
          <w:tcPr>
            <w:tcW w:w="833" w:type="pct"/>
            <w:tcBorders>
              <w:top w:val="nil"/>
              <w:bottom w:val="single" w:sz="4" w:space="0" w:color="auto"/>
            </w:tcBorders>
            <w:vAlign w:val="center"/>
          </w:tcPr>
          <w:p w14:paraId="7D509452" w14:textId="77777777" w:rsidR="003F0292" w:rsidRPr="00ED3698" w:rsidRDefault="003F0292" w:rsidP="003F0292">
            <w:pPr>
              <w:spacing w:before="0" w:after="0"/>
              <w:jc w:val="center"/>
            </w:pPr>
            <w:r w:rsidRPr="00ED3698">
              <w:t>0.0</w:t>
            </w:r>
            <w:r>
              <w:t xml:space="preserve"> (first)</w:t>
            </w:r>
          </w:p>
        </w:tc>
        <w:tc>
          <w:tcPr>
            <w:tcW w:w="772" w:type="pct"/>
            <w:tcBorders>
              <w:top w:val="nil"/>
              <w:bottom w:val="single" w:sz="4" w:space="0" w:color="auto"/>
            </w:tcBorders>
            <w:shd w:val="clear" w:color="auto" w:fill="auto"/>
            <w:noWrap/>
          </w:tcPr>
          <w:p w14:paraId="17570B5F" w14:textId="77777777" w:rsidR="003F0292" w:rsidRPr="00ED3698" w:rsidRDefault="003F0292" w:rsidP="007B1E2A">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41649521" w14:textId="77777777" w:rsidR="00AA22E8" w:rsidRPr="00ED3698" w:rsidRDefault="00AA22E8" w:rsidP="007B1E2A">
      <w:pPr>
        <w:pStyle w:val="Simpleline"/>
      </w:pPr>
    </w:p>
    <w:p w14:paraId="4AB9FA77" w14:textId="77777777" w:rsidR="00AA22E8" w:rsidRPr="00ED3698" w:rsidRDefault="00AA22E8" w:rsidP="009D54B1">
      <w:pPr>
        <w:pStyle w:val="StyleHeading4Bold"/>
      </w:pPr>
      <w:bookmarkStart w:id="435" w:name="_Toc520374537"/>
      <w:r w:rsidRPr="00ED3698">
        <w:t>Parameters</w:t>
      </w:r>
      <w:bookmarkEnd w:id="435"/>
    </w:p>
    <w:p w14:paraId="5BCA869D" w14:textId="47FD585D" w:rsidR="00AA22E8" w:rsidRDefault="00AA22E8" w:rsidP="00AA22E8">
      <w:r w:rsidRPr="00ED3698">
        <w:t>The parameters of the porous medi</w:t>
      </w:r>
      <w:r w:rsidR="002B004B">
        <w:t>um</w:t>
      </w:r>
      <w:r w:rsidRPr="00ED3698">
        <w:t xml:space="preserve"> are: porosity </w:t>
      </w:r>
      <w:r w:rsidR="002B004B">
        <w:t xml:space="preserve">is </w:t>
      </w:r>
      <w:r w:rsidRPr="00ED3698">
        <w:t xml:space="preserve">0.35, hydraulic conductivity </w:t>
      </w:r>
      <w:r w:rsidR="002B004B">
        <w:t xml:space="preserve">is </w:t>
      </w:r>
      <w:r w:rsidRPr="00ED3698">
        <w:t>1.16</w:t>
      </w:r>
      <w:r w:rsidRPr="007E11F0">
        <w:t>×10</w:t>
      </w:r>
      <w:r w:rsidRPr="007E11F0">
        <w:rPr>
          <w:vertAlign w:val="superscript"/>
        </w:rPr>
        <w:t>-</w:t>
      </w:r>
      <w:r>
        <w:rPr>
          <w:vertAlign w:val="superscript"/>
        </w:rPr>
        <w:t>4</w:t>
      </w:r>
      <w:r w:rsidRPr="00ED3698">
        <w:t> m s</w:t>
      </w:r>
      <w:r w:rsidRPr="00ED3698">
        <w:rPr>
          <w:vertAlign w:val="superscript"/>
        </w:rPr>
        <w:t>-1</w:t>
      </w:r>
      <w:r>
        <w:t xml:space="preserve">, longitudinal dispersivity </w:t>
      </w:r>
      <w:r w:rsidR="002B004B">
        <w:t xml:space="preserve">is </w:t>
      </w:r>
      <w:r>
        <w:t>0.0</w:t>
      </w:r>
      <w:r w:rsidRPr="00ED3698">
        <w:t xml:space="preserve"> m, </w:t>
      </w:r>
      <w:r w:rsidR="007F64A5">
        <w:t xml:space="preserve">and the </w:t>
      </w:r>
      <w:r w:rsidR="000B7870">
        <w:t>diffusion coefficient</w:t>
      </w:r>
      <w:r w:rsidRPr="00ED3698">
        <w:t xml:space="preserve"> is </w:t>
      </w:r>
      <w:r w:rsidR="007F64A5">
        <w:t xml:space="preserve">set to </w:t>
      </w:r>
      <w:r w:rsidRPr="00ED3698">
        <w:t>0</w:t>
      </w:r>
      <w:r w:rsidR="007F64A5">
        <w:t xml:space="preserve"> m</w:t>
      </w:r>
      <w:r w:rsidR="007F64A5" w:rsidRPr="007F64A5">
        <w:rPr>
          <w:vertAlign w:val="subscript"/>
        </w:rPr>
        <w:t>2</w:t>
      </w:r>
      <w:r w:rsidR="007F64A5">
        <w:t xml:space="preserve"> s</w:t>
      </w:r>
      <w:r w:rsidR="007F64A5" w:rsidRPr="007F64A5">
        <w:rPr>
          <w:vertAlign w:val="superscript"/>
        </w:rPr>
        <w:t>-1</w:t>
      </w:r>
      <w:r w:rsidR="004474F5">
        <w:t xml:space="preserve">.  </w:t>
      </w:r>
      <w:r>
        <w:t>Calcite is the only mineral considered in the benchmark</w:t>
      </w:r>
      <w:r w:rsidR="004474F5">
        <w:rPr>
          <w:rFonts w:hint="eastAsia"/>
          <w:lang w:eastAsia="zh-CN"/>
        </w:rPr>
        <w:t xml:space="preserve">.  </w:t>
      </w:r>
      <w:r w:rsidR="00D54C42">
        <w:rPr>
          <w:rFonts w:hint="eastAsia"/>
          <w:lang w:eastAsia="zh-CN"/>
        </w:rPr>
        <w:t xml:space="preserve">Calcite dissolution is surface </w:t>
      </w:r>
      <w:r w:rsidR="00D54C42">
        <w:rPr>
          <w:lang w:eastAsia="zh-CN"/>
        </w:rPr>
        <w:t>controlled</w:t>
      </w:r>
      <w:r w:rsidR="004474F5">
        <w:rPr>
          <w:rFonts w:hint="eastAsia"/>
          <w:lang w:eastAsia="zh-CN"/>
        </w:rPr>
        <w:t xml:space="preserve">.  </w:t>
      </w:r>
      <w:r w:rsidR="00D54C42">
        <w:rPr>
          <w:rFonts w:hint="eastAsia"/>
          <w:lang w:eastAsia="zh-CN"/>
        </w:rPr>
        <w:t>The chemical reaction equation and kinetic</w:t>
      </w:r>
      <w:r>
        <w:t xml:space="preserve"> parameters are provided in </w:t>
      </w:r>
      <w:r w:rsidR="005F5019">
        <w:fldChar w:fldCharType="begin"/>
      </w:r>
      <w:r>
        <w:instrText xml:space="preserve"> REF _Ref361833249 \h </w:instrText>
      </w:r>
      <w:r w:rsidR="005F5019">
        <w:fldChar w:fldCharType="separate"/>
      </w:r>
      <w:r w:rsidR="00B560DA" w:rsidRPr="00ED3698">
        <w:t xml:space="preserve">Table </w:t>
      </w:r>
      <w:r w:rsidR="00B560DA">
        <w:rPr>
          <w:noProof/>
        </w:rPr>
        <w:t>2</w:t>
      </w:r>
      <w:r w:rsidR="00B560DA">
        <w:t>.</w:t>
      </w:r>
      <w:r w:rsidR="00B560DA">
        <w:rPr>
          <w:noProof/>
        </w:rPr>
        <w:t>46</w:t>
      </w:r>
      <w:r w:rsidR="005F5019">
        <w:fldChar w:fldCharType="end"/>
      </w:r>
      <w:r>
        <w:t xml:space="preserve"> and </w:t>
      </w:r>
      <w:r w:rsidR="005F5019">
        <w:fldChar w:fldCharType="begin"/>
      </w:r>
      <w:r>
        <w:instrText xml:space="preserve"> REF _Ref361833263 \h </w:instrText>
      </w:r>
      <w:r w:rsidR="005F5019">
        <w:fldChar w:fldCharType="separate"/>
      </w:r>
      <w:r w:rsidR="00B560DA" w:rsidRPr="00ED3698">
        <w:t xml:space="preserve">Table </w:t>
      </w:r>
      <w:r w:rsidR="00B560DA">
        <w:rPr>
          <w:noProof/>
        </w:rPr>
        <w:t>2</w:t>
      </w:r>
      <w:r w:rsidR="00B560DA">
        <w:t>.</w:t>
      </w:r>
      <w:r w:rsidR="00B560DA">
        <w:rPr>
          <w:noProof/>
        </w:rPr>
        <w:t>47</w:t>
      </w:r>
      <w:r w:rsidR="005F5019">
        <w:fldChar w:fldCharType="end"/>
      </w:r>
      <w:r w:rsidR="00D54C42">
        <w:rPr>
          <w:rFonts w:hint="eastAsia"/>
          <w:lang w:eastAsia="zh-CN"/>
        </w:rPr>
        <w:t xml:space="preserve"> (see section </w:t>
      </w:r>
      <w:r w:rsidR="00BB2CD5">
        <w:rPr>
          <w:lang w:eastAsia="zh-CN"/>
        </w:rPr>
        <w:t>4.6.1 in the user manua</w:t>
      </w:r>
      <w:r w:rsidR="00E458E4">
        <w:rPr>
          <w:lang w:eastAsia="zh-CN"/>
        </w:rPr>
        <w:t>l).</w:t>
      </w:r>
    </w:p>
    <w:p w14:paraId="039B17A5" w14:textId="4EA94C8F" w:rsidR="00AA22E8" w:rsidRPr="00AB60F3" w:rsidRDefault="00AA22E8" w:rsidP="00AE6CCB">
      <w:pPr>
        <w:pStyle w:val="StyleCaptionTableCaptionBold"/>
      </w:pPr>
      <w:bookmarkStart w:id="436" w:name="_Ref361833249"/>
      <w:bookmarkStart w:id="437" w:name="_Toc520374922"/>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46</w:t>
      </w:r>
      <w:r w:rsidR="00FE1AD3">
        <w:fldChar w:fldCharType="end"/>
      </w:r>
      <w:bookmarkEnd w:id="436"/>
      <w:r w:rsidR="00767E37">
        <w:t xml:space="preserve">: </w:t>
      </w:r>
      <w:r w:rsidR="002B004B">
        <w:t>Thermodynamic m</w:t>
      </w:r>
      <w:r w:rsidRPr="00AB60F3">
        <w:t>ineral reaction parameters</w:t>
      </w:r>
      <w:bookmarkEnd w:id="437"/>
    </w:p>
    <w:tbl>
      <w:tblPr>
        <w:tblW w:w="5000" w:type="pct"/>
        <w:tblBorders>
          <w:top w:val="single" w:sz="4" w:space="0" w:color="auto"/>
          <w:bottom w:val="single" w:sz="4" w:space="0" w:color="auto"/>
        </w:tblBorders>
        <w:tblLook w:val="04A0" w:firstRow="1" w:lastRow="0" w:firstColumn="1" w:lastColumn="0" w:noHBand="0" w:noVBand="1"/>
      </w:tblPr>
      <w:tblGrid>
        <w:gridCol w:w="1364"/>
        <w:gridCol w:w="6288"/>
        <w:gridCol w:w="988"/>
      </w:tblGrid>
      <w:tr w:rsidR="00AA22E8" w:rsidRPr="001550D8" w14:paraId="486FC17D" w14:textId="77777777" w:rsidTr="002B004B">
        <w:tc>
          <w:tcPr>
            <w:tcW w:w="789" w:type="pct"/>
            <w:tcBorders>
              <w:bottom w:val="single" w:sz="4" w:space="0" w:color="auto"/>
            </w:tcBorders>
            <w:shd w:val="clear" w:color="auto" w:fill="D9D9D9" w:themeFill="background1" w:themeFillShade="D9"/>
            <w:vAlign w:val="center"/>
          </w:tcPr>
          <w:p w14:paraId="6FE6C9EA" w14:textId="77777777" w:rsidR="00AA22E8" w:rsidRPr="00CE2FE4" w:rsidRDefault="00AA22E8" w:rsidP="007B1E2A">
            <w:pPr>
              <w:spacing w:before="0" w:after="0"/>
              <w:ind w:left="318" w:hanging="284"/>
              <w:rPr>
                <w:b/>
              </w:rPr>
            </w:pPr>
            <w:r w:rsidRPr="00CE2FE4">
              <w:rPr>
                <w:b/>
              </w:rPr>
              <w:t>Mineral</w:t>
            </w:r>
          </w:p>
        </w:tc>
        <w:tc>
          <w:tcPr>
            <w:tcW w:w="3639" w:type="pct"/>
            <w:tcBorders>
              <w:bottom w:val="single" w:sz="4" w:space="0" w:color="auto"/>
            </w:tcBorders>
            <w:shd w:val="clear" w:color="auto" w:fill="D9D9D9" w:themeFill="background1" w:themeFillShade="D9"/>
            <w:vAlign w:val="center"/>
          </w:tcPr>
          <w:p w14:paraId="03DCFFF6" w14:textId="77777777" w:rsidR="00AA22E8" w:rsidRPr="00CE2FE4" w:rsidRDefault="00AA22E8" w:rsidP="007B1E2A">
            <w:pPr>
              <w:spacing w:before="0" w:after="0"/>
              <w:jc w:val="center"/>
              <w:rPr>
                <w:b/>
              </w:rPr>
            </w:pPr>
            <w:r w:rsidRPr="00CE2FE4">
              <w:rPr>
                <w:b/>
              </w:rPr>
              <w:t>Reaction</w:t>
            </w:r>
          </w:p>
        </w:tc>
        <w:tc>
          <w:tcPr>
            <w:tcW w:w="572" w:type="pct"/>
            <w:tcBorders>
              <w:bottom w:val="single" w:sz="4" w:space="0" w:color="auto"/>
            </w:tcBorders>
            <w:shd w:val="clear" w:color="auto" w:fill="D9D9D9" w:themeFill="background1" w:themeFillShade="D9"/>
            <w:vAlign w:val="center"/>
          </w:tcPr>
          <w:p w14:paraId="50542DD9" w14:textId="77777777" w:rsidR="00AA22E8" w:rsidRPr="00CE2FE4" w:rsidRDefault="00AA22E8" w:rsidP="007B1E2A">
            <w:pPr>
              <w:spacing w:before="0" w:after="0"/>
              <w:jc w:val="center"/>
              <w:rPr>
                <w:b/>
                <w:lang w:eastAsia="zh-CN"/>
              </w:rPr>
            </w:pPr>
            <w:r w:rsidRPr="00CE2FE4">
              <w:rPr>
                <w:b/>
              </w:rPr>
              <w:t>logK</w:t>
            </w:r>
            <w:r w:rsidRPr="00CE2FE4">
              <w:rPr>
                <w:rFonts w:hint="eastAsia"/>
                <w:b/>
                <w:vertAlign w:val="subscript"/>
                <w:lang w:eastAsia="zh-CN"/>
              </w:rPr>
              <w:t>25</w:t>
            </w:r>
          </w:p>
        </w:tc>
      </w:tr>
      <w:tr w:rsidR="00AA22E8" w14:paraId="063DC275" w14:textId="77777777" w:rsidTr="002B004B">
        <w:tc>
          <w:tcPr>
            <w:tcW w:w="789" w:type="pct"/>
            <w:tcBorders>
              <w:top w:val="single" w:sz="4" w:space="0" w:color="auto"/>
              <w:bottom w:val="single" w:sz="4" w:space="0" w:color="auto"/>
            </w:tcBorders>
            <w:shd w:val="clear" w:color="auto" w:fill="auto"/>
            <w:vAlign w:val="center"/>
          </w:tcPr>
          <w:p w14:paraId="025EA238" w14:textId="77777777" w:rsidR="00AA22E8" w:rsidRPr="003F0292" w:rsidRDefault="00AA22E8" w:rsidP="007B1E2A">
            <w:pPr>
              <w:spacing w:before="0" w:after="0"/>
              <w:ind w:left="318" w:hanging="284"/>
              <w:rPr>
                <w:szCs w:val="24"/>
              </w:rPr>
            </w:pPr>
            <w:r w:rsidRPr="003F0292">
              <w:rPr>
                <w:szCs w:val="24"/>
              </w:rPr>
              <w:t>Calcite</w:t>
            </w:r>
          </w:p>
        </w:tc>
        <w:tc>
          <w:tcPr>
            <w:tcW w:w="3639" w:type="pct"/>
            <w:tcBorders>
              <w:top w:val="single" w:sz="4" w:space="0" w:color="auto"/>
              <w:bottom w:val="single" w:sz="4" w:space="0" w:color="auto"/>
            </w:tcBorders>
            <w:shd w:val="clear" w:color="auto" w:fill="auto"/>
            <w:vAlign w:val="center"/>
          </w:tcPr>
          <w:p w14:paraId="0381EE9A" w14:textId="77777777" w:rsidR="00AA22E8" w:rsidRPr="003F0292" w:rsidRDefault="00AA22E8" w:rsidP="007B1E2A">
            <w:pPr>
              <w:spacing w:before="0" w:after="0"/>
              <w:rPr>
                <w:szCs w:val="24"/>
              </w:rPr>
            </w:pPr>
            <w:r w:rsidRPr="003F0292">
              <w:rPr>
                <w:rFonts w:eastAsia="Calibri"/>
                <w:szCs w:val="24"/>
                <w:lang w:val="en-CA"/>
              </w:rPr>
              <w:t>Ca</w:t>
            </w:r>
            <w:r w:rsidRPr="003F0292">
              <w:rPr>
                <w:rFonts w:eastAsia="Calibri"/>
                <w:szCs w:val="24"/>
                <w:vertAlign w:val="superscript"/>
                <w:lang w:val="en-CA"/>
              </w:rPr>
              <w:t>2+</w:t>
            </w:r>
            <w:r w:rsidRPr="003F0292">
              <w:rPr>
                <w:rFonts w:eastAsia="Calibri"/>
                <w:szCs w:val="24"/>
                <w:lang w:val="en-CA"/>
              </w:rPr>
              <w:t xml:space="preserve"> + CO</w:t>
            </w:r>
            <w:r w:rsidRPr="003F0292">
              <w:rPr>
                <w:rFonts w:eastAsia="Calibri"/>
                <w:szCs w:val="24"/>
                <w:vertAlign w:val="subscript"/>
                <w:lang w:val="en-CA"/>
              </w:rPr>
              <w:t>3</w:t>
            </w:r>
            <w:r w:rsidRPr="003F0292">
              <w:rPr>
                <w:rFonts w:eastAsia="Calibri"/>
                <w:szCs w:val="24"/>
                <w:vertAlign w:val="superscript"/>
                <w:lang w:val="en-CA"/>
              </w:rPr>
              <w:t xml:space="preserve">2- </w:t>
            </w:r>
            <w:r w:rsidRPr="003F0292">
              <w:rPr>
                <w:rFonts w:eastAsia="Calibri"/>
                <w:szCs w:val="24"/>
                <w:lang w:val="en-CA"/>
              </w:rPr>
              <w:t>↔ CaCO</w:t>
            </w:r>
            <w:r w:rsidRPr="003F0292">
              <w:rPr>
                <w:rFonts w:eastAsia="Calibri"/>
                <w:szCs w:val="24"/>
                <w:vertAlign w:val="subscript"/>
                <w:lang w:val="en-CA"/>
              </w:rPr>
              <w:t>3</w:t>
            </w:r>
          </w:p>
        </w:tc>
        <w:tc>
          <w:tcPr>
            <w:tcW w:w="572" w:type="pct"/>
            <w:tcBorders>
              <w:top w:val="single" w:sz="4" w:space="0" w:color="auto"/>
              <w:bottom w:val="single" w:sz="4" w:space="0" w:color="auto"/>
            </w:tcBorders>
            <w:shd w:val="clear" w:color="auto" w:fill="auto"/>
            <w:vAlign w:val="center"/>
          </w:tcPr>
          <w:p w14:paraId="2AAB3C87" w14:textId="77777777" w:rsidR="00AA22E8" w:rsidRPr="00413204" w:rsidRDefault="00AA22E8" w:rsidP="007B1E2A">
            <w:pPr>
              <w:spacing w:before="0" w:after="0"/>
              <w:jc w:val="center"/>
              <w:rPr>
                <w:sz w:val="22"/>
                <w:szCs w:val="22"/>
              </w:rPr>
            </w:pPr>
            <w:r w:rsidRPr="00413204">
              <w:rPr>
                <w:sz w:val="22"/>
                <w:szCs w:val="22"/>
              </w:rPr>
              <w:t>8.4750</w:t>
            </w:r>
          </w:p>
        </w:tc>
      </w:tr>
    </w:tbl>
    <w:p w14:paraId="0A59A84F" w14:textId="7F4BC3E8" w:rsidR="00AA22E8" w:rsidRDefault="00AA22E8" w:rsidP="00AE6CCB">
      <w:pPr>
        <w:pStyle w:val="StyleCaptionTableCaptionBold"/>
      </w:pPr>
      <w:bookmarkStart w:id="438" w:name="_Ref361833263"/>
      <w:bookmarkStart w:id="439" w:name="_Toc520374923"/>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47</w:t>
      </w:r>
      <w:r w:rsidR="00FE1AD3">
        <w:fldChar w:fldCharType="end"/>
      </w:r>
      <w:bookmarkEnd w:id="438"/>
      <w:r w:rsidR="00767E37">
        <w:t xml:space="preserve">: </w:t>
      </w:r>
      <w:r>
        <w:t>K</w:t>
      </w:r>
      <w:r w:rsidRPr="007920AB">
        <w:t>inetic parameters f</w:t>
      </w:r>
      <w:r w:rsidR="002B004B">
        <w:t>or</w:t>
      </w:r>
      <w:r w:rsidRPr="007920AB">
        <w:t xml:space="preserve"> minerals</w:t>
      </w:r>
      <w:bookmarkEnd w:id="439"/>
    </w:p>
    <w:tbl>
      <w:tblPr>
        <w:tblW w:w="5000" w:type="pct"/>
        <w:tblBorders>
          <w:top w:val="single" w:sz="4" w:space="0" w:color="auto"/>
          <w:bottom w:val="single" w:sz="4" w:space="0" w:color="auto"/>
        </w:tblBorders>
        <w:tblLook w:val="04A0" w:firstRow="1" w:lastRow="0" w:firstColumn="1" w:lastColumn="0" w:noHBand="0" w:noVBand="1"/>
      </w:tblPr>
      <w:tblGrid>
        <w:gridCol w:w="1280"/>
        <w:gridCol w:w="2143"/>
        <w:gridCol w:w="1030"/>
        <w:gridCol w:w="1462"/>
        <w:gridCol w:w="1659"/>
        <w:gridCol w:w="1066"/>
      </w:tblGrid>
      <w:tr w:rsidR="00AA22E8" w:rsidRPr="001550D8" w14:paraId="3C9E22C4" w14:textId="77777777" w:rsidTr="002B004B">
        <w:tc>
          <w:tcPr>
            <w:tcW w:w="741" w:type="pct"/>
            <w:tcBorders>
              <w:top w:val="single" w:sz="4" w:space="0" w:color="auto"/>
              <w:bottom w:val="single" w:sz="4" w:space="0" w:color="auto"/>
            </w:tcBorders>
            <w:shd w:val="clear" w:color="auto" w:fill="D9D9D9" w:themeFill="background1" w:themeFillShade="D9"/>
            <w:vAlign w:val="center"/>
          </w:tcPr>
          <w:p w14:paraId="2C9A9775" w14:textId="77777777" w:rsidR="00AA22E8" w:rsidRPr="00CE2FE4" w:rsidRDefault="00AA22E8" w:rsidP="002B004B">
            <w:pPr>
              <w:spacing w:before="0" w:after="0"/>
              <w:ind w:left="318" w:hanging="284"/>
              <w:jc w:val="center"/>
              <w:rPr>
                <w:b/>
              </w:rPr>
            </w:pPr>
            <w:r w:rsidRPr="00CE2FE4">
              <w:rPr>
                <w:b/>
              </w:rPr>
              <w:t>Mineral</w:t>
            </w:r>
          </w:p>
        </w:tc>
        <w:tc>
          <w:tcPr>
            <w:tcW w:w="1240" w:type="pct"/>
            <w:tcBorders>
              <w:top w:val="single" w:sz="4" w:space="0" w:color="auto"/>
              <w:bottom w:val="single" w:sz="4" w:space="0" w:color="auto"/>
            </w:tcBorders>
            <w:shd w:val="clear" w:color="auto" w:fill="D9D9D9" w:themeFill="background1" w:themeFillShade="D9"/>
            <w:vAlign w:val="center"/>
          </w:tcPr>
          <w:p w14:paraId="41B140E7" w14:textId="77777777" w:rsidR="00AA22E8" w:rsidRPr="00640D7B" w:rsidRDefault="004E7FA7" w:rsidP="002B004B">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4813B47F" w14:textId="7261545B" w:rsidR="00AA22E8" w:rsidRPr="00CE2FE4" w:rsidRDefault="00AA22E8" w:rsidP="00B67497">
            <w:pPr>
              <w:spacing w:before="0" w:after="0"/>
              <w:jc w:val="center"/>
              <w:rPr>
                <w:b/>
              </w:rPr>
            </w:pPr>
            <w:r w:rsidRPr="00CE2FE4">
              <w:rPr>
                <w:b/>
              </w:rPr>
              <w:t>[</w:t>
            </w:r>
            <w:r w:rsidR="00B67497">
              <w:rPr>
                <w:b/>
              </w:rPr>
              <w:t>mol</w:t>
            </w:r>
            <w:r w:rsidRPr="00CE2FE4">
              <w:rPr>
                <w:b/>
              </w:rPr>
              <w:t xml:space="preserve"> mineral L</w:t>
            </w:r>
            <w:r w:rsidRPr="00CE2FE4">
              <w:rPr>
                <w:b/>
                <w:vertAlign w:val="superscript"/>
              </w:rPr>
              <w:t>-1</w:t>
            </w:r>
            <w:r w:rsidRPr="00CE2FE4">
              <w:rPr>
                <w:b/>
              </w:rPr>
              <w:t xml:space="preserve"> bulk</w:t>
            </w:r>
            <w:r w:rsidR="007D7C8B">
              <w:rPr>
                <w:b/>
              </w:rPr>
              <w:t xml:space="preserve"> s</w:t>
            </w:r>
            <w:r w:rsidR="007D7C8B" w:rsidRPr="00CE2FE4">
              <w:rPr>
                <w:b/>
                <w:vertAlign w:val="superscript"/>
              </w:rPr>
              <w:t>-1</w:t>
            </w:r>
            <w:r w:rsidRPr="00CE2FE4">
              <w:rPr>
                <w:b/>
              </w:rPr>
              <w:t>]</w:t>
            </w:r>
          </w:p>
        </w:tc>
        <w:tc>
          <w:tcPr>
            <w:tcW w:w="596" w:type="pct"/>
            <w:tcBorders>
              <w:top w:val="single" w:sz="4" w:space="0" w:color="auto"/>
              <w:bottom w:val="single" w:sz="4" w:space="0" w:color="auto"/>
            </w:tcBorders>
            <w:shd w:val="clear" w:color="auto" w:fill="D9D9D9" w:themeFill="background1" w:themeFillShade="D9"/>
            <w:vAlign w:val="center"/>
          </w:tcPr>
          <w:p w14:paraId="370054BD" w14:textId="77777777" w:rsidR="00AA22E8" w:rsidRPr="00CE2FE4" w:rsidRDefault="00AA22E8" w:rsidP="002B004B">
            <w:pPr>
              <w:spacing w:before="0" w:after="0"/>
              <w:jc w:val="center"/>
              <w:rPr>
                <w:b/>
              </w:rPr>
            </w:pPr>
            <w:r w:rsidRPr="00CE2FE4">
              <w:rPr>
                <w:b/>
              </w:rPr>
              <w:t>Density</w:t>
            </w:r>
          </w:p>
          <w:p w14:paraId="22BFA004" w14:textId="77777777" w:rsidR="00AA22E8" w:rsidRPr="00CE2FE4" w:rsidRDefault="00AA22E8" w:rsidP="002B004B">
            <w:pPr>
              <w:spacing w:before="0" w:after="0"/>
              <w:jc w:val="center"/>
              <w:rPr>
                <w:b/>
              </w:rPr>
            </w:pPr>
            <w:r w:rsidRPr="00CE2FE4">
              <w:rPr>
                <w:b/>
              </w:rPr>
              <w:t>[g cm</w:t>
            </w:r>
            <w:r w:rsidRPr="00CE2FE4">
              <w:rPr>
                <w:b/>
                <w:vertAlign w:val="superscript"/>
              </w:rPr>
              <w:t>-3</w:t>
            </w:r>
            <w:r w:rsidRPr="00CE2FE4">
              <w:rPr>
                <w:b/>
              </w:rPr>
              <w:t>]</w:t>
            </w:r>
          </w:p>
        </w:tc>
        <w:tc>
          <w:tcPr>
            <w:tcW w:w="846" w:type="pct"/>
            <w:tcBorders>
              <w:top w:val="single" w:sz="4" w:space="0" w:color="auto"/>
              <w:bottom w:val="single" w:sz="4" w:space="0" w:color="auto"/>
            </w:tcBorders>
            <w:shd w:val="clear" w:color="auto" w:fill="D9D9D9" w:themeFill="background1" w:themeFillShade="D9"/>
            <w:vAlign w:val="center"/>
          </w:tcPr>
          <w:p w14:paraId="2C6A8CA0" w14:textId="2704F860" w:rsidR="00AA22E8" w:rsidRPr="00CE2FE4" w:rsidRDefault="00AA22E8" w:rsidP="002B004B">
            <w:pPr>
              <w:spacing w:before="0" w:after="0"/>
              <w:jc w:val="center"/>
              <w:rPr>
                <w:b/>
              </w:rPr>
            </w:pPr>
            <w:r w:rsidRPr="00CE2FE4">
              <w:rPr>
                <w:b/>
              </w:rPr>
              <w:t>Mol</w:t>
            </w:r>
            <w:r w:rsidR="004474F5">
              <w:rPr>
                <w:b/>
              </w:rPr>
              <w:t xml:space="preserve">.  </w:t>
            </w:r>
            <w:r w:rsidRPr="00CE2FE4">
              <w:rPr>
                <w:b/>
              </w:rPr>
              <w:t>weight</w:t>
            </w:r>
          </w:p>
          <w:p w14:paraId="0EA1A16E" w14:textId="77777777" w:rsidR="00AA22E8" w:rsidRPr="00CE2FE4" w:rsidRDefault="00AA22E8" w:rsidP="002B004B">
            <w:pPr>
              <w:spacing w:before="0" w:after="0"/>
              <w:jc w:val="center"/>
              <w:rPr>
                <w:b/>
              </w:rPr>
            </w:pPr>
            <w:r w:rsidRPr="00CE2FE4">
              <w:rPr>
                <w:b/>
              </w:rPr>
              <w:t>[g mol</w:t>
            </w:r>
            <w:r w:rsidRPr="00CE2FE4">
              <w:rPr>
                <w:b/>
                <w:vertAlign w:val="superscript"/>
              </w:rPr>
              <w:t>-1</w:t>
            </w:r>
            <w:r w:rsidRPr="00CE2FE4">
              <w:rPr>
                <w:b/>
              </w:rPr>
              <w:t>]</w:t>
            </w:r>
          </w:p>
        </w:tc>
        <w:tc>
          <w:tcPr>
            <w:tcW w:w="960" w:type="pct"/>
            <w:tcBorders>
              <w:top w:val="single" w:sz="4" w:space="0" w:color="auto"/>
              <w:bottom w:val="single" w:sz="4" w:space="0" w:color="auto"/>
            </w:tcBorders>
            <w:shd w:val="clear" w:color="auto" w:fill="D9D9D9" w:themeFill="background1" w:themeFillShade="D9"/>
            <w:vAlign w:val="center"/>
          </w:tcPr>
          <w:p w14:paraId="69BAC17D" w14:textId="77777777" w:rsidR="00AA22E8" w:rsidRPr="00CE2FE4" w:rsidRDefault="00AA22E8" w:rsidP="002B004B">
            <w:pPr>
              <w:spacing w:before="0" w:after="0"/>
              <w:jc w:val="center"/>
              <w:rPr>
                <w:b/>
              </w:rPr>
            </w:pPr>
            <w:r w:rsidRPr="00CE2FE4">
              <w:rPr>
                <w:b/>
              </w:rPr>
              <w:t>Molar volume</w:t>
            </w:r>
          </w:p>
          <w:p w14:paraId="3C9DD205" w14:textId="77777777" w:rsidR="00AA22E8" w:rsidRPr="00CE2FE4" w:rsidRDefault="00AA22E8" w:rsidP="002B004B">
            <w:pPr>
              <w:spacing w:before="0" w:after="0"/>
              <w:jc w:val="center"/>
              <w:rPr>
                <w:b/>
              </w:rPr>
            </w:pPr>
            <w:r w:rsidRPr="00CE2FE4">
              <w:rPr>
                <w:b/>
              </w:rPr>
              <w:t>[cm</w:t>
            </w:r>
            <w:r w:rsidRPr="00CE2FE4">
              <w:rPr>
                <w:b/>
                <w:vertAlign w:val="superscript"/>
              </w:rPr>
              <w:t>3</w:t>
            </w:r>
            <w:r w:rsidRPr="00CE2FE4">
              <w:rPr>
                <w:b/>
              </w:rPr>
              <w:t xml:space="preserve"> mol</w:t>
            </w:r>
            <w:r w:rsidRPr="00CE2FE4">
              <w:rPr>
                <w:b/>
                <w:vertAlign w:val="superscript"/>
              </w:rPr>
              <w:t>-1</w:t>
            </w:r>
            <w:r w:rsidRPr="00CE2FE4">
              <w:rPr>
                <w:b/>
              </w:rPr>
              <w:t>]</w:t>
            </w:r>
          </w:p>
        </w:tc>
        <w:tc>
          <w:tcPr>
            <w:tcW w:w="617" w:type="pct"/>
            <w:tcBorders>
              <w:top w:val="single" w:sz="4" w:space="0" w:color="auto"/>
              <w:bottom w:val="single" w:sz="4" w:space="0" w:color="auto"/>
            </w:tcBorders>
            <w:shd w:val="clear" w:color="auto" w:fill="D9D9D9" w:themeFill="background1" w:themeFillShade="D9"/>
            <w:vAlign w:val="center"/>
          </w:tcPr>
          <w:p w14:paraId="0D8EDC17" w14:textId="77777777" w:rsidR="00AA22E8" w:rsidRPr="00CE2FE4" w:rsidRDefault="00AA22E8" w:rsidP="002B004B">
            <w:pPr>
              <w:spacing w:before="0" w:after="0"/>
              <w:jc w:val="center"/>
              <w:rPr>
                <w:b/>
              </w:rPr>
            </w:pPr>
            <w:r w:rsidRPr="00CE2FE4">
              <w:rPr>
                <w:b/>
              </w:rPr>
              <w:t>Update type</w:t>
            </w:r>
          </w:p>
        </w:tc>
      </w:tr>
      <w:tr w:rsidR="00AA22E8" w:rsidRPr="002B004B" w14:paraId="6C57A7E7" w14:textId="77777777" w:rsidTr="004449BC">
        <w:tc>
          <w:tcPr>
            <w:tcW w:w="741" w:type="pct"/>
            <w:tcBorders>
              <w:top w:val="single" w:sz="4" w:space="0" w:color="auto"/>
            </w:tcBorders>
            <w:shd w:val="clear" w:color="auto" w:fill="auto"/>
            <w:vAlign w:val="center"/>
          </w:tcPr>
          <w:p w14:paraId="19A88CD3" w14:textId="77777777" w:rsidR="00AA22E8" w:rsidRPr="002B004B" w:rsidRDefault="00AA22E8" w:rsidP="007B1E2A">
            <w:pPr>
              <w:spacing w:before="0" w:after="0"/>
              <w:ind w:left="318" w:hanging="284"/>
              <w:rPr>
                <w:szCs w:val="24"/>
              </w:rPr>
            </w:pPr>
            <w:r w:rsidRPr="002B004B">
              <w:rPr>
                <w:szCs w:val="24"/>
              </w:rPr>
              <w:t>Calcite</w:t>
            </w:r>
          </w:p>
        </w:tc>
        <w:tc>
          <w:tcPr>
            <w:tcW w:w="1240" w:type="pct"/>
            <w:tcBorders>
              <w:top w:val="single" w:sz="4" w:space="0" w:color="auto"/>
            </w:tcBorders>
            <w:shd w:val="clear" w:color="auto" w:fill="auto"/>
            <w:vAlign w:val="center"/>
          </w:tcPr>
          <w:p w14:paraId="722F4966" w14:textId="77777777" w:rsidR="00AA22E8" w:rsidRPr="002B004B" w:rsidRDefault="00AA22E8" w:rsidP="007B1E2A">
            <w:pPr>
              <w:spacing w:before="0" w:after="0"/>
              <w:jc w:val="center"/>
              <w:rPr>
                <w:szCs w:val="24"/>
              </w:rPr>
            </w:pPr>
            <w:r w:rsidRPr="002B004B">
              <w:rPr>
                <w:szCs w:val="24"/>
              </w:rPr>
              <w:t>5.0×10</w:t>
            </w:r>
            <w:r w:rsidRPr="002B004B">
              <w:rPr>
                <w:szCs w:val="24"/>
                <w:vertAlign w:val="superscript"/>
              </w:rPr>
              <w:t>-8</w:t>
            </w:r>
          </w:p>
        </w:tc>
        <w:tc>
          <w:tcPr>
            <w:tcW w:w="596" w:type="pct"/>
            <w:tcBorders>
              <w:top w:val="single" w:sz="4" w:space="0" w:color="auto"/>
            </w:tcBorders>
            <w:shd w:val="clear" w:color="auto" w:fill="auto"/>
            <w:vAlign w:val="center"/>
          </w:tcPr>
          <w:p w14:paraId="1B1FCA97" w14:textId="77777777" w:rsidR="00AA22E8" w:rsidRPr="002B004B" w:rsidRDefault="00AA22E8" w:rsidP="007B1E2A">
            <w:pPr>
              <w:spacing w:before="0" w:after="0"/>
              <w:jc w:val="center"/>
              <w:rPr>
                <w:szCs w:val="24"/>
              </w:rPr>
            </w:pPr>
            <w:r w:rsidRPr="002B004B">
              <w:rPr>
                <w:szCs w:val="24"/>
              </w:rPr>
              <w:t>2.7100</w:t>
            </w:r>
          </w:p>
        </w:tc>
        <w:tc>
          <w:tcPr>
            <w:tcW w:w="846" w:type="pct"/>
            <w:tcBorders>
              <w:top w:val="single" w:sz="4" w:space="0" w:color="auto"/>
            </w:tcBorders>
            <w:shd w:val="clear" w:color="auto" w:fill="auto"/>
            <w:vAlign w:val="center"/>
          </w:tcPr>
          <w:p w14:paraId="2DABB223" w14:textId="77777777" w:rsidR="00AA22E8" w:rsidRPr="002B004B" w:rsidRDefault="00AA22E8" w:rsidP="007B1E2A">
            <w:pPr>
              <w:spacing w:before="0" w:after="0"/>
              <w:ind w:right="123"/>
              <w:jc w:val="center"/>
              <w:rPr>
                <w:szCs w:val="24"/>
              </w:rPr>
            </w:pPr>
            <w:r w:rsidRPr="002B004B">
              <w:rPr>
                <w:szCs w:val="24"/>
              </w:rPr>
              <w:t>100.0894</w:t>
            </w:r>
          </w:p>
        </w:tc>
        <w:tc>
          <w:tcPr>
            <w:tcW w:w="960" w:type="pct"/>
            <w:tcBorders>
              <w:top w:val="single" w:sz="4" w:space="0" w:color="auto"/>
            </w:tcBorders>
            <w:shd w:val="clear" w:color="auto" w:fill="auto"/>
            <w:vAlign w:val="center"/>
          </w:tcPr>
          <w:p w14:paraId="2EDDB3CB" w14:textId="77777777" w:rsidR="00AA22E8" w:rsidRPr="002B004B" w:rsidRDefault="00AA22E8" w:rsidP="007B1E2A">
            <w:pPr>
              <w:spacing w:before="0" w:after="0"/>
              <w:ind w:right="205"/>
              <w:jc w:val="center"/>
              <w:rPr>
                <w:szCs w:val="24"/>
              </w:rPr>
            </w:pPr>
            <w:r w:rsidRPr="002B004B">
              <w:rPr>
                <w:szCs w:val="24"/>
              </w:rPr>
              <w:t>36.93336</w:t>
            </w:r>
          </w:p>
        </w:tc>
        <w:tc>
          <w:tcPr>
            <w:tcW w:w="617" w:type="pct"/>
            <w:tcBorders>
              <w:top w:val="single" w:sz="4" w:space="0" w:color="auto"/>
            </w:tcBorders>
            <w:shd w:val="clear" w:color="auto" w:fill="auto"/>
            <w:vAlign w:val="center"/>
          </w:tcPr>
          <w:p w14:paraId="0A474CBD" w14:textId="77777777" w:rsidR="00AA22E8" w:rsidRPr="002B004B" w:rsidRDefault="00AA22E8" w:rsidP="007B1E2A">
            <w:pPr>
              <w:spacing w:before="0" w:after="0"/>
              <w:jc w:val="center"/>
              <w:rPr>
                <w:szCs w:val="24"/>
              </w:rPr>
            </w:pPr>
            <w:r w:rsidRPr="002B004B">
              <w:rPr>
                <w:szCs w:val="24"/>
              </w:rPr>
              <w:t>twothird</w:t>
            </w:r>
          </w:p>
        </w:tc>
      </w:tr>
    </w:tbl>
    <w:p w14:paraId="79D1406D" w14:textId="77777777" w:rsidR="00D54C42" w:rsidRPr="00D54C42" w:rsidRDefault="004E7FA7" w:rsidP="00D54C42">
      <w:pPr>
        <w:pStyle w:val="Simpleline"/>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i</m:t>
            </m:r>
          </m:sub>
          <m:sup>
            <m:r>
              <m:rPr>
                <m:sty m:val="p"/>
              </m:rPr>
              <w:rPr>
                <w:rFonts w:ascii="Cambria Math" w:hAnsi="Cambria Math"/>
              </w:rPr>
              <m:t>m,0</m:t>
            </m:r>
          </m:sup>
        </m:sSubSup>
      </m:oMath>
      <w:r w:rsidR="00D54C42" w:rsidRPr="00D54C42">
        <w:rPr>
          <w:rFonts w:hint="eastAsia"/>
        </w:rPr>
        <w:t xml:space="preserve"> is the initial rate constant for the dissolution of the minerals </w:t>
      </w:r>
    </w:p>
    <w:p w14:paraId="6BA18B02" w14:textId="77777777" w:rsidR="00AA22E8" w:rsidRDefault="00AA22E8" w:rsidP="007B1E2A">
      <w:pPr>
        <w:pStyle w:val="Simpleline"/>
      </w:pPr>
    </w:p>
    <w:p w14:paraId="2F5EBDD8" w14:textId="77777777" w:rsidR="00AA22E8" w:rsidRPr="00ED3698" w:rsidRDefault="00AA22E8" w:rsidP="009D54B1">
      <w:pPr>
        <w:pStyle w:val="StyleHeading4Bold"/>
      </w:pPr>
      <w:bookmarkStart w:id="440" w:name="_Toc520374538"/>
      <w:r w:rsidRPr="00ED3698">
        <w:t>Results</w:t>
      </w:r>
      <w:bookmarkEnd w:id="440"/>
    </w:p>
    <w:p w14:paraId="60A5D385" w14:textId="24B638C4" w:rsidR="007F64A5" w:rsidRDefault="00AA22E8" w:rsidP="00AA22E8">
      <w:r w:rsidRPr="00ED3698">
        <w:t>The simulated profile</w:t>
      </w:r>
      <w:r>
        <w:t>s of porosity, calcite volume fraction and hydraulic head</w:t>
      </w:r>
      <w:r>
        <w:rPr>
          <w:rFonts w:hint="eastAsia"/>
          <w:lang w:eastAsia="zh-CN"/>
        </w:rPr>
        <w:t xml:space="preserve"> at</w:t>
      </w:r>
      <w:r w:rsidRPr="00ED3698">
        <w:t xml:space="preserve"> </w:t>
      </w:r>
      <w:r>
        <w:t>10, 100 and 1000 years</w:t>
      </w:r>
      <w:r w:rsidRPr="00ED3698">
        <w:t xml:space="preserve"> </w:t>
      </w:r>
      <w:r>
        <w:t>are</w:t>
      </w:r>
      <w:r w:rsidRPr="00ED3698">
        <w:t xml:space="preserve"> </w:t>
      </w:r>
      <w:r>
        <w:t>depicted</w:t>
      </w:r>
      <w:r w:rsidRPr="00ED3698">
        <w:t xml:space="preserve"> in </w:t>
      </w:r>
      <w:r w:rsidR="005F5019">
        <w:fldChar w:fldCharType="begin"/>
      </w:r>
      <w:r>
        <w:instrText xml:space="preserve"> REF _Ref361833647 \h </w:instrText>
      </w:r>
      <w:r w:rsidR="005F5019">
        <w:fldChar w:fldCharType="separate"/>
      </w:r>
      <w:r w:rsidR="00B560DA" w:rsidRPr="00ED3698">
        <w:t xml:space="preserve">Figure </w:t>
      </w:r>
      <w:r w:rsidR="00B560DA">
        <w:rPr>
          <w:noProof/>
        </w:rPr>
        <w:t>2</w:t>
      </w:r>
      <w:r w:rsidR="00B560DA">
        <w:t>.</w:t>
      </w:r>
      <w:r w:rsidR="00B560DA">
        <w:rPr>
          <w:noProof/>
        </w:rPr>
        <w:t>35</w:t>
      </w:r>
      <w:r w:rsidR="005F5019">
        <w:fldChar w:fldCharType="end"/>
      </w:r>
      <w:r w:rsidR="004474F5">
        <w:t xml:space="preserve">.  </w:t>
      </w:r>
      <w:r w:rsidRPr="00ED3698">
        <w:t xml:space="preserve">With the intrusion of the low pH solution from the left boundary, calcite dissolves and results in </w:t>
      </w:r>
      <w:r w:rsidR="007F64A5">
        <w:t>an</w:t>
      </w:r>
      <w:r w:rsidRPr="00ED3698">
        <w:t xml:space="preserve"> increase of </w:t>
      </w:r>
      <w:r>
        <w:t>porosity</w:t>
      </w:r>
      <w:r w:rsidR="004474F5">
        <w:t xml:space="preserve">.  </w:t>
      </w:r>
      <w:r>
        <w:t xml:space="preserve">Consequently, the hydraulic conductivity increases as well and </w:t>
      </w:r>
      <w:r w:rsidR="007F64A5">
        <w:t xml:space="preserve">the </w:t>
      </w:r>
      <w:r>
        <w:t>hydraulic head distribution is also reestablished accordingly</w:t>
      </w:r>
      <w:r w:rsidR="004474F5">
        <w:t xml:space="preserve">.  </w:t>
      </w:r>
      <w:r>
        <w:t xml:space="preserve">The flux increases gradually with the calcite dissolution and abruptly when calcite </w:t>
      </w:r>
      <w:r w:rsidR="007F64A5">
        <w:t>becomes depleted in the entire domain</w:t>
      </w:r>
      <w:r>
        <w:t>.</w:t>
      </w:r>
    </w:p>
    <w:p w14:paraId="54B07D2B" w14:textId="77777777" w:rsidR="00AA22E8" w:rsidRPr="00ED3698" w:rsidRDefault="00AA22E8" w:rsidP="00AA22E8">
      <w:r>
        <w:t xml:space="preserve"> </w:t>
      </w:r>
    </w:p>
    <w:p w14:paraId="11BEAB06" w14:textId="77777777" w:rsidR="00AA22E8" w:rsidRDefault="007B1E2A" w:rsidP="00AA22E8">
      <w:pPr>
        <w:keepNext/>
        <w:spacing w:line="480" w:lineRule="auto"/>
        <w:rPr>
          <w:noProof/>
          <w:lang w:val="en-CA" w:eastAsia="zh-CN"/>
        </w:rPr>
      </w:pPr>
      <w:r>
        <w:rPr>
          <w:noProof/>
          <w:lang w:val="en-CA" w:eastAsia="zh-CN"/>
        </w:rPr>
        <w:drawing>
          <wp:anchor distT="0" distB="0" distL="114300" distR="114300" simplePos="0" relativeHeight="251644415" behindDoc="0" locked="0" layoutInCell="1" allowOverlap="1" wp14:anchorId="1291B35E" wp14:editId="7A9AE7B3">
            <wp:simplePos x="0" y="0"/>
            <wp:positionH relativeFrom="column">
              <wp:posOffset>2686050</wp:posOffset>
            </wp:positionH>
            <wp:positionV relativeFrom="paragraph">
              <wp:posOffset>46990</wp:posOffset>
            </wp:positionV>
            <wp:extent cx="2853690" cy="2533650"/>
            <wp:effectExtent l="0" t="0" r="3810" b="0"/>
            <wp:wrapNone/>
            <wp:docPr id="89" name="Picture 82" descr="B1_VF_Calc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1_VF_Calcite"/>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853690" cy="253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2E8">
        <w:rPr>
          <w:rFonts w:hint="eastAsia"/>
          <w:noProof/>
          <w:lang w:val="en-CA" w:eastAsia="zh-CN"/>
        </w:rPr>
        <w:drawing>
          <wp:inline distT="0" distB="0" distL="0" distR="0" wp14:anchorId="23B7B3F7" wp14:editId="597FE0F9">
            <wp:extent cx="2867025" cy="2545489"/>
            <wp:effectExtent l="0" t="0" r="0" b="7620"/>
            <wp:docPr id="85" name="Picture 85" descr="B1_poro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1_porosity"/>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867025" cy="2545489"/>
                    </a:xfrm>
                    <a:prstGeom prst="rect">
                      <a:avLst/>
                    </a:prstGeom>
                    <a:noFill/>
                    <a:ln>
                      <a:noFill/>
                    </a:ln>
                  </pic:spPr>
                </pic:pic>
              </a:graphicData>
            </a:graphic>
          </wp:inline>
        </w:drawing>
      </w:r>
    </w:p>
    <w:p w14:paraId="5AB3B4D5" w14:textId="77777777" w:rsidR="00AA22E8" w:rsidRPr="009560E6" w:rsidRDefault="003F0292" w:rsidP="00AA22E8">
      <w:pPr>
        <w:keepNext/>
        <w:spacing w:line="480" w:lineRule="auto"/>
        <w:rPr>
          <w:lang w:eastAsia="zh-CN"/>
        </w:rPr>
      </w:pPr>
      <w:r>
        <w:rPr>
          <w:noProof/>
          <w:lang w:val="en-CA" w:eastAsia="zh-CN"/>
        </w:rPr>
        <w:drawing>
          <wp:anchor distT="0" distB="0" distL="114300" distR="114300" simplePos="0" relativeHeight="251696640" behindDoc="0" locked="0" layoutInCell="1" allowOverlap="1" wp14:anchorId="19E68CEC" wp14:editId="3CB8F2C1">
            <wp:simplePos x="0" y="0"/>
            <wp:positionH relativeFrom="column">
              <wp:posOffset>2838450</wp:posOffset>
            </wp:positionH>
            <wp:positionV relativeFrom="paragraph">
              <wp:posOffset>167005</wp:posOffset>
            </wp:positionV>
            <wp:extent cx="2700650" cy="2406430"/>
            <wp:effectExtent l="0" t="0" r="5080" b="0"/>
            <wp:wrapNone/>
            <wp:docPr id="79" name="Picture 79" descr="B1_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1_Flux"/>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700650" cy="2406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2E8">
        <w:rPr>
          <w:rFonts w:hint="eastAsia"/>
          <w:noProof/>
          <w:lang w:val="en-CA" w:eastAsia="zh-CN"/>
        </w:rPr>
        <w:drawing>
          <wp:inline distT="0" distB="0" distL="0" distR="0" wp14:anchorId="1E45B8B9" wp14:editId="73CC462E">
            <wp:extent cx="2834741" cy="2516825"/>
            <wp:effectExtent l="0" t="0" r="3810" b="0"/>
            <wp:docPr id="90" name="Picture 90" descr="B1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1_hea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834837" cy="2516910"/>
                    </a:xfrm>
                    <a:prstGeom prst="rect">
                      <a:avLst/>
                    </a:prstGeom>
                    <a:noFill/>
                    <a:ln>
                      <a:noFill/>
                    </a:ln>
                  </pic:spPr>
                </pic:pic>
              </a:graphicData>
            </a:graphic>
          </wp:inline>
        </w:drawing>
      </w:r>
    </w:p>
    <w:p w14:paraId="3B2D3D4D" w14:textId="51F1884D" w:rsidR="00AA22E8" w:rsidRDefault="00AA22E8" w:rsidP="00AA22E8">
      <w:pPr>
        <w:pStyle w:val="Caption"/>
        <w:rPr>
          <w:iCs/>
          <w:lang w:eastAsia="zh-CN"/>
        </w:rPr>
      </w:pPr>
      <w:bookmarkStart w:id="441" w:name="_Ref361833647"/>
      <w:bookmarkStart w:id="442" w:name="_Toc520375051"/>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35</w:t>
      </w:r>
      <w:r w:rsidR="00183C7C">
        <w:fldChar w:fldCharType="end"/>
      </w:r>
      <w:bookmarkEnd w:id="441"/>
      <w:r w:rsidR="00767E37">
        <w:t xml:space="preserve">: </w:t>
      </w:r>
      <w:r w:rsidR="007F64A5">
        <w:rPr>
          <w:iCs/>
        </w:rPr>
        <w:t>Spatial p</w:t>
      </w:r>
      <w:r w:rsidRPr="0048236F">
        <w:rPr>
          <w:iCs/>
        </w:rPr>
        <w:t xml:space="preserve">rofiles of porosity, </w:t>
      </w:r>
      <w:r>
        <w:rPr>
          <w:rFonts w:hint="eastAsia"/>
          <w:iCs/>
          <w:lang w:eastAsia="zh-CN"/>
        </w:rPr>
        <w:t>volume fraction of calcite</w:t>
      </w:r>
      <w:r w:rsidRPr="0048236F">
        <w:rPr>
          <w:iCs/>
        </w:rPr>
        <w:t>, hydraulic head a</w:t>
      </w:r>
      <w:r>
        <w:rPr>
          <w:iCs/>
        </w:rPr>
        <w:t xml:space="preserve">t 10, 100 and 120 years, and </w:t>
      </w:r>
      <w:r w:rsidRPr="0048236F">
        <w:rPr>
          <w:iCs/>
        </w:rPr>
        <w:t>flux</w:t>
      </w:r>
      <w:r>
        <w:rPr>
          <w:rFonts w:hint="eastAsia"/>
          <w:iCs/>
          <w:lang w:eastAsia="zh-CN"/>
        </w:rPr>
        <w:t xml:space="preserve"> time curve</w:t>
      </w:r>
      <w:r w:rsidRPr="0048236F">
        <w:rPr>
          <w:iCs/>
        </w:rPr>
        <w:t xml:space="preserve"> </w:t>
      </w:r>
      <w:r w:rsidR="007F64A5">
        <w:rPr>
          <w:iCs/>
        </w:rPr>
        <w:t xml:space="preserve">at </w:t>
      </w:r>
      <w:r w:rsidRPr="0048236F">
        <w:rPr>
          <w:iCs/>
        </w:rPr>
        <w:t xml:space="preserve">the outflow boundary simulated by </w:t>
      </w:r>
      <w:r w:rsidR="0076771D">
        <w:rPr>
          <w:iCs/>
        </w:rPr>
        <w:t>MIN3P-THCm</w:t>
      </w:r>
      <w:r w:rsidRPr="0048236F">
        <w:rPr>
          <w:iCs/>
        </w:rPr>
        <w:t>, TOUGHREACT, HP1, P</w:t>
      </w:r>
      <w:r w:rsidR="002373DE">
        <w:rPr>
          <w:iCs/>
        </w:rPr>
        <w:t>Flotran</w:t>
      </w:r>
      <w:r w:rsidRPr="0048236F">
        <w:rPr>
          <w:iCs/>
        </w:rPr>
        <w:t xml:space="preserve"> and C</w:t>
      </w:r>
      <w:r w:rsidR="002373DE">
        <w:rPr>
          <w:iCs/>
        </w:rPr>
        <w:t>runch</w:t>
      </w:r>
      <w:r w:rsidRPr="0048236F">
        <w:rPr>
          <w:iCs/>
        </w:rPr>
        <w:t>F</w:t>
      </w:r>
      <w:r w:rsidR="002373DE">
        <w:rPr>
          <w:iCs/>
        </w:rPr>
        <w:t>low</w:t>
      </w:r>
      <w:r>
        <w:rPr>
          <w:iCs/>
        </w:rPr>
        <w:t xml:space="preserve"> (Xie </w:t>
      </w:r>
      <w:r w:rsidR="004474F5">
        <w:rPr>
          <w:iCs/>
        </w:rPr>
        <w:t xml:space="preserve">et al. </w:t>
      </w:r>
      <w:r w:rsidR="007618AF">
        <w:rPr>
          <w:iCs/>
        </w:rPr>
        <w:t>2014</w:t>
      </w:r>
      <w:r>
        <w:rPr>
          <w:iCs/>
        </w:rPr>
        <w:t>)</w:t>
      </w:r>
      <w:bookmarkEnd w:id="442"/>
    </w:p>
    <w:p w14:paraId="6E371C8A" w14:textId="409965C6" w:rsidR="00AA22E8" w:rsidRDefault="00AA22E8" w:rsidP="00AA22E8">
      <w:r>
        <w:lastRenderedPageBreak/>
        <w:t xml:space="preserve">The comparison of simulated results by </w:t>
      </w:r>
      <w:r w:rsidR="0076771D">
        <w:t>MIN3P-THCm</w:t>
      </w:r>
      <w:r>
        <w:t xml:space="preserve"> with those calculated by TOUGHREACT, HP1, P</w:t>
      </w:r>
      <w:r w:rsidR="002B004B">
        <w:t>F</w:t>
      </w:r>
      <w:r>
        <w:t xml:space="preserve">lotran and CrunchFlow show very good agreement (Xie </w:t>
      </w:r>
      <w:r w:rsidR="004474F5">
        <w:t xml:space="preserve">et al. </w:t>
      </w:r>
      <w:r>
        <w:t>20</w:t>
      </w:r>
      <w:r>
        <w:rPr>
          <w:rFonts w:hint="eastAsia"/>
          <w:lang w:eastAsia="zh-CN"/>
        </w:rPr>
        <w:t>1</w:t>
      </w:r>
      <w:r w:rsidR="007F64A5">
        <w:rPr>
          <w:lang w:eastAsia="zh-CN"/>
        </w:rPr>
        <w:t>4</w:t>
      </w:r>
      <w:r>
        <w:t>).</w:t>
      </w:r>
    </w:p>
    <w:p w14:paraId="534EC009" w14:textId="77777777" w:rsidR="00A95059" w:rsidRPr="00192E8E" w:rsidRDefault="00A95059" w:rsidP="00A95059">
      <w:pPr>
        <w:pStyle w:val="StyleHeading4Bold"/>
      </w:pPr>
      <w:bookmarkStart w:id="443" w:name="_Toc520374539"/>
      <w:r>
        <w:t>File locations</w:t>
      </w:r>
      <w:bookmarkEnd w:id="443"/>
    </w:p>
    <w:p w14:paraId="0F29F450" w14:textId="77777777" w:rsidR="00AA22E8" w:rsidRPr="00ED3698" w:rsidRDefault="00AA22E8" w:rsidP="00AA22E8">
      <w:r w:rsidRPr="00ED3698">
        <w:t>The input file for the benchmark can be found under</w:t>
      </w:r>
    </w:p>
    <w:p w14:paraId="578E48C6" w14:textId="77777777" w:rsidR="00AA22E8" w:rsidRDefault="004B0811" w:rsidP="00AA22E8">
      <w:pPr>
        <w:rPr>
          <w:i/>
        </w:rPr>
      </w:pPr>
      <w:r>
        <w:rPr>
          <w:i/>
        </w:rPr>
        <w:t>.\benchmarks\benchmarks_standard\</w:t>
      </w:r>
      <w:r w:rsidR="00F946F9">
        <w:rPr>
          <w:i/>
        </w:rPr>
        <w:t>reactran\</w:t>
      </w:r>
      <w:r w:rsidR="00AA22E8">
        <w:rPr>
          <w:i/>
        </w:rPr>
        <w:t>perm1_new</w:t>
      </w:r>
      <w:r w:rsidR="007C45A5">
        <w:rPr>
          <w:i/>
        </w:rPr>
        <w:t xml:space="preserve">  </w:t>
      </w:r>
    </w:p>
    <w:p w14:paraId="088AB81D" w14:textId="77777777" w:rsidR="002B004B" w:rsidRDefault="00990FF2" w:rsidP="00AA22E8">
      <w:pPr>
        <w:rPr>
          <w:i/>
          <w:szCs w:val="24"/>
          <w:lang w:eastAsia="zh-CN"/>
        </w:rPr>
      </w:pPr>
      <w:r>
        <w:t>Database can be found under:  .\benchmarks\</w:t>
      </w:r>
      <w:r w:rsidR="007F64A5" w:rsidRPr="004F3B4B">
        <w:rPr>
          <w:i/>
          <w:szCs w:val="24"/>
          <w:lang w:eastAsia="zh-CN"/>
        </w:rPr>
        <w:t>database\default</w:t>
      </w:r>
    </w:p>
    <w:p w14:paraId="4CC5DE64" w14:textId="77777777" w:rsidR="00990FF2" w:rsidRPr="002B004B" w:rsidRDefault="00990FF2" w:rsidP="00AA22E8"/>
    <w:p w14:paraId="5DF18276" w14:textId="77777777" w:rsidR="00AA22E8" w:rsidRPr="00ED3698" w:rsidRDefault="00AA22E8" w:rsidP="00683FEC">
      <w:pPr>
        <w:pStyle w:val="Heading3"/>
      </w:pPr>
      <w:bookmarkStart w:id="444" w:name="_Ref364354513"/>
      <w:bookmarkStart w:id="445" w:name="_Toc520374540"/>
      <w:r>
        <w:t>Clogging due to mineral dissolution/precipitation</w:t>
      </w:r>
      <w:r w:rsidR="007F64A5">
        <w:t xml:space="preserve"> – Simple chemistry</w:t>
      </w:r>
      <w:bookmarkEnd w:id="445"/>
      <w:r w:rsidRPr="00F12202">
        <w:t xml:space="preserve"> </w:t>
      </w:r>
      <w:bookmarkEnd w:id="444"/>
    </w:p>
    <w:p w14:paraId="1526C46F" w14:textId="77777777" w:rsidR="00AA22E8" w:rsidRPr="00ED3698" w:rsidRDefault="00771FFF" w:rsidP="009D54B1">
      <w:pPr>
        <w:pStyle w:val="StyleHeading4Bold"/>
      </w:pPr>
      <w:bookmarkStart w:id="446" w:name="_Toc520374541"/>
      <w:r>
        <w:t>Problem definition</w:t>
      </w:r>
      <w:bookmarkEnd w:id="446"/>
    </w:p>
    <w:p w14:paraId="0B4A8874" w14:textId="3C2F4D1F" w:rsidR="00AA22E8" w:rsidRPr="00ED3698" w:rsidRDefault="00AA22E8" w:rsidP="00AA22E8">
      <w:r w:rsidRPr="00ED3698">
        <w:t xml:space="preserve">This benchmark is </w:t>
      </w:r>
      <w:r w:rsidR="007F64A5">
        <w:t xml:space="preserve">designed </w:t>
      </w:r>
      <w:r>
        <w:t xml:space="preserve">to </w:t>
      </w:r>
      <w:r w:rsidRPr="00F12202">
        <w:t xml:space="preserve">evaluate permeability-porosity relationships </w:t>
      </w:r>
      <w:r w:rsidR="007F64A5">
        <w:t xml:space="preserve">affected by </w:t>
      </w:r>
      <w:r w:rsidRPr="00ED3698">
        <w:t>dissolution</w:t>
      </w:r>
      <w:r w:rsidR="007F64A5">
        <w:t>-</w:t>
      </w:r>
      <w:r w:rsidRPr="00ED3698">
        <w:t>precipitation reaction</w:t>
      </w:r>
      <w:r w:rsidR="007F64A5">
        <w:t>s</w:t>
      </w:r>
      <w:r w:rsidRPr="00ED3698">
        <w:t xml:space="preserve"> </w:t>
      </w:r>
      <w:r w:rsidR="007F64A5">
        <w:t xml:space="preserve">involving </w:t>
      </w:r>
      <w:r w:rsidRPr="00ED3698">
        <w:t>calcite</w:t>
      </w:r>
      <w:r>
        <w:t xml:space="preserve"> and gypsum</w:t>
      </w:r>
      <w:r w:rsidR="004474F5">
        <w:t xml:space="preserve">.  </w:t>
      </w:r>
      <w:r w:rsidR="007F64A5">
        <w:t xml:space="preserve">Similar to verification case </w:t>
      </w:r>
      <w:r w:rsidR="007F64A5">
        <w:fldChar w:fldCharType="begin"/>
      </w:r>
      <w:r w:rsidR="007F64A5">
        <w:instrText xml:space="preserve"> REF _Ref383262201 \r \h </w:instrText>
      </w:r>
      <w:r w:rsidR="007F64A5">
        <w:fldChar w:fldCharType="separate"/>
      </w:r>
      <w:r w:rsidR="00B560DA">
        <w:t>2.5.12</w:t>
      </w:r>
      <w:r w:rsidR="007F64A5">
        <w:fldChar w:fldCharType="end"/>
      </w:r>
      <w:r w:rsidR="007F64A5">
        <w:t>, t</w:t>
      </w:r>
      <w:r w:rsidRPr="001927B8">
        <w:t>h</w:t>
      </w:r>
      <w:r>
        <w:t>is</w:t>
      </w:r>
      <w:r w:rsidRPr="001927B8">
        <w:t xml:space="preserve"> </w:t>
      </w:r>
      <w:r>
        <w:t xml:space="preserve">benchmark also considers </w:t>
      </w:r>
      <w:r w:rsidRPr="001927B8">
        <w:t xml:space="preserve">the </w:t>
      </w:r>
      <w:r>
        <w:t>infiltration of a sulfuric acid solution</w:t>
      </w:r>
      <w:r w:rsidRPr="00F9353F">
        <w:t xml:space="preserve"> </w:t>
      </w:r>
      <w:r>
        <w:t>into a rock matrix containing calcite in an otherwise non-reactive rock matrix</w:t>
      </w:r>
      <w:r w:rsidR="007F64A5">
        <w:t>,</w:t>
      </w:r>
      <w:r w:rsidR="007F64A5" w:rsidRPr="007F64A5">
        <w:t xml:space="preserve"> </w:t>
      </w:r>
      <w:r w:rsidR="007F64A5">
        <w:t>but with much higher SO</w:t>
      </w:r>
      <w:r w:rsidR="007F64A5" w:rsidRPr="00721EA8">
        <w:rPr>
          <w:vertAlign w:val="subscript"/>
        </w:rPr>
        <w:t>4</w:t>
      </w:r>
      <w:r w:rsidR="007F64A5" w:rsidRPr="00721EA8">
        <w:rPr>
          <w:vertAlign w:val="superscript"/>
        </w:rPr>
        <w:t>2-</w:t>
      </w:r>
      <w:r w:rsidR="007F64A5">
        <w:t xml:space="preserve"> concentrations</w:t>
      </w:r>
      <w:r w:rsidR="004474F5">
        <w:t xml:space="preserve">.  </w:t>
      </w:r>
      <w:r>
        <w:t>Consequently, gypsum precipitates resulting in a ‘clogging’ effect that decreases the porosity and permeability of the porous medium</w:t>
      </w:r>
      <w:r w:rsidR="004474F5">
        <w:t xml:space="preserve">.  </w:t>
      </w:r>
    </w:p>
    <w:p w14:paraId="45619179" w14:textId="77777777" w:rsidR="00AA22E8" w:rsidRPr="00ED3698" w:rsidRDefault="00B3171D" w:rsidP="009D54B1">
      <w:pPr>
        <w:pStyle w:val="StyleHeading4Bold"/>
      </w:pPr>
      <w:bookmarkStart w:id="447" w:name="_Toc520374542"/>
      <w:r>
        <w:t>Model setup</w:t>
      </w:r>
      <w:bookmarkEnd w:id="447"/>
    </w:p>
    <w:p w14:paraId="4B16A5CC" w14:textId="752BBF53" w:rsidR="00AA22E8" w:rsidRPr="00ED3698" w:rsidRDefault="00AA22E8" w:rsidP="00AA22E8">
      <w:r w:rsidRPr="00ED3698">
        <w:t>A 1D model</w:t>
      </w:r>
      <w:r w:rsidR="007F64A5">
        <w:t>,</w:t>
      </w:r>
      <w:r w:rsidRPr="00ED3698">
        <w:t xml:space="preserve"> </w:t>
      </w:r>
      <w:r>
        <w:t>2 </w:t>
      </w:r>
      <w:r w:rsidRPr="00ED3698">
        <w:t>m in length</w:t>
      </w:r>
      <w:r w:rsidR="007F64A5">
        <w:t>,</w:t>
      </w:r>
      <w:r w:rsidRPr="00ED3698">
        <w:t xml:space="preserve"> is discretized into 81 control volumes</w:t>
      </w:r>
      <w:r w:rsidR="004474F5">
        <w:t xml:space="preserve">.  </w:t>
      </w:r>
      <w:r w:rsidRPr="00ED3698">
        <w:t xml:space="preserve">The initial concentration (IC) and boundary conditions (BC) for flow and mass transport are listed in </w:t>
      </w:r>
      <w:r w:rsidR="005F5019">
        <w:fldChar w:fldCharType="begin"/>
      </w:r>
      <w:r>
        <w:instrText xml:space="preserve"> REF _Ref361835940 \h </w:instrText>
      </w:r>
      <w:r w:rsidR="005F5019">
        <w:fldChar w:fldCharType="separate"/>
      </w:r>
      <w:r w:rsidR="00B560DA" w:rsidRPr="00ED3698">
        <w:t xml:space="preserve">Table </w:t>
      </w:r>
      <w:r w:rsidR="00B560DA">
        <w:rPr>
          <w:noProof/>
        </w:rPr>
        <w:t>2</w:t>
      </w:r>
      <w:r w:rsidR="00B560DA">
        <w:t>.</w:t>
      </w:r>
      <w:r w:rsidR="00B560DA">
        <w:rPr>
          <w:noProof/>
        </w:rPr>
        <w:t>48</w:t>
      </w:r>
      <w:r w:rsidR="005F5019">
        <w:fldChar w:fldCharType="end"/>
      </w:r>
      <w:r w:rsidR="004474F5">
        <w:t xml:space="preserve">.  </w:t>
      </w:r>
      <w:r w:rsidRPr="00ED3698">
        <w:t>A solution with low pH</w:t>
      </w:r>
      <w:r>
        <w:t xml:space="preserve"> (pH=3.0)</w:t>
      </w:r>
      <w:r w:rsidRPr="00ED3698">
        <w:t xml:space="preserve"> enters from the left hand side with </w:t>
      </w:r>
      <w:r w:rsidR="007F64A5">
        <w:t>inflowing groundwater, causing the dissolution of</w:t>
      </w:r>
      <w:r w:rsidRPr="00ED3698">
        <w:t xml:space="preserve"> calcite in the domain</w:t>
      </w:r>
      <w:r w:rsidR="004474F5">
        <w:t xml:space="preserve">.  </w:t>
      </w:r>
    </w:p>
    <w:p w14:paraId="3EE370F4" w14:textId="2AE303FA" w:rsidR="00AA22E8" w:rsidRPr="00ED3698" w:rsidRDefault="00AA22E8" w:rsidP="00AE6CCB">
      <w:pPr>
        <w:pStyle w:val="StyleCaptionTableCaptionBold"/>
      </w:pPr>
      <w:bookmarkStart w:id="448" w:name="_Ref361835940"/>
      <w:bookmarkStart w:id="449" w:name="_Toc520374924"/>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48</w:t>
      </w:r>
      <w:r w:rsidR="00FE1AD3">
        <w:fldChar w:fldCharType="end"/>
      </w:r>
      <w:bookmarkEnd w:id="448"/>
      <w:r w:rsidR="00767E37">
        <w:t xml:space="preserve">: </w:t>
      </w:r>
      <w:r w:rsidRPr="007B1E2A">
        <w:t xml:space="preserve">Initial </w:t>
      </w:r>
      <w:r w:rsidR="007F64A5">
        <w:t>and</w:t>
      </w:r>
      <w:r w:rsidRPr="007B1E2A">
        <w:t xml:space="preserve"> boundary </w:t>
      </w:r>
      <w:r w:rsidR="007F64A5">
        <w:t xml:space="preserve">conditions for flow </w:t>
      </w:r>
      <w:r w:rsidRPr="007B1E2A">
        <w:t>and reactive transport</w:t>
      </w:r>
      <w:bookmarkEnd w:id="449"/>
      <w:r w:rsidRPr="00ED3698">
        <w:t xml:space="preserve"> </w:t>
      </w:r>
    </w:p>
    <w:tbl>
      <w:tblPr>
        <w:tblW w:w="4016" w:type="pct"/>
        <w:jc w:val="center"/>
        <w:tblBorders>
          <w:top w:val="single" w:sz="4" w:space="0" w:color="auto"/>
          <w:bottom w:val="single" w:sz="4" w:space="0" w:color="auto"/>
        </w:tblBorders>
        <w:tblLook w:val="04A0" w:firstRow="1" w:lastRow="0" w:firstColumn="1" w:lastColumn="0" w:noHBand="0" w:noVBand="1"/>
      </w:tblPr>
      <w:tblGrid>
        <w:gridCol w:w="1995"/>
        <w:gridCol w:w="1832"/>
        <w:gridCol w:w="120"/>
        <w:gridCol w:w="1130"/>
        <w:gridCol w:w="831"/>
        <w:gridCol w:w="1032"/>
      </w:tblGrid>
      <w:tr w:rsidR="00C27CF9" w:rsidRPr="007B1E2A" w14:paraId="70ED3DFD" w14:textId="77777777" w:rsidTr="00C27CF9">
        <w:trPr>
          <w:trHeight w:val="300"/>
          <w:jc w:val="center"/>
        </w:trPr>
        <w:tc>
          <w:tcPr>
            <w:tcW w:w="1402" w:type="pct"/>
            <w:tcBorders>
              <w:bottom w:val="single" w:sz="4" w:space="0" w:color="auto"/>
            </w:tcBorders>
            <w:shd w:val="clear" w:color="auto" w:fill="D9D9D9"/>
            <w:noWrap/>
            <w:vAlign w:val="center"/>
            <w:hideMark/>
          </w:tcPr>
          <w:p w14:paraId="3671256C" w14:textId="77777777" w:rsidR="00C27CF9" w:rsidRPr="007B1E2A" w:rsidRDefault="00C27CF9" w:rsidP="000F61E8">
            <w:pPr>
              <w:spacing w:before="0" w:after="0"/>
              <w:jc w:val="left"/>
              <w:rPr>
                <w:b/>
                <w:color w:val="000000"/>
                <w:lang w:eastAsia="en-CA"/>
              </w:rPr>
            </w:pPr>
            <w:r w:rsidRPr="007B1E2A">
              <w:rPr>
                <w:b/>
                <w:color w:val="000000"/>
                <w:lang w:eastAsia="en-CA"/>
              </w:rPr>
              <w:t>Parameter</w:t>
            </w:r>
          </w:p>
        </w:tc>
        <w:tc>
          <w:tcPr>
            <w:tcW w:w="1374" w:type="pct"/>
            <w:gridSpan w:val="2"/>
            <w:tcBorders>
              <w:bottom w:val="single" w:sz="4" w:space="0" w:color="auto"/>
            </w:tcBorders>
            <w:shd w:val="clear" w:color="auto" w:fill="D9D9D9"/>
            <w:noWrap/>
            <w:vAlign w:val="center"/>
            <w:hideMark/>
          </w:tcPr>
          <w:p w14:paraId="2DB55F7A" w14:textId="77777777" w:rsidR="00C27CF9" w:rsidRPr="007B1E2A" w:rsidRDefault="00C27CF9" w:rsidP="000F61E8">
            <w:pPr>
              <w:spacing w:before="0" w:after="0"/>
              <w:jc w:val="center"/>
              <w:rPr>
                <w:b/>
                <w:color w:val="000000"/>
                <w:lang w:eastAsia="zh-CN"/>
              </w:rPr>
            </w:pPr>
            <w:r w:rsidRPr="007B1E2A">
              <w:rPr>
                <w:b/>
                <w:color w:val="000000"/>
                <w:lang w:eastAsia="en-CA"/>
              </w:rPr>
              <w:t>I</w:t>
            </w:r>
            <w:r>
              <w:rPr>
                <w:rFonts w:hint="eastAsia"/>
                <w:b/>
                <w:color w:val="000000"/>
                <w:lang w:eastAsia="zh-CN"/>
              </w:rPr>
              <w:t xml:space="preserve">nitial </w:t>
            </w:r>
            <w:r w:rsidRPr="007B1E2A">
              <w:rPr>
                <w:b/>
                <w:color w:val="000000"/>
                <w:lang w:eastAsia="en-CA"/>
              </w:rPr>
              <w:t>C</w:t>
            </w:r>
            <w:r>
              <w:rPr>
                <w:rFonts w:hint="eastAsia"/>
                <w:b/>
                <w:color w:val="000000"/>
                <w:lang w:eastAsia="zh-CN"/>
              </w:rPr>
              <w:t>ondition</w:t>
            </w:r>
          </w:p>
        </w:tc>
        <w:tc>
          <w:tcPr>
            <w:tcW w:w="1458" w:type="pct"/>
            <w:gridSpan w:val="2"/>
            <w:tcBorders>
              <w:bottom w:val="single" w:sz="4" w:space="0" w:color="auto"/>
            </w:tcBorders>
            <w:shd w:val="clear" w:color="auto" w:fill="D9D9D9"/>
            <w:vAlign w:val="center"/>
          </w:tcPr>
          <w:p w14:paraId="221C8A7D" w14:textId="77777777" w:rsidR="00C27CF9" w:rsidRPr="007B1E2A" w:rsidRDefault="00C27CF9" w:rsidP="000F61E8">
            <w:pPr>
              <w:spacing w:before="0" w:after="0"/>
              <w:jc w:val="center"/>
              <w:rPr>
                <w:b/>
                <w:color w:val="000000"/>
                <w:lang w:eastAsia="zh-CN"/>
              </w:rPr>
            </w:pPr>
            <w:r>
              <w:rPr>
                <w:rFonts w:hint="eastAsia"/>
                <w:b/>
                <w:color w:val="000000"/>
                <w:lang w:eastAsia="zh-CN"/>
              </w:rPr>
              <w:t>Boundary Conditions</w:t>
            </w:r>
          </w:p>
        </w:tc>
        <w:tc>
          <w:tcPr>
            <w:tcW w:w="766" w:type="pct"/>
            <w:tcBorders>
              <w:bottom w:val="single" w:sz="4" w:space="0" w:color="auto"/>
            </w:tcBorders>
            <w:shd w:val="clear" w:color="auto" w:fill="D9D9D9"/>
            <w:noWrap/>
            <w:vAlign w:val="center"/>
            <w:hideMark/>
          </w:tcPr>
          <w:p w14:paraId="3BF9959B" w14:textId="77777777" w:rsidR="00C27CF9" w:rsidRPr="007B1E2A" w:rsidRDefault="00C27CF9" w:rsidP="000F61E8">
            <w:pPr>
              <w:spacing w:before="0" w:after="0"/>
              <w:jc w:val="center"/>
              <w:rPr>
                <w:b/>
                <w:color w:val="000000"/>
                <w:lang w:eastAsia="en-CA"/>
              </w:rPr>
            </w:pPr>
            <w:r w:rsidRPr="007B1E2A">
              <w:rPr>
                <w:b/>
                <w:color w:val="000000"/>
                <w:lang w:eastAsia="en-CA"/>
              </w:rPr>
              <w:t>Unit</w:t>
            </w:r>
          </w:p>
        </w:tc>
      </w:tr>
      <w:tr w:rsidR="00C27CF9" w:rsidRPr="00ED3698" w14:paraId="0E7D8B0E" w14:textId="77777777" w:rsidTr="00C27CF9">
        <w:trPr>
          <w:trHeight w:val="300"/>
          <w:jc w:val="center"/>
        </w:trPr>
        <w:tc>
          <w:tcPr>
            <w:tcW w:w="1402" w:type="pct"/>
            <w:tcBorders>
              <w:top w:val="single" w:sz="4" w:space="0" w:color="auto"/>
              <w:bottom w:val="nil"/>
            </w:tcBorders>
            <w:shd w:val="clear" w:color="auto" w:fill="auto"/>
            <w:noWrap/>
            <w:vAlign w:val="bottom"/>
          </w:tcPr>
          <w:p w14:paraId="586FF537" w14:textId="77777777" w:rsidR="00C27CF9" w:rsidRPr="00ED3698" w:rsidRDefault="00C27CF9" w:rsidP="007B1E2A">
            <w:pPr>
              <w:spacing w:before="0" w:after="0"/>
              <w:rPr>
                <w:i/>
                <w:color w:val="000000"/>
                <w:sz w:val="22"/>
                <w:szCs w:val="22"/>
              </w:rPr>
            </w:pPr>
            <w:r w:rsidRPr="00F4591F">
              <w:rPr>
                <w:i/>
                <w:color w:val="000000"/>
                <w:sz w:val="22"/>
                <w:szCs w:val="22"/>
              </w:rPr>
              <w:t>Aqueous phase</w:t>
            </w:r>
          </w:p>
        </w:tc>
        <w:tc>
          <w:tcPr>
            <w:tcW w:w="1374" w:type="pct"/>
            <w:gridSpan w:val="2"/>
            <w:tcBorders>
              <w:top w:val="single" w:sz="4" w:space="0" w:color="auto"/>
              <w:bottom w:val="nil"/>
            </w:tcBorders>
            <w:shd w:val="clear" w:color="auto" w:fill="auto"/>
            <w:noWrap/>
            <w:vAlign w:val="center"/>
          </w:tcPr>
          <w:p w14:paraId="5A1F24CF" w14:textId="77777777" w:rsidR="00C27CF9" w:rsidRPr="00ED3698" w:rsidRDefault="00C27CF9" w:rsidP="00C27CF9">
            <w:pPr>
              <w:spacing w:before="0" w:after="0"/>
              <w:jc w:val="center"/>
            </w:pPr>
          </w:p>
        </w:tc>
        <w:tc>
          <w:tcPr>
            <w:tcW w:w="837" w:type="pct"/>
            <w:tcBorders>
              <w:top w:val="single" w:sz="4" w:space="0" w:color="auto"/>
              <w:bottom w:val="nil"/>
            </w:tcBorders>
            <w:vAlign w:val="center"/>
          </w:tcPr>
          <w:p w14:paraId="77D3ED44" w14:textId="77777777" w:rsidR="00C27CF9" w:rsidRPr="00ED3698" w:rsidRDefault="00C27CF9" w:rsidP="00C27CF9">
            <w:pPr>
              <w:spacing w:before="0" w:after="0"/>
              <w:jc w:val="center"/>
            </w:pPr>
            <w:r w:rsidRPr="00ED3698">
              <w:t>left</w:t>
            </w:r>
          </w:p>
        </w:tc>
        <w:tc>
          <w:tcPr>
            <w:tcW w:w="621" w:type="pct"/>
            <w:tcBorders>
              <w:top w:val="single" w:sz="4" w:space="0" w:color="auto"/>
              <w:bottom w:val="nil"/>
            </w:tcBorders>
            <w:vAlign w:val="center"/>
          </w:tcPr>
          <w:p w14:paraId="18424244" w14:textId="77777777" w:rsidR="00C27CF9" w:rsidRPr="00ED3698" w:rsidRDefault="00C27CF9" w:rsidP="00C27CF9">
            <w:pPr>
              <w:spacing w:before="0" w:after="0"/>
              <w:jc w:val="center"/>
              <w:rPr>
                <w:color w:val="000000"/>
                <w:lang w:eastAsia="en-CA"/>
              </w:rPr>
            </w:pPr>
            <w:r w:rsidRPr="00ED3698">
              <w:rPr>
                <w:color w:val="000000"/>
                <w:lang w:eastAsia="en-CA"/>
              </w:rPr>
              <w:t>right</w:t>
            </w:r>
          </w:p>
        </w:tc>
        <w:tc>
          <w:tcPr>
            <w:tcW w:w="766" w:type="pct"/>
            <w:tcBorders>
              <w:top w:val="single" w:sz="4" w:space="0" w:color="auto"/>
              <w:bottom w:val="nil"/>
            </w:tcBorders>
            <w:shd w:val="clear" w:color="auto" w:fill="auto"/>
            <w:noWrap/>
            <w:vAlign w:val="center"/>
          </w:tcPr>
          <w:p w14:paraId="40F4E838" w14:textId="77777777" w:rsidR="00C27CF9" w:rsidRPr="00ED3698" w:rsidRDefault="00C27CF9" w:rsidP="00C27CF9">
            <w:pPr>
              <w:spacing w:before="0" w:after="0"/>
              <w:jc w:val="center"/>
              <w:rPr>
                <w:color w:val="000000"/>
                <w:lang w:eastAsia="en-CA"/>
              </w:rPr>
            </w:pPr>
          </w:p>
        </w:tc>
      </w:tr>
      <w:tr w:rsidR="00C27CF9" w:rsidRPr="00ED3698" w14:paraId="65E06625" w14:textId="77777777" w:rsidTr="00C27CF9">
        <w:trPr>
          <w:trHeight w:val="300"/>
          <w:jc w:val="center"/>
        </w:trPr>
        <w:tc>
          <w:tcPr>
            <w:tcW w:w="1402" w:type="pct"/>
            <w:tcBorders>
              <w:top w:val="nil"/>
              <w:bottom w:val="nil"/>
            </w:tcBorders>
            <w:shd w:val="clear" w:color="auto" w:fill="auto"/>
            <w:noWrap/>
            <w:vAlign w:val="center"/>
            <w:hideMark/>
          </w:tcPr>
          <w:p w14:paraId="014C6258" w14:textId="77777777" w:rsidR="00C27CF9" w:rsidRDefault="00C27CF9" w:rsidP="007B1E2A">
            <w:pPr>
              <w:spacing w:before="0" w:after="0"/>
              <w:ind w:left="318" w:hanging="318"/>
            </w:pPr>
            <w:r>
              <w:t>Ca</w:t>
            </w:r>
            <w:r w:rsidRPr="00CE2FE4">
              <w:rPr>
                <w:vertAlign w:val="superscript"/>
              </w:rPr>
              <w:t>2+</w:t>
            </w:r>
          </w:p>
        </w:tc>
        <w:tc>
          <w:tcPr>
            <w:tcW w:w="1288" w:type="pct"/>
            <w:tcBorders>
              <w:top w:val="nil"/>
              <w:bottom w:val="nil"/>
            </w:tcBorders>
            <w:shd w:val="clear" w:color="auto" w:fill="auto"/>
            <w:noWrap/>
            <w:vAlign w:val="center"/>
            <w:hideMark/>
          </w:tcPr>
          <w:p w14:paraId="6A657DAB" w14:textId="77777777" w:rsidR="00C27CF9" w:rsidRDefault="00C27CF9" w:rsidP="00C27CF9">
            <w:pPr>
              <w:spacing w:before="0" w:after="0"/>
              <w:ind w:right="326"/>
              <w:jc w:val="center"/>
            </w:pPr>
            <w:r>
              <w:t>1.69512</w:t>
            </w:r>
            <w:r w:rsidRPr="001D1FAE">
              <w:t>×10</w:t>
            </w:r>
            <w:r w:rsidRPr="001D1FAE">
              <w:rPr>
                <w:vertAlign w:val="superscript"/>
              </w:rPr>
              <w:t>-4</w:t>
            </w:r>
          </w:p>
        </w:tc>
        <w:tc>
          <w:tcPr>
            <w:tcW w:w="923" w:type="pct"/>
            <w:gridSpan w:val="2"/>
            <w:tcBorders>
              <w:top w:val="nil"/>
              <w:bottom w:val="nil"/>
            </w:tcBorders>
            <w:vAlign w:val="center"/>
          </w:tcPr>
          <w:p w14:paraId="5292EFB3" w14:textId="77777777" w:rsidR="00C27CF9" w:rsidRDefault="00C27CF9" w:rsidP="00C27CF9">
            <w:pPr>
              <w:spacing w:before="0" w:after="0"/>
              <w:jc w:val="center"/>
            </w:pPr>
            <w:r>
              <w:t>1.0</w:t>
            </w:r>
            <w:r w:rsidRPr="001D1FAE">
              <w:t>×10</w:t>
            </w:r>
            <w:r w:rsidRPr="001D1FAE">
              <w:rPr>
                <w:vertAlign w:val="superscript"/>
              </w:rPr>
              <w:t>-4</w:t>
            </w:r>
          </w:p>
        </w:tc>
        <w:tc>
          <w:tcPr>
            <w:tcW w:w="621" w:type="pct"/>
            <w:vMerge w:val="restart"/>
            <w:tcBorders>
              <w:top w:val="nil"/>
            </w:tcBorders>
            <w:vAlign w:val="center"/>
          </w:tcPr>
          <w:p w14:paraId="6A027E84" w14:textId="77777777" w:rsidR="00C27CF9" w:rsidRPr="00ED3698" w:rsidRDefault="00C27CF9" w:rsidP="00C27CF9">
            <w:pPr>
              <w:spacing w:before="0" w:after="0"/>
              <w:jc w:val="center"/>
              <w:rPr>
                <w:color w:val="000000"/>
                <w:lang w:eastAsia="en-CA"/>
              </w:rPr>
            </w:pPr>
            <w:r>
              <w:t>(free exit)</w:t>
            </w:r>
          </w:p>
        </w:tc>
        <w:tc>
          <w:tcPr>
            <w:tcW w:w="766" w:type="pct"/>
            <w:tcBorders>
              <w:top w:val="nil"/>
              <w:bottom w:val="nil"/>
            </w:tcBorders>
            <w:shd w:val="clear" w:color="auto" w:fill="auto"/>
            <w:noWrap/>
            <w:vAlign w:val="center"/>
            <w:hideMark/>
          </w:tcPr>
          <w:p w14:paraId="7CBC7BA5" w14:textId="77777777" w:rsidR="00C27CF9" w:rsidRDefault="00C27CF9" w:rsidP="00C27CF9">
            <w:pPr>
              <w:spacing w:before="0" w:after="0"/>
              <w:jc w:val="center"/>
            </w:pPr>
            <w:r w:rsidRPr="009B3C44">
              <w:rPr>
                <w:rFonts w:hint="eastAsia"/>
                <w:color w:val="000000"/>
                <w:lang w:eastAsia="zh-CN"/>
              </w:rPr>
              <w:t>[</w:t>
            </w:r>
            <w:r w:rsidRPr="009B3C44">
              <w:rPr>
                <w:color w:val="000000"/>
                <w:lang w:eastAsia="en-CA"/>
              </w:rPr>
              <w:t xml:space="preserve">mol </w:t>
            </w:r>
            <w:r>
              <w:rPr>
                <w:color w:val="000000"/>
                <w:lang w:eastAsia="en-CA"/>
              </w:rPr>
              <w:t>l</w:t>
            </w:r>
            <w:r w:rsidRPr="009B3C44">
              <w:rPr>
                <w:color w:val="000000"/>
                <w:vertAlign w:val="superscript"/>
                <w:lang w:eastAsia="en-CA"/>
              </w:rPr>
              <w:t>-1</w:t>
            </w:r>
            <w:r w:rsidRPr="009B3C44">
              <w:rPr>
                <w:rFonts w:hint="eastAsia"/>
                <w:color w:val="000000"/>
                <w:lang w:eastAsia="zh-CN"/>
              </w:rPr>
              <w:t>]</w:t>
            </w:r>
          </w:p>
        </w:tc>
      </w:tr>
      <w:tr w:rsidR="00C27CF9" w:rsidRPr="00ED3698" w14:paraId="126E83C2" w14:textId="77777777" w:rsidTr="00C27CF9">
        <w:trPr>
          <w:trHeight w:val="300"/>
          <w:jc w:val="center"/>
        </w:trPr>
        <w:tc>
          <w:tcPr>
            <w:tcW w:w="1402" w:type="pct"/>
            <w:tcBorders>
              <w:top w:val="nil"/>
              <w:bottom w:val="nil"/>
            </w:tcBorders>
            <w:shd w:val="clear" w:color="auto" w:fill="auto"/>
            <w:noWrap/>
            <w:vAlign w:val="center"/>
          </w:tcPr>
          <w:p w14:paraId="6CBB875C" w14:textId="77777777" w:rsidR="00C27CF9" w:rsidRDefault="00C27CF9" w:rsidP="007B1E2A">
            <w:pPr>
              <w:spacing w:before="0" w:after="0"/>
              <w:ind w:left="318" w:hanging="318"/>
            </w:pPr>
            <w:r>
              <w:t>CO</w:t>
            </w:r>
            <w:r w:rsidRPr="00CE2FE4">
              <w:rPr>
                <w:vertAlign w:val="subscript"/>
              </w:rPr>
              <w:t>3</w:t>
            </w:r>
            <w:r w:rsidRPr="00CE2FE4">
              <w:rPr>
                <w:vertAlign w:val="superscript"/>
              </w:rPr>
              <w:t>2-</w:t>
            </w:r>
          </w:p>
        </w:tc>
        <w:tc>
          <w:tcPr>
            <w:tcW w:w="1288" w:type="pct"/>
            <w:tcBorders>
              <w:top w:val="nil"/>
              <w:bottom w:val="nil"/>
            </w:tcBorders>
            <w:shd w:val="clear" w:color="auto" w:fill="auto"/>
            <w:noWrap/>
            <w:vAlign w:val="center"/>
          </w:tcPr>
          <w:p w14:paraId="7144C02B" w14:textId="77777777" w:rsidR="00C27CF9" w:rsidRDefault="00C27CF9" w:rsidP="00C27CF9">
            <w:pPr>
              <w:spacing w:before="0" w:after="0"/>
              <w:ind w:right="326"/>
              <w:jc w:val="center"/>
            </w:pPr>
            <w:r>
              <w:t>2.6950</w:t>
            </w:r>
            <w:r>
              <w:rPr>
                <w:rFonts w:hint="eastAsia"/>
                <w:lang w:eastAsia="zh-CN"/>
              </w:rPr>
              <w:t>0</w:t>
            </w:r>
            <w:r w:rsidRPr="001D1FAE">
              <w:t>×10</w:t>
            </w:r>
            <w:r w:rsidRPr="001D1FAE">
              <w:rPr>
                <w:vertAlign w:val="superscript"/>
              </w:rPr>
              <w:t>-4</w:t>
            </w:r>
          </w:p>
        </w:tc>
        <w:tc>
          <w:tcPr>
            <w:tcW w:w="923" w:type="pct"/>
            <w:gridSpan w:val="2"/>
            <w:tcBorders>
              <w:top w:val="nil"/>
              <w:bottom w:val="nil"/>
            </w:tcBorders>
            <w:vAlign w:val="center"/>
          </w:tcPr>
          <w:p w14:paraId="758D1340" w14:textId="77777777" w:rsidR="00C27CF9" w:rsidRDefault="00C27CF9" w:rsidP="00C27CF9">
            <w:pPr>
              <w:spacing w:before="0" w:after="0"/>
              <w:jc w:val="center"/>
            </w:pPr>
            <w:r>
              <w:t>1.0</w:t>
            </w:r>
            <w:r w:rsidRPr="001D1FAE">
              <w:t>×10</w:t>
            </w:r>
            <w:r w:rsidRPr="001D1FAE">
              <w:rPr>
                <w:vertAlign w:val="superscript"/>
              </w:rPr>
              <w:t>-2</w:t>
            </w:r>
          </w:p>
        </w:tc>
        <w:tc>
          <w:tcPr>
            <w:tcW w:w="621" w:type="pct"/>
            <w:vMerge/>
            <w:vAlign w:val="center"/>
          </w:tcPr>
          <w:p w14:paraId="4028722A" w14:textId="77777777" w:rsidR="00C27CF9" w:rsidRPr="00ED3698" w:rsidRDefault="00C27CF9" w:rsidP="00C27CF9">
            <w:pPr>
              <w:spacing w:before="0" w:after="0"/>
              <w:jc w:val="center"/>
            </w:pPr>
          </w:p>
        </w:tc>
        <w:tc>
          <w:tcPr>
            <w:tcW w:w="766" w:type="pct"/>
            <w:tcBorders>
              <w:top w:val="nil"/>
              <w:bottom w:val="nil"/>
            </w:tcBorders>
            <w:shd w:val="clear" w:color="auto" w:fill="auto"/>
            <w:noWrap/>
            <w:vAlign w:val="center"/>
          </w:tcPr>
          <w:p w14:paraId="6AB08F18" w14:textId="77777777" w:rsidR="00C27CF9" w:rsidRDefault="00C27CF9" w:rsidP="00C27CF9">
            <w:pPr>
              <w:spacing w:before="0" w:after="0"/>
              <w:jc w:val="center"/>
            </w:pPr>
            <w:r w:rsidRPr="009B3C44">
              <w:rPr>
                <w:rFonts w:hint="eastAsia"/>
                <w:color w:val="000000"/>
                <w:lang w:eastAsia="zh-CN"/>
              </w:rPr>
              <w:t>[</w:t>
            </w:r>
            <w:r w:rsidRPr="009B3C44">
              <w:rPr>
                <w:color w:val="000000"/>
                <w:lang w:eastAsia="en-CA"/>
              </w:rPr>
              <w:t xml:space="preserve">mol </w:t>
            </w:r>
            <w:r>
              <w:rPr>
                <w:color w:val="000000"/>
                <w:lang w:eastAsia="en-CA"/>
              </w:rPr>
              <w:t>l</w:t>
            </w:r>
            <w:r w:rsidRPr="009B3C44">
              <w:rPr>
                <w:color w:val="000000"/>
                <w:vertAlign w:val="superscript"/>
                <w:lang w:eastAsia="en-CA"/>
              </w:rPr>
              <w:t>-1</w:t>
            </w:r>
            <w:r w:rsidRPr="009B3C44">
              <w:rPr>
                <w:rFonts w:hint="eastAsia"/>
                <w:color w:val="000000"/>
                <w:lang w:eastAsia="zh-CN"/>
              </w:rPr>
              <w:t>]</w:t>
            </w:r>
          </w:p>
        </w:tc>
      </w:tr>
      <w:tr w:rsidR="00C27CF9" w:rsidRPr="00ED3698" w14:paraId="125B0B5A" w14:textId="77777777" w:rsidTr="00C27CF9">
        <w:trPr>
          <w:trHeight w:val="300"/>
          <w:jc w:val="center"/>
        </w:trPr>
        <w:tc>
          <w:tcPr>
            <w:tcW w:w="1402" w:type="pct"/>
            <w:tcBorders>
              <w:top w:val="nil"/>
              <w:bottom w:val="nil"/>
            </w:tcBorders>
            <w:shd w:val="clear" w:color="auto" w:fill="auto"/>
            <w:noWrap/>
            <w:vAlign w:val="center"/>
          </w:tcPr>
          <w:p w14:paraId="34C15C81" w14:textId="77777777" w:rsidR="00C27CF9" w:rsidRDefault="00C27CF9" w:rsidP="007B1E2A">
            <w:pPr>
              <w:spacing w:before="0" w:after="0"/>
              <w:ind w:left="318" w:hanging="318"/>
            </w:pPr>
            <w:r>
              <w:t>SO</w:t>
            </w:r>
            <w:r w:rsidRPr="00CE2FE4">
              <w:rPr>
                <w:vertAlign w:val="subscript"/>
              </w:rPr>
              <w:t>4</w:t>
            </w:r>
            <w:r w:rsidRPr="00CE2FE4">
              <w:rPr>
                <w:vertAlign w:val="superscript"/>
              </w:rPr>
              <w:t>2-</w:t>
            </w:r>
          </w:p>
        </w:tc>
        <w:tc>
          <w:tcPr>
            <w:tcW w:w="1288" w:type="pct"/>
            <w:tcBorders>
              <w:top w:val="nil"/>
              <w:bottom w:val="nil"/>
            </w:tcBorders>
            <w:shd w:val="clear" w:color="auto" w:fill="auto"/>
            <w:noWrap/>
            <w:vAlign w:val="center"/>
          </w:tcPr>
          <w:p w14:paraId="79068F16" w14:textId="77777777" w:rsidR="00C27CF9" w:rsidRDefault="00C27CF9" w:rsidP="00C27CF9">
            <w:pPr>
              <w:spacing w:before="0" w:after="0"/>
              <w:ind w:right="326"/>
              <w:jc w:val="center"/>
            </w:pPr>
            <w:r>
              <w:t>1.69512</w:t>
            </w:r>
            <w:r w:rsidRPr="001D1FAE">
              <w:t>×10</w:t>
            </w:r>
            <w:r w:rsidRPr="001D1FAE">
              <w:rPr>
                <w:vertAlign w:val="superscript"/>
              </w:rPr>
              <w:t>-4</w:t>
            </w:r>
          </w:p>
        </w:tc>
        <w:tc>
          <w:tcPr>
            <w:tcW w:w="923" w:type="pct"/>
            <w:gridSpan w:val="2"/>
            <w:tcBorders>
              <w:top w:val="nil"/>
              <w:bottom w:val="nil"/>
            </w:tcBorders>
            <w:vAlign w:val="center"/>
          </w:tcPr>
          <w:p w14:paraId="0BAC311D" w14:textId="77777777" w:rsidR="00C27CF9" w:rsidRDefault="00C27CF9" w:rsidP="00C27CF9">
            <w:pPr>
              <w:spacing w:before="0" w:after="0"/>
              <w:jc w:val="center"/>
            </w:pPr>
            <w:r>
              <w:t>0.2</w:t>
            </w:r>
          </w:p>
        </w:tc>
        <w:tc>
          <w:tcPr>
            <w:tcW w:w="621" w:type="pct"/>
            <w:vMerge/>
            <w:vAlign w:val="center"/>
          </w:tcPr>
          <w:p w14:paraId="67E4CB39" w14:textId="77777777" w:rsidR="00C27CF9" w:rsidRPr="00ED3698" w:rsidRDefault="00C27CF9" w:rsidP="00C27CF9">
            <w:pPr>
              <w:spacing w:before="0" w:after="0"/>
              <w:jc w:val="center"/>
            </w:pPr>
          </w:p>
        </w:tc>
        <w:tc>
          <w:tcPr>
            <w:tcW w:w="766" w:type="pct"/>
            <w:tcBorders>
              <w:top w:val="nil"/>
              <w:bottom w:val="nil"/>
            </w:tcBorders>
            <w:shd w:val="clear" w:color="auto" w:fill="auto"/>
            <w:noWrap/>
            <w:vAlign w:val="center"/>
          </w:tcPr>
          <w:p w14:paraId="4F55318F" w14:textId="77777777" w:rsidR="00C27CF9" w:rsidRDefault="00C27CF9" w:rsidP="00C27CF9">
            <w:pPr>
              <w:spacing w:before="0" w:after="0"/>
              <w:jc w:val="center"/>
            </w:pPr>
            <w:r w:rsidRPr="009B3C44">
              <w:rPr>
                <w:rFonts w:hint="eastAsia"/>
                <w:color w:val="000000"/>
                <w:lang w:eastAsia="zh-CN"/>
              </w:rPr>
              <w:t>[</w:t>
            </w:r>
            <w:r w:rsidRPr="009B3C44">
              <w:rPr>
                <w:color w:val="000000"/>
                <w:lang w:eastAsia="en-CA"/>
              </w:rPr>
              <w:t xml:space="preserve">mol </w:t>
            </w:r>
            <w:r>
              <w:rPr>
                <w:color w:val="000000"/>
                <w:lang w:eastAsia="en-CA"/>
              </w:rPr>
              <w:t>l</w:t>
            </w:r>
            <w:r w:rsidRPr="009B3C44">
              <w:rPr>
                <w:color w:val="000000"/>
                <w:vertAlign w:val="superscript"/>
                <w:lang w:eastAsia="en-CA"/>
              </w:rPr>
              <w:t>-1</w:t>
            </w:r>
            <w:r w:rsidRPr="009B3C44">
              <w:rPr>
                <w:rFonts w:hint="eastAsia"/>
                <w:color w:val="000000"/>
                <w:lang w:eastAsia="zh-CN"/>
              </w:rPr>
              <w:t>]</w:t>
            </w:r>
          </w:p>
        </w:tc>
      </w:tr>
      <w:tr w:rsidR="00C27CF9" w:rsidRPr="00ED3698" w14:paraId="28579C83" w14:textId="77777777" w:rsidTr="00C27CF9">
        <w:trPr>
          <w:trHeight w:val="300"/>
          <w:jc w:val="center"/>
        </w:trPr>
        <w:tc>
          <w:tcPr>
            <w:tcW w:w="1402" w:type="pct"/>
            <w:tcBorders>
              <w:top w:val="nil"/>
              <w:bottom w:val="nil"/>
            </w:tcBorders>
            <w:shd w:val="clear" w:color="auto" w:fill="auto"/>
            <w:noWrap/>
            <w:vAlign w:val="center"/>
          </w:tcPr>
          <w:p w14:paraId="49CF2B59" w14:textId="77777777" w:rsidR="00C27CF9" w:rsidRDefault="00C27CF9" w:rsidP="007B1E2A">
            <w:pPr>
              <w:spacing w:before="0" w:after="0"/>
              <w:ind w:left="318" w:hanging="318"/>
            </w:pPr>
            <w:r>
              <w:t>Na</w:t>
            </w:r>
            <w:r w:rsidRPr="00CE2FE4">
              <w:rPr>
                <w:vertAlign w:val="superscript"/>
              </w:rPr>
              <w:t>+</w:t>
            </w:r>
          </w:p>
        </w:tc>
        <w:tc>
          <w:tcPr>
            <w:tcW w:w="1288" w:type="pct"/>
            <w:tcBorders>
              <w:top w:val="nil"/>
              <w:bottom w:val="nil"/>
            </w:tcBorders>
            <w:shd w:val="clear" w:color="auto" w:fill="auto"/>
            <w:noWrap/>
            <w:vAlign w:val="center"/>
          </w:tcPr>
          <w:p w14:paraId="2BBEE341" w14:textId="77777777" w:rsidR="00C27CF9" w:rsidRDefault="00C27CF9" w:rsidP="00C27CF9">
            <w:pPr>
              <w:spacing w:before="0" w:after="0"/>
              <w:ind w:right="326"/>
              <w:jc w:val="center"/>
            </w:pPr>
            <w:r>
              <w:t>3.2</w:t>
            </w:r>
            <w:r w:rsidRPr="001D1FAE">
              <w:t>×10</w:t>
            </w:r>
            <w:r w:rsidRPr="001D1FAE">
              <w:rPr>
                <w:vertAlign w:val="superscript"/>
              </w:rPr>
              <w:t>-4</w:t>
            </w:r>
          </w:p>
        </w:tc>
        <w:tc>
          <w:tcPr>
            <w:tcW w:w="923" w:type="pct"/>
            <w:gridSpan w:val="2"/>
            <w:tcBorders>
              <w:top w:val="nil"/>
              <w:bottom w:val="nil"/>
            </w:tcBorders>
            <w:vAlign w:val="center"/>
          </w:tcPr>
          <w:p w14:paraId="5520F9FF" w14:textId="77777777" w:rsidR="00C27CF9" w:rsidRDefault="00C27CF9" w:rsidP="00C27CF9">
            <w:pPr>
              <w:spacing w:before="0" w:after="0"/>
              <w:jc w:val="center"/>
            </w:pPr>
            <w:r>
              <w:rPr>
                <w:rFonts w:hint="eastAsia"/>
                <w:lang w:eastAsia="zh-CN"/>
              </w:rPr>
              <w:t>0.3</w:t>
            </w:r>
            <w:r>
              <w:t>956</w:t>
            </w:r>
          </w:p>
        </w:tc>
        <w:tc>
          <w:tcPr>
            <w:tcW w:w="621" w:type="pct"/>
            <w:vMerge/>
            <w:tcBorders>
              <w:bottom w:val="nil"/>
            </w:tcBorders>
            <w:vAlign w:val="center"/>
          </w:tcPr>
          <w:p w14:paraId="6D238D1E" w14:textId="77777777" w:rsidR="00C27CF9" w:rsidRPr="00ED3698" w:rsidRDefault="00C27CF9" w:rsidP="00C27CF9">
            <w:pPr>
              <w:spacing w:before="0" w:after="0"/>
              <w:jc w:val="center"/>
            </w:pPr>
          </w:p>
        </w:tc>
        <w:tc>
          <w:tcPr>
            <w:tcW w:w="766" w:type="pct"/>
            <w:tcBorders>
              <w:top w:val="nil"/>
              <w:bottom w:val="nil"/>
            </w:tcBorders>
            <w:shd w:val="clear" w:color="auto" w:fill="auto"/>
            <w:noWrap/>
            <w:vAlign w:val="center"/>
          </w:tcPr>
          <w:p w14:paraId="07E99DCE" w14:textId="77777777" w:rsidR="00C27CF9" w:rsidRPr="00ED3698" w:rsidRDefault="00C27CF9" w:rsidP="00C27CF9">
            <w:pPr>
              <w:spacing w:before="0" w:after="0"/>
              <w:jc w:val="center"/>
              <w:rPr>
                <w:color w:val="000000"/>
                <w:lang w:eastAsia="en-CA"/>
              </w:rPr>
            </w:pPr>
            <w:r w:rsidRPr="009B3C44">
              <w:rPr>
                <w:rFonts w:hint="eastAsia"/>
                <w:color w:val="000000"/>
                <w:lang w:eastAsia="zh-CN"/>
              </w:rPr>
              <w:t>[</w:t>
            </w:r>
            <w:r w:rsidRPr="009B3C44">
              <w:rPr>
                <w:color w:val="000000"/>
                <w:lang w:eastAsia="en-CA"/>
              </w:rPr>
              <w:t xml:space="preserve">mol </w:t>
            </w:r>
            <w:r>
              <w:rPr>
                <w:color w:val="000000"/>
                <w:lang w:eastAsia="en-CA"/>
              </w:rPr>
              <w:t>l</w:t>
            </w:r>
            <w:r w:rsidRPr="009B3C44">
              <w:rPr>
                <w:color w:val="000000"/>
                <w:vertAlign w:val="superscript"/>
                <w:lang w:eastAsia="en-CA"/>
              </w:rPr>
              <w:t>-1</w:t>
            </w:r>
            <w:r w:rsidRPr="009B3C44">
              <w:rPr>
                <w:rFonts w:hint="eastAsia"/>
                <w:color w:val="000000"/>
                <w:lang w:eastAsia="zh-CN"/>
              </w:rPr>
              <w:t>]</w:t>
            </w:r>
          </w:p>
        </w:tc>
      </w:tr>
      <w:tr w:rsidR="00C27CF9" w:rsidRPr="00ED3698" w14:paraId="6C6E3587" w14:textId="77777777" w:rsidTr="00C27CF9">
        <w:trPr>
          <w:trHeight w:val="300"/>
          <w:jc w:val="center"/>
        </w:trPr>
        <w:tc>
          <w:tcPr>
            <w:tcW w:w="1402" w:type="pct"/>
            <w:tcBorders>
              <w:top w:val="nil"/>
              <w:bottom w:val="single" w:sz="4" w:space="0" w:color="auto"/>
            </w:tcBorders>
            <w:shd w:val="clear" w:color="auto" w:fill="auto"/>
            <w:noWrap/>
            <w:vAlign w:val="bottom"/>
          </w:tcPr>
          <w:p w14:paraId="441C1BAA" w14:textId="77777777" w:rsidR="00C27CF9" w:rsidRPr="00ED3698" w:rsidRDefault="00C27CF9" w:rsidP="007B1E2A">
            <w:pPr>
              <w:spacing w:before="0" w:after="0"/>
              <w:rPr>
                <w:color w:val="000000"/>
                <w:lang w:eastAsia="en-CA"/>
              </w:rPr>
            </w:pPr>
            <w:r w:rsidRPr="00ED3698">
              <w:rPr>
                <w:color w:val="000000"/>
                <w:lang w:eastAsia="en-CA"/>
              </w:rPr>
              <w:t>H</w:t>
            </w:r>
            <w:r w:rsidRPr="00C27CF9">
              <w:rPr>
                <w:color w:val="000000"/>
                <w:vertAlign w:val="superscript"/>
                <w:lang w:eastAsia="en-CA"/>
              </w:rPr>
              <w:t>+</w:t>
            </w:r>
          </w:p>
        </w:tc>
        <w:tc>
          <w:tcPr>
            <w:tcW w:w="1374" w:type="pct"/>
            <w:gridSpan w:val="2"/>
            <w:tcBorders>
              <w:top w:val="nil"/>
              <w:bottom w:val="single" w:sz="4" w:space="0" w:color="auto"/>
            </w:tcBorders>
            <w:shd w:val="clear" w:color="auto" w:fill="auto"/>
            <w:noWrap/>
            <w:vAlign w:val="center"/>
          </w:tcPr>
          <w:p w14:paraId="055E2CF1" w14:textId="77777777" w:rsidR="00C27CF9" w:rsidRPr="00ED3698" w:rsidRDefault="00C27CF9" w:rsidP="00C27CF9">
            <w:pPr>
              <w:spacing w:before="0" w:after="0"/>
              <w:jc w:val="center"/>
            </w:pPr>
            <w:r w:rsidRPr="00ED3698">
              <w:t>9.3</w:t>
            </w:r>
            <w:r>
              <w:t>3</w:t>
            </w:r>
          </w:p>
        </w:tc>
        <w:tc>
          <w:tcPr>
            <w:tcW w:w="837" w:type="pct"/>
            <w:tcBorders>
              <w:top w:val="nil"/>
              <w:bottom w:val="single" w:sz="4" w:space="0" w:color="auto"/>
            </w:tcBorders>
            <w:vAlign w:val="center"/>
          </w:tcPr>
          <w:p w14:paraId="08EEC769" w14:textId="77777777" w:rsidR="00C27CF9" w:rsidRPr="00ED3698" w:rsidRDefault="00C27CF9" w:rsidP="00C27CF9">
            <w:pPr>
              <w:spacing w:before="0" w:after="0"/>
              <w:jc w:val="center"/>
            </w:pPr>
            <w:r>
              <w:t>3.0</w:t>
            </w:r>
          </w:p>
        </w:tc>
        <w:tc>
          <w:tcPr>
            <w:tcW w:w="621" w:type="pct"/>
            <w:tcBorders>
              <w:top w:val="nil"/>
              <w:bottom w:val="single" w:sz="4" w:space="0" w:color="auto"/>
            </w:tcBorders>
            <w:vAlign w:val="center"/>
          </w:tcPr>
          <w:p w14:paraId="4B64C0EA" w14:textId="77777777" w:rsidR="00C27CF9" w:rsidRPr="00ED3698" w:rsidRDefault="00C27CF9" w:rsidP="00C27CF9">
            <w:pPr>
              <w:spacing w:before="0" w:after="0"/>
              <w:jc w:val="center"/>
            </w:pPr>
          </w:p>
        </w:tc>
        <w:tc>
          <w:tcPr>
            <w:tcW w:w="766" w:type="pct"/>
            <w:tcBorders>
              <w:top w:val="nil"/>
              <w:bottom w:val="single" w:sz="4" w:space="0" w:color="auto"/>
            </w:tcBorders>
            <w:shd w:val="clear" w:color="auto" w:fill="auto"/>
            <w:noWrap/>
            <w:vAlign w:val="center"/>
          </w:tcPr>
          <w:p w14:paraId="7349AC91" w14:textId="77777777" w:rsidR="00C27CF9" w:rsidRPr="00ED3698" w:rsidRDefault="00C27CF9" w:rsidP="00C27CF9">
            <w:pPr>
              <w:spacing w:before="0" w:after="0"/>
              <w:jc w:val="center"/>
              <w:rPr>
                <w:color w:val="000000"/>
                <w:lang w:eastAsia="zh-CN"/>
              </w:rPr>
            </w:pPr>
            <w:r>
              <w:rPr>
                <w:color w:val="000000"/>
                <w:lang w:eastAsia="zh-CN"/>
              </w:rPr>
              <w:t>pH</w:t>
            </w:r>
          </w:p>
        </w:tc>
      </w:tr>
      <w:tr w:rsidR="00C27CF9" w:rsidRPr="00ED3698" w14:paraId="45A3CBB7" w14:textId="77777777" w:rsidTr="00C27CF9">
        <w:trPr>
          <w:trHeight w:val="300"/>
          <w:jc w:val="center"/>
        </w:trPr>
        <w:tc>
          <w:tcPr>
            <w:tcW w:w="1402" w:type="pct"/>
            <w:tcBorders>
              <w:top w:val="single" w:sz="4" w:space="0" w:color="auto"/>
              <w:bottom w:val="nil"/>
            </w:tcBorders>
            <w:shd w:val="clear" w:color="auto" w:fill="auto"/>
            <w:noWrap/>
            <w:vAlign w:val="bottom"/>
          </w:tcPr>
          <w:p w14:paraId="5B0869D0" w14:textId="77777777" w:rsidR="00C27CF9" w:rsidRPr="00ED3698" w:rsidRDefault="00C27CF9" w:rsidP="007B1E2A">
            <w:pPr>
              <w:spacing w:before="0" w:after="0"/>
              <w:rPr>
                <w:i/>
                <w:color w:val="000000"/>
                <w:sz w:val="22"/>
                <w:szCs w:val="22"/>
              </w:rPr>
            </w:pPr>
            <w:r w:rsidRPr="00ED3698">
              <w:rPr>
                <w:i/>
                <w:color w:val="000000"/>
                <w:sz w:val="22"/>
                <w:szCs w:val="22"/>
              </w:rPr>
              <w:t>Mineral</w:t>
            </w:r>
          </w:p>
        </w:tc>
        <w:tc>
          <w:tcPr>
            <w:tcW w:w="1374" w:type="pct"/>
            <w:gridSpan w:val="2"/>
            <w:tcBorders>
              <w:top w:val="single" w:sz="4" w:space="0" w:color="auto"/>
              <w:bottom w:val="nil"/>
            </w:tcBorders>
            <w:shd w:val="clear" w:color="auto" w:fill="auto"/>
            <w:noWrap/>
            <w:vAlign w:val="center"/>
          </w:tcPr>
          <w:p w14:paraId="6CD02E72" w14:textId="77777777" w:rsidR="00C27CF9" w:rsidRPr="00ED3698" w:rsidRDefault="00C27CF9" w:rsidP="00C27CF9">
            <w:pPr>
              <w:spacing w:before="0" w:after="0"/>
              <w:jc w:val="center"/>
              <w:rPr>
                <w:i/>
              </w:rPr>
            </w:pPr>
          </w:p>
        </w:tc>
        <w:tc>
          <w:tcPr>
            <w:tcW w:w="837" w:type="pct"/>
            <w:tcBorders>
              <w:top w:val="single" w:sz="4" w:space="0" w:color="auto"/>
              <w:bottom w:val="nil"/>
            </w:tcBorders>
            <w:vAlign w:val="center"/>
          </w:tcPr>
          <w:p w14:paraId="0992BC1C" w14:textId="77777777" w:rsidR="00C27CF9" w:rsidRPr="00ED3698" w:rsidRDefault="00C27CF9" w:rsidP="00C27CF9">
            <w:pPr>
              <w:spacing w:before="0" w:after="0"/>
              <w:jc w:val="center"/>
              <w:rPr>
                <w:i/>
              </w:rPr>
            </w:pPr>
          </w:p>
        </w:tc>
        <w:tc>
          <w:tcPr>
            <w:tcW w:w="621" w:type="pct"/>
            <w:tcBorders>
              <w:top w:val="single" w:sz="4" w:space="0" w:color="auto"/>
              <w:bottom w:val="nil"/>
            </w:tcBorders>
            <w:vAlign w:val="center"/>
          </w:tcPr>
          <w:p w14:paraId="5D4738D7" w14:textId="77777777" w:rsidR="00C27CF9" w:rsidRPr="00ED3698" w:rsidRDefault="00C27CF9" w:rsidP="00C27CF9">
            <w:pPr>
              <w:spacing w:before="0" w:after="0"/>
              <w:jc w:val="center"/>
              <w:rPr>
                <w:i/>
              </w:rPr>
            </w:pPr>
          </w:p>
        </w:tc>
        <w:tc>
          <w:tcPr>
            <w:tcW w:w="766" w:type="pct"/>
            <w:tcBorders>
              <w:top w:val="single" w:sz="4" w:space="0" w:color="auto"/>
              <w:bottom w:val="nil"/>
            </w:tcBorders>
            <w:shd w:val="clear" w:color="auto" w:fill="auto"/>
            <w:noWrap/>
            <w:vAlign w:val="center"/>
          </w:tcPr>
          <w:p w14:paraId="105C7291" w14:textId="77777777" w:rsidR="00C27CF9" w:rsidRPr="00ED3698" w:rsidRDefault="00C27CF9" w:rsidP="00C27CF9">
            <w:pPr>
              <w:spacing w:before="0" w:after="0"/>
              <w:jc w:val="center"/>
              <w:rPr>
                <w:i/>
                <w:color w:val="000000"/>
                <w:lang w:eastAsia="en-CA"/>
              </w:rPr>
            </w:pPr>
          </w:p>
        </w:tc>
      </w:tr>
      <w:tr w:rsidR="00C27CF9" w:rsidRPr="00ED3698" w14:paraId="2AFA7687" w14:textId="77777777" w:rsidTr="00C27CF9">
        <w:trPr>
          <w:trHeight w:val="300"/>
          <w:jc w:val="center"/>
        </w:trPr>
        <w:tc>
          <w:tcPr>
            <w:tcW w:w="1402" w:type="pct"/>
            <w:tcBorders>
              <w:top w:val="nil"/>
              <w:bottom w:val="nil"/>
            </w:tcBorders>
            <w:shd w:val="clear" w:color="auto" w:fill="auto"/>
            <w:noWrap/>
            <w:vAlign w:val="bottom"/>
          </w:tcPr>
          <w:p w14:paraId="37CAF74F" w14:textId="77777777" w:rsidR="00C27CF9" w:rsidRPr="00ED3698" w:rsidRDefault="00C27CF9" w:rsidP="007B1E2A">
            <w:pPr>
              <w:spacing w:before="0" w:after="0"/>
              <w:rPr>
                <w:color w:val="000000"/>
                <w:sz w:val="22"/>
                <w:szCs w:val="22"/>
              </w:rPr>
            </w:pPr>
            <w:r w:rsidRPr="00ED3698">
              <w:rPr>
                <w:color w:val="000000"/>
                <w:sz w:val="22"/>
                <w:szCs w:val="22"/>
              </w:rPr>
              <w:t>Calcite</w:t>
            </w:r>
          </w:p>
        </w:tc>
        <w:tc>
          <w:tcPr>
            <w:tcW w:w="1374" w:type="pct"/>
            <w:gridSpan w:val="2"/>
            <w:tcBorders>
              <w:top w:val="nil"/>
              <w:bottom w:val="nil"/>
            </w:tcBorders>
            <w:shd w:val="clear" w:color="auto" w:fill="auto"/>
            <w:noWrap/>
            <w:vAlign w:val="center"/>
          </w:tcPr>
          <w:p w14:paraId="007E64A6" w14:textId="77777777" w:rsidR="00C27CF9" w:rsidRPr="00ED3698" w:rsidRDefault="00C27CF9" w:rsidP="00C27CF9">
            <w:pPr>
              <w:spacing w:before="0" w:after="0"/>
              <w:jc w:val="center"/>
            </w:pPr>
            <w:r>
              <w:t>0.30</w:t>
            </w:r>
          </w:p>
        </w:tc>
        <w:tc>
          <w:tcPr>
            <w:tcW w:w="837" w:type="pct"/>
            <w:tcBorders>
              <w:top w:val="nil"/>
              <w:bottom w:val="nil"/>
            </w:tcBorders>
            <w:vAlign w:val="center"/>
          </w:tcPr>
          <w:p w14:paraId="0BE7EAB5" w14:textId="77777777" w:rsidR="00C27CF9" w:rsidRPr="00ED3698" w:rsidRDefault="00C27CF9" w:rsidP="00C27CF9">
            <w:pPr>
              <w:spacing w:before="0" w:after="0"/>
              <w:jc w:val="center"/>
            </w:pPr>
            <w:r w:rsidRPr="00ED3698">
              <w:t>-</w:t>
            </w:r>
          </w:p>
        </w:tc>
        <w:tc>
          <w:tcPr>
            <w:tcW w:w="621" w:type="pct"/>
            <w:tcBorders>
              <w:top w:val="nil"/>
              <w:bottom w:val="nil"/>
            </w:tcBorders>
            <w:vAlign w:val="center"/>
          </w:tcPr>
          <w:p w14:paraId="5B23D049" w14:textId="77777777" w:rsidR="00C27CF9" w:rsidRPr="00ED3698" w:rsidRDefault="00C27CF9" w:rsidP="00C27CF9">
            <w:pPr>
              <w:spacing w:before="0" w:after="0"/>
              <w:jc w:val="center"/>
            </w:pPr>
            <w:r w:rsidRPr="00ED3698">
              <w:t>-</w:t>
            </w:r>
          </w:p>
        </w:tc>
        <w:tc>
          <w:tcPr>
            <w:tcW w:w="766" w:type="pct"/>
            <w:tcBorders>
              <w:top w:val="nil"/>
              <w:bottom w:val="nil"/>
            </w:tcBorders>
            <w:shd w:val="clear" w:color="auto" w:fill="auto"/>
            <w:noWrap/>
            <w:vAlign w:val="center"/>
          </w:tcPr>
          <w:p w14:paraId="07FA5E25" w14:textId="77777777" w:rsidR="00C27CF9" w:rsidRPr="00ED3698" w:rsidRDefault="00C27CF9" w:rsidP="00C27CF9">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C27CF9" w:rsidRPr="00ED3698" w14:paraId="7E69377D" w14:textId="77777777" w:rsidTr="00C27CF9">
        <w:trPr>
          <w:trHeight w:val="300"/>
          <w:jc w:val="center"/>
        </w:trPr>
        <w:tc>
          <w:tcPr>
            <w:tcW w:w="1402" w:type="pct"/>
            <w:tcBorders>
              <w:top w:val="nil"/>
              <w:bottom w:val="nil"/>
            </w:tcBorders>
            <w:shd w:val="clear" w:color="auto" w:fill="auto"/>
            <w:noWrap/>
            <w:vAlign w:val="bottom"/>
          </w:tcPr>
          <w:p w14:paraId="65A1DEA6" w14:textId="77777777" w:rsidR="00C27CF9" w:rsidRPr="00ED3698" w:rsidRDefault="00C27CF9" w:rsidP="007B1E2A">
            <w:pPr>
              <w:spacing w:before="0" w:after="0"/>
              <w:rPr>
                <w:color w:val="000000"/>
                <w:sz w:val="22"/>
                <w:szCs w:val="22"/>
              </w:rPr>
            </w:pPr>
            <w:r>
              <w:rPr>
                <w:color w:val="000000"/>
                <w:sz w:val="22"/>
                <w:szCs w:val="22"/>
              </w:rPr>
              <w:t>Gypsum</w:t>
            </w:r>
          </w:p>
        </w:tc>
        <w:tc>
          <w:tcPr>
            <w:tcW w:w="1374" w:type="pct"/>
            <w:gridSpan w:val="2"/>
            <w:tcBorders>
              <w:top w:val="nil"/>
              <w:bottom w:val="nil"/>
            </w:tcBorders>
            <w:shd w:val="clear" w:color="auto" w:fill="auto"/>
            <w:noWrap/>
            <w:vAlign w:val="center"/>
          </w:tcPr>
          <w:p w14:paraId="0DE77CB2" w14:textId="77777777" w:rsidR="00C27CF9" w:rsidRDefault="00C27CF9" w:rsidP="00C27CF9">
            <w:pPr>
              <w:spacing w:before="0" w:after="0"/>
              <w:jc w:val="center"/>
            </w:pPr>
            <w:r>
              <w:t>0.00</w:t>
            </w:r>
          </w:p>
        </w:tc>
        <w:tc>
          <w:tcPr>
            <w:tcW w:w="837" w:type="pct"/>
            <w:tcBorders>
              <w:top w:val="nil"/>
              <w:bottom w:val="nil"/>
            </w:tcBorders>
            <w:vAlign w:val="center"/>
          </w:tcPr>
          <w:p w14:paraId="04A76BD8" w14:textId="77777777" w:rsidR="00C27CF9" w:rsidRPr="00ED3698" w:rsidRDefault="00C27CF9" w:rsidP="00C27CF9">
            <w:pPr>
              <w:spacing w:before="0" w:after="0"/>
              <w:jc w:val="center"/>
            </w:pPr>
            <w:r>
              <w:t>-</w:t>
            </w:r>
          </w:p>
        </w:tc>
        <w:tc>
          <w:tcPr>
            <w:tcW w:w="621" w:type="pct"/>
            <w:tcBorders>
              <w:top w:val="nil"/>
              <w:bottom w:val="nil"/>
            </w:tcBorders>
            <w:vAlign w:val="center"/>
          </w:tcPr>
          <w:p w14:paraId="25E0F345" w14:textId="77777777" w:rsidR="00C27CF9" w:rsidRPr="00ED3698" w:rsidRDefault="00C27CF9" w:rsidP="00C27CF9">
            <w:pPr>
              <w:spacing w:before="0" w:after="0"/>
              <w:jc w:val="center"/>
            </w:pPr>
            <w:r>
              <w:t>-</w:t>
            </w:r>
          </w:p>
        </w:tc>
        <w:tc>
          <w:tcPr>
            <w:tcW w:w="766" w:type="pct"/>
            <w:tcBorders>
              <w:top w:val="nil"/>
              <w:bottom w:val="nil"/>
            </w:tcBorders>
            <w:shd w:val="clear" w:color="auto" w:fill="auto"/>
            <w:noWrap/>
            <w:vAlign w:val="center"/>
          </w:tcPr>
          <w:p w14:paraId="41E16194" w14:textId="77777777" w:rsidR="00C27CF9" w:rsidRPr="00ED3698" w:rsidRDefault="00C27CF9" w:rsidP="00C27CF9">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C27CF9" w:rsidRPr="00ED3698" w14:paraId="17D127B9" w14:textId="77777777" w:rsidTr="00C27CF9">
        <w:trPr>
          <w:trHeight w:val="300"/>
          <w:jc w:val="center"/>
        </w:trPr>
        <w:tc>
          <w:tcPr>
            <w:tcW w:w="1402" w:type="pct"/>
            <w:tcBorders>
              <w:top w:val="single" w:sz="4" w:space="0" w:color="auto"/>
              <w:bottom w:val="nil"/>
            </w:tcBorders>
            <w:shd w:val="clear" w:color="auto" w:fill="auto"/>
            <w:noWrap/>
            <w:vAlign w:val="bottom"/>
          </w:tcPr>
          <w:p w14:paraId="2582B69D" w14:textId="77777777" w:rsidR="00C27CF9" w:rsidRPr="00ED3698" w:rsidRDefault="00C27CF9" w:rsidP="007B1E2A">
            <w:pPr>
              <w:spacing w:before="0" w:after="0"/>
              <w:rPr>
                <w:i/>
                <w:color w:val="000000"/>
                <w:sz w:val="22"/>
                <w:szCs w:val="22"/>
              </w:rPr>
            </w:pPr>
            <w:r w:rsidRPr="00ED3698">
              <w:rPr>
                <w:i/>
                <w:color w:val="000000"/>
                <w:sz w:val="22"/>
                <w:szCs w:val="22"/>
              </w:rPr>
              <w:t>Hydraulic condition</w:t>
            </w:r>
          </w:p>
        </w:tc>
        <w:tc>
          <w:tcPr>
            <w:tcW w:w="1374" w:type="pct"/>
            <w:gridSpan w:val="2"/>
            <w:tcBorders>
              <w:top w:val="single" w:sz="4" w:space="0" w:color="auto"/>
              <w:bottom w:val="nil"/>
            </w:tcBorders>
            <w:shd w:val="clear" w:color="auto" w:fill="auto"/>
            <w:noWrap/>
            <w:vAlign w:val="center"/>
          </w:tcPr>
          <w:p w14:paraId="22A476C9" w14:textId="77777777" w:rsidR="00C27CF9" w:rsidRPr="00ED3698" w:rsidRDefault="00C27CF9" w:rsidP="00C27CF9">
            <w:pPr>
              <w:spacing w:before="0" w:after="0"/>
              <w:jc w:val="center"/>
            </w:pPr>
          </w:p>
        </w:tc>
        <w:tc>
          <w:tcPr>
            <w:tcW w:w="837" w:type="pct"/>
            <w:tcBorders>
              <w:top w:val="single" w:sz="4" w:space="0" w:color="auto"/>
              <w:bottom w:val="nil"/>
            </w:tcBorders>
            <w:vAlign w:val="center"/>
          </w:tcPr>
          <w:p w14:paraId="1A6DB704" w14:textId="77777777" w:rsidR="00C27CF9" w:rsidRPr="00ED3698" w:rsidRDefault="00C27CF9" w:rsidP="00C27CF9">
            <w:pPr>
              <w:spacing w:before="0" w:after="0"/>
              <w:jc w:val="center"/>
            </w:pPr>
          </w:p>
        </w:tc>
        <w:tc>
          <w:tcPr>
            <w:tcW w:w="621" w:type="pct"/>
            <w:tcBorders>
              <w:top w:val="single" w:sz="4" w:space="0" w:color="auto"/>
              <w:bottom w:val="nil"/>
            </w:tcBorders>
            <w:vAlign w:val="center"/>
          </w:tcPr>
          <w:p w14:paraId="7E12DE8E" w14:textId="77777777" w:rsidR="00C27CF9" w:rsidRPr="00ED3698" w:rsidRDefault="00C27CF9" w:rsidP="00C27CF9">
            <w:pPr>
              <w:spacing w:before="0" w:after="0"/>
              <w:jc w:val="center"/>
            </w:pPr>
          </w:p>
        </w:tc>
        <w:tc>
          <w:tcPr>
            <w:tcW w:w="766" w:type="pct"/>
            <w:tcBorders>
              <w:top w:val="single" w:sz="4" w:space="0" w:color="auto"/>
              <w:bottom w:val="nil"/>
            </w:tcBorders>
            <w:shd w:val="clear" w:color="auto" w:fill="auto"/>
            <w:noWrap/>
            <w:vAlign w:val="center"/>
          </w:tcPr>
          <w:p w14:paraId="34F0E014" w14:textId="77777777" w:rsidR="00C27CF9" w:rsidRPr="00ED3698" w:rsidRDefault="00C27CF9" w:rsidP="00C27CF9">
            <w:pPr>
              <w:spacing w:before="0" w:after="0"/>
              <w:jc w:val="center"/>
              <w:rPr>
                <w:color w:val="000000"/>
                <w:lang w:eastAsia="en-CA"/>
              </w:rPr>
            </w:pPr>
          </w:p>
        </w:tc>
      </w:tr>
      <w:tr w:rsidR="00C27CF9" w:rsidRPr="00ED3698" w14:paraId="21E06833" w14:textId="77777777" w:rsidTr="00C27CF9">
        <w:trPr>
          <w:trHeight w:val="300"/>
          <w:jc w:val="center"/>
        </w:trPr>
        <w:tc>
          <w:tcPr>
            <w:tcW w:w="1402" w:type="pct"/>
            <w:tcBorders>
              <w:top w:val="nil"/>
              <w:bottom w:val="single" w:sz="4" w:space="0" w:color="auto"/>
            </w:tcBorders>
            <w:shd w:val="clear" w:color="auto" w:fill="auto"/>
            <w:noWrap/>
            <w:vAlign w:val="bottom"/>
          </w:tcPr>
          <w:p w14:paraId="4DEDB07C" w14:textId="77777777" w:rsidR="00C27CF9" w:rsidRPr="00ED3698" w:rsidRDefault="00C27CF9" w:rsidP="007B1E2A">
            <w:pPr>
              <w:spacing w:before="0" w:after="0"/>
              <w:rPr>
                <w:color w:val="000000"/>
                <w:sz w:val="22"/>
                <w:szCs w:val="22"/>
              </w:rPr>
            </w:pPr>
            <w:r w:rsidRPr="00ED3698">
              <w:rPr>
                <w:color w:val="000000"/>
                <w:sz w:val="22"/>
                <w:szCs w:val="22"/>
              </w:rPr>
              <w:t>Hydraulic head</w:t>
            </w:r>
          </w:p>
        </w:tc>
        <w:tc>
          <w:tcPr>
            <w:tcW w:w="1374" w:type="pct"/>
            <w:gridSpan w:val="2"/>
            <w:tcBorders>
              <w:top w:val="nil"/>
              <w:bottom w:val="single" w:sz="4" w:space="0" w:color="auto"/>
            </w:tcBorders>
            <w:shd w:val="clear" w:color="auto" w:fill="auto"/>
            <w:noWrap/>
            <w:vAlign w:val="center"/>
          </w:tcPr>
          <w:p w14:paraId="32985B71" w14:textId="77777777" w:rsidR="00C27CF9" w:rsidRPr="00ED3698" w:rsidRDefault="00C27CF9" w:rsidP="00C27CF9">
            <w:pPr>
              <w:spacing w:before="0" w:after="0"/>
              <w:jc w:val="center"/>
            </w:pPr>
            <w:r w:rsidRPr="00ED3698">
              <w:t>0.0</w:t>
            </w:r>
          </w:p>
        </w:tc>
        <w:tc>
          <w:tcPr>
            <w:tcW w:w="837" w:type="pct"/>
            <w:tcBorders>
              <w:top w:val="nil"/>
              <w:bottom w:val="single" w:sz="4" w:space="0" w:color="auto"/>
            </w:tcBorders>
            <w:vAlign w:val="center"/>
          </w:tcPr>
          <w:p w14:paraId="19F8C217" w14:textId="77777777" w:rsidR="00C27CF9" w:rsidRPr="00ED3698" w:rsidRDefault="00C27CF9" w:rsidP="00C27CF9">
            <w:pPr>
              <w:spacing w:before="0" w:after="0"/>
              <w:jc w:val="center"/>
            </w:pPr>
            <w:r w:rsidRPr="00ED3698">
              <w:t>0.00</w:t>
            </w:r>
            <w:r>
              <w:t>7 (first)</w:t>
            </w:r>
          </w:p>
        </w:tc>
        <w:tc>
          <w:tcPr>
            <w:tcW w:w="621" w:type="pct"/>
            <w:tcBorders>
              <w:top w:val="nil"/>
              <w:bottom w:val="single" w:sz="4" w:space="0" w:color="auto"/>
            </w:tcBorders>
            <w:vAlign w:val="center"/>
          </w:tcPr>
          <w:p w14:paraId="773A9D21" w14:textId="77777777" w:rsidR="00C27CF9" w:rsidRPr="00ED3698" w:rsidRDefault="00C27CF9" w:rsidP="00C27CF9">
            <w:pPr>
              <w:spacing w:before="0" w:after="0"/>
              <w:jc w:val="center"/>
            </w:pPr>
            <w:r w:rsidRPr="00ED3698">
              <w:t>0.0</w:t>
            </w:r>
            <w:r>
              <w:t xml:space="preserve"> (first)</w:t>
            </w:r>
          </w:p>
        </w:tc>
        <w:tc>
          <w:tcPr>
            <w:tcW w:w="766" w:type="pct"/>
            <w:tcBorders>
              <w:top w:val="nil"/>
              <w:bottom w:val="single" w:sz="4" w:space="0" w:color="auto"/>
            </w:tcBorders>
            <w:shd w:val="clear" w:color="auto" w:fill="auto"/>
            <w:noWrap/>
            <w:vAlign w:val="center"/>
          </w:tcPr>
          <w:p w14:paraId="1EAB04B5" w14:textId="77777777" w:rsidR="00C27CF9" w:rsidRPr="00ED3698" w:rsidRDefault="00C27CF9" w:rsidP="00C27CF9">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390A3B34" w14:textId="77777777" w:rsidR="00AA22E8" w:rsidRPr="00ED3698" w:rsidRDefault="00AA22E8" w:rsidP="007B1E2A">
      <w:pPr>
        <w:pStyle w:val="Simpleline"/>
      </w:pPr>
    </w:p>
    <w:p w14:paraId="588E0917" w14:textId="77777777" w:rsidR="00AA22E8" w:rsidRPr="00ED3698" w:rsidRDefault="00AA22E8" w:rsidP="009D54B1">
      <w:pPr>
        <w:pStyle w:val="StyleHeading4Bold"/>
      </w:pPr>
      <w:bookmarkStart w:id="450" w:name="_Toc520374543"/>
      <w:r w:rsidRPr="00ED3698">
        <w:t>Parameters</w:t>
      </w:r>
      <w:bookmarkEnd w:id="450"/>
    </w:p>
    <w:p w14:paraId="5BFF90F8" w14:textId="5F63C937" w:rsidR="00AA22E8" w:rsidRDefault="00AA22E8" w:rsidP="00AA22E8">
      <w:r w:rsidRPr="00ED3698">
        <w:t>The parameters of the porous medi</w:t>
      </w:r>
      <w:r w:rsidR="00C27CF9">
        <w:t>um</w:t>
      </w:r>
      <w:r w:rsidRPr="00ED3698">
        <w:t xml:space="preserve"> are: porosity </w:t>
      </w:r>
      <w:r w:rsidR="00C27CF9">
        <w:t xml:space="preserve">is </w:t>
      </w:r>
      <w:r w:rsidRPr="00ED3698">
        <w:t>0.3</w:t>
      </w:r>
      <w:r>
        <w:t>5</w:t>
      </w:r>
      <w:r w:rsidRPr="00ED3698">
        <w:t xml:space="preserve">, hydraulic conductivity </w:t>
      </w:r>
      <w:r w:rsidR="00C27CF9">
        <w:t xml:space="preserve">is </w:t>
      </w:r>
      <w:r w:rsidRPr="00ED3698">
        <w:t>1.16</w:t>
      </w:r>
      <w:r w:rsidRPr="007E11F0">
        <w:t>×10</w:t>
      </w:r>
      <w:r w:rsidRPr="007E11F0">
        <w:rPr>
          <w:vertAlign w:val="superscript"/>
        </w:rPr>
        <w:t>-5</w:t>
      </w:r>
      <w:r w:rsidRPr="00ED3698">
        <w:t> m s</w:t>
      </w:r>
      <w:r w:rsidRPr="00ED3698">
        <w:rPr>
          <w:vertAlign w:val="superscript"/>
        </w:rPr>
        <w:t>-1</w:t>
      </w:r>
      <w:r w:rsidRPr="00ED3698">
        <w:t xml:space="preserve">, longitudinal dispersivity </w:t>
      </w:r>
      <w:r w:rsidR="00C27CF9">
        <w:t xml:space="preserve">is </w:t>
      </w:r>
      <w:r w:rsidRPr="00ED3698">
        <w:t xml:space="preserve">0.0 m, </w:t>
      </w:r>
      <w:r w:rsidR="00C27CF9">
        <w:t xml:space="preserve">and the </w:t>
      </w:r>
      <w:r w:rsidR="000B7870">
        <w:t>diffusion coefficient</w:t>
      </w:r>
      <w:r w:rsidRPr="00ED3698">
        <w:t xml:space="preserve"> is 0.0</w:t>
      </w:r>
      <w:r w:rsidR="00C27CF9">
        <w:t xml:space="preserve"> m</w:t>
      </w:r>
      <w:r w:rsidR="00C27CF9" w:rsidRPr="00C27CF9">
        <w:rPr>
          <w:vertAlign w:val="superscript"/>
        </w:rPr>
        <w:t>2</w:t>
      </w:r>
      <w:r w:rsidR="00C27CF9">
        <w:t xml:space="preserve"> s</w:t>
      </w:r>
      <w:r w:rsidR="00C27CF9" w:rsidRPr="00C27CF9">
        <w:rPr>
          <w:vertAlign w:val="superscript"/>
        </w:rPr>
        <w:t>-1</w:t>
      </w:r>
      <w:r w:rsidR="004474F5">
        <w:t xml:space="preserve">.  </w:t>
      </w:r>
      <w:r>
        <w:t>Calcite</w:t>
      </w:r>
      <w:r>
        <w:rPr>
          <w:rFonts w:hint="eastAsia"/>
          <w:lang w:eastAsia="zh-CN"/>
        </w:rPr>
        <w:t xml:space="preserve"> and gypsum are</w:t>
      </w:r>
      <w:r>
        <w:t xml:space="preserve"> considered in the benchmark</w:t>
      </w:r>
      <w:r w:rsidR="00D54C42">
        <w:rPr>
          <w:rFonts w:hint="eastAsia"/>
          <w:lang w:eastAsia="zh-CN"/>
        </w:rPr>
        <w:t xml:space="preserve"> as </w:t>
      </w:r>
      <w:r w:rsidR="00EF0890">
        <w:rPr>
          <w:rFonts w:hint="eastAsia"/>
          <w:lang w:eastAsia="zh-CN"/>
        </w:rPr>
        <w:t xml:space="preserve">surface-controlled </w:t>
      </w:r>
      <w:r w:rsidR="00D54C42">
        <w:rPr>
          <w:rFonts w:hint="eastAsia"/>
          <w:lang w:eastAsia="zh-CN"/>
        </w:rPr>
        <w:t>kinetic reactions (see section</w:t>
      </w:r>
      <w:r w:rsidR="00BB2CD5">
        <w:rPr>
          <w:lang w:eastAsia="zh-CN"/>
        </w:rPr>
        <w:t xml:space="preserve"> “Dissolution-precipitation reactions” in the theory manual</w:t>
      </w:r>
      <w:r w:rsidR="00D54C42">
        <w:rPr>
          <w:rFonts w:hint="eastAsia"/>
          <w:lang w:eastAsia="zh-CN"/>
        </w:rPr>
        <w:t>)</w:t>
      </w:r>
      <w:r w:rsidR="004474F5">
        <w:rPr>
          <w:rFonts w:hint="eastAsia"/>
          <w:lang w:eastAsia="zh-CN"/>
        </w:rPr>
        <w:t xml:space="preserve">.  </w:t>
      </w:r>
      <w:r w:rsidR="00D54C42">
        <w:rPr>
          <w:rFonts w:hint="eastAsia"/>
          <w:lang w:eastAsia="zh-CN"/>
        </w:rPr>
        <w:t>T</w:t>
      </w:r>
      <w:r>
        <w:rPr>
          <w:rFonts w:hint="eastAsia"/>
          <w:lang w:eastAsia="zh-CN"/>
        </w:rPr>
        <w:t>heir</w:t>
      </w:r>
      <w:r w:rsidR="00D54C42">
        <w:rPr>
          <w:rFonts w:hint="eastAsia"/>
          <w:lang w:eastAsia="zh-CN"/>
        </w:rPr>
        <w:t xml:space="preserve"> chemical reaction equations and</w:t>
      </w:r>
      <w:r>
        <w:rPr>
          <w:rFonts w:hint="eastAsia"/>
          <w:lang w:eastAsia="zh-CN"/>
        </w:rPr>
        <w:t xml:space="preserve"> </w:t>
      </w:r>
      <w:r w:rsidR="00D54C42">
        <w:rPr>
          <w:rFonts w:hint="eastAsia"/>
          <w:lang w:eastAsia="zh-CN"/>
        </w:rPr>
        <w:t>kinetic</w:t>
      </w:r>
      <w:r>
        <w:t xml:space="preserve"> parameters are provided in </w:t>
      </w:r>
      <w:r w:rsidR="002B004B">
        <w:fldChar w:fldCharType="begin"/>
      </w:r>
      <w:r w:rsidR="002B004B">
        <w:instrText xml:space="preserve"> REF _Ref383260582 \h </w:instrText>
      </w:r>
      <w:r w:rsidR="002B004B">
        <w:fldChar w:fldCharType="separate"/>
      </w:r>
      <w:r w:rsidR="00B560DA" w:rsidRPr="00ED3698">
        <w:t xml:space="preserve">Table </w:t>
      </w:r>
      <w:r w:rsidR="00B560DA">
        <w:rPr>
          <w:noProof/>
        </w:rPr>
        <w:t>2</w:t>
      </w:r>
      <w:r w:rsidR="00B560DA">
        <w:t>.</w:t>
      </w:r>
      <w:r w:rsidR="00B560DA">
        <w:rPr>
          <w:noProof/>
        </w:rPr>
        <w:t>49</w:t>
      </w:r>
      <w:r w:rsidR="002B004B">
        <w:fldChar w:fldCharType="end"/>
      </w:r>
      <w:r w:rsidR="002B004B">
        <w:t xml:space="preserve"> </w:t>
      </w:r>
      <w:r>
        <w:t xml:space="preserve">and </w:t>
      </w:r>
      <w:r w:rsidR="002B004B">
        <w:fldChar w:fldCharType="begin"/>
      </w:r>
      <w:r w:rsidR="002B004B">
        <w:instrText xml:space="preserve"> REF _Ref383260588 \h </w:instrText>
      </w:r>
      <w:r w:rsidR="002B004B">
        <w:fldChar w:fldCharType="separate"/>
      </w:r>
      <w:r w:rsidR="00B560DA" w:rsidRPr="00ED3698">
        <w:t xml:space="preserve">Table </w:t>
      </w:r>
      <w:r w:rsidR="00B560DA">
        <w:rPr>
          <w:noProof/>
        </w:rPr>
        <w:t>2</w:t>
      </w:r>
      <w:r w:rsidR="00B560DA">
        <w:t>.</w:t>
      </w:r>
      <w:r w:rsidR="00B560DA">
        <w:rPr>
          <w:noProof/>
        </w:rPr>
        <w:t>50</w:t>
      </w:r>
      <w:r w:rsidR="002B004B">
        <w:fldChar w:fldCharType="end"/>
      </w:r>
      <w:r>
        <w:t>.</w:t>
      </w:r>
    </w:p>
    <w:p w14:paraId="76695D39" w14:textId="77777777" w:rsidR="00C27CF9" w:rsidRDefault="00C27CF9" w:rsidP="00AA22E8"/>
    <w:p w14:paraId="432A3976" w14:textId="72B3DEC0" w:rsidR="002B004B" w:rsidRPr="00AB60F3" w:rsidRDefault="002B004B" w:rsidP="002B004B">
      <w:pPr>
        <w:pStyle w:val="StyleCaptionTableCaptionBold"/>
      </w:pPr>
      <w:bookmarkStart w:id="451" w:name="_Ref383260582"/>
      <w:bookmarkStart w:id="452" w:name="_Toc520374925"/>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49</w:t>
      </w:r>
      <w:r w:rsidR="00FE1AD3">
        <w:fldChar w:fldCharType="end"/>
      </w:r>
      <w:bookmarkEnd w:id="451"/>
      <w:r w:rsidR="00767E37">
        <w:t xml:space="preserve">: </w:t>
      </w:r>
      <w:r w:rsidRPr="00AB60F3">
        <w:t>Mineral reaction parameters</w:t>
      </w:r>
      <w:bookmarkEnd w:id="452"/>
    </w:p>
    <w:tbl>
      <w:tblPr>
        <w:tblW w:w="5000" w:type="pct"/>
        <w:tblBorders>
          <w:top w:val="single" w:sz="4" w:space="0" w:color="auto"/>
          <w:bottom w:val="single" w:sz="4" w:space="0" w:color="auto"/>
        </w:tblBorders>
        <w:tblLook w:val="04A0" w:firstRow="1" w:lastRow="0" w:firstColumn="1" w:lastColumn="0" w:noHBand="0" w:noVBand="1"/>
      </w:tblPr>
      <w:tblGrid>
        <w:gridCol w:w="1364"/>
        <w:gridCol w:w="6288"/>
        <w:gridCol w:w="988"/>
      </w:tblGrid>
      <w:tr w:rsidR="002B004B" w:rsidRPr="001550D8" w14:paraId="2A153626" w14:textId="77777777" w:rsidTr="00C27CF9">
        <w:tc>
          <w:tcPr>
            <w:tcW w:w="789" w:type="pct"/>
            <w:tcBorders>
              <w:bottom w:val="single" w:sz="4" w:space="0" w:color="auto"/>
            </w:tcBorders>
            <w:shd w:val="clear" w:color="auto" w:fill="D9D9D9" w:themeFill="background1" w:themeFillShade="D9"/>
            <w:vAlign w:val="center"/>
          </w:tcPr>
          <w:p w14:paraId="45EB311E" w14:textId="77777777" w:rsidR="002B004B" w:rsidRPr="00CE2FE4" w:rsidRDefault="002B004B" w:rsidP="00C27CF9">
            <w:pPr>
              <w:spacing w:before="0" w:after="0"/>
              <w:ind w:left="318" w:hanging="284"/>
              <w:rPr>
                <w:b/>
              </w:rPr>
            </w:pPr>
            <w:r w:rsidRPr="00CE2FE4">
              <w:rPr>
                <w:b/>
              </w:rPr>
              <w:t>Mineral</w:t>
            </w:r>
          </w:p>
        </w:tc>
        <w:tc>
          <w:tcPr>
            <w:tcW w:w="3639" w:type="pct"/>
            <w:tcBorders>
              <w:bottom w:val="single" w:sz="4" w:space="0" w:color="auto"/>
            </w:tcBorders>
            <w:shd w:val="clear" w:color="auto" w:fill="D9D9D9" w:themeFill="background1" w:themeFillShade="D9"/>
            <w:vAlign w:val="center"/>
          </w:tcPr>
          <w:p w14:paraId="6AC83026" w14:textId="77777777" w:rsidR="002B004B" w:rsidRPr="00CE2FE4" w:rsidRDefault="002B004B" w:rsidP="00C27CF9">
            <w:pPr>
              <w:spacing w:before="0" w:after="0"/>
              <w:jc w:val="center"/>
              <w:rPr>
                <w:b/>
              </w:rPr>
            </w:pPr>
            <w:r w:rsidRPr="00CE2FE4">
              <w:rPr>
                <w:b/>
              </w:rPr>
              <w:t>Reaction</w:t>
            </w:r>
          </w:p>
        </w:tc>
        <w:tc>
          <w:tcPr>
            <w:tcW w:w="572" w:type="pct"/>
            <w:tcBorders>
              <w:bottom w:val="single" w:sz="4" w:space="0" w:color="auto"/>
            </w:tcBorders>
            <w:shd w:val="clear" w:color="auto" w:fill="D9D9D9" w:themeFill="background1" w:themeFillShade="D9"/>
            <w:vAlign w:val="center"/>
          </w:tcPr>
          <w:p w14:paraId="1CEC235C" w14:textId="77777777" w:rsidR="002B004B" w:rsidRPr="00CE2FE4" w:rsidRDefault="002B004B" w:rsidP="00C27CF9">
            <w:pPr>
              <w:spacing w:before="0" w:after="0"/>
              <w:jc w:val="center"/>
              <w:rPr>
                <w:b/>
                <w:lang w:eastAsia="zh-CN"/>
              </w:rPr>
            </w:pPr>
            <w:r w:rsidRPr="00CE2FE4">
              <w:rPr>
                <w:b/>
              </w:rPr>
              <w:t>logK</w:t>
            </w:r>
            <w:r w:rsidRPr="00CE2FE4">
              <w:rPr>
                <w:rFonts w:hint="eastAsia"/>
                <w:b/>
                <w:vertAlign w:val="subscript"/>
                <w:lang w:eastAsia="zh-CN"/>
              </w:rPr>
              <w:t>25</w:t>
            </w:r>
          </w:p>
        </w:tc>
      </w:tr>
      <w:tr w:rsidR="002B004B" w14:paraId="4A1E748A" w14:textId="77777777" w:rsidTr="00C27CF9">
        <w:tc>
          <w:tcPr>
            <w:tcW w:w="789" w:type="pct"/>
            <w:tcBorders>
              <w:top w:val="single" w:sz="4" w:space="0" w:color="auto"/>
              <w:bottom w:val="nil"/>
            </w:tcBorders>
            <w:shd w:val="clear" w:color="auto" w:fill="auto"/>
            <w:vAlign w:val="center"/>
          </w:tcPr>
          <w:p w14:paraId="0ACB0C5A" w14:textId="77777777" w:rsidR="002B004B" w:rsidRPr="003F0292" w:rsidRDefault="002B004B" w:rsidP="00C27CF9">
            <w:pPr>
              <w:spacing w:before="0" w:after="0"/>
              <w:ind w:left="318" w:hanging="284"/>
              <w:rPr>
                <w:szCs w:val="24"/>
              </w:rPr>
            </w:pPr>
            <w:r w:rsidRPr="003F0292">
              <w:rPr>
                <w:szCs w:val="24"/>
              </w:rPr>
              <w:t>Calcite</w:t>
            </w:r>
          </w:p>
        </w:tc>
        <w:tc>
          <w:tcPr>
            <w:tcW w:w="3639" w:type="pct"/>
            <w:tcBorders>
              <w:top w:val="single" w:sz="4" w:space="0" w:color="auto"/>
              <w:bottom w:val="nil"/>
            </w:tcBorders>
            <w:shd w:val="clear" w:color="auto" w:fill="auto"/>
            <w:vAlign w:val="center"/>
          </w:tcPr>
          <w:p w14:paraId="2AA5832E" w14:textId="77777777" w:rsidR="002B004B" w:rsidRPr="003F0292" w:rsidRDefault="002B004B" w:rsidP="00C27CF9">
            <w:pPr>
              <w:spacing w:before="0" w:after="0"/>
              <w:rPr>
                <w:szCs w:val="24"/>
              </w:rPr>
            </w:pPr>
            <w:r w:rsidRPr="003F0292">
              <w:rPr>
                <w:rFonts w:eastAsia="Calibri"/>
                <w:szCs w:val="24"/>
                <w:lang w:val="en-CA"/>
              </w:rPr>
              <w:t>Ca</w:t>
            </w:r>
            <w:r w:rsidRPr="003F0292">
              <w:rPr>
                <w:rFonts w:eastAsia="Calibri"/>
                <w:szCs w:val="24"/>
                <w:vertAlign w:val="superscript"/>
                <w:lang w:val="en-CA"/>
              </w:rPr>
              <w:t>2+</w:t>
            </w:r>
            <w:r w:rsidRPr="003F0292">
              <w:rPr>
                <w:rFonts w:eastAsia="Calibri"/>
                <w:szCs w:val="24"/>
                <w:lang w:val="en-CA"/>
              </w:rPr>
              <w:t xml:space="preserve"> + CO</w:t>
            </w:r>
            <w:r w:rsidRPr="003F0292">
              <w:rPr>
                <w:rFonts w:eastAsia="Calibri"/>
                <w:szCs w:val="24"/>
                <w:vertAlign w:val="subscript"/>
                <w:lang w:val="en-CA"/>
              </w:rPr>
              <w:t>3</w:t>
            </w:r>
            <w:r w:rsidRPr="003F0292">
              <w:rPr>
                <w:rFonts w:eastAsia="Calibri"/>
                <w:szCs w:val="24"/>
                <w:vertAlign w:val="superscript"/>
                <w:lang w:val="en-CA"/>
              </w:rPr>
              <w:t xml:space="preserve">2- </w:t>
            </w:r>
            <w:r w:rsidRPr="003F0292">
              <w:rPr>
                <w:rFonts w:eastAsia="Calibri"/>
                <w:szCs w:val="24"/>
                <w:lang w:val="en-CA"/>
              </w:rPr>
              <w:t>↔ CaCO</w:t>
            </w:r>
            <w:r w:rsidRPr="003F0292">
              <w:rPr>
                <w:rFonts w:eastAsia="Calibri"/>
                <w:szCs w:val="24"/>
                <w:vertAlign w:val="subscript"/>
                <w:lang w:val="en-CA"/>
              </w:rPr>
              <w:t>3</w:t>
            </w:r>
          </w:p>
        </w:tc>
        <w:tc>
          <w:tcPr>
            <w:tcW w:w="572" w:type="pct"/>
            <w:tcBorders>
              <w:top w:val="single" w:sz="4" w:space="0" w:color="auto"/>
              <w:bottom w:val="nil"/>
            </w:tcBorders>
            <w:shd w:val="clear" w:color="auto" w:fill="auto"/>
            <w:vAlign w:val="center"/>
          </w:tcPr>
          <w:p w14:paraId="2AA6552D" w14:textId="77777777" w:rsidR="002B004B" w:rsidRPr="00413204" w:rsidRDefault="002B004B" w:rsidP="00C27CF9">
            <w:pPr>
              <w:spacing w:before="0" w:after="0"/>
              <w:jc w:val="center"/>
              <w:rPr>
                <w:sz w:val="22"/>
                <w:szCs w:val="22"/>
              </w:rPr>
            </w:pPr>
            <w:r w:rsidRPr="00413204">
              <w:rPr>
                <w:sz w:val="22"/>
                <w:szCs w:val="22"/>
              </w:rPr>
              <w:t>8.4750</w:t>
            </w:r>
          </w:p>
        </w:tc>
      </w:tr>
      <w:tr w:rsidR="002B004B" w14:paraId="09036603" w14:textId="77777777" w:rsidTr="00C27CF9">
        <w:tc>
          <w:tcPr>
            <w:tcW w:w="789" w:type="pct"/>
            <w:tcBorders>
              <w:top w:val="nil"/>
            </w:tcBorders>
            <w:shd w:val="clear" w:color="auto" w:fill="auto"/>
            <w:vAlign w:val="center"/>
          </w:tcPr>
          <w:p w14:paraId="0D69C022" w14:textId="77777777" w:rsidR="002B004B" w:rsidRPr="003F0292" w:rsidRDefault="002B004B" w:rsidP="00C27CF9">
            <w:pPr>
              <w:spacing w:before="0" w:after="0"/>
              <w:ind w:left="318" w:hanging="284"/>
              <w:rPr>
                <w:szCs w:val="24"/>
              </w:rPr>
            </w:pPr>
            <w:r w:rsidRPr="003F0292">
              <w:rPr>
                <w:szCs w:val="24"/>
              </w:rPr>
              <w:t>Gypsum</w:t>
            </w:r>
          </w:p>
        </w:tc>
        <w:tc>
          <w:tcPr>
            <w:tcW w:w="3639" w:type="pct"/>
            <w:tcBorders>
              <w:top w:val="nil"/>
            </w:tcBorders>
            <w:shd w:val="clear" w:color="auto" w:fill="auto"/>
            <w:vAlign w:val="center"/>
          </w:tcPr>
          <w:p w14:paraId="2CFC7E57" w14:textId="77777777" w:rsidR="002B004B" w:rsidRPr="003F0292" w:rsidRDefault="002B004B" w:rsidP="00C27CF9">
            <w:pPr>
              <w:spacing w:before="0" w:after="0"/>
              <w:rPr>
                <w:szCs w:val="24"/>
              </w:rPr>
            </w:pPr>
            <w:r w:rsidRPr="003F0292">
              <w:rPr>
                <w:rFonts w:eastAsia="Calibri"/>
                <w:szCs w:val="24"/>
                <w:lang w:val="en-CA"/>
              </w:rPr>
              <w:t>Ca</w:t>
            </w:r>
            <w:r w:rsidRPr="003F0292">
              <w:rPr>
                <w:rFonts w:eastAsia="Calibri"/>
                <w:szCs w:val="24"/>
                <w:vertAlign w:val="superscript"/>
                <w:lang w:val="en-CA"/>
              </w:rPr>
              <w:t>2+</w:t>
            </w:r>
            <w:r w:rsidRPr="003F0292">
              <w:rPr>
                <w:rFonts w:eastAsia="Calibri"/>
                <w:szCs w:val="24"/>
                <w:lang w:val="en-CA"/>
              </w:rPr>
              <w:t xml:space="preserve"> + SO</w:t>
            </w:r>
            <w:r w:rsidRPr="003F0292">
              <w:rPr>
                <w:rFonts w:eastAsia="Calibri"/>
                <w:szCs w:val="24"/>
                <w:vertAlign w:val="subscript"/>
                <w:lang w:val="en-CA"/>
              </w:rPr>
              <w:t>4</w:t>
            </w:r>
            <w:r w:rsidRPr="003F0292">
              <w:rPr>
                <w:rFonts w:eastAsia="Calibri"/>
                <w:szCs w:val="24"/>
                <w:vertAlign w:val="superscript"/>
                <w:lang w:val="en-CA"/>
              </w:rPr>
              <w:t>2-</w:t>
            </w:r>
            <w:r w:rsidRPr="003F0292">
              <w:rPr>
                <w:rFonts w:eastAsia="Calibri"/>
                <w:szCs w:val="24"/>
                <w:lang w:val="en-CA"/>
              </w:rPr>
              <w:t xml:space="preserve"> + 2H</w:t>
            </w:r>
            <w:r w:rsidRPr="003F0292">
              <w:rPr>
                <w:rFonts w:eastAsia="Calibri"/>
                <w:szCs w:val="24"/>
                <w:vertAlign w:val="subscript"/>
                <w:lang w:val="en-CA"/>
              </w:rPr>
              <w:t>2</w:t>
            </w:r>
            <w:r w:rsidRPr="003F0292">
              <w:rPr>
                <w:rFonts w:eastAsia="Calibri"/>
                <w:szCs w:val="24"/>
                <w:lang w:val="en-CA"/>
              </w:rPr>
              <w:t>O ↔ CaSO</w:t>
            </w:r>
            <w:r w:rsidRPr="003F0292">
              <w:rPr>
                <w:rFonts w:eastAsia="Calibri"/>
                <w:szCs w:val="24"/>
                <w:vertAlign w:val="subscript"/>
                <w:lang w:val="en-CA"/>
              </w:rPr>
              <w:t>4</w:t>
            </w:r>
            <w:r w:rsidRPr="003F0292">
              <w:rPr>
                <w:rFonts w:eastAsia="Calibri"/>
                <w:szCs w:val="24"/>
                <w:lang w:val="en-CA"/>
              </w:rPr>
              <w:t>:2H</w:t>
            </w:r>
            <w:r w:rsidRPr="003F0292">
              <w:rPr>
                <w:rFonts w:eastAsia="Calibri"/>
                <w:szCs w:val="24"/>
                <w:vertAlign w:val="subscript"/>
                <w:lang w:val="en-CA"/>
              </w:rPr>
              <w:t>2</w:t>
            </w:r>
            <w:r w:rsidRPr="003F0292">
              <w:rPr>
                <w:rFonts w:eastAsia="Calibri"/>
                <w:szCs w:val="24"/>
                <w:lang w:val="en-CA"/>
              </w:rPr>
              <w:t>O</w:t>
            </w:r>
          </w:p>
        </w:tc>
        <w:tc>
          <w:tcPr>
            <w:tcW w:w="572" w:type="pct"/>
            <w:tcBorders>
              <w:top w:val="nil"/>
            </w:tcBorders>
            <w:shd w:val="clear" w:color="auto" w:fill="auto"/>
            <w:vAlign w:val="center"/>
          </w:tcPr>
          <w:p w14:paraId="6D87ACF7" w14:textId="77777777" w:rsidR="002B004B" w:rsidRPr="00413204" w:rsidRDefault="002B004B" w:rsidP="00C27CF9">
            <w:pPr>
              <w:spacing w:before="0" w:after="0"/>
              <w:jc w:val="center"/>
              <w:rPr>
                <w:sz w:val="22"/>
                <w:szCs w:val="22"/>
              </w:rPr>
            </w:pPr>
            <w:r w:rsidRPr="00413204">
              <w:rPr>
                <w:sz w:val="22"/>
                <w:szCs w:val="22"/>
              </w:rPr>
              <w:t>4.5800</w:t>
            </w:r>
          </w:p>
        </w:tc>
      </w:tr>
    </w:tbl>
    <w:p w14:paraId="626D3251" w14:textId="276530B4" w:rsidR="002B004B" w:rsidRDefault="002B004B" w:rsidP="002B004B">
      <w:pPr>
        <w:pStyle w:val="StyleCaptionTableCaptionBold"/>
      </w:pPr>
      <w:bookmarkStart w:id="453" w:name="_Ref383260588"/>
      <w:bookmarkStart w:id="454" w:name="_Toc520374926"/>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50</w:t>
      </w:r>
      <w:r w:rsidR="00FE1AD3">
        <w:fldChar w:fldCharType="end"/>
      </w:r>
      <w:bookmarkEnd w:id="453"/>
      <w:r w:rsidR="00767E37">
        <w:t xml:space="preserve">: </w:t>
      </w:r>
      <w:r>
        <w:t>K</w:t>
      </w:r>
      <w:r w:rsidRPr="007920AB">
        <w:t>inetic parameters of minerals</w:t>
      </w:r>
      <w:bookmarkEnd w:id="454"/>
    </w:p>
    <w:tbl>
      <w:tblPr>
        <w:tblW w:w="5000" w:type="pct"/>
        <w:tblBorders>
          <w:top w:val="single" w:sz="4" w:space="0" w:color="auto"/>
          <w:bottom w:val="single" w:sz="4" w:space="0" w:color="auto"/>
        </w:tblBorders>
        <w:tblLook w:val="04A0" w:firstRow="1" w:lastRow="0" w:firstColumn="1" w:lastColumn="0" w:noHBand="0" w:noVBand="1"/>
      </w:tblPr>
      <w:tblGrid>
        <w:gridCol w:w="1280"/>
        <w:gridCol w:w="2143"/>
        <w:gridCol w:w="1030"/>
        <w:gridCol w:w="1462"/>
        <w:gridCol w:w="1659"/>
        <w:gridCol w:w="1066"/>
      </w:tblGrid>
      <w:tr w:rsidR="002B004B" w:rsidRPr="001550D8" w14:paraId="785A77EF" w14:textId="77777777" w:rsidTr="00C27CF9">
        <w:tc>
          <w:tcPr>
            <w:tcW w:w="741" w:type="pct"/>
            <w:tcBorders>
              <w:top w:val="single" w:sz="4" w:space="0" w:color="auto"/>
              <w:bottom w:val="single" w:sz="4" w:space="0" w:color="auto"/>
            </w:tcBorders>
            <w:shd w:val="clear" w:color="auto" w:fill="D9D9D9" w:themeFill="background1" w:themeFillShade="D9"/>
            <w:vAlign w:val="center"/>
          </w:tcPr>
          <w:p w14:paraId="1230343B" w14:textId="77777777" w:rsidR="002B004B" w:rsidRPr="00CE2FE4" w:rsidRDefault="002B004B" w:rsidP="00C27CF9">
            <w:pPr>
              <w:spacing w:before="0" w:after="0"/>
              <w:ind w:left="318" w:hanging="284"/>
              <w:jc w:val="center"/>
              <w:rPr>
                <w:b/>
              </w:rPr>
            </w:pPr>
            <w:r w:rsidRPr="00CE2FE4">
              <w:rPr>
                <w:b/>
              </w:rPr>
              <w:t>Mineral</w:t>
            </w:r>
          </w:p>
        </w:tc>
        <w:tc>
          <w:tcPr>
            <w:tcW w:w="1240" w:type="pct"/>
            <w:tcBorders>
              <w:top w:val="single" w:sz="4" w:space="0" w:color="auto"/>
              <w:bottom w:val="single" w:sz="4" w:space="0" w:color="auto"/>
            </w:tcBorders>
            <w:shd w:val="clear" w:color="auto" w:fill="D9D9D9" w:themeFill="background1" w:themeFillShade="D9"/>
            <w:vAlign w:val="center"/>
          </w:tcPr>
          <w:p w14:paraId="5E507700" w14:textId="77777777" w:rsidR="002B004B" w:rsidRPr="00640D7B" w:rsidRDefault="004E7FA7" w:rsidP="00C27CF9">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4FF22459" w14:textId="49B5187F" w:rsidR="002B004B" w:rsidRPr="00CE2FE4" w:rsidRDefault="002B004B" w:rsidP="005A05B7">
            <w:pPr>
              <w:spacing w:before="0" w:after="0"/>
              <w:jc w:val="center"/>
              <w:rPr>
                <w:b/>
              </w:rPr>
            </w:pPr>
            <w:r w:rsidRPr="00CE2FE4">
              <w:rPr>
                <w:b/>
              </w:rPr>
              <w:t>[</w:t>
            </w:r>
            <w:r w:rsidR="005A05B7">
              <w:rPr>
                <w:b/>
              </w:rPr>
              <w:t>mol</w:t>
            </w:r>
            <w:r w:rsidRPr="00CE2FE4">
              <w:rPr>
                <w:b/>
              </w:rPr>
              <w:t xml:space="preserve"> mineral L</w:t>
            </w:r>
            <w:r w:rsidRPr="00CE2FE4">
              <w:rPr>
                <w:b/>
                <w:vertAlign w:val="superscript"/>
              </w:rPr>
              <w:t>-1</w:t>
            </w:r>
            <w:r w:rsidRPr="00CE2FE4">
              <w:rPr>
                <w:b/>
              </w:rPr>
              <w:t xml:space="preserve"> bulk</w:t>
            </w:r>
            <w:r w:rsidR="007D7C8B">
              <w:rPr>
                <w:b/>
              </w:rPr>
              <w:t xml:space="preserve"> s</w:t>
            </w:r>
            <w:r w:rsidR="007D7C8B" w:rsidRPr="00CE2FE4">
              <w:rPr>
                <w:b/>
                <w:vertAlign w:val="superscript"/>
              </w:rPr>
              <w:t>-1</w:t>
            </w:r>
            <w:r w:rsidRPr="00CE2FE4">
              <w:rPr>
                <w:b/>
              </w:rPr>
              <w:t>]</w:t>
            </w:r>
          </w:p>
        </w:tc>
        <w:tc>
          <w:tcPr>
            <w:tcW w:w="596" w:type="pct"/>
            <w:tcBorders>
              <w:top w:val="single" w:sz="4" w:space="0" w:color="auto"/>
              <w:bottom w:val="single" w:sz="4" w:space="0" w:color="auto"/>
            </w:tcBorders>
            <w:shd w:val="clear" w:color="auto" w:fill="D9D9D9" w:themeFill="background1" w:themeFillShade="D9"/>
            <w:vAlign w:val="center"/>
          </w:tcPr>
          <w:p w14:paraId="17695302" w14:textId="77777777" w:rsidR="002B004B" w:rsidRPr="00CE2FE4" w:rsidRDefault="002B004B" w:rsidP="00C27CF9">
            <w:pPr>
              <w:spacing w:before="0" w:after="0"/>
              <w:jc w:val="center"/>
              <w:rPr>
                <w:b/>
              </w:rPr>
            </w:pPr>
            <w:r w:rsidRPr="00CE2FE4">
              <w:rPr>
                <w:b/>
              </w:rPr>
              <w:t>Density</w:t>
            </w:r>
          </w:p>
          <w:p w14:paraId="3EA2440D" w14:textId="77777777" w:rsidR="002B004B" w:rsidRPr="00CE2FE4" w:rsidRDefault="002B004B" w:rsidP="00C27CF9">
            <w:pPr>
              <w:spacing w:before="0" w:after="0"/>
              <w:jc w:val="center"/>
              <w:rPr>
                <w:b/>
              </w:rPr>
            </w:pPr>
            <w:r w:rsidRPr="00CE2FE4">
              <w:rPr>
                <w:b/>
              </w:rPr>
              <w:t>[g cm</w:t>
            </w:r>
            <w:r w:rsidRPr="00CE2FE4">
              <w:rPr>
                <w:b/>
                <w:vertAlign w:val="superscript"/>
              </w:rPr>
              <w:t>-3</w:t>
            </w:r>
            <w:r w:rsidRPr="00CE2FE4">
              <w:rPr>
                <w:b/>
              </w:rPr>
              <w:t>]</w:t>
            </w:r>
          </w:p>
        </w:tc>
        <w:tc>
          <w:tcPr>
            <w:tcW w:w="846" w:type="pct"/>
            <w:tcBorders>
              <w:top w:val="single" w:sz="4" w:space="0" w:color="auto"/>
              <w:bottom w:val="single" w:sz="4" w:space="0" w:color="auto"/>
            </w:tcBorders>
            <w:shd w:val="clear" w:color="auto" w:fill="D9D9D9" w:themeFill="background1" w:themeFillShade="D9"/>
          </w:tcPr>
          <w:p w14:paraId="721975C5" w14:textId="1EEE6892" w:rsidR="002B004B" w:rsidRPr="00CE2FE4" w:rsidRDefault="002B004B" w:rsidP="00C27CF9">
            <w:pPr>
              <w:spacing w:before="0" w:after="0"/>
              <w:jc w:val="center"/>
              <w:rPr>
                <w:b/>
              </w:rPr>
            </w:pPr>
            <w:r w:rsidRPr="00CE2FE4">
              <w:rPr>
                <w:b/>
              </w:rPr>
              <w:t>Mol</w:t>
            </w:r>
            <w:r w:rsidR="004474F5">
              <w:rPr>
                <w:b/>
              </w:rPr>
              <w:t xml:space="preserve">.  </w:t>
            </w:r>
            <w:r w:rsidRPr="00CE2FE4">
              <w:rPr>
                <w:b/>
              </w:rPr>
              <w:t xml:space="preserve">weight </w:t>
            </w:r>
          </w:p>
          <w:p w14:paraId="55C7F89B" w14:textId="77777777" w:rsidR="002B004B" w:rsidRPr="00CE2FE4" w:rsidRDefault="002B004B" w:rsidP="00C27CF9">
            <w:pPr>
              <w:spacing w:before="0" w:after="0"/>
              <w:jc w:val="center"/>
              <w:rPr>
                <w:b/>
              </w:rPr>
            </w:pPr>
            <w:r w:rsidRPr="00CE2FE4">
              <w:rPr>
                <w:b/>
              </w:rPr>
              <w:t>[g mol</w:t>
            </w:r>
            <w:r w:rsidRPr="00CE2FE4">
              <w:rPr>
                <w:b/>
                <w:vertAlign w:val="superscript"/>
              </w:rPr>
              <w:t>-1</w:t>
            </w:r>
            <w:r w:rsidRPr="00CE2FE4">
              <w:rPr>
                <w:b/>
              </w:rPr>
              <w:t>]</w:t>
            </w:r>
          </w:p>
        </w:tc>
        <w:tc>
          <w:tcPr>
            <w:tcW w:w="960" w:type="pct"/>
            <w:tcBorders>
              <w:top w:val="single" w:sz="4" w:space="0" w:color="auto"/>
              <w:bottom w:val="single" w:sz="4" w:space="0" w:color="auto"/>
            </w:tcBorders>
            <w:shd w:val="clear" w:color="auto" w:fill="D9D9D9" w:themeFill="background1" w:themeFillShade="D9"/>
          </w:tcPr>
          <w:p w14:paraId="73993DD4" w14:textId="77777777" w:rsidR="002B004B" w:rsidRPr="00CE2FE4" w:rsidRDefault="002B004B" w:rsidP="00C27CF9">
            <w:pPr>
              <w:spacing w:before="0" w:after="0"/>
              <w:jc w:val="center"/>
              <w:rPr>
                <w:b/>
              </w:rPr>
            </w:pPr>
            <w:r w:rsidRPr="00CE2FE4">
              <w:rPr>
                <w:b/>
              </w:rPr>
              <w:t xml:space="preserve">Molar volume </w:t>
            </w:r>
          </w:p>
          <w:p w14:paraId="58E5E0F4" w14:textId="77777777" w:rsidR="002B004B" w:rsidRPr="00CE2FE4" w:rsidRDefault="002B004B" w:rsidP="00C27CF9">
            <w:pPr>
              <w:spacing w:before="0" w:after="0"/>
              <w:jc w:val="center"/>
              <w:rPr>
                <w:b/>
              </w:rPr>
            </w:pPr>
            <w:r w:rsidRPr="00CE2FE4">
              <w:rPr>
                <w:b/>
              </w:rPr>
              <w:t>[cm</w:t>
            </w:r>
            <w:r w:rsidRPr="00CE2FE4">
              <w:rPr>
                <w:b/>
                <w:vertAlign w:val="superscript"/>
              </w:rPr>
              <w:t>3</w:t>
            </w:r>
            <w:r w:rsidRPr="00CE2FE4">
              <w:rPr>
                <w:b/>
              </w:rPr>
              <w:t xml:space="preserve"> mol</w:t>
            </w:r>
            <w:r w:rsidRPr="00CE2FE4">
              <w:rPr>
                <w:b/>
                <w:vertAlign w:val="superscript"/>
              </w:rPr>
              <w:t>-1</w:t>
            </w:r>
            <w:r w:rsidRPr="00CE2FE4">
              <w:rPr>
                <w:b/>
              </w:rPr>
              <w:t xml:space="preserve">] </w:t>
            </w:r>
          </w:p>
        </w:tc>
        <w:tc>
          <w:tcPr>
            <w:tcW w:w="617" w:type="pct"/>
            <w:tcBorders>
              <w:top w:val="single" w:sz="4" w:space="0" w:color="auto"/>
              <w:bottom w:val="single" w:sz="4" w:space="0" w:color="auto"/>
            </w:tcBorders>
            <w:shd w:val="clear" w:color="auto" w:fill="D9D9D9" w:themeFill="background1" w:themeFillShade="D9"/>
            <w:vAlign w:val="center"/>
          </w:tcPr>
          <w:p w14:paraId="05F3E30F" w14:textId="77777777" w:rsidR="002B004B" w:rsidRPr="00CE2FE4" w:rsidRDefault="002B004B" w:rsidP="00C27CF9">
            <w:pPr>
              <w:spacing w:before="0" w:after="0"/>
              <w:jc w:val="center"/>
              <w:rPr>
                <w:b/>
              </w:rPr>
            </w:pPr>
            <w:r w:rsidRPr="00CE2FE4">
              <w:rPr>
                <w:b/>
              </w:rPr>
              <w:t>Update type</w:t>
            </w:r>
          </w:p>
        </w:tc>
      </w:tr>
      <w:tr w:rsidR="002B004B" w14:paraId="286A541E" w14:textId="77777777" w:rsidTr="00C27CF9">
        <w:tc>
          <w:tcPr>
            <w:tcW w:w="741" w:type="pct"/>
            <w:tcBorders>
              <w:top w:val="single" w:sz="4" w:space="0" w:color="auto"/>
            </w:tcBorders>
            <w:shd w:val="clear" w:color="auto" w:fill="auto"/>
            <w:vAlign w:val="center"/>
          </w:tcPr>
          <w:p w14:paraId="41B80296" w14:textId="77777777" w:rsidR="002B004B" w:rsidRPr="0075006B" w:rsidRDefault="002B004B" w:rsidP="00C27CF9">
            <w:pPr>
              <w:spacing w:before="0" w:after="0"/>
              <w:ind w:left="318" w:hanging="284"/>
              <w:rPr>
                <w:szCs w:val="24"/>
              </w:rPr>
            </w:pPr>
            <w:r w:rsidRPr="0075006B">
              <w:rPr>
                <w:szCs w:val="24"/>
              </w:rPr>
              <w:t>Calcite</w:t>
            </w:r>
          </w:p>
        </w:tc>
        <w:tc>
          <w:tcPr>
            <w:tcW w:w="1240" w:type="pct"/>
            <w:tcBorders>
              <w:top w:val="single" w:sz="4" w:space="0" w:color="auto"/>
            </w:tcBorders>
            <w:shd w:val="clear" w:color="auto" w:fill="auto"/>
            <w:vAlign w:val="center"/>
          </w:tcPr>
          <w:p w14:paraId="4B480A96" w14:textId="77777777" w:rsidR="002B004B" w:rsidRPr="0075006B" w:rsidRDefault="002B004B" w:rsidP="00C27CF9">
            <w:pPr>
              <w:spacing w:before="0" w:after="0"/>
              <w:jc w:val="center"/>
              <w:rPr>
                <w:szCs w:val="24"/>
              </w:rPr>
            </w:pPr>
            <w:r w:rsidRPr="0075006B">
              <w:rPr>
                <w:szCs w:val="24"/>
              </w:rPr>
              <w:t>5.0×10</w:t>
            </w:r>
            <w:r w:rsidRPr="0075006B">
              <w:rPr>
                <w:szCs w:val="24"/>
                <w:vertAlign w:val="superscript"/>
              </w:rPr>
              <w:t>-8</w:t>
            </w:r>
          </w:p>
        </w:tc>
        <w:tc>
          <w:tcPr>
            <w:tcW w:w="596" w:type="pct"/>
            <w:tcBorders>
              <w:top w:val="single" w:sz="4" w:space="0" w:color="auto"/>
            </w:tcBorders>
            <w:shd w:val="clear" w:color="auto" w:fill="auto"/>
            <w:vAlign w:val="center"/>
          </w:tcPr>
          <w:p w14:paraId="25CAEB05" w14:textId="77777777" w:rsidR="002B004B" w:rsidRPr="0075006B" w:rsidRDefault="002B004B" w:rsidP="00C27CF9">
            <w:pPr>
              <w:spacing w:before="0" w:after="0"/>
              <w:jc w:val="center"/>
              <w:rPr>
                <w:szCs w:val="24"/>
              </w:rPr>
            </w:pPr>
            <w:r w:rsidRPr="0075006B">
              <w:rPr>
                <w:szCs w:val="24"/>
              </w:rPr>
              <w:t>2.7100</w:t>
            </w:r>
          </w:p>
        </w:tc>
        <w:tc>
          <w:tcPr>
            <w:tcW w:w="846" w:type="pct"/>
            <w:tcBorders>
              <w:top w:val="single" w:sz="4" w:space="0" w:color="auto"/>
            </w:tcBorders>
            <w:shd w:val="clear" w:color="auto" w:fill="auto"/>
            <w:vAlign w:val="center"/>
          </w:tcPr>
          <w:p w14:paraId="74A6E013" w14:textId="77777777" w:rsidR="002B004B" w:rsidRPr="0075006B" w:rsidRDefault="002B004B" w:rsidP="00C27CF9">
            <w:pPr>
              <w:spacing w:before="0" w:after="0"/>
              <w:ind w:right="123"/>
              <w:jc w:val="center"/>
              <w:rPr>
                <w:szCs w:val="24"/>
              </w:rPr>
            </w:pPr>
            <w:r w:rsidRPr="0075006B">
              <w:rPr>
                <w:szCs w:val="24"/>
              </w:rPr>
              <w:t>100.0894</w:t>
            </w:r>
          </w:p>
        </w:tc>
        <w:tc>
          <w:tcPr>
            <w:tcW w:w="960" w:type="pct"/>
            <w:tcBorders>
              <w:top w:val="single" w:sz="4" w:space="0" w:color="auto"/>
            </w:tcBorders>
            <w:shd w:val="clear" w:color="auto" w:fill="auto"/>
            <w:vAlign w:val="center"/>
          </w:tcPr>
          <w:p w14:paraId="40EF411F" w14:textId="77777777" w:rsidR="002B004B" w:rsidRPr="0075006B" w:rsidRDefault="002B004B" w:rsidP="00C27CF9">
            <w:pPr>
              <w:spacing w:before="0" w:after="0"/>
              <w:ind w:right="205"/>
              <w:jc w:val="center"/>
              <w:rPr>
                <w:szCs w:val="24"/>
              </w:rPr>
            </w:pPr>
            <w:r w:rsidRPr="0075006B">
              <w:rPr>
                <w:szCs w:val="24"/>
              </w:rPr>
              <w:t>36.93336</w:t>
            </w:r>
          </w:p>
        </w:tc>
        <w:tc>
          <w:tcPr>
            <w:tcW w:w="617" w:type="pct"/>
            <w:tcBorders>
              <w:top w:val="single" w:sz="4" w:space="0" w:color="auto"/>
            </w:tcBorders>
            <w:shd w:val="clear" w:color="auto" w:fill="auto"/>
            <w:vAlign w:val="center"/>
          </w:tcPr>
          <w:p w14:paraId="35A224CB" w14:textId="77777777" w:rsidR="002B004B" w:rsidRPr="0075006B" w:rsidRDefault="002B004B" w:rsidP="00C27CF9">
            <w:pPr>
              <w:spacing w:before="0" w:after="0"/>
              <w:jc w:val="center"/>
              <w:rPr>
                <w:szCs w:val="24"/>
              </w:rPr>
            </w:pPr>
            <w:r w:rsidRPr="0075006B">
              <w:rPr>
                <w:szCs w:val="24"/>
              </w:rPr>
              <w:t>twothird</w:t>
            </w:r>
          </w:p>
        </w:tc>
      </w:tr>
      <w:tr w:rsidR="002B004B" w14:paraId="65D68152" w14:textId="77777777" w:rsidTr="00C27CF9">
        <w:tc>
          <w:tcPr>
            <w:tcW w:w="741" w:type="pct"/>
            <w:shd w:val="clear" w:color="auto" w:fill="auto"/>
            <w:vAlign w:val="center"/>
          </w:tcPr>
          <w:p w14:paraId="1229CA9C" w14:textId="77777777" w:rsidR="002B004B" w:rsidRPr="0075006B" w:rsidRDefault="002B004B" w:rsidP="00C27CF9">
            <w:pPr>
              <w:spacing w:before="0" w:after="0"/>
              <w:ind w:left="318" w:hanging="284"/>
              <w:rPr>
                <w:szCs w:val="24"/>
              </w:rPr>
            </w:pPr>
            <w:r w:rsidRPr="0075006B">
              <w:rPr>
                <w:szCs w:val="24"/>
              </w:rPr>
              <w:t>Gypsum</w:t>
            </w:r>
          </w:p>
        </w:tc>
        <w:tc>
          <w:tcPr>
            <w:tcW w:w="1240" w:type="pct"/>
            <w:shd w:val="clear" w:color="auto" w:fill="auto"/>
            <w:vAlign w:val="center"/>
          </w:tcPr>
          <w:p w14:paraId="684E6FA0" w14:textId="77777777" w:rsidR="002B004B" w:rsidRPr="0075006B" w:rsidRDefault="002B004B" w:rsidP="00C27CF9">
            <w:pPr>
              <w:spacing w:before="0" w:after="0"/>
              <w:jc w:val="center"/>
              <w:rPr>
                <w:szCs w:val="24"/>
              </w:rPr>
            </w:pPr>
            <w:r w:rsidRPr="0075006B">
              <w:rPr>
                <w:szCs w:val="24"/>
              </w:rPr>
              <w:t>5.0×10</w:t>
            </w:r>
            <w:r w:rsidRPr="0075006B">
              <w:rPr>
                <w:szCs w:val="24"/>
                <w:vertAlign w:val="superscript"/>
              </w:rPr>
              <w:t>-8</w:t>
            </w:r>
          </w:p>
        </w:tc>
        <w:tc>
          <w:tcPr>
            <w:tcW w:w="596" w:type="pct"/>
            <w:shd w:val="clear" w:color="auto" w:fill="auto"/>
            <w:vAlign w:val="center"/>
          </w:tcPr>
          <w:p w14:paraId="241D4CBB" w14:textId="77777777" w:rsidR="002B004B" w:rsidRPr="0075006B" w:rsidRDefault="002B004B" w:rsidP="00C27CF9">
            <w:pPr>
              <w:spacing w:before="0" w:after="0"/>
              <w:jc w:val="center"/>
              <w:rPr>
                <w:szCs w:val="24"/>
              </w:rPr>
            </w:pPr>
            <w:r w:rsidRPr="0075006B">
              <w:rPr>
                <w:szCs w:val="24"/>
              </w:rPr>
              <w:t>2.3200</w:t>
            </w:r>
          </w:p>
        </w:tc>
        <w:tc>
          <w:tcPr>
            <w:tcW w:w="846" w:type="pct"/>
            <w:shd w:val="clear" w:color="auto" w:fill="auto"/>
            <w:vAlign w:val="center"/>
          </w:tcPr>
          <w:p w14:paraId="1315623A" w14:textId="77777777" w:rsidR="002B004B" w:rsidRPr="0075006B" w:rsidRDefault="002B004B" w:rsidP="00C27CF9">
            <w:pPr>
              <w:spacing w:before="0" w:after="0"/>
              <w:ind w:right="123"/>
              <w:jc w:val="center"/>
              <w:rPr>
                <w:szCs w:val="24"/>
              </w:rPr>
            </w:pPr>
            <w:r w:rsidRPr="0075006B">
              <w:rPr>
                <w:szCs w:val="24"/>
              </w:rPr>
              <w:t>172.1722</w:t>
            </w:r>
          </w:p>
        </w:tc>
        <w:tc>
          <w:tcPr>
            <w:tcW w:w="960" w:type="pct"/>
            <w:shd w:val="clear" w:color="auto" w:fill="auto"/>
            <w:vAlign w:val="center"/>
          </w:tcPr>
          <w:p w14:paraId="3665F8B4" w14:textId="77777777" w:rsidR="002B004B" w:rsidRPr="0075006B" w:rsidRDefault="002B004B" w:rsidP="00C27CF9">
            <w:pPr>
              <w:spacing w:before="0" w:after="0"/>
              <w:ind w:right="205"/>
              <w:jc w:val="center"/>
              <w:rPr>
                <w:szCs w:val="24"/>
              </w:rPr>
            </w:pPr>
            <w:r w:rsidRPr="0075006B">
              <w:rPr>
                <w:szCs w:val="24"/>
              </w:rPr>
              <w:t>74.21216</w:t>
            </w:r>
          </w:p>
        </w:tc>
        <w:tc>
          <w:tcPr>
            <w:tcW w:w="617" w:type="pct"/>
            <w:shd w:val="clear" w:color="auto" w:fill="auto"/>
            <w:vAlign w:val="center"/>
          </w:tcPr>
          <w:p w14:paraId="0102DC9F" w14:textId="77777777" w:rsidR="002B004B" w:rsidRPr="0075006B" w:rsidRDefault="002B004B" w:rsidP="00C27CF9">
            <w:pPr>
              <w:spacing w:before="0" w:after="0"/>
              <w:jc w:val="center"/>
              <w:rPr>
                <w:szCs w:val="24"/>
              </w:rPr>
            </w:pPr>
            <w:r w:rsidRPr="0075006B">
              <w:rPr>
                <w:szCs w:val="24"/>
              </w:rPr>
              <w:t>constant</w:t>
            </w:r>
          </w:p>
        </w:tc>
      </w:tr>
    </w:tbl>
    <w:p w14:paraId="712C2484" w14:textId="77777777" w:rsidR="002B004B" w:rsidRPr="00D54C42" w:rsidRDefault="004E7FA7" w:rsidP="002B004B">
      <w:pPr>
        <w:pStyle w:val="Simpleline"/>
      </w:pPr>
      <m:oMath>
        <m:sSubSup>
          <m:sSubSupPr>
            <m:ctrlPr>
              <w:rPr>
                <w:rFonts w:ascii="Cambria Math" w:hAnsi="Cambria Math"/>
              </w:rPr>
            </m:ctrlPr>
          </m:sSubSupPr>
          <m:e>
            <m:r>
              <m:rPr>
                <m:sty m:val="p"/>
              </m:rPr>
              <w:rPr>
                <w:rFonts w:ascii="Cambria Math" w:hAnsi="Cambria Math"/>
              </w:rPr>
              <m:t>k</m:t>
            </m:r>
          </m:e>
          <m:sub>
            <m:r>
              <w:rPr>
                <w:rFonts w:ascii="Cambria Math" w:hAnsi="Cambria Math"/>
              </w:rPr>
              <m:t>i</m:t>
            </m:r>
          </m:sub>
          <m:sup>
            <m:r>
              <m:rPr>
                <m:sty m:val="p"/>
              </m:rPr>
              <w:rPr>
                <w:rFonts w:ascii="Cambria Math" w:hAnsi="Cambria Math"/>
              </w:rPr>
              <m:t>m,0</m:t>
            </m:r>
          </m:sup>
        </m:sSubSup>
      </m:oMath>
      <w:r w:rsidR="002B004B" w:rsidRPr="00D54C42">
        <w:rPr>
          <w:rFonts w:hint="eastAsia"/>
        </w:rPr>
        <w:t xml:space="preserve"> is the initial rate constant for the dissolution of the minerals </w:t>
      </w:r>
    </w:p>
    <w:p w14:paraId="4581DFAD" w14:textId="77777777" w:rsidR="002B004B" w:rsidRDefault="002B004B" w:rsidP="00AA22E8"/>
    <w:p w14:paraId="226ED647" w14:textId="77777777" w:rsidR="00AA22E8" w:rsidRPr="00ED3698" w:rsidRDefault="00AA22E8" w:rsidP="009D54B1">
      <w:pPr>
        <w:pStyle w:val="StyleHeading4Bold"/>
      </w:pPr>
      <w:bookmarkStart w:id="455" w:name="_Toc520374544"/>
      <w:r w:rsidRPr="00ED3698">
        <w:t>Results</w:t>
      </w:r>
      <w:bookmarkEnd w:id="455"/>
    </w:p>
    <w:p w14:paraId="111F20E3" w14:textId="1AF78547" w:rsidR="00AA22E8" w:rsidRDefault="00AA22E8" w:rsidP="00AA22E8">
      <w:r w:rsidRPr="00ED3698">
        <w:t>The simulated profile</w:t>
      </w:r>
      <w:r>
        <w:t>s of porosity, calcite volume fraction and hydraulic head</w:t>
      </w:r>
      <w:r w:rsidRPr="00ED3698">
        <w:t xml:space="preserve"> </w:t>
      </w:r>
      <w:r>
        <w:rPr>
          <w:rFonts w:hint="eastAsia"/>
          <w:lang w:eastAsia="zh-CN"/>
        </w:rPr>
        <w:t xml:space="preserve">at </w:t>
      </w:r>
      <w:r>
        <w:t>10, 100 and 1000 years and flux time curve at outflow boundary</w:t>
      </w:r>
      <w:r w:rsidRPr="00ED3698">
        <w:t xml:space="preserve"> </w:t>
      </w:r>
      <w:r>
        <w:t>are</w:t>
      </w:r>
      <w:r w:rsidRPr="00ED3698">
        <w:t xml:space="preserve"> </w:t>
      </w:r>
      <w:r>
        <w:t>depicted</w:t>
      </w:r>
      <w:r w:rsidRPr="00ED3698">
        <w:t xml:space="preserve"> in</w:t>
      </w:r>
      <w:r>
        <w:t xml:space="preserve"> </w:t>
      </w:r>
      <w:r w:rsidR="005F5019">
        <w:fldChar w:fldCharType="begin"/>
      </w:r>
      <w:r>
        <w:instrText xml:space="preserve"> REF _Ref361840910 \h </w:instrText>
      </w:r>
      <w:r w:rsidR="005F5019">
        <w:fldChar w:fldCharType="separate"/>
      </w:r>
      <w:r w:rsidR="00B560DA">
        <w:t xml:space="preserve">Figure </w:t>
      </w:r>
      <w:r w:rsidR="00B560DA">
        <w:rPr>
          <w:noProof/>
        </w:rPr>
        <w:t>2</w:t>
      </w:r>
      <w:r w:rsidR="00B560DA">
        <w:t>.</w:t>
      </w:r>
      <w:r w:rsidR="00B560DA">
        <w:rPr>
          <w:noProof/>
        </w:rPr>
        <w:t>36</w:t>
      </w:r>
      <w:r w:rsidR="005F5019">
        <w:fldChar w:fldCharType="end"/>
      </w:r>
      <w:r w:rsidR="004474F5">
        <w:t xml:space="preserve">.  </w:t>
      </w:r>
      <w:r w:rsidRPr="00ED3698">
        <w:t>With the intrusion of the low pH solution from the left boundary, calcite dissolves and</w:t>
      </w:r>
      <w:r>
        <w:t xml:space="preserve"> gypsum precipitates</w:t>
      </w:r>
      <w:r w:rsidR="004474F5">
        <w:t xml:space="preserve">.  </w:t>
      </w:r>
      <w:r>
        <w:t>Porosity changes along the domain depending on the net volume change at each control volume</w:t>
      </w:r>
      <w:r w:rsidR="004474F5">
        <w:t xml:space="preserve">.  </w:t>
      </w:r>
      <w:r>
        <w:t>At 100 years, the maximal volume fraction (VF) of gypsum amounts to 56.3 % and of calcite 8.01 % at x=0.425 m, which results in the de</w:t>
      </w:r>
      <w:r w:rsidRPr="00ED3698">
        <w:t xml:space="preserve">crease of </w:t>
      </w:r>
      <w:r>
        <w:t>porosity to 0.0069</w:t>
      </w:r>
      <w:r w:rsidR="004474F5">
        <w:t xml:space="preserve">.  </w:t>
      </w:r>
      <w:r>
        <w:t>At 1000 years, the minim</w:t>
      </w:r>
      <w:r w:rsidR="003A583D">
        <w:t>um</w:t>
      </w:r>
      <w:r>
        <w:t xml:space="preserve"> porosity decreases to 0.0018 at the same position (x=0.425 m) owing to the higher VF of gypsum </w:t>
      </w:r>
      <w:r w:rsidR="003A583D">
        <w:t>of</w:t>
      </w:r>
      <w:r>
        <w:t xml:space="preserve"> 57.4 % and </w:t>
      </w:r>
      <w:r w:rsidR="003A583D">
        <w:t xml:space="preserve">a </w:t>
      </w:r>
      <w:r>
        <w:t xml:space="preserve">VF of calcite </w:t>
      </w:r>
      <w:r w:rsidR="003A583D">
        <w:t>of</w:t>
      </w:r>
      <w:r>
        <w:t xml:space="preserve"> 7.47 %</w:t>
      </w:r>
      <w:r w:rsidR="004474F5">
        <w:t xml:space="preserve">.  </w:t>
      </w:r>
      <w:r>
        <w:t xml:space="preserve">Consequently, the hydraulic conductivity decreases as well and </w:t>
      </w:r>
      <w:r w:rsidR="003A583D">
        <w:t xml:space="preserve">the </w:t>
      </w:r>
      <w:r>
        <w:t xml:space="preserve">hydraulic head distribution is </w:t>
      </w:r>
      <w:r w:rsidR="003A583D">
        <w:t>being</w:t>
      </w:r>
      <w:r>
        <w:t xml:space="preserve"> reestablished accordingly with a sharp </w:t>
      </w:r>
      <w:r w:rsidR="003A583D">
        <w:t xml:space="preserve">gradient </w:t>
      </w:r>
      <w:r>
        <w:t>at x=0.425 m</w:t>
      </w:r>
      <w:r w:rsidR="004474F5">
        <w:t xml:space="preserve">.  </w:t>
      </w:r>
      <w:r>
        <w:t>The flux decreases gradually</w:t>
      </w:r>
      <w:r w:rsidR="003A583D">
        <w:t xml:space="preserve"> over time</w:t>
      </w:r>
      <w:r w:rsidR="004474F5">
        <w:t xml:space="preserve">.  </w:t>
      </w:r>
      <w:r w:rsidR="003A583D">
        <w:t xml:space="preserve">The comparison of simulated results by </w:t>
      </w:r>
      <w:r w:rsidR="0076771D">
        <w:t>MIN3P-THCm</w:t>
      </w:r>
      <w:r w:rsidR="003A583D">
        <w:t xml:space="preserve"> with those calculated by TOUGHREACT, PFlotran and CrunchFlow showed very good agreement (Xie </w:t>
      </w:r>
      <w:r w:rsidR="004474F5">
        <w:t xml:space="preserve">et al. </w:t>
      </w:r>
      <w:r w:rsidR="003A583D">
        <w:t>20</w:t>
      </w:r>
      <w:r w:rsidR="003A583D">
        <w:rPr>
          <w:rFonts w:hint="eastAsia"/>
          <w:lang w:eastAsia="zh-CN"/>
        </w:rPr>
        <w:t>1</w:t>
      </w:r>
      <w:r w:rsidR="003A583D">
        <w:rPr>
          <w:lang w:eastAsia="zh-CN"/>
        </w:rPr>
        <w:t>4</w:t>
      </w:r>
      <w:r w:rsidR="003A583D">
        <w:t>).</w:t>
      </w:r>
    </w:p>
    <w:p w14:paraId="723D55B1" w14:textId="77777777" w:rsidR="00AA22E8" w:rsidRDefault="00AA22E8" w:rsidP="00AA22E8">
      <w:pPr>
        <w:keepNext/>
        <w:ind w:left="720" w:hanging="720"/>
      </w:pPr>
      <w:r>
        <w:rPr>
          <w:noProof/>
          <w:lang w:val="en-CA" w:eastAsia="zh-CN"/>
        </w:rPr>
        <w:lastRenderedPageBreak/>
        <w:drawing>
          <wp:inline distT="0" distB="0" distL="0" distR="0" wp14:anchorId="7EAD3CA8" wp14:editId="56FCF33D">
            <wp:extent cx="5167344" cy="6206837"/>
            <wp:effectExtent l="0" t="0" r="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64879" cy="6203876"/>
                    </a:xfrm>
                    <a:prstGeom prst="rect">
                      <a:avLst/>
                    </a:prstGeom>
                    <a:noFill/>
                    <a:ln>
                      <a:noFill/>
                    </a:ln>
                  </pic:spPr>
                </pic:pic>
              </a:graphicData>
            </a:graphic>
          </wp:inline>
        </w:drawing>
      </w:r>
    </w:p>
    <w:p w14:paraId="360D4E1A" w14:textId="0FCA5C4F" w:rsidR="00AA22E8" w:rsidRDefault="00AA22E8" w:rsidP="00AA22E8">
      <w:pPr>
        <w:pStyle w:val="Caption"/>
        <w:rPr>
          <w:lang w:eastAsia="zh-CN"/>
        </w:rPr>
      </w:pPr>
      <w:bookmarkStart w:id="456" w:name="_Ref361840910"/>
      <w:bookmarkStart w:id="457" w:name="_Toc520375052"/>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36</w:t>
      </w:r>
      <w:r w:rsidR="00183C7C">
        <w:fldChar w:fldCharType="end"/>
      </w:r>
      <w:bookmarkEnd w:id="456"/>
      <w:r w:rsidR="00767E37">
        <w:t xml:space="preserve">: </w:t>
      </w:r>
      <w:r w:rsidR="003A583D">
        <w:t>Spatial p</w:t>
      </w:r>
      <w:r w:rsidRPr="00E62DCF">
        <w:t xml:space="preserve">rofiles of porosity, </w:t>
      </w:r>
      <w:r>
        <w:t xml:space="preserve">volume fraction of gypsum and calcite, hydraulic head, </w:t>
      </w:r>
      <w:r w:rsidR="003A583D">
        <w:t xml:space="preserve">and </w:t>
      </w:r>
      <w:r>
        <w:t>hydraulic conductivity</w:t>
      </w:r>
      <w:r w:rsidRPr="00E62DCF">
        <w:t xml:space="preserve"> at 10, 100 and 120 years, and </w:t>
      </w:r>
      <w:r w:rsidR="003A583D" w:rsidRPr="0048236F">
        <w:rPr>
          <w:iCs/>
        </w:rPr>
        <w:t>flux</w:t>
      </w:r>
      <w:r w:rsidR="003A583D">
        <w:rPr>
          <w:rFonts w:hint="eastAsia"/>
          <w:iCs/>
          <w:lang w:eastAsia="zh-CN"/>
        </w:rPr>
        <w:t xml:space="preserve"> time curve</w:t>
      </w:r>
      <w:r w:rsidR="003A583D" w:rsidRPr="0048236F">
        <w:rPr>
          <w:iCs/>
        </w:rPr>
        <w:t xml:space="preserve"> </w:t>
      </w:r>
      <w:r w:rsidR="003A583D">
        <w:rPr>
          <w:iCs/>
        </w:rPr>
        <w:t xml:space="preserve">at </w:t>
      </w:r>
      <w:r w:rsidR="003A583D" w:rsidRPr="0048236F">
        <w:rPr>
          <w:iCs/>
        </w:rPr>
        <w:t>the outflow boundary simulated</w:t>
      </w:r>
      <w:r w:rsidRPr="00E62DCF">
        <w:t xml:space="preserve"> by </w:t>
      </w:r>
      <w:r w:rsidR="0076771D">
        <w:t>MIN3P-THCm</w:t>
      </w:r>
      <w:r w:rsidRPr="00E62DCF">
        <w:t xml:space="preserve">, TOUGHREACT, </w:t>
      </w:r>
      <w:r>
        <w:t>P</w:t>
      </w:r>
      <w:r w:rsidR="00C27CF9">
        <w:t>F</w:t>
      </w:r>
      <w:r>
        <w:t>lotran</w:t>
      </w:r>
      <w:r w:rsidRPr="00E62DCF">
        <w:t xml:space="preserve"> and </w:t>
      </w:r>
      <w:r>
        <w:t xml:space="preserve">CrunchFlow (Xie </w:t>
      </w:r>
      <w:r w:rsidR="004474F5">
        <w:t xml:space="preserve">et al. </w:t>
      </w:r>
      <w:r>
        <w:t>201</w:t>
      </w:r>
      <w:r w:rsidR="00C27CF9">
        <w:t>4</w:t>
      </w:r>
      <w:r>
        <w:t>).</w:t>
      </w:r>
      <w:bookmarkEnd w:id="457"/>
    </w:p>
    <w:p w14:paraId="377A1D61" w14:textId="77777777" w:rsidR="00A95059" w:rsidRPr="00192E8E" w:rsidRDefault="00A95059" w:rsidP="00A95059">
      <w:pPr>
        <w:pStyle w:val="StyleHeading4Bold"/>
      </w:pPr>
      <w:bookmarkStart w:id="458" w:name="_Toc520374545"/>
      <w:r>
        <w:t>File locations</w:t>
      </w:r>
      <w:bookmarkEnd w:id="458"/>
    </w:p>
    <w:p w14:paraId="62C5D539" w14:textId="77777777" w:rsidR="00AA22E8" w:rsidRPr="00ED3698" w:rsidRDefault="00AA22E8" w:rsidP="00AA22E8">
      <w:r w:rsidRPr="00ED3698">
        <w:t>The input file for the benchmark can be found under</w:t>
      </w:r>
    </w:p>
    <w:p w14:paraId="5A91D461" w14:textId="77777777" w:rsidR="00AA22E8" w:rsidRDefault="004B0811" w:rsidP="00AA22E8">
      <w:pPr>
        <w:rPr>
          <w:i/>
        </w:rPr>
      </w:pPr>
      <w:r>
        <w:rPr>
          <w:i/>
        </w:rPr>
        <w:t>.\benchmarks\benchmarks_standard\</w:t>
      </w:r>
      <w:r w:rsidR="00F946F9">
        <w:rPr>
          <w:i/>
        </w:rPr>
        <w:t>reactran\</w:t>
      </w:r>
      <w:r w:rsidR="00AA22E8">
        <w:rPr>
          <w:i/>
        </w:rPr>
        <w:t>perm2_new</w:t>
      </w:r>
    </w:p>
    <w:p w14:paraId="278D83ED" w14:textId="77777777" w:rsidR="00AA22E8" w:rsidRPr="00ED3698" w:rsidRDefault="00990FF2" w:rsidP="0075006B">
      <w:r>
        <w:t>Database can be found under:  .\benchmarks\</w:t>
      </w:r>
      <w:r w:rsidR="00C27CF9" w:rsidRPr="00C27CF9">
        <w:rPr>
          <w:i/>
        </w:rPr>
        <w:t>database\default</w:t>
      </w:r>
      <w:r w:rsidR="007C45A5">
        <w:rPr>
          <w:i/>
        </w:rPr>
        <w:t xml:space="preserve">  </w:t>
      </w:r>
    </w:p>
    <w:p w14:paraId="7B0AEA25" w14:textId="77777777" w:rsidR="00AA22E8" w:rsidRPr="00ED3698" w:rsidRDefault="00AA22E8" w:rsidP="00683FEC">
      <w:pPr>
        <w:pStyle w:val="Heading3"/>
      </w:pPr>
      <w:bookmarkStart w:id="459" w:name="_Ref364354514"/>
      <w:bookmarkStart w:id="460" w:name="_Toc520374546"/>
      <w:r>
        <w:lastRenderedPageBreak/>
        <w:t xml:space="preserve">Clogging due to mineral dissolution/precipitation </w:t>
      </w:r>
      <w:bookmarkEnd w:id="459"/>
      <w:r w:rsidR="008D1B54">
        <w:t>– Complex chemistry</w:t>
      </w:r>
      <w:bookmarkEnd w:id="460"/>
    </w:p>
    <w:p w14:paraId="6CC57F7B" w14:textId="77777777" w:rsidR="00AA22E8" w:rsidRPr="00ED3698" w:rsidRDefault="00771FFF" w:rsidP="009D54B1">
      <w:pPr>
        <w:pStyle w:val="StyleHeading4Bold"/>
      </w:pPr>
      <w:bookmarkStart w:id="461" w:name="_Toc520374547"/>
      <w:r>
        <w:t>Problem definition</w:t>
      </w:r>
      <w:bookmarkEnd w:id="461"/>
    </w:p>
    <w:p w14:paraId="6FB87D34" w14:textId="30C2F443" w:rsidR="00AA22E8" w:rsidRPr="00ED3698" w:rsidRDefault="00AA22E8" w:rsidP="00AA22E8">
      <w:r w:rsidRPr="00ED3698">
        <w:t xml:space="preserve">This benchmark is </w:t>
      </w:r>
      <w:r w:rsidR="008D1B54">
        <w:t xml:space="preserve">designed </w:t>
      </w:r>
      <w:r>
        <w:t xml:space="preserve">to </w:t>
      </w:r>
      <w:r w:rsidRPr="00F12202">
        <w:t xml:space="preserve">evaluate permeability-porosity relationships </w:t>
      </w:r>
      <w:r w:rsidR="008D1B54">
        <w:t xml:space="preserve">affected by the dissolution and precipitation of multiple mineral phases, namely </w:t>
      </w:r>
      <w:r w:rsidRPr="00ED3698">
        <w:t>calcite</w:t>
      </w:r>
      <w:r>
        <w:t>, gypsum, ferrihydrite, siderite, gibbsite and jarosite</w:t>
      </w:r>
      <w:r w:rsidR="004474F5">
        <w:t xml:space="preserve">.  </w:t>
      </w:r>
      <w:r w:rsidR="008D1B54">
        <w:t>R</w:t>
      </w:r>
      <w:r>
        <w:t xml:space="preserve">edox </w:t>
      </w:r>
      <w:r w:rsidR="008D1B54">
        <w:t>equilibrium for</w:t>
      </w:r>
      <w:r>
        <w:t xml:space="preserve"> Fe</w:t>
      </w:r>
      <w:r w:rsidRPr="00812D8E">
        <w:rPr>
          <w:vertAlign w:val="superscript"/>
        </w:rPr>
        <w:t>2+</w:t>
      </w:r>
      <w:r>
        <w:t>/Fe</w:t>
      </w:r>
      <w:r w:rsidRPr="00812D8E">
        <w:rPr>
          <w:vertAlign w:val="superscript"/>
        </w:rPr>
        <w:t>3+</w:t>
      </w:r>
      <w:r>
        <w:t xml:space="preserve"> is also considered</w:t>
      </w:r>
      <w:r w:rsidR="004474F5">
        <w:t xml:space="preserve">.  </w:t>
      </w:r>
      <w:r>
        <w:t xml:space="preserve">The geochemical </w:t>
      </w:r>
      <w:r w:rsidRPr="00E33684">
        <w:t>system</w:t>
      </w:r>
      <w:r>
        <w:t xml:space="preserve"> includes eight primary components H</w:t>
      </w:r>
      <w:r w:rsidRPr="006B3C46">
        <w:rPr>
          <w:vertAlign w:val="superscript"/>
        </w:rPr>
        <w:t>+</w:t>
      </w:r>
      <w:r>
        <w:t>, CO</w:t>
      </w:r>
      <w:r w:rsidRPr="001F02AD">
        <w:rPr>
          <w:vertAlign w:val="subscript"/>
        </w:rPr>
        <w:t>3</w:t>
      </w:r>
      <w:r w:rsidRPr="001F02AD">
        <w:rPr>
          <w:vertAlign w:val="superscript"/>
        </w:rPr>
        <w:t>2-</w:t>
      </w:r>
      <w:r>
        <w:t>,</w:t>
      </w:r>
      <w:r w:rsidRPr="0008536F">
        <w:t xml:space="preserve"> </w:t>
      </w:r>
      <w:r>
        <w:t>Ca</w:t>
      </w:r>
      <w:r w:rsidRPr="001F02AD">
        <w:rPr>
          <w:vertAlign w:val="superscript"/>
        </w:rPr>
        <w:t>2+</w:t>
      </w:r>
      <w:r>
        <w:t>,</w:t>
      </w:r>
      <w:r w:rsidRPr="0008536F">
        <w:t xml:space="preserve"> </w:t>
      </w:r>
      <w:r>
        <w:t>SO</w:t>
      </w:r>
      <w:r w:rsidRPr="001F02AD">
        <w:rPr>
          <w:vertAlign w:val="subscript"/>
        </w:rPr>
        <w:t>4</w:t>
      </w:r>
      <w:r w:rsidRPr="001F02AD">
        <w:rPr>
          <w:vertAlign w:val="superscript"/>
        </w:rPr>
        <w:t>2-</w:t>
      </w:r>
      <w:r>
        <w:t xml:space="preserve"> ,</w:t>
      </w:r>
      <w:r w:rsidRPr="0008536F">
        <w:t xml:space="preserve"> </w:t>
      </w:r>
      <w:r>
        <w:t>Fe</w:t>
      </w:r>
      <w:r w:rsidRPr="0008536F">
        <w:rPr>
          <w:vertAlign w:val="superscript"/>
        </w:rPr>
        <w:t>3+</w:t>
      </w:r>
      <w:r>
        <w:t xml:space="preserve"> , Fe</w:t>
      </w:r>
      <w:r>
        <w:rPr>
          <w:vertAlign w:val="superscript"/>
        </w:rPr>
        <w:t>2</w:t>
      </w:r>
      <w:r w:rsidRPr="0008536F">
        <w:rPr>
          <w:vertAlign w:val="superscript"/>
        </w:rPr>
        <w:t>+</w:t>
      </w:r>
      <w:r>
        <w:t>,</w:t>
      </w:r>
      <w:r w:rsidRPr="0008536F">
        <w:t xml:space="preserve"> </w:t>
      </w:r>
      <w:r>
        <w:t>Al</w:t>
      </w:r>
      <w:r w:rsidRPr="0008536F">
        <w:rPr>
          <w:vertAlign w:val="superscript"/>
        </w:rPr>
        <w:t>3+</w:t>
      </w:r>
      <w:r>
        <w:t xml:space="preserve"> ,</w:t>
      </w:r>
      <w:r w:rsidRPr="0008536F">
        <w:t xml:space="preserve"> </w:t>
      </w:r>
      <w:r>
        <w:t>K</w:t>
      </w:r>
      <w:r w:rsidRPr="0008536F">
        <w:rPr>
          <w:vertAlign w:val="superscript"/>
        </w:rPr>
        <w:t>+</w:t>
      </w:r>
      <w:r>
        <w:t xml:space="preserve"> ,</w:t>
      </w:r>
      <w:r w:rsidRPr="0008536F">
        <w:t xml:space="preserve"> </w:t>
      </w:r>
      <w:r>
        <w:t>O</w:t>
      </w:r>
      <w:r w:rsidRPr="004C48C7">
        <w:rPr>
          <w:vertAlign w:val="subscript"/>
        </w:rPr>
        <w:t>2</w:t>
      </w:r>
      <w:r>
        <w:t>(aq) and Na</w:t>
      </w:r>
      <w:r w:rsidRPr="0008536F">
        <w:rPr>
          <w:vertAlign w:val="superscript"/>
        </w:rPr>
        <w:t>+</w:t>
      </w:r>
      <w:r>
        <w:t>, 40 secondary species and six minerals.</w:t>
      </w:r>
    </w:p>
    <w:p w14:paraId="13A826E9" w14:textId="77777777" w:rsidR="00AA22E8" w:rsidRPr="00ED3698" w:rsidRDefault="00B3171D" w:rsidP="009D54B1">
      <w:pPr>
        <w:pStyle w:val="StyleHeading4Bold"/>
      </w:pPr>
      <w:bookmarkStart w:id="462" w:name="_Toc520374548"/>
      <w:r>
        <w:t>Model setup</w:t>
      </w:r>
      <w:bookmarkEnd w:id="462"/>
    </w:p>
    <w:p w14:paraId="34E9653A" w14:textId="4C97D5FC" w:rsidR="00AA22E8" w:rsidRPr="00ED3698" w:rsidRDefault="00AA22E8" w:rsidP="00AA22E8">
      <w:r w:rsidRPr="00ED3698">
        <w:t>A 1D model</w:t>
      </w:r>
      <w:r w:rsidR="008D1B54">
        <w:t>,</w:t>
      </w:r>
      <w:r w:rsidRPr="00ED3698">
        <w:t xml:space="preserve"> </w:t>
      </w:r>
      <w:r>
        <w:t>2 </w:t>
      </w:r>
      <w:r w:rsidRPr="00ED3698">
        <w:t>m in length</w:t>
      </w:r>
      <w:r w:rsidR="008D1B54">
        <w:t>,</w:t>
      </w:r>
      <w:r w:rsidRPr="00ED3698">
        <w:t xml:space="preserve"> is discretized into 81 control volumes</w:t>
      </w:r>
      <w:r w:rsidR="004474F5">
        <w:t xml:space="preserve">.  </w:t>
      </w:r>
      <w:r w:rsidRPr="00ED3698">
        <w:t xml:space="preserve">The initial concentration (IC) and boundary conditions (BC) for flow and mass transport are listed in </w:t>
      </w:r>
      <w:r w:rsidR="005F5019">
        <w:fldChar w:fldCharType="begin"/>
      </w:r>
      <w:r>
        <w:instrText xml:space="preserve"> REF _Ref361847838 \h </w:instrText>
      </w:r>
      <w:r w:rsidR="005F5019">
        <w:fldChar w:fldCharType="separate"/>
      </w:r>
      <w:r w:rsidR="00B560DA" w:rsidRPr="00ED3698">
        <w:t xml:space="preserve">Table </w:t>
      </w:r>
      <w:r w:rsidR="00B560DA">
        <w:rPr>
          <w:noProof/>
        </w:rPr>
        <w:t>2</w:t>
      </w:r>
      <w:r w:rsidR="00B560DA">
        <w:t>.</w:t>
      </w:r>
      <w:r w:rsidR="00B560DA">
        <w:rPr>
          <w:noProof/>
        </w:rPr>
        <w:t>51</w:t>
      </w:r>
      <w:r w:rsidR="005F5019">
        <w:fldChar w:fldCharType="end"/>
      </w:r>
      <w:r w:rsidR="004474F5">
        <w:t xml:space="preserve">.  </w:t>
      </w:r>
      <w:r w:rsidR="008D1B54" w:rsidRPr="00ED3698">
        <w:t>A solution with low pH</w:t>
      </w:r>
      <w:r w:rsidR="008D1B54">
        <w:t xml:space="preserve"> (pH=3.0)</w:t>
      </w:r>
      <w:r w:rsidR="008D1B54" w:rsidRPr="00ED3698">
        <w:t xml:space="preserve"> enters from the left hand side with </w:t>
      </w:r>
      <w:r w:rsidR="008D1B54">
        <w:t>inflowing groundwater, causing the dissolution of</w:t>
      </w:r>
      <w:r w:rsidR="008D1B54" w:rsidRPr="00ED3698">
        <w:t xml:space="preserve"> calcite</w:t>
      </w:r>
      <w:r w:rsidR="0075006B">
        <w:t>, siderite and gibbsite</w:t>
      </w:r>
      <w:r w:rsidR="008D1B54" w:rsidRPr="00ED3698">
        <w:t xml:space="preserve"> in the domain</w:t>
      </w:r>
      <w:r w:rsidR="008D1B54">
        <w:t>, and leading to the formation and redissolution of a number of secondary minerals</w:t>
      </w:r>
      <w:r w:rsidR="004474F5">
        <w:t xml:space="preserve">.  </w:t>
      </w:r>
    </w:p>
    <w:p w14:paraId="78DD3ED4" w14:textId="39F90BF9" w:rsidR="00AA22E8" w:rsidRPr="00ED3698" w:rsidRDefault="00AA22E8" w:rsidP="00AE6CCB">
      <w:pPr>
        <w:pStyle w:val="StyleCaptionTableCaptionBold"/>
        <w:rPr>
          <w:lang w:eastAsia="zh-CN"/>
        </w:rPr>
      </w:pPr>
      <w:bookmarkStart w:id="463" w:name="_Ref361847838"/>
      <w:bookmarkStart w:id="464" w:name="_Toc520374927"/>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51</w:t>
      </w:r>
      <w:r w:rsidR="00FE1AD3">
        <w:fldChar w:fldCharType="end"/>
      </w:r>
      <w:bookmarkEnd w:id="463"/>
      <w:r w:rsidR="00767E37">
        <w:t xml:space="preserve">: </w:t>
      </w:r>
      <w:r w:rsidR="008D1B54" w:rsidRPr="007B1E2A">
        <w:t xml:space="preserve">Initial </w:t>
      </w:r>
      <w:r w:rsidR="008D1B54">
        <w:t>and</w:t>
      </w:r>
      <w:r w:rsidR="008D1B54" w:rsidRPr="007B1E2A">
        <w:t xml:space="preserve"> boundary </w:t>
      </w:r>
      <w:r w:rsidR="008D1B54">
        <w:t xml:space="preserve">conditions for flow </w:t>
      </w:r>
      <w:r w:rsidR="008D1B54" w:rsidRPr="007B1E2A">
        <w:t>and reactive transport</w:t>
      </w:r>
      <w:bookmarkEnd w:id="464"/>
    </w:p>
    <w:tbl>
      <w:tblPr>
        <w:tblW w:w="4303" w:type="pct"/>
        <w:jc w:val="center"/>
        <w:tblBorders>
          <w:top w:val="single" w:sz="4" w:space="0" w:color="auto"/>
          <w:bottom w:val="single" w:sz="4" w:space="0" w:color="auto"/>
        </w:tblBorders>
        <w:tblLayout w:type="fixed"/>
        <w:tblLook w:val="04A0" w:firstRow="1" w:lastRow="0" w:firstColumn="1" w:lastColumn="0" w:noHBand="0" w:noVBand="1"/>
      </w:tblPr>
      <w:tblGrid>
        <w:gridCol w:w="1627"/>
        <w:gridCol w:w="137"/>
        <w:gridCol w:w="1523"/>
        <w:gridCol w:w="1658"/>
        <w:gridCol w:w="1385"/>
        <w:gridCol w:w="1106"/>
      </w:tblGrid>
      <w:tr w:rsidR="008D1B54" w:rsidRPr="00DD6123" w14:paraId="266A0944" w14:textId="77777777" w:rsidTr="0075006B">
        <w:trPr>
          <w:trHeight w:val="300"/>
          <w:jc w:val="center"/>
        </w:trPr>
        <w:tc>
          <w:tcPr>
            <w:tcW w:w="1094" w:type="pct"/>
            <w:tcBorders>
              <w:bottom w:val="single" w:sz="4" w:space="0" w:color="auto"/>
            </w:tcBorders>
            <w:shd w:val="clear" w:color="auto" w:fill="D9D9D9"/>
            <w:noWrap/>
            <w:vAlign w:val="center"/>
            <w:hideMark/>
          </w:tcPr>
          <w:p w14:paraId="5AC04645" w14:textId="77777777" w:rsidR="008D1B54" w:rsidRPr="00DD6123" w:rsidRDefault="008D1B54" w:rsidP="0075006B">
            <w:pPr>
              <w:jc w:val="center"/>
              <w:rPr>
                <w:b/>
                <w:color w:val="000000"/>
                <w:lang w:eastAsia="en-CA"/>
              </w:rPr>
            </w:pPr>
            <w:r w:rsidRPr="00DD6123">
              <w:rPr>
                <w:b/>
                <w:color w:val="000000"/>
                <w:lang w:eastAsia="en-CA"/>
              </w:rPr>
              <w:t>Parameter</w:t>
            </w:r>
          </w:p>
        </w:tc>
        <w:tc>
          <w:tcPr>
            <w:tcW w:w="1116" w:type="pct"/>
            <w:gridSpan w:val="2"/>
            <w:tcBorders>
              <w:bottom w:val="single" w:sz="4" w:space="0" w:color="auto"/>
            </w:tcBorders>
            <w:shd w:val="clear" w:color="auto" w:fill="D9D9D9"/>
            <w:noWrap/>
            <w:vAlign w:val="center"/>
            <w:hideMark/>
          </w:tcPr>
          <w:p w14:paraId="1D54BDA1" w14:textId="77777777" w:rsidR="008D1B54" w:rsidRPr="00DD6123" w:rsidRDefault="008D1B54" w:rsidP="0075006B">
            <w:pPr>
              <w:jc w:val="center"/>
              <w:rPr>
                <w:b/>
                <w:color w:val="000000"/>
                <w:lang w:eastAsia="zh-CN"/>
              </w:rPr>
            </w:pPr>
            <w:r w:rsidRPr="00DD6123">
              <w:rPr>
                <w:b/>
                <w:color w:val="000000"/>
                <w:lang w:eastAsia="en-CA"/>
              </w:rPr>
              <w:t>I</w:t>
            </w:r>
            <w:r>
              <w:rPr>
                <w:rFonts w:hint="eastAsia"/>
                <w:b/>
                <w:color w:val="000000"/>
                <w:lang w:eastAsia="zh-CN"/>
              </w:rPr>
              <w:t xml:space="preserve">nitial </w:t>
            </w:r>
            <w:r w:rsidRPr="00DD6123">
              <w:rPr>
                <w:b/>
                <w:color w:val="000000"/>
                <w:lang w:eastAsia="en-CA"/>
              </w:rPr>
              <w:t>C</w:t>
            </w:r>
            <w:r>
              <w:rPr>
                <w:rFonts w:hint="eastAsia"/>
                <w:b/>
                <w:color w:val="000000"/>
                <w:lang w:eastAsia="zh-CN"/>
              </w:rPr>
              <w:t>ondition</w:t>
            </w:r>
          </w:p>
        </w:tc>
        <w:tc>
          <w:tcPr>
            <w:tcW w:w="2046" w:type="pct"/>
            <w:gridSpan w:val="2"/>
            <w:tcBorders>
              <w:bottom w:val="single" w:sz="4" w:space="0" w:color="auto"/>
            </w:tcBorders>
            <w:shd w:val="clear" w:color="auto" w:fill="D9D9D9"/>
            <w:vAlign w:val="center"/>
          </w:tcPr>
          <w:p w14:paraId="56FB86EE" w14:textId="77777777" w:rsidR="008D1B54" w:rsidRPr="00DD6123" w:rsidRDefault="008D1B54" w:rsidP="0075006B">
            <w:pPr>
              <w:jc w:val="center"/>
              <w:rPr>
                <w:b/>
                <w:color w:val="000000"/>
                <w:lang w:eastAsia="en-CA"/>
              </w:rPr>
            </w:pPr>
            <w:r>
              <w:rPr>
                <w:rFonts w:hint="eastAsia"/>
                <w:b/>
                <w:color w:val="000000"/>
                <w:lang w:eastAsia="zh-CN"/>
              </w:rPr>
              <w:t>Boundary Conditions</w:t>
            </w:r>
          </w:p>
        </w:tc>
        <w:tc>
          <w:tcPr>
            <w:tcW w:w="745" w:type="pct"/>
            <w:tcBorders>
              <w:bottom w:val="single" w:sz="4" w:space="0" w:color="auto"/>
            </w:tcBorders>
            <w:shd w:val="clear" w:color="auto" w:fill="D9D9D9"/>
            <w:noWrap/>
            <w:vAlign w:val="center"/>
            <w:hideMark/>
          </w:tcPr>
          <w:p w14:paraId="0A743035" w14:textId="77777777" w:rsidR="008D1B54" w:rsidRPr="00DD6123" w:rsidRDefault="008D1B54" w:rsidP="0075006B">
            <w:pPr>
              <w:jc w:val="center"/>
              <w:rPr>
                <w:b/>
                <w:color w:val="000000"/>
                <w:lang w:eastAsia="en-CA"/>
              </w:rPr>
            </w:pPr>
            <w:r w:rsidRPr="00DD6123">
              <w:rPr>
                <w:b/>
                <w:color w:val="000000"/>
                <w:lang w:eastAsia="en-CA"/>
              </w:rPr>
              <w:t>Unit</w:t>
            </w:r>
          </w:p>
        </w:tc>
      </w:tr>
      <w:tr w:rsidR="008D1B54" w:rsidRPr="00ED3698" w14:paraId="21C67D71" w14:textId="77777777" w:rsidTr="0075006B">
        <w:trPr>
          <w:trHeight w:val="300"/>
          <w:jc w:val="center"/>
        </w:trPr>
        <w:tc>
          <w:tcPr>
            <w:tcW w:w="2210" w:type="pct"/>
            <w:gridSpan w:val="3"/>
            <w:tcBorders>
              <w:top w:val="single" w:sz="4" w:space="0" w:color="auto"/>
              <w:bottom w:val="nil"/>
            </w:tcBorders>
            <w:shd w:val="clear" w:color="auto" w:fill="auto"/>
            <w:noWrap/>
            <w:vAlign w:val="bottom"/>
          </w:tcPr>
          <w:p w14:paraId="4CF24F64" w14:textId="77777777" w:rsidR="008D1B54" w:rsidRPr="00ED3698" w:rsidRDefault="008D1B54" w:rsidP="000F61E8">
            <w:pPr>
              <w:spacing w:before="0" w:after="0"/>
              <w:jc w:val="left"/>
            </w:pPr>
            <w:r w:rsidRPr="00F4591F">
              <w:rPr>
                <w:i/>
                <w:color w:val="000000"/>
                <w:sz w:val="22"/>
                <w:szCs w:val="22"/>
              </w:rPr>
              <w:t>Aqueous phase</w:t>
            </w:r>
          </w:p>
        </w:tc>
        <w:tc>
          <w:tcPr>
            <w:tcW w:w="1115" w:type="pct"/>
            <w:tcBorders>
              <w:top w:val="single" w:sz="4" w:space="0" w:color="auto"/>
              <w:bottom w:val="nil"/>
            </w:tcBorders>
            <w:vAlign w:val="center"/>
          </w:tcPr>
          <w:p w14:paraId="06DC996E" w14:textId="77777777" w:rsidR="008D1B54" w:rsidRPr="00ED3698" w:rsidRDefault="008D1B54" w:rsidP="008D1B54">
            <w:pPr>
              <w:spacing w:before="0" w:after="0"/>
              <w:jc w:val="center"/>
            </w:pPr>
            <w:r w:rsidRPr="00ED3698">
              <w:t>left</w:t>
            </w:r>
          </w:p>
        </w:tc>
        <w:tc>
          <w:tcPr>
            <w:tcW w:w="930" w:type="pct"/>
            <w:tcBorders>
              <w:top w:val="single" w:sz="4" w:space="0" w:color="auto"/>
              <w:bottom w:val="nil"/>
            </w:tcBorders>
            <w:vAlign w:val="center"/>
          </w:tcPr>
          <w:p w14:paraId="57F6CC3A" w14:textId="77777777" w:rsidR="008D1B54" w:rsidRPr="00ED3698" w:rsidRDefault="008D1B54" w:rsidP="008D1B54">
            <w:pPr>
              <w:spacing w:before="0" w:after="0"/>
              <w:jc w:val="center"/>
              <w:rPr>
                <w:color w:val="000000"/>
                <w:lang w:eastAsia="en-CA"/>
              </w:rPr>
            </w:pPr>
            <w:r w:rsidRPr="00ED3698">
              <w:rPr>
                <w:color w:val="000000"/>
                <w:lang w:eastAsia="en-CA"/>
              </w:rPr>
              <w:t>right</w:t>
            </w:r>
          </w:p>
        </w:tc>
        <w:tc>
          <w:tcPr>
            <w:tcW w:w="745" w:type="pct"/>
            <w:tcBorders>
              <w:top w:val="single" w:sz="4" w:space="0" w:color="auto"/>
              <w:bottom w:val="nil"/>
            </w:tcBorders>
            <w:shd w:val="clear" w:color="auto" w:fill="auto"/>
            <w:noWrap/>
          </w:tcPr>
          <w:p w14:paraId="3205C0E9" w14:textId="77777777" w:rsidR="008D1B54" w:rsidRPr="00ED3698" w:rsidRDefault="008D1B54" w:rsidP="00DD6123">
            <w:pPr>
              <w:spacing w:before="0" w:after="0"/>
              <w:rPr>
                <w:color w:val="000000"/>
                <w:lang w:eastAsia="en-CA"/>
              </w:rPr>
            </w:pPr>
          </w:p>
        </w:tc>
      </w:tr>
      <w:tr w:rsidR="008D1B54" w:rsidRPr="00ED3698" w14:paraId="36A829D6" w14:textId="77777777" w:rsidTr="0075006B">
        <w:trPr>
          <w:trHeight w:val="300"/>
          <w:jc w:val="center"/>
        </w:trPr>
        <w:tc>
          <w:tcPr>
            <w:tcW w:w="1094" w:type="pct"/>
            <w:tcBorders>
              <w:top w:val="nil"/>
              <w:bottom w:val="nil"/>
            </w:tcBorders>
            <w:shd w:val="clear" w:color="auto" w:fill="auto"/>
            <w:noWrap/>
            <w:vAlign w:val="center"/>
            <w:hideMark/>
          </w:tcPr>
          <w:p w14:paraId="56C726E0" w14:textId="77777777" w:rsidR="008D1B54" w:rsidRDefault="008D1B54" w:rsidP="00DD6123">
            <w:pPr>
              <w:spacing w:before="0" w:after="0"/>
              <w:ind w:left="318" w:hanging="318"/>
            </w:pPr>
            <w:r>
              <w:t>Ca</w:t>
            </w:r>
            <w:r w:rsidRPr="00CE2FE4">
              <w:rPr>
                <w:vertAlign w:val="superscript"/>
              </w:rPr>
              <w:t>2+</w:t>
            </w:r>
          </w:p>
        </w:tc>
        <w:tc>
          <w:tcPr>
            <w:tcW w:w="1116" w:type="pct"/>
            <w:gridSpan w:val="2"/>
            <w:tcBorders>
              <w:top w:val="nil"/>
              <w:bottom w:val="nil"/>
            </w:tcBorders>
            <w:shd w:val="clear" w:color="auto" w:fill="auto"/>
            <w:noWrap/>
            <w:vAlign w:val="center"/>
          </w:tcPr>
          <w:p w14:paraId="312B3C83" w14:textId="77777777" w:rsidR="008D1B54" w:rsidRDefault="008D1B54" w:rsidP="008D1B54">
            <w:pPr>
              <w:spacing w:before="0" w:after="0"/>
              <w:jc w:val="center"/>
            </w:pPr>
            <w:r>
              <w:t>1.69512</w:t>
            </w:r>
            <w:r w:rsidRPr="001D1FAE">
              <w:t>×10</w:t>
            </w:r>
            <w:r w:rsidRPr="001D1FAE">
              <w:rPr>
                <w:vertAlign w:val="superscript"/>
              </w:rPr>
              <w:t>-4</w:t>
            </w:r>
          </w:p>
        </w:tc>
        <w:tc>
          <w:tcPr>
            <w:tcW w:w="1115" w:type="pct"/>
            <w:tcBorders>
              <w:top w:val="nil"/>
              <w:bottom w:val="nil"/>
            </w:tcBorders>
            <w:vAlign w:val="center"/>
          </w:tcPr>
          <w:p w14:paraId="62BD3EF6" w14:textId="77777777" w:rsidR="008D1B54" w:rsidRDefault="008D1B54" w:rsidP="008D1B54">
            <w:pPr>
              <w:spacing w:before="0" w:after="0"/>
              <w:jc w:val="center"/>
            </w:pPr>
            <w:r>
              <w:t>1.0</w:t>
            </w:r>
            <w:r w:rsidRPr="001D1FAE">
              <w:t>×10</w:t>
            </w:r>
            <w:r w:rsidRPr="001D1FAE">
              <w:rPr>
                <w:vertAlign w:val="superscript"/>
              </w:rPr>
              <w:t>-4</w:t>
            </w:r>
          </w:p>
        </w:tc>
        <w:tc>
          <w:tcPr>
            <w:tcW w:w="930" w:type="pct"/>
            <w:vMerge w:val="restart"/>
            <w:tcBorders>
              <w:top w:val="nil"/>
            </w:tcBorders>
            <w:vAlign w:val="center"/>
          </w:tcPr>
          <w:p w14:paraId="11254740" w14:textId="77777777" w:rsidR="008D1B54" w:rsidRPr="00ED3698" w:rsidRDefault="008D1B54" w:rsidP="008D1B54">
            <w:pPr>
              <w:spacing w:before="0" w:after="0"/>
              <w:jc w:val="center"/>
              <w:rPr>
                <w:color w:val="000000"/>
                <w:lang w:eastAsia="en-CA"/>
              </w:rPr>
            </w:pPr>
            <w:r>
              <w:rPr>
                <w:color w:val="000000"/>
                <w:lang w:eastAsia="en-CA"/>
              </w:rPr>
              <w:t>(free exit)</w:t>
            </w:r>
          </w:p>
        </w:tc>
        <w:tc>
          <w:tcPr>
            <w:tcW w:w="745" w:type="pct"/>
            <w:tcBorders>
              <w:top w:val="nil"/>
              <w:bottom w:val="nil"/>
            </w:tcBorders>
            <w:shd w:val="clear" w:color="auto" w:fill="auto"/>
            <w:noWrap/>
            <w:hideMark/>
          </w:tcPr>
          <w:p w14:paraId="5E2B1A98"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187493DF" w14:textId="77777777" w:rsidTr="0075006B">
        <w:trPr>
          <w:trHeight w:val="300"/>
          <w:jc w:val="center"/>
        </w:trPr>
        <w:tc>
          <w:tcPr>
            <w:tcW w:w="1094" w:type="pct"/>
            <w:tcBorders>
              <w:top w:val="nil"/>
              <w:bottom w:val="nil"/>
            </w:tcBorders>
            <w:shd w:val="clear" w:color="auto" w:fill="auto"/>
            <w:noWrap/>
            <w:vAlign w:val="center"/>
          </w:tcPr>
          <w:p w14:paraId="6C59D0CE" w14:textId="77777777" w:rsidR="008D1B54" w:rsidRDefault="008D1B54" w:rsidP="00DD6123">
            <w:pPr>
              <w:spacing w:before="0" w:after="0"/>
              <w:ind w:left="318" w:hanging="318"/>
            </w:pPr>
            <w:r>
              <w:t>CO</w:t>
            </w:r>
            <w:r w:rsidRPr="00CE2FE4">
              <w:rPr>
                <w:vertAlign w:val="subscript"/>
              </w:rPr>
              <w:t>3</w:t>
            </w:r>
            <w:r w:rsidRPr="00CE2FE4">
              <w:rPr>
                <w:vertAlign w:val="superscript"/>
              </w:rPr>
              <w:t>2-</w:t>
            </w:r>
          </w:p>
        </w:tc>
        <w:tc>
          <w:tcPr>
            <w:tcW w:w="1116" w:type="pct"/>
            <w:gridSpan w:val="2"/>
            <w:tcBorders>
              <w:top w:val="nil"/>
              <w:bottom w:val="nil"/>
            </w:tcBorders>
            <w:shd w:val="clear" w:color="auto" w:fill="auto"/>
            <w:noWrap/>
            <w:vAlign w:val="center"/>
          </w:tcPr>
          <w:p w14:paraId="4CAC556A" w14:textId="77777777" w:rsidR="008D1B54" w:rsidRDefault="008D1B54" w:rsidP="008D1B54">
            <w:pPr>
              <w:spacing w:before="0" w:after="0"/>
              <w:jc w:val="center"/>
            </w:pPr>
            <w:r>
              <w:t>1.89480</w:t>
            </w:r>
            <w:r w:rsidRPr="001D1FAE">
              <w:t>×10</w:t>
            </w:r>
            <w:r w:rsidRPr="001D1FAE">
              <w:rPr>
                <w:vertAlign w:val="superscript"/>
              </w:rPr>
              <w:t>-4</w:t>
            </w:r>
          </w:p>
        </w:tc>
        <w:tc>
          <w:tcPr>
            <w:tcW w:w="1115" w:type="pct"/>
            <w:tcBorders>
              <w:top w:val="nil"/>
              <w:bottom w:val="nil"/>
            </w:tcBorders>
            <w:vAlign w:val="center"/>
          </w:tcPr>
          <w:p w14:paraId="0A55909D" w14:textId="77777777" w:rsidR="008D1B54" w:rsidRDefault="008D1B54" w:rsidP="008D1B54">
            <w:pPr>
              <w:spacing w:before="0" w:after="0"/>
              <w:jc w:val="center"/>
            </w:pPr>
            <w:r>
              <w:t>1.0</w:t>
            </w:r>
            <w:r w:rsidRPr="001D1FAE">
              <w:t>×10</w:t>
            </w:r>
            <w:r w:rsidRPr="001D1FAE">
              <w:rPr>
                <w:vertAlign w:val="superscript"/>
              </w:rPr>
              <w:t>-2</w:t>
            </w:r>
          </w:p>
        </w:tc>
        <w:tc>
          <w:tcPr>
            <w:tcW w:w="930" w:type="pct"/>
            <w:vMerge/>
            <w:vAlign w:val="center"/>
          </w:tcPr>
          <w:p w14:paraId="0F9986FE"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0FDC7B58"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55F63850" w14:textId="77777777" w:rsidTr="0075006B">
        <w:trPr>
          <w:trHeight w:val="300"/>
          <w:jc w:val="center"/>
        </w:trPr>
        <w:tc>
          <w:tcPr>
            <w:tcW w:w="1094" w:type="pct"/>
            <w:tcBorders>
              <w:top w:val="nil"/>
              <w:bottom w:val="nil"/>
            </w:tcBorders>
            <w:shd w:val="clear" w:color="auto" w:fill="auto"/>
            <w:noWrap/>
            <w:vAlign w:val="center"/>
          </w:tcPr>
          <w:p w14:paraId="4B598EA1" w14:textId="77777777" w:rsidR="008D1B54" w:rsidRDefault="008D1B54" w:rsidP="00DD6123">
            <w:pPr>
              <w:spacing w:before="0" w:after="0"/>
              <w:ind w:left="318" w:hanging="318"/>
            </w:pPr>
            <w:r>
              <w:t>SO</w:t>
            </w:r>
            <w:r w:rsidRPr="00CE2FE4">
              <w:rPr>
                <w:vertAlign w:val="subscript"/>
              </w:rPr>
              <w:t>4</w:t>
            </w:r>
            <w:r w:rsidRPr="00CE2FE4">
              <w:rPr>
                <w:vertAlign w:val="superscript"/>
              </w:rPr>
              <w:t>2-</w:t>
            </w:r>
          </w:p>
        </w:tc>
        <w:tc>
          <w:tcPr>
            <w:tcW w:w="1116" w:type="pct"/>
            <w:gridSpan w:val="2"/>
            <w:tcBorders>
              <w:top w:val="nil"/>
              <w:bottom w:val="nil"/>
            </w:tcBorders>
            <w:shd w:val="clear" w:color="auto" w:fill="auto"/>
            <w:noWrap/>
            <w:vAlign w:val="center"/>
          </w:tcPr>
          <w:p w14:paraId="45C18E4E" w14:textId="77777777" w:rsidR="008D1B54" w:rsidRDefault="008D1B54" w:rsidP="008D1B54">
            <w:pPr>
              <w:spacing w:before="0" w:after="0"/>
              <w:jc w:val="center"/>
            </w:pPr>
            <w:r>
              <w:t>1.69512</w:t>
            </w:r>
            <w:r w:rsidRPr="001D1FAE">
              <w:t>×10</w:t>
            </w:r>
            <w:r w:rsidRPr="001D1FAE">
              <w:rPr>
                <w:vertAlign w:val="superscript"/>
              </w:rPr>
              <w:t>-4</w:t>
            </w:r>
          </w:p>
        </w:tc>
        <w:tc>
          <w:tcPr>
            <w:tcW w:w="1115" w:type="pct"/>
            <w:tcBorders>
              <w:top w:val="nil"/>
              <w:bottom w:val="nil"/>
            </w:tcBorders>
            <w:vAlign w:val="center"/>
          </w:tcPr>
          <w:p w14:paraId="2D7D1BAE" w14:textId="77777777" w:rsidR="008D1B54" w:rsidRDefault="008D1B54" w:rsidP="008D1B54">
            <w:pPr>
              <w:spacing w:before="0" w:after="0"/>
              <w:jc w:val="center"/>
            </w:pPr>
            <w:r>
              <w:t>0.1</w:t>
            </w:r>
          </w:p>
        </w:tc>
        <w:tc>
          <w:tcPr>
            <w:tcW w:w="930" w:type="pct"/>
            <w:vMerge/>
            <w:vAlign w:val="center"/>
          </w:tcPr>
          <w:p w14:paraId="339BB7C8"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77E637C3"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507CED20" w14:textId="77777777" w:rsidTr="0075006B">
        <w:trPr>
          <w:trHeight w:val="300"/>
          <w:jc w:val="center"/>
        </w:trPr>
        <w:tc>
          <w:tcPr>
            <w:tcW w:w="1094" w:type="pct"/>
            <w:tcBorders>
              <w:top w:val="nil"/>
              <w:bottom w:val="nil"/>
            </w:tcBorders>
            <w:shd w:val="clear" w:color="auto" w:fill="auto"/>
            <w:noWrap/>
            <w:vAlign w:val="center"/>
          </w:tcPr>
          <w:p w14:paraId="61DB344B" w14:textId="77777777" w:rsidR="008D1B54" w:rsidRDefault="008D1B54" w:rsidP="00DD6123">
            <w:pPr>
              <w:spacing w:before="0" w:after="0"/>
              <w:ind w:left="318" w:hanging="318"/>
            </w:pPr>
            <w:r>
              <w:t>Na</w:t>
            </w:r>
            <w:r w:rsidRPr="00CE2FE4">
              <w:rPr>
                <w:vertAlign w:val="superscript"/>
              </w:rPr>
              <w:t>+</w:t>
            </w:r>
          </w:p>
        </w:tc>
        <w:tc>
          <w:tcPr>
            <w:tcW w:w="1116" w:type="pct"/>
            <w:gridSpan w:val="2"/>
            <w:tcBorders>
              <w:top w:val="nil"/>
              <w:bottom w:val="nil"/>
            </w:tcBorders>
            <w:shd w:val="clear" w:color="auto" w:fill="auto"/>
            <w:noWrap/>
            <w:vAlign w:val="center"/>
          </w:tcPr>
          <w:p w14:paraId="31721C48" w14:textId="77777777" w:rsidR="008D1B54" w:rsidRDefault="008D1B54" w:rsidP="008D1B54">
            <w:pPr>
              <w:spacing w:before="0" w:after="0"/>
              <w:jc w:val="center"/>
            </w:pPr>
            <w:r>
              <w:t>1.5430</w:t>
            </w:r>
            <w:r w:rsidRPr="001D1FAE">
              <w:t>×10</w:t>
            </w:r>
            <w:r w:rsidRPr="001D1FAE">
              <w:rPr>
                <w:vertAlign w:val="superscript"/>
              </w:rPr>
              <w:t>-3</w:t>
            </w:r>
          </w:p>
        </w:tc>
        <w:tc>
          <w:tcPr>
            <w:tcW w:w="1115" w:type="pct"/>
            <w:tcBorders>
              <w:top w:val="nil"/>
              <w:bottom w:val="nil"/>
            </w:tcBorders>
            <w:vAlign w:val="center"/>
          </w:tcPr>
          <w:p w14:paraId="01B3B360" w14:textId="77777777" w:rsidR="008D1B54" w:rsidRDefault="008D1B54" w:rsidP="008D1B54">
            <w:pPr>
              <w:spacing w:before="0" w:after="0"/>
              <w:jc w:val="center"/>
            </w:pPr>
            <w:r>
              <w:t>9.0920</w:t>
            </w:r>
            <w:r w:rsidRPr="001D1FAE">
              <w:t>×10</w:t>
            </w:r>
            <w:r w:rsidRPr="001D1FAE">
              <w:rPr>
                <w:vertAlign w:val="superscript"/>
              </w:rPr>
              <w:t>-2</w:t>
            </w:r>
          </w:p>
        </w:tc>
        <w:tc>
          <w:tcPr>
            <w:tcW w:w="930" w:type="pct"/>
            <w:vMerge/>
            <w:vAlign w:val="center"/>
          </w:tcPr>
          <w:p w14:paraId="65F52CB6"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09C11CDC"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14897DDF" w14:textId="77777777" w:rsidTr="0075006B">
        <w:trPr>
          <w:trHeight w:val="300"/>
          <w:jc w:val="center"/>
        </w:trPr>
        <w:tc>
          <w:tcPr>
            <w:tcW w:w="1094" w:type="pct"/>
            <w:tcBorders>
              <w:top w:val="nil"/>
              <w:bottom w:val="nil"/>
            </w:tcBorders>
            <w:shd w:val="clear" w:color="auto" w:fill="auto"/>
            <w:noWrap/>
            <w:vAlign w:val="center"/>
          </w:tcPr>
          <w:p w14:paraId="63A1D038" w14:textId="77777777" w:rsidR="008D1B54" w:rsidRDefault="008D1B54" w:rsidP="00DD6123">
            <w:pPr>
              <w:spacing w:before="0" w:after="0"/>
              <w:ind w:left="318" w:hanging="318"/>
            </w:pPr>
            <w:r>
              <w:t>Al</w:t>
            </w:r>
            <w:r w:rsidRPr="001D1FAE">
              <w:rPr>
                <w:vertAlign w:val="superscript"/>
              </w:rPr>
              <w:t>3+</w:t>
            </w:r>
          </w:p>
        </w:tc>
        <w:tc>
          <w:tcPr>
            <w:tcW w:w="1116" w:type="pct"/>
            <w:gridSpan w:val="2"/>
            <w:tcBorders>
              <w:top w:val="nil"/>
              <w:bottom w:val="nil"/>
            </w:tcBorders>
            <w:shd w:val="clear" w:color="auto" w:fill="auto"/>
            <w:noWrap/>
            <w:vAlign w:val="center"/>
          </w:tcPr>
          <w:p w14:paraId="51BDEE40" w14:textId="77777777" w:rsidR="008D1B54" w:rsidRDefault="008D1B54" w:rsidP="008D1B54">
            <w:pPr>
              <w:spacing w:before="0" w:after="0"/>
              <w:jc w:val="center"/>
            </w:pPr>
            <w:r>
              <w:t>1.0</w:t>
            </w:r>
            <w:r w:rsidRPr="001D1FAE">
              <w:t>×10</w:t>
            </w:r>
            <w:r w:rsidRPr="001D1FAE">
              <w:rPr>
                <w:vertAlign w:val="superscript"/>
              </w:rPr>
              <w:t>-5</w:t>
            </w:r>
          </w:p>
        </w:tc>
        <w:tc>
          <w:tcPr>
            <w:tcW w:w="1115" w:type="pct"/>
            <w:tcBorders>
              <w:top w:val="nil"/>
              <w:bottom w:val="nil"/>
            </w:tcBorders>
            <w:vAlign w:val="center"/>
          </w:tcPr>
          <w:p w14:paraId="7E69FB64" w14:textId="77777777" w:rsidR="008D1B54" w:rsidRDefault="008D1B54" w:rsidP="008D1B54">
            <w:pPr>
              <w:spacing w:before="0" w:after="0"/>
              <w:jc w:val="center"/>
            </w:pPr>
            <w:r>
              <w:t>1.4300</w:t>
            </w:r>
            <w:r w:rsidRPr="001D1FAE">
              <w:t>×10</w:t>
            </w:r>
            <w:r w:rsidRPr="001D1FAE">
              <w:rPr>
                <w:vertAlign w:val="superscript"/>
              </w:rPr>
              <w:t>-2</w:t>
            </w:r>
          </w:p>
        </w:tc>
        <w:tc>
          <w:tcPr>
            <w:tcW w:w="930" w:type="pct"/>
            <w:vMerge/>
            <w:vAlign w:val="center"/>
          </w:tcPr>
          <w:p w14:paraId="42DE2BFB"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604A1160"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6E9C9512" w14:textId="77777777" w:rsidTr="0075006B">
        <w:trPr>
          <w:trHeight w:val="300"/>
          <w:jc w:val="center"/>
        </w:trPr>
        <w:tc>
          <w:tcPr>
            <w:tcW w:w="1094" w:type="pct"/>
            <w:tcBorders>
              <w:top w:val="nil"/>
              <w:bottom w:val="nil"/>
            </w:tcBorders>
            <w:shd w:val="clear" w:color="auto" w:fill="auto"/>
            <w:noWrap/>
            <w:vAlign w:val="center"/>
          </w:tcPr>
          <w:p w14:paraId="79AEA05C" w14:textId="77777777" w:rsidR="008D1B54" w:rsidRDefault="008D1B54" w:rsidP="00DD6123">
            <w:pPr>
              <w:spacing w:before="0" w:after="0"/>
              <w:ind w:left="318" w:hanging="318"/>
            </w:pPr>
            <w:r>
              <w:t>K</w:t>
            </w:r>
            <w:r w:rsidRPr="00CE2FE4">
              <w:rPr>
                <w:vertAlign w:val="superscript"/>
              </w:rPr>
              <w:t>+</w:t>
            </w:r>
          </w:p>
        </w:tc>
        <w:tc>
          <w:tcPr>
            <w:tcW w:w="1116" w:type="pct"/>
            <w:gridSpan w:val="2"/>
            <w:tcBorders>
              <w:top w:val="nil"/>
              <w:bottom w:val="nil"/>
            </w:tcBorders>
            <w:shd w:val="clear" w:color="auto" w:fill="auto"/>
            <w:noWrap/>
            <w:vAlign w:val="center"/>
          </w:tcPr>
          <w:p w14:paraId="3B4AED25" w14:textId="77777777" w:rsidR="008D1B54" w:rsidRDefault="008D1B54" w:rsidP="008D1B54">
            <w:pPr>
              <w:spacing w:before="0" w:after="0"/>
              <w:jc w:val="center"/>
            </w:pPr>
            <w:r>
              <w:t>1.0</w:t>
            </w:r>
            <w:r w:rsidRPr="001D1FAE">
              <w:t>×10</w:t>
            </w:r>
            <w:r w:rsidRPr="001D1FAE">
              <w:rPr>
                <w:vertAlign w:val="superscript"/>
              </w:rPr>
              <w:t>-5</w:t>
            </w:r>
          </w:p>
        </w:tc>
        <w:tc>
          <w:tcPr>
            <w:tcW w:w="1115" w:type="pct"/>
            <w:tcBorders>
              <w:top w:val="nil"/>
              <w:bottom w:val="nil"/>
            </w:tcBorders>
            <w:vAlign w:val="center"/>
          </w:tcPr>
          <w:p w14:paraId="44788ADE" w14:textId="77777777" w:rsidR="008D1B54" w:rsidRDefault="008D1B54" w:rsidP="008D1B54">
            <w:pPr>
              <w:spacing w:before="0" w:after="0"/>
              <w:jc w:val="center"/>
            </w:pPr>
            <w:r>
              <w:t>7.6700</w:t>
            </w:r>
            <w:r w:rsidRPr="001D1FAE">
              <w:t>×10</w:t>
            </w:r>
            <w:r w:rsidRPr="001D1FAE">
              <w:rPr>
                <w:vertAlign w:val="superscript"/>
              </w:rPr>
              <w:t>-5</w:t>
            </w:r>
          </w:p>
        </w:tc>
        <w:tc>
          <w:tcPr>
            <w:tcW w:w="930" w:type="pct"/>
            <w:vMerge/>
            <w:vAlign w:val="center"/>
          </w:tcPr>
          <w:p w14:paraId="5F744C1A"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0B98590A"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61E5DC10" w14:textId="77777777" w:rsidTr="0075006B">
        <w:trPr>
          <w:trHeight w:val="300"/>
          <w:jc w:val="center"/>
        </w:trPr>
        <w:tc>
          <w:tcPr>
            <w:tcW w:w="1094" w:type="pct"/>
            <w:tcBorders>
              <w:top w:val="nil"/>
              <w:bottom w:val="nil"/>
            </w:tcBorders>
            <w:shd w:val="clear" w:color="auto" w:fill="auto"/>
            <w:noWrap/>
            <w:vAlign w:val="center"/>
          </w:tcPr>
          <w:p w14:paraId="080FB579" w14:textId="77777777" w:rsidR="008D1B54" w:rsidRDefault="008D1B54" w:rsidP="00DD6123">
            <w:pPr>
              <w:spacing w:before="0" w:after="0"/>
              <w:ind w:left="318" w:hanging="318"/>
            </w:pPr>
            <w:r>
              <w:t>Fe</w:t>
            </w:r>
            <w:r w:rsidRPr="00CE2FE4">
              <w:rPr>
                <w:vertAlign w:val="superscript"/>
              </w:rPr>
              <w:t>2+</w:t>
            </w:r>
          </w:p>
        </w:tc>
        <w:tc>
          <w:tcPr>
            <w:tcW w:w="1116" w:type="pct"/>
            <w:gridSpan w:val="2"/>
            <w:tcBorders>
              <w:top w:val="nil"/>
              <w:bottom w:val="nil"/>
            </w:tcBorders>
            <w:shd w:val="clear" w:color="auto" w:fill="auto"/>
            <w:noWrap/>
            <w:vAlign w:val="center"/>
          </w:tcPr>
          <w:p w14:paraId="5DB1A604" w14:textId="77777777" w:rsidR="008D1B54" w:rsidRDefault="008D1B54" w:rsidP="008D1B54">
            <w:pPr>
              <w:spacing w:before="0" w:after="0"/>
              <w:jc w:val="center"/>
            </w:pPr>
            <w:r>
              <w:t>9.9674</w:t>
            </w:r>
            <w:r w:rsidRPr="001D1FAE">
              <w:t>×10</w:t>
            </w:r>
            <w:r w:rsidRPr="001D1FAE">
              <w:rPr>
                <w:vertAlign w:val="superscript"/>
              </w:rPr>
              <w:t>-6</w:t>
            </w:r>
          </w:p>
        </w:tc>
        <w:tc>
          <w:tcPr>
            <w:tcW w:w="1115" w:type="pct"/>
            <w:tcBorders>
              <w:top w:val="nil"/>
              <w:bottom w:val="nil"/>
            </w:tcBorders>
            <w:vAlign w:val="center"/>
          </w:tcPr>
          <w:p w14:paraId="033AD71A" w14:textId="77777777" w:rsidR="008D1B54" w:rsidRDefault="008D1B54" w:rsidP="008D1B54">
            <w:pPr>
              <w:spacing w:before="0" w:after="0"/>
              <w:jc w:val="center"/>
            </w:pPr>
            <w:r>
              <w:t>1.1389</w:t>
            </w:r>
            <w:r w:rsidRPr="001D1FAE">
              <w:t>×10</w:t>
            </w:r>
            <w:r w:rsidRPr="001D1FAE">
              <w:rPr>
                <w:vertAlign w:val="superscript"/>
              </w:rPr>
              <w:t>-8</w:t>
            </w:r>
          </w:p>
        </w:tc>
        <w:tc>
          <w:tcPr>
            <w:tcW w:w="930" w:type="pct"/>
            <w:vMerge/>
            <w:vAlign w:val="center"/>
          </w:tcPr>
          <w:p w14:paraId="035AA64A"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47AA0DF2"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303F2AF4" w14:textId="77777777" w:rsidTr="0075006B">
        <w:trPr>
          <w:trHeight w:val="300"/>
          <w:jc w:val="center"/>
        </w:trPr>
        <w:tc>
          <w:tcPr>
            <w:tcW w:w="1094" w:type="pct"/>
            <w:tcBorders>
              <w:top w:val="nil"/>
              <w:bottom w:val="nil"/>
            </w:tcBorders>
            <w:shd w:val="clear" w:color="auto" w:fill="auto"/>
            <w:noWrap/>
            <w:vAlign w:val="center"/>
          </w:tcPr>
          <w:p w14:paraId="4A383697" w14:textId="77777777" w:rsidR="008D1B54" w:rsidRDefault="008D1B54" w:rsidP="00DD6123">
            <w:pPr>
              <w:spacing w:before="0" w:after="0"/>
              <w:ind w:left="318" w:hanging="318"/>
            </w:pPr>
            <w:r>
              <w:t>Fe</w:t>
            </w:r>
            <w:r w:rsidRPr="00CE2FE4">
              <w:rPr>
                <w:vertAlign w:val="superscript"/>
              </w:rPr>
              <w:t>3+</w:t>
            </w:r>
          </w:p>
        </w:tc>
        <w:tc>
          <w:tcPr>
            <w:tcW w:w="1116" w:type="pct"/>
            <w:gridSpan w:val="2"/>
            <w:tcBorders>
              <w:top w:val="nil"/>
              <w:bottom w:val="nil"/>
            </w:tcBorders>
            <w:shd w:val="clear" w:color="auto" w:fill="auto"/>
            <w:noWrap/>
            <w:vAlign w:val="center"/>
          </w:tcPr>
          <w:p w14:paraId="69932475" w14:textId="77777777" w:rsidR="008D1B54" w:rsidRDefault="008D1B54" w:rsidP="008D1B54">
            <w:pPr>
              <w:spacing w:before="0" w:after="0"/>
              <w:jc w:val="center"/>
            </w:pPr>
            <w:r>
              <w:t>3.2679</w:t>
            </w:r>
            <w:r w:rsidRPr="001D1FAE">
              <w:t>×10</w:t>
            </w:r>
            <w:r w:rsidRPr="001D1FAE">
              <w:rPr>
                <w:vertAlign w:val="superscript"/>
              </w:rPr>
              <w:t>-8</w:t>
            </w:r>
          </w:p>
        </w:tc>
        <w:tc>
          <w:tcPr>
            <w:tcW w:w="1115" w:type="pct"/>
            <w:tcBorders>
              <w:top w:val="nil"/>
              <w:bottom w:val="nil"/>
            </w:tcBorders>
            <w:vAlign w:val="center"/>
          </w:tcPr>
          <w:p w14:paraId="4CEA8208" w14:textId="77777777" w:rsidR="008D1B54" w:rsidRDefault="008D1B54" w:rsidP="008D1B54">
            <w:pPr>
              <w:spacing w:before="0" w:after="0"/>
              <w:jc w:val="center"/>
            </w:pPr>
            <w:r>
              <w:t>2.2300</w:t>
            </w:r>
            <w:r w:rsidRPr="001D1FAE">
              <w:t>×10</w:t>
            </w:r>
            <w:r w:rsidRPr="001D1FAE">
              <w:rPr>
                <w:vertAlign w:val="superscript"/>
              </w:rPr>
              <w:t>-2</w:t>
            </w:r>
          </w:p>
        </w:tc>
        <w:tc>
          <w:tcPr>
            <w:tcW w:w="930" w:type="pct"/>
            <w:vMerge/>
            <w:tcBorders>
              <w:bottom w:val="nil"/>
            </w:tcBorders>
            <w:vAlign w:val="center"/>
          </w:tcPr>
          <w:p w14:paraId="5B8B4B77"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09DAF6EA" w14:textId="77777777" w:rsidR="008D1B54" w:rsidRDefault="008D1B54" w:rsidP="0075006B">
            <w:pPr>
              <w:spacing w:before="0" w:after="0"/>
            </w:pPr>
            <w:r w:rsidRPr="008D08AB">
              <w:rPr>
                <w:rFonts w:hint="eastAsia"/>
                <w:color w:val="000000"/>
                <w:lang w:eastAsia="zh-CN"/>
              </w:rPr>
              <w:t>[</w:t>
            </w:r>
            <w:r w:rsidRPr="008D08AB">
              <w:rPr>
                <w:color w:val="000000"/>
                <w:lang w:eastAsia="en-CA"/>
              </w:rPr>
              <w:t xml:space="preserve">mol </w:t>
            </w:r>
            <w:r w:rsidR="0075006B">
              <w:rPr>
                <w:color w:val="000000"/>
                <w:lang w:eastAsia="en-CA"/>
              </w:rPr>
              <w:t>l</w:t>
            </w:r>
            <w:r w:rsidRPr="008D08AB">
              <w:rPr>
                <w:color w:val="000000"/>
                <w:vertAlign w:val="superscript"/>
                <w:lang w:eastAsia="en-CA"/>
              </w:rPr>
              <w:t>-1</w:t>
            </w:r>
            <w:r w:rsidRPr="008D08AB">
              <w:rPr>
                <w:rFonts w:hint="eastAsia"/>
                <w:color w:val="000000"/>
                <w:lang w:eastAsia="zh-CN"/>
              </w:rPr>
              <w:t>]</w:t>
            </w:r>
          </w:p>
        </w:tc>
      </w:tr>
      <w:tr w:rsidR="008D1B54" w:rsidRPr="00ED3698" w14:paraId="7B07F43D" w14:textId="77777777" w:rsidTr="0075006B">
        <w:trPr>
          <w:trHeight w:val="300"/>
          <w:jc w:val="center"/>
        </w:trPr>
        <w:tc>
          <w:tcPr>
            <w:tcW w:w="1094" w:type="pct"/>
            <w:tcBorders>
              <w:top w:val="nil"/>
              <w:bottom w:val="nil"/>
            </w:tcBorders>
            <w:shd w:val="clear" w:color="auto" w:fill="auto"/>
            <w:noWrap/>
            <w:vAlign w:val="bottom"/>
          </w:tcPr>
          <w:p w14:paraId="025F921C" w14:textId="77777777" w:rsidR="008D1B54" w:rsidRPr="00ED3698" w:rsidRDefault="0075006B" w:rsidP="00DD6123">
            <w:pPr>
              <w:spacing w:before="0" w:after="0"/>
              <w:rPr>
                <w:color w:val="000000"/>
                <w:lang w:eastAsia="en-CA"/>
              </w:rPr>
            </w:pPr>
            <w:r>
              <w:rPr>
                <w:color w:val="000000"/>
                <w:lang w:eastAsia="en-CA"/>
              </w:rPr>
              <w:t>H</w:t>
            </w:r>
            <w:r w:rsidRPr="0075006B">
              <w:rPr>
                <w:color w:val="000000"/>
                <w:vertAlign w:val="superscript"/>
                <w:lang w:eastAsia="en-CA"/>
              </w:rPr>
              <w:t>+</w:t>
            </w:r>
          </w:p>
        </w:tc>
        <w:tc>
          <w:tcPr>
            <w:tcW w:w="1116" w:type="pct"/>
            <w:gridSpan w:val="2"/>
            <w:tcBorders>
              <w:top w:val="nil"/>
              <w:bottom w:val="nil"/>
            </w:tcBorders>
            <w:shd w:val="clear" w:color="auto" w:fill="auto"/>
            <w:noWrap/>
            <w:vAlign w:val="center"/>
          </w:tcPr>
          <w:p w14:paraId="2774E9E1" w14:textId="77777777" w:rsidR="008D1B54" w:rsidRPr="00ED3698" w:rsidRDefault="008D1B54" w:rsidP="008D1B54">
            <w:pPr>
              <w:spacing w:before="0" w:after="0"/>
              <w:jc w:val="center"/>
            </w:pPr>
            <w:r>
              <w:t>7.0</w:t>
            </w:r>
          </w:p>
        </w:tc>
        <w:tc>
          <w:tcPr>
            <w:tcW w:w="1115" w:type="pct"/>
            <w:tcBorders>
              <w:top w:val="nil"/>
              <w:bottom w:val="nil"/>
            </w:tcBorders>
            <w:vAlign w:val="center"/>
          </w:tcPr>
          <w:p w14:paraId="4B3D2EF0" w14:textId="77777777" w:rsidR="008D1B54" w:rsidRPr="00ED3698" w:rsidRDefault="008D1B54" w:rsidP="008D1B54">
            <w:pPr>
              <w:spacing w:before="0" w:after="0"/>
              <w:jc w:val="center"/>
            </w:pPr>
            <w:r>
              <w:t>3.0</w:t>
            </w:r>
          </w:p>
        </w:tc>
        <w:tc>
          <w:tcPr>
            <w:tcW w:w="930" w:type="pct"/>
            <w:tcBorders>
              <w:top w:val="nil"/>
              <w:bottom w:val="nil"/>
            </w:tcBorders>
            <w:vAlign w:val="center"/>
          </w:tcPr>
          <w:p w14:paraId="053E81A3" w14:textId="77777777" w:rsidR="008D1B54" w:rsidRPr="00ED3698" w:rsidRDefault="008D1B54" w:rsidP="008D1B54">
            <w:pPr>
              <w:spacing w:before="0" w:after="0"/>
              <w:jc w:val="center"/>
            </w:pPr>
          </w:p>
        </w:tc>
        <w:tc>
          <w:tcPr>
            <w:tcW w:w="745" w:type="pct"/>
            <w:tcBorders>
              <w:top w:val="nil"/>
              <w:bottom w:val="nil"/>
            </w:tcBorders>
            <w:shd w:val="clear" w:color="auto" w:fill="auto"/>
            <w:noWrap/>
          </w:tcPr>
          <w:p w14:paraId="49FFF287" w14:textId="77777777" w:rsidR="008D1B54" w:rsidRPr="00ED3698" w:rsidRDefault="0075006B" w:rsidP="00DD6123">
            <w:pPr>
              <w:spacing w:before="0" w:after="0"/>
              <w:rPr>
                <w:color w:val="000000"/>
                <w:lang w:eastAsia="en-CA"/>
              </w:rPr>
            </w:pPr>
            <w:r>
              <w:rPr>
                <w:color w:val="000000"/>
                <w:lang w:eastAsia="en-CA"/>
              </w:rPr>
              <w:t>pH</w:t>
            </w:r>
          </w:p>
        </w:tc>
      </w:tr>
      <w:tr w:rsidR="008D1B54" w:rsidRPr="00ED3698" w14:paraId="6FE64695" w14:textId="77777777" w:rsidTr="0075006B">
        <w:trPr>
          <w:trHeight w:val="300"/>
          <w:jc w:val="center"/>
        </w:trPr>
        <w:tc>
          <w:tcPr>
            <w:tcW w:w="1094" w:type="pct"/>
            <w:tcBorders>
              <w:top w:val="nil"/>
              <w:bottom w:val="single" w:sz="4" w:space="0" w:color="auto"/>
            </w:tcBorders>
            <w:shd w:val="clear" w:color="auto" w:fill="auto"/>
            <w:noWrap/>
            <w:vAlign w:val="bottom"/>
          </w:tcPr>
          <w:p w14:paraId="7B31C822" w14:textId="77777777" w:rsidR="008D1B54" w:rsidRPr="00ED3698" w:rsidRDefault="0075006B" w:rsidP="00DD6123">
            <w:pPr>
              <w:spacing w:before="0" w:after="0"/>
              <w:rPr>
                <w:color w:val="000000"/>
                <w:lang w:eastAsia="en-CA"/>
              </w:rPr>
            </w:pPr>
            <w:r>
              <w:rPr>
                <w:color w:val="000000"/>
                <w:lang w:eastAsia="en-CA"/>
              </w:rPr>
              <w:t>O</w:t>
            </w:r>
            <w:r w:rsidRPr="0075006B">
              <w:rPr>
                <w:color w:val="000000"/>
                <w:vertAlign w:val="subscript"/>
                <w:lang w:eastAsia="en-CA"/>
              </w:rPr>
              <w:t>2</w:t>
            </w:r>
            <w:r>
              <w:rPr>
                <w:color w:val="000000"/>
                <w:lang w:eastAsia="en-CA"/>
              </w:rPr>
              <w:t>(aq)</w:t>
            </w:r>
          </w:p>
        </w:tc>
        <w:tc>
          <w:tcPr>
            <w:tcW w:w="1116" w:type="pct"/>
            <w:gridSpan w:val="2"/>
            <w:tcBorders>
              <w:top w:val="nil"/>
              <w:bottom w:val="single" w:sz="4" w:space="0" w:color="auto"/>
            </w:tcBorders>
            <w:shd w:val="clear" w:color="auto" w:fill="auto"/>
            <w:noWrap/>
            <w:vAlign w:val="center"/>
          </w:tcPr>
          <w:p w14:paraId="3FD7C9D8" w14:textId="77777777" w:rsidR="008D1B54" w:rsidRPr="00ED3698" w:rsidRDefault="008D1B54" w:rsidP="008D1B54">
            <w:pPr>
              <w:spacing w:before="0" w:after="0"/>
              <w:jc w:val="center"/>
            </w:pPr>
            <w:r>
              <w:t>2.0</w:t>
            </w:r>
          </w:p>
        </w:tc>
        <w:tc>
          <w:tcPr>
            <w:tcW w:w="1115" w:type="pct"/>
            <w:tcBorders>
              <w:top w:val="nil"/>
              <w:bottom w:val="single" w:sz="4" w:space="0" w:color="auto"/>
            </w:tcBorders>
            <w:vAlign w:val="center"/>
          </w:tcPr>
          <w:p w14:paraId="5467494C" w14:textId="77777777" w:rsidR="008D1B54" w:rsidRDefault="008D1B54" w:rsidP="008D1B54">
            <w:pPr>
              <w:spacing w:before="0" w:after="0"/>
              <w:jc w:val="center"/>
            </w:pPr>
            <w:r>
              <w:t>17.53</w:t>
            </w:r>
          </w:p>
        </w:tc>
        <w:tc>
          <w:tcPr>
            <w:tcW w:w="930" w:type="pct"/>
            <w:tcBorders>
              <w:top w:val="nil"/>
              <w:bottom w:val="single" w:sz="4" w:space="0" w:color="auto"/>
            </w:tcBorders>
            <w:vAlign w:val="center"/>
          </w:tcPr>
          <w:p w14:paraId="1973BCAE" w14:textId="77777777" w:rsidR="008D1B54" w:rsidRPr="00ED3698" w:rsidRDefault="008D1B54" w:rsidP="008D1B54">
            <w:pPr>
              <w:spacing w:before="0" w:after="0"/>
              <w:jc w:val="center"/>
            </w:pPr>
          </w:p>
        </w:tc>
        <w:tc>
          <w:tcPr>
            <w:tcW w:w="745" w:type="pct"/>
            <w:tcBorders>
              <w:top w:val="nil"/>
              <w:bottom w:val="single" w:sz="4" w:space="0" w:color="auto"/>
            </w:tcBorders>
            <w:shd w:val="clear" w:color="auto" w:fill="auto"/>
            <w:noWrap/>
          </w:tcPr>
          <w:p w14:paraId="081A3169" w14:textId="77777777" w:rsidR="008D1B54" w:rsidRPr="00ED3698" w:rsidRDefault="0075006B" w:rsidP="00DD6123">
            <w:pPr>
              <w:spacing w:before="0" w:after="0"/>
              <w:rPr>
                <w:color w:val="000000"/>
                <w:lang w:eastAsia="en-CA"/>
              </w:rPr>
            </w:pPr>
            <w:r>
              <w:rPr>
                <w:color w:val="000000"/>
                <w:lang w:eastAsia="en-CA"/>
              </w:rPr>
              <w:t>pe</w:t>
            </w:r>
          </w:p>
        </w:tc>
      </w:tr>
      <w:tr w:rsidR="008D1B54" w:rsidRPr="00ED3698" w14:paraId="58E01FE3" w14:textId="77777777" w:rsidTr="0075006B">
        <w:trPr>
          <w:trHeight w:val="300"/>
          <w:jc w:val="center"/>
        </w:trPr>
        <w:tc>
          <w:tcPr>
            <w:tcW w:w="1094" w:type="pct"/>
            <w:tcBorders>
              <w:top w:val="single" w:sz="4" w:space="0" w:color="auto"/>
              <w:bottom w:val="nil"/>
            </w:tcBorders>
            <w:shd w:val="clear" w:color="auto" w:fill="auto"/>
            <w:noWrap/>
            <w:vAlign w:val="bottom"/>
          </w:tcPr>
          <w:p w14:paraId="702EC03B" w14:textId="77777777" w:rsidR="008D1B54" w:rsidRPr="00ED3698" w:rsidRDefault="008D1B54" w:rsidP="00DD6123">
            <w:pPr>
              <w:spacing w:before="0" w:after="0"/>
              <w:rPr>
                <w:i/>
                <w:color w:val="000000"/>
                <w:sz w:val="22"/>
                <w:szCs w:val="22"/>
              </w:rPr>
            </w:pPr>
            <w:r w:rsidRPr="00ED3698">
              <w:rPr>
                <w:i/>
                <w:color w:val="000000"/>
                <w:sz w:val="22"/>
                <w:szCs w:val="22"/>
              </w:rPr>
              <w:t>Mineral</w:t>
            </w:r>
          </w:p>
        </w:tc>
        <w:tc>
          <w:tcPr>
            <w:tcW w:w="1116" w:type="pct"/>
            <w:gridSpan w:val="2"/>
            <w:tcBorders>
              <w:top w:val="single" w:sz="4" w:space="0" w:color="auto"/>
              <w:bottom w:val="nil"/>
            </w:tcBorders>
            <w:shd w:val="clear" w:color="auto" w:fill="auto"/>
            <w:noWrap/>
            <w:vAlign w:val="center"/>
          </w:tcPr>
          <w:p w14:paraId="4C918C3F" w14:textId="77777777" w:rsidR="008D1B54" w:rsidRPr="00ED3698" w:rsidRDefault="008D1B54" w:rsidP="008D1B54">
            <w:pPr>
              <w:spacing w:before="0" w:after="0"/>
              <w:jc w:val="center"/>
              <w:rPr>
                <w:i/>
              </w:rPr>
            </w:pPr>
          </w:p>
        </w:tc>
        <w:tc>
          <w:tcPr>
            <w:tcW w:w="1115" w:type="pct"/>
            <w:tcBorders>
              <w:top w:val="single" w:sz="4" w:space="0" w:color="auto"/>
              <w:bottom w:val="nil"/>
            </w:tcBorders>
            <w:vAlign w:val="center"/>
          </w:tcPr>
          <w:p w14:paraId="06BE2D9F" w14:textId="77777777" w:rsidR="008D1B54" w:rsidRPr="00ED3698" w:rsidRDefault="008D1B54" w:rsidP="008D1B54">
            <w:pPr>
              <w:spacing w:before="0" w:after="0"/>
              <w:jc w:val="center"/>
              <w:rPr>
                <w:i/>
              </w:rPr>
            </w:pPr>
          </w:p>
        </w:tc>
        <w:tc>
          <w:tcPr>
            <w:tcW w:w="930" w:type="pct"/>
            <w:tcBorders>
              <w:top w:val="single" w:sz="4" w:space="0" w:color="auto"/>
              <w:bottom w:val="nil"/>
            </w:tcBorders>
            <w:vAlign w:val="center"/>
          </w:tcPr>
          <w:p w14:paraId="48E8F358" w14:textId="77777777" w:rsidR="008D1B54" w:rsidRPr="00ED3698" w:rsidRDefault="008D1B54" w:rsidP="008D1B54">
            <w:pPr>
              <w:spacing w:before="0" w:after="0"/>
              <w:jc w:val="center"/>
              <w:rPr>
                <w:i/>
              </w:rPr>
            </w:pPr>
          </w:p>
        </w:tc>
        <w:tc>
          <w:tcPr>
            <w:tcW w:w="745" w:type="pct"/>
            <w:tcBorders>
              <w:top w:val="single" w:sz="4" w:space="0" w:color="auto"/>
              <w:bottom w:val="nil"/>
            </w:tcBorders>
            <w:shd w:val="clear" w:color="auto" w:fill="auto"/>
            <w:noWrap/>
          </w:tcPr>
          <w:p w14:paraId="2BCC54DB" w14:textId="77777777" w:rsidR="008D1B54" w:rsidRPr="00ED3698" w:rsidRDefault="008D1B54" w:rsidP="00DD6123">
            <w:pPr>
              <w:spacing w:before="0" w:after="0"/>
              <w:rPr>
                <w:i/>
                <w:color w:val="000000"/>
                <w:lang w:eastAsia="en-CA"/>
              </w:rPr>
            </w:pPr>
          </w:p>
        </w:tc>
      </w:tr>
      <w:tr w:rsidR="008D1B54" w:rsidRPr="00ED3698" w14:paraId="6271293B" w14:textId="77777777" w:rsidTr="0075006B">
        <w:trPr>
          <w:trHeight w:val="300"/>
          <w:jc w:val="center"/>
        </w:trPr>
        <w:tc>
          <w:tcPr>
            <w:tcW w:w="1094" w:type="pct"/>
            <w:tcBorders>
              <w:top w:val="nil"/>
              <w:bottom w:val="nil"/>
            </w:tcBorders>
            <w:shd w:val="clear" w:color="auto" w:fill="auto"/>
            <w:noWrap/>
            <w:vAlign w:val="center"/>
          </w:tcPr>
          <w:p w14:paraId="29342880" w14:textId="77777777" w:rsidR="008D1B54" w:rsidRDefault="008D1B54" w:rsidP="00DD6123">
            <w:pPr>
              <w:spacing w:before="0" w:after="0"/>
              <w:ind w:left="318" w:hanging="284"/>
            </w:pPr>
            <w:r>
              <w:t>Calcite</w:t>
            </w:r>
          </w:p>
        </w:tc>
        <w:tc>
          <w:tcPr>
            <w:tcW w:w="1116" w:type="pct"/>
            <w:gridSpan w:val="2"/>
            <w:tcBorders>
              <w:top w:val="nil"/>
              <w:bottom w:val="nil"/>
            </w:tcBorders>
            <w:shd w:val="clear" w:color="auto" w:fill="auto"/>
            <w:noWrap/>
            <w:vAlign w:val="center"/>
          </w:tcPr>
          <w:p w14:paraId="51027297" w14:textId="77777777" w:rsidR="008D1B54" w:rsidRDefault="008D1B54" w:rsidP="008D1B54">
            <w:pPr>
              <w:spacing w:before="0" w:after="0"/>
              <w:jc w:val="center"/>
            </w:pPr>
            <w:r>
              <w:t>0.22</w:t>
            </w:r>
          </w:p>
        </w:tc>
        <w:tc>
          <w:tcPr>
            <w:tcW w:w="1115" w:type="pct"/>
            <w:tcBorders>
              <w:top w:val="nil"/>
              <w:bottom w:val="nil"/>
            </w:tcBorders>
            <w:vAlign w:val="center"/>
          </w:tcPr>
          <w:p w14:paraId="65F2FE9E" w14:textId="77777777" w:rsidR="008D1B54" w:rsidRPr="00ED3698" w:rsidRDefault="008D1B54" w:rsidP="008D1B54">
            <w:pPr>
              <w:spacing w:before="0" w:after="0"/>
              <w:jc w:val="center"/>
            </w:pPr>
            <w:r w:rsidRPr="00ED3698">
              <w:t>-</w:t>
            </w:r>
          </w:p>
        </w:tc>
        <w:tc>
          <w:tcPr>
            <w:tcW w:w="930" w:type="pct"/>
            <w:tcBorders>
              <w:top w:val="nil"/>
              <w:bottom w:val="nil"/>
            </w:tcBorders>
            <w:vAlign w:val="center"/>
          </w:tcPr>
          <w:p w14:paraId="361EE597" w14:textId="77777777" w:rsidR="008D1B54" w:rsidRPr="00ED3698" w:rsidRDefault="008D1B54" w:rsidP="008D1B54">
            <w:pPr>
              <w:spacing w:before="0" w:after="0"/>
              <w:jc w:val="center"/>
            </w:pPr>
            <w:r w:rsidRPr="00ED3698">
              <w:t>-</w:t>
            </w:r>
          </w:p>
        </w:tc>
        <w:tc>
          <w:tcPr>
            <w:tcW w:w="745" w:type="pct"/>
            <w:tcBorders>
              <w:top w:val="nil"/>
              <w:bottom w:val="nil"/>
            </w:tcBorders>
            <w:shd w:val="clear" w:color="auto" w:fill="auto"/>
            <w:noWrap/>
          </w:tcPr>
          <w:p w14:paraId="5A5AA4CD"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1FBFCBE7" w14:textId="77777777" w:rsidTr="0075006B">
        <w:trPr>
          <w:trHeight w:val="300"/>
          <w:jc w:val="center"/>
        </w:trPr>
        <w:tc>
          <w:tcPr>
            <w:tcW w:w="1094" w:type="pct"/>
            <w:tcBorders>
              <w:top w:val="nil"/>
              <w:bottom w:val="nil"/>
            </w:tcBorders>
            <w:shd w:val="clear" w:color="auto" w:fill="auto"/>
            <w:noWrap/>
            <w:vAlign w:val="center"/>
          </w:tcPr>
          <w:p w14:paraId="2A47B7B1" w14:textId="77777777" w:rsidR="008D1B54" w:rsidRDefault="008D1B54" w:rsidP="00DD6123">
            <w:pPr>
              <w:spacing w:before="0" w:after="0"/>
              <w:ind w:left="318" w:hanging="284"/>
            </w:pPr>
            <w:r>
              <w:t>Gypsum</w:t>
            </w:r>
          </w:p>
        </w:tc>
        <w:tc>
          <w:tcPr>
            <w:tcW w:w="1116" w:type="pct"/>
            <w:gridSpan w:val="2"/>
            <w:tcBorders>
              <w:top w:val="nil"/>
              <w:bottom w:val="nil"/>
            </w:tcBorders>
            <w:shd w:val="clear" w:color="auto" w:fill="auto"/>
            <w:noWrap/>
            <w:vAlign w:val="center"/>
          </w:tcPr>
          <w:p w14:paraId="1C5ED36D" w14:textId="77777777" w:rsidR="008D1B54" w:rsidRDefault="008D1B54" w:rsidP="008D1B54">
            <w:pPr>
              <w:spacing w:before="0" w:after="0"/>
              <w:jc w:val="center"/>
            </w:pPr>
            <w:r>
              <w:t>0.00</w:t>
            </w:r>
          </w:p>
        </w:tc>
        <w:tc>
          <w:tcPr>
            <w:tcW w:w="1115" w:type="pct"/>
            <w:tcBorders>
              <w:top w:val="nil"/>
              <w:bottom w:val="nil"/>
            </w:tcBorders>
            <w:vAlign w:val="center"/>
          </w:tcPr>
          <w:p w14:paraId="7CE1B311" w14:textId="77777777" w:rsidR="008D1B54" w:rsidRPr="00ED3698" w:rsidRDefault="008D1B54" w:rsidP="008D1B54">
            <w:pPr>
              <w:spacing w:before="0" w:after="0"/>
              <w:jc w:val="center"/>
            </w:pPr>
            <w:r>
              <w:t>-</w:t>
            </w:r>
          </w:p>
        </w:tc>
        <w:tc>
          <w:tcPr>
            <w:tcW w:w="930" w:type="pct"/>
            <w:tcBorders>
              <w:top w:val="nil"/>
              <w:bottom w:val="nil"/>
            </w:tcBorders>
            <w:vAlign w:val="center"/>
          </w:tcPr>
          <w:p w14:paraId="799F9566" w14:textId="77777777" w:rsidR="008D1B54" w:rsidRDefault="008D1B54" w:rsidP="008D1B54">
            <w:pPr>
              <w:spacing w:before="0" w:after="0"/>
              <w:jc w:val="center"/>
            </w:pPr>
            <w:r w:rsidRPr="001C1877">
              <w:t>-</w:t>
            </w:r>
          </w:p>
        </w:tc>
        <w:tc>
          <w:tcPr>
            <w:tcW w:w="745" w:type="pct"/>
            <w:tcBorders>
              <w:top w:val="nil"/>
              <w:bottom w:val="nil"/>
            </w:tcBorders>
            <w:shd w:val="clear" w:color="auto" w:fill="auto"/>
            <w:noWrap/>
          </w:tcPr>
          <w:p w14:paraId="7A335E91"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65264FC4" w14:textId="77777777" w:rsidTr="0075006B">
        <w:trPr>
          <w:trHeight w:val="300"/>
          <w:jc w:val="center"/>
        </w:trPr>
        <w:tc>
          <w:tcPr>
            <w:tcW w:w="1094" w:type="pct"/>
            <w:tcBorders>
              <w:top w:val="nil"/>
              <w:bottom w:val="nil"/>
            </w:tcBorders>
            <w:shd w:val="clear" w:color="auto" w:fill="auto"/>
            <w:noWrap/>
            <w:vAlign w:val="center"/>
          </w:tcPr>
          <w:p w14:paraId="1BFE0DB3" w14:textId="77777777" w:rsidR="008D1B54" w:rsidRDefault="008D1B54" w:rsidP="00DD6123">
            <w:pPr>
              <w:spacing w:before="0" w:after="0"/>
              <w:ind w:left="318" w:hanging="284"/>
            </w:pPr>
            <w:r>
              <w:t>Ferrihydrite</w:t>
            </w:r>
          </w:p>
        </w:tc>
        <w:tc>
          <w:tcPr>
            <w:tcW w:w="1116" w:type="pct"/>
            <w:gridSpan w:val="2"/>
            <w:tcBorders>
              <w:top w:val="nil"/>
              <w:bottom w:val="nil"/>
            </w:tcBorders>
            <w:shd w:val="clear" w:color="auto" w:fill="auto"/>
            <w:noWrap/>
            <w:vAlign w:val="center"/>
          </w:tcPr>
          <w:p w14:paraId="7C604904" w14:textId="77777777" w:rsidR="008D1B54" w:rsidRDefault="008D1B54" w:rsidP="008D1B54">
            <w:pPr>
              <w:spacing w:before="0" w:after="0"/>
              <w:jc w:val="center"/>
            </w:pPr>
            <w:r>
              <w:t>0.00</w:t>
            </w:r>
          </w:p>
        </w:tc>
        <w:tc>
          <w:tcPr>
            <w:tcW w:w="1115" w:type="pct"/>
            <w:tcBorders>
              <w:top w:val="nil"/>
              <w:bottom w:val="nil"/>
            </w:tcBorders>
            <w:vAlign w:val="center"/>
          </w:tcPr>
          <w:p w14:paraId="14DE191D" w14:textId="77777777" w:rsidR="008D1B54" w:rsidRPr="00ED3698" w:rsidRDefault="008D1B54" w:rsidP="008D1B54">
            <w:pPr>
              <w:spacing w:before="0" w:after="0"/>
              <w:jc w:val="center"/>
            </w:pPr>
            <w:r>
              <w:t>-</w:t>
            </w:r>
          </w:p>
        </w:tc>
        <w:tc>
          <w:tcPr>
            <w:tcW w:w="930" w:type="pct"/>
            <w:tcBorders>
              <w:top w:val="nil"/>
              <w:bottom w:val="nil"/>
            </w:tcBorders>
            <w:vAlign w:val="center"/>
          </w:tcPr>
          <w:p w14:paraId="27762E5A" w14:textId="77777777" w:rsidR="008D1B54" w:rsidRDefault="008D1B54" w:rsidP="008D1B54">
            <w:pPr>
              <w:spacing w:before="0" w:after="0"/>
              <w:jc w:val="center"/>
            </w:pPr>
            <w:r w:rsidRPr="001C1877">
              <w:t>-</w:t>
            </w:r>
          </w:p>
        </w:tc>
        <w:tc>
          <w:tcPr>
            <w:tcW w:w="745" w:type="pct"/>
            <w:tcBorders>
              <w:top w:val="nil"/>
              <w:bottom w:val="nil"/>
            </w:tcBorders>
            <w:shd w:val="clear" w:color="auto" w:fill="auto"/>
            <w:noWrap/>
          </w:tcPr>
          <w:p w14:paraId="7BDCEABD"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7B391A3A" w14:textId="77777777" w:rsidTr="0075006B">
        <w:trPr>
          <w:trHeight w:val="300"/>
          <w:jc w:val="center"/>
        </w:trPr>
        <w:tc>
          <w:tcPr>
            <w:tcW w:w="1094" w:type="pct"/>
            <w:tcBorders>
              <w:top w:val="nil"/>
              <w:bottom w:val="nil"/>
            </w:tcBorders>
            <w:shd w:val="clear" w:color="auto" w:fill="auto"/>
            <w:noWrap/>
            <w:vAlign w:val="center"/>
          </w:tcPr>
          <w:p w14:paraId="09CEFCD4" w14:textId="77777777" w:rsidR="008D1B54" w:rsidRDefault="008D1B54" w:rsidP="00DD6123">
            <w:pPr>
              <w:spacing w:before="0" w:after="0"/>
              <w:ind w:left="318" w:hanging="284"/>
            </w:pPr>
            <w:r>
              <w:t>Jarosite</w:t>
            </w:r>
          </w:p>
        </w:tc>
        <w:tc>
          <w:tcPr>
            <w:tcW w:w="1116" w:type="pct"/>
            <w:gridSpan w:val="2"/>
            <w:tcBorders>
              <w:top w:val="nil"/>
              <w:bottom w:val="nil"/>
            </w:tcBorders>
            <w:shd w:val="clear" w:color="auto" w:fill="auto"/>
            <w:noWrap/>
            <w:vAlign w:val="center"/>
          </w:tcPr>
          <w:p w14:paraId="64C616B2" w14:textId="77777777" w:rsidR="008D1B54" w:rsidRDefault="008D1B54" w:rsidP="008D1B54">
            <w:pPr>
              <w:spacing w:before="0" w:after="0"/>
              <w:jc w:val="center"/>
            </w:pPr>
            <w:r>
              <w:t>0.00</w:t>
            </w:r>
          </w:p>
        </w:tc>
        <w:tc>
          <w:tcPr>
            <w:tcW w:w="1115" w:type="pct"/>
            <w:tcBorders>
              <w:top w:val="nil"/>
              <w:bottom w:val="nil"/>
            </w:tcBorders>
            <w:vAlign w:val="center"/>
          </w:tcPr>
          <w:p w14:paraId="1E61A805" w14:textId="77777777" w:rsidR="008D1B54" w:rsidRPr="00ED3698" w:rsidRDefault="008D1B54" w:rsidP="008D1B54">
            <w:pPr>
              <w:spacing w:before="0" w:after="0"/>
              <w:jc w:val="center"/>
            </w:pPr>
            <w:r>
              <w:t>-</w:t>
            </w:r>
          </w:p>
        </w:tc>
        <w:tc>
          <w:tcPr>
            <w:tcW w:w="930" w:type="pct"/>
            <w:tcBorders>
              <w:top w:val="nil"/>
              <w:bottom w:val="nil"/>
            </w:tcBorders>
            <w:vAlign w:val="center"/>
          </w:tcPr>
          <w:p w14:paraId="23779D3D" w14:textId="77777777" w:rsidR="008D1B54" w:rsidRDefault="008D1B54" w:rsidP="008D1B54">
            <w:pPr>
              <w:spacing w:before="0" w:after="0"/>
              <w:jc w:val="center"/>
            </w:pPr>
            <w:r w:rsidRPr="001C1877">
              <w:t>-</w:t>
            </w:r>
          </w:p>
        </w:tc>
        <w:tc>
          <w:tcPr>
            <w:tcW w:w="745" w:type="pct"/>
            <w:tcBorders>
              <w:top w:val="nil"/>
              <w:bottom w:val="nil"/>
            </w:tcBorders>
            <w:shd w:val="clear" w:color="auto" w:fill="auto"/>
            <w:noWrap/>
          </w:tcPr>
          <w:p w14:paraId="3ED7E355"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214D1061" w14:textId="77777777" w:rsidTr="0075006B">
        <w:trPr>
          <w:trHeight w:val="300"/>
          <w:jc w:val="center"/>
        </w:trPr>
        <w:tc>
          <w:tcPr>
            <w:tcW w:w="1094" w:type="pct"/>
            <w:tcBorders>
              <w:top w:val="nil"/>
              <w:bottom w:val="nil"/>
            </w:tcBorders>
            <w:shd w:val="clear" w:color="auto" w:fill="auto"/>
            <w:noWrap/>
            <w:vAlign w:val="center"/>
          </w:tcPr>
          <w:p w14:paraId="58B027EB" w14:textId="77777777" w:rsidR="008D1B54" w:rsidRDefault="008D1B54" w:rsidP="00DD6123">
            <w:pPr>
              <w:spacing w:before="0" w:after="0"/>
              <w:ind w:left="318" w:hanging="284"/>
            </w:pPr>
            <w:r>
              <w:t>Gibbsite</w:t>
            </w:r>
          </w:p>
        </w:tc>
        <w:tc>
          <w:tcPr>
            <w:tcW w:w="1116" w:type="pct"/>
            <w:gridSpan w:val="2"/>
            <w:tcBorders>
              <w:top w:val="nil"/>
              <w:bottom w:val="nil"/>
            </w:tcBorders>
            <w:shd w:val="clear" w:color="auto" w:fill="auto"/>
            <w:noWrap/>
            <w:vAlign w:val="center"/>
          </w:tcPr>
          <w:p w14:paraId="78F83E28" w14:textId="77777777" w:rsidR="008D1B54" w:rsidRDefault="008D1B54" w:rsidP="008D1B54">
            <w:pPr>
              <w:spacing w:before="0" w:after="0"/>
              <w:jc w:val="center"/>
            </w:pPr>
            <w:r>
              <w:t>0.05</w:t>
            </w:r>
          </w:p>
        </w:tc>
        <w:tc>
          <w:tcPr>
            <w:tcW w:w="1115" w:type="pct"/>
            <w:tcBorders>
              <w:top w:val="nil"/>
              <w:bottom w:val="nil"/>
            </w:tcBorders>
            <w:vAlign w:val="center"/>
          </w:tcPr>
          <w:p w14:paraId="667571ED" w14:textId="77777777" w:rsidR="008D1B54" w:rsidRPr="00ED3698" w:rsidRDefault="008D1B54" w:rsidP="008D1B54">
            <w:pPr>
              <w:spacing w:before="0" w:after="0"/>
              <w:jc w:val="center"/>
            </w:pPr>
            <w:r>
              <w:t>-</w:t>
            </w:r>
          </w:p>
        </w:tc>
        <w:tc>
          <w:tcPr>
            <w:tcW w:w="930" w:type="pct"/>
            <w:tcBorders>
              <w:top w:val="nil"/>
              <w:bottom w:val="nil"/>
            </w:tcBorders>
            <w:vAlign w:val="center"/>
          </w:tcPr>
          <w:p w14:paraId="42A0726E" w14:textId="77777777" w:rsidR="008D1B54" w:rsidRDefault="008D1B54" w:rsidP="008D1B54">
            <w:pPr>
              <w:spacing w:before="0" w:after="0"/>
              <w:jc w:val="center"/>
            </w:pPr>
            <w:r w:rsidRPr="001C1877">
              <w:t>-</w:t>
            </w:r>
          </w:p>
        </w:tc>
        <w:tc>
          <w:tcPr>
            <w:tcW w:w="745" w:type="pct"/>
            <w:tcBorders>
              <w:top w:val="nil"/>
              <w:bottom w:val="nil"/>
            </w:tcBorders>
            <w:shd w:val="clear" w:color="auto" w:fill="auto"/>
            <w:noWrap/>
          </w:tcPr>
          <w:p w14:paraId="2052BDEE"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4D6F1CED" w14:textId="77777777" w:rsidTr="0075006B">
        <w:trPr>
          <w:trHeight w:val="300"/>
          <w:jc w:val="center"/>
        </w:trPr>
        <w:tc>
          <w:tcPr>
            <w:tcW w:w="1094" w:type="pct"/>
            <w:tcBorders>
              <w:top w:val="nil"/>
              <w:bottom w:val="nil"/>
            </w:tcBorders>
            <w:shd w:val="clear" w:color="auto" w:fill="auto"/>
            <w:noWrap/>
            <w:vAlign w:val="center"/>
          </w:tcPr>
          <w:p w14:paraId="247A2691" w14:textId="77777777" w:rsidR="008D1B54" w:rsidRDefault="008D1B54" w:rsidP="00DD6123">
            <w:pPr>
              <w:spacing w:before="0" w:after="0"/>
              <w:ind w:left="318" w:hanging="284"/>
            </w:pPr>
            <w:r>
              <w:t>Siderite</w:t>
            </w:r>
          </w:p>
        </w:tc>
        <w:tc>
          <w:tcPr>
            <w:tcW w:w="1116" w:type="pct"/>
            <w:gridSpan w:val="2"/>
            <w:tcBorders>
              <w:top w:val="nil"/>
              <w:bottom w:val="nil"/>
            </w:tcBorders>
            <w:shd w:val="clear" w:color="auto" w:fill="auto"/>
            <w:noWrap/>
            <w:vAlign w:val="center"/>
          </w:tcPr>
          <w:p w14:paraId="7D264D88" w14:textId="77777777" w:rsidR="008D1B54" w:rsidRPr="00CE2FE4" w:rsidRDefault="008D1B54" w:rsidP="008D1B54">
            <w:pPr>
              <w:autoSpaceDE w:val="0"/>
              <w:autoSpaceDN w:val="0"/>
              <w:adjustRightInd w:val="0"/>
              <w:spacing w:before="0" w:after="0"/>
              <w:jc w:val="center"/>
              <w:rPr>
                <w:rFonts w:ascii="Courier New" w:eastAsia="Calibri" w:hAnsi="Courier New" w:cs="Courier New"/>
                <w:lang w:val="en-CA"/>
              </w:rPr>
            </w:pPr>
            <w:r>
              <w:t>0.05</w:t>
            </w:r>
          </w:p>
        </w:tc>
        <w:tc>
          <w:tcPr>
            <w:tcW w:w="1115" w:type="pct"/>
            <w:tcBorders>
              <w:top w:val="nil"/>
              <w:bottom w:val="nil"/>
            </w:tcBorders>
            <w:vAlign w:val="center"/>
          </w:tcPr>
          <w:p w14:paraId="417957D6" w14:textId="77777777" w:rsidR="008D1B54" w:rsidRPr="00ED3698" w:rsidRDefault="008D1B54" w:rsidP="008D1B54">
            <w:pPr>
              <w:spacing w:before="0" w:after="0"/>
              <w:jc w:val="center"/>
            </w:pPr>
            <w:r>
              <w:t>-</w:t>
            </w:r>
          </w:p>
        </w:tc>
        <w:tc>
          <w:tcPr>
            <w:tcW w:w="930" w:type="pct"/>
            <w:tcBorders>
              <w:top w:val="nil"/>
              <w:bottom w:val="nil"/>
            </w:tcBorders>
            <w:vAlign w:val="center"/>
          </w:tcPr>
          <w:p w14:paraId="672B8947" w14:textId="77777777" w:rsidR="008D1B54" w:rsidRDefault="008D1B54" w:rsidP="008D1B54">
            <w:pPr>
              <w:spacing w:before="0" w:after="0"/>
              <w:jc w:val="center"/>
            </w:pPr>
            <w:r w:rsidRPr="001C1877">
              <w:t>-</w:t>
            </w:r>
          </w:p>
        </w:tc>
        <w:tc>
          <w:tcPr>
            <w:tcW w:w="745" w:type="pct"/>
            <w:tcBorders>
              <w:top w:val="nil"/>
              <w:bottom w:val="nil"/>
            </w:tcBorders>
            <w:shd w:val="clear" w:color="auto" w:fill="auto"/>
            <w:noWrap/>
          </w:tcPr>
          <w:p w14:paraId="0C3E4F26" w14:textId="77777777" w:rsidR="008D1B54" w:rsidRPr="00ED3698" w:rsidRDefault="008D1B54" w:rsidP="00DD6123">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8D1B54" w:rsidRPr="00ED3698" w14:paraId="74BE83DB" w14:textId="77777777" w:rsidTr="0075006B">
        <w:trPr>
          <w:trHeight w:val="300"/>
          <w:jc w:val="center"/>
        </w:trPr>
        <w:tc>
          <w:tcPr>
            <w:tcW w:w="2210" w:type="pct"/>
            <w:gridSpan w:val="3"/>
            <w:tcBorders>
              <w:top w:val="single" w:sz="4" w:space="0" w:color="auto"/>
              <w:bottom w:val="nil"/>
            </w:tcBorders>
            <w:shd w:val="clear" w:color="auto" w:fill="auto"/>
            <w:noWrap/>
            <w:vAlign w:val="bottom"/>
          </w:tcPr>
          <w:p w14:paraId="3AB58BCF" w14:textId="77777777" w:rsidR="008D1B54" w:rsidRPr="00ED3698" w:rsidRDefault="008D1B54" w:rsidP="000F61E8">
            <w:pPr>
              <w:spacing w:before="0" w:after="0"/>
              <w:jc w:val="left"/>
            </w:pPr>
            <w:r w:rsidRPr="00ED3698">
              <w:rPr>
                <w:i/>
                <w:color w:val="000000"/>
                <w:sz w:val="22"/>
                <w:szCs w:val="22"/>
              </w:rPr>
              <w:t>Hydraulic condition</w:t>
            </w:r>
          </w:p>
        </w:tc>
        <w:tc>
          <w:tcPr>
            <w:tcW w:w="1115" w:type="pct"/>
            <w:tcBorders>
              <w:top w:val="single" w:sz="4" w:space="0" w:color="auto"/>
              <w:bottom w:val="nil"/>
            </w:tcBorders>
          </w:tcPr>
          <w:p w14:paraId="61C16AA0" w14:textId="77777777" w:rsidR="008D1B54" w:rsidRPr="00ED3698" w:rsidRDefault="008D1B54" w:rsidP="00DD6123">
            <w:pPr>
              <w:spacing w:before="0" w:after="0"/>
              <w:jc w:val="center"/>
            </w:pPr>
          </w:p>
        </w:tc>
        <w:tc>
          <w:tcPr>
            <w:tcW w:w="930" w:type="pct"/>
            <w:tcBorders>
              <w:top w:val="single" w:sz="4" w:space="0" w:color="auto"/>
              <w:bottom w:val="nil"/>
            </w:tcBorders>
          </w:tcPr>
          <w:p w14:paraId="54246194" w14:textId="77777777" w:rsidR="008D1B54" w:rsidRPr="00ED3698" w:rsidRDefault="008D1B54" w:rsidP="00DD6123">
            <w:pPr>
              <w:spacing w:before="0" w:after="0"/>
            </w:pPr>
          </w:p>
        </w:tc>
        <w:tc>
          <w:tcPr>
            <w:tcW w:w="745" w:type="pct"/>
            <w:tcBorders>
              <w:top w:val="single" w:sz="4" w:space="0" w:color="auto"/>
              <w:bottom w:val="nil"/>
            </w:tcBorders>
            <w:shd w:val="clear" w:color="auto" w:fill="auto"/>
            <w:noWrap/>
          </w:tcPr>
          <w:p w14:paraId="12C0425C" w14:textId="77777777" w:rsidR="008D1B54" w:rsidRPr="00ED3698" w:rsidRDefault="008D1B54" w:rsidP="00DD6123">
            <w:pPr>
              <w:spacing w:before="0" w:after="0"/>
              <w:rPr>
                <w:color w:val="000000"/>
                <w:lang w:eastAsia="en-CA"/>
              </w:rPr>
            </w:pPr>
          </w:p>
        </w:tc>
      </w:tr>
      <w:tr w:rsidR="008D1B54" w:rsidRPr="00ED3698" w14:paraId="142F16AC" w14:textId="77777777" w:rsidTr="0075006B">
        <w:trPr>
          <w:trHeight w:val="300"/>
          <w:jc w:val="center"/>
        </w:trPr>
        <w:tc>
          <w:tcPr>
            <w:tcW w:w="1186" w:type="pct"/>
            <w:gridSpan w:val="2"/>
            <w:tcBorders>
              <w:top w:val="nil"/>
              <w:bottom w:val="single" w:sz="4" w:space="0" w:color="auto"/>
            </w:tcBorders>
            <w:shd w:val="clear" w:color="auto" w:fill="auto"/>
            <w:noWrap/>
            <w:vAlign w:val="bottom"/>
          </w:tcPr>
          <w:p w14:paraId="4BD570DA" w14:textId="77777777" w:rsidR="008D1B54" w:rsidRPr="00ED3698" w:rsidRDefault="008D1B54" w:rsidP="00DD6123">
            <w:pPr>
              <w:spacing w:before="0" w:after="0"/>
              <w:rPr>
                <w:color w:val="000000"/>
                <w:sz w:val="22"/>
                <w:szCs w:val="22"/>
              </w:rPr>
            </w:pPr>
            <w:r w:rsidRPr="00ED3698">
              <w:rPr>
                <w:color w:val="000000"/>
                <w:sz w:val="22"/>
                <w:szCs w:val="22"/>
              </w:rPr>
              <w:t>Hydraulic head</w:t>
            </w:r>
          </w:p>
        </w:tc>
        <w:tc>
          <w:tcPr>
            <w:tcW w:w="1023" w:type="pct"/>
            <w:tcBorders>
              <w:top w:val="nil"/>
              <w:bottom w:val="single" w:sz="4" w:space="0" w:color="auto"/>
            </w:tcBorders>
            <w:shd w:val="clear" w:color="auto" w:fill="auto"/>
            <w:noWrap/>
            <w:vAlign w:val="center"/>
          </w:tcPr>
          <w:p w14:paraId="5657449E" w14:textId="77777777" w:rsidR="008D1B54" w:rsidRPr="00ED3698" w:rsidRDefault="008D1B54" w:rsidP="008D1B54">
            <w:pPr>
              <w:spacing w:before="0" w:after="0"/>
              <w:jc w:val="center"/>
            </w:pPr>
            <w:r w:rsidRPr="00ED3698">
              <w:t>0.0</w:t>
            </w:r>
          </w:p>
        </w:tc>
        <w:tc>
          <w:tcPr>
            <w:tcW w:w="1115" w:type="pct"/>
            <w:tcBorders>
              <w:top w:val="nil"/>
              <w:bottom w:val="single" w:sz="4" w:space="0" w:color="auto"/>
            </w:tcBorders>
            <w:vAlign w:val="center"/>
          </w:tcPr>
          <w:p w14:paraId="6CF0510A" w14:textId="77777777" w:rsidR="008D1B54" w:rsidRPr="00ED3698" w:rsidRDefault="008D1B54" w:rsidP="008D1B54">
            <w:pPr>
              <w:spacing w:before="0" w:after="0"/>
              <w:jc w:val="center"/>
            </w:pPr>
            <w:r w:rsidRPr="00ED3698">
              <w:t>0.00</w:t>
            </w:r>
            <w:r>
              <w:t>7</w:t>
            </w:r>
            <w:r w:rsidR="0075006B">
              <w:t xml:space="preserve"> (first)</w:t>
            </w:r>
          </w:p>
        </w:tc>
        <w:tc>
          <w:tcPr>
            <w:tcW w:w="930" w:type="pct"/>
            <w:tcBorders>
              <w:top w:val="nil"/>
              <w:bottom w:val="single" w:sz="4" w:space="0" w:color="auto"/>
            </w:tcBorders>
            <w:vAlign w:val="center"/>
          </w:tcPr>
          <w:p w14:paraId="5A61DF32" w14:textId="77777777" w:rsidR="008D1B54" w:rsidRPr="00ED3698" w:rsidRDefault="008D1B54" w:rsidP="008D1B54">
            <w:pPr>
              <w:spacing w:before="0" w:after="0"/>
              <w:jc w:val="center"/>
            </w:pPr>
            <w:r w:rsidRPr="00ED3698">
              <w:t>0.0</w:t>
            </w:r>
            <w:r w:rsidR="0075006B">
              <w:t xml:space="preserve"> (first)</w:t>
            </w:r>
          </w:p>
        </w:tc>
        <w:tc>
          <w:tcPr>
            <w:tcW w:w="745" w:type="pct"/>
            <w:tcBorders>
              <w:top w:val="nil"/>
              <w:bottom w:val="single" w:sz="4" w:space="0" w:color="auto"/>
            </w:tcBorders>
            <w:shd w:val="clear" w:color="auto" w:fill="auto"/>
            <w:noWrap/>
          </w:tcPr>
          <w:p w14:paraId="77BC7706" w14:textId="77777777" w:rsidR="008D1B54" w:rsidRPr="00ED3698" w:rsidRDefault="008D1B54" w:rsidP="00DD6123">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D8570C4" w14:textId="77777777" w:rsidR="00AA22E8" w:rsidRPr="00ED3698" w:rsidRDefault="00AA22E8" w:rsidP="004B5392">
      <w:pPr>
        <w:pStyle w:val="Simpleline"/>
      </w:pPr>
    </w:p>
    <w:p w14:paraId="3343F675" w14:textId="77777777" w:rsidR="00AA22E8" w:rsidRPr="00ED3698" w:rsidRDefault="00AA22E8" w:rsidP="009D54B1">
      <w:pPr>
        <w:pStyle w:val="StyleHeading4Bold"/>
      </w:pPr>
      <w:bookmarkStart w:id="465" w:name="_Toc520374549"/>
      <w:r w:rsidRPr="00ED3698">
        <w:lastRenderedPageBreak/>
        <w:t>Parameters</w:t>
      </w:r>
      <w:bookmarkEnd w:id="465"/>
    </w:p>
    <w:p w14:paraId="5152A5AB" w14:textId="51B21D20" w:rsidR="00AA22E8" w:rsidRDefault="00AA22E8" w:rsidP="00AA22E8">
      <w:r w:rsidRPr="00ED3698">
        <w:t xml:space="preserve">The parameters of the porous media are: porosity </w:t>
      </w:r>
      <w:r w:rsidR="0075006B">
        <w:t xml:space="preserve">is </w:t>
      </w:r>
      <w:r w:rsidRPr="00ED3698">
        <w:t>0.3</w:t>
      </w:r>
      <w:r>
        <w:t>5</w:t>
      </w:r>
      <w:r w:rsidRPr="00ED3698">
        <w:t xml:space="preserve">, hydraulic conductivity </w:t>
      </w:r>
      <w:r w:rsidR="0075006B">
        <w:t xml:space="preserve">is </w:t>
      </w:r>
      <w:r w:rsidRPr="00ED3698">
        <w:t>1.16</w:t>
      </w:r>
      <w:r w:rsidRPr="007E11F0">
        <w:t>×10</w:t>
      </w:r>
      <w:r w:rsidRPr="007E11F0">
        <w:rPr>
          <w:vertAlign w:val="superscript"/>
        </w:rPr>
        <w:t>-5</w:t>
      </w:r>
      <w:r w:rsidRPr="00ED3698">
        <w:t> m s</w:t>
      </w:r>
      <w:r w:rsidRPr="00ED3698">
        <w:rPr>
          <w:vertAlign w:val="superscript"/>
        </w:rPr>
        <w:t>-1</w:t>
      </w:r>
      <w:r w:rsidRPr="00ED3698">
        <w:t xml:space="preserve">, longitudinal dispersivity </w:t>
      </w:r>
      <w:r w:rsidR="0075006B">
        <w:t xml:space="preserve">is </w:t>
      </w:r>
      <w:r w:rsidRPr="00ED3698">
        <w:t xml:space="preserve">0.0 m, </w:t>
      </w:r>
      <w:r w:rsidR="00AA72D6">
        <w:t>and diffusion</w:t>
      </w:r>
      <w:r w:rsidR="000B7870">
        <w:t xml:space="preserve"> coefficient</w:t>
      </w:r>
      <w:r w:rsidRPr="00ED3698">
        <w:t xml:space="preserve"> is 0.0</w:t>
      </w:r>
      <w:r w:rsidR="0075006B">
        <w:t xml:space="preserve"> m</w:t>
      </w:r>
      <w:r w:rsidR="0075006B" w:rsidRPr="0075006B">
        <w:rPr>
          <w:vertAlign w:val="superscript"/>
        </w:rPr>
        <w:t>2</w:t>
      </w:r>
      <w:r w:rsidR="0075006B">
        <w:t xml:space="preserve"> s</w:t>
      </w:r>
      <w:r w:rsidR="0075006B" w:rsidRPr="0075006B">
        <w:rPr>
          <w:vertAlign w:val="superscript"/>
        </w:rPr>
        <w:t>-1</w:t>
      </w:r>
      <w:r w:rsidR="004474F5">
        <w:t xml:space="preserve">.  </w:t>
      </w:r>
      <w:r w:rsidR="00D54C42">
        <w:rPr>
          <w:rFonts w:hint="eastAsia"/>
          <w:lang w:eastAsia="zh-CN"/>
        </w:rPr>
        <w:t>All m</w:t>
      </w:r>
      <w:r w:rsidR="0075006B">
        <w:rPr>
          <w:lang w:eastAsia="zh-CN"/>
        </w:rPr>
        <w:t>i</w:t>
      </w:r>
      <w:r w:rsidR="00D54C42">
        <w:rPr>
          <w:rFonts w:hint="eastAsia"/>
          <w:lang w:eastAsia="zh-CN"/>
        </w:rPr>
        <w:t xml:space="preserve">nerals </w:t>
      </w:r>
      <w:r w:rsidR="00D54C42">
        <w:t>in the benchmark</w:t>
      </w:r>
      <w:r w:rsidR="00D54C42">
        <w:rPr>
          <w:rFonts w:hint="eastAsia"/>
          <w:lang w:eastAsia="zh-CN"/>
        </w:rPr>
        <w:t xml:space="preserve"> are </w:t>
      </w:r>
      <w:r w:rsidR="00D54C42">
        <w:t xml:space="preserve">considered </w:t>
      </w:r>
      <w:r w:rsidR="00D54C42">
        <w:rPr>
          <w:rFonts w:hint="eastAsia"/>
          <w:lang w:eastAsia="zh-CN"/>
        </w:rPr>
        <w:t xml:space="preserve">as </w:t>
      </w:r>
      <w:r w:rsidR="00EF0890">
        <w:rPr>
          <w:rFonts w:hint="eastAsia"/>
          <w:lang w:eastAsia="zh-CN"/>
        </w:rPr>
        <w:t xml:space="preserve">surface-controlled </w:t>
      </w:r>
      <w:r w:rsidR="00D54C42">
        <w:rPr>
          <w:rFonts w:hint="eastAsia"/>
          <w:lang w:eastAsia="zh-CN"/>
        </w:rPr>
        <w:t xml:space="preserve">kinetic reactions (see section </w:t>
      </w:r>
      <w:r w:rsidR="00BB2CD5">
        <w:rPr>
          <w:lang w:eastAsia="zh-CN"/>
        </w:rPr>
        <w:t xml:space="preserve">“Dissolution-precipitation reactions” in the theory </w:t>
      </w:r>
      <w:r w:rsidR="00E458E4">
        <w:rPr>
          <w:lang w:eastAsia="zh-CN"/>
        </w:rPr>
        <w:t>manual</w:t>
      </w:r>
      <w:r w:rsidR="004474F5">
        <w:rPr>
          <w:lang w:eastAsia="zh-CN"/>
        </w:rPr>
        <w:t xml:space="preserve">.  </w:t>
      </w:r>
      <w:r w:rsidR="00D54C42">
        <w:rPr>
          <w:rFonts w:hint="eastAsia"/>
          <w:lang w:eastAsia="zh-CN"/>
        </w:rPr>
        <w:t>Their chemical reaction equations and kinetic</w:t>
      </w:r>
      <w:r w:rsidR="00D54C42">
        <w:t xml:space="preserve"> parameters are provided in </w:t>
      </w:r>
      <w:r w:rsidR="00C27CF9">
        <w:fldChar w:fldCharType="begin"/>
      </w:r>
      <w:r w:rsidR="00C27CF9">
        <w:instrText xml:space="preserve"> REF _Ref383262705 \h </w:instrText>
      </w:r>
      <w:r w:rsidR="00C27CF9">
        <w:fldChar w:fldCharType="separate"/>
      </w:r>
      <w:r w:rsidR="00B560DA" w:rsidRPr="00ED3698">
        <w:t xml:space="preserve">Table </w:t>
      </w:r>
      <w:r w:rsidR="00B560DA">
        <w:rPr>
          <w:noProof/>
        </w:rPr>
        <w:t>2</w:t>
      </w:r>
      <w:r w:rsidR="00B560DA">
        <w:t>.</w:t>
      </w:r>
      <w:r w:rsidR="00B560DA">
        <w:rPr>
          <w:noProof/>
        </w:rPr>
        <w:t>52</w:t>
      </w:r>
      <w:r w:rsidR="00C27CF9">
        <w:fldChar w:fldCharType="end"/>
      </w:r>
      <w:r w:rsidR="00C27CF9">
        <w:t xml:space="preserve"> </w:t>
      </w:r>
      <w:r w:rsidR="00D54C42">
        <w:t>and</w:t>
      </w:r>
      <w:r w:rsidR="00C27CF9">
        <w:t xml:space="preserve"> </w:t>
      </w:r>
      <w:r w:rsidR="00C27CF9">
        <w:fldChar w:fldCharType="begin"/>
      </w:r>
      <w:r w:rsidR="00C27CF9">
        <w:instrText xml:space="preserve"> REF _Ref383262710 \h </w:instrText>
      </w:r>
      <w:r w:rsidR="00C27CF9">
        <w:fldChar w:fldCharType="separate"/>
      </w:r>
      <w:r w:rsidR="00B560DA" w:rsidRPr="00ED3698">
        <w:t xml:space="preserve">Table </w:t>
      </w:r>
      <w:r w:rsidR="00B560DA">
        <w:rPr>
          <w:noProof/>
        </w:rPr>
        <w:t>2</w:t>
      </w:r>
      <w:r w:rsidR="00B560DA">
        <w:t>.</w:t>
      </w:r>
      <w:r w:rsidR="00B560DA">
        <w:rPr>
          <w:noProof/>
        </w:rPr>
        <w:t>53</w:t>
      </w:r>
      <w:r w:rsidR="00C27CF9">
        <w:fldChar w:fldCharType="end"/>
      </w:r>
      <w:r w:rsidR="00D54C42">
        <w:t>.</w:t>
      </w:r>
    </w:p>
    <w:p w14:paraId="6AAA6FAE" w14:textId="0597D5E3" w:rsidR="00C27CF9" w:rsidRPr="00AB60F3" w:rsidRDefault="00C27CF9" w:rsidP="00C27CF9">
      <w:pPr>
        <w:pStyle w:val="StyleCaptionTableCaptionBold"/>
      </w:pPr>
      <w:bookmarkStart w:id="466" w:name="_Ref383262705"/>
      <w:bookmarkStart w:id="467" w:name="_Toc520374928"/>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52</w:t>
      </w:r>
      <w:r w:rsidR="00FE1AD3">
        <w:fldChar w:fldCharType="end"/>
      </w:r>
      <w:bookmarkEnd w:id="466"/>
      <w:r w:rsidR="00767E37">
        <w:t xml:space="preserve">: </w:t>
      </w:r>
      <w:r w:rsidRPr="00AB60F3">
        <w:t>Mineral reaction parameters</w:t>
      </w:r>
      <w:bookmarkEnd w:id="467"/>
    </w:p>
    <w:tbl>
      <w:tblPr>
        <w:tblW w:w="5000" w:type="pct"/>
        <w:tblBorders>
          <w:top w:val="single" w:sz="4" w:space="0" w:color="auto"/>
          <w:bottom w:val="single" w:sz="4" w:space="0" w:color="auto"/>
        </w:tblBorders>
        <w:tblLook w:val="04A0" w:firstRow="1" w:lastRow="0" w:firstColumn="1" w:lastColumn="0" w:noHBand="0" w:noVBand="1"/>
      </w:tblPr>
      <w:tblGrid>
        <w:gridCol w:w="1397"/>
        <w:gridCol w:w="6272"/>
        <w:gridCol w:w="971"/>
      </w:tblGrid>
      <w:tr w:rsidR="00C27CF9" w:rsidRPr="001550D8" w14:paraId="51D39BC8" w14:textId="77777777" w:rsidTr="00C27CF9">
        <w:tc>
          <w:tcPr>
            <w:tcW w:w="780" w:type="pct"/>
            <w:tcBorders>
              <w:bottom w:val="single" w:sz="4" w:space="0" w:color="auto"/>
            </w:tcBorders>
            <w:shd w:val="clear" w:color="auto" w:fill="D9D9D9" w:themeFill="background1" w:themeFillShade="D9"/>
            <w:vAlign w:val="center"/>
          </w:tcPr>
          <w:p w14:paraId="278B48E5" w14:textId="77777777" w:rsidR="00C27CF9" w:rsidRPr="00CE2FE4" w:rsidRDefault="00C27CF9" w:rsidP="00C27CF9">
            <w:pPr>
              <w:spacing w:before="0" w:after="0"/>
              <w:ind w:left="318" w:hanging="284"/>
              <w:rPr>
                <w:b/>
              </w:rPr>
            </w:pPr>
            <w:r w:rsidRPr="00CE2FE4">
              <w:rPr>
                <w:b/>
              </w:rPr>
              <w:t>Mineral</w:t>
            </w:r>
          </w:p>
        </w:tc>
        <w:tc>
          <w:tcPr>
            <w:tcW w:w="3644" w:type="pct"/>
            <w:tcBorders>
              <w:bottom w:val="single" w:sz="4" w:space="0" w:color="auto"/>
            </w:tcBorders>
            <w:shd w:val="clear" w:color="auto" w:fill="D9D9D9" w:themeFill="background1" w:themeFillShade="D9"/>
            <w:vAlign w:val="center"/>
          </w:tcPr>
          <w:p w14:paraId="25783523" w14:textId="77777777" w:rsidR="00C27CF9" w:rsidRPr="00CE2FE4" w:rsidRDefault="00C27CF9" w:rsidP="00C27CF9">
            <w:pPr>
              <w:spacing w:before="0" w:after="0"/>
              <w:jc w:val="center"/>
              <w:rPr>
                <w:b/>
              </w:rPr>
            </w:pPr>
            <w:r w:rsidRPr="00CE2FE4">
              <w:rPr>
                <w:b/>
              </w:rPr>
              <w:t>Reaction</w:t>
            </w:r>
          </w:p>
        </w:tc>
        <w:tc>
          <w:tcPr>
            <w:tcW w:w="576" w:type="pct"/>
            <w:tcBorders>
              <w:bottom w:val="single" w:sz="4" w:space="0" w:color="auto"/>
            </w:tcBorders>
            <w:shd w:val="clear" w:color="auto" w:fill="D9D9D9" w:themeFill="background1" w:themeFillShade="D9"/>
            <w:vAlign w:val="center"/>
          </w:tcPr>
          <w:p w14:paraId="0F9B3F2F" w14:textId="77777777" w:rsidR="00C27CF9" w:rsidRPr="00CE2FE4" w:rsidRDefault="00C27CF9" w:rsidP="00C27CF9">
            <w:pPr>
              <w:spacing w:before="0" w:after="0"/>
              <w:jc w:val="center"/>
              <w:rPr>
                <w:b/>
                <w:lang w:eastAsia="zh-CN"/>
              </w:rPr>
            </w:pPr>
            <w:r w:rsidRPr="00CE2FE4">
              <w:rPr>
                <w:b/>
              </w:rPr>
              <w:t>logK</w:t>
            </w:r>
            <w:r w:rsidRPr="00CE2FE4">
              <w:rPr>
                <w:rFonts w:hint="eastAsia"/>
                <w:b/>
                <w:vertAlign w:val="subscript"/>
                <w:lang w:eastAsia="zh-CN"/>
              </w:rPr>
              <w:t>25</w:t>
            </w:r>
          </w:p>
        </w:tc>
      </w:tr>
      <w:tr w:rsidR="00C27CF9" w14:paraId="45DA2679" w14:textId="77777777" w:rsidTr="00C27CF9">
        <w:tc>
          <w:tcPr>
            <w:tcW w:w="780" w:type="pct"/>
            <w:tcBorders>
              <w:top w:val="single" w:sz="4" w:space="0" w:color="auto"/>
              <w:bottom w:val="nil"/>
            </w:tcBorders>
            <w:shd w:val="clear" w:color="auto" w:fill="auto"/>
            <w:vAlign w:val="center"/>
          </w:tcPr>
          <w:p w14:paraId="3E0C19DA" w14:textId="77777777" w:rsidR="00C27CF9" w:rsidRPr="003F0292" w:rsidRDefault="00C27CF9" w:rsidP="00C27CF9">
            <w:pPr>
              <w:spacing w:before="0" w:after="0"/>
              <w:ind w:left="318" w:hanging="284"/>
              <w:rPr>
                <w:szCs w:val="24"/>
              </w:rPr>
            </w:pPr>
            <w:r w:rsidRPr="003F0292">
              <w:rPr>
                <w:szCs w:val="24"/>
              </w:rPr>
              <w:t>Calcite</w:t>
            </w:r>
          </w:p>
        </w:tc>
        <w:tc>
          <w:tcPr>
            <w:tcW w:w="3644" w:type="pct"/>
            <w:tcBorders>
              <w:top w:val="single" w:sz="4" w:space="0" w:color="auto"/>
              <w:bottom w:val="nil"/>
            </w:tcBorders>
            <w:shd w:val="clear" w:color="auto" w:fill="auto"/>
            <w:vAlign w:val="center"/>
          </w:tcPr>
          <w:p w14:paraId="7148A3FF" w14:textId="77777777" w:rsidR="00C27CF9" w:rsidRPr="003F0292" w:rsidRDefault="00C27CF9" w:rsidP="00C27CF9">
            <w:pPr>
              <w:spacing w:before="0" w:after="0"/>
              <w:rPr>
                <w:szCs w:val="24"/>
              </w:rPr>
            </w:pPr>
            <w:r w:rsidRPr="003F0292">
              <w:rPr>
                <w:rFonts w:eastAsia="Calibri"/>
                <w:szCs w:val="24"/>
                <w:lang w:val="en-CA"/>
              </w:rPr>
              <w:t>Ca</w:t>
            </w:r>
            <w:r w:rsidRPr="003F0292">
              <w:rPr>
                <w:rFonts w:eastAsia="Calibri"/>
                <w:szCs w:val="24"/>
                <w:vertAlign w:val="superscript"/>
                <w:lang w:val="en-CA"/>
              </w:rPr>
              <w:t>2+</w:t>
            </w:r>
            <w:r w:rsidRPr="003F0292">
              <w:rPr>
                <w:rFonts w:eastAsia="Calibri"/>
                <w:szCs w:val="24"/>
                <w:lang w:val="en-CA"/>
              </w:rPr>
              <w:t xml:space="preserve"> + CO</w:t>
            </w:r>
            <w:r w:rsidRPr="003F0292">
              <w:rPr>
                <w:rFonts w:eastAsia="Calibri"/>
                <w:szCs w:val="24"/>
                <w:vertAlign w:val="subscript"/>
                <w:lang w:val="en-CA"/>
              </w:rPr>
              <w:t>3</w:t>
            </w:r>
            <w:r w:rsidRPr="003F0292">
              <w:rPr>
                <w:rFonts w:eastAsia="Calibri"/>
                <w:szCs w:val="24"/>
                <w:vertAlign w:val="superscript"/>
                <w:lang w:val="en-CA"/>
              </w:rPr>
              <w:t xml:space="preserve">2- </w:t>
            </w:r>
            <w:r w:rsidRPr="003F0292">
              <w:rPr>
                <w:rFonts w:eastAsia="Calibri"/>
                <w:szCs w:val="24"/>
                <w:lang w:val="en-CA"/>
              </w:rPr>
              <w:t>↔ CaCO</w:t>
            </w:r>
            <w:r w:rsidRPr="003F0292">
              <w:rPr>
                <w:rFonts w:eastAsia="Calibri"/>
                <w:szCs w:val="24"/>
                <w:vertAlign w:val="subscript"/>
                <w:lang w:val="en-CA"/>
              </w:rPr>
              <w:t>3</w:t>
            </w:r>
          </w:p>
        </w:tc>
        <w:tc>
          <w:tcPr>
            <w:tcW w:w="576" w:type="pct"/>
            <w:tcBorders>
              <w:top w:val="single" w:sz="4" w:space="0" w:color="auto"/>
              <w:bottom w:val="nil"/>
            </w:tcBorders>
            <w:shd w:val="clear" w:color="auto" w:fill="auto"/>
            <w:vAlign w:val="center"/>
          </w:tcPr>
          <w:p w14:paraId="0AC86BBF" w14:textId="77777777" w:rsidR="00C27CF9" w:rsidRPr="00413204" w:rsidRDefault="00C27CF9" w:rsidP="00C27CF9">
            <w:pPr>
              <w:spacing w:before="0" w:after="0"/>
              <w:jc w:val="center"/>
              <w:rPr>
                <w:sz w:val="22"/>
                <w:szCs w:val="22"/>
              </w:rPr>
            </w:pPr>
            <w:r w:rsidRPr="00413204">
              <w:rPr>
                <w:sz w:val="22"/>
                <w:szCs w:val="22"/>
              </w:rPr>
              <w:t>8.4750</w:t>
            </w:r>
          </w:p>
        </w:tc>
      </w:tr>
      <w:tr w:rsidR="00C27CF9" w14:paraId="64270F09" w14:textId="77777777" w:rsidTr="00C27CF9">
        <w:tc>
          <w:tcPr>
            <w:tcW w:w="780" w:type="pct"/>
            <w:tcBorders>
              <w:top w:val="nil"/>
            </w:tcBorders>
            <w:shd w:val="clear" w:color="auto" w:fill="auto"/>
            <w:vAlign w:val="center"/>
          </w:tcPr>
          <w:p w14:paraId="5D02D09D" w14:textId="77777777" w:rsidR="00C27CF9" w:rsidRPr="003F0292" w:rsidRDefault="00C27CF9" w:rsidP="00C27CF9">
            <w:pPr>
              <w:spacing w:before="0" w:after="0"/>
              <w:ind w:left="318" w:hanging="284"/>
              <w:rPr>
                <w:szCs w:val="24"/>
              </w:rPr>
            </w:pPr>
            <w:r w:rsidRPr="003F0292">
              <w:rPr>
                <w:szCs w:val="24"/>
              </w:rPr>
              <w:t>Gypsum</w:t>
            </w:r>
          </w:p>
        </w:tc>
        <w:tc>
          <w:tcPr>
            <w:tcW w:w="3644" w:type="pct"/>
            <w:tcBorders>
              <w:top w:val="nil"/>
            </w:tcBorders>
            <w:shd w:val="clear" w:color="auto" w:fill="auto"/>
            <w:vAlign w:val="center"/>
          </w:tcPr>
          <w:p w14:paraId="5009FD03" w14:textId="77777777" w:rsidR="00C27CF9" w:rsidRPr="003F0292" w:rsidRDefault="00C27CF9" w:rsidP="00C27CF9">
            <w:pPr>
              <w:spacing w:before="0" w:after="0"/>
              <w:rPr>
                <w:szCs w:val="24"/>
              </w:rPr>
            </w:pPr>
            <w:r w:rsidRPr="003F0292">
              <w:rPr>
                <w:rFonts w:eastAsia="Calibri"/>
                <w:szCs w:val="24"/>
                <w:lang w:val="en-CA"/>
              </w:rPr>
              <w:t>Ca</w:t>
            </w:r>
            <w:r w:rsidRPr="003F0292">
              <w:rPr>
                <w:rFonts w:eastAsia="Calibri"/>
                <w:szCs w:val="24"/>
                <w:vertAlign w:val="superscript"/>
                <w:lang w:val="en-CA"/>
              </w:rPr>
              <w:t>2+</w:t>
            </w:r>
            <w:r w:rsidRPr="003F0292">
              <w:rPr>
                <w:rFonts w:eastAsia="Calibri"/>
                <w:szCs w:val="24"/>
                <w:lang w:val="en-CA"/>
              </w:rPr>
              <w:t xml:space="preserve"> + SO</w:t>
            </w:r>
            <w:r w:rsidRPr="003F0292">
              <w:rPr>
                <w:rFonts w:eastAsia="Calibri"/>
                <w:szCs w:val="24"/>
                <w:vertAlign w:val="subscript"/>
                <w:lang w:val="en-CA"/>
              </w:rPr>
              <w:t>4</w:t>
            </w:r>
            <w:r w:rsidRPr="003F0292">
              <w:rPr>
                <w:rFonts w:eastAsia="Calibri"/>
                <w:szCs w:val="24"/>
                <w:vertAlign w:val="superscript"/>
                <w:lang w:val="en-CA"/>
              </w:rPr>
              <w:t>2-</w:t>
            </w:r>
            <w:r w:rsidRPr="003F0292">
              <w:rPr>
                <w:rFonts w:eastAsia="Calibri"/>
                <w:szCs w:val="24"/>
                <w:lang w:val="en-CA"/>
              </w:rPr>
              <w:t xml:space="preserve"> + 2H</w:t>
            </w:r>
            <w:r w:rsidRPr="003F0292">
              <w:rPr>
                <w:rFonts w:eastAsia="Calibri"/>
                <w:szCs w:val="24"/>
                <w:vertAlign w:val="subscript"/>
                <w:lang w:val="en-CA"/>
              </w:rPr>
              <w:t>2</w:t>
            </w:r>
            <w:r w:rsidRPr="003F0292">
              <w:rPr>
                <w:rFonts w:eastAsia="Calibri"/>
                <w:szCs w:val="24"/>
                <w:lang w:val="en-CA"/>
              </w:rPr>
              <w:t>O ↔ CaSO</w:t>
            </w:r>
            <w:r w:rsidRPr="003F0292">
              <w:rPr>
                <w:rFonts w:eastAsia="Calibri"/>
                <w:szCs w:val="24"/>
                <w:vertAlign w:val="subscript"/>
                <w:lang w:val="en-CA"/>
              </w:rPr>
              <w:t>4</w:t>
            </w:r>
            <w:r w:rsidRPr="003F0292">
              <w:rPr>
                <w:rFonts w:eastAsia="Calibri"/>
                <w:szCs w:val="24"/>
                <w:lang w:val="en-CA"/>
              </w:rPr>
              <w:t>:2H</w:t>
            </w:r>
            <w:r w:rsidRPr="003F0292">
              <w:rPr>
                <w:rFonts w:eastAsia="Calibri"/>
                <w:szCs w:val="24"/>
                <w:vertAlign w:val="subscript"/>
                <w:lang w:val="en-CA"/>
              </w:rPr>
              <w:t>2</w:t>
            </w:r>
            <w:r w:rsidRPr="003F0292">
              <w:rPr>
                <w:rFonts w:eastAsia="Calibri"/>
                <w:szCs w:val="24"/>
                <w:lang w:val="en-CA"/>
              </w:rPr>
              <w:t>O</w:t>
            </w:r>
          </w:p>
        </w:tc>
        <w:tc>
          <w:tcPr>
            <w:tcW w:w="576" w:type="pct"/>
            <w:tcBorders>
              <w:top w:val="nil"/>
            </w:tcBorders>
            <w:shd w:val="clear" w:color="auto" w:fill="auto"/>
            <w:vAlign w:val="center"/>
          </w:tcPr>
          <w:p w14:paraId="2A3C3E19" w14:textId="77777777" w:rsidR="00C27CF9" w:rsidRPr="00413204" w:rsidRDefault="00C27CF9" w:rsidP="00C27CF9">
            <w:pPr>
              <w:spacing w:before="0" w:after="0"/>
              <w:jc w:val="center"/>
              <w:rPr>
                <w:sz w:val="22"/>
                <w:szCs w:val="22"/>
              </w:rPr>
            </w:pPr>
            <w:r w:rsidRPr="00413204">
              <w:rPr>
                <w:sz w:val="22"/>
                <w:szCs w:val="22"/>
              </w:rPr>
              <w:t>4.5800</w:t>
            </w:r>
          </w:p>
        </w:tc>
      </w:tr>
      <w:tr w:rsidR="00C27CF9" w14:paraId="18032725" w14:textId="77777777" w:rsidTr="00C27CF9">
        <w:tc>
          <w:tcPr>
            <w:tcW w:w="780" w:type="pct"/>
            <w:shd w:val="clear" w:color="auto" w:fill="auto"/>
            <w:vAlign w:val="center"/>
          </w:tcPr>
          <w:p w14:paraId="4978B0D3" w14:textId="77777777" w:rsidR="00C27CF9" w:rsidRPr="003F0292" w:rsidRDefault="00C27CF9" w:rsidP="00C27CF9">
            <w:pPr>
              <w:spacing w:before="0" w:after="0"/>
              <w:ind w:left="318" w:hanging="284"/>
              <w:rPr>
                <w:szCs w:val="24"/>
              </w:rPr>
            </w:pPr>
            <w:r w:rsidRPr="003F0292">
              <w:rPr>
                <w:szCs w:val="24"/>
              </w:rPr>
              <w:t>Ferrihydrite</w:t>
            </w:r>
          </w:p>
        </w:tc>
        <w:tc>
          <w:tcPr>
            <w:tcW w:w="3644" w:type="pct"/>
            <w:shd w:val="clear" w:color="auto" w:fill="auto"/>
            <w:vAlign w:val="center"/>
          </w:tcPr>
          <w:p w14:paraId="36245F5A" w14:textId="77777777" w:rsidR="00C27CF9" w:rsidRPr="003F0292" w:rsidRDefault="00C27CF9" w:rsidP="00C27CF9">
            <w:pPr>
              <w:spacing w:before="0" w:after="0"/>
              <w:rPr>
                <w:szCs w:val="24"/>
              </w:rPr>
            </w:pPr>
            <w:r w:rsidRPr="003F0292">
              <w:rPr>
                <w:rFonts w:eastAsia="Calibri"/>
                <w:szCs w:val="24"/>
                <w:lang w:val="en-CA"/>
              </w:rPr>
              <w:t>Fe</w:t>
            </w:r>
            <w:r w:rsidRPr="003F0292">
              <w:rPr>
                <w:rFonts w:eastAsia="Calibri"/>
                <w:szCs w:val="24"/>
                <w:vertAlign w:val="superscript"/>
                <w:lang w:val="en-CA"/>
              </w:rPr>
              <w:t>3+</w:t>
            </w:r>
            <w:r w:rsidRPr="003F0292">
              <w:rPr>
                <w:rFonts w:eastAsia="Calibri"/>
                <w:szCs w:val="24"/>
                <w:lang w:val="en-CA"/>
              </w:rPr>
              <w:t xml:space="preserve"> + 3H</w:t>
            </w:r>
            <w:r w:rsidRPr="003F0292">
              <w:rPr>
                <w:rFonts w:eastAsia="Calibri"/>
                <w:szCs w:val="24"/>
                <w:vertAlign w:val="subscript"/>
                <w:lang w:val="en-CA"/>
              </w:rPr>
              <w:t>2</w:t>
            </w:r>
            <w:r w:rsidRPr="003F0292">
              <w:rPr>
                <w:rFonts w:eastAsia="Calibri"/>
                <w:szCs w:val="24"/>
                <w:lang w:val="en-CA"/>
              </w:rPr>
              <w:t>O ↔ Fe(OH)</w:t>
            </w:r>
            <w:r w:rsidRPr="003F0292">
              <w:rPr>
                <w:rFonts w:eastAsia="Calibri"/>
                <w:szCs w:val="24"/>
                <w:vertAlign w:val="subscript"/>
                <w:lang w:val="en-CA"/>
              </w:rPr>
              <w:t>3</w:t>
            </w:r>
            <w:r w:rsidRPr="003F0292">
              <w:rPr>
                <w:rFonts w:eastAsia="Calibri"/>
                <w:szCs w:val="24"/>
                <w:lang w:val="en-CA"/>
              </w:rPr>
              <w:t xml:space="preserve"> + 3H</w:t>
            </w:r>
            <w:r w:rsidRPr="003F0292">
              <w:rPr>
                <w:rFonts w:eastAsia="Calibri"/>
                <w:szCs w:val="24"/>
                <w:vertAlign w:val="superscript"/>
                <w:lang w:val="en-CA"/>
              </w:rPr>
              <w:t>+</w:t>
            </w:r>
          </w:p>
        </w:tc>
        <w:tc>
          <w:tcPr>
            <w:tcW w:w="576" w:type="pct"/>
            <w:shd w:val="clear" w:color="auto" w:fill="auto"/>
            <w:vAlign w:val="center"/>
          </w:tcPr>
          <w:p w14:paraId="2C6ACB39" w14:textId="77777777" w:rsidR="00C27CF9" w:rsidRPr="00413204" w:rsidRDefault="00C27CF9" w:rsidP="00C27CF9">
            <w:pPr>
              <w:spacing w:before="0" w:after="0"/>
              <w:jc w:val="center"/>
              <w:rPr>
                <w:sz w:val="22"/>
                <w:szCs w:val="22"/>
              </w:rPr>
            </w:pPr>
            <w:r w:rsidRPr="00413204">
              <w:rPr>
                <w:sz w:val="22"/>
                <w:szCs w:val="22"/>
              </w:rPr>
              <w:t>-4.8910</w:t>
            </w:r>
          </w:p>
        </w:tc>
      </w:tr>
      <w:tr w:rsidR="00C27CF9" w14:paraId="13DA09B6" w14:textId="77777777" w:rsidTr="00C27CF9">
        <w:tc>
          <w:tcPr>
            <w:tcW w:w="780" w:type="pct"/>
            <w:shd w:val="clear" w:color="auto" w:fill="auto"/>
            <w:vAlign w:val="center"/>
          </w:tcPr>
          <w:p w14:paraId="4C017D53" w14:textId="77777777" w:rsidR="00C27CF9" w:rsidRPr="003F0292" w:rsidRDefault="00C27CF9" w:rsidP="00C27CF9">
            <w:pPr>
              <w:spacing w:before="0" w:after="0"/>
              <w:ind w:left="318" w:hanging="284"/>
              <w:rPr>
                <w:szCs w:val="24"/>
              </w:rPr>
            </w:pPr>
            <w:r w:rsidRPr="003F0292">
              <w:rPr>
                <w:szCs w:val="24"/>
              </w:rPr>
              <w:t>Jarosite</w:t>
            </w:r>
          </w:p>
        </w:tc>
        <w:tc>
          <w:tcPr>
            <w:tcW w:w="3644" w:type="pct"/>
            <w:shd w:val="clear" w:color="auto" w:fill="auto"/>
            <w:vAlign w:val="center"/>
          </w:tcPr>
          <w:p w14:paraId="7031AC8B" w14:textId="77777777" w:rsidR="00C27CF9" w:rsidRPr="003F0292" w:rsidRDefault="00C27CF9" w:rsidP="00C27CF9">
            <w:pPr>
              <w:spacing w:before="0" w:after="0"/>
              <w:rPr>
                <w:szCs w:val="24"/>
              </w:rPr>
            </w:pPr>
            <w:r w:rsidRPr="003F0292">
              <w:rPr>
                <w:rFonts w:eastAsia="Calibri"/>
                <w:szCs w:val="24"/>
                <w:lang w:val="en-CA"/>
              </w:rPr>
              <w:t>K</w:t>
            </w:r>
            <w:r w:rsidRPr="003F0292">
              <w:rPr>
                <w:rFonts w:eastAsia="Calibri"/>
                <w:szCs w:val="24"/>
                <w:vertAlign w:val="superscript"/>
                <w:lang w:val="en-CA"/>
              </w:rPr>
              <w:t>+</w:t>
            </w:r>
            <w:r w:rsidRPr="003F0292">
              <w:rPr>
                <w:rFonts w:eastAsia="Calibri"/>
                <w:szCs w:val="24"/>
                <w:lang w:val="en-CA"/>
              </w:rPr>
              <w:t xml:space="preserve"> + 3Fe</w:t>
            </w:r>
            <w:r w:rsidRPr="003F0292">
              <w:rPr>
                <w:rFonts w:eastAsia="Calibri"/>
                <w:szCs w:val="24"/>
                <w:vertAlign w:val="superscript"/>
                <w:lang w:val="en-CA"/>
              </w:rPr>
              <w:t>3+</w:t>
            </w:r>
            <w:r w:rsidRPr="003F0292">
              <w:rPr>
                <w:rFonts w:eastAsia="Calibri"/>
                <w:szCs w:val="24"/>
                <w:lang w:val="en-CA"/>
              </w:rPr>
              <w:t xml:space="preserve"> + 2SO</w:t>
            </w:r>
            <w:r w:rsidRPr="003F0292">
              <w:rPr>
                <w:rFonts w:eastAsia="Calibri"/>
                <w:szCs w:val="24"/>
                <w:vertAlign w:val="subscript"/>
                <w:lang w:val="en-CA"/>
              </w:rPr>
              <w:t>4</w:t>
            </w:r>
            <w:r w:rsidRPr="003F0292">
              <w:rPr>
                <w:rFonts w:eastAsia="Calibri"/>
                <w:szCs w:val="24"/>
                <w:vertAlign w:val="superscript"/>
                <w:lang w:val="en-CA"/>
              </w:rPr>
              <w:t>2-</w:t>
            </w:r>
            <w:r w:rsidRPr="003F0292">
              <w:rPr>
                <w:rFonts w:eastAsia="Calibri"/>
                <w:szCs w:val="24"/>
                <w:lang w:val="en-CA"/>
              </w:rPr>
              <w:t xml:space="preserve"> + 6H</w:t>
            </w:r>
            <w:r w:rsidRPr="003F0292">
              <w:rPr>
                <w:rFonts w:eastAsia="Calibri"/>
                <w:szCs w:val="24"/>
                <w:vertAlign w:val="subscript"/>
                <w:lang w:val="en-CA"/>
              </w:rPr>
              <w:t>2</w:t>
            </w:r>
            <w:r w:rsidRPr="003F0292">
              <w:rPr>
                <w:rFonts w:eastAsia="Calibri"/>
                <w:szCs w:val="24"/>
                <w:lang w:val="en-CA"/>
              </w:rPr>
              <w:t>O ↔ KFe</w:t>
            </w:r>
            <w:r w:rsidRPr="003F0292">
              <w:rPr>
                <w:rFonts w:eastAsia="Calibri"/>
                <w:szCs w:val="24"/>
                <w:vertAlign w:val="subscript"/>
                <w:lang w:val="en-CA"/>
              </w:rPr>
              <w:t>3</w:t>
            </w:r>
            <w:r w:rsidRPr="003F0292">
              <w:rPr>
                <w:rFonts w:eastAsia="Calibri"/>
                <w:szCs w:val="24"/>
                <w:lang w:val="en-CA"/>
              </w:rPr>
              <w:t>(SO</w:t>
            </w:r>
            <w:r w:rsidRPr="003F0292">
              <w:rPr>
                <w:rFonts w:eastAsia="Calibri"/>
                <w:szCs w:val="24"/>
                <w:vertAlign w:val="subscript"/>
                <w:lang w:val="en-CA"/>
              </w:rPr>
              <w:t>4</w:t>
            </w:r>
            <w:r w:rsidRPr="003F0292">
              <w:rPr>
                <w:rFonts w:eastAsia="Calibri"/>
                <w:szCs w:val="24"/>
                <w:lang w:val="en-CA"/>
              </w:rPr>
              <w:t>)</w:t>
            </w:r>
            <w:r w:rsidRPr="003F0292">
              <w:rPr>
                <w:rFonts w:eastAsia="Calibri"/>
                <w:szCs w:val="24"/>
                <w:vertAlign w:val="subscript"/>
                <w:lang w:val="en-CA"/>
              </w:rPr>
              <w:t>2</w:t>
            </w:r>
            <w:r w:rsidRPr="003F0292">
              <w:rPr>
                <w:rFonts w:eastAsia="Calibri"/>
                <w:szCs w:val="24"/>
                <w:lang w:val="en-CA"/>
              </w:rPr>
              <w:t>(OH)</w:t>
            </w:r>
            <w:r w:rsidRPr="003F0292">
              <w:rPr>
                <w:rFonts w:eastAsia="Calibri"/>
                <w:szCs w:val="24"/>
                <w:vertAlign w:val="subscript"/>
                <w:lang w:val="en-CA"/>
              </w:rPr>
              <w:t>6</w:t>
            </w:r>
            <w:r w:rsidRPr="003F0292">
              <w:rPr>
                <w:rFonts w:eastAsia="Calibri"/>
                <w:szCs w:val="24"/>
                <w:lang w:val="en-CA"/>
              </w:rPr>
              <w:t xml:space="preserve"> + 6H</w:t>
            </w:r>
            <w:r w:rsidRPr="003F0292">
              <w:rPr>
                <w:rFonts w:eastAsia="Calibri"/>
                <w:szCs w:val="24"/>
                <w:vertAlign w:val="superscript"/>
                <w:lang w:val="en-CA"/>
              </w:rPr>
              <w:t>+</w:t>
            </w:r>
          </w:p>
        </w:tc>
        <w:tc>
          <w:tcPr>
            <w:tcW w:w="576" w:type="pct"/>
            <w:shd w:val="clear" w:color="auto" w:fill="auto"/>
            <w:vAlign w:val="center"/>
          </w:tcPr>
          <w:p w14:paraId="3CB55711" w14:textId="77777777" w:rsidR="00C27CF9" w:rsidRPr="00413204" w:rsidRDefault="00C27CF9" w:rsidP="00C27CF9">
            <w:pPr>
              <w:spacing w:before="0" w:after="0"/>
              <w:jc w:val="center"/>
              <w:rPr>
                <w:sz w:val="22"/>
                <w:szCs w:val="22"/>
              </w:rPr>
            </w:pPr>
            <w:r w:rsidRPr="00413204">
              <w:rPr>
                <w:sz w:val="22"/>
                <w:szCs w:val="22"/>
              </w:rPr>
              <w:t>9.2100</w:t>
            </w:r>
          </w:p>
        </w:tc>
      </w:tr>
      <w:tr w:rsidR="00C27CF9" w14:paraId="0F1955C5" w14:textId="77777777" w:rsidTr="00C27CF9">
        <w:tc>
          <w:tcPr>
            <w:tcW w:w="780" w:type="pct"/>
            <w:shd w:val="clear" w:color="auto" w:fill="auto"/>
            <w:vAlign w:val="center"/>
          </w:tcPr>
          <w:p w14:paraId="2EB33920" w14:textId="77777777" w:rsidR="00C27CF9" w:rsidRPr="003F0292" w:rsidRDefault="00C27CF9" w:rsidP="00C27CF9">
            <w:pPr>
              <w:spacing w:before="0" w:after="0"/>
              <w:ind w:left="318" w:hanging="284"/>
              <w:rPr>
                <w:szCs w:val="24"/>
              </w:rPr>
            </w:pPr>
            <w:r w:rsidRPr="003F0292">
              <w:rPr>
                <w:szCs w:val="24"/>
              </w:rPr>
              <w:t>Gibbsite</w:t>
            </w:r>
          </w:p>
        </w:tc>
        <w:tc>
          <w:tcPr>
            <w:tcW w:w="3644" w:type="pct"/>
            <w:shd w:val="clear" w:color="auto" w:fill="auto"/>
            <w:vAlign w:val="center"/>
          </w:tcPr>
          <w:p w14:paraId="2CA34855" w14:textId="77777777" w:rsidR="00C27CF9" w:rsidRPr="003F0292" w:rsidRDefault="00C27CF9" w:rsidP="00C27CF9">
            <w:pPr>
              <w:spacing w:before="0" w:after="0"/>
              <w:rPr>
                <w:szCs w:val="24"/>
              </w:rPr>
            </w:pPr>
            <w:r w:rsidRPr="003F0292">
              <w:rPr>
                <w:rFonts w:eastAsia="Calibri"/>
                <w:szCs w:val="24"/>
                <w:lang w:val="en-CA"/>
              </w:rPr>
              <w:t>Al</w:t>
            </w:r>
            <w:r w:rsidRPr="003F0292">
              <w:rPr>
                <w:rFonts w:eastAsia="Calibri"/>
                <w:szCs w:val="24"/>
                <w:vertAlign w:val="superscript"/>
                <w:lang w:val="en-CA"/>
              </w:rPr>
              <w:t>3+</w:t>
            </w:r>
            <w:r w:rsidRPr="003F0292">
              <w:rPr>
                <w:rFonts w:eastAsia="Calibri"/>
                <w:szCs w:val="24"/>
                <w:lang w:val="en-CA"/>
              </w:rPr>
              <w:t xml:space="preserve"> + 3H</w:t>
            </w:r>
            <w:r w:rsidRPr="003F0292">
              <w:rPr>
                <w:rFonts w:eastAsia="Calibri"/>
                <w:szCs w:val="24"/>
                <w:vertAlign w:val="subscript"/>
                <w:lang w:val="en-CA"/>
              </w:rPr>
              <w:t>2</w:t>
            </w:r>
            <w:r w:rsidRPr="003F0292">
              <w:rPr>
                <w:rFonts w:eastAsia="Calibri"/>
                <w:szCs w:val="24"/>
                <w:lang w:val="en-CA"/>
              </w:rPr>
              <w:t>O ↔ Al(OH)</w:t>
            </w:r>
            <w:r w:rsidRPr="003F0292">
              <w:rPr>
                <w:rFonts w:eastAsia="Calibri"/>
                <w:szCs w:val="24"/>
                <w:vertAlign w:val="subscript"/>
                <w:lang w:val="en-CA"/>
              </w:rPr>
              <w:t>3</w:t>
            </w:r>
            <w:r w:rsidRPr="003F0292">
              <w:rPr>
                <w:rFonts w:eastAsia="Calibri"/>
                <w:szCs w:val="24"/>
                <w:lang w:val="en-CA"/>
              </w:rPr>
              <w:t xml:space="preserve"> + 3H</w:t>
            </w:r>
            <w:r w:rsidRPr="003F0292">
              <w:rPr>
                <w:rFonts w:eastAsia="Calibri"/>
                <w:szCs w:val="24"/>
                <w:vertAlign w:val="superscript"/>
                <w:lang w:val="en-CA"/>
              </w:rPr>
              <w:t>+</w:t>
            </w:r>
          </w:p>
        </w:tc>
        <w:tc>
          <w:tcPr>
            <w:tcW w:w="576" w:type="pct"/>
            <w:shd w:val="clear" w:color="auto" w:fill="auto"/>
            <w:vAlign w:val="center"/>
          </w:tcPr>
          <w:p w14:paraId="0F1AB834" w14:textId="77777777" w:rsidR="00C27CF9" w:rsidRPr="00413204" w:rsidRDefault="00C27CF9" w:rsidP="00C27CF9">
            <w:pPr>
              <w:spacing w:before="0" w:after="0"/>
              <w:jc w:val="center"/>
              <w:rPr>
                <w:sz w:val="22"/>
                <w:szCs w:val="22"/>
              </w:rPr>
            </w:pPr>
            <w:r w:rsidRPr="00413204">
              <w:rPr>
                <w:sz w:val="22"/>
                <w:szCs w:val="22"/>
              </w:rPr>
              <w:t>-8.1100</w:t>
            </w:r>
          </w:p>
        </w:tc>
      </w:tr>
      <w:tr w:rsidR="00C27CF9" w14:paraId="3B7CE87D" w14:textId="77777777" w:rsidTr="00C27CF9">
        <w:tc>
          <w:tcPr>
            <w:tcW w:w="780" w:type="pct"/>
            <w:shd w:val="clear" w:color="auto" w:fill="auto"/>
            <w:vAlign w:val="center"/>
          </w:tcPr>
          <w:p w14:paraId="59FC26DB" w14:textId="77777777" w:rsidR="00C27CF9" w:rsidRPr="003F0292" w:rsidRDefault="00C27CF9" w:rsidP="00C27CF9">
            <w:pPr>
              <w:spacing w:before="0" w:after="0"/>
              <w:ind w:left="318" w:hanging="284"/>
              <w:rPr>
                <w:szCs w:val="24"/>
              </w:rPr>
            </w:pPr>
            <w:r w:rsidRPr="003F0292">
              <w:rPr>
                <w:szCs w:val="24"/>
              </w:rPr>
              <w:t>Siderite</w:t>
            </w:r>
          </w:p>
        </w:tc>
        <w:tc>
          <w:tcPr>
            <w:tcW w:w="3644" w:type="pct"/>
            <w:shd w:val="clear" w:color="auto" w:fill="auto"/>
          </w:tcPr>
          <w:p w14:paraId="396B738E" w14:textId="77777777" w:rsidR="00C27CF9" w:rsidRPr="003F0292" w:rsidRDefault="00C27CF9" w:rsidP="00C27CF9">
            <w:pPr>
              <w:autoSpaceDE w:val="0"/>
              <w:autoSpaceDN w:val="0"/>
              <w:adjustRightInd w:val="0"/>
              <w:spacing w:before="0" w:after="0"/>
              <w:rPr>
                <w:rFonts w:eastAsia="Calibri"/>
                <w:szCs w:val="24"/>
                <w:lang w:val="en-CA"/>
              </w:rPr>
            </w:pPr>
            <w:r w:rsidRPr="003F0292">
              <w:rPr>
                <w:rFonts w:eastAsia="Calibri"/>
                <w:szCs w:val="24"/>
                <w:lang w:val="en-CA"/>
              </w:rPr>
              <w:t>Fe</w:t>
            </w:r>
            <w:r w:rsidRPr="003F0292">
              <w:rPr>
                <w:rFonts w:eastAsia="Calibri"/>
                <w:szCs w:val="24"/>
                <w:vertAlign w:val="superscript"/>
                <w:lang w:val="en-CA"/>
              </w:rPr>
              <w:t xml:space="preserve">2+ </w:t>
            </w:r>
            <w:r w:rsidRPr="003F0292">
              <w:rPr>
                <w:rFonts w:eastAsia="Calibri"/>
                <w:szCs w:val="24"/>
                <w:lang w:val="en-CA"/>
              </w:rPr>
              <w:t>+ CO</w:t>
            </w:r>
            <w:r w:rsidRPr="003F0292">
              <w:rPr>
                <w:rFonts w:eastAsia="Calibri"/>
                <w:szCs w:val="24"/>
                <w:vertAlign w:val="subscript"/>
                <w:lang w:val="en-CA"/>
              </w:rPr>
              <w:t>3</w:t>
            </w:r>
            <w:r w:rsidRPr="003F0292">
              <w:rPr>
                <w:rFonts w:eastAsia="Calibri"/>
                <w:szCs w:val="24"/>
                <w:vertAlign w:val="superscript"/>
                <w:lang w:val="en-CA"/>
              </w:rPr>
              <w:t>2-</w:t>
            </w:r>
            <w:r w:rsidRPr="003F0292">
              <w:rPr>
                <w:rFonts w:eastAsia="Calibri"/>
                <w:szCs w:val="24"/>
                <w:lang w:val="en-CA"/>
              </w:rPr>
              <w:t xml:space="preserve"> ↔ FeCO</w:t>
            </w:r>
            <w:r w:rsidRPr="003F0292">
              <w:rPr>
                <w:rFonts w:eastAsia="Calibri"/>
                <w:szCs w:val="24"/>
                <w:vertAlign w:val="subscript"/>
                <w:lang w:val="en-CA"/>
              </w:rPr>
              <w:t>3</w:t>
            </w:r>
          </w:p>
        </w:tc>
        <w:tc>
          <w:tcPr>
            <w:tcW w:w="576" w:type="pct"/>
            <w:shd w:val="clear" w:color="auto" w:fill="auto"/>
            <w:vAlign w:val="center"/>
          </w:tcPr>
          <w:p w14:paraId="6A3CD9D0" w14:textId="77777777" w:rsidR="00C27CF9" w:rsidRPr="00413204" w:rsidRDefault="00C27CF9" w:rsidP="00C27CF9">
            <w:pPr>
              <w:spacing w:before="0" w:after="0"/>
              <w:jc w:val="center"/>
              <w:rPr>
                <w:sz w:val="22"/>
                <w:szCs w:val="22"/>
              </w:rPr>
            </w:pPr>
            <w:r w:rsidRPr="00413204">
              <w:rPr>
                <w:sz w:val="22"/>
                <w:szCs w:val="22"/>
              </w:rPr>
              <w:t>10.4500</w:t>
            </w:r>
          </w:p>
        </w:tc>
      </w:tr>
    </w:tbl>
    <w:p w14:paraId="41EFDAC7" w14:textId="53B910FA" w:rsidR="00C27CF9" w:rsidRDefault="00C27CF9" w:rsidP="00C27CF9">
      <w:pPr>
        <w:pStyle w:val="StyleCaptionTableCaptionBold"/>
      </w:pPr>
      <w:bookmarkStart w:id="468" w:name="_Ref383262710"/>
      <w:bookmarkStart w:id="469" w:name="_Toc520374929"/>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53</w:t>
      </w:r>
      <w:r w:rsidR="00FE1AD3">
        <w:fldChar w:fldCharType="end"/>
      </w:r>
      <w:bookmarkEnd w:id="468"/>
      <w:r w:rsidR="00767E37">
        <w:t xml:space="preserve">: </w:t>
      </w:r>
      <w:r>
        <w:t>K</w:t>
      </w:r>
      <w:r w:rsidRPr="007920AB">
        <w:t>inetic parameters of minerals</w:t>
      </w:r>
      <w:bookmarkEnd w:id="469"/>
    </w:p>
    <w:tbl>
      <w:tblPr>
        <w:tblW w:w="5000" w:type="pct"/>
        <w:tblBorders>
          <w:top w:val="single" w:sz="4" w:space="0" w:color="auto"/>
          <w:bottom w:val="single" w:sz="4" w:space="0" w:color="auto"/>
        </w:tblBorders>
        <w:tblLook w:val="04A0" w:firstRow="1" w:lastRow="0" w:firstColumn="1" w:lastColumn="0" w:noHBand="0" w:noVBand="1"/>
      </w:tblPr>
      <w:tblGrid>
        <w:gridCol w:w="1397"/>
        <w:gridCol w:w="2119"/>
        <w:gridCol w:w="1006"/>
        <w:gridCol w:w="1439"/>
        <w:gridCol w:w="1636"/>
        <w:gridCol w:w="1043"/>
      </w:tblGrid>
      <w:tr w:rsidR="00C27CF9" w:rsidRPr="001550D8" w14:paraId="2AD75297" w14:textId="77777777" w:rsidTr="00C27CF9">
        <w:tc>
          <w:tcPr>
            <w:tcW w:w="741" w:type="pct"/>
            <w:tcBorders>
              <w:top w:val="single" w:sz="4" w:space="0" w:color="auto"/>
              <w:bottom w:val="single" w:sz="4" w:space="0" w:color="auto"/>
            </w:tcBorders>
            <w:shd w:val="clear" w:color="auto" w:fill="D9D9D9" w:themeFill="background1" w:themeFillShade="D9"/>
            <w:vAlign w:val="center"/>
          </w:tcPr>
          <w:p w14:paraId="29A8D631" w14:textId="77777777" w:rsidR="00C27CF9" w:rsidRPr="00CE2FE4" w:rsidRDefault="00C27CF9" w:rsidP="00C27CF9">
            <w:pPr>
              <w:spacing w:before="0" w:after="0"/>
              <w:ind w:left="318" w:hanging="284"/>
              <w:jc w:val="center"/>
              <w:rPr>
                <w:b/>
              </w:rPr>
            </w:pPr>
            <w:r w:rsidRPr="00CE2FE4">
              <w:rPr>
                <w:b/>
              </w:rPr>
              <w:t>Mineral</w:t>
            </w:r>
          </w:p>
        </w:tc>
        <w:tc>
          <w:tcPr>
            <w:tcW w:w="1240" w:type="pct"/>
            <w:tcBorders>
              <w:top w:val="single" w:sz="4" w:space="0" w:color="auto"/>
              <w:bottom w:val="single" w:sz="4" w:space="0" w:color="auto"/>
            </w:tcBorders>
            <w:shd w:val="clear" w:color="auto" w:fill="D9D9D9" w:themeFill="background1" w:themeFillShade="D9"/>
            <w:vAlign w:val="center"/>
          </w:tcPr>
          <w:p w14:paraId="4D2DDDBB" w14:textId="77777777" w:rsidR="00C27CF9" w:rsidRPr="00640D7B" w:rsidRDefault="004E7FA7" w:rsidP="00C27CF9">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73A03728" w14:textId="2EEF0CFC" w:rsidR="00C27CF9" w:rsidRPr="00CE2FE4" w:rsidRDefault="00C27CF9" w:rsidP="005A05B7">
            <w:pPr>
              <w:spacing w:before="0" w:after="0"/>
              <w:jc w:val="center"/>
              <w:rPr>
                <w:b/>
              </w:rPr>
            </w:pPr>
            <w:r w:rsidRPr="00CE2FE4">
              <w:rPr>
                <w:b/>
              </w:rPr>
              <w:t>[</w:t>
            </w:r>
            <w:r w:rsidR="005A05B7">
              <w:rPr>
                <w:b/>
              </w:rPr>
              <w:t>mol</w:t>
            </w:r>
            <w:r w:rsidRPr="00CE2FE4">
              <w:rPr>
                <w:b/>
              </w:rPr>
              <w:t xml:space="preserve"> mineral L</w:t>
            </w:r>
            <w:r w:rsidRPr="00CE2FE4">
              <w:rPr>
                <w:b/>
                <w:vertAlign w:val="superscript"/>
              </w:rPr>
              <w:t>-1</w:t>
            </w:r>
            <w:r w:rsidRPr="00CE2FE4">
              <w:rPr>
                <w:b/>
              </w:rPr>
              <w:t xml:space="preserve"> bulk</w:t>
            </w:r>
            <w:r w:rsidR="007D7C8B">
              <w:rPr>
                <w:b/>
              </w:rPr>
              <w:t xml:space="preserve"> s</w:t>
            </w:r>
            <w:r w:rsidR="007D7C8B" w:rsidRPr="00CE2FE4">
              <w:rPr>
                <w:b/>
                <w:vertAlign w:val="superscript"/>
              </w:rPr>
              <w:t>-1</w:t>
            </w:r>
            <w:r w:rsidRPr="00CE2FE4">
              <w:rPr>
                <w:b/>
              </w:rPr>
              <w:t>]</w:t>
            </w:r>
          </w:p>
        </w:tc>
        <w:tc>
          <w:tcPr>
            <w:tcW w:w="596" w:type="pct"/>
            <w:tcBorders>
              <w:top w:val="single" w:sz="4" w:space="0" w:color="auto"/>
              <w:bottom w:val="single" w:sz="4" w:space="0" w:color="auto"/>
            </w:tcBorders>
            <w:shd w:val="clear" w:color="auto" w:fill="D9D9D9" w:themeFill="background1" w:themeFillShade="D9"/>
            <w:vAlign w:val="center"/>
          </w:tcPr>
          <w:p w14:paraId="6470ECC5" w14:textId="77777777" w:rsidR="00C27CF9" w:rsidRPr="00CE2FE4" w:rsidRDefault="00C27CF9" w:rsidP="00C27CF9">
            <w:pPr>
              <w:spacing w:before="0" w:after="0"/>
              <w:jc w:val="center"/>
              <w:rPr>
                <w:b/>
              </w:rPr>
            </w:pPr>
            <w:r w:rsidRPr="00CE2FE4">
              <w:rPr>
                <w:b/>
              </w:rPr>
              <w:t>Density</w:t>
            </w:r>
          </w:p>
          <w:p w14:paraId="5B38297E" w14:textId="77777777" w:rsidR="00C27CF9" w:rsidRPr="00CE2FE4" w:rsidRDefault="00C27CF9" w:rsidP="00C27CF9">
            <w:pPr>
              <w:spacing w:before="0" w:after="0"/>
              <w:jc w:val="center"/>
              <w:rPr>
                <w:b/>
              </w:rPr>
            </w:pPr>
            <w:r w:rsidRPr="00CE2FE4">
              <w:rPr>
                <w:b/>
              </w:rPr>
              <w:t>[g cm</w:t>
            </w:r>
            <w:r w:rsidRPr="00CE2FE4">
              <w:rPr>
                <w:b/>
                <w:vertAlign w:val="superscript"/>
              </w:rPr>
              <w:t>-3</w:t>
            </w:r>
            <w:r w:rsidRPr="00CE2FE4">
              <w:rPr>
                <w:b/>
              </w:rPr>
              <w:t>]</w:t>
            </w:r>
          </w:p>
        </w:tc>
        <w:tc>
          <w:tcPr>
            <w:tcW w:w="846" w:type="pct"/>
            <w:tcBorders>
              <w:top w:val="single" w:sz="4" w:space="0" w:color="auto"/>
              <w:bottom w:val="single" w:sz="4" w:space="0" w:color="auto"/>
            </w:tcBorders>
            <w:shd w:val="clear" w:color="auto" w:fill="D9D9D9" w:themeFill="background1" w:themeFillShade="D9"/>
          </w:tcPr>
          <w:p w14:paraId="149C9E25" w14:textId="68D8ACFB" w:rsidR="00C27CF9" w:rsidRPr="00CE2FE4" w:rsidRDefault="00C27CF9" w:rsidP="00C27CF9">
            <w:pPr>
              <w:spacing w:before="0" w:after="0"/>
              <w:jc w:val="center"/>
              <w:rPr>
                <w:b/>
              </w:rPr>
            </w:pPr>
            <w:r w:rsidRPr="00CE2FE4">
              <w:rPr>
                <w:b/>
              </w:rPr>
              <w:t>Mol</w:t>
            </w:r>
            <w:r w:rsidR="004474F5">
              <w:rPr>
                <w:b/>
              </w:rPr>
              <w:t xml:space="preserve">.  </w:t>
            </w:r>
            <w:r w:rsidRPr="00CE2FE4">
              <w:rPr>
                <w:b/>
              </w:rPr>
              <w:t xml:space="preserve">weight </w:t>
            </w:r>
          </w:p>
          <w:p w14:paraId="576B9CF9" w14:textId="77777777" w:rsidR="00C27CF9" w:rsidRPr="00CE2FE4" w:rsidRDefault="00C27CF9" w:rsidP="00C27CF9">
            <w:pPr>
              <w:spacing w:before="0" w:after="0"/>
              <w:jc w:val="center"/>
              <w:rPr>
                <w:b/>
              </w:rPr>
            </w:pPr>
            <w:r w:rsidRPr="00CE2FE4">
              <w:rPr>
                <w:b/>
              </w:rPr>
              <w:t>[g mol</w:t>
            </w:r>
            <w:r w:rsidRPr="00CE2FE4">
              <w:rPr>
                <w:b/>
                <w:vertAlign w:val="superscript"/>
              </w:rPr>
              <w:t>-1</w:t>
            </w:r>
            <w:r w:rsidRPr="00CE2FE4">
              <w:rPr>
                <w:b/>
              </w:rPr>
              <w:t>]</w:t>
            </w:r>
          </w:p>
        </w:tc>
        <w:tc>
          <w:tcPr>
            <w:tcW w:w="960" w:type="pct"/>
            <w:tcBorders>
              <w:top w:val="single" w:sz="4" w:space="0" w:color="auto"/>
              <w:bottom w:val="single" w:sz="4" w:space="0" w:color="auto"/>
            </w:tcBorders>
            <w:shd w:val="clear" w:color="auto" w:fill="D9D9D9" w:themeFill="background1" w:themeFillShade="D9"/>
          </w:tcPr>
          <w:p w14:paraId="5671EAC0" w14:textId="77777777" w:rsidR="00C27CF9" w:rsidRPr="00CE2FE4" w:rsidRDefault="00C27CF9" w:rsidP="00C27CF9">
            <w:pPr>
              <w:spacing w:before="0" w:after="0"/>
              <w:jc w:val="center"/>
              <w:rPr>
                <w:b/>
              </w:rPr>
            </w:pPr>
            <w:r w:rsidRPr="00CE2FE4">
              <w:rPr>
                <w:b/>
              </w:rPr>
              <w:t xml:space="preserve">Molar volume </w:t>
            </w:r>
          </w:p>
          <w:p w14:paraId="6B47AFF9" w14:textId="77777777" w:rsidR="00C27CF9" w:rsidRPr="00CE2FE4" w:rsidRDefault="00C27CF9" w:rsidP="00C27CF9">
            <w:pPr>
              <w:spacing w:before="0" w:after="0"/>
              <w:jc w:val="center"/>
              <w:rPr>
                <w:b/>
              </w:rPr>
            </w:pPr>
            <w:r w:rsidRPr="00CE2FE4">
              <w:rPr>
                <w:b/>
              </w:rPr>
              <w:t>[cm</w:t>
            </w:r>
            <w:r w:rsidRPr="00CE2FE4">
              <w:rPr>
                <w:b/>
                <w:vertAlign w:val="superscript"/>
              </w:rPr>
              <w:t>3</w:t>
            </w:r>
            <w:r w:rsidRPr="00CE2FE4">
              <w:rPr>
                <w:b/>
              </w:rPr>
              <w:t xml:space="preserve"> mol</w:t>
            </w:r>
            <w:r w:rsidRPr="00CE2FE4">
              <w:rPr>
                <w:b/>
                <w:vertAlign w:val="superscript"/>
              </w:rPr>
              <w:t>-1</w:t>
            </w:r>
            <w:r w:rsidRPr="00CE2FE4">
              <w:rPr>
                <w:b/>
              </w:rPr>
              <w:t xml:space="preserve">] </w:t>
            </w:r>
          </w:p>
        </w:tc>
        <w:tc>
          <w:tcPr>
            <w:tcW w:w="617" w:type="pct"/>
            <w:tcBorders>
              <w:top w:val="single" w:sz="4" w:space="0" w:color="auto"/>
              <w:bottom w:val="single" w:sz="4" w:space="0" w:color="auto"/>
            </w:tcBorders>
            <w:shd w:val="clear" w:color="auto" w:fill="D9D9D9" w:themeFill="background1" w:themeFillShade="D9"/>
            <w:vAlign w:val="center"/>
          </w:tcPr>
          <w:p w14:paraId="3836D6B3" w14:textId="77777777" w:rsidR="00C27CF9" w:rsidRPr="00CE2FE4" w:rsidRDefault="00C27CF9" w:rsidP="00C27CF9">
            <w:pPr>
              <w:spacing w:before="0" w:after="0"/>
              <w:jc w:val="center"/>
              <w:rPr>
                <w:b/>
              </w:rPr>
            </w:pPr>
            <w:r w:rsidRPr="00CE2FE4">
              <w:rPr>
                <w:b/>
              </w:rPr>
              <w:t>Update type</w:t>
            </w:r>
          </w:p>
        </w:tc>
      </w:tr>
      <w:tr w:rsidR="00C27CF9" w14:paraId="54C55846" w14:textId="77777777" w:rsidTr="00C27CF9">
        <w:tc>
          <w:tcPr>
            <w:tcW w:w="741" w:type="pct"/>
            <w:tcBorders>
              <w:top w:val="single" w:sz="4" w:space="0" w:color="auto"/>
            </w:tcBorders>
            <w:shd w:val="clear" w:color="auto" w:fill="auto"/>
            <w:vAlign w:val="center"/>
          </w:tcPr>
          <w:p w14:paraId="21884239" w14:textId="77777777" w:rsidR="00C27CF9" w:rsidRPr="0075006B" w:rsidRDefault="00C27CF9" w:rsidP="00C27CF9">
            <w:pPr>
              <w:spacing w:before="0" w:after="0"/>
              <w:ind w:left="318" w:hanging="284"/>
              <w:rPr>
                <w:szCs w:val="24"/>
              </w:rPr>
            </w:pPr>
            <w:r w:rsidRPr="0075006B">
              <w:rPr>
                <w:szCs w:val="24"/>
              </w:rPr>
              <w:t>Calcite</w:t>
            </w:r>
          </w:p>
        </w:tc>
        <w:tc>
          <w:tcPr>
            <w:tcW w:w="1240" w:type="pct"/>
            <w:tcBorders>
              <w:top w:val="single" w:sz="4" w:space="0" w:color="auto"/>
            </w:tcBorders>
            <w:shd w:val="clear" w:color="auto" w:fill="auto"/>
            <w:vAlign w:val="center"/>
          </w:tcPr>
          <w:p w14:paraId="0361569C"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-8</w:t>
            </w:r>
          </w:p>
        </w:tc>
        <w:tc>
          <w:tcPr>
            <w:tcW w:w="596" w:type="pct"/>
            <w:tcBorders>
              <w:top w:val="single" w:sz="4" w:space="0" w:color="auto"/>
            </w:tcBorders>
            <w:shd w:val="clear" w:color="auto" w:fill="auto"/>
            <w:vAlign w:val="center"/>
          </w:tcPr>
          <w:p w14:paraId="4844403D" w14:textId="77777777" w:rsidR="00C27CF9" w:rsidRPr="0075006B" w:rsidRDefault="00C27CF9" w:rsidP="00C27CF9">
            <w:pPr>
              <w:spacing w:before="0" w:after="0"/>
              <w:jc w:val="center"/>
              <w:rPr>
                <w:szCs w:val="24"/>
              </w:rPr>
            </w:pPr>
            <w:r w:rsidRPr="0075006B">
              <w:rPr>
                <w:szCs w:val="24"/>
              </w:rPr>
              <w:t>2.7100</w:t>
            </w:r>
          </w:p>
        </w:tc>
        <w:tc>
          <w:tcPr>
            <w:tcW w:w="846" w:type="pct"/>
            <w:tcBorders>
              <w:top w:val="single" w:sz="4" w:space="0" w:color="auto"/>
            </w:tcBorders>
            <w:shd w:val="clear" w:color="auto" w:fill="auto"/>
            <w:vAlign w:val="center"/>
          </w:tcPr>
          <w:p w14:paraId="7D614C62" w14:textId="77777777" w:rsidR="00C27CF9" w:rsidRPr="0075006B" w:rsidRDefault="00C27CF9" w:rsidP="00C27CF9">
            <w:pPr>
              <w:spacing w:before="0" w:after="0"/>
              <w:ind w:right="123"/>
              <w:jc w:val="center"/>
              <w:rPr>
                <w:szCs w:val="24"/>
              </w:rPr>
            </w:pPr>
            <w:r w:rsidRPr="0075006B">
              <w:rPr>
                <w:szCs w:val="24"/>
              </w:rPr>
              <w:t>100.0894</w:t>
            </w:r>
          </w:p>
        </w:tc>
        <w:tc>
          <w:tcPr>
            <w:tcW w:w="960" w:type="pct"/>
            <w:tcBorders>
              <w:top w:val="single" w:sz="4" w:space="0" w:color="auto"/>
            </w:tcBorders>
            <w:shd w:val="clear" w:color="auto" w:fill="auto"/>
            <w:vAlign w:val="center"/>
          </w:tcPr>
          <w:p w14:paraId="18BC3ED8" w14:textId="77777777" w:rsidR="00C27CF9" w:rsidRPr="0075006B" w:rsidRDefault="00C27CF9" w:rsidP="00C27CF9">
            <w:pPr>
              <w:spacing w:before="0" w:after="0"/>
              <w:ind w:right="205"/>
              <w:jc w:val="center"/>
              <w:rPr>
                <w:szCs w:val="24"/>
              </w:rPr>
            </w:pPr>
            <w:r w:rsidRPr="0075006B">
              <w:rPr>
                <w:szCs w:val="24"/>
              </w:rPr>
              <w:t>36.93336</w:t>
            </w:r>
          </w:p>
        </w:tc>
        <w:tc>
          <w:tcPr>
            <w:tcW w:w="617" w:type="pct"/>
            <w:tcBorders>
              <w:top w:val="single" w:sz="4" w:space="0" w:color="auto"/>
            </w:tcBorders>
            <w:shd w:val="clear" w:color="auto" w:fill="auto"/>
            <w:vAlign w:val="center"/>
          </w:tcPr>
          <w:p w14:paraId="08C3A609" w14:textId="77777777" w:rsidR="00C27CF9" w:rsidRPr="0075006B" w:rsidRDefault="00C27CF9" w:rsidP="00C27CF9">
            <w:pPr>
              <w:spacing w:before="0" w:after="0"/>
              <w:jc w:val="center"/>
              <w:rPr>
                <w:szCs w:val="24"/>
              </w:rPr>
            </w:pPr>
            <w:r w:rsidRPr="0075006B">
              <w:rPr>
                <w:szCs w:val="24"/>
              </w:rPr>
              <w:t>twothird</w:t>
            </w:r>
          </w:p>
        </w:tc>
      </w:tr>
      <w:tr w:rsidR="00C27CF9" w14:paraId="5B2924E5" w14:textId="77777777" w:rsidTr="00C27CF9">
        <w:tc>
          <w:tcPr>
            <w:tcW w:w="741" w:type="pct"/>
            <w:shd w:val="clear" w:color="auto" w:fill="auto"/>
            <w:vAlign w:val="center"/>
          </w:tcPr>
          <w:p w14:paraId="31D84754" w14:textId="77777777" w:rsidR="00C27CF9" w:rsidRPr="0075006B" w:rsidRDefault="00C27CF9" w:rsidP="00C27CF9">
            <w:pPr>
              <w:spacing w:before="0" w:after="0"/>
              <w:ind w:left="318" w:hanging="284"/>
              <w:rPr>
                <w:szCs w:val="24"/>
              </w:rPr>
            </w:pPr>
            <w:r w:rsidRPr="0075006B">
              <w:rPr>
                <w:szCs w:val="24"/>
              </w:rPr>
              <w:t>Gypsum</w:t>
            </w:r>
          </w:p>
        </w:tc>
        <w:tc>
          <w:tcPr>
            <w:tcW w:w="1240" w:type="pct"/>
            <w:shd w:val="clear" w:color="auto" w:fill="auto"/>
            <w:vAlign w:val="center"/>
          </w:tcPr>
          <w:p w14:paraId="51352972"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-8</w:t>
            </w:r>
          </w:p>
        </w:tc>
        <w:tc>
          <w:tcPr>
            <w:tcW w:w="596" w:type="pct"/>
            <w:shd w:val="clear" w:color="auto" w:fill="auto"/>
            <w:vAlign w:val="center"/>
          </w:tcPr>
          <w:p w14:paraId="7F83E2A3" w14:textId="77777777" w:rsidR="00C27CF9" w:rsidRPr="0075006B" w:rsidRDefault="00C27CF9" w:rsidP="00C27CF9">
            <w:pPr>
              <w:spacing w:before="0" w:after="0"/>
              <w:jc w:val="center"/>
              <w:rPr>
                <w:szCs w:val="24"/>
              </w:rPr>
            </w:pPr>
            <w:r w:rsidRPr="0075006B">
              <w:rPr>
                <w:szCs w:val="24"/>
              </w:rPr>
              <w:t>2.3200</w:t>
            </w:r>
          </w:p>
        </w:tc>
        <w:tc>
          <w:tcPr>
            <w:tcW w:w="846" w:type="pct"/>
            <w:shd w:val="clear" w:color="auto" w:fill="auto"/>
            <w:vAlign w:val="center"/>
          </w:tcPr>
          <w:p w14:paraId="019A7A75" w14:textId="77777777" w:rsidR="00C27CF9" w:rsidRPr="0075006B" w:rsidRDefault="00C27CF9" w:rsidP="00C27CF9">
            <w:pPr>
              <w:spacing w:before="0" w:after="0"/>
              <w:ind w:right="123"/>
              <w:jc w:val="center"/>
              <w:rPr>
                <w:szCs w:val="24"/>
              </w:rPr>
            </w:pPr>
            <w:r w:rsidRPr="0075006B">
              <w:rPr>
                <w:szCs w:val="24"/>
              </w:rPr>
              <w:t>172.1722</w:t>
            </w:r>
          </w:p>
        </w:tc>
        <w:tc>
          <w:tcPr>
            <w:tcW w:w="960" w:type="pct"/>
            <w:shd w:val="clear" w:color="auto" w:fill="auto"/>
            <w:vAlign w:val="center"/>
          </w:tcPr>
          <w:p w14:paraId="1E589C12" w14:textId="77777777" w:rsidR="00C27CF9" w:rsidRPr="0075006B" w:rsidRDefault="00C27CF9" w:rsidP="00C27CF9">
            <w:pPr>
              <w:spacing w:before="0" w:after="0"/>
              <w:ind w:right="205"/>
              <w:jc w:val="center"/>
              <w:rPr>
                <w:szCs w:val="24"/>
              </w:rPr>
            </w:pPr>
            <w:r w:rsidRPr="0075006B">
              <w:rPr>
                <w:szCs w:val="24"/>
              </w:rPr>
              <w:t>74.21216</w:t>
            </w:r>
          </w:p>
        </w:tc>
        <w:tc>
          <w:tcPr>
            <w:tcW w:w="617" w:type="pct"/>
            <w:shd w:val="clear" w:color="auto" w:fill="auto"/>
            <w:vAlign w:val="center"/>
          </w:tcPr>
          <w:p w14:paraId="48680F8B" w14:textId="77777777" w:rsidR="00C27CF9" w:rsidRPr="0075006B" w:rsidRDefault="00C27CF9" w:rsidP="00C27CF9">
            <w:pPr>
              <w:spacing w:before="0" w:after="0"/>
              <w:jc w:val="center"/>
              <w:rPr>
                <w:szCs w:val="24"/>
              </w:rPr>
            </w:pPr>
            <w:r w:rsidRPr="0075006B">
              <w:rPr>
                <w:szCs w:val="24"/>
              </w:rPr>
              <w:t>constant</w:t>
            </w:r>
          </w:p>
        </w:tc>
      </w:tr>
      <w:tr w:rsidR="00C27CF9" w14:paraId="618C6962" w14:textId="77777777" w:rsidTr="00C27CF9">
        <w:tc>
          <w:tcPr>
            <w:tcW w:w="741" w:type="pct"/>
            <w:shd w:val="clear" w:color="auto" w:fill="auto"/>
            <w:vAlign w:val="center"/>
          </w:tcPr>
          <w:p w14:paraId="54793BCF" w14:textId="77777777" w:rsidR="00C27CF9" w:rsidRPr="0075006B" w:rsidRDefault="00C27CF9" w:rsidP="00C27CF9">
            <w:pPr>
              <w:spacing w:before="0" w:after="0"/>
              <w:ind w:left="318" w:hanging="284"/>
              <w:rPr>
                <w:szCs w:val="24"/>
              </w:rPr>
            </w:pPr>
            <w:r w:rsidRPr="0075006B">
              <w:rPr>
                <w:szCs w:val="24"/>
              </w:rPr>
              <w:t>Ferrihydrite</w:t>
            </w:r>
          </w:p>
        </w:tc>
        <w:tc>
          <w:tcPr>
            <w:tcW w:w="1240" w:type="pct"/>
            <w:shd w:val="clear" w:color="auto" w:fill="auto"/>
            <w:vAlign w:val="center"/>
          </w:tcPr>
          <w:p w14:paraId="49F84D24"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-9</w:t>
            </w:r>
          </w:p>
        </w:tc>
        <w:tc>
          <w:tcPr>
            <w:tcW w:w="596" w:type="pct"/>
            <w:shd w:val="clear" w:color="auto" w:fill="auto"/>
            <w:vAlign w:val="center"/>
          </w:tcPr>
          <w:p w14:paraId="55B428DB" w14:textId="77777777" w:rsidR="00C27CF9" w:rsidRPr="0075006B" w:rsidRDefault="00C27CF9" w:rsidP="00C27CF9">
            <w:pPr>
              <w:spacing w:before="0" w:after="0"/>
              <w:jc w:val="center"/>
              <w:rPr>
                <w:szCs w:val="24"/>
              </w:rPr>
            </w:pPr>
            <w:r w:rsidRPr="0075006B">
              <w:rPr>
                <w:szCs w:val="24"/>
              </w:rPr>
              <w:t>4.3713</w:t>
            </w:r>
          </w:p>
        </w:tc>
        <w:tc>
          <w:tcPr>
            <w:tcW w:w="846" w:type="pct"/>
            <w:shd w:val="clear" w:color="auto" w:fill="auto"/>
            <w:vAlign w:val="center"/>
          </w:tcPr>
          <w:p w14:paraId="7B903E09" w14:textId="77777777" w:rsidR="00C27CF9" w:rsidRPr="0075006B" w:rsidRDefault="00C27CF9" w:rsidP="00C27CF9">
            <w:pPr>
              <w:spacing w:before="0" w:after="0"/>
              <w:ind w:right="123"/>
              <w:jc w:val="center"/>
              <w:rPr>
                <w:szCs w:val="24"/>
              </w:rPr>
            </w:pPr>
            <w:r w:rsidRPr="0075006B">
              <w:rPr>
                <w:szCs w:val="24"/>
              </w:rPr>
              <w:t>104.8692</w:t>
            </w:r>
          </w:p>
        </w:tc>
        <w:tc>
          <w:tcPr>
            <w:tcW w:w="960" w:type="pct"/>
            <w:shd w:val="clear" w:color="auto" w:fill="auto"/>
            <w:vAlign w:val="center"/>
          </w:tcPr>
          <w:p w14:paraId="67A8CF5C" w14:textId="77777777" w:rsidR="00C27CF9" w:rsidRPr="0075006B" w:rsidRDefault="00C27CF9" w:rsidP="00C27CF9">
            <w:pPr>
              <w:spacing w:before="0" w:after="0"/>
              <w:ind w:right="205"/>
              <w:jc w:val="center"/>
              <w:rPr>
                <w:szCs w:val="24"/>
              </w:rPr>
            </w:pPr>
            <w:r w:rsidRPr="0075006B">
              <w:rPr>
                <w:szCs w:val="24"/>
              </w:rPr>
              <w:t>23.99039</w:t>
            </w:r>
          </w:p>
        </w:tc>
        <w:tc>
          <w:tcPr>
            <w:tcW w:w="617" w:type="pct"/>
            <w:shd w:val="clear" w:color="auto" w:fill="auto"/>
            <w:vAlign w:val="center"/>
          </w:tcPr>
          <w:p w14:paraId="5227F26F" w14:textId="77777777" w:rsidR="00C27CF9" w:rsidRPr="0075006B" w:rsidRDefault="00C27CF9" w:rsidP="00C27CF9">
            <w:pPr>
              <w:spacing w:before="0" w:after="0"/>
              <w:jc w:val="center"/>
              <w:rPr>
                <w:szCs w:val="24"/>
              </w:rPr>
            </w:pPr>
            <w:r w:rsidRPr="0075006B">
              <w:rPr>
                <w:szCs w:val="24"/>
              </w:rPr>
              <w:t>constant</w:t>
            </w:r>
          </w:p>
        </w:tc>
      </w:tr>
      <w:tr w:rsidR="00C27CF9" w14:paraId="189D908C" w14:textId="77777777" w:rsidTr="00C27CF9">
        <w:tc>
          <w:tcPr>
            <w:tcW w:w="741" w:type="pct"/>
            <w:shd w:val="clear" w:color="auto" w:fill="auto"/>
            <w:vAlign w:val="center"/>
          </w:tcPr>
          <w:p w14:paraId="62B3C55E" w14:textId="77777777" w:rsidR="00C27CF9" w:rsidRPr="0075006B" w:rsidRDefault="00C27CF9" w:rsidP="00C27CF9">
            <w:pPr>
              <w:spacing w:before="0" w:after="0"/>
              <w:ind w:left="318" w:hanging="284"/>
              <w:rPr>
                <w:szCs w:val="24"/>
              </w:rPr>
            </w:pPr>
            <w:r w:rsidRPr="0075006B">
              <w:rPr>
                <w:szCs w:val="24"/>
              </w:rPr>
              <w:t>Jarosite</w:t>
            </w:r>
          </w:p>
        </w:tc>
        <w:tc>
          <w:tcPr>
            <w:tcW w:w="1240" w:type="pct"/>
            <w:shd w:val="clear" w:color="auto" w:fill="auto"/>
            <w:vAlign w:val="center"/>
          </w:tcPr>
          <w:p w14:paraId="25A78F27"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-9</w:t>
            </w:r>
          </w:p>
        </w:tc>
        <w:tc>
          <w:tcPr>
            <w:tcW w:w="596" w:type="pct"/>
            <w:shd w:val="clear" w:color="auto" w:fill="auto"/>
            <w:vAlign w:val="center"/>
          </w:tcPr>
          <w:p w14:paraId="282B8324" w14:textId="77777777" w:rsidR="00C27CF9" w:rsidRPr="0075006B" w:rsidRDefault="00C27CF9" w:rsidP="00C27CF9">
            <w:pPr>
              <w:spacing w:before="0" w:after="0"/>
              <w:jc w:val="center"/>
              <w:rPr>
                <w:szCs w:val="24"/>
              </w:rPr>
            </w:pPr>
            <w:r w:rsidRPr="0075006B">
              <w:rPr>
                <w:szCs w:val="24"/>
              </w:rPr>
              <w:t>3.2000</w:t>
            </w:r>
          </w:p>
        </w:tc>
        <w:tc>
          <w:tcPr>
            <w:tcW w:w="846" w:type="pct"/>
            <w:shd w:val="clear" w:color="auto" w:fill="auto"/>
            <w:vAlign w:val="center"/>
          </w:tcPr>
          <w:p w14:paraId="2852C9DB" w14:textId="77777777" w:rsidR="00C27CF9" w:rsidRPr="0075006B" w:rsidRDefault="00C27CF9" w:rsidP="00C27CF9">
            <w:pPr>
              <w:spacing w:before="0" w:after="0"/>
              <w:ind w:right="123"/>
              <w:jc w:val="center"/>
              <w:rPr>
                <w:szCs w:val="24"/>
              </w:rPr>
            </w:pPr>
            <w:r w:rsidRPr="0075006B">
              <w:rPr>
                <w:szCs w:val="24"/>
              </w:rPr>
              <w:t>494.8100</w:t>
            </w:r>
          </w:p>
        </w:tc>
        <w:tc>
          <w:tcPr>
            <w:tcW w:w="960" w:type="pct"/>
            <w:shd w:val="clear" w:color="auto" w:fill="auto"/>
            <w:vAlign w:val="center"/>
          </w:tcPr>
          <w:p w14:paraId="0B169EDE" w14:textId="77777777" w:rsidR="00C27CF9" w:rsidRPr="0075006B" w:rsidRDefault="00C27CF9" w:rsidP="00C27CF9">
            <w:pPr>
              <w:spacing w:before="0" w:after="0"/>
              <w:ind w:right="205"/>
              <w:jc w:val="center"/>
              <w:rPr>
                <w:szCs w:val="24"/>
              </w:rPr>
            </w:pPr>
            <w:r w:rsidRPr="0075006B">
              <w:rPr>
                <w:szCs w:val="24"/>
              </w:rPr>
              <w:t>154.6281</w:t>
            </w:r>
          </w:p>
        </w:tc>
        <w:tc>
          <w:tcPr>
            <w:tcW w:w="617" w:type="pct"/>
            <w:shd w:val="clear" w:color="auto" w:fill="auto"/>
            <w:vAlign w:val="center"/>
          </w:tcPr>
          <w:p w14:paraId="7DD968FC" w14:textId="77777777" w:rsidR="00C27CF9" w:rsidRPr="0075006B" w:rsidRDefault="00C27CF9" w:rsidP="00C27CF9">
            <w:pPr>
              <w:spacing w:before="0" w:after="0"/>
              <w:jc w:val="center"/>
              <w:rPr>
                <w:szCs w:val="24"/>
              </w:rPr>
            </w:pPr>
            <w:r w:rsidRPr="0075006B">
              <w:rPr>
                <w:szCs w:val="24"/>
              </w:rPr>
              <w:t>constant</w:t>
            </w:r>
          </w:p>
        </w:tc>
      </w:tr>
      <w:tr w:rsidR="00C27CF9" w14:paraId="693E8E20" w14:textId="77777777" w:rsidTr="00C27CF9">
        <w:tc>
          <w:tcPr>
            <w:tcW w:w="741" w:type="pct"/>
            <w:shd w:val="clear" w:color="auto" w:fill="auto"/>
            <w:vAlign w:val="center"/>
          </w:tcPr>
          <w:p w14:paraId="6FBF0E38" w14:textId="77777777" w:rsidR="00C27CF9" w:rsidRPr="0075006B" w:rsidRDefault="00C27CF9" w:rsidP="00C27CF9">
            <w:pPr>
              <w:spacing w:before="0" w:after="0"/>
              <w:ind w:left="318" w:hanging="284"/>
              <w:rPr>
                <w:szCs w:val="24"/>
              </w:rPr>
            </w:pPr>
            <w:r w:rsidRPr="0075006B">
              <w:rPr>
                <w:szCs w:val="24"/>
              </w:rPr>
              <w:t>Gibbsite</w:t>
            </w:r>
          </w:p>
        </w:tc>
        <w:tc>
          <w:tcPr>
            <w:tcW w:w="1240" w:type="pct"/>
            <w:shd w:val="clear" w:color="auto" w:fill="auto"/>
            <w:vAlign w:val="center"/>
          </w:tcPr>
          <w:p w14:paraId="0F915F80"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-10</w:t>
            </w:r>
          </w:p>
        </w:tc>
        <w:tc>
          <w:tcPr>
            <w:tcW w:w="596" w:type="pct"/>
            <w:shd w:val="clear" w:color="auto" w:fill="auto"/>
            <w:vAlign w:val="center"/>
          </w:tcPr>
          <w:p w14:paraId="57096D5E" w14:textId="77777777" w:rsidR="00C27CF9" w:rsidRPr="0075006B" w:rsidRDefault="00C27CF9" w:rsidP="00C27CF9">
            <w:pPr>
              <w:spacing w:before="0" w:after="0"/>
              <w:jc w:val="center"/>
              <w:rPr>
                <w:szCs w:val="24"/>
              </w:rPr>
            </w:pPr>
            <w:r w:rsidRPr="0075006B">
              <w:rPr>
                <w:szCs w:val="24"/>
              </w:rPr>
              <w:t>2.3500</w:t>
            </w:r>
          </w:p>
        </w:tc>
        <w:tc>
          <w:tcPr>
            <w:tcW w:w="846" w:type="pct"/>
            <w:shd w:val="clear" w:color="auto" w:fill="auto"/>
            <w:vAlign w:val="center"/>
          </w:tcPr>
          <w:p w14:paraId="1FB58E03" w14:textId="77777777" w:rsidR="00C27CF9" w:rsidRPr="0075006B" w:rsidRDefault="00C27CF9" w:rsidP="00C27CF9">
            <w:pPr>
              <w:spacing w:before="0" w:after="0"/>
              <w:ind w:right="123"/>
              <w:jc w:val="center"/>
              <w:rPr>
                <w:szCs w:val="24"/>
              </w:rPr>
            </w:pPr>
            <w:r w:rsidRPr="0075006B">
              <w:rPr>
                <w:szCs w:val="24"/>
              </w:rPr>
              <w:t>78.0037</w:t>
            </w:r>
          </w:p>
        </w:tc>
        <w:tc>
          <w:tcPr>
            <w:tcW w:w="960" w:type="pct"/>
            <w:shd w:val="clear" w:color="auto" w:fill="auto"/>
            <w:vAlign w:val="center"/>
          </w:tcPr>
          <w:p w14:paraId="1315BAEC" w14:textId="77777777" w:rsidR="00C27CF9" w:rsidRPr="0075006B" w:rsidRDefault="00C27CF9" w:rsidP="00C27CF9">
            <w:pPr>
              <w:spacing w:before="0" w:after="0"/>
              <w:ind w:right="205"/>
              <w:jc w:val="center"/>
              <w:rPr>
                <w:szCs w:val="24"/>
              </w:rPr>
            </w:pPr>
            <w:r w:rsidRPr="0075006B">
              <w:rPr>
                <w:szCs w:val="24"/>
              </w:rPr>
              <w:t>33.19306</w:t>
            </w:r>
          </w:p>
        </w:tc>
        <w:tc>
          <w:tcPr>
            <w:tcW w:w="617" w:type="pct"/>
            <w:shd w:val="clear" w:color="auto" w:fill="auto"/>
            <w:vAlign w:val="center"/>
          </w:tcPr>
          <w:p w14:paraId="43B09B31" w14:textId="77777777" w:rsidR="00C27CF9" w:rsidRPr="0075006B" w:rsidRDefault="00C27CF9" w:rsidP="00C27CF9">
            <w:pPr>
              <w:spacing w:before="0" w:after="0"/>
              <w:jc w:val="center"/>
              <w:rPr>
                <w:szCs w:val="24"/>
              </w:rPr>
            </w:pPr>
            <w:r w:rsidRPr="0075006B">
              <w:rPr>
                <w:szCs w:val="24"/>
              </w:rPr>
              <w:t>twothird</w:t>
            </w:r>
          </w:p>
        </w:tc>
      </w:tr>
      <w:tr w:rsidR="00C27CF9" w14:paraId="22C8ED05" w14:textId="77777777" w:rsidTr="00C27CF9">
        <w:tc>
          <w:tcPr>
            <w:tcW w:w="741" w:type="pct"/>
            <w:shd w:val="clear" w:color="auto" w:fill="auto"/>
            <w:vAlign w:val="center"/>
          </w:tcPr>
          <w:p w14:paraId="1FDF4DF9" w14:textId="77777777" w:rsidR="00C27CF9" w:rsidRPr="0075006B" w:rsidRDefault="00C27CF9" w:rsidP="00C27CF9">
            <w:pPr>
              <w:spacing w:before="0" w:after="0"/>
              <w:ind w:left="318" w:hanging="284"/>
              <w:rPr>
                <w:szCs w:val="24"/>
              </w:rPr>
            </w:pPr>
            <w:r w:rsidRPr="0075006B">
              <w:rPr>
                <w:szCs w:val="24"/>
              </w:rPr>
              <w:t>Siderite</w:t>
            </w:r>
          </w:p>
        </w:tc>
        <w:tc>
          <w:tcPr>
            <w:tcW w:w="1240" w:type="pct"/>
            <w:shd w:val="clear" w:color="auto" w:fill="auto"/>
            <w:vAlign w:val="center"/>
          </w:tcPr>
          <w:p w14:paraId="54BF15F5" w14:textId="77777777" w:rsidR="00C27CF9" w:rsidRPr="0075006B" w:rsidRDefault="00C27CF9" w:rsidP="00C27CF9">
            <w:pPr>
              <w:spacing w:before="0" w:after="0"/>
              <w:jc w:val="center"/>
              <w:rPr>
                <w:szCs w:val="24"/>
              </w:rPr>
            </w:pPr>
            <w:r w:rsidRPr="0075006B">
              <w:rPr>
                <w:szCs w:val="24"/>
              </w:rPr>
              <w:t>5.0×10</w:t>
            </w:r>
            <w:r w:rsidRPr="0075006B">
              <w:rPr>
                <w:szCs w:val="24"/>
                <w:vertAlign w:val="superscript"/>
              </w:rPr>
              <w:t>-9</w:t>
            </w:r>
          </w:p>
        </w:tc>
        <w:tc>
          <w:tcPr>
            <w:tcW w:w="596" w:type="pct"/>
            <w:shd w:val="clear" w:color="auto" w:fill="auto"/>
            <w:vAlign w:val="center"/>
          </w:tcPr>
          <w:p w14:paraId="41BA434D" w14:textId="77777777" w:rsidR="00C27CF9" w:rsidRPr="0075006B" w:rsidRDefault="00C27CF9" w:rsidP="00C27CF9">
            <w:pPr>
              <w:spacing w:before="0" w:after="0"/>
              <w:jc w:val="center"/>
              <w:rPr>
                <w:szCs w:val="24"/>
              </w:rPr>
            </w:pPr>
            <w:r w:rsidRPr="0075006B">
              <w:rPr>
                <w:szCs w:val="24"/>
              </w:rPr>
              <w:t>3.9600</w:t>
            </w:r>
          </w:p>
        </w:tc>
        <w:tc>
          <w:tcPr>
            <w:tcW w:w="846" w:type="pct"/>
            <w:shd w:val="clear" w:color="auto" w:fill="auto"/>
            <w:vAlign w:val="center"/>
          </w:tcPr>
          <w:p w14:paraId="21B4BF03" w14:textId="77777777" w:rsidR="00C27CF9" w:rsidRPr="0075006B" w:rsidRDefault="00C27CF9" w:rsidP="00C27CF9">
            <w:pPr>
              <w:spacing w:before="0" w:after="0"/>
              <w:ind w:right="123"/>
              <w:jc w:val="center"/>
              <w:rPr>
                <w:szCs w:val="24"/>
              </w:rPr>
            </w:pPr>
            <w:r w:rsidRPr="0075006B">
              <w:rPr>
                <w:szCs w:val="24"/>
              </w:rPr>
              <w:t>115.8564</w:t>
            </w:r>
          </w:p>
        </w:tc>
        <w:tc>
          <w:tcPr>
            <w:tcW w:w="960" w:type="pct"/>
            <w:shd w:val="clear" w:color="auto" w:fill="auto"/>
            <w:vAlign w:val="center"/>
          </w:tcPr>
          <w:p w14:paraId="2E1087FE" w14:textId="77777777" w:rsidR="00C27CF9" w:rsidRPr="0075006B" w:rsidRDefault="00C27CF9" w:rsidP="00C27CF9">
            <w:pPr>
              <w:spacing w:before="0" w:after="0"/>
              <w:ind w:right="205"/>
              <w:jc w:val="center"/>
              <w:rPr>
                <w:szCs w:val="24"/>
              </w:rPr>
            </w:pPr>
            <w:r w:rsidRPr="0075006B">
              <w:rPr>
                <w:szCs w:val="24"/>
              </w:rPr>
              <w:t>29.25667</w:t>
            </w:r>
          </w:p>
        </w:tc>
        <w:tc>
          <w:tcPr>
            <w:tcW w:w="617" w:type="pct"/>
            <w:shd w:val="clear" w:color="auto" w:fill="auto"/>
            <w:vAlign w:val="center"/>
          </w:tcPr>
          <w:p w14:paraId="4B3DF410" w14:textId="77777777" w:rsidR="00C27CF9" w:rsidRPr="0075006B" w:rsidRDefault="00C27CF9" w:rsidP="00C27CF9">
            <w:pPr>
              <w:spacing w:before="0" w:after="0"/>
              <w:jc w:val="center"/>
              <w:rPr>
                <w:szCs w:val="24"/>
              </w:rPr>
            </w:pPr>
            <w:r w:rsidRPr="0075006B">
              <w:rPr>
                <w:szCs w:val="24"/>
              </w:rPr>
              <w:t>twothird</w:t>
            </w:r>
          </w:p>
        </w:tc>
      </w:tr>
    </w:tbl>
    <w:p w14:paraId="11399F2D" w14:textId="77777777" w:rsidR="00C27CF9" w:rsidRPr="00D54C42" w:rsidRDefault="004E7FA7" w:rsidP="00C27CF9">
      <w:pPr>
        <w:pStyle w:val="Simpleline"/>
      </w:pPr>
      <m:oMath>
        <m:sSubSup>
          <m:sSubSupPr>
            <m:ctrlPr>
              <w:rPr>
                <w:rFonts w:ascii="Cambria Math" w:hAnsi="Cambria Math"/>
              </w:rPr>
            </m:ctrlPr>
          </m:sSubSupPr>
          <m:e>
            <m:r>
              <m:rPr>
                <m:sty m:val="p"/>
              </m:rPr>
              <w:rPr>
                <w:rFonts w:ascii="Cambria Math" w:hAnsi="Cambria Math"/>
              </w:rPr>
              <m:t>k</m:t>
            </m:r>
          </m:e>
          <m:sub>
            <m:r>
              <w:rPr>
                <w:rFonts w:ascii="Cambria Math" w:hAnsi="Cambria Math"/>
              </w:rPr>
              <m:t>i</m:t>
            </m:r>
          </m:sub>
          <m:sup>
            <m:r>
              <m:rPr>
                <m:sty m:val="p"/>
              </m:rPr>
              <w:rPr>
                <w:rFonts w:ascii="Cambria Math" w:hAnsi="Cambria Math"/>
              </w:rPr>
              <m:t>m,0</m:t>
            </m:r>
          </m:sup>
        </m:sSubSup>
      </m:oMath>
      <w:r w:rsidR="00C27CF9" w:rsidRPr="00D54C42">
        <w:rPr>
          <w:rFonts w:hint="eastAsia"/>
        </w:rPr>
        <w:t xml:space="preserve"> is the initial rate constant for the dissolution of the minerals </w:t>
      </w:r>
    </w:p>
    <w:p w14:paraId="6A9C4A53" w14:textId="77777777" w:rsidR="0075006B" w:rsidRPr="00990FF2" w:rsidRDefault="0075006B" w:rsidP="00AA22E8">
      <w:pPr>
        <w:rPr>
          <w:sz w:val="16"/>
          <w:szCs w:val="16"/>
        </w:rPr>
      </w:pPr>
    </w:p>
    <w:p w14:paraId="08DC4F36" w14:textId="77777777" w:rsidR="00AA22E8" w:rsidRPr="00ED3698" w:rsidRDefault="00AA22E8" w:rsidP="009D54B1">
      <w:pPr>
        <w:pStyle w:val="StyleHeading4Bold"/>
      </w:pPr>
      <w:bookmarkStart w:id="470" w:name="_Toc520374550"/>
      <w:r w:rsidRPr="00ED3698">
        <w:t>Results</w:t>
      </w:r>
      <w:bookmarkEnd w:id="470"/>
    </w:p>
    <w:p w14:paraId="06D7842A" w14:textId="72137F9F" w:rsidR="00AA22E8" w:rsidRDefault="00AA22E8" w:rsidP="00AA22E8">
      <w:pPr>
        <w:rPr>
          <w:lang w:eastAsia="zh-CN"/>
        </w:rPr>
      </w:pPr>
      <w:r w:rsidRPr="00ED3698">
        <w:t xml:space="preserve">The simulated </w:t>
      </w:r>
      <w:r w:rsidR="0075006B">
        <w:t xml:space="preserve">spatial </w:t>
      </w:r>
      <w:r w:rsidRPr="00ED3698">
        <w:t>profile</w:t>
      </w:r>
      <w:r>
        <w:t>s of porosity, hydraulic conductivity and hydraulic head</w:t>
      </w:r>
      <w:r w:rsidRPr="00ED3698">
        <w:t xml:space="preserve"> </w:t>
      </w:r>
      <w:r>
        <w:rPr>
          <w:rFonts w:hint="eastAsia"/>
          <w:lang w:eastAsia="zh-CN"/>
        </w:rPr>
        <w:t xml:space="preserve">at </w:t>
      </w:r>
      <w:r>
        <w:t xml:space="preserve">10, 100 and 1000 years and flux time curve at </w:t>
      </w:r>
      <w:r w:rsidR="0075006B">
        <w:t xml:space="preserve">the </w:t>
      </w:r>
      <w:r>
        <w:t>outflow boundary</w:t>
      </w:r>
      <w:r w:rsidRPr="00ED3698">
        <w:t xml:space="preserve"> </w:t>
      </w:r>
      <w:r>
        <w:t>are</w:t>
      </w:r>
      <w:r w:rsidRPr="00ED3698">
        <w:t xml:space="preserve"> </w:t>
      </w:r>
      <w:r>
        <w:t>depicted</w:t>
      </w:r>
      <w:r w:rsidRPr="00ED3698">
        <w:t xml:space="preserve"> in</w:t>
      </w:r>
      <w:r>
        <w:t xml:space="preserve"> </w:t>
      </w:r>
      <w:r w:rsidR="005F5019">
        <w:fldChar w:fldCharType="begin"/>
      </w:r>
      <w:r>
        <w:instrText xml:space="preserve"> REF _Ref361848540 \h </w:instrText>
      </w:r>
      <w:r w:rsidR="005F5019">
        <w:fldChar w:fldCharType="separate"/>
      </w:r>
      <w:r w:rsidR="00B560DA">
        <w:t xml:space="preserve">Figure </w:t>
      </w:r>
      <w:r w:rsidR="00B560DA">
        <w:rPr>
          <w:noProof/>
        </w:rPr>
        <w:t>2</w:t>
      </w:r>
      <w:r w:rsidR="00B560DA">
        <w:t>.</w:t>
      </w:r>
      <w:r w:rsidR="00B560DA">
        <w:rPr>
          <w:noProof/>
        </w:rPr>
        <w:t>37</w:t>
      </w:r>
      <w:r w:rsidR="005F5019">
        <w:fldChar w:fldCharType="end"/>
      </w:r>
      <w:r>
        <w:t xml:space="preserve">, and the profiles of volume fraction of all six minerals are depicted in </w:t>
      </w:r>
      <w:r w:rsidR="005F5019">
        <w:fldChar w:fldCharType="begin"/>
      </w:r>
      <w:r>
        <w:instrText xml:space="preserve"> REF _Ref361848801 \h </w:instrText>
      </w:r>
      <w:r w:rsidR="005F5019">
        <w:fldChar w:fldCharType="separate"/>
      </w:r>
      <w:r w:rsidR="00B560DA">
        <w:t xml:space="preserve">Figure </w:t>
      </w:r>
      <w:r w:rsidR="00B560DA">
        <w:rPr>
          <w:noProof/>
        </w:rPr>
        <w:t>2</w:t>
      </w:r>
      <w:r w:rsidR="00B560DA">
        <w:t>.</w:t>
      </w:r>
      <w:r w:rsidR="00B560DA">
        <w:rPr>
          <w:noProof/>
        </w:rPr>
        <w:t>38</w:t>
      </w:r>
      <w:r w:rsidR="005F5019">
        <w:fldChar w:fldCharType="end"/>
      </w:r>
      <w:r w:rsidR="004474F5">
        <w:t xml:space="preserve">.  </w:t>
      </w:r>
      <w:r w:rsidRPr="00ED3698">
        <w:t>With the intrusion of the low pH</w:t>
      </w:r>
      <w:r>
        <w:t xml:space="preserve"> and high pe</w:t>
      </w:r>
      <w:r w:rsidRPr="00ED3698">
        <w:t xml:space="preserve"> solution from the left boundary, calcite dissolves and</w:t>
      </w:r>
      <w:r>
        <w:t xml:space="preserve"> other minerals like gypsum, siderite, gibbsite, ferrihydrite and jarosite dissolve/precipitate depending on the time and location and thus forming various porosity peaks along the profile at different time level</w:t>
      </w:r>
      <w:r w:rsidR="0075006B">
        <w:t>s</w:t>
      </w:r>
      <w:r w:rsidR="004474F5">
        <w:t xml:space="preserve">.  </w:t>
      </w:r>
      <w:r w:rsidRPr="00464F22">
        <w:t>Consequently, the porosity decreases near the infiltration boundary</w:t>
      </w:r>
      <w:r w:rsidR="004474F5">
        <w:t xml:space="preserve">.  </w:t>
      </w:r>
      <w:r w:rsidRPr="00464F22">
        <w:t xml:space="preserve">At 10 years, the minimum porosity reduces from the initial value of 0.35 to 0.05 at 0.25 m, showing </w:t>
      </w:r>
      <w:r w:rsidR="0075006B">
        <w:t>a</w:t>
      </w:r>
      <w:r w:rsidRPr="00464F22">
        <w:t xml:space="preserve"> tendency of clogging</w:t>
      </w:r>
      <w:r w:rsidR="004474F5">
        <w:t xml:space="preserve">.  </w:t>
      </w:r>
      <w:r w:rsidRPr="00464F22">
        <w:t>The “clogging” point develops and moves further</w:t>
      </w:r>
      <w:r w:rsidR="004474F5">
        <w:t xml:space="preserve">.  </w:t>
      </w:r>
      <w:r w:rsidRPr="00464F22">
        <w:t>After 100 years, however, the clogging point moves slowly (</w:t>
      </w:r>
      <w:r w:rsidR="005F5019">
        <w:fldChar w:fldCharType="begin"/>
      </w:r>
      <w:r>
        <w:instrText xml:space="preserve"> REF _Ref361848540 \h </w:instrText>
      </w:r>
      <w:r w:rsidR="005F5019">
        <w:fldChar w:fldCharType="separate"/>
      </w:r>
      <w:r w:rsidR="00B560DA">
        <w:t xml:space="preserve">Figure </w:t>
      </w:r>
      <w:r w:rsidR="00B560DA">
        <w:rPr>
          <w:noProof/>
        </w:rPr>
        <w:t>2</w:t>
      </w:r>
      <w:r w:rsidR="00B560DA">
        <w:t>.</w:t>
      </w:r>
      <w:r w:rsidR="00B560DA">
        <w:rPr>
          <w:noProof/>
        </w:rPr>
        <w:t>37</w:t>
      </w:r>
      <w:r w:rsidR="005F5019">
        <w:fldChar w:fldCharType="end"/>
      </w:r>
      <w:r w:rsidRPr="00464F22">
        <w:t xml:space="preserve"> top left)</w:t>
      </w:r>
      <w:r w:rsidR="004474F5">
        <w:t xml:space="preserve">.  </w:t>
      </w:r>
      <w:r w:rsidRPr="00464F22">
        <w:t xml:space="preserve">The flux </w:t>
      </w:r>
      <w:r w:rsidR="0075006B">
        <w:t xml:space="preserve">also </w:t>
      </w:r>
      <w:r w:rsidRPr="00464F22">
        <w:t xml:space="preserve">decreases </w:t>
      </w:r>
      <w:r w:rsidR="0075006B">
        <w:t>over time due to the associated permeability reduction</w:t>
      </w:r>
      <w:r>
        <w:t xml:space="preserve"> </w:t>
      </w:r>
      <w:r w:rsidRPr="00464F22">
        <w:t>(</w:t>
      </w:r>
      <w:r w:rsidR="005F5019">
        <w:fldChar w:fldCharType="begin"/>
      </w:r>
      <w:r>
        <w:instrText xml:space="preserve"> REF _Ref361848540 \h </w:instrText>
      </w:r>
      <w:r w:rsidR="005F5019">
        <w:fldChar w:fldCharType="separate"/>
      </w:r>
      <w:r w:rsidR="00B560DA">
        <w:t xml:space="preserve">Figure </w:t>
      </w:r>
      <w:r w:rsidR="00B560DA">
        <w:rPr>
          <w:noProof/>
        </w:rPr>
        <w:t>2</w:t>
      </w:r>
      <w:r w:rsidR="00B560DA">
        <w:t>.</w:t>
      </w:r>
      <w:r w:rsidR="00B560DA">
        <w:rPr>
          <w:noProof/>
        </w:rPr>
        <w:t>37</w:t>
      </w:r>
      <w:r w:rsidR="005F5019">
        <w:fldChar w:fldCharType="end"/>
      </w:r>
      <w:r w:rsidRPr="00464F22">
        <w:t xml:space="preserve"> </w:t>
      </w:r>
      <w:r>
        <w:t>bottom right</w:t>
      </w:r>
      <w:r w:rsidRPr="00464F22">
        <w:t>).</w:t>
      </w:r>
    </w:p>
    <w:p w14:paraId="14F605EB" w14:textId="7D8483BE" w:rsidR="00FF5722" w:rsidRDefault="00FF5722" w:rsidP="00FF5722">
      <w:r>
        <w:t xml:space="preserve">The comparison of simulated results by </w:t>
      </w:r>
      <w:r w:rsidR="0076771D">
        <w:t>MIN3P-THCm</w:t>
      </w:r>
      <w:r>
        <w:t xml:space="preserve"> with those calculated by </w:t>
      </w:r>
      <w:r>
        <w:lastRenderedPageBreak/>
        <w:t>TOUGHREACT, P</w:t>
      </w:r>
      <w:r w:rsidR="005D23C2">
        <w:t>F</w:t>
      </w:r>
      <w:r>
        <w:t xml:space="preserve">lotran and CrunchFlow show very good agreement (Xie </w:t>
      </w:r>
      <w:r w:rsidR="004474F5">
        <w:t xml:space="preserve">et al. </w:t>
      </w:r>
      <w:r>
        <w:t>20</w:t>
      </w:r>
      <w:r>
        <w:rPr>
          <w:rFonts w:hint="eastAsia"/>
          <w:lang w:eastAsia="zh-CN"/>
        </w:rPr>
        <w:t>1</w:t>
      </w:r>
      <w:r w:rsidR="005D23C2">
        <w:rPr>
          <w:lang w:eastAsia="zh-CN"/>
        </w:rPr>
        <w:t>4</w:t>
      </w:r>
      <w:r>
        <w:t>).</w:t>
      </w:r>
    </w:p>
    <w:p w14:paraId="3D4DC6DD" w14:textId="77777777" w:rsidR="00FF5722" w:rsidRDefault="00FF5722" w:rsidP="00FF5722">
      <w:pPr>
        <w:pStyle w:val="Simpleline"/>
      </w:pPr>
    </w:p>
    <w:p w14:paraId="6BD2D27E" w14:textId="77777777" w:rsidR="00A95059" w:rsidRPr="00192E8E" w:rsidRDefault="00A95059" w:rsidP="00A95059">
      <w:pPr>
        <w:pStyle w:val="StyleHeading4Bold"/>
      </w:pPr>
      <w:bookmarkStart w:id="471" w:name="_Toc520374551"/>
      <w:r>
        <w:t>File locations</w:t>
      </w:r>
      <w:bookmarkEnd w:id="471"/>
    </w:p>
    <w:p w14:paraId="11E20D2F" w14:textId="77777777" w:rsidR="00FF5722" w:rsidRPr="00ED3698" w:rsidRDefault="00FF5722" w:rsidP="00FF5722">
      <w:r w:rsidRPr="00ED3698">
        <w:t>The input file for the benchmark can be found under</w:t>
      </w:r>
    </w:p>
    <w:p w14:paraId="28207CA6" w14:textId="77777777" w:rsidR="00FF5722" w:rsidRDefault="004B0811" w:rsidP="00FF5722">
      <w:pPr>
        <w:rPr>
          <w:i/>
        </w:rPr>
      </w:pPr>
      <w:r>
        <w:rPr>
          <w:i/>
        </w:rPr>
        <w:t>.\benchmarks\benchmarks_standard\</w:t>
      </w:r>
      <w:r w:rsidR="00F946F9">
        <w:rPr>
          <w:i/>
        </w:rPr>
        <w:t>reactran\</w:t>
      </w:r>
      <w:r w:rsidR="00FF5722">
        <w:rPr>
          <w:i/>
        </w:rPr>
        <w:t>perm3_new</w:t>
      </w:r>
    </w:p>
    <w:p w14:paraId="015AA51B" w14:textId="77777777" w:rsidR="0075006B" w:rsidRPr="00ED3698" w:rsidRDefault="00990FF2" w:rsidP="00FF5722">
      <w:pPr>
        <w:rPr>
          <w:i/>
        </w:rPr>
      </w:pPr>
      <w:r>
        <w:t>Database can be found under:  .\benchmarks\</w:t>
      </w:r>
      <w:r w:rsidR="0075006B" w:rsidRPr="0075006B">
        <w:rPr>
          <w:i/>
        </w:rPr>
        <w:t xml:space="preserve">database\default  </w:t>
      </w:r>
    </w:p>
    <w:p w14:paraId="0D7CA426" w14:textId="77777777" w:rsidR="00FF5722" w:rsidRDefault="00FF5722" w:rsidP="00AA22E8">
      <w:pPr>
        <w:rPr>
          <w:lang w:eastAsia="zh-CN"/>
        </w:rPr>
      </w:pPr>
    </w:p>
    <w:p w14:paraId="01B20726" w14:textId="77777777" w:rsidR="00AA22E8" w:rsidRDefault="00AA22E8" w:rsidP="00AA22E8">
      <w:pPr>
        <w:keepNext/>
        <w:ind w:left="720" w:hanging="720"/>
      </w:pPr>
      <w:r>
        <w:rPr>
          <w:noProof/>
          <w:lang w:val="en-CA" w:eastAsia="zh-CN"/>
        </w:rPr>
        <w:drawing>
          <wp:inline distT="0" distB="0" distL="0" distR="0" wp14:anchorId="410C4EE4" wp14:editId="103B519B">
            <wp:extent cx="5486400" cy="440891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486400" cy="4408918"/>
                    </a:xfrm>
                    <a:prstGeom prst="rect">
                      <a:avLst/>
                    </a:prstGeom>
                    <a:noFill/>
                    <a:ln>
                      <a:noFill/>
                    </a:ln>
                  </pic:spPr>
                </pic:pic>
              </a:graphicData>
            </a:graphic>
          </wp:inline>
        </w:drawing>
      </w:r>
    </w:p>
    <w:p w14:paraId="25C8E468" w14:textId="40570D63" w:rsidR="00AA22E8" w:rsidRDefault="00AA22E8" w:rsidP="00AA22E8">
      <w:pPr>
        <w:pStyle w:val="Caption"/>
      </w:pPr>
      <w:bookmarkStart w:id="472" w:name="_Ref361848540"/>
      <w:bookmarkStart w:id="473" w:name="_Toc520375053"/>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37</w:t>
      </w:r>
      <w:r w:rsidR="00183C7C">
        <w:fldChar w:fldCharType="end"/>
      </w:r>
      <w:bookmarkEnd w:id="472"/>
      <w:r w:rsidR="00767E37">
        <w:t xml:space="preserve">: </w:t>
      </w:r>
      <w:r w:rsidR="005D23C2">
        <w:t>Spatial p</w:t>
      </w:r>
      <w:r w:rsidRPr="00E62DCF">
        <w:t xml:space="preserve">rofiles of porosity, </w:t>
      </w:r>
      <w:r>
        <w:t>hydraulic head, hydraulic conductivity</w:t>
      </w:r>
      <w:r w:rsidRPr="00E62DCF">
        <w:t xml:space="preserve"> at 10, 100 and 120 years, </w:t>
      </w:r>
      <w:r w:rsidR="005D23C2" w:rsidRPr="00E62DCF">
        <w:t xml:space="preserve">and </w:t>
      </w:r>
      <w:r w:rsidR="005D23C2" w:rsidRPr="0048236F">
        <w:rPr>
          <w:iCs/>
        </w:rPr>
        <w:t>flux</w:t>
      </w:r>
      <w:r w:rsidR="005D23C2">
        <w:rPr>
          <w:rFonts w:hint="eastAsia"/>
          <w:iCs/>
          <w:lang w:eastAsia="zh-CN"/>
        </w:rPr>
        <w:t xml:space="preserve"> time curve</w:t>
      </w:r>
      <w:r w:rsidR="005D23C2" w:rsidRPr="0048236F">
        <w:rPr>
          <w:iCs/>
        </w:rPr>
        <w:t xml:space="preserve"> </w:t>
      </w:r>
      <w:r w:rsidR="005D23C2">
        <w:rPr>
          <w:iCs/>
        </w:rPr>
        <w:t xml:space="preserve">at </w:t>
      </w:r>
      <w:r w:rsidR="005D23C2" w:rsidRPr="0048236F">
        <w:rPr>
          <w:iCs/>
        </w:rPr>
        <w:t>the outflow boundary simulated</w:t>
      </w:r>
      <w:r w:rsidR="005D23C2" w:rsidRPr="00E62DCF">
        <w:t xml:space="preserve"> by</w:t>
      </w:r>
      <w:r w:rsidR="005D23C2">
        <w:t xml:space="preserve"> </w:t>
      </w:r>
      <w:r w:rsidR="0076771D">
        <w:t>MIN3P-THCm</w:t>
      </w:r>
      <w:r w:rsidRPr="00E62DCF">
        <w:t xml:space="preserve">, TOUGHREACT, </w:t>
      </w:r>
      <w:r>
        <w:t>P</w:t>
      </w:r>
      <w:r w:rsidR="005D23C2">
        <w:t>F</w:t>
      </w:r>
      <w:r>
        <w:t>lotran, HP1</w:t>
      </w:r>
      <w:r w:rsidRPr="00E62DCF">
        <w:t xml:space="preserve"> and </w:t>
      </w:r>
      <w:r>
        <w:t xml:space="preserve">CrunchFlow (Xie </w:t>
      </w:r>
      <w:r w:rsidR="004474F5">
        <w:t xml:space="preserve">et al. </w:t>
      </w:r>
      <w:r>
        <w:t>201</w:t>
      </w:r>
      <w:r w:rsidR="005D23C2">
        <w:t>4</w:t>
      </w:r>
      <w:r>
        <w:t>).</w:t>
      </w:r>
      <w:bookmarkEnd w:id="473"/>
    </w:p>
    <w:p w14:paraId="26EF3055" w14:textId="77777777" w:rsidR="00AA22E8" w:rsidRDefault="00AA22E8" w:rsidP="00C74E04">
      <w:pPr>
        <w:pStyle w:val="Simpleline"/>
      </w:pPr>
    </w:p>
    <w:p w14:paraId="411DE4BD" w14:textId="77777777" w:rsidR="00AA22E8" w:rsidRDefault="00AA22E8" w:rsidP="00AA22E8">
      <w:pPr>
        <w:keepNext/>
      </w:pPr>
      <w:r>
        <w:rPr>
          <w:noProof/>
          <w:lang w:val="en-CA" w:eastAsia="zh-CN"/>
        </w:rPr>
        <w:lastRenderedPageBreak/>
        <w:drawing>
          <wp:inline distT="0" distB="0" distL="0" distR="0" wp14:anchorId="4EB65371" wp14:editId="43ABEF5E">
            <wp:extent cx="5220586" cy="723786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221973" cy="7239788"/>
                    </a:xfrm>
                    <a:prstGeom prst="rect">
                      <a:avLst/>
                    </a:prstGeom>
                    <a:noFill/>
                    <a:ln>
                      <a:noFill/>
                    </a:ln>
                  </pic:spPr>
                </pic:pic>
              </a:graphicData>
            </a:graphic>
          </wp:inline>
        </w:drawing>
      </w:r>
    </w:p>
    <w:p w14:paraId="32DCFD2A" w14:textId="4F5C4955" w:rsidR="00AA22E8" w:rsidRDefault="00AA22E8" w:rsidP="00AA22E8">
      <w:pPr>
        <w:pStyle w:val="Caption"/>
      </w:pPr>
      <w:bookmarkStart w:id="474" w:name="_Ref361848801"/>
      <w:bookmarkStart w:id="475" w:name="_Toc520375054"/>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38</w:t>
      </w:r>
      <w:r w:rsidR="00183C7C">
        <w:fldChar w:fldCharType="end"/>
      </w:r>
      <w:bookmarkEnd w:id="474"/>
      <w:r w:rsidR="00142D8D">
        <w:t xml:space="preserve">: </w:t>
      </w:r>
      <w:r w:rsidRPr="00464F22">
        <w:t xml:space="preserve">Comparison of </w:t>
      </w:r>
      <w:r w:rsidR="005D23C2">
        <w:t xml:space="preserve">spatial </w:t>
      </w:r>
      <w:r w:rsidRPr="00464F22">
        <w:t>volume fraction profiles (B3) of calcite, gypsum, ferrihydrite,</w:t>
      </w:r>
      <w:r w:rsidR="005D23C2">
        <w:t xml:space="preserve"> </w:t>
      </w:r>
      <w:r w:rsidRPr="00464F22">
        <w:t xml:space="preserve">gibbsite, siderite and jarosite at 10, 100 and 300 years simulated by </w:t>
      </w:r>
      <w:r w:rsidR="0076771D">
        <w:t>MIN3P-THCm</w:t>
      </w:r>
      <w:r>
        <w:t>,</w:t>
      </w:r>
      <w:r w:rsidRPr="00464F22">
        <w:t xml:space="preserve"> TOUGHREACT, </w:t>
      </w:r>
      <w:r>
        <w:t>P</w:t>
      </w:r>
      <w:r w:rsidR="005D23C2">
        <w:t>F</w:t>
      </w:r>
      <w:r>
        <w:t>lotran</w:t>
      </w:r>
      <w:r w:rsidRPr="00464F22">
        <w:t xml:space="preserve">, HP1 and </w:t>
      </w:r>
      <w:r>
        <w:t xml:space="preserve">CrunchFlow (Xie </w:t>
      </w:r>
      <w:r w:rsidR="004474F5">
        <w:t xml:space="preserve">et al. </w:t>
      </w:r>
      <w:r>
        <w:t>201</w:t>
      </w:r>
      <w:r w:rsidR="005D23C2">
        <w:t>4</w:t>
      </w:r>
      <w:r>
        <w:t>)</w:t>
      </w:r>
      <w:bookmarkEnd w:id="475"/>
    </w:p>
    <w:p w14:paraId="62E915F6" w14:textId="77777777" w:rsidR="00AA22E8" w:rsidRDefault="00AA22E8" w:rsidP="00C74E04">
      <w:pPr>
        <w:pStyle w:val="Simpleline"/>
      </w:pPr>
    </w:p>
    <w:p w14:paraId="22FC792D" w14:textId="77777777" w:rsidR="00AA22E8" w:rsidRPr="00ED3698" w:rsidRDefault="00AA22E8" w:rsidP="00683FEC">
      <w:pPr>
        <w:pStyle w:val="Heading3"/>
      </w:pPr>
      <w:bookmarkStart w:id="476" w:name="_Ref364354516"/>
      <w:bookmarkStart w:id="477" w:name="_Ref366597110"/>
      <w:bookmarkStart w:id="478" w:name="_Toc520374552"/>
      <w:r>
        <w:rPr>
          <w:rFonts w:hint="eastAsia"/>
          <w:lang w:eastAsia="zh-CN"/>
        </w:rPr>
        <w:lastRenderedPageBreak/>
        <w:t xml:space="preserve">Linear </w:t>
      </w:r>
      <w:r>
        <w:rPr>
          <w:lang w:eastAsia="zh-CN"/>
        </w:rPr>
        <w:t>retardation</w:t>
      </w:r>
      <w:r>
        <w:rPr>
          <w:rFonts w:hint="eastAsia"/>
          <w:lang w:eastAsia="zh-CN"/>
        </w:rPr>
        <w:t xml:space="preserve"> of </w:t>
      </w:r>
      <w:r w:rsidR="005D23C2">
        <w:rPr>
          <w:lang w:eastAsia="zh-CN"/>
        </w:rPr>
        <w:t>PCE</w:t>
      </w:r>
      <w:r>
        <w:rPr>
          <w:rFonts w:hint="eastAsia"/>
          <w:lang w:eastAsia="zh-CN"/>
        </w:rPr>
        <w:t xml:space="preserve"> and benzene</w:t>
      </w:r>
      <w:bookmarkEnd w:id="476"/>
      <w:bookmarkEnd w:id="477"/>
      <w:bookmarkEnd w:id="478"/>
    </w:p>
    <w:p w14:paraId="4AC18206" w14:textId="77777777" w:rsidR="00AA22E8" w:rsidRPr="00192E8E" w:rsidRDefault="00771FFF" w:rsidP="009D54B1">
      <w:pPr>
        <w:pStyle w:val="StyleHeading4Bold"/>
      </w:pPr>
      <w:bookmarkStart w:id="479" w:name="_Toc520374553"/>
      <w:r>
        <w:t>Problem definition</w:t>
      </w:r>
      <w:bookmarkEnd w:id="479"/>
    </w:p>
    <w:p w14:paraId="7CA5EF60" w14:textId="79E72B5F" w:rsidR="00AA22E8" w:rsidRPr="00ED3698" w:rsidRDefault="00AA22E8" w:rsidP="00AA22E8">
      <w:r w:rsidRPr="00ED3698">
        <w:rPr>
          <w:lang w:val="en-CA"/>
        </w:rPr>
        <w:t>This benchmark is a one dimensional problem</w:t>
      </w:r>
      <w:r>
        <w:rPr>
          <w:rFonts w:hint="eastAsia"/>
          <w:lang w:val="en-CA" w:eastAsia="zh-CN"/>
        </w:rPr>
        <w:t xml:space="preserve"> </w:t>
      </w:r>
      <w:r w:rsidR="005D23C2">
        <w:rPr>
          <w:lang w:val="en-CA" w:eastAsia="zh-CN"/>
        </w:rPr>
        <w:t>involving linear</w:t>
      </w:r>
      <w:r>
        <w:rPr>
          <w:rFonts w:hint="eastAsia"/>
          <w:lang w:val="en-CA" w:eastAsia="zh-CN"/>
        </w:rPr>
        <w:t xml:space="preserve"> </w:t>
      </w:r>
      <w:r w:rsidR="005D23C2">
        <w:rPr>
          <w:lang w:val="en-CA" w:eastAsia="zh-CN"/>
        </w:rPr>
        <w:t>adsorption</w:t>
      </w:r>
      <w:r>
        <w:rPr>
          <w:rFonts w:hint="eastAsia"/>
          <w:lang w:val="en-CA" w:eastAsia="zh-CN"/>
        </w:rPr>
        <w:t xml:space="preserve"> of contaminants </w:t>
      </w:r>
      <w:r w:rsidR="005D23C2">
        <w:rPr>
          <w:lang w:val="en-CA" w:eastAsia="zh-CN"/>
        </w:rPr>
        <w:t xml:space="preserve">during </w:t>
      </w:r>
      <w:r>
        <w:rPr>
          <w:rFonts w:hint="eastAsia"/>
          <w:lang w:val="en-CA" w:eastAsia="zh-CN"/>
        </w:rPr>
        <w:t>advecti</w:t>
      </w:r>
      <w:r w:rsidR="005D23C2">
        <w:rPr>
          <w:lang w:val="en-CA" w:eastAsia="zh-CN"/>
        </w:rPr>
        <w:t>ve-</w:t>
      </w:r>
      <w:r>
        <w:rPr>
          <w:rFonts w:hint="eastAsia"/>
          <w:lang w:val="en-CA" w:eastAsia="zh-CN"/>
        </w:rPr>
        <w:t>diffusi</w:t>
      </w:r>
      <w:r w:rsidR="005D23C2">
        <w:rPr>
          <w:lang w:val="en-CA" w:eastAsia="zh-CN"/>
        </w:rPr>
        <w:t>ve</w:t>
      </w:r>
      <w:r>
        <w:rPr>
          <w:rFonts w:hint="eastAsia"/>
          <w:lang w:val="en-CA" w:eastAsia="zh-CN"/>
        </w:rPr>
        <w:t xml:space="preserve"> </w:t>
      </w:r>
      <w:r w:rsidR="005D23C2">
        <w:rPr>
          <w:lang w:val="en-CA" w:eastAsia="zh-CN"/>
        </w:rPr>
        <w:t xml:space="preserve">transport </w:t>
      </w:r>
      <w:r>
        <w:rPr>
          <w:rFonts w:hint="eastAsia"/>
          <w:lang w:val="en-CA" w:eastAsia="zh-CN"/>
        </w:rPr>
        <w:t>in saturated porous media</w:t>
      </w:r>
      <w:r w:rsidR="005D23C2">
        <w:rPr>
          <w:lang w:val="en-CA" w:eastAsia="zh-CN"/>
        </w:rPr>
        <w:t xml:space="preserve"> under steady-state flow conditions</w:t>
      </w:r>
      <w:r w:rsidR="004474F5">
        <w:rPr>
          <w:rFonts w:hint="eastAsia"/>
          <w:lang w:val="en-CA" w:eastAsia="zh-CN"/>
        </w:rPr>
        <w:t xml:space="preserve">.  </w:t>
      </w:r>
      <w:r>
        <w:rPr>
          <w:rFonts w:hint="eastAsia"/>
          <w:lang w:val="en-CA" w:eastAsia="zh-CN"/>
        </w:rPr>
        <w:t>The NAPL (non-aqueous phase liquid) contaminants considered are PCE (C</w:t>
      </w:r>
      <w:r w:rsidRPr="00372BDD">
        <w:rPr>
          <w:vertAlign w:val="subscript"/>
          <w:lang w:val="en-CA" w:eastAsia="zh-CN"/>
        </w:rPr>
        <w:t>2</w:t>
      </w:r>
      <w:r>
        <w:rPr>
          <w:rFonts w:hint="eastAsia"/>
          <w:lang w:val="en-CA" w:eastAsia="zh-CN"/>
        </w:rPr>
        <w:t>C</w:t>
      </w:r>
      <w:r w:rsidRPr="00372BDD">
        <w:rPr>
          <w:lang w:val="en-CA" w:eastAsia="zh-CN"/>
        </w:rPr>
        <w:t>l</w:t>
      </w:r>
      <w:r w:rsidRPr="00372BDD">
        <w:rPr>
          <w:vertAlign w:val="subscript"/>
          <w:lang w:val="en-CA" w:eastAsia="zh-CN"/>
        </w:rPr>
        <w:t>4</w:t>
      </w:r>
      <w:r>
        <w:rPr>
          <w:rFonts w:hint="eastAsia"/>
          <w:lang w:val="en-CA" w:eastAsia="zh-CN"/>
        </w:rPr>
        <w:t>) and benzene (C</w:t>
      </w:r>
      <w:r w:rsidRPr="00372BDD">
        <w:rPr>
          <w:rFonts w:hint="eastAsia"/>
          <w:vertAlign w:val="subscript"/>
          <w:lang w:val="en-CA" w:eastAsia="zh-CN"/>
        </w:rPr>
        <w:t>6</w:t>
      </w:r>
      <w:r>
        <w:rPr>
          <w:rFonts w:hint="eastAsia"/>
          <w:lang w:val="en-CA" w:eastAsia="zh-CN"/>
        </w:rPr>
        <w:t>H</w:t>
      </w:r>
      <w:r w:rsidRPr="00372BDD">
        <w:rPr>
          <w:rFonts w:hint="eastAsia"/>
          <w:vertAlign w:val="subscript"/>
          <w:lang w:val="en-CA" w:eastAsia="zh-CN"/>
        </w:rPr>
        <w:t>6</w:t>
      </w:r>
      <w:r>
        <w:rPr>
          <w:rFonts w:hint="eastAsia"/>
          <w:lang w:val="en-CA" w:eastAsia="zh-CN"/>
        </w:rPr>
        <w:t>)</w:t>
      </w:r>
      <w:r w:rsidR="004474F5">
        <w:rPr>
          <w:rFonts w:hint="eastAsia"/>
          <w:lang w:val="en-CA" w:eastAsia="zh-CN"/>
        </w:rPr>
        <w:t xml:space="preserve">.  </w:t>
      </w:r>
      <w:r w:rsidR="005D23C2">
        <w:rPr>
          <w:lang w:val="en-CA" w:eastAsia="zh-CN"/>
        </w:rPr>
        <w:t xml:space="preserve">The </w:t>
      </w:r>
      <w:r w:rsidR="0076771D">
        <w:rPr>
          <w:lang w:val="en-CA" w:eastAsia="zh-CN"/>
        </w:rPr>
        <w:t>MIN3P-THCm</w:t>
      </w:r>
      <w:r w:rsidR="005D23C2">
        <w:rPr>
          <w:lang w:val="en-CA" w:eastAsia="zh-CN"/>
        </w:rPr>
        <w:t xml:space="preserve"> results are </w:t>
      </w:r>
      <w:r w:rsidR="00341D8C">
        <w:rPr>
          <w:rFonts w:hint="eastAsia"/>
          <w:lang w:val="en-CA" w:eastAsia="zh-CN"/>
        </w:rPr>
        <w:t xml:space="preserve">verified </w:t>
      </w:r>
      <w:r w:rsidR="005D23C2">
        <w:rPr>
          <w:lang w:val="en-CA" w:eastAsia="zh-CN"/>
        </w:rPr>
        <w:t>against an</w:t>
      </w:r>
      <w:r w:rsidR="00341D8C">
        <w:rPr>
          <w:rFonts w:hint="eastAsia"/>
          <w:lang w:val="en-CA" w:eastAsia="zh-CN"/>
        </w:rPr>
        <w:t xml:space="preserve"> </w:t>
      </w:r>
      <w:r>
        <w:rPr>
          <w:rFonts w:hint="eastAsia"/>
          <w:lang w:val="en-CA" w:eastAsia="zh-CN"/>
        </w:rPr>
        <w:t>analytical solution.</w:t>
      </w:r>
    </w:p>
    <w:p w14:paraId="04DD35DB" w14:textId="77777777" w:rsidR="00AA22E8" w:rsidRPr="00192E8E" w:rsidRDefault="00AA22E8" w:rsidP="009D54B1">
      <w:pPr>
        <w:pStyle w:val="StyleHeading4Bold"/>
      </w:pPr>
      <w:bookmarkStart w:id="480" w:name="_Toc520374554"/>
      <w:r w:rsidRPr="00192E8E">
        <w:t>Model set</w:t>
      </w:r>
      <w:r w:rsidR="005D23C2">
        <w:t>-</w:t>
      </w:r>
      <w:r w:rsidRPr="00192E8E">
        <w:t>up</w:t>
      </w:r>
      <w:bookmarkEnd w:id="480"/>
    </w:p>
    <w:p w14:paraId="3567CF54" w14:textId="7B5DA87B" w:rsidR="00AA22E8" w:rsidRPr="00161D29" w:rsidRDefault="00AA22E8" w:rsidP="00AA22E8">
      <w:pPr>
        <w:rPr>
          <w:szCs w:val="24"/>
          <w:lang w:eastAsia="zh-CN"/>
        </w:rPr>
      </w:pPr>
      <w:r w:rsidRPr="00ED3698">
        <w:rPr>
          <w:szCs w:val="24"/>
        </w:rPr>
        <w:t>A 1D model</w:t>
      </w:r>
      <w:r w:rsidR="005D23C2">
        <w:rPr>
          <w:szCs w:val="24"/>
        </w:rPr>
        <w:t>,</w:t>
      </w:r>
      <w:r w:rsidRPr="00ED3698">
        <w:rPr>
          <w:szCs w:val="24"/>
        </w:rPr>
        <w:t xml:space="preserve"> </w:t>
      </w:r>
      <w:r>
        <w:rPr>
          <w:rFonts w:hint="eastAsia"/>
          <w:szCs w:val="24"/>
          <w:lang w:eastAsia="zh-CN"/>
        </w:rPr>
        <w:t>100.0</w:t>
      </w:r>
      <w:r>
        <w:rPr>
          <w:szCs w:val="24"/>
          <w:lang w:eastAsia="zh-CN"/>
        </w:rPr>
        <w:t> </w:t>
      </w:r>
      <w:r w:rsidRPr="00ED3698">
        <w:rPr>
          <w:szCs w:val="24"/>
        </w:rPr>
        <w:t xml:space="preserve">m in </w:t>
      </w:r>
      <w:r>
        <w:rPr>
          <w:rFonts w:hint="eastAsia"/>
          <w:szCs w:val="24"/>
          <w:lang w:eastAsia="zh-CN"/>
        </w:rPr>
        <w:t>length</w:t>
      </w:r>
      <w:r w:rsidR="005D23C2">
        <w:rPr>
          <w:szCs w:val="24"/>
          <w:lang w:eastAsia="zh-CN"/>
        </w:rPr>
        <w:t>,</w:t>
      </w:r>
      <w:r w:rsidRPr="00ED3698">
        <w:rPr>
          <w:szCs w:val="24"/>
        </w:rPr>
        <w:t xml:space="preserve"> is discretized into </w:t>
      </w:r>
      <w:r>
        <w:rPr>
          <w:rFonts w:hint="eastAsia"/>
          <w:szCs w:val="24"/>
          <w:lang w:eastAsia="zh-CN"/>
        </w:rPr>
        <w:t>2001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Pr>
          <w:rFonts w:hint="eastAsia"/>
          <w:szCs w:val="24"/>
          <w:lang w:val="en-CA" w:eastAsia="zh-CN"/>
        </w:rPr>
        <w:t>0.05</w:t>
      </w:r>
      <w:r>
        <w:rPr>
          <w:szCs w:val="24"/>
          <w:lang w:eastAsia="zh-CN"/>
        </w:rPr>
        <w:t> </w:t>
      </w:r>
      <w:r w:rsidRPr="00ED3698">
        <w:rPr>
          <w:szCs w:val="24"/>
          <w:lang w:val="en-CA" w:eastAsia="en-CA"/>
        </w:rPr>
        <w:t>m for the interior control volumes and 0.</w:t>
      </w:r>
      <w:r>
        <w:rPr>
          <w:rFonts w:hint="eastAsia"/>
          <w:szCs w:val="24"/>
          <w:lang w:val="en-CA" w:eastAsia="zh-CN"/>
        </w:rPr>
        <w:t>025</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005D23C2">
        <w:rPr>
          <w:szCs w:val="24"/>
          <w:lang w:val="en-CA" w:eastAsia="zh-CN"/>
        </w:rPr>
        <w:t xml:space="preserve">Trasport simulations were carried out under </w:t>
      </w:r>
      <w:r>
        <w:rPr>
          <w:rFonts w:hint="eastAsia"/>
          <w:szCs w:val="24"/>
          <w:lang w:val="en-CA" w:eastAsia="zh-CN"/>
        </w:rPr>
        <w:t>steady-state saturated flow condition</w:t>
      </w:r>
      <w:r w:rsidR="005D23C2">
        <w:rPr>
          <w:szCs w:val="24"/>
          <w:lang w:val="en-CA" w:eastAsia="zh-CN"/>
        </w:rPr>
        <w:t>s</w:t>
      </w:r>
      <w:r w:rsidR="004474F5">
        <w:rPr>
          <w:szCs w:val="24"/>
          <w:lang w:val="en-CA" w:eastAsia="zh-CN"/>
        </w:rPr>
        <w:t xml:space="preserve">.  </w:t>
      </w:r>
      <w:r w:rsidR="005D23C2">
        <w:rPr>
          <w:szCs w:val="24"/>
          <w:lang w:val="en-CA" w:eastAsia="en-CA"/>
        </w:rPr>
        <w:t>The flow b</w:t>
      </w:r>
      <w:r w:rsidRPr="00ED3698">
        <w:rPr>
          <w:szCs w:val="24"/>
          <w:lang w:val="en-CA" w:eastAsia="en-CA"/>
        </w:rPr>
        <w:t xml:space="preserve">oundary conditions </w:t>
      </w:r>
      <w:r>
        <w:rPr>
          <w:rFonts w:hint="eastAsia"/>
          <w:szCs w:val="24"/>
          <w:lang w:val="en-CA" w:eastAsia="zh-CN"/>
        </w:rPr>
        <w:t xml:space="preserve">are constant hydraulic heads </w:t>
      </w:r>
      <w:r w:rsidR="005D23C2">
        <w:rPr>
          <w:szCs w:val="24"/>
          <w:lang w:val="en-CA" w:eastAsia="zh-CN"/>
        </w:rPr>
        <w:t>of</w:t>
      </w:r>
      <w:r>
        <w:rPr>
          <w:rFonts w:hint="eastAsia"/>
          <w:szCs w:val="24"/>
          <w:lang w:val="en-CA" w:eastAsia="zh-CN"/>
        </w:rPr>
        <w:t xml:space="preserve"> 1.0</w:t>
      </w:r>
      <w:r>
        <w:rPr>
          <w:szCs w:val="24"/>
          <w:lang w:eastAsia="zh-CN"/>
        </w:rPr>
        <w:t> </w:t>
      </w:r>
      <w:r>
        <w:rPr>
          <w:rFonts w:hint="eastAsia"/>
          <w:szCs w:val="24"/>
          <w:lang w:eastAsia="zh-CN"/>
        </w:rPr>
        <w:t>m</w:t>
      </w:r>
      <w:r w:rsidRPr="00ED3698">
        <w:rPr>
          <w:szCs w:val="24"/>
          <w:lang w:val="en-CA" w:eastAsia="en-CA"/>
        </w:rPr>
        <w:t xml:space="preserve"> </w:t>
      </w:r>
      <w:r w:rsidR="005D23C2">
        <w:rPr>
          <w:szCs w:val="24"/>
          <w:lang w:val="en-CA" w:eastAsia="en-CA"/>
        </w:rPr>
        <w:t>at</w:t>
      </w:r>
      <w:r>
        <w:rPr>
          <w:rFonts w:hint="eastAsia"/>
          <w:szCs w:val="24"/>
          <w:lang w:val="en-CA" w:eastAsia="zh-CN"/>
        </w:rPr>
        <w:t xml:space="preserve"> the left</w:t>
      </w:r>
      <w:r w:rsidRPr="00ED3698">
        <w:rPr>
          <w:szCs w:val="24"/>
          <w:lang w:val="en-CA" w:eastAsia="en-CA"/>
        </w:rPr>
        <w:t xml:space="preserve"> boundary and </w:t>
      </w:r>
      <w:r>
        <w:rPr>
          <w:rFonts w:hint="eastAsia"/>
          <w:szCs w:val="24"/>
          <w:lang w:val="en-CA" w:eastAsia="zh-CN"/>
        </w:rPr>
        <w:t>0.0 </w:t>
      </w:r>
      <w:r w:rsidRPr="00ED3698">
        <w:rPr>
          <w:szCs w:val="24"/>
          <w:lang w:val="en-CA" w:eastAsia="en-CA"/>
        </w:rPr>
        <w:t xml:space="preserve">m </w:t>
      </w:r>
      <w:r w:rsidR="005D23C2">
        <w:rPr>
          <w:szCs w:val="24"/>
          <w:lang w:val="en-CA" w:eastAsia="en-CA"/>
        </w:rPr>
        <w:t>at</w:t>
      </w:r>
      <w:r w:rsidRPr="00ED3698">
        <w:rPr>
          <w:szCs w:val="24"/>
          <w:lang w:val="en-CA" w:eastAsia="en-CA"/>
        </w:rPr>
        <w:t xml:space="preserve"> the </w:t>
      </w:r>
      <w:r>
        <w:rPr>
          <w:rFonts w:hint="eastAsia"/>
          <w:szCs w:val="24"/>
          <w:lang w:val="en-CA" w:eastAsia="zh-CN"/>
        </w:rPr>
        <w:t>right</w:t>
      </w:r>
      <w:r w:rsidRPr="00ED3698">
        <w:rPr>
          <w:szCs w:val="24"/>
          <w:lang w:val="en-CA" w:eastAsia="en-CA"/>
        </w:rPr>
        <w:t xml:space="preserve"> boundary</w:t>
      </w:r>
      <w:r w:rsidR="005D23C2">
        <w:rPr>
          <w:szCs w:val="24"/>
          <w:lang w:val="en-CA" w:eastAsia="en-CA"/>
        </w:rPr>
        <w:t>, respectively</w:t>
      </w:r>
      <w:r w:rsidR="004474F5">
        <w:rPr>
          <w:szCs w:val="24"/>
          <w:lang w:val="en-CA" w:eastAsia="en-CA"/>
        </w:rPr>
        <w:t xml:space="preserve">.  </w:t>
      </w:r>
      <w:r>
        <w:rPr>
          <w:rFonts w:hint="eastAsia"/>
          <w:szCs w:val="24"/>
          <w:lang w:val="en-CA" w:eastAsia="zh-CN"/>
        </w:rPr>
        <w:t xml:space="preserve">It </w:t>
      </w:r>
      <w:r w:rsidR="005D23C2">
        <w:rPr>
          <w:szCs w:val="24"/>
          <w:lang w:val="en-CA" w:eastAsia="zh-CN"/>
        </w:rPr>
        <w:t>i</w:t>
      </w:r>
      <w:r>
        <w:rPr>
          <w:rFonts w:hint="eastAsia"/>
          <w:szCs w:val="24"/>
          <w:lang w:val="en-CA" w:eastAsia="zh-CN"/>
        </w:rPr>
        <w:t xml:space="preserve">s assumed that both PCE and benzene exist in </w:t>
      </w:r>
      <w:r w:rsidR="005D23C2">
        <w:rPr>
          <w:szCs w:val="24"/>
          <w:lang w:val="en-CA" w:eastAsia="zh-CN"/>
        </w:rPr>
        <w:t xml:space="preserve">the </w:t>
      </w:r>
      <w:r>
        <w:rPr>
          <w:rFonts w:hint="eastAsia"/>
          <w:szCs w:val="24"/>
          <w:lang w:val="en-CA" w:eastAsia="zh-CN"/>
        </w:rPr>
        <w:t>aqueous phase without any degradation and chemical reactions</w:t>
      </w:r>
      <w:r w:rsidR="004474F5">
        <w:rPr>
          <w:rFonts w:hint="eastAsia"/>
          <w:szCs w:val="24"/>
          <w:lang w:val="en-CA" w:eastAsia="zh-CN"/>
        </w:rPr>
        <w:t xml:space="preserve">.  </w:t>
      </w:r>
      <w:r>
        <w:rPr>
          <w:rFonts w:hint="eastAsia"/>
          <w:szCs w:val="24"/>
          <w:lang w:val="en-CA" w:eastAsia="zh-CN"/>
        </w:rPr>
        <w:t>The migration is driven by advection and diffusion with linear adsorption</w:t>
      </w:r>
      <w:r w:rsidR="004474F5">
        <w:rPr>
          <w:rFonts w:hint="eastAsia"/>
          <w:szCs w:val="24"/>
          <w:lang w:val="en-CA" w:eastAsia="zh-CN"/>
        </w:rPr>
        <w:t xml:space="preserve">.  </w:t>
      </w:r>
      <w:r>
        <w:rPr>
          <w:rFonts w:hint="eastAsia"/>
          <w:szCs w:val="24"/>
          <w:lang w:val="en-CA" w:eastAsia="zh-CN"/>
        </w:rPr>
        <w:t xml:space="preserve">The initial and boundary hydraulic and geochemical conditions are listed in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_Ref362524009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2</w:t>
      </w:r>
      <w:r w:rsidR="00B560DA">
        <w:t>.</w:t>
      </w:r>
      <w:r w:rsidR="00B560DA">
        <w:rPr>
          <w:noProof/>
        </w:rPr>
        <w:t>54</w:t>
      </w:r>
      <w:r w:rsidR="005F5019">
        <w:rPr>
          <w:szCs w:val="24"/>
          <w:lang w:val="en-CA" w:eastAsia="zh-CN"/>
        </w:rPr>
        <w:fldChar w:fldCharType="end"/>
      </w:r>
      <w:r>
        <w:rPr>
          <w:rFonts w:hint="eastAsia"/>
          <w:szCs w:val="24"/>
          <w:lang w:val="en-CA" w:eastAsia="zh-CN"/>
        </w:rPr>
        <w:t>.</w:t>
      </w:r>
    </w:p>
    <w:p w14:paraId="6A8988E7" w14:textId="5BBE0A1A" w:rsidR="00AA22E8" w:rsidRPr="00ED3698" w:rsidRDefault="00AA22E8" w:rsidP="00AE6CCB">
      <w:pPr>
        <w:pStyle w:val="StyleCaptionTableCaptionBold"/>
      </w:pPr>
      <w:bookmarkStart w:id="481" w:name="_Ref362524009"/>
      <w:bookmarkStart w:id="482" w:name="_Toc520374930"/>
      <w:r w:rsidRPr="00ED3698">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54</w:t>
      </w:r>
      <w:r w:rsidR="00FE1AD3">
        <w:fldChar w:fldCharType="end"/>
      </w:r>
      <w:bookmarkEnd w:id="481"/>
      <w:r w:rsidR="00142D8D">
        <w:t xml:space="preserve">: </w:t>
      </w:r>
      <w:r w:rsidR="005D23C2" w:rsidRPr="007B1E2A">
        <w:t xml:space="preserve">Initial </w:t>
      </w:r>
      <w:r w:rsidR="005D23C2">
        <w:t>and</w:t>
      </w:r>
      <w:r w:rsidR="005D23C2" w:rsidRPr="007B1E2A">
        <w:t xml:space="preserve"> boundary </w:t>
      </w:r>
      <w:r w:rsidR="005D23C2">
        <w:t xml:space="preserve">conditions for flow </w:t>
      </w:r>
      <w:r w:rsidR="005D23C2" w:rsidRPr="007B1E2A">
        <w:t>and reactive transport</w:t>
      </w:r>
      <w:bookmarkEnd w:id="482"/>
    </w:p>
    <w:tbl>
      <w:tblPr>
        <w:tblW w:w="4323" w:type="pct"/>
        <w:jc w:val="center"/>
        <w:tblBorders>
          <w:top w:val="single" w:sz="4" w:space="0" w:color="auto"/>
          <w:bottom w:val="single" w:sz="4" w:space="0" w:color="auto"/>
        </w:tblBorders>
        <w:tblLook w:val="04A0" w:firstRow="1" w:lastRow="0" w:firstColumn="1" w:lastColumn="0" w:noHBand="0" w:noVBand="1"/>
      </w:tblPr>
      <w:tblGrid>
        <w:gridCol w:w="2029"/>
        <w:gridCol w:w="1963"/>
        <w:gridCol w:w="1230"/>
        <w:gridCol w:w="1141"/>
        <w:gridCol w:w="1107"/>
      </w:tblGrid>
      <w:tr w:rsidR="005D23C2" w:rsidRPr="00DD6123" w14:paraId="6096C247" w14:textId="77777777" w:rsidTr="005D23C2">
        <w:trPr>
          <w:trHeight w:val="300"/>
          <w:jc w:val="center"/>
        </w:trPr>
        <w:tc>
          <w:tcPr>
            <w:tcW w:w="1358" w:type="pct"/>
            <w:tcBorders>
              <w:bottom w:val="single" w:sz="4" w:space="0" w:color="auto"/>
            </w:tcBorders>
            <w:shd w:val="clear" w:color="auto" w:fill="D9D9D9"/>
            <w:noWrap/>
            <w:vAlign w:val="center"/>
            <w:hideMark/>
          </w:tcPr>
          <w:p w14:paraId="3955F962" w14:textId="77777777" w:rsidR="005D23C2" w:rsidRPr="00DD6123" w:rsidRDefault="005D23C2" w:rsidP="00B660E9">
            <w:pPr>
              <w:spacing w:before="0" w:after="0"/>
              <w:jc w:val="left"/>
              <w:rPr>
                <w:b/>
                <w:color w:val="000000"/>
                <w:lang w:eastAsia="en-CA"/>
              </w:rPr>
            </w:pPr>
            <w:r w:rsidRPr="00DD6123">
              <w:rPr>
                <w:b/>
                <w:color w:val="000000"/>
                <w:lang w:eastAsia="en-CA"/>
              </w:rPr>
              <w:t>Parameter</w:t>
            </w:r>
          </w:p>
        </w:tc>
        <w:tc>
          <w:tcPr>
            <w:tcW w:w="1314" w:type="pct"/>
            <w:tcBorders>
              <w:bottom w:val="single" w:sz="4" w:space="0" w:color="auto"/>
            </w:tcBorders>
            <w:shd w:val="clear" w:color="auto" w:fill="D9D9D9"/>
            <w:noWrap/>
            <w:vAlign w:val="center"/>
            <w:hideMark/>
          </w:tcPr>
          <w:p w14:paraId="324CFAEC" w14:textId="77777777" w:rsidR="005D23C2" w:rsidRPr="00DD6123" w:rsidRDefault="005D23C2" w:rsidP="00B660E9">
            <w:pPr>
              <w:spacing w:before="0" w:after="0"/>
              <w:jc w:val="left"/>
              <w:rPr>
                <w:b/>
                <w:color w:val="000000"/>
                <w:lang w:eastAsia="zh-CN"/>
              </w:rPr>
            </w:pPr>
            <w:r w:rsidRPr="00DD6123">
              <w:rPr>
                <w:b/>
                <w:color w:val="000000"/>
                <w:lang w:eastAsia="en-CA"/>
              </w:rPr>
              <w:t>I</w:t>
            </w:r>
            <w:r>
              <w:rPr>
                <w:rFonts w:hint="eastAsia"/>
                <w:b/>
                <w:color w:val="000000"/>
                <w:lang w:eastAsia="zh-CN"/>
              </w:rPr>
              <w:t xml:space="preserve">nitial </w:t>
            </w:r>
            <w:r w:rsidRPr="00DD6123">
              <w:rPr>
                <w:b/>
                <w:color w:val="000000"/>
                <w:lang w:eastAsia="en-CA"/>
              </w:rPr>
              <w:t>C</w:t>
            </w:r>
            <w:r>
              <w:rPr>
                <w:rFonts w:hint="eastAsia"/>
                <w:b/>
                <w:color w:val="000000"/>
                <w:lang w:eastAsia="zh-CN"/>
              </w:rPr>
              <w:t>ondition</w:t>
            </w:r>
          </w:p>
        </w:tc>
        <w:tc>
          <w:tcPr>
            <w:tcW w:w="1587" w:type="pct"/>
            <w:gridSpan w:val="2"/>
            <w:tcBorders>
              <w:bottom w:val="single" w:sz="4" w:space="0" w:color="auto"/>
            </w:tcBorders>
            <w:shd w:val="clear" w:color="auto" w:fill="D9D9D9"/>
            <w:vAlign w:val="center"/>
          </w:tcPr>
          <w:p w14:paraId="4E42ECCD" w14:textId="77777777" w:rsidR="005D23C2" w:rsidRPr="00DD6123" w:rsidRDefault="005D23C2" w:rsidP="00B660E9">
            <w:pPr>
              <w:spacing w:before="0" w:after="0"/>
              <w:jc w:val="left"/>
              <w:rPr>
                <w:b/>
                <w:color w:val="000000"/>
                <w:lang w:eastAsia="zh-CN"/>
              </w:rPr>
            </w:pPr>
            <w:r>
              <w:rPr>
                <w:rFonts w:hint="eastAsia"/>
                <w:b/>
                <w:color w:val="000000"/>
                <w:lang w:eastAsia="zh-CN"/>
              </w:rPr>
              <w:t>Boundary Conditions</w:t>
            </w:r>
          </w:p>
        </w:tc>
        <w:tc>
          <w:tcPr>
            <w:tcW w:w="741" w:type="pct"/>
            <w:tcBorders>
              <w:bottom w:val="single" w:sz="4" w:space="0" w:color="auto"/>
            </w:tcBorders>
            <w:shd w:val="clear" w:color="auto" w:fill="D9D9D9"/>
            <w:noWrap/>
            <w:vAlign w:val="center"/>
            <w:hideMark/>
          </w:tcPr>
          <w:p w14:paraId="78834FBB" w14:textId="77777777" w:rsidR="005D23C2" w:rsidRPr="00DD6123" w:rsidRDefault="005D23C2" w:rsidP="00B660E9">
            <w:pPr>
              <w:spacing w:before="0" w:after="0"/>
              <w:jc w:val="left"/>
              <w:rPr>
                <w:b/>
                <w:color w:val="000000"/>
                <w:lang w:eastAsia="en-CA"/>
              </w:rPr>
            </w:pPr>
            <w:r w:rsidRPr="00DD6123">
              <w:rPr>
                <w:b/>
                <w:color w:val="000000"/>
                <w:lang w:eastAsia="en-CA"/>
              </w:rPr>
              <w:t>Unit</w:t>
            </w:r>
          </w:p>
        </w:tc>
      </w:tr>
      <w:tr w:rsidR="005D23C2" w:rsidRPr="00ED3698" w14:paraId="1470626B" w14:textId="77777777" w:rsidTr="005D23C2">
        <w:trPr>
          <w:trHeight w:val="300"/>
          <w:jc w:val="center"/>
        </w:trPr>
        <w:tc>
          <w:tcPr>
            <w:tcW w:w="1358" w:type="pct"/>
            <w:tcBorders>
              <w:top w:val="single" w:sz="4" w:space="0" w:color="auto"/>
              <w:bottom w:val="nil"/>
            </w:tcBorders>
            <w:shd w:val="clear" w:color="auto" w:fill="auto"/>
            <w:noWrap/>
            <w:vAlign w:val="bottom"/>
          </w:tcPr>
          <w:p w14:paraId="12A7F5B0" w14:textId="77777777" w:rsidR="005D23C2" w:rsidRPr="00ED3698" w:rsidRDefault="005D23C2" w:rsidP="00DD6123">
            <w:pPr>
              <w:spacing w:before="0" w:after="0"/>
              <w:rPr>
                <w:i/>
                <w:color w:val="000000"/>
                <w:sz w:val="22"/>
                <w:szCs w:val="22"/>
                <w:lang w:eastAsia="zh-CN"/>
              </w:rPr>
            </w:pPr>
            <w:r>
              <w:rPr>
                <w:i/>
                <w:color w:val="000000"/>
                <w:sz w:val="22"/>
                <w:szCs w:val="22"/>
              </w:rPr>
              <w:t>Aqueous phase</w:t>
            </w:r>
          </w:p>
        </w:tc>
        <w:tc>
          <w:tcPr>
            <w:tcW w:w="1314" w:type="pct"/>
            <w:tcBorders>
              <w:top w:val="single" w:sz="4" w:space="0" w:color="auto"/>
              <w:bottom w:val="nil"/>
            </w:tcBorders>
            <w:shd w:val="clear" w:color="auto" w:fill="auto"/>
            <w:noWrap/>
          </w:tcPr>
          <w:p w14:paraId="508916E3" w14:textId="77777777" w:rsidR="005D23C2" w:rsidRPr="00ED3698" w:rsidRDefault="005D23C2" w:rsidP="00DD6123">
            <w:pPr>
              <w:spacing w:before="0" w:after="0"/>
              <w:jc w:val="center"/>
            </w:pPr>
          </w:p>
        </w:tc>
        <w:tc>
          <w:tcPr>
            <w:tcW w:w="823" w:type="pct"/>
            <w:tcBorders>
              <w:top w:val="single" w:sz="4" w:space="0" w:color="auto"/>
              <w:bottom w:val="nil"/>
            </w:tcBorders>
            <w:vAlign w:val="center"/>
          </w:tcPr>
          <w:p w14:paraId="363FD3EA" w14:textId="77777777" w:rsidR="005D23C2" w:rsidRPr="00ED3698" w:rsidRDefault="005D23C2" w:rsidP="005D23C2">
            <w:pPr>
              <w:spacing w:before="0" w:after="0"/>
              <w:jc w:val="center"/>
              <w:rPr>
                <w:lang w:eastAsia="zh-CN"/>
              </w:rPr>
            </w:pPr>
            <w:r>
              <w:rPr>
                <w:rFonts w:hint="eastAsia"/>
                <w:lang w:eastAsia="zh-CN"/>
              </w:rPr>
              <w:t>left</w:t>
            </w:r>
          </w:p>
        </w:tc>
        <w:tc>
          <w:tcPr>
            <w:tcW w:w="763" w:type="pct"/>
            <w:tcBorders>
              <w:top w:val="single" w:sz="4" w:space="0" w:color="auto"/>
              <w:bottom w:val="nil"/>
            </w:tcBorders>
            <w:vAlign w:val="center"/>
          </w:tcPr>
          <w:p w14:paraId="49B17C7E" w14:textId="77777777" w:rsidR="005D23C2" w:rsidRPr="00ED3698" w:rsidRDefault="005D23C2" w:rsidP="005D23C2">
            <w:pPr>
              <w:spacing w:before="0" w:after="0"/>
              <w:jc w:val="center"/>
              <w:rPr>
                <w:color w:val="000000"/>
                <w:lang w:eastAsia="zh-CN"/>
              </w:rPr>
            </w:pPr>
            <w:r>
              <w:rPr>
                <w:rFonts w:hint="eastAsia"/>
                <w:color w:val="000000"/>
                <w:lang w:eastAsia="zh-CN"/>
              </w:rPr>
              <w:t>right</w:t>
            </w:r>
          </w:p>
        </w:tc>
        <w:tc>
          <w:tcPr>
            <w:tcW w:w="741" w:type="pct"/>
            <w:tcBorders>
              <w:top w:val="single" w:sz="4" w:space="0" w:color="auto"/>
              <w:bottom w:val="nil"/>
            </w:tcBorders>
            <w:shd w:val="clear" w:color="auto" w:fill="auto"/>
            <w:noWrap/>
          </w:tcPr>
          <w:p w14:paraId="3901C85D" w14:textId="77777777" w:rsidR="005D23C2" w:rsidRPr="00ED3698" w:rsidRDefault="005D23C2" w:rsidP="00DD6123">
            <w:pPr>
              <w:spacing w:before="0" w:after="0"/>
              <w:rPr>
                <w:color w:val="000000"/>
                <w:lang w:eastAsia="en-CA"/>
              </w:rPr>
            </w:pPr>
          </w:p>
        </w:tc>
      </w:tr>
      <w:tr w:rsidR="005D23C2" w:rsidRPr="00ED3698" w14:paraId="75CBC183" w14:textId="77777777" w:rsidTr="005D23C2">
        <w:trPr>
          <w:trHeight w:val="300"/>
          <w:jc w:val="center"/>
        </w:trPr>
        <w:tc>
          <w:tcPr>
            <w:tcW w:w="1358" w:type="pct"/>
            <w:tcBorders>
              <w:top w:val="nil"/>
              <w:bottom w:val="nil"/>
            </w:tcBorders>
            <w:shd w:val="clear" w:color="auto" w:fill="auto"/>
            <w:noWrap/>
            <w:vAlign w:val="center"/>
          </w:tcPr>
          <w:p w14:paraId="367C530D" w14:textId="77777777" w:rsidR="005D23C2" w:rsidRDefault="005D23C2" w:rsidP="00DD6123">
            <w:pPr>
              <w:spacing w:before="0" w:after="0"/>
              <w:ind w:left="318" w:hanging="318"/>
              <w:rPr>
                <w:lang w:eastAsia="zh-CN"/>
              </w:rPr>
            </w:pPr>
            <w:r>
              <w:rPr>
                <w:rFonts w:hint="eastAsia"/>
                <w:lang w:eastAsia="zh-CN"/>
              </w:rPr>
              <w:t>Cl</w:t>
            </w:r>
            <w:r w:rsidRPr="00372BDD">
              <w:rPr>
                <w:rFonts w:hint="eastAsia"/>
                <w:vertAlign w:val="superscript"/>
                <w:lang w:eastAsia="zh-CN"/>
              </w:rPr>
              <w:t>-</w:t>
            </w:r>
          </w:p>
        </w:tc>
        <w:tc>
          <w:tcPr>
            <w:tcW w:w="1314" w:type="pct"/>
            <w:tcBorders>
              <w:top w:val="nil"/>
              <w:bottom w:val="nil"/>
            </w:tcBorders>
            <w:shd w:val="clear" w:color="auto" w:fill="auto"/>
            <w:noWrap/>
          </w:tcPr>
          <w:p w14:paraId="5A8AEBB1" w14:textId="77777777" w:rsidR="005D23C2" w:rsidRPr="009875B3" w:rsidRDefault="005D23C2" w:rsidP="00DD6123">
            <w:pPr>
              <w:spacing w:before="0" w:after="0"/>
            </w:pPr>
            <w:r>
              <w:t>1.0</w:t>
            </w:r>
            <w:r w:rsidRPr="005865DC">
              <w:t>×10</w:t>
            </w:r>
            <w:r w:rsidRPr="005865DC">
              <w:rPr>
                <w:vertAlign w:val="superscript"/>
              </w:rPr>
              <w:t>-10</w:t>
            </w:r>
          </w:p>
        </w:tc>
        <w:tc>
          <w:tcPr>
            <w:tcW w:w="823" w:type="pct"/>
            <w:tcBorders>
              <w:top w:val="nil"/>
              <w:bottom w:val="nil"/>
            </w:tcBorders>
            <w:vAlign w:val="center"/>
          </w:tcPr>
          <w:p w14:paraId="1E80DA91" w14:textId="77777777" w:rsidR="005D23C2" w:rsidRPr="00C424EC" w:rsidRDefault="005D23C2" w:rsidP="005D23C2">
            <w:pPr>
              <w:spacing w:before="0" w:after="0"/>
              <w:jc w:val="center"/>
              <w:rPr>
                <w:lang w:eastAsia="zh-CN"/>
              </w:rPr>
            </w:pPr>
            <w:r>
              <w:rPr>
                <w:rFonts w:hint="eastAsia"/>
                <w:lang w:eastAsia="zh-CN"/>
              </w:rPr>
              <w:t>0.10</w:t>
            </w:r>
          </w:p>
        </w:tc>
        <w:tc>
          <w:tcPr>
            <w:tcW w:w="763" w:type="pct"/>
            <w:vMerge w:val="restart"/>
            <w:tcBorders>
              <w:top w:val="nil"/>
            </w:tcBorders>
            <w:vAlign w:val="center"/>
          </w:tcPr>
          <w:p w14:paraId="504DAA6B" w14:textId="77777777" w:rsidR="005D23C2" w:rsidRPr="00ED3698" w:rsidRDefault="005D23C2" w:rsidP="005D23C2">
            <w:pPr>
              <w:spacing w:before="0" w:after="0"/>
              <w:jc w:val="center"/>
              <w:rPr>
                <w:color w:val="000000"/>
                <w:lang w:eastAsia="en-CA"/>
              </w:rPr>
            </w:pPr>
            <w:r>
              <w:t>(free exit)</w:t>
            </w:r>
          </w:p>
        </w:tc>
        <w:tc>
          <w:tcPr>
            <w:tcW w:w="741" w:type="pct"/>
            <w:tcBorders>
              <w:top w:val="nil"/>
              <w:bottom w:val="nil"/>
            </w:tcBorders>
            <w:shd w:val="clear" w:color="auto" w:fill="auto"/>
            <w:noWrap/>
            <w:hideMark/>
          </w:tcPr>
          <w:p w14:paraId="4E8F981F" w14:textId="77777777" w:rsidR="005D23C2" w:rsidRPr="00AB7437" w:rsidRDefault="005D23C2" w:rsidP="005D23C2">
            <w:pPr>
              <w:spacing w:before="0" w:after="0"/>
              <w:rPr>
                <w:lang w:eastAsia="zh-CN"/>
              </w:rPr>
            </w:pPr>
            <w:r>
              <w:rPr>
                <w:rFonts w:hint="eastAsia"/>
                <w:color w:val="000000"/>
                <w:lang w:eastAsia="zh-CN"/>
              </w:rPr>
              <w:t>[</w:t>
            </w:r>
            <w:r w:rsidRPr="00ED3698">
              <w:rPr>
                <w:color w:val="000000"/>
                <w:lang w:eastAsia="en-CA"/>
              </w:rPr>
              <w:t xml:space="preserve">mol </w:t>
            </w:r>
            <w:r>
              <w:rPr>
                <w:color w:val="000000"/>
                <w:lang w:eastAsia="en-CA"/>
              </w:rPr>
              <w:t>l</w:t>
            </w:r>
            <w:r w:rsidRPr="00ED3698">
              <w:rPr>
                <w:color w:val="000000"/>
                <w:vertAlign w:val="superscript"/>
                <w:lang w:eastAsia="en-CA"/>
              </w:rPr>
              <w:t>-1</w:t>
            </w:r>
            <w:r>
              <w:rPr>
                <w:rFonts w:hint="eastAsia"/>
                <w:color w:val="000000"/>
                <w:lang w:eastAsia="zh-CN"/>
              </w:rPr>
              <w:t>]</w:t>
            </w:r>
          </w:p>
        </w:tc>
      </w:tr>
      <w:tr w:rsidR="005D23C2" w:rsidRPr="00ED3698" w14:paraId="64E4369F" w14:textId="77777777" w:rsidTr="005D23C2">
        <w:trPr>
          <w:trHeight w:val="300"/>
          <w:jc w:val="center"/>
        </w:trPr>
        <w:tc>
          <w:tcPr>
            <w:tcW w:w="1358" w:type="pct"/>
            <w:tcBorders>
              <w:top w:val="nil"/>
              <w:bottom w:val="nil"/>
            </w:tcBorders>
            <w:shd w:val="clear" w:color="auto" w:fill="auto"/>
            <w:noWrap/>
            <w:vAlign w:val="center"/>
          </w:tcPr>
          <w:p w14:paraId="24CBC025" w14:textId="77777777" w:rsidR="005D23C2" w:rsidRPr="005D23C2" w:rsidRDefault="005D23C2" w:rsidP="00DD6123">
            <w:pPr>
              <w:spacing w:before="0" w:after="0"/>
              <w:ind w:left="318" w:hanging="318"/>
              <w:rPr>
                <w:lang w:eastAsia="zh-CN"/>
              </w:rPr>
            </w:pPr>
            <w:r>
              <w:rPr>
                <w:rFonts w:hint="eastAsia"/>
                <w:lang w:val="en-CA" w:eastAsia="zh-CN"/>
              </w:rPr>
              <w:t>C</w:t>
            </w:r>
            <w:r w:rsidRPr="00372BDD">
              <w:rPr>
                <w:vertAlign w:val="subscript"/>
                <w:lang w:val="en-CA" w:eastAsia="zh-CN"/>
              </w:rPr>
              <w:t>2</w:t>
            </w:r>
            <w:r>
              <w:rPr>
                <w:rFonts w:hint="eastAsia"/>
                <w:lang w:val="en-CA" w:eastAsia="zh-CN"/>
              </w:rPr>
              <w:t>C</w:t>
            </w:r>
            <w:r w:rsidRPr="00372BDD">
              <w:rPr>
                <w:lang w:val="en-CA" w:eastAsia="zh-CN"/>
              </w:rPr>
              <w:t>l</w:t>
            </w:r>
            <w:r w:rsidRPr="00372BDD">
              <w:rPr>
                <w:vertAlign w:val="subscript"/>
                <w:lang w:val="en-CA" w:eastAsia="zh-CN"/>
              </w:rPr>
              <w:t>4</w:t>
            </w:r>
            <w:r>
              <w:rPr>
                <w:lang w:val="en-CA" w:eastAsia="zh-CN"/>
              </w:rPr>
              <w:t xml:space="preserve"> (PCE)</w:t>
            </w:r>
          </w:p>
        </w:tc>
        <w:tc>
          <w:tcPr>
            <w:tcW w:w="1314" w:type="pct"/>
            <w:tcBorders>
              <w:top w:val="nil"/>
              <w:bottom w:val="nil"/>
            </w:tcBorders>
            <w:shd w:val="clear" w:color="auto" w:fill="auto"/>
            <w:noWrap/>
          </w:tcPr>
          <w:p w14:paraId="3797012A" w14:textId="77777777" w:rsidR="005D23C2" w:rsidRPr="009875B3" w:rsidRDefault="005D23C2" w:rsidP="00DD6123">
            <w:pPr>
              <w:spacing w:before="0" w:after="0"/>
            </w:pPr>
            <w:r>
              <w:t>1.0</w:t>
            </w:r>
            <w:r w:rsidRPr="005865DC">
              <w:t>×10</w:t>
            </w:r>
            <w:r w:rsidRPr="005865DC">
              <w:rPr>
                <w:vertAlign w:val="superscript"/>
              </w:rPr>
              <w:t>-10</w:t>
            </w:r>
          </w:p>
        </w:tc>
        <w:tc>
          <w:tcPr>
            <w:tcW w:w="823" w:type="pct"/>
            <w:tcBorders>
              <w:top w:val="nil"/>
              <w:bottom w:val="nil"/>
            </w:tcBorders>
            <w:vAlign w:val="center"/>
          </w:tcPr>
          <w:p w14:paraId="37148B2A" w14:textId="77777777" w:rsidR="005D23C2" w:rsidRPr="00C424EC" w:rsidRDefault="005D23C2" w:rsidP="005D23C2">
            <w:pPr>
              <w:spacing w:before="0" w:after="0"/>
              <w:jc w:val="center"/>
              <w:rPr>
                <w:lang w:eastAsia="zh-CN"/>
              </w:rPr>
            </w:pPr>
            <w:r>
              <w:rPr>
                <w:rFonts w:hint="eastAsia"/>
                <w:lang w:eastAsia="zh-CN"/>
              </w:rPr>
              <w:t>0.20</w:t>
            </w:r>
          </w:p>
        </w:tc>
        <w:tc>
          <w:tcPr>
            <w:tcW w:w="763" w:type="pct"/>
            <w:vMerge/>
            <w:vAlign w:val="center"/>
          </w:tcPr>
          <w:p w14:paraId="2A2B9B1B" w14:textId="77777777" w:rsidR="005D23C2" w:rsidRPr="00ED3698" w:rsidRDefault="005D23C2" w:rsidP="005D23C2">
            <w:pPr>
              <w:spacing w:before="0" w:after="0"/>
              <w:jc w:val="center"/>
            </w:pPr>
          </w:p>
        </w:tc>
        <w:tc>
          <w:tcPr>
            <w:tcW w:w="741" w:type="pct"/>
            <w:tcBorders>
              <w:top w:val="nil"/>
              <w:bottom w:val="nil"/>
            </w:tcBorders>
            <w:shd w:val="clear" w:color="auto" w:fill="auto"/>
            <w:noWrap/>
          </w:tcPr>
          <w:p w14:paraId="65EA3445" w14:textId="77777777" w:rsidR="005D23C2" w:rsidRDefault="005D23C2" w:rsidP="005D23C2">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5D23C2" w:rsidRPr="00ED3698" w14:paraId="6E175868" w14:textId="77777777" w:rsidTr="005D23C2">
        <w:trPr>
          <w:trHeight w:val="300"/>
          <w:jc w:val="center"/>
        </w:trPr>
        <w:tc>
          <w:tcPr>
            <w:tcW w:w="1358" w:type="pct"/>
            <w:tcBorders>
              <w:top w:val="nil"/>
              <w:bottom w:val="nil"/>
            </w:tcBorders>
            <w:shd w:val="clear" w:color="auto" w:fill="auto"/>
            <w:noWrap/>
            <w:vAlign w:val="center"/>
          </w:tcPr>
          <w:p w14:paraId="22105FC2" w14:textId="77777777" w:rsidR="005D23C2" w:rsidRPr="005D23C2" w:rsidRDefault="005D23C2" w:rsidP="00DD6123">
            <w:pPr>
              <w:spacing w:before="0" w:after="0"/>
              <w:ind w:left="318" w:hanging="318"/>
              <w:rPr>
                <w:lang w:eastAsia="zh-CN"/>
              </w:rPr>
            </w:pPr>
            <w:r>
              <w:rPr>
                <w:rFonts w:hint="eastAsia"/>
                <w:lang w:val="en-CA" w:eastAsia="zh-CN"/>
              </w:rPr>
              <w:t>C</w:t>
            </w:r>
            <w:r w:rsidRPr="00372BDD">
              <w:rPr>
                <w:rFonts w:hint="eastAsia"/>
                <w:vertAlign w:val="subscript"/>
                <w:lang w:val="en-CA" w:eastAsia="zh-CN"/>
              </w:rPr>
              <w:t>6</w:t>
            </w:r>
            <w:r>
              <w:rPr>
                <w:rFonts w:hint="eastAsia"/>
                <w:lang w:val="en-CA" w:eastAsia="zh-CN"/>
              </w:rPr>
              <w:t>H</w:t>
            </w:r>
            <w:r w:rsidRPr="00372BDD">
              <w:rPr>
                <w:rFonts w:hint="eastAsia"/>
                <w:vertAlign w:val="subscript"/>
                <w:lang w:val="en-CA" w:eastAsia="zh-CN"/>
              </w:rPr>
              <w:t>6</w:t>
            </w:r>
            <w:r>
              <w:rPr>
                <w:lang w:val="en-CA" w:eastAsia="zh-CN"/>
              </w:rPr>
              <w:t xml:space="preserve"> (Benzene)</w:t>
            </w:r>
          </w:p>
        </w:tc>
        <w:tc>
          <w:tcPr>
            <w:tcW w:w="1314" w:type="pct"/>
            <w:tcBorders>
              <w:top w:val="nil"/>
              <w:bottom w:val="nil"/>
            </w:tcBorders>
            <w:shd w:val="clear" w:color="auto" w:fill="auto"/>
            <w:noWrap/>
          </w:tcPr>
          <w:p w14:paraId="693661D4" w14:textId="77777777" w:rsidR="005D23C2" w:rsidRPr="009875B3" w:rsidRDefault="005D23C2" w:rsidP="00DD6123">
            <w:pPr>
              <w:spacing w:before="0" w:after="0"/>
            </w:pPr>
            <w:r>
              <w:t>1.0</w:t>
            </w:r>
            <w:r w:rsidRPr="005865DC">
              <w:t>×10</w:t>
            </w:r>
            <w:r w:rsidRPr="005865DC">
              <w:rPr>
                <w:vertAlign w:val="superscript"/>
              </w:rPr>
              <w:t>-10</w:t>
            </w:r>
          </w:p>
        </w:tc>
        <w:tc>
          <w:tcPr>
            <w:tcW w:w="823" w:type="pct"/>
            <w:tcBorders>
              <w:top w:val="nil"/>
              <w:bottom w:val="nil"/>
            </w:tcBorders>
            <w:vAlign w:val="center"/>
          </w:tcPr>
          <w:p w14:paraId="6653DF60" w14:textId="77777777" w:rsidR="005D23C2" w:rsidRPr="00C424EC" w:rsidRDefault="005D23C2" w:rsidP="005D23C2">
            <w:pPr>
              <w:spacing w:before="0" w:after="0"/>
              <w:jc w:val="center"/>
              <w:rPr>
                <w:lang w:eastAsia="zh-CN"/>
              </w:rPr>
            </w:pPr>
            <w:r>
              <w:rPr>
                <w:rFonts w:hint="eastAsia"/>
                <w:lang w:eastAsia="zh-CN"/>
              </w:rPr>
              <w:t>0.15</w:t>
            </w:r>
          </w:p>
        </w:tc>
        <w:tc>
          <w:tcPr>
            <w:tcW w:w="763" w:type="pct"/>
            <w:vMerge/>
            <w:tcBorders>
              <w:bottom w:val="nil"/>
            </w:tcBorders>
            <w:vAlign w:val="center"/>
          </w:tcPr>
          <w:p w14:paraId="3AAD4C27" w14:textId="77777777" w:rsidR="005D23C2" w:rsidRPr="00ED3698" w:rsidRDefault="005D23C2" w:rsidP="005D23C2">
            <w:pPr>
              <w:spacing w:before="0" w:after="0"/>
              <w:jc w:val="center"/>
            </w:pPr>
          </w:p>
        </w:tc>
        <w:tc>
          <w:tcPr>
            <w:tcW w:w="741" w:type="pct"/>
            <w:tcBorders>
              <w:top w:val="nil"/>
              <w:bottom w:val="nil"/>
            </w:tcBorders>
            <w:shd w:val="clear" w:color="auto" w:fill="auto"/>
            <w:noWrap/>
          </w:tcPr>
          <w:p w14:paraId="254F4BB0" w14:textId="77777777" w:rsidR="005D23C2" w:rsidRDefault="005D23C2" w:rsidP="005D23C2">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5D23C2" w:rsidRPr="00ED3698" w14:paraId="2F5267FD" w14:textId="77777777" w:rsidTr="005D23C2">
        <w:trPr>
          <w:trHeight w:val="300"/>
          <w:jc w:val="center"/>
        </w:trPr>
        <w:tc>
          <w:tcPr>
            <w:tcW w:w="1358" w:type="pct"/>
            <w:tcBorders>
              <w:top w:val="single" w:sz="4" w:space="0" w:color="auto"/>
              <w:bottom w:val="nil"/>
            </w:tcBorders>
            <w:shd w:val="clear" w:color="auto" w:fill="auto"/>
            <w:noWrap/>
            <w:vAlign w:val="bottom"/>
          </w:tcPr>
          <w:p w14:paraId="10A773D6" w14:textId="77777777" w:rsidR="005D23C2" w:rsidRPr="00ED3698" w:rsidRDefault="005D23C2" w:rsidP="00DD6123">
            <w:pPr>
              <w:spacing w:before="0" w:after="0"/>
              <w:rPr>
                <w:i/>
                <w:color w:val="000000"/>
                <w:sz w:val="22"/>
                <w:szCs w:val="22"/>
              </w:rPr>
            </w:pPr>
            <w:r w:rsidRPr="00ED3698">
              <w:rPr>
                <w:i/>
                <w:color w:val="000000"/>
                <w:sz w:val="22"/>
                <w:szCs w:val="22"/>
              </w:rPr>
              <w:t>Hydraulic condition</w:t>
            </w:r>
          </w:p>
        </w:tc>
        <w:tc>
          <w:tcPr>
            <w:tcW w:w="1314" w:type="pct"/>
            <w:tcBorders>
              <w:top w:val="single" w:sz="4" w:space="0" w:color="auto"/>
              <w:bottom w:val="nil"/>
            </w:tcBorders>
            <w:shd w:val="clear" w:color="auto" w:fill="auto"/>
            <w:noWrap/>
          </w:tcPr>
          <w:p w14:paraId="03139B82" w14:textId="77777777" w:rsidR="005D23C2" w:rsidRPr="00ED3698" w:rsidRDefault="005D23C2" w:rsidP="00DD6123">
            <w:pPr>
              <w:spacing w:before="0" w:after="0"/>
            </w:pPr>
          </w:p>
        </w:tc>
        <w:tc>
          <w:tcPr>
            <w:tcW w:w="823" w:type="pct"/>
            <w:tcBorders>
              <w:top w:val="single" w:sz="4" w:space="0" w:color="auto"/>
              <w:bottom w:val="nil"/>
            </w:tcBorders>
            <w:vAlign w:val="center"/>
          </w:tcPr>
          <w:p w14:paraId="224177A3" w14:textId="77777777" w:rsidR="005D23C2" w:rsidRPr="00ED3698" w:rsidRDefault="005D23C2" w:rsidP="005D23C2">
            <w:pPr>
              <w:spacing w:before="0" w:after="0"/>
              <w:jc w:val="center"/>
            </w:pPr>
          </w:p>
        </w:tc>
        <w:tc>
          <w:tcPr>
            <w:tcW w:w="763" w:type="pct"/>
            <w:tcBorders>
              <w:top w:val="single" w:sz="4" w:space="0" w:color="auto"/>
              <w:bottom w:val="nil"/>
            </w:tcBorders>
            <w:vAlign w:val="center"/>
          </w:tcPr>
          <w:p w14:paraId="44975E8A" w14:textId="77777777" w:rsidR="005D23C2" w:rsidRPr="00ED3698" w:rsidRDefault="005D23C2" w:rsidP="005D23C2">
            <w:pPr>
              <w:spacing w:before="0" w:after="0"/>
              <w:jc w:val="center"/>
            </w:pPr>
          </w:p>
        </w:tc>
        <w:tc>
          <w:tcPr>
            <w:tcW w:w="741" w:type="pct"/>
            <w:tcBorders>
              <w:top w:val="single" w:sz="4" w:space="0" w:color="auto"/>
              <w:bottom w:val="nil"/>
            </w:tcBorders>
            <w:shd w:val="clear" w:color="auto" w:fill="auto"/>
            <w:noWrap/>
          </w:tcPr>
          <w:p w14:paraId="7E12B90F" w14:textId="77777777" w:rsidR="005D23C2" w:rsidRPr="00ED3698" w:rsidRDefault="005D23C2" w:rsidP="00DD6123">
            <w:pPr>
              <w:spacing w:before="0" w:after="0"/>
              <w:rPr>
                <w:color w:val="000000"/>
                <w:lang w:eastAsia="en-CA"/>
              </w:rPr>
            </w:pPr>
          </w:p>
        </w:tc>
      </w:tr>
      <w:tr w:rsidR="005D23C2" w:rsidRPr="00ED3698" w14:paraId="4884C843" w14:textId="77777777" w:rsidTr="005D23C2">
        <w:trPr>
          <w:trHeight w:val="300"/>
          <w:jc w:val="center"/>
        </w:trPr>
        <w:tc>
          <w:tcPr>
            <w:tcW w:w="1358" w:type="pct"/>
            <w:tcBorders>
              <w:top w:val="nil"/>
              <w:bottom w:val="single" w:sz="4" w:space="0" w:color="auto"/>
            </w:tcBorders>
            <w:shd w:val="clear" w:color="auto" w:fill="auto"/>
            <w:noWrap/>
            <w:vAlign w:val="bottom"/>
          </w:tcPr>
          <w:p w14:paraId="076C3259" w14:textId="77777777" w:rsidR="005D23C2" w:rsidRPr="00ED3698" w:rsidRDefault="005D23C2" w:rsidP="00DD6123">
            <w:pPr>
              <w:spacing w:before="0" w:after="0"/>
              <w:rPr>
                <w:color w:val="000000"/>
                <w:sz w:val="22"/>
                <w:szCs w:val="22"/>
              </w:rPr>
            </w:pPr>
            <w:r w:rsidRPr="00ED3698">
              <w:rPr>
                <w:color w:val="000000"/>
                <w:sz w:val="22"/>
                <w:szCs w:val="22"/>
              </w:rPr>
              <w:t>Hydraulic head</w:t>
            </w:r>
          </w:p>
        </w:tc>
        <w:tc>
          <w:tcPr>
            <w:tcW w:w="1314" w:type="pct"/>
            <w:tcBorders>
              <w:top w:val="nil"/>
              <w:bottom w:val="single" w:sz="4" w:space="0" w:color="auto"/>
            </w:tcBorders>
            <w:shd w:val="clear" w:color="auto" w:fill="auto"/>
            <w:noWrap/>
          </w:tcPr>
          <w:p w14:paraId="5CD44736" w14:textId="77777777" w:rsidR="005D23C2" w:rsidRPr="00ED3698" w:rsidRDefault="005D23C2" w:rsidP="00DD6123">
            <w:pPr>
              <w:spacing w:before="0" w:after="0"/>
              <w:rPr>
                <w:lang w:eastAsia="zh-CN"/>
              </w:rPr>
            </w:pPr>
            <w:r>
              <w:rPr>
                <w:rFonts w:hint="eastAsia"/>
                <w:lang w:eastAsia="zh-CN"/>
              </w:rPr>
              <w:t>1.0</w:t>
            </w:r>
          </w:p>
        </w:tc>
        <w:tc>
          <w:tcPr>
            <w:tcW w:w="823" w:type="pct"/>
            <w:tcBorders>
              <w:top w:val="nil"/>
              <w:bottom w:val="single" w:sz="4" w:space="0" w:color="auto"/>
            </w:tcBorders>
            <w:vAlign w:val="center"/>
          </w:tcPr>
          <w:p w14:paraId="56BCDC60" w14:textId="77777777" w:rsidR="005D23C2" w:rsidRPr="00ED3698" w:rsidRDefault="005D23C2" w:rsidP="005D23C2">
            <w:pPr>
              <w:spacing w:before="0" w:after="0"/>
              <w:jc w:val="center"/>
              <w:rPr>
                <w:lang w:eastAsia="zh-CN"/>
              </w:rPr>
            </w:pPr>
            <w:r>
              <w:rPr>
                <w:rFonts w:hint="eastAsia"/>
                <w:lang w:eastAsia="zh-CN"/>
              </w:rPr>
              <w:t>1.0</w:t>
            </w:r>
            <w:r>
              <w:rPr>
                <w:lang w:eastAsia="zh-CN"/>
              </w:rPr>
              <w:t xml:space="preserve"> (first)</w:t>
            </w:r>
          </w:p>
        </w:tc>
        <w:tc>
          <w:tcPr>
            <w:tcW w:w="763" w:type="pct"/>
            <w:tcBorders>
              <w:top w:val="nil"/>
              <w:bottom w:val="single" w:sz="4" w:space="0" w:color="auto"/>
            </w:tcBorders>
            <w:vAlign w:val="center"/>
          </w:tcPr>
          <w:p w14:paraId="265F2F16" w14:textId="77777777" w:rsidR="005D23C2" w:rsidRPr="00ED3698" w:rsidRDefault="005D23C2" w:rsidP="005D23C2">
            <w:pPr>
              <w:spacing w:before="0" w:after="0"/>
              <w:jc w:val="center"/>
            </w:pPr>
            <w:r>
              <w:rPr>
                <w:rFonts w:hint="eastAsia"/>
                <w:lang w:eastAsia="zh-CN"/>
              </w:rPr>
              <w:t>0.0</w:t>
            </w:r>
            <w:r>
              <w:rPr>
                <w:lang w:eastAsia="zh-CN"/>
              </w:rPr>
              <w:t xml:space="preserve"> (first)</w:t>
            </w:r>
          </w:p>
        </w:tc>
        <w:tc>
          <w:tcPr>
            <w:tcW w:w="741" w:type="pct"/>
            <w:tcBorders>
              <w:top w:val="nil"/>
              <w:bottom w:val="single" w:sz="4" w:space="0" w:color="auto"/>
            </w:tcBorders>
            <w:shd w:val="clear" w:color="auto" w:fill="auto"/>
            <w:noWrap/>
          </w:tcPr>
          <w:p w14:paraId="2C9E1B29" w14:textId="77777777" w:rsidR="005D23C2" w:rsidRPr="00ED3698" w:rsidRDefault="005D23C2" w:rsidP="00DD6123">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2903A069" w14:textId="77777777" w:rsidR="00AA22E8" w:rsidRPr="00ED3698" w:rsidRDefault="00AA22E8" w:rsidP="00C74E04">
      <w:pPr>
        <w:pStyle w:val="Simpleline"/>
      </w:pPr>
    </w:p>
    <w:p w14:paraId="0B2DAF78" w14:textId="77777777" w:rsidR="00AA22E8" w:rsidRPr="00192E8E" w:rsidRDefault="00AA22E8" w:rsidP="009D54B1">
      <w:pPr>
        <w:pStyle w:val="StyleHeading4Bold"/>
      </w:pPr>
      <w:bookmarkStart w:id="483" w:name="_Toc520374555"/>
      <w:r w:rsidRPr="00192E8E">
        <w:t>Parameters</w:t>
      </w:r>
      <w:bookmarkEnd w:id="483"/>
    </w:p>
    <w:p w14:paraId="72B14178" w14:textId="2249F85D" w:rsidR="00AA22E8" w:rsidRDefault="00AA22E8" w:rsidP="00AA22E8">
      <w:pPr>
        <w:rPr>
          <w:lang w:eastAsia="zh-CN"/>
        </w:rPr>
      </w:pPr>
      <w:r w:rsidRPr="00ED3698">
        <w:t>The physical parameters (material properties) used for the simulations are summarized in</w:t>
      </w:r>
      <w:r>
        <w:rPr>
          <w:rFonts w:hint="eastAsia"/>
          <w:lang w:eastAsia="zh-CN"/>
        </w:rPr>
        <w:t xml:space="preserve"> </w:t>
      </w:r>
      <w:r w:rsidR="005F5019">
        <w:rPr>
          <w:lang w:eastAsia="zh-CN"/>
        </w:rPr>
        <w:fldChar w:fldCharType="begin"/>
      </w:r>
      <w:r w:rsidR="006948DA">
        <w:rPr>
          <w:lang w:eastAsia="zh-CN"/>
        </w:rPr>
        <w:instrText xml:space="preserve"> </w:instrText>
      </w:r>
      <w:r w:rsidR="006948DA">
        <w:rPr>
          <w:rFonts w:hint="eastAsia"/>
          <w:lang w:eastAsia="zh-CN"/>
        </w:rPr>
        <w:instrText>REF _Ref366592430 \h</w:instrText>
      </w:r>
      <w:r w:rsidR="006948DA">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55</w:t>
      </w:r>
      <w:r w:rsidR="005F5019">
        <w:rPr>
          <w:lang w:eastAsia="zh-CN"/>
        </w:rPr>
        <w:fldChar w:fldCharType="end"/>
      </w:r>
      <w:r w:rsidR="004474F5">
        <w:t xml:space="preserve">.  </w:t>
      </w:r>
      <w:r>
        <w:rPr>
          <w:rFonts w:hint="eastAsia"/>
          <w:lang w:eastAsia="zh-CN"/>
        </w:rPr>
        <w:t xml:space="preserve">The sorption </w:t>
      </w:r>
      <w:r>
        <w:rPr>
          <w:lang w:eastAsia="zh-CN"/>
        </w:rPr>
        <w:t>coefficient</w:t>
      </w:r>
      <w:r>
        <w:rPr>
          <w:rFonts w:hint="eastAsia"/>
          <w:lang w:eastAsia="zh-CN"/>
        </w:rPr>
        <w:t xml:space="preserve">s (Ks) of </w:t>
      </w:r>
      <w:r>
        <w:rPr>
          <w:rFonts w:hint="eastAsia"/>
          <w:lang w:val="en-CA" w:eastAsia="zh-CN"/>
        </w:rPr>
        <w:t>C</w:t>
      </w:r>
      <w:r w:rsidRPr="00372BDD">
        <w:rPr>
          <w:vertAlign w:val="subscript"/>
          <w:lang w:val="en-CA" w:eastAsia="zh-CN"/>
        </w:rPr>
        <w:t>2</w:t>
      </w:r>
      <w:r>
        <w:rPr>
          <w:rFonts w:hint="eastAsia"/>
          <w:lang w:val="en-CA" w:eastAsia="zh-CN"/>
        </w:rPr>
        <w:t>C</w:t>
      </w:r>
      <w:r w:rsidRPr="00372BDD">
        <w:rPr>
          <w:lang w:val="en-CA" w:eastAsia="zh-CN"/>
        </w:rPr>
        <w:t>l</w:t>
      </w:r>
      <w:r w:rsidRPr="00372BDD">
        <w:rPr>
          <w:vertAlign w:val="subscript"/>
          <w:lang w:val="en-CA" w:eastAsia="zh-CN"/>
        </w:rPr>
        <w:t>4</w:t>
      </w:r>
      <w:r>
        <w:rPr>
          <w:rFonts w:hint="eastAsia"/>
          <w:lang w:eastAsia="zh-CN"/>
        </w:rPr>
        <w:t xml:space="preserve"> and </w:t>
      </w:r>
      <w:r>
        <w:rPr>
          <w:rFonts w:hint="eastAsia"/>
          <w:lang w:val="en-CA" w:eastAsia="zh-CN"/>
        </w:rPr>
        <w:t>C</w:t>
      </w:r>
      <w:r w:rsidRPr="00372BDD">
        <w:rPr>
          <w:rFonts w:hint="eastAsia"/>
          <w:vertAlign w:val="subscript"/>
          <w:lang w:val="en-CA" w:eastAsia="zh-CN"/>
        </w:rPr>
        <w:t>6</w:t>
      </w:r>
      <w:r>
        <w:rPr>
          <w:rFonts w:hint="eastAsia"/>
          <w:lang w:val="en-CA" w:eastAsia="zh-CN"/>
        </w:rPr>
        <w:t>H</w:t>
      </w:r>
      <w:r w:rsidRPr="00372BDD">
        <w:rPr>
          <w:rFonts w:hint="eastAsia"/>
          <w:vertAlign w:val="subscript"/>
          <w:lang w:val="en-CA" w:eastAsia="zh-CN"/>
        </w:rPr>
        <w:t>6</w:t>
      </w:r>
      <w:r>
        <w:rPr>
          <w:rFonts w:hint="eastAsia"/>
          <w:lang w:eastAsia="zh-CN"/>
        </w:rPr>
        <w:t xml:space="preserve"> are 5.0 and 2.0, respectively</w:t>
      </w:r>
      <w:r w:rsidR="004474F5">
        <w:rPr>
          <w:rFonts w:hint="eastAsia"/>
          <w:lang w:eastAsia="zh-CN"/>
        </w:rPr>
        <w:t xml:space="preserve">.  </w:t>
      </w:r>
      <w:r>
        <w:rPr>
          <w:rFonts w:hint="eastAsia"/>
          <w:lang w:eastAsia="zh-CN"/>
        </w:rPr>
        <w:t>It is important to note that K</w:t>
      </w:r>
      <w:r w:rsidRPr="004704EF">
        <w:rPr>
          <w:rFonts w:hint="eastAsia"/>
          <w:vertAlign w:val="subscript"/>
          <w:lang w:eastAsia="zh-CN"/>
        </w:rPr>
        <w:t>s</w:t>
      </w:r>
      <w:r>
        <w:rPr>
          <w:rFonts w:hint="eastAsia"/>
          <w:lang w:eastAsia="zh-CN"/>
        </w:rPr>
        <w:t xml:space="preserve"> in </w:t>
      </w:r>
      <w:r w:rsidR="0076771D">
        <w:rPr>
          <w:rFonts w:hint="eastAsia"/>
          <w:lang w:eastAsia="zh-CN"/>
        </w:rPr>
        <w:t>MIN3P-THCm</w:t>
      </w:r>
      <w:r>
        <w:rPr>
          <w:rFonts w:hint="eastAsia"/>
          <w:lang w:eastAsia="zh-CN"/>
        </w:rPr>
        <w:t xml:space="preserve"> is defined as:</w:t>
      </w:r>
    </w:p>
    <w:tbl>
      <w:tblPr>
        <w:tblW w:w="0" w:type="auto"/>
        <w:tblLook w:val="04A0" w:firstRow="1" w:lastRow="0" w:firstColumn="1" w:lastColumn="0" w:noHBand="0" w:noVBand="1"/>
      </w:tblPr>
      <w:tblGrid>
        <w:gridCol w:w="6305"/>
        <w:gridCol w:w="2335"/>
      </w:tblGrid>
      <w:tr w:rsidR="00083980" w:rsidRPr="00D910F5" w14:paraId="41BAD412" w14:textId="77777777" w:rsidTr="00083980">
        <w:trPr>
          <w:trHeight w:val="819"/>
        </w:trPr>
        <w:tc>
          <w:tcPr>
            <w:tcW w:w="6479" w:type="dxa"/>
            <w:vAlign w:val="center"/>
            <w:hideMark/>
          </w:tcPr>
          <w:p w14:paraId="15297F40" w14:textId="77777777" w:rsidR="00083980" w:rsidRPr="00D910F5" w:rsidRDefault="004E7FA7" w:rsidP="00083980">
            <w:pPr>
              <w:rPr>
                <w:rFonts w:cs="Arial"/>
                <w:szCs w:val="22"/>
              </w:rPr>
            </w:pPr>
            <m:oMathPara>
              <m:oMath>
                <m:sSub>
                  <m:sSubPr>
                    <m:ctrlPr>
                      <w:rPr>
                        <w:rFonts w:ascii="Cambria Math" w:hAnsi="Cambria Math"/>
                        <w:lang w:eastAsia="zh-CN"/>
                      </w:rPr>
                    </m:ctrlPr>
                  </m:sSubPr>
                  <m:e>
                    <m:r>
                      <m:rPr>
                        <m:sty m:val="p"/>
                      </m:rPr>
                      <w:rPr>
                        <w:rFonts w:ascii="Cambria Math" w:hAnsi="Cambria Math"/>
                        <w:lang w:eastAsia="zh-CN"/>
                      </w:rPr>
                      <m:t>K</m:t>
                    </m:r>
                  </m:e>
                  <m:sub>
                    <m:r>
                      <w:rPr>
                        <w:rFonts w:ascii="Cambria Math" w:hAnsi="Cambria Math"/>
                        <w:lang w:eastAsia="zh-CN"/>
                      </w:rPr>
                      <m:t>s</m:t>
                    </m:r>
                  </m:sub>
                </m:sSub>
                <m:r>
                  <m:rPr>
                    <m:sty m:val="p"/>
                  </m:rP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i/>
                            <w:lang w:eastAsia="zh-CN"/>
                          </w:rPr>
                        </m:ctrlPr>
                      </m:sSubPr>
                      <m:e>
                        <m:r>
                          <w:rPr>
                            <w:rFonts w:ascii="Cambria Math" w:hAnsi="Cambria Math"/>
                            <w:lang w:eastAsia="zh-CN"/>
                          </w:rPr>
                          <m:t>ρ</m:t>
                        </m:r>
                      </m:e>
                      <m:sub>
                        <m:r>
                          <w:rPr>
                            <w:rFonts w:ascii="Cambria Math" w:hAnsi="Cambria Math"/>
                            <w:lang w:eastAsia="zh-CN"/>
                          </w:rPr>
                          <m:t>b</m:t>
                        </m:r>
                      </m:sub>
                    </m:sSub>
                  </m:num>
                  <m:den>
                    <m:r>
                      <w:rPr>
                        <w:rFonts w:ascii="Cambria Math" w:hAnsi="Cambria Math"/>
                        <w:lang w:eastAsia="zh-CN"/>
                      </w:rPr>
                      <m:t>ϕ</m:t>
                    </m:r>
                  </m:den>
                </m:f>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D</m:t>
                    </m:r>
                  </m:sub>
                </m:sSub>
              </m:oMath>
            </m:oMathPara>
          </w:p>
        </w:tc>
        <w:tc>
          <w:tcPr>
            <w:tcW w:w="2377" w:type="dxa"/>
            <w:vAlign w:val="center"/>
            <w:hideMark/>
          </w:tcPr>
          <w:p w14:paraId="74036807"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25</w:t>
            </w:r>
            <w:r w:rsidR="00083980">
              <w:rPr>
                <w:rFonts w:cs="Arial"/>
                <w:szCs w:val="22"/>
              </w:rPr>
              <w:fldChar w:fldCharType="end"/>
            </w:r>
          </w:p>
        </w:tc>
      </w:tr>
    </w:tbl>
    <w:p w14:paraId="37669660" w14:textId="77777777" w:rsidR="00AA22E8" w:rsidRDefault="00AA22E8" w:rsidP="00AA22E8">
      <w:pPr>
        <w:rPr>
          <w:lang w:eastAsia="zh-CN"/>
        </w:rPr>
      </w:pPr>
      <w:r>
        <w:rPr>
          <w:lang w:eastAsia="zh-CN"/>
        </w:rPr>
        <w:t>I</w:t>
      </w:r>
      <w:r>
        <w:rPr>
          <w:rFonts w:hint="eastAsia"/>
          <w:lang w:eastAsia="zh-CN"/>
        </w:rPr>
        <w:t xml:space="preserve">n which </w:t>
      </w:r>
      <m:oMath>
        <m:sSub>
          <m:sSubPr>
            <m:ctrlPr>
              <w:rPr>
                <w:rFonts w:ascii="Cambria Math" w:hAnsi="Cambria Math"/>
                <w:i/>
                <w:lang w:eastAsia="zh-CN"/>
              </w:rPr>
            </m:ctrlPr>
          </m:sSubPr>
          <m:e>
            <m:r>
              <w:rPr>
                <w:rFonts w:ascii="Cambria Math" w:hAnsi="Cambria Math"/>
                <w:lang w:eastAsia="zh-CN"/>
              </w:rPr>
              <m:t>ρ</m:t>
            </m:r>
          </m:e>
          <m:sub>
            <m:r>
              <w:rPr>
                <w:rFonts w:ascii="Cambria Math" w:hAnsi="Cambria Math"/>
                <w:lang w:eastAsia="zh-CN"/>
              </w:rPr>
              <m:t>b</m:t>
            </m:r>
          </m:sub>
        </m:sSub>
      </m:oMath>
      <w:r>
        <w:rPr>
          <w:rFonts w:hint="eastAsia"/>
          <w:lang w:eastAsia="zh-CN"/>
        </w:rPr>
        <w:t xml:space="preserve"> is the bulk dry density in [kg L</w:t>
      </w:r>
      <w:r w:rsidRPr="009C5F4E">
        <w:rPr>
          <w:rFonts w:hint="eastAsia"/>
          <w:vertAlign w:val="superscript"/>
          <w:lang w:eastAsia="zh-CN"/>
        </w:rPr>
        <w:t>-1</w:t>
      </w:r>
      <w:r>
        <w:rPr>
          <w:rFonts w:hint="eastAsia"/>
          <w:lang w:eastAsia="zh-CN"/>
        </w:rPr>
        <w:t xml:space="preserve">], </w:t>
      </w:r>
      <m:oMath>
        <m:r>
          <w:rPr>
            <w:rFonts w:ascii="Cambria Math" w:hAnsi="Cambria Math"/>
            <w:lang w:eastAsia="zh-CN"/>
          </w:rPr>
          <m:t>ϕ</m:t>
        </m:r>
      </m:oMath>
      <w:r>
        <w:rPr>
          <w:rFonts w:hint="eastAsia"/>
          <w:lang w:eastAsia="zh-CN"/>
        </w:rPr>
        <w:t xml:space="preserve"> is the volumetric porosity [-], and </w:t>
      </w:r>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D</m:t>
            </m:r>
          </m:sub>
        </m:sSub>
      </m:oMath>
      <w:r>
        <w:rPr>
          <w:rFonts w:hint="eastAsia"/>
          <w:lang w:eastAsia="zh-CN"/>
        </w:rPr>
        <w:t xml:space="preserve"> is the a</w:t>
      </w:r>
      <w:r w:rsidR="004704EF">
        <w:rPr>
          <w:lang w:eastAsia="zh-CN"/>
        </w:rPr>
        <w:t>d</w:t>
      </w:r>
      <w:r>
        <w:rPr>
          <w:rFonts w:hint="eastAsia"/>
          <w:lang w:eastAsia="zh-CN"/>
        </w:rPr>
        <w:t>sorption distribution coefficient [L kg</w:t>
      </w:r>
      <w:r w:rsidRPr="009C5F4E">
        <w:rPr>
          <w:rFonts w:hint="eastAsia"/>
          <w:vertAlign w:val="superscript"/>
          <w:lang w:eastAsia="zh-CN"/>
        </w:rPr>
        <w:t>-1</w:t>
      </w:r>
      <w:r>
        <w:rPr>
          <w:rFonts w:hint="eastAsia"/>
          <w:lang w:eastAsia="zh-CN"/>
        </w:rPr>
        <w:t>].</w:t>
      </w:r>
    </w:p>
    <w:p w14:paraId="75A3A090" w14:textId="77777777" w:rsidR="004704EF" w:rsidRDefault="004704EF" w:rsidP="00AA22E8">
      <w:pPr>
        <w:rPr>
          <w:lang w:eastAsia="zh-CN"/>
        </w:rPr>
      </w:pPr>
    </w:p>
    <w:p w14:paraId="21539D4A" w14:textId="77777777" w:rsidR="004704EF" w:rsidRDefault="004704EF" w:rsidP="00AA22E8">
      <w:pPr>
        <w:rPr>
          <w:lang w:eastAsia="zh-CN"/>
        </w:rPr>
      </w:pPr>
    </w:p>
    <w:p w14:paraId="1FC5E5CB" w14:textId="77777777" w:rsidR="004704EF" w:rsidRPr="009C5F4E" w:rsidRDefault="004704EF" w:rsidP="00AA22E8">
      <w:pPr>
        <w:rPr>
          <w:lang w:eastAsia="zh-CN"/>
        </w:rPr>
      </w:pPr>
    </w:p>
    <w:p w14:paraId="060D6249" w14:textId="3904F4D9" w:rsidR="00AA22E8" w:rsidRPr="00ED3698" w:rsidRDefault="00AA22E8" w:rsidP="00AE6CCB">
      <w:pPr>
        <w:pStyle w:val="StyleCaptionTableCaptionBold"/>
        <w:rPr>
          <w:lang w:eastAsia="zh-CN"/>
        </w:rPr>
      </w:pPr>
      <w:bookmarkStart w:id="484" w:name="_Ref366592430"/>
      <w:bookmarkStart w:id="485" w:name="_Toc520374931"/>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55</w:t>
      </w:r>
      <w:r w:rsidR="00FE1AD3">
        <w:fldChar w:fldCharType="end"/>
      </w:r>
      <w:bookmarkEnd w:id="484"/>
      <w:r w:rsidR="00142D8D">
        <w:t xml:space="preserve">: </w:t>
      </w:r>
      <w:r w:rsidRPr="00ED3698">
        <w:t xml:space="preserve">Physical parameters for benchmark </w:t>
      </w:r>
      <w:r>
        <w:rPr>
          <w:rFonts w:hint="eastAsia"/>
          <w:lang w:eastAsia="zh-CN"/>
        </w:rPr>
        <w:t>raoult</w:t>
      </w:r>
      <w:bookmarkEnd w:id="485"/>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AA22E8" w:rsidRPr="00ED3698" w14:paraId="669C1239" w14:textId="77777777" w:rsidTr="004449BC">
        <w:trPr>
          <w:trHeight w:val="300"/>
        </w:trPr>
        <w:tc>
          <w:tcPr>
            <w:tcW w:w="2802" w:type="pct"/>
            <w:tcBorders>
              <w:bottom w:val="single" w:sz="4" w:space="0" w:color="auto"/>
            </w:tcBorders>
            <w:shd w:val="clear" w:color="auto" w:fill="D9D9D9"/>
            <w:noWrap/>
            <w:vAlign w:val="bottom"/>
            <w:hideMark/>
          </w:tcPr>
          <w:p w14:paraId="4A802D36" w14:textId="77777777" w:rsidR="00AA22E8" w:rsidRPr="00ED3698" w:rsidRDefault="00AA22E8" w:rsidP="00DD6123">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bottom"/>
            <w:hideMark/>
          </w:tcPr>
          <w:p w14:paraId="32534E47" w14:textId="77777777" w:rsidR="00AA22E8" w:rsidRPr="00ED3698" w:rsidRDefault="00B660E9" w:rsidP="00DD6123">
            <w:pPr>
              <w:spacing w:before="0" w:after="0"/>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tcPr>
          <w:p w14:paraId="40EED595" w14:textId="77777777" w:rsidR="00AA22E8" w:rsidRPr="00ED3698" w:rsidRDefault="00AA22E8" w:rsidP="00DD6123">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bottom"/>
            <w:hideMark/>
          </w:tcPr>
          <w:p w14:paraId="25847C2A" w14:textId="77777777" w:rsidR="00AA22E8" w:rsidRPr="00ED3698" w:rsidRDefault="00AA22E8" w:rsidP="00DD6123">
            <w:pPr>
              <w:spacing w:before="0" w:after="0"/>
              <w:rPr>
                <w:b/>
                <w:color w:val="000000"/>
                <w:lang w:eastAsia="en-CA"/>
              </w:rPr>
            </w:pPr>
            <w:r w:rsidRPr="00FC4488">
              <w:rPr>
                <w:b/>
                <w:color w:val="000000"/>
                <w:lang w:eastAsia="en-CA"/>
              </w:rPr>
              <w:t>Unit</w:t>
            </w:r>
          </w:p>
        </w:tc>
      </w:tr>
      <w:tr w:rsidR="00AA22E8" w:rsidRPr="00ED3698" w14:paraId="436E17B2" w14:textId="77777777" w:rsidTr="004449BC">
        <w:trPr>
          <w:trHeight w:val="300"/>
        </w:trPr>
        <w:tc>
          <w:tcPr>
            <w:tcW w:w="2802" w:type="pct"/>
            <w:tcBorders>
              <w:top w:val="single" w:sz="4" w:space="0" w:color="auto"/>
              <w:bottom w:val="nil"/>
            </w:tcBorders>
            <w:shd w:val="clear" w:color="auto" w:fill="auto"/>
            <w:noWrap/>
            <w:vAlign w:val="bottom"/>
            <w:hideMark/>
          </w:tcPr>
          <w:p w14:paraId="0C74130A" w14:textId="77777777" w:rsidR="00AA22E8" w:rsidRPr="00ED3698" w:rsidRDefault="00AA22E8" w:rsidP="00DD6123">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5C0B238C" w14:textId="77777777" w:rsidR="00AA22E8" w:rsidRPr="004704EF" w:rsidRDefault="00AA22E8" w:rsidP="00DD6123">
            <w:pPr>
              <w:spacing w:before="0" w:after="0"/>
              <w:rPr>
                <w:i/>
                <w:color w:val="000000"/>
                <w:lang w:eastAsia="en-CA"/>
              </w:rPr>
            </w:pPr>
            <w:r w:rsidRPr="004704EF">
              <w:rPr>
                <w:i/>
                <w:color w:val="000000"/>
                <w:lang w:eastAsia="en-CA"/>
              </w:rPr>
              <w:t>L</w:t>
            </w:r>
          </w:p>
        </w:tc>
        <w:tc>
          <w:tcPr>
            <w:tcW w:w="753" w:type="pct"/>
            <w:tcBorders>
              <w:top w:val="single" w:sz="4" w:space="0" w:color="auto"/>
              <w:bottom w:val="nil"/>
            </w:tcBorders>
          </w:tcPr>
          <w:p w14:paraId="325FA58D" w14:textId="77777777" w:rsidR="00AA22E8" w:rsidRPr="00ED3698" w:rsidRDefault="00AA22E8" w:rsidP="00DD6123">
            <w:pPr>
              <w:spacing w:before="0" w:after="0"/>
              <w:rPr>
                <w:color w:val="000000"/>
                <w:lang w:eastAsia="zh-CN"/>
              </w:rPr>
            </w:pPr>
            <w:r>
              <w:rPr>
                <w:rFonts w:hint="eastAsia"/>
                <w:color w:val="000000"/>
                <w:lang w:eastAsia="zh-CN"/>
              </w:rPr>
              <w:t>100.0</w:t>
            </w:r>
          </w:p>
        </w:tc>
        <w:tc>
          <w:tcPr>
            <w:tcW w:w="694" w:type="pct"/>
            <w:tcBorders>
              <w:top w:val="single" w:sz="4" w:space="0" w:color="auto"/>
              <w:bottom w:val="nil"/>
            </w:tcBorders>
            <w:shd w:val="clear" w:color="auto" w:fill="auto"/>
            <w:noWrap/>
            <w:vAlign w:val="bottom"/>
            <w:hideMark/>
          </w:tcPr>
          <w:p w14:paraId="1A5ED716" w14:textId="77777777" w:rsidR="00AA22E8" w:rsidRPr="00ED3698" w:rsidRDefault="00AA22E8" w:rsidP="00DD6123">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AA22E8" w:rsidRPr="00ED3698" w14:paraId="2482EA90" w14:textId="77777777" w:rsidTr="004449BC">
        <w:trPr>
          <w:trHeight w:val="300"/>
        </w:trPr>
        <w:tc>
          <w:tcPr>
            <w:tcW w:w="2802" w:type="pct"/>
            <w:tcBorders>
              <w:top w:val="nil"/>
              <w:bottom w:val="nil"/>
            </w:tcBorders>
            <w:shd w:val="clear" w:color="auto" w:fill="auto"/>
            <w:noWrap/>
            <w:vAlign w:val="bottom"/>
            <w:hideMark/>
          </w:tcPr>
          <w:p w14:paraId="718FE40C" w14:textId="77777777" w:rsidR="00AA22E8" w:rsidRPr="00ED3698" w:rsidRDefault="00AA22E8" w:rsidP="00DD6123">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382C9F24" w14:textId="77777777" w:rsidR="00AA22E8" w:rsidRPr="00ED3698" w:rsidRDefault="00AA22E8" w:rsidP="00DD6123">
            <w:pPr>
              <w:spacing w:before="0" w:after="0"/>
              <w:rPr>
                <w:color w:val="000000"/>
                <w:lang w:eastAsia="en-CA"/>
              </w:rPr>
            </w:pPr>
            <w:r w:rsidRPr="00ED3698">
              <w:rPr>
                <w:rFonts w:ascii="Cambria Math" w:hAnsi="Cambria Math" w:cs="Cambria Math"/>
                <w:color w:val="000000"/>
                <w:lang w:eastAsia="en-CA"/>
              </w:rPr>
              <w:t>𝜙</w:t>
            </w:r>
          </w:p>
        </w:tc>
        <w:tc>
          <w:tcPr>
            <w:tcW w:w="753" w:type="pct"/>
            <w:tcBorders>
              <w:top w:val="nil"/>
              <w:bottom w:val="nil"/>
            </w:tcBorders>
          </w:tcPr>
          <w:p w14:paraId="22E1E872" w14:textId="77777777" w:rsidR="00AA22E8" w:rsidRPr="00ED3698" w:rsidRDefault="00AA22E8" w:rsidP="00DD6123">
            <w:pPr>
              <w:spacing w:before="0" w:after="0"/>
              <w:rPr>
                <w:color w:val="000000"/>
                <w:lang w:eastAsia="zh-CN"/>
              </w:rPr>
            </w:pPr>
            <w:r w:rsidRPr="00ED3698">
              <w:rPr>
                <w:color w:val="000000"/>
                <w:lang w:eastAsia="en-CA"/>
              </w:rPr>
              <w:t>0.</w:t>
            </w:r>
            <w:r>
              <w:rPr>
                <w:rFonts w:hint="eastAsia"/>
                <w:color w:val="000000"/>
                <w:lang w:eastAsia="zh-CN"/>
              </w:rPr>
              <w:t>50</w:t>
            </w:r>
          </w:p>
        </w:tc>
        <w:tc>
          <w:tcPr>
            <w:tcW w:w="694" w:type="pct"/>
            <w:tcBorders>
              <w:top w:val="nil"/>
              <w:bottom w:val="nil"/>
            </w:tcBorders>
            <w:shd w:val="clear" w:color="auto" w:fill="auto"/>
            <w:noWrap/>
            <w:vAlign w:val="bottom"/>
            <w:hideMark/>
          </w:tcPr>
          <w:p w14:paraId="4F9F1203" w14:textId="77777777" w:rsidR="00AA22E8" w:rsidRPr="00ED3698" w:rsidRDefault="00AA22E8" w:rsidP="00DD6123">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AA22E8" w:rsidRPr="00ED3698" w14:paraId="5CC5F0A5" w14:textId="77777777" w:rsidTr="004449BC">
        <w:trPr>
          <w:trHeight w:val="300"/>
        </w:trPr>
        <w:tc>
          <w:tcPr>
            <w:tcW w:w="2802" w:type="pct"/>
            <w:tcBorders>
              <w:top w:val="nil"/>
              <w:bottom w:val="nil"/>
            </w:tcBorders>
            <w:shd w:val="clear" w:color="auto" w:fill="auto"/>
            <w:noWrap/>
            <w:vAlign w:val="bottom"/>
            <w:hideMark/>
          </w:tcPr>
          <w:p w14:paraId="4D6D5840" w14:textId="77777777" w:rsidR="00AA22E8" w:rsidRPr="00ED3698" w:rsidRDefault="00AA22E8" w:rsidP="00DD6123">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76DF6317" w14:textId="77777777" w:rsidR="00AA22E8" w:rsidRPr="004704EF" w:rsidRDefault="00AA22E8" w:rsidP="00DD6123">
            <w:pPr>
              <w:spacing w:before="0" w:after="0"/>
              <w:rPr>
                <w:i/>
                <w:color w:val="000000"/>
                <w:lang w:eastAsia="zh-CN"/>
              </w:rPr>
            </w:pPr>
            <w:r w:rsidRPr="004704EF">
              <w:rPr>
                <w:i/>
                <w:color w:val="000000"/>
                <w:lang w:eastAsia="en-CA"/>
              </w:rPr>
              <w:t>K</w:t>
            </w:r>
            <w:r w:rsidRPr="004704EF">
              <w:rPr>
                <w:rFonts w:hint="eastAsia"/>
                <w:i/>
                <w:color w:val="000000"/>
                <w:vertAlign w:val="subscript"/>
                <w:lang w:eastAsia="zh-CN"/>
              </w:rPr>
              <w:t>xx</w:t>
            </w:r>
          </w:p>
        </w:tc>
        <w:tc>
          <w:tcPr>
            <w:tcW w:w="753" w:type="pct"/>
            <w:tcBorders>
              <w:top w:val="nil"/>
              <w:bottom w:val="nil"/>
            </w:tcBorders>
          </w:tcPr>
          <w:p w14:paraId="72E9735F" w14:textId="77777777" w:rsidR="00AA22E8" w:rsidRPr="00ED3698" w:rsidRDefault="00AA22E8" w:rsidP="00DD6123">
            <w:pPr>
              <w:spacing w:before="0" w:after="0"/>
              <w:rPr>
                <w:color w:val="000000"/>
                <w:lang w:eastAsia="zh-CN"/>
              </w:rPr>
            </w:pPr>
            <w:r>
              <w:rPr>
                <w:color w:val="000000"/>
                <w:lang w:eastAsia="en-CA"/>
              </w:rPr>
              <w:t>1</w:t>
            </w:r>
            <w:r>
              <w:rPr>
                <w:rFonts w:hint="eastAsia"/>
                <w:color w:val="000000"/>
                <w:lang w:eastAsia="zh-CN"/>
              </w:rPr>
              <w:t>.0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4</w:t>
            </w:r>
          </w:p>
        </w:tc>
        <w:tc>
          <w:tcPr>
            <w:tcW w:w="694" w:type="pct"/>
            <w:tcBorders>
              <w:top w:val="nil"/>
              <w:bottom w:val="nil"/>
            </w:tcBorders>
            <w:shd w:val="clear" w:color="auto" w:fill="auto"/>
            <w:noWrap/>
            <w:vAlign w:val="bottom"/>
            <w:hideMark/>
          </w:tcPr>
          <w:p w14:paraId="00FBF3D5" w14:textId="77777777" w:rsidR="00AA22E8" w:rsidRPr="002D67BA" w:rsidRDefault="00AA22E8" w:rsidP="00DD6123">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AA22E8" w:rsidRPr="00ED3698" w14:paraId="1D5A264E" w14:textId="77777777" w:rsidTr="004449BC">
        <w:trPr>
          <w:trHeight w:val="300"/>
        </w:trPr>
        <w:tc>
          <w:tcPr>
            <w:tcW w:w="2802" w:type="pct"/>
            <w:tcBorders>
              <w:top w:val="nil"/>
              <w:bottom w:val="nil"/>
            </w:tcBorders>
            <w:shd w:val="clear" w:color="auto" w:fill="auto"/>
            <w:noWrap/>
            <w:vAlign w:val="bottom"/>
          </w:tcPr>
          <w:p w14:paraId="30ADC19C" w14:textId="77777777" w:rsidR="00AA22E8" w:rsidRPr="00ED3698" w:rsidRDefault="00AA22E8" w:rsidP="00DD6123">
            <w:pPr>
              <w:spacing w:before="0" w:after="0"/>
              <w:rPr>
                <w:color w:val="000000"/>
                <w:lang w:eastAsia="zh-CN"/>
              </w:rPr>
            </w:pPr>
            <w:r>
              <w:rPr>
                <w:rFonts w:hint="eastAsia"/>
                <w:color w:val="000000"/>
                <w:lang w:eastAsia="zh-CN"/>
              </w:rPr>
              <w:t>Diffusion coefficient</w:t>
            </w:r>
          </w:p>
        </w:tc>
        <w:tc>
          <w:tcPr>
            <w:tcW w:w="751" w:type="pct"/>
            <w:tcBorders>
              <w:top w:val="nil"/>
              <w:bottom w:val="nil"/>
            </w:tcBorders>
            <w:shd w:val="clear" w:color="auto" w:fill="auto"/>
            <w:noWrap/>
            <w:vAlign w:val="bottom"/>
          </w:tcPr>
          <w:p w14:paraId="14E9508C" w14:textId="77777777" w:rsidR="00AA22E8" w:rsidRPr="004704EF" w:rsidRDefault="004704EF" w:rsidP="004704EF">
            <w:pPr>
              <w:spacing w:before="0" w:after="0"/>
              <w:rPr>
                <w:i/>
                <w:color w:val="000000"/>
                <w:vertAlign w:val="superscript"/>
                <w:lang w:eastAsia="zh-CN"/>
              </w:rPr>
            </w:pPr>
            <w:r w:rsidRPr="004704EF">
              <w:rPr>
                <w:i/>
                <w:color w:val="000000"/>
                <w:lang w:eastAsia="zh-CN"/>
              </w:rPr>
              <w:t>D</w:t>
            </w:r>
            <w:r w:rsidRPr="004704EF">
              <w:rPr>
                <w:i/>
                <w:color w:val="000000"/>
                <w:vertAlign w:val="subscript"/>
                <w:lang w:eastAsia="zh-CN"/>
              </w:rPr>
              <w:t>0</w:t>
            </w:r>
            <w:r w:rsidRPr="004704EF">
              <w:rPr>
                <w:i/>
                <w:color w:val="000000"/>
                <w:vertAlign w:val="superscript"/>
                <w:lang w:eastAsia="zh-CN"/>
              </w:rPr>
              <w:t>a</w:t>
            </w:r>
          </w:p>
        </w:tc>
        <w:tc>
          <w:tcPr>
            <w:tcW w:w="753" w:type="pct"/>
            <w:tcBorders>
              <w:top w:val="nil"/>
              <w:bottom w:val="nil"/>
            </w:tcBorders>
          </w:tcPr>
          <w:p w14:paraId="55C3BA4A" w14:textId="77777777" w:rsidR="00AA22E8" w:rsidRPr="00ED3698" w:rsidRDefault="00AA22E8" w:rsidP="00DD6123">
            <w:pPr>
              <w:spacing w:before="0" w:after="0"/>
              <w:rPr>
                <w:color w:val="000000"/>
                <w:lang w:eastAsia="zh-CN"/>
              </w:rPr>
            </w:pPr>
            <w:r>
              <w:rPr>
                <w:rFonts w:hint="eastAsia"/>
                <w:color w:val="000000"/>
                <w:lang w:eastAsia="zh-CN"/>
              </w:rPr>
              <w:t>1.0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694" w:type="pct"/>
            <w:tcBorders>
              <w:top w:val="nil"/>
              <w:bottom w:val="nil"/>
            </w:tcBorders>
            <w:shd w:val="clear" w:color="auto" w:fill="auto"/>
            <w:noWrap/>
            <w:vAlign w:val="bottom"/>
          </w:tcPr>
          <w:p w14:paraId="50CE81E6" w14:textId="77777777" w:rsidR="00AA22E8" w:rsidRPr="00ED3698" w:rsidRDefault="00AA22E8" w:rsidP="00DD6123">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AA22E8" w:rsidRPr="00ED3698" w14:paraId="666CDAB0" w14:textId="77777777" w:rsidTr="004449BC">
        <w:trPr>
          <w:trHeight w:val="300"/>
        </w:trPr>
        <w:tc>
          <w:tcPr>
            <w:tcW w:w="2802" w:type="pct"/>
            <w:tcBorders>
              <w:top w:val="nil"/>
              <w:bottom w:val="nil"/>
            </w:tcBorders>
            <w:shd w:val="clear" w:color="auto" w:fill="auto"/>
            <w:noWrap/>
            <w:vAlign w:val="center"/>
          </w:tcPr>
          <w:p w14:paraId="267C3855" w14:textId="77777777" w:rsidR="00AA22E8" w:rsidRPr="00ED3698" w:rsidRDefault="00B660E9" w:rsidP="00DD6123">
            <w:pPr>
              <w:spacing w:before="0" w:after="0"/>
              <w:jc w:val="left"/>
              <w:rPr>
                <w:color w:val="000000"/>
                <w:lang w:eastAsia="en-CA"/>
              </w:rPr>
            </w:pPr>
            <w:r>
              <w:rPr>
                <w:rFonts w:hint="eastAsia"/>
                <w:color w:val="000000"/>
                <w:lang w:eastAsia="zh-CN"/>
              </w:rPr>
              <w:t>L</w:t>
            </w:r>
            <w:r w:rsidR="00AA22E8" w:rsidRPr="00490495">
              <w:rPr>
                <w:color w:val="000000"/>
                <w:lang w:eastAsia="en-CA"/>
              </w:rPr>
              <w:t>ongitudinal dispersivity</w:t>
            </w:r>
          </w:p>
        </w:tc>
        <w:tc>
          <w:tcPr>
            <w:tcW w:w="751" w:type="pct"/>
            <w:tcBorders>
              <w:top w:val="nil"/>
              <w:bottom w:val="nil"/>
            </w:tcBorders>
            <w:shd w:val="clear" w:color="auto" w:fill="auto"/>
            <w:noWrap/>
            <w:vAlign w:val="center"/>
          </w:tcPr>
          <w:p w14:paraId="0689DEFD" w14:textId="77777777" w:rsidR="00AA22E8" w:rsidRPr="004704EF" w:rsidRDefault="00AA22E8" w:rsidP="004704EF">
            <w:pPr>
              <w:spacing w:before="0" w:after="0"/>
              <w:jc w:val="left"/>
              <w:rPr>
                <w:i/>
                <w:color w:val="000000"/>
                <w:lang w:eastAsia="zh-CN"/>
              </w:rPr>
            </w:pPr>
            <w:r w:rsidRPr="004704EF">
              <w:rPr>
                <w:rFonts w:ascii="Lucida Sans Unicode" w:hAnsi="Lucida Sans Unicode" w:cs="Lucida Sans Unicode"/>
                <w:i/>
                <w:color w:val="000000"/>
                <w:lang w:eastAsia="en-CA"/>
              </w:rPr>
              <w:t>α</w:t>
            </w:r>
            <w:r w:rsidR="004704EF" w:rsidRPr="004704EF">
              <w:rPr>
                <w:i/>
                <w:color w:val="000000"/>
                <w:vertAlign w:val="subscript"/>
                <w:lang w:eastAsia="zh-CN"/>
              </w:rPr>
              <w:t>l</w:t>
            </w:r>
          </w:p>
        </w:tc>
        <w:tc>
          <w:tcPr>
            <w:tcW w:w="753" w:type="pct"/>
            <w:tcBorders>
              <w:top w:val="nil"/>
              <w:bottom w:val="nil"/>
            </w:tcBorders>
            <w:vAlign w:val="center"/>
          </w:tcPr>
          <w:p w14:paraId="723C35AC" w14:textId="77777777" w:rsidR="00AA22E8" w:rsidRPr="00ED3698" w:rsidRDefault="00AA22E8" w:rsidP="00DD6123">
            <w:pPr>
              <w:spacing w:before="0" w:after="0"/>
              <w:jc w:val="left"/>
              <w:rPr>
                <w:color w:val="000000"/>
                <w:lang w:eastAsia="zh-CN"/>
              </w:rPr>
            </w:pPr>
            <w:r>
              <w:rPr>
                <w:rFonts w:hint="eastAsia"/>
                <w:color w:val="000000"/>
                <w:lang w:eastAsia="zh-CN"/>
              </w:rPr>
              <w:t>0.0</w:t>
            </w:r>
          </w:p>
        </w:tc>
        <w:tc>
          <w:tcPr>
            <w:tcW w:w="694" w:type="pct"/>
            <w:tcBorders>
              <w:top w:val="nil"/>
              <w:bottom w:val="nil"/>
            </w:tcBorders>
            <w:shd w:val="clear" w:color="auto" w:fill="auto"/>
            <w:noWrap/>
            <w:vAlign w:val="center"/>
          </w:tcPr>
          <w:p w14:paraId="0AE3F64F" w14:textId="77777777" w:rsidR="00AA22E8" w:rsidRPr="00ED3698" w:rsidRDefault="00AA22E8" w:rsidP="00DD6123">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AA22E8" w:rsidRPr="00ED3698" w14:paraId="6CA55165" w14:textId="77777777" w:rsidTr="004449BC">
        <w:trPr>
          <w:trHeight w:val="300"/>
        </w:trPr>
        <w:tc>
          <w:tcPr>
            <w:tcW w:w="2802" w:type="pct"/>
            <w:tcBorders>
              <w:top w:val="nil"/>
              <w:bottom w:val="nil"/>
            </w:tcBorders>
            <w:shd w:val="clear" w:color="auto" w:fill="auto"/>
            <w:noWrap/>
            <w:vAlign w:val="center"/>
          </w:tcPr>
          <w:p w14:paraId="790E6F4C" w14:textId="77777777" w:rsidR="00AA22E8" w:rsidRPr="002D67BA" w:rsidRDefault="00AA22E8" w:rsidP="00DD6123">
            <w:pPr>
              <w:spacing w:before="0" w:after="0"/>
              <w:jc w:val="left"/>
              <w:rPr>
                <w:color w:val="000000"/>
                <w:lang w:eastAsia="zh-CN"/>
              </w:rPr>
            </w:pPr>
            <w:r>
              <w:rPr>
                <w:rFonts w:hint="eastAsia"/>
                <w:color w:val="000000"/>
                <w:lang w:eastAsia="zh-CN"/>
              </w:rPr>
              <w:t xml:space="preserve">Sorption coefficient of </w:t>
            </w:r>
            <w:r>
              <w:rPr>
                <w:rFonts w:hint="eastAsia"/>
                <w:lang w:val="en-CA" w:eastAsia="zh-CN"/>
              </w:rPr>
              <w:t>C</w:t>
            </w:r>
            <w:r w:rsidRPr="00372BDD">
              <w:rPr>
                <w:vertAlign w:val="subscript"/>
                <w:lang w:val="en-CA" w:eastAsia="zh-CN"/>
              </w:rPr>
              <w:t>2</w:t>
            </w:r>
            <w:r>
              <w:rPr>
                <w:rFonts w:hint="eastAsia"/>
                <w:lang w:val="en-CA" w:eastAsia="zh-CN"/>
              </w:rPr>
              <w:t>C</w:t>
            </w:r>
            <w:r w:rsidRPr="00372BDD">
              <w:rPr>
                <w:lang w:val="en-CA" w:eastAsia="zh-CN"/>
              </w:rPr>
              <w:t>l</w:t>
            </w:r>
            <w:r w:rsidRPr="00372BDD">
              <w:rPr>
                <w:vertAlign w:val="subscript"/>
                <w:lang w:val="en-CA" w:eastAsia="zh-CN"/>
              </w:rPr>
              <w:t>4</w:t>
            </w:r>
          </w:p>
        </w:tc>
        <w:tc>
          <w:tcPr>
            <w:tcW w:w="751" w:type="pct"/>
            <w:tcBorders>
              <w:top w:val="nil"/>
              <w:bottom w:val="nil"/>
            </w:tcBorders>
            <w:shd w:val="clear" w:color="auto" w:fill="auto"/>
            <w:noWrap/>
            <w:vAlign w:val="center"/>
          </w:tcPr>
          <w:p w14:paraId="39D09CE3" w14:textId="77777777" w:rsidR="00AA22E8" w:rsidRPr="004704EF" w:rsidRDefault="00AA22E8" w:rsidP="00DD6123">
            <w:pPr>
              <w:spacing w:before="0" w:after="0"/>
              <w:jc w:val="left"/>
              <w:rPr>
                <w:i/>
                <w:color w:val="000000"/>
                <w:lang w:eastAsia="zh-CN"/>
              </w:rPr>
            </w:pPr>
            <w:r w:rsidRPr="004704EF">
              <w:rPr>
                <w:i/>
                <w:color w:val="000000"/>
                <w:lang w:eastAsia="zh-CN"/>
              </w:rPr>
              <w:t>K</w:t>
            </w:r>
            <w:r w:rsidRPr="004704EF">
              <w:rPr>
                <w:i/>
                <w:color w:val="000000"/>
                <w:vertAlign w:val="subscript"/>
                <w:lang w:eastAsia="zh-CN"/>
              </w:rPr>
              <w:t>s</w:t>
            </w:r>
          </w:p>
        </w:tc>
        <w:tc>
          <w:tcPr>
            <w:tcW w:w="753" w:type="pct"/>
            <w:tcBorders>
              <w:top w:val="nil"/>
              <w:bottom w:val="nil"/>
            </w:tcBorders>
            <w:vAlign w:val="center"/>
          </w:tcPr>
          <w:p w14:paraId="131F880F" w14:textId="77777777" w:rsidR="00AA22E8" w:rsidRDefault="00AA22E8" w:rsidP="00DD6123">
            <w:pPr>
              <w:spacing w:before="0" w:after="0"/>
              <w:jc w:val="left"/>
              <w:rPr>
                <w:color w:val="000000"/>
                <w:lang w:eastAsia="zh-CN"/>
              </w:rPr>
            </w:pPr>
            <w:r>
              <w:rPr>
                <w:rFonts w:hint="eastAsia"/>
                <w:color w:val="000000"/>
                <w:lang w:eastAsia="zh-CN"/>
              </w:rPr>
              <w:t>5.0</w:t>
            </w:r>
          </w:p>
        </w:tc>
        <w:tc>
          <w:tcPr>
            <w:tcW w:w="694" w:type="pct"/>
            <w:tcBorders>
              <w:top w:val="nil"/>
              <w:bottom w:val="nil"/>
            </w:tcBorders>
            <w:shd w:val="clear" w:color="auto" w:fill="auto"/>
            <w:noWrap/>
            <w:vAlign w:val="center"/>
          </w:tcPr>
          <w:p w14:paraId="3BB367E3" w14:textId="77777777" w:rsidR="00AA22E8" w:rsidRDefault="00AA22E8" w:rsidP="00DD6123">
            <w:pPr>
              <w:spacing w:before="0" w:after="0"/>
              <w:jc w:val="left"/>
              <w:rPr>
                <w:color w:val="000000"/>
                <w:lang w:eastAsia="zh-CN"/>
              </w:rPr>
            </w:pPr>
            <w:r>
              <w:rPr>
                <w:rFonts w:hint="eastAsia"/>
                <w:color w:val="000000"/>
                <w:lang w:eastAsia="zh-CN"/>
              </w:rPr>
              <w:t>[-]</w:t>
            </w:r>
          </w:p>
        </w:tc>
      </w:tr>
      <w:tr w:rsidR="00AA22E8" w:rsidRPr="00ED3698" w14:paraId="06F6F485" w14:textId="77777777" w:rsidTr="004449BC">
        <w:trPr>
          <w:trHeight w:val="300"/>
        </w:trPr>
        <w:tc>
          <w:tcPr>
            <w:tcW w:w="2802" w:type="pct"/>
            <w:tcBorders>
              <w:top w:val="nil"/>
              <w:bottom w:val="single" w:sz="4" w:space="0" w:color="auto"/>
            </w:tcBorders>
            <w:shd w:val="clear" w:color="auto" w:fill="auto"/>
            <w:noWrap/>
            <w:vAlign w:val="center"/>
          </w:tcPr>
          <w:p w14:paraId="1D30790B" w14:textId="77777777" w:rsidR="00AA22E8" w:rsidRPr="002D67BA" w:rsidRDefault="00AA22E8" w:rsidP="00DD6123">
            <w:pPr>
              <w:spacing w:before="0" w:after="0"/>
              <w:jc w:val="left"/>
              <w:rPr>
                <w:color w:val="000000"/>
                <w:lang w:eastAsia="zh-CN"/>
              </w:rPr>
            </w:pPr>
            <w:r>
              <w:rPr>
                <w:rFonts w:hint="eastAsia"/>
                <w:color w:val="000000"/>
                <w:lang w:eastAsia="zh-CN"/>
              </w:rPr>
              <w:t xml:space="preserve">Sorption coefficient of </w:t>
            </w:r>
            <w:r>
              <w:rPr>
                <w:rFonts w:hint="eastAsia"/>
                <w:lang w:val="en-CA" w:eastAsia="zh-CN"/>
              </w:rPr>
              <w:t>C</w:t>
            </w:r>
            <w:r w:rsidRPr="00372BDD">
              <w:rPr>
                <w:rFonts w:hint="eastAsia"/>
                <w:vertAlign w:val="subscript"/>
                <w:lang w:val="en-CA" w:eastAsia="zh-CN"/>
              </w:rPr>
              <w:t>6</w:t>
            </w:r>
            <w:r>
              <w:rPr>
                <w:rFonts w:hint="eastAsia"/>
                <w:lang w:val="en-CA" w:eastAsia="zh-CN"/>
              </w:rPr>
              <w:t>H</w:t>
            </w:r>
            <w:r w:rsidRPr="00372BDD">
              <w:rPr>
                <w:rFonts w:hint="eastAsia"/>
                <w:vertAlign w:val="subscript"/>
                <w:lang w:val="en-CA" w:eastAsia="zh-CN"/>
              </w:rPr>
              <w:t>6</w:t>
            </w:r>
          </w:p>
        </w:tc>
        <w:tc>
          <w:tcPr>
            <w:tcW w:w="751" w:type="pct"/>
            <w:tcBorders>
              <w:top w:val="nil"/>
              <w:bottom w:val="single" w:sz="4" w:space="0" w:color="auto"/>
            </w:tcBorders>
            <w:shd w:val="clear" w:color="auto" w:fill="auto"/>
            <w:noWrap/>
            <w:vAlign w:val="center"/>
          </w:tcPr>
          <w:p w14:paraId="67A05D75" w14:textId="77777777" w:rsidR="00AA22E8" w:rsidRPr="004704EF" w:rsidRDefault="00AA22E8" w:rsidP="00DD6123">
            <w:pPr>
              <w:spacing w:before="0" w:after="0"/>
              <w:jc w:val="left"/>
              <w:rPr>
                <w:i/>
                <w:color w:val="000000"/>
                <w:lang w:eastAsia="zh-CN"/>
              </w:rPr>
            </w:pPr>
            <w:r w:rsidRPr="004704EF">
              <w:rPr>
                <w:i/>
                <w:color w:val="000000"/>
                <w:lang w:eastAsia="zh-CN"/>
              </w:rPr>
              <w:t>K</w:t>
            </w:r>
            <w:r w:rsidRPr="004704EF">
              <w:rPr>
                <w:i/>
                <w:color w:val="000000"/>
                <w:vertAlign w:val="subscript"/>
                <w:lang w:eastAsia="zh-CN"/>
              </w:rPr>
              <w:t>s</w:t>
            </w:r>
          </w:p>
        </w:tc>
        <w:tc>
          <w:tcPr>
            <w:tcW w:w="753" w:type="pct"/>
            <w:tcBorders>
              <w:top w:val="nil"/>
              <w:bottom w:val="single" w:sz="4" w:space="0" w:color="auto"/>
            </w:tcBorders>
            <w:vAlign w:val="center"/>
          </w:tcPr>
          <w:p w14:paraId="0E2E2FC4" w14:textId="77777777" w:rsidR="00AA22E8" w:rsidRDefault="00AA22E8" w:rsidP="00DD6123">
            <w:pPr>
              <w:spacing w:before="0" w:after="0"/>
              <w:jc w:val="left"/>
              <w:rPr>
                <w:color w:val="000000"/>
                <w:lang w:eastAsia="zh-CN"/>
              </w:rPr>
            </w:pPr>
            <w:r>
              <w:rPr>
                <w:rFonts w:hint="eastAsia"/>
                <w:color w:val="000000"/>
                <w:lang w:eastAsia="zh-CN"/>
              </w:rPr>
              <w:t>2.0</w:t>
            </w:r>
          </w:p>
        </w:tc>
        <w:tc>
          <w:tcPr>
            <w:tcW w:w="694" w:type="pct"/>
            <w:tcBorders>
              <w:top w:val="nil"/>
              <w:bottom w:val="single" w:sz="4" w:space="0" w:color="auto"/>
            </w:tcBorders>
            <w:shd w:val="clear" w:color="auto" w:fill="auto"/>
            <w:noWrap/>
            <w:vAlign w:val="center"/>
          </w:tcPr>
          <w:p w14:paraId="1CEB3903" w14:textId="77777777" w:rsidR="00AA22E8" w:rsidRDefault="00AA22E8" w:rsidP="00DD6123">
            <w:pPr>
              <w:spacing w:before="0" w:after="0"/>
              <w:jc w:val="left"/>
              <w:rPr>
                <w:color w:val="000000"/>
                <w:lang w:eastAsia="zh-CN"/>
              </w:rPr>
            </w:pPr>
            <w:r>
              <w:rPr>
                <w:rFonts w:hint="eastAsia"/>
                <w:color w:val="000000"/>
                <w:lang w:eastAsia="zh-CN"/>
              </w:rPr>
              <w:t>[-]</w:t>
            </w:r>
          </w:p>
        </w:tc>
      </w:tr>
    </w:tbl>
    <w:p w14:paraId="4B0F5048" w14:textId="77777777" w:rsidR="00AA22E8" w:rsidRDefault="00AA22E8" w:rsidP="00C74E04">
      <w:pPr>
        <w:pStyle w:val="Simpleline"/>
        <w:rPr>
          <w:lang w:eastAsia="zh-CN"/>
        </w:rPr>
      </w:pPr>
    </w:p>
    <w:p w14:paraId="2587BC50" w14:textId="77777777" w:rsidR="00AA22E8" w:rsidRPr="00192E8E" w:rsidRDefault="00AA22E8" w:rsidP="009D54B1">
      <w:pPr>
        <w:pStyle w:val="StyleHeading4Bold"/>
      </w:pPr>
      <w:bookmarkStart w:id="486" w:name="_Toc520374556"/>
      <w:r>
        <w:rPr>
          <w:rFonts w:hint="eastAsia"/>
          <w:lang w:eastAsia="zh-CN"/>
        </w:rPr>
        <w:t>Analytic</w:t>
      </w:r>
      <w:r w:rsidR="004704EF">
        <w:rPr>
          <w:lang w:eastAsia="zh-CN"/>
        </w:rPr>
        <w:t>al</w:t>
      </w:r>
      <w:r>
        <w:rPr>
          <w:rFonts w:hint="eastAsia"/>
          <w:lang w:eastAsia="zh-CN"/>
        </w:rPr>
        <w:t xml:space="preserve"> solution</w:t>
      </w:r>
      <w:bookmarkEnd w:id="486"/>
    </w:p>
    <w:p w14:paraId="635020F4" w14:textId="64B19EAA" w:rsidR="00AA22E8" w:rsidRDefault="00AA22E8" w:rsidP="00F453C8">
      <w:pPr>
        <w:widowControl/>
        <w:autoSpaceDE w:val="0"/>
        <w:autoSpaceDN w:val="0"/>
        <w:adjustRightInd w:val="0"/>
        <w:spacing w:before="0" w:after="0"/>
        <w:jc w:val="left"/>
        <w:rPr>
          <w:lang w:eastAsia="zh-CN"/>
        </w:rPr>
      </w:pPr>
      <w:r>
        <w:rPr>
          <w:rFonts w:hint="eastAsia"/>
          <w:lang w:eastAsia="zh-CN"/>
        </w:rPr>
        <w:t xml:space="preserve">For a steady state one-dimensional flow through a homogeneous isotropic porous media with constant material properties, the mass transport equation considering advection, diffusion </w:t>
      </w:r>
      <w:r>
        <w:rPr>
          <w:lang w:eastAsia="zh-CN"/>
        </w:rPr>
        <w:t>and</w:t>
      </w:r>
      <w:r>
        <w:rPr>
          <w:rFonts w:hint="eastAsia"/>
          <w:lang w:eastAsia="zh-CN"/>
        </w:rPr>
        <w:t xml:space="preserve"> retardation (linear sorption) can be described as (</w:t>
      </w:r>
      <w:r w:rsidR="007849BB">
        <w:rPr>
          <w:sz w:val="23"/>
          <w:szCs w:val="23"/>
          <w:lang w:val="en-CA" w:eastAsia="en-CA"/>
        </w:rPr>
        <w:t>Ogata and Banks 1961</w:t>
      </w:r>
      <w:r>
        <w:rPr>
          <w:rFonts w:hint="eastAsia"/>
          <w:lang w:eastAsia="zh-CN"/>
        </w:rPr>
        <w:t>):</w:t>
      </w:r>
    </w:p>
    <w:tbl>
      <w:tblPr>
        <w:tblW w:w="0" w:type="auto"/>
        <w:tblLook w:val="04A0" w:firstRow="1" w:lastRow="0" w:firstColumn="1" w:lastColumn="0" w:noHBand="0" w:noVBand="1"/>
      </w:tblPr>
      <w:tblGrid>
        <w:gridCol w:w="6303"/>
        <w:gridCol w:w="2337"/>
      </w:tblGrid>
      <w:tr w:rsidR="00083980" w:rsidRPr="00D910F5" w14:paraId="24A73CD8" w14:textId="77777777" w:rsidTr="00083980">
        <w:trPr>
          <w:trHeight w:val="819"/>
        </w:trPr>
        <w:tc>
          <w:tcPr>
            <w:tcW w:w="6479" w:type="dxa"/>
            <w:vAlign w:val="center"/>
            <w:hideMark/>
          </w:tcPr>
          <w:p w14:paraId="140D0CF5" w14:textId="77777777" w:rsidR="00083980" w:rsidRPr="00D910F5" w:rsidRDefault="004E7FA7" w:rsidP="00083980">
            <w:pPr>
              <w:rPr>
                <w:rFonts w:cs="Arial"/>
                <w:szCs w:val="22"/>
              </w:rPr>
            </w:pPr>
            <m:oMathPara>
              <m:oMath>
                <m:f>
                  <m:fPr>
                    <m:ctrlPr>
                      <w:rPr>
                        <w:rFonts w:ascii="Cambria Math" w:hAnsi="Cambria Math"/>
                        <w:lang w:eastAsia="zh-CN"/>
                      </w:rPr>
                    </m:ctrlPr>
                  </m:fPr>
                  <m:num>
                    <m:r>
                      <m:rPr>
                        <m:sty m:val="p"/>
                      </m:rPr>
                      <w:rPr>
                        <w:rFonts w:ascii="Cambria Math" w:hAnsi="Cambria Math"/>
                      </w:rPr>
                      <m:t>∂C</m:t>
                    </m:r>
                  </m:num>
                  <m:den>
                    <m:r>
                      <m:rPr>
                        <m:sty m:val="p"/>
                      </m:rPr>
                      <w:rPr>
                        <w:rFonts w:ascii="Cambria Math" w:hAnsi="Cambria Math"/>
                      </w:rPr>
                      <m:t>∂t</m:t>
                    </m:r>
                  </m:den>
                </m:f>
                <m:r>
                  <w:rPr>
                    <w:rFonts w:ascii="Cambria Math" w:hAnsi="Cambria Math"/>
                    <w:lang w:eastAsia="zh-CN"/>
                  </w:rPr>
                  <m:t xml:space="preserve">+ </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ρ</m:t>
                        </m:r>
                      </m:e>
                      <m:sub>
                        <m:r>
                          <w:rPr>
                            <w:rFonts w:ascii="Cambria Math" w:hAnsi="Cambria Math"/>
                            <w:lang w:eastAsia="zh-CN"/>
                          </w:rPr>
                          <m:t>b</m:t>
                        </m:r>
                      </m:sub>
                    </m:sSub>
                  </m:num>
                  <m:den>
                    <m:r>
                      <w:rPr>
                        <w:rFonts w:ascii="Cambria Math" w:hAnsi="Cambria Math"/>
                        <w:lang w:eastAsia="zh-CN"/>
                      </w:rPr>
                      <m:t>R</m:t>
                    </m:r>
                  </m:den>
                </m:f>
                <m:r>
                  <w:rPr>
                    <w:rFonts w:ascii="Cambria Math" w:hAnsi="Cambria Math"/>
                    <w:lang w:eastAsia="zh-CN"/>
                  </w:rPr>
                  <m:t>·</m:t>
                </m:r>
                <m:f>
                  <m:fPr>
                    <m:ctrlPr>
                      <w:rPr>
                        <w:rFonts w:ascii="Cambria Math" w:hAnsi="Cambria Math"/>
                        <w:i/>
                        <w:lang w:eastAsia="zh-CN"/>
                      </w:rPr>
                    </m:ctrlPr>
                  </m:fPr>
                  <m:num>
                    <m:r>
                      <w:rPr>
                        <w:rFonts w:ascii="Cambria Math" w:hAnsi="Cambria Math"/>
                      </w:rPr>
                      <m:t>∂S</m:t>
                    </m:r>
                  </m:num>
                  <m:den>
                    <m:r>
                      <w:rPr>
                        <w:rFonts w:ascii="Cambria Math" w:hAnsi="Cambria Math"/>
                      </w:rPr>
                      <m:t>∂t</m:t>
                    </m:r>
                  </m:den>
                </m:f>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q</m:t>
                    </m:r>
                  </m:num>
                  <m:den>
                    <m:r>
                      <w:rPr>
                        <w:rFonts w:ascii="Cambria Math" w:hAnsi="Cambria Math"/>
                        <w:lang w:eastAsia="zh-CN"/>
                      </w:rPr>
                      <m:t>R</m:t>
                    </m:r>
                  </m:den>
                </m:f>
                <m:r>
                  <w:rPr>
                    <w:rFonts w:ascii="Cambria Math" w:hAnsi="Cambria Math"/>
                    <w:lang w:eastAsia="zh-CN"/>
                  </w:rPr>
                  <m:t>·</m:t>
                </m:r>
                <m:f>
                  <m:fPr>
                    <m:ctrlPr>
                      <w:rPr>
                        <w:rFonts w:ascii="Cambria Math" w:hAnsi="Cambria Math"/>
                        <w:i/>
                        <w:lang w:eastAsia="zh-CN"/>
                      </w:rPr>
                    </m:ctrlPr>
                  </m:fPr>
                  <m:num>
                    <m:r>
                      <w:rPr>
                        <w:rFonts w:ascii="Cambria Math" w:hAnsi="Cambria Math"/>
                      </w:rPr>
                      <m:t>∂C</m:t>
                    </m:r>
                  </m:num>
                  <m:den>
                    <m:r>
                      <w:rPr>
                        <w:rFonts w:ascii="Cambria Math" w:hAnsi="Cambria Math"/>
                      </w:rPr>
                      <m:t>∂x</m:t>
                    </m:r>
                  </m:den>
                </m:f>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xx</m:t>
                    </m:r>
                  </m:sub>
                </m:sSub>
                <m:r>
                  <w:rPr>
                    <w:rFonts w:ascii="Cambria Math" w:hAnsi="Cambria Math"/>
                    <w:lang w:eastAsia="zh-CN"/>
                  </w:rPr>
                  <m:t>·</m:t>
                </m:r>
                <m:f>
                  <m:fPr>
                    <m:ctrlPr>
                      <w:rPr>
                        <w:rFonts w:ascii="Cambria Math" w:hAnsi="Cambria Math"/>
                        <w:i/>
                        <w:lang w:eastAsia="zh-CN"/>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tc>
        <w:tc>
          <w:tcPr>
            <w:tcW w:w="2377" w:type="dxa"/>
            <w:vAlign w:val="center"/>
            <w:hideMark/>
          </w:tcPr>
          <w:p w14:paraId="53B6BE16"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26</w:t>
            </w:r>
            <w:r w:rsidR="00083980">
              <w:rPr>
                <w:rFonts w:cs="Arial"/>
                <w:szCs w:val="22"/>
              </w:rPr>
              <w:fldChar w:fldCharType="end"/>
            </w:r>
          </w:p>
        </w:tc>
      </w:tr>
    </w:tbl>
    <w:p w14:paraId="3ED5DEB2" w14:textId="77777777" w:rsidR="00AA22E8" w:rsidRDefault="00AA22E8" w:rsidP="00DD6123">
      <w:pPr>
        <w:rPr>
          <w:lang w:eastAsia="zh-CN"/>
        </w:rPr>
      </w:pPr>
      <w:r>
        <w:rPr>
          <w:lang w:eastAsia="zh-CN"/>
        </w:rPr>
        <w:t>I</w:t>
      </w:r>
      <w:r>
        <w:rPr>
          <w:rFonts w:hint="eastAsia"/>
          <w:lang w:eastAsia="zh-CN"/>
        </w:rPr>
        <w:t xml:space="preserve">n which </w:t>
      </w:r>
      <w:r w:rsidRPr="006948DA">
        <w:rPr>
          <w:rFonts w:hint="eastAsia"/>
          <w:i/>
          <w:lang w:eastAsia="zh-CN"/>
        </w:rPr>
        <w:t>C</w:t>
      </w:r>
      <w:r>
        <w:rPr>
          <w:rFonts w:hint="eastAsia"/>
          <w:lang w:eastAsia="zh-CN"/>
        </w:rPr>
        <w:t xml:space="preserve"> is the aqueous concentration [mol L</w:t>
      </w:r>
      <w:r w:rsidRPr="00C7241F">
        <w:rPr>
          <w:rFonts w:hint="eastAsia"/>
          <w:vertAlign w:val="superscript"/>
          <w:lang w:eastAsia="zh-CN"/>
        </w:rPr>
        <w:t>-</w:t>
      </w:r>
      <w:r>
        <w:rPr>
          <w:rFonts w:hint="eastAsia"/>
          <w:vertAlign w:val="superscript"/>
          <w:lang w:eastAsia="zh-CN"/>
        </w:rPr>
        <w:t>1</w:t>
      </w:r>
      <w:r>
        <w:rPr>
          <w:rFonts w:hint="eastAsia"/>
          <w:lang w:eastAsia="zh-CN"/>
        </w:rPr>
        <w:t xml:space="preserve">], </w:t>
      </w:r>
      <w:r w:rsidRPr="006948DA">
        <w:rPr>
          <w:rFonts w:hint="eastAsia"/>
          <w:i/>
          <w:lang w:eastAsia="zh-CN"/>
        </w:rPr>
        <w:t>S</w:t>
      </w:r>
      <w:r>
        <w:rPr>
          <w:rFonts w:hint="eastAsia"/>
          <w:lang w:eastAsia="zh-CN"/>
        </w:rPr>
        <w:t xml:space="preserve"> is the adsorbed concentration [mol kg</w:t>
      </w:r>
      <w:r w:rsidRPr="00C7241F">
        <w:rPr>
          <w:rFonts w:hint="eastAsia"/>
          <w:vertAlign w:val="superscript"/>
          <w:lang w:eastAsia="zh-CN"/>
        </w:rPr>
        <w:t>-</w:t>
      </w:r>
      <w:r>
        <w:rPr>
          <w:rFonts w:hint="eastAsia"/>
          <w:vertAlign w:val="superscript"/>
          <w:lang w:eastAsia="zh-CN"/>
        </w:rPr>
        <w:t>1</w:t>
      </w:r>
      <w:r>
        <w:rPr>
          <w:rFonts w:hint="eastAsia"/>
          <w:lang w:eastAsia="zh-CN"/>
        </w:rPr>
        <w:t xml:space="preserve">], t is time [s], </w:t>
      </w:r>
      <m:oMath>
        <m:sSub>
          <m:sSubPr>
            <m:ctrlPr>
              <w:rPr>
                <w:rFonts w:ascii="Cambria Math" w:hAnsi="Cambria Math"/>
                <w:i/>
                <w:lang w:eastAsia="zh-CN"/>
              </w:rPr>
            </m:ctrlPr>
          </m:sSubPr>
          <m:e>
            <m:r>
              <w:rPr>
                <w:rFonts w:ascii="Cambria Math" w:hAnsi="Cambria Math"/>
                <w:lang w:eastAsia="zh-CN"/>
              </w:rPr>
              <m:t>ρ</m:t>
            </m:r>
          </m:e>
          <m:sub>
            <m:r>
              <w:rPr>
                <w:rFonts w:ascii="Cambria Math" w:hAnsi="Cambria Math"/>
                <w:lang w:eastAsia="zh-CN"/>
              </w:rPr>
              <m:t>b</m:t>
            </m:r>
          </m:sub>
        </m:sSub>
      </m:oMath>
      <w:r>
        <w:rPr>
          <w:rFonts w:hint="eastAsia"/>
          <w:lang w:eastAsia="zh-CN"/>
        </w:rPr>
        <w:t xml:space="preserve"> is bulk density [kg L</w:t>
      </w:r>
      <w:r w:rsidRPr="00C7241F">
        <w:rPr>
          <w:rFonts w:hint="eastAsia"/>
          <w:vertAlign w:val="superscript"/>
          <w:lang w:eastAsia="zh-CN"/>
        </w:rPr>
        <w:t>-</w:t>
      </w:r>
      <w:r>
        <w:rPr>
          <w:rFonts w:hint="eastAsia"/>
          <w:vertAlign w:val="superscript"/>
          <w:lang w:eastAsia="zh-CN"/>
        </w:rPr>
        <w:t>1</w:t>
      </w:r>
      <w:r>
        <w:rPr>
          <w:rFonts w:hint="eastAsia"/>
          <w:lang w:eastAsia="zh-CN"/>
        </w:rPr>
        <w:t xml:space="preserve">], </w:t>
      </w:r>
      <w:r w:rsidRPr="006948DA">
        <w:rPr>
          <w:rFonts w:hint="eastAsia"/>
          <w:i/>
          <w:lang w:eastAsia="zh-CN"/>
        </w:rPr>
        <w:t>q</w:t>
      </w:r>
      <w:r>
        <w:rPr>
          <w:rFonts w:hint="eastAsia"/>
          <w:lang w:eastAsia="zh-CN"/>
        </w:rPr>
        <w:t xml:space="preserve"> is flow rate [m s</w:t>
      </w:r>
      <w:r w:rsidRPr="00C7241F">
        <w:rPr>
          <w:rFonts w:hint="eastAsia"/>
          <w:vertAlign w:val="superscript"/>
          <w:lang w:eastAsia="zh-CN"/>
        </w:rPr>
        <w:t>-</w:t>
      </w:r>
      <w:r>
        <w:rPr>
          <w:rFonts w:hint="eastAsia"/>
          <w:vertAlign w:val="superscript"/>
          <w:lang w:eastAsia="zh-CN"/>
        </w:rPr>
        <w:t>1</w:t>
      </w:r>
      <w:r>
        <w:rPr>
          <w:rFonts w:hint="eastAsia"/>
          <w:lang w:eastAsia="zh-CN"/>
        </w:rPr>
        <w:t xml:space="preserve">], </w:t>
      </w:r>
      <w:r w:rsidRPr="006948DA">
        <w:rPr>
          <w:rFonts w:hint="eastAsia"/>
          <w:i/>
          <w:lang w:eastAsia="zh-CN"/>
        </w:rPr>
        <w:t>x</w:t>
      </w:r>
      <w:r>
        <w:rPr>
          <w:rFonts w:hint="eastAsia"/>
          <w:lang w:eastAsia="zh-CN"/>
        </w:rPr>
        <w:t xml:space="preserve"> is distance</w:t>
      </w:r>
      <w:r w:rsidR="00483D54">
        <w:rPr>
          <w:rFonts w:hint="eastAsia"/>
          <w:lang w:eastAsia="zh-CN"/>
        </w:rPr>
        <w:t xml:space="preserve"> [m]</w:t>
      </w:r>
      <w:r>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xx</m:t>
            </m:r>
          </m:sub>
        </m:sSub>
      </m:oMath>
      <w:r>
        <w:rPr>
          <w:rFonts w:hint="eastAsia"/>
          <w:lang w:eastAsia="zh-CN"/>
        </w:rPr>
        <w:t xml:space="preserve"> is dispersion coefficient in x-direction [m</w:t>
      </w:r>
      <w:r w:rsidRPr="006C16C3">
        <w:rPr>
          <w:rFonts w:hint="eastAsia"/>
          <w:vertAlign w:val="superscript"/>
          <w:lang w:eastAsia="zh-CN"/>
        </w:rPr>
        <w:t>2</w:t>
      </w:r>
      <w:r>
        <w:rPr>
          <w:rFonts w:hint="eastAsia"/>
          <w:lang w:eastAsia="zh-CN"/>
        </w:rPr>
        <w:t xml:space="preserve"> s</w:t>
      </w:r>
      <w:r w:rsidRPr="00C7241F">
        <w:rPr>
          <w:rFonts w:hint="eastAsia"/>
          <w:vertAlign w:val="superscript"/>
          <w:lang w:eastAsia="zh-CN"/>
        </w:rPr>
        <w:t>-</w:t>
      </w:r>
      <w:r>
        <w:rPr>
          <w:rFonts w:hint="eastAsia"/>
          <w:vertAlign w:val="superscript"/>
          <w:lang w:eastAsia="zh-CN"/>
        </w:rPr>
        <w:t>1</w:t>
      </w:r>
      <w:r>
        <w:rPr>
          <w:rFonts w:hint="eastAsia"/>
          <w:lang w:eastAsia="zh-CN"/>
        </w:rPr>
        <w:t xml:space="preserve">], </w:t>
      </w:r>
      <w:r w:rsidRPr="006948DA">
        <w:rPr>
          <w:rFonts w:hint="eastAsia"/>
          <w:i/>
          <w:lang w:eastAsia="zh-CN"/>
        </w:rPr>
        <w:t>R</w:t>
      </w:r>
      <w:r>
        <w:rPr>
          <w:rFonts w:hint="eastAsia"/>
          <w:lang w:eastAsia="zh-CN"/>
        </w:rPr>
        <w:t xml:space="preserve"> is the retardation factor [-] described as:</w:t>
      </w:r>
    </w:p>
    <w:tbl>
      <w:tblPr>
        <w:tblW w:w="0" w:type="auto"/>
        <w:tblLook w:val="04A0" w:firstRow="1" w:lastRow="0" w:firstColumn="1" w:lastColumn="0" w:noHBand="0" w:noVBand="1"/>
      </w:tblPr>
      <w:tblGrid>
        <w:gridCol w:w="6304"/>
        <w:gridCol w:w="2336"/>
      </w:tblGrid>
      <w:tr w:rsidR="00083980" w:rsidRPr="00D910F5" w14:paraId="0D30C35C" w14:textId="77777777" w:rsidTr="00083980">
        <w:trPr>
          <w:trHeight w:val="819"/>
        </w:trPr>
        <w:tc>
          <w:tcPr>
            <w:tcW w:w="6479" w:type="dxa"/>
            <w:vAlign w:val="center"/>
            <w:hideMark/>
          </w:tcPr>
          <w:p w14:paraId="2DCD1D4B" w14:textId="77777777" w:rsidR="00083980" w:rsidRPr="00D910F5" w:rsidRDefault="00083980" w:rsidP="00083980">
            <w:pPr>
              <w:rPr>
                <w:rFonts w:cs="Arial"/>
                <w:szCs w:val="22"/>
              </w:rPr>
            </w:pPr>
            <m:oMathPara>
              <m:oMath>
                <m:r>
                  <w:rPr>
                    <w:rFonts w:ascii="Cambria Math" w:hAnsi="Cambria Math" w:cs="Cambria Math"/>
                    <w:lang w:eastAsia="zh-CN"/>
                  </w:rPr>
                  <m:t>R</m:t>
                </m:r>
                <m:r>
                  <m:rPr>
                    <m:sty m:val="p"/>
                  </m:rPr>
                  <w:rPr>
                    <w:rFonts w:ascii="Cambria Math" w:hAnsi="Cambria Math" w:cs="Cambria Math"/>
                    <w:lang w:eastAsia="zh-CN"/>
                  </w:rPr>
                  <m:t>=1+</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ρ</m:t>
                        </m:r>
                      </m:e>
                      <m:sub>
                        <m:r>
                          <w:rPr>
                            <w:rFonts w:ascii="Cambria Math" w:hAnsi="Cambria Math"/>
                            <w:lang w:eastAsia="zh-CN"/>
                          </w:rPr>
                          <m:t>b</m:t>
                        </m:r>
                      </m:sub>
                    </m:sSub>
                  </m:num>
                  <m:den>
                    <m:r>
                      <w:rPr>
                        <w:rFonts w:ascii="Cambria Math" w:hAnsi="Cambria Math"/>
                        <w:lang w:eastAsia="zh-CN"/>
                      </w:rPr>
                      <m:t>ϕ</m:t>
                    </m:r>
                  </m:den>
                </m:f>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D</m:t>
                    </m:r>
                  </m:sub>
                </m:sSub>
                <m:r>
                  <w:rPr>
                    <w:rFonts w:ascii="Cambria Math" w:hAnsi="Cambria Math"/>
                    <w:lang w:eastAsia="zh-CN"/>
                  </w:rPr>
                  <m:t>=1+</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sub>
                </m:sSub>
              </m:oMath>
            </m:oMathPara>
          </w:p>
        </w:tc>
        <w:tc>
          <w:tcPr>
            <w:tcW w:w="2377" w:type="dxa"/>
            <w:vAlign w:val="center"/>
            <w:hideMark/>
          </w:tcPr>
          <w:p w14:paraId="30E99CCA"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27</w:t>
            </w:r>
            <w:r w:rsidR="00083980">
              <w:rPr>
                <w:rFonts w:cs="Arial"/>
                <w:szCs w:val="22"/>
              </w:rPr>
              <w:fldChar w:fldCharType="end"/>
            </w:r>
          </w:p>
        </w:tc>
      </w:tr>
    </w:tbl>
    <w:p w14:paraId="22C348F6" w14:textId="77777777" w:rsidR="00AA22E8" w:rsidRDefault="00AA22E8" w:rsidP="00DD6123">
      <w:pPr>
        <w:rPr>
          <w:lang w:eastAsia="zh-CN"/>
        </w:rPr>
      </w:pPr>
      <w:r>
        <w:rPr>
          <w:rFonts w:hint="eastAsia"/>
          <w:lang w:eastAsia="zh-CN"/>
        </w:rPr>
        <w:t xml:space="preserve">With the initial condition </w:t>
      </w:r>
    </w:p>
    <w:tbl>
      <w:tblPr>
        <w:tblW w:w="0" w:type="auto"/>
        <w:tblLook w:val="04A0" w:firstRow="1" w:lastRow="0" w:firstColumn="1" w:lastColumn="0" w:noHBand="0" w:noVBand="1"/>
      </w:tblPr>
      <w:tblGrid>
        <w:gridCol w:w="6306"/>
        <w:gridCol w:w="2334"/>
      </w:tblGrid>
      <w:tr w:rsidR="00083980" w:rsidRPr="00D910F5" w14:paraId="2A95D17D" w14:textId="77777777" w:rsidTr="00083980">
        <w:trPr>
          <w:trHeight w:val="819"/>
        </w:trPr>
        <w:tc>
          <w:tcPr>
            <w:tcW w:w="6479" w:type="dxa"/>
            <w:vAlign w:val="center"/>
            <w:hideMark/>
          </w:tcPr>
          <w:p w14:paraId="38D2C31C" w14:textId="77777777" w:rsidR="00083980" w:rsidRPr="00D910F5" w:rsidRDefault="00083980" w:rsidP="00083980">
            <w:pPr>
              <w:rPr>
                <w:rFonts w:cs="Arial"/>
                <w:szCs w:val="22"/>
              </w:rPr>
            </w:pPr>
            <m:oMathPara>
              <m:oMath>
                <m:r>
                  <w:rPr>
                    <w:rFonts w:ascii="Cambria Math" w:hAnsi="Cambria Math"/>
                    <w:lang w:eastAsia="zh-CN"/>
                  </w:rPr>
                  <m:t>C</m:t>
                </m:r>
                <m:d>
                  <m:dPr>
                    <m:ctrlPr>
                      <w:rPr>
                        <w:rFonts w:ascii="Cambria Math" w:hAnsi="Cambria Math"/>
                        <w:i/>
                        <w:lang w:eastAsia="zh-CN"/>
                      </w:rPr>
                    </m:ctrlPr>
                  </m:dPr>
                  <m:e>
                    <m:r>
                      <w:rPr>
                        <w:rFonts w:ascii="Cambria Math" w:hAnsi="Cambria Math"/>
                        <w:lang w:eastAsia="zh-CN"/>
                      </w:rPr>
                      <m:t>x, t=0</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0</m:t>
                    </m:r>
                  </m:sub>
                </m:sSub>
                <m:r>
                  <w:rPr>
                    <w:rFonts w:ascii="Cambria Math" w:hAnsi="Cambria Math"/>
                    <w:lang w:eastAsia="zh-CN"/>
                  </w:rPr>
                  <m:t xml:space="preserve">    ∀x</m:t>
                </m:r>
              </m:oMath>
            </m:oMathPara>
          </w:p>
        </w:tc>
        <w:tc>
          <w:tcPr>
            <w:tcW w:w="2377" w:type="dxa"/>
            <w:vAlign w:val="center"/>
            <w:hideMark/>
          </w:tcPr>
          <w:p w14:paraId="0893D66D"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28</w:t>
            </w:r>
            <w:r w:rsidR="00083980">
              <w:rPr>
                <w:rFonts w:cs="Arial"/>
                <w:szCs w:val="22"/>
              </w:rPr>
              <w:fldChar w:fldCharType="end"/>
            </w:r>
          </w:p>
        </w:tc>
      </w:tr>
    </w:tbl>
    <w:p w14:paraId="50928399" w14:textId="77777777" w:rsidR="00AA22E8" w:rsidRDefault="00AA22E8" w:rsidP="00DD6123">
      <w:pPr>
        <w:rPr>
          <w:lang w:eastAsia="zh-CN"/>
        </w:rPr>
      </w:pPr>
      <w:r>
        <w:rPr>
          <w:lang w:eastAsia="zh-CN"/>
        </w:rPr>
        <w:t>A</w:t>
      </w:r>
      <w:r>
        <w:rPr>
          <w:rFonts w:hint="eastAsia"/>
          <w:lang w:eastAsia="zh-CN"/>
        </w:rPr>
        <w:t>nd boundary conditions</w:t>
      </w:r>
    </w:p>
    <w:tbl>
      <w:tblPr>
        <w:tblW w:w="0" w:type="auto"/>
        <w:tblLook w:val="04A0" w:firstRow="1" w:lastRow="0" w:firstColumn="1" w:lastColumn="0" w:noHBand="0" w:noVBand="1"/>
      </w:tblPr>
      <w:tblGrid>
        <w:gridCol w:w="6304"/>
        <w:gridCol w:w="2336"/>
      </w:tblGrid>
      <w:tr w:rsidR="00083980" w:rsidRPr="00D910F5" w14:paraId="74E96A7F" w14:textId="77777777" w:rsidTr="00083980">
        <w:trPr>
          <w:trHeight w:val="819"/>
        </w:trPr>
        <w:tc>
          <w:tcPr>
            <w:tcW w:w="6479" w:type="dxa"/>
            <w:vAlign w:val="center"/>
            <w:hideMark/>
          </w:tcPr>
          <w:p w14:paraId="1FCF6099" w14:textId="77777777" w:rsidR="00083980" w:rsidRPr="00D910F5" w:rsidRDefault="00083980" w:rsidP="00083980">
            <w:pPr>
              <w:rPr>
                <w:rFonts w:cs="Arial"/>
                <w:szCs w:val="22"/>
              </w:rPr>
            </w:pPr>
            <m:oMath>
              <m:r>
                <w:rPr>
                  <w:rFonts w:ascii="Cambria Math" w:hAnsi="Cambria Math"/>
                  <w:lang w:eastAsia="zh-CN"/>
                </w:rPr>
                <m:t>C</m:t>
              </m:r>
              <m:d>
                <m:dPr>
                  <m:ctrlPr>
                    <w:rPr>
                      <w:rFonts w:ascii="Cambria Math" w:hAnsi="Cambria Math"/>
                      <w:i/>
                      <w:lang w:eastAsia="zh-CN"/>
                    </w:rPr>
                  </m:ctrlPr>
                </m:dPr>
                <m:e>
                  <m:r>
                    <w:rPr>
                      <w:rFonts w:ascii="Cambria Math" w:hAnsi="Cambria Math"/>
                      <w:lang w:eastAsia="zh-CN"/>
                    </w:rPr>
                    <m:t>x=0, t</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r>
                <w:rPr>
                  <w:rFonts w:ascii="Cambria Math" w:hAnsi="Cambria Math"/>
                  <w:lang w:eastAsia="zh-CN"/>
                </w:rPr>
                <m:t xml:space="preserve">    ∀t</m:t>
              </m:r>
            </m:oMath>
            <w:r w:rsidRPr="006948DA">
              <w:rPr>
                <w:rFonts w:hint="eastAsia"/>
                <w:i/>
                <w:lang w:eastAsia="zh-CN"/>
              </w:rPr>
              <w:t xml:space="preserve">  </w:t>
            </w:r>
            <m:oMath>
              <m:r>
                <w:rPr>
                  <w:rFonts w:ascii="Cambria Math" w:hAnsi="Cambria Math"/>
                  <w:lang w:eastAsia="zh-CN"/>
                </w:rPr>
                <m:t>C</m:t>
              </m:r>
              <m:d>
                <m:dPr>
                  <m:ctrlPr>
                    <w:rPr>
                      <w:rFonts w:ascii="Cambria Math" w:hAnsi="Cambria Math"/>
                      <w:i/>
                      <w:lang w:eastAsia="zh-CN"/>
                    </w:rPr>
                  </m:ctrlPr>
                </m:dPr>
                <m:e>
                  <m:r>
                    <w:rPr>
                      <w:rFonts w:ascii="Cambria Math" w:hAnsi="Cambria Math"/>
                      <w:lang w:eastAsia="zh-CN"/>
                    </w:rPr>
                    <m:t>x→∝∞, t</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0</m:t>
                  </m:r>
                </m:sub>
              </m:sSub>
              <m:r>
                <w:rPr>
                  <w:rFonts w:ascii="Cambria Math" w:hAnsi="Cambria Math"/>
                  <w:lang w:eastAsia="zh-CN"/>
                </w:rPr>
                <m:t xml:space="preserve">    ∀t</m:t>
              </m:r>
            </m:oMath>
          </w:p>
        </w:tc>
        <w:tc>
          <w:tcPr>
            <w:tcW w:w="2377" w:type="dxa"/>
            <w:vAlign w:val="center"/>
            <w:hideMark/>
          </w:tcPr>
          <w:p w14:paraId="71B98327"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29</w:t>
            </w:r>
            <w:r w:rsidR="00083980">
              <w:rPr>
                <w:rFonts w:cs="Arial"/>
                <w:szCs w:val="22"/>
              </w:rPr>
              <w:fldChar w:fldCharType="end"/>
            </w:r>
          </w:p>
        </w:tc>
      </w:tr>
    </w:tbl>
    <w:p w14:paraId="39A789BE" w14:textId="381AAB9B" w:rsidR="00AA22E8" w:rsidRDefault="00AA22E8" w:rsidP="00DD6123">
      <w:pPr>
        <w:rPr>
          <w:lang w:eastAsia="zh-CN"/>
        </w:rPr>
      </w:pPr>
      <w:r>
        <w:rPr>
          <w:rFonts w:hint="eastAsia"/>
          <w:lang w:eastAsia="zh-CN"/>
        </w:rPr>
        <w:t xml:space="preserve">The following analytical solution can be derived (according to Kolditz </w:t>
      </w:r>
      <w:r w:rsidR="004474F5">
        <w:rPr>
          <w:rFonts w:hint="eastAsia"/>
          <w:lang w:eastAsia="zh-CN"/>
        </w:rPr>
        <w:t xml:space="preserve">et al. </w:t>
      </w:r>
      <w:r>
        <w:rPr>
          <w:rFonts w:hint="eastAsia"/>
          <w:lang w:eastAsia="zh-CN"/>
        </w:rPr>
        <w:t>2012):</w:t>
      </w:r>
    </w:p>
    <w:tbl>
      <w:tblPr>
        <w:tblW w:w="0" w:type="auto"/>
        <w:tblLook w:val="04A0" w:firstRow="1" w:lastRow="0" w:firstColumn="1" w:lastColumn="0" w:noHBand="0" w:noVBand="1"/>
      </w:tblPr>
      <w:tblGrid>
        <w:gridCol w:w="6329"/>
        <w:gridCol w:w="2311"/>
      </w:tblGrid>
      <w:tr w:rsidR="00083980" w:rsidRPr="00D910F5" w14:paraId="481FCFB8" w14:textId="77777777" w:rsidTr="00083980">
        <w:trPr>
          <w:trHeight w:val="819"/>
        </w:trPr>
        <w:tc>
          <w:tcPr>
            <w:tcW w:w="6479" w:type="dxa"/>
            <w:vAlign w:val="center"/>
            <w:hideMark/>
          </w:tcPr>
          <w:p w14:paraId="6B5BFE62" w14:textId="77777777" w:rsidR="00083980" w:rsidRPr="00D910F5" w:rsidRDefault="00083980" w:rsidP="00083980">
            <w:pPr>
              <w:rPr>
                <w:rFonts w:cs="Arial"/>
                <w:szCs w:val="22"/>
              </w:rPr>
            </w:pPr>
            <m:oMathPara>
              <m:oMath>
                <m:r>
                  <w:rPr>
                    <w:rFonts w:ascii="Cambria Math" w:hAnsi="Cambria Math"/>
                    <w:lang w:eastAsia="zh-CN"/>
                  </w:rPr>
                  <m:t>C=</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0</m:t>
                    </m:r>
                  </m:sub>
                </m:sSub>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0</m:t>
                        </m:r>
                      </m:sub>
                    </m:sSub>
                  </m:num>
                  <m:den>
                    <m:r>
                      <w:rPr>
                        <w:rFonts w:ascii="Cambria Math" w:hAnsi="Cambria Math"/>
                        <w:lang w:eastAsia="zh-CN"/>
                      </w:rPr>
                      <m:t>2</m:t>
                    </m:r>
                  </m:den>
                </m:f>
                <m:d>
                  <m:dPr>
                    <m:begChr m:val="["/>
                    <m:endChr m:val="]"/>
                    <m:ctrlPr>
                      <w:rPr>
                        <w:rFonts w:ascii="Cambria Math" w:hAnsi="Cambria Math"/>
                        <w:i/>
                        <w:lang w:eastAsia="zh-CN"/>
                      </w:rPr>
                    </m:ctrlPr>
                  </m:dPr>
                  <m:e>
                    <m:r>
                      <w:rPr>
                        <w:rFonts w:ascii="Cambria Math" w:hAnsi="Cambria Math"/>
                        <w:lang w:eastAsia="zh-CN"/>
                      </w:rPr>
                      <m:t>erfc</m:t>
                    </m:r>
                    <m:d>
                      <m:dPr>
                        <m:ctrlPr>
                          <w:rPr>
                            <w:rFonts w:ascii="Cambria Math" w:hAnsi="Cambria Math"/>
                            <w:i/>
                            <w:lang w:eastAsia="zh-CN"/>
                          </w:rPr>
                        </m:ctrlPr>
                      </m:dPr>
                      <m:e>
                        <m:f>
                          <m:fPr>
                            <m:ctrlPr>
                              <w:rPr>
                                <w:rFonts w:ascii="Cambria Math" w:hAnsi="Cambria Math"/>
                                <w:i/>
                                <w:lang w:eastAsia="zh-CN"/>
                              </w:rPr>
                            </m:ctrlPr>
                          </m:fPr>
                          <m:num>
                            <m:r>
                              <w:rPr>
                                <w:rFonts w:ascii="Cambria Math" w:hAnsi="Cambria Math"/>
                                <w:lang w:eastAsia="zh-CN"/>
                              </w:rPr>
                              <m:t>x-v·t/R</m:t>
                            </m:r>
                          </m:num>
                          <m:den>
                            <m:r>
                              <w:rPr>
                                <w:rFonts w:ascii="Cambria Math" w:hAnsi="Cambria Math"/>
                                <w:lang w:eastAsia="zh-CN"/>
                              </w:rPr>
                              <m:t>2·</m:t>
                            </m:r>
                            <m:rad>
                              <m:radPr>
                                <m:degHide m:val="1"/>
                                <m:ctrlPr>
                                  <w:rPr>
                                    <w:rFonts w:ascii="Cambria Math" w:hAnsi="Cambria Math"/>
                                    <w:i/>
                                    <w:lang w:eastAsia="zh-CN"/>
                                  </w:rPr>
                                </m:ctrlPr>
                              </m:radPr>
                              <m:deg/>
                              <m:e>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xx</m:t>
                                    </m:r>
                                  </m:sub>
                                </m:sSub>
                                <m:r>
                                  <w:rPr>
                                    <w:rFonts w:ascii="Cambria Math" w:hAnsi="Cambria Math"/>
                                    <w:lang w:eastAsia="zh-CN"/>
                                  </w:rPr>
                                  <m:t>·t/R</m:t>
                                </m:r>
                              </m:e>
                            </m:rad>
                          </m:den>
                        </m:f>
                      </m:e>
                    </m:d>
                    <m:r>
                      <w:rPr>
                        <w:rFonts w:ascii="Cambria Math" w:hAnsi="Cambria Math"/>
                        <w:lang w:eastAsia="zh-CN"/>
                      </w:rPr>
                      <m:t>+exp</m:t>
                    </m:r>
                    <m:d>
                      <m:dPr>
                        <m:ctrlPr>
                          <w:rPr>
                            <w:rFonts w:ascii="Cambria Math" w:hAnsi="Cambria Math"/>
                            <w:i/>
                            <w:lang w:eastAsia="zh-CN"/>
                          </w:rPr>
                        </m:ctrlPr>
                      </m:dPr>
                      <m:e>
                        <m:f>
                          <m:fPr>
                            <m:ctrlPr>
                              <w:rPr>
                                <w:rFonts w:ascii="Cambria Math" w:hAnsi="Cambria Math"/>
                                <w:i/>
                                <w:lang w:eastAsia="zh-CN"/>
                              </w:rPr>
                            </m:ctrlPr>
                          </m:fPr>
                          <m:num>
                            <m:r>
                              <w:rPr>
                                <w:rFonts w:ascii="Cambria Math" w:hAnsi="Cambria Math"/>
                                <w:lang w:eastAsia="zh-CN"/>
                              </w:rPr>
                              <m:t>v·x</m:t>
                            </m:r>
                          </m:num>
                          <m:den>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xx</m:t>
                                </m:r>
                              </m:sub>
                            </m:sSub>
                          </m:den>
                        </m:f>
                      </m:e>
                    </m:d>
                    <m:r>
                      <w:rPr>
                        <w:rFonts w:ascii="Cambria Math" w:hAnsi="Cambria Math"/>
                        <w:lang w:eastAsia="zh-CN"/>
                      </w:rPr>
                      <m:t>·erfc</m:t>
                    </m:r>
                    <m:d>
                      <m:dPr>
                        <m:ctrlPr>
                          <w:rPr>
                            <w:rFonts w:ascii="Cambria Math" w:hAnsi="Cambria Math"/>
                            <w:i/>
                            <w:lang w:eastAsia="zh-CN"/>
                          </w:rPr>
                        </m:ctrlPr>
                      </m:dPr>
                      <m:e>
                        <m:f>
                          <m:fPr>
                            <m:ctrlPr>
                              <w:rPr>
                                <w:rFonts w:ascii="Cambria Math" w:hAnsi="Cambria Math"/>
                                <w:i/>
                                <w:lang w:eastAsia="zh-CN"/>
                              </w:rPr>
                            </m:ctrlPr>
                          </m:fPr>
                          <m:num>
                            <m:r>
                              <w:rPr>
                                <w:rFonts w:ascii="Cambria Math" w:hAnsi="Cambria Math"/>
                                <w:lang w:eastAsia="zh-CN"/>
                              </w:rPr>
                              <m:t>x+v·t/R</m:t>
                            </m:r>
                          </m:num>
                          <m:den>
                            <m:r>
                              <w:rPr>
                                <w:rFonts w:ascii="Cambria Math" w:hAnsi="Cambria Math"/>
                                <w:lang w:eastAsia="zh-CN"/>
                              </w:rPr>
                              <m:t>2·</m:t>
                            </m:r>
                            <m:rad>
                              <m:radPr>
                                <m:degHide m:val="1"/>
                                <m:ctrlPr>
                                  <w:rPr>
                                    <w:rFonts w:ascii="Cambria Math" w:hAnsi="Cambria Math"/>
                                    <w:i/>
                                    <w:lang w:eastAsia="zh-CN"/>
                                  </w:rPr>
                                </m:ctrlPr>
                              </m:radPr>
                              <m:deg/>
                              <m:e>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xx</m:t>
                                    </m:r>
                                  </m:sub>
                                </m:sSub>
                                <m:r>
                                  <w:rPr>
                                    <w:rFonts w:ascii="Cambria Math" w:hAnsi="Cambria Math"/>
                                    <w:lang w:eastAsia="zh-CN"/>
                                  </w:rPr>
                                  <m:t>·t/R</m:t>
                                </m:r>
                              </m:e>
                            </m:rad>
                          </m:den>
                        </m:f>
                      </m:e>
                    </m:d>
                  </m:e>
                </m:d>
              </m:oMath>
            </m:oMathPara>
          </w:p>
        </w:tc>
        <w:tc>
          <w:tcPr>
            <w:tcW w:w="2377" w:type="dxa"/>
            <w:vAlign w:val="center"/>
            <w:hideMark/>
          </w:tcPr>
          <w:p w14:paraId="433AF6EE" w14:textId="77777777" w:rsidR="00083980" w:rsidRPr="00D910F5" w:rsidRDefault="00D43140" w:rsidP="00083980">
            <w:pPr>
              <w:jc w:val="right"/>
              <w:rPr>
                <w:rFonts w:cs="Arial"/>
                <w:szCs w:val="22"/>
              </w:rPr>
            </w:pPr>
            <w:r>
              <w:rPr>
                <w:rFonts w:cs="Arial"/>
                <w:szCs w:val="22"/>
              </w:rPr>
              <w:t>Equation 1-</w:t>
            </w:r>
            <w:r w:rsidR="00083980">
              <w:rPr>
                <w:rFonts w:cs="Arial"/>
                <w:szCs w:val="22"/>
              </w:rPr>
              <w:fldChar w:fldCharType="begin"/>
            </w:r>
            <w:r w:rsidR="00083980">
              <w:rPr>
                <w:rFonts w:cs="Arial"/>
                <w:szCs w:val="22"/>
              </w:rPr>
              <w:instrText xml:space="preserve"> SEQ Equation \* ARABIC \s 1 </w:instrText>
            </w:r>
            <w:r w:rsidR="00083980">
              <w:rPr>
                <w:rFonts w:cs="Arial"/>
                <w:szCs w:val="22"/>
              </w:rPr>
              <w:fldChar w:fldCharType="separate"/>
            </w:r>
            <w:r w:rsidR="00B560DA">
              <w:rPr>
                <w:rFonts w:cs="Arial"/>
                <w:noProof/>
                <w:szCs w:val="22"/>
              </w:rPr>
              <w:t>30</w:t>
            </w:r>
            <w:r w:rsidR="00083980">
              <w:rPr>
                <w:rFonts w:cs="Arial"/>
                <w:szCs w:val="22"/>
              </w:rPr>
              <w:fldChar w:fldCharType="end"/>
            </w:r>
          </w:p>
        </w:tc>
      </w:tr>
    </w:tbl>
    <w:p w14:paraId="077095B9" w14:textId="77777777" w:rsidR="00AA22E8" w:rsidRPr="00794419" w:rsidRDefault="00AA22E8" w:rsidP="00DD6123">
      <w:pPr>
        <w:rPr>
          <w:lang w:eastAsia="zh-CN"/>
        </w:rPr>
      </w:pPr>
      <w:r>
        <w:rPr>
          <w:lang w:eastAsia="zh-CN"/>
        </w:rPr>
        <w:t>I</w:t>
      </w:r>
      <w:r>
        <w:rPr>
          <w:rFonts w:hint="eastAsia"/>
          <w:lang w:eastAsia="zh-CN"/>
        </w:rPr>
        <w:t xml:space="preserve">n which </w:t>
      </w:r>
      <m:oMath>
        <m:r>
          <w:rPr>
            <w:rFonts w:ascii="Cambria Math" w:hAnsi="Cambria Math"/>
            <w:lang w:eastAsia="zh-CN"/>
          </w:rPr>
          <m:t>v</m:t>
        </m:r>
      </m:oMath>
      <w:r>
        <w:rPr>
          <w:rFonts w:hint="eastAsia"/>
          <w:lang w:eastAsia="zh-CN"/>
        </w:rPr>
        <w:t xml:space="preserve"> is the fluid velocity [m s</w:t>
      </w:r>
      <w:r w:rsidRPr="00C7241F">
        <w:rPr>
          <w:rFonts w:hint="eastAsia"/>
          <w:vertAlign w:val="superscript"/>
          <w:lang w:eastAsia="zh-CN"/>
        </w:rPr>
        <w:t>-</w:t>
      </w:r>
      <w:r>
        <w:rPr>
          <w:rFonts w:hint="eastAsia"/>
          <w:vertAlign w:val="superscript"/>
          <w:lang w:eastAsia="zh-CN"/>
        </w:rPr>
        <w:t>1</w:t>
      </w:r>
      <w:r>
        <w:rPr>
          <w:rFonts w:hint="eastAsia"/>
          <w:lang w:eastAsia="zh-CN"/>
        </w:rPr>
        <w:t>].</w:t>
      </w:r>
    </w:p>
    <w:p w14:paraId="052C7F73" w14:textId="77777777" w:rsidR="00AA22E8" w:rsidRPr="00192E8E" w:rsidRDefault="00AA22E8" w:rsidP="009D54B1">
      <w:pPr>
        <w:pStyle w:val="StyleHeading4Bold"/>
      </w:pPr>
      <w:bookmarkStart w:id="487" w:name="_Toc520374557"/>
      <w:r w:rsidRPr="00192E8E">
        <w:lastRenderedPageBreak/>
        <w:t>Results</w:t>
      </w:r>
      <w:bookmarkEnd w:id="487"/>
    </w:p>
    <w:p w14:paraId="17221CD2" w14:textId="6BA71F9D" w:rsidR="00AA22E8" w:rsidRDefault="00AA22E8" w:rsidP="00AA22E8">
      <w:pPr>
        <w:rPr>
          <w:lang w:eastAsia="zh-CN"/>
        </w:rPr>
      </w:pPr>
      <w:r>
        <w:rPr>
          <w:rFonts w:hint="eastAsia"/>
          <w:lang w:eastAsia="zh-CN"/>
        </w:rPr>
        <w:t>Simulated results show that both contaminants C</w:t>
      </w:r>
      <w:r w:rsidRPr="00FD0AB2">
        <w:rPr>
          <w:rFonts w:hint="eastAsia"/>
          <w:vertAlign w:val="subscript"/>
          <w:lang w:eastAsia="zh-CN"/>
        </w:rPr>
        <w:t>2</w:t>
      </w:r>
      <w:r>
        <w:rPr>
          <w:rFonts w:hint="eastAsia"/>
          <w:lang w:eastAsia="zh-CN"/>
        </w:rPr>
        <w:t>Cl</w:t>
      </w:r>
      <w:r w:rsidRPr="00FD0AB2">
        <w:rPr>
          <w:rFonts w:hint="eastAsia"/>
          <w:vertAlign w:val="subscript"/>
          <w:lang w:eastAsia="zh-CN"/>
        </w:rPr>
        <w:t>4</w:t>
      </w:r>
      <w:r>
        <w:rPr>
          <w:rFonts w:hint="eastAsia"/>
          <w:lang w:eastAsia="zh-CN"/>
        </w:rPr>
        <w:t xml:space="preserve"> and C</w:t>
      </w:r>
      <w:r w:rsidRPr="00FD0AB2">
        <w:rPr>
          <w:rFonts w:hint="eastAsia"/>
          <w:vertAlign w:val="subscript"/>
          <w:lang w:eastAsia="zh-CN"/>
        </w:rPr>
        <w:t>6</w:t>
      </w:r>
      <w:r>
        <w:rPr>
          <w:rFonts w:hint="eastAsia"/>
          <w:lang w:eastAsia="zh-CN"/>
        </w:rPr>
        <w:t>H</w:t>
      </w:r>
      <w:r w:rsidRPr="00FD0AB2">
        <w:rPr>
          <w:rFonts w:hint="eastAsia"/>
          <w:vertAlign w:val="subscript"/>
          <w:lang w:eastAsia="zh-CN"/>
        </w:rPr>
        <w:t>6</w:t>
      </w:r>
      <w:r>
        <w:rPr>
          <w:rFonts w:hint="eastAsia"/>
          <w:lang w:eastAsia="zh-CN"/>
        </w:rPr>
        <w:t xml:space="preserve"> </w:t>
      </w:r>
      <w:r w:rsidR="004704EF">
        <w:rPr>
          <w:lang w:eastAsia="zh-CN"/>
        </w:rPr>
        <w:t>are</w:t>
      </w:r>
      <w:r>
        <w:rPr>
          <w:rFonts w:hint="eastAsia"/>
          <w:lang w:eastAsia="zh-CN"/>
        </w:rPr>
        <w:t xml:space="preserve"> retarded </w:t>
      </w:r>
      <w:r w:rsidR="004704EF">
        <w:rPr>
          <w:lang w:eastAsia="zh-CN"/>
        </w:rPr>
        <w:t>in comparison to the consernative tracers Cl</w:t>
      </w:r>
      <w:r w:rsidR="004704EF" w:rsidRPr="004704EF">
        <w:rPr>
          <w:vertAlign w:val="superscript"/>
          <w:lang w:eastAsia="zh-CN"/>
        </w:rPr>
        <w:t>-</w:t>
      </w:r>
      <w:r w:rsidRPr="004704EF">
        <w:rPr>
          <w:rFonts w:hint="eastAsia"/>
          <w:vertAlign w:val="superscript"/>
          <w:lang w:eastAsia="zh-CN"/>
        </w:rPr>
        <w:t xml:space="preserve"> </w:t>
      </w:r>
      <w:r>
        <w:rPr>
          <w:rFonts w:hint="eastAsia"/>
          <w:lang w:eastAsia="zh-CN"/>
        </w:rPr>
        <w:t>(</w:t>
      </w:r>
      <w:r w:rsidR="005F5019">
        <w:rPr>
          <w:lang w:eastAsia="zh-CN"/>
        </w:rPr>
        <w:fldChar w:fldCharType="begin"/>
      </w:r>
      <w:r>
        <w:rPr>
          <w:lang w:eastAsia="zh-CN"/>
        </w:rPr>
        <w:instrText xml:space="preserve"> </w:instrText>
      </w:r>
      <w:r>
        <w:rPr>
          <w:rFonts w:hint="eastAsia"/>
          <w:lang w:eastAsia="zh-CN"/>
        </w:rPr>
        <w:instrText>REF _Ref362540195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2</w:t>
      </w:r>
      <w:r w:rsidR="00B560DA">
        <w:t>.</w:t>
      </w:r>
      <w:r w:rsidR="00B560DA">
        <w:rPr>
          <w:noProof/>
        </w:rPr>
        <w:t>39</w:t>
      </w:r>
      <w:r w:rsidR="005F5019">
        <w:rPr>
          <w:lang w:eastAsia="zh-CN"/>
        </w:rPr>
        <w:fldChar w:fldCharType="end"/>
      </w:r>
      <w:r>
        <w:rPr>
          <w:rFonts w:hint="eastAsia"/>
          <w:lang w:eastAsia="zh-CN"/>
        </w:rPr>
        <w:t>)</w:t>
      </w:r>
      <w:r w:rsidR="004474F5">
        <w:rPr>
          <w:rFonts w:hint="eastAsia"/>
          <w:lang w:eastAsia="zh-CN"/>
        </w:rPr>
        <w:t xml:space="preserve">.  </w:t>
      </w:r>
    </w:p>
    <w:p w14:paraId="12B8670E" w14:textId="77777777" w:rsidR="00AA22E8" w:rsidRPr="00ED3698" w:rsidRDefault="00AA22E8" w:rsidP="00AA22E8">
      <w:pPr>
        <w:rPr>
          <w:lang w:val="en-CA"/>
        </w:rPr>
      </w:pPr>
      <w:r>
        <w:rPr>
          <w:noProof/>
          <w:lang w:val="en-CA" w:eastAsia="zh-CN"/>
        </w:rPr>
        <w:drawing>
          <wp:inline distT="0" distB="0" distL="0" distR="0" wp14:anchorId="360AB068" wp14:editId="531E55A7">
            <wp:extent cx="5486400" cy="41719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t="2233"/>
                    <a:stretch/>
                  </pic:blipFill>
                  <pic:spPr bwMode="auto">
                    <a:xfrm>
                      <a:off x="0" y="0"/>
                      <a:ext cx="5486400" cy="4171950"/>
                    </a:xfrm>
                    <a:prstGeom prst="rect">
                      <a:avLst/>
                    </a:prstGeom>
                    <a:noFill/>
                    <a:ln>
                      <a:noFill/>
                    </a:ln>
                    <a:extLst>
                      <a:ext uri="{53640926-AAD7-44D8-BBD7-CCE9431645EC}">
                        <a14:shadowObscured xmlns:a14="http://schemas.microsoft.com/office/drawing/2010/main"/>
                      </a:ext>
                    </a:extLst>
                  </pic:spPr>
                </pic:pic>
              </a:graphicData>
            </a:graphic>
          </wp:inline>
        </w:drawing>
      </w:r>
    </w:p>
    <w:p w14:paraId="4756317E" w14:textId="2C223A40" w:rsidR="00AA22E8" w:rsidRDefault="00AA22E8" w:rsidP="00AA22E8">
      <w:pPr>
        <w:pStyle w:val="Caption"/>
        <w:rPr>
          <w:lang w:eastAsia="zh-CN"/>
        </w:rPr>
      </w:pPr>
      <w:bookmarkStart w:id="488" w:name="_Ref362540195"/>
      <w:bookmarkStart w:id="489" w:name="_Toc520375055"/>
      <w:r w:rsidRPr="00ED3698">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39</w:t>
      </w:r>
      <w:r w:rsidR="00183C7C">
        <w:fldChar w:fldCharType="end"/>
      </w:r>
      <w:bookmarkEnd w:id="488"/>
      <w:r w:rsidR="00142D8D">
        <w:t xml:space="preserve">: </w:t>
      </w:r>
      <w:r>
        <w:rPr>
          <w:rFonts w:hint="eastAsia"/>
          <w:lang w:eastAsia="zh-CN"/>
        </w:rPr>
        <w:t>Simulated p</w:t>
      </w:r>
      <w:r w:rsidRPr="00ED3698">
        <w:t>rofiles</w:t>
      </w:r>
      <w:r>
        <w:rPr>
          <w:rFonts w:hint="eastAsia"/>
          <w:lang w:eastAsia="zh-CN"/>
        </w:rPr>
        <w:t xml:space="preserve"> </w:t>
      </w:r>
      <w:r w:rsidRPr="00ED3698">
        <w:t>of</w:t>
      </w:r>
      <w:r>
        <w:rPr>
          <w:rFonts w:hint="eastAsia"/>
          <w:lang w:eastAsia="zh-CN"/>
        </w:rPr>
        <w:t xml:space="preserve"> aqueous concentrations (up</w:t>
      </w:r>
      <w:r w:rsidR="004704EF">
        <w:rPr>
          <w:lang w:eastAsia="zh-CN"/>
        </w:rPr>
        <w:t>per panel</w:t>
      </w:r>
      <w:r>
        <w:rPr>
          <w:rFonts w:hint="eastAsia"/>
          <w:lang w:eastAsia="zh-CN"/>
        </w:rPr>
        <w:t xml:space="preserve">) and absorbed concentrations </w:t>
      </w:r>
      <w:r w:rsidR="004704EF">
        <w:rPr>
          <w:lang w:eastAsia="zh-CN"/>
        </w:rPr>
        <w:t xml:space="preserve">(lower panel) </w:t>
      </w:r>
      <w:r w:rsidR="006948DA">
        <w:rPr>
          <w:rFonts w:hint="eastAsia"/>
          <w:lang w:eastAsia="zh-CN"/>
        </w:rPr>
        <w:t>after</w:t>
      </w:r>
      <w:r>
        <w:rPr>
          <w:rFonts w:hint="eastAsia"/>
          <w:lang w:eastAsia="zh-CN"/>
        </w:rPr>
        <w:t xml:space="preserve"> one year</w:t>
      </w:r>
      <w:bookmarkEnd w:id="489"/>
    </w:p>
    <w:p w14:paraId="50B58B76" w14:textId="77777777" w:rsidR="00AA22E8" w:rsidRDefault="00AA22E8" w:rsidP="00C74E04">
      <w:pPr>
        <w:pStyle w:val="Simpleline"/>
        <w:rPr>
          <w:lang w:eastAsia="zh-CN"/>
        </w:rPr>
      </w:pPr>
    </w:p>
    <w:p w14:paraId="5FB3FBCA" w14:textId="77777777" w:rsidR="00AA22E8" w:rsidRPr="00906EDB" w:rsidRDefault="00AA22E8" w:rsidP="00AA22E8">
      <w:pPr>
        <w:rPr>
          <w:lang w:eastAsia="zh-CN"/>
        </w:rPr>
      </w:pPr>
      <w:r>
        <w:rPr>
          <w:rFonts w:hint="eastAsia"/>
          <w:lang w:eastAsia="zh-CN"/>
        </w:rPr>
        <w:t>The simulated breakthrough curves of Cl</w:t>
      </w:r>
      <w:r w:rsidRPr="00655CDC">
        <w:rPr>
          <w:rFonts w:hint="eastAsia"/>
          <w:vertAlign w:val="superscript"/>
          <w:lang w:eastAsia="zh-CN"/>
        </w:rPr>
        <w:t>-</w:t>
      </w:r>
      <w:r>
        <w:rPr>
          <w:rFonts w:hint="eastAsia"/>
          <w:lang w:eastAsia="zh-CN"/>
        </w:rPr>
        <w:t>, C</w:t>
      </w:r>
      <w:r w:rsidRPr="00FD0AB2">
        <w:rPr>
          <w:rFonts w:hint="eastAsia"/>
          <w:vertAlign w:val="subscript"/>
          <w:lang w:eastAsia="zh-CN"/>
        </w:rPr>
        <w:t>2</w:t>
      </w:r>
      <w:r>
        <w:rPr>
          <w:rFonts w:hint="eastAsia"/>
          <w:lang w:eastAsia="zh-CN"/>
        </w:rPr>
        <w:t>Cl</w:t>
      </w:r>
      <w:r w:rsidRPr="00FD0AB2">
        <w:rPr>
          <w:rFonts w:hint="eastAsia"/>
          <w:vertAlign w:val="subscript"/>
          <w:lang w:eastAsia="zh-CN"/>
        </w:rPr>
        <w:t>4</w:t>
      </w:r>
      <w:r>
        <w:rPr>
          <w:rFonts w:hint="eastAsia"/>
          <w:lang w:eastAsia="zh-CN"/>
        </w:rPr>
        <w:t xml:space="preserve"> and C</w:t>
      </w:r>
      <w:r w:rsidRPr="00FD0AB2">
        <w:rPr>
          <w:rFonts w:hint="eastAsia"/>
          <w:vertAlign w:val="subscript"/>
          <w:lang w:eastAsia="zh-CN"/>
        </w:rPr>
        <w:t>6</w:t>
      </w:r>
      <w:r>
        <w:rPr>
          <w:rFonts w:hint="eastAsia"/>
          <w:lang w:eastAsia="zh-CN"/>
        </w:rPr>
        <w:t>H</w:t>
      </w:r>
      <w:r w:rsidRPr="00FD0AB2">
        <w:rPr>
          <w:rFonts w:hint="eastAsia"/>
          <w:vertAlign w:val="subscript"/>
          <w:lang w:eastAsia="zh-CN"/>
        </w:rPr>
        <w:t>6</w:t>
      </w:r>
      <w:r>
        <w:rPr>
          <w:rFonts w:hint="eastAsia"/>
          <w:vertAlign w:val="subscript"/>
          <w:lang w:eastAsia="zh-CN"/>
        </w:rPr>
        <w:t xml:space="preserve"> </w:t>
      </w:r>
      <w:r>
        <w:rPr>
          <w:rFonts w:hint="eastAsia"/>
          <w:lang w:eastAsia="zh-CN"/>
        </w:rPr>
        <w:t xml:space="preserve">at 10 m from the left boundary </w:t>
      </w:r>
      <w:r w:rsidR="006948DA">
        <w:rPr>
          <w:rFonts w:hint="eastAsia"/>
          <w:lang w:eastAsia="zh-CN"/>
        </w:rPr>
        <w:t>agree</w:t>
      </w:r>
      <w:r>
        <w:rPr>
          <w:rFonts w:hint="eastAsia"/>
          <w:lang w:eastAsia="zh-CN"/>
        </w:rPr>
        <w:t xml:space="preserve"> well with the analytic</w:t>
      </w:r>
      <w:r w:rsidR="00B61601">
        <w:rPr>
          <w:lang w:eastAsia="zh-CN"/>
        </w:rPr>
        <w:t>al</w:t>
      </w:r>
      <w:r>
        <w:rPr>
          <w:rFonts w:hint="eastAsia"/>
          <w:lang w:eastAsia="zh-CN"/>
        </w:rPr>
        <w:t xml:space="preserve"> solution</w:t>
      </w:r>
      <w:r w:rsidR="006948DA">
        <w:rPr>
          <w:rFonts w:hint="eastAsia"/>
          <w:lang w:eastAsia="zh-CN"/>
        </w:rPr>
        <w:t>s</w:t>
      </w:r>
      <w:r>
        <w:rPr>
          <w:lang w:eastAsia="zh-CN"/>
        </w:rPr>
        <w:t xml:space="preserve"> </w:t>
      </w:r>
      <w:r>
        <w:rPr>
          <w:rFonts w:hint="eastAsia"/>
          <w:lang w:eastAsia="zh-CN"/>
        </w:rPr>
        <w:t>(</w:t>
      </w:r>
      <w:r w:rsidR="005F5019">
        <w:rPr>
          <w:lang w:eastAsia="zh-CN"/>
        </w:rPr>
        <w:fldChar w:fldCharType="begin"/>
      </w:r>
      <w:r>
        <w:rPr>
          <w:lang w:eastAsia="zh-CN"/>
        </w:rPr>
        <w:instrText xml:space="preserve"> REF _Ref362604300 \h </w:instrText>
      </w:r>
      <w:r w:rsidR="005F5019">
        <w:rPr>
          <w:lang w:eastAsia="zh-CN"/>
        </w:rPr>
      </w:r>
      <w:r w:rsidR="005F5019">
        <w:rPr>
          <w:lang w:eastAsia="zh-CN"/>
        </w:rPr>
        <w:fldChar w:fldCharType="separate"/>
      </w:r>
      <w:r w:rsidR="00B560DA">
        <w:t xml:space="preserve">Figure </w:t>
      </w:r>
      <w:r w:rsidR="00B560DA">
        <w:rPr>
          <w:noProof/>
        </w:rPr>
        <w:t>2</w:t>
      </w:r>
      <w:r w:rsidR="00B560DA">
        <w:t>.</w:t>
      </w:r>
      <w:r w:rsidR="00B560DA">
        <w:rPr>
          <w:noProof/>
        </w:rPr>
        <w:t>40</w:t>
      </w:r>
      <w:r w:rsidR="005F5019">
        <w:rPr>
          <w:lang w:eastAsia="zh-CN"/>
        </w:rPr>
        <w:fldChar w:fldCharType="end"/>
      </w:r>
      <w:r>
        <w:rPr>
          <w:rFonts w:hint="eastAsia"/>
          <w:lang w:eastAsia="zh-CN"/>
        </w:rPr>
        <w:t>).</w:t>
      </w:r>
    </w:p>
    <w:p w14:paraId="16CF70FE" w14:textId="77777777" w:rsidR="00AA22E8" w:rsidRDefault="00AA22E8" w:rsidP="00AA22E8">
      <w:pPr>
        <w:keepNext/>
      </w:pPr>
      <w:r>
        <w:rPr>
          <w:rFonts w:hint="eastAsia"/>
          <w:noProof/>
          <w:lang w:val="en-CA" w:eastAsia="zh-CN"/>
        </w:rPr>
        <w:lastRenderedPageBreak/>
        <w:drawing>
          <wp:inline distT="0" distB="0" distL="0" distR="0" wp14:anchorId="4DC8D9A2" wp14:editId="2D520042">
            <wp:extent cx="5486400" cy="2133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2F2E765F" w14:textId="74988A19" w:rsidR="00AA22E8" w:rsidRPr="00906EDB" w:rsidRDefault="00AA22E8" w:rsidP="00AA22E8">
      <w:pPr>
        <w:pStyle w:val="Caption"/>
        <w:rPr>
          <w:lang w:eastAsia="zh-CN"/>
        </w:rPr>
      </w:pPr>
      <w:bookmarkStart w:id="490" w:name="_Ref362604300"/>
      <w:bookmarkStart w:id="491" w:name="_Toc520375056"/>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40</w:t>
      </w:r>
      <w:r w:rsidR="00183C7C">
        <w:fldChar w:fldCharType="end"/>
      </w:r>
      <w:bookmarkEnd w:id="490"/>
      <w:r w:rsidR="00142D8D">
        <w:t xml:space="preserve">: </w:t>
      </w:r>
      <w:r>
        <w:rPr>
          <w:rFonts w:hint="eastAsia"/>
          <w:lang w:eastAsia="zh-CN"/>
        </w:rPr>
        <w:t xml:space="preserve">Comparison of </w:t>
      </w:r>
      <w:r w:rsidR="00B61601">
        <w:rPr>
          <w:lang w:eastAsia="zh-CN"/>
        </w:rPr>
        <w:t xml:space="preserve">results obtained using </w:t>
      </w:r>
      <w:r w:rsidR="0076771D">
        <w:rPr>
          <w:lang w:eastAsia="zh-CN"/>
        </w:rPr>
        <w:t>MIN3P-THCm</w:t>
      </w:r>
      <w:r w:rsidR="00B61601">
        <w:rPr>
          <w:lang w:eastAsia="zh-CN"/>
        </w:rPr>
        <w:t xml:space="preserve"> </w:t>
      </w:r>
      <w:r>
        <w:rPr>
          <w:rFonts w:hint="eastAsia"/>
          <w:lang w:eastAsia="zh-CN"/>
        </w:rPr>
        <w:t>(symbols)</w:t>
      </w:r>
      <w:r w:rsidR="00B61601">
        <w:rPr>
          <w:lang w:eastAsia="zh-CN"/>
        </w:rPr>
        <w:t xml:space="preserve"> with the analytical solution (lines)</w:t>
      </w:r>
      <w:r>
        <w:rPr>
          <w:rFonts w:hint="eastAsia"/>
          <w:lang w:eastAsia="zh-CN"/>
        </w:rPr>
        <w:t xml:space="preserve"> </w:t>
      </w:r>
      <w:r w:rsidR="00B61601">
        <w:rPr>
          <w:lang w:eastAsia="zh-CN"/>
        </w:rPr>
        <w:t xml:space="preserve">for </w:t>
      </w:r>
      <w:r>
        <w:rPr>
          <w:rFonts w:hint="eastAsia"/>
          <w:lang w:eastAsia="zh-CN"/>
        </w:rPr>
        <w:t>breakthrough curves</w:t>
      </w:r>
      <w:r>
        <w:rPr>
          <w:lang w:eastAsia="zh-CN"/>
        </w:rPr>
        <w:t xml:space="preserve"> </w:t>
      </w:r>
      <w:r>
        <w:rPr>
          <w:rFonts w:hint="eastAsia"/>
          <w:lang w:eastAsia="zh-CN"/>
        </w:rPr>
        <w:t>of Cl</w:t>
      </w:r>
      <w:r w:rsidRPr="004A34ED">
        <w:rPr>
          <w:rFonts w:hint="eastAsia"/>
          <w:vertAlign w:val="superscript"/>
          <w:lang w:eastAsia="zh-CN"/>
        </w:rPr>
        <w:t>-</w:t>
      </w:r>
      <w:r>
        <w:rPr>
          <w:rFonts w:hint="eastAsia"/>
          <w:lang w:eastAsia="zh-CN"/>
        </w:rPr>
        <w:t>, C</w:t>
      </w:r>
      <w:r w:rsidRPr="00FD0AB2">
        <w:rPr>
          <w:rFonts w:hint="eastAsia"/>
          <w:vertAlign w:val="subscript"/>
          <w:lang w:eastAsia="zh-CN"/>
        </w:rPr>
        <w:t>2</w:t>
      </w:r>
      <w:r>
        <w:rPr>
          <w:rFonts w:hint="eastAsia"/>
          <w:lang w:eastAsia="zh-CN"/>
        </w:rPr>
        <w:t>Cl</w:t>
      </w:r>
      <w:r w:rsidRPr="00FD0AB2">
        <w:rPr>
          <w:rFonts w:hint="eastAsia"/>
          <w:vertAlign w:val="subscript"/>
          <w:lang w:eastAsia="zh-CN"/>
        </w:rPr>
        <w:t>4</w:t>
      </w:r>
      <w:r>
        <w:rPr>
          <w:rFonts w:hint="eastAsia"/>
          <w:lang w:eastAsia="zh-CN"/>
        </w:rPr>
        <w:t xml:space="preserve"> and C</w:t>
      </w:r>
      <w:r w:rsidRPr="00FD0AB2">
        <w:rPr>
          <w:rFonts w:hint="eastAsia"/>
          <w:vertAlign w:val="subscript"/>
          <w:lang w:eastAsia="zh-CN"/>
        </w:rPr>
        <w:t>6</w:t>
      </w:r>
      <w:r>
        <w:rPr>
          <w:rFonts w:hint="eastAsia"/>
          <w:lang w:eastAsia="zh-CN"/>
        </w:rPr>
        <w:t>H</w:t>
      </w:r>
      <w:r w:rsidRPr="00FD0AB2">
        <w:rPr>
          <w:rFonts w:hint="eastAsia"/>
          <w:vertAlign w:val="subscript"/>
          <w:lang w:eastAsia="zh-CN"/>
        </w:rPr>
        <w:t>6</w:t>
      </w:r>
      <w:r>
        <w:rPr>
          <w:rFonts w:hint="eastAsia"/>
          <w:lang w:eastAsia="zh-CN"/>
        </w:rPr>
        <w:t xml:space="preserve"> at x=10 m</w:t>
      </w:r>
      <w:bookmarkEnd w:id="491"/>
    </w:p>
    <w:p w14:paraId="247FF9E6" w14:textId="77777777" w:rsidR="00AA22E8" w:rsidRDefault="00AA22E8" w:rsidP="00C74E04">
      <w:pPr>
        <w:pStyle w:val="Simpleline"/>
        <w:rPr>
          <w:lang w:eastAsia="zh-CN"/>
        </w:rPr>
      </w:pPr>
    </w:p>
    <w:p w14:paraId="5CA2A8CC" w14:textId="77777777" w:rsidR="00A95059" w:rsidRPr="00192E8E" w:rsidRDefault="00A95059" w:rsidP="00A95059">
      <w:pPr>
        <w:pStyle w:val="StyleHeading4Bold"/>
      </w:pPr>
      <w:bookmarkStart w:id="492" w:name="_Toc520374558"/>
      <w:r>
        <w:t>File locations</w:t>
      </w:r>
      <w:bookmarkEnd w:id="492"/>
    </w:p>
    <w:p w14:paraId="67327572" w14:textId="77777777" w:rsidR="00AA22E8" w:rsidRDefault="00AA22E8" w:rsidP="00AA22E8">
      <w:pPr>
        <w:pStyle w:val="ListParagraph"/>
        <w:ind w:hanging="720"/>
      </w:pPr>
      <w:r w:rsidRPr="00ED3698">
        <w:t xml:space="preserve">The input file is: </w:t>
      </w:r>
      <w:r>
        <w:rPr>
          <w:rFonts w:hint="eastAsia"/>
          <w:lang w:eastAsia="zh-CN"/>
        </w:rPr>
        <w:t>retardation</w:t>
      </w:r>
      <w:r w:rsidRPr="00ED3698">
        <w:t xml:space="preserve">.dat under folder </w:t>
      </w:r>
    </w:p>
    <w:p w14:paraId="15D0805E" w14:textId="77777777" w:rsidR="00AA22E8" w:rsidRPr="00B61601" w:rsidRDefault="004B0811" w:rsidP="00AA22E8">
      <w:pPr>
        <w:pStyle w:val="ListParagraph"/>
        <w:ind w:hanging="720"/>
        <w:rPr>
          <w:i/>
          <w:lang w:eastAsia="zh-CN"/>
        </w:rPr>
      </w:pPr>
      <w:r>
        <w:rPr>
          <w:i/>
        </w:rPr>
        <w:t>.\benchmarks\benchmarks_standard\</w:t>
      </w:r>
      <w:r w:rsidR="00DC1F21" w:rsidRPr="00B61601">
        <w:rPr>
          <w:i/>
        </w:rPr>
        <w:t>reactran\</w:t>
      </w:r>
      <w:r w:rsidR="00AA22E8" w:rsidRPr="00B61601">
        <w:rPr>
          <w:rFonts w:hint="eastAsia"/>
          <w:i/>
          <w:lang w:eastAsia="zh-CN"/>
        </w:rPr>
        <w:t>retardation</w:t>
      </w:r>
    </w:p>
    <w:p w14:paraId="7AD9437A" w14:textId="50B82CBC" w:rsidR="00B61601" w:rsidRPr="00ED3698" w:rsidRDefault="00990FF2" w:rsidP="00B61601">
      <w:pPr>
        <w:spacing w:before="240"/>
        <w:rPr>
          <w:i/>
        </w:rPr>
      </w:pPr>
      <w:r>
        <w:t>Database can be found under:  .\benchmarks\</w:t>
      </w:r>
      <w:r w:rsidR="0063270B">
        <w:rPr>
          <w:i/>
        </w:rPr>
        <w:t>database\default</w:t>
      </w:r>
    </w:p>
    <w:p w14:paraId="7BFE9B66" w14:textId="77777777" w:rsidR="00AA22E8" w:rsidRDefault="00AA22E8" w:rsidP="00C74E04">
      <w:pPr>
        <w:pStyle w:val="Simpleline"/>
        <w:rPr>
          <w:lang w:eastAsia="zh-CN"/>
        </w:rPr>
      </w:pPr>
    </w:p>
    <w:p w14:paraId="719C9076" w14:textId="3DBBE34F" w:rsidR="002C0F1F" w:rsidRPr="00ED3698" w:rsidRDefault="002C0F1F" w:rsidP="002C0F1F">
      <w:pPr>
        <w:pStyle w:val="Heading3"/>
      </w:pPr>
      <w:bookmarkStart w:id="493" w:name="_Ref367110965"/>
      <w:bookmarkStart w:id="494" w:name="_Ref364354517"/>
      <w:bookmarkStart w:id="495" w:name="_Toc520374559"/>
      <w:r>
        <w:rPr>
          <w:lang w:eastAsia="zh-CN"/>
        </w:rPr>
        <w:t>Aerobic degradation of toluene</w:t>
      </w:r>
      <w:bookmarkEnd w:id="493"/>
      <w:bookmarkEnd w:id="495"/>
    </w:p>
    <w:p w14:paraId="1E5EFB2D" w14:textId="77777777" w:rsidR="00D16D95" w:rsidRPr="00192E8E" w:rsidRDefault="00D16D95" w:rsidP="00D16D95">
      <w:pPr>
        <w:pStyle w:val="StyleHeading4Bold"/>
      </w:pPr>
      <w:bookmarkStart w:id="496" w:name="_Toc520374560"/>
      <w:r>
        <w:t>Problem definition</w:t>
      </w:r>
      <w:bookmarkEnd w:id="496"/>
    </w:p>
    <w:p w14:paraId="3CD6AE03" w14:textId="1D06CE8E" w:rsidR="002C0F1F" w:rsidRPr="00D910F5" w:rsidRDefault="002C0F1F" w:rsidP="002C0F1F">
      <w:pPr>
        <w:rPr>
          <w:rFonts w:cs="Arial"/>
          <w:bCs/>
          <w:szCs w:val="22"/>
        </w:rPr>
      </w:pPr>
      <w:r w:rsidRPr="00D910F5">
        <w:rPr>
          <w:rFonts w:cs="Arial"/>
          <w:szCs w:val="22"/>
        </w:rPr>
        <w:t xml:space="preserve">This example </w:t>
      </w:r>
      <w:r>
        <w:rPr>
          <w:rFonts w:cs="Arial"/>
          <w:szCs w:val="22"/>
        </w:rPr>
        <w:t>simulates</w:t>
      </w:r>
      <w:r w:rsidRPr="00D910F5">
        <w:rPr>
          <w:rFonts w:cs="Arial"/>
          <w:szCs w:val="22"/>
        </w:rPr>
        <w:t xml:space="preserve"> </w:t>
      </w:r>
      <w:r w:rsidR="00B61601">
        <w:rPr>
          <w:rFonts w:cs="Arial"/>
          <w:szCs w:val="22"/>
        </w:rPr>
        <w:t>an</w:t>
      </w:r>
      <w:r w:rsidRPr="00D910F5">
        <w:rPr>
          <w:rFonts w:cs="Arial"/>
          <w:szCs w:val="22"/>
        </w:rPr>
        <w:t xml:space="preserve"> aquifer that initially contains groundwater with substantial dissolved oxygen</w:t>
      </w:r>
      <w:r>
        <w:rPr>
          <w:rFonts w:cs="Arial"/>
          <w:szCs w:val="22"/>
        </w:rPr>
        <w:t>,</w:t>
      </w:r>
      <w:r w:rsidRPr="00D910F5">
        <w:rPr>
          <w:rFonts w:cs="Arial"/>
          <w:szCs w:val="22"/>
        </w:rPr>
        <w:t xml:space="preserve"> </w:t>
      </w:r>
      <w:r w:rsidR="00B61601">
        <w:rPr>
          <w:rFonts w:cs="Arial"/>
          <w:szCs w:val="22"/>
        </w:rPr>
        <w:t>affected by the infiltration of</w:t>
      </w:r>
      <w:r w:rsidRPr="00D910F5">
        <w:rPr>
          <w:rFonts w:cs="Arial"/>
          <w:szCs w:val="22"/>
        </w:rPr>
        <w:t xml:space="preserve"> </w:t>
      </w:r>
      <w:r w:rsidR="00B61601">
        <w:rPr>
          <w:rFonts w:cs="Arial"/>
          <w:szCs w:val="22"/>
        </w:rPr>
        <w:t>a</w:t>
      </w:r>
      <w:r w:rsidRPr="00D910F5">
        <w:rPr>
          <w:rFonts w:cs="Arial"/>
          <w:szCs w:val="22"/>
        </w:rPr>
        <w:t xml:space="preserve"> strongly reducing groundwater containing toluene (C</w:t>
      </w:r>
      <w:r w:rsidRPr="00D910F5">
        <w:rPr>
          <w:rFonts w:cs="Arial"/>
          <w:szCs w:val="22"/>
          <w:vertAlign w:val="subscript"/>
        </w:rPr>
        <w:t>6</w:t>
      </w:r>
      <w:r w:rsidRPr="00D910F5">
        <w:rPr>
          <w:rFonts w:cs="Arial"/>
          <w:szCs w:val="22"/>
        </w:rPr>
        <w:t>H</w:t>
      </w:r>
      <w:r w:rsidRPr="00D910F5">
        <w:rPr>
          <w:rFonts w:cs="Arial"/>
          <w:szCs w:val="22"/>
          <w:vertAlign w:val="subscript"/>
        </w:rPr>
        <w:t>5</w:t>
      </w:r>
      <w:r w:rsidRPr="00D910F5">
        <w:rPr>
          <w:rFonts w:cs="Arial"/>
          <w:szCs w:val="22"/>
        </w:rPr>
        <w:t>CH</w:t>
      </w:r>
      <w:r w:rsidRPr="00D910F5">
        <w:rPr>
          <w:rFonts w:cs="Arial"/>
          <w:szCs w:val="22"/>
          <w:vertAlign w:val="subscript"/>
        </w:rPr>
        <w:t>3</w:t>
      </w:r>
      <w:r w:rsidRPr="00D910F5">
        <w:rPr>
          <w:rFonts w:cs="Arial"/>
          <w:szCs w:val="22"/>
        </w:rPr>
        <w:t>)</w:t>
      </w:r>
      <w:r w:rsidR="004474F5">
        <w:rPr>
          <w:rFonts w:cs="Arial"/>
          <w:szCs w:val="22"/>
        </w:rPr>
        <w:t xml:space="preserve">.  </w:t>
      </w:r>
      <w:r w:rsidRPr="00D910F5">
        <w:rPr>
          <w:rFonts w:cs="Arial"/>
          <w:szCs w:val="22"/>
        </w:rPr>
        <w:t xml:space="preserve">Under these conditions, </w:t>
      </w:r>
      <w:r w:rsidR="00B61601">
        <w:rPr>
          <w:rFonts w:cs="Arial"/>
          <w:szCs w:val="22"/>
        </w:rPr>
        <w:t>toluene</w:t>
      </w:r>
      <w:r w:rsidRPr="00D910F5">
        <w:rPr>
          <w:rFonts w:cs="Arial"/>
          <w:bCs/>
          <w:szCs w:val="22"/>
        </w:rPr>
        <w:t xml:space="preserve"> is degraded </w:t>
      </w:r>
      <w:r>
        <w:rPr>
          <w:rFonts w:cs="Arial"/>
          <w:bCs/>
          <w:szCs w:val="22"/>
        </w:rPr>
        <w:t xml:space="preserve">using </w:t>
      </w:r>
      <w:r w:rsidRPr="00D910F5">
        <w:rPr>
          <w:rFonts w:cs="Arial"/>
          <w:bCs/>
          <w:szCs w:val="22"/>
        </w:rPr>
        <w:t>O</w:t>
      </w:r>
      <w:r w:rsidRPr="00D910F5">
        <w:rPr>
          <w:rFonts w:cs="Arial"/>
          <w:bCs/>
          <w:szCs w:val="22"/>
          <w:vertAlign w:val="subscript"/>
        </w:rPr>
        <w:t>2</w:t>
      </w:r>
      <w:r w:rsidRPr="00D910F5">
        <w:rPr>
          <w:rFonts w:cs="Arial"/>
          <w:bCs/>
          <w:szCs w:val="22"/>
        </w:rPr>
        <w:t xml:space="preserve">(aq) </w:t>
      </w:r>
      <w:r>
        <w:rPr>
          <w:rFonts w:cs="Arial"/>
          <w:bCs/>
          <w:szCs w:val="22"/>
        </w:rPr>
        <w:t xml:space="preserve">as the electron acceptor </w:t>
      </w:r>
      <w:r w:rsidRPr="00D910F5">
        <w:rPr>
          <w:rFonts w:cs="Arial"/>
          <w:bCs/>
          <w:szCs w:val="22"/>
        </w:rPr>
        <w:t>accor</w:t>
      </w:r>
      <w:r w:rsidR="002D1C52">
        <w:rPr>
          <w:rFonts w:cs="Arial"/>
          <w:bCs/>
          <w:szCs w:val="22"/>
        </w:rPr>
        <w:t>ding to the following reaction:</w:t>
      </w:r>
    </w:p>
    <w:tbl>
      <w:tblPr>
        <w:tblW w:w="0" w:type="auto"/>
        <w:tblLook w:val="04A0" w:firstRow="1" w:lastRow="0" w:firstColumn="1" w:lastColumn="0" w:noHBand="0" w:noVBand="1"/>
      </w:tblPr>
      <w:tblGrid>
        <w:gridCol w:w="6259"/>
        <w:gridCol w:w="2381"/>
      </w:tblGrid>
      <w:tr w:rsidR="002C0F1F" w:rsidRPr="00D910F5" w14:paraId="6A635B68" w14:textId="77777777" w:rsidTr="00341D8C">
        <w:trPr>
          <w:trHeight w:val="1269"/>
        </w:trPr>
        <w:tc>
          <w:tcPr>
            <w:tcW w:w="6768" w:type="dxa"/>
            <w:vAlign w:val="center"/>
          </w:tcPr>
          <w:p w14:paraId="12DE7991" w14:textId="77777777" w:rsidR="002C0F1F" w:rsidRPr="00D910F5" w:rsidRDefault="002C0F1F" w:rsidP="00341D8C">
            <w:pPr>
              <w:rPr>
                <w:rFonts w:cs="Arial"/>
                <w:szCs w:val="22"/>
              </w:rPr>
            </w:pPr>
            <w:r w:rsidRPr="00C74E04">
              <w:rPr>
                <w:rFonts w:cs="Arial"/>
                <w:position w:val="-12"/>
                <w:szCs w:val="22"/>
              </w:rPr>
              <w:object w:dxaOrig="4500" w:dyaOrig="380" w14:anchorId="3DE0A6BD">
                <v:shape id="_x0000_i1055" type="#_x0000_t75" style="width:225pt;height:20.25pt" o:ole="">
                  <v:imagedata r:id="rId117" o:title=""/>
                </v:shape>
                <o:OLEObject Type="Embed" ProgID="Equation.3" ShapeID="_x0000_i1055" DrawAspect="Content" ObjectID="_1594116793" r:id="rId118"/>
              </w:object>
            </w:r>
          </w:p>
        </w:tc>
        <w:tc>
          <w:tcPr>
            <w:tcW w:w="2808" w:type="dxa"/>
            <w:vAlign w:val="center"/>
          </w:tcPr>
          <w:p w14:paraId="7BEA664C" w14:textId="77777777" w:rsidR="002C0F1F" w:rsidRPr="00D910F5" w:rsidRDefault="00D43140" w:rsidP="00341D8C">
            <w:pPr>
              <w:jc w:val="right"/>
              <w:rPr>
                <w:rFonts w:cs="Arial"/>
                <w:szCs w:val="22"/>
              </w:rPr>
            </w:pPr>
            <w:r>
              <w:rPr>
                <w:rFonts w:cs="Arial"/>
                <w:szCs w:val="22"/>
              </w:rPr>
              <w:t>Equation 1-</w:t>
            </w:r>
            <w:r w:rsidR="005F5019">
              <w:rPr>
                <w:rFonts w:cs="Arial"/>
                <w:szCs w:val="22"/>
              </w:rPr>
              <w:fldChar w:fldCharType="begin"/>
            </w:r>
            <w:r w:rsidR="002C0F1F">
              <w:rPr>
                <w:rFonts w:cs="Arial"/>
                <w:szCs w:val="22"/>
              </w:rPr>
              <w:instrText xml:space="preserve"> SEQ Equation \* ARABIC \s 1 </w:instrText>
            </w:r>
            <w:r w:rsidR="005F5019">
              <w:rPr>
                <w:rFonts w:cs="Arial"/>
                <w:szCs w:val="22"/>
              </w:rPr>
              <w:fldChar w:fldCharType="separate"/>
            </w:r>
            <w:r w:rsidR="00B560DA">
              <w:rPr>
                <w:rFonts w:cs="Arial"/>
                <w:noProof/>
                <w:szCs w:val="22"/>
              </w:rPr>
              <w:t>31</w:t>
            </w:r>
            <w:r w:rsidR="005F5019">
              <w:rPr>
                <w:rFonts w:cs="Arial"/>
                <w:szCs w:val="22"/>
              </w:rPr>
              <w:fldChar w:fldCharType="end"/>
            </w:r>
          </w:p>
        </w:tc>
      </w:tr>
    </w:tbl>
    <w:p w14:paraId="00B690E8" w14:textId="09902105" w:rsidR="002C0F1F" w:rsidRDefault="002C0F1F" w:rsidP="002C0F1F">
      <w:pPr>
        <w:rPr>
          <w:rFonts w:cs="Arial"/>
          <w:szCs w:val="22"/>
        </w:rPr>
      </w:pPr>
      <w:r w:rsidRPr="00D910F5">
        <w:rPr>
          <w:rFonts w:cs="Arial"/>
          <w:szCs w:val="22"/>
        </w:rPr>
        <w:t>The degradation of toluene in the mixing zone of the two solutions leads to a decrease in dissolved oxygen and an increase of total dissolved inorganic carbon</w:t>
      </w:r>
      <w:r w:rsidR="002D1C52">
        <w:rPr>
          <w:rFonts w:cs="Arial"/>
          <w:szCs w:val="22"/>
        </w:rPr>
        <w:t>.</w:t>
      </w:r>
    </w:p>
    <w:p w14:paraId="794F839F" w14:textId="05591601" w:rsidR="002D1C52" w:rsidRPr="00192E8E" w:rsidRDefault="002D1C52" w:rsidP="002D1C52">
      <w:pPr>
        <w:pStyle w:val="StyleHeading4Bold"/>
      </w:pPr>
      <w:bookmarkStart w:id="497" w:name="_Toc520374561"/>
      <w:r>
        <w:t>Model set-up</w:t>
      </w:r>
      <w:bookmarkEnd w:id="497"/>
    </w:p>
    <w:p w14:paraId="45ADD631" w14:textId="77777777" w:rsidR="002D1C52" w:rsidRDefault="002C0F1F" w:rsidP="002C0F1F">
      <w:pPr>
        <w:rPr>
          <w:rFonts w:cs="Arial"/>
          <w:bCs/>
          <w:szCs w:val="22"/>
        </w:rPr>
      </w:pPr>
      <w:r w:rsidRPr="00D910F5">
        <w:rPr>
          <w:rFonts w:cs="Arial"/>
          <w:szCs w:val="22"/>
        </w:rPr>
        <w:t xml:space="preserve">The </w:t>
      </w:r>
      <w:r w:rsidRPr="00132553">
        <w:rPr>
          <w:rFonts w:cs="Arial"/>
          <w:szCs w:val="22"/>
        </w:rPr>
        <w:t>c</w:t>
      </w:r>
      <w:r w:rsidRPr="00132553">
        <w:rPr>
          <w:rFonts w:cs="Arial"/>
          <w:bCs/>
          <w:szCs w:val="22"/>
        </w:rPr>
        <w:t xml:space="preserve">hemical compositions of the initial and boundary waters are presented in </w:t>
      </w:r>
      <w:r w:rsidR="005F5019">
        <w:rPr>
          <w:rFonts w:cs="Arial"/>
          <w:szCs w:val="22"/>
        </w:rPr>
        <w:fldChar w:fldCharType="begin"/>
      </w:r>
      <w:r>
        <w:rPr>
          <w:rFonts w:cs="Arial"/>
          <w:bCs/>
          <w:szCs w:val="22"/>
        </w:rPr>
        <w:instrText xml:space="preserve"> REF _Ref364087935 \h </w:instrText>
      </w:r>
      <w:r w:rsidR="005F5019">
        <w:rPr>
          <w:rFonts w:cs="Arial"/>
          <w:szCs w:val="22"/>
        </w:rPr>
      </w:r>
      <w:r w:rsidR="005F5019">
        <w:rPr>
          <w:rFonts w:cs="Arial"/>
          <w:szCs w:val="22"/>
        </w:rPr>
        <w:fldChar w:fldCharType="separate"/>
      </w:r>
      <w:r w:rsidR="00B560DA">
        <w:t xml:space="preserve">Table </w:t>
      </w:r>
      <w:r w:rsidR="00B560DA">
        <w:rPr>
          <w:noProof/>
        </w:rPr>
        <w:t>2</w:t>
      </w:r>
      <w:r w:rsidR="00B560DA">
        <w:t>.</w:t>
      </w:r>
      <w:r w:rsidR="00B560DA">
        <w:rPr>
          <w:noProof/>
        </w:rPr>
        <w:t>56</w:t>
      </w:r>
      <w:r w:rsidR="005F5019">
        <w:rPr>
          <w:rFonts w:cs="Arial"/>
          <w:szCs w:val="22"/>
        </w:rPr>
        <w:fldChar w:fldCharType="end"/>
      </w:r>
      <w:r w:rsidR="004474F5">
        <w:rPr>
          <w:rFonts w:cs="Arial"/>
          <w:bCs/>
          <w:szCs w:val="22"/>
        </w:rPr>
        <w:t xml:space="preserve">.  </w:t>
      </w:r>
      <w:r w:rsidRPr="00132553">
        <w:rPr>
          <w:rFonts w:cs="Arial"/>
          <w:bCs/>
          <w:szCs w:val="22"/>
        </w:rPr>
        <w:t xml:space="preserve">Physical properties of the domain are illustrated in </w:t>
      </w:r>
      <w:r w:rsidR="005F5019">
        <w:rPr>
          <w:rFonts w:cs="Arial"/>
          <w:szCs w:val="22"/>
        </w:rPr>
        <w:fldChar w:fldCharType="begin"/>
      </w:r>
      <w:r>
        <w:rPr>
          <w:rFonts w:cs="Arial"/>
          <w:bCs/>
          <w:szCs w:val="22"/>
        </w:rPr>
        <w:instrText xml:space="preserve"> REF _Ref364153778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41</w:t>
      </w:r>
      <w:r w:rsidR="005F5019">
        <w:rPr>
          <w:rFonts w:cs="Arial"/>
          <w:szCs w:val="22"/>
        </w:rPr>
        <w:fldChar w:fldCharType="end"/>
      </w:r>
      <w:r w:rsidRPr="00132553">
        <w:rPr>
          <w:rFonts w:cs="Arial"/>
          <w:bCs/>
          <w:szCs w:val="22"/>
        </w:rPr>
        <w:t>A</w:t>
      </w:r>
      <w:r w:rsidR="004474F5">
        <w:rPr>
          <w:rFonts w:cs="Arial"/>
          <w:bCs/>
          <w:szCs w:val="22"/>
        </w:rPr>
        <w:t>.</w:t>
      </w:r>
    </w:p>
    <w:p w14:paraId="244EC51C" w14:textId="77777777" w:rsidR="002D1C52" w:rsidRDefault="002D1C52" w:rsidP="002C0F1F">
      <w:pPr>
        <w:rPr>
          <w:rFonts w:cs="Arial"/>
          <w:bCs/>
          <w:szCs w:val="22"/>
        </w:rPr>
      </w:pPr>
    </w:p>
    <w:p w14:paraId="19596FE8" w14:textId="77777777" w:rsidR="002D1C52" w:rsidRDefault="002D1C52" w:rsidP="002D1C52">
      <w:pPr>
        <w:pStyle w:val="StyleCaptionTableCaptionBold"/>
      </w:pPr>
      <w:bookmarkStart w:id="498" w:name="_Ref364087935"/>
      <w:bookmarkStart w:id="499" w:name="_Toc520374932"/>
      <w:r>
        <w:lastRenderedPageBreak/>
        <w:t xml:space="preserve">Table </w:t>
      </w:r>
      <w:r>
        <w:fldChar w:fldCharType="begin"/>
      </w:r>
      <w:r>
        <w:instrText xml:space="preserve"> STYLEREF 1 \s </w:instrText>
      </w:r>
      <w:r>
        <w:fldChar w:fldCharType="separate"/>
      </w:r>
      <w:r w:rsidR="00B560DA">
        <w:rPr>
          <w:noProof/>
        </w:rPr>
        <w:t>2</w:t>
      </w:r>
      <w:r>
        <w:fldChar w:fldCharType="end"/>
      </w:r>
      <w:r>
        <w:t>.</w:t>
      </w:r>
      <w:r>
        <w:fldChar w:fldCharType="begin"/>
      </w:r>
      <w:r>
        <w:instrText xml:space="preserve"> SEQ Table \* ARABIC \s 1 </w:instrText>
      </w:r>
      <w:r>
        <w:fldChar w:fldCharType="separate"/>
      </w:r>
      <w:r w:rsidR="00B560DA">
        <w:rPr>
          <w:noProof/>
        </w:rPr>
        <w:t>56</w:t>
      </w:r>
      <w:r>
        <w:fldChar w:fldCharType="end"/>
      </w:r>
      <w:bookmarkEnd w:id="498"/>
      <w:r>
        <w:t xml:space="preserve">: </w:t>
      </w:r>
      <w:bookmarkStart w:id="500" w:name="_Ref302418256"/>
      <w:r w:rsidRPr="00DD6123">
        <w:t>Toluene Degradation Problem: Composition of Initial and Boundary Waters</w:t>
      </w:r>
      <w:bookmarkEnd w:id="500"/>
      <w:r w:rsidRPr="00DD6123">
        <w:t xml:space="preserve"> </w:t>
      </w:r>
      <w:r>
        <w:t>(Bea et al., 2011)</w:t>
      </w:r>
      <w:bookmarkEnd w:id="499"/>
    </w:p>
    <w:tbl>
      <w:tblPr>
        <w:tblW w:w="0" w:type="auto"/>
        <w:jc w:val="center"/>
        <w:tblLook w:val="04A0" w:firstRow="1" w:lastRow="0" w:firstColumn="1" w:lastColumn="0" w:noHBand="0" w:noVBand="1"/>
      </w:tblPr>
      <w:tblGrid>
        <w:gridCol w:w="2218"/>
        <w:gridCol w:w="2195"/>
        <w:gridCol w:w="2132"/>
        <w:gridCol w:w="2095"/>
      </w:tblGrid>
      <w:tr w:rsidR="002D1C52" w:rsidRPr="00D910F5" w14:paraId="34EB5380" w14:textId="77777777" w:rsidTr="004924CA">
        <w:trPr>
          <w:jc w:val="center"/>
        </w:trPr>
        <w:tc>
          <w:tcPr>
            <w:tcW w:w="2252" w:type="dxa"/>
            <w:tcBorders>
              <w:top w:val="single" w:sz="4" w:space="0" w:color="auto"/>
              <w:bottom w:val="single" w:sz="4" w:space="0" w:color="auto"/>
            </w:tcBorders>
            <w:shd w:val="clear" w:color="auto" w:fill="D9D9D9" w:themeFill="background1" w:themeFillShade="D9"/>
            <w:vAlign w:val="center"/>
          </w:tcPr>
          <w:p w14:paraId="1726D83F" w14:textId="77777777" w:rsidR="002D1C52" w:rsidRPr="00A73A0B" w:rsidRDefault="002D1C52" w:rsidP="004924CA">
            <w:pPr>
              <w:spacing w:before="0" w:after="0"/>
              <w:jc w:val="center"/>
              <w:rPr>
                <w:rFonts w:cs="Arial"/>
                <w:b/>
                <w:szCs w:val="22"/>
              </w:rPr>
            </w:pPr>
            <w:r w:rsidRPr="00A73A0B">
              <w:rPr>
                <w:rFonts w:cs="Arial"/>
                <w:b/>
                <w:szCs w:val="22"/>
              </w:rPr>
              <w:t>Parameter</w:t>
            </w:r>
          </w:p>
        </w:tc>
        <w:tc>
          <w:tcPr>
            <w:tcW w:w="2243" w:type="dxa"/>
            <w:tcBorders>
              <w:top w:val="single" w:sz="4" w:space="0" w:color="auto"/>
              <w:bottom w:val="single" w:sz="4" w:space="0" w:color="auto"/>
            </w:tcBorders>
            <w:shd w:val="clear" w:color="auto" w:fill="D9D9D9" w:themeFill="background1" w:themeFillShade="D9"/>
            <w:vAlign w:val="center"/>
          </w:tcPr>
          <w:p w14:paraId="4842AEDF" w14:textId="77777777" w:rsidR="002D1C52" w:rsidRPr="00A73A0B" w:rsidRDefault="002D1C52" w:rsidP="004924CA">
            <w:pPr>
              <w:spacing w:before="0" w:after="0"/>
              <w:jc w:val="center"/>
              <w:rPr>
                <w:rFonts w:cs="Arial"/>
                <w:b/>
                <w:szCs w:val="22"/>
              </w:rPr>
            </w:pPr>
            <w:r w:rsidRPr="00A73A0B">
              <w:rPr>
                <w:rFonts w:cs="Arial"/>
                <w:b/>
                <w:szCs w:val="22"/>
              </w:rPr>
              <w:t>Boundary water</w:t>
            </w:r>
          </w:p>
        </w:tc>
        <w:tc>
          <w:tcPr>
            <w:tcW w:w="2195" w:type="dxa"/>
            <w:tcBorders>
              <w:top w:val="single" w:sz="4" w:space="0" w:color="auto"/>
              <w:bottom w:val="single" w:sz="4" w:space="0" w:color="auto"/>
            </w:tcBorders>
            <w:shd w:val="clear" w:color="auto" w:fill="D9D9D9" w:themeFill="background1" w:themeFillShade="D9"/>
            <w:vAlign w:val="center"/>
          </w:tcPr>
          <w:p w14:paraId="413B6D84" w14:textId="77777777" w:rsidR="002D1C52" w:rsidRPr="00A73A0B" w:rsidRDefault="002D1C52" w:rsidP="004924CA">
            <w:pPr>
              <w:spacing w:before="0" w:after="0"/>
              <w:jc w:val="center"/>
              <w:rPr>
                <w:rFonts w:cs="Arial"/>
                <w:b/>
                <w:szCs w:val="22"/>
              </w:rPr>
            </w:pPr>
            <w:r>
              <w:rPr>
                <w:rFonts w:cs="Arial"/>
                <w:b/>
                <w:szCs w:val="22"/>
              </w:rPr>
              <w:t>Initial Water</w:t>
            </w:r>
          </w:p>
        </w:tc>
        <w:tc>
          <w:tcPr>
            <w:tcW w:w="2166" w:type="dxa"/>
            <w:tcBorders>
              <w:top w:val="single" w:sz="4" w:space="0" w:color="auto"/>
              <w:bottom w:val="single" w:sz="4" w:space="0" w:color="auto"/>
            </w:tcBorders>
            <w:shd w:val="clear" w:color="auto" w:fill="D9D9D9" w:themeFill="background1" w:themeFillShade="D9"/>
            <w:vAlign w:val="center"/>
          </w:tcPr>
          <w:p w14:paraId="1FE525E4" w14:textId="77777777" w:rsidR="002D1C52" w:rsidRPr="00A73A0B" w:rsidRDefault="002D1C52" w:rsidP="004924CA">
            <w:pPr>
              <w:spacing w:before="0" w:after="0"/>
              <w:jc w:val="center"/>
              <w:rPr>
                <w:rFonts w:cs="Arial"/>
                <w:b/>
                <w:szCs w:val="22"/>
              </w:rPr>
            </w:pPr>
            <w:r w:rsidRPr="00A73A0B">
              <w:rPr>
                <w:rFonts w:cs="Arial"/>
                <w:b/>
                <w:szCs w:val="22"/>
              </w:rPr>
              <w:t>Unit</w:t>
            </w:r>
          </w:p>
        </w:tc>
      </w:tr>
      <w:tr w:rsidR="002D1C52" w:rsidRPr="00D910F5" w14:paraId="34D44B0D" w14:textId="77777777" w:rsidTr="004924CA">
        <w:trPr>
          <w:jc w:val="center"/>
        </w:trPr>
        <w:tc>
          <w:tcPr>
            <w:tcW w:w="2252" w:type="dxa"/>
            <w:tcBorders>
              <w:top w:val="single" w:sz="4" w:space="0" w:color="auto"/>
            </w:tcBorders>
            <w:vAlign w:val="center"/>
          </w:tcPr>
          <w:p w14:paraId="42EF2DC4" w14:textId="77777777" w:rsidR="002D1C52" w:rsidRPr="00D910F5" w:rsidRDefault="002D1C52" w:rsidP="004924CA">
            <w:pPr>
              <w:spacing w:before="0" w:after="0"/>
              <w:ind w:firstLine="426"/>
              <w:jc w:val="left"/>
              <w:rPr>
                <w:rFonts w:cs="Arial"/>
                <w:szCs w:val="22"/>
              </w:rPr>
            </w:pPr>
            <w:r w:rsidRPr="00D910F5">
              <w:rPr>
                <w:rFonts w:cs="Arial"/>
                <w:szCs w:val="22"/>
              </w:rPr>
              <w:t>H</w:t>
            </w:r>
            <w:r w:rsidRPr="00B61601">
              <w:rPr>
                <w:rFonts w:cs="Arial"/>
                <w:szCs w:val="22"/>
                <w:vertAlign w:val="superscript"/>
              </w:rPr>
              <w:t>+</w:t>
            </w:r>
          </w:p>
        </w:tc>
        <w:tc>
          <w:tcPr>
            <w:tcW w:w="2243" w:type="dxa"/>
            <w:tcBorders>
              <w:top w:val="single" w:sz="4" w:space="0" w:color="auto"/>
            </w:tcBorders>
            <w:vAlign w:val="center"/>
          </w:tcPr>
          <w:p w14:paraId="6CBB90FE" w14:textId="77777777" w:rsidR="002D1C52" w:rsidRPr="00D910F5" w:rsidRDefault="002D1C52" w:rsidP="004924CA">
            <w:pPr>
              <w:spacing w:before="0" w:after="0"/>
              <w:jc w:val="center"/>
              <w:rPr>
                <w:rFonts w:cs="Arial"/>
                <w:szCs w:val="22"/>
              </w:rPr>
            </w:pPr>
            <w:r>
              <w:rPr>
                <w:rFonts w:cs="Arial"/>
                <w:szCs w:val="22"/>
              </w:rPr>
              <w:t>7</w:t>
            </w:r>
          </w:p>
        </w:tc>
        <w:tc>
          <w:tcPr>
            <w:tcW w:w="2195" w:type="dxa"/>
            <w:tcBorders>
              <w:top w:val="single" w:sz="4" w:space="0" w:color="auto"/>
            </w:tcBorders>
            <w:vAlign w:val="center"/>
          </w:tcPr>
          <w:p w14:paraId="72B6437A" w14:textId="77777777" w:rsidR="002D1C52" w:rsidRPr="00D910F5" w:rsidRDefault="002D1C52" w:rsidP="004924CA">
            <w:pPr>
              <w:spacing w:before="0" w:after="0"/>
              <w:jc w:val="center"/>
              <w:rPr>
                <w:rFonts w:cs="Arial"/>
                <w:szCs w:val="22"/>
              </w:rPr>
            </w:pPr>
            <w:r>
              <w:rPr>
                <w:rFonts w:cs="Arial"/>
                <w:szCs w:val="22"/>
              </w:rPr>
              <w:t>7</w:t>
            </w:r>
          </w:p>
        </w:tc>
        <w:tc>
          <w:tcPr>
            <w:tcW w:w="2166" w:type="dxa"/>
            <w:tcBorders>
              <w:top w:val="single" w:sz="4" w:space="0" w:color="auto"/>
            </w:tcBorders>
            <w:vAlign w:val="center"/>
          </w:tcPr>
          <w:p w14:paraId="55478C0A" w14:textId="77777777" w:rsidR="002D1C52" w:rsidRPr="00D910F5" w:rsidRDefault="002D1C52" w:rsidP="004924CA">
            <w:pPr>
              <w:spacing w:before="0" w:after="0"/>
              <w:jc w:val="center"/>
              <w:rPr>
                <w:rFonts w:cs="Arial"/>
                <w:szCs w:val="22"/>
              </w:rPr>
            </w:pPr>
            <w:r>
              <w:rPr>
                <w:rFonts w:cs="Arial"/>
                <w:szCs w:val="22"/>
              </w:rPr>
              <w:t>pH</w:t>
            </w:r>
          </w:p>
        </w:tc>
      </w:tr>
      <w:tr w:rsidR="002D1C52" w:rsidRPr="00D910F5" w14:paraId="215F9715" w14:textId="77777777" w:rsidTr="004924CA">
        <w:trPr>
          <w:jc w:val="center"/>
        </w:trPr>
        <w:tc>
          <w:tcPr>
            <w:tcW w:w="2252" w:type="dxa"/>
            <w:vAlign w:val="center"/>
          </w:tcPr>
          <w:p w14:paraId="4F500F62" w14:textId="77777777" w:rsidR="002D1C52" w:rsidRPr="00D910F5" w:rsidRDefault="002D1C52" w:rsidP="004924CA">
            <w:pPr>
              <w:spacing w:before="0" w:after="0"/>
              <w:ind w:firstLine="426"/>
              <w:jc w:val="left"/>
              <w:rPr>
                <w:rFonts w:cs="Arial"/>
                <w:szCs w:val="22"/>
              </w:rPr>
            </w:pPr>
            <w:r w:rsidRPr="00D910F5">
              <w:rPr>
                <w:rFonts w:cs="Arial"/>
                <w:szCs w:val="22"/>
              </w:rPr>
              <w:t>C</w:t>
            </w:r>
            <w:r w:rsidRPr="00D910F5">
              <w:rPr>
                <w:rFonts w:cs="Arial"/>
                <w:szCs w:val="22"/>
                <w:vertAlign w:val="subscript"/>
              </w:rPr>
              <w:t>6</w:t>
            </w:r>
            <w:r w:rsidRPr="00D910F5">
              <w:rPr>
                <w:rFonts w:cs="Arial"/>
                <w:szCs w:val="22"/>
              </w:rPr>
              <w:t>H</w:t>
            </w:r>
            <w:r w:rsidRPr="00D910F5">
              <w:rPr>
                <w:rFonts w:cs="Arial"/>
                <w:szCs w:val="22"/>
                <w:vertAlign w:val="subscript"/>
              </w:rPr>
              <w:t>5</w:t>
            </w:r>
            <w:r w:rsidRPr="00D910F5">
              <w:rPr>
                <w:rFonts w:cs="Arial"/>
                <w:szCs w:val="22"/>
              </w:rPr>
              <w:t>CH</w:t>
            </w:r>
            <w:r w:rsidRPr="00D910F5">
              <w:rPr>
                <w:rFonts w:cs="Arial"/>
                <w:szCs w:val="22"/>
                <w:vertAlign w:val="subscript"/>
              </w:rPr>
              <w:t>3</w:t>
            </w:r>
          </w:p>
        </w:tc>
        <w:tc>
          <w:tcPr>
            <w:tcW w:w="2243" w:type="dxa"/>
            <w:vAlign w:val="center"/>
          </w:tcPr>
          <w:p w14:paraId="4D6AFE63"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95" w:type="dxa"/>
            <w:vAlign w:val="center"/>
          </w:tcPr>
          <w:p w14:paraId="1CAE095D"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66" w:type="dxa"/>
            <w:vAlign w:val="center"/>
          </w:tcPr>
          <w:p w14:paraId="5BA9EFC1"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D1C52" w:rsidRPr="00D910F5" w14:paraId="4F0B363C" w14:textId="77777777" w:rsidTr="004924CA">
        <w:trPr>
          <w:jc w:val="center"/>
        </w:trPr>
        <w:tc>
          <w:tcPr>
            <w:tcW w:w="2252" w:type="dxa"/>
            <w:vAlign w:val="center"/>
          </w:tcPr>
          <w:p w14:paraId="6B33BD8B" w14:textId="77777777" w:rsidR="002D1C52" w:rsidRPr="00D910F5" w:rsidRDefault="002D1C52" w:rsidP="004924CA">
            <w:pPr>
              <w:spacing w:before="0" w:after="0"/>
              <w:ind w:firstLine="426"/>
              <w:jc w:val="left"/>
              <w:rPr>
                <w:rFonts w:cs="Arial"/>
                <w:szCs w:val="22"/>
              </w:rPr>
            </w:pPr>
            <w:r w:rsidRPr="00D910F5">
              <w:rPr>
                <w:rFonts w:cs="Arial"/>
                <w:szCs w:val="22"/>
              </w:rPr>
              <w:t>O</w:t>
            </w:r>
            <w:r w:rsidRPr="00D910F5">
              <w:rPr>
                <w:rFonts w:cs="Arial"/>
                <w:szCs w:val="22"/>
                <w:vertAlign w:val="subscript"/>
              </w:rPr>
              <w:t>2</w:t>
            </w:r>
            <w:r w:rsidRPr="00D910F5">
              <w:rPr>
                <w:rFonts w:cs="Arial"/>
                <w:szCs w:val="22"/>
              </w:rPr>
              <w:t>(aq)</w:t>
            </w:r>
          </w:p>
        </w:tc>
        <w:tc>
          <w:tcPr>
            <w:tcW w:w="2243" w:type="dxa"/>
            <w:vAlign w:val="center"/>
          </w:tcPr>
          <w:p w14:paraId="3AFB7130"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95" w:type="dxa"/>
            <w:vAlign w:val="center"/>
          </w:tcPr>
          <w:p w14:paraId="5B32034C"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66" w:type="dxa"/>
            <w:vAlign w:val="center"/>
          </w:tcPr>
          <w:p w14:paraId="28B551AE"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D1C52" w:rsidRPr="00D910F5" w14:paraId="222B5BCE" w14:textId="77777777" w:rsidTr="004924CA">
        <w:trPr>
          <w:jc w:val="center"/>
        </w:trPr>
        <w:tc>
          <w:tcPr>
            <w:tcW w:w="2252" w:type="dxa"/>
            <w:vAlign w:val="center"/>
          </w:tcPr>
          <w:p w14:paraId="7C2C7435" w14:textId="77777777" w:rsidR="002D1C52" w:rsidRPr="00D910F5" w:rsidRDefault="002D1C52" w:rsidP="004924CA">
            <w:pPr>
              <w:spacing w:before="0" w:after="0"/>
              <w:ind w:firstLine="426"/>
              <w:jc w:val="left"/>
              <w:rPr>
                <w:rFonts w:cs="Arial"/>
                <w:szCs w:val="22"/>
              </w:rPr>
            </w:pPr>
            <w:r w:rsidRPr="00D910F5">
              <w:rPr>
                <w:rFonts w:cs="Arial"/>
                <w:szCs w:val="22"/>
              </w:rPr>
              <w:t>Cl</w:t>
            </w:r>
            <w:r w:rsidRPr="00D910F5">
              <w:rPr>
                <w:rFonts w:cs="Arial"/>
                <w:szCs w:val="22"/>
                <w:vertAlign w:val="superscript"/>
              </w:rPr>
              <w:t>-</w:t>
            </w:r>
          </w:p>
        </w:tc>
        <w:tc>
          <w:tcPr>
            <w:tcW w:w="2243" w:type="dxa"/>
            <w:vAlign w:val="center"/>
          </w:tcPr>
          <w:p w14:paraId="50732258"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95" w:type="dxa"/>
            <w:vAlign w:val="center"/>
          </w:tcPr>
          <w:p w14:paraId="6BF96501"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66" w:type="dxa"/>
            <w:vAlign w:val="center"/>
          </w:tcPr>
          <w:p w14:paraId="59A4CBCD"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D1C52" w:rsidRPr="00D910F5" w14:paraId="69BFFCDB" w14:textId="77777777" w:rsidTr="004924CA">
        <w:trPr>
          <w:jc w:val="center"/>
        </w:trPr>
        <w:tc>
          <w:tcPr>
            <w:tcW w:w="2252" w:type="dxa"/>
            <w:vAlign w:val="center"/>
          </w:tcPr>
          <w:p w14:paraId="746DA9A0" w14:textId="77777777" w:rsidR="002D1C52" w:rsidRPr="00D910F5" w:rsidRDefault="002D1C52" w:rsidP="004924CA">
            <w:pPr>
              <w:spacing w:before="0" w:after="0"/>
              <w:ind w:firstLine="426"/>
              <w:jc w:val="left"/>
              <w:rPr>
                <w:rFonts w:cs="Arial"/>
                <w:szCs w:val="22"/>
              </w:rPr>
            </w:pPr>
            <w:r w:rsidRPr="00D910F5">
              <w:rPr>
                <w:rFonts w:cs="Arial"/>
                <w:szCs w:val="22"/>
              </w:rPr>
              <w:t>Na</w:t>
            </w:r>
            <w:r w:rsidRPr="00D910F5">
              <w:rPr>
                <w:rFonts w:cs="Arial"/>
                <w:szCs w:val="22"/>
                <w:vertAlign w:val="superscript"/>
              </w:rPr>
              <w:t>+</w:t>
            </w:r>
          </w:p>
        </w:tc>
        <w:tc>
          <w:tcPr>
            <w:tcW w:w="2243" w:type="dxa"/>
            <w:vAlign w:val="center"/>
          </w:tcPr>
          <w:p w14:paraId="2E115D61"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95" w:type="dxa"/>
            <w:vAlign w:val="center"/>
          </w:tcPr>
          <w:p w14:paraId="6B382E9F"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66" w:type="dxa"/>
            <w:vAlign w:val="center"/>
          </w:tcPr>
          <w:p w14:paraId="6561888A"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D1C52" w:rsidRPr="00D910F5" w14:paraId="313AEE6F" w14:textId="77777777" w:rsidTr="004924CA">
        <w:trPr>
          <w:jc w:val="center"/>
        </w:trPr>
        <w:tc>
          <w:tcPr>
            <w:tcW w:w="2252" w:type="dxa"/>
            <w:vAlign w:val="center"/>
          </w:tcPr>
          <w:p w14:paraId="05545EE4" w14:textId="77777777" w:rsidR="002D1C52" w:rsidRPr="00D910F5" w:rsidRDefault="002D1C52" w:rsidP="004924CA">
            <w:pPr>
              <w:spacing w:before="0" w:after="0"/>
              <w:ind w:firstLine="426"/>
              <w:jc w:val="left"/>
              <w:rPr>
                <w:rFonts w:cs="Arial"/>
                <w:szCs w:val="22"/>
              </w:rPr>
            </w:pPr>
            <w:r w:rsidRPr="00D910F5">
              <w:rPr>
                <w:rFonts w:cs="Arial"/>
                <w:szCs w:val="22"/>
              </w:rPr>
              <w:t>CO</w:t>
            </w:r>
            <w:r w:rsidRPr="00D910F5">
              <w:rPr>
                <w:rFonts w:cs="Arial"/>
                <w:szCs w:val="22"/>
                <w:vertAlign w:val="subscript"/>
              </w:rPr>
              <w:t>3</w:t>
            </w:r>
            <w:r w:rsidRPr="00D910F5">
              <w:rPr>
                <w:rFonts w:cs="Arial"/>
                <w:szCs w:val="22"/>
                <w:vertAlign w:val="superscript"/>
              </w:rPr>
              <w:t>2-</w:t>
            </w:r>
          </w:p>
        </w:tc>
        <w:tc>
          <w:tcPr>
            <w:tcW w:w="2243" w:type="dxa"/>
            <w:vAlign w:val="center"/>
          </w:tcPr>
          <w:p w14:paraId="10C8F193"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95" w:type="dxa"/>
            <w:vAlign w:val="center"/>
          </w:tcPr>
          <w:p w14:paraId="07E85658"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-10</w:t>
            </w:r>
          </w:p>
        </w:tc>
        <w:tc>
          <w:tcPr>
            <w:tcW w:w="2166" w:type="dxa"/>
            <w:vAlign w:val="center"/>
          </w:tcPr>
          <w:p w14:paraId="77451B72"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D1C52" w:rsidRPr="00D910F5" w14:paraId="4BBF8EC2" w14:textId="77777777" w:rsidTr="004924CA">
        <w:trPr>
          <w:jc w:val="center"/>
        </w:trPr>
        <w:tc>
          <w:tcPr>
            <w:tcW w:w="2252" w:type="dxa"/>
            <w:tcBorders>
              <w:bottom w:val="single" w:sz="4" w:space="0" w:color="auto"/>
            </w:tcBorders>
            <w:vAlign w:val="center"/>
          </w:tcPr>
          <w:p w14:paraId="3CD9E247" w14:textId="77777777" w:rsidR="002D1C52" w:rsidRPr="00D910F5" w:rsidRDefault="002D1C52" w:rsidP="004924CA">
            <w:pPr>
              <w:spacing w:before="0" w:after="0"/>
              <w:ind w:firstLine="426"/>
              <w:jc w:val="left"/>
              <w:rPr>
                <w:rFonts w:cs="Arial"/>
                <w:szCs w:val="22"/>
              </w:rPr>
            </w:pPr>
            <w:r w:rsidRPr="00D910F5">
              <w:rPr>
                <w:rFonts w:cs="Arial"/>
                <w:szCs w:val="22"/>
              </w:rPr>
              <w:t>Ionic strength</w:t>
            </w:r>
          </w:p>
        </w:tc>
        <w:tc>
          <w:tcPr>
            <w:tcW w:w="2243" w:type="dxa"/>
            <w:tcBorders>
              <w:bottom w:val="single" w:sz="4" w:space="0" w:color="auto"/>
            </w:tcBorders>
            <w:vAlign w:val="center"/>
          </w:tcPr>
          <w:p w14:paraId="0DCAA25A"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-3</w:t>
            </w:r>
          </w:p>
        </w:tc>
        <w:tc>
          <w:tcPr>
            <w:tcW w:w="2195" w:type="dxa"/>
            <w:tcBorders>
              <w:bottom w:val="single" w:sz="4" w:space="0" w:color="auto"/>
            </w:tcBorders>
            <w:vAlign w:val="center"/>
          </w:tcPr>
          <w:p w14:paraId="31C30108" w14:textId="77777777" w:rsidR="002D1C52" w:rsidRPr="00D910F5" w:rsidRDefault="002D1C52" w:rsidP="004924CA">
            <w:pPr>
              <w:spacing w:before="0" w:after="0"/>
              <w:jc w:val="center"/>
              <w:rPr>
                <w:rFonts w:cs="Arial"/>
                <w:szCs w:val="22"/>
              </w:rPr>
            </w:pPr>
            <w:r w:rsidRPr="00D910F5">
              <w:rPr>
                <w:rFonts w:cs="Arial"/>
                <w:szCs w:val="22"/>
              </w:rPr>
              <w:t>10</w:t>
            </w:r>
            <w:r w:rsidRPr="00D910F5">
              <w:rPr>
                <w:rFonts w:cs="Arial"/>
                <w:szCs w:val="22"/>
                <w:vertAlign w:val="superscript"/>
              </w:rPr>
              <w:t>-7</w:t>
            </w:r>
          </w:p>
        </w:tc>
        <w:tc>
          <w:tcPr>
            <w:tcW w:w="2166" w:type="dxa"/>
            <w:tcBorders>
              <w:bottom w:val="single" w:sz="4" w:space="0" w:color="auto"/>
            </w:tcBorders>
            <w:vAlign w:val="center"/>
          </w:tcPr>
          <w:p w14:paraId="210B5B70" w14:textId="77777777" w:rsidR="002D1C52" w:rsidRPr="00D910F5" w:rsidRDefault="002D1C52" w:rsidP="004924CA">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bl>
    <w:p w14:paraId="0ED495BA" w14:textId="77777777" w:rsidR="002D1C52" w:rsidRDefault="002D1C52" w:rsidP="002D1C52">
      <w:pPr>
        <w:pStyle w:val="Simpleline"/>
        <w:rPr>
          <w:rFonts w:cs="Arial"/>
          <w:szCs w:val="22"/>
        </w:rPr>
      </w:pPr>
    </w:p>
    <w:p w14:paraId="7CEC893A" w14:textId="77777777" w:rsidR="002D1C52" w:rsidRDefault="002D1C52" w:rsidP="002C0F1F">
      <w:pPr>
        <w:rPr>
          <w:rFonts w:cs="Arial"/>
          <w:bCs/>
          <w:szCs w:val="22"/>
        </w:rPr>
      </w:pPr>
    </w:p>
    <w:p w14:paraId="34D88657" w14:textId="1C26EB1C" w:rsidR="002D1C52" w:rsidRPr="00192E8E" w:rsidRDefault="002D1C52" w:rsidP="002D1C52">
      <w:pPr>
        <w:pStyle w:val="StyleHeading4Bold"/>
      </w:pPr>
      <w:bookmarkStart w:id="501" w:name="_Toc520374562"/>
      <w:r>
        <w:t>Results</w:t>
      </w:r>
      <w:bookmarkEnd w:id="501"/>
    </w:p>
    <w:p w14:paraId="76E1CBE0" w14:textId="38FEE7A0" w:rsidR="002C0F1F" w:rsidRPr="00132553" w:rsidRDefault="004474F5" w:rsidP="002C0F1F">
      <w:pPr>
        <w:rPr>
          <w:rFonts w:cs="Arial"/>
          <w:szCs w:val="22"/>
        </w:rPr>
      </w:pPr>
      <w:r>
        <w:rPr>
          <w:rFonts w:cs="Arial"/>
          <w:bCs/>
          <w:szCs w:val="22"/>
        </w:rPr>
        <w:t xml:space="preserve">  </w:t>
      </w:r>
      <w:r w:rsidR="002C0F1F" w:rsidRPr="00132553">
        <w:rPr>
          <w:rFonts w:cs="Arial"/>
          <w:bCs/>
          <w:szCs w:val="22"/>
        </w:rPr>
        <w:t xml:space="preserve">Simulation results for total concentrations of carbonate, toluene and oxygen, and the rate of toluene oxidation in the dispersive mixing zone, are shown for </w:t>
      </w:r>
      <w:r w:rsidR="0076771D">
        <w:rPr>
          <w:rFonts w:cs="Arial"/>
          <w:bCs/>
          <w:szCs w:val="22"/>
        </w:rPr>
        <w:t>MIN3P-THCm</w:t>
      </w:r>
      <w:r w:rsidR="002C0F1F" w:rsidRPr="00132553">
        <w:rPr>
          <w:rFonts w:cs="Arial"/>
          <w:bCs/>
          <w:szCs w:val="22"/>
        </w:rPr>
        <w:t xml:space="preserve"> and PHAST in </w:t>
      </w:r>
      <w:r w:rsidR="005F5019">
        <w:rPr>
          <w:rFonts w:cs="Arial"/>
          <w:szCs w:val="22"/>
        </w:rPr>
        <w:fldChar w:fldCharType="begin"/>
      </w:r>
      <w:r w:rsidR="002C0F1F">
        <w:rPr>
          <w:rFonts w:cs="Arial"/>
          <w:bCs/>
          <w:szCs w:val="22"/>
        </w:rPr>
        <w:instrText xml:space="preserve"> REF _Ref364153778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41</w:t>
      </w:r>
      <w:r w:rsidR="005F5019">
        <w:rPr>
          <w:rFonts w:cs="Arial"/>
          <w:szCs w:val="22"/>
        </w:rPr>
        <w:fldChar w:fldCharType="end"/>
      </w:r>
      <w:r w:rsidR="002C0F1F" w:rsidRPr="00132553">
        <w:rPr>
          <w:rFonts w:cs="Arial"/>
          <w:bCs/>
          <w:szCs w:val="22"/>
        </w:rPr>
        <w:t>B</w:t>
      </w:r>
      <w:r>
        <w:rPr>
          <w:rFonts w:cs="Arial"/>
          <w:bCs/>
          <w:szCs w:val="22"/>
        </w:rPr>
        <w:t xml:space="preserve">.  </w:t>
      </w:r>
      <w:r w:rsidR="002C0F1F" w:rsidRPr="00132553">
        <w:rPr>
          <w:rFonts w:cs="Arial"/>
          <w:bCs/>
          <w:szCs w:val="22"/>
        </w:rPr>
        <w:t xml:space="preserve">The spatial distribution of the aerobic degradation rate for toluene at 5 days is shown in </w:t>
      </w:r>
      <w:r w:rsidR="005F5019">
        <w:rPr>
          <w:rFonts w:cs="Arial"/>
          <w:szCs w:val="22"/>
        </w:rPr>
        <w:fldChar w:fldCharType="begin"/>
      </w:r>
      <w:r w:rsidR="002C0F1F">
        <w:rPr>
          <w:rFonts w:cs="Arial"/>
          <w:bCs/>
          <w:szCs w:val="22"/>
        </w:rPr>
        <w:instrText xml:space="preserve"> REF _Ref364153778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41</w:t>
      </w:r>
      <w:r w:rsidR="005F5019">
        <w:rPr>
          <w:rFonts w:cs="Arial"/>
          <w:szCs w:val="22"/>
        </w:rPr>
        <w:fldChar w:fldCharType="end"/>
      </w:r>
      <w:r w:rsidR="002C0F1F" w:rsidRPr="00132553">
        <w:rPr>
          <w:rFonts w:cs="Arial"/>
          <w:bCs/>
          <w:szCs w:val="22"/>
        </w:rPr>
        <w:t>C</w:t>
      </w:r>
      <w:r>
        <w:rPr>
          <w:rFonts w:cs="Arial"/>
          <w:bCs/>
          <w:szCs w:val="22"/>
        </w:rPr>
        <w:t xml:space="preserve">.  </w:t>
      </w:r>
      <w:r w:rsidR="002C0F1F" w:rsidRPr="00132553">
        <w:rPr>
          <w:rFonts w:cs="Arial"/>
          <w:szCs w:val="22"/>
        </w:rPr>
        <w:t xml:space="preserve">The results of </w:t>
      </w:r>
      <w:r w:rsidR="0076771D">
        <w:rPr>
          <w:rFonts w:cs="Arial"/>
          <w:szCs w:val="22"/>
        </w:rPr>
        <w:t>MIN3P-THCm</w:t>
      </w:r>
      <w:r w:rsidR="002C0F1F" w:rsidRPr="00132553">
        <w:rPr>
          <w:rFonts w:cs="Arial"/>
          <w:szCs w:val="22"/>
        </w:rPr>
        <w:t xml:space="preserve"> are essentially </w:t>
      </w:r>
      <w:r w:rsidR="002C0F1F">
        <w:rPr>
          <w:rFonts w:cs="Arial"/>
          <w:szCs w:val="22"/>
        </w:rPr>
        <w:t>identical</w:t>
      </w:r>
      <w:r w:rsidR="002C0F1F" w:rsidRPr="00132553">
        <w:rPr>
          <w:rFonts w:cs="Arial"/>
          <w:szCs w:val="22"/>
        </w:rPr>
        <w:t xml:space="preserve"> </w:t>
      </w:r>
      <w:r w:rsidR="002C0F1F">
        <w:rPr>
          <w:rFonts w:cs="Arial"/>
          <w:szCs w:val="22"/>
        </w:rPr>
        <w:t xml:space="preserve">with </w:t>
      </w:r>
      <w:r w:rsidR="002C0F1F" w:rsidRPr="00132553">
        <w:rPr>
          <w:rFonts w:cs="Arial"/>
          <w:szCs w:val="22"/>
        </w:rPr>
        <w:t>the PHAST results.</w:t>
      </w:r>
    </w:p>
    <w:p w14:paraId="6C0C17BA" w14:textId="77777777" w:rsidR="00983DB1" w:rsidRDefault="00983DB1" w:rsidP="002C0F1F">
      <w:pPr>
        <w:pStyle w:val="Simpleline"/>
        <w:rPr>
          <w:rFonts w:cs="Arial"/>
          <w:szCs w:val="22"/>
        </w:rPr>
      </w:pPr>
    </w:p>
    <w:p w14:paraId="3D21D6B8" w14:textId="77777777" w:rsidR="002C0F1F" w:rsidRDefault="00277B93" w:rsidP="002C0F1F">
      <w:pPr>
        <w:keepNext/>
        <w:jc w:val="left"/>
      </w:pPr>
      <w:r>
        <w:rPr>
          <w:noProof/>
          <w:lang w:val="en-CA" w:eastAsia="zh-CN"/>
        </w:rPr>
        <mc:AlternateContent>
          <mc:Choice Requires="wps">
            <w:drawing>
              <wp:anchor distT="0" distB="0" distL="114300" distR="114300" simplePos="0" relativeHeight="251742720" behindDoc="0" locked="0" layoutInCell="1" allowOverlap="1" wp14:anchorId="6E69746D" wp14:editId="5EA47CA5">
                <wp:simplePos x="0" y="0"/>
                <wp:positionH relativeFrom="column">
                  <wp:posOffset>1210945</wp:posOffset>
                </wp:positionH>
                <wp:positionV relativeFrom="paragraph">
                  <wp:posOffset>1514475</wp:posOffset>
                </wp:positionV>
                <wp:extent cx="812165" cy="339090"/>
                <wp:effectExtent l="0" t="0" r="6985" b="381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165" cy="339090"/>
                        </a:xfrm>
                        <a:prstGeom prst="rect">
                          <a:avLst/>
                        </a:prstGeom>
                        <a:solidFill>
                          <a:srgbClr val="FFFFFF"/>
                        </a:solidFill>
                        <a:ln w="9525">
                          <a:noFill/>
                          <a:miter lim="800000"/>
                          <a:headEnd/>
                          <a:tailEnd/>
                        </a:ln>
                      </wps:spPr>
                      <wps:txbx>
                        <w:txbxContent>
                          <w:p w14:paraId="2F196BBB" w14:textId="77777777" w:rsidR="002D029A" w:rsidRDefault="002D029A" w:rsidP="002C0F1F">
                            <w:r>
                              <w:rPr>
                                <w:rFonts w:hint="eastAsia"/>
                                <w:lang w:eastAsia="zh-C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9746D" id="_x0000_s1033" type="#_x0000_t202" style="position:absolute;margin-left:95.35pt;margin-top:119.25pt;width:63.95pt;height:26.7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" stroked="f">
                <v:textbox>
                  <w:txbxContent>
                    <w:p w14:paraId="2F196BBB" w14:textId="77777777" w:rsidR="002D029A" w:rsidRDefault="002D029A" w:rsidP="002C0F1F">
                      <w:r>
                        <w:rPr>
                          <w:rFonts w:hint="eastAsia"/>
                          <w:lang w:eastAsia="zh-CN"/>
                        </w:rPr>
                        <w:t xml:space="preserve"> </w:t>
                      </w:r>
                    </w:p>
                  </w:txbxContent>
                </v:textbox>
              </v:shape>
            </w:pict>
          </mc:Fallback>
        </mc:AlternateContent>
      </w:r>
      <w:r w:rsidR="002C0F1F">
        <w:rPr>
          <w:rFonts w:cs="Arial"/>
          <w:noProof/>
          <w:szCs w:val="22"/>
          <w:lang w:val="en-CA" w:eastAsia="zh-CN"/>
        </w:rPr>
        <w:drawing>
          <wp:inline distT="0" distB="0" distL="0" distR="0" wp14:anchorId="674EBA4E" wp14:editId="524E1F8C">
            <wp:extent cx="5390866" cy="3487003"/>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397022" cy="3490985"/>
                    </a:xfrm>
                    <a:prstGeom prst="rect">
                      <a:avLst/>
                    </a:prstGeom>
                    <a:noFill/>
                  </pic:spPr>
                </pic:pic>
              </a:graphicData>
            </a:graphic>
          </wp:inline>
        </w:drawing>
      </w:r>
    </w:p>
    <w:p w14:paraId="563719BF" w14:textId="6D78ACCB" w:rsidR="002C0F1F" w:rsidRDefault="002C0F1F" w:rsidP="002C0F1F">
      <w:pPr>
        <w:pStyle w:val="Caption"/>
        <w:rPr>
          <w:rFonts w:cs="Arial"/>
          <w:szCs w:val="22"/>
          <w:lang w:eastAsia="zh-CN"/>
        </w:rPr>
      </w:pPr>
      <w:bookmarkStart w:id="502" w:name="_Ref364153778"/>
      <w:bookmarkStart w:id="503" w:name="_Toc520375057"/>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41</w:t>
      </w:r>
      <w:r w:rsidR="00183C7C">
        <w:fldChar w:fldCharType="end"/>
      </w:r>
      <w:bookmarkEnd w:id="502"/>
      <w:r w:rsidR="00142D8D">
        <w:t xml:space="preserve">: </w:t>
      </w:r>
      <w:r w:rsidRPr="005519D0">
        <w:rPr>
          <w:lang w:eastAsia="zh-CN"/>
        </w:rPr>
        <w:t>Toluene verification problem</w:t>
      </w:r>
      <w:r w:rsidR="004474F5">
        <w:rPr>
          <w:lang w:eastAsia="zh-CN"/>
        </w:rPr>
        <w:t xml:space="preserve">.  </w:t>
      </w:r>
      <w:r w:rsidRPr="005519D0">
        <w:rPr>
          <w:lang w:eastAsia="zh-CN"/>
        </w:rPr>
        <w:t>(A) Physical and chemical properties of the domain</w:t>
      </w:r>
      <w:r w:rsidR="004474F5">
        <w:rPr>
          <w:lang w:eastAsia="zh-CN"/>
        </w:rPr>
        <w:t xml:space="preserve">.  </w:t>
      </w:r>
      <w:r w:rsidRPr="005519D0">
        <w:rPr>
          <w:lang w:eastAsia="zh-CN"/>
        </w:rPr>
        <w:t>(B) Spatial distribution of total concentrations at 5 days</w:t>
      </w:r>
      <w:r w:rsidR="004474F5">
        <w:rPr>
          <w:lang w:eastAsia="zh-CN"/>
        </w:rPr>
        <w:t xml:space="preserve">.  </w:t>
      </w:r>
      <w:r w:rsidRPr="005519D0">
        <w:rPr>
          <w:lang w:eastAsia="zh-CN"/>
        </w:rPr>
        <w:t>(C) Spatial distribution of aerobic degradation rate of toluene (C</w:t>
      </w:r>
      <w:r w:rsidRPr="005519D0">
        <w:rPr>
          <w:vertAlign w:val="subscript"/>
          <w:lang w:eastAsia="zh-CN"/>
        </w:rPr>
        <w:t>6</w:t>
      </w:r>
      <w:r w:rsidRPr="005519D0">
        <w:rPr>
          <w:lang w:eastAsia="zh-CN"/>
        </w:rPr>
        <w:t>H</w:t>
      </w:r>
      <w:r w:rsidRPr="005519D0">
        <w:rPr>
          <w:vertAlign w:val="subscript"/>
          <w:lang w:eastAsia="zh-CN"/>
        </w:rPr>
        <w:t>5</w:t>
      </w:r>
      <w:r w:rsidRPr="005519D0">
        <w:rPr>
          <w:lang w:eastAsia="zh-CN"/>
        </w:rPr>
        <w:t>CH</w:t>
      </w:r>
      <w:r w:rsidRPr="005519D0">
        <w:rPr>
          <w:vertAlign w:val="subscript"/>
          <w:lang w:eastAsia="zh-CN"/>
        </w:rPr>
        <w:t>3</w:t>
      </w:r>
      <w:r w:rsidRPr="005519D0">
        <w:rPr>
          <w:lang w:eastAsia="zh-CN"/>
        </w:rPr>
        <w:t>) at 5 days</w:t>
      </w:r>
      <w:r w:rsidR="004474F5">
        <w:rPr>
          <w:lang w:eastAsia="zh-CN"/>
        </w:rPr>
        <w:t xml:space="preserve">.  </w:t>
      </w:r>
      <w:r w:rsidRPr="005519D0">
        <w:rPr>
          <w:lang w:eastAsia="zh-CN"/>
        </w:rPr>
        <w:t xml:space="preserve">The results for </w:t>
      </w:r>
      <w:r w:rsidR="0076771D">
        <w:rPr>
          <w:lang w:eastAsia="zh-CN"/>
        </w:rPr>
        <w:t>MIN3P-</w:t>
      </w:r>
      <w:r w:rsidR="0076771D">
        <w:rPr>
          <w:lang w:eastAsia="zh-CN"/>
        </w:rPr>
        <w:lastRenderedPageBreak/>
        <w:t>THCm</w:t>
      </w:r>
      <w:r w:rsidRPr="005519D0">
        <w:rPr>
          <w:lang w:eastAsia="zh-CN"/>
        </w:rPr>
        <w:t xml:space="preserve"> (solid lines) are compared with PHAST (dashed lines)</w:t>
      </w:r>
      <w:r>
        <w:rPr>
          <w:rFonts w:hint="eastAsia"/>
          <w:lang w:eastAsia="zh-CN"/>
        </w:rPr>
        <w:t xml:space="preserve"> (Bea et al., 2011)</w:t>
      </w:r>
      <w:bookmarkEnd w:id="503"/>
    </w:p>
    <w:p w14:paraId="1AE3AA7A" w14:textId="77777777" w:rsidR="002C0F1F" w:rsidRPr="00D910F5" w:rsidRDefault="002C0F1F" w:rsidP="002C0F1F">
      <w:pPr>
        <w:pStyle w:val="Simpleline"/>
        <w:rPr>
          <w:lang w:eastAsia="zh-CN"/>
        </w:rPr>
      </w:pPr>
    </w:p>
    <w:p w14:paraId="2B0FC7FD" w14:textId="77777777" w:rsidR="00A95059" w:rsidRPr="00192E8E" w:rsidRDefault="00A95059" w:rsidP="00A95059">
      <w:pPr>
        <w:pStyle w:val="StyleHeading4Bold"/>
      </w:pPr>
      <w:bookmarkStart w:id="504" w:name="_Toc520374563"/>
      <w:r>
        <w:t>File locations</w:t>
      </w:r>
      <w:bookmarkEnd w:id="504"/>
    </w:p>
    <w:p w14:paraId="1777FB32" w14:textId="77777777" w:rsidR="002C0F1F" w:rsidRPr="00ED3698" w:rsidRDefault="002C0F1F" w:rsidP="002C0F1F">
      <w:r w:rsidRPr="00ED3698">
        <w:t>The input file</w:t>
      </w:r>
      <w:r>
        <w:rPr>
          <w:rFonts w:hint="eastAsia"/>
          <w:lang w:eastAsia="zh-CN"/>
        </w:rPr>
        <w:t xml:space="preserve"> </w:t>
      </w:r>
      <w:r w:rsidRPr="0088198B">
        <w:rPr>
          <w:rFonts w:hint="eastAsia"/>
          <w:i/>
          <w:lang w:eastAsia="zh-CN"/>
        </w:rPr>
        <w:t>biod</w:t>
      </w:r>
      <w:r w:rsidRPr="000D77CC">
        <w:rPr>
          <w:i/>
          <w:lang w:eastAsia="zh-CN"/>
        </w:rPr>
        <w:t xml:space="preserve">.dat </w:t>
      </w:r>
      <w:r w:rsidRPr="00ED3698">
        <w:t>can be found under</w:t>
      </w:r>
    </w:p>
    <w:p w14:paraId="70EC6F2C" w14:textId="77777777" w:rsidR="002C0F1F" w:rsidRDefault="002C0F1F" w:rsidP="002C0F1F">
      <w:pPr>
        <w:rPr>
          <w:lang w:eastAsia="zh-CN"/>
        </w:rPr>
      </w:pPr>
      <w:r>
        <w:rPr>
          <w:rFonts w:hint="eastAsia"/>
          <w:i/>
          <w:lang w:eastAsia="zh-CN"/>
        </w:rPr>
        <w:t>..</w:t>
      </w:r>
      <w:r w:rsidRPr="00795C44">
        <w:rPr>
          <w:i/>
        </w:rPr>
        <w:t>\benchmarking_nwmo_report\</w:t>
      </w:r>
      <w:r w:rsidRPr="005B410A">
        <w:rPr>
          <w:i/>
        </w:rPr>
        <w:t>nwmo_verification_examples_D5\</w:t>
      </w:r>
      <w:r w:rsidRPr="005519D0">
        <w:rPr>
          <w:i/>
        </w:rPr>
        <w:t>d53_aerobic_degradation\min3p\</w:t>
      </w:r>
    </w:p>
    <w:p w14:paraId="3971EC29" w14:textId="77777777" w:rsidR="002C0F1F" w:rsidRDefault="00990FF2" w:rsidP="002C0F1F">
      <w:pPr>
        <w:rPr>
          <w:lang w:eastAsia="zh-CN"/>
        </w:rPr>
      </w:pPr>
      <w:r>
        <w:rPr>
          <w:rFonts w:hint="eastAsia"/>
          <w:lang w:eastAsia="zh-CN"/>
        </w:rPr>
        <w:t xml:space="preserve">Database </w:t>
      </w:r>
      <w:r>
        <w:rPr>
          <w:lang w:eastAsia="zh-CN"/>
        </w:rPr>
        <w:t>is a subfolder under the folder of the input file</w:t>
      </w:r>
      <w:r>
        <w:rPr>
          <w:rFonts w:hint="eastAsia"/>
          <w:lang w:eastAsia="zh-CN"/>
        </w:rPr>
        <w:t>:</w:t>
      </w:r>
      <w:r w:rsidR="004B0811">
        <w:rPr>
          <w:rFonts w:hint="eastAsia"/>
          <w:lang w:eastAsia="zh-CN"/>
        </w:rPr>
        <w:t xml:space="preserve"> </w:t>
      </w:r>
      <w:r>
        <w:rPr>
          <w:rFonts w:hint="eastAsia"/>
          <w:lang w:eastAsia="zh-CN"/>
        </w:rPr>
        <w:t>\</w:t>
      </w:r>
      <w:r w:rsidR="002C0F1F" w:rsidRPr="00724946">
        <w:rPr>
          <w:rFonts w:hint="eastAsia"/>
          <w:i/>
          <w:lang w:eastAsia="zh-CN"/>
        </w:rPr>
        <w:t>database</w:t>
      </w:r>
      <w:r w:rsidR="007C45A5">
        <w:rPr>
          <w:i/>
          <w:lang w:eastAsia="zh-CN"/>
        </w:rPr>
        <w:t>\</w:t>
      </w:r>
      <w:r w:rsidR="002C0F1F">
        <w:rPr>
          <w:rFonts w:hint="eastAsia"/>
          <w:i/>
          <w:lang w:eastAsia="zh-CN"/>
        </w:rPr>
        <w:t>default</w:t>
      </w:r>
    </w:p>
    <w:p w14:paraId="627DC06D" w14:textId="77777777" w:rsidR="002C0F1F" w:rsidRDefault="002C0F1F" w:rsidP="002C0F1F">
      <w:pPr>
        <w:pStyle w:val="Simpleline"/>
        <w:rPr>
          <w:lang w:eastAsia="zh-CN"/>
        </w:rPr>
      </w:pPr>
    </w:p>
    <w:p w14:paraId="0D4C0625" w14:textId="77777777" w:rsidR="002C0F1F" w:rsidRDefault="002C0F1F" w:rsidP="002C0F1F">
      <w:pPr>
        <w:pStyle w:val="Heading3"/>
        <w:rPr>
          <w:lang w:eastAsia="zh-CN"/>
        </w:rPr>
      </w:pPr>
      <w:bookmarkStart w:id="505" w:name="_Ref364354589"/>
      <w:bookmarkStart w:id="506" w:name="_Ref382820058"/>
      <w:bookmarkStart w:id="507" w:name="_Toc520374564"/>
      <w:bookmarkEnd w:id="494"/>
      <w:r>
        <w:rPr>
          <w:rFonts w:hint="eastAsia"/>
          <w:lang w:eastAsia="zh-CN"/>
        </w:rPr>
        <w:t>Reactive transport in highly saline solution</w:t>
      </w:r>
      <w:bookmarkEnd w:id="505"/>
      <w:bookmarkEnd w:id="506"/>
      <w:bookmarkEnd w:id="507"/>
    </w:p>
    <w:p w14:paraId="2093357F" w14:textId="77777777" w:rsidR="006C364D" w:rsidRPr="00192E8E" w:rsidRDefault="006C364D" w:rsidP="006C364D">
      <w:pPr>
        <w:pStyle w:val="StyleHeading4Bold"/>
      </w:pPr>
      <w:bookmarkStart w:id="508" w:name="_Toc520374565"/>
      <w:r>
        <w:t>Problem definition</w:t>
      </w:r>
      <w:bookmarkEnd w:id="508"/>
    </w:p>
    <w:p w14:paraId="3894662D" w14:textId="5665F133" w:rsidR="002C0F1F" w:rsidRDefault="006C364D" w:rsidP="006C364D">
      <w:pPr>
        <w:rPr>
          <w:rFonts w:cs="Arial"/>
          <w:szCs w:val="22"/>
        </w:rPr>
      </w:pPr>
      <w:r w:rsidRPr="00ED3698">
        <w:rPr>
          <w:lang w:val="en-CA"/>
        </w:rPr>
        <w:t xml:space="preserve">This </w:t>
      </w:r>
      <w:r>
        <w:rPr>
          <w:lang w:val="en-CA"/>
        </w:rPr>
        <w:t>verification example</w:t>
      </w:r>
      <w:r w:rsidRPr="00ED3698">
        <w:rPr>
          <w:lang w:val="en-CA"/>
        </w:rPr>
        <w:t xml:space="preserve"> is a one dimensional problem</w:t>
      </w:r>
      <w:r>
        <w:rPr>
          <w:lang w:val="en-CA"/>
        </w:rPr>
        <w:t xml:space="preserve"> </w:t>
      </w:r>
      <w:r w:rsidRPr="00132553">
        <w:rPr>
          <w:rFonts w:cs="Arial"/>
          <w:szCs w:val="22"/>
        </w:rPr>
        <w:t xml:space="preserve">to evaluate the capabilities of </w:t>
      </w:r>
      <w:r>
        <w:rPr>
          <w:rFonts w:cs="Arial"/>
          <w:szCs w:val="22"/>
        </w:rPr>
        <w:t>MIN3P-THCm in</w:t>
      </w:r>
      <w:r>
        <w:rPr>
          <w:rFonts w:hint="eastAsia"/>
          <w:lang w:val="en-CA" w:eastAsia="zh-CN"/>
        </w:rPr>
        <w:t xml:space="preserve"> </w:t>
      </w:r>
      <w:r>
        <w:rPr>
          <w:lang w:val="en-CA" w:eastAsia="zh-CN"/>
        </w:rPr>
        <w:t xml:space="preserve">dealing with </w:t>
      </w:r>
      <w:r w:rsidRPr="00132553">
        <w:rPr>
          <w:rFonts w:cs="Arial"/>
          <w:szCs w:val="22"/>
        </w:rPr>
        <w:t>reactive transport at high solute concentrations</w:t>
      </w:r>
      <w:r>
        <w:rPr>
          <w:rFonts w:cs="Arial"/>
          <w:szCs w:val="22"/>
        </w:rPr>
        <w:t>.</w:t>
      </w:r>
      <w:r>
        <w:rPr>
          <w:lang w:val="en-CA" w:eastAsia="zh-CN"/>
        </w:rPr>
        <w:t xml:space="preserve">  It is verified against PHAST</w:t>
      </w:r>
      <w:r w:rsidR="004474F5">
        <w:rPr>
          <w:rFonts w:cs="Arial"/>
          <w:szCs w:val="22"/>
        </w:rPr>
        <w:t xml:space="preserve">.  </w:t>
      </w:r>
      <w:r w:rsidR="002C0F1F" w:rsidRPr="00132553">
        <w:rPr>
          <w:rFonts w:cs="Arial"/>
          <w:szCs w:val="22"/>
        </w:rPr>
        <w:t>The test consists of a one-dimensional reactive transport simulation in which a K-enriched solution in equilibrium with halite (NaCl) and polyhalite (Ca</w:t>
      </w:r>
      <w:r w:rsidR="002C0F1F" w:rsidRPr="00132553">
        <w:rPr>
          <w:rFonts w:cs="Arial"/>
          <w:szCs w:val="22"/>
          <w:vertAlign w:val="subscript"/>
        </w:rPr>
        <w:t>2</w:t>
      </w:r>
      <w:r w:rsidR="002C0F1F" w:rsidRPr="00132553">
        <w:rPr>
          <w:rFonts w:cs="Arial"/>
          <w:szCs w:val="22"/>
        </w:rPr>
        <w:t>MgK</w:t>
      </w:r>
      <w:r w:rsidR="002C0F1F" w:rsidRPr="00132553">
        <w:rPr>
          <w:rFonts w:cs="Arial"/>
          <w:szCs w:val="22"/>
          <w:vertAlign w:val="subscript"/>
        </w:rPr>
        <w:t>2</w:t>
      </w:r>
      <w:r w:rsidR="002C0F1F" w:rsidRPr="00132553">
        <w:rPr>
          <w:rFonts w:cs="Arial"/>
          <w:szCs w:val="22"/>
        </w:rPr>
        <w:t xml:space="preserve"> (SO</w:t>
      </w:r>
      <w:r w:rsidR="002C0F1F" w:rsidRPr="00132553">
        <w:rPr>
          <w:rFonts w:cs="Arial"/>
          <w:szCs w:val="22"/>
          <w:vertAlign w:val="subscript"/>
        </w:rPr>
        <w:t>4</w:t>
      </w:r>
      <w:r w:rsidR="002C0F1F" w:rsidRPr="00132553">
        <w:rPr>
          <w:rFonts w:cs="Arial"/>
          <w:szCs w:val="22"/>
        </w:rPr>
        <w:t>)</w:t>
      </w:r>
      <w:r w:rsidR="002C0F1F" w:rsidRPr="00132553">
        <w:rPr>
          <w:rFonts w:cs="Arial"/>
          <w:szCs w:val="22"/>
          <w:vertAlign w:val="subscript"/>
        </w:rPr>
        <w:t>4</w:t>
      </w:r>
      <w:r w:rsidR="002C0F1F" w:rsidRPr="00132553">
        <w:rPr>
          <w:rFonts w:cs="Arial"/>
          <w:szCs w:val="22"/>
        </w:rPr>
        <w:t>.2H</w:t>
      </w:r>
      <w:r w:rsidR="002C0F1F" w:rsidRPr="00132553">
        <w:rPr>
          <w:rFonts w:cs="Arial"/>
          <w:szCs w:val="22"/>
          <w:vertAlign w:val="subscript"/>
        </w:rPr>
        <w:t>2</w:t>
      </w:r>
      <w:r w:rsidR="002C0F1F" w:rsidRPr="00132553">
        <w:rPr>
          <w:rFonts w:cs="Arial"/>
          <w:szCs w:val="22"/>
        </w:rPr>
        <w:t>O) migrates through a column initially in equilibrium with halite and gypsum (CaSO</w:t>
      </w:r>
      <w:r w:rsidR="002C0F1F" w:rsidRPr="00132553">
        <w:rPr>
          <w:rFonts w:cs="Arial"/>
          <w:szCs w:val="22"/>
          <w:vertAlign w:val="subscript"/>
        </w:rPr>
        <w:t>4</w:t>
      </w:r>
      <w:r w:rsidR="002C0F1F" w:rsidRPr="00132553">
        <w:rPr>
          <w:rFonts w:cs="Arial"/>
          <w:szCs w:val="22"/>
        </w:rPr>
        <w:t>.2H</w:t>
      </w:r>
      <w:r w:rsidR="002C0F1F" w:rsidRPr="00132553">
        <w:rPr>
          <w:rFonts w:cs="Arial"/>
          <w:szCs w:val="22"/>
          <w:vertAlign w:val="subscript"/>
        </w:rPr>
        <w:t>2</w:t>
      </w:r>
      <w:r w:rsidR="002C0F1F" w:rsidRPr="00132553">
        <w:rPr>
          <w:rFonts w:cs="Arial"/>
          <w:szCs w:val="22"/>
        </w:rPr>
        <w:t>O) (see Bea et al., 201</w:t>
      </w:r>
      <w:r w:rsidR="002C0F1F">
        <w:rPr>
          <w:rFonts w:cs="Arial" w:hint="eastAsia"/>
          <w:szCs w:val="22"/>
          <w:lang w:eastAsia="zh-CN"/>
        </w:rPr>
        <w:t>1</w:t>
      </w:r>
      <w:r w:rsidR="002C0F1F" w:rsidRPr="00132553">
        <w:rPr>
          <w:rFonts w:cs="Arial"/>
          <w:szCs w:val="22"/>
        </w:rPr>
        <w:t>)</w:t>
      </w:r>
      <w:r>
        <w:rPr>
          <w:rFonts w:cs="Arial"/>
          <w:szCs w:val="22"/>
        </w:rPr>
        <w:t>.</w:t>
      </w:r>
    </w:p>
    <w:p w14:paraId="70D761FB" w14:textId="51B1365E" w:rsidR="006C364D" w:rsidRPr="00192E8E" w:rsidRDefault="006C364D" w:rsidP="006C364D">
      <w:pPr>
        <w:pStyle w:val="StyleHeading4Bold"/>
      </w:pPr>
      <w:bookmarkStart w:id="509" w:name="_Toc520374566"/>
      <w:r>
        <w:t>Model set-up</w:t>
      </w:r>
      <w:bookmarkEnd w:id="509"/>
    </w:p>
    <w:p w14:paraId="302090AF" w14:textId="00D52B24" w:rsidR="002C0F1F" w:rsidRPr="00132553" w:rsidRDefault="006C364D" w:rsidP="002C0F1F">
      <w:pPr>
        <w:rPr>
          <w:rFonts w:cs="Arial"/>
          <w:szCs w:val="22"/>
        </w:rPr>
      </w:pPr>
      <w:r>
        <w:rPr>
          <w:rFonts w:cs="Arial"/>
          <w:szCs w:val="22"/>
        </w:rPr>
        <w:t xml:space="preserve">The domain in 1 m is descritized into 100 control volumes.  </w:t>
      </w:r>
      <w:r w:rsidR="002C0F1F" w:rsidRPr="00132553">
        <w:rPr>
          <w:rFonts w:cs="Arial"/>
          <w:szCs w:val="22"/>
        </w:rPr>
        <w:t xml:space="preserve">The compositions of initial and boundary solutions are detailed in </w:t>
      </w:r>
      <w:r w:rsidR="005F5019">
        <w:rPr>
          <w:rFonts w:cs="Arial"/>
          <w:szCs w:val="22"/>
        </w:rPr>
        <w:fldChar w:fldCharType="begin"/>
      </w:r>
      <w:r w:rsidR="002C0F1F">
        <w:rPr>
          <w:rFonts w:cs="Arial"/>
          <w:szCs w:val="22"/>
        </w:rPr>
        <w:instrText xml:space="preserve"> REF _Ref363834961 \h </w:instrText>
      </w:r>
      <w:r w:rsidR="005F5019">
        <w:rPr>
          <w:rFonts w:cs="Arial"/>
          <w:szCs w:val="22"/>
        </w:rPr>
      </w:r>
      <w:r w:rsidR="005F5019">
        <w:rPr>
          <w:rFonts w:cs="Arial"/>
          <w:szCs w:val="22"/>
        </w:rPr>
        <w:fldChar w:fldCharType="separate"/>
      </w:r>
      <w:r w:rsidR="00B560DA">
        <w:t xml:space="preserve">Table </w:t>
      </w:r>
      <w:r w:rsidR="00B560DA">
        <w:rPr>
          <w:noProof/>
        </w:rPr>
        <w:t>2</w:t>
      </w:r>
      <w:r w:rsidR="00B560DA">
        <w:t>.</w:t>
      </w:r>
      <w:r w:rsidR="00B560DA">
        <w:rPr>
          <w:noProof/>
        </w:rPr>
        <w:t>57</w:t>
      </w:r>
      <w:r w:rsidR="005F5019">
        <w:rPr>
          <w:rFonts w:cs="Arial"/>
          <w:szCs w:val="22"/>
        </w:rPr>
        <w:fldChar w:fldCharType="end"/>
      </w:r>
      <w:r w:rsidR="004474F5">
        <w:rPr>
          <w:rFonts w:cs="Arial"/>
          <w:szCs w:val="22"/>
        </w:rPr>
        <w:t xml:space="preserve">.  </w:t>
      </w:r>
    </w:p>
    <w:p w14:paraId="6C5B5639" w14:textId="52FAFEA7" w:rsidR="002C0F1F" w:rsidRPr="00DD6123" w:rsidRDefault="002C0F1F" w:rsidP="002C0F1F">
      <w:pPr>
        <w:pStyle w:val="StyleCaptionTableCaptionBold"/>
      </w:pPr>
      <w:bookmarkStart w:id="510" w:name="_Ref363834961"/>
      <w:bookmarkStart w:id="511" w:name="_Toc520374933"/>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57</w:t>
      </w:r>
      <w:r w:rsidR="00FE1AD3">
        <w:fldChar w:fldCharType="end"/>
      </w:r>
      <w:bookmarkEnd w:id="510"/>
      <w:r w:rsidR="00142D8D">
        <w:t xml:space="preserve">: </w:t>
      </w:r>
      <w:bookmarkStart w:id="512" w:name="_Ref302418277"/>
      <w:r w:rsidRPr="00DD6123">
        <w:t xml:space="preserve">Replacement of </w:t>
      </w:r>
      <w:r>
        <w:rPr>
          <w:rFonts w:hint="eastAsia"/>
          <w:lang w:eastAsia="zh-CN"/>
        </w:rPr>
        <w:t>g</w:t>
      </w:r>
      <w:r w:rsidRPr="00DD6123">
        <w:t xml:space="preserve">ypsum by </w:t>
      </w:r>
      <w:r>
        <w:rPr>
          <w:rFonts w:hint="eastAsia"/>
          <w:lang w:eastAsia="zh-CN"/>
        </w:rPr>
        <w:t>p</w:t>
      </w:r>
      <w:r w:rsidRPr="00DD6123">
        <w:t xml:space="preserve">olyhalite: </w:t>
      </w:r>
      <w:r>
        <w:rPr>
          <w:rFonts w:hint="eastAsia"/>
          <w:lang w:eastAsia="zh-CN"/>
        </w:rPr>
        <w:t>c</w:t>
      </w:r>
      <w:r w:rsidRPr="00DD6123">
        <w:t xml:space="preserve">omposition of </w:t>
      </w:r>
      <w:r>
        <w:rPr>
          <w:rFonts w:hint="eastAsia"/>
          <w:lang w:eastAsia="zh-CN"/>
        </w:rPr>
        <w:t>i</w:t>
      </w:r>
      <w:r w:rsidRPr="00DD6123">
        <w:t xml:space="preserve">nitial and </w:t>
      </w:r>
      <w:r>
        <w:rPr>
          <w:rFonts w:hint="eastAsia"/>
          <w:lang w:eastAsia="zh-CN"/>
        </w:rPr>
        <w:t>b</w:t>
      </w:r>
      <w:r w:rsidRPr="00DD6123">
        <w:t xml:space="preserve">oundary </w:t>
      </w:r>
      <w:r>
        <w:rPr>
          <w:rFonts w:hint="eastAsia"/>
          <w:lang w:eastAsia="zh-CN"/>
        </w:rPr>
        <w:t>w</w:t>
      </w:r>
      <w:r w:rsidRPr="00DD6123">
        <w:t xml:space="preserve">aters of the </w:t>
      </w:r>
      <w:r>
        <w:rPr>
          <w:rFonts w:hint="eastAsia"/>
          <w:lang w:eastAsia="zh-CN"/>
        </w:rPr>
        <w:t>d</w:t>
      </w:r>
      <w:r w:rsidRPr="00DD6123">
        <w:t>omain</w:t>
      </w:r>
      <w:bookmarkEnd w:id="512"/>
      <w:r w:rsidRPr="00DD6123">
        <w:rPr>
          <w:rFonts w:hint="eastAsia"/>
        </w:rPr>
        <w:t xml:space="preserve"> </w:t>
      </w:r>
      <w:r>
        <w:rPr>
          <w:rFonts w:hint="eastAsia"/>
        </w:rPr>
        <w:t>(Bea et al., 2011)</w:t>
      </w:r>
      <w:bookmarkEnd w:id="511"/>
    </w:p>
    <w:tbl>
      <w:tblPr>
        <w:tblW w:w="0" w:type="auto"/>
        <w:jc w:val="center"/>
        <w:tblLook w:val="04A0" w:firstRow="1" w:lastRow="0" w:firstColumn="1" w:lastColumn="0" w:noHBand="0" w:noVBand="1"/>
      </w:tblPr>
      <w:tblGrid>
        <w:gridCol w:w="2209"/>
        <w:gridCol w:w="2195"/>
        <w:gridCol w:w="2142"/>
        <w:gridCol w:w="2094"/>
      </w:tblGrid>
      <w:tr w:rsidR="002C0F1F" w:rsidRPr="00D910F5" w14:paraId="074F7717" w14:textId="77777777" w:rsidTr="00341D8C">
        <w:trPr>
          <w:jc w:val="center"/>
        </w:trPr>
        <w:tc>
          <w:tcPr>
            <w:tcW w:w="2252" w:type="dxa"/>
            <w:tcBorders>
              <w:top w:val="single" w:sz="4" w:space="0" w:color="auto"/>
              <w:bottom w:val="single" w:sz="4" w:space="0" w:color="auto"/>
            </w:tcBorders>
            <w:shd w:val="clear" w:color="auto" w:fill="D9D9D9" w:themeFill="background1" w:themeFillShade="D9"/>
            <w:vAlign w:val="bottom"/>
          </w:tcPr>
          <w:p w14:paraId="0707C1F2" w14:textId="77777777" w:rsidR="002C0F1F" w:rsidRPr="00A73A0B" w:rsidRDefault="002C0F1F" w:rsidP="00341D8C">
            <w:pPr>
              <w:spacing w:before="0" w:after="0"/>
              <w:jc w:val="left"/>
              <w:rPr>
                <w:rFonts w:cs="Arial"/>
                <w:b/>
                <w:szCs w:val="22"/>
              </w:rPr>
            </w:pPr>
            <w:r w:rsidRPr="00A73A0B">
              <w:rPr>
                <w:rFonts w:cs="Arial"/>
                <w:b/>
                <w:szCs w:val="22"/>
              </w:rPr>
              <w:t>Parameter</w:t>
            </w:r>
          </w:p>
        </w:tc>
        <w:tc>
          <w:tcPr>
            <w:tcW w:w="2241" w:type="dxa"/>
            <w:tcBorders>
              <w:top w:val="single" w:sz="4" w:space="0" w:color="auto"/>
              <w:bottom w:val="single" w:sz="4" w:space="0" w:color="auto"/>
            </w:tcBorders>
            <w:shd w:val="clear" w:color="auto" w:fill="D9D9D9" w:themeFill="background1" w:themeFillShade="D9"/>
            <w:vAlign w:val="bottom"/>
          </w:tcPr>
          <w:p w14:paraId="4FA8107E" w14:textId="77777777" w:rsidR="002C0F1F" w:rsidRPr="00A73A0B" w:rsidRDefault="002C0F1F" w:rsidP="00341D8C">
            <w:pPr>
              <w:spacing w:before="0" w:after="0"/>
              <w:jc w:val="center"/>
              <w:rPr>
                <w:rFonts w:cs="Arial"/>
                <w:b/>
                <w:szCs w:val="22"/>
              </w:rPr>
            </w:pPr>
            <w:r w:rsidRPr="00A73A0B">
              <w:rPr>
                <w:rFonts w:cs="Arial"/>
                <w:b/>
                <w:szCs w:val="22"/>
              </w:rPr>
              <w:t>Boundary water</w:t>
            </w:r>
          </w:p>
        </w:tc>
        <w:tc>
          <w:tcPr>
            <w:tcW w:w="2200" w:type="dxa"/>
            <w:tcBorders>
              <w:top w:val="single" w:sz="4" w:space="0" w:color="auto"/>
              <w:bottom w:val="single" w:sz="4" w:space="0" w:color="auto"/>
            </w:tcBorders>
            <w:shd w:val="clear" w:color="auto" w:fill="D9D9D9" w:themeFill="background1" w:themeFillShade="D9"/>
            <w:vAlign w:val="bottom"/>
          </w:tcPr>
          <w:p w14:paraId="7D8D98B9" w14:textId="77777777" w:rsidR="002C0F1F" w:rsidRPr="00A73A0B" w:rsidRDefault="002C0F1F" w:rsidP="00341D8C">
            <w:pPr>
              <w:spacing w:before="0" w:after="0"/>
              <w:jc w:val="center"/>
              <w:rPr>
                <w:rFonts w:cs="Arial"/>
                <w:b/>
                <w:szCs w:val="22"/>
              </w:rPr>
            </w:pPr>
            <w:r>
              <w:rPr>
                <w:rFonts w:cs="Arial"/>
                <w:b/>
                <w:szCs w:val="22"/>
              </w:rPr>
              <w:t>Initial water</w:t>
            </w:r>
          </w:p>
        </w:tc>
        <w:tc>
          <w:tcPr>
            <w:tcW w:w="2163" w:type="dxa"/>
            <w:tcBorders>
              <w:top w:val="single" w:sz="4" w:space="0" w:color="auto"/>
              <w:bottom w:val="single" w:sz="4" w:space="0" w:color="auto"/>
            </w:tcBorders>
            <w:shd w:val="clear" w:color="auto" w:fill="D9D9D9" w:themeFill="background1" w:themeFillShade="D9"/>
            <w:vAlign w:val="bottom"/>
          </w:tcPr>
          <w:p w14:paraId="3C28E113" w14:textId="77777777" w:rsidR="002C0F1F" w:rsidRPr="00A73A0B" w:rsidRDefault="002C0F1F" w:rsidP="00341D8C">
            <w:pPr>
              <w:spacing w:before="0" w:after="0"/>
              <w:jc w:val="center"/>
              <w:rPr>
                <w:rFonts w:cs="Arial"/>
                <w:b/>
                <w:szCs w:val="22"/>
              </w:rPr>
            </w:pPr>
            <w:r w:rsidRPr="00A73A0B">
              <w:rPr>
                <w:rFonts w:cs="Arial"/>
                <w:b/>
                <w:szCs w:val="22"/>
              </w:rPr>
              <w:t>Unit</w:t>
            </w:r>
          </w:p>
        </w:tc>
      </w:tr>
      <w:tr w:rsidR="002C0F1F" w:rsidRPr="00D910F5" w14:paraId="603F8CBC" w14:textId="77777777" w:rsidTr="00341D8C">
        <w:trPr>
          <w:jc w:val="center"/>
        </w:trPr>
        <w:tc>
          <w:tcPr>
            <w:tcW w:w="2252" w:type="dxa"/>
            <w:tcBorders>
              <w:top w:val="single" w:sz="4" w:space="0" w:color="auto"/>
            </w:tcBorders>
            <w:vAlign w:val="center"/>
          </w:tcPr>
          <w:p w14:paraId="0E985106" w14:textId="312F350B" w:rsidR="002C0F1F" w:rsidRPr="006C364D" w:rsidRDefault="002C0F1F" w:rsidP="00341D8C">
            <w:pPr>
              <w:spacing w:before="0" w:after="0"/>
              <w:ind w:firstLine="284"/>
              <w:jc w:val="left"/>
              <w:rPr>
                <w:rFonts w:cs="Arial"/>
                <w:szCs w:val="22"/>
              </w:rPr>
            </w:pPr>
            <w:r w:rsidRPr="00D910F5">
              <w:rPr>
                <w:rFonts w:cs="Arial"/>
                <w:szCs w:val="22"/>
              </w:rPr>
              <w:t>H</w:t>
            </w:r>
            <w:r w:rsidR="00343C3F" w:rsidRPr="00343C3F">
              <w:rPr>
                <w:rFonts w:cs="Arial"/>
                <w:szCs w:val="22"/>
                <w:vertAlign w:val="superscript"/>
              </w:rPr>
              <w:t>+</w:t>
            </w:r>
            <w:r w:rsidR="006C364D">
              <w:rPr>
                <w:rFonts w:cs="Arial"/>
                <w:szCs w:val="22"/>
                <w:vertAlign w:val="superscript"/>
              </w:rPr>
              <w:t xml:space="preserve"> </w:t>
            </w:r>
            <w:r w:rsidR="006C364D">
              <w:rPr>
                <w:rFonts w:cs="Arial"/>
                <w:szCs w:val="22"/>
              </w:rPr>
              <w:t>(pH)</w:t>
            </w:r>
          </w:p>
        </w:tc>
        <w:tc>
          <w:tcPr>
            <w:tcW w:w="2241" w:type="dxa"/>
            <w:tcBorders>
              <w:top w:val="single" w:sz="4" w:space="0" w:color="auto"/>
            </w:tcBorders>
            <w:vAlign w:val="center"/>
          </w:tcPr>
          <w:p w14:paraId="04691858" w14:textId="77777777" w:rsidR="002C0F1F" w:rsidRPr="00D910F5" w:rsidRDefault="002C0F1F" w:rsidP="00341D8C">
            <w:pPr>
              <w:spacing w:before="0" w:after="0"/>
              <w:jc w:val="center"/>
              <w:rPr>
                <w:rFonts w:cs="Arial"/>
                <w:szCs w:val="22"/>
              </w:rPr>
            </w:pPr>
            <w:r w:rsidRPr="00D910F5">
              <w:rPr>
                <w:rFonts w:cs="Arial"/>
                <w:szCs w:val="22"/>
              </w:rPr>
              <w:t>7.3</w:t>
            </w:r>
          </w:p>
        </w:tc>
        <w:tc>
          <w:tcPr>
            <w:tcW w:w="2200" w:type="dxa"/>
            <w:tcBorders>
              <w:top w:val="single" w:sz="4" w:space="0" w:color="auto"/>
            </w:tcBorders>
            <w:vAlign w:val="center"/>
          </w:tcPr>
          <w:p w14:paraId="4ED78E2E" w14:textId="77777777" w:rsidR="002C0F1F" w:rsidRPr="00D910F5" w:rsidRDefault="002C0F1F" w:rsidP="00341D8C">
            <w:pPr>
              <w:spacing w:before="0" w:after="0"/>
              <w:jc w:val="center"/>
              <w:rPr>
                <w:rFonts w:cs="Arial"/>
                <w:szCs w:val="22"/>
              </w:rPr>
            </w:pPr>
            <w:r w:rsidRPr="00D910F5">
              <w:rPr>
                <w:rFonts w:cs="Arial"/>
                <w:szCs w:val="22"/>
              </w:rPr>
              <w:t>8.1</w:t>
            </w:r>
          </w:p>
        </w:tc>
        <w:tc>
          <w:tcPr>
            <w:tcW w:w="2163" w:type="dxa"/>
            <w:tcBorders>
              <w:top w:val="single" w:sz="4" w:space="0" w:color="auto"/>
            </w:tcBorders>
            <w:vAlign w:val="center"/>
          </w:tcPr>
          <w:p w14:paraId="3E766CFA" w14:textId="159A102A" w:rsidR="002C0F1F" w:rsidRPr="00D910F5" w:rsidRDefault="006C364D" w:rsidP="00341D8C">
            <w:pPr>
              <w:spacing w:before="0" w:after="0"/>
              <w:jc w:val="center"/>
              <w:rPr>
                <w:rFonts w:cs="Arial"/>
                <w:szCs w:val="22"/>
              </w:rPr>
            </w:pPr>
            <w:r>
              <w:rPr>
                <w:rFonts w:cs="Arial"/>
                <w:szCs w:val="22"/>
              </w:rPr>
              <w:t>[-]</w:t>
            </w:r>
          </w:p>
        </w:tc>
      </w:tr>
      <w:tr w:rsidR="002C0F1F" w:rsidRPr="00D910F5" w14:paraId="717F1852" w14:textId="77777777" w:rsidTr="00341D8C">
        <w:trPr>
          <w:jc w:val="center"/>
        </w:trPr>
        <w:tc>
          <w:tcPr>
            <w:tcW w:w="2252" w:type="dxa"/>
            <w:vAlign w:val="center"/>
          </w:tcPr>
          <w:p w14:paraId="0106E0F1" w14:textId="77777777" w:rsidR="002C0F1F" w:rsidRPr="00D910F5" w:rsidRDefault="002C0F1F" w:rsidP="00341D8C">
            <w:pPr>
              <w:spacing w:before="0" w:after="0"/>
              <w:ind w:firstLine="284"/>
              <w:jc w:val="left"/>
              <w:rPr>
                <w:rFonts w:cs="Arial"/>
                <w:szCs w:val="22"/>
              </w:rPr>
            </w:pPr>
            <w:r w:rsidRPr="00D910F5">
              <w:rPr>
                <w:rFonts w:cs="Arial"/>
                <w:szCs w:val="22"/>
              </w:rPr>
              <w:t>Ca</w:t>
            </w:r>
            <w:r w:rsidRPr="00D910F5">
              <w:rPr>
                <w:rFonts w:cs="Arial"/>
                <w:szCs w:val="22"/>
                <w:vertAlign w:val="superscript"/>
              </w:rPr>
              <w:t>2+</w:t>
            </w:r>
          </w:p>
        </w:tc>
        <w:tc>
          <w:tcPr>
            <w:tcW w:w="2241" w:type="dxa"/>
            <w:vAlign w:val="center"/>
          </w:tcPr>
          <w:p w14:paraId="7FF02C74" w14:textId="77777777" w:rsidR="002C0F1F" w:rsidRPr="00D910F5" w:rsidRDefault="002C0F1F" w:rsidP="00341D8C">
            <w:pPr>
              <w:spacing w:before="0" w:after="0"/>
              <w:jc w:val="center"/>
              <w:rPr>
                <w:rFonts w:cs="Arial"/>
                <w:szCs w:val="22"/>
              </w:rPr>
            </w:pPr>
            <w:r>
              <w:rPr>
                <w:rFonts w:cs="Arial"/>
                <w:szCs w:val="22"/>
              </w:rPr>
              <w:t>3.8×10</w:t>
            </w:r>
            <w:r w:rsidRPr="00D910F5">
              <w:rPr>
                <w:rFonts w:cs="Arial"/>
                <w:szCs w:val="22"/>
                <w:vertAlign w:val="superscript"/>
              </w:rPr>
              <w:t>-3</w:t>
            </w:r>
          </w:p>
        </w:tc>
        <w:tc>
          <w:tcPr>
            <w:tcW w:w="2200" w:type="dxa"/>
            <w:vAlign w:val="center"/>
          </w:tcPr>
          <w:p w14:paraId="3BE6531B" w14:textId="77777777" w:rsidR="002C0F1F" w:rsidRPr="00D910F5" w:rsidRDefault="002C0F1F" w:rsidP="00341D8C">
            <w:pPr>
              <w:spacing w:before="0" w:after="0"/>
              <w:jc w:val="center"/>
              <w:rPr>
                <w:rFonts w:cs="Arial"/>
                <w:szCs w:val="22"/>
              </w:rPr>
            </w:pPr>
            <w:r>
              <w:rPr>
                <w:rFonts w:cs="Arial"/>
                <w:szCs w:val="22"/>
              </w:rPr>
              <w:t>1.1×10</w:t>
            </w:r>
            <w:r w:rsidRPr="00D910F5">
              <w:rPr>
                <w:rFonts w:cs="Arial"/>
                <w:szCs w:val="22"/>
                <w:vertAlign w:val="superscript"/>
              </w:rPr>
              <w:t>-2</w:t>
            </w:r>
          </w:p>
        </w:tc>
        <w:tc>
          <w:tcPr>
            <w:tcW w:w="2163" w:type="dxa"/>
            <w:vAlign w:val="center"/>
          </w:tcPr>
          <w:p w14:paraId="0E0F06A8"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2CA0684E" w14:textId="77777777" w:rsidTr="00341D8C">
        <w:trPr>
          <w:jc w:val="center"/>
        </w:trPr>
        <w:tc>
          <w:tcPr>
            <w:tcW w:w="2252" w:type="dxa"/>
            <w:vAlign w:val="center"/>
          </w:tcPr>
          <w:p w14:paraId="33D4F1F5" w14:textId="77777777" w:rsidR="002C0F1F" w:rsidRPr="00D910F5" w:rsidRDefault="002C0F1F" w:rsidP="00341D8C">
            <w:pPr>
              <w:spacing w:before="0" w:after="0"/>
              <w:ind w:firstLine="284"/>
              <w:jc w:val="left"/>
              <w:rPr>
                <w:rFonts w:cs="Arial"/>
                <w:szCs w:val="22"/>
              </w:rPr>
            </w:pPr>
            <w:r w:rsidRPr="00D910F5">
              <w:rPr>
                <w:rFonts w:cs="Arial"/>
                <w:szCs w:val="22"/>
              </w:rPr>
              <w:t>Mg</w:t>
            </w:r>
            <w:r w:rsidRPr="00D910F5">
              <w:rPr>
                <w:rFonts w:cs="Arial"/>
                <w:szCs w:val="22"/>
                <w:vertAlign w:val="superscript"/>
              </w:rPr>
              <w:t>2+</w:t>
            </w:r>
          </w:p>
        </w:tc>
        <w:tc>
          <w:tcPr>
            <w:tcW w:w="2241" w:type="dxa"/>
            <w:vAlign w:val="center"/>
          </w:tcPr>
          <w:p w14:paraId="0B531AB3" w14:textId="77777777" w:rsidR="002C0F1F" w:rsidRPr="00D910F5" w:rsidRDefault="002C0F1F" w:rsidP="00341D8C">
            <w:pPr>
              <w:spacing w:before="0" w:after="0"/>
              <w:jc w:val="center"/>
              <w:rPr>
                <w:rFonts w:cs="Arial"/>
                <w:szCs w:val="22"/>
              </w:rPr>
            </w:pPr>
            <w:r w:rsidRPr="00D910F5">
              <w:rPr>
                <w:rFonts w:cs="Arial"/>
                <w:szCs w:val="22"/>
              </w:rPr>
              <w:t>2.2</w:t>
            </w:r>
          </w:p>
        </w:tc>
        <w:tc>
          <w:tcPr>
            <w:tcW w:w="2200" w:type="dxa"/>
            <w:vAlign w:val="center"/>
          </w:tcPr>
          <w:p w14:paraId="0E33FE93" w14:textId="77777777" w:rsidR="002C0F1F" w:rsidRPr="00D910F5" w:rsidRDefault="002C0F1F" w:rsidP="00341D8C">
            <w:pPr>
              <w:spacing w:before="0" w:after="0"/>
              <w:jc w:val="center"/>
              <w:rPr>
                <w:rFonts w:cs="Arial"/>
                <w:szCs w:val="22"/>
              </w:rPr>
            </w:pPr>
            <w:r>
              <w:rPr>
                <w:rFonts w:cs="Arial"/>
                <w:szCs w:val="22"/>
              </w:rPr>
              <w:t>6.3×10</w:t>
            </w:r>
            <w:r w:rsidRPr="00D910F5">
              <w:rPr>
                <w:rFonts w:cs="Arial"/>
                <w:szCs w:val="22"/>
                <w:vertAlign w:val="superscript"/>
              </w:rPr>
              <w:t>-1</w:t>
            </w:r>
          </w:p>
        </w:tc>
        <w:tc>
          <w:tcPr>
            <w:tcW w:w="2163" w:type="dxa"/>
            <w:vAlign w:val="center"/>
          </w:tcPr>
          <w:p w14:paraId="7BBA140E"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449AC47F" w14:textId="77777777" w:rsidTr="00341D8C">
        <w:trPr>
          <w:jc w:val="center"/>
        </w:trPr>
        <w:tc>
          <w:tcPr>
            <w:tcW w:w="2252" w:type="dxa"/>
            <w:vAlign w:val="center"/>
          </w:tcPr>
          <w:p w14:paraId="20CE3EB2" w14:textId="77777777" w:rsidR="002C0F1F" w:rsidRPr="00D910F5" w:rsidRDefault="002C0F1F" w:rsidP="00341D8C">
            <w:pPr>
              <w:spacing w:before="0" w:after="0"/>
              <w:ind w:firstLine="284"/>
              <w:jc w:val="left"/>
              <w:rPr>
                <w:rFonts w:cs="Arial"/>
                <w:szCs w:val="22"/>
              </w:rPr>
            </w:pPr>
            <w:r w:rsidRPr="00D910F5">
              <w:rPr>
                <w:rFonts w:cs="Arial"/>
                <w:szCs w:val="22"/>
              </w:rPr>
              <w:t>Cl</w:t>
            </w:r>
            <w:r w:rsidRPr="00D910F5">
              <w:rPr>
                <w:rFonts w:cs="Arial"/>
                <w:szCs w:val="22"/>
                <w:vertAlign w:val="superscript"/>
              </w:rPr>
              <w:t>-</w:t>
            </w:r>
          </w:p>
        </w:tc>
        <w:tc>
          <w:tcPr>
            <w:tcW w:w="2241" w:type="dxa"/>
            <w:vAlign w:val="center"/>
          </w:tcPr>
          <w:p w14:paraId="2347FBA5" w14:textId="77777777" w:rsidR="002C0F1F" w:rsidRPr="00D910F5" w:rsidRDefault="002C0F1F" w:rsidP="00341D8C">
            <w:pPr>
              <w:spacing w:before="0" w:after="0"/>
              <w:jc w:val="center"/>
              <w:rPr>
                <w:rFonts w:cs="Arial"/>
                <w:szCs w:val="22"/>
              </w:rPr>
            </w:pPr>
            <w:r w:rsidRPr="00D910F5">
              <w:rPr>
                <w:rFonts w:cs="Arial"/>
                <w:szCs w:val="22"/>
              </w:rPr>
              <w:t>6.48</w:t>
            </w:r>
          </w:p>
        </w:tc>
        <w:tc>
          <w:tcPr>
            <w:tcW w:w="2200" w:type="dxa"/>
            <w:vAlign w:val="center"/>
          </w:tcPr>
          <w:p w14:paraId="1B8DBFA3" w14:textId="77777777" w:rsidR="002C0F1F" w:rsidRPr="00D910F5" w:rsidRDefault="002C0F1F" w:rsidP="00341D8C">
            <w:pPr>
              <w:spacing w:before="0" w:after="0"/>
              <w:jc w:val="center"/>
              <w:rPr>
                <w:rFonts w:cs="Arial"/>
                <w:szCs w:val="22"/>
              </w:rPr>
            </w:pPr>
            <w:r w:rsidRPr="00D910F5">
              <w:rPr>
                <w:rFonts w:cs="Arial"/>
                <w:szCs w:val="22"/>
              </w:rPr>
              <w:t>5.94</w:t>
            </w:r>
          </w:p>
        </w:tc>
        <w:tc>
          <w:tcPr>
            <w:tcW w:w="2163" w:type="dxa"/>
            <w:vAlign w:val="center"/>
          </w:tcPr>
          <w:p w14:paraId="27FD89C3"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78D3BD39" w14:textId="77777777" w:rsidTr="00341D8C">
        <w:trPr>
          <w:jc w:val="center"/>
        </w:trPr>
        <w:tc>
          <w:tcPr>
            <w:tcW w:w="2252" w:type="dxa"/>
            <w:vAlign w:val="center"/>
          </w:tcPr>
          <w:p w14:paraId="007120FF" w14:textId="77777777" w:rsidR="002C0F1F" w:rsidRPr="00D910F5" w:rsidRDefault="002C0F1F" w:rsidP="00341D8C">
            <w:pPr>
              <w:spacing w:before="0" w:after="0"/>
              <w:ind w:firstLine="284"/>
              <w:jc w:val="left"/>
              <w:rPr>
                <w:rFonts w:cs="Arial"/>
                <w:szCs w:val="22"/>
              </w:rPr>
            </w:pPr>
            <w:r w:rsidRPr="00D910F5">
              <w:rPr>
                <w:rFonts w:cs="Arial"/>
                <w:szCs w:val="22"/>
              </w:rPr>
              <w:t>K</w:t>
            </w:r>
            <w:r w:rsidRPr="00D910F5">
              <w:rPr>
                <w:rFonts w:cs="Arial"/>
                <w:szCs w:val="22"/>
                <w:vertAlign w:val="superscript"/>
              </w:rPr>
              <w:t>+</w:t>
            </w:r>
          </w:p>
        </w:tc>
        <w:tc>
          <w:tcPr>
            <w:tcW w:w="2241" w:type="dxa"/>
            <w:vAlign w:val="center"/>
          </w:tcPr>
          <w:p w14:paraId="0F0B767C" w14:textId="77777777" w:rsidR="002C0F1F" w:rsidRPr="00D910F5" w:rsidRDefault="002C0F1F" w:rsidP="00341D8C">
            <w:pPr>
              <w:spacing w:before="0" w:after="0"/>
              <w:jc w:val="center"/>
              <w:rPr>
                <w:rFonts w:cs="Arial"/>
                <w:szCs w:val="22"/>
              </w:rPr>
            </w:pPr>
            <w:r w:rsidRPr="00D910F5">
              <w:rPr>
                <w:rFonts w:cs="Arial"/>
                <w:szCs w:val="22"/>
              </w:rPr>
              <w:t>7.43</w:t>
            </w:r>
          </w:p>
        </w:tc>
        <w:tc>
          <w:tcPr>
            <w:tcW w:w="2200" w:type="dxa"/>
            <w:vAlign w:val="center"/>
          </w:tcPr>
          <w:p w14:paraId="45CD2E17" w14:textId="77777777" w:rsidR="002C0F1F" w:rsidRPr="00D910F5" w:rsidRDefault="002C0F1F" w:rsidP="00341D8C">
            <w:pPr>
              <w:spacing w:before="0" w:after="0"/>
              <w:jc w:val="center"/>
              <w:rPr>
                <w:rFonts w:cs="Arial"/>
                <w:szCs w:val="22"/>
              </w:rPr>
            </w:pPr>
            <w:r>
              <w:rPr>
                <w:rFonts w:cs="Arial"/>
                <w:szCs w:val="22"/>
              </w:rPr>
              <w:t>1.2×10</w:t>
            </w:r>
            <w:r w:rsidRPr="00D910F5">
              <w:rPr>
                <w:rFonts w:cs="Arial"/>
                <w:szCs w:val="22"/>
                <w:vertAlign w:val="superscript"/>
              </w:rPr>
              <w:t>-1</w:t>
            </w:r>
          </w:p>
        </w:tc>
        <w:tc>
          <w:tcPr>
            <w:tcW w:w="2163" w:type="dxa"/>
            <w:vAlign w:val="center"/>
          </w:tcPr>
          <w:p w14:paraId="6B6E12CA"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28CFABA1" w14:textId="77777777" w:rsidTr="00341D8C">
        <w:trPr>
          <w:jc w:val="center"/>
        </w:trPr>
        <w:tc>
          <w:tcPr>
            <w:tcW w:w="2252" w:type="dxa"/>
            <w:vAlign w:val="center"/>
          </w:tcPr>
          <w:p w14:paraId="6E0F3EFF" w14:textId="77777777" w:rsidR="002C0F1F" w:rsidRPr="00D910F5" w:rsidRDefault="002C0F1F" w:rsidP="00341D8C">
            <w:pPr>
              <w:spacing w:before="0" w:after="0"/>
              <w:ind w:firstLine="284"/>
              <w:jc w:val="left"/>
              <w:rPr>
                <w:rFonts w:cs="Arial"/>
                <w:szCs w:val="22"/>
              </w:rPr>
            </w:pPr>
            <w:r w:rsidRPr="00D910F5">
              <w:rPr>
                <w:rFonts w:cs="Arial"/>
                <w:szCs w:val="22"/>
              </w:rPr>
              <w:t>Na</w:t>
            </w:r>
            <w:r w:rsidRPr="00D910F5">
              <w:rPr>
                <w:rFonts w:cs="Arial"/>
                <w:szCs w:val="22"/>
                <w:vertAlign w:val="superscript"/>
              </w:rPr>
              <w:t>+</w:t>
            </w:r>
          </w:p>
        </w:tc>
        <w:tc>
          <w:tcPr>
            <w:tcW w:w="2241" w:type="dxa"/>
            <w:vAlign w:val="center"/>
          </w:tcPr>
          <w:p w14:paraId="59F0B040" w14:textId="77777777" w:rsidR="002C0F1F" w:rsidRPr="00D910F5" w:rsidRDefault="002C0F1F" w:rsidP="00341D8C">
            <w:pPr>
              <w:spacing w:before="0" w:after="0"/>
              <w:jc w:val="center"/>
              <w:rPr>
                <w:rFonts w:cs="Arial"/>
                <w:szCs w:val="22"/>
              </w:rPr>
            </w:pPr>
            <w:r w:rsidRPr="00D910F5">
              <w:rPr>
                <w:rFonts w:cs="Arial"/>
                <w:szCs w:val="22"/>
              </w:rPr>
              <w:t>2.72</w:t>
            </w:r>
          </w:p>
        </w:tc>
        <w:tc>
          <w:tcPr>
            <w:tcW w:w="2200" w:type="dxa"/>
            <w:vAlign w:val="center"/>
          </w:tcPr>
          <w:p w14:paraId="01A66B95" w14:textId="77777777" w:rsidR="002C0F1F" w:rsidRPr="00D910F5" w:rsidRDefault="002C0F1F" w:rsidP="00341D8C">
            <w:pPr>
              <w:spacing w:before="0" w:after="0"/>
              <w:jc w:val="center"/>
              <w:rPr>
                <w:rFonts w:cs="Arial"/>
                <w:szCs w:val="22"/>
              </w:rPr>
            </w:pPr>
            <w:r w:rsidRPr="00D910F5">
              <w:rPr>
                <w:rFonts w:cs="Arial"/>
                <w:szCs w:val="22"/>
              </w:rPr>
              <w:t>5.178</w:t>
            </w:r>
          </w:p>
        </w:tc>
        <w:tc>
          <w:tcPr>
            <w:tcW w:w="2163" w:type="dxa"/>
            <w:vAlign w:val="center"/>
          </w:tcPr>
          <w:p w14:paraId="6879EEEB"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11BF85FD" w14:textId="77777777" w:rsidTr="00341D8C">
        <w:trPr>
          <w:jc w:val="center"/>
        </w:trPr>
        <w:tc>
          <w:tcPr>
            <w:tcW w:w="2252" w:type="dxa"/>
            <w:vAlign w:val="center"/>
          </w:tcPr>
          <w:p w14:paraId="41F800E7" w14:textId="77777777" w:rsidR="002C0F1F" w:rsidRPr="00D910F5" w:rsidRDefault="002C0F1F" w:rsidP="00341D8C">
            <w:pPr>
              <w:spacing w:before="0" w:after="0"/>
              <w:ind w:firstLine="284"/>
              <w:jc w:val="left"/>
              <w:rPr>
                <w:rFonts w:cs="Arial"/>
                <w:szCs w:val="22"/>
              </w:rPr>
            </w:pPr>
            <w:r w:rsidRPr="00D910F5">
              <w:rPr>
                <w:rFonts w:cs="Arial"/>
                <w:szCs w:val="22"/>
              </w:rPr>
              <w:t>Br</w:t>
            </w:r>
            <w:r w:rsidRPr="00D910F5">
              <w:rPr>
                <w:rFonts w:cs="Arial"/>
                <w:szCs w:val="22"/>
                <w:vertAlign w:val="superscript"/>
              </w:rPr>
              <w:t>-</w:t>
            </w:r>
          </w:p>
        </w:tc>
        <w:tc>
          <w:tcPr>
            <w:tcW w:w="2241" w:type="dxa"/>
            <w:vAlign w:val="center"/>
          </w:tcPr>
          <w:p w14:paraId="62476759" w14:textId="77777777" w:rsidR="002C0F1F" w:rsidRPr="00D910F5" w:rsidRDefault="002C0F1F" w:rsidP="00341D8C">
            <w:pPr>
              <w:spacing w:before="0" w:after="0"/>
              <w:jc w:val="center"/>
              <w:rPr>
                <w:rFonts w:cs="Arial"/>
                <w:szCs w:val="22"/>
              </w:rPr>
            </w:pPr>
            <w:r w:rsidRPr="00D910F5">
              <w:rPr>
                <w:rFonts w:cs="Arial"/>
                <w:szCs w:val="22"/>
              </w:rPr>
              <w:t>10</w:t>
            </w:r>
            <w:r w:rsidRPr="00D910F5">
              <w:rPr>
                <w:rFonts w:cs="Arial"/>
                <w:szCs w:val="22"/>
                <w:vertAlign w:val="superscript"/>
              </w:rPr>
              <w:t>-6</w:t>
            </w:r>
          </w:p>
        </w:tc>
        <w:tc>
          <w:tcPr>
            <w:tcW w:w="2200" w:type="dxa"/>
            <w:vAlign w:val="center"/>
          </w:tcPr>
          <w:p w14:paraId="68549B78" w14:textId="77777777" w:rsidR="002C0F1F" w:rsidRPr="00D910F5" w:rsidRDefault="002C0F1F" w:rsidP="00341D8C">
            <w:pPr>
              <w:spacing w:before="0" w:after="0"/>
              <w:jc w:val="center"/>
              <w:rPr>
                <w:rFonts w:cs="Arial"/>
                <w:szCs w:val="22"/>
              </w:rPr>
            </w:pPr>
            <w:r>
              <w:rPr>
                <w:rFonts w:cs="Arial"/>
                <w:szCs w:val="22"/>
              </w:rPr>
              <w:t>1.0×10</w:t>
            </w:r>
            <w:r w:rsidRPr="00D910F5">
              <w:rPr>
                <w:rFonts w:cs="Arial"/>
                <w:szCs w:val="22"/>
                <w:vertAlign w:val="superscript"/>
              </w:rPr>
              <w:t>-9</w:t>
            </w:r>
          </w:p>
        </w:tc>
        <w:tc>
          <w:tcPr>
            <w:tcW w:w="2163" w:type="dxa"/>
            <w:vAlign w:val="center"/>
          </w:tcPr>
          <w:p w14:paraId="10DD3824"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41489999" w14:textId="77777777" w:rsidTr="00341D8C">
        <w:trPr>
          <w:jc w:val="center"/>
        </w:trPr>
        <w:tc>
          <w:tcPr>
            <w:tcW w:w="2252" w:type="dxa"/>
            <w:vAlign w:val="center"/>
          </w:tcPr>
          <w:p w14:paraId="7B83E444" w14:textId="77777777" w:rsidR="002C0F1F" w:rsidRPr="00D910F5" w:rsidRDefault="002C0F1F" w:rsidP="00341D8C">
            <w:pPr>
              <w:spacing w:before="0" w:after="0"/>
              <w:ind w:firstLine="284"/>
              <w:jc w:val="left"/>
              <w:rPr>
                <w:rFonts w:cs="Arial"/>
                <w:szCs w:val="22"/>
              </w:rPr>
            </w:pPr>
            <w:r w:rsidRPr="00D910F5">
              <w:rPr>
                <w:rFonts w:cs="Arial"/>
                <w:szCs w:val="22"/>
              </w:rPr>
              <w:t>CO</w:t>
            </w:r>
            <w:r w:rsidRPr="00D910F5">
              <w:rPr>
                <w:rFonts w:cs="Arial"/>
                <w:szCs w:val="22"/>
                <w:vertAlign w:val="subscript"/>
              </w:rPr>
              <w:t>3</w:t>
            </w:r>
            <w:r w:rsidRPr="00D910F5">
              <w:rPr>
                <w:rFonts w:cs="Arial"/>
                <w:szCs w:val="22"/>
                <w:vertAlign w:val="superscript"/>
              </w:rPr>
              <w:t>2-</w:t>
            </w:r>
          </w:p>
        </w:tc>
        <w:tc>
          <w:tcPr>
            <w:tcW w:w="2241" w:type="dxa"/>
            <w:vAlign w:val="center"/>
          </w:tcPr>
          <w:p w14:paraId="0DD90F19" w14:textId="77777777" w:rsidR="002C0F1F" w:rsidRPr="00D910F5" w:rsidRDefault="002C0F1F" w:rsidP="00341D8C">
            <w:pPr>
              <w:spacing w:before="0" w:after="0"/>
              <w:jc w:val="center"/>
              <w:rPr>
                <w:rFonts w:cs="Arial"/>
                <w:szCs w:val="22"/>
              </w:rPr>
            </w:pPr>
            <w:r>
              <w:rPr>
                <w:rFonts w:cs="Arial"/>
                <w:szCs w:val="22"/>
              </w:rPr>
              <w:t>5.1×10</w:t>
            </w:r>
            <w:r w:rsidRPr="00D910F5">
              <w:rPr>
                <w:rFonts w:cs="Arial"/>
                <w:szCs w:val="22"/>
                <w:vertAlign w:val="superscript"/>
              </w:rPr>
              <w:t>-5</w:t>
            </w:r>
          </w:p>
        </w:tc>
        <w:tc>
          <w:tcPr>
            <w:tcW w:w="2200" w:type="dxa"/>
            <w:vAlign w:val="center"/>
          </w:tcPr>
          <w:p w14:paraId="5B24F870" w14:textId="77777777" w:rsidR="002C0F1F" w:rsidRPr="00D910F5" w:rsidRDefault="002C0F1F" w:rsidP="00341D8C">
            <w:pPr>
              <w:spacing w:before="0" w:after="0"/>
              <w:jc w:val="center"/>
              <w:rPr>
                <w:rFonts w:cs="Arial"/>
                <w:szCs w:val="22"/>
              </w:rPr>
            </w:pPr>
            <w:r>
              <w:rPr>
                <w:rFonts w:cs="Arial"/>
                <w:szCs w:val="22"/>
              </w:rPr>
              <w:t>1.7×10</w:t>
            </w:r>
            <w:r w:rsidRPr="00D910F5">
              <w:rPr>
                <w:rFonts w:cs="Arial"/>
                <w:szCs w:val="22"/>
                <w:vertAlign w:val="superscript"/>
              </w:rPr>
              <w:t>-5</w:t>
            </w:r>
          </w:p>
        </w:tc>
        <w:tc>
          <w:tcPr>
            <w:tcW w:w="2163" w:type="dxa"/>
            <w:vAlign w:val="center"/>
          </w:tcPr>
          <w:p w14:paraId="345BD008"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48BC5BD5" w14:textId="77777777" w:rsidTr="00341D8C">
        <w:trPr>
          <w:jc w:val="center"/>
        </w:trPr>
        <w:tc>
          <w:tcPr>
            <w:tcW w:w="2252" w:type="dxa"/>
            <w:vAlign w:val="center"/>
          </w:tcPr>
          <w:p w14:paraId="1939627E" w14:textId="77777777" w:rsidR="002C0F1F" w:rsidRPr="00D910F5" w:rsidRDefault="002C0F1F" w:rsidP="00341D8C">
            <w:pPr>
              <w:spacing w:before="0" w:after="0"/>
              <w:ind w:firstLine="284"/>
              <w:jc w:val="left"/>
              <w:rPr>
                <w:rFonts w:cs="Arial"/>
                <w:szCs w:val="22"/>
              </w:rPr>
            </w:pPr>
            <w:r w:rsidRPr="00D910F5">
              <w:rPr>
                <w:rFonts w:cs="Arial"/>
                <w:szCs w:val="22"/>
              </w:rPr>
              <w:t>SO</w:t>
            </w:r>
            <w:r w:rsidRPr="00D910F5">
              <w:rPr>
                <w:rFonts w:cs="Arial"/>
                <w:szCs w:val="22"/>
                <w:vertAlign w:val="subscript"/>
              </w:rPr>
              <w:t>4</w:t>
            </w:r>
            <w:r w:rsidRPr="00D910F5">
              <w:rPr>
                <w:rFonts w:cs="Arial"/>
                <w:szCs w:val="22"/>
                <w:vertAlign w:val="superscript"/>
              </w:rPr>
              <w:t>2-</w:t>
            </w:r>
          </w:p>
        </w:tc>
        <w:tc>
          <w:tcPr>
            <w:tcW w:w="2241" w:type="dxa"/>
            <w:vAlign w:val="center"/>
          </w:tcPr>
          <w:p w14:paraId="4984426E" w14:textId="77777777" w:rsidR="002C0F1F" w:rsidRPr="00D910F5" w:rsidRDefault="002C0F1F" w:rsidP="00341D8C">
            <w:pPr>
              <w:spacing w:before="0" w:after="0"/>
              <w:jc w:val="center"/>
              <w:rPr>
                <w:rFonts w:cs="Arial"/>
                <w:szCs w:val="22"/>
              </w:rPr>
            </w:pPr>
            <w:r>
              <w:rPr>
                <w:rFonts w:cs="Arial"/>
                <w:szCs w:val="22"/>
              </w:rPr>
              <w:t>5.6×10</w:t>
            </w:r>
            <w:r w:rsidRPr="00D910F5">
              <w:rPr>
                <w:rFonts w:cs="Arial"/>
                <w:szCs w:val="22"/>
                <w:vertAlign w:val="superscript"/>
              </w:rPr>
              <w:t>-1</w:t>
            </w:r>
          </w:p>
        </w:tc>
        <w:tc>
          <w:tcPr>
            <w:tcW w:w="2200" w:type="dxa"/>
            <w:vAlign w:val="center"/>
          </w:tcPr>
          <w:p w14:paraId="71F55AD0" w14:textId="77777777" w:rsidR="002C0F1F" w:rsidRPr="00D910F5" w:rsidRDefault="002C0F1F" w:rsidP="00341D8C">
            <w:pPr>
              <w:spacing w:before="0" w:after="0"/>
              <w:jc w:val="center"/>
              <w:rPr>
                <w:rFonts w:cs="Arial"/>
                <w:szCs w:val="22"/>
              </w:rPr>
            </w:pPr>
            <w:r>
              <w:rPr>
                <w:rFonts w:cs="Arial"/>
                <w:szCs w:val="22"/>
              </w:rPr>
              <w:t>2.3×10</w:t>
            </w:r>
            <w:r w:rsidRPr="00D910F5">
              <w:rPr>
                <w:rFonts w:cs="Arial"/>
                <w:szCs w:val="22"/>
                <w:vertAlign w:val="superscript"/>
              </w:rPr>
              <w:t>-1</w:t>
            </w:r>
          </w:p>
        </w:tc>
        <w:tc>
          <w:tcPr>
            <w:tcW w:w="2163" w:type="dxa"/>
            <w:vAlign w:val="center"/>
          </w:tcPr>
          <w:p w14:paraId="6CA9CA22"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r w:rsidR="002C0F1F" w:rsidRPr="00D910F5" w14:paraId="0B376233" w14:textId="77777777" w:rsidTr="00341D8C">
        <w:trPr>
          <w:trHeight w:val="396"/>
          <w:jc w:val="center"/>
        </w:trPr>
        <w:tc>
          <w:tcPr>
            <w:tcW w:w="2252" w:type="dxa"/>
            <w:tcBorders>
              <w:bottom w:val="single" w:sz="4" w:space="0" w:color="auto"/>
            </w:tcBorders>
            <w:vAlign w:val="center"/>
          </w:tcPr>
          <w:p w14:paraId="7D1BE05A" w14:textId="77777777" w:rsidR="002C0F1F" w:rsidRPr="00D910F5" w:rsidRDefault="002C0F1F" w:rsidP="00341D8C">
            <w:pPr>
              <w:spacing w:before="0" w:after="0"/>
              <w:ind w:firstLine="284"/>
              <w:jc w:val="left"/>
              <w:rPr>
                <w:rFonts w:cs="Arial"/>
                <w:szCs w:val="22"/>
              </w:rPr>
            </w:pPr>
            <w:r w:rsidRPr="00D910F5">
              <w:rPr>
                <w:rFonts w:cs="Arial"/>
                <w:szCs w:val="22"/>
              </w:rPr>
              <w:t>Ionic strength</w:t>
            </w:r>
          </w:p>
        </w:tc>
        <w:tc>
          <w:tcPr>
            <w:tcW w:w="2241" w:type="dxa"/>
            <w:tcBorders>
              <w:bottom w:val="single" w:sz="4" w:space="0" w:color="auto"/>
            </w:tcBorders>
            <w:vAlign w:val="center"/>
          </w:tcPr>
          <w:p w14:paraId="317AE511" w14:textId="77777777" w:rsidR="002C0F1F" w:rsidRPr="00D910F5" w:rsidRDefault="002C0F1F" w:rsidP="00341D8C">
            <w:pPr>
              <w:spacing w:before="0" w:after="0"/>
              <w:jc w:val="center"/>
              <w:rPr>
                <w:rFonts w:cs="Arial"/>
                <w:szCs w:val="22"/>
              </w:rPr>
            </w:pPr>
            <w:r w:rsidRPr="00D910F5">
              <w:rPr>
                <w:rFonts w:cs="Arial"/>
                <w:szCs w:val="22"/>
              </w:rPr>
              <w:t>13.83</w:t>
            </w:r>
          </w:p>
        </w:tc>
        <w:tc>
          <w:tcPr>
            <w:tcW w:w="2200" w:type="dxa"/>
            <w:tcBorders>
              <w:bottom w:val="single" w:sz="4" w:space="0" w:color="auto"/>
            </w:tcBorders>
            <w:vAlign w:val="center"/>
          </w:tcPr>
          <w:p w14:paraId="52B28721" w14:textId="77777777" w:rsidR="002C0F1F" w:rsidRPr="00D910F5" w:rsidRDefault="002C0F1F" w:rsidP="00341D8C">
            <w:pPr>
              <w:spacing w:before="0" w:after="0"/>
              <w:jc w:val="center"/>
              <w:rPr>
                <w:rFonts w:cs="Arial"/>
                <w:szCs w:val="22"/>
              </w:rPr>
            </w:pPr>
            <w:r w:rsidRPr="00D910F5">
              <w:rPr>
                <w:rFonts w:cs="Arial"/>
                <w:szCs w:val="22"/>
              </w:rPr>
              <w:t>7.35</w:t>
            </w:r>
          </w:p>
        </w:tc>
        <w:tc>
          <w:tcPr>
            <w:tcW w:w="2163" w:type="dxa"/>
            <w:tcBorders>
              <w:bottom w:val="single" w:sz="4" w:space="0" w:color="auto"/>
            </w:tcBorders>
            <w:vAlign w:val="center"/>
          </w:tcPr>
          <w:p w14:paraId="25F6E18B" w14:textId="77777777" w:rsidR="002C0F1F" w:rsidRPr="00D910F5" w:rsidRDefault="002C0F1F" w:rsidP="00341D8C">
            <w:pPr>
              <w:spacing w:before="0" w:after="0"/>
              <w:jc w:val="center"/>
              <w:rPr>
                <w:rFonts w:cs="Arial"/>
                <w:szCs w:val="22"/>
              </w:rPr>
            </w:pPr>
            <w:r w:rsidRPr="00D910F5">
              <w:rPr>
                <w:rFonts w:cs="Arial"/>
                <w:szCs w:val="22"/>
              </w:rPr>
              <w:t xml:space="preserve">[mol </w:t>
            </w:r>
            <w:r>
              <w:rPr>
                <w:rFonts w:cs="Arial"/>
                <w:szCs w:val="22"/>
              </w:rPr>
              <w:t>l</w:t>
            </w:r>
            <w:r w:rsidRPr="00D910F5">
              <w:rPr>
                <w:rFonts w:cs="Arial"/>
                <w:szCs w:val="22"/>
                <w:vertAlign w:val="superscript"/>
              </w:rPr>
              <w:t>-1</w:t>
            </w:r>
            <w:r w:rsidRPr="00D910F5">
              <w:rPr>
                <w:rFonts w:cs="Arial"/>
                <w:szCs w:val="22"/>
              </w:rPr>
              <w:t>]</w:t>
            </w:r>
          </w:p>
        </w:tc>
      </w:tr>
    </w:tbl>
    <w:p w14:paraId="66BEE3B1" w14:textId="77777777" w:rsidR="002C0F1F" w:rsidRDefault="002C0F1F" w:rsidP="002C0F1F">
      <w:pPr>
        <w:pStyle w:val="Simpleline"/>
      </w:pPr>
    </w:p>
    <w:p w14:paraId="3956A301" w14:textId="54C84A02" w:rsidR="006C364D" w:rsidRDefault="006C364D" w:rsidP="006C364D">
      <w:pPr>
        <w:pStyle w:val="StyleHeading4Bold"/>
      </w:pPr>
      <w:bookmarkStart w:id="513" w:name="_Toc520374567"/>
      <w:r>
        <w:t>Parameters</w:t>
      </w:r>
      <w:bookmarkEnd w:id="513"/>
    </w:p>
    <w:p w14:paraId="2269AE77" w14:textId="77777777" w:rsidR="00582301" w:rsidRDefault="006C364D" w:rsidP="006C364D">
      <w:pPr>
        <w:rPr>
          <w:rFonts w:cs="Arial"/>
          <w:szCs w:val="22"/>
        </w:rPr>
      </w:pPr>
      <w:r w:rsidRPr="00132553">
        <w:rPr>
          <w:rFonts w:cs="Arial"/>
          <w:szCs w:val="22"/>
        </w:rPr>
        <w:t xml:space="preserve">Physical and chemical parameters of the problem are presented in </w:t>
      </w:r>
      <w:r>
        <w:rPr>
          <w:rFonts w:cs="Arial"/>
          <w:szCs w:val="22"/>
        </w:rPr>
        <w:fldChar w:fldCharType="begin"/>
      </w:r>
      <w:r>
        <w:rPr>
          <w:rFonts w:cs="Arial"/>
          <w:szCs w:val="22"/>
        </w:rPr>
        <w:instrText xml:space="preserve"> REF _Ref363834765 \h </w:instrText>
      </w:r>
      <w:r>
        <w:rPr>
          <w:rFonts w:cs="Arial"/>
          <w:szCs w:val="22"/>
        </w:rPr>
      </w:r>
      <w:r>
        <w:rPr>
          <w:rFonts w:cs="Arial"/>
          <w:szCs w:val="22"/>
        </w:rPr>
        <w:fldChar w:fldCharType="separate"/>
      </w:r>
      <w:r w:rsidR="00B560DA">
        <w:t xml:space="preserve">Figure </w:t>
      </w:r>
      <w:r w:rsidR="00B560DA">
        <w:rPr>
          <w:noProof/>
        </w:rPr>
        <w:t>2</w:t>
      </w:r>
      <w:r w:rsidR="00B560DA">
        <w:t>.</w:t>
      </w:r>
      <w:r w:rsidR="00B560DA">
        <w:rPr>
          <w:noProof/>
        </w:rPr>
        <w:t>42</w:t>
      </w:r>
      <w:r>
        <w:rPr>
          <w:rFonts w:cs="Arial"/>
          <w:szCs w:val="22"/>
        </w:rPr>
        <w:fldChar w:fldCharType="end"/>
      </w:r>
      <w:r w:rsidRPr="00132553">
        <w:rPr>
          <w:rFonts w:cs="Arial"/>
          <w:szCs w:val="22"/>
        </w:rPr>
        <w:t>A</w:t>
      </w:r>
      <w:r>
        <w:rPr>
          <w:rFonts w:cs="Arial"/>
          <w:szCs w:val="22"/>
        </w:rPr>
        <w:t xml:space="preserve">.  </w:t>
      </w:r>
      <w:r w:rsidRPr="00132553">
        <w:rPr>
          <w:rFonts w:cs="Arial"/>
          <w:szCs w:val="22"/>
        </w:rPr>
        <w:t>The porosity and dispersivity are 0.4 and 0.01 m, respectively</w:t>
      </w:r>
      <w:r>
        <w:rPr>
          <w:rFonts w:cs="Arial"/>
          <w:szCs w:val="22"/>
        </w:rPr>
        <w:t xml:space="preserve">.  </w:t>
      </w:r>
      <w:r w:rsidRPr="00132553">
        <w:rPr>
          <w:rFonts w:cs="Arial"/>
          <w:szCs w:val="22"/>
        </w:rPr>
        <w:t xml:space="preserve">The Pitzer equations are used </w:t>
      </w:r>
      <w:r w:rsidRPr="00132553">
        <w:rPr>
          <w:rFonts w:cs="Arial"/>
          <w:szCs w:val="22"/>
        </w:rPr>
        <w:lastRenderedPageBreak/>
        <w:t>to calculate the activities of aqueous species</w:t>
      </w:r>
      <w:r>
        <w:rPr>
          <w:rFonts w:cs="Arial"/>
          <w:szCs w:val="22"/>
        </w:rPr>
        <w:t xml:space="preserve">.  </w:t>
      </w:r>
      <w:r w:rsidRPr="00132553">
        <w:rPr>
          <w:rFonts w:cs="Arial"/>
          <w:szCs w:val="22"/>
        </w:rPr>
        <w:t xml:space="preserve">For major components, the virial coefficients are taken from </w:t>
      </w:r>
      <w:r w:rsidRPr="00132553">
        <w:rPr>
          <w:rFonts w:cs="Arial"/>
          <w:noProof/>
          <w:szCs w:val="22"/>
        </w:rPr>
        <w:t xml:space="preserve">Harvie </w:t>
      </w:r>
      <w:r>
        <w:rPr>
          <w:rFonts w:cs="Arial"/>
          <w:noProof/>
          <w:szCs w:val="22"/>
        </w:rPr>
        <w:t xml:space="preserve">et al. </w:t>
      </w:r>
      <w:r w:rsidRPr="00132553">
        <w:rPr>
          <w:rFonts w:cs="Arial"/>
          <w:noProof/>
          <w:szCs w:val="22"/>
        </w:rPr>
        <w:t>(1984)</w:t>
      </w:r>
      <w:r w:rsidRPr="00132553">
        <w:rPr>
          <w:rFonts w:cs="Arial"/>
          <w:szCs w:val="22"/>
        </w:rPr>
        <w:t xml:space="preserve"> and </w:t>
      </w:r>
      <w:r w:rsidRPr="00132553">
        <w:rPr>
          <w:rFonts w:cs="Arial"/>
          <w:noProof/>
          <w:szCs w:val="22"/>
        </w:rPr>
        <w:t>Greenberg and M</w:t>
      </w:r>
      <w:r>
        <w:rPr>
          <w:rFonts w:cs="Arial"/>
          <w:noProof/>
          <w:szCs w:val="22"/>
        </w:rPr>
        <w:t>ö</w:t>
      </w:r>
      <w:r w:rsidRPr="00132553">
        <w:rPr>
          <w:rFonts w:cs="Arial"/>
          <w:noProof/>
          <w:szCs w:val="22"/>
        </w:rPr>
        <w:t xml:space="preserve">ller (1989), as tabulated in Appendix </w:t>
      </w:r>
      <w:r>
        <w:rPr>
          <w:rFonts w:cs="Arial" w:hint="eastAsia"/>
          <w:szCs w:val="22"/>
          <w:lang w:eastAsia="zh-CN"/>
        </w:rPr>
        <w:t>B.5 in Bea et al. (2011)</w:t>
      </w:r>
      <w:r>
        <w:rPr>
          <w:rFonts w:cs="Arial"/>
          <w:szCs w:val="22"/>
        </w:rPr>
        <w:t>.</w:t>
      </w:r>
    </w:p>
    <w:p w14:paraId="5A7D1050" w14:textId="7C995592" w:rsidR="00582301" w:rsidRPr="00582301" w:rsidRDefault="00582301" w:rsidP="004924CA">
      <w:pPr>
        <w:pStyle w:val="StyleHeading4Bold"/>
        <w:rPr>
          <w:rFonts w:cs="Arial"/>
          <w:szCs w:val="22"/>
        </w:rPr>
      </w:pPr>
      <w:bookmarkStart w:id="514" w:name="_Toc520374568"/>
      <w:r>
        <w:t>Results</w:t>
      </w:r>
      <w:bookmarkEnd w:id="514"/>
    </w:p>
    <w:p w14:paraId="0CE4AF3E" w14:textId="7455F500" w:rsidR="006C364D" w:rsidRDefault="006C364D" w:rsidP="00582301">
      <w:r w:rsidRPr="00132553">
        <w:rPr>
          <w:rFonts w:cs="Arial"/>
          <w:szCs w:val="22"/>
        </w:rPr>
        <w:t xml:space="preserve">The problem was also solved with PHAST </w:t>
      </w:r>
      <w:r w:rsidRPr="00132553">
        <w:rPr>
          <w:rFonts w:cs="Arial"/>
          <w:noProof/>
          <w:szCs w:val="22"/>
        </w:rPr>
        <w:t>(Parkhurst et al., 2005), allowing for a direct comparison between the results</w:t>
      </w:r>
      <w:r w:rsidRPr="00132553">
        <w:rPr>
          <w:rFonts w:cs="Arial"/>
          <w:szCs w:val="22"/>
        </w:rPr>
        <w:t>.</w:t>
      </w:r>
    </w:p>
    <w:p w14:paraId="4431DABD" w14:textId="6286A187" w:rsidR="002C0F1F" w:rsidRPr="00D910F5" w:rsidRDefault="002C0F1F" w:rsidP="002C0F1F">
      <w:pPr>
        <w:rPr>
          <w:rFonts w:cs="Arial"/>
          <w:szCs w:val="22"/>
        </w:rPr>
      </w:pPr>
      <w:r w:rsidRPr="00D910F5">
        <w:rPr>
          <w:rFonts w:cs="Arial"/>
          <w:szCs w:val="22"/>
        </w:rPr>
        <w:t xml:space="preserve">The spatial distributions </w:t>
      </w:r>
      <w:r w:rsidRPr="00132553">
        <w:rPr>
          <w:rFonts w:cs="Arial"/>
          <w:szCs w:val="22"/>
        </w:rPr>
        <w:t xml:space="preserve">of </w:t>
      </w:r>
      <w:r>
        <w:rPr>
          <w:rFonts w:cs="Arial" w:hint="eastAsia"/>
          <w:szCs w:val="22"/>
          <w:lang w:eastAsia="zh-CN"/>
        </w:rPr>
        <w:t xml:space="preserve">total concentration of </w:t>
      </w:r>
      <w:r w:rsidRPr="00D910F5">
        <w:rPr>
          <w:rFonts w:cs="Arial"/>
          <w:szCs w:val="22"/>
        </w:rPr>
        <w:t>Ca</w:t>
      </w:r>
      <w:r w:rsidRPr="00D910F5">
        <w:rPr>
          <w:rFonts w:cs="Arial"/>
          <w:szCs w:val="22"/>
          <w:vertAlign w:val="superscript"/>
        </w:rPr>
        <w:t>2+</w:t>
      </w:r>
      <w:r w:rsidRPr="00132553">
        <w:rPr>
          <w:rFonts w:cs="Arial"/>
          <w:szCs w:val="22"/>
        </w:rPr>
        <w:t>, Na</w:t>
      </w:r>
      <w:r w:rsidRPr="00D910F5">
        <w:rPr>
          <w:rFonts w:cs="Arial"/>
          <w:szCs w:val="22"/>
          <w:vertAlign w:val="superscript"/>
        </w:rPr>
        <w:t>+</w:t>
      </w:r>
      <w:r w:rsidRPr="00132553">
        <w:rPr>
          <w:rFonts w:cs="Arial"/>
          <w:szCs w:val="22"/>
        </w:rPr>
        <w:t xml:space="preserve">, </w:t>
      </w:r>
      <w:r>
        <w:rPr>
          <w:rFonts w:cs="Arial" w:hint="eastAsia"/>
          <w:szCs w:val="22"/>
          <w:lang w:eastAsia="zh-CN"/>
        </w:rPr>
        <w:t>K</w:t>
      </w:r>
      <w:r w:rsidRPr="00D910F5">
        <w:rPr>
          <w:rFonts w:cs="Arial"/>
          <w:szCs w:val="22"/>
          <w:vertAlign w:val="superscript"/>
        </w:rPr>
        <w:t>+</w:t>
      </w:r>
      <w:r w:rsidRPr="00132553">
        <w:rPr>
          <w:rFonts w:cs="Arial"/>
          <w:szCs w:val="22"/>
        </w:rPr>
        <w:t xml:space="preserve"> and SO</w:t>
      </w:r>
      <w:r w:rsidRPr="00132553">
        <w:rPr>
          <w:rFonts w:cs="Arial"/>
          <w:szCs w:val="22"/>
          <w:vertAlign w:val="subscript"/>
        </w:rPr>
        <w:t>4</w:t>
      </w:r>
      <w:r w:rsidRPr="00D910F5">
        <w:rPr>
          <w:rFonts w:cs="Arial"/>
          <w:szCs w:val="22"/>
          <w:vertAlign w:val="superscript"/>
        </w:rPr>
        <w:t>2</w:t>
      </w:r>
      <w:r>
        <w:rPr>
          <w:rFonts w:cs="Arial" w:hint="eastAsia"/>
          <w:szCs w:val="22"/>
          <w:vertAlign w:val="superscript"/>
          <w:lang w:eastAsia="zh-CN"/>
        </w:rPr>
        <w:t>-</w:t>
      </w:r>
      <w:r w:rsidRPr="00132553">
        <w:rPr>
          <w:rFonts w:cs="Arial"/>
          <w:szCs w:val="22"/>
        </w:rPr>
        <w:t xml:space="preserve"> and the volumetric content of mineral phases </w:t>
      </w:r>
      <w:r>
        <w:rPr>
          <w:rFonts w:cs="Arial"/>
          <w:szCs w:val="22"/>
        </w:rPr>
        <w:t>at</w:t>
      </w:r>
      <w:r w:rsidRPr="00132553">
        <w:rPr>
          <w:rFonts w:cs="Arial"/>
          <w:szCs w:val="22"/>
        </w:rPr>
        <w:t xml:space="preserve"> 10 and 30 years are shown in </w:t>
      </w:r>
      <w:r w:rsidR="005F5019">
        <w:rPr>
          <w:rFonts w:cs="Arial"/>
          <w:szCs w:val="22"/>
        </w:rPr>
        <w:fldChar w:fldCharType="begin"/>
      </w:r>
      <w:r>
        <w:rPr>
          <w:rFonts w:cs="Arial"/>
          <w:szCs w:val="22"/>
        </w:rPr>
        <w:instrText xml:space="preserve"> REF _Ref363834765 \h </w:instrText>
      </w:r>
      <w:r w:rsidR="005F5019">
        <w:rPr>
          <w:rFonts w:cs="Arial"/>
          <w:szCs w:val="22"/>
        </w:rPr>
      </w:r>
      <w:r w:rsidR="005F5019">
        <w:rPr>
          <w:rFonts w:cs="Arial"/>
          <w:szCs w:val="22"/>
        </w:rPr>
        <w:fldChar w:fldCharType="separate"/>
      </w:r>
      <w:r w:rsidR="00B560DA">
        <w:t xml:space="preserve">Figure </w:t>
      </w:r>
      <w:r w:rsidR="00B560DA">
        <w:rPr>
          <w:noProof/>
        </w:rPr>
        <w:t>2</w:t>
      </w:r>
      <w:r w:rsidR="00B560DA">
        <w:t>.</w:t>
      </w:r>
      <w:r w:rsidR="00B560DA">
        <w:rPr>
          <w:noProof/>
        </w:rPr>
        <w:t>42</w:t>
      </w:r>
      <w:r w:rsidR="005F5019">
        <w:rPr>
          <w:rFonts w:cs="Arial"/>
          <w:szCs w:val="22"/>
        </w:rPr>
        <w:fldChar w:fldCharType="end"/>
      </w:r>
      <w:r w:rsidR="004474F5">
        <w:rPr>
          <w:rFonts w:cs="Arial"/>
          <w:szCs w:val="22"/>
        </w:rPr>
        <w:t xml:space="preserve">.  </w:t>
      </w:r>
      <w:r w:rsidRPr="00132553">
        <w:rPr>
          <w:rFonts w:cs="Arial"/>
          <w:szCs w:val="22"/>
        </w:rPr>
        <w:t>Gypsum was completely dissolved from the domain at the end of the simulation (total simulated time was</w:t>
      </w:r>
      <w:r w:rsidRPr="00D910F5">
        <w:rPr>
          <w:rFonts w:cs="Arial"/>
          <w:szCs w:val="22"/>
        </w:rPr>
        <w:t xml:space="preserve"> approximately 100 years)</w:t>
      </w:r>
      <w:r w:rsidR="004474F5">
        <w:rPr>
          <w:rFonts w:cs="Arial"/>
          <w:szCs w:val="22"/>
        </w:rPr>
        <w:t xml:space="preserve">.  </w:t>
      </w:r>
      <w:r w:rsidRPr="00D910F5">
        <w:rPr>
          <w:rFonts w:cs="Arial"/>
          <w:szCs w:val="22"/>
        </w:rPr>
        <w:t>The precipitation/dissolution of halite is controlled by the precipitation of polyhalite</w:t>
      </w:r>
      <w:r w:rsidR="004474F5">
        <w:rPr>
          <w:rFonts w:cs="Arial"/>
          <w:szCs w:val="22"/>
        </w:rPr>
        <w:t xml:space="preserve">.  </w:t>
      </w:r>
      <w:r w:rsidRPr="00D910F5">
        <w:rPr>
          <w:rFonts w:cs="Arial"/>
          <w:szCs w:val="22"/>
        </w:rPr>
        <w:t>When polyhalite starts to precipitate, halite is partially re-dissolved (result</w:t>
      </w:r>
      <w:r>
        <w:rPr>
          <w:rFonts w:cs="Arial"/>
          <w:szCs w:val="22"/>
        </w:rPr>
        <w:t>s</w:t>
      </w:r>
      <w:r w:rsidRPr="00D910F5">
        <w:rPr>
          <w:rFonts w:cs="Arial"/>
          <w:szCs w:val="22"/>
        </w:rPr>
        <w:t xml:space="preserve"> not shown)</w:t>
      </w:r>
      <w:r w:rsidR="004474F5">
        <w:rPr>
          <w:rFonts w:cs="Arial"/>
          <w:szCs w:val="22"/>
        </w:rPr>
        <w:t xml:space="preserve">.  </w:t>
      </w:r>
      <w:r w:rsidRPr="00D910F5">
        <w:rPr>
          <w:rFonts w:cs="Arial"/>
          <w:szCs w:val="22"/>
        </w:rPr>
        <w:t xml:space="preserve">The results </w:t>
      </w:r>
      <w:r>
        <w:rPr>
          <w:rFonts w:cs="Arial"/>
          <w:szCs w:val="22"/>
        </w:rPr>
        <w:t>obtained with</w:t>
      </w:r>
      <w:r w:rsidRPr="00D910F5">
        <w:rPr>
          <w:rFonts w:cs="Arial"/>
          <w:szCs w:val="22"/>
        </w:rPr>
        <w:t xml:space="preserve"> </w:t>
      </w:r>
      <w:r w:rsidR="0076771D">
        <w:rPr>
          <w:rFonts w:cs="Arial"/>
          <w:szCs w:val="22"/>
        </w:rPr>
        <w:t>MIN3P-THCm</w:t>
      </w:r>
      <w:r w:rsidRPr="00D910F5">
        <w:rPr>
          <w:rFonts w:cs="Arial"/>
          <w:szCs w:val="22"/>
        </w:rPr>
        <w:t xml:space="preserve"> and PHAST </w:t>
      </w:r>
      <w:r>
        <w:rPr>
          <w:rFonts w:cs="Arial"/>
          <w:szCs w:val="22"/>
        </w:rPr>
        <w:t>are in good agreement for both aqueous species and mineral phases.</w:t>
      </w:r>
    </w:p>
    <w:p w14:paraId="47A14B8B" w14:textId="77777777" w:rsidR="002C0F1F" w:rsidRDefault="002C0F1F" w:rsidP="002C0F1F">
      <w:pPr>
        <w:keepNext/>
        <w:jc w:val="center"/>
      </w:pPr>
      <w:r>
        <w:rPr>
          <w:rFonts w:cs="Arial"/>
          <w:noProof/>
          <w:szCs w:val="22"/>
          <w:lang w:val="en-CA" w:eastAsia="zh-CN"/>
        </w:rPr>
        <w:lastRenderedPageBreak/>
        <w:drawing>
          <wp:inline distT="0" distB="0" distL="0" distR="0" wp14:anchorId="1A1D1634" wp14:editId="68E98249">
            <wp:extent cx="5516919" cy="5391150"/>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520634" cy="5394780"/>
                    </a:xfrm>
                    <a:prstGeom prst="rect">
                      <a:avLst/>
                    </a:prstGeom>
                    <a:noFill/>
                    <a:ln>
                      <a:noFill/>
                    </a:ln>
                  </pic:spPr>
                </pic:pic>
              </a:graphicData>
            </a:graphic>
          </wp:inline>
        </w:drawing>
      </w:r>
    </w:p>
    <w:p w14:paraId="11DBE6E5" w14:textId="0DB9914F" w:rsidR="002C0F1F" w:rsidRPr="00D910F5" w:rsidRDefault="002C0F1F" w:rsidP="002C0F1F">
      <w:pPr>
        <w:pStyle w:val="Caption"/>
        <w:rPr>
          <w:rFonts w:cs="Arial"/>
          <w:szCs w:val="22"/>
          <w:lang w:eastAsia="zh-CN"/>
        </w:rPr>
      </w:pPr>
      <w:bookmarkStart w:id="515" w:name="_Ref363834765"/>
      <w:bookmarkStart w:id="516" w:name="_Toc520375058"/>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42</w:t>
      </w:r>
      <w:r w:rsidR="00183C7C">
        <w:fldChar w:fldCharType="end"/>
      </w:r>
      <w:bookmarkEnd w:id="515"/>
      <w:r w:rsidR="00142D8D">
        <w:t xml:space="preserve">: </w:t>
      </w:r>
      <w:bookmarkStart w:id="517" w:name="_Ref302418409"/>
      <w:r w:rsidRPr="00A73A0B">
        <w:rPr>
          <w:rFonts w:cs="Arial"/>
          <w:szCs w:val="22"/>
        </w:rPr>
        <w:t>Replacement of gypsum by polyhalite</w:t>
      </w:r>
      <w:r w:rsidR="004474F5">
        <w:rPr>
          <w:rFonts w:cs="Arial"/>
          <w:szCs w:val="22"/>
        </w:rPr>
        <w:t xml:space="preserve">.  </w:t>
      </w:r>
      <w:r w:rsidRPr="00A73A0B">
        <w:rPr>
          <w:rFonts w:cs="Arial"/>
          <w:szCs w:val="22"/>
        </w:rPr>
        <w:t>(A) Physical and chemical properties of the domain</w:t>
      </w:r>
      <w:r w:rsidR="004474F5">
        <w:rPr>
          <w:rFonts w:cs="Arial"/>
          <w:szCs w:val="22"/>
        </w:rPr>
        <w:t xml:space="preserve">.  </w:t>
      </w:r>
      <w:r w:rsidRPr="00A73A0B">
        <w:rPr>
          <w:rFonts w:cs="Arial"/>
          <w:szCs w:val="22"/>
        </w:rPr>
        <w:t>(B) and (C) Spatial distribution of total concentrations at 10 and 30 years, respectively</w:t>
      </w:r>
      <w:r w:rsidR="004474F5">
        <w:rPr>
          <w:rFonts w:cs="Arial"/>
          <w:szCs w:val="22"/>
        </w:rPr>
        <w:t xml:space="preserve">.  </w:t>
      </w:r>
      <w:r w:rsidRPr="00A73A0B">
        <w:rPr>
          <w:rFonts w:cs="Arial"/>
          <w:szCs w:val="22"/>
        </w:rPr>
        <w:t>(D) and (E) Volumetric fractions of halite (NaCl), gypsum (CaSO</w:t>
      </w:r>
      <w:r w:rsidRPr="00A73A0B">
        <w:rPr>
          <w:rFonts w:cs="Arial"/>
          <w:szCs w:val="22"/>
          <w:vertAlign w:val="subscript"/>
        </w:rPr>
        <w:t>4</w:t>
      </w:r>
      <w:r w:rsidRPr="00A73A0B">
        <w:rPr>
          <w:rFonts w:cs="Arial"/>
          <w:szCs w:val="22"/>
        </w:rPr>
        <w:t>.2H</w:t>
      </w:r>
      <w:r w:rsidRPr="00A73A0B">
        <w:rPr>
          <w:rFonts w:cs="Arial"/>
          <w:szCs w:val="22"/>
          <w:vertAlign w:val="subscript"/>
        </w:rPr>
        <w:t>2</w:t>
      </w:r>
      <w:r w:rsidRPr="00A73A0B">
        <w:rPr>
          <w:rFonts w:cs="Arial"/>
          <w:szCs w:val="22"/>
        </w:rPr>
        <w:t>O), and polyhalite (Ca</w:t>
      </w:r>
      <w:r w:rsidRPr="00A73A0B">
        <w:rPr>
          <w:rFonts w:cs="Arial"/>
          <w:szCs w:val="22"/>
          <w:vertAlign w:val="subscript"/>
        </w:rPr>
        <w:t>2</w:t>
      </w:r>
      <w:r w:rsidRPr="00A73A0B">
        <w:rPr>
          <w:rFonts w:cs="Arial"/>
          <w:szCs w:val="22"/>
        </w:rPr>
        <w:t>MgK</w:t>
      </w:r>
      <w:r w:rsidRPr="00A73A0B">
        <w:rPr>
          <w:rFonts w:cs="Arial"/>
          <w:szCs w:val="22"/>
          <w:vertAlign w:val="subscript"/>
        </w:rPr>
        <w:t>2</w:t>
      </w:r>
      <w:r w:rsidRPr="00A73A0B">
        <w:rPr>
          <w:rFonts w:cs="Arial"/>
          <w:szCs w:val="22"/>
        </w:rPr>
        <w:t xml:space="preserve"> (SO</w:t>
      </w:r>
      <w:r w:rsidRPr="00A73A0B">
        <w:rPr>
          <w:rFonts w:cs="Arial"/>
          <w:szCs w:val="22"/>
          <w:vertAlign w:val="subscript"/>
        </w:rPr>
        <w:t>4</w:t>
      </w:r>
      <w:r w:rsidRPr="00A73A0B">
        <w:rPr>
          <w:rFonts w:cs="Arial"/>
          <w:szCs w:val="22"/>
        </w:rPr>
        <w:t>)</w:t>
      </w:r>
      <w:r w:rsidRPr="00A73A0B">
        <w:rPr>
          <w:rFonts w:cs="Arial"/>
          <w:szCs w:val="22"/>
          <w:vertAlign w:val="subscript"/>
        </w:rPr>
        <w:t>4</w:t>
      </w:r>
      <w:r w:rsidRPr="00A73A0B">
        <w:rPr>
          <w:rFonts w:cs="Arial"/>
          <w:szCs w:val="22"/>
        </w:rPr>
        <w:t>.2H</w:t>
      </w:r>
      <w:r w:rsidRPr="00A73A0B">
        <w:rPr>
          <w:rFonts w:cs="Arial"/>
          <w:szCs w:val="22"/>
          <w:vertAlign w:val="subscript"/>
        </w:rPr>
        <w:t>2</w:t>
      </w:r>
      <w:r w:rsidRPr="00A73A0B">
        <w:rPr>
          <w:rFonts w:cs="Arial"/>
          <w:szCs w:val="22"/>
        </w:rPr>
        <w:t>O), at 10 and 30 years, respectively</w:t>
      </w:r>
      <w:r w:rsidR="004474F5">
        <w:rPr>
          <w:rFonts w:cs="Arial"/>
          <w:szCs w:val="22"/>
        </w:rPr>
        <w:t xml:space="preserve">.  </w:t>
      </w:r>
      <w:r w:rsidRPr="00A73A0B">
        <w:rPr>
          <w:rFonts w:cs="Arial"/>
          <w:szCs w:val="22"/>
        </w:rPr>
        <w:t xml:space="preserve">The </w:t>
      </w:r>
      <w:r w:rsidR="0076771D">
        <w:rPr>
          <w:rFonts w:cs="Arial"/>
          <w:szCs w:val="22"/>
        </w:rPr>
        <w:t>MIN3P-THCm</w:t>
      </w:r>
      <w:r>
        <w:rPr>
          <w:rFonts w:cs="Arial"/>
          <w:szCs w:val="22"/>
        </w:rPr>
        <w:t xml:space="preserve"> results (solid lines) </w:t>
      </w:r>
      <w:r w:rsidRPr="00A73A0B">
        <w:rPr>
          <w:rFonts w:cs="Arial"/>
          <w:szCs w:val="22"/>
        </w:rPr>
        <w:t xml:space="preserve">are compared with PHAST </w:t>
      </w:r>
      <w:r w:rsidRPr="00A73A0B">
        <w:rPr>
          <w:rFonts w:cs="Arial"/>
          <w:noProof/>
          <w:szCs w:val="22"/>
        </w:rPr>
        <w:t>(</w:t>
      </w:r>
      <w:r>
        <w:rPr>
          <w:rFonts w:cs="Arial"/>
          <w:noProof/>
          <w:szCs w:val="22"/>
        </w:rPr>
        <w:t>dashed lines</w:t>
      </w:r>
      <w:r w:rsidRPr="00A73A0B">
        <w:rPr>
          <w:rFonts w:cs="Arial"/>
          <w:noProof/>
          <w:szCs w:val="22"/>
        </w:rPr>
        <w:t>)</w:t>
      </w:r>
      <w:bookmarkEnd w:id="517"/>
      <w:r>
        <w:rPr>
          <w:rFonts w:cs="Arial" w:hint="eastAsia"/>
          <w:noProof/>
          <w:szCs w:val="22"/>
          <w:lang w:eastAsia="zh-CN"/>
        </w:rPr>
        <w:t xml:space="preserve"> (Bea et al., 2011)</w:t>
      </w:r>
      <w:bookmarkEnd w:id="516"/>
    </w:p>
    <w:p w14:paraId="3C359909" w14:textId="77777777" w:rsidR="002C0F1F" w:rsidRDefault="002C0F1F" w:rsidP="002C0F1F">
      <w:pPr>
        <w:pStyle w:val="Simpleline"/>
        <w:rPr>
          <w:lang w:eastAsia="zh-CN"/>
        </w:rPr>
      </w:pPr>
    </w:p>
    <w:p w14:paraId="6F3CD0CC" w14:textId="77777777" w:rsidR="00A95059" w:rsidRPr="00192E8E" w:rsidRDefault="00A95059" w:rsidP="00A95059">
      <w:pPr>
        <w:pStyle w:val="StyleHeading4Bold"/>
      </w:pPr>
      <w:bookmarkStart w:id="518" w:name="_Toc520374569"/>
      <w:r>
        <w:t>File locations</w:t>
      </w:r>
      <w:bookmarkEnd w:id="518"/>
    </w:p>
    <w:p w14:paraId="0B231CD8" w14:textId="77777777" w:rsidR="002C0F1F" w:rsidRPr="00ED3698" w:rsidRDefault="002C0F1F" w:rsidP="002C0F1F">
      <w:r w:rsidRPr="00ED3698">
        <w:t>The input file</w:t>
      </w:r>
      <w:r>
        <w:rPr>
          <w:rFonts w:hint="eastAsia"/>
          <w:lang w:eastAsia="zh-CN"/>
        </w:rPr>
        <w:t xml:space="preserve"> </w:t>
      </w:r>
      <w:r w:rsidRPr="000D77CC">
        <w:rPr>
          <w:i/>
          <w:lang w:eastAsia="zh-CN"/>
        </w:rPr>
        <w:t xml:space="preserve">polyhal-pitz.dat </w:t>
      </w:r>
      <w:r w:rsidRPr="00ED3698">
        <w:t>can be found under</w:t>
      </w:r>
    </w:p>
    <w:p w14:paraId="5D165253" w14:textId="77777777" w:rsidR="002C0F1F" w:rsidRDefault="002C0F1F" w:rsidP="002C0F1F">
      <w:pPr>
        <w:rPr>
          <w:lang w:eastAsia="zh-CN"/>
        </w:rPr>
      </w:pPr>
      <w:r>
        <w:rPr>
          <w:rFonts w:hint="eastAsia"/>
          <w:i/>
          <w:lang w:eastAsia="zh-CN"/>
        </w:rPr>
        <w:t>..</w:t>
      </w:r>
      <w:r w:rsidRPr="00795C44">
        <w:rPr>
          <w:i/>
        </w:rPr>
        <w:t>\benchmarking_nwmo_report\</w:t>
      </w:r>
      <w:r w:rsidRPr="000D77CC">
        <w:rPr>
          <w:i/>
        </w:rPr>
        <w:t>nwmo_verification_examples_D6\d6_rt_highly_saline\min3p\</w:t>
      </w:r>
      <w:r>
        <w:rPr>
          <w:rFonts w:hint="eastAsia"/>
          <w:lang w:eastAsia="zh-CN"/>
        </w:rPr>
        <w:t xml:space="preserve"> </w:t>
      </w:r>
    </w:p>
    <w:p w14:paraId="3C611B69" w14:textId="77777777" w:rsidR="002C0F1F" w:rsidRDefault="00990FF2" w:rsidP="00990FF2">
      <w:pPr>
        <w:rPr>
          <w:i/>
          <w:lang w:eastAsia="zh-CN"/>
        </w:rPr>
      </w:pPr>
      <w:r>
        <w:rPr>
          <w:rFonts w:hint="eastAsia"/>
          <w:lang w:eastAsia="zh-CN"/>
        </w:rPr>
        <w:t xml:space="preserve">Database </w:t>
      </w:r>
      <w:r>
        <w:rPr>
          <w:lang w:eastAsia="zh-CN"/>
        </w:rPr>
        <w:t>is a subfolder under the folder of the input file</w:t>
      </w:r>
      <w:r>
        <w:rPr>
          <w:rFonts w:hint="eastAsia"/>
          <w:lang w:eastAsia="zh-CN"/>
        </w:rPr>
        <w:t>: \</w:t>
      </w:r>
      <w:r w:rsidRPr="00724946">
        <w:rPr>
          <w:rFonts w:hint="eastAsia"/>
          <w:i/>
          <w:lang w:eastAsia="zh-CN"/>
        </w:rPr>
        <w:t>database</w:t>
      </w:r>
      <w:r>
        <w:rPr>
          <w:i/>
          <w:lang w:eastAsia="zh-CN"/>
        </w:rPr>
        <w:t>\</w:t>
      </w:r>
      <w:r>
        <w:rPr>
          <w:rFonts w:hint="eastAsia"/>
          <w:i/>
          <w:lang w:eastAsia="zh-CN"/>
        </w:rPr>
        <w:t>default</w:t>
      </w:r>
    </w:p>
    <w:p w14:paraId="74655C24" w14:textId="77777777" w:rsidR="00EF3648" w:rsidRPr="00ED3698" w:rsidRDefault="00EF3648" w:rsidP="00EF3648">
      <w:pPr>
        <w:pStyle w:val="Heading3"/>
      </w:pPr>
      <w:bookmarkStart w:id="519" w:name="_Ref395100006"/>
      <w:bookmarkStart w:id="520" w:name="_Toc520374570"/>
      <w:r>
        <w:lastRenderedPageBreak/>
        <w:t>Multisite ion exchange</w:t>
      </w:r>
      <w:r w:rsidR="00993191">
        <w:t xml:space="preserve"> (ionx-2m)</w:t>
      </w:r>
      <w:bookmarkEnd w:id="519"/>
      <w:bookmarkEnd w:id="520"/>
    </w:p>
    <w:p w14:paraId="6F8CB87A" w14:textId="77777777" w:rsidR="00EF3648" w:rsidRDefault="00EF3648" w:rsidP="00EF3648">
      <w:pPr>
        <w:pStyle w:val="Heading4"/>
      </w:pPr>
      <w:bookmarkStart w:id="521" w:name="_Toc386542076"/>
      <w:bookmarkStart w:id="522" w:name="_Toc390979579"/>
      <w:bookmarkStart w:id="523" w:name="_Toc520374571"/>
      <w:r>
        <w:t>Problem definition</w:t>
      </w:r>
      <w:bookmarkEnd w:id="521"/>
      <w:bookmarkEnd w:id="522"/>
      <w:bookmarkEnd w:id="523"/>
    </w:p>
    <w:p w14:paraId="048E13A4" w14:textId="1752CA5A" w:rsidR="00EF3648" w:rsidRDefault="00EF3648" w:rsidP="00EF3648">
      <w:r w:rsidRPr="00ED3698">
        <w:t>This</w:t>
      </w:r>
      <w:r>
        <w:rPr>
          <w:rFonts w:hint="eastAsia"/>
          <w:lang w:eastAsia="zh-CN"/>
        </w:rPr>
        <w:t xml:space="preserve"> </w:t>
      </w:r>
      <w:r w:rsidRPr="00CD7687">
        <w:t>hypothetical</w:t>
      </w:r>
      <w:r w:rsidRPr="00ED3698">
        <w:t xml:space="preserve"> benchmark is </w:t>
      </w:r>
      <w:r>
        <w:t>a multisite ion exchange problem with two material groups under steady state flow conditions</w:t>
      </w:r>
      <w:r w:rsidR="004474F5">
        <w:t xml:space="preserve">.  </w:t>
      </w:r>
      <w:r>
        <w:t>It was verified through code intercomparison using CrunchFlow.</w:t>
      </w:r>
    </w:p>
    <w:p w14:paraId="59941CAB" w14:textId="77777777" w:rsidR="00EF3648" w:rsidRPr="00A0497D" w:rsidRDefault="00EF3648" w:rsidP="00F453C8">
      <w:pPr>
        <w:pStyle w:val="Heading4"/>
      </w:pPr>
      <w:bookmarkStart w:id="524" w:name="_Toc386542077"/>
      <w:bookmarkStart w:id="525" w:name="_Toc390979580"/>
      <w:bookmarkStart w:id="526" w:name="_Toc520374572"/>
      <w:r>
        <w:t>Model set up</w:t>
      </w:r>
      <w:bookmarkEnd w:id="524"/>
      <w:bookmarkEnd w:id="525"/>
      <w:bookmarkEnd w:id="526"/>
    </w:p>
    <w:p w14:paraId="221CBEC3" w14:textId="159FDD5F" w:rsidR="00EF3648" w:rsidRDefault="00EF3648" w:rsidP="00EF3648">
      <w:pPr>
        <w:rPr>
          <w:rFonts w:cs="Arial"/>
          <w:szCs w:val="24"/>
        </w:rPr>
      </w:pPr>
      <w:r>
        <w:rPr>
          <w:rFonts w:cs="Arial"/>
        </w:rPr>
        <w:t>A 1D model</w:t>
      </w:r>
      <w:r w:rsidR="00655CDC">
        <w:rPr>
          <w:rFonts w:cs="Arial"/>
        </w:rPr>
        <w:t>, 16.0</w:t>
      </w:r>
      <w:r>
        <w:rPr>
          <w:rFonts w:cs="Arial"/>
        </w:rPr>
        <w:t xml:space="preserve"> m in length, was </w:t>
      </w:r>
      <w:r w:rsidRPr="00ED3698">
        <w:rPr>
          <w:szCs w:val="24"/>
        </w:rPr>
        <w:t>discretized into 1</w:t>
      </w:r>
      <w:r>
        <w:rPr>
          <w:szCs w:val="24"/>
        </w:rPr>
        <w:t>0</w:t>
      </w:r>
      <w:r w:rsidRPr="00ED3698">
        <w:rPr>
          <w:szCs w:val="24"/>
        </w:rPr>
        <w:t>1 control volumes</w:t>
      </w:r>
      <w:r>
        <w:rPr>
          <w:szCs w:val="24"/>
        </w:rPr>
        <w:t>,</w:t>
      </w:r>
      <w:r w:rsidRPr="00ED3698">
        <w:rPr>
          <w:szCs w:val="24"/>
        </w:rPr>
        <w:t xml:space="preserve"> </w:t>
      </w:r>
      <w:r w:rsidRPr="00ED3698">
        <w:rPr>
          <w:szCs w:val="24"/>
          <w:lang w:eastAsia="en-CA"/>
        </w:rPr>
        <w:t xml:space="preserve">yielding a discretization </w:t>
      </w:r>
      <w:r w:rsidRPr="00ED3698">
        <w:rPr>
          <w:bCs/>
          <w:szCs w:val="24"/>
          <w:lang w:eastAsia="en-CA"/>
        </w:rPr>
        <w:t>interval</w:t>
      </w:r>
      <w:r w:rsidRPr="00ED3698">
        <w:rPr>
          <w:b/>
          <w:bCs/>
          <w:szCs w:val="24"/>
          <w:lang w:eastAsia="en-CA"/>
        </w:rPr>
        <w:t xml:space="preserve"> </w:t>
      </w:r>
      <w:r w:rsidRPr="00ED3698">
        <w:rPr>
          <w:szCs w:val="24"/>
          <w:lang w:eastAsia="en-CA"/>
        </w:rPr>
        <w:t>of 0.</w:t>
      </w:r>
      <w:r>
        <w:rPr>
          <w:szCs w:val="24"/>
          <w:lang w:eastAsia="en-CA"/>
        </w:rPr>
        <w:t>16</w:t>
      </w:r>
      <w:r w:rsidRPr="00ED3698">
        <w:rPr>
          <w:szCs w:val="24"/>
          <w:lang w:eastAsia="en-CA"/>
        </w:rPr>
        <w:t xml:space="preserve"> m for the interior control volumes and 0.0</w:t>
      </w:r>
      <w:r>
        <w:rPr>
          <w:szCs w:val="24"/>
          <w:lang w:eastAsia="en-CA"/>
        </w:rPr>
        <w:t>8</w:t>
      </w:r>
      <w:r w:rsidRPr="00ED3698">
        <w:rPr>
          <w:szCs w:val="24"/>
          <w:lang w:eastAsia="en-CA"/>
        </w:rPr>
        <w:t xml:space="preserve"> m </w:t>
      </w:r>
      <w:r w:rsidRPr="00ED3698">
        <w:rPr>
          <w:bCs/>
          <w:szCs w:val="24"/>
          <w:lang w:eastAsia="en-CA"/>
        </w:rPr>
        <w:t>for</w:t>
      </w:r>
      <w:r w:rsidRPr="00ED3698">
        <w:rPr>
          <w:b/>
          <w:bCs/>
          <w:szCs w:val="24"/>
          <w:lang w:eastAsia="en-CA"/>
        </w:rPr>
        <w:t xml:space="preserve"> </w:t>
      </w:r>
      <w:r w:rsidRPr="00ED3698">
        <w:rPr>
          <w:szCs w:val="24"/>
          <w:lang w:eastAsia="en-CA"/>
        </w:rPr>
        <w:t>the control volumes on the boundary</w:t>
      </w:r>
      <w:r w:rsidR="004474F5">
        <w:rPr>
          <w:szCs w:val="24"/>
          <w:lang w:eastAsia="en-CA"/>
        </w:rPr>
        <w:t xml:space="preserve">.  </w:t>
      </w:r>
      <w:r>
        <w:rPr>
          <w:szCs w:val="24"/>
          <w:lang w:eastAsia="en-CA"/>
        </w:rPr>
        <w:t xml:space="preserve">The domain contains two materials: material I is present from 0-8.0 m, while the </w:t>
      </w:r>
      <w:r w:rsidR="00655CDC">
        <w:rPr>
          <w:szCs w:val="24"/>
          <w:lang w:eastAsia="en-CA"/>
        </w:rPr>
        <w:t>rest</w:t>
      </w:r>
      <w:r>
        <w:rPr>
          <w:szCs w:val="24"/>
          <w:lang w:eastAsia="en-CA"/>
        </w:rPr>
        <w:t xml:space="preserve"> is composed of material II</w:t>
      </w:r>
      <w:r w:rsidR="004474F5">
        <w:rPr>
          <w:szCs w:val="24"/>
          <w:lang w:eastAsia="en-CA"/>
        </w:rPr>
        <w:t xml:space="preserve">.  </w:t>
      </w:r>
      <w:r>
        <w:rPr>
          <w:szCs w:val="24"/>
          <w:lang w:eastAsia="en-CA"/>
        </w:rPr>
        <w:t>For simplicity, both materials have the same hydraulic and transport parameters, and pore water with the same initial chemical composition</w:t>
      </w:r>
      <w:r w:rsidR="004474F5">
        <w:rPr>
          <w:szCs w:val="24"/>
          <w:lang w:eastAsia="en-CA"/>
        </w:rPr>
        <w:t xml:space="preserve">.  </w:t>
      </w:r>
      <w:r>
        <w:rPr>
          <w:szCs w:val="24"/>
          <w:lang w:eastAsia="en-CA"/>
        </w:rPr>
        <w:t xml:space="preserve">The fractions of the two ion exchange sites –X and -Y in the materials are different (see </w:t>
      </w:r>
      <w:r>
        <w:rPr>
          <w:szCs w:val="24"/>
          <w:lang w:eastAsia="en-CA"/>
        </w:rPr>
        <w:fldChar w:fldCharType="begin"/>
      </w:r>
      <w:r>
        <w:rPr>
          <w:szCs w:val="24"/>
          <w:lang w:eastAsia="en-CA"/>
        </w:rPr>
        <w:instrText xml:space="preserve"> REF _Ref370128404 \h </w:instrText>
      </w:r>
      <w:r>
        <w:rPr>
          <w:szCs w:val="24"/>
          <w:lang w:eastAsia="en-CA"/>
        </w:rPr>
      </w:r>
      <w:r>
        <w:rPr>
          <w:szCs w:val="24"/>
          <w:lang w:eastAsia="en-CA"/>
        </w:rPr>
        <w:fldChar w:fldCharType="separate"/>
      </w:r>
      <w:r w:rsidR="00B560DA">
        <w:t xml:space="preserve">Table </w:t>
      </w:r>
      <w:r w:rsidR="00B560DA">
        <w:rPr>
          <w:noProof/>
        </w:rPr>
        <w:t>2</w:t>
      </w:r>
      <w:r w:rsidR="00B560DA">
        <w:t>.</w:t>
      </w:r>
      <w:r w:rsidR="00B560DA">
        <w:rPr>
          <w:noProof/>
        </w:rPr>
        <w:t>59</w:t>
      </w:r>
      <w:r>
        <w:rPr>
          <w:szCs w:val="24"/>
          <w:lang w:eastAsia="en-CA"/>
        </w:rPr>
        <w:fldChar w:fldCharType="end"/>
      </w:r>
      <w:r>
        <w:rPr>
          <w:szCs w:val="24"/>
          <w:lang w:eastAsia="en-CA"/>
        </w:rPr>
        <w:t xml:space="preserve"> below)</w:t>
      </w:r>
      <w:r w:rsidR="004474F5">
        <w:rPr>
          <w:szCs w:val="24"/>
          <w:lang w:eastAsia="en-CA"/>
        </w:rPr>
        <w:t xml:space="preserve">.  </w:t>
      </w:r>
      <w:r>
        <w:rPr>
          <w:szCs w:val="24"/>
          <w:lang w:eastAsia="en-CA"/>
        </w:rPr>
        <w:t>The flow b</w:t>
      </w:r>
      <w:r w:rsidRPr="00ED3698">
        <w:rPr>
          <w:szCs w:val="24"/>
          <w:lang w:eastAsia="en-CA"/>
        </w:rPr>
        <w:t xml:space="preserve">oundary conditions consist of a </w:t>
      </w:r>
      <w:r>
        <w:rPr>
          <w:szCs w:val="24"/>
          <w:lang w:eastAsia="en-CA"/>
        </w:rPr>
        <w:t xml:space="preserve">specified </w:t>
      </w:r>
      <w:r>
        <w:rPr>
          <w:bCs/>
          <w:szCs w:val="24"/>
          <w:lang w:eastAsia="en-CA"/>
        </w:rPr>
        <w:t>hydraulic</w:t>
      </w:r>
      <w:r w:rsidRPr="00ED3698">
        <w:rPr>
          <w:bCs/>
          <w:szCs w:val="24"/>
          <w:lang w:eastAsia="en-CA"/>
        </w:rPr>
        <w:t xml:space="preserve"> head</w:t>
      </w:r>
      <w:r>
        <w:rPr>
          <w:bCs/>
          <w:szCs w:val="24"/>
          <w:lang w:eastAsia="en-CA"/>
        </w:rPr>
        <w:t xml:space="preserve"> of 1.4 m</w:t>
      </w:r>
      <w:r w:rsidRPr="00ED3698">
        <w:rPr>
          <w:szCs w:val="24"/>
          <w:lang w:eastAsia="en-CA"/>
        </w:rPr>
        <w:t xml:space="preserve"> on the </w:t>
      </w:r>
      <w:r>
        <w:rPr>
          <w:szCs w:val="24"/>
          <w:lang w:eastAsia="en-CA"/>
        </w:rPr>
        <w:t xml:space="preserve">left boundary and 0.0 m </w:t>
      </w:r>
      <w:r w:rsidRPr="00ED3698">
        <w:rPr>
          <w:szCs w:val="24"/>
          <w:lang w:eastAsia="en-CA"/>
        </w:rPr>
        <w:t xml:space="preserve">on the </w:t>
      </w:r>
      <w:r>
        <w:rPr>
          <w:szCs w:val="24"/>
          <w:lang w:eastAsia="en-CA"/>
        </w:rPr>
        <w:t>right</w:t>
      </w:r>
      <w:r w:rsidRPr="00ED3698">
        <w:rPr>
          <w:szCs w:val="24"/>
          <w:lang w:eastAsia="en-CA"/>
        </w:rPr>
        <w:t xml:space="preserve"> boundary</w:t>
      </w:r>
      <w:r w:rsidR="004474F5">
        <w:rPr>
          <w:szCs w:val="24"/>
          <w:lang w:eastAsia="en-CA"/>
        </w:rPr>
        <w:t xml:space="preserve">.  </w:t>
      </w:r>
      <w:r>
        <w:rPr>
          <w:szCs w:val="24"/>
          <w:lang w:eastAsia="en-CA"/>
        </w:rPr>
        <w:t>A plume with higher concentrations of Zn</w:t>
      </w:r>
      <w:r w:rsidRPr="00D1207C">
        <w:rPr>
          <w:szCs w:val="24"/>
          <w:vertAlign w:val="superscript"/>
          <w:lang w:eastAsia="en-CA"/>
        </w:rPr>
        <w:t>2+</w:t>
      </w:r>
      <w:r>
        <w:rPr>
          <w:szCs w:val="24"/>
          <w:lang w:eastAsia="en-CA"/>
        </w:rPr>
        <w:t>, Pb</w:t>
      </w:r>
      <w:r w:rsidRPr="00D1207C">
        <w:rPr>
          <w:szCs w:val="24"/>
          <w:vertAlign w:val="superscript"/>
          <w:lang w:eastAsia="en-CA"/>
        </w:rPr>
        <w:t>2+</w:t>
      </w:r>
      <w:r>
        <w:rPr>
          <w:szCs w:val="24"/>
          <w:lang w:eastAsia="en-CA"/>
        </w:rPr>
        <w:t xml:space="preserve"> and Ca</w:t>
      </w:r>
      <w:r w:rsidRPr="00D1207C">
        <w:rPr>
          <w:szCs w:val="24"/>
          <w:vertAlign w:val="superscript"/>
          <w:lang w:eastAsia="en-CA"/>
        </w:rPr>
        <w:t>2+</w:t>
      </w:r>
      <w:r>
        <w:rPr>
          <w:szCs w:val="24"/>
          <w:lang w:eastAsia="en-CA"/>
        </w:rPr>
        <w:t xml:space="preserve"> enters the domain from the left boundary and then undergoes multi-site ion exchange in response to advective and diffusive transport</w:t>
      </w:r>
      <w:r w:rsidR="004474F5">
        <w:rPr>
          <w:szCs w:val="24"/>
          <w:lang w:eastAsia="en-CA"/>
        </w:rPr>
        <w:t xml:space="preserve">.  </w:t>
      </w:r>
      <w:r>
        <w:rPr>
          <w:szCs w:val="24"/>
          <w:lang w:eastAsia="en-CA"/>
        </w:rPr>
        <w:t>The initial condition is obtained by determining the exchanger composition on the two exchange sites in equilibrium with the pore water</w:t>
      </w:r>
      <w:r w:rsidR="004474F5">
        <w:rPr>
          <w:szCs w:val="24"/>
          <w:lang w:eastAsia="en-CA"/>
        </w:rPr>
        <w:t xml:space="preserve">.  </w:t>
      </w:r>
      <w:r>
        <w:rPr>
          <w:szCs w:val="24"/>
          <w:lang w:eastAsia="en-CA"/>
        </w:rPr>
        <w:t>Consequently, the dominant sorbed species within material group I are Mg-X</w:t>
      </w:r>
      <w:r w:rsidRPr="0064211C">
        <w:rPr>
          <w:szCs w:val="24"/>
          <w:vertAlign w:val="subscript"/>
          <w:lang w:eastAsia="en-CA"/>
        </w:rPr>
        <w:t>2</w:t>
      </w:r>
      <w:r>
        <w:rPr>
          <w:szCs w:val="24"/>
          <w:lang w:eastAsia="en-CA"/>
        </w:rPr>
        <w:t xml:space="preserve"> and Na-X, and Mg-Y</w:t>
      </w:r>
      <w:r w:rsidRPr="0064211C">
        <w:rPr>
          <w:szCs w:val="24"/>
          <w:vertAlign w:val="subscript"/>
          <w:lang w:eastAsia="en-CA"/>
        </w:rPr>
        <w:t>2</w:t>
      </w:r>
      <w:r>
        <w:rPr>
          <w:szCs w:val="24"/>
          <w:lang w:eastAsia="en-CA"/>
        </w:rPr>
        <w:t xml:space="preserve"> and Na-Y within the material group II (</w:t>
      </w:r>
      <w:r>
        <w:rPr>
          <w:szCs w:val="24"/>
          <w:lang w:eastAsia="en-CA"/>
        </w:rPr>
        <w:fldChar w:fldCharType="begin"/>
      </w:r>
      <w:r>
        <w:rPr>
          <w:szCs w:val="24"/>
          <w:lang w:eastAsia="en-CA"/>
        </w:rPr>
        <w:instrText xml:space="preserve"> REF _Ref373836273 \h </w:instrText>
      </w:r>
      <w:r>
        <w:rPr>
          <w:szCs w:val="24"/>
          <w:lang w:eastAsia="en-CA"/>
        </w:rPr>
      </w:r>
      <w:r>
        <w:rPr>
          <w:szCs w:val="24"/>
          <w:lang w:eastAsia="en-CA"/>
        </w:rPr>
        <w:fldChar w:fldCharType="separate"/>
      </w:r>
      <w:r w:rsidR="00B560DA">
        <w:t xml:space="preserve">Figure </w:t>
      </w:r>
      <w:r w:rsidR="00B560DA">
        <w:rPr>
          <w:noProof/>
        </w:rPr>
        <w:t>2</w:t>
      </w:r>
      <w:r w:rsidR="00B560DA">
        <w:t>.</w:t>
      </w:r>
      <w:r w:rsidR="00B560DA">
        <w:rPr>
          <w:noProof/>
        </w:rPr>
        <w:t>43</w:t>
      </w:r>
      <w:r>
        <w:rPr>
          <w:szCs w:val="24"/>
          <w:lang w:eastAsia="en-CA"/>
        </w:rPr>
        <w:fldChar w:fldCharType="end"/>
      </w:r>
      <w:r>
        <w:rPr>
          <w:szCs w:val="24"/>
          <w:lang w:eastAsia="en-CA"/>
        </w:rPr>
        <w:t>)</w:t>
      </w:r>
      <w:r w:rsidR="004474F5">
        <w:rPr>
          <w:szCs w:val="24"/>
          <w:lang w:eastAsia="en-CA"/>
        </w:rPr>
        <w:t xml:space="preserve">.  </w:t>
      </w:r>
      <w:r>
        <w:rPr>
          <w:szCs w:val="24"/>
        </w:rPr>
        <w:t xml:space="preserve">The chemical compositions of the initial and boundary waters are listed </w:t>
      </w:r>
      <w:r w:rsidRPr="00A0497D">
        <w:rPr>
          <w:rFonts w:cs="Arial"/>
          <w:szCs w:val="24"/>
        </w:rPr>
        <w:t xml:space="preserve">in </w:t>
      </w:r>
      <w:r w:rsidRPr="00A0497D">
        <w:rPr>
          <w:rFonts w:cs="Arial"/>
          <w:szCs w:val="24"/>
        </w:rPr>
        <w:fldChar w:fldCharType="begin"/>
      </w:r>
      <w:r w:rsidRPr="004A2FDE">
        <w:rPr>
          <w:rFonts w:cs="Arial"/>
          <w:szCs w:val="24"/>
        </w:rPr>
        <w:instrText xml:space="preserve"> REF _Ref370127750 \h </w:instrText>
      </w:r>
      <w:r>
        <w:rPr>
          <w:rFonts w:cs="Arial"/>
          <w:szCs w:val="24"/>
        </w:rPr>
        <w:instrText xml:space="preserve"> \* MERGEFORMAT </w:instrText>
      </w:r>
      <w:r w:rsidRPr="00A0497D">
        <w:rPr>
          <w:rFonts w:cs="Arial"/>
          <w:szCs w:val="24"/>
        </w:rPr>
      </w:r>
      <w:r w:rsidRPr="00A0497D">
        <w:rPr>
          <w:rFonts w:cs="Arial"/>
          <w:szCs w:val="24"/>
        </w:rPr>
        <w:fldChar w:fldCharType="separate"/>
      </w:r>
      <w:r w:rsidR="00B560DA" w:rsidRPr="00B560DA">
        <w:rPr>
          <w:rFonts w:cs="Arial"/>
        </w:rPr>
        <w:t xml:space="preserve">Table </w:t>
      </w:r>
      <w:r w:rsidR="00B560DA" w:rsidRPr="00B560DA">
        <w:rPr>
          <w:rFonts w:cs="Arial"/>
          <w:noProof/>
        </w:rPr>
        <w:t>2.58</w:t>
      </w:r>
      <w:r w:rsidRPr="00A0497D">
        <w:rPr>
          <w:rFonts w:cs="Arial"/>
          <w:szCs w:val="24"/>
        </w:rPr>
        <w:fldChar w:fldCharType="end"/>
      </w:r>
      <w:r w:rsidRPr="00A0497D">
        <w:rPr>
          <w:rFonts w:cs="Arial"/>
          <w:szCs w:val="24"/>
        </w:rPr>
        <w:t>.</w:t>
      </w:r>
    </w:p>
    <w:p w14:paraId="43CF153B" w14:textId="77777777" w:rsidR="00EF3648" w:rsidRDefault="00EF3648" w:rsidP="00EF3648">
      <w:pPr>
        <w:rPr>
          <w:rFonts w:cs="Arial"/>
          <w:szCs w:val="24"/>
        </w:rPr>
      </w:pPr>
    </w:p>
    <w:p w14:paraId="7A6E62D4" w14:textId="77777777" w:rsidR="00EF3648" w:rsidRDefault="00EF3648" w:rsidP="00EF3648">
      <w:pPr>
        <w:rPr>
          <w:rFonts w:cs="Arial"/>
          <w:szCs w:val="24"/>
        </w:rPr>
      </w:pPr>
    </w:p>
    <w:p w14:paraId="77D25C84" w14:textId="77777777" w:rsidR="00EF3648" w:rsidRDefault="00EF3648" w:rsidP="00EF3648">
      <w:pPr>
        <w:rPr>
          <w:rFonts w:cs="Arial"/>
          <w:szCs w:val="24"/>
        </w:rPr>
      </w:pPr>
    </w:p>
    <w:p w14:paraId="5C343DBF" w14:textId="77777777" w:rsidR="00EF3648" w:rsidRDefault="00415C37" w:rsidP="00EF3648">
      <w:pPr>
        <w:jc w:val="center"/>
        <w:rPr>
          <w:rFonts w:cs="Arial"/>
          <w:szCs w:val="24"/>
        </w:rPr>
      </w:pPr>
      <w:r>
        <w:rPr>
          <w:rFonts w:cs="Arial"/>
          <w:noProof/>
          <w:szCs w:val="24"/>
          <w:lang w:val="en-CA" w:eastAsia="zh-CN"/>
        </w:rPr>
        <w:lastRenderedPageBreak/>
        <w:drawing>
          <wp:inline distT="0" distB="0" distL="0" distR="0" wp14:anchorId="6138099A" wp14:editId="3DD5460B">
            <wp:extent cx="5090763" cy="3276000"/>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XY-sorbedSpeciesProfile-comp 00h.png"/>
                    <pic:cNvPicPr/>
                  </pic:nvPicPr>
                  <pic:blipFill rotWithShape="1">
                    <a:blip r:embed="rId121" cstate="print">
                      <a:extLst>
                        <a:ext uri="{28A0092B-C50C-407E-A947-70E740481C1C}">
                          <a14:useLocalDpi xmlns:a14="http://schemas.microsoft.com/office/drawing/2010/main" val="0"/>
                        </a:ext>
                      </a:extLst>
                    </a:blip>
                    <a:srcRect t="19186"/>
                    <a:stretch/>
                  </pic:blipFill>
                  <pic:spPr bwMode="auto">
                    <a:xfrm>
                      <a:off x="0" y="0"/>
                      <a:ext cx="5090763" cy="3276000"/>
                    </a:xfrm>
                    <a:prstGeom prst="rect">
                      <a:avLst/>
                    </a:prstGeom>
                    <a:ln>
                      <a:noFill/>
                    </a:ln>
                    <a:extLst>
                      <a:ext uri="{53640926-AAD7-44D8-BBD7-CCE9431645EC}">
                        <a14:shadowObscured xmlns:a14="http://schemas.microsoft.com/office/drawing/2010/main"/>
                      </a:ext>
                    </a:extLst>
                  </pic:spPr>
                </pic:pic>
              </a:graphicData>
            </a:graphic>
          </wp:inline>
        </w:drawing>
      </w:r>
    </w:p>
    <w:p w14:paraId="5B31A3B9" w14:textId="5E2C67FB" w:rsidR="00EF3648" w:rsidRPr="001900DA" w:rsidRDefault="00EF3648" w:rsidP="00EF3648">
      <w:pPr>
        <w:pStyle w:val="Caption"/>
        <w:widowControl/>
        <w:numPr>
          <w:ilvl w:val="0"/>
          <w:numId w:val="16"/>
        </w:numPr>
        <w:spacing w:before="120" w:after="160"/>
        <w:jc w:val="left"/>
      </w:pPr>
      <w:bookmarkStart w:id="527" w:name="_Ref373836273"/>
      <w:bookmarkStart w:id="528" w:name="_Toc374635312"/>
      <w:bookmarkStart w:id="529" w:name="_Toc386382527"/>
      <w:bookmarkStart w:id="530" w:name="_Toc386554061"/>
      <w:bookmarkStart w:id="531" w:name="_Toc390979633"/>
      <w:bookmarkStart w:id="532" w:name="_Toc520375059"/>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43</w:t>
      </w:r>
      <w:r w:rsidR="00183C7C">
        <w:fldChar w:fldCharType="end"/>
      </w:r>
      <w:bookmarkEnd w:id="527"/>
      <w:r>
        <w:t>:</w:t>
      </w:r>
      <w:r w:rsidR="00142D8D">
        <w:t xml:space="preserve"> </w:t>
      </w:r>
      <w:r>
        <w:t xml:space="preserve">Initial </w:t>
      </w:r>
      <w:r w:rsidRPr="001900DA">
        <w:t>sorbed species concentration profiles simulated by MIN3P-THCm</w:t>
      </w:r>
      <w:bookmarkEnd w:id="528"/>
      <w:r w:rsidRPr="001900DA">
        <w:t xml:space="preserve"> (lines) and CrunchFlow (symbols), left panel – sorbed species on site –X, right panel- sorbed species on site –Y</w:t>
      </w:r>
      <w:bookmarkEnd w:id="529"/>
      <w:bookmarkEnd w:id="530"/>
      <w:bookmarkEnd w:id="531"/>
      <w:bookmarkEnd w:id="532"/>
    </w:p>
    <w:p w14:paraId="1A62DA29" w14:textId="77777777" w:rsidR="00EF3648" w:rsidRPr="00B83485" w:rsidRDefault="00EF3648" w:rsidP="00EF3648"/>
    <w:p w14:paraId="5D58043A" w14:textId="0C3AE2B6" w:rsidR="00EF3648" w:rsidRPr="00AA758C" w:rsidRDefault="00EF3648" w:rsidP="00EF3648">
      <w:pPr>
        <w:pStyle w:val="Caption"/>
        <w:keepNext/>
      </w:pPr>
      <w:bookmarkStart w:id="533" w:name="_Ref370127750"/>
      <w:bookmarkStart w:id="534" w:name="_Toc374635297"/>
      <w:bookmarkStart w:id="535" w:name="_Toc386208609"/>
      <w:bookmarkStart w:id="536" w:name="_Toc386554019"/>
      <w:bookmarkStart w:id="537" w:name="_Toc389033554"/>
      <w:bookmarkStart w:id="538" w:name="_Toc520374934"/>
      <w:r w:rsidRPr="00AA758C">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58</w:t>
      </w:r>
      <w:r w:rsidR="00FE1AD3">
        <w:fldChar w:fldCharType="end"/>
      </w:r>
      <w:bookmarkEnd w:id="533"/>
      <w:r w:rsidRPr="00AA758C">
        <w:t>:</w:t>
      </w:r>
      <w:r w:rsidR="00142D8D">
        <w:t xml:space="preserve"> </w:t>
      </w:r>
      <w:r w:rsidRPr="00AA758C">
        <w:t>Composition of initial and boundary pore water</w:t>
      </w:r>
      <w:bookmarkEnd w:id="534"/>
      <w:r w:rsidRPr="00AA758C">
        <w:t>s</w:t>
      </w:r>
      <w:bookmarkEnd w:id="535"/>
      <w:bookmarkEnd w:id="536"/>
      <w:bookmarkEnd w:id="537"/>
      <w:bookmarkEnd w:id="538"/>
    </w:p>
    <w:tbl>
      <w:tblPr>
        <w:tblW w:w="5000" w:type="pct"/>
        <w:jc w:val="center"/>
        <w:tblLook w:val="04A0" w:firstRow="1" w:lastRow="0" w:firstColumn="1" w:lastColumn="0" w:noHBand="0" w:noVBand="1"/>
      </w:tblPr>
      <w:tblGrid>
        <w:gridCol w:w="1523"/>
        <w:gridCol w:w="2214"/>
        <w:gridCol w:w="1725"/>
        <w:gridCol w:w="1094"/>
        <w:gridCol w:w="2084"/>
      </w:tblGrid>
      <w:tr w:rsidR="00EF3648" w:rsidRPr="00D910F5" w14:paraId="7C8EAEDB" w14:textId="77777777" w:rsidTr="00655CDC">
        <w:trPr>
          <w:jc w:val="center"/>
        </w:trPr>
        <w:tc>
          <w:tcPr>
            <w:tcW w:w="881" w:type="pct"/>
            <w:tcBorders>
              <w:top w:val="single" w:sz="4" w:space="0" w:color="auto"/>
              <w:bottom w:val="single" w:sz="4" w:space="0" w:color="auto"/>
            </w:tcBorders>
            <w:shd w:val="clear" w:color="auto" w:fill="D9D9D9"/>
            <w:vAlign w:val="center"/>
          </w:tcPr>
          <w:p w14:paraId="14A6FACB" w14:textId="77777777" w:rsidR="00EF3648" w:rsidRPr="0009242F" w:rsidRDefault="00EF3648" w:rsidP="00F453C8">
            <w:pPr>
              <w:spacing w:before="0" w:after="0"/>
              <w:jc w:val="center"/>
              <w:rPr>
                <w:rFonts w:cs="Arial"/>
                <w:b/>
              </w:rPr>
            </w:pPr>
            <w:r w:rsidRPr="0009242F">
              <w:rPr>
                <w:rFonts w:cs="Arial"/>
                <w:b/>
              </w:rPr>
              <w:t>Parameter</w:t>
            </w:r>
          </w:p>
        </w:tc>
        <w:tc>
          <w:tcPr>
            <w:tcW w:w="1281" w:type="pct"/>
            <w:tcBorders>
              <w:top w:val="single" w:sz="4" w:space="0" w:color="auto"/>
              <w:bottom w:val="single" w:sz="4" w:space="0" w:color="auto"/>
            </w:tcBorders>
            <w:shd w:val="clear" w:color="auto" w:fill="D9D9D9"/>
            <w:vAlign w:val="center"/>
          </w:tcPr>
          <w:p w14:paraId="64EFE96D" w14:textId="77777777" w:rsidR="00EF3648" w:rsidRPr="0009242F" w:rsidRDefault="00EF3648" w:rsidP="00F453C8">
            <w:pPr>
              <w:spacing w:before="0" w:after="0"/>
              <w:jc w:val="center"/>
              <w:rPr>
                <w:rFonts w:cs="Arial"/>
                <w:b/>
              </w:rPr>
            </w:pPr>
            <w:r w:rsidRPr="0009242F">
              <w:rPr>
                <w:rFonts w:cs="Arial"/>
                <w:b/>
              </w:rPr>
              <w:t>Boundary water</w:t>
            </w:r>
          </w:p>
        </w:tc>
        <w:tc>
          <w:tcPr>
            <w:tcW w:w="998" w:type="pct"/>
            <w:tcBorders>
              <w:top w:val="single" w:sz="4" w:space="0" w:color="auto"/>
              <w:bottom w:val="single" w:sz="4" w:space="0" w:color="auto"/>
            </w:tcBorders>
            <w:shd w:val="clear" w:color="auto" w:fill="D9D9D9"/>
            <w:vAlign w:val="center"/>
          </w:tcPr>
          <w:p w14:paraId="62DAF6D4" w14:textId="77777777" w:rsidR="00EF3648" w:rsidRPr="0009242F" w:rsidRDefault="00EF3648" w:rsidP="00F453C8">
            <w:pPr>
              <w:spacing w:before="0" w:after="0"/>
              <w:jc w:val="center"/>
              <w:rPr>
                <w:rFonts w:cs="Arial"/>
                <w:b/>
              </w:rPr>
            </w:pPr>
            <w:r>
              <w:rPr>
                <w:rFonts w:cs="Arial"/>
                <w:b/>
              </w:rPr>
              <w:t>Initial Water</w:t>
            </w:r>
          </w:p>
        </w:tc>
        <w:tc>
          <w:tcPr>
            <w:tcW w:w="633" w:type="pct"/>
            <w:tcBorders>
              <w:top w:val="single" w:sz="4" w:space="0" w:color="auto"/>
              <w:bottom w:val="single" w:sz="4" w:space="0" w:color="auto"/>
            </w:tcBorders>
            <w:shd w:val="clear" w:color="auto" w:fill="D9D9D9"/>
            <w:vAlign w:val="center"/>
          </w:tcPr>
          <w:p w14:paraId="053C0301" w14:textId="77777777" w:rsidR="00EF3648" w:rsidRPr="0009242F" w:rsidRDefault="00EF3648" w:rsidP="00F453C8">
            <w:pPr>
              <w:spacing w:before="0" w:after="0"/>
              <w:jc w:val="center"/>
              <w:rPr>
                <w:rFonts w:cs="Arial"/>
                <w:b/>
              </w:rPr>
            </w:pPr>
            <w:r w:rsidRPr="0009242F">
              <w:rPr>
                <w:rFonts w:cs="Arial"/>
                <w:b/>
              </w:rPr>
              <w:t>Unit</w:t>
            </w:r>
          </w:p>
        </w:tc>
        <w:tc>
          <w:tcPr>
            <w:tcW w:w="1206" w:type="pct"/>
            <w:tcBorders>
              <w:top w:val="single" w:sz="4" w:space="0" w:color="auto"/>
              <w:bottom w:val="single" w:sz="4" w:space="0" w:color="auto"/>
            </w:tcBorders>
            <w:shd w:val="clear" w:color="auto" w:fill="D9D9D9"/>
          </w:tcPr>
          <w:p w14:paraId="6A4BE4A0" w14:textId="77777777" w:rsidR="00EF3648" w:rsidRPr="0009242F" w:rsidRDefault="00EF3648" w:rsidP="00F453C8">
            <w:pPr>
              <w:spacing w:before="0" w:after="0"/>
              <w:jc w:val="center"/>
              <w:rPr>
                <w:rFonts w:cs="Arial"/>
                <w:b/>
              </w:rPr>
            </w:pPr>
            <w:r>
              <w:rPr>
                <w:rFonts w:cs="Arial"/>
                <w:b/>
              </w:rPr>
              <w:t>Remarks</w:t>
            </w:r>
          </w:p>
        </w:tc>
      </w:tr>
      <w:tr w:rsidR="00EF3648" w:rsidRPr="00D910F5" w14:paraId="1E46BC30" w14:textId="77777777" w:rsidTr="00655CDC">
        <w:trPr>
          <w:jc w:val="center"/>
        </w:trPr>
        <w:tc>
          <w:tcPr>
            <w:tcW w:w="881" w:type="pct"/>
            <w:tcBorders>
              <w:top w:val="single" w:sz="4" w:space="0" w:color="auto"/>
            </w:tcBorders>
            <w:vAlign w:val="center"/>
          </w:tcPr>
          <w:p w14:paraId="08D6F482" w14:textId="77777777" w:rsidR="00EF3648" w:rsidRPr="00E24191" w:rsidRDefault="00EF3648" w:rsidP="00F453C8">
            <w:pPr>
              <w:spacing w:before="0" w:after="0"/>
              <w:jc w:val="center"/>
              <w:rPr>
                <w:rFonts w:cs="Arial"/>
                <w:vertAlign w:val="superscript"/>
              </w:rPr>
            </w:pPr>
            <w:r w:rsidRPr="00D910F5">
              <w:rPr>
                <w:rFonts w:cs="Arial"/>
              </w:rPr>
              <w:t>H</w:t>
            </w:r>
            <w:r w:rsidRPr="00E24191">
              <w:rPr>
                <w:rFonts w:cs="Arial"/>
                <w:vertAlign w:val="superscript"/>
              </w:rPr>
              <w:t>+</w:t>
            </w:r>
          </w:p>
        </w:tc>
        <w:tc>
          <w:tcPr>
            <w:tcW w:w="1281" w:type="pct"/>
            <w:tcBorders>
              <w:top w:val="single" w:sz="4" w:space="0" w:color="auto"/>
            </w:tcBorders>
            <w:vAlign w:val="center"/>
          </w:tcPr>
          <w:p w14:paraId="396ED6E6" w14:textId="77777777" w:rsidR="00EF3648" w:rsidRPr="00D910F5" w:rsidRDefault="00EF3648" w:rsidP="00F453C8">
            <w:pPr>
              <w:spacing w:before="0" w:after="0"/>
              <w:jc w:val="center"/>
              <w:rPr>
                <w:rFonts w:cs="Arial"/>
              </w:rPr>
            </w:pPr>
            <w:r>
              <w:rPr>
                <w:rFonts w:cs="Arial"/>
              </w:rPr>
              <w:t>3.0</w:t>
            </w:r>
          </w:p>
        </w:tc>
        <w:tc>
          <w:tcPr>
            <w:tcW w:w="998" w:type="pct"/>
            <w:tcBorders>
              <w:top w:val="single" w:sz="4" w:space="0" w:color="auto"/>
            </w:tcBorders>
            <w:vAlign w:val="center"/>
          </w:tcPr>
          <w:p w14:paraId="6C370DD1" w14:textId="77777777" w:rsidR="00EF3648" w:rsidRPr="00D910F5" w:rsidRDefault="00EF3648" w:rsidP="00F453C8">
            <w:pPr>
              <w:spacing w:before="0" w:after="0"/>
              <w:jc w:val="center"/>
              <w:rPr>
                <w:rFonts w:cs="Arial"/>
              </w:rPr>
            </w:pPr>
            <w:r>
              <w:rPr>
                <w:rFonts w:cs="Arial"/>
              </w:rPr>
              <w:t>8.0</w:t>
            </w:r>
          </w:p>
        </w:tc>
        <w:tc>
          <w:tcPr>
            <w:tcW w:w="633" w:type="pct"/>
            <w:tcBorders>
              <w:top w:val="single" w:sz="4" w:space="0" w:color="auto"/>
            </w:tcBorders>
            <w:vAlign w:val="center"/>
          </w:tcPr>
          <w:p w14:paraId="171A0A15" w14:textId="77777777" w:rsidR="00EF3648" w:rsidRPr="00D910F5" w:rsidRDefault="00EF3648" w:rsidP="00F453C8">
            <w:pPr>
              <w:spacing w:before="0" w:after="0"/>
              <w:jc w:val="center"/>
              <w:rPr>
                <w:rFonts w:cs="Arial"/>
              </w:rPr>
            </w:pPr>
            <w:r>
              <w:rPr>
                <w:rFonts w:cs="Arial"/>
              </w:rPr>
              <w:t>-</w:t>
            </w:r>
          </w:p>
        </w:tc>
        <w:tc>
          <w:tcPr>
            <w:tcW w:w="1206" w:type="pct"/>
            <w:tcBorders>
              <w:top w:val="single" w:sz="4" w:space="0" w:color="auto"/>
            </w:tcBorders>
          </w:tcPr>
          <w:p w14:paraId="5D01848B" w14:textId="77777777" w:rsidR="00EF3648" w:rsidRDefault="00EF3648" w:rsidP="00F453C8">
            <w:pPr>
              <w:spacing w:before="0" w:after="0"/>
              <w:jc w:val="center"/>
              <w:rPr>
                <w:rFonts w:cs="Arial"/>
              </w:rPr>
            </w:pPr>
            <w:r>
              <w:rPr>
                <w:rFonts w:cs="Arial"/>
              </w:rPr>
              <w:t>pH</w:t>
            </w:r>
          </w:p>
        </w:tc>
      </w:tr>
      <w:tr w:rsidR="00EF3648" w:rsidRPr="00D910F5" w14:paraId="4243B7EF" w14:textId="77777777" w:rsidTr="00655CDC">
        <w:trPr>
          <w:jc w:val="center"/>
        </w:trPr>
        <w:tc>
          <w:tcPr>
            <w:tcW w:w="881" w:type="pct"/>
            <w:vAlign w:val="center"/>
          </w:tcPr>
          <w:p w14:paraId="1AAE424D" w14:textId="77777777" w:rsidR="00EF3648" w:rsidRPr="00D910F5" w:rsidRDefault="00EF3648" w:rsidP="00F453C8">
            <w:pPr>
              <w:spacing w:before="0" w:after="0"/>
              <w:jc w:val="center"/>
              <w:rPr>
                <w:rFonts w:cs="Arial"/>
              </w:rPr>
            </w:pPr>
            <w:r>
              <w:rPr>
                <w:rFonts w:cs="Arial"/>
              </w:rPr>
              <w:t>S</w:t>
            </w:r>
            <w:r w:rsidRPr="00D910F5">
              <w:rPr>
                <w:rFonts w:cs="Arial"/>
              </w:rPr>
              <w:t>O</w:t>
            </w:r>
            <w:r>
              <w:rPr>
                <w:rFonts w:cs="Arial"/>
                <w:vertAlign w:val="subscript"/>
              </w:rPr>
              <w:t>4</w:t>
            </w:r>
            <w:r>
              <w:rPr>
                <w:rFonts w:cs="Arial"/>
                <w:vertAlign w:val="superscript"/>
              </w:rPr>
              <w:t>2-</w:t>
            </w:r>
          </w:p>
        </w:tc>
        <w:tc>
          <w:tcPr>
            <w:tcW w:w="1281" w:type="pct"/>
            <w:vAlign w:val="center"/>
          </w:tcPr>
          <w:p w14:paraId="2A3234AD" w14:textId="77777777" w:rsidR="00EF3648" w:rsidRDefault="00EF3648" w:rsidP="00F453C8">
            <w:pPr>
              <w:spacing w:before="0" w:after="0"/>
              <w:jc w:val="center"/>
              <w:rPr>
                <w:rFonts w:cs="Arial"/>
              </w:rPr>
            </w:pPr>
            <w:r>
              <w:rPr>
                <w:rFonts w:cs="Arial"/>
              </w:rPr>
              <w:t>3.645×10</w:t>
            </w:r>
            <w:r w:rsidRPr="00D910F5">
              <w:rPr>
                <w:rFonts w:cs="Arial"/>
                <w:vertAlign w:val="superscript"/>
              </w:rPr>
              <w:t>-</w:t>
            </w:r>
            <w:r>
              <w:rPr>
                <w:rFonts w:cs="Arial"/>
                <w:vertAlign w:val="superscript"/>
              </w:rPr>
              <w:t>3</w:t>
            </w:r>
          </w:p>
        </w:tc>
        <w:tc>
          <w:tcPr>
            <w:tcW w:w="998" w:type="pct"/>
            <w:vAlign w:val="center"/>
          </w:tcPr>
          <w:p w14:paraId="631BAD3C" w14:textId="77777777" w:rsidR="00EF3648" w:rsidRPr="00D910F5" w:rsidRDefault="00EF3648" w:rsidP="00F453C8">
            <w:pPr>
              <w:spacing w:before="0" w:after="0"/>
              <w:jc w:val="center"/>
              <w:rPr>
                <w:rFonts w:cs="Arial"/>
              </w:rPr>
            </w:pPr>
            <w:r>
              <w:rPr>
                <w:rFonts w:cs="Arial"/>
              </w:rPr>
              <w:t>5.147×10</w:t>
            </w:r>
            <w:r w:rsidRPr="00D910F5">
              <w:rPr>
                <w:rFonts w:cs="Arial"/>
                <w:vertAlign w:val="superscript"/>
              </w:rPr>
              <w:t>-</w:t>
            </w:r>
            <w:r>
              <w:rPr>
                <w:rFonts w:cs="Arial"/>
                <w:vertAlign w:val="superscript"/>
              </w:rPr>
              <w:t>4</w:t>
            </w:r>
          </w:p>
        </w:tc>
        <w:tc>
          <w:tcPr>
            <w:tcW w:w="633" w:type="pct"/>
            <w:vAlign w:val="center"/>
          </w:tcPr>
          <w:p w14:paraId="37D1AF37" w14:textId="77777777" w:rsidR="00EF3648" w:rsidRPr="00D910F5" w:rsidRDefault="00EF3648" w:rsidP="00F453C8">
            <w:pPr>
              <w:spacing w:before="0" w:after="0"/>
              <w:jc w:val="center"/>
              <w:rPr>
                <w:rFonts w:cs="Arial"/>
              </w:rPr>
            </w:pPr>
            <w:r>
              <w:rPr>
                <w:rFonts w:cs="Arial"/>
              </w:rPr>
              <w:t>[mol l</w:t>
            </w:r>
            <w:r w:rsidRPr="00E24191">
              <w:rPr>
                <w:rFonts w:cs="Arial"/>
                <w:vertAlign w:val="superscript"/>
              </w:rPr>
              <w:t>-1</w:t>
            </w:r>
            <w:r>
              <w:rPr>
                <w:rFonts w:cs="Arial"/>
              </w:rPr>
              <w:t xml:space="preserve">] </w:t>
            </w:r>
          </w:p>
        </w:tc>
        <w:tc>
          <w:tcPr>
            <w:tcW w:w="1206" w:type="pct"/>
          </w:tcPr>
          <w:p w14:paraId="023B9159" w14:textId="77777777" w:rsidR="00EF3648" w:rsidRDefault="00EF3648" w:rsidP="00F453C8">
            <w:pPr>
              <w:spacing w:before="0" w:after="0"/>
              <w:jc w:val="center"/>
              <w:rPr>
                <w:rFonts w:cs="Arial"/>
              </w:rPr>
            </w:pPr>
            <w:r>
              <w:rPr>
                <w:rFonts w:cs="Arial"/>
              </w:rPr>
              <w:t>Charge balance</w:t>
            </w:r>
          </w:p>
        </w:tc>
      </w:tr>
      <w:tr w:rsidR="00EF3648" w:rsidRPr="00D910F5" w14:paraId="3F9C9B0F" w14:textId="77777777" w:rsidTr="00655CDC">
        <w:trPr>
          <w:jc w:val="center"/>
        </w:trPr>
        <w:tc>
          <w:tcPr>
            <w:tcW w:w="881" w:type="pct"/>
            <w:vAlign w:val="center"/>
          </w:tcPr>
          <w:p w14:paraId="3AF412EF" w14:textId="77777777" w:rsidR="00EF3648" w:rsidRPr="00D910F5" w:rsidRDefault="00EF3648" w:rsidP="00F453C8">
            <w:pPr>
              <w:spacing w:before="0" w:after="0"/>
              <w:jc w:val="center"/>
              <w:rPr>
                <w:rFonts w:cs="Arial"/>
              </w:rPr>
            </w:pPr>
            <w:r>
              <w:rPr>
                <w:rFonts w:cs="Arial"/>
              </w:rPr>
              <w:t>Zn</w:t>
            </w:r>
            <w:r w:rsidRPr="00D910F5">
              <w:rPr>
                <w:rFonts w:cs="Arial"/>
                <w:vertAlign w:val="superscript"/>
              </w:rPr>
              <w:t>2+</w:t>
            </w:r>
          </w:p>
        </w:tc>
        <w:tc>
          <w:tcPr>
            <w:tcW w:w="1281" w:type="pct"/>
            <w:vAlign w:val="center"/>
          </w:tcPr>
          <w:p w14:paraId="408733C4" w14:textId="77777777" w:rsidR="00EF3648" w:rsidRPr="00D910F5" w:rsidRDefault="00EF3648" w:rsidP="00F453C8">
            <w:pPr>
              <w:spacing w:before="0" w:after="0"/>
              <w:jc w:val="center"/>
              <w:rPr>
                <w:rFonts w:cs="Arial"/>
              </w:rPr>
            </w:pPr>
            <w:r>
              <w:rPr>
                <w:rFonts w:cs="Arial"/>
              </w:rPr>
              <w:t>10</w:t>
            </w:r>
            <w:r w:rsidRPr="00D910F5">
              <w:rPr>
                <w:rFonts w:cs="Arial"/>
                <w:vertAlign w:val="superscript"/>
              </w:rPr>
              <w:t>-</w:t>
            </w:r>
            <w:r>
              <w:rPr>
                <w:rFonts w:cs="Arial"/>
                <w:vertAlign w:val="superscript"/>
              </w:rPr>
              <w:t>3</w:t>
            </w:r>
          </w:p>
        </w:tc>
        <w:tc>
          <w:tcPr>
            <w:tcW w:w="998" w:type="pct"/>
            <w:vAlign w:val="center"/>
          </w:tcPr>
          <w:p w14:paraId="1DD9B0FC" w14:textId="77777777" w:rsidR="00EF3648" w:rsidRPr="00D910F5" w:rsidRDefault="00EF3648" w:rsidP="00F453C8">
            <w:pPr>
              <w:spacing w:before="0" w:after="0"/>
              <w:jc w:val="center"/>
              <w:rPr>
                <w:rFonts w:cs="Arial"/>
              </w:rPr>
            </w:pPr>
            <w:r w:rsidRPr="00D910F5">
              <w:rPr>
                <w:rFonts w:cs="Arial"/>
              </w:rPr>
              <w:t>10</w:t>
            </w:r>
            <w:r w:rsidRPr="00D910F5">
              <w:rPr>
                <w:rFonts w:cs="Arial"/>
                <w:vertAlign w:val="superscript"/>
              </w:rPr>
              <w:t>-</w:t>
            </w:r>
            <w:r>
              <w:rPr>
                <w:rFonts w:cs="Arial"/>
                <w:vertAlign w:val="superscript"/>
              </w:rPr>
              <w:t>7</w:t>
            </w:r>
          </w:p>
        </w:tc>
        <w:tc>
          <w:tcPr>
            <w:tcW w:w="633" w:type="pct"/>
            <w:vAlign w:val="center"/>
          </w:tcPr>
          <w:p w14:paraId="436771AA" w14:textId="77777777" w:rsidR="00EF3648" w:rsidRPr="00D910F5" w:rsidRDefault="00EF3648" w:rsidP="00F453C8">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Pr>
          <w:p w14:paraId="7280507C" w14:textId="30FC4547" w:rsidR="00EF3648" w:rsidRPr="00D910F5" w:rsidRDefault="00655CDC" w:rsidP="00F453C8">
            <w:pPr>
              <w:spacing w:before="0" w:after="0"/>
              <w:jc w:val="center"/>
              <w:rPr>
                <w:rFonts w:cs="Arial"/>
              </w:rPr>
            </w:pPr>
            <w:r>
              <w:rPr>
                <w:rFonts w:cs="Arial"/>
              </w:rPr>
              <w:t>free</w:t>
            </w:r>
          </w:p>
        </w:tc>
      </w:tr>
      <w:tr w:rsidR="00655CDC" w:rsidRPr="00D910F5" w14:paraId="6E9BF9CD" w14:textId="77777777" w:rsidTr="00655CDC">
        <w:trPr>
          <w:jc w:val="center"/>
        </w:trPr>
        <w:tc>
          <w:tcPr>
            <w:tcW w:w="881" w:type="pct"/>
            <w:vAlign w:val="center"/>
          </w:tcPr>
          <w:p w14:paraId="75F56B95" w14:textId="77777777" w:rsidR="00655CDC" w:rsidRPr="00D910F5" w:rsidRDefault="00655CDC" w:rsidP="00655CDC">
            <w:pPr>
              <w:spacing w:before="0" w:after="0"/>
              <w:jc w:val="center"/>
              <w:rPr>
                <w:rFonts w:cs="Arial"/>
              </w:rPr>
            </w:pPr>
            <w:r>
              <w:rPr>
                <w:rFonts w:cs="Arial"/>
              </w:rPr>
              <w:t>Pb</w:t>
            </w:r>
            <w:r w:rsidRPr="00D910F5">
              <w:rPr>
                <w:rFonts w:cs="Arial"/>
                <w:vertAlign w:val="superscript"/>
              </w:rPr>
              <w:t>2+</w:t>
            </w:r>
          </w:p>
        </w:tc>
        <w:tc>
          <w:tcPr>
            <w:tcW w:w="1281" w:type="pct"/>
            <w:vAlign w:val="center"/>
          </w:tcPr>
          <w:p w14:paraId="632D2ADD"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3</w:t>
            </w:r>
          </w:p>
        </w:tc>
        <w:tc>
          <w:tcPr>
            <w:tcW w:w="998" w:type="pct"/>
            <w:vAlign w:val="center"/>
          </w:tcPr>
          <w:p w14:paraId="56D24450" w14:textId="77777777" w:rsidR="00655CDC" w:rsidRPr="00D910F5" w:rsidRDefault="00655CDC" w:rsidP="00655CDC">
            <w:pPr>
              <w:spacing w:before="0" w:after="0"/>
              <w:jc w:val="center"/>
              <w:rPr>
                <w:rFonts w:cs="Arial"/>
              </w:rPr>
            </w:pPr>
            <w:r w:rsidRPr="00D910F5">
              <w:rPr>
                <w:rFonts w:cs="Arial"/>
              </w:rPr>
              <w:t>10</w:t>
            </w:r>
            <w:r w:rsidRPr="00D910F5">
              <w:rPr>
                <w:rFonts w:cs="Arial"/>
                <w:vertAlign w:val="superscript"/>
              </w:rPr>
              <w:t>-</w:t>
            </w:r>
            <w:r>
              <w:rPr>
                <w:rFonts w:cs="Arial"/>
                <w:vertAlign w:val="superscript"/>
              </w:rPr>
              <w:t>7</w:t>
            </w:r>
          </w:p>
        </w:tc>
        <w:tc>
          <w:tcPr>
            <w:tcW w:w="633" w:type="pct"/>
            <w:vAlign w:val="center"/>
          </w:tcPr>
          <w:p w14:paraId="5B939DB5" w14:textId="77777777" w:rsidR="00655CDC" w:rsidRPr="00D910F5" w:rsidRDefault="00655CDC" w:rsidP="00655CDC">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Pr>
          <w:p w14:paraId="49161121" w14:textId="456A57A1" w:rsidR="00655CDC" w:rsidRPr="00D910F5" w:rsidRDefault="00655CDC" w:rsidP="00655CDC">
            <w:pPr>
              <w:spacing w:before="0" w:after="0"/>
              <w:jc w:val="center"/>
              <w:rPr>
                <w:rFonts w:cs="Arial"/>
              </w:rPr>
            </w:pPr>
            <w:r w:rsidRPr="002E737D">
              <w:rPr>
                <w:rFonts w:cs="Arial"/>
              </w:rPr>
              <w:t>free</w:t>
            </w:r>
          </w:p>
        </w:tc>
      </w:tr>
      <w:tr w:rsidR="00655CDC" w:rsidRPr="00D910F5" w14:paraId="33597E88" w14:textId="77777777" w:rsidTr="00655CDC">
        <w:trPr>
          <w:jc w:val="center"/>
        </w:trPr>
        <w:tc>
          <w:tcPr>
            <w:tcW w:w="881" w:type="pct"/>
            <w:vAlign w:val="center"/>
          </w:tcPr>
          <w:p w14:paraId="70CB0D01" w14:textId="77777777" w:rsidR="00655CDC" w:rsidRPr="00D910F5" w:rsidRDefault="00655CDC" w:rsidP="00655CDC">
            <w:pPr>
              <w:spacing w:before="0" w:after="0"/>
              <w:jc w:val="center"/>
              <w:rPr>
                <w:rFonts w:cs="Arial"/>
              </w:rPr>
            </w:pPr>
            <w:r w:rsidRPr="00D910F5">
              <w:rPr>
                <w:rFonts w:cs="Arial"/>
              </w:rPr>
              <w:t>Ca</w:t>
            </w:r>
            <w:r w:rsidRPr="00D910F5">
              <w:rPr>
                <w:rFonts w:cs="Arial"/>
                <w:vertAlign w:val="superscript"/>
              </w:rPr>
              <w:t>2+</w:t>
            </w:r>
          </w:p>
        </w:tc>
        <w:tc>
          <w:tcPr>
            <w:tcW w:w="1281" w:type="pct"/>
            <w:vAlign w:val="center"/>
          </w:tcPr>
          <w:p w14:paraId="38BECFFB"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3</w:t>
            </w:r>
          </w:p>
        </w:tc>
        <w:tc>
          <w:tcPr>
            <w:tcW w:w="998" w:type="pct"/>
            <w:vAlign w:val="center"/>
          </w:tcPr>
          <w:p w14:paraId="0B3DAA53" w14:textId="77777777" w:rsidR="00655CDC" w:rsidRPr="00D910F5" w:rsidRDefault="00655CDC" w:rsidP="00655CDC">
            <w:pPr>
              <w:spacing w:before="0" w:after="0"/>
              <w:jc w:val="center"/>
              <w:rPr>
                <w:rFonts w:cs="Arial"/>
              </w:rPr>
            </w:pPr>
            <w:r w:rsidRPr="00D910F5">
              <w:rPr>
                <w:rFonts w:cs="Arial"/>
              </w:rPr>
              <w:t>10</w:t>
            </w:r>
            <w:r w:rsidRPr="00D910F5">
              <w:rPr>
                <w:rFonts w:cs="Arial"/>
                <w:vertAlign w:val="superscript"/>
              </w:rPr>
              <w:t>-</w:t>
            </w:r>
            <w:r>
              <w:rPr>
                <w:rFonts w:cs="Arial"/>
                <w:vertAlign w:val="superscript"/>
              </w:rPr>
              <w:t>10</w:t>
            </w:r>
          </w:p>
        </w:tc>
        <w:tc>
          <w:tcPr>
            <w:tcW w:w="633" w:type="pct"/>
            <w:vAlign w:val="center"/>
          </w:tcPr>
          <w:p w14:paraId="57BBF955" w14:textId="77777777" w:rsidR="00655CDC" w:rsidRPr="00D910F5" w:rsidRDefault="00655CDC" w:rsidP="00655CDC">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Pr>
          <w:p w14:paraId="61592125" w14:textId="1BB09BA0" w:rsidR="00655CDC" w:rsidRPr="00D910F5" w:rsidRDefault="00655CDC" w:rsidP="00655CDC">
            <w:pPr>
              <w:spacing w:before="0" w:after="0"/>
              <w:jc w:val="center"/>
              <w:rPr>
                <w:rFonts w:cs="Arial"/>
              </w:rPr>
            </w:pPr>
            <w:r w:rsidRPr="002E737D">
              <w:rPr>
                <w:rFonts w:cs="Arial"/>
              </w:rPr>
              <w:t>free</w:t>
            </w:r>
          </w:p>
        </w:tc>
      </w:tr>
      <w:tr w:rsidR="00655CDC" w:rsidRPr="00D910F5" w14:paraId="005F1B96" w14:textId="77777777" w:rsidTr="00655CDC">
        <w:trPr>
          <w:jc w:val="center"/>
        </w:trPr>
        <w:tc>
          <w:tcPr>
            <w:tcW w:w="881" w:type="pct"/>
            <w:vAlign w:val="center"/>
          </w:tcPr>
          <w:p w14:paraId="0B57E513" w14:textId="77777777" w:rsidR="00655CDC" w:rsidRPr="00D910F5" w:rsidRDefault="00655CDC" w:rsidP="00655CDC">
            <w:pPr>
              <w:spacing w:before="0" w:after="0"/>
              <w:jc w:val="center"/>
              <w:rPr>
                <w:rFonts w:cs="Arial"/>
              </w:rPr>
            </w:pPr>
            <w:r>
              <w:rPr>
                <w:rFonts w:cs="Arial"/>
              </w:rPr>
              <w:t>Mg</w:t>
            </w:r>
            <w:r w:rsidRPr="00D910F5">
              <w:rPr>
                <w:rFonts w:cs="Arial"/>
                <w:vertAlign w:val="superscript"/>
              </w:rPr>
              <w:t>2+</w:t>
            </w:r>
          </w:p>
        </w:tc>
        <w:tc>
          <w:tcPr>
            <w:tcW w:w="1281" w:type="pct"/>
            <w:vAlign w:val="center"/>
          </w:tcPr>
          <w:p w14:paraId="45FBD02F"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10</w:t>
            </w:r>
          </w:p>
        </w:tc>
        <w:tc>
          <w:tcPr>
            <w:tcW w:w="998" w:type="pct"/>
            <w:vAlign w:val="center"/>
          </w:tcPr>
          <w:p w14:paraId="686E8372" w14:textId="77777777" w:rsidR="00655CDC" w:rsidRPr="00D910F5" w:rsidRDefault="00655CDC" w:rsidP="00655CDC">
            <w:pPr>
              <w:spacing w:before="0" w:after="0"/>
              <w:jc w:val="center"/>
              <w:rPr>
                <w:rFonts w:cs="Arial"/>
              </w:rPr>
            </w:pPr>
            <w:r w:rsidRPr="00D910F5">
              <w:rPr>
                <w:rFonts w:cs="Arial"/>
              </w:rPr>
              <w:t>10</w:t>
            </w:r>
            <w:r w:rsidRPr="00D910F5">
              <w:rPr>
                <w:rFonts w:cs="Arial"/>
                <w:vertAlign w:val="superscript"/>
              </w:rPr>
              <w:t>-</w:t>
            </w:r>
            <w:r>
              <w:rPr>
                <w:rFonts w:cs="Arial"/>
                <w:vertAlign w:val="superscript"/>
              </w:rPr>
              <w:t>5</w:t>
            </w:r>
          </w:p>
        </w:tc>
        <w:tc>
          <w:tcPr>
            <w:tcW w:w="633" w:type="pct"/>
            <w:vAlign w:val="center"/>
          </w:tcPr>
          <w:p w14:paraId="72B5AD96" w14:textId="77777777" w:rsidR="00655CDC" w:rsidRPr="00D910F5" w:rsidRDefault="00655CDC" w:rsidP="00655CDC">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Pr>
          <w:p w14:paraId="3ED15964" w14:textId="614EFE53" w:rsidR="00655CDC" w:rsidRPr="00D910F5" w:rsidRDefault="00655CDC" w:rsidP="00655CDC">
            <w:pPr>
              <w:spacing w:before="0" w:after="0"/>
              <w:jc w:val="center"/>
              <w:rPr>
                <w:rFonts w:cs="Arial"/>
              </w:rPr>
            </w:pPr>
            <w:r w:rsidRPr="002E737D">
              <w:rPr>
                <w:rFonts w:cs="Arial"/>
              </w:rPr>
              <w:t>free</w:t>
            </w:r>
          </w:p>
        </w:tc>
      </w:tr>
      <w:tr w:rsidR="00655CDC" w:rsidRPr="00D910F5" w14:paraId="31E83640" w14:textId="77777777" w:rsidTr="00655CDC">
        <w:trPr>
          <w:jc w:val="center"/>
        </w:trPr>
        <w:tc>
          <w:tcPr>
            <w:tcW w:w="881" w:type="pct"/>
            <w:vAlign w:val="center"/>
          </w:tcPr>
          <w:p w14:paraId="5BB1FD31" w14:textId="77777777" w:rsidR="00655CDC" w:rsidRPr="00D910F5" w:rsidRDefault="00655CDC" w:rsidP="00655CDC">
            <w:pPr>
              <w:spacing w:before="0" w:after="0"/>
              <w:jc w:val="center"/>
              <w:rPr>
                <w:rFonts w:cs="Arial"/>
              </w:rPr>
            </w:pPr>
            <w:r w:rsidRPr="00D910F5">
              <w:rPr>
                <w:rFonts w:cs="Arial"/>
              </w:rPr>
              <w:t>K</w:t>
            </w:r>
            <w:r w:rsidRPr="00D910F5">
              <w:rPr>
                <w:rFonts w:cs="Arial"/>
                <w:vertAlign w:val="superscript"/>
              </w:rPr>
              <w:t>+</w:t>
            </w:r>
          </w:p>
        </w:tc>
        <w:tc>
          <w:tcPr>
            <w:tcW w:w="1281" w:type="pct"/>
            <w:vAlign w:val="center"/>
          </w:tcPr>
          <w:p w14:paraId="564B2761"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10</w:t>
            </w:r>
          </w:p>
        </w:tc>
        <w:tc>
          <w:tcPr>
            <w:tcW w:w="998" w:type="pct"/>
            <w:vAlign w:val="center"/>
          </w:tcPr>
          <w:p w14:paraId="1C328FA7"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5</w:t>
            </w:r>
          </w:p>
        </w:tc>
        <w:tc>
          <w:tcPr>
            <w:tcW w:w="633" w:type="pct"/>
            <w:vAlign w:val="center"/>
          </w:tcPr>
          <w:p w14:paraId="5ABDC438" w14:textId="77777777" w:rsidR="00655CDC" w:rsidRPr="00D910F5" w:rsidRDefault="00655CDC" w:rsidP="00655CDC">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Pr>
          <w:p w14:paraId="3D1D8E48" w14:textId="2E7F8EA5" w:rsidR="00655CDC" w:rsidRPr="00D910F5" w:rsidRDefault="00655CDC" w:rsidP="00655CDC">
            <w:pPr>
              <w:spacing w:before="0" w:after="0"/>
              <w:jc w:val="center"/>
              <w:rPr>
                <w:rFonts w:cs="Arial"/>
              </w:rPr>
            </w:pPr>
            <w:r w:rsidRPr="002E737D">
              <w:rPr>
                <w:rFonts w:cs="Arial"/>
              </w:rPr>
              <w:t>free</w:t>
            </w:r>
          </w:p>
        </w:tc>
      </w:tr>
      <w:tr w:rsidR="00655CDC" w:rsidRPr="00D910F5" w14:paraId="060D5A6E" w14:textId="77777777" w:rsidTr="00655CDC">
        <w:trPr>
          <w:jc w:val="center"/>
        </w:trPr>
        <w:tc>
          <w:tcPr>
            <w:tcW w:w="881" w:type="pct"/>
            <w:tcBorders>
              <w:bottom w:val="single" w:sz="4" w:space="0" w:color="auto"/>
            </w:tcBorders>
            <w:vAlign w:val="center"/>
          </w:tcPr>
          <w:p w14:paraId="347603C7" w14:textId="77777777" w:rsidR="00655CDC" w:rsidRPr="00D910F5" w:rsidRDefault="00655CDC" w:rsidP="00655CDC">
            <w:pPr>
              <w:spacing w:before="0" w:after="0"/>
              <w:jc w:val="center"/>
              <w:rPr>
                <w:rFonts w:cs="Arial"/>
              </w:rPr>
            </w:pPr>
            <w:r w:rsidRPr="00D910F5">
              <w:rPr>
                <w:rFonts w:cs="Arial"/>
              </w:rPr>
              <w:t>Na</w:t>
            </w:r>
            <w:r w:rsidRPr="00D910F5">
              <w:rPr>
                <w:rFonts w:cs="Arial"/>
                <w:vertAlign w:val="superscript"/>
              </w:rPr>
              <w:t>+</w:t>
            </w:r>
          </w:p>
        </w:tc>
        <w:tc>
          <w:tcPr>
            <w:tcW w:w="1281" w:type="pct"/>
            <w:tcBorders>
              <w:bottom w:val="single" w:sz="4" w:space="0" w:color="auto"/>
            </w:tcBorders>
            <w:vAlign w:val="center"/>
          </w:tcPr>
          <w:p w14:paraId="2E7BAA8F" w14:textId="77777777" w:rsidR="00655CDC" w:rsidRPr="00D910F5" w:rsidRDefault="00655CDC" w:rsidP="00655CDC">
            <w:pPr>
              <w:spacing w:before="0" w:after="0"/>
              <w:jc w:val="center"/>
              <w:rPr>
                <w:rFonts w:cs="Arial"/>
              </w:rPr>
            </w:pPr>
            <w:r>
              <w:rPr>
                <w:rFonts w:cs="Arial"/>
              </w:rPr>
              <w:t>10</w:t>
            </w:r>
            <w:r w:rsidRPr="00D910F5">
              <w:rPr>
                <w:rFonts w:cs="Arial"/>
                <w:vertAlign w:val="superscript"/>
              </w:rPr>
              <w:t>-</w:t>
            </w:r>
            <w:r>
              <w:rPr>
                <w:rFonts w:cs="Arial"/>
                <w:vertAlign w:val="superscript"/>
              </w:rPr>
              <w:t>10</w:t>
            </w:r>
          </w:p>
        </w:tc>
        <w:tc>
          <w:tcPr>
            <w:tcW w:w="998" w:type="pct"/>
            <w:tcBorders>
              <w:bottom w:val="single" w:sz="4" w:space="0" w:color="auto"/>
            </w:tcBorders>
            <w:vAlign w:val="center"/>
          </w:tcPr>
          <w:p w14:paraId="594AEB71" w14:textId="77777777" w:rsidR="00655CDC" w:rsidRPr="00D910F5" w:rsidRDefault="00655CDC" w:rsidP="00655CDC">
            <w:pPr>
              <w:spacing w:before="0" w:after="0"/>
              <w:jc w:val="center"/>
              <w:rPr>
                <w:rFonts w:cs="Arial"/>
              </w:rPr>
            </w:pPr>
            <w:r w:rsidRPr="00D910F5">
              <w:rPr>
                <w:rFonts w:cs="Arial"/>
              </w:rPr>
              <w:t>10</w:t>
            </w:r>
            <w:r w:rsidRPr="00D910F5">
              <w:rPr>
                <w:rFonts w:cs="Arial"/>
                <w:vertAlign w:val="superscript"/>
              </w:rPr>
              <w:t>-3</w:t>
            </w:r>
          </w:p>
        </w:tc>
        <w:tc>
          <w:tcPr>
            <w:tcW w:w="633" w:type="pct"/>
            <w:tcBorders>
              <w:bottom w:val="single" w:sz="4" w:space="0" w:color="auto"/>
            </w:tcBorders>
            <w:vAlign w:val="center"/>
          </w:tcPr>
          <w:p w14:paraId="2A37306F" w14:textId="77777777" w:rsidR="00655CDC" w:rsidRPr="00D910F5" w:rsidRDefault="00655CDC" w:rsidP="00655CDC">
            <w:pPr>
              <w:spacing w:before="0" w:after="0"/>
              <w:jc w:val="center"/>
              <w:rPr>
                <w:rFonts w:cs="Arial"/>
              </w:rPr>
            </w:pPr>
            <w:r w:rsidRPr="00D910F5">
              <w:rPr>
                <w:rFonts w:cs="Arial"/>
              </w:rPr>
              <w:t xml:space="preserve">[mol </w:t>
            </w:r>
            <w:r>
              <w:rPr>
                <w:rFonts w:cs="Arial"/>
              </w:rPr>
              <w:t>l</w:t>
            </w:r>
            <w:r w:rsidRPr="00D910F5">
              <w:rPr>
                <w:rFonts w:cs="Arial"/>
                <w:vertAlign w:val="superscript"/>
              </w:rPr>
              <w:t>-1</w:t>
            </w:r>
            <w:r w:rsidRPr="00D910F5">
              <w:rPr>
                <w:rFonts w:cs="Arial"/>
              </w:rPr>
              <w:t>]</w:t>
            </w:r>
          </w:p>
        </w:tc>
        <w:tc>
          <w:tcPr>
            <w:tcW w:w="1206" w:type="pct"/>
            <w:tcBorders>
              <w:bottom w:val="single" w:sz="4" w:space="0" w:color="auto"/>
            </w:tcBorders>
          </w:tcPr>
          <w:p w14:paraId="2249D8C2" w14:textId="6E901745" w:rsidR="00655CDC" w:rsidRPr="00D910F5" w:rsidRDefault="00655CDC" w:rsidP="00655CDC">
            <w:pPr>
              <w:spacing w:before="0" w:after="0"/>
              <w:jc w:val="center"/>
              <w:rPr>
                <w:rFonts w:cs="Arial"/>
              </w:rPr>
            </w:pPr>
            <w:r w:rsidRPr="002E737D">
              <w:rPr>
                <w:rFonts w:cs="Arial"/>
              </w:rPr>
              <w:t>free</w:t>
            </w:r>
          </w:p>
        </w:tc>
      </w:tr>
    </w:tbl>
    <w:p w14:paraId="4952DA2B" w14:textId="77777777" w:rsidR="00EF3648" w:rsidRDefault="00EF3648" w:rsidP="00EF3648">
      <w:pPr>
        <w:rPr>
          <w:rFonts w:cs="Arial"/>
        </w:rPr>
      </w:pPr>
    </w:p>
    <w:p w14:paraId="0A8883E8" w14:textId="77777777" w:rsidR="00EF3648" w:rsidRDefault="00EF3648" w:rsidP="00EF3648">
      <w:pPr>
        <w:pStyle w:val="Heading4"/>
      </w:pPr>
      <w:bookmarkStart w:id="539" w:name="_Toc386542078"/>
      <w:bookmarkStart w:id="540" w:name="_Toc390979581"/>
      <w:bookmarkStart w:id="541" w:name="_Toc520374573"/>
      <w:r>
        <w:t>Parameters</w:t>
      </w:r>
      <w:bookmarkEnd w:id="539"/>
      <w:bookmarkEnd w:id="540"/>
      <w:bookmarkEnd w:id="541"/>
    </w:p>
    <w:p w14:paraId="32391E6B" w14:textId="77777777" w:rsidR="00EF3648" w:rsidRPr="00A0497D" w:rsidRDefault="00EF3648" w:rsidP="00EF3648"/>
    <w:p w14:paraId="5450BF1E" w14:textId="366B40E5" w:rsidR="00EF3648" w:rsidRDefault="00EF3648" w:rsidP="00EF3648">
      <w:r w:rsidRPr="00ED3698">
        <w:t>The physical parameters (material properties)</w:t>
      </w:r>
      <w:r>
        <w:rPr>
          <w:rFonts w:hint="eastAsia"/>
          <w:lang w:eastAsia="zh-CN"/>
        </w:rPr>
        <w:t xml:space="preserve"> and the parameters for the </w:t>
      </w:r>
      <w:r>
        <w:rPr>
          <w:lang w:eastAsia="zh-CN"/>
        </w:rPr>
        <w:t xml:space="preserve">multisite ion exchange </w:t>
      </w:r>
      <w:r>
        <w:rPr>
          <w:rFonts w:hint="eastAsia"/>
          <w:lang w:eastAsia="zh-CN"/>
        </w:rPr>
        <w:t>reactions</w:t>
      </w:r>
      <w:r w:rsidRPr="00ED3698">
        <w:t xml:space="preserve"> used for the simulations are summarized in</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_Ref370128404 \h</w:instrText>
      </w:r>
      <w:r>
        <w:rPr>
          <w:lang w:eastAsia="zh-CN"/>
        </w:rPr>
        <w:instrText xml:space="preserve"> </w:instrText>
      </w:r>
      <w:r>
        <w:rPr>
          <w:lang w:eastAsia="zh-CN"/>
        </w:rPr>
      </w:r>
      <w:r>
        <w:rPr>
          <w:lang w:eastAsia="zh-CN"/>
        </w:rPr>
        <w:fldChar w:fldCharType="separate"/>
      </w:r>
      <w:r w:rsidR="00B560DA">
        <w:t xml:space="preserve">Table </w:t>
      </w:r>
      <w:r w:rsidR="00B560DA">
        <w:rPr>
          <w:noProof/>
        </w:rPr>
        <w:t>2</w:t>
      </w:r>
      <w:r w:rsidR="00B560DA">
        <w:t>.</w:t>
      </w:r>
      <w:r w:rsidR="00B560DA">
        <w:rPr>
          <w:noProof/>
        </w:rPr>
        <w:t>59</w:t>
      </w:r>
      <w:r>
        <w:rPr>
          <w:lang w:eastAsia="zh-CN"/>
        </w:rPr>
        <w:fldChar w:fldCharType="end"/>
      </w:r>
      <w:r w:rsidR="004474F5">
        <w:t xml:space="preserve">.  </w:t>
      </w:r>
    </w:p>
    <w:p w14:paraId="38C0D058" w14:textId="77777777" w:rsidR="00EF3648" w:rsidRPr="009C5F4E" w:rsidRDefault="00EF3648" w:rsidP="00EF3648">
      <w:pPr>
        <w:rPr>
          <w:lang w:eastAsia="zh-CN"/>
        </w:rPr>
      </w:pPr>
    </w:p>
    <w:p w14:paraId="58058FC4" w14:textId="1AF645E6" w:rsidR="00EF3648" w:rsidRDefault="00EF3648" w:rsidP="00EF3648">
      <w:pPr>
        <w:pStyle w:val="Caption"/>
        <w:keepNext/>
      </w:pPr>
      <w:bookmarkStart w:id="542" w:name="_Ref370128404"/>
      <w:bookmarkStart w:id="543" w:name="_Toc374635298"/>
      <w:bookmarkStart w:id="544" w:name="_Toc386208610"/>
      <w:bookmarkStart w:id="545" w:name="_Toc386554020"/>
      <w:bookmarkStart w:id="546" w:name="_Toc389033555"/>
      <w:bookmarkStart w:id="547" w:name="_Toc520374935"/>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59</w:t>
      </w:r>
      <w:r w:rsidR="00FE1AD3">
        <w:fldChar w:fldCharType="end"/>
      </w:r>
      <w:bookmarkEnd w:id="542"/>
      <w:r>
        <w:rPr>
          <w:noProof/>
        </w:rPr>
        <w:t>:</w:t>
      </w:r>
      <w:r w:rsidR="00142D8D">
        <w:rPr>
          <w:noProof/>
        </w:rPr>
        <w:t xml:space="preserve"> </w:t>
      </w:r>
      <w:r w:rsidRPr="00ED3698">
        <w:t xml:space="preserve">Physical </w:t>
      </w:r>
      <w:r>
        <w:t xml:space="preserve">and chemical </w:t>
      </w:r>
      <w:r w:rsidRPr="00ED3698">
        <w:t>parameters for benchmark</w:t>
      </w:r>
      <w:bookmarkEnd w:id="543"/>
      <w:bookmarkEnd w:id="544"/>
      <w:bookmarkEnd w:id="545"/>
      <w:bookmarkEnd w:id="546"/>
      <w:bookmarkEnd w:id="547"/>
    </w:p>
    <w:tbl>
      <w:tblPr>
        <w:tblW w:w="5000" w:type="pct"/>
        <w:tblBorders>
          <w:top w:val="single" w:sz="4" w:space="0" w:color="auto"/>
          <w:bottom w:val="single" w:sz="4" w:space="0" w:color="auto"/>
        </w:tblBorders>
        <w:tblLook w:val="04A0" w:firstRow="1" w:lastRow="0" w:firstColumn="1" w:lastColumn="0" w:noHBand="0" w:noVBand="1"/>
      </w:tblPr>
      <w:tblGrid>
        <w:gridCol w:w="4525"/>
        <w:gridCol w:w="990"/>
        <w:gridCol w:w="976"/>
        <w:gridCol w:w="2149"/>
      </w:tblGrid>
      <w:tr w:rsidR="00EF3648" w:rsidRPr="00ED3698" w14:paraId="2BAA582E" w14:textId="77777777" w:rsidTr="000F40B2">
        <w:trPr>
          <w:trHeight w:val="300"/>
        </w:trPr>
        <w:tc>
          <w:tcPr>
            <w:tcW w:w="2668" w:type="pct"/>
            <w:tcBorders>
              <w:bottom w:val="single" w:sz="4" w:space="0" w:color="auto"/>
            </w:tcBorders>
            <w:shd w:val="clear" w:color="auto" w:fill="D9D9D9"/>
            <w:noWrap/>
            <w:vAlign w:val="center"/>
            <w:hideMark/>
          </w:tcPr>
          <w:p w14:paraId="68693D33" w14:textId="77777777" w:rsidR="00EF3648" w:rsidRPr="00ED3698" w:rsidRDefault="00EF3648" w:rsidP="00415C37">
            <w:pPr>
              <w:spacing w:before="0" w:after="0"/>
              <w:rPr>
                <w:b/>
                <w:color w:val="000000"/>
                <w:lang w:eastAsia="en-CA"/>
              </w:rPr>
            </w:pPr>
            <w:r w:rsidRPr="00ED3698">
              <w:rPr>
                <w:b/>
                <w:color w:val="000000"/>
                <w:lang w:eastAsia="en-CA"/>
              </w:rPr>
              <w:t>Parameter</w:t>
            </w:r>
          </w:p>
        </w:tc>
        <w:tc>
          <w:tcPr>
            <w:tcW w:w="617" w:type="pct"/>
            <w:tcBorders>
              <w:bottom w:val="single" w:sz="4" w:space="0" w:color="auto"/>
            </w:tcBorders>
            <w:shd w:val="clear" w:color="auto" w:fill="D9D9D9"/>
            <w:noWrap/>
            <w:vAlign w:val="center"/>
            <w:hideMark/>
          </w:tcPr>
          <w:p w14:paraId="285DB60E" w14:textId="77777777" w:rsidR="00EF3648" w:rsidRPr="00ED3698" w:rsidRDefault="00EF3648" w:rsidP="00415C37">
            <w:pPr>
              <w:spacing w:before="0" w:after="0"/>
              <w:rPr>
                <w:b/>
                <w:color w:val="000000"/>
                <w:lang w:eastAsia="zh-CN"/>
              </w:rPr>
            </w:pPr>
            <w:r>
              <w:rPr>
                <w:rFonts w:hint="eastAsia"/>
                <w:b/>
                <w:color w:val="000000"/>
                <w:lang w:eastAsia="zh-CN"/>
              </w:rPr>
              <w:t>Symbol</w:t>
            </w:r>
          </w:p>
        </w:tc>
        <w:tc>
          <w:tcPr>
            <w:tcW w:w="618" w:type="pct"/>
            <w:tcBorders>
              <w:bottom w:val="single" w:sz="4" w:space="0" w:color="auto"/>
            </w:tcBorders>
            <w:shd w:val="clear" w:color="auto" w:fill="D9D9D9"/>
            <w:vAlign w:val="center"/>
          </w:tcPr>
          <w:p w14:paraId="2E1DF979" w14:textId="77777777" w:rsidR="00EF3648" w:rsidRPr="00ED3698" w:rsidRDefault="00EF3648" w:rsidP="00415C37">
            <w:pPr>
              <w:spacing w:before="0" w:after="0"/>
              <w:rPr>
                <w:b/>
                <w:color w:val="000000"/>
                <w:lang w:eastAsia="en-CA"/>
              </w:rPr>
            </w:pPr>
            <w:r w:rsidRPr="00ED3698">
              <w:rPr>
                <w:b/>
                <w:color w:val="000000"/>
                <w:lang w:eastAsia="en-CA"/>
              </w:rPr>
              <w:t>Value</w:t>
            </w:r>
          </w:p>
        </w:tc>
        <w:tc>
          <w:tcPr>
            <w:tcW w:w="1098" w:type="pct"/>
            <w:tcBorders>
              <w:bottom w:val="single" w:sz="4" w:space="0" w:color="auto"/>
            </w:tcBorders>
            <w:shd w:val="clear" w:color="auto" w:fill="D9D9D9"/>
            <w:noWrap/>
            <w:vAlign w:val="center"/>
            <w:hideMark/>
          </w:tcPr>
          <w:p w14:paraId="4EF86E3F" w14:textId="77777777" w:rsidR="00EF3648" w:rsidRPr="00ED3698" w:rsidRDefault="00EF3648" w:rsidP="00415C37">
            <w:pPr>
              <w:spacing w:before="0" w:after="0"/>
              <w:rPr>
                <w:b/>
                <w:color w:val="000000"/>
                <w:lang w:eastAsia="en-CA"/>
              </w:rPr>
            </w:pPr>
            <w:r w:rsidRPr="00FC4488">
              <w:rPr>
                <w:b/>
                <w:color w:val="000000"/>
                <w:lang w:eastAsia="en-CA"/>
              </w:rPr>
              <w:t>Unit</w:t>
            </w:r>
          </w:p>
        </w:tc>
      </w:tr>
      <w:tr w:rsidR="00EF3648" w:rsidRPr="00ED3698" w14:paraId="0EF646EB" w14:textId="77777777" w:rsidTr="000F40B2">
        <w:trPr>
          <w:trHeight w:val="300"/>
        </w:trPr>
        <w:tc>
          <w:tcPr>
            <w:tcW w:w="2668" w:type="pct"/>
            <w:tcBorders>
              <w:top w:val="single" w:sz="4" w:space="0" w:color="auto"/>
              <w:bottom w:val="nil"/>
            </w:tcBorders>
            <w:shd w:val="clear" w:color="auto" w:fill="auto"/>
            <w:noWrap/>
            <w:vAlign w:val="bottom"/>
            <w:hideMark/>
          </w:tcPr>
          <w:p w14:paraId="4105A8C3" w14:textId="77777777" w:rsidR="00EF3648" w:rsidRPr="00ED3698" w:rsidRDefault="00EF3648" w:rsidP="00415C37">
            <w:pPr>
              <w:spacing w:before="0" w:after="0"/>
              <w:rPr>
                <w:color w:val="000000"/>
                <w:lang w:eastAsia="en-CA"/>
              </w:rPr>
            </w:pPr>
            <w:r w:rsidRPr="00ED3698">
              <w:rPr>
                <w:color w:val="000000"/>
                <w:lang w:eastAsia="en-CA"/>
              </w:rPr>
              <w:t>Length of domain</w:t>
            </w:r>
          </w:p>
        </w:tc>
        <w:tc>
          <w:tcPr>
            <w:tcW w:w="617" w:type="pct"/>
            <w:tcBorders>
              <w:top w:val="single" w:sz="4" w:space="0" w:color="auto"/>
              <w:bottom w:val="nil"/>
            </w:tcBorders>
            <w:shd w:val="clear" w:color="auto" w:fill="auto"/>
            <w:noWrap/>
            <w:vAlign w:val="bottom"/>
            <w:hideMark/>
          </w:tcPr>
          <w:p w14:paraId="112828B2" w14:textId="77777777" w:rsidR="00EF3648" w:rsidRPr="00E24191" w:rsidRDefault="00EF3648" w:rsidP="00415C37">
            <w:pPr>
              <w:spacing w:before="0" w:after="0"/>
              <w:rPr>
                <w:i/>
                <w:color w:val="000000"/>
                <w:lang w:eastAsia="en-CA"/>
              </w:rPr>
            </w:pPr>
            <w:r w:rsidRPr="00E24191">
              <w:rPr>
                <w:i/>
                <w:color w:val="000000"/>
                <w:lang w:eastAsia="en-CA"/>
              </w:rPr>
              <w:t>L</w:t>
            </w:r>
          </w:p>
        </w:tc>
        <w:tc>
          <w:tcPr>
            <w:tcW w:w="618" w:type="pct"/>
            <w:tcBorders>
              <w:top w:val="single" w:sz="4" w:space="0" w:color="auto"/>
              <w:bottom w:val="nil"/>
            </w:tcBorders>
          </w:tcPr>
          <w:p w14:paraId="4CADDEB3" w14:textId="77777777" w:rsidR="00EF3648" w:rsidRPr="00ED3698" w:rsidRDefault="00EF3648" w:rsidP="00415C37">
            <w:pPr>
              <w:spacing w:before="0" w:after="0"/>
              <w:rPr>
                <w:color w:val="000000"/>
                <w:lang w:eastAsia="zh-CN"/>
              </w:rPr>
            </w:pPr>
            <w:r>
              <w:rPr>
                <w:rFonts w:hint="eastAsia"/>
                <w:color w:val="000000"/>
                <w:lang w:eastAsia="zh-CN"/>
              </w:rPr>
              <w:t>16.0</w:t>
            </w:r>
          </w:p>
        </w:tc>
        <w:tc>
          <w:tcPr>
            <w:tcW w:w="1098" w:type="pct"/>
            <w:tcBorders>
              <w:top w:val="single" w:sz="4" w:space="0" w:color="auto"/>
              <w:bottom w:val="nil"/>
            </w:tcBorders>
            <w:shd w:val="clear" w:color="auto" w:fill="auto"/>
            <w:noWrap/>
            <w:vAlign w:val="bottom"/>
            <w:hideMark/>
          </w:tcPr>
          <w:p w14:paraId="45454F0C" w14:textId="77777777" w:rsidR="00EF3648" w:rsidRPr="00ED3698" w:rsidRDefault="00EF3648" w:rsidP="00415C37">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EF3648" w:rsidRPr="00ED3698" w14:paraId="3320380D" w14:textId="77777777" w:rsidTr="000F40B2">
        <w:trPr>
          <w:trHeight w:val="300"/>
        </w:trPr>
        <w:tc>
          <w:tcPr>
            <w:tcW w:w="2668" w:type="pct"/>
            <w:tcBorders>
              <w:top w:val="nil"/>
              <w:bottom w:val="nil"/>
            </w:tcBorders>
            <w:shd w:val="clear" w:color="auto" w:fill="auto"/>
            <w:noWrap/>
            <w:vAlign w:val="bottom"/>
            <w:hideMark/>
          </w:tcPr>
          <w:p w14:paraId="190B6AC2" w14:textId="77777777" w:rsidR="00EF3648" w:rsidRPr="00ED3698" w:rsidRDefault="00EF3648" w:rsidP="00415C37">
            <w:pPr>
              <w:spacing w:before="0" w:after="0"/>
              <w:rPr>
                <w:color w:val="000000"/>
                <w:lang w:eastAsia="en-CA"/>
              </w:rPr>
            </w:pPr>
            <w:r w:rsidRPr="00ED3698">
              <w:rPr>
                <w:color w:val="000000"/>
                <w:lang w:eastAsia="en-CA"/>
              </w:rPr>
              <w:t>Porosity</w:t>
            </w:r>
          </w:p>
        </w:tc>
        <w:tc>
          <w:tcPr>
            <w:tcW w:w="617" w:type="pct"/>
            <w:tcBorders>
              <w:top w:val="nil"/>
              <w:bottom w:val="nil"/>
            </w:tcBorders>
            <w:shd w:val="clear" w:color="auto" w:fill="auto"/>
            <w:noWrap/>
            <w:vAlign w:val="bottom"/>
            <w:hideMark/>
          </w:tcPr>
          <w:p w14:paraId="660B4F98" w14:textId="77777777" w:rsidR="00EF3648" w:rsidRPr="00E24191" w:rsidRDefault="00EF3648" w:rsidP="00415C37">
            <w:pPr>
              <w:spacing w:before="0" w:after="0"/>
              <w:rPr>
                <w:i/>
                <w:color w:val="000000"/>
                <w:lang w:eastAsia="en-CA"/>
              </w:rPr>
            </w:pPr>
            <w:r w:rsidRPr="00E24191">
              <w:rPr>
                <w:rFonts w:ascii="Cambria Math" w:hAnsi="Cambria Math" w:cs="Cambria Math"/>
                <w:i/>
                <w:color w:val="000000"/>
                <w:lang w:eastAsia="en-CA"/>
              </w:rPr>
              <w:t>𝜙</w:t>
            </w:r>
          </w:p>
        </w:tc>
        <w:tc>
          <w:tcPr>
            <w:tcW w:w="618" w:type="pct"/>
            <w:tcBorders>
              <w:top w:val="nil"/>
              <w:bottom w:val="nil"/>
            </w:tcBorders>
          </w:tcPr>
          <w:p w14:paraId="5AF9601F" w14:textId="77777777" w:rsidR="00EF3648" w:rsidRPr="00ED3698" w:rsidRDefault="00EF3648" w:rsidP="00415C37">
            <w:pPr>
              <w:spacing w:before="0" w:after="0"/>
              <w:rPr>
                <w:color w:val="000000"/>
                <w:lang w:eastAsia="zh-CN"/>
              </w:rPr>
            </w:pPr>
            <w:r w:rsidRPr="00ED3698">
              <w:rPr>
                <w:color w:val="000000"/>
                <w:lang w:eastAsia="en-CA"/>
              </w:rPr>
              <w:t>0.</w:t>
            </w:r>
            <w:r>
              <w:rPr>
                <w:rFonts w:hint="eastAsia"/>
                <w:color w:val="000000"/>
                <w:lang w:eastAsia="zh-CN"/>
              </w:rPr>
              <w:t>25</w:t>
            </w:r>
          </w:p>
        </w:tc>
        <w:tc>
          <w:tcPr>
            <w:tcW w:w="1098" w:type="pct"/>
            <w:tcBorders>
              <w:top w:val="nil"/>
              <w:bottom w:val="nil"/>
            </w:tcBorders>
            <w:shd w:val="clear" w:color="auto" w:fill="auto"/>
            <w:noWrap/>
            <w:vAlign w:val="bottom"/>
            <w:hideMark/>
          </w:tcPr>
          <w:p w14:paraId="2BE9604D" w14:textId="77777777" w:rsidR="00EF3648" w:rsidRPr="00ED3698" w:rsidRDefault="00EF3648" w:rsidP="00415C37">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EF3648" w:rsidRPr="00ED3698" w14:paraId="64B07441" w14:textId="77777777" w:rsidTr="000F40B2">
        <w:trPr>
          <w:trHeight w:val="300"/>
        </w:trPr>
        <w:tc>
          <w:tcPr>
            <w:tcW w:w="2668" w:type="pct"/>
            <w:tcBorders>
              <w:top w:val="nil"/>
              <w:bottom w:val="nil"/>
            </w:tcBorders>
            <w:shd w:val="clear" w:color="auto" w:fill="auto"/>
            <w:noWrap/>
            <w:vAlign w:val="bottom"/>
            <w:hideMark/>
          </w:tcPr>
          <w:p w14:paraId="76130889" w14:textId="77777777" w:rsidR="00EF3648" w:rsidRPr="00ED3698" w:rsidRDefault="00EF3648" w:rsidP="00415C37">
            <w:pPr>
              <w:spacing w:before="0" w:after="0"/>
              <w:rPr>
                <w:color w:val="000000"/>
                <w:lang w:eastAsia="en-CA"/>
              </w:rPr>
            </w:pPr>
            <w:r w:rsidRPr="00ED3698">
              <w:rPr>
                <w:color w:val="000000"/>
                <w:lang w:eastAsia="en-CA"/>
              </w:rPr>
              <w:t>Hydraulic conductivity</w:t>
            </w:r>
          </w:p>
        </w:tc>
        <w:tc>
          <w:tcPr>
            <w:tcW w:w="617" w:type="pct"/>
            <w:tcBorders>
              <w:top w:val="nil"/>
              <w:bottom w:val="nil"/>
            </w:tcBorders>
            <w:shd w:val="clear" w:color="auto" w:fill="auto"/>
            <w:noWrap/>
            <w:vAlign w:val="bottom"/>
            <w:hideMark/>
          </w:tcPr>
          <w:p w14:paraId="533B6A5A" w14:textId="77777777" w:rsidR="00EF3648" w:rsidRPr="00E24191" w:rsidRDefault="00EF3648" w:rsidP="00415C37">
            <w:pPr>
              <w:spacing w:before="0" w:after="0"/>
              <w:rPr>
                <w:i/>
                <w:color w:val="000000"/>
                <w:lang w:eastAsia="zh-CN"/>
              </w:rPr>
            </w:pPr>
            <w:r w:rsidRPr="00E24191">
              <w:rPr>
                <w:i/>
                <w:color w:val="000000"/>
                <w:lang w:eastAsia="en-CA"/>
              </w:rPr>
              <w:t>K</w:t>
            </w:r>
            <w:r w:rsidRPr="00E24191">
              <w:rPr>
                <w:i/>
                <w:color w:val="000000"/>
                <w:vertAlign w:val="subscript"/>
                <w:lang w:eastAsia="zh-CN"/>
              </w:rPr>
              <w:t>zz</w:t>
            </w:r>
          </w:p>
        </w:tc>
        <w:tc>
          <w:tcPr>
            <w:tcW w:w="618" w:type="pct"/>
            <w:tcBorders>
              <w:top w:val="nil"/>
              <w:bottom w:val="nil"/>
            </w:tcBorders>
          </w:tcPr>
          <w:p w14:paraId="296BDED4" w14:textId="77777777" w:rsidR="00EF3648" w:rsidRPr="00ED3698" w:rsidRDefault="00EF3648" w:rsidP="00415C37">
            <w:pPr>
              <w:spacing w:before="0" w:after="0"/>
              <w:rPr>
                <w:color w:val="000000"/>
                <w:lang w:eastAsia="zh-CN"/>
              </w:rPr>
            </w:pPr>
            <w:r>
              <w:rPr>
                <w:color w:val="000000"/>
                <w:lang w:eastAsia="en-CA"/>
              </w:rPr>
              <w:t>1</w:t>
            </w:r>
            <w:r>
              <w:rPr>
                <w:rFonts w:hint="eastAsia"/>
                <w:color w:val="000000"/>
                <w:lang w:eastAsia="zh-CN"/>
              </w:rPr>
              <w:t>.0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3</w:t>
            </w:r>
          </w:p>
        </w:tc>
        <w:tc>
          <w:tcPr>
            <w:tcW w:w="1098" w:type="pct"/>
            <w:tcBorders>
              <w:top w:val="nil"/>
              <w:bottom w:val="nil"/>
            </w:tcBorders>
            <w:shd w:val="clear" w:color="auto" w:fill="auto"/>
            <w:noWrap/>
            <w:vAlign w:val="bottom"/>
            <w:hideMark/>
          </w:tcPr>
          <w:p w14:paraId="2A504694" w14:textId="77777777" w:rsidR="00EF3648" w:rsidRPr="002D67BA" w:rsidRDefault="00EF3648" w:rsidP="00415C37">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EF3648" w:rsidRPr="00ED3698" w14:paraId="5E3FF52F" w14:textId="77777777" w:rsidTr="000F40B2">
        <w:trPr>
          <w:trHeight w:val="300"/>
        </w:trPr>
        <w:tc>
          <w:tcPr>
            <w:tcW w:w="2668" w:type="pct"/>
            <w:tcBorders>
              <w:top w:val="nil"/>
              <w:bottom w:val="nil"/>
            </w:tcBorders>
            <w:shd w:val="clear" w:color="auto" w:fill="auto"/>
            <w:noWrap/>
            <w:vAlign w:val="bottom"/>
          </w:tcPr>
          <w:p w14:paraId="6068CF4F" w14:textId="77777777" w:rsidR="00EF3648" w:rsidRPr="00ED3698" w:rsidRDefault="00EF3648" w:rsidP="00415C37">
            <w:pPr>
              <w:spacing w:before="0" w:after="0"/>
              <w:rPr>
                <w:color w:val="000000"/>
                <w:lang w:eastAsia="zh-CN"/>
              </w:rPr>
            </w:pPr>
            <w:r>
              <w:rPr>
                <w:color w:val="000000"/>
                <w:lang w:eastAsia="zh-CN"/>
              </w:rPr>
              <w:t>Free phase d</w:t>
            </w:r>
            <w:r>
              <w:rPr>
                <w:rFonts w:hint="eastAsia"/>
                <w:color w:val="000000"/>
                <w:lang w:eastAsia="zh-CN"/>
              </w:rPr>
              <w:t>iffusion coefficient</w:t>
            </w:r>
          </w:p>
        </w:tc>
        <w:tc>
          <w:tcPr>
            <w:tcW w:w="617" w:type="pct"/>
            <w:tcBorders>
              <w:top w:val="nil"/>
              <w:bottom w:val="nil"/>
            </w:tcBorders>
            <w:shd w:val="clear" w:color="auto" w:fill="auto"/>
            <w:noWrap/>
            <w:vAlign w:val="bottom"/>
          </w:tcPr>
          <w:p w14:paraId="2FE5E08B" w14:textId="77777777" w:rsidR="00EF3648" w:rsidRPr="00E24191" w:rsidRDefault="00EF3648" w:rsidP="00415C37">
            <w:pPr>
              <w:spacing w:before="0" w:after="0"/>
              <w:rPr>
                <w:i/>
                <w:color w:val="000000"/>
                <w:lang w:eastAsia="zh-CN"/>
              </w:rPr>
            </w:pPr>
            <w:r w:rsidRPr="00E24191">
              <w:rPr>
                <w:i/>
                <w:color w:val="000000"/>
                <w:lang w:eastAsia="zh-CN"/>
              </w:rPr>
              <w:t>D</w:t>
            </w:r>
            <w:r w:rsidRPr="00E24191">
              <w:rPr>
                <w:i/>
                <w:color w:val="000000"/>
                <w:vertAlign w:val="subscript"/>
                <w:lang w:eastAsia="zh-CN"/>
              </w:rPr>
              <w:t>0</w:t>
            </w:r>
          </w:p>
        </w:tc>
        <w:tc>
          <w:tcPr>
            <w:tcW w:w="618" w:type="pct"/>
            <w:tcBorders>
              <w:top w:val="nil"/>
              <w:bottom w:val="nil"/>
            </w:tcBorders>
          </w:tcPr>
          <w:p w14:paraId="20E3FBFB" w14:textId="77777777" w:rsidR="00EF3648" w:rsidRPr="00ED3698" w:rsidRDefault="00EF3648" w:rsidP="00415C37">
            <w:pPr>
              <w:spacing w:before="0" w:after="0"/>
              <w:rPr>
                <w:color w:val="000000"/>
                <w:lang w:eastAsia="zh-CN"/>
              </w:rPr>
            </w:pPr>
            <w:r>
              <w:rPr>
                <w:rFonts w:hint="eastAsia"/>
                <w:color w:val="000000"/>
                <w:lang w:eastAsia="zh-CN"/>
              </w:rPr>
              <w:t>1.0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9</w:t>
            </w:r>
          </w:p>
        </w:tc>
        <w:tc>
          <w:tcPr>
            <w:tcW w:w="1098" w:type="pct"/>
            <w:tcBorders>
              <w:top w:val="nil"/>
              <w:bottom w:val="nil"/>
            </w:tcBorders>
            <w:shd w:val="clear" w:color="auto" w:fill="auto"/>
            <w:noWrap/>
            <w:vAlign w:val="bottom"/>
          </w:tcPr>
          <w:p w14:paraId="65468A99" w14:textId="77777777" w:rsidR="00EF3648" w:rsidRPr="00ED3698" w:rsidRDefault="00EF3648" w:rsidP="00415C37">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EF3648" w:rsidRPr="00ED3698" w14:paraId="0811664E" w14:textId="77777777" w:rsidTr="000F40B2">
        <w:trPr>
          <w:trHeight w:val="300"/>
        </w:trPr>
        <w:tc>
          <w:tcPr>
            <w:tcW w:w="2668" w:type="pct"/>
            <w:tcBorders>
              <w:top w:val="nil"/>
              <w:bottom w:val="nil"/>
            </w:tcBorders>
            <w:shd w:val="clear" w:color="auto" w:fill="auto"/>
            <w:noWrap/>
            <w:vAlign w:val="center"/>
          </w:tcPr>
          <w:p w14:paraId="56ADF19A" w14:textId="77777777" w:rsidR="00EF3648" w:rsidRPr="00ED3698" w:rsidRDefault="00EF3648" w:rsidP="00415C37">
            <w:pPr>
              <w:spacing w:before="0" w:after="0"/>
              <w:rPr>
                <w:color w:val="000000"/>
                <w:lang w:eastAsia="en-CA"/>
              </w:rPr>
            </w:pPr>
            <w:r>
              <w:rPr>
                <w:rFonts w:hint="eastAsia"/>
                <w:color w:val="000000"/>
                <w:lang w:eastAsia="zh-CN"/>
              </w:rPr>
              <w:t>L</w:t>
            </w:r>
            <w:r w:rsidRPr="00490495">
              <w:rPr>
                <w:color w:val="000000"/>
                <w:lang w:eastAsia="en-CA"/>
              </w:rPr>
              <w:t>ongitudinal dispersivity</w:t>
            </w:r>
          </w:p>
        </w:tc>
        <w:tc>
          <w:tcPr>
            <w:tcW w:w="617" w:type="pct"/>
            <w:tcBorders>
              <w:top w:val="nil"/>
              <w:bottom w:val="nil"/>
            </w:tcBorders>
            <w:shd w:val="clear" w:color="auto" w:fill="auto"/>
            <w:noWrap/>
            <w:vAlign w:val="center"/>
          </w:tcPr>
          <w:p w14:paraId="6A1A7F81" w14:textId="77777777" w:rsidR="00EF3648" w:rsidRPr="00E24191" w:rsidRDefault="00EF3648" w:rsidP="00415C37">
            <w:pPr>
              <w:spacing w:before="0" w:after="0"/>
              <w:rPr>
                <w:i/>
                <w:color w:val="000000"/>
                <w:lang w:eastAsia="zh-CN"/>
              </w:rPr>
            </w:pPr>
            <w:r w:rsidRPr="00E24191">
              <w:rPr>
                <w:i/>
                <w:color w:val="000000"/>
                <w:lang w:eastAsia="en-CA"/>
              </w:rPr>
              <w:t>α</w:t>
            </w:r>
            <w:r w:rsidRPr="00E24191">
              <w:rPr>
                <w:i/>
                <w:color w:val="000000"/>
                <w:vertAlign w:val="subscript"/>
                <w:lang w:eastAsia="zh-CN"/>
              </w:rPr>
              <w:t>l</w:t>
            </w:r>
          </w:p>
        </w:tc>
        <w:tc>
          <w:tcPr>
            <w:tcW w:w="618" w:type="pct"/>
            <w:tcBorders>
              <w:top w:val="nil"/>
              <w:bottom w:val="nil"/>
            </w:tcBorders>
            <w:vAlign w:val="center"/>
          </w:tcPr>
          <w:p w14:paraId="159A5A8C" w14:textId="77777777" w:rsidR="00EF3648" w:rsidRPr="00ED3698" w:rsidRDefault="00EF3648" w:rsidP="00415C37">
            <w:pPr>
              <w:spacing w:before="0" w:after="0"/>
              <w:rPr>
                <w:color w:val="000000"/>
                <w:lang w:eastAsia="zh-CN"/>
              </w:rPr>
            </w:pPr>
            <w:r>
              <w:rPr>
                <w:rFonts w:hint="eastAsia"/>
                <w:color w:val="000000"/>
                <w:lang w:eastAsia="zh-CN"/>
              </w:rPr>
              <w:t>0.0</w:t>
            </w:r>
            <w:r>
              <w:rPr>
                <w:color w:val="000000"/>
                <w:lang w:eastAsia="zh-CN"/>
              </w:rPr>
              <w:t>1</w:t>
            </w:r>
          </w:p>
        </w:tc>
        <w:tc>
          <w:tcPr>
            <w:tcW w:w="1098" w:type="pct"/>
            <w:tcBorders>
              <w:top w:val="nil"/>
              <w:bottom w:val="nil"/>
            </w:tcBorders>
            <w:shd w:val="clear" w:color="auto" w:fill="auto"/>
            <w:noWrap/>
            <w:vAlign w:val="center"/>
          </w:tcPr>
          <w:p w14:paraId="5D9068CD" w14:textId="77777777" w:rsidR="00EF3648" w:rsidRPr="00ED3698" w:rsidRDefault="00EF3648" w:rsidP="00415C37">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EF3648" w:rsidRPr="00ED3698" w14:paraId="0609221A" w14:textId="77777777" w:rsidTr="000F40B2">
        <w:trPr>
          <w:trHeight w:val="300"/>
        </w:trPr>
        <w:tc>
          <w:tcPr>
            <w:tcW w:w="2668" w:type="pct"/>
            <w:tcBorders>
              <w:top w:val="nil"/>
              <w:bottom w:val="nil"/>
            </w:tcBorders>
            <w:shd w:val="clear" w:color="auto" w:fill="auto"/>
            <w:noWrap/>
            <w:vAlign w:val="center"/>
          </w:tcPr>
          <w:p w14:paraId="1E8E6C0B" w14:textId="77777777" w:rsidR="00EF3648" w:rsidRDefault="00EF3648" w:rsidP="00415C37">
            <w:pPr>
              <w:spacing w:before="0" w:after="0"/>
              <w:rPr>
                <w:color w:val="000000"/>
                <w:lang w:eastAsia="zh-CN"/>
              </w:rPr>
            </w:pPr>
            <w:r>
              <w:rPr>
                <w:color w:val="000000"/>
                <w:lang w:eastAsia="zh-CN"/>
              </w:rPr>
              <w:t>Soil bulk density</w:t>
            </w:r>
          </w:p>
        </w:tc>
        <w:tc>
          <w:tcPr>
            <w:tcW w:w="617" w:type="pct"/>
            <w:tcBorders>
              <w:top w:val="nil"/>
              <w:bottom w:val="nil"/>
            </w:tcBorders>
            <w:shd w:val="clear" w:color="auto" w:fill="auto"/>
            <w:noWrap/>
            <w:vAlign w:val="center"/>
          </w:tcPr>
          <w:p w14:paraId="58D3B431" w14:textId="77777777" w:rsidR="00EF3648" w:rsidRPr="00E24191" w:rsidRDefault="00EF3648" w:rsidP="00415C37">
            <w:pPr>
              <w:spacing w:before="0" w:after="0"/>
              <w:rPr>
                <w:i/>
                <w:color w:val="000000"/>
                <w:vertAlign w:val="subscript"/>
                <w:lang w:eastAsia="en-CA"/>
              </w:rPr>
            </w:pPr>
            <w:r w:rsidRPr="00E24191">
              <w:rPr>
                <w:rFonts w:ascii="Cambria Math" w:hAnsi="Cambria Math" w:cs="Cambria Math"/>
                <w:i/>
                <w:color w:val="000000"/>
                <w:lang w:eastAsia="en-CA"/>
              </w:rPr>
              <w:t>𝜌</w:t>
            </w:r>
            <w:r w:rsidRPr="00E24191">
              <w:rPr>
                <w:i/>
                <w:color w:val="000000"/>
                <w:vertAlign w:val="subscript"/>
                <w:lang w:eastAsia="en-CA"/>
              </w:rPr>
              <w:t>d</w:t>
            </w:r>
          </w:p>
        </w:tc>
        <w:tc>
          <w:tcPr>
            <w:tcW w:w="618" w:type="pct"/>
            <w:tcBorders>
              <w:top w:val="nil"/>
              <w:bottom w:val="nil"/>
            </w:tcBorders>
            <w:vAlign w:val="center"/>
          </w:tcPr>
          <w:p w14:paraId="4CB49F9B" w14:textId="77777777" w:rsidR="00EF3648" w:rsidRDefault="00EF3648" w:rsidP="00415C37">
            <w:pPr>
              <w:spacing w:before="0" w:after="0"/>
              <w:rPr>
                <w:color w:val="000000"/>
                <w:lang w:eastAsia="zh-CN"/>
              </w:rPr>
            </w:pPr>
            <w:r>
              <w:rPr>
                <w:color w:val="000000"/>
                <w:lang w:eastAsia="zh-CN"/>
              </w:rPr>
              <w:t>1.875</w:t>
            </w:r>
          </w:p>
        </w:tc>
        <w:tc>
          <w:tcPr>
            <w:tcW w:w="1098" w:type="pct"/>
            <w:tcBorders>
              <w:top w:val="nil"/>
              <w:bottom w:val="nil"/>
            </w:tcBorders>
            <w:shd w:val="clear" w:color="auto" w:fill="auto"/>
            <w:noWrap/>
            <w:vAlign w:val="center"/>
          </w:tcPr>
          <w:p w14:paraId="485BD50D" w14:textId="77777777" w:rsidR="00EF3648" w:rsidRDefault="00EF3648" w:rsidP="00415C37">
            <w:pPr>
              <w:spacing w:before="0" w:after="0"/>
              <w:rPr>
                <w:color w:val="000000"/>
                <w:lang w:eastAsia="zh-CN"/>
              </w:rPr>
            </w:pPr>
            <w:r>
              <w:rPr>
                <w:color w:val="000000"/>
                <w:lang w:eastAsia="zh-CN"/>
              </w:rPr>
              <w:t>[g cm</w:t>
            </w:r>
            <w:r>
              <w:rPr>
                <w:color w:val="000000"/>
                <w:vertAlign w:val="superscript"/>
                <w:lang w:eastAsia="zh-CN"/>
              </w:rPr>
              <w:t>-3</w:t>
            </w:r>
            <w:r>
              <w:rPr>
                <w:color w:val="000000"/>
                <w:lang w:eastAsia="zh-CN"/>
              </w:rPr>
              <w:t>]</w:t>
            </w:r>
          </w:p>
        </w:tc>
      </w:tr>
      <w:tr w:rsidR="00EF3648" w:rsidRPr="00ED3698" w14:paraId="7412E6C7" w14:textId="77777777" w:rsidTr="000F40B2">
        <w:trPr>
          <w:trHeight w:val="300"/>
        </w:trPr>
        <w:tc>
          <w:tcPr>
            <w:tcW w:w="2668" w:type="pct"/>
            <w:tcBorders>
              <w:top w:val="nil"/>
              <w:bottom w:val="nil"/>
            </w:tcBorders>
            <w:shd w:val="clear" w:color="auto" w:fill="auto"/>
            <w:noWrap/>
            <w:vAlign w:val="center"/>
          </w:tcPr>
          <w:p w14:paraId="276DF2C6" w14:textId="77777777" w:rsidR="00EF3648" w:rsidRPr="002D67BA" w:rsidRDefault="00EF3648" w:rsidP="00415C37">
            <w:pPr>
              <w:spacing w:before="0" w:after="0"/>
              <w:rPr>
                <w:color w:val="000000"/>
                <w:lang w:eastAsia="zh-CN"/>
              </w:rPr>
            </w:pPr>
            <w:r>
              <w:rPr>
                <w:color w:val="000000"/>
                <w:lang w:eastAsia="zh-CN"/>
              </w:rPr>
              <w:t>Cation Exchange Capacity (CEC)</w:t>
            </w:r>
          </w:p>
        </w:tc>
        <w:tc>
          <w:tcPr>
            <w:tcW w:w="617" w:type="pct"/>
            <w:tcBorders>
              <w:top w:val="nil"/>
              <w:bottom w:val="nil"/>
            </w:tcBorders>
            <w:shd w:val="clear" w:color="auto" w:fill="auto"/>
            <w:noWrap/>
            <w:vAlign w:val="center"/>
          </w:tcPr>
          <w:p w14:paraId="400759AA" w14:textId="77777777" w:rsidR="00EF3648" w:rsidRPr="00E24191" w:rsidRDefault="00EF3648" w:rsidP="00415C37">
            <w:pPr>
              <w:spacing w:before="0" w:after="0"/>
              <w:rPr>
                <w:i/>
                <w:color w:val="000000"/>
                <w:lang w:eastAsia="zh-CN"/>
              </w:rPr>
            </w:pPr>
            <w:r w:rsidRPr="00E24191">
              <w:rPr>
                <w:i/>
                <w:color w:val="000000"/>
                <w:lang w:eastAsia="zh-CN"/>
              </w:rPr>
              <w:t>CEC</w:t>
            </w:r>
          </w:p>
        </w:tc>
        <w:tc>
          <w:tcPr>
            <w:tcW w:w="618" w:type="pct"/>
            <w:tcBorders>
              <w:top w:val="nil"/>
              <w:bottom w:val="nil"/>
            </w:tcBorders>
            <w:vAlign w:val="center"/>
          </w:tcPr>
          <w:p w14:paraId="7507B063" w14:textId="77777777" w:rsidR="00EF3648" w:rsidRDefault="00EF3648" w:rsidP="00415C37">
            <w:pPr>
              <w:spacing w:before="0" w:after="0"/>
              <w:rPr>
                <w:color w:val="000000"/>
                <w:lang w:eastAsia="zh-CN"/>
              </w:rPr>
            </w:pPr>
            <w:r>
              <w:rPr>
                <w:color w:val="000000"/>
                <w:lang w:eastAsia="zh-CN"/>
              </w:rPr>
              <w:t>0.733</w:t>
            </w:r>
          </w:p>
        </w:tc>
        <w:tc>
          <w:tcPr>
            <w:tcW w:w="1098" w:type="pct"/>
            <w:tcBorders>
              <w:top w:val="nil"/>
              <w:bottom w:val="nil"/>
            </w:tcBorders>
            <w:shd w:val="clear" w:color="auto" w:fill="auto"/>
            <w:noWrap/>
            <w:vAlign w:val="center"/>
          </w:tcPr>
          <w:p w14:paraId="4306B9CE" w14:textId="77777777" w:rsidR="00EF3648" w:rsidRDefault="00EF3648" w:rsidP="00415C37">
            <w:pPr>
              <w:spacing w:before="0" w:after="0"/>
              <w:rPr>
                <w:color w:val="000000"/>
                <w:lang w:eastAsia="zh-CN"/>
              </w:rPr>
            </w:pPr>
            <w:r w:rsidRPr="00ED53D1">
              <w:rPr>
                <w:color w:val="000000"/>
                <w:lang w:eastAsia="zh-CN"/>
              </w:rPr>
              <w:t>[</w:t>
            </w:r>
            <w:r>
              <w:rPr>
                <w:color w:val="000000"/>
                <w:lang w:eastAsia="zh-CN"/>
              </w:rPr>
              <w:t>meq</w:t>
            </w:r>
            <w:r w:rsidRPr="00ED53D1">
              <w:rPr>
                <w:color w:val="000000"/>
                <w:lang w:eastAsia="zh-CN"/>
              </w:rPr>
              <w:t xml:space="preserve"> </w:t>
            </w:r>
            <w:r>
              <w:rPr>
                <w:color w:val="000000"/>
                <w:lang w:eastAsia="zh-CN"/>
              </w:rPr>
              <w:t>(100g)</w:t>
            </w:r>
            <w:r w:rsidRPr="00ED53D1">
              <w:rPr>
                <w:color w:val="000000"/>
                <w:vertAlign w:val="superscript"/>
                <w:lang w:eastAsia="zh-CN"/>
              </w:rPr>
              <w:t>-1</w:t>
            </w:r>
            <w:r w:rsidRPr="00ED53D1">
              <w:rPr>
                <w:color w:val="000000"/>
                <w:lang w:eastAsia="zh-CN"/>
              </w:rPr>
              <w:t xml:space="preserve"> </w:t>
            </w:r>
            <w:r>
              <w:rPr>
                <w:color w:val="000000"/>
                <w:lang w:eastAsia="zh-CN"/>
              </w:rPr>
              <w:t>solid</w:t>
            </w:r>
            <w:r w:rsidRPr="00ED53D1">
              <w:rPr>
                <w:color w:val="000000"/>
                <w:lang w:eastAsia="zh-CN"/>
              </w:rPr>
              <w:t>]</w:t>
            </w:r>
          </w:p>
        </w:tc>
      </w:tr>
      <w:tr w:rsidR="00EF3648" w:rsidRPr="00ED3698" w14:paraId="33DB9F2E" w14:textId="77777777" w:rsidTr="000F40B2">
        <w:trPr>
          <w:trHeight w:val="300"/>
        </w:trPr>
        <w:tc>
          <w:tcPr>
            <w:tcW w:w="2668" w:type="pct"/>
            <w:tcBorders>
              <w:top w:val="nil"/>
              <w:bottom w:val="nil"/>
            </w:tcBorders>
            <w:shd w:val="clear" w:color="auto" w:fill="auto"/>
            <w:noWrap/>
            <w:vAlign w:val="center"/>
          </w:tcPr>
          <w:p w14:paraId="142C636C" w14:textId="77777777" w:rsidR="00EF3648" w:rsidRDefault="00EF3648" w:rsidP="00415C37">
            <w:pPr>
              <w:spacing w:before="0" w:after="0"/>
              <w:rPr>
                <w:color w:val="000000"/>
                <w:lang w:eastAsia="zh-CN"/>
              </w:rPr>
            </w:pPr>
            <w:r>
              <w:rPr>
                <w:color w:val="000000"/>
                <w:lang w:eastAsia="zh-CN"/>
              </w:rPr>
              <w:t>CEC fraction of site –X in material I</w:t>
            </w:r>
          </w:p>
        </w:tc>
        <w:tc>
          <w:tcPr>
            <w:tcW w:w="617" w:type="pct"/>
            <w:tcBorders>
              <w:top w:val="nil"/>
              <w:bottom w:val="nil"/>
            </w:tcBorders>
            <w:shd w:val="clear" w:color="auto" w:fill="auto"/>
            <w:noWrap/>
            <w:vAlign w:val="center"/>
          </w:tcPr>
          <w:p w14:paraId="05EED4EB" w14:textId="77777777" w:rsidR="00EF3648" w:rsidRPr="00E24191" w:rsidRDefault="00EF3648" w:rsidP="00415C37">
            <w:pPr>
              <w:spacing w:before="0" w:after="0"/>
              <w:rPr>
                <w:i/>
                <w:color w:val="000000"/>
                <w:lang w:eastAsia="zh-CN"/>
              </w:rPr>
            </w:pPr>
            <w:r w:rsidRPr="00E24191">
              <w:rPr>
                <w:i/>
                <w:color w:val="000000"/>
                <w:lang w:eastAsia="zh-CN"/>
              </w:rPr>
              <w:t>F-X</w:t>
            </w:r>
            <w:r w:rsidRPr="00E24191">
              <w:rPr>
                <w:i/>
                <w:color w:val="000000"/>
                <w:vertAlign w:val="subscript"/>
                <w:lang w:eastAsia="zh-CN"/>
              </w:rPr>
              <w:t>1</w:t>
            </w:r>
          </w:p>
        </w:tc>
        <w:tc>
          <w:tcPr>
            <w:tcW w:w="618" w:type="pct"/>
            <w:tcBorders>
              <w:top w:val="nil"/>
              <w:bottom w:val="nil"/>
            </w:tcBorders>
            <w:vAlign w:val="center"/>
          </w:tcPr>
          <w:p w14:paraId="366AF511" w14:textId="77777777" w:rsidR="00EF3648" w:rsidRDefault="00EF3648" w:rsidP="00415C37">
            <w:pPr>
              <w:spacing w:before="0" w:after="0"/>
              <w:rPr>
                <w:color w:val="000000"/>
                <w:lang w:eastAsia="zh-CN"/>
              </w:rPr>
            </w:pPr>
            <w:r>
              <w:rPr>
                <w:color w:val="000000"/>
                <w:lang w:eastAsia="zh-CN"/>
              </w:rPr>
              <w:t>90%</w:t>
            </w:r>
          </w:p>
        </w:tc>
        <w:tc>
          <w:tcPr>
            <w:tcW w:w="1098" w:type="pct"/>
            <w:tcBorders>
              <w:top w:val="nil"/>
              <w:bottom w:val="nil"/>
            </w:tcBorders>
            <w:shd w:val="clear" w:color="auto" w:fill="auto"/>
            <w:noWrap/>
            <w:vAlign w:val="center"/>
          </w:tcPr>
          <w:p w14:paraId="404861C5" w14:textId="77777777" w:rsidR="00EF3648" w:rsidRPr="00ED53D1" w:rsidRDefault="00EF3648" w:rsidP="00415C37">
            <w:pPr>
              <w:spacing w:before="0" w:after="0"/>
              <w:rPr>
                <w:color w:val="000000"/>
                <w:szCs w:val="24"/>
                <w:lang w:eastAsia="zh-CN"/>
              </w:rPr>
            </w:pPr>
            <w:r w:rsidRPr="00ED53D1">
              <w:rPr>
                <w:szCs w:val="24"/>
              </w:rPr>
              <w:t>[</w:t>
            </w:r>
            <w:r>
              <w:rPr>
                <w:szCs w:val="24"/>
              </w:rPr>
              <w:t>-</w:t>
            </w:r>
            <w:r w:rsidRPr="00ED53D1">
              <w:rPr>
                <w:szCs w:val="24"/>
              </w:rPr>
              <w:t>]</w:t>
            </w:r>
          </w:p>
        </w:tc>
      </w:tr>
      <w:tr w:rsidR="00EF3648" w:rsidRPr="00ED3698" w14:paraId="53FFCCD3" w14:textId="77777777" w:rsidTr="000F40B2">
        <w:trPr>
          <w:trHeight w:val="300"/>
        </w:trPr>
        <w:tc>
          <w:tcPr>
            <w:tcW w:w="2668" w:type="pct"/>
            <w:tcBorders>
              <w:top w:val="nil"/>
              <w:bottom w:val="nil"/>
            </w:tcBorders>
            <w:shd w:val="clear" w:color="auto" w:fill="auto"/>
            <w:noWrap/>
            <w:vAlign w:val="center"/>
          </w:tcPr>
          <w:p w14:paraId="0B766EAC" w14:textId="77777777" w:rsidR="00EF3648" w:rsidRDefault="00EF3648" w:rsidP="00415C37">
            <w:pPr>
              <w:spacing w:before="0" w:after="0"/>
              <w:rPr>
                <w:color w:val="000000"/>
                <w:lang w:eastAsia="zh-CN"/>
              </w:rPr>
            </w:pPr>
            <w:r>
              <w:rPr>
                <w:color w:val="000000"/>
                <w:lang w:eastAsia="zh-CN"/>
              </w:rPr>
              <w:t>CEC fraction of site –Y in material I</w:t>
            </w:r>
          </w:p>
        </w:tc>
        <w:tc>
          <w:tcPr>
            <w:tcW w:w="617" w:type="pct"/>
            <w:tcBorders>
              <w:top w:val="nil"/>
              <w:bottom w:val="nil"/>
            </w:tcBorders>
            <w:shd w:val="clear" w:color="auto" w:fill="auto"/>
            <w:noWrap/>
            <w:vAlign w:val="center"/>
          </w:tcPr>
          <w:p w14:paraId="5980707C" w14:textId="77777777" w:rsidR="00EF3648" w:rsidRPr="00E24191" w:rsidRDefault="00EF3648" w:rsidP="00415C37">
            <w:pPr>
              <w:spacing w:before="0" w:after="0"/>
              <w:rPr>
                <w:i/>
                <w:color w:val="000000"/>
                <w:lang w:eastAsia="zh-CN"/>
              </w:rPr>
            </w:pPr>
            <w:r w:rsidRPr="00E24191">
              <w:rPr>
                <w:i/>
                <w:color w:val="000000"/>
                <w:lang w:eastAsia="zh-CN"/>
              </w:rPr>
              <w:t>F-Y</w:t>
            </w:r>
            <w:r w:rsidRPr="00E24191">
              <w:rPr>
                <w:i/>
                <w:color w:val="000000"/>
                <w:vertAlign w:val="subscript"/>
                <w:lang w:eastAsia="zh-CN"/>
              </w:rPr>
              <w:t>1</w:t>
            </w:r>
          </w:p>
        </w:tc>
        <w:tc>
          <w:tcPr>
            <w:tcW w:w="618" w:type="pct"/>
            <w:tcBorders>
              <w:top w:val="nil"/>
              <w:bottom w:val="nil"/>
            </w:tcBorders>
            <w:vAlign w:val="center"/>
          </w:tcPr>
          <w:p w14:paraId="2F682123" w14:textId="77777777" w:rsidR="00EF3648" w:rsidRDefault="00EF3648" w:rsidP="00415C37">
            <w:pPr>
              <w:spacing w:before="0" w:after="0"/>
              <w:rPr>
                <w:color w:val="000000"/>
                <w:lang w:eastAsia="zh-CN"/>
              </w:rPr>
            </w:pPr>
            <w:r>
              <w:rPr>
                <w:color w:val="000000"/>
                <w:lang w:eastAsia="zh-CN"/>
              </w:rPr>
              <w:t>10%</w:t>
            </w:r>
          </w:p>
        </w:tc>
        <w:tc>
          <w:tcPr>
            <w:tcW w:w="1098" w:type="pct"/>
            <w:tcBorders>
              <w:top w:val="nil"/>
              <w:bottom w:val="nil"/>
            </w:tcBorders>
            <w:shd w:val="clear" w:color="auto" w:fill="auto"/>
            <w:noWrap/>
            <w:vAlign w:val="center"/>
          </w:tcPr>
          <w:p w14:paraId="48CBF842" w14:textId="77777777" w:rsidR="00EF3648" w:rsidRPr="00ED53D1" w:rsidRDefault="00EF3648" w:rsidP="00415C37">
            <w:pPr>
              <w:spacing w:before="0" w:after="0"/>
              <w:rPr>
                <w:color w:val="000000"/>
                <w:szCs w:val="24"/>
                <w:lang w:eastAsia="zh-CN"/>
              </w:rPr>
            </w:pPr>
            <w:r w:rsidRPr="00ED53D1">
              <w:rPr>
                <w:szCs w:val="24"/>
              </w:rPr>
              <w:t>[</w:t>
            </w:r>
            <w:r>
              <w:rPr>
                <w:szCs w:val="24"/>
              </w:rPr>
              <w:t>-</w:t>
            </w:r>
            <w:r w:rsidRPr="00ED53D1">
              <w:rPr>
                <w:szCs w:val="24"/>
              </w:rPr>
              <w:t>]</w:t>
            </w:r>
          </w:p>
        </w:tc>
      </w:tr>
      <w:tr w:rsidR="00EF3648" w:rsidRPr="00ED3698" w14:paraId="775906B8" w14:textId="77777777" w:rsidTr="000F40B2">
        <w:trPr>
          <w:trHeight w:val="300"/>
        </w:trPr>
        <w:tc>
          <w:tcPr>
            <w:tcW w:w="2668" w:type="pct"/>
            <w:tcBorders>
              <w:top w:val="nil"/>
              <w:bottom w:val="nil"/>
            </w:tcBorders>
            <w:shd w:val="clear" w:color="auto" w:fill="auto"/>
            <w:noWrap/>
            <w:vAlign w:val="center"/>
          </w:tcPr>
          <w:p w14:paraId="1761941F" w14:textId="77777777" w:rsidR="00EF3648" w:rsidRDefault="00EF3648" w:rsidP="00415C37">
            <w:pPr>
              <w:spacing w:before="0" w:after="0"/>
              <w:rPr>
                <w:color w:val="000000"/>
                <w:lang w:eastAsia="zh-CN"/>
              </w:rPr>
            </w:pPr>
            <w:r>
              <w:rPr>
                <w:color w:val="000000"/>
                <w:lang w:eastAsia="zh-CN"/>
              </w:rPr>
              <w:t>CEC fraction of site –X in material II</w:t>
            </w:r>
          </w:p>
        </w:tc>
        <w:tc>
          <w:tcPr>
            <w:tcW w:w="617" w:type="pct"/>
            <w:tcBorders>
              <w:top w:val="nil"/>
              <w:bottom w:val="nil"/>
            </w:tcBorders>
            <w:shd w:val="clear" w:color="auto" w:fill="auto"/>
            <w:noWrap/>
            <w:vAlign w:val="center"/>
          </w:tcPr>
          <w:p w14:paraId="157C1818" w14:textId="77777777" w:rsidR="00EF3648" w:rsidRPr="00E24191" w:rsidRDefault="00EF3648" w:rsidP="00415C37">
            <w:pPr>
              <w:spacing w:before="0" w:after="0"/>
              <w:rPr>
                <w:i/>
                <w:color w:val="000000"/>
                <w:lang w:eastAsia="zh-CN"/>
              </w:rPr>
            </w:pPr>
            <w:r w:rsidRPr="00E24191">
              <w:rPr>
                <w:i/>
                <w:color w:val="000000"/>
                <w:lang w:eastAsia="zh-CN"/>
              </w:rPr>
              <w:t>F-X</w:t>
            </w:r>
            <w:r w:rsidRPr="00E24191">
              <w:rPr>
                <w:i/>
                <w:color w:val="000000"/>
                <w:vertAlign w:val="subscript"/>
                <w:lang w:eastAsia="zh-CN"/>
              </w:rPr>
              <w:t>2</w:t>
            </w:r>
          </w:p>
        </w:tc>
        <w:tc>
          <w:tcPr>
            <w:tcW w:w="618" w:type="pct"/>
            <w:tcBorders>
              <w:top w:val="nil"/>
              <w:bottom w:val="nil"/>
            </w:tcBorders>
            <w:vAlign w:val="center"/>
          </w:tcPr>
          <w:p w14:paraId="54B51859" w14:textId="77777777" w:rsidR="00EF3648" w:rsidRDefault="00EF3648" w:rsidP="00415C37">
            <w:pPr>
              <w:spacing w:before="0" w:after="0"/>
              <w:rPr>
                <w:color w:val="000000"/>
                <w:lang w:eastAsia="zh-CN"/>
              </w:rPr>
            </w:pPr>
            <w:r>
              <w:rPr>
                <w:color w:val="000000"/>
                <w:lang w:eastAsia="zh-CN"/>
              </w:rPr>
              <w:t>40%</w:t>
            </w:r>
          </w:p>
        </w:tc>
        <w:tc>
          <w:tcPr>
            <w:tcW w:w="1098" w:type="pct"/>
            <w:tcBorders>
              <w:top w:val="nil"/>
              <w:bottom w:val="nil"/>
            </w:tcBorders>
            <w:shd w:val="clear" w:color="auto" w:fill="auto"/>
            <w:noWrap/>
            <w:vAlign w:val="center"/>
          </w:tcPr>
          <w:p w14:paraId="4274010C" w14:textId="77777777" w:rsidR="00EF3648" w:rsidRPr="00ED53D1" w:rsidRDefault="00EF3648" w:rsidP="00415C37">
            <w:pPr>
              <w:spacing w:before="0" w:after="0"/>
              <w:rPr>
                <w:color w:val="000000"/>
                <w:szCs w:val="24"/>
                <w:lang w:eastAsia="zh-CN"/>
              </w:rPr>
            </w:pPr>
            <w:r w:rsidRPr="00ED53D1">
              <w:rPr>
                <w:szCs w:val="24"/>
              </w:rPr>
              <w:t>[</w:t>
            </w:r>
            <w:r>
              <w:rPr>
                <w:szCs w:val="24"/>
              </w:rPr>
              <w:t>-</w:t>
            </w:r>
            <w:r w:rsidRPr="00ED53D1">
              <w:rPr>
                <w:szCs w:val="24"/>
              </w:rPr>
              <w:t>]</w:t>
            </w:r>
          </w:p>
        </w:tc>
      </w:tr>
      <w:tr w:rsidR="00EF3648" w:rsidRPr="00ED3698" w14:paraId="26D9F807" w14:textId="77777777" w:rsidTr="000F40B2">
        <w:trPr>
          <w:trHeight w:val="300"/>
        </w:trPr>
        <w:tc>
          <w:tcPr>
            <w:tcW w:w="2668" w:type="pct"/>
            <w:tcBorders>
              <w:top w:val="nil"/>
              <w:bottom w:val="single" w:sz="4" w:space="0" w:color="auto"/>
            </w:tcBorders>
            <w:shd w:val="clear" w:color="auto" w:fill="auto"/>
            <w:noWrap/>
            <w:vAlign w:val="center"/>
          </w:tcPr>
          <w:p w14:paraId="2D63A71F" w14:textId="77777777" w:rsidR="00EF3648" w:rsidRDefault="00EF3648" w:rsidP="00415C37">
            <w:pPr>
              <w:spacing w:before="0" w:after="0"/>
              <w:rPr>
                <w:color w:val="000000"/>
                <w:lang w:eastAsia="zh-CN"/>
              </w:rPr>
            </w:pPr>
            <w:r>
              <w:rPr>
                <w:color w:val="000000"/>
                <w:lang w:eastAsia="zh-CN"/>
              </w:rPr>
              <w:t>CEC fraction of site –Y in material II</w:t>
            </w:r>
          </w:p>
        </w:tc>
        <w:tc>
          <w:tcPr>
            <w:tcW w:w="617" w:type="pct"/>
            <w:tcBorders>
              <w:top w:val="nil"/>
              <w:bottom w:val="single" w:sz="4" w:space="0" w:color="auto"/>
            </w:tcBorders>
            <w:shd w:val="clear" w:color="auto" w:fill="auto"/>
            <w:noWrap/>
            <w:vAlign w:val="center"/>
          </w:tcPr>
          <w:p w14:paraId="630F27DA" w14:textId="77777777" w:rsidR="00EF3648" w:rsidRPr="00E24191" w:rsidRDefault="00EF3648" w:rsidP="00415C37">
            <w:pPr>
              <w:spacing w:before="0" w:after="0"/>
              <w:rPr>
                <w:i/>
                <w:color w:val="000000"/>
                <w:lang w:eastAsia="zh-CN"/>
              </w:rPr>
            </w:pPr>
            <w:r w:rsidRPr="00E24191">
              <w:rPr>
                <w:i/>
                <w:color w:val="000000"/>
                <w:lang w:eastAsia="zh-CN"/>
              </w:rPr>
              <w:t>F-Y</w:t>
            </w:r>
            <w:r w:rsidRPr="00E24191">
              <w:rPr>
                <w:i/>
                <w:color w:val="000000"/>
                <w:vertAlign w:val="subscript"/>
                <w:lang w:eastAsia="zh-CN"/>
              </w:rPr>
              <w:t>2</w:t>
            </w:r>
          </w:p>
        </w:tc>
        <w:tc>
          <w:tcPr>
            <w:tcW w:w="618" w:type="pct"/>
            <w:tcBorders>
              <w:top w:val="nil"/>
              <w:bottom w:val="single" w:sz="4" w:space="0" w:color="auto"/>
            </w:tcBorders>
            <w:vAlign w:val="center"/>
          </w:tcPr>
          <w:p w14:paraId="5778BCFF" w14:textId="77777777" w:rsidR="00EF3648" w:rsidRDefault="00EF3648" w:rsidP="00415C37">
            <w:pPr>
              <w:spacing w:before="0" w:after="0"/>
              <w:rPr>
                <w:color w:val="000000"/>
                <w:lang w:eastAsia="zh-CN"/>
              </w:rPr>
            </w:pPr>
            <w:r>
              <w:rPr>
                <w:color w:val="000000"/>
                <w:lang w:eastAsia="zh-CN"/>
              </w:rPr>
              <w:t>60%</w:t>
            </w:r>
          </w:p>
        </w:tc>
        <w:tc>
          <w:tcPr>
            <w:tcW w:w="1098" w:type="pct"/>
            <w:tcBorders>
              <w:top w:val="nil"/>
              <w:bottom w:val="single" w:sz="4" w:space="0" w:color="auto"/>
            </w:tcBorders>
            <w:shd w:val="clear" w:color="auto" w:fill="auto"/>
            <w:noWrap/>
            <w:vAlign w:val="center"/>
          </w:tcPr>
          <w:p w14:paraId="4DF76491" w14:textId="77777777" w:rsidR="00EF3648" w:rsidRPr="00ED53D1" w:rsidRDefault="00EF3648" w:rsidP="00415C37">
            <w:pPr>
              <w:spacing w:before="0" w:after="0"/>
              <w:rPr>
                <w:color w:val="000000"/>
                <w:szCs w:val="24"/>
                <w:lang w:eastAsia="zh-CN"/>
              </w:rPr>
            </w:pPr>
            <w:r w:rsidRPr="00ED53D1">
              <w:rPr>
                <w:szCs w:val="24"/>
              </w:rPr>
              <w:t>[</w:t>
            </w:r>
            <w:r>
              <w:rPr>
                <w:szCs w:val="24"/>
              </w:rPr>
              <w:t>-</w:t>
            </w:r>
            <w:r w:rsidRPr="00ED53D1">
              <w:rPr>
                <w:szCs w:val="24"/>
              </w:rPr>
              <w:t>]</w:t>
            </w:r>
          </w:p>
        </w:tc>
      </w:tr>
    </w:tbl>
    <w:p w14:paraId="130CE6DC" w14:textId="77777777" w:rsidR="00EF3648" w:rsidRDefault="00EF3648" w:rsidP="00EF3648">
      <w:pPr>
        <w:pStyle w:val="Simpleline"/>
        <w:rPr>
          <w:lang w:eastAsia="zh-CN"/>
        </w:rPr>
      </w:pPr>
    </w:p>
    <w:p w14:paraId="71012FE1" w14:textId="2061AD9C" w:rsidR="00EF3648" w:rsidRDefault="00EF3648" w:rsidP="00EF3648">
      <w:r>
        <w:t xml:space="preserve">The ion exchange reactions for both sites ‘-X’ and ‘-Y’ are listed in </w:t>
      </w:r>
      <w:r>
        <w:fldChar w:fldCharType="begin"/>
      </w:r>
      <w:r>
        <w:instrText xml:space="preserve"> REF _Ref370129189 \h </w:instrText>
      </w:r>
      <w:r>
        <w:fldChar w:fldCharType="separate"/>
      </w:r>
      <w:r w:rsidR="00B560DA">
        <w:t xml:space="preserve">Table </w:t>
      </w:r>
      <w:r w:rsidR="00B560DA">
        <w:rPr>
          <w:noProof/>
        </w:rPr>
        <w:t>2</w:t>
      </w:r>
      <w:r w:rsidR="00B560DA">
        <w:t>.</w:t>
      </w:r>
      <w:r w:rsidR="00B560DA">
        <w:rPr>
          <w:noProof/>
        </w:rPr>
        <w:t>60</w:t>
      </w:r>
      <w:r>
        <w:fldChar w:fldCharType="end"/>
      </w:r>
      <w:r w:rsidR="004474F5">
        <w:t xml:space="preserve">.  </w:t>
      </w:r>
      <w:r>
        <w:t>Exchange coefficients for the ‘–Y’ sites were assumed to be 50% larger than for the ‘–X’ sites, to provide a testing platform for the multi-site ion exchange model.</w:t>
      </w:r>
    </w:p>
    <w:p w14:paraId="5596C026" w14:textId="75275652" w:rsidR="00B5313C" w:rsidRDefault="00B5313C" w:rsidP="00B5313C">
      <w:pPr>
        <w:pStyle w:val="Caption"/>
        <w:keepNext/>
      </w:pPr>
      <w:bookmarkStart w:id="548" w:name="_Ref370129189"/>
      <w:bookmarkStart w:id="549" w:name="_Toc374635299"/>
      <w:bookmarkStart w:id="550" w:name="_Toc386208611"/>
      <w:bookmarkStart w:id="551" w:name="_Toc386554021"/>
      <w:bookmarkStart w:id="552" w:name="_Toc389033556"/>
      <w:bookmarkStart w:id="553" w:name="_Toc520374936"/>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60</w:t>
      </w:r>
      <w:r w:rsidR="00FE1AD3">
        <w:fldChar w:fldCharType="end"/>
      </w:r>
      <w:bookmarkEnd w:id="548"/>
      <w:r>
        <w:rPr>
          <w:noProof/>
        </w:rPr>
        <w:t>:</w:t>
      </w:r>
      <w:r w:rsidR="00142D8D">
        <w:rPr>
          <w:noProof/>
        </w:rPr>
        <w:t xml:space="preserve"> </w:t>
      </w:r>
      <w:r>
        <w:t>Ion exchange reactions used in the simulation</w:t>
      </w:r>
      <w:bookmarkEnd w:id="549"/>
      <w:bookmarkEnd w:id="550"/>
      <w:bookmarkEnd w:id="551"/>
      <w:bookmarkEnd w:id="552"/>
      <w:bookmarkEnd w:id="553"/>
    </w:p>
    <w:tbl>
      <w:tblPr>
        <w:tblW w:w="5000" w:type="pct"/>
        <w:tblBorders>
          <w:top w:val="single" w:sz="4" w:space="0" w:color="auto"/>
          <w:bottom w:val="single" w:sz="4" w:space="0" w:color="auto"/>
        </w:tblBorders>
        <w:tblLook w:val="04A0" w:firstRow="1" w:lastRow="0" w:firstColumn="1" w:lastColumn="0" w:noHBand="0" w:noVBand="1"/>
      </w:tblPr>
      <w:tblGrid>
        <w:gridCol w:w="658"/>
        <w:gridCol w:w="4149"/>
        <w:gridCol w:w="3833"/>
      </w:tblGrid>
      <w:tr w:rsidR="00B5313C" w:rsidRPr="00544099" w14:paraId="74A7C6FF" w14:textId="77777777" w:rsidTr="00415C37">
        <w:tc>
          <w:tcPr>
            <w:tcW w:w="2782" w:type="pct"/>
            <w:gridSpan w:val="2"/>
            <w:tcBorders>
              <w:top w:val="single" w:sz="4" w:space="0" w:color="auto"/>
              <w:bottom w:val="single" w:sz="4" w:space="0" w:color="auto"/>
            </w:tcBorders>
            <w:shd w:val="clear" w:color="auto" w:fill="D9D9D9"/>
            <w:vAlign w:val="bottom"/>
            <w:hideMark/>
          </w:tcPr>
          <w:p w14:paraId="135663EC" w14:textId="77777777" w:rsidR="00B5313C" w:rsidRPr="00544099" w:rsidRDefault="00B5313C" w:rsidP="000E6DE1">
            <w:pPr>
              <w:spacing w:before="0" w:after="0"/>
              <w:jc w:val="center"/>
              <w:rPr>
                <w:b/>
              </w:rPr>
            </w:pPr>
            <w:r w:rsidRPr="00544099">
              <w:rPr>
                <w:b/>
              </w:rPr>
              <w:t>Cation exchange reactions</w:t>
            </w:r>
          </w:p>
        </w:tc>
        <w:tc>
          <w:tcPr>
            <w:tcW w:w="2218" w:type="pct"/>
            <w:tcBorders>
              <w:top w:val="single" w:sz="4" w:space="0" w:color="auto"/>
              <w:bottom w:val="single" w:sz="4" w:space="0" w:color="auto"/>
            </w:tcBorders>
            <w:shd w:val="clear" w:color="auto" w:fill="D9D9D9"/>
            <w:hideMark/>
          </w:tcPr>
          <w:p w14:paraId="744420B5" w14:textId="77777777" w:rsidR="00B5313C" w:rsidRPr="00544099" w:rsidRDefault="00B5313C" w:rsidP="000E6DE1">
            <w:pPr>
              <w:spacing w:before="0" w:after="0"/>
              <w:jc w:val="center"/>
              <w:rPr>
                <w:b/>
              </w:rPr>
            </w:pPr>
            <w:r w:rsidRPr="00544099">
              <w:rPr>
                <w:b/>
              </w:rPr>
              <w:t>Selectivity coefficients (log K</w:t>
            </w:r>
            <w:r w:rsidRPr="00E24191">
              <w:rPr>
                <w:b/>
                <w:vertAlign w:val="subscript"/>
              </w:rPr>
              <w:t>c</w:t>
            </w:r>
            <w:r w:rsidRPr="00544099">
              <w:rPr>
                <w:b/>
              </w:rPr>
              <w:t>)</w:t>
            </w:r>
          </w:p>
        </w:tc>
      </w:tr>
      <w:tr w:rsidR="00B5313C" w:rsidRPr="00544099" w14:paraId="2D45677F" w14:textId="77777777" w:rsidTr="00415C37">
        <w:tc>
          <w:tcPr>
            <w:tcW w:w="381" w:type="pct"/>
            <w:tcBorders>
              <w:top w:val="single" w:sz="4" w:space="0" w:color="auto"/>
            </w:tcBorders>
            <w:vAlign w:val="bottom"/>
            <w:hideMark/>
          </w:tcPr>
          <w:p w14:paraId="638A1F98" w14:textId="77777777" w:rsidR="00B5313C" w:rsidRPr="00544099" w:rsidRDefault="00B5313C" w:rsidP="000E6DE1">
            <w:pPr>
              <w:spacing w:before="0" w:after="0"/>
            </w:pPr>
            <w:r w:rsidRPr="00544099">
              <w:t>1</w:t>
            </w:r>
          </w:p>
        </w:tc>
        <w:tc>
          <w:tcPr>
            <w:tcW w:w="2401" w:type="pct"/>
            <w:tcBorders>
              <w:top w:val="single" w:sz="4" w:space="0" w:color="auto"/>
            </w:tcBorders>
            <w:vAlign w:val="bottom"/>
            <w:hideMark/>
          </w:tcPr>
          <w:p w14:paraId="44EAE6E8" w14:textId="77777777" w:rsidR="00B5313C" w:rsidRPr="00544099" w:rsidRDefault="00B5313C" w:rsidP="000E6DE1">
            <w:pPr>
              <w:spacing w:before="0" w:after="0"/>
            </w:pPr>
            <w:r>
              <w:t>2</w:t>
            </w:r>
            <w:r w:rsidRPr="00544099">
              <w:t>Na-</w:t>
            </w:r>
            <w:r>
              <w:t>X</w:t>
            </w:r>
            <w:r w:rsidRPr="00544099">
              <w:t xml:space="preserve"> + </w:t>
            </w:r>
            <w:r>
              <w:t>Mg</w:t>
            </w:r>
            <w:r>
              <w:rPr>
                <w:vertAlign w:val="superscript"/>
              </w:rPr>
              <w:t>2+</w:t>
            </w:r>
            <w:r w:rsidRPr="00544099">
              <w:t xml:space="preserve"> </w:t>
            </w:r>
            <w:r w:rsidRPr="00544099">
              <w:rPr>
                <w:rFonts w:ascii="Lucida Sans Unicode" w:hAnsi="Lucida Sans Unicode" w:cs="Lucida Sans Unicode"/>
              </w:rPr>
              <w:t xml:space="preserve">⇋ </w:t>
            </w:r>
            <w:r>
              <w:t>Mg</w:t>
            </w:r>
            <w:r w:rsidRPr="00544099">
              <w:t>-</w:t>
            </w:r>
            <w:r>
              <w:t>X</w:t>
            </w:r>
            <w:r>
              <w:rPr>
                <w:vertAlign w:val="subscript"/>
              </w:rPr>
              <w:t>2</w:t>
            </w:r>
            <w:r w:rsidRPr="00544099">
              <w:t xml:space="preserve"> + </w:t>
            </w:r>
            <w:r>
              <w:t>2</w:t>
            </w:r>
            <w:r w:rsidRPr="00544099">
              <w:t>Na</w:t>
            </w:r>
            <w:r w:rsidRPr="00544099">
              <w:rPr>
                <w:vertAlign w:val="superscript"/>
              </w:rPr>
              <w:t>+</w:t>
            </w:r>
          </w:p>
        </w:tc>
        <w:tc>
          <w:tcPr>
            <w:tcW w:w="2218" w:type="pct"/>
            <w:tcBorders>
              <w:top w:val="single" w:sz="4" w:space="0" w:color="auto"/>
            </w:tcBorders>
            <w:vAlign w:val="bottom"/>
          </w:tcPr>
          <w:p w14:paraId="02A92036" w14:textId="77777777" w:rsidR="00B5313C" w:rsidRPr="00544099" w:rsidRDefault="00B5313C" w:rsidP="000E6DE1">
            <w:pPr>
              <w:spacing w:before="0" w:after="0"/>
              <w:ind w:firstLine="1760"/>
            </w:pPr>
            <w:r>
              <w:t>0.6</w:t>
            </w:r>
          </w:p>
        </w:tc>
      </w:tr>
      <w:tr w:rsidR="00B5313C" w:rsidRPr="00544099" w14:paraId="33600004" w14:textId="77777777" w:rsidTr="00415C37">
        <w:tc>
          <w:tcPr>
            <w:tcW w:w="381" w:type="pct"/>
            <w:vAlign w:val="bottom"/>
            <w:hideMark/>
          </w:tcPr>
          <w:p w14:paraId="5AA04F99" w14:textId="77777777" w:rsidR="00B5313C" w:rsidRPr="00544099" w:rsidRDefault="00B5313C" w:rsidP="000E6DE1">
            <w:pPr>
              <w:spacing w:before="0" w:after="0"/>
            </w:pPr>
            <w:r w:rsidRPr="00544099">
              <w:t>2</w:t>
            </w:r>
          </w:p>
        </w:tc>
        <w:tc>
          <w:tcPr>
            <w:tcW w:w="2401" w:type="pct"/>
            <w:vAlign w:val="bottom"/>
            <w:hideMark/>
          </w:tcPr>
          <w:p w14:paraId="531A96F8" w14:textId="77777777" w:rsidR="00B5313C" w:rsidRPr="00544099" w:rsidRDefault="00B5313C" w:rsidP="000E6DE1">
            <w:pPr>
              <w:spacing w:before="0" w:after="0"/>
            </w:pPr>
            <w:r w:rsidRPr="00544099">
              <w:t>Na-</w:t>
            </w:r>
            <w:r>
              <w:t>X</w:t>
            </w:r>
            <w:r w:rsidRPr="00544099">
              <w:t xml:space="preserve"> + K</w:t>
            </w:r>
            <w:r w:rsidRPr="00544099">
              <w:rPr>
                <w:vertAlign w:val="superscript"/>
              </w:rPr>
              <w:t>+</w:t>
            </w:r>
            <w:r w:rsidRPr="00544099">
              <w:t xml:space="preserve"> </w:t>
            </w:r>
            <w:r w:rsidRPr="00544099">
              <w:rPr>
                <w:rFonts w:ascii="Lucida Sans Unicode" w:hAnsi="Lucida Sans Unicode" w:cs="Lucida Sans Unicode"/>
              </w:rPr>
              <w:t xml:space="preserve">⇋ </w:t>
            </w:r>
            <w:r w:rsidRPr="00544099">
              <w:t>K-</w:t>
            </w:r>
            <w:r>
              <w:t>X</w:t>
            </w:r>
            <w:r w:rsidRPr="00544099">
              <w:t xml:space="preserve"> + Na</w:t>
            </w:r>
            <w:r w:rsidRPr="00544099">
              <w:rPr>
                <w:vertAlign w:val="superscript"/>
              </w:rPr>
              <w:t>+</w:t>
            </w:r>
          </w:p>
        </w:tc>
        <w:tc>
          <w:tcPr>
            <w:tcW w:w="2218" w:type="pct"/>
            <w:vAlign w:val="bottom"/>
          </w:tcPr>
          <w:p w14:paraId="3E1E81A2" w14:textId="77777777" w:rsidR="00B5313C" w:rsidRPr="00544099" w:rsidRDefault="00B5313C" w:rsidP="000E6DE1">
            <w:pPr>
              <w:spacing w:before="0" w:after="0"/>
              <w:ind w:firstLine="1760"/>
            </w:pPr>
            <w:r>
              <w:t>0.7</w:t>
            </w:r>
          </w:p>
        </w:tc>
      </w:tr>
      <w:tr w:rsidR="00B5313C" w:rsidRPr="00544099" w14:paraId="24DEB7A4" w14:textId="77777777" w:rsidTr="00415C37">
        <w:tc>
          <w:tcPr>
            <w:tcW w:w="381" w:type="pct"/>
            <w:vAlign w:val="bottom"/>
            <w:hideMark/>
          </w:tcPr>
          <w:p w14:paraId="04ED5CF8" w14:textId="77777777" w:rsidR="00B5313C" w:rsidRPr="00544099" w:rsidRDefault="00B5313C" w:rsidP="000E6DE1">
            <w:pPr>
              <w:spacing w:before="0" w:after="0"/>
            </w:pPr>
            <w:r w:rsidRPr="00544099">
              <w:t>3</w:t>
            </w:r>
          </w:p>
        </w:tc>
        <w:tc>
          <w:tcPr>
            <w:tcW w:w="2401" w:type="pct"/>
            <w:vAlign w:val="bottom"/>
            <w:hideMark/>
          </w:tcPr>
          <w:p w14:paraId="21143C76" w14:textId="77777777" w:rsidR="00B5313C" w:rsidRPr="00544099" w:rsidRDefault="00B5313C" w:rsidP="000E6DE1">
            <w:pPr>
              <w:spacing w:before="0" w:after="0"/>
            </w:pPr>
            <w:r>
              <w:t>2</w:t>
            </w:r>
            <w:r w:rsidRPr="00544099">
              <w:t>Na-</w:t>
            </w:r>
            <w:r>
              <w:t>X</w:t>
            </w:r>
            <w:r w:rsidRPr="00544099">
              <w:t xml:space="preserve"> + </w:t>
            </w:r>
            <w:r>
              <w:t>Zn</w:t>
            </w:r>
            <w:r>
              <w:rPr>
                <w:vertAlign w:val="superscript"/>
              </w:rPr>
              <w:t>2+</w:t>
            </w:r>
            <w:r w:rsidRPr="00544099">
              <w:t xml:space="preserve"> </w:t>
            </w:r>
            <w:r w:rsidRPr="00544099">
              <w:rPr>
                <w:rFonts w:ascii="Lucida Sans Unicode" w:hAnsi="Lucida Sans Unicode" w:cs="Lucida Sans Unicode"/>
              </w:rPr>
              <w:t xml:space="preserve">⇋ </w:t>
            </w:r>
            <w:r>
              <w:t>Zn</w:t>
            </w:r>
            <w:r w:rsidRPr="00544099">
              <w:t>-</w:t>
            </w:r>
            <w:r>
              <w:t>X</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20602E58" w14:textId="77777777" w:rsidR="00B5313C" w:rsidRPr="00544099" w:rsidRDefault="00B5313C" w:rsidP="000E6DE1">
            <w:pPr>
              <w:spacing w:before="0" w:after="0"/>
              <w:ind w:firstLine="1760"/>
            </w:pPr>
            <w:r>
              <w:t>0.8</w:t>
            </w:r>
          </w:p>
        </w:tc>
      </w:tr>
      <w:tr w:rsidR="00B5313C" w:rsidRPr="00544099" w14:paraId="503F7C8C" w14:textId="77777777" w:rsidTr="00415C37">
        <w:tc>
          <w:tcPr>
            <w:tcW w:w="381" w:type="pct"/>
            <w:vAlign w:val="bottom"/>
            <w:hideMark/>
          </w:tcPr>
          <w:p w14:paraId="0F37E7F9" w14:textId="77777777" w:rsidR="00B5313C" w:rsidRPr="00544099" w:rsidRDefault="00B5313C" w:rsidP="000E6DE1">
            <w:pPr>
              <w:spacing w:before="0" w:after="0"/>
            </w:pPr>
            <w:r w:rsidRPr="00544099">
              <w:t>4</w:t>
            </w:r>
          </w:p>
        </w:tc>
        <w:tc>
          <w:tcPr>
            <w:tcW w:w="2401" w:type="pct"/>
            <w:vAlign w:val="bottom"/>
            <w:hideMark/>
          </w:tcPr>
          <w:p w14:paraId="6ECAE351" w14:textId="77777777" w:rsidR="00B5313C" w:rsidRPr="00544099" w:rsidRDefault="00B5313C" w:rsidP="000E6DE1">
            <w:pPr>
              <w:spacing w:before="0" w:after="0"/>
            </w:pPr>
            <w:r>
              <w:t>2</w:t>
            </w:r>
            <w:r w:rsidRPr="00544099">
              <w:t>Na-</w:t>
            </w:r>
            <w:r>
              <w:t>X</w:t>
            </w:r>
            <w:r w:rsidRPr="00544099">
              <w:t xml:space="preserve"> + </w:t>
            </w:r>
            <w:r>
              <w:t>Pb</w:t>
            </w:r>
            <w:r>
              <w:rPr>
                <w:vertAlign w:val="superscript"/>
              </w:rPr>
              <w:t>2+</w:t>
            </w:r>
            <w:r w:rsidRPr="00544099">
              <w:t xml:space="preserve"> </w:t>
            </w:r>
            <w:r w:rsidRPr="00544099">
              <w:rPr>
                <w:rFonts w:ascii="Lucida Sans Unicode" w:hAnsi="Lucida Sans Unicode" w:cs="Lucida Sans Unicode"/>
              </w:rPr>
              <w:t xml:space="preserve">⇋ </w:t>
            </w:r>
            <w:r>
              <w:t>Pb</w:t>
            </w:r>
            <w:r w:rsidRPr="00544099">
              <w:t>-</w:t>
            </w:r>
            <w:r>
              <w:t>X</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787F8C8A" w14:textId="77777777" w:rsidR="00B5313C" w:rsidRPr="0064211C" w:rsidRDefault="00B5313C" w:rsidP="000E6DE1">
            <w:pPr>
              <w:spacing w:before="0" w:after="0"/>
              <w:ind w:firstLine="1760"/>
            </w:pPr>
            <w:r w:rsidRPr="0064211C">
              <w:t>1.0458</w:t>
            </w:r>
          </w:p>
        </w:tc>
      </w:tr>
      <w:tr w:rsidR="00B5313C" w:rsidRPr="00544099" w14:paraId="7A4E5D37" w14:textId="77777777" w:rsidTr="00415C37">
        <w:tc>
          <w:tcPr>
            <w:tcW w:w="381" w:type="pct"/>
            <w:vAlign w:val="bottom"/>
            <w:hideMark/>
          </w:tcPr>
          <w:p w14:paraId="2E99EEC9" w14:textId="77777777" w:rsidR="00B5313C" w:rsidRPr="00544099" w:rsidRDefault="00B5313C" w:rsidP="000E6DE1">
            <w:pPr>
              <w:spacing w:before="0" w:after="0"/>
            </w:pPr>
            <w:r w:rsidRPr="00544099">
              <w:t>5</w:t>
            </w:r>
          </w:p>
        </w:tc>
        <w:tc>
          <w:tcPr>
            <w:tcW w:w="2401" w:type="pct"/>
            <w:vAlign w:val="bottom"/>
            <w:hideMark/>
          </w:tcPr>
          <w:p w14:paraId="626A6C62" w14:textId="77777777" w:rsidR="00B5313C" w:rsidRPr="00544099" w:rsidRDefault="00B5313C" w:rsidP="000E6DE1">
            <w:pPr>
              <w:spacing w:before="0" w:after="0"/>
            </w:pPr>
            <w:r>
              <w:t>2</w:t>
            </w:r>
            <w:r w:rsidRPr="00544099">
              <w:t>Na-</w:t>
            </w:r>
            <w:r>
              <w:t>X</w:t>
            </w:r>
            <w:r w:rsidRPr="00544099">
              <w:t xml:space="preserve"> + </w:t>
            </w:r>
            <w:r>
              <w:t>Ca</w:t>
            </w:r>
            <w:r>
              <w:rPr>
                <w:vertAlign w:val="superscript"/>
              </w:rPr>
              <w:t>2+</w:t>
            </w:r>
            <w:r w:rsidRPr="00544099">
              <w:t xml:space="preserve"> </w:t>
            </w:r>
            <w:r w:rsidRPr="00544099">
              <w:rPr>
                <w:rFonts w:ascii="Lucida Sans Unicode" w:hAnsi="Lucida Sans Unicode" w:cs="Lucida Sans Unicode"/>
              </w:rPr>
              <w:t xml:space="preserve">⇋ </w:t>
            </w:r>
            <w:r>
              <w:t>Ca</w:t>
            </w:r>
            <w:r w:rsidRPr="00544099">
              <w:t>-</w:t>
            </w:r>
            <w:r>
              <w:t>X</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27CCE3DD" w14:textId="77777777" w:rsidR="00B5313C" w:rsidRPr="0064211C" w:rsidRDefault="00B5313C" w:rsidP="000E6DE1">
            <w:pPr>
              <w:spacing w:before="0" w:after="0"/>
              <w:ind w:firstLine="1760"/>
            </w:pPr>
            <w:r w:rsidRPr="0064211C">
              <w:t>0.8</w:t>
            </w:r>
          </w:p>
        </w:tc>
      </w:tr>
      <w:tr w:rsidR="00B5313C" w:rsidRPr="00544099" w14:paraId="3B304086" w14:textId="77777777" w:rsidTr="00415C37">
        <w:tc>
          <w:tcPr>
            <w:tcW w:w="381" w:type="pct"/>
            <w:vAlign w:val="bottom"/>
          </w:tcPr>
          <w:p w14:paraId="2B5AEF35" w14:textId="77777777" w:rsidR="00B5313C" w:rsidRPr="00544099" w:rsidRDefault="00B5313C" w:rsidP="000E6DE1">
            <w:pPr>
              <w:spacing w:before="0" w:after="0"/>
            </w:pPr>
            <w:r>
              <w:t>6</w:t>
            </w:r>
          </w:p>
        </w:tc>
        <w:tc>
          <w:tcPr>
            <w:tcW w:w="2401" w:type="pct"/>
            <w:vAlign w:val="bottom"/>
          </w:tcPr>
          <w:p w14:paraId="5A979134" w14:textId="77777777" w:rsidR="00B5313C" w:rsidRDefault="00B5313C" w:rsidP="000E6DE1">
            <w:pPr>
              <w:spacing w:before="0" w:after="0"/>
            </w:pPr>
            <w:r w:rsidRPr="00544099">
              <w:t>Na-</w:t>
            </w:r>
            <w:r>
              <w:t>X</w:t>
            </w:r>
            <w:r w:rsidRPr="00544099">
              <w:t xml:space="preserve"> + </w:t>
            </w:r>
            <w:r>
              <w:t>Na</w:t>
            </w:r>
            <w:r w:rsidRPr="00544099">
              <w:rPr>
                <w:vertAlign w:val="superscript"/>
              </w:rPr>
              <w:t>+</w:t>
            </w:r>
            <w:r w:rsidRPr="00544099">
              <w:t xml:space="preserve"> </w:t>
            </w:r>
            <w:r w:rsidRPr="00544099">
              <w:rPr>
                <w:rFonts w:ascii="Lucida Sans Unicode" w:hAnsi="Lucida Sans Unicode" w:cs="Lucida Sans Unicode"/>
              </w:rPr>
              <w:t xml:space="preserve">⇋ </w:t>
            </w:r>
            <w:r>
              <w:t>Na</w:t>
            </w:r>
            <w:r w:rsidRPr="00544099">
              <w:t>-</w:t>
            </w:r>
            <w:r>
              <w:t>X</w:t>
            </w:r>
            <w:r w:rsidRPr="00544099">
              <w:t xml:space="preserve"> + Na</w:t>
            </w:r>
            <w:r w:rsidRPr="00544099">
              <w:rPr>
                <w:vertAlign w:val="superscript"/>
              </w:rPr>
              <w:t>+</w:t>
            </w:r>
          </w:p>
        </w:tc>
        <w:tc>
          <w:tcPr>
            <w:tcW w:w="2218" w:type="pct"/>
            <w:vAlign w:val="bottom"/>
          </w:tcPr>
          <w:p w14:paraId="03AA66A3" w14:textId="77777777" w:rsidR="00B5313C" w:rsidRPr="0064211C" w:rsidRDefault="00B5313C" w:rsidP="000E6DE1">
            <w:pPr>
              <w:spacing w:before="0" w:after="0"/>
              <w:ind w:firstLine="1760"/>
            </w:pPr>
            <w:r>
              <w:t>0.0</w:t>
            </w:r>
          </w:p>
        </w:tc>
      </w:tr>
      <w:tr w:rsidR="00B5313C" w:rsidRPr="00544099" w14:paraId="459BDE06" w14:textId="77777777" w:rsidTr="00415C37">
        <w:tc>
          <w:tcPr>
            <w:tcW w:w="381" w:type="pct"/>
            <w:vAlign w:val="bottom"/>
            <w:hideMark/>
          </w:tcPr>
          <w:p w14:paraId="45282F31" w14:textId="77777777" w:rsidR="00B5313C" w:rsidRPr="00544099" w:rsidRDefault="00B5313C" w:rsidP="000E6DE1">
            <w:pPr>
              <w:spacing w:before="0" w:after="0"/>
            </w:pPr>
            <w:r>
              <w:t>7</w:t>
            </w:r>
          </w:p>
        </w:tc>
        <w:tc>
          <w:tcPr>
            <w:tcW w:w="2401" w:type="pct"/>
            <w:vAlign w:val="bottom"/>
          </w:tcPr>
          <w:p w14:paraId="31A754D3" w14:textId="77777777" w:rsidR="00B5313C" w:rsidRPr="00544099" w:rsidRDefault="00B5313C" w:rsidP="000E6DE1">
            <w:pPr>
              <w:spacing w:before="0" w:after="0"/>
            </w:pPr>
            <w:r>
              <w:t>2</w:t>
            </w:r>
            <w:r w:rsidRPr="00544099">
              <w:t>Na-</w:t>
            </w:r>
            <w:r>
              <w:t>Y</w:t>
            </w:r>
            <w:r w:rsidRPr="00544099">
              <w:t xml:space="preserve"> + </w:t>
            </w:r>
            <w:r>
              <w:t>Mg</w:t>
            </w:r>
            <w:r>
              <w:rPr>
                <w:vertAlign w:val="superscript"/>
              </w:rPr>
              <w:t>2+</w:t>
            </w:r>
            <w:r w:rsidRPr="00544099">
              <w:t xml:space="preserve"> </w:t>
            </w:r>
            <w:r w:rsidRPr="00544099">
              <w:rPr>
                <w:rFonts w:ascii="Lucida Sans Unicode" w:hAnsi="Lucida Sans Unicode" w:cs="Lucida Sans Unicode"/>
              </w:rPr>
              <w:t xml:space="preserve">⇋ </w:t>
            </w:r>
            <w:r>
              <w:t>Mg-Y</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7B6DFD50" w14:textId="77777777" w:rsidR="00B5313C" w:rsidRPr="00ED351D" w:rsidRDefault="00B5313C" w:rsidP="000E6DE1">
            <w:pPr>
              <w:spacing w:before="0" w:after="0"/>
              <w:ind w:firstLine="1760"/>
              <w:rPr>
                <w:rFonts w:cs="Arial"/>
              </w:rPr>
            </w:pPr>
            <w:r w:rsidRPr="00B92801">
              <w:rPr>
                <w:rFonts w:cs="Arial"/>
                <w:color w:val="000000"/>
                <w:szCs w:val="22"/>
              </w:rPr>
              <w:t>0.9</w:t>
            </w:r>
          </w:p>
        </w:tc>
      </w:tr>
      <w:tr w:rsidR="00B5313C" w:rsidRPr="00544099" w14:paraId="22F06DD4" w14:textId="77777777" w:rsidTr="00415C37">
        <w:tc>
          <w:tcPr>
            <w:tcW w:w="381" w:type="pct"/>
            <w:vAlign w:val="bottom"/>
            <w:hideMark/>
          </w:tcPr>
          <w:p w14:paraId="07A15EAE" w14:textId="77777777" w:rsidR="00B5313C" w:rsidRPr="00544099" w:rsidRDefault="00B5313C" w:rsidP="000E6DE1">
            <w:pPr>
              <w:spacing w:before="0" w:after="0"/>
            </w:pPr>
            <w:r>
              <w:t>8</w:t>
            </w:r>
          </w:p>
        </w:tc>
        <w:tc>
          <w:tcPr>
            <w:tcW w:w="2401" w:type="pct"/>
            <w:vAlign w:val="bottom"/>
          </w:tcPr>
          <w:p w14:paraId="54B9EC29" w14:textId="77777777" w:rsidR="00B5313C" w:rsidRPr="00544099" w:rsidRDefault="00B5313C" w:rsidP="000E6DE1">
            <w:pPr>
              <w:spacing w:before="0" w:after="0"/>
            </w:pPr>
            <w:r w:rsidRPr="00544099">
              <w:t>Na</w:t>
            </w:r>
            <w:r>
              <w:t>-Y</w:t>
            </w:r>
            <w:r w:rsidRPr="00544099">
              <w:t xml:space="preserve"> + K</w:t>
            </w:r>
            <w:r w:rsidRPr="00544099">
              <w:rPr>
                <w:vertAlign w:val="superscript"/>
              </w:rPr>
              <w:t>+</w:t>
            </w:r>
            <w:r w:rsidRPr="00544099">
              <w:t xml:space="preserve"> </w:t>
            </w:r>
            <w:r w:rsidRPr="00544099">
              <w:rPr>
                <w:rFonts w:ascii="Lucida Sans Unicode" w:hAnsi="Lucida Sans Unicode" w:cs="Lucida Sans Unicode"/>
              </w:rPr>
              <w:t xml:space="preserve">⇋ </w:t>
            </w:r>
            <w:r w:rsidRPr="00544099">
              <w:t>K</w:t>
            </w:r>
            <w:r>
              <w:t>-Y</w:t>
            </w:r>
            <w:r w:rsidRPr="00544099">
              <w:t xml:space="preserve"> + Na</w:t>
            </w:r>
            <w:r w:rsidRPr="00544099">
              <w:rPr>
                <w:vertAlign w:val="superscript"/>
              </w:rPr>
              <w:t>+</w:t>
            </w:r>
          </w:p>
        </w:tc>
        <w:tc>
          <w:tcPr>
            <w:tcW w:w="2218" w:type="pct"/>
            <w:vAlign w:val="bottom"/>
          </w:tcPr>
          <w:p w14:paraId="7BA5CE83" w14:textId="77777777" w:rsidR="00B5313C" w:rsidRPr="00ED351D" w:rsidRDefault="00B5313C" w:rsidP="000E6DE1">
            <w:pPr>
              <w:spacing w:before="0" w:after="0"/>
              <w:ind w:firstLine="1760"/>
              <w:rPr>
                <w:rFonts w:cs="Arial"/>
              </w:rPr>
            </w:pPr>
            <w:r w:rsidRPr="00B92801">
              <w:rPr>
                <w:rFonts w:cs="Arial"/>
                <w:color w:val="000000"/>
                <w:szCs w:val="22"/>
              </w:rPr>
              <w:t>1.05</w:t>
            </w:r>
          </w:p>
        </w:tc>
      </w:tr>
      <w:tr w:rsidR="00B5313C" w:rsidRPr="00544099" w14:paraId="62C7447F" w14:textId="77777777" w:rsidTr="00415C37">
        <w:tc>
          <w:tcPr>
            <w:tcW w:w="381" w:type="pct"/>
            <w:vAlign w:val="bottom"/>
            <w:hideMark/>
          </w:tcPr>
          <w:p w14:paraId="7CB229C4" w14:textId="77777777" w:rsidR="00B5313C" w:rsidRPr="00544099" w:rsidRDefault="00B5313C" w:rsidP="000E6DE1">
            <w:pPr>
              <w:spacing w:before="0" w:after="0"/>
            </w:pPr>
            <w:r>
              <w:t>9</w:t>
            </w:r>
          </w:p>
        </w:tc>
        <w:tc>
          <w:tcPr>
            <w:tcW w:w="2401" w:type="pct"/>
            <w:vAlign w:val="bottom"/>
          </w:tcPr>
          <w:p w14:paraId="59F9368B" w14:textId="77777777" w:rsidR="00B5313C" w:rsidRPr="00544099" w:rsidRDefault="00B5313C" w:rsidP="000E6DE1">
            <w:pPr>
              <w:spacing w:before="0" w:after="0"/>
            </w:pPr>
            <w:r>
              <w:t>2</w:t>
            </w:r>
            <w:r w:rsidRPr="00544099">
              <w:t>Na</w:t>
            </w:r>
            <w:r>
              <w:t>-Y</w:t>
            </w:r>
            <w:r w:rsidRPr="00544099">
              <w:t xml:space="preserve"> + </w:t>
            </w:r>
            <w:r>
              <w:t>Zn</w:t>
            </w:r>
            <w:r>
              <w:rPr>
                <w:vertAlign w:val="superscript"/>
              </w:rPr>
              <w:t>2+</w:t>
            </w:r>
            <w:r w:rsidRPr="00544099">
              <w:t xml:space="preserve"> </w:t>
            </w:r>
            <w:r w:rsidRPr="00544099">
              <w:rPr>
                <w:rFonts w:ascii="Lucida Sans Unicode" w:hAnsi="Lucida Sans Unicode" w:cs="Lucida Sans Unicode"/>
              </w:rPr>
              <w:t xml:space="preserve">⇋ </w:t>
            </w:r>
            <w:r>
              <w:t>Zn-Y</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48AE5387" w14:textId="77777777" w:rsidR="00B5313C" w:rsidRPr="00ED351D" w:rsidRDefault="00B5313C" w:rsidP="000E6DE1">
            <w:pPr>
              <w:spacing w:before="0" w:after="0"/>
              <w:ind w:firstLine="1760"/>
              <w:rPr>
                <w:rFonts w:cs="Arial"/>
              </w:rPr>
            </w:pPr>
            <w:r w:rsidRPr="00B92801">
              <w:rPr>
                <w:rFonts w:cs="Arial"/>
                <w:color w:val="000000"/>
                <w:szCs w:val="22"/>
              </w:rPr>
              <w:t>1.2</w:t>
            </w:r>
          </w:p>
        </w:tc>
      </w:tr>
      <w:tr w:rsidR="00B5313C" w:rsidRPr="00544099" w14:paraId="0594DFA5" w14:textId="77777777" w:rsidTr="00415C37">
        <w:tc>
          <w:tcPr>
            <w:tcW w:w="381" w:type="pct"/>
            <w:vAlign w:val="bottom"/>
            <w:hideMark/>
          </w:tcPr>
          <w:p w14:paraId="119BAFE7" w14:textId="77777777" w:rsidR="00B5313C" w:rsidRPr="00544099" w:rsidRDefault="00B5313C" w:rsidP="000E6DE1">
            <w:pPr>
              <w:spacing w:before="0" w:after="0"/>
            </w:pPr>
            <w:r>
              <w:t>10</w:t>
            </w:r>
          </w:p>
        </w:tc>
        <w:tc>
          <w:tcPr>
            <w:tcW w:w="2401" w:type="pct"/>
            <w:vAlign w:val="bottom"/>
          </w:tcPr>
          <w:p w14:paraId="1CB7FCBF" w14:textId="77777777" w:rsidR="00B5313C" w:rsidRPr="00544099" w:rsidRDefault="00B5313C" w:rsidP="000E6DE1">
            <w:pPr>
              <w:spacing w:before="0" w:after="0"/>
            </w:pPr>
            <w:r>
              <w:t>2</w:t>
            </w:r>
            <w:r w:rsidRPr="00544099">
              <w:t>Na</w:t>
            </w:r>
            <w:r>
              <w:t>-Y</w:t>
            </w:r>
            <w:r w:rsidRPr="00544099">
              <w:t xml:space="preserve"> + </w:t>
            </w:r>
            <w:r>
              <w:t>Pb</w:t>
            </w:r>
            <w:r>
              <w:rPr>
                <w:vertAlign w:val="superscript"/>
              </w:rPr>
              <w:t>2+</w:t>
            </w:r>
            <w:r w:rsidRPr="00544099">
              <w:t xml:space="preserve"> </w:t>
            </w:r>
            <w:r w:rsidRPr="00544099">
              <w:rPr>
                <w:rFonts w:ascii="Lucida Sans Unicode" w:hAnsi="Lucida Sans Unicode" w:cs="Lucida Sans Unicode"/>
              </w:rPr>
              <w:t xml:space="preserve">⇋ </w:t>
            </w:r>
            <w:r>
              <w:t>Pb-Y</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5967FE55" w14:textId="77777777" w:rsidR="00B5313C" w:rsidRPr="00ED351D" w:rsidRDefault="00B5313C" w:rsidP="000E6DE1">
            <w:pPr>
              <w:spacing w:before="0" w:after="0"/>
              <w:ind w:firstLine="1760"/>
              <w:rPr>
                <w:rFonts w:cs="Arial"/>
              </w:rPr>
            </w:pPr>
            <w:r w:rsidRPr="00B92801">
              <w:rPr>
                <w:rFonts w:cs="Arial"/>
                <w:color w:val="000000"/>
                <w:szCs w:val="22"/>
              </w:rPr>
              <w:t>1.5687</w:t>
            </w:r>
          </w:p>
        </w:tc>
      </w:tr>
      <w:tr w:rsidR="00B5313C" w:rsidRPr="0064211C" w14:paraId="492B584F" w14:textId="77777777" w:rsidTr="00415C37">
        <w:tc>
          <w:tcPr>
            <w:tcW w:w="381" w:type="pct"/>
            <w:shd w:val="clear" w:color="auto" w:fill="auto"/>
            <w:vAlign w:val="center"/>
            <w:hideMark/>
          </w:tcPr>
          <w:p w14:paraId="3B546B79" w14:textId="77777777" w:rsidR="00B5313C" w:rsidRPr="00544099" w:rsidRDefault="00B5313C" w:rsidP="000E6DE1">
            <w:pPr>
              <w:spacing w:before="0" w:after="0"/>
              <w:rPr>
                <w:highlight w:val="yellow"/>
              </w:rPr>
            </w:pPr>
            <w:r w:rsidRPr="00751B14">
              <w:t>1</w:t>
            </w:r>
            <w:r>
              <w:t>1</w:t>
            </w:r>
          </w:p>
        </w:tc>
        <w:tc>
          <w:tcPr>
            <w:tcW w:w="2401" w:type="pct"/>
            <w:vAlign w:val="bottom"/>
          </w:tcPr>
          <w:p w14:paraId="30ABD314" w14:textId="77777777" w:rsidR="00B5313C" w:rsidRPr="00544099" w:rsidRDefault="00B5313C" w:rsidP="000E6DE1">
            <w:pPr>
              <w:spacing w:before="0" w:after="0"/>
            </w:pPr>
            <w:r>
              <w:t>2</w:t>
            </w:r>
            <w:r w:rsidRPr="00544099">
              <w:t>Na</w:t>
            </w:r>
            <w:r>
              <w:t>-Y</w:t>
            </w:r>
            <w:r w:rsidRPr="00544099">
              <w:t xml:space="preserve"> + </w:t>
            </w:r>
            <w:r>
              <w:t>Ca</w:t>
            </w:r>
            <w:r>
              <w:rPr>
                <w:vertAlign w:val="superscript"/>
              </w:rPr>
              <w:t>2+</w:t>
            </w:r>
            <w:r w:rsidRPr="00544099">
              <w:t xml:space="preserve"> </w:t>
            </w:r>
            <w:r w:rsidRPr="00544099">
              <w:rPr>
                <w:rFonts w:ascii="Lucida Sans Unicode" w:hAnsi="Lucida Sans Unicode" w:cs="Lucida Sans Unicode"/>
              </w:rPr>
              <w:t xml:space="preserve">⇋ </w:t>
            </w:r>
            <w:r>
              <w:t>Ca-Y</w:t>
            </w:r>
            <w:r>
              <w:rPr>
                <w:vertAlign w:val="subscript"/>
              </w:rPr>
              <w:t>2</w:t>
            </w:r>
            <w:r w:rsidRPr="00544099">
              <w:t xml:space="preserve"> + </w:t>
            </w:r>
            <w:r>
              <w:t>2</w:t>
            </w:r>
            <w:r w:rsidRPr="00544099">
              <w:t>Na</w:t>
            </w:r>
            <w:r w:rsidRPr="00544099">
              <w:rPr>
                <w:vertAlign w:val="superscript"/>
              </w:rPr>
              <w:t>+</w:t>
            </w:r>
          </w:p>
        </w:tc>
        <w:tc>
          <w:tcPr>
            <w:tcW w:w="2218" w:type="pct"/>
            <w:vAlign w:val="bottom"/>
          </w:tcPr>
          <w:p w14:paraId="4ACD831A" w14:textId="77777777" w:rsidR="00B5313C" w:rsidRPr="00ED351D" w:rsidRDefault="00B5313C" w:rsidP="000E6DE1">
            <w:pPr>
              <w:spacing w:before="0" w:after="0"/>
              <w:ind w:firstLine="1760"/>
              <w:rPr>
                <w:rFonts w:cs="Arial"/>
              </w:rPr>
            </w:pPr>
            <w:r w:rsidRPr="00B92801">
              <w:rPr>
                <w:rFonts w:cs="Arial"/>
                <w:color w:val="000000"/>
                <w:szCs w:val="22"/>
              </w:rPr>
              <w:t>1.2</w:t>
            </w:r>
          </w:p>
        </w:tc>
      </w:tr>
      <w:tr w:rsidR="00B5313C" w:rsidRPr="0064211C" w14:paraId="4503D642" w14:textId="77777777" w:rsidTr="00415C37">
        <w:tc>
          <w:tcPr>
            <w:tcW w:w="381" w:type="pct"/>
            <w:shd w:val="clear" w:color="auto" w:fill="auto"/>
            <w:vAlign w:val="center"/>
          </w:tcPr>
          <w:p w14:paraId="1EE79CB4" w14:textId="77777777" w:rsidR="00B5313C" w:rsidRPr="00751B14" w:rsidRDefault="00B5313C" w:rsidP="000E6DE1">
            <w:pPr>
              <w:spacing w:before="0" w:after="0"/>
            </w:pPr>
            <w:r>
              <w:t>12</w:t>
            </w:r>
          </w:p>
        </w:tc>
        <w:tc>
          <w:tcPr>
            <w:tcW w:w="2401" w:type="pct"/>
            <w:vAlign w:val="bottom"/>
          </w:tcPr>
          <w:p w14:paraId="36735C3D" w14:textId="77777777" w:rsidR="00B5313C" w:rsidRDefault="00B5313C" w:rsidP="000E6DE1">
            <w:pPr>
              <w:spacing w:before="0" w:after="0"/>
            </w:pPr>
            <w:r w:rsidRPr="00544099">
              <w:t>Na-</w:t>
            </w:r>
            <w:r>
              <w:t>Y</w:t>
            </w:r>
            <w:r w:rsidRPr="00544099">
              <w:t xml:space="preserve"> + </w:t>
            </w:r>
            <w:r>
              <w:t>Na</w:t>
            </w:r>
            <w:r w:rsidRPr="00544099">
              <w:rPr>
                <w:vertAlign w:val="superscript"/>
              </w:rPr>
              <w:t>+</w:t>
            </w:r>
            <w:r w:rsidRPr="00544099">
              <w:t xml:space="preserve"> </w:t>
            </w:r>
            <w:r w:rsidRPr="00544099">
              <w:rPr>
                <w:rFonts w:ascii="Lucida Sans Unicode" w:hAnsi="Lucida Sans Unicode" w:cs="Lucida Sans Unicode"/>
              </w:rPr>
              <w:t xml:space="preserve">⇋ </w:t>
            </w:r>
            <w:r>
              <w:t>Na</w:t>
            </w:r>
            <w:r w:rsidRPr="00544099">
              <w:t>-</w:t>
            </w:r>
            <w:r>
              <w:t>Y</w:t>
            </w:r>
            <w:r w:rsidRPr="00544099">
              <w:t xml:space="preserve"> + Na</w:t>
            </w:r>
            <w:r w:rsidRPr="00544099">
              <w:rPr>
                <w:vertAlign w:val="superscript"/>
              </w:rPr>
              <w:t>+</w:t>
            </w:r>
          </w:p>
        </w:tc>
        <w:tc>
          <w:tcPr>
            <w:tcW w:w="2218" w:type="pct"/>
            <w:vAlign w:val="bottom"/>
          </w:tcPr>
          <w:p w14:paraId="02A66881" w14:textId="77777777" w:rsidR="00B5313C" w:rsidRPr="0064211C" w:rsidRDefault="00B5313C" w:rsidP="000E6DE1">
            <w:pPr>
              <w:spacing w:before="0" w:after="0"/>
              <w:ind w:firstLine="1760"/>
            </w:pPr>
            <w:r>
              <w:t>0.0</w:t>
            </w:r>
          </w:p>
        </w:tc>
      </w:tr>
    </w:tbl>
    <w:p w14:paraId="3F3F8110" w14:textId="77777777" w:rsidR="00B5313C" w:rsidRDefault="00B5313C" w:rsidP="00EF3648"/>
    <w:p w14:paraId="0247208D" w14:textId="77777777" w:rsidR="00EF3648" w:rsidRDefault="00EF3648" w:rsidP="00415C37">
      <w:pPr>
        <w:pStyle w:val="Heading4"/>
      </w:pPr>
      <w:bookmarkStart w:id="554" w:name="_Toc386542079"/>
      <w:bookmarkStart w:id="555" w:name="_Toc390979582"/>
      <w:bookmarkStart w:id="556" w:name="_Toc520374574"/>
      <w:r>
        <w:t>Results</w:t>
      </w:r>
      <w:bookmarkEnd w:id="554"/>
      <w:bookmarkEnd w:id="555"/>
      <w:bookmarkEnd w:id="556"/>
    </w:p>
    <w:p w14:paraId="7DB87D9D" w14:textId="73BCC0DB" w:rsidR="00EF3648" w:rsidRDefault="00EF3648" w:rsidP="00EF3648">
      <w:pPr>
        <w:rPr>
          <w:szCs w:val="24"/>
          <w:lang w:eastAsia="en-CA"/>
        </w:rPr>
      </w:pPr>
      <w:r>
        <w:t xml:space="preserve">Due to the ingress of water with </w:t>
      </w:r>
      <w:r>
        <w:rPr>
          <w:szCs w:val="24"/>
          <w:lang w:eastAsia="en-CA"/>
        </w:rPr>
        <w:t>higher concentrations of Zn</w:t>
      </w:r>
      <w:r w:rsidRPr="00D1207C">
        <w:rPr>
          <w:szCs w:val="24"/>
          <w:vertAlign w:val="superscript"/>
          <w:lang w:eastAsia="en-CA"/>
        </w:rPr>
        <w:t>2+</w:t>
      </w:r>
      <w:r>
        <w:rPr>
          <w:szCs w:val="24"/>
          <w:lang w:eastAsia="en-CA"/>
        </w:rPr>
        <w:t>, Pb</w:t>
      </w:r>
      <w:r w:rsidRPr="00D1207C">
        <w:rPr>
          <w:szCs w:val="24"/>
          <w:vertAlign w:val="superscript"/>
          <w:lang w:eastAsia="en-CA"/>
        </w:rPr>
        <w:t>2+</w:t>
      </w:r>
      <w:r>
        <w:rPr>
          <w:szCs w:val="24"/>
          <w:lang w:eastAsia="en-CA"/>
        </w:rPr>
        <w:t xml:space="preserve"> and Ca</w:t>
      </w:r>
      <w:r w:rsidRPr="00D1207C">
        <w:rPr>
          <w:szCs w:val="24"/>
          <w:vertAlign w:val="superscript"/>
          <w:lang w:eastAsia="en-CA"/>
        </w:rPr>
        <w:t>2+</w:t>
      </w:r>
      <w:r>
        <w:rPr>
          <w:szCs w:val="24"/>
          <w:lang w:eastAsia="en-CA"/>
        </w:rPr>
        <w:t xml:space="preserve">, </w:t>
      </w:r>
      <w:r>
        <w:t>Mg</w:t>
      </w:r>
      <w:r>
        <w:rPr>
          <w:vertAlign w:val="superscript"/>
        </w:rPr>
        <w:t>2+</w:t>
      </w:r>
      <w:r w:rsidRPr="00544099">
        <w:t xml:space="preserve"> </w:t>
      </w:r>
      <w:r>
        <w:t>and Na</w:t>
      </w:r>
      <w:r w:rsidRPr="00544099">
        <w:rPr>
          <w:vertAlign w:val="superscript"/>
        </w:rPr>
        <w:t>+</w:t>
      </w:r>
      <w:r w:rsidRPr="00544099">
        <w:t xml:space="preserve"> </w:t>
      </w:r>
      <w:r>
        <w:t>become displaced from the exchange sites,</w:t>
      </w:r>
      <w:r>
        <w:rPr>
          <w:szCs w:val="24"/>
          <w:lang w:eastAsia="en-CA"/>
        </w:rPr>
        <w:t xml:space="preserve"> resulting in a decrease of the exchanged </w:t>
      </w:r>
      <w:r>
        <w:rPr>
          <w:szCs w:val="24"/>
          <w:lang w:eastAsia="en-CA"/>
        </w:rPr>
        <w:lastRenderedPageBreak/>
        <w:t xml:space="preserve">species concentrations </w:t>
      </w:r>
      <w:r>
        <w:t>Mg</w:t>
      </w:r>
      <w:r w:rsidRPr="00544099">
        <w:t>-</w:t>
      </w:r>
      <w:r>
        <w:t>X</w:t>
      </w:r>
      <w:r>
        <w:rPr>
          <w:vertAlign w:val="subscript"/>
        </w:rPr>
        <w:t>2</w:t>
      </w:r>
      <w:r>
        <w:rPr>
          <w:szCs w:val="24"/>
          <w:lang w:eastAsia="en-CA"/>
        </w:rPr>
        <w:t xml:space="preserve">, </w:t>
      </w:r>
      <w:r>
        <w:t>Mg</w:t>
      </w:r>
      <w:r w:rsidRPr="00544099">
        <w:t>-</w:t>
      </w:r>
      <w:r>
        <w:t>Y</w:t>
      </w:r>
      <w:r>
        <w:rPr>
          <w:vertAlign w:val="subscript"/>
        </w:rPr>
        <w:t>2</w:t>
      </w:r>
      <w:r>
        <w:rPr>
          <w:szCs w:val="24"/>
          <w:lang w:eastAsia="en-CA"/>
        </w:rPr>
        <w:t xml:space="preserve"> , </w:t>
      </w:r>
      <w:r>
        <w:t>Na</w:t>
      </w:r>
      <w:r w:rsidRPr="00544099">
        <w:t>-</w:t>
      </w:r>
      <w:r>
        <w:t>X and Na</w:t>
      </w:r>
      <w:r w:rsidRPr="00544099">
        <w:t>-</w:t>
      </w:r>
      <w:r>
        <w:t>Y, and an increase of Zn</w:t>
      </w:r>
      <w:r w:rsidRPr="00544099">
        <w:t>-</w:t>
      </w:r>
      <w:r>
        <w:t>X</w:t>
      </w:r>
      <w:r>
        <w:rPr>
          <w:vertAlign w:val="subscript"/>
        </w:rPr>
        <w:t>2</w:t>
      </w:r>
      <w:r>
        <w:rPr>
          <w:szCs w:val="24"/>
          <w:lang w:eastAsia="en-CA"/>
        </w:rPr>
        <w:t xml:space="preserve">, </w:t>
      </w:r>
      <w:r>
        <w:t>Zn</w:t>
      </w:r>
      <w:r w:rsidRPr="00544099">
        <w:t>-</w:t>
      </w:r>
      <w:r>
        <w:t>Y</w:t>
      </w:r>
      <w:r>
        <w:rPr>
          <w:vertAlign w:val="subscript"/>
        </w:rPr>
        <w:t>2</w:t>
      </w:r>
      <w:r>
        <w:rPr>
          <w:szCs w:val="24"/>
          <w:lang w:eastAsia="en-CA"/>
        </w:rPr>
        <w:t xml:space="preserve">, </w:t>
      </w:r>
      <w:r>
        <w:t>Pb</w:t>
      </w:r>
      <w:r w:rsidRPr="00544099">
        <w:t>-</w:t>
      </w:r>
      <w:r>
        <w:t>X</w:t>
      </w:r>
      <w:r>
        <w:rPr>
          <w:vertAlign w:val="subscript"/>
        </w:rPr>
        <w:t>2</w:t>
      </w:r>
      <w:r>
        <w:rPr>
          <w:szCs w:val="24"/>
          <w:lang w:eastAsia="en-CA"/>
        </w:rPr>
        <w:t xml:space="preserve">, </w:t>
      </w:r>
      <w:r>
        <w:t>Pb</w:t>
      </w:r>
      <w:r w:rsidRPr="00544099">
        <w:t>-</w:t>
      </w:r>
      <w:r>
        <w:t>Y</w:t>
      </w:r>
      <w:r>
        <w:rPr>
          <w:vertAlign w:val="subscript"/>
        </w:rPr>
        <w:t>2</w:t>
      </w:r>
      <w:r>
        <w:rPr>
          <w:szCs w:val="24"/>
          <w:lang w:eastAsia="en-CA"/>
        </w:rPr>
        <w:t xml:space="preserve">, </w:t>
      </w:r>
      <w:r>
        <w:t>Ca</w:t>
      </w:r>
      <w:r w:rsidRPr="00544099">
        <w:t>-</w:t>
      </w:r>
      <w:r>
        <w:t>X</w:t>
      </w:r>
      <w:r>
        <w:rPr>
          <w:vertAlign w:val="subscript"/>
        </w:rPr>
        <w:t>2</w:t>
      </w:r>
      <w:r>
        <w:rPr>
          <w:szCs w:val="24"/>
          <w:lang w:eastAsia="en-CA"/>
        </w:rPr>
        <w:t xml:space="preserve"> and </w:t>
      </w:r>
      <w:r>
        <w:t>Ca</w:t>
      </w:r>
      <w:r w:rsidRPr="00544099">
        <w:t>-</w:t>
      </w:r>
      <w:r>
        <w:t>Y</w:t>
      </w:r>
      <w:r>
        <w:rPr>
          <w:vertAlign w:val="subscript"/>
        </w:rPr>
        <w:t xml:space="preserve">2 </w:t>
      </w:r>
      <w:r>
        <w:t>(</w:t>
      </w:r>
      <w:r>
        <w:fldChar w:fldCharType="begin"/>
      </w:r>
      <w:r>
        <w:instrText xml:space="preserve"> REF _Ref370131670 \h </w:instrText>
      </w:r>
      <w:r>
        <w:fldChar w:fldCharType="separate"/>
      </w:r>
      <w:r w:rsidR="00B560DA" w:rsidRPr="001900DA">
        <w:t xml:space="preserve">Figure </w:t>
      </w:r>
      <w:r w:rsidR="00B560DA">
        <w:rPr>
          <w:noProof/>
        </w:rPr>
        <w:t>2</w:t>
      </w:r>
      <w:r w:rsidR="00B560DA">
        <w:t>.</w:t>
      </w:r>
      <w:r w:rsidR="00B560DA">
        <w:rPr>
          <w:noProof/>
        </w:rPr>
        <w:t>44</w:t>
      </w:r>
      <w:r>
        <w:fldChar w:fldCharType="end"/>
      </w:r>
      <w:r>
        <w:t xml:space="preserve">, </w:t>
      </w:r>
      <w:r>
        <w:fldChar w:fldCharType="begin"/>
      </w:r>
      <w:r>
        <w:instrText xml:space="preserve"> REF _Ref384024658 \h </w:instrText>
      </w:r>
      <w:r>
        <w:fldChar w:fldCharType="separate"/>
      </w:r>
      <w:r w:rsidR="00B560DA" w:rsidRPr="001900DA">
        <w:t xml:space="preserve">Figure </w:t>
      </w:r>
      <w:r w:rsidR="00B560DA">
        <w:rPr>
          <w:noProof/>
        </w:rPr>
        <w:t>2</w:t>
      </w:r>
      <w:r w:rsidR="00B560DA">
        <w:t>.</w:t>
      </w:r>
      <w:r w:rsidR="00B560DA">
        <w:rPr>
          <w:noProof/>
        </w:rPr>
        <w:t>45</w:t>
      </w:r>
      <w:r>
        <w:fldChar w:fldCharType="end"/>
      </w:r>
      <w:r>
        <w:t>)</w:t>
      </w:r>
      <w:r w:rsidR="004474F5">
        <w:rPr>
          <w:szCs w:val="24"/>
          <w:lang w:eastAsia="en-CA"/>
        </w:rPr>
        <w:t xml:space="preserve">.  </w:t>
      </w:r>
      <w:r>
        <w:rPr>
          <w:szCs w:val="24"/>
          <w:lang w:eastAsia="en-CA"/>
        </w:rPr>
        <w:t>Displaced Mg</w:t>
      </w:r>
      <w:r w:rsidRPr="00D1207C">
        <w:rPr>
          <w:szCs w:val="24"/>
          <w:vertAlign w:val="superscript"/>
          <w:lang w:eastAsia="en-CA"/>
        </w:rPr>
        <w:t>2+</w:t>
      </w:r>
      <w:r>
        <w:rPr>
          <w:szCs w:val="24"/>
          <w:lang w:eastAsia="en-CA"/>
        </w:rPr>
        <w:t xml:space="preserve"> and Na</w:t>
      </w:r>
      <w:r w:rsidRPr="00D1207C">
        <w:rPr>
          <w:szCs w:val="24"/>
          <w:vertAlign w:val="superscript"/>
          <w:lang w:eastAsia="en-CA"/>
        </w:rPr>
        <w:t>+</w:t>
      </w:r>
      <w:r>
        <w:rPr>
          <w:szCs w:val="24"/>
          <w:lang w:eastAsia="en-CA"/>
        </w:rPr>
        <w:t xml:space="preserve"> are transported downwards.</w:t>
      </w:r>
    </w:p>
    <w:p w14:paraId="29B7D950" w14:textId="77777777" w:rsidR="00EF3648" w:rsidRDefault="00415C37" w:rsidP="00EF3648">
      <w:pPr>
        <w:keepNext/>
        <w:jc w:val="center"/>
      </w:pPr>
      <w:r>
        <w:rPr>
          <w:noProof/>
          <w:lang w:val="en-CA" w:eastAsia="zh-CN"/>
        </w:rPr>
        <w:drawing>
          <wp:inline distT="0" distB="0" distL="0" distR="0" wp14:anchorId="39ECD975" wp14:editId="216363CB">
            <wp:extent cx="4729480" cy="30315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XY-sorbedSpeciesProfile-comp 10h.png"/>
                    <pic:cNvPicPr/>
                  </pic:nvPicPr>
                  <pic:blipFill rotWithShape="1">
                    <a:blip r:embed="rId122" cstate="print">
                      <a:extLst>
                        <a:ext uri="{28A0092B-C50C-407E-A947-70E740481C1C}">
                          <a14:useLocalDpi xmlns:a14="http://schemas.microsoft.com/office/drawing/2010/main" val="0"/>
                        </a:ext>
                      </a:extLst>
                    </a:blip>
                    <a:srcRect t="19503"/>
                    <a:stretch/>
                  </pic:blipFill>
                  <pic:spPr bwMode="auto">
                    <a:xfrm>
                      <a:off x="0" y="0"/>
                      <a:ext cx="4736437" cy="3036025"/>
                    </a:xfrm>
                    <a:prstGeom prst="rect">
                      <a:avLst/>
                    </a:prstGeom>
                    <a:ln>
                      <a:noFill/>
                    </a:ln>
                    <a:extLst>
                      <a:ext uri="{53640926-AAD7-44D8-BBD7-CCE9431645EC}">
                        <a14:shadowObscured xmlns:a14="http://schemas.microsoft.com/office/drawing/2010/main"/>
                      </a:ext>
                    </a:extLst>
                  </pic:spPr>
                </pic:pic>
              </a:graphicData>
            </a:graphic>
          </wp:inline>
        </w:drawing>
      </w:r>
    </w:p>
    <w:p w14:paraId="0D18A46A" w14:textId="65A720DD" w:rsidR="00EF3648" w:rsidRDefault="00EF3648" w:rsidP="00EF3648">
      <w:pPr>
        <w:pStyle w:val="Caption"/>
        <w:widowControl/>
        <w:numPr>
          <w:ilvl w:val="0"/>
          <w:numId w:val="16"/>
        </w:numPr>
        <w:spacing w:before="120" w:after="160"/>
        <w:jc w:val="left"/>
      </w:pPr>
      <w:bookmarkStart w:id="557" w:name="_Ref370131670"/>
      <w:bookmarkStart w:id="558" w:name="_Toc374635313"/>
      <w:bookmarkStart w:id="559" w:name="_Toc386382528"/>
      <w:bookmarkStart w:id="560" w:name="_Toc386554062"/>
      <w:bookmarkStart w:id="561" w:name="_Toc390979634"/>
      <w:bookmarkStart w:id="562" w:name="_Toc520375060"/>
      <w:r w:rsidRPr="001900DA">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44</w:t>
      </w:r>
      <w:r w:rsidR="00183C7C">
        <w:fldChar w:fldCharType="end"/>
      </w:r>
      <w:bookmarkEnd w:id="557"/>
      <w:r w:rsidRPr="001900DA">
        <w:t>:</w:t>
      </w:r>
      <w:r w:rsidR="00142D8D">
        <w:t xml:space="preserve"> </w:t>
      </w:r>
      <w:r w:rsidRPr="001900DA">
        <w:t>Comparison of sorbed species concentration profiles at 10 hours simulated by MIN3P-THCm (lines) and CrunchFlow</w:t>
      </w:r>
      <w:bookmarkEnd w:id="558"/>
      <w:r w:rsidRPr="001900DA">
        <w:t xml:space="preserve"> (symbols) left – sorbed species on site –X, right - sorbed species on site –Y</w:t>
      </w:r>
      <w:bookmarkEnd w:id="559"/>
      <w:bookmarkEnd w:id="560"/>
      <w:bookmarkEnd w:id="561"/>
      <w:bookmarkEnd w:id="562"/>
    </w:p>
    <w:p w14:paraId="3199993A" w14:textId="77777777" w:rsidR="00983DB1" w:rsidRPr="00983DB1" w:rsidRDefault="00983DB1" w:rsidP="00983DB1"/>
    <w:p w14:paraId="05681B87" w14:textId="77777777" w:rsidR="00EF3648" w:rsidRDefault="00415C37" w:rsidP="00EF3648">
      <w:pPr>
        <w:jc w:val="center"/>
      </w:pPr>
      <w:r>
        <w:rPr>
          <w:noProof/>
          <w:lang w:val="en-CA" w:eastAsia="zh-CN"/>
        </w:rPr>
        <w:drawing>
          <wp:inline distT="0" distB="0" distL="0" distR="0" wp14:anchorId="324BC5A3" wp14:editId="659061E4">
            <wp:extent cx="4681855" cy="2983304"/>
            <wp:effectExtent l="0" t="0" r="444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XY-sorbedSpeciesProfile-comp 50h.png"/>
                    <pic:cNvPicPr/>
                  </pic:nvPicPr>
                  <pic:blipFill rotWithShape="1">
                    <a:blip r:embed="rId123" cstate="print">
                      <a:extLst>
                        <a:ext uri="{28A0092B-C50C-407E-A947-70E740481C1C}">
                          <a14:useLocalDpi xmlns:a14="http://schemas.microsoft.com/office/drawing/2010/main" val="0"/>
                        </a:ext>
                      </a:extLst>
                    </a:blip>
                    <a:srcRect t="19978"/>
                    <a:stretch/>
                  </pic:blipFill>
                  <pic:spPr bwMode="auto">
                    <a:xfrm>
                      <a:off x="0" y="0"/>
                      <a:ext cx="4687757" cy="2987065"/>
                    </a:xfrm>
                    <a:prstGeom prst="rect">
                      <a:avLst/>
                    </a:prstGeom>
                    <a:ln>
                      <a:noFill/>
                    </a:ln>
                    <a:extLst>
                      <a:ext uri="{53640926-AAD7-44D8-BBD7-CCE9431645EC}">
                        <a14:shadowObscured xmlns:a14="http://schemas.microsoft.com/office/drawing/2010/main"/>
                      </a:ext>
                    </a:extLst>
                  </pic:spPr>
                </pic:pic>
              </a:graphicData>
            </a:graphic>
          </wp:inline>
        </w:drawing>
      </w:r>
    </w:p>
    <w:p w14:paraId="178ABAD7" w14:textId="60D73BF9" w:rsidR="00EF3648" w:rsidRDefault="00EF3648" w:rsidP="00F66DCC">
      <w:pPr>
        <w:pStyle w:val="Caption"/>
        <w:widowControl/>
        <w:numPr>
          <w:ilvl w:val="0"/>
          <w:numId w:val="16"/>
        </w:numPr>
        <w:spacing w:before="120" w:after="160"/>
        <w:jc w:val="left"/>
      </w:pPr>
      <w:bookmarkStart w:id="563" w:name="_Ref384024658"/>
      <w:bookmarkStart w:id="564" w:name="_Toc386382529"/>
      <w:bookmarkStart w:id="565" w:name="_Toc386554063"/>
      <w:bookmarkStart w:id="566" w:name="_Toc390979635"/>
      <w:bookmarkStart w:id="567" w:name="_Toc520375061"/>
      <w:r w:rsidRPr="001900DA">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45</w:t>
      </w:r>
      <w:r w:rsidR="00183C7C">
        <w:fldChar w:fldCharType="end"/>
      </w:r>
      <w:bookmarkEnd w:id="563"/>
      <w:r w:rsidRPr="001900DA">
        <w:t>:</w:t>
      </w:r>
      <w:r w:rsidR="00142D8D">
        <w:t xml:space="preserve"> </w:t>
      </w:r>
      <w:r w:rsidRPr="001900DA">
        <w:t>Comparison of sorbed species concentration profiles at 50 hours simulated by MIN3P-THCm (lines) and CrunchFlow (symbols) left – sorbed species on site –X, right - sorbed species on site –Y</w:t>
      </w:r>
      <w:bookmarkEnd w:id="564"/>
      <w:bookmarkEnd w:id="565"/>
      <w:bookmarkEnd w:id="566"/>
      <w:bookmarkEnd w:id="567"/>
    </w:p>
    <w:p w14:paraId="402E7663" w14:textId="782FB8D5" w:rsidR="00EF3648" w:rsidRDefault="00EF3648" w:rsidP="00EF3648">
      <w:pPr>
        <w:rPr>
          <w:szCs w:val="24"/>
          <w:lang w:eastAsia="en-CA"/>
        </w:rPr>
      </w:pPr>
      <w:r>
        <w:rPr>
          <w:szCs w:val="24"/>
          <w:lang w:eastAsia="en-CA"/>
        </w:rPr>
        <w:lastRenderedPageBreak/>
        <w:t>Owing to the stronger selectivity of both ion exchange sites for Mg in comparison to Na, Mg is displacing Na from both ‘–X’ and ‘-Y’ sites</w:t>
      </w:r>
      <w:r w:rsidR="004474F5">
        <w:rPr>
          <w:szCs w:val="24"/>
          <w:lang w:eastAsia="en-CA"/>
        </w:rPr>
        <w:t xml:space="preserve">.  </w:t>
      </w:r>
      <w:r>
        <w:rPr>
          <w:szCs w:val="24"/>
          <w:lang w:eastAsia="en-CA"/>
        </w:rPr>
        <w:t xml:space="preserve">Breakthrough curves of total aqueous component concentrations, pH, and concentrations of the sorbed species at the outflow are depicted in </w:t>
      </w:r>
      <w:r>
        <w:rPr>
          <w:szCs w:val="24"/>
          <w:lang w:eastAsia="en-CA"/>
        </w:rPr>
        <w:fldChar w:fldCharType="begin"/>
      </w:r>
      <w:r>
        <w:rPr>
          <w:szCs w:val="24"/>
          <w:lang w:eastAsia="en-CA"/>
        </w:rPr>
        <w:instrText xml:space="preserve"> REF _Ref370132452 \h </w:instrText>
      </w:r>
      <w:r>
        <w:rPr>
          <w:szCs w:val="24"/>
          <w:lang w:eastAsia="en-CA"/>
        </w:rPr>
      </w:r>
      <w:r>
        <w:rPr>
          <w:szCs w:val="24"/>
          <w:lang w:eastAsia="en-CA"/>
        </w:rPr>
        <w:fldChar w:fldCharType="separate"/>
      </w:r>
      <w:r w:rsidR="00B560DA" w:rsidRPr="005A6543">
        <w:t xml:space="preserve">Figure </w:t>
      </w:r>
      <w:r w:rsidR="00B560DA">
        <w:rPr>
          <w:noProof/>
        </w:rPr>
        <w:t>2</w:t>
      </w:r>
      <w:r w:rsidR="00B560DA">
        <w:t>.</w:t>
      </w:r>
      <w:r w:rsidR="00B560DA">
        <w:rPr>
          <w:noProof/>
        </w:rPr>
        <w:t>46</w:t>
      </w:r>
      <w:r>
        <w:rPr>
          <w:szCs w:val="24"/>
          <w:lang w:eastAsia="en-CA"/>
        </w:rPr>
        <w:fldChar w:fldCharType="end"/>
      </w:r>
      <w:r w:rsidR="004474F5">
        <w:rPr>
          <w:szCs w:val="24"/>
          <w:lang w:eastAsia="en-CA"/>
        </w:rPr>
        <w:t xml:space="preserve">.  </w:t>
      </w:r>
      <w:r>
        <w:rPr>
          <w:szCs w:val="24"/>
          <w:lang w:eastAsia="en-CA"/>
        </w:rPr>
        <w:t>In comparison to the results simulated by CrunchFlow, the simulated results by MIN3P-THCm are in very good agreement.</w:t>
      </w:r>
    </w:p>
    <w:p w14:paraId="51809B37" w14:textId="77777777" w:rsidR="00EF3648" w:rsidRDefault="00EF3648" w:rsidP="00EF3648"/>
    <w:p w14:paraId="4DCF725C" w14:textId="77777777" w:rsidR="00EF3648" w:rsidRDefault="00415C37" w:rsidP="00EF3648">
      <w:pPr>
        <w:jc w:val="center"/>
      </w:pPr>
      <w:r>
        <w:rPr>
          <w:noProof/>
          <w:lang w:val="en-CA" w:eastAsia="zh-CN"/>
        </w:rPr>
        <w:drawing>
          <wp:inline distT="0" distB="0" distL="0" distR="0" wp14:anchorId="694EC00A" wp14:editId="0D2A3593">
            <wp:extent cx="5486400" cy="46259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3p-crunch-comp-transient.pn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486400" cy="4625975"/>
                    </a:xfrm>
                    <a:prstGeom prst="rect">
                      <a:avLst/>
                    </a:prstGeom>
                  </pic:spPr>
                </pic:pic>
              </a:graphicData>
            </a:graphic>
          </wp:inline>
        </w:drawing>
      </w:r>
    </w:p>
    <w:p w14:paraId="2A63040C" w14:textId="67BA14FF" w:rsidR="00EF3648" w:rsidRPr="005A6543" w:rsidRDefault="00EF3648" w:rsidP="00EF3648">
      <w:pPr>
        <w:pStyle w:val="Caption"/>
        <w:widowControl/>
        <w:numPr>
          <w:ilvl w:val="0"/>
          <w:numId w:val="16"/>
        </w:numPr>
        <w:spacing w:before="120" w:after="160"/>
        <w:jc w:val="left"/>
      </w:pPr>
      <w:bookmarkStart w:id="568" w:name="_Ref370132452"/>
      <w:bookmarkStart w:id="569" w:name="_Toc374635314"/>
      <w:bookmarkStart w:id="570" w:name="_Toc386382530"/>
      <w:bookmarkStart w:id="571" w:name="_Toc386554064"/>
      <w:bookmarkStart w:id="572" w:name="_Toc390979636"/>
      <w:bookmarkStart w:id="573" w:name="_Toc520375062"/>
      <w:r w:rsidRPr="005A6543">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46</w:t>
      </w:r>
      <w:r w:rsidR="00183C7C">
        <w:fldChar w:fldCharType="end"/>
      </w:r>
      <w:bookmarkEnd w:id="568"/>
      <w:r>
        <w:t>:</w:t>
      </w:r>
      <w:r w:rsidR="00142D8D">
        <w:t xml:space="preserve"> </w:t>
      </w:r>
      <w:r w:rsidRPr="005A6543">
        <w:t>Comparison of breakthrough curves</w:t>
      </w:r>
      <w:r>
        <w:t xml:space="preserve"> at the outflow boundary</w:t>
      </w:r>
      <w:r w:rsidRPr="005A6543">
        <w:t xml:space="preserve"> calculated by </w:t>
      </w:r>
      <w:r>
        <w:t xml:space="preserve">MIN3P-THCm (lines) </w:t>
      </w:r>
      <w:r w:rsidRPr="005A6543">
        <w:t>and CrunchFlow</w:t>
      </w:r>
      <w:r>
        <w:t xml:space="preserve"> (symbols): (a) Total concentrations of components in the aqueous phase, (b) pH, (c) sorbed species’ concentration</w:t>
      </w:r>
      <w:bookmarkEnd w:id="569"/>
      <w:r>
        <w:t>s on site –X, (d) sorbed species’ concentrations on site –Y</w:t>
      </w:r>
      <w:bookmarkEnd w:id="570"/>
      <w:bookmarkEnd w:id="571"/>
      <w:bookmarkEnd w:id="572"/>
      <w:bookmarkEnd w:id="573"/>
    </w:p>
    <w:p w14:paraId="339F04EB" w14:textId="77777777" w:rsidR="00EF3648" w:rsidRDefault="00EF3648" w:rsidP="00EF3648"/>
    <w:p w14:paraId="768C8CED" w14:textId="77777777" w:rsidR="00EF3648" w:rsidRDefault="00EF3648" w:rsidP="00F453C8">
      <w:pPr>
        <w:pStyle w:val="Heading4"/>
      </w:pPr>
      <w:bookmarkStart w:id="574" w:name="_Toc390979583"/>
      <w:bookmarkStart w:id="575" w:name="_Toc520374575"/>
      <w:r>
        <w:t>Data location</w:t>
      </w:r>
      <w:bookmarkEnd w:id="574"/>
      <w:bookmarkEnd w:id="575"/>
    </w:p>
    <w:p w14:paraId="78209D15" w14:textId="64431C35" w:rsidR="00EF3648" w:rsidRDefault="00EF3648" w:rsidP="00EF3648">
      <w:r>
        <w:t>Input file:</w:t>
      </w:r>
      <w:r w:rsidR="00983DB1">
        <w:t xml:space="preserve"> </w:t>
      </w:r>
      <w:r>
        <w:t>.</w:t>
      </w:r>
      <w:r w:rsidRPr="0076713F">
        <w:t>\Benchmark\benchmarks_new_add\multisite-ionx-V1.0.129\ionx-m-2domains\</w:t>
      </w:r>
      <w:r>
        <w:t>ionx-2m.dat</w:t>
      </w:r>
    </w:p>
    <w:p w14:paraId="346C2B90" w14:textId="347E32F4" w:rsidR="000F40B2" w:rsidRDefault="00EF3648" w:rsidP="00EF3648">
      <w:r>
        <w:t>Database</w:t>
      </w:r>
      <w:r w:rsidR="00983DB1">
        <w:t xml:space="preserve">: </w:t>
      </w:r>
      <w:r>
        <w:t>.</w:t>
      </w:r>
      <w:r w:rsidRPr="0076713F">
        <w:t>\Benchmark\benchmarks_new_add\multisite-ionx-V1.0.129\database\surfx-ionx-phreeqc</w:t>
      </w:r>
      <w:r>
        <w:t>1</w:t>
      </w:r>
    </w:p>
    <w:p w14:paraId="34D011CC" w14:textId="77777777" w:rsidR="000F40B2" w:rsidRPr="00D910F5" w:rsidRDefault="000F40B2" w:rsidP="00F453C8">
      <w:pPr>
        <w:pStyle w:val="Heading3"/>
      </w:pPr>
      <w:bookmarkStart w:id="576" w:name="_Ref389044773"/>
      <w:bookmarkStart w:id="577" w:name="_Ref390937046"/>
      <w:bookmarkStart w:id="578" w:name="_Toc390979584"/>
      <w:bookmarkStart w:id="579" w:name="_Toc520374576"/>
      <w:r>
        <w:lastRenderedPageBreak/>
        <w:t>Multicomponent diffusion</w:t>
      </w:r>
      <w:bookmarkEnd w:id="576"/>
      <w:bookmarkEnd w:id="577"/>
      <w:bookmarkEnd w:id="578"/>
      <w:bookmarkEnd w:id="579"/>
    </w:p>
    <w:p w14:paraId="2D479AD3" w14:textId="4AEC80BA" w:rsidR="000F40B2" w:rsidRDefault="000F40B2" w:rsidP="000F40B2">
      <w:pPr>
        <w:rPr>
          <w:rFonts w:cs="Arial"/>
          <w:szCs w:val="22"/>
          <w:lang w:eastAsia="zh-CN"/>
        </w:rPr>
      </w:pPr>
      <w:r>
        <w:rPr>
          <w:rFonts w:cs="Arial"/>
          <w:szCs w:val="22"/>
        </w:rPr>
        <w:t>Th</w:t>
      </w:r>
      <w:r>
        <w:rPr>
          <w:rFonts w:cs="Arial" w:hint="eastAsia"/>
          <w:szCs w:val="22"/>
          <w:lang w:eastAsia="zh-CN"/>
        </w:rPr>
        <w:t xml:space="preserve">e multicomponent diffusion </w:t>
      </w:r>
      <w:r>
        <w:rPr>
          <w:rFonts w:cs="Arial"/>
          <w:szCs w:val="22"/>
          <w:lang w:eastAsia="zh-CN"/>
        </w:rPr>
        <w:t>formulation</w:t>
      </w:r>
      <w:r>
        <w:rPr>
          <w:rFonts w:cs="Arial"/>
          <w:szCs w:val="22"/>
        </w:rPr>
        <w:t xml:space="preserve"> implemented in MIN3P-</w:t>
      </w:r>
      <w:r>
        <w:rPr>
          <w:rFonts w:cs="Arial" w:hint="eastAsia"/>
          <w:szCs w:val="22"/>
          <w:lang w:eastAsia="zh-CN"/>
        </w:rPr>
        <w:t>THCm</w:t>
      </w:r>
      <w:r>
        <w:rPr>
          <w:rFonts w:cs="Arial"/>
          <w:szCs w:val="22"/>
        </w:rPr>
        <w:t xml:space="preserve"> </w:t>
      </w:r>
      <w:r w:rsidRPr="00E95363">
        <w:t>version1.0.</w:t>
      </w:r>
      <w:r>
        <w:t>203</w:t>
      </w:r>
      <w:r>
        <w:rPr>
          <w:rFonts w:hint="eastAsia"/>
          <w:szCs w:val="24"/>
          <w:lang w:eastAsia="zh-CN"/>
        </w:rPr>
        <w:t xml:space="preserve"> </w:t>
      </w:r>
      <w:r>
        <w:rPr>
          <w:rFonts w:cs="Arial"/>
          <w:szCs w:val="22"/>
        </w:rPr>
        <w:t>was</w:t>
      </w:r>
      <w:r>
        <w:rPr>
          <w:rFonts w:cs="Arial" w:hint="eastAsia"/>
          <w:szCs w:val="22"/>
          <w:lang w:eastAsia="zh-CN"/>
        </w:rPr>
        <w:t xml:space="preserve"> verified </w:t>
      </w:r>
      <w:r>
        <w:rPr>
          <w:rFonts w:cs="Arial"/>
          <w:szCs w:val="22"/>
          <w:lang w:eastAsia="zh-CN"/>
        </w:rPr>
        <w:t>through</w:t>
      </w:r>
      <w:r>
        <w:rPr>
          <w:rFonts w:cs="Arial" w:hint="eastAsia"/>
          <w:szCs w:val="22"/>
          <w:lang w:eastAsia="zh-CN"/>
        </w:rPr>
        <w:t xml:space="preserve"> several benchmarks (Rasouli</w:t>
      </w:r>
      <w:r>
        <w:rPr>
          <w:rFonts w:cs="Arial"/>
          <w:szCs w:val="22"/>
          <w:lang w:eastAsia="zh-CN"/>
        </w:rPr>
        <w:t xml:space="preserve"> 20</w:t>
      </w:r>
      <w:r>
        <w:rPr>
          <w:rFonts w:cs="Arial" w:hint="eastAsia"/>
          <w:szCs w:val="22"/>
          <w:lang w:eastAsia="zh-CN"/>
        </w:rPr>
        <w:t>1</w:t>
      </w:r>
      <w:r w:rsidR="00655CDC">
        <w:rPr>
          <w:rFonts w:cs="Arial"/>
          <w:szCs w:val="22"/>
          <w:lang w:eastAsia="zh-CN"/>
        </w:rPr>
        <w:t>6</w:t>
      </w:r>
      <w:r>
        <w:rPr>
          <w:rFonts w:cs="Arial" w:hint="eastAsia"/>
          <w:szCs w:val="22"/>
          <w:lang w:eastAsia="zh-CN"/>
        </w:rPr>
        <w:t>)</w:t>
      </w:r>
      <w:r>
        <w:rPr>
          <w:rFonts w:cs="Arial"/>
          <w:szCs w:val="22"/>
        </w:rPr>
        <w:t xml:space="preserve"> </w:t>
      </w:r>
      <w:r>
        <w:rPr>
          <w:rFonts w:cs="Arial"/>
          <w:szCs w:val="22"/>
          <w:lang w:eastAsia="zh-CN"/>
        </w:rPr>
        <w:t xml:space="preserve">by making comparisons to results </w:t>
      </w:r>
      <w:r w:rsidR="00655CDC">
        <w:rPr>
          <w:rFonts w:cs="Arial"/>
          <w:szCs w:val="22"/>
          <w:lang w:eastAsia="zh-CN"/>
        </w:rPr>
        <w:t>by</w:t>
      </w:r>
      <w:r>
        <w:rPr>
          <w:rFonts w:cs="Arial"/>
          <w:szCs w:val="22"/>
          <w:lang w:eastAsia="zh-CN"/>
        </w:rPr>
        <w:t xml:space="preserve"> </w:t>
      </w:r>
      <w:r>
        <w:rPr>
          <w:rFonts w:cs="Arial" w:hint="eastAsia"/>
          <w:szCs w:val="22"/>
          <w:lang w:eastAsia="zh-CN"/>
        </w:rPr>
        <w:t>C</w:t>
      </w:r>
      <w:r>
        <w:rPr>
          <w:rFonts w:cs="Arial"/>
          <w:szCs w:val="22"/>
          <w:lang w:eastAsia="zh-CN"/>
        </w:rPr>
        <w:t>runchFlow</w:t>
      </w:r>
      <w:r>
        <w:rPr>
          <w:rFonts w:cs="Arial" w:hint="eastAsia"/>
          <w:szCs w:val="22"/>
          <w:lang w:eastAsia="zh-CN"/>
        </w:rPr>
        <w:t xml:space="preserve"> (Steefel</w:t>
      </w:r>
      <w:r>
        <w:rPr>
          <w:rFonts w:cs="Arial"/>
          <w:szCs w:val="22"/>
          <w:lang w:eastAsia="zh-CN"/>
        </w:rPr>
        <w:t xml:space="preserve"> 20</w:t>
      </w:r>
      <w:r>
        <w:rPr>
          <w:rFonts w:cs="Arial" w:hint="eastAsia"/>
          <w:szCs w:val="22"/>
          <w:lang w:eastAsia="zh-CN"/>
        </w:rPr>
        <w:t>08) and PHREEQC (Appelo and Wersin</w:t>
      </w:r>
      <w:r>
        <w:rPr>
          <w:rFonts w:cs="Arial"/>
          <w:szCs w:val="22"/>
          <w:lang w:eastAsia="zh-CN"/>
        </w:rPr>
        <w:t xml:space="preserve"> 20</w:t>
      </w:r>
      <w:r>
        <w:rPr>
          <w:rFonts w:cs="Arial" w:hint="eastAsia"/>
          <w:szCs w:val="22"/>
          <w:lang w:eastAsia="zh-CN"/>
        </w:rPr>
        <w:t xml:space="preserve">07; Appelo </w:t>
      </w:r>
      <w:r w:rsidR="004474F5">
        <w:rPr>
          <w:rFonts w:cs="Arial" w:hint="eastAsia"/>
          <w:szCs w:val="22"/>
          <w:lang w:eastAsia="zh-CN"/>
        </w:rPr>
        <w:t xml:space="preserve">et al. </w:t>
      </w:r>
      <w:r>
        <w:rPr>
          <w:rFonts w:cs="Arial" w:hint="eastAsia"/>
          <w:szCs w:val="22"/>
          <w:lang w:eastAsia="zh-CN"/>
        </w:rPr>
        <w:t>2010)</w:t>
      </w:r>
      <w:r>
        <w:rPr>
          <w:rFonts w:cs="Arial"/>
          <w:szCs w:val="22"/>
          <w:lang w:eastAsia="zh-CN"/>
        </w:rPr>
        <w:t>.</w:t>
      </w:r>
    </w:p>
    <w:p w14:paraId="2F0B50B8" w14:textId="77777777" w:rsidR="000F40B2" w:rsidRPr="008E2100" w:rsidRDefault="000F40B2" w:rsidP="00F453C8">
      <w:pPr>
        <w:pStyle w:val="Heading4"/>
        <w:rPr>
          <w:rFonts w:cs="Arial"/>
          <w:szCs w:val="22"/>
          <w:lang w:eastAsia="zh-CN"/>
        </w:rPr>
      </w:pPr>
      <w:bookmarkStart w:id="580" w:name="_Toc390979585"/>
      <w:bookmarkStart w:id="581" w:name="_Toc520374577"/>
      <w:r>
        <w:t>Problem definition</w:t>
      </w:r>
      <w:bookmarkEnd w:id="580"/>
      <w:bookmarkEnd w:id="581"/>
    </w:p>
    <w:p w14:paraId="602461EF" w14:textId="0B1467B5" w:rsidR="000F40B2" w:rsidRDefault="000F40B2" w:rsidP="000F40B2">
      <w:pPr>
        <w:rPr>
          <w:rFonts w:cs="Arial"/>
          <w:szCs w:val="22"/>
          <w:lang w:eastAsia="zh-CN"/>
        </w:rPr>
      </w:pPr>
      <w:r>
        <w:rPr>
          <w:rFonts w:cs="Arial"/>
          <w:szCs w:val="22"/>
          <w:lang w:eastAsia="zh-CN"/>
        </w:rPr>
        <w:t>T</w:t>
      </w:r>
      <w:r>
        <w:rPr>
          <w:rFonts w:cs="Arial" w:hint="eastAsia"/>
          <w:szCs w:val="22"/>
          <w:lang w:eastAsia="zh-CN"/>
        </w:rPr>
        <w:t xml:space="preserve">he </w:t>
      </w:r>
      <w:r>
        <w:rPr>
          <w:rFonts w:cs="Arial"/>
          <w:szCs w:val="22"/>
          <w:lang w:eastAsia="zh-CN"/>
        </w:rPr>
        <w:t>problem involves the diffusion of nitric acid into a NaCl solution</w:t>
      </w:r>
      <w:r w:rsidR="004474F5">
        <w:rPr>
          <w:rFonts w:cs="Arial"/>
          <w:szCs w:val="22"/>
          <w:lang w:eastAsia="zh-CN"/>
        </w:rPr>
        <w:t xml:space="preserve">.  </w:t>
      </w:r>
      <w:r>
        <w:rPr>
          <w:rFonts w:cs="Arial"/>
          <w:szCs w:val="22"/>
          <w:lang w:eastAsia="zh-CN"/>
        </w:rPr>
        <w:t>In this example the electrostatic forces between species in solution result in the electromigration of species present in the background solution (NaCl) in the absence of a concentration gradient</w:t>
      </w:r>
      <w:r w:rsidR="004474F5">
        <w:rPr>
          <w:rFonts w:cs="Arial"/>
          <w:szCs w:val="22"/>
          <w:lang w:eastAsia="zh-CN"/>
        </w:rPr>
        <w:t xml:space="preserve">.  </w:t>
      </w:r>
      <w:r>
        <w:rPr>
          <w:rFonts w:cs="Arial"/>
          <w:szCs w:val="22"/>
          <w:lang w:eastAsia="zh-CN"/>
        </w:rPr>
        <w:t>The electrochemical interactions also slow down the diffusion of the species</w:t>
      </w:r>
      <w:r>
        <w:rPr>
          <w:rFonts w:cs="Arial" w:hint="eastAsia"/>
          <w:szCs w:val="22"/>
          <w:lang w:eastAsia="zh-CN"/>
        </w:rPr>
        <w:t xml:space="preserve"> with higher D</w:t>
      </w:r>
      <w:r w:rsidRPr="00A63BEC">
        <w:rPr>
          <w:rFonts w:cs="Arial"/>
          <w:szCs w:val="22"/>
          <w:vertAlign w:val="subscript"/>
          <w:lang w:eastAsia="zh-CN"/>
        </w:rPr>
        <w:t>0</w:t>
      </w:r>
      <w:r>
        <w:rPr>
          <w:rFonts w:cs="Arial"/>
          <w:szCs w:val="22"/>
          <w:lang w:eastAsia="zh-CN"/>
        </w:rPr>
        <w:t xml:space="preserve"> (H</w:t>
      </w:r>
      <w:r w:rsidRPr="0070165E">
        <w:rPr>
          <w:rFonts w:cs="Arial" w:hint="eastAsia"/>
          <w:szCs w:val="22"/>
          <w:vertAlign w:val="superscript"/>
          <w:lang w:eastAsia="zh-CN"/>
        </w:rPr>
        <w:t>+</w:t>
      </w:r>
      <w:r>
        <w:rPr>
          <w:rFonts w:cs="Arial"/>
          <w:szCs w:val="22"/>
          <w:lang w:eastAsia="zh-CN"/>
        </w:rPr>
        <w:t xml:space="preserve"> and Cl</w:t>
      </w:r>
      <w:r w:rsidRPr="0070165E">
        <w:rPr>
          <w:rFonts w:cs="Arial" w:hint="eastAsia"/>
          <w:szCs w:val="22"/>
          <w:vertAlign w:val="superscript"/>
          <w:lang w:eastAsia="zh-CN"/>
        </w:rPr>
        <w:t>-</w:t>
      </w:r>
      <w:r>
        <w:rPr>
          <w:rFonts w:cs="Arial"/>
          <w:szCs w:val="22"/>
          <w:lang w:eastAsia="zh-CN"/>
        </w:rPr>
        <w:t>) and speed up</w:t>
      </w:r>
      <w:r>
        <w:rPr>
          <w:rFonts w:cs="Arial" w:hint="eastAsia"/>
          <w:szCs w:val="22"/>
          <w:lang w:eastAsia="zh-CN"/>
        </w:rPr>
        <w:t xml:space="preserve"> the diffusion of</w:t>
      </w:r>
      <w:r>
        <w:rPr>
          <w:rFonts w:cs="Arial"/>
          <w:szCs w:val="22"/>
          <w:lang w:eastAsia="zh-CN"/>
        </w:rPr>
        <w:t xml:space="preserve"> species</w:t>
      </w:r>
      <w:r>
        <w:rPr>
          <w:rFonts w:cs="Arial" w:hint="eastAsia"/>
          <w:szCs w:val="22"/>
          <w:lang w:eastAsia="zh-CN"/>
        </w:rPr>
        <w:t xml:space="preserve"> with lower D</w:t>
      </w:r>
      <w:r w:rsidRPr="000E7852">
        <w:rPr>
          <w:rFonts w:cs="Arial" w:hint="eastAsia"/>
          <w:szCs w:val="22"/>
          <w:vertAlign w:val="subscript"/>
          <w:lang w:eastAsia="zh-CN"/>
        </w:rPr>
        <w:t>0</w:t>
      </w:r>
      <w:r>
        <w:rPr>
          <w:rFonts w:cs="Arial"/>
          <w:szCs w:val="22"/>
          <w:lang w:eastAsia="zh-CN"/>
        </w:rPr>
        <w:t xml:space="preserve"> (NO</w:t>
      </w:r>
      <w:r w:rsidRPr="0070165E">
        <w:rPr>
          <w:rFonts w:cs="Arial"/>
          <w:szCs w:val="22"/>
          <w:vertAlign w:val="subscript"/>
          <w:lang w:eastAsia="zh-CN"/>
        </w:rPr>
        <w:t>3</w:t>
      </w:r>
      <w:r w:rsidRPr="0070165E">
        <w:rPr>
          <w:rFonts w:cs="Arial" w:hint="eastAsia"/>
          <w:szCs w:val="22"/>
          <w:vertAlign w:val="superscript"/>
          <w:lang w:eastAsia="zh-CN"/>
        </w:rPr>
        <w:t>-</w:t>
      </w:r>
      <w:r>
        <w:rPr>
          <w:rFonts w:cs="Arial"/>
          <w:szCs w:val="22"/>
          <w:lang w:eastAsia="zh-CN"/>
        </w:rPr>
        <w:t xml:space="preserve"> and Na</w:t>
      </w:r>
      <w:r w:rsidRPr="0070165E">
        <w:rPr>
          <w:rFonts w:cs="Arial" w:hint="eastAsia"/>
          <w:szCs w:val="22"/>
          <w:vertAlign w:val="superscript"/>
          <w:lang w:eastAsia="zh-CN"/>
        </w:rPr>
        <w:t>+</w:t>
      </w:r>
      <w:r>
        <w:rPr>
          <w:rFonts w:cs="Arial"/>
          <w:szCs w:val="22"/>
          <w:lang w:eastAsia="zh-CN"/>
        </w:rPr>
        <w:t>).</w:t>
      </w:r>
    </w:p>
    <w:p w14:paraId="6ECDE56A" w14:textId="77777777" w:rsidR="000F40B2" w:rsidRPr="008E2100" w:rsidRDefault="000F40B2" w:rsidP="00F453C8">
      <w:pPr>
        <w:pStyle w:val="Heading4"/>
        <w:rPr>
          <w:rFonts w:cs="Arial"/>
          <w:szCs w:val="22"/>
          <w:lang w:eastAsia="zh-CN"/>
        </w:rPr>
      </w:pPr>
      <w:bookmarkStart w:id="582" w:name="_Toc390979586"/>
      <w:bookmarkStart w:id="583" w:name="_Toc520374578"/>
      <w:r>
        <w:t>Model setup</w:t>
      </w:r>
      <w:bookmarkEnd w:id="582"/>
      <w:bookmarkEnd w:id="583"/>
    </w:p>
    <w:p w14:paraId="6BE6FA4F" w14:textId="53613836" w:rsidR="000F40B2" w:rsidRDefault="000F40B2" w:rsidP="000F40B2">
      <w:pPr>
        <w:rPr>
          <w:rFonts w:cs="Arial"/>
          <w:b/>
          <w:szCs w:val="22"/>
          <w:lang w:eastAsia="zh-CN"/>
        </w:rPr>
      </w:pPr>
      <w:r>
        <w:rPr>
          <w:rFonts w:cs="Arial"/>
          <w:szCs w:val="22"/>
          <w:lang w:eastAsia="zh-CN"/>
        </w:rPr>
        <w:t>The electromigration problem was simulated in a 1 m long, one-dimensional, horizontal domain, with a dilute NaCl background solution with pH = 6 (</w:t>
      </w:r>
      <w:r>
        <w:rPr>
          <w:rFonts w:cs="Arial"/>
          <w:szCs w:val="22"/>
          <w:lang w:eastAsia="zh-CN"/>
        </w:rPr>
        <w:fldChar w:fldCharType="begin"/>
      </w:r>
      <w:r>
        <w:rPr>
          <w:rFonts w:cs="Arial"/>
          <w:szCs w:val="22"/>
          <w:lang w:eastAsia="zh-CN"/>
        </w:rPr>
        <w:instrText xml:space="preserve"> REF _Ref359255873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47</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Nitric acid was allowed to diffuse into the domain from the left hand side boundary</w:t>
      </w:r>
      <w:r w:rsidR="004474F5">
        <w:rPr>
          <w:rFonts w:cs="Arial"/>
          <w:szCs w:val="22"/>
          <w:lang w:eastAsia="zh-CN"/>
        </w:rPr>
        <w:t xml:space="preserve">.  </w:t>
      </w:r>
      <w:r>
        <w:rPr>
          <w:rFonts w:cs="Arial"/>
          <w:szCs w:val="22"/>
          <w:lang w:eastAsia="zh-CN"/>
        </w:rPr>
        <w:t>The model was discretized into 100 cells with Δx = 0.01 m and the simulations were executed for a period of 100 days.</w:t>
      </w:r>
    </w:p>
    <w:p w14:paraId="171D8AA2" w14:textId="77777777" w:rsidR="000F40B2" w:rsidRPr="008D7C88" w:rsidRDefault="000F40B2" w:rsidP="00F453C8">
      <w:pPr>
        <w:pStyle w:val="Heading4"/>
        <w:rPr>
          <w:rFonts w:cs="Arial"/>
          <w:szCs w:val="22"/>
          <w:lang w:eastAsia="zh-CN"/>
        </w:rPr>
      </w:pPr>
      <w:bookmarkStart w:id="584" w:name="_Toc390979587"/>
      <w:bookmarkStart w:id="585" w:name="_Toc520374579"/>
      <w:r w:rsidRPr="008D7C88">
        <w:t>Parameters</w:t>
      </w:r>
      <w:bookmarkEnd w:id="584"/>
      <w:bookmarkEnd w:id="585"/>
    </w:p>
    <w:p w14:paraId="635C2BE9" w14:textId="6A7FF4A0" w:rsidR="000F40B2" w:rsidRDefault="000F40B2" w:rsidP="000F40B2">
      <w:pPr>
        <w:rPr>
          <w:rFonts w:cs="Arial"/>
          <w:szCs w:val="22"/>
          <w:lang w:eastAsia="zh-CN"/>
        </w:rPr>
      </w:pPr>
      <w:r>
        <w:rPr>
          <w:rFonts w:cs="Arial"/>
          <w:szCs w:val="22"/>
          <w:lang w:eastAsia="zh-CN"/>
        </w:rPr>
        <w:t xml:space="preserve">The key model parameters are summarized in </w:t>
      </w:r>
      <w:r>
        <w:rPr>
          <w:rFonts w:cs="Arial"/>
          <w:b/>
          <w:szCs w:val="22"/>
          <w:lang w:eastAsia="zh-CN"/>
        </w:rPr>
        <w:fldChar w:fldCharType="begin"/>
      </w:r>
      <w:r>
        <w:rPr>
          <w:rFonts w:cs="Arial"/>
          <w:szCs w:val="22"/>
          <w:lang w:eastAsia="zh-CN"/>
        </w:rPr>
        <w:instrText xml:space="preserve"> REF _Ref359244623 \h </w:instrText>
      </w:r>
      <w:r>
        <w:rPr>
          <w:rFonts w:cs="Arial"/>
          <w:b/>
          <w:szCs w:val="22"/>
          <w:lang w:eastAsia="zh-CN"/>
        </w:rPr>
      </w:r>
      <w:r>
        <w:rPr>
          <w:rFonts w:cs="Arial"/>
          <w:b/>
          <w:szCs w:val="22"/>
          <w:lang w:eastAsia="zh-CN"/>
        </w:rPr>
        <w:fldChar w:fldCharType="separate"/>
      </w:r>
      <w:r w:rsidR="00B560DA">
        <w:t xml:space="preserve">Table </w:t>
      </w:r>
      <w:r w:rsidR="00B560DA">
        <w:rPr>
          <w:noProof/>
        </w:rPr>
        <w:t>2</w:t>
      </w:r>
      <w:r w:rsidR="00B560DA">
        <w:t>.</w:t>
      </w:r>
      <w:r w:rsidR="00B560DA">
        <w:rPr>
          <w:noProof/>
        </w:rPr>
        <w:t>61</w:t>
      </w:r>
      <w:r>
        <w:rPr>
          <w:rFonts w:cs="Arial"/>
          <w:b/>
          <w:szCs w:val="22"/>
          <w:lang w:eastAsia="zh-CN"/>
        </w:rPr>
        <w:fldChar w:fldCharType="end"/>
      </w:r>
      <w:r>
        <w:rPr>
          <w:rFonts w:cs="Arial"/>
          <w:szCs w:val="22"/>
          <w:lang w:eastAsia="zh-CN"/>
        </w:rPr>
        <w:t>.</w:t>
      </w:r>
    </w:p>
    <w:p w14:paraId="620D7949" w14:textId="77777777" w:rsidR="000F40B2" w:rsidRPr="00983DB1" w:rsidRDefault="000F40B2" w:rsidP="000F40B2">
      <w:pPr>
        <w:rPr>
          <w:rFonts w:cs="Arial"/>
          <w:b/>
          <w:sz w:val="20"/>
          <w:lang w:eastAsia="zh-CN"/>
        </w:rPr>
      </w:pPr>
    </w:p>
    <w:p w14:paraId="39F2D816" w14:textId="531CADA0" w:rsidR="000F40B2" w:rsidRDefault="000F40B2" w:rsidP="000F40B2">
      <w:pPr>
        <w:pStyle w:val="Caption"/>
        <w:keepNext/>
        <w:rPr>
          <w:lang w:eastAsia="zh-CN"/>
        </w:rPr>
      </w:pPr>
      <w:bookmarkStart w:id="586" w:name="_Ref359244623"/>
      <w:bookmarkStart w:id="587" w:name="_Toc374635296"/>
      <w:bookmarkStart w:id="588" w:name="_Toc386208608"/>
      <w:bookmarkStart w:id="589" w:name="_Toc386554018"/>
      <w:bookmarkStart w:id="590" w:name="_Toc389033557"/>
      <w:bookmarkStart w:id="591" w:name="_Toc520374937"/>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61</w:t>
      </w:r>
      <w:r w:rsidR="00FE1AD3">
        <w:fldChar w:fldCharType="end"/>
      </w:r>
      <w:bookmarkEnd w:id="586"/>
      <w:r>
        <w:rPr>
          <w:noProof/>
        </w:rPr>
        <w:t>:</w:t>
      </w:r>
      <w:r w:rsidR="00142D8D">
        <w:rPr>
          <w:noProof/>
        </w:rPr>
        <w:t xml:space="preserve"> </w:t>
      </w:r>
      <w:r>
        <w:rPr>
          <w:lang w:eastAsia="zh-CN"/>
        </w:rPr>
        <w:t>Selected m</w:t>
      </w:r>
      <w:r w:rsidRPr="00AB1679">
        <w:t xml:space="preserve">odel parameters used for the simulation of </w:t>
      </w:r>
      <w:r>
        <w:t>n</w:t>
      </w:r>
      <w:r w:rsidRPr="00AB1679">
        <w:t>itric acid diffusion in saltwater</w:t>
      </w:r>
      <w:bookmarkEnd w:id="587"/>
      <w:bookmarkEnd w:id="588"/>
      <w:bookmarkEnd w:id="589"/>
      <w:bookmarkEnd w:id="590"/>
      <w:bookmarkEnd w:id="591"/>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250"/>
        <w:gridCol w:w="1639"/>
        <w:gridCol w:w="2009"/>
        <w:gridCol w:w="1742"/>
      </w:tblGrid>
      <w:tr w:rsidR="000F40B2" w14:paraId="07F8EC4E" w14:textId="77777777" w:rsidTr="000F40B2">
        <w:trPr>
          <w:trHeight w:val="339"/>
        </w:trPr>
        <w:tc>
          <w:tcPr>
            <w:tcW w:w="3652" w:type="dxa"/>
            <w:tcBorders>
              <w:bottom w:val="single" w:sz="4" w:space="0" w:color="auto"/>
            </w:tcBorders>
            <w:shd w:val="clear" w:color="auto" w:fill="D9D9D9"/>
            <w:vAlign w:val="center"/>
          </w:tcPr>
          <w:p w14:paraId="3458936B" w14:textId="77777777" w:rsidR="000F40B2" w:rsidRPr="00AB7109" w:rsidRDefault="000F40B2" w:rsidP="00F453C8">
            <w:pPr>
              <w:spacing w:before="0" w:after="0"/>
              <w:jc w:val="center"/>
              <w:rPr>
                <w:rFonts w:cs="Arial"/>
                <w:b/>
                <w:szCs w:val="22"/>
                <w:lang w:eastAsia="zh-CN"/>
              </w:rPr>
            </w:pPr>
            <w:r>
              <w:rPr>
                <w:rFonts w:cs="Arial"/>
                <w:b/>
                <w:szCs w:val="22"/>
                <w:lang w:eastAsia="zh-CN"/>
              </w:rPr>
              <w:t>Transport</w:t>
            </w:r>
            <w:r w:rsidRPr="00AB7109">
              <w:rPr>
                <w:rFonts w:cs="Arial"/>
                <w:b/>
                <w:szCs w:val="22"/>
                <w:lang w:eastAsia="zh-CN"/>
              </w:rPr>
              <w:t xml:space="preserve"> Parameters</w:t>
            </w:r>
          </w:p>
        </w:tc>
        <w:tc>
          <w:tcPr>
            <w:tcW w:w="1701" w:type="dxa"/>
            <w:tcBorders>
              <w:bottom w:val="single" w:sz="4" w:space="0" w:color="auto"/>
            </w:tcBorders>
            <w:shd w:val="clear" w:color="auto" w:fill="D9D9D9"/>
            <w:vAlign w:val="center"/>
          </w:tcPr>
          <w:p w14:paraId="451C3807" w14:textId="77777777" w:rsidR="000F40B2" w:rsidRPr="00AB7109" w:rsidRDefault="000F40B2" w:rsidP="00F453C8">
            <w:pPr>
              <w:spacing w:before="0" w:after="0"/>
              <w:jc w:val="center"/>
              <w:rPr>
                <w:rFonts w:cs="Arial"/>
                <w:b/>
                <w:szCs w:val="22"/>
                <w:lang w:eastAsia="zh-CN"/>
              </w:rPr>
            </w:pPr>
            <w:r w:rsidRPr="00AB7109">
              <w:rPr>
                <w:rFonts w:cs="Arial"/>
                <w:b/>
                <w:szCs w:val="22"/>
                <w:lang w:eastAsia="zh-CN"/>
              </w:rPr>
              <w:t>Symbol</w:t>
            </w:r>
          </w:p>
        </w:tc>
        <w:tc>
          <w:tcPr>
            <w:tcW w:w="2268" w:type="dxa"/>
            <w:tcBorders>
              <w:bottom w:val="single" w:sz="4" w:space="0" w:color="auto"/>
            </w:tcBorders>
            <w:shd w:val="clear" w:color="auto" w:fill="D9D9D9"/>
            <w:vAlign w:val="center"/>
          </w:tcPr>
          <w:p w14:paraId="669E3B4F" w14:textId="77777777" w:rsidR="000F40B2" w:rsidRPr="00AB7109" w:rsidRDefault="000F40B2" w:rsidP="00F453C8">
            <w:pPr>
              <w:spacing w:before="0" w:after="0"/>
              <w:jc w:val="center"/>
              <w:rPr>
                <w:rFonts w:cs="Arial"/>
                <w:b/>
                <w:szCs w:val="22"/>
                <w:lang w:eastAsia="zh-CN"/>
              </w:rPr>
            </w:pPr>
            <w:r w:rsidRPr="00AB7109">
              <w:rPr>
                <w:rFonts w:cs="Arial"/>
                <w:b/>
                <w:szCs w:val="22"/>
                <w:lang w:eastAsia="zh-CN"/>
              </w:rPr>
              <w:t>Value</w:t>
            </w:r>
          </w:p>
        </w:tc>
        <w:tc>
          <w:tcPr>
            <w:tcW w:w="1955" w:type="dxa"/>
            <w:tcBorders>
              <w:bottom w:val="single" w:sz="4" w:space="0" w:color="auto"/>
            </w:tcBorders>
            <w:shd w:val="clear" w:color="auto" w:fill="D9D9D9"/>
            <w:vAlign w:val="center"/>
          </w:tcPr>
          <w:p w14:paraId="5F562C93" w14:textId="77777777" w:rsidR="000F40B2" w:rsidRPr="00AB7109" w:rsidRDefault="000F40B2" w:rsidP="00F453C8">
            <w:pPr>
              <w:spacing w:before="0" w:after="0"/>
              <w:jc w:val="center"/>
              <w:rPr>
                <w:rFonts w:cs="Arial"/>
                <w:b/>
                <w:szCs w:val="22"/>
                <w:lang w:eastAsia="zh-CN"/>
              </w:rPr>
            </w:pPr>
            <w:r w:rsidRPr="00AB7109">
              <w:rPr>
                <w:rFonts w:cs="Arial"/>
                <w:b/>
                <w:szCs w:val="22"/>
                <w:lang w:eastAsia="zh-CN"/>
              </w:rPr>
              <w:t>Units</w:t>
            </w:r>
          </w:p>
        </w:tc>
      </w:tr>
      <w:tr w:rsidR="000F40B2" w:rsidRPr="007E7969" w14:paraId="5435AB61" w14:textId="77777777" w:rsidTr="000F40B2">
        <w:tc>
          <w:tcPr>
            <w:tcW w:w="3652" w:type="dxa"/>
            <w:tcBorders>
              <w:top w:val="single" w:sz="4" w:space="0" w:color="auto"/>
              <w:bottom w:val="single" w:sz="4" w:space="0" w:color="auto"/>
            </w:tcBorders>
          </w:tcPr>
          <w:p w14:paraId="738E2B33" w14:textId="77777777" w:rsidR="000F40B2" w:rsidRPr="007E7969" w:rsidRDefault="000F40B2" w:rsidP="00F453C8">
            <w:pPr>
              <w:spacing w:before="0" w:after="0"/>
              <w:rPr>
                <w:rFonts w:cs="Arial"/>
                <w:szCs w:val="22"/>
                <w:lang w:eastAsia="zh-CN"/>
              </w:rPr>
            </w:pPr>
            <w:r w:rsidRPr="007E7969">
              <w:rPr>
                <w:rFonts w:cs="Arial"/>
                <w:szCs w:val="22"/>
                <w:lang w:eastAsia="zh-CN"/>
              </w:rPr>
              <w:t>Porosity</w:t>
            </w:r>
          </w:p>
        </w:tc>
        <w:tc>
          <w:tcPr>
            <w:tcW w:w="1701" w:type="dxa"/>
            <w:tcBorders>
              <w:top w:val="single" w:sz="4" w:space="0" w:color="auto"/>
              <w:bottom w:val="single" w:sz="4" w:space="0" w:color="auto"/>
            </w:tcBorders>
          </w:tcPr>
          <w:p w14:paraId="301C2C94" w14:textId="77777777" w:rsidR="000F40B2" w:rsidRPr="00CE1DF8" w:rsidRDefault="000F40B2" w:rsidP="00F453C8">
            <w:pPr>
              <w:spacing w:before="0" w:after="0"/>
              <w:jc w:val="center"/>
              <w:rPr>
                <w:rFonts w:cs="Arial"/>
                <w:szCs w:val="22"/>
                <w:lang w:eastAsia="zh-CN"/>
              </w:rPr>
            </w:pPr>
            <m:oMathPara>
              <m:oMath>
                <m:r>
                  <w:rPr>
                    <w:rFonts w:ascii="Cambria Math" w:hAnsi="Cambria Math" w:cs="Arial"/>
                    <w:szCs w:val="22"/>
                    <w:lang w:eastAsia="zh-CN"/>
                  </w:rPr>
                  <m:t>ϕ</m:t>
                </m:r>
              </m:oMath>
            </m:oMathPara>
          </w:p>
        </w:tc>
        <w:tc>
          <w:tcPr>
            <w:tcW w:w="2268" w:type="dxa"/>
            <w:tcBorders>
              <w:top w:val="single" w:sz="4" w:space="0" w:color="auto"/>
              <w:bottom w:val="single" w:sz="4" w:space="0" w:color="auto"/>
            </w:tcBorders>
          </w:tcPr>
          <w:p w14:paraId="43E6F6B8" w14:textId="77777777" w:rsidR="000F40B2" w:rsidRPr="007E7969" w:rsidRDefault="000F40B2" w:rsidP="00F453C8">
            <w:pPr>
              <w:spacing w:before="0" w:after="0"/>
              <w:jc w:val="center"/>
              <w:rPr>
                <w:rFonts w:cs="Arial"/>
                <w:szCs w:val="22"/>
                <w:lang w:eastAsia="zh-CN"/>
              </w:rPr>
            </w:pPr>
            <w:r w:rsidRPr="007E7969">
              <w:rPr>
                <w:rFonts w:cs="Arial"/>
                <w:szCs w:val="22"/>
                <w:lang w:eastAsia="zh-CN"/>
              </w:rPr>
              <w:t>0.25</w:t>
            </w:r>
          </w:p>
        </w:tc>
        <w:tc>
          <w:tcPr>
            <w:tcW w:w="1955" w:type="dxa"/>
            <w:tcBorders>
              <w:top w:val="single" w:sz="4" w:space="0" w:color="auto"/>
              <w:bottom w:val="single" w:sz="4" w:space="0" w:color="auto"/>
            </w:tcBorders>
          </w:tcPr>
          <w:p w14:paraId="0E93B93A" w14:textId="77777777" w:rsidR="000F40B2" w:rsidRPr="007E7969" w:rsidRDefault="000F40B2" w:rsidP="00F453C8">
            <w:pPr>
              <w:spacing w:before="0" w:after="0"/>
              <w:jc w:val="center"/>
              <w:rPr>
                <w:rFonts w:cs="Arial"/>
                <w:szCs w:val="22"/>
                <w:lang w:eastAsia="zh-CN"/>
              </w:rPr>
            </w:pPr>
            <w:r w:rsidRPr="007E7969">
              <w:rPr>
                <w:rFonts w:cs="Arial"/>
                <w:szCs w:val="22"/>
                <w:lang w:eastAsia="zh-CN"/>
              </w:rPr>
              <w:t>-</w:t>
            </w:r>
          </w:p>
        </w:tc>
      </w:tr>
      <w:tr w:rsidR="000F40B2" w:rsidRPr="007E7969" w14:paraId="2D5BC219" w14:textId="77777777" w:rsidTr="000F40B2">
        <w:tblPrEx>
          <w:tblBorders>
            <w:top w:val="none" w:sz="0" w:space="0" w:color="auto"/>
            <w:insideH w:val="none" w:sz="0" w:space="0" w:color="auto"/>
          </w:tblBorders>
        </w:tblPrEx>
        <w:tc>
          <w:tcPr>
            <w:tcW w:w="3652" w:type="dxa"/>
            <w:shd w:val="clear" w:color="auto" w:fill="auto"/>
            <w:vAlign w:val="center"/>
          </w:tcPr>
          <w:p w14:paraId="29FC82C1" w14:textId="77777777" w:rsidR="000F40B2" w:rsidRPr="00C64B52" w:rsidRDefault="000F40B2" w:rsidP="00F453C8">
            <w:pPr>
              <w:spacing w:before="0" w:after="0"/>
              <w:rPr>
                <w:rFonts w:cs="Arial"/>
                <w:szCs w:val="22"/>
              </w:rPr>
            </w:pPr>
            <w:r w:rsidRPr="00C64B52">
              <w:rPr>
                <w:rFonts w:cs="Arial"/>
                <w:szCs w:val="22"/>
              </w:rPr>
              <w:t>Molecular diffusion coefficients (D</w:t>
            </w:r>
            <w:r w:rsidRPr="00C64B52">
              <w:rPr>
                <w:rFonts w:cs="Arial"/>
                <w:szCs w:val="22"/>
                <w:vertAlign w:val="subscript"/>
              </w:rPr>
              <w:t>0</w:t>
            </w:r>
            <w:r w:rsidRPr="00C64B52">
              <w:rPr>
                <w:rFonts w:cs="Arial"/>
                <w:szCs w:val="22"/>
              </w:rPr>
              <w:t>)</w:t>
            </w:r>
          </w:p>
        </w:tc>
        <w:tc>
          <w:tcPr>
            <w:tcW w:w="1701" w:type="dxa"/>
            <w:shd w:val="clear" w:color="auto" w:fill="auto"/>
            <w:vAlign w:val="center"/>
          </w:tcPr>
          <w:p w14:paraId="5730E9C6" w14:textId="77777777" w:rsidR="000F40B2" w:rsidRPr="00C64B52" w:rsidRDefault="000F40B2" w:rsidP="00F453C8">
            <w:pPr>
              <w:spacing w:before="0" w:after="0"/>
              <w:ind w:firstLine="325"/>
              <w:jc w:val="left"/>
              <w:rPr>
                <w:rFonts w:cs="Arial"/>
                <w:szCs w:val="22"/>
              </w:rPr>
            </w:pPr>
            <w:r w:rsidRPr="00C64B52">
              <w:rPr>
                <w:rFonts w:cs="Arial"/>
                <w:szCs w:val="22"/>
              </w:rPr>
              <w:t>D</w:t>
            </w:r>
            <w:r w:rsidRPr="00C64B52">
              <w:rPr>
                <w:rFonts w:cs="Arial"/>
                <w:szCs w:val="22"/>
                <w:vertAlign w:val="subscript"/>
              </w:rPr>
              <w:t>0</w:t>
            </w:r>
            <w:r w:rsidRPr="00C64B52">
              <w:rPr>
                <w:rFonts w:cs="Arial"/>
                <w:szCs w:val="22"/>
              </w:rPr>
              <w:t>(H</w:t>
            </w:r>
            <w:r w:rsidRPr="00C64B52">
              <w:rPr>
                <w:rFonts w:cs="Arial"/>
                <w:szCs w:val="22"/>
                <w:vertAlign w:val="superscript"/>
              </w:rPr>
              <w:t>+</w:t>
            </w:r>
            <w:r w:rsidRPr="00C64B52">
              <w:rPr>
                <w:rFonts w:cs="Arial"/>
                <w:szCs w:val="22"/>
              </w:rPr>
              <w:t>)</w:t>
            </w:r>
          </w:p>
          <w:p w14:paraId="0A852B99" w14:textId="77777777" w:rsidR="000F40B2" w:rsidRPr="00C64B52" w:rsidRDefault="000F40B2" w:rsidP="00F453C8">
            <w:pPr>
              <w:spacing w:before="0" w:after="0"/>
              <w:ind w:firstLine="325"/>
              <w:jc w:val="left"/>
              <w:rPr>
                <w:rFonts w:cs="Arial"/>
                <w:szCs w:val="22"/>
              </w:rPr>
            </w:pPr>
            <w:r w:rsidRPr="00C64B52">
              <w:rPr>
                <w:rFonts w:cs="Arial"/>
                <w:szCs w:val="22"/>
              </w:rPr>
              <w:t>D</w:t>
            </w:r>
            <w:r w:rsidRPr="00C64B52">
              <w:rPr>
                <w:rFonts w:cs="Arial"/>
                <w:szCs w:val="22"/>
                <w:vertAlign w:val="subscript"/>
              </w:rPr>
              <w:t>0</w:t>
            </w:r>
            <w:r w:rsidRPr="00C64B52">
              <w:rPr>
                <w:rFonts w:cs="Arial"/>
                <w:szCs w:val="22"/>
              </w:rPr>
              <w:t>(Na</w:t>
            </w:r>
            <w:r w:rsidRPr="00C64B52">
              <w:rPr>
                <w:rFonts w:cs="Arial"/>
                <w:szCs w:val="22"/>
                <w:vertAlign w:val="superscript"/>
              </w:rPr>
              <w:t>+</w:t>
            </w:r>
            <w:r w:rsidRPr="00C64B52">
              <w:rPr>
                <w:rFonts w:cs="Arial"/>
                <w:szCs w:val="22"/>
              </w:rPr>
              <w:t>)</w:t>
            </w:r>
          </w:p>
          <w:p w14:paraId="31E637D1" w14:textId="77777777" w:rsidR="000F40B2" w:rsidRPr="00C64B52" w:rsidRDefault="000F40B2" w:rsidP="00F453C8">
            <w:pPr>
              <w:spacing w:before="0" w:after="0"/>
              <w:ind w:firstLine="325"/>
              <w:jc w:val="left"/>
              <w:rPr>
                <w:rFonts w:cs="Arial"/>
                <w:szCs w:val="22"/>
              </w:rPr>
            </w:pPr>
            <w:r w:rsidRPr="00C64B52">
              <w:rPr>
                <w:rFonts w:cs="Arial"/>
                <w:szCs w:val="22"/>
              </w:rPr>
              <w:t>D</w:t>
            </w:r>
            <w:r w:rsidRPr="00C64B52">
              <w:rPr>
                <w:rFonts w:cs="Arial"/>
                <w:szCs w:val="22"/>
                <w:vertAlign w:val="subscript"/>
              </w:rPr>
              <w:t>0</w:t>
            </w:r>
            <w:r w:rsidRPr="00C64B52">
              <w:rPr>
                <w:rFonts w:cs="Arial"/>
                <w:szCs w:val="22"/>
              </w:rPr>
              <w:t>(Cl</w:t>
            </w:r>
            <w:r w:rsidRPr="00C64B52">
              <w:rPr>
                <w:rFonts w:cs="Arial"/>
                <w:szCs w:val="22"/>
                <w:vertAlign w:val="superscript"/>
              </w:rPr>
              <w:t>-</w:t>
            </w:r>
            <w:r w:rsidRPr="00C64B52">
              <w:rPr>
                <w:rFonts w:cs="Arial"/>
                <w:szCs w:val="22"/>
              </w:rPr>
              <w:t>)</w:t>
            </w:r>
          </w:p>
          <w:p w14:paraId="67F81F58" w14:textId="77777777" w:rsidR="000F40B2" w:rsidRPr="00C64B52" w:rsidRDefault="000F40B2" w:rsidP="00F453C8">
            <w:pPr>
              <w:spacing w:before="0" w:after="0"/>
              <w:ind w:firstLine="325"/>
              <w:jc w:val="left"/>
              <w:rPr>
                <w:rFonts w:cs="Arial"/>
                <w:szCs w:val="22"/>
              </w:rPr>
            </w:pPr>
            <w:r w:rsidRPr="00C64B52">
              <w:rPr>
                <w:rFonts w:cs="Arial"/>
                <w:szCs w:val="22"/>
              </w:rPr>
              <w:t>D</w:t>
            </w:r>
            <w:r w:rsidRPr="00C64B52">
              <w:rPr>
                <w:rFonts w:cs="Arial"/>
                <w:szCs w:val="22"/>
                <w:vertAlign w:val="subscript"/>
              </w:rPr>
              <w:t>0</w:t>
            </w:r>
            <w:r w:rsidRPr="00C64B52">
              <w:rPr>
                <w:rFonts w:cs="Arial"/>
                <w:szCs w:val="22"/>
              </w:rPr>
              <w:t>(NO</w:t>
            </w:r>
            <w:r w:rsidRPr="00C64B52">
              <w:rPr>
                <w:rFonts w:cs="Arial"/>
                <w:szCs w:val="22"/>
                <w:vertAlign w:val="subscript"/>
              </w:rPr>
              <w:t>3</w:t>
            </w:r>
            <w:r w:rsidRPr="00C64B52">
              <w:rPr>
                <w:rFonts w:cs="Arial"/>
                <w:szCs w:val="22"/>
                <w:vertAlign w:val="superscript"/>
              </w:rPr>
              <w:t>-</w:t>
            </w:r>
            <w:r w:rsidRPr="00C64B52">
              <w:rPr>
                <w:rFonts w:cs="Arial"/>
                <w:szCs w:val="22"/>
              </w:rPr>
              <w:t>)</w:t>
            </w:r>
          </w:p>
        </w:tc>
        <w:tc>
          <w:tcPr>
            <w:tcW w:w="2268" w:type="dxa"/>
            <w:shd w:val="clear" w:color="auto" w:fill="auto"/>
          </w:tcPr>
          <w:p w14:paraId="34D76BAE" w14:textId="77777777" w:rsidR="000F40B2" w:rsidRPr="00C64B52" w:rsidRDefault="000F40B2" w:rsidP="00F453C8">
            <w:pPr>
              <w:spacing w:before="0" w:after="0"/>
              <w:jc w:val="center"/>
              <w:rPr>
                <w:rFonts w:cs="Arial"/>
                <w:szCs w:val="22"/>
                <w:vertAlign w:val="superscript"/>
              </w:rPr>
            </w:pPr>
            <w:r w:rsidRPr="00C64B52">
              <w:rPr>
                <w:rFonts w:cs="Arial"/>
                <w:szCs w:val="22"/>
              </w:rPr>
              <w:t>9.311 × 10</w:t>
            </w:r>
            <w:r w:rsidRPr="00C64B52">
              <w:rPr>
                <w:rFonts w:cs="Arial"/>
                <w:szCs w:val="22"/>
                <w:vertAlign w:val="superscript"/>
              </w:rPr>
              <w:t>-9</w:t>
            </w:r>
          </w:p>
          <w:p w14:paraId="474ABD97" w14:textId="77777777" w:rsidR="000F40B2" w:rsidRPr="00C64B52" w:rsidRDefault="000F40B2" w:rsidP="00F453C8">
            <w:pPr>
              <w:spacing w:before="0" w:after="0"/>
              <w:jc w:val="center"/>
              <w:rPr>
                <w:rFonts w:cs="Arial"/>
                <w:szCs w:val="22"/>
                <w:vertAlign w:val="superscript"/>
              </w:rPr>
            </w:pPr>
            <w:r w:rsidRPr="00C64B52">
              <w:rPr>
                <w:rFonts w:cs="Arial"/>
                <w:szCs w:val="22"/>
              </w:rPr>
              <w:t>1.334 × 10</w:t>
            </w:r>
            <w:r w:rsidRPr="00C64B52">
              <w:rPr>
                <w:rFonts w:cs="Arial"/>
                <w:szCs w:val="22"/>
                <w:vertAlign w:val="superscript"/>
              </w:rPr>
              <w:t>-9</w:t>
            </w:r>
          </w:p>
          <w:p w14:paraId="1958195B" w14:textId="77777777" w:rsidR="000F40B2" w:rsidRPr="00C64B52" w:rsidRDefault="000F40B2" w:rsidP="00F453C8">
            <w:pPr>
              <w:spacing w:before="0" w:after="0"/>
              <w:jc w:val="center"/>
              <w:rPr>
                <w:rFonts w:cs="Arial"/>
                <w:szCs w:val="22"/>
                <w:vertAlign w:val="superscript"/>
              </w:rPr>
            </w:pPr>
            <w:r w:rsidRPr="00C64B52">
              <w:rPr>
                <w:rFonts w:cs="Arial"/>
                <w:szCs w:val="22"/>
              </w:rPr>
              <w:t>2.032 × 10</w:t>
            </w:r>
            <w:r w:rsidRPr="00C64B52">
              <w:rPr>
                <w:rFonts w:cs="Arial"/>
                <w:szCs w:val="22"/>
                <w:vertAlign w:val="superscript"/>
              </w:rPr>
              <w:t>-9</w:t>
            </w:r>
          </w:p>
          <w:p w14:paraId="63D1872E" w14:textId="77777777" w:rsidR="000F40B2" w:rsidRPr="00C64B52" w:rsidRDefault="000F40B2" w:rsidP="00F453C8">
            <w:pPr>
              <w:spacing w:before="0" w:after="0"/>
              <w:jc w:val="center"/>
              <w:rPr>
                <w:rFonts w:cs="Arial"/>
                <w:szCs w:val="22"/>
              </w:rPr>
            </w:pPr>
            <w:r w:rsidRPr="00C64B52">
              <w:rPr>
                <w:rFonts w:cs="Arial"/>
                <w:szCs w:val="22"/>
              </w:rPr>
              <w:t>1.902 × 10</w:t>
            </w:r>
            <w:r w:rsidRPr="00C64B52">
              <w:rPr>
                <w:rFonts w:cs="Arial"/>
                <w:szCs w:val="22"/>
                <w:vertAlign w:val="superscript"/>
              </w:rPr>
              <w:t>-9</w:t>
            </w:r>
          </w:p>
        </w:tc>
        <w:tc>
          <w:tcPr>
            <w:tcW w:w="1955" w:type="dxa"/>
            <w:shd w:val="clear" w:color="auto" w:fill="auto"/>
            <w:vAlign w:val="center"/>
          </w:tcPr>
          <w:p w14:paraId="783BE8B8" w14:textId="77777777" w:rsidR="000F40B2" w:rsidRPr="00C64B52" w:rsidRDefault="000F40B2" w:rsidP="00F453C8">
            <w:pPr>
              <w:spacing w:before="0" w:after="0"/>
              <w:jc w:val="center"/>
              <w:rPr>
                <w:rFonts w:cs="Arial"/>
                <w:szCs w:val="22"/>
              </w:rPr>
            </w:pPr>
            <w:r w:rsidRPr="00C64B52">
              <w:rPr>
                <w:rFonts w:cs="Arial"/>
                <w:szCs w:val="22"/>
              </w:rPr>
              <w:t>m</w:t>
            </w:r>
            <w:r w:rsidRPr="00C64B52">
              <w:rPr>
                <w:rFonts w:cs="Arial"/>
                <w:szCs w:val="22"/>
                <w:vertAlign w:val="superscript"/>
              </w:rPr>
              <w:t xml:space="preserve">2 </w:t>
            </w:r>
            <w:r w:rsidRPr="00C64B52">
              <w:rPr>
                <w:rFonts w:cs="Arial"/>
                <w:szCs w:val="22"/>
              </w:rPr>
              <w:t>s</w:t>
            </w:r>
            <w:r w:rsidRPr="00C64B52">
              <w:rPr>
                <w:rFonts w:cs="Arial"/>
                <w:szCs w:val="22"/>
                <w:vertAlign w:val="superscript"/>
              </w:rPr>
              <w:t>-1</w:t>
            </w:r>
          </w:p>
        </w:tc>
      </w:tr>
    </w:tbl>
    <w:p w14:paraId="3431F83F" w14:textId="77777777" w:rsidR="000F40B2" w:rsidRPr="00983DB1" w:rsidRDefault="000F40B2" w:rsidP="000F40B2">
      <w:pPr>
        <w:rPr>
          <w:rFonts w:cs="Arial"/>
          <w:sz w:val="20"/>
          <w:lang w:eastAsia="zh-CN"/>
        </w:rPr>
      </w:pPr>
    </w:p>
    <w:p w14:paraId="7C0D6771" w14:textId="77777777" w:rsidR="00922795" w:rsidRPr="00983DB1" w:rsidRDefault="00922795" w:rsidP="000F40B2">
      <w:pPr>
        <w:rPr>
          <w:rFonts w:cs="Arial"/>
          <w:sz w:val="20"/>
          <w:lang w:eastAsia="zh-CN"/>
        </w:rPr>
      </w:pPr>
    </w:p>
    <w:p w14:paraId="29466319" w14:textId="77777777" w:rsidR="000F40B2" w:rsidRPr="00ED3698" w:rsidRDefault="000F40B2" w:rsidP="00F453C8">
      <w:pPr>
        <w:pStyle w:val="Heading4"/>
      </w:pPr>
      <w:bookmarkStart w:id="592" w:name="_Toc390979588"/>
      <w:bookmarkStart w:id="593" w:name="_Toc520374580"/>
      <w:r>
        <w:t>Results</w:t>
      </w:r>
      <w:bookmarkEnd w:id="592"/>
      <w:bookmarkEnd w:id="593"/>
    </w:p>
    <w:p w14:paraId="0C54721A" w14:textId="74E6DA24" w:rsidR="000F40B2" w:rsidRDefault="000F40B2" w:rsidP="000F40B2">
      <w:pPr>
        <w:rPr>
          <w:rFonts w:cs="Arial"/>
          <w:szCs w:val="22"/>
          <w:lang w:eastAsia="zh-CN"/>
        </w:rPr>
      </w:pPr>
      <w:r>
        <w:rPr>
          <w:rFonts w:cs="Arial"/>
          <w:szCs w:val="22"/>
          <w:lang w:eastAsia="zh-CN"/>
        </w:rPr>
        <w:fldChar w:fldCharType="begin"/>
      </w:r>
      <w:r>
        <w:rPr>
          <w:rFonts w:cs="Arial"/>
          <w:szCs w:val="22"/>
          <w:lang w:eastAsia="zh-CN"/>
        </w:rPr>
        <w:instrText xml:space="preserve"> </w:instrText>
      </w:r>
      <w:r>
        <w:rPr>
          <w:rFonts w:cs="Arial" w:hint="eastAsia"/>
          <w:szCs w:val="22"/>
          <w:lang w:eastAsia="zh-CN"/>
        </w:rPr>
        <w:instrText>REF _Ref359255873 \h</w:instrText>
      </w:r>
      <w:r>
        <w:rPr>
          <w:rFonts w:cs="Arial"/>
          <w:szCs w:val="22"/>
          <w:lang w:eastAsia="zh-CN"/>
        </w:rPr>
        <w:instrText xml:space="preserve">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47</w:t>
      </w:r>
      <w:r>
        <w:rPr>
          <w:rFonts w:cs="Arial"/>
          <w:szCs w:val="22"/>
          <w:lang w:eastAsia="zh-CN"/>
        </w:rPr>
        <w:fldChar w:fldCharType="end"/>
      </w:r>
      <w:r>
        <w:rPr>
          <w:rFonts w:cs="Arial"/>
          <w:szCs w:val="22"/>
          <w:lang w:eastAsia="zh-CN"/>
        </w:rPr>
        <w:t xml:space="preserve"> compares the species concentration profiles at 100 days</w:t>
      </w:r>
      <w:r w:rsidR="004474F5">
        <w:rPr>
          <w:rFonts w:cs="Arial"/>
          <w:szCs w:val="22"/>
          <w:lang w:eastAsia="zh-CN"/>
        </w:rPr>
        <w:t xml:space="preserve">.  </w:t>
      </w:r>
      <w:r>
        <w:rPr>
          <w:rFonts w:cs="Arial" w:hint="eastAsia"/>
          <w:szCs w:val="22"/>
          <w:lang w:eastAsia="zh-CN"/>
        </w:rPr>
        <w:t>The concentration</w:t>
      </w:r>
      <w:r>
        <w:rPr>
          <w:rFonts w:cs="Arial"/>
          <w:szCs w:val="22"/>
          <w:lang w:eastAsia="zh-CN"/>
        </w:rPr>
        <w:t xml:space="preserve"> profiles</w:t>
      </w:r>
      <w:r>
        <w:rPr>
          <w:rFonts w:cs="Arial" w:hint="eastAsia"/>
          <w:szCs w:val="22"/>
          <w:lang w:eastAsia="zh-CN"/>
        </w:rPr>
        <w:t xml:space="preserve"> of Na</w:t>
      </w:r>
      <w:r w:rsidRPr="00A63BEC">
        <w:rPr>
          <w:rFonts w:cs="Arial"/>
          <w:szCs w:val="22"/>
          <w:vertAlign w:val="superscript"/>
          <w:lang w:eastAsia="zh-CN"/>
        </w:rPr>
        <w:t>+</w:t>
      </w:r>
      <w:r>
        <w:rPr>
          <w:rFonts w:cs="Arial" w:hint="eastAsia"/>
          <w:szCs w:val="22"/>
          <w:lang w:eastAsia="zh-CN"/>
        </w:rPr>
        <w:t xml:space="preserve"> and Cl</w:t>
      </w:r>
      <w:r w:rsidRPr="00A63BEC">
        <w:rPr>
          <w:rFonts w:cs="Arial"/>
          <w:szCs w:val="22"/>
          <w:vertAlign w:val="superscript"/>
          <w:lang w:eastAsia="zh-CN"/>
        </w:rPr>
        <w:t>-</w:t>
      </w:r>
      <w:r>
        <w:rPr>
          <w:rFonts w:cs="Arial" w:hint="eastAsia"/>
          <w:szCs w:val="22"/>
          <w:lang w:eastAsia="zh-CN"/>
        </w:rPr>
        <w:t xml:space="preserve"> within the domain </w:t>
      </w:r>
      <w:r>
        <w:rPr>
          <w:rFonts w:cs="Arial"/>
          <w:szCs w:val="22"/>
          <w:lang w:eastAsia="zh-CN"/>
        </w:rPr>
        <w:t>show differing concentration gradients,</w:t>
      </w:r>
      <w:r>
        <w:rPr>
          <w:rFonts w:cs="Arial" w:hint="eastAsia"/>
          <w:szCs w:val="22"/>
          <w:lang w:eastAsia="zh-CN"/>
        </w:rPr>
        <w:t xml:space="preserve"> although both </w:t>
      </w:r>
      <w:r>
        <w:rPr>
          <w:rFonts w:cs="Arial"/>
          <w:szCs w:val="22"/>
          <w:lang w:eastAsia="zh-CN"/>
        </w:rPr>
        <w:t>species were initially present at the same</w:t>
      </w:r>
      <w:r>
        <w:rPr>
          <w:rFonts w:cs="Arial" w:hint="eastAsia"/>
          <w:szCs w:val="22"/>
          <w:lang w:eastAsia="zh-CN"/>
        </w:rPr>
        <w:t xml:space="preserve"> concentration</w:t>
      </w:r>
      <w:r>
        <w:rPr>
          <w:rFonts w:cs="Arial"/>
          <w:szCs w:val="22"/>
          <w:lang w:eastAsia="zh-CN"/>
        </w:rPr>
        <w:t xml:space="preserve"> throughout the column</w:t>
      </w:r>
      <w:r w:rsidR="00922795">
        <w:rPr>
          <w:rFonts w:cs="Arial"/>
          <w:szCs w:val="22"/>
          <w:lang w:eastAsia="zh-CN"/>
        </w:rPr>
        <w:t>, and the concentrations of both ions are the same in the boundary solutions</w:t>
      </w:r>
      <w:r>
        <w:rPr>
          <w:rFonts w:cs="Arial" w:hint="eastAsia"/>
          <w:szCs w:val="22"/>
          <w:lang w:eastAsia="zh-CN"/>
        </w:rPr>
        <w:t xml:space="preserve"> (</w:t>
      </w:r>
      <w:r>
        <w:rPr>
          <w:rFonts w:cs="Arial"/>
          <w:szCs w:val="22"/>
          <w:lang w:eastAsia="zh-CN"/>
        </w:rPr>
        <w:fldChar w:fldCharType="begin"/>
      </w:r>
      <w:r>
        <w:rPr>
          <w:rFonts w:cs="Arial"/>
          <w:szCs w:val="22"/>
          <w:lang w:eastAsia="zh-CN"/>
        </w:rPr>
        <w:instrText xml:space="preserve"> </w:instrText>
      </w:r>
      <w:r>
        <w:rPr>
          <w:rFonts w:cs="Arial" w:hint="eastAsia"/>
          <w:szCs w:val="22"/>
          <w:lang w:eastAsia="zh-CN"/>
        </w:rPr>
        <w:instrText>REF _Ref359255873 \h</w:instrText>
      </w:r>
      <w:r>
        <w:rPr>
          <w:rFonts w:cs="Arial"/>
          <w:szCs w:val="22"/>
          <w:lang w:eastAsia="zh-CN"/>
        </w:rPr>
        <w:instrText xml:space="preserve">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47</w:t>
      </w:r>
      <w:r>
        <w:rPr>
          <w:rFonts w:cs="Arial"/>
          <w:szCs w:val="22"/>
          <w:lang w:eastAsia="zh-CN"/>
        </w:rPr>
        <w:fldChar w:fldCharType="end"/>
      </w:r>
      <w:r>
        <w:rPr>
          <w:rFonts w:cs="Arial" w:hint="eastAsia"/>
          <w:szCs w:val="22"/>
          <w:lang w:eastAsia="zh-CN"/>
        </w:rPr>
        <w:t>)</w:t>
      </w:r>
      <w:r w:rsidR="004474F5">
        <w:rPr>
          <w:rFonts w:cs="Arial" w:hint="eastAsia"/>
          <w:szCs w:val="22"/>
          <w:lang w:eastAsia="zh-CN"/>
        </w:rPr>
        <w:t xml:space="preserve">.  </w:t>
      </w:r>
      <w:r>
        <w:rPr>
          <w:rFonts w:cs="Arial" w:hint="eastAsia"/>
          <w:szCs w:val="22"/>
          <w:lang w:eastAsia="zh-CN"/>
        </w:rPr>
        <w:t xml:space="preserve">This </w:t>
      </w:r>
      <w:r>
        <w:rPr>
          <w:rFonts w:cs="Arial"/>
          <w:szCs w:val="22"/>
          <w:lang w:eastAsia="zh-CN"/>
        </w:rPr>
        <w:t xml:space="preserve">behavior </w:t>
      </w:r>
      <w:r>
        <w:rPr>
          <w:rFonts w:cs="Arial" w:hint="eastAsia"/>
          <w:szCs w:val="22"/>
          <w:lang w:eastAsia="zh-CN"/>
        </w:rPr>
        <w:t>is caused by the multicomponent diffusion effect</w:t>
      </w:r>
      <w:r w:rsidR="004474F5">
        <w:rPr>
          <w:rFonts w:cs="Arial" w:hint="eastAsia"/>
          <w:szCs w:val="22"/>
          <w:lang w:eastAsia="zh-CN"/>
        </w:rPr>
        <w:t xml:space="preserve">.  </w:t>
      </w:r>
      <w:r>
        <w:rPr>
          <w:rFonts w:cs="Arial"/>
          <w:szCs w:val="22"/>
          <w:lang w:eastAsia="zh-CN"/>
        </w:rPr>
        <w:t>Because</w:t>
      </w:r>
      <w:r>
        <w:rPr>
          <w:rFonts w:cs="Arial" w:hint="eastAsia"/>
          <w:szCs w:val="22"/>
          <w:lang w:eastAsia="zh-CN"/>
        </w:rPr>
        <w:t xml:space="preserve"> H</w:t>
      </w:r>
      <w:r w:rsidRPr="0070165E">
        <w:rPr>
          <w:rFonts w:cs="Arial" w:hint="eastAsia"/>
          <w:szCs w:val="22"/>
          <w:vertAlign w:val="superscript"/>
          <w:lang w:eastAsia="zh-CN"/>
        </w:rPr>
        <w:t>+</w:t>
      </w:r>
      <w:r>
        <w:rPr>
          <w:rFonts w:cs="Arial" w:hint="eastAsia"/>
          <w:szCs w:val="22"/>
          <w:lang w:eastAsia="zh-CN"/>
        </w:rPr>
        <w:t xml:space="preserve"> diffus</w:t>
      </w:r>
      <w:r>
        <w:rPr>
          <w:rFonts w:cs="Arial"/>
          <w:szCs w:val="22"/>
          <w:lang w:eastAsia="zh-CN"/>
        </w:rPr>
        <w:t>es faster than the</w:t>
      </w:r>
      <w:r>
        <w:rPr>
          <w:rFonts w:cs="Arial" w:hint="eastAsia"/>
          <w:szCs w:val="22"/>
          <w:lang w:eastAsia="zh-CN"/>
        </w:rPr>
        <w:t xml:space="preserve"> anion 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w:t>
      </w:r>
      <w:r w:rsidR="004474F5">
        <w:rPr>
          <w:rFonts w:cs="Arial"/>
          <w:szCs w:val="22"/>
          <w:lang w:eastAsia="zh-CN"/>
        </w:rPr>
        <w:t xml:space="preserve">e.g. </w:t>
      </w:r>
      <w:r>
        <w:rPr>
          <w:rFonts w:cs="Arial"/>
          <w:b/>
          <w:szCs w:val="22"/>
          <w:lang w:eastAsia="zh-CN"/>
        </w:rPr>
        <w:fldChar w:fldCharType="begin"/>
      </w:r>
      <w:r>
        <w:rPr>
          <w:rFonts w:cs="Arial"/>
          <w:szCs w:val="22"/>
          <w:lang w:eastAsia="zh-CN"/>
        </w:rPr>
        <w:instrText xml:space="preserve"> REF _Ref359244623 \h </w:instrText>
      </w:r>
      <w:r>
        <w:rPr>
          <w:rFonts w:cs="Arial"/>
          <w:b/>
          <w:szCs w:val="22"/>
          <w:lang w:eastAsia="zh-CN"/>
        </w:rPr>
      </w:r>
      <w:r>
        <w:rPr>
          <w:rFonts w:cs="Arial"/>
          <w:b/>
          <w:szCs w:val="22"/>
          <w:lang w:eastAsia="zh-CN"/>
        </w:rPr>
        <w:fldChar w:fldCharType="separate"/>
      </w:r>
      <w:r w:rsidR="00B560DA">
        <w:t xml:space="preserve">Table </w:t>
      </w:r>
      <w:r w:rsidR="00B560DA">
        <w:rPr>
          <w:noProof/>
        </w:rPr>
        <w:t>2</w:t>
      </w:r>
      <w:r w:rsidR="00B560DA">
        <w:t>.</w:t>
      </w:r>
      <w:r w:rsidR="00B560DA">
        <w:rPr>
          <w:noProof/>
        </w:rPr>
        <w:t>61</w:t>
      </w:r>
      <w:r>
        <w:rPr>
          <w:rFonts w:cs="Arial"/>
          <w:b/>
          <w:szCs w:val="22"/>
          <w:lang w:eastAsia="zh-CN"/>
        </w:rPr>
        <w:fldChar w:fldCharType="end"/>
      </w:r>
      <w:r>
        <w:rPr>
          <w:rFonts w:cs="Arial"/>
          <w:szCs w:val="22"/>
          <w:lang w:eastAsia="zh-CN"/>
        </w:rPr>
        <w:t xml:space="preserve">.), a </w:t>
      </w:r>
      <w:r w:rsidR="00922795">
        <w:rPr>
          <w:rFonts w:cs="Arial"/>
          <w:szCs w:val="22"/>
          <w:lang w:eastAsia="zh-CN"/>
        </w:rPr>
        <w:t xml:space="preserve">local </w:t>
      </w:r>
      <w:r>
        <w:rPr>
          <w:rFonts w:cs="Arial" w:hint="eastAsia"/>
          <w:szCs w:val="22"/>
          <w:lang w:eastAsia="zh-CN"/>
        </w:rPr>
        <w:t xml:space="preserve">charge </w:t>
      </w:r>
      <w:r>
        <w:rPr>
          <w:rFonts w:cs="Arial"/>
          <w:szCs w:val="22"/>
          <w:lang w:eastAsia="zh-CN"/>
        </w:rPr>
        <w:t xml:space="preserve">imbalance is generated within the domain </w:t>
      </w:r>
      <w:r>
        <w:rPr>
          <w:rFonts w:cs="Arial"/>
          <w:szCs w:val="22"/>
          <w:lang w:eastAsia="zh-CN"/>
        </w:rPr>
        <w:lastRenderedPageBreak/>
        <w:t>that in turn provides the driving force for the diffusion of Na</w:t>
      </w:r>
      <w:r w:rsidRPr="00DE5F34">
        <w:rPr>
          <w:rFonts w:cs="Arial"/>
          <w:szCs w:val="22"/>
          <w:vertAlign w:val="superscript"/>
          <w:lang w:eastAsia="zh-CN"/>
        </w:rPr>
        <w:t>+</w:t>
      </w:r>
      <w:r>
        <w:rPr>
          <w:rFonts w:cs="Arial"/>
          <w:szCs w:val="22"/>
          <w:lang w:eastAsia="zh-CN"/>
        </w:rPr>
        <w:t xml:space="preserve"> and Cl</w:t>
      </w:r>
      <w:r w:rsidRPr="00DE5F34">
        <w:rPr>
          <w:rFonts w:cs="Arial"/>
          <w:szCs w:val="22"/>
          <w:vertAlign w:val="superscript"/>
          <w:lang w:eastAsia="zh-CN"/>
        </w:rPr>
        <w:t>-</w:t>
      </w:r>
      <w:r>
        <w:rPr>
          <w:rFonts w:cs="Arial"/>
          <w:szCs w:val="22"/>
          <w:lang w:eastAsia="zh-CN"/>
        </w:rPr>
        <w:t xml:space="preserve"> </w:t>
      </w:r>
      <w:r>
        <w:rPr>
          <w:rFonts w:cs="Arial" w:hint="eastAsia"/>
          <w:szCs w:val="22"/>
          <w:lang w:eastAsia="zh-CN"/>
        </w:rPr>
        <w:t xml:space="preserve">to </w:t>
      </w:r>
      <w:r>
        <w:rPr>
          <w:rFonts w:cs="Arial"/>
          <w:szCs w:val="22"/>
          <w:lang w:eastAsia="zh-CN"/>
        </w:rPr>
        <w:t xml:space="preserve">maintain </w:t>
      </w:r>
      <w:r>
        <w:rPr>
          <w:rFonts w:cs="Arial" w:hint="eastAsia"/>
          <w:szCs w:val="22"/>
          <w:lang w:eastAsia="zh-CN"/>
        </w:rPr>
        <w:t>charge balance in the solution</w:t>
      </w:r>
      <w:r w:rsidR="004474F5">
        <w:rPr>
          <w:rFonts w:cs="Arial" w:hint="eastAsia"/>
          <w:szCs w:val="22"/>
          <w:lang w:eastAsia="zh-CN"/>
        </w:rPr>
        <w:t xml:space="preserve">.  </w:t>
      </w:r>
      <w:r>
        <w:rPr>
          <w:rFonts w:cs="Arial"/>
          <w:szCs w:val="22"/>
          <w:lang w:eastAsia="zh-CN"/>
        </w:rPr>
        <w:t>Na</w:t>
      </w:r>
      <w:r w:rsidRPr="00257F09">
        <w:rPr>
          <w:rFonts w:cs="Arial"/>
          <w:szCs w:val="22"/>
          <w:vertAlign w:val="superscript"/>
          <w:lang w:eastAsia="zh-CN"/>
        </w:rPr>
        <w:t>+</w:t>
      </w:r>
      <w:r>
        <w:rPr>
          <w:rFonts w:cs="Arial"/>
          <w:szCs w:val="22"/>
          <w:lang w:eastAsia="zh-CN"/>
        </w:rPr>
        <w:t xml:space="preserve"> is displaced from the domain, while Cl</w:t>
      </w:r>
      <w:r w:rsidRPr="00257F09">
        <w:rPr>
          <w:rFonts w:cs="Arial"/>
          <w:szCs w:val="22"/>
          <w:vertAlign w:val="superscript"/>
          <w:lang w:eastAsia="zh-CN"/>
        </w:rPr>
        <w:t>-</w:t>
      </w:r>
      <w:r>
        <w:rPr>
          <w:rFonts w:cs="Arial"/>
          <w:szCs w:val="22"/>
          <w:lang w:eastAsia="zh-CN"/>
        </w:rPr>
        <w:t xml:space="preserve"> is drawn into the domain to maintain</w:t>
      </w:r>
      <w:r w:rsidR="00922795">
        <w:rPr>
          <w:rFonts w:cs="Arial"/>
          <w:szCs w:val="22"/>
          <w:lang w:eastAsia="zh-CN"/>
        </w:rPr>
        <w:t xml:space="preserve"> local</w:t>
      </w:r>
      <w:r>
        <w:rPr>
          <w:rFonts w:cs="Arial"/>
          <w:szCs w:val="22"/>
          <w:lang w:eastAsia="zh-CN"/>
        </w:rPr>
        <w:t xml:space="preserve"> charge balance</w:t>
      </w:r>
      <w:r w:rsidR="004474F5">
        <w:rPr>
          <w:rFonts w:cs="Arial"/>
          <w:szCs w:val="22"/>
          <w:lang w:eastAsia="zh-CN"/>
        </w:rPr>
        <w:t xml:space="preserve">.  </w:t>
      </w:r>
      <w:r>
        <w:rPr>
          <w:rFonts w:cs="Arial"/>
          <w:szCs w:val="22"/>
          <w:lang w:eastAsia="zh-CN"/>
        </w:rPr>
        <w:t>Consequently, the concentration of Cl</w:t>
      </w:r>
      <w:r w:rsidRPr="004A54C6">
        <w:rPr>
          <w:rFonts w:cs="Arial"/>
          <w:szCs w:val="22"/>
          <w:vertAlign w:val="superscript"/>
          <w:lang w:eastAsia="zh-CN"/>
        </w:rPr>
        <w:t>-</w:t>
      </w:r>
      <w:r>
        <w:rPr>
          <w:rFonts w:cs="Arial"/>
          <w:szCs w:val="22"/>
          <w:lang w:eastAsia="zh-CN"/>
        </w:rPr>
        <w:t xml:space="preserve"> is</w:t>
      </w:r>
      <w:r w:rsidR="00922795">
        <w:rPr>
          <w:rFonts w:cs="Arial"/>
          <w:szCs w:val="22"/>
          <w:lang w:eastAsia="zh-CN"/>
        </w:rPr>
        <w:t xml:space="preserve"> </w:t>
      </w:r>
      <w:r>
        <w:rPr>
          <w:rFonts w:cs="Arial"/>
          <w:szCs w:val="22"/>
          <w:lang w:eastAsia="zh-CN"/>
        </w:rPr>
        <w:t>higher than Na</w:t>
      </w:r>
      <w:r w:rsidRPr="00DE5F34">
        <w:rPr>
          <w:rFonts w:cs="Arial"/>
          <w:szCs w:val="22"/>
          <w:vertAlign w:val="superscript"/>
          <w:lang w:eastAsia="zh-CN"/>
        </w:rPr>
        <w:t>+</w:t>
      </w:r>
      <w:r w:rsidR="004474F5">
        <w:rPr>
          <w:rFonts w:cs="Arial"/>
          <w:szCs w:val="22"/>
          <w:lang w:eastAsia="zh-CN"/>
        </w:rPr>
        <w:t xml:space="preserve">.  </w:t>
      </w:r>
      <w:r>
        <w:rPr>
          <w:rFonts w:cs="Arial"/>
          <w:szCs w:val="22"/>
          <w:lang w:eastAsia="zh-CN"/>
        </w:rPr>
        <w:t>The concentration difference of H</w:t>
      </w:r>
      <w:r w:rsidRPr="00A63BEC">
        <w:rPr>
          <w:rFonts w:cs="Arial"/>
          <w:szCs w:val="22"/>
          <w:vertAlign w:val="superscript"/>
          <w:lang w:eastAsia="zh-CN"/>
        </w:rPr>
        <w:t>+</w:t>
      </w:r>
      <w:r>
        <w:rPr>
          <w:rFonts w:cs="Arial"/>
          <w:szCs w:val="22"/>
          <w:lang w:eastAsia="zh-CN"/>
        </w:rPr>
        <w:t xml:space="preserve"> and NO</w:t>
      </w:r>
      <w:r w:rsidRPr="00A63BEC">
        <w:rPr>
          <w:rFonts w:cs="Arial"/>
          <w:szCs w:val="22"/>
          <w:vertAlign w:val="subscript"/>
          <w:lang w:eastAsia="zh-CN"/>
        </w:rPr>
        <w:t>3</w:t>
      </w:r>
      <w:r w:rsidRPr="00A63BEC">
        <w:rPr>
          <w:rFonts w:cs="Arial"/>
          <w:szCs w:val="22"/>
          <w:vertAlign w:val="superscript"/>
          <w:lang w:eastAsia="zh-CN"/>
        </w:rPr>
        <w:t>-</w:t>
      </w:r>
      <w:r>
        <w:rPr>
          <w:rFonts w:cs="Arial"/>
          <w:szCs w:val="22"/>
          <w:lang w:eastAsia="zh-CN"/>
        </w:rPr>
        <w:t xml:space="preserve"> reaches a maximum at a position of x=0.3 m after 100 days, coinciding with the location where the concentrations of Na</w:t>
      </w:r>
      <w:r w:rsidRPr="00A63BEC">
        <w:rPr>
          <w:rFonts w:cs="Arial"/>
          <w:szCs w:val="22"/>
          <w:vertAlign w:val="superscript"/>
          <w:lang w:eastAsia="zh-CN"/>
        </w:rPr>
        <w:t>+</w:t>
      </w:r>
      <w:r>
        <w:rPr>
          <w:rFonts w:cs="Arial"/>
          <w:szCs w:val="22"/>
          <w:lang w:eastAsia="zh-CN"/>
        </w:rPr>
        <w:t xml:space="preserve"> and Cl</w:t>
      </w:r>
      <w:r w:rsidRPr="00A63BEC">
        <w:rPr>
          <w:rFonts w:cs="Arial"/>
          <w:szCs w:val="22"/>
          <w:vertAlign w:val="superscript"/>
          <w:lang w:eastAsia="zh-CN"/>
        </w:rPr>
        <w:t>-</w:t>
      </w:r>
      <w:r>
        <w:rPr>
          <w:rFonts w:cs="Arial"/>
          <w:szCs w:val="22"/>
          <w:lang w:eastAsia="zh-CN"/>
        </w:rPr>
        <w:t xml:space="preserve"> differ the most (</w:t>
      </w:r>
      <w:r>
        <w:rPr>
          <w:rFonts w:cs="Arial"/>
          <w:szCs w:val="22"/>
          <w:lang w:eastAsia="zh-CN"/>
        </w:rPr>
        <w:fldChar w:fldCharType="begin"/>
      </w:r>
      <w:r>
        <w:rPr>
          <w:rFonts w:cs="Arial"/>
          <w:szCs w:val="22"/>
          <w:lang w:eastAsia="zh-CN"/>
        </w:rPr>
        <w:instrText xml:space="preserve"> REF _Ref359255873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47</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Excellent agreement is obtained between MIN3P-THCm, CrunchFlow and PHREEQC.</w:t>
      </w:r>
    </w:p>
    <w:p w14:paraId="1EAA15E1" w14:textId="77777777" w:rsidR="000F40B2" w:rsidRDefault="000F40B2" w:rsidP="000F40B2">
      <w:pPr>
        <w:rPr>
          <w:rFonts w:cs="Arial"/>
          <w:szCs w:val="22"/>
          <w:lang w:eastAsia="zh-CN"/>
        </w:rPr>
      </w:pPr>
    </w:p>
    <w:p w14:paraId="7E1628AF" w14:textId="77777777" w:rsidR="000F40B2" w:rsidRDefault="000F40B2" w:rsidP="000F40B2">
      <w:pPr>
        <w:keepNext/>
        <w:jc w:val="center"/>
      </w:pPr>
      <w:r w:rsidRPr="00386860">
        <w:t xml:space="preserve"> </w:t>
      </w:r>
      <w:r w:rsidR="000E6DE1">
        <w:rPr>
          <w:noProof/>
          <w:lang w:val="en-CA" w:eastAsia="zh-CN"/>
        </w:rPr>
        <w:drawing>
          <wp:inline distT="0" distB="0" distL="0" distR="0" wp14:anchorId="2755F822" wp14:editId="281CFEE1">
            <wp:extent cx="4682836" cy="4161979"/>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2-Comp-report.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682836" cy="4161979"/>
                    </a:xfrm>
                    <a:prstGeom prst="rect">
                      <a:avLst/>
                    </a:prstGeom>
                  </pic:spPr>
                </pic:pic>
              </a:graphicData>
            </a:graphic>
          </wp:inline>
        </w:drawing>
      </w:r>
    </w:p>
    <w:p w14:paraId="3323BA82" w14:textId="6E0D5DD1" w:rsidR="000F40B2" w:rsidRDefault="000F40B2" w:rsidP="000F40B2">
      <w:pPr>
        <w:pStyle w:val="Caption"/>
        <w:ind w:firstLine="284"/>
        <w:rPr>
          <w:lang w:eastAsia="zh-CN"/>
        </w:rPr>
      </w:pPr>
      <w:bookmarkStart w:id="594" w:name="_Ref359255873"/>
      <w:bookmarkStart w:id="595" w:name="_Toc374635311"/>
      <w:bookmarkStart w:id="596" w:name="_Toc386382526"/>
      <w:bookmarkStart w:id="597" w:name="_Toc386554060"/>
      <w:bookmarkStart w:id="598" w:name="_Toc390979637"/>
      <w:bookmarkStart w:id="599" w:name="_Toc520375063"/>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47</w:t>
      </w:r>
      <w:r w:rsidR="00183C7C">
        <w:fldChar w:fldCharType="end"/>
      </w:r>
      <w:bookmarkEnd w:id="594"/>
      <w:r>
        <w:rPr>
          <w:noProof/>
        </w:rPr>
        <w:t>:</w:t>
      </w:r>
      <w:r w:rsidR="00142D8D">
        <w:rPr>
          <w:noProof/>
        </w:rPr>
        <w:t xml:space="preserve"> </w:t>
      </w:r>
      <w:r w:rsidRPr="002A46D3">
        <w:rPr>
          <w:lang w:eastAsia="zh-CN"/>
        </w:rPr>
        <w:t>Compariso</w:t>
      </w:r>
      <w:r>
        <w:rPr>
          <w:rFonts w:hint="eastAsia"/>
          <w:lang w:eastAsia="zh-CN"/>
        </w:rPr>
        <w:t>n</w:t>
      </w:r>
      <w:r w:rsidRPr="002A46D3">
        <w:rPr>
          <w:lang w:eastAsia="zh-CN"/>
        </w:rPr>
        <w:t xml:space="preserve"> of simulated </w:t>
      </w:r>
      <w:r>
        <w:rPr>
          <w:lang w:eastAsia="zh-CN"/>
        </w:rPr>
        <w:t xml:space="preserve">concentration </w:t>
      </w:r>
      <w:r w:rsidRPr="002A46D3">
        <w:rPr>
          <w:lang w:eastAsia="zh-CN"/>
        </w:rPr>
        <w:t xml:space="preserve">profiles </w:t>
      </w:r>
      <w:r>
        <w:rPr>
          <w:lang w:eastAsia="zh-CN"/>
        </w:rPr>
        <w:t>obtained from</w:t>
      </w:r>
      <w:r>
        <w:rPr>
          <w:rFonts w:hint="eastAsia"/>
          <w:lang w:eastAsia="zh-CN"/>
        </w:rPr>
        <w:t xml:space="preserve"> MIN3P</w:t>
      </w:r>
      <w:r w:rsidRPr="002A46D3">
        <w:rPr>
          <w:lang w:eastAsia="zh-CN"/>
        </w:rPr>
        <w:t>–THCm (lines), C</w:t>
      </w:r>
      <w:r>
        <w:rPr>
          <w:lang w:eastAsia="zh-CN"/>
        </w:rPr>
        <w:t>runchFlow</w:t>
      </w:r>
      <w:r w:rsidRPr="002A46D3">
        <w:rPr>
          <w:lang w:eastAsia="zh-CN"/>
        </w:rPr>
        <w:t xml:space="preserve"> (</w:t>
      </w:r>
      <w:r>
        <w:rPr>
          <w:lang w:eastAsia="zh-CN"/>
        </w:rPr>
        <w:t>open</w:t>
      </w:r>
      <w:r w:rsidRPr="002A46D3">
        <w:rPr>
          <w:lang w:eastAsia="zh-CN"/>
        </w:rPr>
        <w:t xml:space="preserve"> symbols) and PHREEQC (filled symbols) at 100 days</w:t>
      </w:r>
      <w:bookmarkEnd w:id="595"/>
      <w:bookmarkEnd w:id="596"/>
      <w:bookmarkEnd w:id="597"/>
      <w:bookmarkEnd w:id="598"/>
      <w:bookmarkEnd w:id="599"/>
    </w:p>
    <w:p w14:paraId="7CB6EDA8" w14:textId="77777777" w:rsidR="000F40B2" w:rsidRDefault="000F40B2" w:rsidP="000F40B2">
      <w:pPr>
        <w:rPr>
          <w:lang w:eastAsia="zh-CN"/>
        </w:rPr>
      </w:pPr>
    </w:p>
    <w:p w14:paraId="10C83D78" w14:textId="77777777" w:rsidR="000F40B2" w:rsidRPr="00ED3698" w:rsidRDefault="000F40B2" w:rsidP="00F453C8">
      <w:pPr>
        <w:pStyle w:val="Heading4"/>
      </w:pPr>
      <w:bookmarkStart w:id="600" w:name="_Toc390979589"/>
      <w:bookmarkStart w:id="601" w:name="_Toc520374581"/>
      <w:r>
        <w:t>File location</w:t>
      </w:r>
      <w:bookmarkEnd w:id="600"/>
      <w:bookmarkEnd w:id="601"/>
    </w:p>
    <w:p w14:paraId="6CEAECBF" w14:textId="77777777" w:rsidR="000F40B2" w:rsidRDefault="000F40B2" w:rsidP="000F40B2">
      <w:pPr>
        <w:rPr>
          <w:lang w:eastAsia="zh-CN"/>
        </w:rPr>
      </w:pPr>
      <w:r>
        <w:rPr>
          <w:lang w:eastAsia="zh-CN"/>
        </w:rPr>
        <w:t>Input file:</w:t>
      </w:r>
    </w:p>
    <w:p w14:paraId="0B895885" w14:textId="77777777" w:rsidR="000F40B2" w:rsidRDefault="000F40B2" w:rsidP="000F40B2">
      <w:pPr>
        <w:rPr>
          <w:lang w:eastAsia="zh-CN"/>
        </w:rPr>
      </w:pPr>
      <w:r>
        <w:rPr>
          <w:lang w:eastAsia="zh-CN"/>
        </w:rPr>
        <w:t>.</w:t>
      </w:r>
      <w:r w:rsidRPr="00386860">
        <w:rPr>
          <w:lang w:eastAsia="zh-CN"/>
        </w:rPr>
        <w:t>\Benchmark\benchmarks_standard\reactran\MCD-2 \min3p\test.dat</w:t>
      </w:r>
    </w:p>
    <w:p w14:paraId="2F15A6FB" w14:textId="77777777" w:rsidR="000F40B2" w:rsidRDefault="000F40B2" w:rsidP="000F40B2">
      <w:pPr>
        <w:rPr>
          <w:lang w:eastAsia="zh-CN"/>
        </w:rPr>
      </w:pPr>
      <w:r>
        <w:rPr>
          <w:lang w:eastAsia="zh-CN"/>
        </w:rPr>
        <w:t>Databases:</w:t>
      </w:r>
    </w:p>
    <w:p w14:paraId="6CB3BBA7" w14:textId="77777777" w:rsidR="000F40B2" w:rsidRDefault="000F40B2" w:rsidP="000F40B2">
      <w:pPr>
        <w:rPr>
          <w:lang w:eastAsia="zh-CN"/>
        </w:rPr>
      </w:pPr>
      <w:r>
        <w:rPr>
          <w:lang w:eastAsia="zh-CN"/>
        </w:rPr>
        <w:t>.</w:t>
      </w:r>
      <w:r w:rsidRPr="00386860">
        <w:rPr>
          <w:lang w:eastAsia="zh-CN"/>
        </w:rPr>
        <w:t>\Benchmark\benchmarks_standard\reactran\MCD-2\min3p\</w:t>
      </w:r>
      <w:r>
        <w:rPr>
          <w:lang w:eastAsia="zh-CN"/>
        </w:rPr>
        <w:t>database\</w:t>
      </w:r>
    </w:p>
    <w:p w14:paraId="4632F904" w14:textId="77777777" w:rsidR="000F40B2" w:rsidRDefault="000F40B2" w:rsidP="000F40B2">
      <w:pPr>
        <w:rPr>
          <w:lang w:eastAsia="zh-CN"/>
        </w:rPr>
      </w:pPr>
    </w:p>
    <w:p w14:paraId="2C87F854" w14:textId="77777777" w:rsidR="000F40B2" w:rsidRPr="007636BA" w:rsidRDefault="000F40B2" w:rsidP="00F453C8">
      <w:pPr>
        <w:pStyle w:val="Heading3"/>
      </w:pPr>
      <w:bookmarkStart w:id="602" w:name="_Toc390979612"/>
      <w:bookmarkStart w:id="603" w:name="_Ref395101486"/>
      <w:bookmarkStart w:id="604" w:name="_Toc520374582"/>
      <w:r>
        <w:lastRenderedPageBreak/>
        <w:t>Multicomponent diffusion in radial coordinate</w:t>
      </w:r>
      <w:bookmarkEnd w:id="602"/>
      <w:bookmarkEnd w:id="603"/>
      <w:bookmarkEnd w:id="604"/>
    </w:p>
    <w:p w14:paraId="774E7B3D" w14:textId="77777777" w:rsidR="000F40B2" w:rsidRDefault="000F40B2" w:rsidP="000F40B2">
      <w:pPr>
        <w:rPr>
          <w:rFonts w:cs="Arial"/>
          <w:szCs w:val="22"/>
          <w:lang w:eastAsia="zh-CN"/>
        </w:rPr>
      </w:pPr>
      <w:r>
        <w:rPr>
          <w:rFonts w:cs="Arial"/>
          <w:szCs w:val="22"/>
        </w:rPr>
        <w:t>Th</w:t>
      </w:r>
      <w:r>
        <w:rPr>
          <w:rFonts w:cs="Arial" w:hint="eastAsia"/>
          <w:szCs w:val="22"/>
          <w:lang w:eastAsia="zh-CN"/>
        </w:rPr>
        <w:t xml:space="preserve">is benchmark is </w:t>
      </w:r>
      <w:r>
        <w:rPr>
          <w:rFonts w:cs="Arial"/>
          <w:szCs w:val="22"/>
          <w:lang w:eastAsia="zh-CN"/>
        </w:rPr>
        <w:t>designed</w:t>
      </w:r>
      <w:r>
        <w:rPr>
          <w:rFonts w:cs="Arial" w:hint="eastAsia"/>
          <w:szCs w:val="22"/>
          <w:lang w:eastAsia="zh-CN"/>
        </w:rPr>
        <w:t xml:space="preserve"> to verify the multicomponent diffusion</w:t>
      </w:r>
      <w:r>
        <w:rPr>
          <w:rFonts w:cs="Arial"/>
          <w:szCs w:val="22"/>
          <w:lang w:eastAsia="zh-CN"/>
        </w:rPr>
        <w:t xml:space="preserve"> (MCD)</w:t>
      </w:r>
      <w:r>
        <w:rPr>
          <w:rFonts w:cs="Arial" w:hint="eastAsia"/>
          <w:szCs w:val="22"/>
          <w:lang w:eastAsia="zh-CN"/>
        </w:rPr>
        <w:t xml:space="preserve"> model in radial coordinate</w:t>
      </w:r>
      <w:r>
        <w:rPr>
          <w:rFonts w:cs="Arial"/>
          <w:szCs w:val="22"/>
          <w:lang w:eastAsia="zh-CN"/>
        </w:rPr>
        <w:t xml:space="preserve"> through code intercomparison using CrunchFlow</w:t>
      </w:r>
      <w:r>
        <w:rPr>
          <w:rFonts w:cs="Arial" w:hint="eastAsia"/>
          <w:szCs w:val="22"/>
          <w:lang w:eastAsia="zh-CN"/>
        </w:rPr>
        <w:t>.</w:t>
      </w:r>
    </w:p>
    <w:p w14:paraId="18DAD35D" w14:textId="77777777" w:rsidR="000F40B2" w:rsidRPr="008E2100" w:rsidRDefault="000F40B2" w:rsidP="00F453C8">
      <w:pPr>
        <w:pStyle w:val="Heading4"/>
        <w:rPr>
          <w:rFonts w:cs="Arial"/>
          <w:szCs w:val="22"/>
          <w:lang w:eastAsia="zh-CN"/>
        </w:rPr>
      </w:pPr>
      <w:bookmarkStart w:id="605" w:name="_Toc390979613"/>
      <w:bookmarkStart w:id="606" w:name="_Toc520374583"/>
      <w:r>
        <w:t>Problem definition</w:t>
      </w:r>
      <w:bookmarkEnd w:id="605"/>
      <w:bookmarkEnd w:id="606"/>
    </w:p>
    <w:p w14:paraId="1DEB6889" w14:textId="427D0301" w:rsidR="000F40B2" w:rsidRDefault="000F40B2" w:rsidP="000F40B2">
      <w:pPr>
        <w:rPr>
          <w:rFonts w:cs="Arial"/>
          <w:szCs w:val="22"/>
          <w:lang w:eastAsia="zh-CN"/>
        </w:rPr>
      </w:pPr>
      <w:r>
        <w:rPr>
          <w:rFonts w:cs="Arial"/>
          <w:szCs w:val="22"/>
          <w:lang w:eastAsia="zh-CN"/>
        </w:rPr>
        <w:t>T</w:t>
      </w:r>
      <w:r>
        <w:rPr>
          <w:rFonts w:cs="Arial" w:hint="eastAsia"/>
          <w:szCs w:val="22"/>
          <w:lang w:eastAsia="zh-CN"/>
        </w:rPr>
        <w:t xml:space="preserve">he </w:t>
      </w:r>
      <w:r>
        <w:rPr>
          <w:rFonts w:cs="Arial"/>
          <w:szCs w:val="22"/>
          <w:lang w:eastAsia="zh-CN"/>
        </w:rPr>
        <w:t xml:space="preserve">problem is based on the benchmark as described in section </w:t>
      </w:r>
      <w:r>
        <w:rPr>
          <w:rFonts w:cs="Arial"/>
          <w:szCs w:val="22"/>
          <w:lang w:eastAsia="zh-CN"/>
        </w:rPr>
        <w:fldChar w:fldCharType="begin"/>
      </w:r>
      <w:r>
        <w:rPr>
          <w:rFonts w:cs="Arial"/>
          <w:szCs w:val="22"/>
          <w:lang w:eastAsia="zh-CN"/>
        </w:rPr>
        <w:instrText xml:space="preserve"> REF _Ref390937046 \r \h </w:instrText>
      </w:r>
      <w:r>
        <w:rPr>
          <w:rFonts w:cs="Arial"/>
          <w:szCs w:val="22"/>
          <w:lang w:eastAsia="zh-CN"/>
        </w:rPr>
      </w:r>
      <w:r>
        <w:rPr>
          <w:rFonts w:cs="Arial"/>
          <w:szCs w:val="22"/>
          <w:lang w:eastAsia="zh-CN"/>
        </w:rPr>
        <w:fldChar w:fldCharType="separate"/>
      </w:r>
      <w:r w:rsidR="00B560DA">
        <w:rPr>
          <w:rFonts w:cs="Arial"/>
          <w:szCs w:val="22"/>
          <w:lang w:eastAsia="zh-CN"/>
        </w:rPr>
        <w:t>2.5.19</w:t>
      </w:r>
      <w:r>
        <w:rPr>
          <w:rFonts w:cs="Arial"/>
          <w:szCs w:val="22"/>
          <w:lang w:eastAsia="zh-CN"/>
        </w:rPr>
        <w:fldChar w:fldCharType="end"/>
      </w:r>
      <w:r>
        <w:rPr>
          <w:rFonts w:cs="Arial"/>
          <w:szCs w:val="22"/>
          <w:lang w:eastAsia="zh-CN"/>
        </w:rPr>
        <w:t xml:space="preserve"> concerning the geochemical system, material and diffusion parameters</w:t>
      </w:r>
      <w:r w:rsidR="004474F5">
        <w:rPr>
          <w:rFonts w:cs="Arial"/>
          <w:szCs w:val="22"/>
          <w:lang w:eastAsia="zh-CN"/>
        </w:rPr>
        <w:t xml:space="preserve">.  </w:t>
      </w:r>
      <w:r>
        <w:rPr>
          <w:rFonts w:cs="Arial"/>
          <w:szCs w:val="22"/>
          <w:lang w:eastAsia="zh-CN"/>
        </w:rPr>
        <w:t>The difference lies in the radial coordinate and boundary conditions.</w:t>
      </w:r>
    </w:p>
    <w:p w14:paraId="6B1609C3" w14:textId="77777777" w:rsidR="000F40B2" w:rsidRPr="008E2100" w:rsidRDefault="000F40B2" w:rsidP="00F453C8">
      <w:pPr>
        <w:pStyle w:val="Heading4"/>
        <w:rPr>
          <w:rFonts w:cs="Arial"/>
          <w:szCs w:val="22"/>
          <w:lang w:eastAsia="zh-CN"/>
        </w:rPr>
      </w:pPr>
      <w:bookmarkStart w:id="607" w:name="_Toc390979614"/>
      <w:bookmarkStart w:id="608" w:name="_Toc520374584"/>
      <w:r>
        <w:t>Model setup</w:t>
      </w:r>
      <w:bookmarkEnd w:id="607"/>
      <w:bookmarkEnd w:id="608"/>
    </w:p>
    <w:p w14:paraId="47816E4F" w14:textId="3C1FD963" w:rsidR="000F40B2" w:rsidRDefault="000F40B2" w:rsidP="000F40B2">
      <w:pPr>
        <w:rPr>
          <w:rFonts w:cs="Arial"/>
          <w:b/>
          <w:szCs w:val="22"/>
          <w:lang w:eastAsia="zh-CN"/>
        </w:rPr>
      </w:pPr>
      <w:r>
        <w:rPr>
          <w:rFonts w:cs="Arial"/>
          <w:szCs w:val="22"/>
          <w:lang w:eastAsia="zh-CN"/>
        </w:rPr>
        <w:t>The electromigration problem was simulated in a 1 m long, one-dimensional in radial coordinate, horizontal domain, with a dilute NaCl background solution with pH = 6 (</w:t>
      </w:r>
      <w:r>
        <w:rPr>
          <w:rFonts w:cs="Arial"/>
          <w:szCs w:val="22"/>
          <w:lang w:eastAsia="zh-CN"/>
        </w:rPr>
        <w:fldChar w:fldCharType="begin"/>
      </w:r>
      <w:r>
        <w:rPr>
          <w:rFonts w:cs="Arial"/>
          <w:szCs w:val="22"/>
          <w:lang w:eastAsia="zh-CN"/>
        </w:rPr>
        <w:instrText xml:space="preserve"> REF _Ref390939081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48</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Nitric acid was allowed to diffuse into the domain from the right hand side (outer) boundary</w:t>
      </w:r>
      <w:r w:rsidR="004474F5">
        <w:rPr>
          <w:rFonts w:cs="Arial"/>
          <w:szCs w:val="22"/>
          <w:lang w:eastAsia="zh-CN"/>
        </w:rPr>
        <w:t xml:space="preserve">.  </w:t>
      </w:r>
      <w:r>
        <w:rPr>
          <w:rFonts w:cs="Arial"/>
          <w:szCs w:val="22"/>
          <w:lang w:eastAsia="zh-CN"/>
        </w:rPr>
        <w:t>The model was discretized into 100 cells with Δr = 0.01 m and the simulations were executed for a period of 100 days.</w:t>
      </w:r>
    </w:p>
    <w:p w14:paraId="4B7198E7" w14:textId="77777777" w:rsidR="000F40B2" w:rsidRPr="00ED3698" w:rsidRDefault="000F40B2" w:rsidP="00F453C8">
      <w:pPr>
        <w:pStyle w:val="Heading4"/>
      </w:pPr>
      <w:bookmarkStart w:id="609" w:name="_Toc390979615"/>
      <w:bookmarkStart w:id="610" w:name="_Toc520374585"/>
      <w:r>
        <w:t>Parameters</w:t>
      </w:r>
      <w:bookmarkEnd w:id="609"/>
      <w:bookmarkEnd w:id="610"/>
    </w:p>
    <w:p w14:paraId="6003A557" w14:textId="1391B3D9" w:rsidR="000F40B2" w:rsidRPr="002A1482" w:rsidRDefault="000F40B2" w:rsidP="000F40B2">
      <w:pPr>
        <w:rPr>
          <w:rFonts w:cs="Arial"/>
          <w:b/>
          <w:szCs w:val="22"/>
          <w:lang w:eastAsia="zh-CN"/>
        </w:rPr>
      </w:pPr>
      <w:r>
        <w:rPr>
          <w:rFonts w:cs="Arial"/>
          <w:szCs w:val="22"/>
          <w:lang w:eastAsia="zh-CN"/>
        </w:rPr>
        <w:t xml:space="preserve">The key model parameters are summarized in </w:t>
      </w:r>
      <w:r>
        <w:rPr>
          <w:rFonts w:cs="Arial"/>
          <w:b/>
          <w:szCs w:val="22"/>
          <w:lang w:eastAsia="zh-CN"/>
        </w:rPr>
        <w:fldChar w:fldCharType="begin"/>
      </w:r>
      <w:r>
        <w:rPr>
          <w:rFonts w:cs="Arial"/>
          <w:szCs w:val="22"/>
          <w:lang w:eastAsia="zh-CN"/>
        </w:rPr>
        <w:instrText xml:space="preserve"> REF _Ref359244623 \h </w:instrText>
      </w:r>
      <w:r>
        <w:rPr>
          <w:rFonts w:cs="Arial"/>
          <w:b/>
          <w:szCs w:val="22"/>
          <w:lang w:eastAsia="zh-CN"/>
        </w:rPr>
      </w:r>
      <w:r>
        <w:rPr>
          <w:rFonts w:cs="Arial"/>
          <w:b/>
          <w:szCs w:val="22"/>
          <w:lang w:eastAsia="zh-CN"/>
        </w:rPr>
        <w:fldChar w:fldCharType="separate"/>
      </w:r>
      <w:r w:rsidR="00B560DA">
        <w:t xml:space="preserve">Table </w:t>
      </w:r>
      <w:r w:rsidR="00B560DA">
        <w:rPr>
          <w:noProof/>
        </w:rPr>
        <w:t>2</w:t>
      </w:r>
      <w:r w:rsidR="00B560DA">
        <w:t>.</w:t>
      </w:r>
      <w:r w:rsidR="00B560DA">
        <w:rPr>
          <w:noProof/>
        </w:rPr>
        <w:t>61</w:t>
      </w:r>
      <w:r>
        <w:rPr>
          <w:rFonts w:cs="Arial"/>
          <w:b/>
          <w:szCs w:val="22"/>
          <w:lang w:eastAsia="zh-CN"/>
        </w:rPr>
        <w:fldChar w:fldCharType="end"/>
      </w:r>
      <w:r>
        <w:rPr>
          <w:rFonts w:cs="Arial"/>
          <w:szCs w:val="22"/>
          <w:lang w:eastAsia="zh-CN"/>
        </w:rPr>
        <w:t>.</w:t>
      </w:r>
    </w:p>
    <w:p w14:paraId="06EAE921" w14:textId="77777777" w:rsidR="000F40B2" w:rsidRPr="00ED3698" w:rsidRDefault="000F40B2" w:rsidP="00F453C8">
      <w:pPr>
        <w:pStyle w:val="Heading4"/>
      </w:pPr>
      <w:bookmarkStart w:id="611" w:name="_Toc390979616"/>
      <w:bookmarkStart w:id="612" w:name="_Toc520374586"/>
      <w:r>
        <w:t>Results</w:t>
      </w:r>
      <w:bookmarkEnd w:id="611"/>
      <w:bookmarkEnd w:id="612"/>
    </w:p>
    <w:p w14:paraId="7CFE4763" w14:textId="1C5D8127" w:rsidR="000F40B2" w:rsidRDefault="000F40B2" w:rsidP="000F40B2">
      <w:pPr>
        <w:rPr>
          <w:rFonts w:cs="Arial"/>
          <w:szCs w:val="22"/>
          <w:lang w:eastAsia="zh-CN"/>
        </w:rPr>
      </w:pPr>
      <w:r>
        <w:rPr>
          <w:rFonts w:cs="Arial"/>
          <w:szCs w:val="22"/>
          <w:lang w:eastAsia="zh-CN"/>
        </w:rPr>
        <w:fldChar w:fldCharType="begin"/>
      </w:r>
      <w:r>
        <w:rPr>
          <w:rFonts w:cs="Arial"/>
          <w:szCs w:val="22"/>
          <w:lang w:eastAsia="zh-CN"/>
        </w:rPr>
        <w:instrText xml:space="preserve"> REF _Ref390939081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48</w:t>
      </w:r>
      <w:r>
        <w:rPr>
          <w:rFonts w:cs="Arial"/>
          <w:szCs w:val="22"/>
          <w:lang w:eastAsia="zh-CN"/>
        </w:rPr>
        <w:fldChar w:fldCharType="end"/>
      </w:r>
      <w:r>
        <w:rPr>
          <w:rFonts w:cs="Arial"/>
          <w:szCs w:val="22"/>
          <w:lang w:eastAsia="zh-CN"/>
        </w:rPr>
        <w:t xml:space="preserve"> compares the species concentration profiles at 100 days</w:t>
      </w:r>
      <w:r w:rsidR="004474F5">
        <w:rPr>
          <w:rFonts w:cs="Arial"/>
          <w:szCs w:val="22"/>
          <w:lang w:eastAsia="zh-CN"/>
        </w:rPr>
        <w:t xml:space="preserve">.  </w:t>
      </w:r>
      <w:r>
        <w:rPr>
          <w:rFonts w:cs="Arial" w:hint="eastAsia"/>
          <w:szCs w:val="22"/>
          <w:lang w:eastAsia="zh-CN"/>
        </w:rPr>
        <w:t>The concentration</w:t>
      </w:r>
      <w:r>
        <w:rPr>
          <w:rFonts w:cs="Arial"/>
          <w:szCs w:val="22"/>
          <w:lang w:eastAsia="zh-CN"/>
        </w:rPr>
        <w:t xml:space="preserve"> profiles</w:t>
      </w:r>
      <w:r>
        <w:rPr>
          <w:rFonts w:cs="Arial" w:hint="eastAsia"/>
          <w:szCs w:val="22"/>
          <w:lang w:eastAsia="zh-CN"/>
        </w:rPr>
        <w:t xml:space="preserve"> of Na</w:t>
      </w:r>
      <w:r w:rsidRPr="00A63BEC">
        <w:rPr>
          <w:rFonts w:cs="Arial"/>
          <w:szCs w:val="22"/>
          <w:vertAlign w:val="superscript"/>
          <w:lang w:eastAsia="zh-CN"/>
        </w:rPr>
        <w:t>+</w:t>
      </w:r>
      <w:r>
        <w:rPr>
          <w:rFonts w:cs="Arial" w:hint="eastAsia"/>
          <w:szCs w:val="22"/>
          <w:lang w:eastAsia="zh-CN"/>
        </w:rPr>
        <w:t xml:space="preserve"> and Cl</w:t>
      </w:r>
      <w:r w:rsidRPr="00A63BEC">
        <w:rPr>
          <w:rFonts w:cs="Arial"/>
          <w:szCs w:val="22"/>
          <w:vertAlign w:val="superscript"/>
          <w:lang w:eastAsia="zh-CN"/>
        </w:rPr>
        <w:t>-</w:t>
      </w:r>
      <w:r>
        <w:rPr>
          <w:rFonts w:cs="Arial" w:hint="eastAsia"/>
          <w:szCs w:val="22"/>
          <w:lang w:eastAsia="zh-CN"/>
        </w:rPr>
        <w:t xml:space="preserve"> within the domain </w:t>
      </w:r>
      <w:r>
        <w:rPr>
          <w:rFonts w:cs="Arial"/>
          <w:szCs w:val="22"/>
          <w:lang w:eastAsia="zh-CN"/>
        </w:rPr>
        <w:t>show differing concentration gradients,</w:t>
      </w:r>
      <w:r>
        <w:rPr>
          <w:rFonts w:cs="Arial" w:hint="eastAsia"/>
          <w:szCs w:val="22"/>
          <w:lang w:eastAsia="zh-CN"/>
        </w:rPr>
        <w:t xml:space="preserve"> although both </w:t>
      </w:r>
      <w:r>
        <w:rPr>
          <w:rFonts w:cs="Arial"/>
          <w:szCs w:val="22"/>
          <w:lang w:eastAsia="zh-CN"/>
        </w:rPr>
        <w:t>species were initially present at the same</w:t>
      </w:r>
      <w:r>
        <w:rPr>
          <w:rFonts w:cs="Arial" w:hint="eastAsia"/>
          <w:szCs w:val="22"/>
          <w:lang w:eastAsia="zh-CN"/>
        </w:rPr>
        <w:t xml:space="preserve"> concentration</w:t>
      </w:r>
      <w:r>
        <w:rPr>
          <w:rFonts w:cs="Arial"/>
          <w:szCs w:val="22"/>
          <w:lang w:eastAsia="zh-CN"/>
        </w:rPr>
        <w:t xml:space="preserve"> throughout the column</w:t>
      </w:r>
      <w:r>
        <w:rPr>
          <w:rFonts w:cs="Arial" w:hint="eastAsia"/>
          <w:szCs w:val="22"/>
          <w:lang w:eastAsia="zh-CN"/>
        </w:rPr>
        <w:t xml:space="preserve"> (</w:t>
      </w:r>
      <w:r>
        <w:rPr>
          <w:rFonts w:cs="Arial"/>
          <w:szCs w:val="22"/>
          <w:lang w:eastAsia="zh-CN"/>
        </w:rPr>
        <w:fldChar w:fldCharType="begin"/>
      </w:r>
      <w:r>
        <w:rPr>
          <w:rFonts w:cs="Arial"/>
          <w:szCs w:val="22"/>
          <w:lang w:eastAsia="zh-CN"/>
        </w:rPr>
        <w:instrText xml:space="preserve"> </w:instrText>
      </w:r>
      <w:r>
        <w:rPr>
          <w:rFonts w:cs="Arial" w:hint="eastAsia"/>
          <w:szCs w:val="22"/>
          <w:lang w:eastAsia="zh-CN"/>
        </w:rPr>
        <w:instrText>REF _Ref390939081 \h</w:instrText>
      </w:r>
      <w:r>
        <w:rPr>
          <w:rFonts w:cs="Arial"/>
          <w:szCs w:val="22"/>
          <w:lang w:eastAsia="zh-CN"/>
        </w:rPr>
        <w:instrText xml:space="preserve">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48</w:t>
      </w:r>
      <w:r>
        <w:rPr>
          <w:rFonts w:cs="Arial"/>
          <w:szCs w:val="22"/>
          <w:lang w:eastAsia="zh-CN"/>
        </w:rPr>
        <w:fldChar w:fldCharType="end"/>
      </w:r>
      <w:r>
        <w:rPr>
          <w:rFonts w:cs="Arial"/>
          <w:szCs w:val="22"/>
          <w:lang w:eastAsia="zh-CN"/>
        </w:rPr>
        <w:t>)</w:t>
      </w:r>
      <w:r w:rsidR="004474F5">
        <w:rPr>
          <w:rFonts w:cs="Arial" w:hint="eastAsia"/>
          <w:szCs w:val="22"/>
          <w:lang w:eastAsia="zh-CN"/>
        </w:rPr>
        <w:t xml:space="preserve">.  </w:t>
      </w:r>
      <w:r>
        <w:rPr>
          <w:rFonts w:cs="Arial" w:hint="eastAsia"/>
          <w:szCs w:val="22"/>
          <w:lang w:eastAsia="zh-CN"/>
        </w:rPr>
        <w:t xml:space="preserve">This </w:t>
      </w:r>
      <w:r>
        <w:rPr>
          <w:rFonts w:cs="Arial"/>
          <w:szCs w:val="22"/>
          <w:lang w:eastAsia="zh-CN"/>
        </w:rPr>
        <w:t xml:space="preserve">behavior </w:t>
      </w:r>
      <w:r>
        <w:rPr>
          <w:rFonts w:cs="Arial" w:hint="eastAsia"/>
          <w:szCs w:val="22"/>
          <w:lang w:eastAsia="zh-CN"/>
        </w:rPr>
        <w:t>is caused by the multicomponent diffusion effect</w:t>
      </w:r>
      <w:r w:rsidR="004474F5">
        <w:rPr>
          <w:rFonts w:cs="Arial" w:hint="eastAsia"/>
          <w:szCs w:val="22"/>
          <w:lang w:eastAsia="zh-CN"/>
        </w:rPr>
        <w:t xml:space="preserve">.  </w:t>
      </w:r>
      <w:r>
        <w:rPr>
          <w:rFonts w:cs="Arial"/>
          <w:szCs w:val="22"/>
          <w:lang w:eastAsia="zh-CN"/>
        </w:rPr>
        <w:t>Because</w:t>
      </w:r>
      <w:r>
        <w:rPr>
          <w:rFonts w:cs="Arial" w:hint="eastAsia"/>
          <w:szCs w:val="22"/>
          <w:lang w:eastAsia="zh-CN"/>
        </w:rPr>
        <w:t xml:space="preserve"> H</w:t>
      </w:r>
      <w:r w:rsidRPr="0070165E">
        <w:rPr>
          <w:rFonts w:cs="Arial" w:hint="eastAsia"/>
          <w:szCs w:val="22"/>
          <w:vertAlign w:val="superscript"/>
          <w:lang w:eastAsia="zh-CN"/>
        </w:rPr>
        <w:t>+</w:t>
      </w:r>
      <w:r>
        <w:rPr>
          <w:rFonts w:cs="Arial" w:hint="eastAsia"/>
          <w:szCs w:val="22"/>
          <w:lang w:eastAsia="zh-CN"/>
        </w:rPr>
        <w:t xml:space="preserve"> diffus</w:t>
      </w:r>
      <w:r>
        <w:rPr>
          <w:rFonts w:cs="Arial"/>
          <w:szCs w:val="22"/>
          <w:lang w:eastAsia="zh-CN"/>
        </w:rPr>
        <w:t>es faster than the</w:t>
      </w:r>
      <w:r>
        <w:rPr>
          <w:rFonts w:cs="Arial" w:hint="eastAsia"/>
          <w:szCs w:val="22"/>
          <w:lang w:eastAsia="zh-CN"/>
        </w:rPr>
        <w:t xml:space="preserve"> anion 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w:t>
      </w:r>
      <w:r>
        <w:rPr>
          <w:rFonts w:cs="Arial"/>
          <w:szCs w:val="22"/>
          <w:lang w:eastAsia="zh-CN"/>
        </w:rPr>
        <w:fldChar w:fldCharType="begin"/>
      </w:r>
      <w:r>
        <w:rPr>
          <w:rFonts w:cs="Arial"/>
          <w:szCs w:val="22"/>
          <w:lang w:eastAsia="zh-CN"/>
        </w:rPr>
        <w:instrText xml:space="preserve"> REF _Ref359244623 \h </w:instrText>
      </w:r>
      <w:r>
        <w:rPr>
          <w:rFonts w:cs="Arial"/>
          <w:szCs w:val="22"/>
          <w:lang w:eastAsia="zh-CN"/>
        </w:rPr>
      </w:r>
      <w:r>
        <w:rPr>
          <w:rFonts w:cs="Arial"/>
          <w:szCs w:val="22"/>
          <w:lang w:eastAsia="zh-CN"/>
        </w:rPr>
        <w:fldChar w:fldCharType="separate"/>
      </w:r>
      <w:r w:rsidR="00B560DA">
        <w:t xml:space="preserve">Table </w:t>
      </w:r>
      <w:r w:rsidR="00B560DA">
        <w:rPr>
          <w:noProof/>
        </w:rPr>
        <w:t>2</w:t>
      </w:r>
      <w:r w:rsidR="00B560DA">
        <w:t>.</w:t>
      </w:r>
      <w:r w:rsidR="00B560DA">
        <w:rPr>
          <w:noProof/>
        </w:rPr>
        <w:t>61</w:t>
      </w:r>
      <w:r>
        <w:rPr>
          <w:rFonts w:cs="Arial"/>
          <w:szCs w:val="22"/>
          <w:lang w:eastAsia="zh-CN"/>
        </w:rPr>
        <w:fldChar w:fldCharType="end"/>
      </w:r>
      <w:r>
        <w:rPr>
          <w:rFonts w:cs="Arial"/>
          <w:szCs w:val="22"/>
          <w:lang w:eastAsia="zh-CN"/>
        </w:rPr>
        <w:t xml:space="preserve">), a </w:t>
      </w:r>
      <w:r>
        <w:rPr>
          <w:rFonts w:cs="Arial" w:hint="eastAsia"/>
          <w:szCs w:val="22"/>
          <w:lang w:eastAsia="zh-CN"/>
        </w:rPr>
        <w:t xml:space="preserve">charge </w:t>
      </w:r>
      <w:r>
        <w:rPr>
          <w:rFonts w:cs="Arial"/>
          <w:szCs w:val="22"/>
          <w:lang w:eastAsia="zh-CN"/>
        </w:rPr>
        <w:t>imbalance is generated within the domain that in turn provides the driving force for the diffusion of Na</w:t>
      </w:r>
      <w:r w:rsidRPr="00DE5F34">
        <w:rPr>
          <w:rFonts w:cs="Arial"/>
          <w:szCs w:val="22"/>
          <w:vertAlign w:val="superscript"/>
          <w:lang w:eastAsia="zh-CN"/>
        </w:rPr>
        <w:t>+</w:t>
      </w:r>
      <w:r>
        <w:rPr>
          <w:rFonts w:cs="Arial"/>
          <w:szCs w:val="22"/>
          <w:lang w:eastAsia="zh-CN"/>
        </w:rPr>
        <w:t xml:space="preserve"> and Cl</w:t>
      </w:r>
      <w:r w:rsidRPr="00DE5F34">
        <w:rPr>
          <w:rFonts w:cs="Arial"/>
          <w:szCs w:val="22"/>
          <w:vertAlign w:val="superscript"/>
          <w:lang w:eastAsia="zh-CN"/>
        </w:rPr>
        <w:t>-</w:t>
      </w:r>
      <w:r>
        <w:rPr>
          <w:rFonts w:cs="Arial"/>
          <w:szCs w:val="22"/>
          <w:lang w:eastAsia="zh-CN"/>
        </w:rPr>
        <w:t xml:space="preserve"> </w:t>
      </w:r>
      <w:r>
        <w:rPr>
          <w:rFonts w:cs="Arial" w:hint="eastAsia"/>
          <w:szCs w:val="22"/>
          <w:lang w:eastAsia="zh-CN"/>
        </w:rPr>
        <w:t xml:space="preserve">to </w:t>
      </w:r>
      <w:r>
        <w:rPr>
          <w:rFonts w:cs="Arial"/>
          <w:szCs w:val="22"/>
          <w:lang w:eastAsia="zh-CN"/>
        </w:rPr>
        <w:t xml:space="preserve">maintain local </w:t>
      </w:r>
      <w:r>
        <w:rPr>
          <w:rFonts w:cs="Arial" w:hint="eastAsia"/>
          <w:szCs w:val="22"/>
          <w:lang w:eastAsia="zh-CN"/>
        </w:rPr>
        <w:t>charge balance in the solution</w:t>
      </w:r>
      <w:r w:rsidR="004474F5">
        <w:rPr>
          <w:rFonts w:cs="Arial" w:hint="eastAsia"/>
          <w:szCs w:val="22"/>
          <w:lang w:eastAsia="zh-CN"/>
        </w:rPr>
        <w:t xml:space="preserve">.  </w:t>
      </w:r>
      <w:r>
        <w:rPr>
          <w:rFonts w:cs="Arial"/>
          <w:szCs w:val="22"/>
          <w:lang w:eastAsia="zh-CN"/>
        </w:rPr>
        <w:t>Na</w:t>
      </w:r>
      <w:r w:rsidRPr="00257F09">
        <w:rPr>
          <w:rFonts w:cs="Arial"/>
          <w:szCs w:val="22"/>
          <w:vertAlign w:val="superscript"/>
          <w:lang w:eastAsia="zh-CN"/>
        </w:rPr>
        <w:t>+</w:t>
      </w:r>
      <w:r>
        <w:rPr>
          <w:rFonts w:cs="Arial"/>
          <w:szCs w:val="22"/>
          <w:lang w:eastAsia="zh-CN"/>
        </w:rPr>
        <w:t xml:space="preserve"> is displaced from the domain, while Cl</w:t>
      </w:r>
      <w:r w:rsidRPr="00257F09">
        <w:rPr>
          <w:rFonts w:cs="Arial"/>
          <w:szCs w:val="22"/>
          <w:vertAlign w:val="superscript"/>
          <w:lang w:eastAsia="zh-CN"/>
        </w:rPr>
        <w:t>-</w:t>
      </w:r>
      <w:r>
        <w:rPr>
          <w:rFonts w:cs="Arial"/>
          <w:szCs w:val="22"/>
          <w:lang w:eastAsia="zh-CN"/>
        </w:rPr>
        <w:t xml:space="preserve"> is drawn into the domain to maintain charge balance</w:t>
      </w:r>
      <w:r w:rsidR="004474F5">
        <w:rPr>
          <w:rFonts w:cs="Arial"/>
          <w:szCs w:val="22"/>
          <w:lang w:eastAsia="zh-CN"/>
        </w:rPr>
        <w:t xml:space="preserve">.  </w:t>
      </w:r>
      <w:r>
        <w:rPr>
          <w:rFonts w:cs="Arial"/>
          <w:szCs w:val="22"/>
          <w:lang w:eastAsia="zh-CN"/>
        </w:rPr>
        <w:t>Consequently, the concentration of Cl</w:t>
      </w:r>
      <w:r w:rsidRPr="004A54C6">
        <w:rPr>
          <w:rFonts w:cs="Arial"/>
          <w:szCs w:val="22"/>
          <w:vertAlign w:val="superscript"/>
          <w:lang w:eastAsia="zh-CN"/>
        </w:rPr>
        <w:t>-</w:t>
      </w:r>
      <w:r>
        <w:rPr>
          <w:rFonts w:cs="Arial"/>
          <w:szCs w:val="22"/>
          <w:lang w:eastAsia="zh-CN"/>
        </w:rPr>
        <w:t xml:space="preserve"> is higher than Na</w:t>
      </w:r>
      <w:r w:rsidRPr="00DE5F34">
        <w:rPr>
          <w:rFonts w:cs="Arial"/>
          <w:szCs w:val="22"/>
          <w:vertAlign w:val="superscript"/>
          <w:lang w:eastAsia="zh-CN"/>
        </w:rPr>
        <w:t>+</w:t>
      </w:r>
      <w:r w:rsidR="004474F5">
        <w:rPr>
          <w:rFonts w:cs="Arial"/>
          <w:szCs w:val="22"/>
          <w:lang w:eastAsia="zh-CN"/>
        </w:rPr>
        <w:t xml:space="preserve">.  </w:t>
      </w:r>
      <w:r>
        <w:rPr>
          <w:rFonts w:cs="Arial"/>
          <w:szCs w:val="22"/>
          <w:lang w:eastAsia="zh-CN"/>
        </w:rPr>
        <w:t>The concentration difference of H</w:t>
      </w:r>
      <w:r w:rsidRPr="00A63BEC">
        <w:rPr>
          <w:rFonts w:cs="Arial"/>
          <w:szCs w:val="22"/>
          <w:vertAlign w:val="superscript"/>
          <w:lang w:eastAsia="zh-CN"/>
        </w:rPr>
        <w:t>+</w:t>
      </w:r>
      <w:r>
        <w:rPr>
          <w:rFonts w:cs="Arial"/>
          <w:szCs w:val="22"/>
          <w:lang w:eastAsia="zh-CN"/>
        </w:rPr>
        <w:t xml:space="preserve"> and NO</w:t>
      </w:r>
      <w:r w:rsidRPr="00A63BEC">
        <w:rPr>
          <w:rFonts w:cs="Arial"/>
          <w:szCs w:val="22"/>
          <w:vertAlign w:val="subscript"/>
          <w:lang w:eastAsia="zh-CN"/>
        </w:rPr>
        <w:t>3</w:t>
      </w:r>
      <w:r w:rsidRPr="00A63BEC">
        <w:rPr>
          <w:rFonts w:cs="Arial"/>
          <w:szCs w:val="22"/>
          <w:vertAlign w:val="superscript"/>
          <w:lang w:eastAsia="zh-CN"/>
        </w:rPr>
        <w:t>-</w:t>
      </w:r>
      <w:r>
        <w:rPr>
          <w:rFonts w:cs="Arial"/>
          <w:szCs w:val="22"/>
          <w:lang w:eastAsia="zh-CN"/>
        </w:rPr>
        <w:t xml:space="preserve"> reaches a maximum at a position of r=0.7 m after 100 days, coinciding with the location where the concentrations of Na</w:t>
      </w:r>
      <w:r w:rsidRPr="00A63BEC">
        <w:rPr>
          <w:rFonts w:cs="Arial"/>
          <w:szCs w:val="22"/>
          <w:vertAlign w:val="superscript"/>
          <w:lang w:eastAsia="zh-CN"/>
        </w:rPr>
        <w:t>+</w:t>
      </w:r>
      <w:r>
        <w:rPr>
          <w:rFonts w:cs="Arial"/>
          <w:szCs w:val="22"/>
          <w:lang w:eastAsia="zh-CN"/>
        </w:rPr>
        <w:t xml:space="preserve"> and Cl</w:t>
      </w:r>
      <w:r w:rsidRPr="00A63BEC">
        <w:rPr>
          <w:rFonts w:cs="Arial"/>
          <w:szCs w:val="22"/>
          <w:vertAlign w:val="superscript"/>
          <w:lang w:eastAsia="zh-CN"/>
        </w:rPr>
        <w:t>-</w:t>
      </w:r>
      <w:r>
        <w:rPr>
          <w:rFonts w:cs="Arial"/>
          <w:szCs w:val="22"/>
          <w:lang w:eastAsia="zh-CN"/>
        </w:rPr>
        <w:t xml:space="preserve"> differ the most (</w:t>
      </w:r>
      <w:r>
        <w:rPr>
          <w:rFonts w:cs="Arial"/>
          <w:szCs w:val="22"/>
          <w:lang w:eastAsia="zh-CN"/>
        </w:rPr>
        <w:fldChar w:fldCharType="begin"/>
      </w:r>
      <w:r>
        <w:rPr>
          <w:rFonts w:cs="Arial"/>
          <w:szCs w:val="22"/>
          <w:lang w:eastAsia="zh-CN"/>
        </w:rPr>
        <w:instrText xml:space="preserve"> </w:instrText>
      </w:r>
      <w:r>
        <w:rPr>
          <w:rFonts w:cs="Arial" w:hint="eastAsia"/>
          <w:szCs w:val="22"/>
          <w:lang w:eastAsia="zh-CN"/>
        </w:rPr>
        <w:instrText>REF _Ref390939081 \h</w:instrText>
      </w:r>
      <w:r>
        <w:rPr>
          <w:rFonts w:cs="Arial"/>
          <w:szCs w:val="22"/>
          <w:lang w:eastAsia="zh-CN"/>
        </w:rPr>
        <w:instrText xml:space="preserve">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48</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Excellent agreement is obtained between MIN3P-THCm and CrunchFlow.</w:t>
      </w:r>
    </w:p>
    <w:p w14:paraId="4205AE34" w14:textId="77777777" w:rsidR="008E2100" w:rsidRPr="00ED3698" w:rsidRDefault="008E2100" w:rsidP="00F453C8">
      <w:pPr>
        <w:pStyle w:val="Heading4"/>
      </w:pPr>
      <w:bookmarkStart w:id="613" w:name="_Toc390979617"/>
      <w:bookmarkStart w:id="614" w:name="_Toc520374587"/>
      <w:r>
        <w:t>File location</w:t>
      </w:r>
      <w:bookmarkEnd w:id="613"/>
      <w:bookmarkEnd w:id="614"/>
    </w:p>
    <w:p w14:paraId="6EF8E9DD" w14:textId="77777777" w:rsidR="008E2100" w:rsidRDefault="008E2100" w:rsidP="008E2100">
      <w:pPr>
        <w:rPr>
          <w:lang w:eastAsia="zh-CN"/>
        </w:rPr>
      </w:pPr>
      <w:r>
        <w:rPr>
          <w:lang w:eastAsia="zh-CN"/>
        </w:rPr>
        <w:t>Input file:</w:t>
      </w:r>
    </w:p>
    <w:p w14:paraId="5E30AF7B" w14:textId="77777777" w:rsidR="008E2100" w:rsidRDefault="008E2100" w:rsidP="008E2100">
      <w:pPr>
        <w:rPr>
          <w:lang w:eastAsia="zh-CN"/>
        </w:rPr>
      </w:pPr>
      <w:r>
        <w:rPr>
          <w:lang w:eastAsia="zh-CN"/>
        </w:rPr>
        <w:t>.</w:t>
      </w:r>
      <w:r w:rsidRPr="00386860">
        <w:rPr>
          <w:lang w:eastAsia="zh-CN"/>
        </w:rPr>
        <w:t>\Benchmark\benchmarks_standard\reactran\MCD-2</w:t>
      </w:r>
      <w:r>
        <w:rPr>
          <w:lang w:eastAsia="zh-CN"/>
        </w:rPr>
        <w:t>-r\min3p\mcd-rc</w:t>
      </w:r>
      <w:r w:rsidRPr="00386860">
        <w:rPr>
          <w:lang w:eastAsia="zh-CN"/>
        </w:rPr>
        <w:t>.dat</w:t>
      </w:r>
    </w:p>
    <w:p w14:paraId="0CC8E69E" w14:textId="77777777" w:rsidR="008E2100" w:rsidRDefault="008E2100" w:rsidP="008E2100">
      <w:pPr>
        <w:rPr>
          <w:lang w:eastAsia="zh-CN"/>
        </w:rPr>
      </w:pPr>
      <w:r>
        <w:rPr>
          <w:lang w:eastAsia="zh-CN"/>
        </w:rPr>
        <w:t>Databases:</w:t>
      </w:r>
    </w:p>
    <w:p w14:paraId="1243E237" w14:textId="77777777" w:rsidR="008E2100" w:rsidRDefault="008E2100" w:rsidP="008E2100">
      <w:pPr>
        <w:rPr>
          <w:lang w:eastAsia="zh-CN"/>
        </w:rPr>
      </w:pPr>
      <w:r>
        <w:rPr>
          <w:lang w:eastAsia="zh-CN"/>
        </w:rPr>
        <w:t>.</w:t>
      </w:r>
      <w:r w:rsidRPr="00386860">
        <w:rPr>
          <w:lang w:eastAsia="zh-CN"/>
        </w:rPr>
        <w:t>\Benchmark\benchmarks_standard\reactran\MCD-2</w:t>
      </w:r>
      <w:r>
        <w:rPr>
          <w:lang w:eastAsia="zh-CN"/>
        </w:rPr>
        <w:t>-r</w:t>
      </w:r>
      <w:r w:rsidRPr="00386860">
        <w:rPr>
          <w:lang w:eastAsia="zh-CN"/>
        </w:rPr>
        <w:t>\min3p\</w:t>
      </w:r>
      <w:r>
        <w:rPr>
          <w:lang w:eastAsia="zh-CN"/>
        </w:rPr>
        <w:t>database\</w:t>
      </w:r>
    </w:p>
    <w:p w14:paraId="514A0EE7" w14:textId="77777777" w:rsidR="008E2100" w:rsidRDefault="008E2100" w:rsidP="008E2100">
      <w:pPr>
        <w:pStyle w:val="Simpleline"/>
      </w:pPr>
    </w:p>
    <w:p w14:paraId="212A933B" w14:textId="77777777" w:rsidR="000F40B2" w:rsidRDefault="000F40B2" w:rsidP="000F40B2">
      <w:pPr>
        <w:keepNext/>
        <w:jc w:val="center"/>
      </w:pPr>
      <w:r>
        <w:rPr>
          <w:noProof/>
          <w:lang w:val="en-CA" w:eastAsia="zh-CN"/>
        </w:rPr>
        <mc:AlternateContent>
          <mc:Choice Requires="wps">
            <w:drawing>
              <wp:anchor distT="0" distB="0" distL="114300" distR="114300" simplePos="0" relativeHeight="251752960" behindDoc="0" locked="0" layoutInCell="1" allowOverlap="1" wp14:anchorId="7B6ABEFF" wp14:editId="492E44DB">
                <wp:simplePos x="0" y="0"/>
                <wp:positionH relativeFrom="column">
                  <wp:posOffset>739775</wp:posOffset>
                </wp:positionH>
                <wp:positionV relativeFrom="paragraph">
                  <wp:posOffset>906780</wp:posOffset>
                </wp:positionV>
                <wp:extent cx="64770" cy="0"/>
                <wp:effectExtent l="19050" t="57150" r="11430" b="76200"/>
                <wp:wrapNone/>
                <wp:docPr id="16" name="Straight Arrow Connector 16"/>
                <wp:cNvGraphicFramePr/>
                <a:graphic xmlns:a="http://schemas.openxmlformats.org/drawingml/2006/main">
                  <a:graphicData uri="http://schemas.microsoft.com/office/word/2010/wordprocessingShape">
                    <wps:wsp>
                      <wps:cNvCnPr/>
                      <wps:spPr>
                        <a:xfrm flipH="1">
                          <a:off x="0" y="0"/>
                          <a:ext cx="64770" cy="0"/>
                        </a:xfrm>
                        <a:prstGeom prst="straightConnector1">
                          <a:avLst/>
                        </a:prstGeom>
                        <a:ln>
                          <a:solidFill>
                            <a:schemeClr val="tx1"/>
                          </a:solidFill>
                          <a:tailEnd type="stealth"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23F372" id="_x0000_t32" coordsize="21600,21600" o:spt="32" o:oned="t" path="m,l21600,21600e" filled="f">
                <v:path arrowok="t" fillok="f" o:connecttype="none"/>
                <o:lock v:ext="edit" shapetype="t"/>
              </v:shapetype>
              <v:shape id="Straight Arrow Connector 16" o:spid="_x0000_s1026" type="#_x0000_t32" style="position:absolute;margin-left:58.25pt;margin-top:71.4pt;width:5.1pt;height:0;flip:x;z-index:25175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" strokecolor="black [3213]">
                <v:stroke endarrow="classic" endarrowwidth="narrow" endarrowlength="short"/>
              </v:shape>
            </w:pict>
          </mc:Fallback>
        </mc:AlternateContent>
      </w:r>
      <w:r>
        <w:rPr>
          <w:noProof/>
          <w:lang w:val="en-CA" w:eastAsia="zh-CN"/>
        </w:rPr>
        <mc:AlternateContent>
          <mc:Choice Requires="wps">
            <w:drawing>
              <wp:anchor distT="0" distB="0" distL="114300" distR="114300" simplePos="0" relativeHeight="251751936" behindDoc="0" locked="0" layoutInCell="1" allowOverlap="1" wp14:anchorId="0F146818" wp14:editId="1CEA0EBA">
                <wp:simplePos x="0" y="0"/>
                <wp:positionH relativeFrom="column">
                  <wp:posOffset>579755</wp:posOffset>
                </wp:positionH>
                <wp:positionV relativeFrom="paragraph">
                  <wp:posOffset>906780</wp:posOffset>
                </wp:positionV>
                <wp:extent cx="248285" cy="65405"/>
                <wp:effectExtent l="0" t="0" r="18415" b="10795"/>
                <wp:wrapNone/>
                <wp:docPr id="20" name="Oval 20"/>
                <wp:cNvGraphicFramePr/>
                <a:graphic xmlns:a="http://schemas.openxmlformats.org/drawingml/2006/main">
                  <a:graphicData uri="http://schemas.microsoft.com/office/word/2010/wordprocessingShape">
                    <wps:wsp>
                      <wps:cNvSpPr/>
                      <wps:spPr>
                        <a:xfrm>
                          <a:off x="0" y="0"/>
                          <a:ext cx="248285" cy="65405"/>
                        </a:xfrm>
                        <a:prstGeom prst="ellipse">
                          <a:avLst/>
                        </a:prstGeom>
                        <a:no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7EFF42" id="Oval 20" o:spid="_x0000_s1026" style="position:absolute;margin-left:45.65pt;margin-top:71.4pt;width:19.55pt;height:5.15pt;z-index:25175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" filled="f" strokecolor="black [3213]" strokeweight=".25pt"/>
            </w:pict>
          </mc:Fallback>
        </mc:AlternateContent>
      </w:r>
      <w:r>
        <w:rPr>
          <w:noProof/>
          <w:lang w:val="en-CA" w:eastAsia="zh-CN"/>
        </w:rPr>
        <mc:AlternateContent>
          <mc:Choice Requires="wps">
            <w:drawing>
              <wp:anchor distT="0" distB="0" distL="114300" distR="114300" simplePos="0" relativeHeight="251750912" behindDoc="0" locked="0" layoutInCell="1" allowOverlap="1" wp14:anchorId="5A43BD47" wp14:editId="73C1201C">
                <wp:simplePos x="0" y="0"/>
                <wp:positionH relativeFrom="column">
                  <wp:posOffset>718878</wp:posOffset>
                </wp:positionH>
                <wp:positionV relativeFrom="paragraph">
                  <wp:posOffset>789940</wp:posOffset>
                </wp:positionV>
                <wp:extent cx="0" cy="233680"/>
                <wp:effectExtent l="0" t="0" r="19050" b="13970"/>
                <wp:wrapNone/>
                <wp:docPr id="19" name="Straight Connector 19"/>
                <wp:cNvGraphicFramePr/>
                <a:graphic xmlns:a="http://schemas.openxmlformats.org/drawingml/2006/main">
                  <a:graphicData uri="http://schemas.microsoft.com/office/word/2010/wordprocessingShape">
                    <wps:wsp>
                      <wps:cNvCnPr/>
                      <wps:spPr>
                        <a:xfrm flipV="1">
                          <a:off x="0" y="0"/>
                          <a:ext cx="0" cy="233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EA2E5" id="Straight Connector 19" o:spid="_x0000_s1026" style="position:absolute;flip:y;z-index:251750912;visibility:visible;mso-wrap-style:square;mso-wrap-distance-left:9pt;mso-wrap-distance-top:0;mso-wrap-distance-right:9pt;mso-wrap-distance-bottom:0;mso-position-horizontal:absolute;mso-position-horizontal-relative:text;mso-position-vertical:absolute;mso-position-vertical-relative:text" from="56.6pt,62.2pt" to="56.6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" strokecolor="black [3040]"/>
            </w:pict>
          </mc:Fallback>
        </mc:AlternateContent>
      </w:r>
      <w:r w:rsidRPr="00386860">
        <w:t xml:space="preserve"> </w:t>
      </w:r>
      <w:r w:rsidR="000E6DE1">
        <w:rPr>
          <w:noProof/>
          <w:lang w:val="en-CA" w:eastAsia="zh-CN"/>
        </w:rPr>
        <w:lastRenderedPageBreak/>
        <w:drawing>
          <wp:inline distT="0" distB="0" distL="0" distR="0" wp14:anchorId="52F9D1C6" wp14:editId="54F17FA8">
            <wp:extent cx="5486400" cy="5376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2-rc-Comp.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486400" cy="5376545"/>
                    </a:xfrm>
                    <a:prstGeom prst="rect">
                      <a:avLst/>
                    </a:prstGeom>
                  </pic:spPr>
                </pic:pic>
              </a:graphicData>
            </a:graphic>
          </wp:inline>
        </w:drawing>
      </w:r>
    </w:p>
    <w:p w14:paraId="795EF3B4" w14:textId="33798109" w:rsidR="000F40B2" w:rsidRDefault="000F40B2" w:rsidP="000F40B2">
      <w:pPr>
        <w:pStyle w:val="Caption"/>
        <w:ind w:firstLine="284"/>
        <w:rPr>
          <w:lang w:eastAsia="zh-CN"/>
        </w:rPr>
      </w:pPr>
      <w:bookmarkStart w:id="615" w:name="_Ref390939081"/>
      <w:bookmarkStart w:id="616" w:name="_Toc390979643"/>
      <w:bookmarkStart w:id="617" w:name="_Toc520375064"/>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48</w:t>
      </w:r>
      <w:r w:rsidR="00183C7C">
        <w:fldChar w:fldCharType="end"/>
      </w:r>
      <w:bookmarkEnd w:id="615"/>
      <w:r>
        <w:rPr>
          <w:noProof/>
        </w:rPr>
        <w:t>:</w:t>
      </w:r>
      <w:r w:rsidR="00142D8D">
        <w:rPr>
          <w:noProof/>
        </w:rPr>
        <w:t xml:space="preserve"> </w:t>
      </w:r>
      <w:r w:rsidRPr="002A46D3">
        <w:rPr>
          <w:lang w:eastAsia="zh-CN"/>
        </w:rPr>
        <w:t>Compariso</w:t>
      </w:r>
      <w:r>
        <w:rPr>
          <w:rFonts w:hint="eastAsia"/>
          <w:lang w:eastAsia="zh-CN"/>
        </w:rPr>
        <w:t>n</w:t>
      </w:r>
      <w:r w:rsidRPr="002A46D3">
        <w:rPr>
          <w:lang w:eastAsia="zh-CN"/>
        </w:rPr>
        <w:t xml:space="preserve"> of simulated </w:t>
      </w:r>
      <w:r>
        <w:rPr>
          <w:lang w:eastAsia="zh-CN"/>
        </w:rPr>
        <w:t xml:space="preserve">concentration </w:t>
      </w:r>
      <w:r w:rsidRPr="002A46D3">
        <w:rPr>
          <w:lang w:eastAsia="zh-CN"/>
        </w:rPr>
        <w:t xml:space="preserve">profiles </w:t>
      </w:r>
      <w:r>
        <w:rPr>
          <w:lang w:eastAsia="zh-CN"/>
        </w:rPr>
        <w:t>obtained from</w:t>
      </w:r>
      <w:r>
        <w:rPr>
          <w:rFonts w:hint="eastAsia"/>
          <w:lang w:eastAsia="zh-CN"/>
        </w:rPr>
        <w:t xml:space="preserve"> MIN3P</w:t>
      </w:r>
      <w:r w:rsidRPr="002A46D3">
        <w:rPr>
          <w:lang w:eastAsia="zh-CN"/>
        </w:rPr>
        <w:t>–THCm (lines), C</w:t>
      </w:r>
      <w:r>
        <w:rPr>
          <w:lang w:eastAsia="zh-CN"/>
        </w:rPr>
        <w:t>runchFlow</w:t>
      </w:r>
      <w:r w:rsidRPr="002A46D3">
        <w:rPr>
          <w:lang w:eastAsia="zh-CN"/>
        </w:rPr>
        <w:t xml:space="preserve"> (symbols) at 100 days</w:t>
      </w:r>
      <w:bookmarkEnd w:id="616"/>
      <w:bookmarkEnd w:id="617"/>
    </w:p>
    <w:p w14:paraId="4AB84636" w14:textId="77777777" w:rsidR="00EF3648" w:rsidRDefault="00EF3648" w:rsidP="00990FF2">
      <w:pPr>
        <w:rPr>
          <w:lang w:eastAsia="zh-CN"/>
        </w:rPr>
      </w:pPr>
    </w:p>
    <w:p w14:paraId="1A6A6F58" w14:textId="77777777" w:rsidR="0041544B" w:rsidRPr="007636BA" w:rsidRDefault="0041544B" w:rsidP="0041544B">
      <w:pPr>
        <w:pStyle w:val="Heading3"/>
      </w:pPr>
      <w:bookmarkStart w:id="618" w:name="_Ref468108659"/>
      <w:bookmarkStart w:id="619" w:name="_Toc520374588"/>
      <w:r>
        <w:t>Microbially mediated chromium reduction</w:t>
      </w:r>
      <w:bookmarkEnd w:id="618"/>
      <w:bookmarkEnd w:id="619"/>
    </w:p>
    <w:p w14:paraId="003E41C3" w14:textId="07B886B8" w:rsidR="0041544B" w:rsidRDefault="0041544B" w:rsidP="0041544B">
      <w:pPr>
        <w:rPr>
          <w:rFonts w:cs="Arial"/>
          <w:szCs w:val="22"/>
          <w:lang w:eastAsia="zh-CN"/>
        </w:rPr>
      </w:pPr>
      <w:r>
        <w:rPr>
          <w:rFonts w:cs="Arial"/>
          <w:szCs w:val="22"/>
        </w:rPr>
        <w:t>Th</w:t>
      </w:r>
      <w:r>
        <w:rPr>
          <w:rFonts w:cs="Arial" w:hint="eastAsia"/>
          <w:szCs w:val="22"/>
          <w:lang w:eastAsia="zh-CN"/>
        </w:rPr>
        <w:t xml:space="preserve">is benchmark is </w:t>
      </w:r>
      <w:r>
        <w:rPr>
          <w:rFonts w:cs="Arial"/>
          <w:szCs w:val="22"/>
          <w:lang w:eastAsia="zh-CN"/>
        </w:rPr>
        <w:t>designed</w:t>
      </w:r>
      <w:r>
        <w:rPr>
          <w:rFonts w:cs="Arial" w:hint="eastAsia"/>
          <w:szCs w:val="22"/>
          <w:lang w:eastAsia="zh-CN"/>
        </w:rPr>
        <w:t xml:space="preserve"> to verify the </w:t>
      </w:r>
      <w:r>
        <w:rPr>
          <w:rFonts w:cs="Arial"/>
          <w:szCs w:val="22"/>
          <w:lang w:eastAsia="zh-CN"/>
        </w:rPr>
        <w:t xml:space="preserve">function of biomass growth and decay through code intercomparison with CrunchFlow, PHT3D and ToughReact (Molins </w:t>
      </w:r>
      <w:r w:rsidR="004474F5">
        <w:rPr>
          <w:rFonts w:cs="Arial"/>
          <w:szCs w:val="22"/>
          <w:lang w:eastAsia="zh-CN"/>
        </w:rPr>
        <w:t xml:space="preserve">et al. </w:t>
      </w:r>
      <w:r>
        <w:rPr>
          <w:rFonts w:cs="Arial"/>
          <w:szCs w:val="22"/>
          <w:lang w:eastAsia="zh-CN"/>
        </w:rPr>
        <w:t>2014)</w:t>
      </w:r>
      <w:r>
        <w:rPr>
          <w:rFonts w:cs="Arial" w:hint="eastAsia"/>
          <w:szCs w:val="22"/>
          <w:lang w:eastAsia="zh-CN"/>
        </w:rPr>
        <w:t>.</w:t>
      </w:r>
    </w:p>
    <w:p w14:paraId="6F6D918E" w14:textId="77777777" w:rsidR="0041544B" w:rsidRPr="008E2100" w:rsidRDefault="0041544B" w:rsidP="0041544B">
      <w:pPr>
        <w:pStyle w:val="Heading4"/>
        <w:rPr>
          <w:rFonts w:cs="Arial"/>
          <w:szCs w:val="22"/>
          <w:lang w:eastAsia="zh-CN"/>
        </w:rPr>
      </w:pPr>
      <w:bookmarkStart w:id="620" w:name="_Toc520374589"/>
      <w:r>
        <w:t>Problem definition</w:t>
      </w:r>
      <w:bookmarkEnd w:id="620"/>
    </w:p>
    <w:p w14:paraId="5975EBDF" w14:textId="5B13394F" w:rsidR="0041544B" w:rsidRDefault="00DB0785" w:rsidP="0041544B">
      <w:pPr>
        <w:rPr>
          <w:rFonts w:cs="Arial"/>
          <w:szCs w:val="22"/>
          <w:lang w:eastAsia="zh-CN"/>
        </w:rPr>
      </w:pPr>
      <w:r>
        <w:rPr>
          <w:rFonts w:cs="Arial"/>
          <w:szCs w:val="22"/>
        </w:rPr>
        <w:t>This benchmark involves the stimulation of microbially mediated chromium reduction under denitrifying conditions in biostimulated flow through column experiment permeated at a constant flow rate with a solution containing acetate as electron donor, nitrate as electron acceptor and chromate</w:t>
      </w:r>
      <w:r w:rsidR="004474F5">
        <w:rPr>
          <w:rFonts w:cs="Arial"/>
          <w:szCs w:val="22"/>
          <w:lang w:eastAsia="zh-CN"/>
        </w:rPr>
        <w:t xml:space="preserve">.  </w:t>
      </w:r>
      <w:r w:rsidR="00F85975">
        <w:rPr>
          <w:rFonts w:cs="Arial"/>
          <w:szCs w:val="22"/>
          <w:lang w:eastAsia="zh-CN"/>
        </w:rPr>
        <w:t xml:space="preserve">The geochemical and biogeochemical system includes 12 </w:t>
      </w:r>
      <w:r w:rsidR="00F85975">
        <w:rPr>
          <w:rFonts w:cs="Arial"/>
          <w:szCs w:val="22"/>
          <w:lang w:eastAsia="zh-CN"/>
        </w:rPr>
        <w:lastRenderedPageBreak/>
        <w:t>primary components (</w:t>
      </w:r>
      <w:r w:rsidR="004474F5">
        <w:rPr>
          <w:rFonts w:cs="Arial"/>
          <w:szCs w:val="22"/>
          <w:lang w:eastAsia="zh-CN"/>
        </w:rPr>
        <w:t xml:space="preserve">i.e. </w:t>
      </w:r>
      <w:r w:rsidR="00F85975">
        <w:rPr>
          <w:rFonts w:cs="Arial"/>
          <w:szCs w:val="22"/>
          <w:lang w:eastAsia="zh-CN"/>
        </w:rPr>
        <w:t>H</w:t>
      </w:r>
      <w:r w:rsidR="00F85975" w:rsidRPr="00631C9C">
        <w:rPr>
          <w:rFonts w:cs="Arial"/>
          <w:szCs w:val="22"/>
          <w:vertAlign w:val="superscript"/>
          <w:lang w:eastAsia="zh-CN"/>
        </w:rPr>
        <w:t>+</w:t>
      </w:r>
      <w:r w:rsidR="00F85975">
        <w:rPr>
          <w:rFonts w:cs="Arial"/>
          <w:szCs w:val="22"/>
          <w:lang w:eastAsia="zh-CN"/>
        </w:rPr>
        <w:t>, Na</w:t>
      </w:r>
      <w:r w:rsidR="00F85975" w:rsidRPr="00631C9C">
        <w:rPr>
          <w:rFonts w:cs="Arial"/>
          <w:szCs w:val="22"/>
          <w:vertAlign w:val="superscript"/>
          <w:lang w:eastAsia="zh-CN"/>
        </w:rPr>
        <w:t>+</w:t>
      </w:r>
      <w:r w:rsidR="00F85975">
        <w:rPr>
          <w:rFonts w:cs="Arial"/>
          <w:szCs w:val="22"/>
          <w:lang w:eastAsia="zh-CN"/>
        </w:rPr>
        <w:t>, Ca</w:t>
      </w:r>
      <w:r w:rsidR="00F85975" w:rsidRPr="00631C9C">
        <w:rPr>
          <w:rFonts w:cs="Arial"/>
          <w:szCs w:val="22"/>
          <w:vertAlign w:val="superscript"/>
          <w:lang w:eastAsia="zh-CN"/>
        </w:rPr>
        <w:t>2+</w:t>
      </w:r>
      <w:r w:rsidR="00F85975">
        <w:rPr>
          <w:rFonts w:cs="Arial"/>
          <w:szCs w:val="22"/>
          <w:lang w:eastAsia="zh-CN"/>
        </w:rPr>
        <w:t>, Cl</w:t>
      </w:r>
      <w:r w:rsidR="00F85975" w:rsidRPr="00631C9C">
        <w:rPr>
          <w:rFonts w:cs="Arial"/>
          <w:szCs w:val="22"/>
          <w:vertAlign w:val="superscript"/>
          <w:lang w:eastAsia="zh-CN"/>
        </w:rPr>
        <w:t>-</w:t>
      </w:r>
      <w:r w:rsidR="00F85975">
        <w:rPr>
          <w:rFonts w:cs="Arial"/>
          <w:szCs w:val="22"/>
          <w:lang w:eastAsia="zh-CN"/>
        </w:rPr>
        <w:t>, CO</w:t>
      </w:r>
      <w:r w:rsidR="00F85975" w:rsidRPr="00631C9C">
        <w:rPr>
          <w:rFonts w:cs="Arial"/>
          <w:szCs w:val="22"/>
          <w:vertAlign w:val="subscript"/>
          <w:lang w:eastAsia="zh-CN"/>
        </w:rPr>
        <w:t>3</w:t>
      </w:r>
      <w:r w:rsidR="00F85975" w:rsidRPr="00631C9C">
        <w:rPr>
          <w:rFonts w:cs="Arial"/>
          <w:szCs w:val="22"/>
          <w:vertAlign w:val="superscript"/>
          <w:lang w:eastAsia="zh-CN"/>
        </w:rPr>
        <w:t>2-</w:t>
      </w:r>
      <w:r w:rsidR="00F85975">
        <w:rPr>
          <w:rFonts w:cs="Arial"/>
          <w:szCs w:val="22"/>
          <w:lang w:eastAsia="zh-CN"/>
        </w:rPr>
        <w:t xml:space="preserve">, </w:t>
      </w:r>
      <w:r w:rsidR="00C93005">
        <w:rPr>
          <w:rFonts w:cs="Arial"/>
          <w:szCs w:val="22"/>
          <w:lang w:eastAsia="zh-CN"/>
        </w:rPr>
        <w:t>Acetate (</w:t>
      </w:r>
      <w:r w:rsidR="00F85975">
        <w:rPr>
          <w:rFonts w:cs="Arial"/>
          <w:szCs w:val="22"/>
          <w:lang w:eastAsia="zh-CN"/>
        </w:rPr>
        <w:t>CH</w:t>
      </w:r>
      <w:r w:rsidR="00F85975" w:rsidRPr="00631C9C">
        <w:rPr>
          <w:rFonts w:cs="Arial"/>
          <w:szCs w:val="22"/>
          <w:vertAlign w:val="subscript"/>
          <w:lang w:eastAsia="zh-CN"/>
        </w:rPr>
        <w:t>3</w:t>
      </w:r>
      <w:r w:rsidR="00F85975">
        <w:rPr>
          <w:rFonts w:cs="Arial"/>
          <w:szCs w:val="22"/>
          <w:lang w:eastAsia="zh-CN"/>
        </w:rPr>
        <w:t>COO</w:t>
      </w:r>
      <w:r w:rsidR="00F85975" w:rsidRPr="00631C9C">
        <w:rPr>
          <w:rFonts w:cs="Arial"/>
          <w:szCs w:val="22"/>
          <w:vertAlign w:val="superscript"/>
          <w:lang w:eastAsia="zh-CN"/>
        </w:rPr>
        <w:t>-</w:t>
      </w:r>
      <w:r w:rsidR="00C93005">
        <w:rPr>
          <w:rFonts w:cs="Arial"/>
          <w:szCs w:val="22"/>
          <w:lang w:eastAsia="zh-CN"/>
        </w:rPr>
        <w:t>)</w:t>
      </w:r>
      <w:r w:rsidR="00F85975">
        <w:rPr>
          <w:rFonts w:cs="Arial"/>
          <w:szCs w:val="22"/>
          <w:lang w:eastAsia="zh-CN"/>
        </w:rPr>
        <w:t>, NO</w:t>
      </w:r>
      <w:r w:rsidR="00F85975" w:rsidRPr="00631C9C">
        <w:rPr>
          <w:rFonts w:cs="Arial"/>
          <w:szCs w:val="22"/>
          <w:vertAlign w:val="subscript"/>
          <w:lang w:eastAsia="zh-CN"/>
        </w:rPr>
        <w:t>3</w:t>
      </w:r>
      <w:r w:rsidR="00F85975" w:rsidRPr="00631C9C">
        <w:rPr>
          <w:rFonts w:cs="Arial"/>
          <w:szCs w:val="22"/>
          <w:vertAlign w:val="superscript"/>
          <w:lang w:eastAsia="zh-CN"/>
        </w:rPr>
        <w:t>-</w:t>
      </w:r>
      <w:r w:rsidR="00F85975">
        <w:rPr>
          <w:rFonts w:cs="Arial"/>
          <w:szCs w:val="22"/>
          <w:lang w:eastAsia="zh-CN"/>
        </w:rPr>
        <w:t>, N</w:t>
      </w:r>
      <w:r w:rsidR="00F85975" w:rsidRPr="00F85975">
        <w:rPr>
          <w:rFonts w:cs="Arial"/>
          <w:szCs w:val="22"/>
          <w:vertAlign w:val="subscript"/>
          <w:lang w:eastAsia="zh-CN"/>
        </w:rPr>
        <w:t>2</w:t>
      </w:r>
      <w:r w:rsidR="00F85975">
        <w:rPr>
          <w:rFonts w:cs="Arial"/>
          <w:szCs w:val="22"/>
          <w:lang w:eastAsia="zh-CN"/>
        </w:rPr>
        <w:t>(aq), NH</w:t>
      </w:r>
      <w:r w:rsidR="00F85975" w:rsidRPr="00631C9C">
        <w:rPr>
          <w:rFonts w:cs="Arial"/>
          <w:szCs w:val="22"/>
          <w:vertAlign w:val="subscript"/>
          <w:lang w:eastAsia="zh-CN"/>
        </w:rPr>
        <w:t>4</w:t>
      </w:r>
      <w:r w:rsidR="00F85975" w:rsidRPr="00631C9C">
        <w:rPr>
          <w:rFonts w:cs="Arial"/>
          <w:szCs w:val="22"/>
          <w:vertAlign w:val="superscript"/>
          <w:lang w:eastAsia="zh-CN"/>
        </w:rPr>
        <w:t>+</w:t>
      </w:r>
      <w:r w:rsidR="00F85975">
        <w:rPr>
          <w:rFonts w:cs="Arial"/>
          <w:szCs w:val="22"/>
          <w:lang w:eastAsia="zh-CN"/>
        </w:rPr>
        <w:t>, CrO</w:t>
      </w:r>
      <w:r w:rsidR="00F85975" w:rsidRPr="00631C9C">
        <w:rPr>
          <w:rFonts w:cs="Arial"/>
          <w:szCs w:val="22"/>
          <w:vertAlign w:val="subscript"/>
          <w:lang w:eastAsia="zh-CN"/>
        </w:rPr>
        <w:t>4</w:t>
      </w:r>
      <w:r w:rsidR="00F85975" w:rsidRPr="00631C9C">
        <w:rPr>
          <w:rFonts w:cs="Arial"/>
          <w:szCs w:val="22"/>
          <w:vertAlign w:val="superscript"/>
          <w:lang w:eastAsia="zh-CN"/>
        </w:rPr>
        <w:t>2-</w:t>
      </w:r>
      <w:r w:rsidR="00F85975">
        <w:rPr>
          <w:rFonts w:cs="Arial"/>
          <w:szCs w:val="22"/>
          <w:lang w:eastAsia="zh-CN"/>
        </w:rPr>
        <w:t xml:space="preserve"> and Cr(OH)</w:t>
      </w:r>
      <w:r w:rsidR="00F85975" w:rsidRPr="00631C9C">
        <w:rPr>
          <w:rFonts w:cs="Arial"/>
          <w:szCs w:val="22"/>
          <w:vertAlign w:val="subscript"/>
          <w:lang w:eastAsia="zh-CN"/>
        </w:rPr>
        <w:t>2</w:t>
      </w:r>
      <w:r w:rsidR="00F85975" w:rsidRPr="00631C9C">
        <w:rPr>
          <w:rFonts w:cs="Arial"/>
          <w:szCs w:val="22"/>
          <w:vertAlign w:val="superscript"/>
          <w:lang w:eastAsia="zh-CN"/>
        </w:rPr>
        <w:t>+</w:t>
      </w:r>
      <w:r w:rsidR="00F85975">
        <w:rPr>
          <w:rFonts w:cs="Arial"/>
          <w:szCs w:val="22"/>
          <w:lang w:eastAsia="zh-CN"/>
        </w:rPr>
        <w:t>), 20 secondary aqueous species, 2 biomass components (</w:t>
      </w:r>
      <w:r w:rsidR="004474F5">
        <w:rPr>
          <w:rFonts w:cs="Arial"/>
          <w:szCs w:val="22"/>
          <w:lang w:eastAsia="zh-CN"/>
        </w:rPr>
        <w:t xml:space="preserve">i.e. </w:t>
      </w:r>
      <w:r w:rsidR="00F85975">
        <w:rPr>
          <w:rFonts w:cs="Arial"/>
          <w:szCs w:val="22"/>
          <w:lang w:eastAsia="zh-CN"/>
        </w:rPr>
        <w:t>C</w:t>
      </w:r>
      <w:r w:rsidR="00F85975" w:rsidRPr="00631C9C">
        <w:rPr>
          <w:rFonts w:cs="Arial"/>
          <w:szCs w:val="22"/>
          <w:vertAlign w:val="subscript"/>
          <w:lang w:eastAsia="zh-CN"/>
        </w:rPr>
        <w:t>5</w:t>
      </w:r>
      <w:r w:rsidR="00F85975">
        <w:rPr>
          <w:rFonts w:cs="Arial"/>
          <w:szCs w:val="22"/>
          <w:lang w:eastAsia="zh-CN"/>
        </w:rPr>
        <w:t>H</w:t>
      </w:r>
      <w:r w:rsidR="00F85975" w:rsidRPr="00631C9C">
        <w:rPr>
          <w:rFonts w:cs="Arial"/>
          <w:szCs w:val="22"/>
          <w:vertAlign w:val="subscript"/>
          <w:lang w:eastAsia="zh-CN"/>
        </w:rPr>
        <w:t>7</w:t>
      </w:r>
      <w:r w:rsidR="00F85975">
        <w:rPr>
          <w:rFonts w:cs="Arial"/>
          <w:szCs w:val="22"/>
          <w:lang w:eastAsia="zh-CN"/>
        </w:rPr>
        <w:t>O</w:t>
      </w:r>
      <w:r w:rsidR="00F85975" w:rsidRPr="00631C9C">
        <w:rPr>
          <w:rFonts w:cs="Arial"/>
          <w:szCs w:val="22"/>
          <w:vertAlign w:val="subscript"/>
          <w:lang w:eastAsia="zh-CN"/>
        </w:rPr>
        <w:t>2</w:t>
      </w:r>
      <w:r w:rsidR="00F85975">
        <w:rPr>
          <w:rFonts w:cs="Arial"/>
          <w:szCs w:val="22"/>
          <w:lang w:eastAsia="zh-CN"/>
        </w:rPr>
        <w:t>N for active and C</w:t>
      </w:r>
      <w:r w:rsidR="00F85975" w:rsidRPr="00631C9C">
        <w:rPr>
          <w:rFonts w:cs="Arial"/>
          <w:szCs w:val="22"/>
          <w:vertAlign w:val="subscript"/>
          <w:lang w:eastAsia="zh-CN"/>
        </w:rPr>
        <w:t>5</w:t>
      </w:r>
      <w:r w:rsidR="00F85975">
        <w:rPr>
          <w:rFonts w:cs="Arial"/>
          <w:szCs w:val="22"/>
          <w:lang w:eastAsia="zh-CN"/>
        </w:rPr>
        <w:t>H</w:t>
      </w:r>
      <w:r w:rsidR="00F85975" w:rsidRPr="00631C9C">
        <w:rPr>
          <w:rFonts w:cs="Arial"/>
          <w:szCs w:val="22"/>
          <w:vertAlign w:val="subscript"/>
          <w:lang w:eastAsia="zh-CN"/>
        </w:rPr>
        <w:t>7</w:t>
      </w:r>
      <w:r w:rsidR="00F85975">
        <w:rPr>
          <w:rFonts w:cs="Arial"/>
          <w:szCs w:val="22"/>
          <w:lang w:eastAsia="zh-CN"/>
        </w:rPr>
        <w:t>O</w:t>
      </w:r>
      <w:r w:rsidR="00F85975" w:rsidRPr="00631C9C">
        <w:rPr>
          <w:rFonts w:cs="Arial"/>
          <w:szCs w:val="22"/>
          <w:vertAlign w:val="subscript"/>
          <w:lang w:eastAsia="zh-CN"/>
        </w:rPr>
        <w:t>2</w:t>
      </w:r>
      <w:r w:rsidR="00F85975">
        <w:rPr>
          <w:rFonts w:cs="Arial"/>
          <w:szCs w:val="22"/>
          <w:lang w:eastAsia="zh-CN"/>
        </w:rPr>
        <w:t>N(d) for dead biomass), 2 gases (</w:t>
      </w:r>
      <w:r w:rsidR="004474F5">
        <w:rPr>
          <w:rFonts w:cs="Arial"/>
          <w:szCs w:val="22"/>
          <w:lang w:eastAsia="zh-CN"/>
        </w:rPr>
        <w:t xml:space="preserve">i.e. </w:t>
      </w:r>
      <w:r w:rsidR="00F85975">
        <w:rPr>
          <w:rFonts w:cs="Arial"/>
          <w:szCs w:val="22"/>
          <w:lang w:eastAsia="zh-CN"/>
        </w:rPr>
        <w:t>CO</w:t>
      </w:r>
      <w:r w:rsidR="00F85975" w:rsidRPr="00F85975">
        <w:rPr>
          <w:rFonts w:cs="Arial"/>
          <w:szCs w:val="22"/>
          <w:vertAlign w:val="subscript"/>
          <w:lang w:eastAsia="zh-CN"/>
        </w:rPr>
        <w:t>2</w:t>
      </w:r>
      <w:r w:rsidR="00F85975">
        <w:rPr>
          <w:rFonts w:cs="Arial"/>
          <w:szCs w:val="22"/>
          <w:lang w:eastAsia="zh-CN"/>
        </w:rPr>
        <w:t>(g) and N</w:t>
      </w:r>
      <w:r w:rsidR="00F85975" w:rsidRPr="00F85975">
        <w:rPr>
          <w:rFonts w:cs="Arial"/>
          <w:szCs w:val="22"/>
          <w:vertAlign w:val="subscript"/>
          <w:lang w:eastAsia="zh-CN"/>
        </w:rPr>
        <w:t>2</w:t>
      </w:r>
      <w:r w:rsidR="00F85975">
        <w:rPr>
          <w:rFonts w:cs="Arial"/>
          <w:szCs w:val="22"/>
          <w:lang w:eastAsia="zh-CN"/>
        </w:rPr>
        <w:t>(g)) and two minerals (</w:t>
      </w:r>
      <w:r w:rsidR="004474F5">
        <w:rPr>
          <w:rFonts w:cs="Arial"/>
          <w:szCs w:val="22"/>
          <w:lang w:eastAsia="zh-CN"/>
        </w:rPr>
        <w:t xml:space="preserve">i.e. </w:t>
      </w:r>
      <w:r w:rsidR="00F85975">
        <w:rPr>
          <w:rFonts w:cs="Arial"/>
          <w:szCs w:val="22"/>
          <w:lang w:eastAsia="zh-CN"/>
        </w:rPr>
        <w:t>Calcite and Cr(OH)3(a))</w:t>
      </w:r>
      <w:r w:rsidR="004474F5">
        <w:rPr>
          <w:rFonts w:cs="Arial"/>
          <w:szCs w:val="22"/>
          <w:lang w:eastAsia="zh-CN"/>
        </w:rPr>
        <w:t xml:space="preserve">.  </w:t>
      </w:r>
      <w:r w:rsidR="00B5313C">
        <w:rPr>
          <w:rFonts w:cs="Arial"/>
          <w:szCs w:val="22"/>
          <w:lang w:eastAsia="zh-CN"/>
        </w:rPr>
        <w:t>Additionally, 6 intra-aqueous kinetic reactions are slso considered</w:t>
      </w:r>
      <w:r w:rsidR="003E3014">
        <w:rPr>
          <w:rFonts w:cs="Arial"/>
          <w:szCs w:val="22"/>
          <w:lang w:eastAsia="zh-CN"/>
        </w:rPr>
        <w:t xml:space="preserve"> to simulate the biomass growth</w:t>
      </w:r>
      <w:r w:rsidR="00B5313C">
        <w:rPr>
          <w:rFonts w:cs="Arial"/>
          <w:szCs w:val="22"/>
          <w:lang w:eastAsia="zh-CN"/>
        </w:rPr>
        <w:t xml:space="preserve"> </w:t>
      </w:r>
      <w:r w:rsidR="003E3014">
        <w:rPr>
          <w:rFonts w:cs="Arial"/>
          <w:szCs w:val="22"/>
          <w:lang w:eastAsia="zh-CN"/>
        </w:rPr>
        <w:t xml:space="preserve">including </w:t>
      </w:r>
      <w:r w:rsidR="007B30EB">
        <w:rPr>
          <w:rFonts w:cs="Arial"/>
          <w:szCs w:val="22"/>
          <w:lang w:eastAsia="zh-CN"/>
        </w:rPr>
        <w:t xml:space="preserve">two </w:t>
      </w:r>
      <w:r w:rsidR="003E3014">
        <w:rPr>
          <w:rFonts w:cs="Arial"/>
          <w:szCs w:val="22"/>
          <w:lang w:eastAsia="zh-CN"/>
        </w:rPr>
        <w:t xml:space="preserve">anabolic pathways </w:t>
      </w:r>
      <w:r w:rsidR="007B30EB">
        <w:rPr>
          <w:rFonts w:cs="Arial"/>
          <w:szCs w:val="22"/>
          <w:lang w:eastAsia="zh-CN"/>
        </w:rPr>
        <w:t>(one that used NH</w:t>
      </w:r>
      <w:r w:rsidR="007B30EB" w:rsidRPr="00631C9C">
        <w:rPr>
          <w:rFonts w:cs="Arial"/>
          <w:szCs w:val="22"/>
          <w:vertAlign w:val="subscript"/>
          <w:lang w:eastAsia="zh-CN"/>
        </w:rPr>
        <w:t>4</w:t>
      </w:r>
      <w:r w:rsidR="007B30EB" w:rsidRPr="00631C9C">
        <w:rPr>
          <w:rFonts w:cs="Arial"/>
          <w:szCs w:val="22"/>
          <w:vertAlign w:val="superscript"/>
          <w:lang w:eastAsia="zh-CN"/>
        </w:rPr>
        <w:t>+</w:t>
      </w:r>
      <w:r w:rsidR="007B30EB">
        <w:rPr>
          <w:rFonts w:cs="Arial"/>
          <w:szCs w:val="22"/>
          <w:lang w:eastAsia="zh-CN"/>
        </w:rPr>
        <w:t xml:space="preserve"> and the other one that uses NO</w:t>
      </w:r>
      <w:r w:rsidR="007B30EB">
        <w:rPr>
          <w:rFonts w:cs="Arial"/>
          <w:szCs w:val="22"/>
          <w:vertAlign w:val="subscript"/>
          <w:lang w:eastAsia="zh-CN"/>
        </w:rPr>
        <w:t>2</w:t>
      </w:r>
      <w:r w:rsidR="007B30EB" w:rsidRPr="00631C9C">
        <w:rPr>
          <w:rFonts w:cs="Arial"/>
          <w:szCs w:val="22"/>
          <w:vertAlign w:val="superscript"/>
          <w:lang w:eastAsia="zh-CN"/>
        </w:rPr>
        <w:t>-</w:t>
      </w:r>
      <w:r w:rsidR="007B30EB">
        <w:rPr>
          <w:rFonts w:cs="Arial"/>
          <w:szCs w:val="22"/>
          <w:lang w:eastAsia="zh-CN"/>
        </w:rPr>
        <w:t xml:space="preserve"> as nitrogen sources for biomass growth)</w:t>
      </w:r>
      <w:r w:rsidR="003E3014">
        <w:rPr>
          <w:rFonts w:cs="Arial"/>
          <w:szCs w:val="22"/>
          <w:lang w:eastAsia="zh-CN"/>
        </w:rPr>
        <w:t xml:space="preserve">, </w:t>
      </w:r>
      <w:r w:rsidR="00BB78EF">
        <w:rPr>
          <w:rFonts w:cs="Arial"/>
          <w:szCs w:val="22"/>
          <w:lang w:eastAsia="zh-CN"/>
        </w:rPr>
        <w:t>two</w:t>
      </w:r>
      <w:r w:rsidR="003E3014">
        <w:rPr>
          <w:rFonts w:cs="Arial"/>
          <w:szCs w:val="22"/>
          <w:lang w:eastAsia="zh-CN"/>
        </w:rPr>
        <w:t xml:space="preserve"> catabolic pathways</w:t>
      </w:r>
      <w:r w:rsidR="00BB78EF">
        <w:rPr>
          <w:rFonts w:cs="Arial"/>
          <w:szCs w:val="22"/>
          <w:lang w:eastAsia="zh-CN"/>
        </w:rPr>
        <w:t xml:space="preserve"> of denitrification and two catabolic pathways for Cr(IV) reduction</w:t>
      </w:r>
      <w:r w:rsidR="00FA45A3">
        <w:rPr>
          <w:rFonts w:cs="Arial"/>
          <w:szCs w:val="22"/>
          <w:lang w:eastAsia="zh-CN"/>
        </w:rPr>
        <w:t xml:space="preserve"> (</w:t>
      </w:r>
      <w:r w:rsidR="00FA45A3">
        <w:rPr>
          <w:rFonts w:cs="Arial"/>
          <w:szCs w:val="22"/>
          <w:lang w:eastAsia="zh-CN"/>
        </w:rPr>
        <w:fldChar w:fldCharType="begin"/>
      </w:r>
      <w:r w:rsidR="00FA45A3">
        <w:rPr>
          <w:rFonts w:cs="Arial"/>
          <w:szCs w:val="22"/>
          <w:lang w:eastAsia="zh-CN"/>
        </w:rPr>
        <w:instrText xml:space="preserve"> REF _Ref412467390 \h </w:instrText>
      </w:r>
      <w:r w:rsidR="00FA45A3">
        <w:rPr>
          <w:rFonts w:cs="Arial"/>
          <w:szCs w:val="22"/>
          <w:lang w:eastAsia="zh-CN"/>
        </w:rPr>
      </w:r>
      <w:r w:rsidR="00FA45A3">
        <w:rPr>
          <w:rFonts w:cs="Arial"/>
          <w:szCs w:val="22"/>
          <w:lang w:eastAsia="zh-CN"/>
        </w:rPr>
        <w:fldChar w:fldCharType="separate"/>
      </w:r>
      <w:r w:rsidR="00B560DA">
        <w:t xml:space="preserve">Table </w:t>
      </w:r>
      <w:r w:rsidR="00B560DA">
        <w:rPr>
          <w:noProof/>
        </w:rPr>
        <w:t>2</w:t>
      </w:r>
      <w:r w:rsidR="00B560DA">
        <w:t>.</w:t>
      </w:r>
      <w:r w:rsidR="00B560DA">
        <w:rPr>
          <w:noProof/>
        </w:rPr>
        <w:t>62</w:t>
      </w:r>
      <w:r w:rsidR="00FA45A3">
        <w:rPr>
          <w:rFonts w:cs="Arial"/>
          <w:szCs w:val="22"/>
          <w:lang w:eastAsia="zh-CN"/>
        </w:rPr>
        <w:fldChar w:fldCharType="end"/>
      </w:r>
      <w:r w:rsidR="00FA45A3">
        <w:rPr>
          <w:rFonts w:cs="Arial"/>
          <w:szCs w:val="22"/>
          <w:lang w:eastAsia="zh-CN"/>
        </w:rPr>
        <w:t>)</w:t>
      </w:r>
      <w:r w:rsidR="00BB78EF">
        <w:rPr>
          <w:rFonts w:cs="Arial"/>
          <w:szCs w:val="22"/>
          <w:lang w:eastAsia="zh-CN"/>
        </w:rPr>
        <w:t>.</w:t>
      </w:r>
    </w:p>
    <w:p w14:paraId="1BE6B8D5" w14:textId="77777777" w:rsidR="00B5313C" w:rsidRDefault="00B5313C" w:rsidP="0041544B">
      <w:pPr>
        <w:rPr>
          <w:rFonts w:cs="Arial"/>
          <w:szCs w:val="22"/>
          <w:lang w:eastAsia="zh-CN"/>
        </w:rPr>
      </w:pPr>
    </w:p>
    <w:p w14:paraId="7D4D8FA7" w14:textId="387D78FF" w:rsidR="00B5313C" w:rsidRDefault="00B5313C" w:rsidP="00B5313C">
      <w:pPr>
        <w:pStyle w:val="Caption"/>
        <w:keepNext/>
      </w:pPr>
      <w:bookmarkStart w:id="621" w:name="_Ref412467390"/>
      <w:bookmarkStart w:id="622" w:name="_Toc520374938"/>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62</w:t>
      </w:r>
      <w:r w:rsidR="00FE1AD3">
        <w:fldChar w:fldCharType="end"/>
      </w:r>
      <w:bookmarkEnd w:id="621"/>
      <w:r>
        <w:rPr>
          <w:noProof/>
        </w:rPr>
        <w:t>:</w:t>
      </w:r>
      <w:r w:rsidR="00142D8D">
        <w:rPr>
          <w:noProof/>
        </w:rPr>
        <w:t xml:space="preserve"> </w:t>
      </w:r>
      <w:r w:rsidR="007B30EB">
        <w:t xml:space="preserve">Stoichiometry of </w:t>
      </w:r>
      <w:r w:rsidR="0080007F">
        <w:t>M</w:t>
      </w:r>
      <w:r w:rsidR="007B30EB">
        <w:t xml:space="preserve">icrobially </w:t>
      </w:r>
      <w:r w:rsidR="0080007F">
        <w:t>M</w:t>
      </w:r>
      <w:r w:rsidR="007B30EB">
        <w:t xml:space="preserve">ediated </w:t>
      </w:r>
      <w:r w:rsidR="0080007F">
        <w:t>R</w:t>
      </w:r>
      <w:r>
        <w:t xml:space="preserve">eactions </w:t>
      </w:r>
      <w:r w:rsidR="007B30EB">
        <w:t>(</w:t>
      </w:r>
      <w:r w:rsidR="0080007F">
        <w:t>B</w:t>
      </w:r>
      <w:r w:rsidR="007B30EB">
        <w:t xml:space="preserve">ased on Molins </w:t>
      </w:r>
      <w:r w:rsidR="004474F5">
        <w:t xml:space="preserve">et al. </w:t>
      </w:r>
      <w:r w:rsidR="007B30EB">
        <w:t>2014)</w:t>
      </w:r>
      <w:bookmarkEnd w:id="6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1032"/>
        <w:gridCol w:w="704"/>
        <w:gridCol w:w="622"/>
        <w:gridCol w:w="788"/>
        <w:gridCol w:w="571"/>
        <w:gridCol w:w="616"/>
        <w:gridCol w:w="690"/>
        <w:gridCol w:w="599"/>
        <w:gridCol w:w="680"/>
        <w:gridCol w:w="895"/>
        <w:gridCol w:w="898"/>
      </w:tblGrid>
      <w:tr w:rsidR="00C93005" w:rsidRPr="00544099" w14:paraId="68815584" w14:textId="77777777" w:rsidTr="00AF63ED">
        <w:tc>
          <w:tcPr>
            <w:tcW w:w="296" w:type="pct"/>
            <w:vMerge w:val="restart"/>
            <w:tcBorders>
              <w:top w:val="single" w:sz="4" w:space="0" w:color="auto"/>
              <w:left w:val="single" w:sz="4" w:space="0" w:color="auto"/>
              <w:right w:val="single" w:sz="4" w:space="0" w:color="auto"/>
            </w:tcBorders>
            <w:shd w:val="clear" w:color="auto" w:fill="D9D9D9"/>
            <w:vAlign w:val="bottom"/>
            <w:hideMark/>
          </w:tcPr>
          <w:p w14:paraId="238CF66D" w14:textId="77777777" w:rsidR="00C93005" w:rsidRPr="00E41CD7" w:rsidRDefault="00C93005" w:rsidP="000E6DE1">
            <w:pPr>
              <w:spacing w:before="0" w:after="0"/>
              <w:jc w:val="center"/>
              <w:rPr>
                <w:b/>
                <w:sz w:val="22"/>
                <w:szCs w:val="22"/>
              </w:rPr>
            </w:pPr>
            <w:r w:rsidRPr="00E41CD7">
              <w:rPr>
                <w:b/>
                <w:sz w:val="22"/>
                <w:szCs w:val="22"/>
              </w:rPr>
              <w:t>No.</w:t>
            </w:r>
          </w:p>
        </w:tc>
        <w:tc>
          <w:tcPr>
            <w:tcW w:w="566" w:type="pct"/>
            <w:vMerge w:val="restart"/>
            <w:tcBorders>
              <w:top w:val="single" w:sz="4" w:space="0" w:color="auto"/>
              <w:left w:val="single" w:sz="4" w:space="0" w:color="auto"/>
              <w:right w:val="single" w:sz="4" w:space="0" w:color="auto"/>
            </w:tcBorders>
            <w:shd w:val="clear" w:color="auto" w:fill="D9D9D9"/>
            <w:vAlign w:val="bottom"/>
          </w:tcPr>
          <w:p w14:paraId="71D677B4" w14:textId="77777777" w:rsidR="00C93005" w:rsidRPr="00E41CD7" w:rsidRDefault="00C93005" w:rsidP="000E6DE1">
            <w:pPr>
              <w:spacing w:before="0" w:after="0"/>
              <w:jc w:val="center"/>
              <w:rPr>
                <w:b/>
                <w:sz w:val="22"/>
                <w:szCs w:val="22"/>
              </w:rPr>
            </w:pPr>
            <w:r w:rsidRPr="00E41CD7">
              <w:rPr>
                <w:b/>
                <w:sz w:val="20"/>
                <w:szCs w:val="22"/>
              </w:rPr>
              <w:t>Reaction</w:t>
            </w:r>
          </w:p>
        </w:tc>
        <w:tc>
          <w:tcPr>
            <w:tcW w:w="4137" w:type="pct"/>
            <w:gridSpan w:val="10"/>
            <w:tcBorders>
              <w:top w:val="single" w:sz="4" w:space="0" w:color="auto"/>
              <w:left w:val="single" w:sz="4" w:space="0" w:color="auto"/>
              <w:bottom w:val="single" w:sz="4" w:space="0" w:color="auto"/>
              <w:right w:val="single" w:sz="4" w:space="0" w:color="auto"/>
            </w:tcBorders>
            <w:shd w:val="clear" w:color="auto" w:fill="D9D9D9"/>
            <w:vAlign w:val="bottom"/>
          </w:tcPr>
          <w:p w14:paraId="4BBB38DD" w14:textId="77777777" w:rsidR="00C93005" w:rsidRPr="00E41CD7" w:rsidRDefault="00C93005" w:rsidP="000E6DE1">
            <w:pPr>
              <w:spacing w:before="0" w:after="0"/>
              <w:jc w:val="center"/>
              <w:rPr>
                <w:b/>
                <w:sz w:val="22"/>
                <w:szCs w:val="22"/>
              </w:rPr>
            </w:pPr>
            <w:r w:rsidRPr="00E41CD7">
              <w:rPr>
                <w:b/>
                <w:sz w:val="22"/>
                <w:szCs w:val="22"/>
              </w:rPr>
              <w:t>Primary species</w:t>
            </w:r>
          </w:p>
        </w:tc>
      </w:tr>
      <w:tr w:rsidR="00AF63ED" w:rsidRPr="00544099" w14:paraId="268579E8" w14:textId="77777777" w:rsidTr="00AF63ED">
        <w:tc>
          <w:tcPr>
            <w:tcW w:w="296" w:type="pct"/>
            <w:vMerge/>
            <w:tcBorders>
              <w:left w:val="single" w:sz="4" w:space="0" w:color="auto"/>
              <w:bottom w:val="single" w:sz="4" w:space="0" w:color="auto"/>
              <w:right w:val="single" w:sz="4" w:space="0" w:color="auto"/>
            </w:tcBorders>
            <w:shd w:val="clear" w:color="auto" w:fill="D9D9D9"/>
            <w:vAlign w:val="bottom"/>
          </w:tcPr>
          <w:p w14:paraId="44BAA3FC" w14:textId="77777777" w:rsidR="00C93005" w:rsidRPr="00F453C8" w:rsidRDefault="00C93005" w:rsidP="000E6DE1">
            <w:pPr>
              <w:spacing w:before="0" w:after="0"/>
              <w:jc w:val="center"/>
              <w:rPr>
                <w:b/>
                <w:sz w:val="22"/>
                <w:szCs w:val="22"/>
              </w:rPr>
            </w:pPr>
          </w:p>
        </w:tc>
        <w:tc>
          <w:tcPr>
            <w:tcW w:w="566" w:type="pct"/>
            <w:vMerge/>
            <w:tcBorders>
              <w:left w:val="single" w:sz="4" w:space="0" w:color="auto"/>
              <w:bottom w:val="single" w:sz="4" w:space="0" w:color="auto"/>
              <w:right w:val="single" w:sz="4" w:space="0" w:color="auto"/>
            </w:tcBorders>
            <w:shd w:val="clear" w:color="auto" w:fill="D9D9D9"/>
            <w:vAlign w:val="bottom"/>
          </w:tcPr>
          <w:p w14:paraId="4731DE20" w14:textId="77777777" w:rsidR="00C93005" w:rsidRPr="00F453C8" w:rsidRDefault="00C93005" w:rsidP="000E6DE1">
            <w:pPr>
              <w:spacing w:before="0" w:after="0"/>
              <w:jc w:val="center"/>
              <w:rPr>
                <w:b/>
                <w:sz w:val="22"/>
                <w:szCs w:val="22"/>
              </w:rPr>
            </w:pPr>
          </w:p>
        </w:tc>
        <w:tc>
          <w:tcPr>
            <w:tcW w:w="436" w:type="pct"/>
            <w:tcBorders>
              <w:top w:val="single" w:sz="4" w:space="0" w:color="auto"/>
              <w:left w:val="single" w:sz="4" w:space="0" w:color="auto"/>
              <w:bottom w:val="single" w:sz="4" w:space="0" w:color="auto"/>
              <w:right w:val="single" w:sz="4" w:space="0" w:color="auto"/>
            </w:tcBorders>
            <w:shd w:val="clear" w:color="auto" w:fill="D9D9D9"/>
            <w:vAlign w:val="bottom"/>
          </w:tcPr>
          <w:p w14:paraId="5F235AD3" w14:textId="77777777" w:rsidR="00C93005" w:rsidRPr="008274D5" w:rsidRDefault="00C93005" w:rsidP="000E6DE1">
            <w:pPr>
              <w:spacing w:before="0" w:after="0"/>
              <w:jc w:val="center"/>
              <w:rPr>
                <w:b/>
                <w:sz w:val="18"/>
                <w:szCs w:val="18"/>
              </w:rPr>
            </w:pPr>
            <w:r w:rsidRPr="008274D5">
              <w:rPr>
                <w:rFonts w:cs="Arial"/>
                <w:sz w:val="18"/>
                <w:szCs w:val="18"/>
                <w:lang w:eastAsia="zh-CN"/>
              </w:rPr>
              <w:t>H</w:t>
            </w:r>
            <w:r w:rsidRPr="008274D5">
              <w:rPr>
                <w:rFonts w:cs="Arial"/>
                <w:sz w:val="18"/>
                <w:szCs w:val="18"/>
                <w:vertAlign w:val="superscript"/>
                <w:lang w:eastAsia="zh-CN"/>
              </w:rPr>
              <w:t>+</w:t>
            </w:r>
          </w:p>
        </w:tc>
        <w:tc>
          <w:tcPr>
            <w:tcW w:w="436" w:type="pct"/>
            <w:tcBorders>
              <w:top w:val="single" w:sz="4" w:space="0" w:color="auto"/>
              <w:left w:val="single" w:sz="4" w:space="0" w:color="auto"/>
              <w:bottom w:val="single" w:sz="4" w:space="0" w:color="auto"/>
              <w:right w:val="single" w:sz="4" w:space="0" w:color="auto"/>
            </w:tcBorders>
            <w:shd w:val="clear" w:color="auto" w:fill="D9D9D9"/>
            <w:vAlign w:val="bottom"/>
          </w:tcPr>
          <w:p w14:paraId="6A602B63" w14:textId="77777777" w:rsidR="00C93005" w:rsidRPr="008274D5" w:rsidRDefault="00C93005" w:rsidP="000E6DE1">
            <w:pPr>
              <w:spacing w:before="0" w:after="0"/>
              <w:jc w:val="center"/>
              <w:rPr>
                <w:b/>
                <w:sz w:val="18"/>
                <w:szCs w:val="18"/>
              </w:rPr>
            </w:pPr>
            <w:r w:rsidRPr="008274D5">
              <w:rPr>
                <w:rFonts w:cs="Arial"/>
                <w:sz w:val="18"/>
                <w:szCs w:val="18"/>
                <w:lang w:eastAsia="zh-CN"/>
              </w:rPr>
              <w:t>CO</w:t>
            </w:r>
            <w:r w:rsidRPr="008274D5">
              <w:rPr>
                <w:rFonts w:cs="Arial"/>
                <w:sz w:val="18"/>
                <w:szCs w:val="18"/>
                <w:vertAlign w:val="subscript"/>
                <w:lang w:eastAsia="zh-CN"/>
              </w:rPr>
              <w:t>3</w:t>
            </w:r>
            <w:r w:rsidRPr="008274D5">
              <w:rPr>
                <w:rFonts w:cs="Arial"/>
                <w:sz w:val="18"/>
                <w:szCs w:val="18"/>
                <w:vertAlign w:val="superscript"/>
                <w:lang w:eastAsia="zh-CN"/>
              </w:rPr>
              <w:t>2-</w:t>
            </w:r>
          </w:p>
        </w:tc>
        <w:tc>
          <w:tcPr>
            <w:tcW w:w="433" w:type="pct"/>
            <w:tcBorders>
              <w:top w:val="single" w:sz="4" w:space="0" w:color="auto"/>
              <w:left w:val="single" w:sz="4" w:space="0" w:color="auto"/>
              <w:bottom w:val="single" w:sz="4" w:space="0" w:color="auto"/>
              <w:right w:val="single" w:sz="4" w:space="0" w:color="auto"/>
            </w:tcBorders>
            <w:shd w:val="clear" w:color="auto" w:fill="D9D9D9"/>
            <w:vAlign w:val="bottom"/>
          </w:tcPr>
          <w:p w14:paraId="066D73E6" w14:textId="77777777" w:rsidR="00C93005" w:rsidRPr="008274D5" w:rsidRDefault="00C93005" w:rsidP="000E6DE1">
            <w:pPr>
              <w:spacing w:before="0" w:after="0"/>
              <w:jc w:val="center"/>
              <w:rPr>
                <w:b/>
                <w:sz w:val="18"/>
                <w:szCs w:val="18"/>
              </w:rPr>
            </w:pPr>
            <w:r w:rsidRPr="008274D5">
              <w:rPr>
                <w:b/>
                <w:sz w:val="18"/>
                <w:szCs w:val="18"/>
              </w:rPr>
              <w:t>Acetate</w:t>
            </w:r>
          </w:p>
        </w:tc>
        <w:tc>
          <w:tcPr>
            <w:tcW w:w="315" w:type="pct"/>
            <w:tcBorders>
              <w:top w:val="single" w:sz="4" w:space="0" w:color="auto"/>
              <w:left w:val="single" w:sz="4" w:space="0" w:color="auto"/>
              <w:bottom w:val="single" w:sz="4" w:space="0" w:color="auto"/>
              <w:right w:val="single" w:sz="4" w:space="0" w:color="auto"/>
            </w:tcBorders>
            <w:shd w:val="clear" w:color="auto" w:fill="D9D9D9"/>
            <w:vAlign w:val="bottom"/>
          </w:tcPr>
          <w:p w14:paraId="3003E67E" w14:textId="77777777" w:rsidR="00C93005" w:rsidRPr="008274D5" w:rsidRDefault="00C93005" w:rsidP="000E6DE1">
            <w:pPr>
              <w:spacing w:before="0" w:after="0"/>
              <w:jc w:val="center"/>
              <w:rPr>
                <w:b/>
                <w:sz w:val="18"/>
                <w:szCs w:val="18"/>
              </w:rPr>
            </w:pPr>
            <w:r w:rsidRPr="008274D5">
              <w:rPr>
                <w:rFonts w:cs="Arial"/>
                <w:sz w:val="18"/>
                <w:szCs w:val="18"/>
                <w:lang w:eastAsia="zh-CN"/>
              </w:rPr>
              <w:t>NO</w:t>
            </w:r>
            <w:r w:rsidRPr="008274D5">
              <w:rPr>
                <w:rFonts w:cs="Arial"/>
                <w:sz w:val="18"/>
                <w:szCs w:val="18"/>
                <w:vertAlign w:val="subscript"/>
                <w:lang w:eastAsia="zh-CN"/>
              </w:rPr>
              <w:t>3</w:t>
            </w:r>
            <w:r w:rsidRPr="008274D5">
              <w:rPr>
                <w:rFonts w:cs="Arial"/>
                <w:sz w:val="18"/>
                <w:szCs w:val="18"/>
                <w:vertAlign w:val="superscript"/>
                <w:lang w:eastAsia="zh-CN"/>
              </w:rPr>
              <w:t>-</w:t>
            </w:r>
          </w:p>
        </w:tc>
        <w:tc>
          <w:tcPr>
            <w:tcW w:w="436" w:type="pct"/>
            <w:tcBorders>
              <w:top w:val="single" w:sz="4" w:space="0" w:color="auto"/>
              <w:left w:val="single" w:sz="4" w:space="0" w:color="auto"/>
              <w:bottom w:val="single" w:sz="4" w:space="0" w:color="auto"/>
              <w:right w:val="single" w:sz="4" w:space="0" w:color="auto"/>
            </w:tcBorders>
            <w:shd w:val="clear" w:color="auto" w:fill="D9D9D9"/>
            <w:vAlign w:val="bottom"/>
          </w:tcPr>
          <w:p w14:paraId="20AE427F" w14:textId="77777777" w:rsidR="00C93005" w:rsidRPr="008274D5" w:rsidRDefault="00C93005" w:rsidP="000E6DE1">
            <w:pPr>
              <w:spacing w:before="0" w:after="0"/>
              <w:jc w:val="center"/>
              <w:rPr>
                <w:b/>
                <w:sz w:val="18"/>
                <w:szCs w:val="18"/>
              </w:rPr>
            </w:pPr>
            <w:r w:rsidRPr="008274D5">
              <w:rPr>
                <w:rFonts w:cs="Arial"/>
                <w:sz w:val="18"/>
                <w:szCs w:val="18"/>
                <w:lang w:eastAsia="zh-CN"/>
              </w:rPr>
              <w:t>NO</w:t>
            </w:r>
            <w:r w:rsidRPr="008274D5">
              <w:rPr>
                <w:rFonts w:cs="Arial"/>
                <w:sz w:val="18"/>
                <w:szCs w:val="18"/>
                <w:vertAlign w:val="subscript"/>
                <w:lang w:eastAsia="zh-CN"/>
              </w:rPr>
              <w:t>2</w:t>
            </w:r>
            <w:r w:rsidRPr="008274D5">
              <w:rPr>
                <w:rFonts w:cs="Arial"/>
                <w:sz w:val="18"/>
                <w:szCs w:val="18"/>
                <w:vertAlign w:val="superscript"/>
                <w:lang w:eastAsia="zh-CN"/>
              </w:rPr>
              <w:t>-</w:t>
            </w:r>
          </w:p>
        </w:tc>
        <w:tc>
          <w:tcPr>
            <w:tcW w:w="379" w:type="pct"/>
            <w:tcBorders>
              <w:top w:val="single" w:sz="4" w:space="0" w:color="auto"/>
              <w:left w:val="single" w:sz="4" w:space="0" w:color="auto"/>
              <w:bottom w:val="single" w:sz="4" w:space="0" w:color="auto"/>
              <w:right w:val="single" w:sz="4" w:space="0" w:color="auto"/>
            </w:tcBorders>
            <w:shd w:val="clear" w:color="auto" w:fill="D9D9D9"/>
            <w:vAlign w:val="bottom"/>
          </w:tcPr>
          <w:p w14:paraId="5839C9FE" w14:textId="77777777" w:rsidR="00C93005" w:rsidRPr="008274D5" w:rsidRDefault="00C93005" w:rsidP="000E6DE1">
            <w:pPr>
              <w:spacing w:before="0" w:after="0"/>
              <w:jc w:val="center"/>
              <w:rPr>
                <w:b/>
                <w:sz w:val="18"/>
                <w:szCs w:val="18"/>
              </w:rPr>
            </w:pPr>
            <w:r w:rsidRPr="008274D5">
              <w:rPr>
                <w:rFonts w:cs="Arial"/>
                <w:sz w:val="18"/>
                <w:szCs w:val="18"/>
                <w:lang w:eastAsia="zh-CN"/>
              </w:rPr>
              <w:t>N</w:t>
            </w:r>
            <w:r w:rsidRPr="008274D5">
              <w:rPr>
                <w:rFonts w:cs="Arial"/>
                <w:sz w:val="18"/>
                <w:szCs w:val="18"/>
                <w:vertAlign w:val="subscript"/>
                <w:lang w:eastAsia="zh-CN"/>
              </w:rPr>
              <w:t>2</w:t>
            </w:r>
            <w:r w:rsidRPr="008274D5">
              <w:rPr>
                <w:rFonts w:cs="Arial"/>
                <w:sz w:val="18"/>
                <w:szCs w:val="18"/>
                <w:lang w:eastAsia="zh-CN"/>
              </w:rPr>
              <w:t>(aq)</w:t>
            </w:r>
          </w:p>
        </w:tc>
        <w:tc>
          <w:tcPr>
            <w:tcW w:w="330" w:type="pct"/>
            <w:tcBorders>
              <w:top w:val="single" w:sz="4" w:space="0" w:color="auto"/>
              <w:left w:val="single" w:sz="4" w:space="0" w:color="auto"/>
              <w:bottom w:val="single" w:sz="4" w:space="0" w:color="auto"/>
              <w:right w:val="single" w:sz="4" w:space="0" w:color="auto"/>
            </w:tcBorders>
            <w:shd w:val="clear" w:color="auto" w:fill="D9D9D9"/>
            <w:vAlign w:val="bottom"/>
          </w:tcPr>
          <w:p w14:paraId="3C06F688" w14:textId="77777777" w:rsidR="00C93005" w:rsidRPr="008274D5" w:rsidRDefault="00C93005" w:rsidP="000E6DE1">
            <w:pPr>
              <w:spacing w:before="0" w:after="0"/>
              <w:jc w:val="center"/>
              <w:rPr>
                <w:b/>
                <w:sz w:val="18"/>
                <w:szCs w:val="18"/>
              </w:rPr>
            </w:pPr>
            <w:r w:rsidRPr="008274D5">
              <w:rPr>
                <w:rFonts w:cs="Arial"/>
                <w:sz w:val="18"/>
                <w:szCs w:val="18"/>
                <w:lang w:eastAsia="zh-CN"/>
              </w:rPr>
              <w:t>NH</w:t>
            </w:r>
            <w:r w:rsidRPr="008274D5">
              <w:rPr>
                <w:rFonts w:cs="Arial"/>
                <w:sz w:val="18"/>
                <w:szCs w:val="18"/>
                <w:vertAlign w:val="subscript"/>
                <w:lang w:eastAsia="zh-CN"/>
              </w:rPr>
              <w:t>4</w:t>
            </w:r>
            <w:r w:rsidRPr="008274D5">
              <w:rPr>
                <w:rFonts w:cs="Arial"/>
                <w:sz w:val="18"/>
                <w:szCs w:val="18"/>
                <w:vertAlign w:val="superscript"/>
                <w:lang w:eastAsia="zh-CN"/>
              </w:rPr>
              <w:t>+</w:t>
            </w:r>
          </w:p>
        </w:tc>
        <w:tc>
          <w:tcPr>
            <w:tcW w:w="388" w:type="pct"/>
            <w:tcBorders>
              <w:top w:val="single" w:sz="4" w:space="0" w:color="auto"/>
              <w:left w:val="single" w:sz="4" w:space="0" w:color="auto"/>
              <w:bottom w:val="single" w:sz="4" w:space="0" w:color="auto"/>
              <w:right w:val="single" w:sz="4" w:space="0" w:color="auto"/>
            </w:tcBorders>
            <w:shd w:val="clear" w:color="auto" w:fill="D9D9D9"/>
            <w:vAlign w:val="bottom"/>
          </w:tcPr>
          <w:p w14:paraId="722C9067" w14:textId="77777777" w:rsidR="00C93005" w:rsidRPr="008274D5" w:rsidRDefault="00C93005" w:rsidP="000E6DE1">
            <w:pPr>
              <w:spacing w:before="0" w:after="0"/>
              <w:jc w:val="center"/>
              <w:rPr>
                <w:b/>
                <w:sz w:val="18"/>
                <w:szCs w:val="18"/>
              </w:rPr>
            </w:pPr>
            <w:r w:rsidRPr="008274D5">
              <w:rPr>
                <w:rFonts w:cs="Arial"/>
                <w:sz w:val="18"/>
                <w:szCs w:val="18"/>
                <w:lang w:eastAsia="zh-CN"/>
              </w:rPr>
              <w:t>CrO</w:t>
            </w:r>
            <w:r w:rsidRPr="008274D5">
              <w:rPr>
                <w:rFonts w:cs="Arial"/>
                <w:sz w:val="18"/>
                <w:szCs w:val="18"/>
                <w:vertAlign w:val="subscript"/>
                <w:lang w:eastAsia="zh-CN"/>
              </w:rPr>
              <w:t>4</w:t>
            </w:r>
            <w:r w:rsidRPr="008274D5">
              <w:rPr>
                <w:rFonts w:cs="Arial"/>
                <w:sz w:val="18"/>
                <w:szCs w:val="18"/>
                <w:vertAlign w:val="superscript"/>
                <w:lang w:eastAsia="zh-CN"/>
              </w:rPr>
              <w:t>2-</w:t>
            </w:r>
          </w:p>
        </w:tc>
        <w:tc>
          <w:tcPr>
            <w:tcW w:w="491" w:type="pct"/>
            <w:tcBorders>
              <w:top w:val="single" w:sz="4" w:space="0" w:color="auto"/>
              <w:left w:val="single" w:sz="4" w:space="0" w:color="auto"/>
              <w:bottom w:val="single" w:sz="4" w:space="0" w:color="auto"/>
              <w:right w:val="single" w:sz="4" w:space="0" w:color="auto"/>
            </w:tcBorders>
            <w:shd w:val="clear" w:color="auto" w:fill="D9D9D9"/>
            <w:vAlign w:val="bottom"/>
          </w:tcPr>
          <w:p w14:paraId="32ACA6D2" w14:textId="77777777" w:rsidR="00C93005" w:rsidRPr="008274D5" w:rsidRDefault="00C93005" w:rsidP="000E6DE1">
            <w:pPr>
              <w:spacing w:before="0" w:after="0"/>
              <w:jc w:val="center"/>
              <w:rPr>
                <w:b/>
                <w:sz w:val="18"/>
                <w:szCs w:val="18"/>
              </w:rPr>
            </w:pPr>
            <w:r w:rsidRPr="008274D5">
              <w:rPr>
                <w:rFonts w:cs="Arial"/>
                <w:sz w:val="18"/>
                <w:szCs w:val="18"/>
                <w:lang w:eastAsia="zh-CN"/>
              </w:rPr>
              <w:t>Cr(OH)</w:t>
            </w:r>
            <w:r w:rsidRPr="008274D5">
              <w:rPr>
                <w:rFonts w:cs="Arial"/>
                <w:sz w:val="18"/>
                <w:szCs w:val="18"/>
                <w:vertAlign w:val="subscript"/>
                <w:lang w:eastAsia="zh-CN"/>
              </w:rPr>
              <w:t>2</w:t>
            </w:r>
            <w:r w:rsidRPr="008274D5">
              <w:rPr>
                <w:rFonts w:cs="Arial"/>
                <w:sz w:val="18"/>
                <w:szCs w:val="18"/>
                <w:vertAlign w:val="superscript"/>
                <w:lang w:eastAsia="zh-CN"/>
              </w:rPr>
              <w:t>+</w:t>
            </w:r>
          </w:p>
        </w:tc>
        <w:tc>
          <w:tcPr>
            <w:tcW w:w="493" w:type="pct"/>
            <w:tcBorders>
              <w:top w:val="single" w:sz="4" w:space="0" w:color="auto"/>
              <w:left w:val="single" w:sz="4" w:space="0" w:color="auto"/>
              <w:bottom w:val="single" w:sz="4" w:space="0" w:color="auto"/>
              <w:right w:val="single" w:sz="4" w:space="0" w:color="auto"/>
            </w:tcBorders>
            <w:shd w:val="clear" w:color="auto" w:fill="D9D9D9"/>
          </w:tcPr>
          <w:p w14:paraId="2488933E" w14:textId="77777777" w:rsidR="00C93005" w:rsidRPr="008274D5" w:rsidRDefault="00E41CD7" w:rsidP="000E6DE1">
            <w:pPr>
              <w:spacing w:before="0" w:after="0"/>
              <w:jc w:val="center"/>
              <w:rPr>
                <w:b/>
                <w:sz w:val="18"/>
                <w:szCs w:val="18"/>
              </w:rPr>
            </w:pPr>
            <w:r w:rsidRPr="008274D5">
              <w:rPr>
                <w:rFonts w:cs="Arial"/>
                <w:sz w:val="18"/>
                <w:szCs w:val="18"/>
                <w:lang w:eastAsia="zh-CN"/>
              </w:rPr>
              <w:t>C</w:t>
            </w:r>
            <w:r w:rsidRPr="008274D5">
              <w:rPr>
                <w:rFonts w:cs="Arial"/>
                <w:sz w:val="18"/>
                <w:szCs w:val="18"/>
                <w:vertAlign w:val="subscript"/>
                <w:lang w:eastAsia="zh-CN"/>
              </w:rPr>
              <w:t>5</w:t>
            </w:r>
            <w:r w:rsidRPr="008274D5">
              <w:rPr>
                <w:rFonts w:cs="Arial"/>
                <w:sz w:val="18"/>
                <w:szCs w:val="18"/>
                <w:lang w:eastAsia="zh-CN"/>
              </w:rPr>
              <w:t>H</w:t>
            </w:r>
            <w:r w:rsidRPr="008274D5">
              <w:rPr>
                <w:rFonts w:cs="Arial"/>
                <w:sz w:val="18"/>
                <w:szCs w:val="18"/>
                <w:vertAlign w:val="subscript"/>
                <w:lang w:eastAsia="zh-CN"/>
              </w:rPr>
              <w:t>7</w:t>
            </w:r>
            <w:r w:rsidRPr="008274D5">
              <w:rPr>
                <w:rFonts w:cs="Arial"/>
                <w:sz w:val="18"/>
                <w:szCs w:val="18"/>
                <w:lang w:eastAsia="zh-CN"/>
              </w:rPr>
              <w:t>O</w:t>
            </w:r>
            <w:r w:rsidRPr="008274D5">
              <w:rPr>
                <w:rFonts w:cs="Arial"/>
                <w:sz w:val="18"/>
                <w:szCs w:val="18"/>
                <w:vertAlign w:val="subscript"/>
                <w:lang w:eastAsia="zh-CN"/>
              </w:rPr>
              <w:t>2</w:t>
            </w:r>
            <w:r w:rsidRPr="008274D5">
              <w:rPr>
                <w:rFonts w:cs="Arial"/>
                <w:sz w:val="18"/>
                <w:szCs w:val="18"/>
                <w:lang w:eastAsia="zh-CN"/>
              </w:rPr>
              <w:t>N</w:t>
            </w:r>
          </w:p>
        </w:tc>
      </w:tr>
      <w:tr w:rsidR="00AF63ED" w:rsidRPr="00544099" w14:paraId="5A34E182" w14:textId="77777777" w:rsidTr="00AF63ED">
        <w:tc>
          <w:tcPr>
            <w:tcW w:w="296" w:type="pct"/>
            <w:tcBorders>
              <w:top w:val="single" w:sz="4" w:space="0" w:color="auto"/>
              <w:left w:val="single" w:sz="4" w:space="0" w:color="auto"/>
              <w:bottom w:val="single" w:sz="4" w:space="0" w:color="auto"/>
              <w:right w:val="single" w:sz="4" w:space="0" w:color="auto"/>
            </w:tcBorders>
            <w:vAlign w:val="bottom"/>
            <w:hideMark/>
          </w:tcPr>
          <w:p w14:paraId="69A27E96" w14:textId="77777777" w:rsidR="00BB78EF" w:rsidRPr="00714997" w:rsidRDefault="00BB78EF" w:rsidP="000E6DE1">
            <w:pPr>
              <w:spacing w:before="0" w:after="0"/>
              <w:rPr>
                <w:sz w:val="22"/>
              </w:rPr>
            </w:pPr>
            <w:r w:rsidRPr="00714997">
              <w:rPr>
                <w:sz w:val="22"/>
              </w:rPr>
              <w:t>R1</w:t>
            </w:r>
          </w:p>
        </w:tc>
        <w:tc>
          <w:tcPr>
            <w:tcW w:w="566" w:type="pct"/>
            <w:tcBorders>
              <w:top w:val="single" w:sz="4" w:space="0" w:color="auto"/>
              <w:left w:val="single" w:sz="4" w:space="0" w:color="auto"/>
              <w:bottom w:val="single" w:sz="4" w:space="0" w:color="auto"/>
              <w:right w:val="single" w:sz="4" w:space="0" w:color="auto"/>
            </w:tcBorders>
            <w:vAlign w:val="bottom"/>
          </w:tcPr>
          <w:p w14:paraId="19DF415F" w14:textId="77777777" w:rsidR="00BB78EF" w:rsidRPr="000E6DE1" w:rsidRDefault="00E41CD7" w:rsidP="000E6DE1">
            <w:pPr>
              <w:spacing w:before="0" w:after="0"/>
              <w:rPr>
                <w:sz w:val="16"/>
                <w:szCs w:val="16"/>
              </w:rPr>
            </w:pPr>
            <w:r w:rsidRPr="000E6DE1">
              <w:rPr>
                <w:sz w:val="16"/>
                <w:szCs w:val="16"/>
              </w:rPr>
              <w:t>Overall fe=0.6</w:t>
            </w:r>
          </w:p>
          <w:p w14:paraId="24DB9D2D" w14:textId="77777777" w:rsidR="000E6DE1" w:rsidRPr="000E6DE1" w:rsidRDefault="000E6DE1" w:rsidP="000E6DE1">
            <w:pPr>
              <w:spacing w:before="0" w:after="0"/>
              <w:rPr>
                <w:sz w:val="16"/>
                <w:szCs w:val="16"/>
              </w:rPr>
            </w:pPr>
            <w:r w:rsidRPr="000E6DE1">
              <w:rPr>
                <w:rFonts w:cs="Arial"/>
                <w:sz w:val="16"/>
                <w:szCs w:val="16"/>
                <w:lang w:eastAsia="zh-CN"/>
              </w:rPr>
              <w:t>NO</w:t>
            </w:r>
            <w:r w:rsidRPr="000E6DE1">
              <w:rPr>
                <w:rFonts w:cs="Arial"/>
                <w:sz w:val="16"/>
                <w:szCs w:val="16"/>
                <w:vertAlign w:val="subscript"/>
                <w:lang w:eastAsia="zh-CN"/>
              </w:rPr>
              <w:t>3</w:t>
            </w:r>
            <w:r w:rsidRPr="000E6DE1">
              <w:rPr>
                <w:rFonts w:cs="Arial"/>
                <w:sz w:val="16"/>
                <w:szCs w:val="16"/>
                <w:vertAlign w:val="superscript"/>
                <w:lang w:eastAsia="zh-CN"/>
              </w:rPr>
              <w:t>-</w:t>
            </w:r>
            <w:r w:rsidRPr="000E6DE1">
              <w:rPr>
                <w:rFonts w:cs="Arial"/>
                <w:sz w:val="16"/>
                <w:szCs w:val="16"/>
                <w:lang w:eastAsia="zh-CN"/>
              </w:rPr>
              <w:t>-&gt; NO</w:t>
            </w:r>
            <w:r w:rsidRPr="000E6DE1">
              <w:rPr>
                <w:rFonts w:cs="Arial"/>
                <w:sz w:val="16"/>
                <w:szCs w:val="16"/>
                <w:vertAlign w:val="subscript"/>
                <w:lang w:eastAsia="zh-CN"/>
              </w:rPr>
              <w:t>2</w:t>
            </w:r>
            <w:r w:rsidRPr="000E6DE1">
              <w:rPr>
                <w:rFonts w:cs="Arial"/>
                <w:sz w:val="16"/>
                <w:szCs w:val="16"/>
                <w:vertAlign w:val="superscript"/>
                <w:lang w:eastAsia="zh-CN"/>
              </w:rPr>
              <w:t>-</w:t>
            </w:r>
          </w:p>
        </w:tc>
        <w:tc>
          <w:tcPr>
            <w:tcW w:w="436" w:type="pct"/>
            <w:tcBorders>
              <w:top w:val="single" w:sz="4" w:space="0" w:color="auto"/>
              <w:left w:val="single" w:sz="4" w:space="0" w:color="auto"/>
              <w:bottom w:val="single" w:sz="4" w:space="0" w:color="auto"/>
              <w:right w:val="single" w:sz="4" w:space="0" w:color="auto"/>
            </w:tcBorders>
            <w:vAlign w:val="center"/>
          </w:tcPr>
          <w:p w14:paraId="18297BA6" w14:textId="77777777" w:rsidR="00BB78EF" w:rsidRPr="008274D5" w:rsidRDefault="000E6DE1" w:rsidP="000E6DE1">
            <w:pPr>
              <w:spacing w:before="0" w:after="0"/>
              <w:jc w:val="center"/>
              <w:rPr>
                <w:sz w:val="18"/>
                <w:szCs w:val="18"/>
              </w:rPr>
            </w:pPr>
            <w:r w:rsidRPr="008274D5">
              <w:rPr>
                <w:sz w:val="18"/>
                <w:szCs w:val="18"/>
              </w:rPr>
              <w:t>0.045</w:t>
            </w:r>
          </w:p>
        </w:tc>
        <w:tc>
          <w:tcPr>
            <w:tcW w:w="436" w:type="pct"/>
            <w:tcBorders>
              <w:top w:val="single" w:sz="4" w:space="0" w:color="auto"/>
              <w:left w:val="single" w:sz="4" w:space="0" w:color="auto"/>
              <w:bottom w:val="single" w:sz="4" w:space="0" w:color="auto"/>
              <w:right w:val="single" w:sz="4" w:space="0" w:color="auto"/>
            </w:tcBorders>
            <w:vAlign w:val="center"/>
          </w:tcPr>
          <w:p w14:paraId="0A7960E8" w14:textId="77777777" w:rsidR="00BB78EF" w:rsidRPr="008274D5" w:rsidRDefault="008274D5" w:rsidP="000E6DE1">
            <w:pPr>
              <w:spacing w:before="0" w:after="0"/>
              <w:jc w:val="center"/>
              <w:rPr>
                <w:sz w:val="18"/>
                <w:szCs w:val="18"/>
              </w:rPr>
            </w:pPr>
            <w:r>
              <w:rPr>
                <w:sz w:val="18"/>
                <w:szCs w:val="18"/>
              </w:rPr>
              <w:t>0.15</w:t>
            </w:r>
          </w:p>
        </w:tc>
        <w:tc>
          <w:tcPr>
            <w:tcW w:w="433" w:type="pct"/>
            <w:tcBorders>
              <w:top w:val="single" w:sz="4" w:space="0" w:color="auto"/>
              <w:left w:val="single" w:sz="4" w:space="0" w:color="auto"/>
              <w:bottom w:val="single" w:sz="4" w:space="0" w:color="auto"/>
              <w:right w:val="single" w:sz="4" w:space="0" w:color="auto"/>
            </w:tcBorders>
            <w:vAlign w:val="center"/>
          </w:tcPr>
          <w:p w14:paraId="6D875056" w14:textId="77777777" w:rsidR="00BB78EF" w:rsidRPr="008274D5" w:rsidRDefault="008274D5"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7B21EBF3" w14:textId="77777777" w:rsidR="00BB78EF" w:rsidRPr="008274D5" w:rsidRDefault="008274D5" w:rsidP="000E6DE1">
            <w:pPr>
              <w:spacing w:before="0" w:after="0"/>
              <w:jc w:val="center"/>
              <w:rPr>
                <w:sz w:val="18"/>
                <w:szCs w:val="18"/>
              </w:rPr>
            </w:pPr>
            <w:r>
              <w:rPr>
                <w:sz w:val="18"/>
                <w:szCs w:val="18"/>
              </w:rPr>
              <w:t>-0.3</w:t>
            </w:r>
          </w:p>
        </w:tc>
        <w:tc>
          <w:tcPr>
            <w:tcW w:w="436" w:type="pct"/>
            <w:tcBorders>
              <w:top w:val="single" w:sz="4" w:space="0" w:color="auto"/>
              <w:left w:val="single" w:sz="4" w:space="0" w:color="auto"/>
              <w:bottom w:val="single" w:sz="4" w:space="0" w:color="auto"/>
              <w:right w:val="single" w:sz="4" w:space="0" w:color="auto"/>
            </w:tcBorders>
            <w:vAlign w:val="center"/>
          </w:tcPr>
          <w:p w14:paraId="5F65BB18" w14:textId="77777777" w:rsidR="00BB78EF" w:rsidRPr="008274D5" w:rsidRDefault="008274D5" w:rsidP="000E6DE1">
            <w:pPr>
              <w:spacing w:before="0" w:after="0"/>
              <w:jc w:val="center"/>
              <w:rPr>
                <w:sz w:val="18"/>
                <w:szCs w:val="18"/>
              </w:rPr>
            </w:pPr>
            <w:r>
              <w:rPr>
                <w:sz w:val="18"/>
                <w:szCs w:val="18"/>
              </w:rPr>
              <w:t>0.3</w:t>
            </w:r>
          </w:p>
        </w:tc>
        <w:tc>
          <w:tcPr>
            <w:tcW w:w="379" w:type="pct"/>
            <w:tcBorders>
              <w:top w:val="single" w:sz="4" w:space="0" w:color="auto"/>
              <w:left w:val="single" w:sz="4" w:space="0" w:color="auto"/>
              <w:bottom w:val="single" w:sz="4" w:space="0" w:color="auto"/>
              <w:right w:val="single" w:sz="4" w:space="0" w:color="auto"/>
            </w:tcBorders>
            <w:vAlign w:val="center"/>
          </w:tcPr>
          <w:p w14:paraId="5CC75E42" w14:textId="77777777" w:rsidR="00BB78EF" w:rsidRPr="008274D5" w:rsidRDefault="008274D5" w:rsidP="008274D5">
            <w:pPr>
              <w:spacing w:before="0" w:after="0"/>
              <w:jc w:val="center"/>
              <w:rPr>
                <w:sz w:val="18"/>
                <w:szCs w:val="18"/>
              </w:rPr>
            </w:pPr>
            <w:r>
              <w:rPr>
                <w:sz w:val="18"/>
                <w:szCs w:val="18"/>
              </w:rPr>
              <w:t>0</w:t>
            </w:r>
          </w:p>
        </w:tc>
        <w:tc>
          <w:tcPr>
            <w:tcW w:w="330" w:type="pct"/>
            <w:tcBorders>
              <w:top w:val="single" w:sz="4" w:space="0" w:color="auto"/>
              <w:left w:val="single" w:sz="4" w:space="0" w:color="auto"/>
              <w:bottom w:val="single" w:sz="4" w:space="0" w:color="auto"/>
              <w:right w:val="single" w:sz="4" w:space="0" w:color="auto"/>
            </w:tcBorders>
            <w:vAlign w:val="center"/>
          </w:tcPr>
          <w:p w14:paraId="6778024F" w14:textId="77777777" w:rsidR="00BB78EF" w:rsidRPr="008274D5" w:rsidRDefault="008274D5" w:rsidP="000E6DE1">
            <w:pPr>
              <w:spacing w:before="0" w:after="0"/>
              <w:jc w:val="center"/>
              <w:rPr>
                <w:sz w:val="18"/>
                <w:szCs w:val="18"/>
              </w:rPr>
            </w:pPr>
            <w:r>
              <w:rPr>
                <w:sz w:val="18"/>
                <w:szCs w:val="18"/>
              </w:rPr>
              <w:t>-0.02</w:t>
            </w:r>
          </w:p>
        </w:tc>
        <w:tc>
          <w:tcPr>
            <w:tcW w:w="388" w:type="pct"/>
            <w:tcBorders>
              <w:top w:val="single" w:sz="4" w:space="0" w:color="auto"/>
              <w:left w:val="single" w:sz="4" w:space="0" w:color="auto"/>
              <w:bottom w:val="single" w:sz="4" w:space="0" w:color="auto"/>
              <w:right w:val="single" w:sz="4" w:space="0" w:color="auto"/>
            </w:tcBorders>
            <w:vAlign w:val="center"/>
          </w:tcPr>
          <w:p w14:paraId="01FD85F7" w14:textId="77777777" w:rsidR="00BB78EF" w:rsidRPr="008274D5" w:rsidRDefault="008274D5" w:rsidP="000E6DE1">
            <w:pPr>
              <w:spacing w:before="0" w:after="0"/>
              <w:jc w:val="center"/>
              <w:rPr>
                <w:sz w:val="18"/>
                <w:szCs w:val="18"/>
              </w:rPr>
            </w:pPr>
            <w:r>
              <w:rPr>
                <w:sz w:val="18"/>
                <w:szCs w:val="18"/>
              </w:rPr>
              <w:t>0</w:t>
            </w:r>
          </w:p>
        </w:tc>
        <w:tc>
          <w:tcPr>
            <w:tcW w:w="491" w:type="pct"/>
            <w:tcBorders>
              <w:top w:val="single" w:sz="4" w:space="0" w:color="auto"/>
              <w:left w:val="single" w:sz="4" w:space="0" w:color="auto"/>
              <w:bottom w:val="single" w:sz="4" w:space="0" w:color="auto"/>
              <w:right w:val="single" w:sz="4" w:space="0" w:color="auto"/>
            </w:tcBorders>
            <w:vAlign w:val="center"/>
          </w:tcPr>
          <w:p w14:paraId="76091278" w14:textId="77777777" w:rsidR="00BB78EF" w:rsidRPr="008274D5" w:rsidRDefault="008274D5" w:rsidP="000E6DE1">
            <w:pPr>
              <w:spacing w:before="0" w:after="0"/>
              <w:jc w:val="center"/>
              <w:rPr>
                <w:sz w:val="18"/>
                <w:szCs w:val="18"/>
              </w:rPr>
            </w:pPr>
            <w:r>
              <w:rPr>
                <w:sz w:val="18"/>
                <w:szCs w:val="18"/>
              </w:rPr>
              <w:t>0</w:t>
            </w:r>
          </w:p>
        </w:tc>
        <w:tc>
          <w:tcPr>
            <w:tcW w:w="493" w:type="pct"/>
            <w:tcBorders>
              <w:top w:val="single" w:sz="4" w:space="0" w:color="auto"/>
              <w:left w:val="single" w:sz="4" w:space="0" w:color="auto"/>
              <w:bottom w:val="single" w:sz="4" w:space="0" w:color="auto"/>
              <w:right w:val="single" w:sz="4" w:space="0" w:color="auto"/>
            </w:tcBorders>
            <w:vAlign w:val="center"/>
          </w:tcPr>
          <w:p w14:paraId="55167936" w14:textId="77777777" w:rsidR="00BB78EF" w:rsidRPr="008274D5" w:rsidRDefault="008274D5" w:rsidP="000E6DE1">
            <w:pPr>
              <w:spacing w:before="0" w:after="0"/>
              <w:jc w:val="center"/>
              <w:rPr>
                <w:sz w:val="18"/>
                <w:szCs w:val="18"/>
              </w:rPr>
            </w:pPr>
            <w:r>
              <w:rPr>
                <w:sz w:val="18"/>
                <w:szCs w:val="18"/>
              </w:rPr>
              <w:t>0.02</w:t>
            </w:r>
          </w:p>
        </w:tc>
      </w:tr>
      <w:tr w:rsidR="00AF63ED" w:rsidRPr="00544099" w14:paraId="56A401A0" w14:textId="77777777" w:rsidTr="00AF63ED">
        <w:tc>
          <w:tcPr>
            <w:tcW w:w="296" w:type="pct"/>
            <w:tcBorders>
              <w:top w:val="single" w:sz="4" w:space="0" w:color="auto"/>
              <w:left w:val="single" w:sz="4" w:space="0" w:color="auto"/>
              <w:bottom w:val="single" w:sz="4" w:space="0" w:color="auto"/>
              <w:right w:val="single" w:sz="4" w:space="0" w:color="auto"/>
            </w:tcBorders>
            <w:vAlign w:val="bottom"/>
            <w:hideMark/>
          </w:tcPr>
          <w:p w14:paraId="39BC30B6" w14:textId="77777777" w:rsidR="00BB78EF" w:rsidRPr="00714997" w:rsidRDefault="00BB78EF" w:rsidP="000E6DE1">
            <w:pPr>
              <w:spacing w:before="0" w:after="0"/>
              <w:rPr>
                <w:sz w:val="22"/>
              </w:rPr>
            </w:pPr>
            <w:r w:rsidRPr="00714997">
              <w:rPr>
                <w:sz w:val="22"/>
              </w:rPr>
              <w:t>R2</w:t>
            </w:r>
          </w:p>
        </w:tc>
        <w:tc>
          <w:tcPr>
            <w:tcW w:w="566" w:type="pct"/>
            <w:tcBorders>
              <w:top w:val="single" w:sz="4" w:space="0" w:color="auto"/>
              <w:left w:val="single" w:sz="4" w:space="0" w:color="auto"/>
              <w:bottom w:val="single" w:sz="4" w:space="0" w:color="auto"/>
              <w:right w:val="single" w:sz="4" w:space="0" w:color="auto"/>
            </w:tcBorders>
            <w:vAlign w:val="bottom"/>
          </w:tcPr>
          <w:p w14:paraId="03A592F5" w14:textId="77777777" w:rsidR="000E6DE1" w:rsidRPr="000E6DE1" w:rsidRDefault="000E6DE1" w:rsidP="000E6DE1">
            <w:pPr>
              <w:spacing w:before="0" w:after="0"/>
              <w:rPr>
                <w:sz w:val="16"/>
                <w:szCs w:val="16"/>
              </w:rPr>
            </w:pPr>
            <w:r w:rsidRPr="000E6DE1">
              <w:rPr>
                <w:sz w:val="16"/>
                <w:szCs w:val="16"/>
              </w:rPr>
              <w:t>Overall fe=0.6</w:t>
            </w:r>
          </w:p>
          <w:p w14:paraId="02037682" w14:textId="77777777" w:rsidR="00BB78EF" w:rsidRPr="000E6DE1" w:rsidRDefault="000E6DE1" w:rsidP="000E6DE1">
            <w:pPr>
              <w:spacing w:before="0" w:after="0"/>
              <w:rPr>
                <w:sz w:val="16"/>
                <w:szCs w:val="16"/>
              </w:rPr>
            </w:pPr>
            <w:r w:rsidRPr="000E6DE1">
              <w:rPr>
                <w:rFonts w:cs="Arial"/>
                <w:sz w:val="16"/>
                <w:szCs w:val="16"/>
                <w:lang w:eastAsia="zh-CN"/>
              </w:rPr>
              <w:t>NO</w:t>
            </w:r>
            <w:r w:rsidRPr="000E6DE1">
              <w:rPr>
                <w:rFonts w:cs="Arial"/>
                <w:sz w:val="16"/>
                <w:szCs w:val="16"/>
                <w:vertAlign w:val="subscript"/>
                <w:lang w:eastAsia="zh-CN"/>
              </w:rPr>
              <w:t>2</w:t>
            </w:r>
            <w:r w:rsidRPr="000E6DE1">
              <w:rPr>
                <w:rFonts w:cs="Arial"/>
                <w:sz w:val="16"/>
                <w:szCs w:val="16"/>
                <w:vertAlign w:val="superscript"/>
                <w:lang w:eastAsia="zh-CN"/>
              </w:rPr>
              <w:t>-</w:t>
            </w:r>
            <w:r w:rsidRPr="000E6DE1">
              <w:rPr>
                <w:rFonts w:cs="Arial"/>
                <w:sz w:val="16"/>
                <w:szCs w:val="16"/>
                <w:lang w:eastAsia="zh-CN"/>
              </w:rPr>
              <w:t>-&gt; N</w:t>
            </w:r>
            <w:r w:rsidRPr="000E6DE1">
              <w:rPr>
                <w:rFonts w:cs="Arial"/>
                <w:sz w:val="16"/>
                <w:szCs w:val="16"/>
                <w:vertAlign w:val="subscript"/>
                <w:lang w:eastAsia="zh-CN"/>
              </w:rPr>
              <w:t>2(aq)</w:t>
            </w:r>
          </w:p>
        </w:tc>
        <w:tc>
          <w:tcPr>
            <w:tcW w:w="436" w:type="pct"/>
            <w:tcBorders>
              <w:top w:val="single" w:sz="4" w:space="0" w:color="auto"/>
              <w:left w:val="single" w:sz="4" w:space="0" w:color="auto"/>
              <w:bottom w:val="single" w:sz="4" w:space="0" w:color="auto"/>
              <w:right w:val="single" w:sz="4" w:space="0" w:color="auto"/>
            </w:tcBorders>
            <w:vAlign w:val="center"/>
          </w:tcPr>
          <w:p w14:paraId="59E600DD" w14:textId="77777777" w:rsidR="00BB78EF" w:rsidRPr="008274D5" w:rsidRDefault="008274D5" w:rsidP="000E6DE1">
            <w:pPr>
              <w:spacing w:before="0" w:after="0"/>
              <w:jc w:val="center"/>
              <w:rPr>
                <w:sz w:val="18"/>
                <w:szCs w:val="18"/>
              </w:rPr>
            </w:pPr>
            <w:r>
              <w:rPr>
                <w:sz w:val="18"/>
                <w:szCs w:val="18"/>
              </w:rPr>
              <w:t>-0.155</w:t>
            </w:r>
          </w:p>
        </w:tc>
        <w:tc>
          <w:tcPr>
            <w:tcW w:w="436" w:type="pct"/>
            <w:tcBorders>
              <w:top w:val="single" w:sz="4" w:space="0" w:color="auto"/>
              <w:left w:val="single" w:sz="4" w:space="0" w:color="auto"/>
              <w:bottom w:val="single" w:sz="4" w:space="0" w:color="auto"/>
              <w:right w:val="single" w:sz="4" w:space="0" w:color="auto"/>
            </w:tcBorders>
            <w:vAlign w:val="center"/>
          </w:tcPr>
          <w:p w14:paraId="67BBFB7F" w14:textId="77777777" w:rsidR="00BB78EF" w:rsidRPr="008274D5" w:rsidRDefault="008274D5" w:rsidP="000E6DE1">
            <w:pPr>
              <w:spacing w:before="0" w:after="0"/>
              <w:jc w:val="center"/>
              <w:rPr>
                <w:sz w:val="18"/>
                <w:szCs w:val="18"/>
              </w:rPr>
            </w:pPr>
            <w:r>
              <w:rPr>
                <w:sz w:val="18"/>
                <w:szCs w:val="18"/>
              </w:rPr>
              <w:t>0.15</w:t>
            </w:r>
          </w:p>
        </w:tc>
        <w:tc>
          <w:tcPr>
            <w:tcW w:w="433" w:type="pct"/>
            <w:tcBorders>
              <w:top w:val="single" w:sz="4" w:space="0" w:color="auto"/>
              <w:left w:val="single" w:sz="4" w:space="0" w:color="auto"/>
              <w:bottom w:val="single" w:sz="4" w:space="0" w:color="auto"/>
              <w:right w:val="single" w:sz="4" w:space="0" w:color="auto"/>
            </w:tcBorders>
            <w:vAlign w:val="center"/>
          </w:tcPr>
          <w:p w14:paraId="31AC267B" w14:textId="77777777" w:rsidR="00BB78EF" w:rsidRPr="008274D5" w:rsidRDefault="008274D5"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344D1360" w14:textId="77777777" w:rsidR="00BB78EF" w:rsidRPr="008274D5" w:rsidRDefault="008274D5" w:rsidP="000E6DE1">
            <w:pPr>
              <w:spacing w:before="0" w:after="0"/>
              <w:jc w:val="center"/>
              <w:rPr>
                <w:sz w:val="18"/>
                <w:szCs w:val="18"/>
              </w:rPr>
            </w:pPr>
            <w:r>
              <w:rPr>
                <w:sz w:val="18"/>
                <w:szCs w:val="18"/>
              </w:rPr>
              <w:t>0</w:t>
            </w:r>
          </w:p>
        </w:tc>
        <w:tc>
          <w:tcPr>
            <w:tcW w:w="436" w:type="pct"/>
            <w:tcBorders>
              <w:top w:val="single" w:sz="4" w:space="0" w:color="auto"/>
              <w:left w:val="single" w:sz="4" w:space="0" w:color="auto"/>
              <w:bottom w:val="single" w:sz="4" w:space="0" w:color="auto"/>
              <w:right w:val="single" w:sz="4" w:space="0" w:color="auto"/>
            </w:tcBorders>
            <w:vAlign w:val="center"/>
          </w:tcPr>
          <w:p w14:paraId="0BED29C9" w14:textId="77777777" w:rsidR="00BB78EF" w:rsidRPr="008274D5" w:rsidRDefault="008274D5" w:rsidP="000E6DE1">
            <w:pPr>
              <w:spacing w:before="0" w:after="0"/>
              <w:jc w:val="center"/>
              <w:rPr>
                <w:sz w:val="18"/>
                <w:szCs w:val="18"/>
              </w:rPr>
            </w:pPr>
            <w:r>
              <w:rPr>
                <w:sz w:val="18"/>
                <w:szCs w:val="18"/>
              </w:rPr>
              <w:t>-0.2</w:t>
            </w:r>
          </w:p>
        </w:tc>
        <w:tc>
          <w:tcPr>
            <w:tcW w:w="379" w:type="pct"/>
            <w:tcBorders>
              <w:top w:val="single" w:sz="4" w:space="0" w:color="auto"/>
              <w:left w:val="single" w:sz="4" w:space="0" w:color="auto"/>
              <w:bottom w:val="single" w:sz="4" w:space="0" w:color="auto"/>
              <w:right w:val="single" w:sz="4" w:space="0" w:color="auto"/>
            </w:tcBorders>
            <w:vAlign w:val="center"/>
          </w:tcPr>
          <w:p w14:paraId="2468CAAE" w14:textId="77777777" w:rsidR="00BB78EF" w:rsidRPr="008274D5" w:rsidRDefault="008274D5" w:rsidP="000E6DE1">
            <w:pPr>
              <w:spacing w:before="0" w:after="0"/>
              <w:jc w:val="center"/>
              <w:rPr>
                <w:sz w:val="18"/>
                <w:szCs w:val="18"/>
              </w:rPr>
            </w:pPr>
            <w:r>
              <w:rPr>
                <w:sz w:val="18"/>
                <w:szCs w:val="18"/>
              </w:rPr>
              <w:t>0.1</w:t>
            </w:r>
          </w:p>
        </w:tc>
        <w:tc>
          <w:tcPr>
            <w:tcW w:w="330" w:type="pct"/>
            <w:tcBorders>
              <w:top w:val="single" w:sz="4" w:space="0" w:color="auto"/>
              <w:left w:val="single" w:sz="4" w:space="0" w:color="auto"/>
              <w:bottom w:val="single" w:sz="4" w:space="0" w:color="auto"/>
              <w:right w:val="single" w:sz="4" w:space="0" w:color="auto"/>
            </w:tcBorders>
            <w:vAlign w:val="center"/>
          </w:tcPr>
          <w:p w14:paraId="633433B3" w14:textId="77777777" w:rsidR="00BB78EF" w:rsidRPr="008274D5" w:rsidRDefault="008274D5" w:rsidP="000E6DE1">
            <w:pPr>
              <w:spacing w:before="0" w:after="0"/>
              <w:jc w:val="center"/>
              <w:rPr>
                <w:sz w:val="18"/>
                <w:szCs w:val="18"/>
              </w:rPr>
            </w:pPr>
            <w:r>
              <w:rPr>
                <w:sz w:val="18"/>
                <w:szCs w:val="18"/>
              </w:rPr>
              <w:t>-0.02</w:t>
            </w:r>
          </w:p>
        </w:tc>
        <w:tc>
          <w:tcPr>
            <w:tcW w:w="388" w:type="pct"/>
            <w:tcBorders>
              <w:top w:val="single" w:sz="4" w:space="0" w:color="auto"/>
              <w:left w:val="single" w:sz="4" w:space="0" w:color="auto"/>
              <w:bottom w:val="single" w:sz="4" w:space="0" w:color="auto"/>
              <w:right w:val="single" w:sz="4" w:space="0" w:color="auto"/>
            </w:tcBorders>
            <w:vAlign w:val="center"/>
          </w:tcPr>
          <w:p w14:paraId="64B04699" w14:textId="77777777" w:rsidR="00BB78EF" w:rsidRPr="008274D5" w:rsidRDefault="008274D5" w:rsidP="000E6DE1">
            <w:pPr>
              <w:spacing w:before="0" w:after="0"/>
              <w:jc w:val="center"/>
              <w:rPr>
                <w:sz w:val="18"/>
                <w:szCs w:val="18"/>
              </w:rPr>
            </w:pPr>
            <w:r>
              <w:rPr>
                <w:sz w:val="18"/>
                <w:szCs w:val="18"/>
              </w:rPr>
              <w:t>0</w:t>
            </w:r>
          </w:p>
        </w:tc>
        <w:tc>
          <w:tcPr>
            <w:tcW w:w="491" w:type="pct"/>
            <w:tcBorders>
              <w:top w:val="single" w:sz="4" w:space="0" w:color="auto"/>
              <w:left w:val="single" w:sz="4" w:space="0" w:color="auto"/>
              <w:bottom w:val="single" w:sz="4" w:space="0" w:color="auto"/>
              <w:right w:val="single" w:sz="4" w:space="0" w:color="auto"/>
            </w:tcBorders>
            <w:vAlign w:val="center"/>
          </w:tcPr>
          <w:p w14:paraId="59913CFD" w14:textId="77777777" w:rsidR="00BB78EF" w:rsidRPr="008274D5" w:rsidRDefault="008274D5" w:rsidP="000E6DE1">
            <w:pPr>
              <w:spacing w:before="0" w:after="0"/>
              <w:jc w:val="center"/>
              <w:rPr>
                <w:sz w:val="18"/>
                <w:szCs w:val="18"/>
              </w:rPr>
            </w:pPr>
            <w:r>
              <w:rPr>
                <w:sz w:val="18"/>
                <w:szCs w:val="18"/>
              </w:rPr>
              <w:t>0</w:t>
            </w:r>
          </w:p>
        </w:tc>
        <w:tc>
          <w:tcPr>
            <w:tcW w:w="493" w:type="pct"/>
            <w:tcBorders>
              <w:top w:val="single" w:sz="4" w:space="0" w:color="auto"/>
              <w:left w:val="single" w:sz="4" w:space="0" w:color="auto"/>
              <w:bottom w:val="single" w:sz="4" w:space="0" w:color="auto"/>
              <w:right w:val="single" w:sz="4" w:space="0" w:color="auto"/>
            </w:tcBorders>
            <w:vAlign w:val="center"/>
          </w:tcPr>
          <w:p w14:paraId="33DD94D8" w14:textId="77777777" w:rsidR="00BB78EF" w:rsidRPr="008274D5" w:rsidRDefault="008274D5" w:rsidP="000E6DE1">
            <w:pPr>
              <w:spacing w:before="0" w:after="0"/>
              <w:jc w:val="center"/>
              <w:rPr>
                <w:sz w:val="18"/>
                <w:szCs w:val="18"/>
              </w:rPr>
            </w:pPr>
            <w:r>
              <w:rPr>
                <w:sz w:val="18"/>
                <w:szCs w:val="18"/>
              </w:rPr>
              <w:t>0.02</w:t>
            </w:r>
          </w:p>
        </w:tc>
      </w:tr>
      <w:tr w:rsidR="00AF63ED" w:rsidRPr="00544099" w14:paraId="142F9210" w14:textId="77777777" w:rsidTr="00AF63ED">
        <w:tc>
          <w:tcPr>
            <w:tcW w:w="296" w:type="pct"/>
            <w:tcBorders>
              <w:top w:val="single" w:sz="4" w:space="0" w:color="auto"/>
              <w:left w:val="single" w:sz="4" w:space="0" w:color="auto"/>
              <w:bottom w:val="single" w:sz="4" w:space="0" w:color="auto"/>
              <w:right w:val="single" w:sz="4" w:space="0" w:color="auto"/>
            </w:tcBorders>
            <w:vAlign w:val="bottom"/>
            <w:hideMark/>
          </w:tcPr>
          <w:p w14:paraId="6CDF4B30" w14:textId="77777777" w:rsidR="00C93005" w:rsidRPr="00714997" w:rsidRDefault="00C93005" w:rsidP="000E6DE1">
            <w:pPr>
              <w:spacing w:before="0" w:after="0"/>
              <w:rPr>
                <w:sz w:val="22"/>
              </w:rPr>
            </w:pPr>
            <w:r w:rsidRPr="00714997">
              <w:rPr>
                <w:sz w:val="22"/>
              </w:rPr>
              <w:t>R3</w:t>
            </w:r>
          </w:p>
        </w:tc>
        <w:tc>
          <w:tcPr>
            <w:tcW w:w="566" w:type="pct"/>
            <w:tcBorders>
              <w:top w:val="single" w:sz="4" w:space="0" w:color="auto"/>
              <w:left w:val="single" w:sz="4" w:space="0" w:color="auto"/>
              <w:bottom w:val="single" w:sz="4" w:space="0" w:color="auto"/>
              <w:right w:val="single" w:sz="4" w:space="0" w:color="auto"/>
            </w:tcBorders>
            <w:vAlign w:val="bottom"/>
          </w:tcPr>
          <w:p w14:paraId="4D545823" w14:textId="77777777" w:rsidR="000E6DE1" w:rsidRPr="000E6DE1" w:rsidRDefault="000E6DE1" w:rsidP="000E6DE1">
            <w:pPr>
              <w:spacing w:before="0" w:after="0"/>
              <w:rPr>
                <w:sz w:val="16"/>
                <w:szCs w:val="16"/>
              </w:rPr>
            </w:pPr>
            <w:r w:rsidRPr="000E6DE1">
              <w:rPr>
                <w:sz w:val="16"/>
                <w:szCs w:val="16"/>
              </w:rPr>
              <w:t>Overall fe=0.6</w:t>
            </w:r>
          </w:p>
          <w:p w14:paraId="37C61F8A" w14:textId="77777777" w:rsidR="000E6DE1" w:rsidRPr="000E6DE1" w:rsidRDefault="000E6DE1" w:rsidP="000E6DE1">
            <w:pPr>
              <w:spacing w:before="0" w:after="0"/>
              <w:rPr>
                <w:sz w:val="16"/>
                <w:szCs w:val="16"/>
              </w:rPr>
            </w:pPr>
            <w:r w:rsidRPr="000E6DE1">
              <w:rPr>
                <w:sz w:val="16"/>
                <w:szCs w:val="16"/>
              </w:rPr>
              <w:t>Assimilatory</w:t>
            </w:r>
          </w:p>
          <w:p w14:paraId="46B4CF64" w14:textId="77777777" w:rsidR="00C93005" w:rsidRPr="000E6DE1" w:rsidRDefault="000E6DE1" w:rsidP="000E6DE1">
            <w:pPr>
              <w:spacing w:before="0" w:after="0"/>
              <w:rPr>
                <w:sz w:val="16"/>
                <w:szCs w:val="16"/>
              </w:rPr>
            </w:pPr>
            <w:r w:rsidRPr="000E6DE1">
              <w:rPr>
                <w:rFonts w:cs="Arial"/>
                <w:sz w:val="16"/>
                <w:szCs w:val="16"/>
                <w:lang w:eastAsia="zh-CN"/>
              </w:rPr>
              <w:t>NO</w:t>
            </w:r>
            <w:r w:rsidRPr="000E6DE1">
              <w:rPr>
                <w:rFonts w:cs="Arial"/>
                <w:sz w:val="16"/>
                <w:szCs w:val="16"/>
                <w:vertAlign w:val="subscript"/>
                <w:lang w:eastAsia="zh-CN"/>
              </w:rPr>
              <w:t>3</w:t>
            </w:r>
            <w:r w:rsidRPr="000E6DE1">
              <w:rPr>
                <w:rFonts w:cs="Arial"/>
                <w:sz w:val="16"/>
                <w:szCs w:val="16"/>
                <w:vertAlign w:val="superscript"/>
                <w:lang w:eastAsia="zh-CN"/>
              </w:rPr>
              <w:t>-</w:t>
            </w:r>
            <w:r w:rsidRPr="000E6DE1">
              <w:rPr>
                <w:rFonts w:cs="Arial"/>
                <w:sz w:val="16"/>
                <w:szCs w:val="16"/>
                <w:lang w:eastAsia="zh-CN"/>
              </w:rPr>
              <w:t>-&gt; NO</w:t>
            </w:r>
            <w:r w:rsidRPr="000E6DE1">
              <w:rPr>
                <w:rFonts w:cs="Arial"/>
                <w:sz w:val="16"/>
                <w:szCs w:val="16"/>
                <w:vertAlign w:val="subscript"/>
                <w:lang w:eastAsia="zh-CN"/>
              </w:rPr>
              <w:t>2</w:t>
            </w:r>
            <w:r w:rsidRPr="000E6DE1">
              <w:rPr>
                <w:rFonts w:cs="Arial"/>
                <w:sz w:val="16"/>
                <w:szCs w:val="16"/>
                <w:vertAlign w:val="superscript"/>
                <w:lang w:eastAsia="zh-CN"/>
              </w:rPr>
              <w:t>-</w:t>
            </w:r>
          </w:p>
        </w:tc>
        <w:tc>
          <w:tcPr>
            <w:tcW w:w="436" w:type="pct"/>
            <w:tcBorders>
              <w:top w:val="single" w:sz="4" w:space="0" w:color="auto"/>
              <w:left w:val="single" w:sz="4" w:space="0" w:color="auto"/>
              <w:bottom w:val="single" w:sz="4" w:space="0" w:color="auto"/>
              <w:right w:val="single" w:sz="4" w:space="0" w:color="auto"/>
            </w:tcBorders>
            <w:vAlign w:val="center"/>
          </w:tcPr>
          <w:p w14:paraId="21851C80" w14:textId="77777777" w:rsidR="00C93005" w:rsidRPr="008274D5" w:rsidRDefault="008274D5" w:rsidP="00AF63ED">
            <w:pPr>
              <w:spacing w:before="0" w:after="0"/>
              <w:jc w:val="center"/>
              <w:rPr>
                <w:sz w:val="18"/>
                <w:szCs w:val="18"/>
              </w:rPr>
            </w:pPr>
            <w:r>
              <w:rPr>
                <w:sz w:val="18"/>
                <w:szCs w:val="18"/>
              </w:rPr>
              <w:t>.03269</w:t>
            </w:r>
          </w:p>
        </w:tc>
        <w:tc>
          <w:tcPr>
            <w:tcW w:w="436" w:type="pct"/>
            <w:tcBorders>
              <w:top w:val="single" w:sz="4" w:space="0" w:color="auto"/>
              <w:left w:val="single" w:sz="4" w:space="0" w:color="auto"/>
              <w:bottom w:val="single" w:sz="4" w:space="0" w:color="auto"/>
              <w:right w:val="single" w:sz="4" w:space="0" w:color="auto"/>
            </w:tcBorders>
            <w:vAlign w:val="center"/>
          </w:tcPr>
          <w:p w14:paraId="0AA326EE" w14:textId="77777777" w:rsidR="00C93005" w:rsidRPr="008274D5" w:rsidRDefault="008274D5" w:rsidP="00AF63ED">
            <w:pPr>
              <w:spacing w:before="0" w:after="0"/>
              <w:jc w:val="center"/>
              <w:rPr>
                <w:sz w:val="18"/>
                <w:szCs w:val="18"/>
              </w:rPr>
            </w:pPr>
            <w:r>
              <w:rPr>
                <w:sz w:val="18"/>
                <w:szCs w:val="18"/>
              </w:rPr>
              <w:t>.173</w:t>
            </w:r>
            <w:r w:rsidR="00AF63ED">
              <w:rPr>
                <w:sz w:val="18"/>
                <w:szCs w:val="18"/>
              </w:rPr>
              <w:t>1</w:t>
            </w:r>
          </w:p>
        </w:tc>
        <w:tc>
          <w:tcPr>
            <w:tcW w:w="433" w:type="pct"/>
            <w:tcBorders>
              <w:top w:val="single" w:sz="4" w:space="0" w:color="auto"/>
              <w:left w:val="single" w:sz="4" w:space="0" w:color="auto"/>
              <w:bottom w:val="single" w:sz="4" w:space="0" w:color="auto"/>
              <w:right w:val="single" w:sz="4" w:space="0" w:color="auto"/>
            </w:tcBorders>
            <w:vAlign w:val="center"/>
          </w:tcPr>
          <w:p w14:paraId="3019366E" w14:textId="77777777" w:rsidR="00C93005" w:rsidRPr="008274D5" w:rsidRDefault="008274D5"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5249D5C1" w14:textId="77777777" w:rsidR="00C93005" w:rsidRPr="008274D5" w:rsidRDefault="008274D5" w:rsidP="000E6DE1">
            <w:pPr>
              <w:spacing w:before="0" w:after="0"/>
              <w:jc w:val="center"/>
              <w:rPr>
                <w:sz w:val="18"/>
                <w:szCs w:val="18"/>
              </w:rPr>
            </w:pPr>
            <w:r>
              <w:rPr>
                <w:sz w:val="18"/>
                <w:szCs w:val="18"/>
              </w:rPr>
              <w:t>-0.3</w:t>
            </w:r>
          </w:p>
        </w:tc>
        <w:tc>
          <w:tcPr>
            <w:tcW w:w="436" w:type="pct"/>
            <w:tcBorders>
              <w:top w:val="single" w:sz="4" w:space="0" w:color="auto"/>
              <w:left w:val="single" w:sz="4" w:space="0" w:color="auto"/>
              <w:bottom w:val="single" w:sz="4" w:space="0" w:color="auto"/>
              <w:right w:val="single" w:sz="4" w:space="0" w:color="auto"/>
            </w:tcBorders>
            <w:vAlign w:val="center"/>
          </w:tcPr>
          <w:p w14:paraId="759A2500" w14:textId="77777777" w:rsidR="00C93005" w:rsidRPr="008274D5" w:rsidRDefault="008274D5" w:rsidP="008274D5">
            <w:pPr>
              <w:spacing w:before="0" w:after="0"/>
              <w:jc w:val="center"/>
              <w:rPr>
                <w:sz w:val="18"/>
                <w:szCs w:val="18"/>
              </w:rPr>
            </w:pPr>
            <w:r>
              <w:rPr>
                <w:sz w:val="18"/>
                <w:szCs w:val="18"/>
              </w:rPr>
              <w:t>.2846</w:t>
            </w:r>
          </w:p>
        </w:tc>
        <w:tc>
          <w:tcPr>
            <w:tcW w:w="379" w:type="pct"/>
            <w:tcBorders>
              <w:top w:val="single" w:sz="4" w:space="0" w:color="auto"/>
              <w:left w:val="single" w:sz="4" w:space="0" w:color="auto"/>
              <w:bottom w:val="single" w:sz="4" w:space="0" w:color="auto"/>
              <w:right w:val="single" w:sz="4" w:space="0" w:color="auto"/>
            </w:tcBorders>
            <w:vAlign w:val="center"/>
          </w:tcPr>
          <w:p w14:paraId="358A73AD" w14:textId="77777777" w:rsidR="00C93005" w:rsidRPr="008274D5" w:rsidRDefault="008274D5" w:rsidP="000E6DE1">
            <w:pPr>
              <w:spacing w:before="0" w:after="0"/>
              <w:jc w:val="center"/>
              <w:rPr>
                <w:sz w:val="18"/>
                <w:szCs w:val="18"/>
              </w:rPr>
            </w:pPr>
            <w:r>
              <w:rPr>
                <w:sz w:val="18"/>
                <w:szCs w:val="18"/>
              </w:rPr>
              <w:t>0</w:t>
            </w:r>
          </w:p>
        </w:tc>
        <w:tc>
          <w:tcPr>
            <w:tcW w:w="330" w:type="pct"/>
            <w:tcBorders>
              <w:top w:val="single" w:sz="4" w:space="0" w:color="auto"/>
              <w:left w:val="single" w:sz="4" w:space="0" w:color="auto"/>
              <w:bottom w:val="single" w:sz="4" w:space="0" w:color="auto"/>
              <w:right w:val="single" w:sz="4" w:space="0" w:color="auto"/>
            </w:tcBorders>
            <w:vAlign w:val="center"/>
          </w:tcPr>
          <w:p w14:paraId="1B84854C" w14:textId="77777777" w:rsidR="00C93005" w:rsidRPr="008274D5" w:rsidRDefault="008274D5" w:rsidP="000E6DE1">
            <w:pPr>
              <w:spacing w:before="0" w:after="0"/>
              <w:jc w:val="center"/>
              <w:rPr>
                <w:sz w:val="18"/>
                <w:szCs w:val="18"/>
              </w:rPr>
            </w:pPr>
            <w:r>
              <w:rPr>
                <w:sz w:val="18"/>
                <w:szCs w:val="18"/>
              </w:rPr>
              <w:t>0</w:t>
            </w:r>
          </w:p>
        </w:tc>
        <w:tc>
          <w:tcPr>
            <w:tcW w:w="388" w:type="pct"/>
            <w:tcBorders>
              <w:top w:val="single" w:sz="4" w:space="0" w:color="auto"/>
              <w:left w:val="single" w:sz="4" w:space="0" w:color="auto"/>
              <w:bottom w:val="single" w:sz="4" w:space="0" w:color="auto"/>
              <w:right w:val="single" w:sz="4" w:space="0" w:color="auto"/>
            </w:tcBorders>
            <w:vAlign w:val="center"/>
          </w:tcPr>
          <w:p w14:paraId="45FA7918" w14:textId="77777777" w:rsidR="00C93005" w:rsidRPr="008274D5" w:rsidRDefault="008274D5" w:rsidP="000E6DE1">
            <w:pPr>
              <w:spacing w:before="0" w:after="0"/>
              <w:jc w:val="center"/>
              <w:rPr>
                <w:sz w:val="18"/>
                <w:szCs w:val="18"/>
              </w:rPr>
            </w:pPr>
            <w:r>
              <w:rPr>
                <w:sz w:val="18"/>
                <w:szCs w:val="18"/>
              </w:rPr>
              <w:t>0</w:t>
            </w:r>
          </w:p>
        </w:tc>
        <w:tc>
          <w:tcPr>
            <w:tcW w:w="491" w:type="pct"/>
            <w:tcBorders>
              <w:top w:val="single" w:sz="4" w:space="0" w:color="auto"/>
              <w:left w:val="single" w:sz="4" w:space="0" w:color="auto"/>
              <w:bottom w:val="single" w:sz="4" w:space="0" w:color="auto"/>
              <w:right w:val="single" w:sz="4" w:space="0" w:color="auto"/>
            </w:tcBorders>
            <w:vAlign w:val="center"/>
          </w:tcPr>
          <w:p w14:paraId="3504684F" w14:textId="77777777" w:rsidR="00C93005" w:rsidRPr="008274D5" w:rsidRDefault="008274D5" w:rsidP="000E6DE1">
            <w:pPr>
              <w:spacing w:before="0" w:after="0"/>
              <w:jc w:val="center"/>
              <w:rPr>
                <w:sz w:val="18"/>
                <w:szCs w:val="18"/>
              </w:rPr>
            </w:pPr>
            <w:r>
              <w:rPr>
                <w:sz w:val="18"/>
                <w:szCs w:val="18"/>
              </w:rPr>
              <w:t>0</w:t>
            </w:r>
          </w:p>
        </w:tc>
        <w:tc>
          <w:tcPr>
            <w:tcW w:w="493" w:type="pct"/>
            <w:tcBorders>
              <w:top w:val="single" w:sz="4" w:space="0" w:color="auto"/>
              <w:left w:val="single" w:sz="4" w:space="0" w:color="auto"/>
              <w:bottom w:val="single" w:sz="4" w:space="0" w:color="auto"/>
              <w:right w:val="single" w:sz="4" w:space="0" w:color="auto"/>
            </w:tcBorders>
            <w:vAlign w:val="center"/>
          </w:tcPr>
          <w:p w14:paraId="05226955" w14:textId="77777777" w:rsidR="00C93005" w:rsidRPr="008274D5" w:rsidRDefault="008274D5" w:rsidP="000E6DE1">
            <w:pPr>
              <w:spacing w:before="0" w:after="0"/>
              <w:jc w:val="center"/>
              <w:rPr>
                <w:sz w:val="18"/>
                <w:szCs w:val="18"/>
              </w:rPr>
            </w:pPr>
            <w:r>
              <w:rPr>
                <w:sz w:val="18"/>
                <w:szCs w:val="18"/>
              </w:rPr>
              <w:t>.015385</w:t>
            </w:r>
          </w:p>
        </w:tc>
      </w:tr>
      <w:tr w:rsidR="00AF63ED" w:rsidRPr="00544099" w14:paraId="77E24784" w14:textId="77777777" w:rsidTr="00AF63ED">
        <w:tc>
          <w:tcPr>
            <w:tcW w:w="296" w:type="pct"/>
            <w:tcBorders>
              <w:top w:val="single" w:sz="4" w:space="0" w:color="auto"/>
              <w:left w:val="single" w:sz="4" w:space="0" w:color="auto"/>
              <w:bottom w:val="single" w:sz="4" w:space="0" w:color="auto"/>
              <w:right w:val="single" w:sz="4" w:space="0" w:color="auto"/>
            </w:tcBorders>
            <w:vAlign w:val="bottom"/>
            <w:hideMark/>
          </w:tcPr>
          <w:p w14:paraId="00031B6D" w14:textId="77777777" w:rsidR="000E6DE1" w:rsidRPr="00714997" w:rsidRDefault="000E6DE1" w:rsidP="000E6DE1">
            <w:pPr>
              <w:spacing w:before="0" w:after="0"/>
              <w:rPr>
                <w:sz w:val="22"/>
              </w:rPr>
            </w:pPr>
            <w:r w:rsidRPr="00714997">
              <w:rPr>
                <w:sz w:val="22"/>
              </w:rPr>
              <w:t>R4</w:t>
            </w:r>
          </w:p>
        </w:tc>
        <w:tc>
          <w:tcPr>
            <w:tcW w:w="566" w:type="pct"/>
            <w:tcBorders>
              <w:top w:val="single" w:sz="4" w:space="0" w:color="auto"/>
              <w:left w:val="single" w:sz="4" w:space="0" w:color="auto"/>
              <w:bottom w:val="single" w:sz="4" w:space="0" w:color="auto"/>
              <w:right w:val="single" w:sz="4" w:space="0" w:color="auto"/>
            </w:tcBorders>
            <w:vAlign w:val="bottom"/>
          </w:tcPr>
          <w:p w14:paraId="123FCD23" w14:textId="77777777" w:rsidR="000E6DE1" w:rsidRDefault="000E6DE1" w:rsidP="000E6DE1">
            <w:pPr>
              <w:spacing w:before="0" w:after="0"/>
              <w:rPr>
                <w:sz w:val="16"/>
                <w:szCs w:val="16"/>
              </w:rPr>
            </w:pPr>
            <w:r w:rsidRPr="0077091E">
              <w:rPr>
                <w:sz w:val="16"/>
                <w:szCs w:val="16"/>
              </w:rPr>
              <w:t>Overall fe=0.6</w:t>
            </w:r>
          </w:p>
          <w:p w14:paraId="34AD7575" w14:textId="77777777" w:rsidR="000E6DE1" w:rsidRPr="0077091E" w:rsidRDefault="000E6DE1" w:rsidP="000E6DE1">
            <w:pPr>
              <w:spacing w:before="0" w:after="0"/>
              <w:rPr>
                <w:sz w:val="16"/>
                <w:szCs w:val="16"/>
              </w:rPr>
            </w:pPr>
            <w:r w:rsidRPr="0077091E">
              <w:rPr>
                <w:sz w:val="16"/>
                <w:szCs w:val="16"/>
              </w:rPr>
              <w:t>Assimilatory</w:t>
            </w:r>
          </w:p>
          <w:p w14:paraId="7D7FE493" w14:textId="77777777" w:rsidR="000E6DE1" w:rsidRPr="00E41CD7" w:rsidRDefault="000E6DE1" w:rsidP="000E6DE1">
            <w:pPr>
              <w:spacing w:before="0" w:after="0"/>
              <w:rPr>
                <w:sz w:val="22"/>
              </w:rPr>
            </w:pPr>
            <w:r w:rsidRPr="0077091E">
              <w:rPr>
                <w:rFonts w:cs="Arial"/>
                <w:sz w:val="16"/>
                <w:szCs w:val="16"/>
                <w:lang w:eastAsia="zh-CN"/>
              </w:rPr>
              <w:t>NO</w:t>
            </w:r>
            <w:r w:rsidRPr="0077091E">
              <w:rPr>
                <w:rFonts w:cs="Arial"/>
                <w:sz w:val="16"/>
                <w:szCs w:val="16"/>
                <w:vertAlign w:val="subscript"/>
                <w:lang w:eastAsia="zh-CN"/>
              </w:rPr>
              <w:t>2</w:t>
            </w:r>
            <w:r w:rsidRPr="0077091E">
              <w:rPr>
                <w:rFonts w:cs="Arial"/>
                <w:sz w:val="16"/>
                <w:szCs w:val="16"/>
                <w:vertAlign w:val="superscript"/>
                <w:lang w:eastAsia="zh-CN"/>
              </w:rPr>
              <w:t>-</w:t>
            </w:r>
            <w:r w:rsidRPr="0077091E">
              <w:rPr>
                <w:rFonts w:cs="Arial"/>
                <w:sz w:val="16"/>
                <w:szCs w:val="16"/>
                <w:lang w:eastAsia="zh-CN"/>
              </w:rPr>
              <w:t>-&gt; N</w:t>
            </w:r>
            <w:r w:rsidRPr="0077091E">
              <w:rPr>
                <w:rFonts w:cs="Arial"/>
                <w:sz w:val="16"/>
                <w:szCs w:val="16"/>
                <w:vertAlign w:val="subscript"/>
                <w:lang w:eastAsia="zh-CN"/>
              </w:rPr>
              <w:t>2(aq)</w:t>
            </w:r>
          </w:p>
        </w:tc>
        <w:tc>
          <w:tcPr>
            <w:tcW w:w="436" w:type="pct"/>
            <w:tcBorders>
              <w:top w:val="single" w:sz="4" w:space="0" w:color="auto"/>
              <w:left w:val="single" w:sz="4" w:space="0" w:color="auto"/>
              <w:bottom w:val="single" w:sz="4" w:space="0" w:color="auto"/>
              <w:right w:val="single" w:sz="4" w:space="0" w:color="auto"/>
            </w:tcBorders>
            <w:vAlign w:val="center"/>
          </w:tcPr>
          <w:p w14:paraId="2E70E682" w14:textId="77777777" w:rsidR="000E6DE1" w:rsidRPr="008274D5" w:rsidRDefault="00AF63ED" w:rsidP="00AF63ED">
            <w:pPr>
              <w:spacing w:before="0" w:after="0"/>
              <w:jc w:val="center"/>
              <w:rPr>
                <w:sz w:val="18"/>
                <w:szCs w:val="18"/>
              </w:rPr>
            </w:pPr>
            <w:r>
              <w:rPr>
                <w:sz w:val="18"/>
                <w:szCs w:val="18"/>
              </w:rPr>
              <w:t>-.16731</w:t>
            </w:r>
          </w:p>
        </w:tc>
        <w:tc>
          <w:tcPr>
            <w:tcW w:w="436" w:type="pct"/>
            <w:tcBorders>
              <w:top w:val="single" w:sz="4" w:space="0" w:color="auto"/>
              <w:left w:val="single" w:sz="4" w:space="0" w:color="auto"/>
              <w:bottom w:val="single" w:sz="4" w:space="0" w:color="auto"/>
              <w:right w:val="single" w:sz="4" w:space="0" w:color="auto"/>
            </w:tcBorders>
            <w:vAlign w:val="center"/>
          </w:tcPr>
          <w:p w14:paraId="3C47D847" w14:textId="77777777" w:rsidR="000E6DE1" w:rsidRPr="008274D5" w:rsidRDefault="008274D5" w:rsidP="00AF63ED">
            <w:pPr>
              <w:spacing w:before="0" w:after="0"/>
              <w:jc w:val="center"/>
              <w:rPr>
                <w:sz w:val="18"/>
                <w:szCs w:val="18"/>
              </w:rPr>
            </w:pPr>
            <w:r>
              <w:rPr>
                <w:sz w:val="18"/>
                <w:szCs w:val="18"/>
              </w:rPr>
              <w:t>.173</w:t>
            </w:r>
            <w:r w:rsidR="00AF63ED">
              <w:rPr>
                <w:sz w:val="18"/>
                <w:szCs w:val="18"/>
              </w:rPr>
              <w:t>1</w:t>
            </w:r>
          </w:p>
        </w:tc>
        <w:tc>
          <w:tcPr>
            <w:tcW w:w="433" w:type="pct"/>
            <w:tcBorders>
              <w:top w:val="single" w:sz="4" w:space="0" w:color="auto"/>
              <w:left w:val="single" w:sz="4" w:space="0" w:color="auto"/>
              <w:bottom w:val="single" w:sz="4" w:space="0" w:color="auto"/>
              <w:right w:val="single" w:sz="4" w:space="0" w:color="auto"/>
            </w:tcBorders>
            <w:vAlign w:val="center"/>
          </w:tcPr>
          <w:p w14:paraId="2B40E779" w14:textId="77777777" w:rsidR="000E6DE1" w:rsidRPr="008274D5" w:rsidRDefault="008274D5"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73FCD1F7" w14:textId="77777777" w:rsidR="000E6DE1" w:rsidRPr="008274D5" w:rsidRDefault="008274D5" w:rsidP="000E6DE1">
            <w:pPr>
              <w:spacing w:before="0" w:after="0"/>
              <w:jc w:val="center"/>
              <w:rPr>
                <w:sz w:val="18"/>
                <w:szCs w:val="18"/>
              </w:rPr>
            </w:pPr>
            <w:r>
              <w:rPr>
                <w:sz w:val="18"/>
                <w:szCs w:val="18"/>
              </w:rPr>
              <w:t>0</w:t>
            </w:r>
          </w:p>
        </w:tc>
        <w:tc>
          <w:tcPr>
            <w:tcW w:w="436" w:type="pct"/>
            <w:tcBorders>
              <w:top w:val="single" w:sz="4" w:space="0" w:color="auto"/>
              <w:left w:val="single" w:sz="4" w:space="0" w:color="auto"/>
              <w:bottom w:val="single" w:sz="4" w:space="0" w:color="auto"/>
              <w:right w:val="single" w:sz="4" w:space="0" w:color="auto"/>
            </w:tcBorders>
            <w:vAlign w:val="center"/>
          </w:tcPr>
          <w:p w14:paraId="450FD5BC" w14:textId="77777777" w:rsidR="000E6DE1" w:rsidRPr="008274D5" w:rsidRDefault="008274D5" w:rsidP="00AF63ED">
            <w:pPr>
              <w:spacing w:before="0" w:after="0"/>
              <w:jc w:val="center"/>
              <w:rPr>
                <w:sz w:val="18"/>
                <w:szCs w:val="18"/>
              </w:rPr>
            </w:pPr>
            <w:r>
              <w:rPr>
                <w:sz w:val="18"/>
                <w:szCs w:val="18"/>
              </w:rPr>
              <w:t>-.215</w:t>
            </w:r>
            <w:r w:rsidR="00AF63ED">
              <w:rPr>
                <w:sz w:val="18"/>
                <w:szCs w:val="18"/>
              </w:rPr>
              <w:t>4</w:t>
            </w:r>
          </w:p>
        </w:tc>
        <w:tc>
          <w:tcPr>
            <w:tcW w:w="379" w:type="pct"/>
            <w:tcBorders>
              <w:top w:val="single" w:sz="4" w:space="0" w:color="auto"/>
              <w:left w:val="single" w:sz="4" w:space="0" w:color="auto"/>
              <w:bottom w:val="single" w:sz="4" w:space="0" w:color="auto"/>
              <w:right w:val="single" w:sz="4" w:space="0" w:color="auto"/>
            </w:tcBorders>
            <w:vAlign w:val="center"/>
          </w:tcPr>
          <w:p w14:paraId="0B876172" w14:textId="77777777" w:rsidR="000E6DE1" w:rsidRPr="008274D5" w:rsidRDefault="008274D5" w:rsidP="000E6DE1">
            <w:pPr>
              <w:spacing w:before="0" w:after="0"/>
              <w:jc w:val="center"/>
              <w:rPr>
                <w:sz w:val="18"/>
                <w:szCs w:val="18"/>
              </w:rPr>
            </w:pPr>
            <w:r>
              <w:rPr>
                <w:sz w:val="18"/>
                <w:szCs w:val="18"/>
              </w:rPr>
              <w:t>0.1</w:t>
            </w:r>
          </w:p>
        </w:tc>
        <w:tc>
          <w:tcPr>
            <w:tcW w:w="330" w:type="pct"/>
            <w:tcBorders>
              <w:top w:val="single" w:sz="4" w:space="0" w:color="auto"/>
              <w:left w:val="single" w:sz="4" w:space="0" w:color="auto"/>
              <w:bottom w:val="single" w:sz="4" w:space="0" w:color="auto"/>
              <w:right w:val="single" w:sz="4" w:space="0" w:color="auto"/>
            </w:tcBorders>
            <w:vAlign w:val="center"/>
          </w:tcPr>
          <w:p w14:paraId="63B20537" w14:textId="77777777" w:rsidR="000E6DE1" w:rsidRPr="008274D5" w:rsidRDefault="008274D5" w:rsidP="000E6DE1">
            <w:pPr>
              <w:spacing w:before="0" w:after="0"/>
              <w:jc w:val="center"/>
              <w:rPr>
                <w:sz w:val="18"/>
                <w:szCs w:val="18"/>
              </w:rPr>
            </w:pPr>
            <w:r>
              <w:rPr>
                <w:sz w:val="18"/>
                <w:szCs w:val="18"/>
              </w:rPr>
              <w:t>0</w:t>
            </w:r>
          </w:p>
        </w:tc>
        <w:tc>
          <w:tcPr>
            <w:tcW w:w="388" w:type="pct"/>
            <w:tcBorders>
              <w:top w:val="single" w:sz="4" w:space="0" w:color="auto"/>
              <w:left w:val="single" w:sz="4" w:space="0" w:color="auto"/>
              <w:bottom w:val="single" w:sz="4" w:space="0" w:color="auto"/>
              <w:right w:val="single" w:sz="4" w:space="0" w:color="auto"/>
            </w:tcBorders>
            <w:vAlign w:val="center"/>
          </w:tcPr>
          <w:p w14:paraId="3F7EEEAA" w14:textId="77777777" w:rsidR="000E6DE1" w:rsidRPr="008274D5" w:rsidRDefault="008274D5" w:rsidP="000E6DE1">
            <w:pPr>
              <w:spacing w:before="0" w:after="0"/>
              <w:jc w:val="center"/>
              <w:rPr>
                <w:sz w:val="18"/>
                <w:szCs w:val="18"/>
              </w:rPr>
            </w:pPr>
            <w:r>
              <w:rPr>
                <w:sz w:val="18"/>
                <w:szCs w:val="18"/>
              </w:rPr>
              <w:t>0</w:t>
            </w:r>
          </w:p>
        </w:tc>
        <w:tc>
          <w:tcPr>
            <w:tcW w:w="491" w:type="pct"/>
            <w:tcBorders>
              <w:top w:val="single" w:sz="4" w:space="0" w:color="auto"/>
              <w:left w:val="single" w:sz="4" w:space="0" w:color="auto"/>
              <w:bottom w:val="single" w:sz="4" w:space="0" w:color="auto"/>
              <w:right w:val="single" w:sz="4" w:space="0" w:color="auto"/>
            </w:tcBorders>
            <w:vAlign w:val="center"/>
          </w:tcPr>
          <w:p w14:paraId="0396C7E1" w14:textId="77777777" w:rsidR="000E6DE1" w:rsidRPr="008274D5" w:rsidRDefault="008274D5" w:rsidP="000E6DE1">
            <w:pPr>
              <w:spacing w:before="0" w:after="0"/>
              <w:jc w:val="center"/>
              <w:rPr>
                <w:sz w:val="18"/>
                <w:szCs w:val="18"/>
              </w:rPr>
            </w:pPr>
            <w:r>
              <w:rPr>
                <w:sz w:val="18"/>
                <w:szCs w:val="18"/>
              </w:rPr>
              <w:t>0</w:t>
            </w:r>
          </w:p>
        </w:tc>
        <w:tc>
          <w:tcPr>
            <w:tcW w:w="493" w:type="pct"/>
            <w:tcBorders>
              <w:top w:val="single" w:sz="4" w:space="0" w:color="auto"/>
              <w:left w:val="single" w:sz="4" w:space="0" w:color="auto"/>
              <w:bottom w:val="single" w:sz="4" w:space="0" w:color="auto"/>
              <w:right w:val="single" w:sz="4" w:space="0" w:color="auto"/>
            </w:tcBorders>
            <w:vAlign w:val="center"/>
          </w:tcPr>
          <w:p w14:paraId="4A7EA73A" w14:textId="77777777" w:rsidR="000E6DE1" w:rsidRPr="008274D5" w:rsidRDefault="00AF63ED" w:rsidP="000E6DE1">
            <w:pPr>
              <w:spacing w:before="0" w:after="0"/>
              <w:jc w:val="center"/>
              <w:rPr>
                <w:sz w:val="18"/>
                <w:szCs w:val="18"/>
              </w:rPr>
            </w:pPr>
            <w:r>
              <w:rPr>
                <w:sz w:val="18"/>
                <w:szCs w:val="18"/>
              </w:rPr>
              <w:t>.015385</w:t>
            </w:r>
          </w:p>
        </w:tc>
      </w:tr>
      <w:tr w:rsidR="00AF63ED" w:rsidRPr="00544099" w14:paraId="18CD315E" w14:textId="77777777" w:rsidTr="00AF63ED">
        <w:tc>
          <w:tcPr>
            <w:tcW w:w="296" w:type="pct"/>
            <w:tcBorders>
              <w:top w:val="single" w:sz="4" w:space="0" w:color="auto"/>
              <w:left w:val="single" w:sz="4" w:space="0" w:color="auto"/>
              <w:bottom w:val="single" w:sz="4" w:space="0" w:color="auto"/>
              <w:right w:val="single" w:sz="4" w:space="0" w:color="auto"/>
            </w:tcBorders>
            <w:vAlign w:val="bottom"/>
            <w:hideMark/>
          </w:tcPr>
          <w:p w14:paraId="3EDE7EED" w14:textId="77777777" w:rsidR="000E6DE1" w:rsidRPr="00714997" w:rsidRDefault="000E6DE1" w:rsidP="000E6DE1">
            <w:pPr>
              <w:spacing w:before="0" w:after="0"/>
              <w:rPr>
                <w:sz w:val="22"/>
              </w:rPr>
            </w:pPr>
            <w:r w:rsidRPr="00714997">
              <w:rPr>
                <w:sz w:val="22"/>
              </w:rPr>
              <w:t>R5</w:t>
            </w:r>
          </w:p>
        </w:tc>
        <w:tc>
          <w:tcPr>
            <w:tcW w:w="566" w:type="pct"/>
            <w:tcBorders>
              <w:top w:val="single" w:sz="4" w:space="0" w:color="auto"/>
              <w:left w:val="single" w:sz="4" w:space="0" w:color="auto"/>
              <w:bottom w:val="single" w:sz="4" w:space="0" w:color="auto"/>
              <w:right w:val="single" w:sz="4" w:space="0" w:color="auto"/>
            </w:tcBorders>
            <w:vAlign w:val="bottom"/>
          </w:tcPr>
          <w:p w14:paraId="78B81A31" w14:textId="77777777" w:rsidR="000E6DE1" w:rsidRPr="000E6DE1" w:rsidRDefault="000E6DE1" w:rsidP="000E6DE1">
            <w:pPr>
              <w:spacing w:before="0" w:after="0"/>
              <w:rPr>
                <w:sz w:val="16"/>
                <w:szCs w:val="16"/>
              </w:rPr>
            </w:pPr>
            <w:r w:rsidRPr="000E6DE1">
              <w:rPr>
                <w:sz w:val="16"/>
                <w:szCs w:val="16"/>
              </w:rPr>
              <w:t>Cr reduction (</w:t>
            </w:r>
            <w:r w:rsidRPr="000E6DE1">
              <w:rPr>
                <w:rFonts w:cs="Arial"/>
                <w:sz w:val="16"/>
                <w:szCs w:val="16"/>
                <w:lang w:eastAsia="zh-CN"/>
              </w:rPr>
              <w:t>NO</w:t>
            </w:r>
            <w:r w:rsidRPr="000E6DE1">
              <w:rPr>
                <w:rFonts w:cs="Arial"/>
                <w:sz w:val="16"/>
                <w:szCs w:val="16"/>
                <w:vertAlign w:val="subscript"/>
                <w:lang w:eastAsia="zh-CN"/>
              </w:rPr>
              <w:t>3</w:t>
            </w:r>
            <w:r w:rsidRPr="000E6DE1">
              <w:rPr>
                <w:rFonts w:cs="Arial"/>
                <w:sz w:val="16"/>
                <w:szCs w:val="16"/>
                <w:vertAlign w:val="superscript"/>
                <w:lang w:eastAsia="zh-CN"/>
              </w:rPr>
              <w:t>-</w:t>
            </w:r>
            <w:r w:rsidRPr="000E6DE1">
              <w:rPr>
                <w:sz w:val="16"/>
                <w:szCs w:val="16"/>
              </w:rPr>
              <w:t>)</w:t>
            </w:r>
          </w:p>
        </w:tc>
        <w:tc>
          <w:tcPr>
            <w:tcW w:w="436" w:type="pct"/>
            <w:tcBorders>
              <w:top w:val="single" w:sz="4" w:space="0" w:color="auto"/>
              <w:left w:val="single" w:sz="4" w:space="0" w:color="auto"/>
              <w:bottom w:val="single" w:sz="4" w:space="0" w:color="auto"/>
              <w:right w:val="single" w:sz="4" w:space="0" w:color="auto"/>
            </w:tcBorders>
            <w:vAlign w:val="center"/>
          </w:tcPr>
          <w:p w14:paraId="49D1D0AC" w14:textId="77777777" w:rsidR="000E6DE1" w:rsidRPr="008274D5" w:rsidRDefault="00AF63ED" w:rsidP="000E6DE1">
            <w:pPr>
              <w:spacing w:before="0" w:after="0"/>
              <w:jc w:val="center"/>
              <w:rPr>
                <w:sz w:val="18"/>
                <w:szCs w:val="18"/>
              </w:rPr>
            </w:pPr>
            <w:r>
              <w:rPr>
                <w:sz w:val="18"/>
                <w:szCs w:val="18"/>
              </w:rPr>
              <w:t>-1.5417</w:t>
            </w:r>
          </w:p>
        </w:tc>
        <w:tc>
          <w:tcPr>
            <w:tcW w:w="436" w:type="pct"/>
            <w:tcBorders>
              <w:top w:val="single" w:sz="4" w:space="0" w:color="auto"/>
              <w:left w:val="single" w:sz="4" w:space="0" w:color="auto"/>
              <w:bottom w:val="single" w:sz="4" w:space="0" w:color="auto"/>
              <w:right w:val="single" w:sz="4" w:space="0" w:color="auto"/>
            </w:tcBorders>
            <w:vAlign w:val="center"/>
          </w:tcPr>
          <w:p w14:paraId="113F2E87" w14:textId="77777777" w:rsidR="000E6DE1" w:rsidRPr="008274D5" w:rsidRDefault="00AF63ED" w:rsidP="000E6DE1">
            <w:pPr>
              <w:spacing w:before="0" w:after="0"/>
              <w:jc w:val="center"/>
              <w:rPr>
                <w:sz w:val="18"/>
                <w:szCs w:val="18"/>
              </w:rPr>
            </w:pPr>
            <w:r>
              <w:rPr>
                <w:sz w:val="18"/>
                <w:szCs w:val="18"/>
              </w:rPr>
              <w:t>0.25</w:t>
            </w:r>
          </w:p>
        </w:tc>
        <w:tc>
          <w:tcPr>
            <w:tcW w:w="433" w:type="pct"/>
            <w:tcBorders>
              <w:top w:val="single" w:sz="4" w:space="0" w:color="auto"/>
              <w:left w:val="single" w:sz="4" w:space="0" w:color="auto"/>
              <w:bottom w:val="single" w:sz="4" w:space="0" w:color="auto"/>
              <w:right w:val="single" w:sz="4" w:space="0" w:color="auto"/>
            </w:tcBorders>
            <w:vAlign w:val="center"/>
          </w:tcPr>
          <w:p w14:paraId="3FE8B4EE" w14:textId="77777777" w:rsidR="000E6DE1" w:rsidRPr="008274D5" w:rsidRDefault="00AF63ED"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5D71D7AA" w14:textId="77777777" w:rsidR="000E6DE1" w:rsidRPr="008274D5" w:rsidRDefault="00AF63ED" w:rsidP="000E6DE1">
            <w:pPr>
              <w:spacing w:before="0" w:after="0"/>
              <w:jc w:val="center"/>
              <w:rPr>
                <w:sz w:val="18"/>
                <w:szCs w:val="18"/>
              </w:rPr>
            </w:pPr>
            <w:r>
              <w:rPr>
                <w:sz w:val="18"/>
                <w:szCs w:val="18"/>
              </w:rPr>
              <w:t>0</w:t>
            </w:r>
          </w:p>
        </w:tc>
        <w:tc>
          <w:tcPr>
            <w:tcW w:w="436" w:type="pct"/>
            <w:tcBorders>
              <w:top w:val="single" w:sz="4" w:space="0" w:color="auto"/>
              <w:left w:val="single" w:sz="4" w:space="0" w:color="auto"/>
              <w:bottom w:val="single" w:sz="4" w:space="0" w:color="auto"/>
              <w:right w:val="single" w:sz="4" w:space="0" w:color="auto"/>
            </w:tcBorders>
            <w:vAlign w:val="center"/>
          </w:tcPr>
          <w:p w14:paraId="736B805A" w14:textId="77777777" w:rsidR="000E6DE1" w:rsidRPr="008274D5" w:rsidRDefault="00AF63ED" w:rsidP="000E6DE1">
            <w:pPr>
              <w:spacing w:before="0" w:after="0"/>
              <w:jc w:val="center"/>
              <w:rPr>
                <w:sz w:val="18"/>
                <w:szCs w:val="18"/>
              </w:rPr>
            </w:pPr>
            <w:r>
              <w:rPr>
                <w:sz w:val="18"/>
                <w:szCs w:val="18"/>
              </w:rPr>
              <w:t>0</w:t>
            </w:r>
          </w:p>
        </w:tc>
        <w:tc>
          <w:tcPr>
            <w:tcW w:w="379" w:type="pct"/>
            <w:tcBorders>
              <w:top w:val="single" w:sz="4" w:space="0" w:color="auto"/>
              <w:left w:val="single" w:sz="4" w:space="0" w:color="auto"/>
              <w:bottom w:val="single" w:sz="4" w:space="0" w:color="auto"/>
              <w:right w:val="single" w:sz="4" w:space="0" w:color="auto"/>
            </w:tcBorders>
            <w:vAlign w:val="center"/>
          </w:tcPr>
          <w:p w14:paraId="7E27F69A" w14:textId="77777777" w:rsidR="000E6DE1" w:rsidRPr="008274D5" w:rsidRDefault="00AF63ED" w:rsidP="000E6DE1">
            <w:pPr>
              <w:spacing w:before="0" w:after="0"/>
              <w:jc w:val="center"/>
              <w:rPr>
                <w:sz w:val="18"/>
                <w:szCs w:val="18"/>
              </w:rPr>
            </w:pPr>
            <w:r>
              <w:rPr>
                <w:sz w:val="18"/>
                <w:szCs w:val="18"/>
              </w:rPr>
              <w:t>0</w:t>
            </w:r>
          </w:p>
        </w:tc>
        <w:tc>
          <w:tcPr>
            <w:tcW w:w="330" w:type="pct"/>
            <w:tcBorders>
              <w:top w:val="single" w:sz="4" w:space="0" w:color="auto"/>
              <w:left w:val="single" w:sz="4" w:space="0" w:color="auto"/>
              <w:bottom w:val="single" w:sz="4" w:space="0" w:color="auto"/>
              <w:right w:val="single" w:sz="4" w:space="0" w:color="auto"/>
            </w:tcBorders>
            <w:vAlign w:val="center"/>
          </w:tcPr>
          <w:p w14:paraId="5E2C602A" w14:textId="77777777" w:rsidR="000E6DE1" w:rsidRPr="008274D5" w:rsidRDefault="00AF63ED" w:rsidP="000E6DE1">
            <w:pPr>
              <w:spacing w:before="0" w:after="0"/>
              <w:jc w:val="center"/>
              <w:rPr>
                <w:sz w:val="18"/>
                <w:szCs w:val="18"/>
              </w:rPr>
            </w:pPr>
            <w:r>
              <w:rPr>
                <w:sz w:val="18"/>
                <w:szCs w:val="18"/>
              </w:rPr>
              <w:t>0</w:t>
            </w:r>
          </w:p>
        </w:tc>
        <w:tc>
          <w:tcPr>
            <w:tcW w:w="388" w:type="pct"/>
            <w:tcBorders>
              <w:top w:val="single" w:sz="4" w:space="0" w:color="auto"/>
              <w:left w:val="single" w:sz="4" w:space="0" w:color="auto"/>
              <w:bottom w:val="single" w:sz="4" w:space="0" w:color="auto"/>
              <w:right w:val="single" w:sz="4" w:space="0" w:color="auto"/>
            </w:tcBorders>
            <w:vAlign w:val="center"/>
          </w:tcPr>
          <w:p w14:paraId="67720C96" w14:textId="77777777" w:rsidR="000E6DE1" w:rsidRPr="008274D5" w:rsidRDefault="00AF63ED" w:rsidP="000E6DE1">
            <w:pPr>
              <w:spacing w:before="0" w:after="0"/>
              <w:jc w:val="center"/>
              <w:rPr>
                <w:sz w:val="18"/>
                <w:szCs w:val="18"/>
              </w:rPr>
            </w:pPr>
            <w:r>
              <w:rPr>
                <w:sz w:val="18"/>
                <w:szCs w:val="18"/>
              </w:rPr>
              <w:t>-.3333</w:t>
            </w:r>
          </w:p>
        </w:tc>
        <w:tc>
          <w:tcPr>
            <w:tcW w:w="491" w:type="pct"/>
            <w:tcBorders>
              <w:top w:val="single" w:sz="4" w:space="0" w:color="auto"/>
              <w:left w:val="single" w:sz="4" w:space="0" w:color="auto"/>
              <w:bottom w:val="single" w:sz="4" w:space="0" w:color="auto"/>
              <w:right w:val="single" w:sz="4" w:space="0" w:color="auto"/>
            </w:tcBorders>
            <w:vAlign w:val="center"/>
          </w:tcPr>
          <w:p w14:paraId="1D59D4D3" w14:textId="77777777" w:rsidR="000E6DE1" w:rsidRPr="008274D5" w:rsidRDefault="00AF63ED" w:rsidP="000E6DE1">
            <w:pPr>
              <w:spacing w:before="0" w:after="0"/>
              <w:jc w:val="center"/>
              <w:rPr>
                <w:sz w:val="18"/>
                <w:szCs w:val="18"/>
              </w:rPr>
            </w:pPr>
            <w:r>
              <w:rPr>
                <w:sz w:val="18"/>
                <w:szCs w:val="18"/>
              </w:rPr>
              <w:t>0.3333</w:t>
            </w:r>
          </w:p>
        </w:tc>
        <w:tc>
          <w:tcPr>
            <w:tcW w:w="493" w:type="pct"/>
            <w:tcBorders>
              <w:top w:val="single" w:sz="4" w:space="0" w:color="auto"/>
              <w:left w:val="single" w:sz="4" w:space="0" w:color="auto"/>
              <w:bottom w:val="single" w:sz="4" w:space="0" w:color="auto"/>
              <w:right w:val="single" w:sz="4" w:space="0" w:color="auto"/>
            </w:tcBorders>
            <w:vAlign w:val="center"/>
          </w:tcPr>
          <w:p w14:paraId="1A465F92" w14:textId="77777777" w:rsidR="000E6DE1" w:rsidRPr="008274D5" w:rsidRDefault="00AF63ED" w:rsidP="000E6DE1">
            <w:pPr>
              <w:spacing w:before="0" w:after="0"/>
              <w:jc w:val="center"/>
              <w:rPr>
                <w:sz w:val="18"/>
                <w:szCs w:val="18"/>
              </w:rPr>
            </w:pPr>
            <w:r>
              <w:rPr>
                <w:sz w:val="18"/>
                <w:szCs w:val="18"/>
              </w:rPr>
              <w:t>0</w:t>
            </w:r>
          </w:p>
        </w:tc>
      </w:tr>
      <w:tr w:rsidR="00AF63ED" w:rsidRPr="00544099" w14:paraId="43DA8C3A" w14:textId="77777777" w:rsidTr="00AF63ED">
        <w:tc>
          <w:tcPr>
            <w:tcW w:w="296" w:type="pct"/>
            <w:tcBorders>
              <w:top w:val="single" w:sz="4" w:space="0" w:color="auto"/>
              <w:left w:val="single" w:sz="4" w:space="0" w:color="auto"/>
              <w:bottom w:val="single" w:sz="4" w:space="0" w:color="auto"/>
              <w:right w:val="single" w:sz="4" w:space="0" w:color="auto"/>
            </w:tcBorders>
            <w:vAlign w:val="bottom"/>
          </w:tcPr>
          <w:p w14:paraId="12EBA803" w14:textId="77777777" w:rsidR="00AF63ED" w:rsidRPr="00714997" w:rsidRDefault="00AF63ED" w:rsidP="000E6DE1">
            <w:pPr>
              <w:spacing w:before="0" w:after="0"/>
              <w:rPr>
                <w:sz w:val="22"/>
              </w:rPr>
            </w:pPr>
            <w:r w:rsidRPr="00714997">
              <w:rPr>
                <w:sz w:val="22"/>
              </w:rPr>
              <w:t>R6</w:t>
            </w:r>
          </w:p>
        </w:tc>
        <w:tc>
          <w:tcPr>
            <w:tcW w:w="566" w:type="pct"/>
            <w:tcBorders>
              <w:top w:val="single" w:sz="4" w:space="0" w:color="auto"/>
              <w:left w:val="single" w:sz="4" w:space="0" w:color="auto"/>
              <w:bottom w:val="single" w:sz="4" w:space="0" w:color="auto"/>
              <w:right w:val="single" w:sz="4" w:space="0" w:color="auto"/>
            </w:tcBorders>
            <w:vAlign w:val="bottom"/>
          </w:tcPr>
          <w:p w14:paraId="75992BCA" w14:textId="77777777" w:rsidR="00AF63ED" w:rsidRPr="00E41CD7" w:rsidRDefault="00AF63ED" w:rsidP="000E6DE1">
            <w:pPr>
              <w:spacing w:before="0" w:after="0"/>
              <w:rPr>
                <w:sz w:val="22"/>
              </w:rPr>
            </w:pPr>
            <w:r w:rsidRPr="0077091E">
              <w:rPr>
                <w:sz w:val="16"/>
                <w:szCs w:val="16"/>
              </w:rPr>
              <w:t>Cr reduction (</w:t>
            </w:r>
            <w:r w:rsidRPr="000E6DE1">
              <w:rPr>
                <w:rFonts w:cs="Arial"/>
                <w:sz w:val="16"/>
                <w:szCs w:val="16"/>
                <w:lang w:eastAsia="zh-CN"/>
              </w:rPr>
              <w:t>NO</w:t>
            </w:r>
            <w:r>
              <w:rPr>
                <w:rFonts w:cs="Arial"/>
                <w:sz w:val="16"/>
                <w:szCs w:val="16"/>
                <w:vertAlign w:val="subscript"/>
                <w:lang w:eastAsia="zh-CN"/>
              </w:rPr>
              <w:t>2</w:t>
            </w:r>
            <w:r w:rsidRPr="0077091E">
              <w:rPr>
                <w:rFonts w:cs="Arial"/>
                <w:sz w:val="16"/>
                <w:szCs w:val="16"/>
                <w:vertAlign w:val="superscript"/>
                <w:lang w:eastAsia="zh-CN"/>
              </w:rPr>
              <w:t>-</w:t>
            </w:r>
            <w:r w:rsidRPr="0077091E">
              <w:rPr>
                <w:sz w:val="16"/>
                <w:szCs w:val="16"/>
              </w:rPr>
              <w:t>)</w:t>
            </w:r>
          </w:p>
        </w:tc>
        <w:tc>
          <w:tcPr>
            <w:tcW w:w="436" w:type="pct"/>
            <w:tcBorders>
              <w:top w:val="single" w:sz="4" w:space="0" w:color="auto"/>
              <w:left w:val="single" w:sz="4" w:space="0" w:color="auto"/>
              <w:bottom w:val="single" w:sz="4" w:space="0" w:color="auto"/>
              <w:right w:val="single" w:sz="4" w:space="0" w:color="auto"/>
            </w:tcBorders>
            <w:vAlign w:val="center"/>
          </w:tcPr>
          <w:p w14:paraId="1031E723" w14:textId="77777777" w:rsidR="00AF63ED" w:rsidRPr="008274D5" w:rsidRDefault="00AF63ED" w:rsidP="000E6DE1">
            <w:pPr>
              <w:spacing w:before="0" w:after="0"/>
              <w:jc w:val="center"/>
              <w:rPr>
                <w:sz w:val="18"/>
                <w:szCs w:val="18"/>
              </w:rPr>
            </w:pPr>
            <w:r>
              <w:rPr>
                <w:sz w:val="18"/>
                <w:szCs w:val="18"/>
              </w:rPr>
              <w:t>-1.5417</w:t>
            </w:r>
          </w:p>
        </w:tc>
        <w:tc>
          <w:tcPr>
            <w:tcW w:w="436" w:type="pct"/>
            <w:tcBorders>
              <w:top w:val="single" w:sz="4" w:space="0" w:color="auto"/>
              <w:left w:val="single" w:sz="4" w:space="0" w:color="auto"/>
              <w:bottom w:val="single" w:sz="4" w:space="0" w:color="auto"/>
              <w:right w:val="single" w:sz="4" w:space="0" w:color="auto"/>
            </w:tcBorders>
            <w:vAlign w:val="center"/>
          </w:tcPr>
          <w:p w14:paraId="657CDBD7" w14:textId="77777777" w:rsidR="00AF63ED" w:rsidRPr="008274D5" w:rsidRDefault="00AF63ED" w:rsidP="000E6DE1">
            <w:pPr>
              <w:spacing w:before="0" w:after="0"/>
              <w:jc w:val="center"/>
              <w:rPr>
                <w:sz w:val="18"/>
                <w:szCs w:val="18"/>
              </w:rPr>
            </w:pPr>
            <w:r>
              <w:rPr>
                <w:sz w:val="18"/>
                <w:szCs w:val="18"/>
              </w:rPr>
              <w:t>0.25</w:t>
            </w:r>
          </w:p>
        </w:tc>
        <w:tc>
          <w:tcPr>
            <w:tcW w:w="433" w:type="pct"/>
            <w:tcBorders>
              <w:top w:val="single" w:sz="4" w:space="0" w:color="auto"/>
              <w:left w:val="single" w:sz="4" w:space="0" w:color="auto"/>
              <w:bottom w:val="single" w:sz="4" w:space="0" w:color="auto"/>
              <w:right w:val="single" w:sz="4" w:space="0" w:color="auto"/>
            </w:tcBorders>
            <w:vAlign w:val="center"/>
          </w:tcPr>
          <w:p w14:paraId="020AB4CE" w14:textId="77777777" w:rsidR="00AF63ED" w:rsidRPr="008274D5" w:rsidRDefault="00AF63ED" w:rsidP="000E6DE1">
            <w:pPr>
              <w:spacing w:before="0" w:after="0"/>
              <w:jc w:val="center"/>
              <w:rPr>
                <w:sz w:val="18"/>
                <w:szCs w:val="18"/>
              </w:rPr>
            </w:pPr>
            <w:r>
              <w:rPr>
                <w:sz w:val="18"/>
                <w:szCs w:val="18"/>
              </w:rPr>
              <w:t>-0.125</w:t>
            </w:r>
          </w:p>
        </w:tc>
        <w:tc>
          <w:tcPr>
            <w:tcW w:w="315" w:type="pct"/>
            <w:tcBorders>
              <w:top w:val="single" w:sz="4" w:space="0" w:color="auto"/>
              <w:left w:val="single" w:sz="4" w:space="0" w:color="auto"/>
              <w:bottom w:val="single" w:sz="4" w:space="0" w:color="auto"/>
              <w:right w:val="single" w:sz="4" w:space="0" w:color="auto"/>
            </w:tcBorders>
            <w:vAlign w:val="center"/>
          </w:tcPr>
          <w:p w14:paraId="6FC6F350" w14:textId="77777777" w:rsidR="00AF63ED" w:rsidRPr="008274D5" w:rsidRDefault="00AF63ED" w:rsidP="000E6DE1">
            <w:pPr>
              <w:spacing w:before="0" w:after="0"/>
              <w:jc w:val="center"/>
              <w:rPr>
                <w:sz w:val="18"/>
                <w:szCs w:val="18"/>
              </w:rPr>
            </w:pPr>
            <w:r>
              <w:rPr>
                <w:sz w:val="18"/>
                <w:szCs w:val="18"/>
              </w:rPr>
              <w:t>0</w:t>
            </w:r>
          </w:p>
        </w:tc>
        <w:tc>
          <w:tcPr>
            <w:tcW w:w="436" w:type="pct"/>
            <w:tcBorders>
              <w:top w:val="single" w:sz="4" w:space="0" w:color="auto"/>
              <w:left w:val="single" w:sz="4" w:space="0" w:color="auto"/>
              <w:bottom w:val="single" w:sz="4" w:space="0" w:color="auto"/>
              <w:right w:val="single" w:sz="4" w:space="0" w:color="auto"/>
            </w:tcBorders>
            <w:vAlign w:val="center"/>
          </w:tcPr>
          <w:p w14:paraId="3E7131E9" w14:textId="77777777" w:rsidR="00AF63ED" w:rsidRPr="008274D5" w:rsidRDefault="00AF63ED" w:rsidP="000E6DE1">
            <w:pPr>
              <w:spacing w:before="0" w:after="0"/>
              <w:jc w:val="center"/>
              <w:rPr>
                <w:sz w:val="18"/>
                <w:szCs w:val="18"/>
              </w:rPr>
            </w:pPr>
            <w:r>
              <w:rPr>
                <w:sz w:val="18"/>
                <w:szCs w:val="18"/>
              </w:rPr>
              <w:t>0</w:t>
            </w:r>
          </w:p>
        </w:tc>
        <w:tc>
          <w:tcPr>
            <w:tcW w:w="379" w:type="pct"/>
            <w:tcBorders>
              <w:top w:val="single" w:sz="4" w:space="0" w:color="auto"/>
              <w:left w:val="single" w:sz="4" w:space="0" w:color="auto"/>
              <w:bottom w:val="single" w:sz="4" w:space="0" w:color="auto"/>
              <w:right w:val="single" w:sz="4" w:space="0" w:color="auto"/>
            </w:tcBorders>
            <w:vAlign w:val="center"/>
          </w:tcPr>
          <w:p w14:paraId="17948D24" w14:textId="77777777" w:rsidR="00AF63ED" w:rsidRPr="008274D5" w:rsidRDefault="00AF63ED" w:rsidP="000E6DE1">
            <w:pPr>
              <w:spacing w:before="0" w:after="0"/>
              <w:jc w:val="center"/>
              <w:rPr>
                <w:sz w:val="18"/>
                <w:szCs w:val="18"/>
              </w:rPr>
            </w:pPr>
            <w:r>
              <w:rPr>
                <w:sz w:val="18"/>
                <w:szCs w:val="18"/>
              </w:rPr>
              <w:t>0</w:t>
            </w:r>
          </w:p>
        </w:tc>
        <w:tc>
          <w:tcPr>
            <w:tcW w:w="330" w:type="pct"/>
            <w:tcBorders>
              <w:top w:val="single" w:sz="4" w:space="0" w:color="auto"/>
              <w:left w:val="single" w:sz="4" w:space="0" w:color="auto"/>
              <w:bottom w:val="single" w:sz="4" w:space="0" w:color="auto"/>
              <w:right w:val="single" w:sz="4" w:space="0" w:color="auto"/>
            </w:tcBorders>
            <w:vAlign w:val="center"/>
          </w:tcPr>
          <w:p w14:paraId="38F75B38" w14:textId="77777777" w:rsidR="00AF63ED" w:rsidRPr="008274D5" w:rsidRDefault="00AF63ED" w:rsidP="000E6DE1">
            <w:pPr>
              <w:spacing w:before="0" w:after="0"/>
              <w:jc w:val="center"/>
              <w:rPr>
                <w:sz w:val="18"/>
                <w:szCs w:val="18"/>
              </w:rPr>
            </w:pPr>
            <w:r>
              <w:rPr>
                <w:sz w:val="18"/>
                <w:szCs w:val="18"/>
              </w:rPr>
              <w:t>0</w:t>
            </w:r>
          </w:p>
        </w:tc>
        <w:tc>
          <w:tcPr>
            <w:tcW w:w="388" w:type="pct"/>
            <w:tcBorders>
              <w:top w:val="single" w:sz="4" w:space="0" w:color="auto"/>
              <w:left w:val="single" w:sz="4" w:space="0" w:color="auto"/>
              <w:bottom w:val="single" w:sz="4" w:space="0" w:color="auto"/>
              <w:right w:val="single" w:sz="4" w:space="0" w:color="auto"/>
            </w:tcBorders>
            <w:vAlign w:val="center"/>
          </w:tcPr>
          <w:p w14:paraId="04735594" w14:textId="77777777" w:rsidR="00AF63ED" w:rsidRPr="008274D5" w:rsidRDefault="00AF63ED" w:rsidP="000E6DE1">
            <w:pPr>
              <w:spacing w:before="0" w:after="0"/>
              <w:jc w:val="center"/>
              <w:rPr>
                <w:sz w:val="18"/>
                <w:szCs w:val="18"/>
              </w:rPr>
            </w:pPr>
            <w:r>
              <w:rPr>
                <w:sz w:val="18"/>
                <w:szCs w:val="18"/>
              </w:rPr>
              <w:t>-.3333</w:t>
            </w:r>
          </w:p>
        </w:tc>
        <w:tc>
          <w:tcPr>
            <w:tcW w:w="491" w:type="pct"/>
            <w:tcBorders>
              <w:top w:val="single" w:sz="4" w:space="0" w:color="auto"/>
              <w:left w:val="single" w:sz="4" w:space="0" w:color="auto"/>
              <w:bottom w:val="single" w:sz="4" w:space="0" w:color="auto"/>
              <w:right w:val="single" w:sz="4" w:space="0" w:color="auto"/>
            </w:tcBorders>
            <w:vAlign w:val="center"/>
          </w:tcPr>
          <w:p w14:paraId="57A6C743" w14:textId="77777777" w:rsidR="00AF63ED" w:rsidRPr="008274D5" w:rsidRDefault="00AF63ED" w:rsidP="000E6DE1">
            <w:pPr>
              <w:spacing w:before="0" w:after="0"/>
              <w:jc w:val="center"/>
              <w:rPr>
                <w:sz w:val="18"/>
                <w:szCs w:val="18"/>
              </w:rPr>
            </w:pPr>
            <w:r>
              <w:rPr>
                <w:sz w:val="18"/>
                <w:szCs w:val="18"/>
              </w:rPr>
              <w:t>0.3333</w:t>
            </w:r>
          </w:p>
        </w:tc>
        <w:tc>
          <w:tcPr>
            <w:tcW w:w="493" w:type="pct"/>
            <w:tcBorders>
              <w:top w:val="single" w:sz="4" w:space="0" w:color="auto"/>
              <w:left w:val="single" w:sz="4" w:space="0" w:color="auto"/>
              <w:bottom w:val="single" w:sz="4" w:space="0" w:color="auto"/>
              <w:right w:val="single" w:sz="4" w:space="0" w:color="auto"/>
            </w:tcBorders>
            <w:vAlign w:val="center"/>
          </w:tcPr>
          <w:p w14:paraId="34372D88" w14:textId="77777777" w:rsidR="00AF63ED" w:rsidRPr="008274D5" w:rsidRDefault="00AF63ED" w:rsidP="000E6DE1">
            <w:pPr>
              <w:spacing w:before="0" w:after="0"/>
              <w:jc w:val="center"/>
              <w:rPr>
                <w:sz w:val="18"/>
                <w:szCs w:val="18"/>
              </w:rPr>
            </w:pPr>
            <w:r>
              <w:rPr>
                <w:sz w:val="18"/>
                <w:szCs w:val="18"/>
              </w:rPr>
              <w:t>0</w:t>
            </w:r>
          </w:p>
        </w:tc>
      </w:tr>
    </w:tbl>
    <w:p w14:paraId="32427466" w14:textId="77777777" w:rsidR="00B5313C" w:rsidRPr="00F453C8" w:rsidRDefault="00AF63ED" w:rsidP="0041544B">
      <w:pPr>
        <w:rPr>
          <w:rFonts w:cs="Arial"/>
          <w:sz w:val="22"/>
          <w:szCs w:val="22"/>
          <w:lang w:eastAsia="zh-CN"/>
        </w:rPr>
      </w:pPr>
      <w:r w:rsidRPr="00F453C8">
        <w:rPr>
          <w:rFonts w:cs="Arial"/>
          <w:sz w:val="22"/>
          <w:szCs w:val="22"/>
          <w:lang w:eastAsia="zh-CN"/>
        </w:rPr>
        <w:t>* Stiochiometric coefficients for products &gt; 0 and for reactants &lt;0; H2O might be needed for the balance of the reaction equations.</w:t>
      </w:r>
    </w:p>
    <w:p w14:paraId="3A78330A" w14:textId="77777777" w:rsidR="00B5313C" w:rsidRDefault="00B5313C" w:rsidP="0041544B">
      <w:pPr>
        <w:rPr>
          <w:rFonts w:cs="Arial"/>
          <w:szCs w:val="22"/>
          <w:lang w:eastAsia="zh-CN"/>
        </w:rPr>
      </w:pPr>
    </w:p>
    <w:p w14:paraId="304AD323" w14:textId="77777777" w:rsidR="0041544B" w:rsidRPr="008E2100" w:rsidRDefault="0041544B" w:rsidP="0041544B">
      <w:pPr>
        <w:pStyle w:val="Heading4"/>
        <w:rPr>
          <w:rFonts w:cs="Arial"/>
          <w:szCs w:val="22"/>
          <w:lang w:eastAsia="zh-CN"/>
        </w:rPr>
      </w:pPr>
      <w:bookmarkStart w:id="623" w:name="_Toc520374590"/>
      <w:r>
        <w:t>Model setup</w:t>
      </w:r>
      <w:bookmarkEnd w:id="623"/>
    </w:p>
    <w:p w14:paraId="4192AAA6" w14:textId="0096484F" w:rsidR="0041544B" w:rsidRDefault="0041544B" w:rsidP="0041544B">
      <w:pPr>
        <w:rPr>
          <w:rFonts w:cs="Arial"/>
          <w:szCs w:val="22"/>
          <w:lang w:eastAsia="zh-CN"/>
        </w:rPr>
      </w:pPr>
      <w:r>
        <w:rPr>
          <w:rFonts w:cs="Arial"/>
          <w:szCs w:val="22"/>
          <w:lang w:eastAsia="zh-CN"/>
        </w:rPr>
        <w:t xml:space="preserve">The problem was simulated in a </w:t>
      </w:r>
      <w:r w:rsidR="00FA45A3">
        <w:rPr>
          <w:rFonts w:cs="Arial"/>
          <w:szCs w:val="22"/>
          <w:lang w:eastAsia="zh-CN"/>
        </w:rPr>
        <w:t>0.</w:t>
      </w:r>
      <w:r>
        <w:rPr>
          <w:rFonts w:cs="Arial"/>
          <w:szCs w:val="22"/>
          <w:lang w:eastAsia="zh-CN"/>
        </w:rPr>
        <w:t xml:space="preserve">1 m long, one-dimensional </w:t>
      </w:r>
      <w:r w:rsidR="00FA45A3">
        <w:rPr>
          <w:rFonts w:cs="Arial"/>
          <w:szCs w:val="22"/>
          <w:lang w:eastAsia="zh-CN"/>
        </w:rPr>
        <w:t>column treated with a constant flow rate (</w:t>
      </w:r>
      <w:r w:rsidR="00637B7F">
        <w:rPr>
          <w:rFonts w:cs="Arial"/>
          <w:szCs w:val="22"/>
          <w:lang w:eastAsia="zh-CN"/>
        </w:rPr>
        <w:t>1</w:t>
      </w:r>
      <w:r w:rsidR="00FA45A3">
        <w:rPr>
          <w:rFonts w:cs="Arial"/>
          <w:szCs w:val="22"/>
          <w:lang w:eastAsia="zh-CN"/>
        </w:rPr>
        <w:t>.0</w:t>
      </w:r>
      <w:r w:rsidR="00637B7F">
        <w:rPr>
          <w:rFonts w:cs="Arial"/>
          <w:szCs w:val="22"/>
          <w:lang w:eastAsia="zh-CN"/>
        </w:rPr>
        <w:t>x10</w:t>
      </w:r>
      <w:r w:rsidR="00637B7F" w:rsidRPr="00F453C8">
        <w:rPr>
          <w:rFonts w:cs="Arial"/>
          <w:szCs w:val="22"/>
          <w:vertAlign w:val="superscript"/>
          <w:lang w:eastAsia="zh-CN"/>
        </w:rPr>
        <w:t>-</w:t>
      </w:r>
      <w:r w:rsidR="00FA45A3" w:rsidRPr="00F453C8">
        <w:rPr>
          <w:rFonts w:cs="Arial"/>
          <w:szCs w:val="22"/>
          <w:vertAlign w:val="superscript"/>
          <w:lang w:eastAsia="zh-CN"/>
        </w:rPr>
        <w:t>6</w:t>
      </w:r>
      <w:r w:rsidR="00637B7F">
        <w:rPr>
          <w:rFonts w:cs="Arial"/>
          <w:szCs w:val="22"/>
          <w:lang w:eastAsia="zh-CN"/>
        </w:rPr>
        <w:t> </w:t>
      </w:r>
      <w:r w:rsidR="00FA45A3">
        <w:rPr>
          <w:rFonts w:cs="Arial"/>
          <w:szCs w:val="22"/>
          <w:lang w:eastAsia="zh-CN"/>
        </w:rPr>
        <w:t>m</w:t>
      </w:r>
      <w:r w:rsidR="00637B7F">
        <w:rPr>
          <w:rFonts w:cs="Arial"/>
          <w:szCs w:val="22"/>
          <w:lang w:eastAsia="zh-CN"/>
        </w:rPr>
        <w:t> s</w:t>
      </w:r>
      <w:r w:rsidR="00FA45A3">
        <w:rPr>
          <w:rFonts w:cs="Arial"/>
          <w:szCs w:val="22"/>
          <w:vertAlign w:val="superscript"/>
          <w:lang w:eastAsia="zh-CN"/>
        </w:rPr>
        <w:t>-1</w:t>
      </w:r>
      <w:r w:rsidR="00FA45A3">
        <w:rPr>
          <w:rFonts w:cs="Arial"/>
          <w:szCs w:val="22"/>
          <w:lang w:eastAsia="zh-CN"/>
        </w:rPr>
        <w:t>) with a stock solution containing acetate as electron donor, nitrate as electron acceptor</w:t>
      </w:r>
      <w:r w:rsidR="002C2A09">
        <w:rPr>
          <w:rFonts w:cs="Arial" w:hint="eastAsia"/>
          <w:szCs w:val="22"/>
          <w:lang w:eastAsia="zh-CN"/>
        </w:rPr>
        <w:t>，</w:t>
      </w:r>
      <w:r w:rsidR="002C2A09">
        <w:rPr>
          <w:rFonts w:cs="Arial"/>
          <w:szCs w:val="22"/>
          <w:lang w:val="en-CA" w:eastAsia="zh-CN"/>
        </w:rPr>
        <w:t xml:space="preserve">biomass </w:t>
      </w:r>
      <w:r w:rsidR="002C2A09">
        <w:rPr>
          <w:rFonts w:cs="Arial"/>
          <w:szCs w:val="22"/>
          <w:lang w:eastAsia="zh-CN"/>
        </w:rPr>
        <w:t xml:space="preserve">and </w:t>
      </w:r>
      <w:r w:rsidR="002C2A09">
        <w:rPr>
          <w:rFonts w:cs="Arial" w:hint="eastAsia"/>
          <w:szCs w:val="22"/>
          <w:lang w:eastAsia="zh-CN"/>
        </w:rPr>
        <w:t>chromite</w:t>
      </w:r>
      <w:r w:rsidR="004474F5">
        <w:rPr>
          <w:rFonts w:cs="Arial"/>
          <w:szCs w:val="22"/>
          <w:lang w:eastAsia="zh-CN"/>
        </w:rPr>
        <w:t xml:space="preserve">.  </w:t>
      </w:r>
      <w:r w:rsidR="002C2A09">
        <w:rPr>
          <w:rFonts w:cs="Arial"/>
          <w:szCs w:val="22"/>
          <w:lang w:eastAsia="zh-CN"/>
        </w:rPr>
        <w:t>Denitrifying bactaria initially uniformly distributed in the soil media</w:t>
      </w:r>
      <w:r w:rsidR="00582358">
        <w:rPr>
          <w:rFonts w:cs="Arial"/>
          <w:szCs w:val="22"/>
          <w:lang w:eastAsia="zh-CN"/>
        </w:rPr>
        <w:t>te nitrate reduction and co-metabolic chromium reduction by using acetate as electron donor</w:t>
      </w:r>
      <w:r w:rsidR="004474F5">
        <w:rPr>
          <w:rFonts w:cs="Arial"/>
          <w:szCs w:val="22"/>
          <w:lang w:eastAsia="zh-CN"/>
        </w:rPr>
        <w:t xml:space="preserve">.  </w:t>
      </w:r>
      <w:r w:rsidR="00582358">
        <w:rPr>
          <w:rFonts w:cs="Arial"/>
          <w:szCs w:val="22"/>
          <w:lang w:eastAsia="zh-CN"/>
        </w:rPr>
        <w:t xml:space="preserve">The initial </w:t>
      </w:r>
      <w:r w:rsidR="008719B3">
        <w:rPr>
          <w:rFonts w:cs="Arial"/>
          <w:szCs w:val="22"/>
          <w:lang w:eastAsia="zh-CN"/>
        </w:rPr>
        <w:t xml:space="preserve">concentration of </w:t>
      </w:r>
      <w:r w:rsidR="00582358">
        <w:rPr>
          <w:rFonts w:cs="Arial"/>
          <w:szCs w:val="22"/>
          <w:lang w:eastAsia="zh-CN"/>
        </w:rPr>
        <w:t>biomass is 5.0x10</w:t>
      </w:r>
      <w:r w:rsidR="00582358" w:rsidRPr="008719B3">
        <w:rPr>
          <w:rFonts w:cs="Arial"/>
          <w:szCs w:val="22"/>
          <w:vertAlign w:val="superscript"/>
          <w:lang w:eastAsia="zh-CN"/>
        </w:rPr>
        <w:t>-5</w:t>
      </w:r>
      <w:r w:rsidR="00582358">
        <w:rPr>
          <w:rFonts w:cs="Arial"/>
          <w:szCs w:val="22"/>
          <w:lang w:eastAsia="zh-CN"/>
        </w:rPr>
        <w:t> mol L</w:t>
      </w:r>
      <w:r w:rsidR="00582358" w:rsidRPr="008719B3">
        <w:rPr>
          <w:rFonts w:cs="Arial"/>
          <w:szCs w:val="22"/>
          <w:vertAlign w:val="superscript"/>
          <w:lang w:eastAsia="zh-CN"/>
        </w:rPr>
        <w:t>-1</w:t>
      </w:r>
      <w:r w:rsidR="00582358">
        <w:rPr>
          <w:rFonts w:cs="Arial"/>
          <w:szCs w:val="22"/>
          <w:lang w:eastAsia="zh-CN"/>
        </w:rPr>
        <w:t>, and the inlet concentration of nitrate and acetate are 1.5 and 1.0 mmol L</w:t>
      </w:r>
      <w:r w:rsidR="00582358" w:rsidRPr="008719B3">
        <w:rPr>
          <w:rFonts w:cs="Arial"/>
          <w:szCs w:val="22"/>
          <w:vertAlign w:val="superscript"/>
          <w:lang w:eastAsia="zh-CN"/>
        </w:rPr>
        <w:t>-1</w:t>
      </w:r>
      <w:r w:rsidR="00582358">
        <w:rPr>
          <w:rFonts w:cs="Arial"/>
          <w:szCs w:val="22"/>
          <w:lang w:eastAsia="zh-CN"/>
        </w:rPr>
        <w:t>, respectively</w:t>
      </w:r>
      <w:r w:rsidR="004474F5">
        <w:rPr>
          <w:rFonts w:cs="Arial"/>
          <w:szCs w:val="22"/>
          <w:lang w:eastAsia="zh-CN"/>
        </w:rPr>
        <w:t xml:space="preserve">.  </w:t>
      </w:r>
      <w:r w:rsidR="00582358">
        <w:rPr>
          <w:rFonts w:cs="Arial"/>
          <w:szCs w:val="22"/>
          <w:lang w:eastAsia="zh-CN"/>
        </w:rPr>
        <w:t>T</w:t>
      </w:r>
      <w:r w:rsidR="008719B3">
        <w:rPr>
          <w:rFonts w:cs="Arial"/>
          <w:szCs w:val="22"/>
          <w:lang w:eastAsia="zh-CN"/>
        </w:rPr>
        <w:t>he simulation</w:t>
      </w:r>
      <w:r>
        <w:rPr>
          <w:rFonts w:cs="Arial"/>
          <w:szCs w:val="22"/>
          <w:lang w:eastAsia="zh-CN"/>
        </w:rPr>
        <w:t xml:space="preserve"> </w:t>
      </w:r>
      <w:r w:rsidR="008719B3">
        <w:rPr>
          <w:rFonts w:cs="Arial"/>
          <w:szCs w:val="22"/>
          <w:lang w:eastAsia="zh-CN"/>
        </w:rPr>
        <w:t>was</w:t>
      </w:r>
      <w:r>
        <w:rPr>
          <w:rFonts w:cs="Arial"/>
          <w:szCs w:val="22"/>
          <w:lang w:eastAsia="zh-CN"/>
        </w:rPr>
        <w:t xml:space="preserve"> executed for a period of 100 days.</w:t>
      </w:r>
    </w:p>
    <w:p w14:paraId="32A98057" w14:textId="77777777" w:rsidR="00B63F34" w:rsidRDefault="00B63F34" w:rsidP="00B63F34">
      <w:pPr>
        <w:pStyle w:val="Simpleline"/>
      </w:pPr>
    </w:p>
    <w:p w14:paraId="2BAD61DF" w14:textId="77777777" w:rsidR="00B63F34" w:rsidRDefault="00B63F34" w:rsidP="00B63F34">
      <w:pPr>
        <w:pStyle w:val="Simpleline"/>
      </w:pPr>
    </w:p>
    <w:p w14:paraId="359080CD" w14:textId="789F956A" w:rsidR="005103A3" w:rsidRPr="00DD6123" w:rsidRDefault="005103A3" w:rsidP="005103A3">
      <w:pPr>
        <w:pStyle w:val="StyleCaptionTableCaptionBold"/>
      </w:pPr>
      <w:bookmarkStart w:id="624" w:name="_Toc520374939"/>
      <w:r>
        <w:lastRenderedPageBreak/>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63</w:t>
      </w:r>
      <w:r w:rsidR="00FE1AD3">
        <w:fldChar w:fldCharType="end"/>
      </w:r>
      <w:r w:rsidR="00142D8D">
        <w:t xml:space="preserve">: </w:t>
      </w:r>
      <w:r w:rsidRPr="00DD6123">
        <w:t xml:space="preserve">Replacement of </w:t>
      </w:r>
      <w:r>
        <w:rPr>
          <w:rFonts w:hint="eastAsia"/>
          <w:lang w:eastAsia="zh-CN"/>
        </w:rPr>
        <w:t>g</w:t>
      </w:r>
      <w:r w:rsidRPr="00DD6123">
        <w:t xml:space="preserve">ypsum by </w:t>
      </w:r>
      <w:r>
        <w:rPr>
          <w:rFonts w:hint="eastAsia"/>
          <w:lang w:eastAsia="zh-CN"/>
        </w:rPr>
        <w:t>p</w:t>
      </w:r>
      <w:r w:rsidRPr="00DD6123">
        <w:t xml:space="preserve">olyhalite: </w:t>
      </w:r>
      <w:r>
        <w:rPr>
          <w:rFonts w:hint="eastAsia"/>
          <w:lang w:eastAsia="zh-CN"/>
        </w:rPr>
        <w:t>c</w:t>
      </w:r>
      <w:r w:rsidRPr="00DD6123">
        <w:t xml:space="preserve">omposition of </w:t>
      </w:r>
      <w:r>
        <w:rPr>
          <w:rFonts w:hint="eastAsia"/>
          <w:lang w:eastAsia="zh-CN"/>
        </w:rPr>
        <w:t>i</w:t>
      </w:r>
      <w:r w:rsidRPr="00DD6123">
        <w:t xml:space="preserve">nitial and </w:t>
      </w:r>
      <w:r>
        <w:rPr>
          <w:rFonts w:hint="eastAsia"/>
          <w:lang w:eastAsia="zh-CN"/>
        </w:rPr>
        <w:t>b</w:t>
      </w:r>
      <w:r w:rsidRPr="00DD6123">
        <w:t xml:space="preserve">oundary </w:t>
      </w:r>
      <w:r>
        <w:rPr>
          <w:rFonts w:hint="eastAsia"/>
          <w:lang w:eastAsia="zh-CN"/>
        </w:rPr>
        <w:t>w</w:t>
      </w:r>
      <w:r w:rsidRPr="00DD6123">
        <w:t xml:space="preserve">aters of the </w:t>
      </w:r>
      <w:r>
        <w:rPr>
          <w:rFonts w:hint="eastAsia"/>
          <w:lang w:eastAsia="zh-CN"/>
        </w:rPr>
        <w:t>d</w:t>
      </w:r>
      <w:r w:rsidRPr="00DD6123">
        <w:t>omain</w:t>
      </w:r>
      <w:r w:rsidRPr="00DD6123">
        <w:rPr>
          <w:rFonts w:hint="eastAsia"/>
        </w:rPr>
        <w:t xml:space="preserve"> </w:t>
      </w:r>
      <w:r>
        <w:rPr>
          <w:rFonts w:hint="eastAsia"/>
        </w:rPr>
        <w:t>(</w:t>
      </w:r>
      <w:r w:rsidR="0095560D">
        <w:t>Molins</w:t>
      </w:r>
      <w:r>
        <w:rPr>
          <w:rFonts w:hint="eastAsia"/>
        </w:rPr>
        <w:t xml:space="preserve"> et al., 201</w:t>
      </w:r>
      <w:r w:rsidR="0095560D">
        <w:t>4</w:t>
      </w:r>
      <w:r>
        <w:rPr>
          <w:rFonts w:hint="eastAsia"/>
        </w:rPr>
        <w:t>)</w:t>
      </w:r>
      <w:bookmarkEnd w:id="624"/>
    </w:p>
    <w:tbl>
      <w:tblPr>
        <w:tblW w:w="0" w:type="auto"/>
        <w:jc w:val="center"/>
        <w:tblLook w:val="04A0" w:firstRow="1" w:lastRow="0" w:firstColumn="1" w:lastColumn="0" w:noHBand="0" w:noVBand="1"/>
      </w:tblPr>
      <w:tblGrid>
        <w:gridCol w:w="2224"/>
        <w:gridCol w:w="2189"/>
        <w:gridCol w:w="2141"/>
        <w:gridCol w:w="2086"/>
      </w:tblGrid>
      <w:tr w:rsidR="005103A3" w:rsidRPr="00D910F5" w14:paraId="3A149B23" w14:textId="77777777" w:rsidTr="009D5E96">
        <w:trPr>
          <w:jc w:val="center"/>
        </w:trPr>
        <w:tc>
          <w:tcPr>
            <w:tcW w:w="2252" w:type="dxa"/>
            <w:tcBorders>
              <w:top w:val="single" w:sz="4" w:space="0" w:color="auto"/>
              <w:bottom w:val="single" w:sz="4" w:space="0" w:color="auto"/>
            </w:tcBorders>
            <w:shd w:val="clear" w:color="auto" w:fill="D9D9D9" w:themeFill="background1" w:themeFillShade="D9"/>
            <w:vAlign w:val="bottom"/>
          </w:tcPr>
          <w:p w14:paraId="03AA1BAF" w14:textId="77777777" w:rsidR="005103A3" w:rsidRPr="00A73A0B" w:rsidRDefault="005103A3" w:rsidP="009D5E96">
            <w:pPr>
              <w:spacing w:before="0" w:after="0"/>
              <w:jc w:val="left"/>
              <w:rPr>
                <w:rFonts w:cs="Arial"/>
                <w:b/>
                <w:szCs w:val="22"/>
              </w:rPr>
            </w:pPr>
            <w:r w:rsidRPr="00A73A0B">
              <w:rPr>
                <w:rFonts w:cs="Arial"/>
                <w:b/>
                <w:szCs w:val="22"/>
              </w:rPr>
              <w:t>Parameter</w:t>
            </w:r>
          </w:p>
        </w:tc>
        <w:tc>
          <w:tcPr>
            <w:tcW w:w="2241" w:type="dxa"/>
            <w:tcBorders>
              <w:top w:val="single" w:sz="4" w:space="0" w:color="auto"/>
              <w:bottom w:val="single" w:sz="4" w:space="0" w:color="auto"/>
            </w:tcBorders>
            <w:shd w:val="clear" w:color="auto" w:fill="D9D9D9" w:themeFill="background1" w:themeFillShade="D9"/>
            <w:vAlign w:val="bottom"/>
          </w:tcPr>
          <w:p w14:paraId="2FF4A892" w14:textId="77777777" w:rsidR="005103A3" w:rsidRPr="00A73A0B" w:rsidRDefault="005103A3" w:rsidP="009D5E96">
            <w:pPr>
              <w:spacing w:before="0" w:after="0"/>
              <w:jc w:val="center"/>
              <w:rPr>
                <w:rFonts w:cs="Arial"/>
                <w:b/>
                <w:szCs w:val="22"/>
              </w:rPr>
            </w:pPr>
            <w:r w:rsidRPr="00A73A0B">
              <w:rPr>
                <w:rFonts w:cs="Arial"/>
                <w:b/>
                <w:szCs w:val="22"/>
              </w:rPr>
              <w:t>Boundary water</w:t>
            </w:r>
          </w:p>
        </w:tc>
        <w:tc>
          <w:tcPr>
            <w:tcW w:w="2200" w:type="dxa"/>
            <w:tcBorders>
              <w:top w:val="single" w:sz="4" w:space="0" w:color="auto"/>
              <w:bottom w:val="single" w:sz="4" w:space="0" w:color="auto"/>
            </w:tcBorders>
            <w:shd w:val="clear" w:color="auto" w:fill="D9D9D9" w:themeFill="background1" w:themeFillShade="D9"/>
            <w:vAlign w:val="bottom"/>
          </w:tcPr>
          <w:p w14:paraId="57F3B205" w14:textId="77777777" w:rsidR="005103A3" w:rsidRPr="00A73A0B" w:rsidRDefault="005103A3" w:rsidP="009D5E96">
            <w:pPr>
              <w:spacing w:before="0" w:after="0"/>
              <w:jc w:val="center"/>
              <w:rPr>
                <w:rFonts w:cs="Arial"/>
                <w:b/>
                <w:szCs w:val="22"/>
              </w:rPr>
            </w:pPr>
            <w:r>
              <w:rPr>
                <w:rFonts w:cs="Arial"/>
                <w:b/>
                <w:szCs w:val="22"/>
              </w:rPr>
              <w:t>Initial water</w:t>
            </w:r>
          </w:p>
        </w:tc>
        <w:tc>
          <w:tcPr>
            <w:tcW w:w="2163" w:type="dxa"/>
            <w:tcBorders>
              <w:top w:val="single" w:sz="4" w:space="0" w:color="auto"/>
              <w:bottom w:val="single" w:sz="4" w:space="0" w:color="auto"/>
            </w:tcBorders>
            <w:shd w:val="clear" w:color="auto" w:fill="D9D9D9" w:themeFill="background1" w:themeFillShade="D9"/>
            <w:vAlign w:val="bottom"/>
          </w:tcPr>
          <w:p w14:paraId="3B014082" w14:textId="77777777" w:rsidR="005103A3" w:rsidRPr="00A73A0B" w:rsidRDefault="005103A3" w:rsidP="009D5E96">
            <w:pPr>
              <w:spacing w:before="0" w:after="0"/>
              <w:jc w:val="center"/>
              <w:rPr>
                <w:rFonts w:cs="Arial"/>
                <w:b/>
                <w:szCs w:val="22"/>
              </w:rPr>
            </w:pPr>
            <w:r w:rsidRPr="00A73A0B">
              <w:rPr>
                <w:rFonts w:cs="Arial"/>
                <w:b/>
                <w:szCs w:val="22"/>
              </w:rPr>
              <w:t>Unit</w:t>
            </w:r>
          </w:p>
        </w:tc>
      </w:tr>
      <w:tr w:rsidR="005103A3" w:rsidRPr="00D910F5" w14:paraId="4ACB9D2A" w14:textId="77777777" w:rsidTr="009D5E96">
        <w:trPr>
          <w:jc w:val="center"/>
        </w:trPr>
        <w:tc>
          <w:tcPr>
            <w:tcW w:w="2252" w:type="dxa"/>
            <w:tcBorders>
              <w:top w:val="single" w:sz="4" w:space="0" w:color="auto"/>
            </w:tcBorders>
            <w:vAlign w:val="center"/>
          </w:tcPr>
          <w:p w14:paraId="4390545F" w14:textId="77777777" w:rsidR="005103A3" w:rsidRPr="00D910F5" w:rsidRDefault="005103A3" w:rsidP="009D5E96">
            <w:pPr>
              <w:spacing w:before="0" w:after="0"/>
              <w:ind w:firstLine="284"/>
              <w:jc w:val="left"/>
              <w:rPr>
                <w:rFonts w:cs="Arial"/>
                <w:szCs w:val="22"/>
              </w:rPr>
            </w:pPr>
            <w:r w:rsidRPr="00D910F5">
              <w:rPr>
                <w:rFonts w:cs="Arial"/>
                <w:szCs w:val="22"/>
              </w:rPr>
              <w:t>H</w:t>
            </w:r>
            <w:r w:rsidRPr="00343C3F">
              <w:rPr>
                <w:rFonts w:cs="Arial"/>
                <w:szCs w:val="22"/>
                <w:vertAlign w:val="superscript"/>
              </w:rPr>
              <w:t>+</w:t>
            </w:r>
          </w:p>
        </w:tc>
        <w:tc>
          <w:tcPr>
            <w:tcW w:w="2241" w:type="dxa"/>
            <w:tcBorders>
              <w:top w:val="single" w:sz="4" w:space="0" w:color="auto"/>
            </w:tcBorders>
            <w:vAlign w:val="center"/>
          </w:tcPr>
          <w:p w14:paraId="1301A55E" w14:textId="77777777" w:rsidR="005103A3" w:rsidRPr="00D910F5" w:rsidRDefault="005103A3" w:rsidP="00A43658">
            <w:pPr>
              <w:spacing w:before="0" w:after="0"/>
              <w:jc w:val="center"/>
              <w:rPr>
                <w:rFonts w:cs="Arial"/>
                <w:szCs w:val="22"/>
              </w:rPr>
            </w:pPr>
            <w:r w:rsidRPr="00D910F5">
              <w:rPr>
                <w:rFonts w:cs="Arial"/>
                <w:szCs w:val="22"/>
              </w:rPr>
              <w:t>7.</w:t>
            </w:r>
            <w:r w:rsidR="00A43658">
              <w:rPr>
                <w:rFonts w:cs="Arial"/>
                <w:szCs w:val="22"/>
              </w:rPr>
              <w:t>0</w:t>
            </w:r>
          </w:p>
        </w:tc>
        <w:tc>
          <w:tcPr>
            <w:tcW w:w="2200" w:type="dxa"/>
            <w:tcBorders>
              <w:top w:val="single" w:sz="4" w:space="0" w:color="auto"/>
            </w:tcBorders>
            <w:vAlign w:val="center"/>
          </w:tcPr>
          <w:p w14:paraId="4131CD5B" w14:textId="77777777" w:rsidR="005103A3" w:rsidRPr="00D910F5" w:rsidRDefault="005103A3" w:rsidP="009D5E96">
            <w:pPr>
              <w:spacing w:before="0" w:after="0"/>
              <w:jc w:val="center"/>
              <w:rPr>
                <w:rFonts w:cs="Arial"/>
                <w:szCs w:val="22"/>
              </w:rPr>
            </w:pPr>
            <w:r>
              <w:rPr>
                <w:rFonts w:cs="Arial"/>
                <w:szCs w:val="22"/>
              </w:rPr>
              <w:t>7.0</w:t>
            </w:r>
          </w:p>
        </w:tc>
        <w:tc>
          <w:tcPr>
            <w:tcW w:w="2163" w:type="dxa"/>
            <w:tcBorders>
              <w:top w:val="single" w:sz="4" w:space="0" w:color="auto"/>
            </w:tcBorders>
            <w:vAlign w:val="center"/>
          </w:tcPr>
          <w:p w14:paraId="2E9FFD77" w14:textId="77777777" w:rsidR="005103A3" w:rsidRPr="00D910F5" w:rsidRDefault="005103A3" w:rsidP="009D5E96">
            <w:pPr>
              <w:spacing w:before="0" w:after="0"/>
              <w:jc w:val="center"/>
              <w:rPr>
                <w:rFonts w:cs="Arial"/>
                <w:szCs w:val="22"/>
              </w:rPr>
            </w:pPr>
            <w:r>
              <w:rPr>
                <w:rFonts w:cs="Arial"/>
                <w:szCs w:val="22"/>
              </w:rPr>
              <w:t>pH</w:t>
            </w:r>
          </w:p>
        </w:tc>
      </w:tr>
      <w:tr w:rsidR="00A43658" w:rsidRPr="00D910F5" w14:paraId="4B12A27A" w14:textId="77777777" w:rsidTr="00F453C8">
        <w:trPr>
          <w:jc w:val="center"/>
        </w:trPr>
        <w:tc>
          <w:tcPr>
            <w:tcW w:w="2252" w:type="dxa"/>
            <w:tcBorders>
              <w:top w:val="single" w:sz="4" w:space="0" w:color="auto"/>
            </w:tcBorders>
            <w:vAlign w:val="center"/>
          </w:tcPr>
          <w:p w14:paraId="0059336C" w14:textId="77777777" w:rsidR="00A43658" w:rsidRPr="00D910F5" w:rsidRDefault="00A43658" w:rsidP="009D5E96">
            <w:pPr>
              <w:spacing w:before="0" w:after="0"/>
              <w:ind w:firstLine="284"/>
              <w:jc w:val="left"/>
              <w:rPr>
                <w:rFonts w:cs="Arial"/>
                <w:szCs w:val="22"/>
              </w:rPr>
            </w:pPr>
            <w:r w:rsidRPr="00D910F5">
              <w:rPr>
                <w:rFonts w:cs="Arial"/>
                <w:szCs w:val="22"/>
              </w:rPr>
              <w:t>Na</w:t>
            </w:r>
            <w:r w:rsidRPr="00D910F5">
              <w:rPr>
                <w:rFonts w:cs="Arial"/>
                <w:szCs w:val="22"/>
                <w:vertAlign w:val="superscript"/>
              </w:rPr>
              <w:t>+</w:t>
            </w:r>
          </w:p>
        </w:tc>
        <w:tc>
          <w:tcPr>
            <w:tcW w:w="2241" w:type="dxa"/>
            <w:tcBorders>
              <w:top w:val="single" w:sz="4" w:space="0" w:color="auto"/>
            </w:tcBorders>
            <w:vAlign w:val="center"/>
          </w:tcPr>
          <w:p w14:paraId="79165D92" w14:textId="77777777" w:rsidR="00A43658" w:rsidRPr="00D910F5" w:rsidRDefault="00A43658" w:rsidP="009D5E96">
            <w:pPr>
              <w:spacing w:before="0" w:after="0"/>
              <w:jc w:val="center"/>
              <w:rPr>
                <w:rFonts w:cs="Arial"/>
                <w:szCs w:val="22"/>
              </w:rPr>
            </w:pPr>
            <w:r>
              <w:rPr>
                <w:rFonts w:cs="Arial"/>
                <w:szCs w:val="22"/>
              </w:rPr>
              <w:t>5.25×10</w:t>
            </w:r>
            <w:r w:rsidRPr="00D910F5">
              <w:rPr>
                <w:rFonts w:cs="Arial"/>
                <w:szCs w:val="22"/>
                <w:vertAlign w:val="superscript"/>
              </w:rPr>
              <w:t>-</w:t>
            </w:r>
            <w:r>
              <w:rPr>
                <w:rFonts w:cs="Arial"/>
                <w:szCs w:val="22"/>
                <w:vertAlign w:val="superscript"/>
              </w:rPr>
              <w:t>3</w:t>
            </w:r>
          </w:p>
        </w:tc>
        <w:tc>
          <w:tcPr>
            <w:tcW w:w="2200" w:type="dxa"/>
            <w:tcBorders>
              <w:top w:val="single" w:sz="4" w:space="0" w:color="auto"/>
            </w:tcBorders>
            <w:vAlign w:val="center"/>
          </w:tcPr>
          <w:p w14:paraId="6A1091BD" w14:textId="77777777" w:rsidR="00A43658" w:rsidRPr="00D910F5" w:rsidRDefault="00A43658" w:rsidP="005103A3">
            <w:pPr>
              <w:spacing w:before="0" w:after="0"/>
              <w:jc w:val="center"/>
              <w:rPr>
                <w:rFonts w:cs="Arial"/>
                <w:szCs w:val="22"/>
              </w:rPr>
            </w:pPr>
            <w:r>
              <w:rPr>
                <w:rFonts w:cs="Arial"/>
                <w:szCs w:val="22"/>
              </w:rPr>
              <w:t>5.25×10</w:t>
            </w:r>
            <w:r w:rsidRPr="00D910F5">
              <w:rPr>
                <w:rFonts w:cs="Arial"/>
                <w:szCs w:val="22"/>
                <w:vertAlign w:val="superscript"/>
              </w:rPr>
              <w:t>-</w:t>
            </w:r>
            <w:r>
              <w:rPr>
                <w:rFonts w:cs="Arial"/>
                <w:szCs w:val="22"/>
                <w:vertAlign w:val="superscript"/>
              </w:rPr>
              <w:t>3</w:t>
            </w:r>
          </w:p>
        </w:tc>
        <w:tc>
          <w:tcPr>
            <w:tcW w:w="2163" w:type="dxa"/>
            <w:tcBorders>
              <w:top w:val="single" w:sz="4" w:space="0" w:color="auto"/>
            </w:tcBorders>
          </w:tcPr>
          <w:p w14:paraId="18B3F6E0" w14:textId="77777777" w:rsidR="00A43658"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2D61824B" w14:textId="77777777" w:rsidTr="00F453C8">
        <w:trPr>
          <w:jc w:val="center"/>
        </w:trPr>
        <w:tc>
          <w:tcPr>
            <w:tcW w:w="2252" w:type="dxa"/>
            <w:vAlign w:val="center"/>
          </w:tcPr>
          <w:p w14:paraId="24EFF784" w14:textId="77777777" w:rsidR="00A43658" w:rsidRPr="00D910F5" w:rsidRDefault="00A43658" w:rsidP="009D5E96">
            <w:pPr>
              <w:spacing w:before="0" w:after="0"/>
              <w:ind w:firstLine="284"/>
              <w:jc w:val="left"/>
              <w:rPr>
                <w:rFonts w:cs="Arial"/>
                <w:szCs w:val="22"/>
              </w:rPr>
            </w:pPr>
            <w:r w:rsidRPr="00D910F5">
              <w:rPr>
                <w:rFonts w:cs="Arial"/>
                <w:szCs w:val="22"/>
              </w:rPr>
              <w:t>Ca</w:t>
            </w:r>
            <w:r w:rsidRPr="00D910F5">
              <w:rPr>
                <w:rFonts w:cs="Arial"/>
                <w:szCs w:val="22"/>
                <w:vertAlign w:val="superscript"/>
              </w:rPr>
              <w:t>2+</w:t>
            </w:r>
          </w:p>
        </w:tc>
        <w:tc>
          <w:tcPr>
            <w:tcW w:w="2241" w:type="dxa"/>
            <w:vAlign w:val="center"/>
          </w:tcPr>
          <w:p w14:paraId="24F74A96" w14:textId="77777777" w:rsidR="00A43658" w:rsidRPr="00D910F5" w:rsidRDefault="00A43658" w:rsidP="009D5E96">
            <w:pPr>
              <w:spacing w:before="0" w:after="0"/>
              <w:jc w:val="center"/>
              <w:rPr>
                <w:rFonts w:cs="Arial"/>
                <w:szCs w:val="22"/>
              </w:rPr>
            </w:pPr>
            <w:r>
              <w:rPr>
                <w:rFonts w:cs="Arial"/>
                <w:szCs w:val="22"/>
              </w:rPr>
              <w:t>1.60×10</w:t>
            </w:r>
            <w:r w:rsidRPr="00D910F5">
              <w:rPr>
                <w:rFonts w:cs="Arial"/>
                <w:szCs w:val="22"/>
                <w:vertAlign w:val="superscript"/>
              </w:rPr>
              <w:t>-</w:t>
            </w:r>
            <w:r>
              <w:rPr>
                <w:rFonts w:cs="Arial"/>
                <w:szCs w:val="22"/>
                <w:vertAlign w:val="superscript"/>
              </w:rPr>
              <w:t>3</w:t>
            </w:r>
          </w:p>
        </w:tc>
        <w:tc>
          <w:tcPr>
            <w:tcW w:w="2200" w:type="dxa"/>
            <w:vAlign w:val="center"/>
          </w:tcPr>
          <w:p w14:paraId="3DF528D8" w14:textId="77777777" w:rsidR="00A43658" w:rsidRPr="00D910F5" w:rsidRDefault="00A43658" w:rsidP="009D5E96">
            <w:pPr>
              <w:spacing w:before="0" w:after="0"/>
              <w:jc w:val="center"/>
              <w:rPr>
                <w:rFonts w:cs="Arial"/>
                <w:szCs w:val="22"/>
              </w:rPr>
            </w:pPr>
            <w:r>
              <w:rPr>
                <w:rFonts w:cs="Arial"/>
                <w:szCs w:val="22"/>
              </w:rPr>
              <w:t>1.60×10</w:t>
            </w:r>
            <w:r w:rsidRPr="00D910F5">
              <w:rPr>
                <w:rFonts w:cs="Arial"/>
                <w:szCs w:val="22"/>
                <w:vertAlign w:val="superscript"/>
              </w:rPr>
              <w:t>-</w:t>
            </w:r>
            <w:r>
              <w:rPr>
                <w:rFonts w:cs="Arial"/>
                <w:szCs w:val="22"/>
                <w:vertAlign w:val="superscript"/>
              </w:rPr>
              <w:t>3</w:t>
            </w:r>
          </w:p>
        </w:tc>
        <w:tc>
          <w:tcPr>
            <w:tcW w:w="2163" w:type="dxa"/>
          </w:tcPr>
          <w:p w14:paraId="012CC3D5"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558E5E62" w14:textId="77777777" w:rsidTr="00F453C8">
        <w:trPr>
          <w:jc w:val="center"/>
        </w:trPr>
        <w:tc>
          <w:tcPr>
            <w:tcW w:w="2252" w:type="dxa"/>
            <w:vAlign w:val="center"/>
          </w:tcPr>
          <w:p w14:paraId="10D04EC4" w14:textId="77777777" w:rsidR="00A43658" w:rsidRPr="00D910F5" w:rsidRDefault="00A43658" w:rsidP="009D5E96">
            <w:pPr>
              <w:spacing w:before="0" w:after="0"/>
              <w:ind w:firstLine="284"/>
              <w:jc w:val="left"/>
              <w:rPr>
                <w:rFonts w:cs="Arial"/>
                <w:szCs w:val="22"/>
              </w:rPr>
            </w:pPr>
            <w:r w:rsidRPr="00D910F5">
              <w:rPr>
                <w:rFonts w:cs="Arial"/>
                <w:szCs w:val="22"/>
              </w:rPr>
              <w:t>Cl</w:t>
            </w:r>
            <w:r w:rsidRPr="00D910F5">
              <w:rPr>
                <w:rFonts w:cs="Arial"/>
                <w:szCs w:val="22"/>
                <w:vertAlign w:val="superscript"/>
              </w:rPr>
              <w:t>-</w:t>
            </w:r>
          </w:p>
        </w:tc>
        <w:tc>
          <w:tcPr>
            <w:tcW w:w="2241" w:type="dxa"/>
            <w:vAlign w:val="center"/>
          </w:tcPr>
          <w:p w14:paraId="226A7A2D" w14:textId="77777777" w:rsidR="00A43658" w:rsidRPr="00D910F5" w:rsidRDefault="00A43658" w:rsidP="009D5E96">
            <w:pPr>
              <w:spacing w:before="0" w:after="0"/>
              <w:jc w:val="center"/>
              <w:rPr>
                <w:rFonts w:cs="Arial"/>
                <w:szCs w:val="22"/>
              </w:rPr>
            </w:pPr>
            <w:r>
              <w:rPr>
                <w:rFonts w:cs="Arial"/>
                <w:szCs w:val="22"/>
              </w:rPr>
              <w:t>4.45×10</w:t>
            </w:r>
            <w:r w:rsidRPr="00D910F5">
              <w:rPr>
                <w:rFonts w:cs="Arial"/>
                <w:szCs w:val="22"/>
                <w:vertAlign w:val="superscript"/>
              </w:rPr>
              <w:t>-</w:t>
            </w:r>
            <w:r>
              <w:rPr>
                <w:rFonts w:cs="Arial"/>
                <w:szCs w:val="22"/>
                <w:vertAlign w:val="superscript"/>
              </w:rPr>
              <w:t>3</w:t>
            </w:r>
          </w:p>
        </w:tc>
        <w:tc>
          <w:tcPr>
            <w:tcW w:w="2200" w:type="dxa"/>
            <w:vAlign w:val="center"/>
          </w:tcPr>
          <w:p w14:paraId="69DDDEAF" w14:textId="77777777" w:rsidR="00A43658" w:rsidRPr="00D910F5" w:rsidRDefault="00A43658" w:rsidP="009D5E96">
            <w:pPr>
              <w:spacing w:before="0" w:after="0"/>
              <w:jc w:val="center"/>
              <w:rPr>
                <w:rFonts w:cs="Arial"/>
                <w:szCs w:val="22"/>
              </w:rPr>
            </w:pPr>
            <w:r>
              <w:rPr>
                <w:rFonts w:cs="Arial"/>
                <w:szCs w:val="22"/>
              </w:rPr>
              <w:t>4.45×10</w:t>
            </w:r>
            <w:r w:rsidRPr="00D910F5">
              <w:rPr>
                <w:rFonts w:cs="Arial"/>
                <w:szCs w:val="22"/>
                <w:vertAlign w:val="superscript"/>
              </w:rPr>
              <w:t>-</w:t>
            </w:r>
            <w:r>
              <w:rPr>
                <w:rFonts w:cs="Arial"/>
                <w:szCs w:val="22"/>
                <w:vertAlign w:val="superscript"/>
              </w:rPr>
              <w:t>3</w:t>
            </w:r>
          </w:p>
        </w:tc>
        <w:tc>
          <w:tcPr>
            <w:tcW w:w="2163" w:type="dxa"/>
          </w:tcPr>
          <w:p w14:paraId="7FB4C8F5"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2EB904F9" w14:textId="77777777" w:rsidTr="00F453C8">
        <w:trPr>
          <w:jc w:val="center"/>
        </w:trPr>
        <w:tc>
          <w:tcPr>
            <w:tcW w:w="2252" w:type="dxa"/>
            <w:vAlign w:val="center"/>
          </w:tcPr>
          <w:p w14:paraId="51C7A759" w14:textId="77777777" w:rsidR="00A43658" w:rsidRPr="00D910F5" w:rsidRDefault="00A43658" w:rsidP="009D5E96">
            <w:pPr>
              <w:spacing w:before="0" w:after="0"/>
              <w:ind w:firstLine="284"/>
              <w:jc w:val="left"/>
              <w:rPr>
                <w:rFonts w:cs="Arial"/>
                <w:szCs w:val="22"/>
              </w:rPr>
            </w:pPr>
            <w:r w:rsidRPr="00D910F5">
              <w:rPr>
                <w:rFonts w:cs="Arial"/>
                <w:szCs w:val="22"/>
              </w:rPr>
              <w:t>CO</w:t>
            </w:r>
            <w:r w:rsidRPr="00D910F5">
              <w:rPr>
                <w:rFonts w:cs="Arial"/>
                <w:szCs w:val="22"/>
                <w:vertAlign w:val="subscript"/>
              </w:rPr>
              <w:t>3</w:t>
            </w:r>
            <w:r w:rsidRPr="00D910F5">
              <w:rPr>
                <w:rFonts w:cs="Arial"/>
                <w:szCs w:val="22"/>
                <w:vertAlign w:val="superscript"/>
              </w:rPr>
              <w:t>2-</w:t>
            </w:r>
          </w:p>
        </w:tc>
        <w:tc>
          <w:tcPr>
            <w:tcW w:w="2241" w:type="dxa"/>
            <w:vAlign w:val="center"/>
          </w:tcPr>
          <w:p w14:paraId="736BE1B0" w14:textId="77777777" w:rsidR="00A43658" w:rsidRPr="00D910F5" w:rsidRDefault="00A43658" w:rsidP="009D5E96">
            <w:pPr>
              <w:spacing w:before="0" w:after="0"/>
              <w:jc w:val="center"/>
              <w:rPr>
                <w:rFonts w:cs="Arial"/>
                <w:szCs w:val="22"/>
              </w:rPr>
            </w:pPr>
            <w:r>
              <w:rPr>
                <w:rFonts w:cs="Arial"/>
                <w:szCs w:val="22"/>
              </w:rPr>
              <w:t>1.25×10</w:t>
            </w:r>
            <w:r w:rsidRPr="00D910F5">
              <w:rPr>
                <w:rFonts w:cs="Arial"/>
                <w:szCs w:val="22"/>
                <w:vertAlign w:val="superscript"/>
              </w:rPr>
              <w:t>-</w:t>
            </w:r>
            <w:r>
              <w:rPr>
                <w:rFonts w:cs="Arial"/>
                <w:szCs w:val="22"/>
                <w:vertAlign w:val="superscript"/>
              </w:rPr>
              <w:t>3</w:t>
            </w:r>
          </w:p>
        </w:tc>
        <w:tc>
          <w:tcPr>
            <w:tcW w:w="2200" w:type="dxa"/>
            <w:vAlign w:val="center"/>
          </w:tcPr>
          <w:p w14:paraId="0CBE0D69" w14:textId="77777777" w:rsidR="00A43658" w:rsidRPr="00D910F5" w:rsidRDefault="00A43658" w:rsidP="005103A3">
            <w:pPr>
              <w:spacing w:before="0" w:after="0"/>
              <w:jc w:val="center"/>
              <w:rPr>
                <w:rFonts w:cs="Arial"/>
                <w:szCs w:val="22"/>
              </w:rPr>
            </w:pPr>
            <w:r>
              <w:rPr>
                <w:rFonts w:cs="Arial"/>
                <w:szCs w:val="22"/>
              </w:rPr>
              <w:t>1.25×10</w:t>
            </w:r>
            <w:r w:rsidRPr="00D910F5">
              <w:rPr>
                <w:rFonts w:cs="Arial"/>
                <w:szCs w:val="22"/>
                <w:vertAlign w:val="superscript"/>
              </w:rPr>
              <w:t>-</w:t>
            </w:r>
            <w:r>
              <w:rPr>
                <w:rFonts w:cs="Arial"/>
                <w:szCs w:val="22"/>
                <w:vertAlign w:val="superscript"/>
              </w:rPr>
              <w:t>3</w:t>
            </w:r>
          </w:p>
        </w:tc>
        <w:tc>
          <w:tcPr>
            <w:tcW w:w="2163" w:type="dxa"/>
          </w:tcPr>
          <w:p w14:paraId="72151AFB"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EBF93A9" w14:textId="77777777" w:rsidTr="00F453C8">
        <w:trPr>
          <w:jc w:val="center"/>
        </w:trPr>
        <w:tc>
          <w:tcPr>
            <w:tcW w:w="2252" w:type="dxa"/>
            <w:vAlign w:val="center"/>
          </w:tcPr>
          <w:p w14:paraId="0B008C9E" w14:textId="77777777" w:rsidR="00A43658" w:rsidRPr="00D910F5" w:rsidRDefault="00A43658" w:rsidP="009D5E96">
            <w:pPr>
              <w:spacing w:before="0" w:after="0"/>
              <w:ind w:firstLine="284"/>
              <w:jc w:val="left"/>
              <w:rPr>
                <w:rFonts w:cs="Arial"/>
                <w:szCs w:val="22"/>
              </w:rPr>
            </w:pPr>
            <w:r>
              <w:rPr>
                <w:rFonts w:cs="Arial"/>
                <w:szCs w:val="22"/>
              </w:rPr>
              <w:t>CH</w:t>
            </w:r>
            <w:r w:rsidRPr="00F453C8">
              <w:rPr>
                <w:rFonts w:cs="Arial"/>
                <w:szCs w:val="22"/>
                <w:vertAlign w:val="subscript"/>
              </w:rPr>
              <w:t>3</w:t>
            </w:r>
            <w:r>
              <w:rPr>
                <w:rFonts w:cs="Arial"/>
                <w:szCs w:val="22"/>
              </w:rPr>
              <w:t>COO</w:t>
            </w:r>
            <w:r w:rsidRPr="00F453C8">
              <w:rPr>
                <w:rFonts w:cs="Arial"/>
                <w:szCs w:val="22"/>
                <w:vertAlign w:val="superscript"/>
              </w:rPr>
              <w:t>-</w:t>
            </w:r>
          </w:p>
        </w:tc>
        <w:tc>
          <w:tcPr>
            <w:tcW w:w="2241" w:type="dxa"/>
            <w:vAlign w:val="center"/>
          </w:tcPr>
          <w:p w14:paraId="2F1F39CE" w14:textId="77777777" w:rsidR="00A43658" w:rsidRPr="00D910F5" w:rsidRDefault="00A43658" w:rsidP="009D5E96">
            <w:pPr>
              <w:spacing w:before="0" w:after="0"/>
              <w:jc w:val="center"/>
              <w:rPr>
                <w:rFonts w:cs="Arial"/>
                <w:szCs w:val="22"/>
              </w:rPr>
            </w:pPr>
            <w:r>
              <w:rPr>
                <w:rFonts w:cs="Arial"/>
                <w:szCs w:val="22"/>
              </w:rPr>
              <w:t>1.50×10</w:t>
            </w:r>
            <w:r w:rsidRPr="00D910F5">
              <w:rPr>
                <w:rFonts w:cs="Arial"/>
                <w:szCs w:val="22"/>
                <w:vertAlign w:val="superscript"/>
              </w:rPr>
              <w:t>-</w:t>
            </w:r>
            <w:r>
              <w:rPr>
                <w:rFonts w:cs="Arial"/>
                <w:szCs w:val="22"/>
                <w:vertAlign w:val="superscript"/>
              </w:rPr>
              <w:t>3</w:t>
            </w:r>
          </w:p>
        </w:tc>
        <w:tc>
          <w:tcPr>
            <w:tcW w:w="2200" w:type="dxa"/>
            <w:vAlign w:val="center"/>
          </w:tcPr>
          <w:p w14:paraId="5BF95459" w14:textId="77777777" w:rsidR="00A43658" w:rsidRPr="00D910F5" w:rsidRDefault="00A43658" w:rsidP="009D5E96">
            <w:pPr>
              <w:spacing w:before="0" w:after="0"/>
              <w:jc w:val="center"/>
              <w:rPr>
                <w:rFonts w:cs="Arial"/>
                <w:szCs w:val="22"/>
              </w:rPr>
            </w:pPr>
            <w:r>
              <w:rPr>
                <w:rFonts w:cs="Arial"/>
                <w:szCs w:val="22"/>
              </w:rPr>
              <w:t>1.50×10</w:t>
            </w:r>
            <w:r w:rsidRPr="00D910F5">
              <w:rPr>
                <w:rFonts w:cs="Arial"/>
                <w:szCs w:val="22"/>
                <w:vertAlign w:val="superscript"/>
              </w:rPr>
              <w:t>-</w:t>
            </w:r>
            <w:r>
              <w:rPr>
                <w:rFonts w:cs="Arial"/>
                <w:szCs w:val="22"/>
                <w:vertAlign w:val="superscript"/>
              </w:rPr>
              <w:t>3</w:t>
            </w:r>
          </w:p>
        </w:tc>
        <w:tc>
          <w:tcPr>
            <w:tcW w:w="2163" w:type="dxa"/>
          </w:tcPr>
          <w:p w14:paraId="0725C33C"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F0C3F96" w14:textId="77777777" w:rsidTr="00F453C8">
        <w:trPr>
          <w:jc w:val="center"/>
        </w:trPr>
        <w:tc>
          <w:tcPr>
            <w:tcW w:w="2252" w:type="dxa"/>
            <w:vAlign w:val="center"/>
          </w:tcPr>
          <w:p w14:paraId="2690A372" w14:textId="77777777" w:rsidR="00A43658" w:rsidRPr="00D910F5" w:rsidRDefault="00A43658" w:rsidP="009D5E96">
            <w:pPr>
              <w:spacing w:before="0" w:after="0"/>
              <w:ind w:firstLine="284"/>
              <w:jc w:val="left"/>
              <w:rPr>
                <w:rFonts w:cs="Arial"/>
                <w:szCs w:val="22"/>
              </w:rPr>
            </w:pPr>
            <w:r>
              <w:rPr>
                <w:rFonts w:cs="Arial"/>
                <w:szCs w:val="22"/>
              </w:rPr>
              <w:t>N</w:t>
            </w:r>
            <w:r w:rsidRPr="00D910F5">
              <w:rPr>
                <w:rFonts w:cs="Arial"/>
                <w:szCs w:val="22"/>
              </w:rPr>
              <w:t>O</w:t>
            </w:r>
            <w:r w:rsidRPr="00D910F5">
              <w:rPr>
                <w:rFonts w:cs="Arial"/>
                <w:szCs w:val="22"/>
                <w:vertAlign w:val="subscript"/>
              </w:rPr>
              <w:t>3</w:t>
            </w:r>
            <w:r w:rsidRPr="00D910F5">
              <w:rPr>
                <w:rFonts w:cs="Arial"/>
                <w:szCs w:val="22"/>
                <w:vertAlign w:val="superscript"/>
              </w:rPr>
              <w:t>-</w:t>
            </w:r>
          </w:p>
        </w:tc>
        <w:tc>
          <w:tcPr>
            <w:tcW w:w="2241" w:type="dxa"/>
            <w:vAlign w:val="center"/>
          </w:tcPr>
          <w:p w14:paraId="15DB1938" w14:textId="77777777" w:rsidR="00A43658" w:rsidRPr="00D910F5" w:rsidRDefault="00A43658" w:rsidP="009D5E96">
            <w:pPr>
              <w:spacing w:before="0" w:after="0"/>
              <w:jc w:val="center"/>
              <w:rPr>
                <w:rFonts w:cs="Arial"/>
                <w:szCs w:val="22"/>
              </w:rPr>
            </w:pPr>
            <w:r>
              <w:rPr>
                <w:rFonts w:cs="Arial"/>
                <w:szCs w:val="22"/>
              </w:rPr>
              <w:t>1.50×10</w:t>
            </w:r>
            <w:r w:rsidRPr="00D910F5">
              <w:rPr>
                <w:rFonts w:cs="Arial"/>
                <w:szCs w:val="22"/>
                <w:vertAlign w:val="superscript"/>
              </w:rPr>
              <w:t>-</w:t>
            </w:r>
            <w:r>
              <w:rPr>
                <w:rFonts w:cs="Arial"/>
                <w:szCs w:val="22"/>
                <w:vertAlign w:val="superscript"/>
              </w:rPr>
              <w:t>3</w:t>
            </w:r>
          </w:p>
        </w:tc>
        <w:tc>
          <w:tcPr>
            <w:tcW w:w="2200" w:type="dxa"/>
            <w:vAlign w:val="center"/>
          </w:tcPr>
          <w:p w14:paraId="116333CA" w14:textId="77777777" w:rsidR="00A43658" w:rsidRPr="00D910F5" w:rsidRDefault="00A43658" w:rsidP="009D5E96">
            <w:pPr>
              <w:spacing w:before="0" w:after="0"/>
              <w:jc w:val="center"/>
              <w:rPr>
                <w:rFonts w:cs="Arial"/>
                <w:szCs w:val="22"/>
              </w:rPr>
            </w:pPr>
            <w:r>
              <w:rPr>
                <w:rFonts w:cs="Arial"/>
                <w:szCs w:val="22"/>
              </w:rPr>
              <w:t>1.50×10</w:t>
            </w:r>
            <w:r w:rsidRPr="00D910F5">
              <w:rPr>
                <w:rFonts w:cs="Arial"/>
                <w:szCs w:val="22"/>
                <w:vertAlign w:val="superscript"/>
              </w:rPr>
              <w:t>-</w:t>
            </w:r>
            <w:r>
              <w:rPr>
                <w:rFonts w:cs="Arial"/>
                <w:szCs w:val="22"/>
                <w:vertAlign w:val="superscript"/>
              </w:rPr>
              <w:t>3</w:t>
            </w:r>
          </w:p>
        </w:tc>
        <w:tc>
          <w:tcPr>
            <w:tcW w:w="2163" w:type="dxa"/>
          </w:tcPr>
          <w:p w14:paraId="25C699EF"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31997A7B" w14:textId="77777777" w:rsidTr="00F453C8">
        <w:trPr>
          <w:jc w:val="center"/>
        </w:trPr>
        <w:tc>
          <w:tcPr>
            <w:tcW w:w="2252" w:type="dxa"/>
            <w:vAlign w:val="center"/>
          </w:tcPr>
          <w:p w14:paraId="23F04E90" w14:textId="77777777" w:rsidR="00A43658" w:rsidRDefault="00A43658" w:rsidP="005103A3">
            <w:pPr>
              <w:spacing w:before="0" w:after="0"/>
              <w:ind w:firstLine="284"/>
              <w:jc w:val="left"/>
              <w:rPr>
                <w:rFonts w:cs="Arial"/>
                <w:szCs w:val="22"/>
              </w:rPr>
            </w:pPr>
            <w:r>
              <w:rPr>
                <w:rFonts w:cs="Arial"/>
                <w:szCs w:val="22"/>
              </w:rPr>
              <w:t>N</w:t>
            </w:r>
            <w:r w:rsidRPr="00D910F5">
              <w:rPr>
                <w:rFonts w:cs="Arial"/>
                <w:szCs w:val="22"/>
              </w:rPr>
              <w:t>O</w:t>
            </w:r>
            <w:r>
              <w:rPr>
                <w:rFonts w:cs="Arial"/>
                <w:szCs w:val="22"/>
                <w:vertAlign w:val="subscript"/>
              </w:rPr>
              <w:t>2</w:t>
            </w:r>
            <w:r w:rsidRPr="00D910F5">
              <w:rPr>
                <w:rFonts w:cs="Arial"/>
                <w:szCs w:val="22"/>
                <w:vertAlign w:val="superscript"/>
              </w:rPr>
              <w:t>-</w:t>
            </w:r>
          </w:p>
        </w:tc>
        <w:tc>
          <w:tcPr>
            <w:tcW w:w="2241" w:type="dxa"/>
            <w:vAlign w:val="center"/>
          </w:tcPr>
          <w:p w14:paraId="5502A175" w14:textId="77777777" w:rsidR="00A43658" w:rsidRPr="00D910F5"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200" w:type="dxa"/>
            <w:vAlign w:val="center"/>
          </w:tcPr>
          <w:p w14:paraId="60F8F9B7" w14:textId="77777777" w:rsidR="00A43658" w:rsidRDefault="00A43658" w:rsidP="005103A3">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163" w:type="dxa"/>
          </w:tcPr>
          <w:p w14:paraId="4A90D71E"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14D46C8F" w14:textId="77777777" w:rsidTr="00F453C8">
        <w:trPr>
          <w:jc w:val="center"/>
        </w:trPr>
        <w:tc>
          <w:tcPr>
            <w:tcW w:w="2252" w:type="dxa"/>
            <w:vAlign w:val="center"/>
          </w:tcPr>
          <w:p w14:paraId="67FC9FB1" w14:textId="77777777" w:rsidR="00A43658" w:rsidRPr="005103A3" w:rsidRDefault="00A43658" w:rsidP="005103A3">
            <w:pPr>
              <w:spacing w:before="0" w:after="0"/>
              <w:ind w:firstLine="284"/>
              <w:jc w:val="left"/>
              <w:rPr>
                <w:rFonts w:cs="Arial"/>
                <w:szCs w:val="22"/>
              </w:rPr>
            </w:pPr>
            <w:r>
              <w:rPr>
                <w:rFonts w:cs="Arial"/>
                <w:szCs w:val="22"/>
              </w:rPr>
              <w:t>N</w:t>
            </w:r>
            <w:r>
              <w:rPr>
                <w:rFonts w:cs="Arial"/>
                <w:szCs w:val="22"/>
                <w:vertAlign w:val="subscript"/>
              </w:rPr>
              <w:t>2</w:t>
            </w:r>
            <w:r>
              <w:rPr>
                <w:rFonts w:cs="Arial"/>
                <w:szCs w:val="22"/>
              </w:rPr>
              <w:t>(aq)</w:t>
            </w:r>
          </w:p>
        </w:tc>
        <w:tc>
          <w:tcPr>
            <w:tcW w:w="2241" w:type="dxa"/>
            <w:vAlign w:val="center"/>
          </w:tcPr>
          <w:p w14:paraId="61872F6D" w14:textId="77777777" w:rsidR="00A43658" w:rsidRPr="00D910F5"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200" w:type="dxa"/>
            <w:vAlign w:val="center"/>
          </w:tcPr>
          <w:p w14:paraId="1A33588B" w14:textId="77777777" w:rsidR="00A43658"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163" w:type="dxa"/>
          </w:tcPr>
          <w:p w14:paraId="3ED88E35"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78B574E8" w14:textId="77777777" w:rsidTr="00F453C8">
        <w:trPr>
          <w:jc w:val="center"/>
        </w:trPr>
        <w:tc>
          <w:tcPr>
            <w:tcW w:w="2252" w:type="dxa"/>
            <w:vAlign w:val="center"/>
          </w:tcPr>
          <w:p w14:paraId="3455739B" w14:textId="77777777" w:rsidR="00A43658" w:rsidRDefault="00A43658" w:rsidP="005103A3">
            <w:pPr>
              <w:spacing w:before="0" w:after="0"/>
              <w:ind w:firstLine="284"/>
              <w:jc w:val="left"/>
              <w:rPr>
                <w:rFonts w:cs="Arial"/>
                <w:szCs w:val="22"/>
              </w:rPr>
            </w:pPr>
            <w:r>
              <w:rPr>
                <w:rFonts w:cs="Arial"/>
                <w:szCs w:val="22"/>
              </w:rPr>
              <w:t>NH</w:t>
            </w:r>
            <w:r>
              <w:rPr>
                <w:rFonts w:cs="Arial"/>
                <w:szCs w:val="22"/>
                <w:vertAlign w:val="subscript"/>
              </w:rPr>
              <w:t>4</w:t>
            </w:r>
            <w:r>
              <w:rPr>
                <w:rFonts w:cs="Arial"/>
                <w:szCs w:val="22"/>
                <w:vertAlign w:val="superscript"/>
              </w:rPr>
              <w:t>+</w:t>
            </w:r>
          </w:p>
        </w:tc>
        <w:tc>
          <w:tcPr>
            <w:tcW w:w="2241" w:type="dxa"/>
            <w:vAlign w:val="center"/>
          </w:tcPr>
          <w:p w14:paraId="4D40C9FD" w14:textId="77777777" w:rsidR="00A43658" w:rsidRPr="00D910F5" w:rsidRDefault="00A43658" w:rsidP="009D5E96">
            <w:pPr>
              <w:spacing w:before="0" w:after="0"/>
              <w:jc w:val="center"/>
              <w:rPr>
                <w:rFonts w:cs="Arial"/>
                <w:szCs w:val="22"/>
              </w:rPr>
            </w:pPr>
            <w:r>
              <w:rPr>
                <w:rFonts w:cs="Arial"/>
                <w:szCs w:val="22"/>
              </w:rPr>
              <w:t>2.50×10</w:t>
            </w:r>
            <w:r w:rsidRPr="00D910F5">
              <w:rPr>
                <w:rFonts w:cs="Arial"/>
                <w:szCs w:val="22"/>
                <w:vertAlign w:val="superscript"/>
              </w:rPr>
              <w:t>-</w:t>
            </w:r>
            <w:r>
              <w:rPr>
                <w:rFonts w:cs="Arial"/>
                <w:szCs w:val="22"/>
                <w:vertAlign w:val="superscript"/>
              </w:rPr>
              <w:t>4</w:t>
            </w:r>
          </w:p>
        </w:tc>
        <w:tc>
          <w:tcPr>
            <w:tcW w:w="2200" w:type="dxa"/>
            <w:vAlign w:val="center"/>
          </w:tcPr>
          <w:p w14:paraId="4991D018" w14:textId="77777777" w:rsidR="00A43658" w:rsidRDefault="00A43658" w:rsidP="005103A3">
            <w:pPr>
              <w:spacing w:before="0" w:after="0"/>
              <w:jc w:val="center"/>
              <w:rPr>
                <w:rFonts w:cs="Arial"/>
                <w:szCs w:val="22"/>
              </w:rPr>
            </w:pPr>
            <w:r>
              <w:rPr>
                <w:rFonts w:cs="Arial"/>
                <w:szCs w:val="22"/>
              </w:rPr>
              <w:t>2.50×10</w:t>
            </w:r>
            <w:r w:rsidRPr="00D910F5">
              <w:rPr>
                <w:rFonts w:cs="Arial"/>
                <w:szCs w:val="22"/>
                <w:vertAlign w:val="superscript"/>
              </w:rPr>
              <w:t>-</w:t>
            </w:r>
            <w:r>
              <w:rPr>
                <w:rFonts w:cs="Arial"/>
                <w:szCs w:val="22"/>
                <w:vertAlign w:val="superscript"/>
              </w:rPr>
              <w:t>4</w:t>
            </w:r>
          </w:p>
        </w:tc>
        <w:tc>
          <w:tcPr>
            <w:tcW w:w="2163" w:type="dxa"/>
          </w:tcPr>
          <w:p w14:paraId="79E8F2BF"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5C63F31" w14:textId="77777777" w:rsidTr="00F453C8">
        <w:trPr>
          <w:jc w:val="center"/>
        </w:trPr>
        <w:tc>
          <w:tcPr>
            <w:tcW w:w="2252" w:type="dxa"/>
            <w:vAlign w:val="center"/>
          </w:tcPr>
          <w:p w14:paraId="6452DB4B" w14:textId="77777777" w:rsidR="00A43658" w:rsidRPr="00D910F5" w:rsidRDefault="00A43658" w:rsidP="005103A3">
            <w:pPr>
              <w:spacing w:before="0" w:after="0"/>
              <w:ind w:firstLine="284"/>
              <w:jc w:val="left"/>
              <w:rPr>
                <w:rFonts w:cs="Arial"/>
                <w:szCs w:val="22"/>
              </w:rPr>
            </w:pPr>
            <w:r w:rsidRPr="00D910F5">
              <w:rPr>
                <w:rFonts w:cs="Arial"/>
                <w:szCs w:val="22"/>
              </w:rPr>
              <w:t>C</w:t>
            </w:r>
            <w:r>
              <w:rPr>
                <w:rFonts w:cs="Arial"/>
                <w:szCs w:val="22"/>
              </w:rPr>
              <w:t>r</w:t>
            </w:r>
            <w:r w:rsidRPr="00D910F5">
              <w:rPr>
                <w:rFonts w:cs="Arial"/>
                <w:szCs w:val="22"/>
              </w:rPr>
              <w:t>O</w:t>
            </w:r>
            <w:r>
              <w:rPr>
                <w:rFonts w:cs="Arial"/>
                <w:szCs w:val="22"/>
                <w:vertAlign w:val="subscript"/>
              </w:rPr>
              <w:t>4</w:t>
            </w:r>
            <w:r w:rsidRPr="00D910F5">
              <w:rPr>
                <w:rFonts w:cs="Arial"/>
                <w:szCs w:val="22"/>
                <w:vertAlign w:val="superscript"/>
              </w:rPr>
              <w:t>2-</w:t>
            </w:r>
          </w:p>
        </w:tc>
        <w:tc>
          <w:tcPr>
            <w:tcW w:w="2241" w:type="dxa"/>
            <w:vAlign w:val="center"/>
          </w:tcPr>
          <w:p w14:paraId="59B3C58E" w14:textId="77777777" w:rsidR="00A43658" w:rsidRPr="00D910F5" w:rsidRDefault="00A43658" w:rsidP="009D5E96">
            <w:pPr>
              <w:spacing w:before="0" w:after="0"/>
              <w:jc w:val="center"/>
              <w:rPr>
                <w:rFonts w:cs="Arial"/>
                <w:szCs w:val="22"/>
              </w:rPr>
            </w:pPr>
            <w:r>
              <w:rPr>
                <w:rFonts w:cs="Arial"/>
                <w:szCs w:val="22"/>
              </w:rPr>
              <w:t>5.00×10</w:t>
            </w:r>
            <w:r w:rsidRPr="00D910F5">
              <w:rPr>
                <w:rFonts w:cs="Arial"/>
                <w:szCs w:val="22"/>
                <w:vertAlign w:val="superscript"/>
              </w:rPr>
              <w:t>-</w:t>
            </w:r>
            <w:r>
              <w:rPr>
                <w:rFonts w:cs="Arial"/>
                <w:szCs w:val="22"/>
                <w:vertAlign w:val="superscript"/>
              </w:rPr>
              <w:t>6</w:t>
            </w:r>
          </w:p>
        </w:tc>
        <w:tc>
          <w:tcPr>
            <w:tcW w:w="2200" w:type="dxa"/>
            <w:vAlign w:val="center"/>
          </w:tcPr>
          <w:p w14:paraId="60AEB558" w14:textId="77777777" w:rsidR="00A43658" w:rsidRPr="00D910F5" w:rsidRDefault="00A43658" w:rsidP="00A43658">
            <w:pPr>
              <w:spacing w:before="0" w:after="0"/>
              <w:jc w:val="center"/>
              <w:rPr>
                <w:rFonts w:cs="Arial"/>
                <w:szCs w:val="22"/>
              </w:rPr>
            </w:pPr>
            <w:r>
              <w:rPr>
                <w:rFonts w:cs="Arial"/>
                <w:szCs w:val="22"/>
              </w:rPr>
              <w:t>5.00×10</w:t>
            </w:r>
            <w:r w:rsidRPr="00D910F5">
              <w:rPr>
                <w:rFonts w:cs="Arial"/>
                <w:szCs w:val="22"/>
                <w:vertAlign w:val="superscript"/>
              </w:rPr>
              <w:t>-</w:t>
            </w:r>
            <w:r>
              <w:rPr>
                <w:rFonts w:cs="Arial"/>
                <w:szCs w:val="22"/>
                <w:vertAlign w:val="superscript"/>
              </w:rPr>
              <w:t>6</w:t>
            </w:r>
          </w:p>
        </w:tc>
        <w:tc>
          <w:tcPr>
            <w:tcW w:w="2163" w:type="dxa"/>
          </w:tcPr>
          <w:p w14:paraId="296FEC3A"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C37CB59" w14:textId="77777777" w:rsidTr="00F453C8">
        <w:trPr>
          <w:jc w:val="center"/>
        </w:trPr>
        <w:tc>
          <w:tcPr>
            <w:tcW w:w="2252" w:type="dxa"/>
            <w:tcBorders>
              <w:bottom w:val="single" w:sz="4" w:space="0" w:color="auto"/>
            </w:tcBorders>
            <w:vAlign w:val="center"/>
          </w:tcPr>
          <w:p w14:paraId="617317A3" w14:textId="77777777" w:rsidR="00A43658" w:rsidRPr="00D910F5" w:rsidRDefault="00A43658" w:rsidP="005103A3">
            <w:pPr>
              <w:spacing w:before="0" w:after="0"/>
              <w:ind w:firstLine="284"/>
              <w:jc w:val="left"/>
              <w:rPr>
                <w:rFonts w:cs="Arial"/>
                <w:szCs w:val="22"/>
              </w:rPr>
            </w:pPr>
            <w:r>
              <w:rPr>
                <w:rFonts w:cs="Arial"/>
                <w:szCs w:val="22"/>
              </w:rPr>
              <w:t>Cr(</w:t>
            </w:r>
            <w:r w:rsidRPr="00D910F5">
              <w:rPr>
                <w:rFonts w:cs="Arial"/>
                <w:szCs w:val="22"/>
              </w:rPr>
              <w:t>O</w:t>
            </w:r>
            <w:r>
              <w:rPr>
                <w:rFonts w:cs="Arial"/>
                <w:szCs w:val="22"/>
              </w:rPr>
              <w:t>H)</w:t>
            </w:r>
            <w:r>
              <w:rPr>
                <w:rFonts w:cs="Arial"/>
                <w:szCs w:val="22"/>
                <w:vertAlign w:val="subscript"/>
              </w:rPr>
              <w:t>2</w:t>
            </w:r>
            <w:r>
              <w:rPr>
                <w:rFonts w:cs="Arial"/>
                <w:szCs w:val="22"/>
                <w:vertAlign w:val="superscript"/>
              </w:rPr>
              <w:t>+</w:t>
            </w:r>
          </w:p>
        </w:tc>
        <w:tc>
          <w:tcPr>
            <w:tcW w:w="2241" w:type="dxa"/>
            <w:tcBorders>
              <w:bottom w:val="single" w:sz="4" w:space="0" w:color="auto"/>
            </w:tcBorders>
            <w:vAlign w:val="center"/>
          </w:tcPr>
          <w:p w14:paraId="175EA414" w14:textId="77777777" w:rsidR="00A43658" w:rsidRPr="00D910F5"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200" w:type="dxa"/>
            <w:tcBorders>
              <w:bottom w:val="single" w:sz="4" w:space="0" w:color="auto"/>
            </w:tcBorders>
            <w:vAlign w:val="center"/>
          </w:tcPr>
          <w:p w14:paraId="24C96145" w14:textId="77777777" w:rsidR="00A43658" w:rsidRPr="00D910F5"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33</w:t>
            </w:r>
          </w:p>
        </w:tc>
        <w:tc>
          <w:tcPr>
            <w:tcW w:w="2163" w:type="dxa"/>
            <w:tcBorders>
              <w:bottom w:val="single" w:sz="4" w:space="0" w:color="auto"/>
            </w:tcBorders>
          </w:tcPr>
          <w:p w14:paraId="5CA54AEA"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13F4BBC6" w14:textId="77777777" w:rsidTr="00F453C8">
        <w:trPr>
          <w:jc w:val="center"/>
        </w:trPr>
        <w:tc>
          <w:tcPr>
            <w:tcW w:w="2252" w:type="dxa"/>
            <w:tcBorders>
              <w:top w:val="single" w:sz="4" w:space="0" w:color="auto"/>
            </w:tcBorders>
            <w:vAlign w:val="center"/>
          </w:tcPr>
          <w:p w14:paraId="1380F518" w14:textId="77777777" w:rsidR="00A43658" w:rsidRDefault="00A43658" w:rsidP="005103A3">
            <w:pPr>
              <w:spacing w:before="0" w:after="0"/>
              <w:ind w:firstLine="284"/>
              <w:jc w:val="left"/>
              <w:rPr>
                <w:rFonts w:cs="Arial"/>
                <w:szCs w:val="22"/>
              </w:rPr>
            </w:pPr>
            <w:r>
              <w:rPr>
                <w:rFonts w:cs="Arial"/>
                <w:szCs w:val="22"/>
                <w:lang w:eastAsia="zh-CN"/>
              </w:rPr>
              <w:t>C</w:t>
            </w:r>
            <w:r w:rsidRPr="00631C9C">
              <w:rPr>
                <w:rFonts w:cs="Arial"/>
                <w:szCs w:val="22"/>
                <w:vertAlign w:val="subscript"/>
                <w:lang w:eastAsia="zh-CN"/>
              </w:rPr>
              <w:t>5</w:t>
            </w:r>
            <w:r>
              <w:rPr>
                <w:rFonts w:cs="Arial"/>
                <w:szCs w:val="22"/>
                <w:lang w:eastAsia="zh-CN"/>
              </w:rPr>
              <w:t>H</w:t>
            </w:r>
            <w:r w:rsidRPr="00631C9C">
              <w:rPr>
                <w:rFonts w:cs="Arial"/>
                <w:szCs w:val="22"/>
                <w:vertAlign w:val="subscript"/>
                <w:lang w:eastAsia="zh-CN"/>
              </w:rPr>
              <w:t>7</w:t>
            </w:r>
            <w:r>
              <w:rPr>
                <w:rFonts w:cs="Arial"/>
                <w:szCs w:val="22"/>
                <w:lang w:eastAsia="zh-CN"/>
              </w:rPr>
              <w:t>O</w:t>
            </w:r>
            <w:r w:rsidRPr="00631C9C">
              <w:rPr>
                <w:rFonts w:cs="Arial"/>
                <w:szCs w:val="22"/>
                <w:vertAlign w:val="subscript"/>
                <w:lang w:eastAsia="zh-CN"/>
              </w:rPr>
              <w:t>2</w:t>
            </w:r>
            <w:r>
              <w:rPr>
                <w:rFonts w:cs="Arial"/>
                <w:szCs w:val="22"/>
                <w:lang w:eastAsia="zh-CN"/>
              </w:rPr>
              <w:t>N</w:t>
            </w:r>
          </w:p>
        </w:tc>
        <w:tc>
          <w:tcPr>
            <w:tcW w:w="2241" w:type="dxa"/>
            <w:tcBorders>
              <w:top w:val="single" w:sz="4" w:space="0" w:color="auto"/>
            </w:tcBorders>
            <w:vAlign w:val="center"/>
          </w:tcPr>
          <w:p w14:paraId="55475270" w14:textId="77777777" w:rsidR="00A43658"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15</w:t>
            </w:r>
          </w:p>
        </w:tc>
        <w:tc>
          <w:tcPr>
            <w:tcW w:w="2200" w:type="dxa"/>
            <w:tcBorders>
              <w:top w:val="single" w:sz="4" w:space="0" w:color="auto"/>
            </w:tcBorders>
            <w:vAlign w:val="center"/>
          </w:tcPr>
          <w:p w14:paraId="2C327FC9" w14:textId="77777777" w:rsidR="00A43658" w:rsidRDefault="00A43658" w:rsidP="00A43658">
            <w:pPr>
              <w:spacing w:before="0" w:after="0"/>
              <w:jc w:val="center"/>
              <w:rPr>
                <w:rFonts w:cs="Arial"/>
                <w:szCs w:val="22"/>
              </w:rPr>
            </w:pPr>
            <w:r>
              <w:rPr>
                <w:rFonts w:cs="Arial"/>
                <w:szCs w:val="22"/>
              </w:rPr>
              <w:t>5.00×10</w:t>
            </w:r>
            <w:r w:rsidRPr="00D910F5">
              <w:rPr>
                <w:rFonts w:cs="Arial"/>
                <w:szCs w:val="22"/>
                <w:vertAlign w:val="superscript"/>
              </w:rPr>
              <w:t>-</w:t>
            </w:r>
            <w:r>
              <w:rPr>
                <w:rFonts w:cs="Arial"/>
                <w:szCs w:val="22"/>
                <w:vertAlign w:val="superscript"/>
              </w:rPr>
              <w:t>5</w:t>
            </w:r>
          </w:p>
        </w:tc>
        <w:tc>
          <w:tcPr>
            <w:tcW w:w="2163" w:type="dxa"/>
            <w:tcBorders>
              <w:top w:val="single" w:sz="4" w:space="0" w:color="auto"/>
            </w:tcBorders>
          </w:tcPr>
          <w:p w14:paraId="285D077B"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6CD56B8" w14:textId="77777777" w:rsidTr="00F453C8">
        <w:trPr>
          <w:jc w:val="center"/>
        </w:trPr>
        <w:tc>
          <w:tcPr>
            <w:tcW w:w="2252" w:type="dxa"/>
            <w:vAlign w:val="center"/>
          </w:tcPr>
          <w:p w14:paraId="2ED45659" w14:textId="77777777" w:rsidR="00A43658" w:rsidRDefault="00A43658" w:rsidP="005103A3">
            <w:pPr>
              <w:spacing w:before="0" w:after="0"/>
              <w:ind w:firstLine="284"/>
              <w:jc w:val="left"/>
              <w:rPr>
                <w:rFonts w:cs="Arial"/>
                <w:szCs w:val="22"/>
              </w:rPr>
            </w:pPr>
            <w:r>
              <w:rPr>
                <w:rFonts w:cs="Arial"/>
                <w:szCs w:val="22"/>
                <w:lang w:eastAsia="zh-CN"/>
              </w:rPr>
              <w:t>C</w:t>
            </w:r>
            <w:r w:rsidRPr="00631C9C">
              <w:rPr>
                <w:rFonts w:cs="Arial"/>
                <w:szCs w:val="22"/>
                <w:vertAlign w:val="subscript"/>
                <w:lang w:eastAsia="zh-CN"/>
              </w:rPr>
              <w:t>5</w:t>
            </w:r>
            <w:r>
              <w:rPr>
                <w:rFonts w:cs="Arial"/>
                <w:szCs w:val="22"/>
                <w:lang w:eastAsia="zh-CN"/>
              </w:rPr>
              <w:t>H</w:t>
            </w:r>
            <w:r w:rsidRPr="00631C9C">
              <w:rPr>
                <w:rFonts w:cs="Arial"/>
                <w:szCs w:val="22"/>
                <w:vertAlign w:val="subscript"/>
                <w:lang w:eastAsia="zh-CN"/>
              </w:rPr>
              <w:t>7</w:t>
            </w:r>
            <w:r>
              <w:rPr>
                <w:rFonts w:cs="Arial"/>
                <w:szCs w:val="22"/>
                <w:lang w:eastAsia="zh-CN"/>
              </w:rPr>
              <w:t>O</w:t>
            </w:r>
            <w:r w:rsidRPr="00631C9C">
              <w:rPr>
                <w:rFonts w:cs="Arial"/>
                <w:szCs w:val="22"/>
                <w:vertAlign w:val="subscript"/>
                <w:lang w:eastAsia="zh-CN"/>
              </w:rPr>
              <w:t>2</w:t>
            </w:r>
            <w:r>
              <w:rPr>
                <w:rFonts w:cs="Arial"/>
                <w:szCs w:val="22"/>
                <w:lang w:eastAsia="zh-CN"/>
              </w:rPr>
              <w:t>N(d)</w:t>
            </w:r>
          </w:p>
        </w:tc>
        <w:tc>
          <w:tcPr>
            <w:tcW w:w="2241" w:type="dxa"/>
            <w:vAlign w:val="center"/>
          </w:tcPr>
          <w:p w14:paraId="23016FBF" w14:textId="77777777" w:rsidR="00A43658" w:rsidRDefault="00A43658" w:rsidP="009D5E96">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15</w:t>
            </w:r>
          </w:p>
        </w:tc>
        <w:tc>
          <w:tcPr>
            <w:tcW w:w="2200" w:type="dxa"/>
            <w:vAlign w:val="center"/>
          </w:tcPr>
          <w:p w14:paraId="0928BCF2" w14:textId="77777777" w:rsidR="00A43658" w:rsidRDefault="00A43658" w:rsidP="00A43658">
            <w:pPr>
              <w:spacing w:before="0" w:after="0"/>
              <w:jc w:val="center"/>
              <w:rPr>
                <w:rFonts w:cs="Arial"/>
                <w:szCs w:val="22"/>
              </w:rPr>
            </w:pPr>
            <w:r>
              <w:rPr>
                <w:rFonts w:cs="Arial"/>
                <w:szCs w:val="22"/>
              </w:rPr>
              <w:t>1.00×10</w:t>
            </w:r>
            <w:r w:rsidRPr="00D910F5">
              <w:rPr>
                <w:rFonts w:cs="Arial"/>
                <w:szCs w:val="22"/>
                <w:vertAlign w:val="superscript"/>
              </w:rPr>
              <w:t>-</w:t>
            </w:r>
            <w:r>
              <w:rPr>
                <w:rFonts w:cs="Arial"/>
                <w:szCs w:val="22"/>
                <w:vertAlign w:val="superscript"/>
              </w:rPr>
              <w:t>15</w:t>
            </w:r>
          </w:p>
        </w:tc>
        <w:tc>
          <w:tcPr>
            <w:tcW w:w="2163" w:type="dxa"/>
          </w:tcPr>
          <w:p w14:paraId="7AE5391F"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4E71DF38" w14:textId="77777777" w:rsidTr="00F453C8">
        <w:trPr>
          <w:trHeight w:val="396"/>
          <w:jc w:val="center"/>
        </w:trPr>
        <w:tc>
          <w:tcPr>
            <w:tcW w:w="2252" w:type="dxa"/>
            <w:tcBorders>
              <w:bottom w:val="single" w:sz="4" w:space="0" w:color="auto"/>
            </w:tcBorders>
            <w:vAlign w:val="center"/>
          </w:tcPr>
          <w:p w14:paraId="4E849F71" w14:textId="77777777" w:rsidR="00A43658" w:rsidRPr="00D910F5" w:rsidRDefault="00A43658" w:rsidP="009D5E96">
            <w:pPr>
              <w:spacing w:before="0" w:after="0"/>
              <w:ind w:firstLine="284"/>
              <w:jc w:val="left"/>
              <w:rPr>
                <w:rFonts w:cs="Arial"/>
                <w:szCs w:val="22"/>
              </w:rPr>
            </w:pPr>
            <w:r w:rsidRPr="00D910F5">
              <w:rPr>
                <w:rFonts w:cs="Arial"/>
                <w:szCs w:val="22"/>
              </w:rPr>
              <w:t>Ionic strength</w:t>
            </w:r>
          </w:p>
        </w:tc>
        <w:tc>
          <w:tcPr>
            <w:tcW w:w="2241" w:type="dxa"/>
            <w:tcBorders>
              <w:bottom w:val="single" w:sz="4" w:space="0" w:color="auto"/>
            </w:tcBorders>
            <w:vAlign w:val="center"/>
          </w:tcPr>
          <w:p w14:paraId="50E5A0A5" w14:textId="77777777" w:rsidR="00A43658" w:rsidRPr="00D910F5" w:rsidRDefault="00A43658" w:rsidP="009D5E96">
            <w:pPr>
              <w:spacing w:before="0" w:after="0"/>
              <w:jc w:val="center"/>
              <w:rPr>
                <w:rFonts w:cs="Arial"/>
                <w:szCs w:val="22"/>
              </w:rPr>
            </w:pPr>
            <w:r>
              <w:rPr>
                <w:rFonts w:cs="Arial"/>
                <w:szCs w:val="22"/>
              </w:rPr>
              <w:t>0.01</w:t>
            </w:r>
          </w:p>
        </w:tc>
        <w:tc>
          <w:tcPr>
            <w:tcW w:w="2200" w:type="dxa"/>
            <w:tcBorders>
              <w:bottom w:val="single" w:sz="4" w:space="0" w:color="auto"/>
            </w:tcBorders>
            <w:vAlign w:val="center"/>
          </w:tcPr>
          <w:p w14:paraId="1450B7AE" w14:textId="77777777" w:rsidR="00A43658" w:rsidRPr="00D910F5" w:rsidRDefault="00A43658" w:rsidP="009D5E96">
            <w:pPr>
              <w:spacing w:before="0" w:after="0"/>
              <w:jc w:val="center"/>
              <w:rPr>
                <w:rFonts w:cs="Arial"/>
                <w:szCs w:val="22"/>
              </w:rPr>
            </w:pPr>
            <w:r>
              <w:rPr>
                <w:rFonts w:cs="Arial"/>
                <w:szCs w:val="22"/>
              </w:rPr>
              <w:t>0.01</w:t>
            </w:r>
          </w:p>
        </w:tc>
        <w:tc>
          <w:tcPr>
            <w:tcW w:w="2163" w:type="dxa"/>
            <w:tcBorders>
              <w:bottom w:val="single" w:sz="4" w:space="0" w:color="auto"/>
            </w:tcBorders>
          </w:tcPr>
          <w:p w14:paraId="77A34A9A" w14:textId="77777777" w:rsidR="00A43658" w:rsidRPr="00D910F5" w:rsidRDefault="00A43658" w:rsidP="009D5E96">
            <w:pPr>
              <w:spacing w:before="0" w:after="0"/>
              <w:jc w:val="center"/>
              <w:rPr>
                <w:rFonts w:cs="Arial"/>
                <w:szCs w:val="22"/>
              </w:rPr>
            </w:pPr>
            <w:r w:rsidRPr="00257DEB">
              <w:rPr>
                <w:rFonts w:cs="Arial"/>
                <w:szCs w:val="22"/>
              </w:rPr>
              <w:t>[mol l</w:t>
            </w:r>
            <w:r w:rsidRPr="00257DEB">
              <w:rPr>
                <w:rFonts w:cs="Arial"/>
                <w:szCs w:val="22"/>
                <w:vertAlign w:val="superscript"/>
              </w:rPr>
              <w:t>-1</w:t>
            </w:r>
            <w:r w:rsidRPr="00257DEB">
              <w:rPr>
                <w:rFonts w:cs="Arial"/>
                <w:szCs w:val="22"/>
              </w:rPr>
              <w:t>]</w:t>
            </w:r>
          </w:p>
        </w:tc>
      </w:tr>
      <w:tr w:rsidR="00A43658" w:rsidRPr="00D910F5" w14:paraId="1F92D855" w14:textId="77777777" w:rsidTr="00F453C8">
        <w:trPr>
          <w:trHeight w:val="396"/>
          <w:jc w:val="center"/>
        </w:trPr>
        <w:tc>
          <w:tcPr>
            <w:tcW w:w="2252" w:type="dxa"/>
            <w:tcBorders>
              <w:top w:val="single" w:sz="4" w:space="0" w:color="auto"/>
            </w:tcBorders>
            <w:vAlign w:val="center"/>
          </w:tcPr>
          <w:p w14:paraId="018D4921" w14:textId="77777777" w:rsidR="00A43658" w:rsidRPr="00D910F5" w:rsidRDefault="00A43658" w:rsidP="009D5E96">
            <w:pPr>
              <w:spacing w:before="0" w:after="0"/>
              <w:ind w:firstLine="284"/>
              <w:jc w:val="left"/>
              <w:rPr>
                <w:rFonts w:cs="Arial"/>
                <w:szCs w:val="22"/>
              </w:rPr>
            </w:pPr>
            <w:r>
              <w:rPr>
                <w:rFonts w:cs="Arial"/>
                <w:szCs w:val="22"/>
              </w:rPr>
              <w:t>Calcite</w:t>
            </w:r>
          </w:p>
        </w:tc>
        <w:tc>
          <w:tcPr>
            <w:tcW w:w="2241" w:type="dxa"/>
            <w:tcBorders>
              <w:top w:val="single" w:sz="4" w:space="0" w:color="auto"/>
            </w:tcBorders>
            <w:vAlign w:val="center"/>
          </w:tcPr>
          <w:p w14:paraId="243B2C0A" w14:textId="77777777" w:rsidR="00A43658" w:rsidRPr="00D910F5" w:rsidRDefault="00A43658" w:rsidP="009D5E96">
            <w:pPr>
              <w:spacing w:before="0" w:after="0"/>
              <w:jc w:val="center"/>
              <w:rPr>
                <w:rFonts w:cs="Arial"/>
                <w:szCs w:val="22"/>
              </w:rPr>
            </w:pPr>
          </w:p>
        </w:tc>
        <w:tc>
          <w:tcPr>
            <w:tcW w:w="2200" w:type="dxa"/>
            <w:tcBorders>
              <w:top w:val="single" w:sz="4" w:space="0" w:color="auto"/>
            </w:tcBorders>
            <w:vAlign w:val="center"/>
          </w:tcPr>
          <w:p w14:paraId="0D154631" w14:textId="77777777" w:rsidR="00A43658" w:rsidRDefault="00A43658" w:rsidP="009D5E96">
            <w:pPr>
              <w:spacing w:before="0" w:after="0"/>
              <w:jc w:val="center"/>
              <w:rPr>
                <w:rFonts w:cs="Arial"/>
                <w:szCs w:val="22"/>
              </w:rPr>
            </w:pPr>
            <w:r>
              <w:rPr>
                <w:rFonts w:cs="Arial"/>
                <w:szCs w:val="22"/>
              </w:rPr>
              <w:t>0.1</w:t>
            </w:r>
          </w:p>
        </w:tc>
        <w:tc>
          <w:tcPr>
            <w:tcW w:w="2163" w:type="dxa"/>
            <w:tcBorders>
              <w:top w:val="single" w:sz="4" w:space="0" w:color="auto"/>
            </w:tcBorders>
            <w:vAlign w:val="center"/>
          </w:tcPr>
          <w:p w14:paraId="04327A84" w14:textId="77777777" w:rsidR="00A43658" w:rsidRPr="00D910F5" w:rsidRDefault="00A43658" w:rsidP="00A43658">
            <w:pPr>
              <w:spacing w:before="0" w:after="0"/>
              <w:jc w:val="center"/>
              <w:rPr>
                <w:rFonts w:cs="Arial"/>
                <w:szCs w:val="22"/>
              </w:rPr>
            </w:pPr>
            <w:r w:rsidRPr="00D910F5">
              <w:rPr>
                <w:rFonts w:cs="Arial"/>
                <w:szCs w:val="22"/>
              </w:rPr>
              <w:t>[m</w:t>
            </w:r>
            <w:r>
              <w:rPr>
                <w:rFonts w:cs="Arial"/>
                <w:szCs w:val="22"/>
                <w:vertAlign w:val="superscript"/>
              </w:rPr>
              <w:t>-3</w:t>
            </w:r>
            <w:r w:rsidRPr="00D910F5">
              <w:rPr>
                <w:rFonts w:cs="Arial"/>
                <w:szCs w:val="22"/>
              </w:rPr>
              <w:t xml:space="preserve"> </w:t>
            </w:r>
            <w:r>
              <w:rPr>
                <w:rFonts w:cs="Arial"/>
                <w:szCs w:val="22"/>
              </w:rPr>
              <w:t>m</w:t>
            </w:r>
            <w:r w:rsidRPr="00D910F5">
              <w:rPr>
                <w:rFonts w:cs="Arial"/>
                <w:szCs w:val="22"/>
                <w:vertAlign w:val="superscript"/>
              </w:rPr>
              <w:t>-</w:t>
            </w:r>
            <w:r>
              <w:rPr>
                <w:rFonts w:cs="Arial"/>
                <w:szCs w:val="22"/>
                <w:vertAlign w:val="superscript"/>
              </w:rPr>
              <w:t>3</w:t>
            </w:r>
            <w:r w:rsidRPr="00D910F5">
              <w:rPr>
                <w:rFonts w:cs="Arial"/>
                <w:szCs w:val="22"/>
              </w:rPr>
              <w:t>]</w:t>
            </w:r>
          </w:p>
        </w:tc>
      </w:tr>
      <w:tr w:rsidR="00A43658" w:rsidRPr="00D910F5" w14:paraId="532727AC" w14:textId="77777777" w:rsidTr="009D5E96">
        <w:trPr>
          <w:trHeight w:val="396"/>
          <w:jc w:val="center"/>
        </w:trPr>
        <w:tc>
          <w:tcPr>
            <w:tcW w:w="2252" w:type="dxa"/>
            <w:tcBorders>
              <w:bottom w:val="single" w:sz="4" w:space="0" w:color="auto"/>
            </w:tcBorders>
            <w:vAlign w:val="center"/>
          </w:tcPr>
          <w:p w14:paraId="5F8203D0" w14:textId="77777777" w:rsidR="00A43658" w:rsidRDefault="00A43658" w:rsidP="009D5E96">
            <w:pPr>
              <w:spacing w:before="0" w:after="0"/>
              <w:ind w:firstLine="284"/>
              <w:jc w:val="left"/>
              <w:rPr>
                <w:rFonts w:cs="Arial"/>
                <w:szCs w:val="22"/>
              </w:rPr>
            </w:pPr>
            <w:r>
              <w:rPr>
                <w:rFonts w:cs="Arial"/>
                <w:szCs w:val="22"/>
              </w:rPr>
              <w:t>Cr(OH)</w:t>
            </w:r>
            <w:r w:rsidRPr="00F453C8">
              <w:rPr>
                <w:rFonts w:cs="Arial"/>
                <w:szCs w:val="22"/>
                <w:vertAlign w:val="subscript"/>
              </w:rPr>
              <w:t>3</w:t>
            </w:r>
          </w:p>
        </w:tc>
        <w:tc>
          <w:tcPr>
            <w:tcW w:w="2241" w:type="dxa"/>
            <w:tcBorders>
              <w:bottom w:val="single" w:sz="4" w:space="0" w:color="auto"/>
            </w:tcBorders>
            <w:vAlign w:val="center"/>
          </w:tcPr>
          <w:p w14:paraId="19D93D56" w14:textId="77777777" w:rsidR="00A43658" w:rsidRPr="00D910F5" w:rsidRDefault="00A43658" w:rsidP="009D5E96">
            <w:pPr>
              <w:spacing w:before="0" w:after="0"/>
              <w:jc w:val="center"/>
              <w:rPr>
                <w:rFonts w:cs="Arial"/>
                <w:szCs w:val="22"/>
              </w:rPr>
            </w:pPr>
          </w:p>
        </w:tc>
        <w:tc>
          <w:tcPr>
            <w:tcW w:w="2200" w:type="dxa"/>
            <w:tcBorders>
              <w:bottom w:val="single" w:sz="4" w:space="0" w:color="auto"/>
            </w:tcBorders>
            <w:vAlign w:val="center"/>
          </w:tcPr>
          <w:p w14:paraId="3E12C44A" w14:textId="77777777" w:rsidR="00A43658" w:rsidRDefault="00A43658" w:rsidP="009D5E96">
            <w:pPr>
              <w:spacing w:before="0" w:after="0"/>
              <w:jc w:val="center"/>
              <w:rPr>
                <w:rFonts w:cs="Arial"/>
                <w:szCs w:val="22"/>
              </w:rPr>
            </w:pPr>
            <w:r>
              <w:rPr>
                <w:rFonts w:cs="Arial"/>
                <w:szCs w:val="22"/>
              </w:rPr>
              <w:t>0.0</w:t>
            </w:r>
          </w:p>
        </w:tc>
        <w:tc>
          <w:tcPr>
            <w:tcW w:w="2163" w:type="dxa"/>
            <w:tcBorders>
              <w:bottom w:val="single" w:sz="4" w:space="0" w:color="auto"/>
            </w:tcBorders>
            <w:vAlign w:val="center"/>
          </w:tcPr>
          <w:p w14:paraId="71011FA0" w14:textId="77777777" w:rsidR="00A43658" w:rsidRPr="00D910F5" w:rsidRDefault="00A43658" w:rsidP="009D5E96">
            <w:pPr>
              <w:spacing w:before="0" w:after="0"/>
              <w:jc w:val="center"/>
              <w:rPr>
                <w:rFonts w:cs="Arial"/>
                <w:szCs w:val="22"/>
              </w:rPr>
            </w:pPr>
          </w:p>
        </w:tc>
      </w:tr>
    </w:tbl>
    <w:p w14:paraId="2029D6B7" w14:textId="77777777" w:rsidR="005103A3" w:rsidRDefault="005103A3" w:rsidP="005103A3">
      <w:pPr>
        <w:pStyle w:val="Simpleline"/>
      </w:pPr>
    </w:p>
    <w:p w14:paraId="001EED2C" w14:textId="77777777" w:rsidR="00B63F34" w:rsidRDefault="00B63F34" w:rsidP="005103A3">
      <w:pPr>
        <w:pStyle w:val="Simpleline"/>
      </w:pPr>
    </w:p>
    <w:p w14:paraId="3D7D576C" w14:textId="77777777" w:rsidR="0041544B" w:rsidRPr="00ED3698" w:rsidRDefault="0041544B" w:rsidP="0041544B">
      <w:pPr>
        <w:pStyle w:val="Heading4"/>
      </w:pPr>
      <w:bookmarkStart w:id="625" w:name="_Toc520374591"/>
      <w:r>
        <w:t>Parameters</w:t>
      </w:r>
      <w:bookmarkEnd w:id="625"/>
    </w:p>
    <w:p w14:paraId="0C8FAB0C" w14:textId="37047DE3" w:rsidR="0041544B" w:rsidRDefault="0041544B" w:rsidP="0041544B">
      <w:pPr>
        <w:rPr>
          <w:rFonts w:cs="Arial"/>
          <w:szCs w:val="22"/>
          <w:lang w:eastAsia="zh-CN"/>
        </w:rPr>
      </w:pPr>
      <w:r>
        <w:rPr>
          <w:rFonts w:cs="Arial"/>
          <w:szCs w:val="22"/>
          <w:lang w:eastAsia="zh-CN"/>
        </w:rPr>
        <w:t xml:space="preserve">The </w:t>
      </w:r>
      <w:r w:rsidR="0080007F">
        <w:rPr>
          <w:rFonts w:cs="Arial"/>
          <w:szCs w:val="22"/>
          <w:lang w:eastAsia="zh-CN"/>
        </w:rPr>
        <w:t xml:space="preserve">rate constant and kinetic parameters for microbially mediated reactions </w:t>
      </w:r>
      <w:r>
        <w:rPr>
          <w:rFonts w:cs="Arial"/>
          <w:szCs w:val="22"/>
          <w:lang w:eastAsia="zh-CN"/>
        </w:rPr>
        <w:t xml:space="preserve">are summarized in </w:t>
      </w:r>
      <w:r w:rsidR="0035755A">
        <w:rPr>
          <w:rFonts w:cs="Arial"/>
          <w:szCs w:val="22"/>
          <w:lang w:eastAsia="zh-CN"/>
        </w:rPr>
        <w:fldChar w:fldCharType="begin"/>
      </w:r>
      <w:r w:rsidR="0035755A">
        <w:rPr>
          <w:rFonts w:cs="Arial"/>
          <w:szCs w:val="22"/>
          <w:lang w:eastAsia="zh-CN"/>
        </w:rPr>
        <w:instrText xml:space="preserve"> REF _Ref412492185 \h </w:instrText>
      </w:r>
      <w:r w:rsidR="0035755A">
        <w:rPr>
          <w:rFonts w:cs="Arial"/>
          <w:szCs w:val="22"/>
          <w:lang w:eastAsia="zh-CN"/>
        </w:rPr>
      </w:r>
      <w:r w:rsidR="0035755A">
        <w:rPr>
          <w:rFonts w:cs="Arial"/>
          <w:szCs w:val="22"/>
          <w:lang w:eastAsia="zh-CN"/>
        </w:rPr>
        <w:fldChar w:fldCharType="separate"/>
      </w:r>
      <w:r w:rsidR="00B560DA">
        <w:t xml:space="preserve">Table </w:t>
      </w:r>
      <w:r w:rsidR="00B560DA">
        <w:rPr>
          <w:noProof/>
        </w:rPr>
        <w:t>2</w:t>
      </w:r>
      <w:r w:rsidR="00B560DA">
        <w:t>.</w:t>
      </w:r>
      <w:r w:rsidR="00B560DA">
        <w:rPr>
          <w:noProof/>
        </w:rPr>
        <w:t>64</w:t>
      </w:r>
      <w:r w:rsidR="0035755A">
        <w:rPr>
          <w:rFonts w:cs="Arial"/>
          <w:szCs w:val="22"/>
          <w:lang w:eastAsia="zh-CN"/>
        </w:rPr>
        <w:fldChar w:fldCharType="end"/>
      </w:r>
      <w:r w:rsidR="004474F5">
        <w:rPr>
          <w:rFonts w:cs="Arial"/>
          <w:szCs w:val="22"/>
          <w:lang w:eastAsia="zh-CN"/>
        </w:rPr>
        <w:t xml:space="preserve">.  </w:t>
      </w:r>
      <w:r w:rsidR="0035755A">
        <w:rPr>
          <w:rFonts w:cs="Arial"/>
          <w:szCs w:val="22"/>
          <w:lang w:eastAsia="zh-CN"/>
        </w:rPr>
        <w:t>It is important to note that MIN3P-THCm uses [s</w:t>
      </w:r>
      <w:r w:rsidR="0035755A">
        <w:rPr>
          <w:rFonts w:cs="Arial"/>
          <w:szCs w:val="22"/>
          <w:vertAlign w:val="superscript"/>
          <w:lang w:eastAsia="zh-CN"/>
        </w:rPr>
        <w:t>-1</w:t>
      </w:r>
      <w:r w:rsidR="0035755A">
        <w:rPr>
          <w:rFonts w:cs="Arial"/>
          <w:szCs w:val="22"/>
          <w:lang w:eastAsia="zh-CN"/>
        </w:rPr>
        <w:t>] for rate constant of the reactions, which is different than the unit [</w:t>
      </w:r>
      <w:r w:rsidR="002823C1">
        <w:rPr>
          <w:rFonts w:cs="Arial"/>
          <w:szCs w:val="22"/>
          <w:lang w:eastAsia="zh-CN"/>
        </w:rPr>
        <w:t xml:space="preserve">mol </w:t>
      </w:r>
      <w:r w:rsidR="0035755A">
        <w:rPr>
          <w:rFonts w:cs="Arial"/>
          <w:szCs w:val="22"/>
          <w:lang w:eastAsia="zh-CN"/>
        </w:rPr>
        <w:t>cell</w:t>
      </w:r>
      <w:r w:rsidR="002823C1">
        <w:rPr>
          <w:rFonts w:cs="Arial"/>
          <w:szCs w:val="22"/>
          <w:vertAlign w:val="superscript"/>
          <w:lang w:eastAsia="zh-CN"/>
        </w:rPr>
        <w:t>-1</w:t>
      </w:r>
      <w:r w:rsidR="0035755A">
        <w:rPr>
          <w:rFonts w:cs="Arial"/>
          <w:szCs w:val="22"/>
          <w:lang w:eastAsia="zh-CN"/>
        </w:rPr>
        <w:t xml:space="preserve"> </w:t>
      </w:r>
      <w:r w:rsidR="002823C1">
        <w:rPr>
          <w:rFonts w:cs="Arial"/>
          <w:szCs w:val="22"/>
          <w:lang w:eastAsia="zh-CN"/>
        </w:rPr>
        <w:t>s</w:t>
      </w:r>
      <w:r w:rsidR="002823C1">
        <w:rPr>
          <w:rFonts w:cs="Arial"/>
          <w:szCs w:val="22"/>
          <w:vertAlign w:val="superscript"/>
          <w:lang w:eastAsia="zh-CN"/>
        </w:rPr>
        <w:t>-1</w:t>
      </w:r>
      <w:r w:rsidR="002823C1">
        <w:rPr>
          <w:rFonts w:cs="Arial"/>
          <w:szCs w:val="22"/>
          <w:lang w:eastAsia="zh-CN"/>
        </w:rPr>
        <w:t xml:space="preserve">] described in the paper (Molins </w:t>
      </w:r>
      <w:r w:rsidR="004474F5">
        <w:rPr>
          <w:rFonts w:cs="Arial"/>
          <w:szCs w:val="22"/>
          <w:lang w:eastAsia="zh-CN"/>
        </w:rPr>
        <w:t xml:space="preserve">et al. </w:t>
      </w:r>
      <w:r w:rsidR="002823C1">
        <w:rPr>
          <w:rFonts w:cs="Arial"/>
          <w:szCs w:val="22"/>
          <w:lang w:eastAsia="zh-CN"/>
        </w:rPr>
        <w:t>2014)</w:t>
      </w:r>
      <w:r w:rsidR="004474F5">
        <w:rPr>
          <w:rFonts w:cs="Arial"/>
          <w:szCs w:val="22"/>
          <w:lang w:eastAsia="zh-CN"/>
        </w:rPr>
        <w:t xml:space="preserve">.  </w:t>
      </w:r>
      <w:r w:rsidR="002823C1">
        <w:rPr>
          <w:rFonts w:cs="Arial"/>
          <w:szCs w:val="22"/>
          <w:lang w:eastAsia="zh-CN"/>
        </w:rPr>
        <w:t>The transformation factor is the mass of a biomass cell (C</w:t>
      </w:r>
      <w:r w:rsidR="002823C1" w:rsidRPr="00631C9C">
        <w:rPr>
          <w:rFonts w:cs="Arial"/>
          <w:szCs w:val="22"/>
          <w:vertAlign w:val="subscript"/>
          <w:lang w:eastAsia="zh-CN"/>
        </w:rPr>
        <w:t>5</w:t>
      </w:r>
      <w:r w:rsidR="002823C1">
        <w:rPr>
          <w:rFonts w:cs="Arial"/>
          <w:szCs w:val="22"/>
          <w:lang w:eastAsia="zh-CN"/>
        </w:rPr>
        <w:t>H</w:t>
      </w:r>
      <w:r w:rsidR="002823C1" w:rsidRPr="00631C9C">
        <w:rPr>
          <w:rFonts w:cs="Arial"/>
          <w:szCs w:val="22"/>
          <w:vertAlign w:val="subscript"/>
          <w:lang w:eastAsia="zh-CN"/>
        </w:rPr>
        <w:t>7</w:t>
      </w:r>
      <w:r w:rsidR="002823C1">
        <w:rPr>
          <w:rFonts w:cs="Arial"/>
          <w:szCs w:val="22"/>
          <w:lang w:eastAsia="zh-CN"/>
        </w:rPr>
        <w:t>O</w:t>
      </w:r>
      <w:r w:rsidR="002823C1" w:rsidRPr="00631C9C">
        <w:rPr>
          <w:rFonts w:cs="Arial"/>
          <w:szCs w:val="22"/>
          <w:vertAlign w:val="subscript"/>
          <w:lang w:eastAsia="zh-CN"/>
        </w:rPr>
        <w:t>2</w:t>
      </w:r>
      <w:r w:rsidR="002823C1">
        <w:rPr>
          <w:rFonts w:cs="Arial"/>
          <w:szCs w:val="22"/>
          <w:lang w:eastAsia="zh-CN"/>
        </w:rPr>
        <w:t>N) in 2x10</w:t>
      </w:r>
      <w:r w:rsidR="002823C1">
        <w:rPr>
          <w:rFonts w:cs="Arial"/>
          <w:szCs w:val="22"/>
          <w:vertAlign w:val="superscript"/>
          <w:lang w:eastAsia="zh-CN"/>
        </w:rPr>
        <w:t>-15</w:t>
      </w:r>
      <w:r w:rsidR="002823C1">
        <w:rPr>
          <w:rFonts w:cs="Arial"/>
          <w:szCs w:val="22"/>
          <w:lang w:eastAsia="zh-CN"/>
        </w:rPr>
        <w:t xml:space="preserve"> mol C</w:t>
      </w:r>
      <w:r w:rsidR="002823C1" w:rsidRPr="00631C9C">
        <w:rPr>
          <w:rFonts w:cs="Arial"/>
          <w:szCs w:val="22"/>
          <w:vertAlign w:val="subscript"/>
          <w:lang w:eastAsia="zh-CN"/>
        </w:rPr>
        <w:t>5</w:t>
      </w:r>
      <w:r w:rsidR="002823C1">
        <w:rPr>
          <w:rFonts w:cs="Arial"/>
          <w:szCs w:val="22"/>
          <w:lang w:eastAsia="zh-CN"/>
        </w:rPr>
        <w:t>H</w:t>
      </w:r>
      <w:r w:rsidR="002823C1" w:rsidRPr="00631C9C">
        <w:rPr>
          <w:rFonts w:cs="Arial"/>
          <w:szCs w:val="22"/>
          <w:vertAlign w:val="subscript"/>
          <w:lang w:eastAsia="zh-CN"/>
        </w:rPr>
        <w:t>7</w:t>
      </w:r>
      <w:r w:rsidR="002823C1">
        <w:rPr>
          <w:rFonts w:cs="Arial"/>
          <w:szCs w:val="22"/>
          <w:lang w:eastAsia="zh-CN"/>
        </w:rPr>
        <w:t>O</w:t>
      </w:r>
      <w:r w:rsidR="002823C1" w:rsidRPr="00631C9C">
        <w:rPr>
          <w:rFonts w:cs="Arial"/>
          <w:szCs w:val="22"/>
          <w:vertAlign w:val="subscript"/>
          <w:lang w:eastAsia="zh-CN"/>
        </w:rPr>
        <w:t>2</w:t>
      </w:r>
      <w:r w:rsidR="002823C1">
        <w:rPr>
          <w:rFonts w:cs="Arial"/>
          <w:szCs w:val="22"/>
          <w:lang w:eastAsia="zh-CN"/>
        </w:rPr>
        <w:t>N cell</w:t>
      </w:r>
      <w:r w:rsidR="002823C1">
        <w:rPr>
          <w:rFonts w:cs="Arial"/>
          <w:szCs w:val="22"/>
          <w:vertAlign w:val="superscript"/>
          <w:lang w:eastAsia="zh-CN"/>
        </w:rPr>
        <w:t>-1</w:t>
      </w:r>
      <w:r w:rsidR="002823C1">
        <w:rPr>
          <w:rFonts w:cs="Arial"/>
          <w:szCs w:val="22"/>
          <w:lang w:eastAsia="zh-CN"/>
        </w:rPr>
        <w:t>.</w:t>
      </w:r>
    </w:p>
    <w:p w14:paraId="6CD8EAE3" w14:textId="77777777" w:rsidR="00983DB1" w:rsidRDefault="00983DB1" w:rsidP="00983DB1">
      <w:pPr>
        <w:rPr>
          <w:rFonts w:cs="Arial"/>
          <w:szCs w:val="22"/>
          <w:lang w:eastAsia="zh-CN"/>
        </w:rPr>
      </w:pPr>
      <w:r>
        <w:rPr>
          <w:rFonts w:cs="Arial"/>
          <w:szCs w:val="22"/>
          <w:lang w:eastAsia="zh-CN"/>
        </w:rPr>
        <w:t>The diffusion coefficient for all mobile species is assumed to be 10</w:t>
      </w:r>
      <w:r w:rsidRPr="00A140CF">
        <w:rPr>
          <w:rFonts w:cs="Arial"/>
          <w:szCs w:val="22"/>
          <w:vertAlign w:val="superscript"/>
          <w:lang w:eastAsia="zh-CN"/>
        </w:rPr>
        <w:t>-9</w:t>
      </w:r>
      <w:r>
        <w:rPr>
          <w:rFonts w:cs="Arial"/>
          <w:szCs w:val="22"/>
          <w:lang w:eastAsia="zh-CN"/>
        </w:rPr>
        <w:t> m</w:t>
      </w:r>
      <w:r w:rsidRPr="00A140CF">
        <w:rPr>
          <w:rFonts w:cs="Arial"/>
          <w:szCs w:val="22"/>
          <w:vertAlign w:val="superscript"/>
          <w:lang w:eastAsia="zh-CN"/>
        </w:rPr>
        <w:t>2</w:t>
      </w:r>
      <w:r>
        <w:rPr>
          <w:rFonts w:cs="Arial"/>
          <w:szCs w:val="22"/>
          <w:lang w:eastAsia="zh-CN"/>
        </w:rPr>
        <w:t> s</w:t>
      </w:r>
      <w:r w:rsidRPr="00A140CF">
        <w:rPr>
          <w:rFonts w:cs="Arial"/>
          <w:szCs w:val="22"/>
          <w:vertAlign w:val="superscript"/>
          <w:lang w:eastAsia="zh-CN"/>
        </w:rPr>
        <w:t>-1</w:t>
      </w:r>
      <w:r>
        <w:rPr>
          <w:rFonts w:cs="Arial"/>
          <w:szCs w:val="22"/>
          <w:lang w:eastAsia="zh-CN"/>
        </w:rPr>
        <w:t>.</w:t>
      </w:r>
    </w:p>
    <w:p w14:paraId="24F0765F" w14:textId="3E69DB4C" w:rsidR="00983DB1" w:rsidRPr="002A1482" w:rsidRDefault="00983DB1" w:rsidP="00983DB1">
      <w:pPr>
        <w:rPr>
          <w:rFonts w:cs="Arial"/>
          <w:b/>
          <w:szCs w:val="22"/>
          <w:lang w:eastAsia="zh-CN"/>
        </w:rPr>
      </w:pPr>
      <w:r>
        <w:rPr>
          <w:rFonts w:cs="Arial"/>
          <w:szCs w:val="22"/>
          <w:lang w:eastAsia="zh-CN"/>
        </w:rPr>
        <w:t>The decay parameter of biomass (b) is 0.00432 day</w:t>
      </w:r>
      <w:r w:rsidRPr="008719B3">
        <w:rPr>
          <w:rFonts w:cs="Arial"/>
          <w:szCs w:val="22"/>
          <w:vertAlign w:val="superscript"/>
          <w:lang w:eastAsia="zh-CN"/>
        </w:rPr>
        <w:t>-1</w:t>
      </w:r>
      <w:r w:rsidR="004474F5">
        <w:rPr>
          <w:rFonts w:cs="Arial"/>
          <w:szCs w:val="22"/>
          <w:lang w:eastAsia="zh-CN"/>
        </w:rPr>
        <w:t xml:space="preserve">.  </w:t>
      </w:r>
      <w:r>
        <w:rPr>
          <w:rFonts w:cs="Arial"/>
          <w:szCs w:val="22"/>
          <w:lang w:eastAsia="zh-CN"/>
        </w:rPr>
        <w:t>Biomass is treated as immobile aqueous component but only exist in the pore network</w:t>
      </w:r>
      <w:r w:rsidR="004474F5">
        <w:rPr>
          <w:rFonts w:cs="Arial"/>
          <w:szCs w:val="22"/>
          <w:lang w:eastAsia="zh-CN"/>
        </w:rPr>
        <w:t xml:space="preserve">.  </w:t>
      </w:r>
      <w:r>
        <w:rPr>
          <w:rFonts w:cs="Arial"/>
          <w:szCs w:val="22"/>
          <w:lang w:eastAsia="zh-CN"/>
        </w:rPr>
        <w:t>As the porosity is 0.4, the decay rate scaled into pore system in MIN3P-THCm is 1.25x10</w:t>
      </w:r>
      <w:r w:rsidRPr="0077091E">
        <w:rPr>
          <w:rFonts w:cs="Arial"/>
          <w:szCs w:val="22"/>
          <w:vertAlign w:val="superscript"/>
          <w:lang w:eastAsia="zh-CN"/>
        </w:rPr>
        <w:t>-</w:t>
      </w:r>
      <w:r>
        <w:rPr>
          <w:rFonts w:cs="Arial"/>
          <w:szCs w:val="22"/>
          <w:vertAlign w:val="superscript"/>
          <w:lang w:eastAsia="zh-CN"/>
        </w:rPr>
        <w:t>7</w:t>
      </w:r>
      <w:r>
        <w:rPr>
          <w:rFonts w:cs="Arial"/>
          <w:szCs w:val="22"/>
          <w:lang w:eastAsia="zh-CN"/>
        </w:rPr>
        <w:t> s</w:t>
      </w:r>
      <w:r>
        <w:rPr>
          <w:rFonts w:cs="Arial"/>
          <w:szCs w:val="22"/>
          <w:vertAlign w:val="superscript"/>
          <w:lang w:eastAsia="zh-CN"/>
        </w:rPr>
        <w:t>-1</w:t>
      </w:r>
      <w:r w:rsidR="004474F5">
        <w:rPr>
          <w:rFonts w:cs="Arial"/>
          <w:szCs w:val="22"/>
          <w:lang w:eastAsia="zh-CN"/>
        </w:rPr>
        <w:t xml:space="preserve">.  </w:t>
      </w:r>
      <w:r>
        <w:rPr>
          <w:rFonts w:cs="Arial"/>
          <w:szCs w:val="22"/>
          <w:lang w:eastAsia="zh-CN"/>
        </w:rPr>
        <w:t>Biomass detachment is, however, not included in the simulation</w:t>
      </w:r>
      <w:r w:rsidR="004474F5">
        <w:rPr>
          <w:rFonts w:cs="Arial"/>
          <w:szCs w:val="22"/>
          <w:lang w:eastAsia="zh-CN"/>
        </w:rPr>
        <w:t xml:space="preserve">.  </w:t>
      </w:r>
      <w:r>
        <w:rPr>
          <w:rFonts w:cs="Arial"/>
          <w:szCs w:val="22"/>
          <w:lang w:eastAsia="zh-CN"/>
        </w:rPr>
        <w:t>Biomass decay is the only way of considering the biomass decrease such as dealth.</w:t>
      </w:r>
    </w:p>
    <w:p w14:paraId="37F9EF08" w14:textId="77777777" w:rsidR="00983DB1" w:rsidRPr="00ED3698" w:rsidRDefault="00983DB1" w:rsidP="00983DB1">
      <w:pPr>
        <w:pStyle w:val="Heading4"/>
      </w:pPr>
      <w:bookmarkStart w:id="626" w:name="_Toc520374592"/>
      <w:r>
        <w:t>Results</w:t>
      </w:r>
      <w:bookmarkEnd w:id="626"/>
    </w:p>
    <w:p w14:paraId="0A53DB8E" w14:textId="3A6B29B1" w:rsidR="00983DB1" w:rsidRDefault="00983DB1" w:rsidP="00983DB1">
      <w:pPr>
        <w:rPr>
          <w:rFonts w:cs="Arial"/>
          <w:szCs w:val="22"/>
          <w:lang w:eastAsia="zh-CN"/>
        </w:rPr>
      </w:pPr>
      <w:r>
        <w:rPr>
          <w:rFonts w:cs="Arial"/>
          <w:szCs w:val="22"/>
          <w:lang w:eastAsia="zh-CN"/>
        </w:rPr>
        <w:fldChar w:fldCharType="begin"/>
      </w:r>
      <w:r>
        <w:rPr>
          <w:rFonts w:cs="Arial"/>
          <w:szCs w:val="22"/>
          <w:lang w:eastAsia="zh-CN"/>
        </w:rPr>
        <w:instrText xml:space="preserve"> REF _Ref412815635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49</w:t>
      </w:r>
      <w:r>
        <w:rPr>
          <w:rFonts w:cs="Arial"/>
          <w:szCs w:val="22"/>
          <w:lang w:eastAsia="zh-CN"/>
        </w:rPr>
        <w:fldChar w:fldCharType="end"/>
      </w:r>
      <w:r>
        <w:rPr>
          <w:rFonts w:cs="Arial"/>
          <w:szCs w:val="22"/>
          <w:lang w:eastAsia="zh-CN"/>
        </w:rPr>
        <w:t xml:space="preserve"> depicted the breakthrough curves of the major components in the simulation of the Cr(IV) reduction under denitrifying conditions in a flow-through column with biomass growth and decay</w:t>
      </w:r>
      <w:r w:rsidR="004474F5">
        <w:rPr>
          <w:rFonts w:cs="Arial"/>
          <w:szCs w:val="22"/>
          <w:lang w:eastAsia="zh-CN"/>
        </w:rPr>
        <w:t xml:space="preserve">.  </w:t>
      </w:r>
      <w:r>
        <w:rPr>
          <w:rFonts w:cs="Arial"/>
          <w:szCs w:val="22"/>
          <w:lang w:eastAsia="zh-CN"/>
        </w:rPr>
        <w:t xml:space="preserve">Oxidation of acetate takes place by sequentially using </w:t>
      </w:r>
      <w:r>
        <w:rPr>
          <w:rFonts w:cs="Arial" w:hint="eastAsia"/>
          <w:szCs w:val="22"/>
          <w:lang w:eastAsia="zh-CN"/>
        </w:rPr>
        <w:t>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and </w:t>
      </w:r>
      <w:r>
        <w:rPr>
          <w:rFonts w:cs="Arial" w:hint="eastAsia"/>
          <w:szCs w:val="22"/>
          <w:lang w:eastAsia="zh-CN"/>
        </w:rPr>
        <w:t>NO</w:t>
      </w:r>
      <w:r>
        <w:rPr>
          <w:rFonts w:cs="Arial"/>
          <w:szCs w:val="22"/>
          <w:vertAlign w:val="subscript"/>
          <w:lang w:eastAsia="zh-CN"/>
        </w:rPr>
        <w:t>2</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as electron acceptors</w:t>
      </w:r>
      <w:r w:rsidR="004474F5">
        <w:rPr>
          <w:rFonts w:cs="Arial"/>
          <w:szCs w:val="22"/>
          <w:lang w:eastAsia="zh-CN"/>
        </w:rPr>
        <w:t xml:space="preserve">.  </w:t>
      </w:r>
      <w:r>
        <w:rPr>
          <w:rFonts w:cs="Arial"/>
          <w:szCs w:val="22"/>
          <w:lang w:eastAsia="zh-CN"/>
        </w:rPr>
        <w:t xml:space="preserve">Reduction of Cr(IV) is linked to nitrate reduction by including Monod terms for </w:t>
      </w:r>
      <w:r>
        <w:rPr>
          <w:rFonts w:cs="Arial" w:hint="eastAsia"/>
          <w:szCs w:val="22"/>
          <w:lang w:eastAsia="zh-CN"/>
        </w:rPr>
        <w:t>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and </w:t>
      </w:r>
      <w:r>
        <w:rPr>
          <w:rFonts w:cs="Arial" w:hint="eastAsia"/>
          <w:szCs w:val="22"/>
          <w:lang w:eastAsia="zh-CN"/>
        </w:rPr>
        <w:t>NO</w:t>
      </w:r>
      <w:r>
        <w:rPr>
          <w:rFonts w:cs="Arial"/>
          <w:szCs w:val="22"/>
          <w:vertAlign w:val="subscript"/>
          <w:lang w:eastAsia="zh-CN"/>
        </w:rPr>
        <w:t>2</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in different pathways associate each to </w:t>
      </w:r>
      <w:r>
        <w:rPr>
          <w:rFonts w:cs="Arial" w:hint="eastAsia"/>
          <w:szCs w:val="22"/>
          <w:lang w:eastAsia="zh-CN"/>
        </w:rPr>
        <w:t>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and </w:t>
      </w:r>
      <w:r>
        <w:rPr>
          <w:rFonts w:cs="Arial" w:hint="eastAsia"/>
          <w:szCs w:val="22"/>
          <w:lang w:eastAsia="zh-CN"/>
        </w:rPr>
        <w:t>NO</w:t>
      </w:r>
      <w:r>
        <w:rPr>
          <w:rFonts w:cs="Arial"/>
          <w:szCs w:val="22"/>
          <w:vertAlign w:val="subscript"/>
          <w:lang w:eastAsia="zh-CN"/>
        </w:rPr>
        <w:t>2</w:t>
      </w:r>
      <w:r w:rsidRPr="0070165E">
        <w:rPr>
          <w:rFonts w:cs="Arial" w:hint="eastAsia"/>
          <w:szCs w:val="22"/>
          <w:vertAlign w:val="superscript"/>
          <w:lang w:eastAsia="zh-CN"/>
        </w:rPr>
        <w:t>-</w:t>
      </w:r>
      <w:r>
        <w:rPr>
          <w:rFonts w:cs="Arial"/>
          <w:szCs w:val="22"/>
          <w:lang w:eastAsia="zh-CN"/>
        </w:rPr>
        <w:t xml:space="preserve">, respectively (R5 and R6 in </w:t>
      </w:r>
      <w:r>
        <w:rPr>
          <w:rFonts w:cs="Arial"/>
          <w:szCs w:val="22"/>
          <w:lang w:eastAsia="zh-CN"/>
        </w:rPr>
        <w:fldChar w:fldCharType="begin"/>
      </w:r>
      <w:r>
        <w:rPr>
          <w:rFonts w:cs="Arial"/>
          <w:szCs w:val="22"/>
          <w:lang w:eastAsia="zh-CN"/>
        </w:rPr>
        <w:instrText xml:space="preserve"> REF _Ref412467390 \h </w:instrText>
      </w:r>
      <w:r>
        <w:rPr>
          <w:rFonts w:cs="Arial"/>
          <w:szCs w:val="22"/>
          <w:lang w:eastAsia="zh-CN"/>
        </w:rPr>
      </w:r>
      <w:r>
        <w:rPr>
          <w:rFonts w:cs="Arial"/>
          <w:szCs w:val="22"/>
          <w:lang w:eastAsia="zh-CN"/>
        </w:rPr>
        <w:fldChar w:fldCharType="separate"/>
      </w:r>
      <w:r w:rsidR="00B560DA">
        <w:t xml:space="preserve">Table </w:t>
      </w:r>
      <w:r w:rsidR="00B560DA">
        <w:rPr>
          <w:noProof/>
        </w:rPr>
        <w:t>2</w:t>
      </w:r>
      <w:r w:rsidR="00B560DA">
        <w:t>.</w:t>
      </w:r>
      <w:r w:rsidR="00B560DA">
        <w:rPr>
          <w:noProof/>
        </w:rPr>
        <w:t>62</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 xml:space="preserve">Therefore, two periods of Cr(IV) </w:t>
      </w:r>
      <w:r>
        <w:rPr>
          <w:rFonts w:cs="Arial"/>
          <w:szCs w:val="22"/>
          <w:lang w:eastAsia="zh-CN"/>
        </w:rPr>
        <w:lastRenderedPageBreak/>
        <w:t>reduction are observed, each related to the main electron acceptor used for the acetate oxidation</w:t>
      </w:r>
      <w:r w:rsidR="004474F5">
        <w:rPr>
          <w:rFonts w:cs="Arial"/>
          <w:szCs w:val="22"/>
          <w:lang w:eastAsia="zh-CN"/>
        </w:rPr>
        <w:t xml:space="preserve">.  </w:t>
      </w:r>
      <w:r>
        <w:rPr>
          <w:rFonts w:cs="Arial"/>
          <w:szCs w:val="22"/>
          <w:lang w:eastAsia="zh-CN"/>
        </w:rPr>
        <w:t>Consequently, the concentrations of acetate and CrO</w:t>
      </w:r>
      <w:r w:rsidRPr="00F453C8">
        <w:rPr>
          <w:rFonts w:cs="Arial"/>
          <w:szCs w:val="22"/>
          <w:vertAlign w:val="subscript"/>
          <w:lang w:eastAsia="zh-CN"/>
        </w:rPr>
        <w:t>4</w:t>
      </w:r>
      <w:r w:rsidRPr="00F453C8">
        <w:rPr>
          <w:rFonts w:cs="Arial"/>
          <w:szCs w:val="22"/>
          <w:vertAlign w:val="superscript"/>
          <w:lang w:eastAsia="zh-CN"/>
        </w:rPr>
        <w:t>2-</w:t>
      </w:r>
      <w:r>
        <w:rPr>
          <w:rFonts w:cs="Arial"/>
          <w:szCs w:val="22"/>
          <w:lang w:eastAsia="zh-CN"/>
        </w:rPr>
        <w:t xml:space="preserve"> decrease and that of biomass increases.</w:t>
      </w:r>
    </w:p>
    <w:p w14:paraId="7EA1A0EE" w14:textId="77777777" w:rsidR="0080007F" w:rsidRDefault="0080007F" w:rsidP="0041544B">
      <w:pPr>
        <w:rPr>
          <w:rFonts w:cs="Arial"/>
          <w:szCs w:val="22"/>
          <w:lang w:eastAsia="zh-CN"/>
        </w:rPr>
      </w:pPr>
    </w:p>
    <w:p w14:paraId="19A7C5CC" w14:textId="34DCB8C7" w:rsidR="0080007F" w:rsidRDefault="0080007F" w:rsidP="0080007F">
      <w:pPr>
        <w:pStyle w:val="Caption"/>
        <w:keepNext/>
      </w:pPr>
      <w:bookmarkStart w:id="627" w:name="_Ref412492185"/>
      <w:bookmarkStart w:id="628" w:name="_Toc520374940"/>
      <w:r>
        <w:t xml:space="preserve">Table </w:t>
      </w:r>
      <w:r w:rsidR="00FE1AD3">
        <w:fldChar w:fldCharType="begin"/>
      </w:r>
      <w:r w:rsidR="00FE1AD3">
        <w:instrText xml:space="preserve"> STYLEREF 1 \s </w:instrText>
      </w:r>
      <w:r w:rsidR="00FE1AD3">
        <w:fldChar w:fldCharType="separate"/>
      </w:r>
      <w:r w:rsidR="00B560DA">
        <w:rPr>
          <w:noProof/>
        </w:rPr>
        <w:t>2</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64</w:t>
      </w:r>
      <w:r w:rsidR="00FE1AD3">
        <w:fldChar w:fldCharType="end"/>
      </w:r>
      <w:bookmarkEnd w:id="627"/>
      <w:r>
        <w:rPr>
          <w:noProof/>
        </w:rPr>
        <w:t>:</w:t>
      </w:r>
      <w:r w:rsidR="00142D8D">
        <w:rPr>
          <w:noProof/>
        </w:rPr>
        <w:t xml:space="preserve"> </w:t>
      </w:r>
      <w:r>
        <w:t xml:space="preserve">Rate Constant and Kinetic Parameters for Microbially Mediated Reactions (Based on Molins </w:t>
      </w:r>
      <w:r w:rsidR="004474F5">
        <w:t xml:space="preserve">et al. </w:t>
      </w:r>
      <w:r>
        <w:t>2014)</w:t>
      </w:r>
      <w:bookmarkEnd w:id="6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
        <w:gridCol w:w="1241"/>
        <w:gridCol w:w="967"/>
        <w:gridCol w:w="967"/>
        <w:gridCol w:w="875"/>
        <w:gridCol w:w="922"/>
        <w:gridCol w:w="690"/>
        <w:gridCol w:w="692"/>
        <w:gridCol w:w="827"/>
        <w:gridCol w:w="7"/>
        <w:gridCol w:w="918"/>
      </w:tblGrid>
      <w:tr w:rsidR="00F453C8" w:rsidRPr="00544099" w14:paraId="14B9AEA0" w14:textId="77777777" w:rsidTr="00F453C8">
        <w:trPr>
          <w:trHeight w:val="169"/>
        </w:trPr>
        <w:tc>
          <w:tcPr>
            <w:tcW w:w="304" w:type="pct"/>
            <w:vMerge w:val="restart"/>
            <w:tcBorders>
              <w:top w:val="single" w:sz="4" w:space="0" w:color="auto"/>
              <w:left w:val="single" w:sz="4" w:space="0" w:color="auto"/>
              <w:right w:val="single" w:sz="4" w:space="0" w:color="auto"/>
            </w:tcBorders>
            <w:shd w:val="clear" w:color="auto" w:fill="D9D9D9"/>
            <w:vAlign w:val="center"/>
            <w:hideMark/>
          </w:tcPr>
          <w:p w14:paraId="545BD5FC" w14:textId="77777777" w:rsidR="0080007F" w:rsidRPr="00E41CD7" w:rsidRDefault="0080007F" w:rsidP="0080007F">
            <w:pPr>
              <w:spacing w:before="0" w:after="0"/>
              <w:jc w:val="center"/>
              <w:rPr>
                <w:b/>
                <w:sz w:val="22"/>
                <w:szCs w:val="22"/>
              </w:rPr>
            </w:pPr>
            <w:r w:rsidRPr="00E41CD7">
              <w:rPr>
                <w:b/>
                <w:sz w:val="22"/>
                <w:szCs w:val="22"/>
              </w:rPr>
              <w:t>No.</w:t>
            </w:r>
          </w:p>
        </w:tc>
        <w:tc>
          <w:tcPr>
            <w:tcW w:w="719" w:type="pct"/>
            <w:vMerge w:val="restart"/>
            <w:tcBorders>
              <w:top w:val="single" w:sz="4" w:space="0" w:color="auto"/>
              <w:left w:val="single" w:sz="4" w:space="0" w:color="auto"/>
              <w:right w:val="single" w:sz="4" w:space="0" w:color="auto"/>
            </w:tcBorders>
            <w:shd w:val="clear" w:color="auto" w:fill="D9D9D9"/>
            <w:vAlign w:val="center"/>
          </w:tcPr>
          <w:p w14:paraId="622D0B32" w14:textId="77777777" w:rsidR="0080007F" w:rsidRPr="00E41CD7" w:rsidRDefault="0080007F" w:rsidP="00A53849">
            <w:pPr>
              <w:spacing w:before="0" w:after="0"/>
              <w:jc w:val="center"/>
              <w:rPr>
                <w:b/>
                <w:sz w:val="20"/>
                <w:szCs w:val="22"/>
              </w:rPr>
            </w:pPr>
            <w:r>
              <w:rPr>
                <w:b/>
                <w:sz w:val="20"/>
                <w:szCs w:val="22"/>
              </w:rPr>
              <w:t>Aqueous kinetics</w:t>
            </w:r>
          </w:p>
        </w:tc>
        <w:tc>
          <w:tcPr>
            <w:tcW w:w="560" w:type="pct"/>
            <w:vMerge w:val="restart"/>
            <w:tcBorders>
              <w:top w:val="single" w:sz="4" w:space="0" w:color="auto"/>
              <w:left w:val="single" w:sz="4" w:space="0" w:color="auto"/>
              <w:right w:val="single" w:sz="4" w:space="0" w:color="auto"/>
            </w:tcBorders>
            <w:shd w:val="clear" w:color="auto" w:fill="D9D9D9"/>
            <w:vAlign w:val="center"/>
          </w:tcPr>
          <w:p w14:paraId="75137785" w14:textId="77777777" w:rsidR="0080007F" w:rsidRPr="00E41CD7" w:rsidRDefault="0080007F" w:rsidP="00A53849">
            <w:pPr>
              <w:spacing w:before="0" w:after="0"/>
              <w:jc w:val="center"/>
              <w:rPr>
                <w:b/>
                <w:sz w:val="22"/>
                <w:szCs w:val="22"/>
              </w:rPr>
            </w:pPr>
            <w:r>
              <w:rPr>
                <w:b/>
                <w:sz w:val="20"/>
                <w:szCs w:val="22"/>
              </w:rPr>
              <w:t>Rate constant</w:t>
            </w:r>
          </w:p>
        </w:tc>
        <w:tc>
          <w:tcPr>
            <w:tcW w:w="2402" w:type="pct"/>
            <w:gridSpan w:val="5"/>
            <w:tcBorders>
              <w:top w:val="single" w:sz="4" w:space="0" w:color="auto"/>
              <w:left w:val="single" w:sz="4" w:space="0" w:color="auto"/>
              <w:bottom w:val="single" w:sz="4" w:space="0" w:color="auto"/>
              <w:right w:val="single" w:sz="4" w:space="0" w:color="auto"/>
            </w:tcBorders>
            <w:shd w:val="clear" w:color="auto" w:fill="D9D9D9"/>
            <w:vAlign w:val="center"/>
          </w:tcPr>
          <w:p w14:paraId="06DD1AE9" w14:textId="77777777" w:rsidR="0080007F" w:rsidRPr="00E41CD7" w:rsidRDefault="0080007F" w:rsidP="00A53849">
            <w:pPr>
              <w:spacing w:before="0" w:after="0"/>
              <w:jc w:val="center"/>
              <w:rPr>
                <w:b/>
                <w:sz w:val="22"/>
                <w:szCs w:val="22"/>
              </w:rPr>
            </w:pPr>
            <w:r>
              <w:rPr>
                <w:b/>
                <w:sz w:val="22"/>
                <w:szCs w:val="22"/>
              </w:rPr>
              <w:t>Monod term half saturations</w:t>
            </w:r>
          </w:p>
        </w:tc>
        <w:tc>
          <w:tcPr>
            <w:tcW w:w="1016" w:type="pct"/>
            <w:gridSpan w:val="3"/>
            <w:tcBorders>
              <w:top w:val="single" w:sz="4" w:space="0" w:color="auto"/>
              <w:left w:val="single" w:sz="4" w:space="0" w:color="auto"/>
              <w:right w:val="single" w:sz="4" w:space="0" w:color="auto"/>
            </w:tcBorders>
            <w:shd w:val="clear" w:color="auto" w:fill="D9D9D9"/>
            <w:vAlign w:val="center"/>
          </w:tcPr>
          <w:p w14:paraId="6B5E1E34" w14:textId="77777777" w:rsidR="0080007F" w:rsidRPr="00E41CD7" w:rsidRDefault="0080007F" w:rsidP="00A53849">
            <w:pPr>
              <w:spacing w:before="0" w:after="0"/>
              <w:jc w:val="center"/>
              <w:rPr>
                <w:b/>
                <w:sz w:val="22"/>
                <w:szCs w:val="22"/>
              </w:rPr>
            </w:pPr>
            <w:r>
              <w:rPr>
                <w:b/>
                <w:sz w:val="22"/>
                <w:szCs w:val="22"/>
              </w:rPr>
              <w:t>Inhibition half saturation</w:t>
            </w:r>
          </w:p>
        </w:tc>
      </w:tr>
      <w:tr w:rsidR="00F453C8" w:rsidRPr="00544099" w14:paraId="33EBAA5D" w14:textId="77777777" w:rsidTr="00F453C8">
        <w:trPr>
          <w:trHeight w:val="169"/>
        </w:trPr>
        <w:tc>
          <w:tcPr>
            <w:tcW w:w="304" w:type="pct"/>
            <w:vMerge/>
            <w:tcBorders>
              <w:left w:val="single" w:sz="4" w:space="0" w:color="auto"/>
              <w:right w:val="single" w:sz="4" w:space="0" w:color="auto"/>
            </w:tcBorders>
            <w:shd w:val="clear" w:color="auto" w:fill="D9D9D9"/>
            <w:vAlign w:val="center"/>
          </w:tcPr>
          <w:p w14:paraId="326CDBCF" w14:textId="77777777" w:rsidR="0080007F" w:rsidRPr="00E41CD7" w:rsidRDefault="0080007F">
            <w:pPr>
              <w:spacing w:before="0" w:after="0"/>
              <w:jc w:val="center"/>
              <w:rPr>
                <w:b/>
                <w:sz w:val="22"/>
                <w:szCs w:val="22"/>
              </w:rPr>
            </w:pPr>
          </w:p>
        </w:tc>
        <w:tc>
          <w:tcPr>
            <w:tcW w:w="719" w:type="pct"/>
            <w:vMerge/>
            <w:tcBorders>
              <w:left w:val="single" w:sz="4" w:space="0" w:color="auto"/>
              <w:right w:val="single" w:sz="4" w:space="0" w:color="auto"/>
            </w:tcBorders>
            <w:shd w:val="clear" w:color="auto" w:fill="D9D9D9"/>
            <w:vAlign w:val="center"/>
          </w:tcPr>
          <w:p w14:paraId="15396A12" w14:textId="77777777" w:rsidR="0080007F" w:rsidRDefault="0080007F">
            <w:pPr>
              <w:spacing w:before="0" w:after="0"/>
              <w:jc w:val="center"/>
              <w:rPr>
                <w:b/>
                <w:sz w:val="20"/>
                <w:szCs w:val="22"/>
              </w:rPr>
            </w:pPr>
          </w:p>
        </w:tc>
        <w:tc>
          <w:tcPr>
            <w:tcW w:w="560" w:type="pct"/>
            <w:vMerge/>
            <w:tcBorders>
              <w:left w:val="single" w:sz="4" w:space="0" w:color="auto"/>
              <w:right w:val="single" w:sz="4" w:space="0" w:color="auto"/>
            </w:tcBorders>
            <w:shd w:val="clear" w:color="auto" w:fill="D9D9D9"/>
            <w:vAlign w:val="center"/>
          </w:tcPr>
          <w:p w14:paraId="56A6EE28" w14:textId="77777777" w:rsidR="0080007F" w:rsidRDefault="0080007F">
            <w:pPr>
              <w:spacing w:before="0" w:after="0"/>
              <w:jc w:val="center"/>
              <w:rPr>
                <w:b/>
                <w:sz w:val="20"/>
                <w:szCs w:val="22"/>
              </w:rPr>
            </w:pPr>
          </w:p>
        </w:tc>
        <w:tc>
          <w:tcPr>
            <w:tcW w:w="560" w:type="pct"/>
            <w:tcBorders>
              <w:top w:val="single" w:sz="4" w:space="0" w:color="auto"/>
              <w:left w:val="single" w:sz="4" w:space="0" w:color="auto"/>
              <w:bottom w:val="single" w:sz="4" w:space="0" w:color="auto"/>
              <w:right w:val="single" w:sz="4" w:space="0" w:color="auto"/>
            </w:tcBorders>
            <w:shd w:val="clear" w:color="auto" w:fill="D9D9D9"/>
            <w:vAlign w:val="center"/>
          </w:tcPr>
          <w:p w14:paraId="5D0B6885" w14:textId="77777777" w:rsidR="0080007F" w:rsidRPr="00E41CD7" w:rsidRDefault="0080007F">
            <w:pPr>
              <w:spacing w:before="0" w:after="0"/>
              <w:jc w:val="center"/>
              <w:rPr>
                <w:b/>
                <w:sz w:val="22"/>
                <w:szCs w:val="22"/>
              </w:rPr>
            </w:pPr>
            <w:r w:rsidRPr="008274D5">
              <w:rPr>
                <w:b/>
                <w:sz w:val="18"/>
                <w:szCs w:val="18"/>
              </w:rPr>
              <w:t>Acetate</w:t>
            </w:r>
          </w:p>
        </w:tc>
        <w:tc>
          <w:tcPr>
            <w:tcW w:w="507" w:type="pct"/>
            <w:tcBorders>
              <w:top w:val="single" w:sz="4" w:space="0" w:color="auto"/>
              <w:left w:val="single" w:sz="4" w:space="0" w:color="auto"/>
              <w:bottom w:val="single" w:sz="4" w:space="0" w:color="auto"/>
              <w:right w:val="single" w:sz="4" w:space="0" w:color="auto"/>
            </w:tcBorders>
            <w:shd w:val="clear" w:color="auto" w:fill="D9D9D9"/>
            <w:vAlign w:val="center"/>
          </w:tcPr>
          <w:p w14:paraId="19B5970D" w14:textId="77777777" w:rsidR="0080007F" w:rsidRPr="00E41CD7" w:rsidRDefault="0080007F">
            <w:pPr>
              <w:spacing w:before="0" w:after="0"/>
              <w:jc w:val="center"/>
              <w:rPr>
                <w:b/>
                <w:sz w:val="22"/>
                <w:szCs w:val="22"/>
              </w:rPr>
            </w:pPr>
            <w:r w:rsidRPr="008274D5">
              <w:rPr>
                <w:rFonts w:cs="Arial"/>
                <w:sz w:val="18"/>
                <w:szCs w:val="18"/>
                <w:lang w:eastAsia="zh-CN"/>
              </w:rPr>
              <w:t>NO</w:t>
            </w:r>
            <w:r w:rsidRPr="008274D5">
              <w:rPr>
                <w:rFonts w:cs="Arial"/>
                <w:sz w:val="18"/>
                <w:szCs w:val="18"/>
                <w:vertAlign w:val="subscript"/>
                <w:lang w:eastAsia="zh-CN"/>
              </w:rPr>
              <w:t>3</w:t>
            </w:r>
            <w:r w:rsidRPr="008274D5">
              <w:rPr>
                <w:rFonts w:cs="Arial"/>
                <w:sz w:val="18"/>
                <w:szCs w:val="18"/>
                <w:vertAlign w:val="superscript"/>
                <w:lang w:eastAsia="zh-CN"/>
              </w:rPr>
              <w:t>-</w:t>
            </w:r>
          </w:p>
        </w:tc>
        <w:tc>
          <w:tcPr>
            <w:tcW w:w="534" w:type="pct"/>
            <w:tcBorders>
              <w:top w:val="single" w:sz="4" w:space="0" w:color="auto"/>
              <w:left w:val="single" w:sz="4" w:space="0" w:color="auto"/>
              <w:bottom w:val="single" w:sz="4" w:space="0" w:color="auto"/>
              <w:right w:val="single" w:sz="4" w:space="0" w:color="auto"/>
            </w:tcBorders>
            <w:shd w:val="clear" w:color="auto" w:fill="D9D9D9"/>
            <w:vAlign w:val="center"/>
          </w:tcPr>
          <w:p w14:paraId="6670944E" w14:textId="77777777" w:rsidR="0080007F" w:rsidRPr="00E41CD7" w:rsidRDefault="0080007F">
            <w:pPr>
              <w:spacing w:before="0" w:after="0"/>
              <w:jc w:val="center"/>
              <w:rPr>
                <w:b/>
                <w:sz w:val="22"/>
                <w:szCs w:val="22"/>
              </w:rPr>
            </w:pPr>
            <w:r w:rsidRPr="008274D5">
              <w:rPr>
                <w:rFonts w:cs="Arial"/>
                <w:sz w:val="18"/>
                <w:szCs w:val="18"/>
                <w:lang w:eastAsia="zh-CN"/>
              </w:rPr>
              <w:t>NO</w:t>
            </w:r>
            <w:r w:rsidRPr="008274D5">
              <w:rPr>
                <w:rFonts w:cs="Arial"/>
                <w:sz w:val="18"/>
                <w:szCs w:val="18"/>
                <w:vertAlign w:val="subscript"/>
                <w:lang w:eastAsia="zh-CN"/>
              </w:rPr>
              <w:t>2</w:t>
            </w:r>
            <w:r w:rsidRPr="008274D5">
              <w:rPr>
                <w:rFonts w:cs="Arial"/>
                <w:sz w:val="18"/>
                <w:szCs w:val="18"/>
                <w:vertAlign w:val="superscript"/>
                <w:lang w:eastAsia="zh-CN"/>
              </w:rPr>
              <w:t>-</w:t>
            </w:r>
          </w:p>
        </w:tc>
        <w:tc>
          <w:tcPr>
            <w:tcW w:w="400" w:type="pct"/>
            <w:tcBorders>
              <w:top w:val="single" w:sz="4" w:space="0" w:color="auto"/>
              <w:left w:val="single" w:sz="4" w:space="0" w:color="auto"/>
              <w:bottom w:val="single" w:sz="4" w:space="0" w:color="auto"/>
              <w:right w:val="single" w:sz="4" w:space="0" w:color="auto"/>
            </w:tcBorders>
            <w:shd w:val="clear" w:color="auto" w:fill="D9D9D9"/>
            <w:vAlign w:val="center"/>
          </w:tcPr>
          <w:p w14:paraId="07F6523A" w14:textId="77777777" w:rsidR="0080007F" w:rsidRPr="00E41CD7" w:rsidRDefault="0080007F">
            <w:pPr>
              <w:spacing w:before="0" w:after="0"/>
              <w:jc w:val="center"/>
              <w:rPr>
                <w:b/>
                <w:sz w:val="22"/>
                <w:szCs w:val="22"/>
              </w:rPr>
            </w:pPr>
            <w:r w:rsidRPr="008274D5">
              <w:rPr>
                <w:rFonts w:cs="Arial"/>
                <w:sz w:val="18"/>
                <w:szCs w:val="18"/>
                <w:lang w:eastAsia="zh-CN"/>
              </w:rPr>
              <w:t>CrO</w:t>
            </w:r>
            <w:r w:rsidRPr="008274D5">
              <w:rPr>
                <w:rFonts w:cs="Arial"/>
                <w:sz w:val="18"/>
                <w:szCs w:val="18"/>
                <w:vertAlign w:val="subscript"/>
                <w:lang w:eastAsia="zh-CN"/>
              </w:rPr>
              <w:t>4</w:t>
            </w:r>
            <w:r w:rsidRPr="008274D5">
              <w:rPr>
                <w:rFonts w:cs="Arial"/>
                <w:sz w:val="18"/>
                <w:szCs w:val="18"/>
                <w:vertAlign w:val="superscript"/>
                <w:lang w:eastAsia="zh-CN"/>
              </w:rPr>
              <w:t>2-</w:t>
            </w:r>
          </w:p>
        </w:tc>
        <w:tc>
          <w:tcPr>
            <w:tcW w:w="401" w:type="pct"/>
            <w:tcBorders>
              <w:top w:val="single" w:sz="4" w:space="0" w:color="auto"/>
              <w:left w:val="single" w:sz="4" w:space="0" w:color="auto"/>
              <w:bottom w:val="single" w:sz="4" w:space="0" w:color="auto"/>
              <w:right w:val="single" w:sz="4" w:space="0" w:color="auto"/>
            </w:tcBorders>
            <w:shd w:val="clear" w:color="auto" w:fill="D9D9D9"/>
            <w:vAlign w:val="center"/>
          </w:tcPr>
          <w:p w14:paraId="0FBD1F0A" w14:textId="77777777" w:rsidR="0080007F" w:rsidRPr="00E41CD7" w:rsidRDefault="0080007F">
            <w:pPr>
              <w:spacing w:before="0" w:after="0"/>
              <w:jc w:val="center"/>
              <w:rPr>
                <w:b/>
                <w:sz w:val="22"/>
                <w:szCs w:val="22"/>
              </w:rPr>
            </w:pPr>
            <w:r w:rsidRPr="008274D5">
              <w:rPr>
                <w:rFonts w:cs="Arial"/>
                <w:sz w:val="18"/>
                <w:szCs w:val="18"/>
                <w:lang w:eastAsia="zh-CN"/>
              </w:rPr>
              <w:t>NH</w:t>
            </w:r>
            <w:r w:rsidRPr="008274D5">
              <w:rPr>
                <w:rFonts w:cs="Arial"/>
                <w:sz w:val="18"/>
                <w:szCs w:val="18"/>
                <w:vertAlign w:val="subscript"/>
                <w:lang w:eastAsia="zh-CN"/>
              </w:rPr>
              <w:t>4</w:t>
            </w:r>
            <w:r w:rsidRPr="008274D5">
              <w:rPr>
                <w:rFonts w:cs="Arial"/>
                <w:sz w:val="18"/>
                <w:szCs w:val="18"/>
                <w:vertAlign w:val="superscript"/>
                <w:lang w:eastAsia="zh-CN"/>
              </w:rPr>
              <w:t>+</w:t>
            </w:r>
          </w:p>
        </w:tc>
        <w:tc>
          <w:tcPr>
            <w:tcW w:w="479" w:type="pct"/>
            <w:tcBorders>
              <w:left w:val="single" w:sz="4" w:space="0" w:color="auto"/>
              <w:bottom w:val="single" w:sz="4" w:space="0" w:color="auto"/>
              <w:right w:val="single" w:sz="4" w:space="0" w:color="auto"/>
            </w:tcBorders>
            <w:shd w:val="clear" w:color="auto" w:fill="D9D9D9"/>
            <w:vAlign w:val="center"/>
          </w:tcPr>
          <w:p w14:paraId="655C7D4D" w14:textId="77777777" w:rsidR="0080007F" w:rsidRPr="00E41CD7" w:rsidRDefault="0080007F">
            <w:pPr>
              <w:spacing w:before="0" w:after="0"/>
              <w:jc w:val="center"/>
              <w:rPr>
                <w:b/>
                <w:sz w:val="22"/>
                <w:szCs w:val="22"/>
              </w:rPr>
            </w:pPr>
            <w:r w:rsidRPr="008274D5">
              <w:rPr>
                <w:rFonts w:cs="Arial"/>
                <w:sz w:val="18"/>
                <w:szCs w:val="18"/>
                <w:lang w:eastAsia="zh-CN"/>
              </w:rPr>
              <w:t>NO</w:t>
            </w:r>
            <w:r w:rsidRPr="008274D5">
              <w:rPr>
                <w:rFonts w:cs="Arial"/>
                <w:sz w:val="18"/>
                <w:szCs w:val="18"/>
                <w:vertAlign w:val="subscript"/>
                <w:lang w:eastAsia="zh-CN"/>
              </w:rPr>
              <w:t>3</w:t>
            </w:r>
            <w:r w:rsidRPr="008274D5">
              <w:rPr>
                <w:rFonts w:cs="Arial"/>
                <w:sz w:val="18"/>
                <w:szCs w:val="18"/>
                <w:vertAlign w:val="superscript"/>
                <w:lang w:eastAsia="zh-CN"/>
              </w:rPr>
              <w:t>-</w:t>
            </w:r>
          </w:p>
        </w:tc>
        <w:tc>
          <w:tcPr>
            <w:tcW w:w="537" w:type="pct"/>
            <w:gridSpan w:val="2"/>
            <w:tcBorders>
              <w:left w:val="single" w:sz="4" w:space="0" w:color="auto"/>
              <w:bottom w:val="single" w:sz="4" w:space="0" w:color="auto"/>
              <w:right w:val="single" w:sz="4" w:space="0" w:color="auto"/>
            </w:tcBorders>
            <w:shd w:val="clear" w:color="auto" w:fill="D9D9D9"/>
            <w:vAlign w:val="center"/>
          </w:tcPr>
          <w:p w14:paraId="283FD56E" w14:textId="77777777" w:rsidR="0080007F" w:rsidRPr="00E41CD7" w:rsidRDefault="0080007F">
            <w:pPr>
              <w:spacing w:before="0" w:after="0"/>
              <w:jc w:val="center"/>
              <w:rPr>
                <w:b/>
                <w:sz w:val="22"/>
                <w:szCs w:val="22"/>
              </w:rPr>
            </w:pPr>
            <w:r w:rsidRPr="008274D5">
              <w:rPr>
                <w:rFonts w:cs="Arial"/>
                <w:sz w:val="18"/>
                <w:szCs w:val="18"/>
                <w:lang w:eastAsia="zh-CN"/>
              </w:rPr>
              <w:t>NH</w:t>
            </w:r>
            <w:r w:rsidRPr="008274D5">
              <w:rPr>
                <w:rFonts w:cs="Arial"/>
                <w:sz w:val="18"/>
                <w:szCs w:val="18"/>
                <w:vertAlign w:val="subscript"/>
                <w:lang w:eastAsia="zh-CN"/>
              </w:rPr>
              <w:t>4</w:t>
            </w:r>
            <w:r w:rsidRPr="008274D5">
              <w:rPr>
                <w:rFonts w:cs="Arial"/>
                <w:sz w:val="18"/>
                <w:szCs w:val="18"/>
                <w:vertAlign w:val="superscript"/>
                <w:lang w:eastAsia="zh-CN"/>
              </w:rPr>
              <w:t>+</w:t>
            </w:r>
          </w:p>
        </w:tc>
      </w:tr>
      <w:tr w:rsidR="00F453C8" w:rsidRPr="00544099" w14:paraId="4E29A120" w14:textId="77777777" w:rsidTr="00F453C8">
        <w:tc>
          <w:tcPr>
            <w:tcW w:w="304" w:type="pct"/>
            <w:vMerge/>
            <w:tcBorders>
              <w:left w:val="single" w:sz="4" w:space="0" w:color="auto"/>
              <w:bottom w:val="single" w:sz="4" w:space="0" w:color="auto"/>
              <w:right w:val="single" w:sz="4" w:space="0" w:color="auto"/>
            </w:tcBorders>
            <w:shd w:val="clear" w:color="auto" w:fill="D9D9D9"/>
            <w:vAlign w:val="bottom"/>
          </w:tcPr>
          <w:p w14:paraId="72F37D9C" w14:textId="77777777" w:rsidR="0080007F" w:rsidRPr="0077091E" w:rsidRDefault="0080007F" w:rsidP="00415C37">
            <w:pPr>
              <w:spacing w:before="0" w:after="0"/>
              <w:jc w:val="center"/>
              <w:rPr>
                <w:b/>
                <w:sz w:val="22"/>
                <w:szCs w:val="22"/>
              </w:rPr>
            </w:pPr>
          </w:p>
        </w:tc>
        <w:tc>
          <w:tcPr>
            <w:tcW w:w="719" w:type="pct"/>
            <w:vMerge/>
            <w:tcBorders>
              <w:left w:val="single" w:sz="4" w:space="0" w:color="auto"/>
              <w:bottom w:val="single" w:sz="4" w:space="0" w:color="auto"/>
              <w:right w:val="single" w:sz="4" w:space="0" w:color="auto"/>
            </w:tcBorders>
            <w:shd w:val="clear" w:color="auto" w:fill="D9D9D9"/>
          </w:tcPr>
          <w:p w14:paraId="0226C2FC" w14:textId="77777777" w:rsidR="0080007F" w:rsidRPr="0077091E" w:rsidRDefault="0080007F" w:rsidP="00415C37">
            <w:pPr>
              <w:spacing w:before="0" w:after="0"/>
              <w:jc w:val="center"/>
              <w:rPr>
                <w:b/>
                <w:sz w:val="22"/>
                <w:szCs w:val="22"/>
              </w:rPr>
            </w:pPr>
          </w:p>
        </w:tc>
        <w:tc>
          <w:tcPr>
            <w:tcW w:w="560" w:type="pct"/>
            <w:tcBorders>
              <w:left w:val="single" w:sz="4" w:space="0" w:color="auto"/>
              <w:bottom w:val="single" w:sz="4" w:space="0" w:color="auto"/>
              <w:right w:val="single" w:sz="4" w:space="0" w:color="auto"/>
            </w:tcBorders>
            <w:shd w:val="clear" w:color="auto" w:fill="D9D9D9"/>
            <w:vAlign w:val="bottom"/>
          </w:tcPr>
          <w:p w14:paraId="2412F406" w14:textId="77777777" w:rsidR="0080007F" w:rsidRPr="000D6B6D" w:rsidRDefault="0080007F" w:rsidP="00415C37">
            <w:pPr>
              <w:spacing w:before="0" w:after="0"/>
              <w:jc w:val="center"/>
              <w:rPr>
                <w:sz w:val="22"/>
                <w:szCs w:val="22"/>
              </w:rPr>
            </w:pPr>
            <w:r w:rsidRPr="000D6B6D">
              <w:rPr>
                <w:sz w:val="22"/>
                <w:szCs w:val="22"/>
              </w:rPr>
              <w:t>[s</w:t>
            </w:r>
            <w:r w:rsidRPr="000D6B6D">
              <w:rPr>
                <w:sz w:val="22"/>
                <w:szCs w:val="22"/>
                <w:vertAlign w:val="superscript"/>
              </w:rPr>
              <w:t>-1</w:t>
            </w:r>
            <w:r w:rsidRPr="000D6B6D">
              <w:rPr>
                <w:sz w:val="22"/>
                <w:szCs w:val="22"/>
              </w:rPr>
              <w:t>]</w:t>
            </w:r>
          </w:p>
        </w:tc>
        <w:tc>
          <w:tcPr>
            <w:tcW w:w="2402" w:type="pct"/>
            <w:gridSpan w:val="5"/>
            <w:tcBorders>
              <w:top w:val="single" w:sz="4" w:space="0" w:color="auto"/>
              <w:left w:val="single" w:sz="4" w:space="0" w:color="auto"/>
              <w:bottom w:val="single" w:sz="4" w:space="0" w:color="auto"/>
              <w:right w:val="single" w:sz="4" w:space="0" w:color="auto"/>
            </w:tcBorders>
            <w:shd w:val="clear" w:color="auto" w:fill="D9D9D9"/>
            <w:vAlign w:val="bottom"/>
          </w:tcPr>
          <w:p w14:paraId="06283FAF" w14:textId="77777777" w:rsidR="0080007F" w:rsidRPr="0080007F" w:rsidRDefault="0080007F" w:rsidP="00415C37">
            <w:pPr>
              <w:spacing w:before="0" w:after="0"/>
              <w:jc w:val="center"/>
              <w:rPr>
                <w:b/>
                <w:sz w:val="18"/>
                <w:szCs w:val="18"/>
              </w:rPr>
            </w:pPr>
            <w:r w:rsidRPr="000D6B6D">
              <w:rPr>
                <w:sz w:val="18"/>
                <w:szCs w:val="18"/>
              </w:rPr>
              <w:t>[mol L</w:t>
            </w:r>
            <w:r w:rsidRPr="000D6B6D">
              <w:rPr>
                <w:sz w:val="18"/>
                <w:szCs w:val="18"/>
                <w:vertAlign w:val="superscript"/>
              </w:rPr>
              <w:t>-1</w:t>
            </w:r>
            <w:r w:rsidRPr="000D6B6D">
              <w:rPr>
                <w:sz w:val="18"/>
                <w:szCs w:val="18"/>
              </w:rPr>
              <w:t>]</w:t>
            </w:r>
          </w:p>
        </w:tc>
        <w:tc>
          <w:tcPr>
            <w:tcW w:w="1016" w:type="pct"/>
            <w:gridSpan w:val="3"/>
            <w:tcBorders>
              <w:top w:val="single" w:sz="4" w:space="0" w:color="auto"/>
              <w:left w:val="single" w:sz="4" w:space="0" w:color="auto"/>
              <w:bottom w:val="single" w:sz="4" w:space="0" w:color="auto"/>
              <w:right w:val="single" w:sz="4" w:space="0" w:color="auto"/>
            </w:tcBorders>
            <w:shd w:val="clear" w:color="auto" w:fill="D9D9D9"/>
            <w:vAlign w:val="bottom"/>
          </w:tcPr>
          <w:p w14:paraId="511FDB37" w14:textId="77777777" w:rsidR="0080007F" w:rsidRPr="0080007F" w:rsidRDefault="0080007F" w:rsidP="00415C37">
            <w:pPr>
              <w:spacing w:before="0" w:after="0"/>
              <w:jc w:val="center"/>
              <w:rPr>
                <w:b/>
                <w:sz w:val="18"/>
                <w:szCs w:val="18"/>
              </w:rPr>
            </w:pPr>
            <w:r w:rsidRPr="000D6B6D">
              <w:rPr>
                <w:sz w:val="18"/>
                <w:szCs w:val="18"/>
              </w:rPr>
              <w:t>[mol L</w:t>
            </w:r>
            <w:r w:rsidRPr="000D6B6D">
              <w:rPr>
                <w:sz w:val="18"/>
                <w:szCs w:val="18"/>
                <w:vertAlign w:val="superscript"/>
              </w:rPr>
              <w:t>-1</w:t>
            </w:r>
            <w:r w:rsidRPr="000D6B6D">
              <w:rPr>
                <w:sz w:val="18"/>
                <w:szCs w:val="18"/>
              </w:rPr>
              <w:t>]</w:t>
            </w:r>
          </w:p>
        </w:tc>
      </w:tr>
      <w:tr w:rsidR="00706CC6" w:rsidRPr="00544099" w14:paraId="67BDCB6B" w14:textId="77777777" w:rsidTr="00F453C8">
        <w:tc>
          <w:tcPr>
            <w:tcW w:w="304" w:type="pct"/>
            <w:tcBorders>
              <w:top w:val="single" w:sz="4" w:space="0" w:color="auto"/>
              <w:left w:val="single" w:sz="4" w:space="0" w:color="auto"/>
              <w:bottom w:val="single" w:sz="4" w:space="0" w:color="auto"/>
              <w:right w:val="single" w:sz="4" w:space="0" w:color="auto"/>
            </w:tcBorders>
            <w:vAlign w:val="center"/>
            <w:hideMark/>
          </w:tcPr>
          <w:p w14:paraId="2E1721CB" w14:textId="77777777" w:rsidR="0080007F" w:rsidRPr="00714997" w:rsidRDefault="0080007F" w:rsidP="00F453C8">
            <w:pPr>
              <w:spacing w:before="0" w:after="0"/>
              <w:jc w:val="left"/>
              <w:rPr>
                <w:sz w:val="22"/>
              </w:rPr>
            </w:pPr>
            <w:r w:rsidRPr="00714997">
              <w:rPr>
                <w:sz w:val="22"/>
              </w:rPr>
              <w:t>R1</w:t>
            </w:r>
          </w:p>
        </w:tc>
        <w:tc>
          <w:tcPr>
            <w:tcW w:w="719" w:type="pct"/>
            <w:tcBorders>
              <w:top w:val="single" w:sz="4" w:space="0" w:color="auto"/>
              <w:left w:val="single" w:sz="4" w:space="0" w:color="auto"/>
              <w:bottom w:val="single" w:sz="4" w:space="0" w:color="auto"/>
              <w:right w:val="single" w:sz="4" w:space="0" w:color="auto"/>
            </w:tcBorders>
            <w:vAlign w:val="bottom"/>
          </w:tcPr>
          <w:p w14:paraId="48782211" w14:textId="77777777" w:rsidR="0080007F" w:rsidRPr="00706CC6" w:rsidRDefault="0080007F" w:rsidP="00415C37">
            <w:pPr>
              <w:spacing w:before="0" w:after="0"/>
              <w:rPr>
                <w:sz w:val="18"/>
                <w:szCs w:val="18"/>
              </w:rPr>
            </w:pPr>
            <w:r w:rsidRPr="00706CC6">
              <w:rPr>
                <w:sz w:val="18"/>
                <w:szCs w:val="18"/>
              </w:rPr>
              <w:t>Overall fe=0.6</w:t>
            </w:r>
          </w:p>
          <w:p w14:paraId="43BFBE4B" w14:textId="77777777" w:rsidR="0080007F" w:rsidRPr="00706CC6" w:rsidRDefault="0080007F" w:rsidP="00415C37">
            <w:pPr>
              <w:spacing w:before="0" w:after="0"/>
              <w:rPr>
                <w:sz w:val="18"/>
                <w:szCs w:val="18"/>
              </w:rPr>
            </w:pPr>
            <w:r w:rsidRPr="00706CC6">
              <w:rPr>
                <w:rFonts w:cs="Arial"/>
                <w:sz w:val="18"/>
                <w:szCs w:val="18"/>
                <w:lang w:eastAsia="zh-CN"/>
              </w:rPr>
              <w:t>NO</w:t>
            </w:r>
            <w:r w:rsidRPr="00706CC6">
              <w:rPr>
                <w:rFonts w:cs="Arial"/>
                <w:sz w:val="18"/>
                <w:szCs w:val="18"/>
                <w:vertAlign w:val="subscript"/>
                <w:lang w:eastAsia="zh-CN"/>
              </w:rPr>
              <w:t>3</w:t>
            </w:r>
            <w:r w:rsidRPr="00706CC6">
              <w:rPr>
                <w:rFonts w:cs="Arial"/>
                <w:sz w:val="18"/>
                <w:szCs w:val="18"/>
                <w:vertAlign w:val="superscript"/>
                <w:lang w:eastAsia="zh-CN"/>
              </w:rPr>
              <w:t>-</w:t>
            </w:r>
            <w:r w:rsidRPr="00706CC6">
              <w:rPr>
                <w:rFonts w:cs="Arial"/>
                <w:sz w:val="18"/>
                <w:szCs w:val="18"/>
                <w:lang w:eastAsia="zh-CN"/>
              </w:rPr>
              <w:t>-&gt; NO</w:t>
            </w:r>
            <w:r w:rsidRPr="00706CC6">
              <w:rPr>
                <w:rFonts w:cs="Arial"/>
                <w:sz w:val="18"/>
                <w:szCs w:val="18"/>
                <w:vertAlign w:val="subscript"/>
                <w:lang w:eastAsia="zh-CN"/>
              </w:rPr>
              <w:t>2</w:t>
            </w:r>
            <w:r w:rsidRPr="00706CC6">
              <w:rPr>
                <w:rFonts w:cs="Arial"/>
                <w:sz w:val="18"/>
                <w:szCs w:val="18"/>
                <w:vertAlign w:val="superscript"/>
                <w:lang w:eastAsia="zh-CN"/>
              </w:rPr>
              <w:t>-</w:t>
            </w:r>
          </w:p>
        </w:tc>
        <w:tc>
          <w:tcPr>
            <w:tcW w:w="560" w:type="pct"/>
            <w:tcBorders>
              <w:top w:val="single" w:sz="4" w:space="0" w:color="auto"/>
              <w:left w:val="single" w:sz="4" w:space="0" w:color="auto"/>
              <w:bottom w:val="single" w:sz="4" w:space="0" w:color="auto"/>
              <w:right w:val="single" w:sz="4" w:space="0" w:color="auto"/>
            </w:tcBorders>
            <w:vAlign w:val="center"/>
          </w:tcPr>
          <w:p w14:paraId="2DF40E1A" w14:textId="77777777" w:rsidR="0080007F" w:rsidRPr="000D6B6D" w:rsidRDefault="00A53849" w:rsidP="000D6B6D">
            <w:pPr>
              <w:spacing w:before="0" w:after="0"/>
              <w:jc w:val="center"/>
              <w:rPr>
                <w:sz w:val="20"/>
              </w:rPr>
            </w:pPr>
            <w:r>
              <w:rPr>
                <w:sz w:val="20"/>
              </w:rPr>
              <w:t>4E-5</w:t>
            </w:r>
          </w:p>
        </w:tc>
        <w:tc>
          <w:tcPr>
            <w:tcW w:w="560" w:type="pct"/>
            <w:tcBorders>
              <w:top w:val="single" w:sz="4" w:space="0" w:color="auto"/>
              <w:left w:val="single" w:sz="4" w:space="0" w:color="auto"/>
              <w:bottom w:val="single" w:sz="4" w:space="0" w:color="auto"/>
              <w:right w:val="single" w:sz="4" w:space="0" w:color="auto"/>
            </w:tcBorders>
            <w:vAlign w:val="center"/>
          </w:tcPr>
          <w:p w14:paraId="06CDC088" w14:textId="77777777" w:rsidR="0080007F" w:rsidRPr="000D6B6D" w:rsidRDefault="00A53849" w:rsidP="000D6B6D">
            <w:pPr>
              <w:spacing w:before="0" w:after="0"/>
              <w:jc w:val="center"/>
              <w:rPr>
                <w:sz w:val="20"/>
              </w:rPr>
            </w:pPr>
            <w:r>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1E5FE704" w14:textId="77777777" w:rsidR="0080007F" w:rsidRPr="000D6B6D" w:rsidRDefault="00A53849" w:rsidP="000D6B6D">
            <w:pPr>
              <w:spacing w:before="0" w:after="0"/>
              <w:jc w:val="center"/>
              <w:rPr>
                <w:sz w:val="20"/>
              </w:rPr>
            </w:pPr>
            <w:r>
              <w:rPr>
                <w:sz w:val="20"/>
              </w:rPr>
              <w:t>1.06E-5</w:t>
            </w:r>
          </w:p>
        </w:tc>
        <w:tc>
          <w:tcPr>
            <w:tcW w:w="534" w:type="pct"/>
            <w:tcBorders>
              <w:top w:val="single" w:sz="4" w:space="0" w:color="auto"/>
              <w:left w:val="single" w:sz="4" w:space="0" w:color="auto"/>
              <w:bottom w:val="single" w:sz="4" w:space="0" w:color="auto"/>
              <w:right w:val="single" w:sz="4" w:space="0" w:color="auto"/>
            </w:tcBorders>
            <w:vAlign w:val="center"/>
          </w:tcPr>
          <w:p w14:paraId="602E547A" w14:textId="77777777" w:rsidR="0080007F" w:rsidRPr="000D6B6D" w:rsidRDefault="0080007F" w:rsidP="000D6B6D">
            <w:pPr>
              <w:spacing w:before="0" w:after="0"/>
              <w:jc w:val="center"/>
              <w:rPr>
                <w:sz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C6BA5DB" w14:textId="77777777" w:rsidR="0080007F" w:rsidRPr="000D6B6D" w:rsidRDefault="0080007F" w:rsidP="000D6B6D">
            <w:pPr>
              <w:spacing w:before="0" w:after="0"/>
              <w:jc w:val="center"/>
              <w:rPr>
                <w:sz w:val="20"/>
              </w:rPr>
            </w:pPr>
          </w:p>
        </w:tc>
        <w:tc>
          <w:tcPr>
            <w:tcW w:w="401" w:type="pct"/>
            <w:tcBorders>
              <w:top w:val="single" w:sz="4" w:space="0" w:color="auto"/>
              <w:left w:val="single" w:sz="4" w:space="0" w:color="auto"/>
              <w:bottom w:val="single" w:sz="4" w:space="0" w:color="auto"/>
              <w:right w:val="single" w:sz="4" w:space="0" w:color="auto"/>
            </w:tcBorders>
            <w:vAlign w:val="center"/>
          </w:tcPr>
          <w:p w14:paraId="78C6C515" w14:textId="77777777" w:rsidR="0080007F" w:rsidRPr="000D6B6D" w:rsidRDefault="00A53849" w:rsidP="000D6B6D">
            <w:pPr>
              <w:spacing w:before="0" w:after="0"/>
              <w:jc w:val="center"/>
              <w:rPr>
                <w:sz w:val="20"/>
              </w:rPr>
            </w:pPr>
            <w:r>
              <w:rPr>
                <w:sz w:val="20"/>
              </w:rPr>
              <w:t>1E-6</w:t>
            </w: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7C83A0A6" w14:textId="77777777" w:rsidR="0080007F" w:rsidRPr="000D6B6D" w:rsidRDefault="0080007F" w:rsidP="000D6B6D">
            <w:pPr>
              <w:spacing w:before="0" w:after="0"/>
              <w:jc w:val="center"/>
              <w:rPr>
                <w:sz w:val="20"/>
              </w:rPr>
            </w:pPr>
          </w:p>
        </w:tc>
        <w:tc>
          <w:tcPr>
            <w:tcW w:w="533" w:type="pct"/>
            <w:tcBorders>
              <w:top w:val="single" w:sz="4" w:space="0" w:color="auto"/>
              <w:left w:val="single" w:sz="4" w:space="0" w:color="auto"/>
              <w:bottom w:val="single" w:sz="4" w:space="0" w:color="auto"/>
              <w:right w:val="single" w:sz="4" w:space="0" w:color="auto"/>
            </w:tcBorders>
            <w:vAlign w:val="center"/>
          </w:tcPr>
          <w:p w14:paraId="60B70168" w14:textId="77777777" w:rsidR="0080007F" w:rsidRPr="000D6B6D" w:rsidRDefault="0080007F" w:rsidP="00706CC6">
            <w:pPr>
              <w:spacing w:before="0" w:after="0"/>
              <w:jc w:val="center"/>
              <w:rPr>
                <w:sz w:val="20"/>
              </w:rPr>
            </w:pPr>
          </w:p>
        </w:tc>
      </w:tr>
      <w:tr w:rsidR="00706CC6" w:rsidRPr="00544099" w14:paraId="6F946CFA" w14:textId="77777777" w:rsidTr="00F453C8">
        <w:tc>
          <w:tcPr>
            <w:tcW w:w="304" w:type="pct"/>
            <w:tcBorders>
              <w:top w:val="single" w:sz="4" w:space="0" w:color="auto"/>
              <w:left w:val="single" w:sz="4" w:space="0" w:color="auto"/>
              <w:bottom w:val="single" w:sz="4" w:space="0" w:color="auto"/>
              <w:right w:val="single" w:sz="4" w:space="0" w:color="auto"/>
            </w:tcBorders>
            <w:vAlign w:val="center"/>
            <w:hideMark/>
          </w:tcPr>
          <w:p w14:paraId="7731C380" w14:textId="77777777" w:rsidR="0080007F" w:rsidRPr="00714997" w:rsidRDefault="0080007F" w:rsidP="00F453C8">
            <w:pPr>
              <w:spacing w:before="0" w:after="0"/>
              <w:jc w:val="left"/>
              <w:rPr>
                <w:sz w:val="22"/>
              </w:rPr>
            </w:pPr>
            <w:r w:rsidRPr="00714997">
              <w:rPr>
                <w:sz w:val="22"/>
              </w:rPr>
              <w:t>R2</w:t>
            </w:r>
          </w:p>
        </w:tc>
        <w:tc>
          <w:tcPr>
            <w:tcW w:w="719" w:type="pct"/>
            <w:tcBorders>
              <w:top w:val="single" w:sz="4" w:space="0" w:color="auto"/>
              <w:left w:val="single" w:sz="4" w:space="0" w:color="auto"/>
              <w:bottom w:val="single" w:sz="4" w:space="0" w:color="auto"/>
              <w:right w:val="single" w:sz="4" w:space="0" w:color="auto"/>
            </w:tcBorders>
            <w:vAlign w:val="bottom"/>
          </w:tcPr>
          <w:p w14:paraId="4B25FA76" w14:textId="77777777" w:rsidR="0080007F" w:rsidRPr="00706CC6" w:rsidRDefault="0080007F" w:rsidP="00415C37">
            <w:pPr>
              <w:spacing w:before="0" w:after="0"/>
              <w:rPr>
                <w:sz w:val="18"/>
                <w:szCs w:val="18"/>
              </w:rPr>
            </w:pPr>
            <w:r w:rsidRPr="00706CC6">
              <w:rPr>
                <w:sz w:val="18"/>
                <w:szCs w:val="18"/>
              </w:rPr>
              <w:t>Overall fe=0.6</w:t>
            </w:r>
          </w:p>
          <w:p w14:paraId="0B066F8A" w14:textId="77777777" w:rsidR="0080007F" w:rsidRPr="00706CC6" w:rsidRDefault="0080007F" w:rsidP="00415C37">
            <w:pPr>
              <w:spacing w:before="0" w:after="0"/>
              <w:rPr>
                <w:sz w:val="18"/>
                <w:szCs w:val="18"/>
              </w:rPr>
            </w:pPr>
            <w:r w:rsidRPr="00706CC6">
              <w:rPr>
                <w:rFonts w:cs="Arial"/>
                <w:sz w:val="18"/>
                <w:szCs w:val="18"/>
                <w:lang w:eastAsia="zh-CN"/>
              </w:rPr>
              <w:t>NO</w:t>
            </w:r>
            <w:r w:rsidRPr="00706CC6">
              <w:rPr>
                <w:rFonts w:cs="Arial"/>
                <w:sz w:val="18"/>
                <w:szCs w:val="18"/>
                <w:vertAlign w:val="subscript"/>
                <w:lang w:eastAsia="zh-CN"/>
              </w:rPr>
              <w:t>2</w:t>
            </w:r>
            <w:r w:rsidRPr="00706CC6">
              <w:rPr>
                <w:rFonts w:cs="Arial"/>
                <w:sz w:val="18"/>
                <w:szCs w:val="18"/>
                <w:vertAlign w:val="superscript"/>
                <w:lang w:eastAsia="zh-CN"/>
              </w:rPr>
              <w:t>-</w:t>
            </w:r>
            <w:r w:rsidRPr="00706CC6">
              <w:rPr>
                <w:rFonts w:cs="Arial"/>
                <w:sz w:val="18"/>
                <w:szCs w:val="18"/>
                <w:lang w:eastAsia="zh-CN"/>
              </w:rPr>
              <w:t>-&gt; N</w:t>
            </w:r>
            <w:r w:rsidRPr="00706CC6">
              <w:rPr>
                <w:rFonts w:cs="Arial"/>
                <w:sz w:val="18"/>
                <w:szCs w:val="18"/>
                <w:vertAlign w:val="subscript"/>
                <w:lang w:eastAsia="zh-CN"/>
              </w:rPr>
              <w:t>2(aq)</w:t>
            </w:r>
          </w:p>
        </w:tc>
        <w:tc>
          <w:tcPr>
            <w:tcW w:w="560" w:type="pct"/>
            <w:tcBorders>
              <w:top w:val="single" w:sz="4" w:space="0" w:color="auto"/>
              <w:left w:val="single" w:sz="4" w:space="0" w:color="auto"/>
              <w:bottom w:val="single" w:sz="4" w:space="0" w:color="auto"/>
              <w:right w:val="single" w:sz="4" w:space="0" w:color="auto"/>
            </w:tcBorders>
            <w:vAlign w:val="center"/>
          </w:tcPr>
          <w:p w14:paraId="10F1BF7A" w14:textId="77777777" w:rsidR="0080007F" w:rsidRPr="000E6DE1" w:rsidRDefault="000D6B6D" w:rsidP="000D6B6D">
            <w:pPr>
              <w:spacing w:before="0" w:after="0"/>
              <w:jc w:val="center"/>
              <w:rPr>
                <w:sz w:val="16"/>
                <w:szCs w:val="16"/>
              </w:rPr>
            </w:pPr>
            <w:r>
              <w:rPr>
                <w:sz w:val="20"/>
              </w:rPr>
              <w:t>2E-5</w:t>
            </w:r>
          </w:p>
        </w:tc>
        <w:tc>
          <w:tcPr>
            <w:tcW w:w="560" w:type="pct"/>
            <w:tcBorders>
              <w:top w:val="single" w:sz="4" w:space="0" w:color="auto"/>
              <w:left w:val="single" w:sz="4" w:space="0" w:color="auto"/>
              <w:bottom w:val="single" w:sz="4" w:space="0" w:color="auto"/>
              <w:right w:val="single" w:sz="4" w:space="0" w:color="auto"/>
            </w:tcBorders>
            <w:vAlign w:val="center"/>
          </w:tcPr>
          <w:p w14:paraId="254B6398" w14:textId="77777777" w:rsidR="0080007F" w:rsidRPr="000D6B6D" w:rsidRDefault="000D6B6D" w:rsidP="000D6B6D">
            <w:pPr>
              <w:spacing w:before="0" w:after="0"/>
              <w:jc w:val="center"/>
              <w:rPr>
                <w:sz w:val="20"/>
              </w:rPr>
            </w:pPr>
            <w:r>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58388181" w14:textId="77777777" w:rsidR="0080007F" w:rsidRPr="000D6B6D" w:rsidRDefault="0080007F" w:rsidP="000D6B6D">
            <w:pPr>
              <w:spacing w:before="0" w:after="0"/>
              <w:jc w:val="center"/>
              <w:rPr>
                <w:sz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0ACD100D" w14:textId="77777777" w:rsidR="0080007F" w:rsidRPr="000D6B6D" w:rsidRDefault="000D6B6D" w:rsidP="000D6B6D">
            <w:pPr>
              <w:spacing w:before="0" w:after="0"/>
              <w:jc w:val="center"/>
              <w:rPr>
                <w:sz w:val="20"/>
              </w:rPr>
            </w:pPr>
            <w:r>
              <w:rPr>
                <w:sz w:val="20"/>
              </w:rPr>
              <w:t>1.06E-5</w:t>
            </w:r>
          </w:p>
        </w:tc>
        <w:tc>
          <w:tcPr>
            <w:tcW w:w="400" w:type="pct"/>
            <w:tcBorders>
              <w:top w:val="single" w:sz="4" w:space="0" w:color="auto"/>
              <w:left w:val="single" w:sz="4" w:space="0" w:color="auto"/>
              <w:bottom w:val="single" w:sz="4" w:space="0" w:color="auto"/>
              <w:right w:val="single" w:sz="4" w:space="0" w:color="auto"/>
            </w:tcBorders>
            <w:vAlign w:val="center"/>
          </w:tcPr>
          <w:p w14:paraId="77ED828F" w14:textId="77777777" w:rsidR="0080007F" w:rsidRPr="000D6B6D" w:rsidRDefault="0080007F" w:rsidP="000D6B6D">
            <w:pPr>
              <w:spacing w:before="0" w:after="0"/>
              <w:jc w:val="center"/>
              <w:rPr>
                <w:sz w:val="20"/>
              </w:rPr>
            </w:pPr>
          </w:p>
        </w:tc>
        <w:tc>
          <w:tcPr>
            <w:tcW w:w="401" w:type="pct"/>
            <w:tcBorders>
              <w:top w:val="single" w:sz="4" w:space="0" w:color="auto"/>
              <w:left w:val="single" w:sz="4" w:space="0" w:color="auto"/>
              <w:bottom w:val="single" w:sz="4" w:space="0" w:color="auto"/>
              <w:right w:val="single" w:sz="4" w:space="0" w:color="auto"/>
            </w:tcBorders>
            <w:vAlign w:val="center"/>
          </w:tcPr>
          <w:p w14:paraId="6DB69EDC" w14:textId="77777777" w:rsidR="0080007F" w:rsidRPr="000D6B6D" w:rsidRDefault="00A53849" w:rsidP="000D6B6D">
            <w:pPr>
              <w:spacing w:before="0" w:after="0"/>
              <w:jc w:val="center"/>
              <w:rPr>
                <w:sz w:val="20"/>
              </w:rPr>
            </w:pPr>
            <w:r>
              <w:rPr>
                <w:sz w:val="20"/>
              </w:rPr>
              <w:t>1E-6</w:t>
            </w: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11F941F4" w14:textId="77777777" w:rsidR="0080007F" w:rsidRPr="000D6B6D" w:rsidRDefault="000D6B6D" w:rsidP="000D6B6D">
            <w:pPr>
              <w:spacing w:before="0" w:after="0"/>
              <w:jc w:val="center"/>
              <w:rPr>
                <w:sz w:val="20"/>
              </w:rPr>
            </w:pPr>
            <w:r>
              <w:rPr>
                <w:sz w:val="20"/>
              </w:rPr>
              <w:t>1.06E-5</w:t>
            </w:r>
          </w:p>
        </w:tc>
        <w:tc>
          <w:tcPr>
            <w:tcW w:w="533" w:type="pct"/>
            <w:tcBorders>
              <w:top w:val="single" w:sz="4" w:space="0" w:color="auto"/>
              <w:left w:val="single" w:sz="4" w:space="0" w:color="auto"/>
              <w:bottom w:val="single" w:sz="4" w:space="0" w:color="auto"/>
              <w:right w:val="single" w:sz="4" w:space="0" w:color="auto"/>
            </w:tcBorders>
            <w:vAlign w:val="center"/>
          </w:tcPr>
          <w:p w14:paraId="2263F400" w14:textId="77777777" w:rsidR="0080007F" w:rsidRPr="000D6B6D" w:rsidRDefault="0080007F" w:rsidP="000D6B6D">
            <w:pPr>
              <w:spacing w:before="0" w:after="0"/>
              <w:jc w:val="center"/>
              <w:rPr>
                <w:sz w:val="20"/>
              </w:rPr>
            </w:pPr>
          </w:p>
        </w:tc>
      </w:tr>
      <w:tr w:rsidR="00706CC6" w:rsidRPr="00544099" w14:paraId="5965A81D" w14:textId="77777777" w:rsidTr="00F453C8">
        <w:tc>
          <w:tcPr>
            <w:tcW w:w="304" w:type="pct"/>
            <w:tcBorders>
              <w:top w:val="single" w:sz="4" w:space="0" w:color="auto"/>
              <w:left w:val="single" w:sz="4" w:space="0" w:color="auto"/>
              <w:bottom w:val="single" w:sz="4" w:space="0" w:color="auto"/>
              <w:right w:val="single" w:sz="4" w:space="0" w:color="auto"/>
            </w:tcBorders>
            <w:vAlign w:val="center"/>
            <w:hideMark/>
          </w:tcPr>
          <w:p w14:paraId="2C25AFE1" w14:textId="77777777" w:rsidR="000D6B6D" w:rsidRPr="00714997" w:rsidRDefault="000D6B6D" w:rsidP="00F453C8">
            <w:pPr>
              <w:spacing w:before="0" w:after="0"/>
              <w:jc w:val="left"/>
              <w:rPr>
                <w:sz w:val="22"/>
              </w:rPr>
            </w:pPr>
            <w:r w:rsidRPr="00714997">
              <w:rPr>
                <w:sz w:val="22"/>
              </w:rPr>
              <w:t>R3</w:t>
            </w:r>
          </w:p>
        </w:tc>
        <w:tc>
          <w:tcPr>
            <w:tcW w:w="719" w:type="pct"/>
            <w:tcBorders>
              <w:top w:val="single" w:sz="4" w:space="0" w:color="auto"/>
              <w:left w:val="single" w:sz="4" w:space="0" w:color="auto"/>
              <w:bottom w:val="single" w:sz="4" w:space="0" w:color="auto"/>
              <w:right w:val="single" w:sz="4" w:space="0" w:color="auto"/>
            </w:tcBorders>
            <w:vAlign w:val="bottom"/>
          </w:tcPr>
          <w:p w14:paraId="3CD9045C" w14:textId="77777777" w:rsidR="000D6B6D" w:rsidRPr="00706CC6" w:rsidRDefault="000D6B6D" w:rsidP="00415C37">
            <w:pPr>
              <w:spacing w:before="0" w:after="0"/>
              <w:rPr>
                <w:sz w:val="18"/>
                <w:szCs w:val="18"/>
              </w:rPr>
            </w:pPr>
            <w:r w:rsidRPr="00706CC6">
              <w:rPr>
                <w:sz w:val="18"/>
                <w:szCs w:val="18"/>
              </w:rPr>
              <w:t>Overall fe=0.6</w:t>
            </w:r>
          </w:p>
          <w:p w14:paraId="6C890B0C" w14:textId="77777777" w:rsidR="000D6B6D" w:rsidRPr="00706CC6" w:rsidRDefault="000D6B6D" w:rsidP="00415C37">
            <w:pPr>
              <w:spacing w:before="0" w:after="0"/>
              <w:rPr>
                <w:sz w:val="18"/>
                <w:szCs w:val="18"/>
              </w:rPr>
            </w:pPr>
            <w:r w:rsidRPr="00706CC6">
              <w:rPr>
                <w:sz w:val="18"/>
                <w:szCs w:val="18"/>
              </w:rPr>
              <w:t>Assimilatory</w:t>
            </w:r>
          </w:p>
          <w:p w14:paraId="6079AC17" w14:textId="77777777" w:rsidR="000D6B6D" w:rsidRPr="00706CC6" w:rsidRDefault="000D6B6D" w:rsidP="00415C37">
            <w:pPr>
              <w:spacing w:before="0" w:after="0"/>
              <w:rPr>
                <w:sz w:val="18"/>
                <w:szCs w:val="18"/>
              </w:rPr>
            </w:pPr>
            <w:r w:rsidRPr="00706CC6">
              <w:rPr>
                <w:rFonts w:cs="Arial"/>
                <w:sz w:val="18"/>
                <w:szCs w:val="18"/>
                <w:lang w:eastAsia="zh-CN"/>
              </w:rPr>
              <w:t>NO</w:t>
            </w:r>
            <w:r w:rsidRPr="00706CC6">
              <w:rPr>
                <w:rFonts w:cs="Arial"/>
                <w:sz w:val="18"/>
                <w:szCs w:val="18"/>
                <w:vertAlign w:val="subscript"/>
                <w:lang w:eastAsia="zh-CN"/>
              </w:rPr>
              <w:t>3</w:t>
            </w:r>
            <w:r w:rsidRPr="00706CC6">
              <w:rPr>
                <w:rFonts w:cs="Arial"/>
                <w:sz w:val="18"/>
                <w:szCs w:val="18"/>
                <w:vertAlign w:val="superscript"/>
                <w:lang w:eastAsia="zh-CN"/>
              </w:rPr>
              <w:t>-</w:t>
            </w:r>
            <w:r w:rsidRPr="00706CC6">
              <w:rPr>
                <w:rFonts w:cs="Arial"/>
                <w:sz w:val="18"/>
                <w:szCs w:val="18"/>
                <w:lang w:eastAsia="zh-CN"/>
              </w:rPr>
              <w:t>-&gt; NO</w:t>
            </w:r>
            <w:r w:rsidRPr="00706CC6">
              <w:rPr>
                <w:rFonts w:cs="Arial"/>
                <w:sz w:val="18"/>
                <w:szCs w:val="18"/>
                <w:vertAlign w:val="subscript"/>
                <w:lang w:eastAsia="zh-CN"/>
              </w:rPr>
              <w:t>2</w:t>
            </w:r>
            <w:r w:rsidRPr="00706CC6">
              <w:rPr>
                <w:rFonts w:cs="Arial"/>
                <w:sz w:val="18"/>
                <w:szCs w:val="18"/>
                <w:vertAlign w:val="superscript"/>
                <w:lang w:eastAsia="zh-CN"/>
              </w:rPr>
              <w:t>-</w:t>
            </w:r>
          </w:p>
        </w:tc>
        <w:tc>
          <w:tcPr>
            <w:tcW w:w="560" w:type="pct"/>
            <w:tcBorders>
              <w:top w:val="single" w:sz="4" w:space="0" w:color="auto"/>
              <w:left w:val="single" w:sz="4" w:space="0" w:color="auto"/>
              <w:bottom w:val="single" w:sz="4" w:space="0" w:color="auto"/>
              <w:right w:val="single" w:sz="4" w:space="0" w:color="auto"/>
            </w:tcBorders>
            <w:vAlign w:val="center"/>
          </w:tcPr>
          <w:p w14:paraId="36CBDB61" w14:textId="77777777" w:rsidR="000D6B6D" w:rsidRPr="000E6DE1" w:rsidRDefault="000D6B6D" w:rsidP="000D6B6D">
            <w:pPr>
              <w:spacing w:before="0" w:after="0"/>
              <w:jc w:val="center"/>
              <w:rPr>
                <w:sz w:val="16"/>
                <w:szCs w:val="16"/>
              </w:rPr>
            </w:pPr>
            <w:r>
              <w:rPr>
                <w:sz w:val="20"/>
              </w:rPr>
              <w:t>4E-6</w:t>
            </w:r>
          </w:p>
        </w:tc>
        <w:tc>
          <w:tcPr>
            <w:tcW w:w="560" w:type="pct"/>
            <w:tcBorders>
              <w:top w:val="single" w:sz="4" w:space="0" w:color="auto"/>
              <w:left w:val="single" w:sz="4" w:space="0" w:color="auto"/>
              <w:bottom w:val="single" w:sz="4" w:space="0" w:color="auto"/>
              <w:right w:val="single" w:sz="4" w:space="0" w:color="auto"/>
            </w:tcBorders>
          </w:tcPr>
          <w:p w14:paraId="45ABD6BA" w14:textId="77777777" w:rsidR="000D6B6D" w:rsidRPr="000D6B6D" w:rsidRDefault="000D6B6D" w:rsidP="000D6B6D">
            <w:pPr>
              <w:spacing w:before="0" w:after="0"/>
              <w:jc w:val="center"/>
              <w:rPr>
                <w:sz w:val="20"/>
              </w:rPr>
            </w:pPr>
            <w:r w:rsidRPr="00A26DAB">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6C598A24" w14:textId="77777777" w:rsidR="000D6B6D" w:rsidRPr="000D6B6D" w:rsidRDefault="000D6B6D" w:rsidP="000D6B6D">
            <w:pPr>
              <w:spacing w:before="0" w:after="0"/>
              <w:jc w:val="center"/>
              <w:rPr>
                <w:sz w:val="20"/>
              </w:rPr>
            </w:pPr>
            <w:r>
              <w:rPr>
                <w:sz w:val="20"/>
              </w:rPr>
              <w:t>1.06E-5</w:t>
            </w:r>
          </w:p>
        </w:tc>
        <w:tc>
          <w:tcPr>
            <w:tcW w:w="534" w:type="pct"/>
            <w:tcBorders>
              <w:top w:val="single" w:sz="4" w:space="0" w:color="auto"/>
              <w:left w:val="single" w:sz="4" w:space="0" w:color="auto"/>
              <w:bottom w:val="single" w:sz="4" w:space="0" w:color="auto"/>
              <w:right w:val="single" w:sz="4" w:space="0" w:color="auto"/>
            </w:tcBorders>
            <w:vAlign w:val="center"/>
          </w:tcPr>
          <w:p w14:paraId="4215687C" w14:textId="77777777" w:rsidR="000D6B6D" w:rsidRPr="000D6B6D" w:rsidRDefault="000D6B6D" w:rsidP="000D6B6D">
            <w:pPr>
              <w:spacing w:before="0" w:after="0"/>
              <w:jc w:val="center"/>
              <w:rPr>
                <w:sz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A563BFB" w14:textId="77777777" w:rsidR="000D6B6D" w:rsidRPr="000D6B6D" w:rsidRDefault="000D6B6D" w:rsidP="000D6B6D">
            <w:pPr>
              <w:spacing w:before="0" w:after="0"/>
              <w:jc w:val="center"/>
              <w:rPr>
                <w:sz w:val="20"/>
              </w:rPr>
            </w:pPr>
          </w:p>
        </w:tc>
        <w:tc>
          <w:tcPr>
            <w:tcW w:w="401" w:type="pct"/>
            <w:tcBorders>
              <w:top w:val="single" w:sz="4" w:space="0" w:color="auto"/>
              <w:left w:val="single" w:sz="4" w:space="0" w:color="auto"/>
              <w:bottom w:val="single" w:sz="4" w:space="0" w:color="auto"/>
              <w:right w:val="single" w:sz="4" w:space="0" w:color="auto"/>
            </w:tcBorders>
            <w:vAlign w:val="center"/>
          </w:tcPr>
          <w:p w14:paraId="6947EB57" w14:textId="77777777" w:rsidR="000D6B6D" w:rsidRPr="000D6B6D" w:rsidRDefault="000D6B6D" w:rsidP="000D6B6D">
            <w:pPr>
              <w:spacing w:before="0" w:after="0"/>
              <w:jc w:val="center"/>
              <w:rPr>
                <w:sz w:val="20"/>
              </w:rPr>
            </w:pP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071C5CAC" w14:textId="77777777" w:rsidR="000D6B6D" w:rsidRPr="000D6B6D" w:rsidRDefault="000D6B6D" w:rsidP="000D6B6D">
            <w:pPr>
              <w:spacing w:before="0" w:after="0"/>
              <w:jc w:val="center"/>
              <w:rPr>
                <w:sz w:val="20"/>
              </w:rPr>
            </w:pPr>
          </w:p>
        </w:tc>
        <w:tc>
          <w:tcPr>
            <w:tcW w:w="533" w:type="pct"/>
            <w:tcBorders>
              <w:top w:val="single" w:sz="4" w:space="0" w:color="auto"/>
              <w:left w:val="single" w:sz="4" w:space="0" w:color="auto"/>
              <w:bottom w:val="single" w:sz="4" w:space="0" w:color="auto"/>
              <w:right w:val="single" w:sz="4" w:space="0" w:color="auto"/>
            </w:tcBorders>
            <w:vAlign w:val="center"/>
          </w:tcPr>
          <w:p w14:paraId="661BF3D2" w14:textId="77777777" w:rsidR="000D6B6D" w:rsidRPr="000D6B6D" w:rsidRDefault="000D6B6D" w:rsidP="000D6B6D">
            <w:pPr>
              <w:spacing w:before="0" w:after="0"/>
              <w:jc w:val="center"/>
              <w:rPr>
                <w:sz w:val="20"/>
              </w:rPr>
            </w:pPr>
            <w:r>
              <w:rPr>
                <w:sz w:val="20"/>
              </w:rPr>
              <w:t>1.06E-5</w:t>
            </w:r>
          </w:p>
        </w:tc>
      </w:tr>
      <w:tr w:rsidR="00706CC6" w:rsidRPr="00544099" w14:paraId="1D89729A" w14:textId="77777777" w:rsidTr="00F453C8">
        <w:tc>
          <w:tcPr>
            <w:tcW w:w="304" w:type="pct"/>
            <w:tcBorders>
              <w:top w:val="single" w:sz="4" w:space="0" w:color="auto"/>
              <w:left w:val="single" w:sz="4" w:space="0" w:color="auto"/>
              <w:bottom w:val="single" w:sz="4" w:space="0" w:color="auto"/>
              <w:right w:val="single" w:sz="4" w:space="0" w:color="auto"/>
            </w:tcBorders>
            <w:vAlign w:val="center"/>
            <w:hideMark/>
          </w:tcPr>
          <w:p w14:paraId="2BEF3ECC" w14:textId="77777777" w:rsidR="000D6B6D" w:rsidRPr="00714997" w:rsidRDefault="000D6B6D" w:rsidP="00F453C8">
            <w:pPr>
              <w:spacing w:before="0" w:after="0"/>
              <w:jc w:val="left"/>
              <w:rPr>
                <w:sz w:val="22"/>
              </w:rPr>
            </w:pPr>
            <w:r w:rsidRPr="00714997">
              <w:rPr>
                <w:sz w:val="22"/>
              </w:rPr>
              <w:t>R4</w:t>
            </w:r>
          </w:p>
        </w:tc>
        <w:tc>
          <w:tcPr>
            <w:tcW w:w="719" w:type="pct"/>
            <w:tcBorders>
              <w:top w:val="single" w:sz="4" w:space="0" w:color="auto"/>
              <w:left w:val="single" w:sz="4" w:space="0" w:color="auto"/>
              <w:bottom w:val="single" w:sz="4" w:space="0" w:color="auto"/>
              <w:right w:val="single" w:sz="4" w:space="0" w:color="auto"/>
            </w:tcBorders>
            <w:vAlign w:val="bottom"/>
          </w:tcPr>
          <w:p w14:paraId="1448DEEB" w14:textId="77777777" w:rsidR="000D6B6D" w:rsidRPr="00706CC6" w:rsidRDefault="000D6B6D" w:rsidP="00415C37">
            <w:pPr>
              <w:spacing w:before="0" w:after="0"/>
              <w:rPr>
                <w:sz w:val="18"/>
                <w:szCs w:val="18"/>
              </w:rPr>
            </w:pPr>
            <w:r w:rsidRPr="00706CC6">
              <w:rPr>
                <w:sz w:val="18"/>
                <w:szCs w:val="18"/>
              </w:rPr>
              <w:t>Overall fe=0.6</w:t>
            </w:r>
          </w:p>
          <w:p w14:paraId="4A9CA9CC" w14:textId="77777777" w:rsidR="000D6B6D" w:rsidRPr="00706CC6" w:rsidRDefault="000D6B6D" w:rsidP="00415C37">
            <w:pPr>
              <w:spacing w:before="0" w:after="0"/>
              <w:rPr>
                <w:sz w:val="18"/>
                <w:szCs w:val="18"/>
              </w:rPr>
            </w:pPr>
            <w:r w:rsidRPr="00706CC6">
              <w:rPr>
                <w:sz w:val="18"/>
                <w:szCs w:val="18"/>
              </w:rPr>
              <w:t>Assimilatory</w:t>
            </w:r>
          </w:p>
          <w:p w14:paraId="772ADB6F" w14:textId="77777777" w:rsidR="000D6B6D" w:rsidRPr="00706CC6" w:rsidRDefault="000D6B6D" w:rsidP="00415C37">
            <w:pPr>
              <w:spacing w:before="0" w:after="0"/>
              <w:rPr>
                <w:sz w:val="18"/>
                <w:szCs w:val="18"/>
              </w:rPr>
            </w:pPr>
            <w:r w:rsidRPr="00706CC6">
              <w:rPr>
                <w:rFonts w:cs="Arial"/>
                <w:sz w:val="18"/>
                <w:szCs w:val="18"/>
                <w:lang w:eastAsia="zh-CN"/>
              </w:rPr>
              <w:t>NO</w:t>
            </w:r>
            <w:r w:rsidRPr="00706CC6">
              <w:rPr>
                <w:rFonts w:cs="Arial"/>
                <w:sz w:val="18"/>
                <w:szCs w:val="18"/>
                <w:vertAlign w:val="subscript"/>
                <w:lang w:eastAsia="zh-CN"/>
              </w:rPr>
              <w:t>2</w:t>
            </w:r>
            <w:r w:rsidRPr="00706CC6">
              <w:rPr>
                <w:rFonts w:cs="Arial"/>
                <w:sz w:val="18"/>
                <w:szCs w:val="18"/>
                <w:vertAlign w:val="superscript"/>
                <w:lang w:eastAsia="zh-CN"/>
              </w:rPr>
              <w:t>-</w:t>
            </w:r>
            <w:r w:rsidRPr="00706CC6">
              <w:rPr>
                <w:rFonts w:cs="Arial"/>
                <w:sz w:val="18"/>
                <w:szCs w:val="18"/>
                <w:lang w:eastAsia="zh-CN"/>
              </w:rPr>
              <w:t>-&gt; N</w:t>
            </w:r>
            <w:r w:rsidRPr="00706CC6">
              <w:rPr>
                <w:rFonts w:cs="Arial"/>
                <w:sz w:val="18"/>
                <w:szCs w:val="18"/>
                <w:vertAlign w:val="subscript"/>
                <w:lang w:eastAsia="zh-CN"/>
              </w:rPr>
              <w:t>2(aq)</w:t>
            </w:r>
          </w:p>
        </w:tc>
        <w:tc>
          <w:tcPr>
            <w:tcW w:w="560" w:type="pct"/>
            <w:tcBorders>
              <w:top w:val="single" w:sz="4" w:space="0" w:color="auto"/>
              <w:left w:val="single" w:sz="4" w:space="0" w:color="auto"/>
              <w:bottom w:val="single" w:sz="4" w:space="0" w:color="auto"/>
              <w:right w:val="single" w:sz="4" w:space="0" w:color="auto"/>
            </w:tcBorders>
            <w:vAlign w:val="center"/>
          </w:tcPr>
          <w:p w14:paraId="423139D8" w14:textId="77777777" w:rsidR="000D6B6D" w:rsidRPr="000D6B6D" w:rsidRDefault="000D6B6D" w:rsidP="000D6B6D">
            <w:pPr>
              <w:spacing w:before="0" w:after="0"/>
              <w:jc w:val="center"/>
              <w:rPr>
                <w:sz w:val="20"/>
              </w:rPr>
            </w:pPr>
            <w:r>
              <w:rPr>
                <w:sz w:val="20"/>
              </w:rPr>
              <w:t>2E-6</w:t>
            </w:r>
          </w:p>
        </w:tc>
        <w:tc>
          <w:tcPr>
            <w:tcW w:w="560" w:type="pct"/>
            <w:tcBorders>
              <w:top w:val="single" w:sz="4" w:space="0" w:color="auto"/>
              <w:left w:val="single" w:sz="4" w:space="0" w:color="auto"/>
              <w:bottom w:val="single" w:sz="4" w:space="0" w:color="auto"/>
              <w:right w:val="single" w:sz="4" w:space="0" w:color="auto"/>
            </w:tcBorders>
          </w:tcPr>
          <w:p w14:paraId="7584EB82" w14:textId="77777777" w:rsidR="000D6B6D" w:rsidRPr="000D6B6D" w:rsidRDefault="000D6B6D" w:rsidP="000D6B6D">
            <w:pPr>
              <w:spacing w:before="0" w:after="0"/>
              <w:jc w:val="center"/>
              <w:rPr>
                <w:sz w:val="20"/>
              </w:rPr>
            </w:pPr>
            <w:r w:rsidRPr="00A26DAB">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074BC47B" w14:textId="77777777" w:rsidR="000D6B6D" w:rsidRPr="000D6B6D" w:rsidRDefault="000D6B6D" w:rsidP="000D6B6D">
            <w:pPr>
              <w:spacing w:before="0" w:after="0"/>
              <w:jc w:val="center"/>
              <w:rPr>
                <w:sz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00BD45AE" w14:textId="77777777" w:rsidR="000D6B6D" w:rsidRPr="000D6B6D" w:rsidRDefault="000D6B6D" w:rsidP="000D6B6D">
            <w:pPr>
              <w:spacing w:before="0" w:after="0"/>
              <w:jc w:val="center"/>
              <w:rPr>
                <w:sz w:val="20"/>
              </w:rPr>
            </w:pPr>
            <w:r>
              <w:rPr>
                <w:sz w:val="20"/>
              </w:rPr>
              <w:t>1.06E-5</w:t>
            </w:r>
          </w:p>
        </w:tc>
        <w:tc>
          <w:tcPr>
            <w:tcW w:w="400" w:type="pct"/>
            <w:tcBorders>
              <w:top w:val="single" w:sz="4" w:space="0" w:color="auto"/>
              <w:left w:val="single" w:sz="4" w:space="0" w:color="auto"/>
              <w:bottom w:val="single" w:sz="4" w:space="0" w:color="auto"/>
              <w:right w:val="single" w:sz="4" w:space="0" w:color="auto"/>
            </w:tcBorders>
            <w:vAlign w:val="center"/>
          </w:tcPr>
          <w:p w14:paraId="7826D104" w14:textId="77777777" w:rsidR="000D6B6D" w:rsidRPr="000D6B6D" w:rsidRDefault="000D6B6D" w:rsidP="000D6B6D">
            <w:pPr>
              <w:spacing w:before="0" w:after="0"/>
              <w:jc w:val="center"/>
              <w:rPr>
                <w:sz w:val="20"/>
              </w:rPr>
            </w:pPr>
          </w:p>
        </w:tc>
        <w:tc>
          <w:tcPr>
            <w:tcW w:w="401" w:type="pct"/>
            <w:tcBorders>
              <w:top w:val="single" w:sz="4" w:space="0" w:color="auto"/>
              <w:left w:val="single" w:sz="4" w:space="0" w:color="auto"/>
              <w:bottom w:val="single" w:sz="4" w:space="0" w:color="auto"/>
              <w:right w:val="single" w:sz="4" w:space="0" w:color="auto"/>
            </w:tcBorders>
            <w:vAlign w:val="center"/>
          </w:tcPr>
          <w:p w14:paraId="042D7820" w14:textId="77777777" w:rsidR="000D6B6D" w:rsidRPr="000D6B6D" w:rsidRDefault="000D6B6D" w:rsidP="000D6B6D">
            <w:pPr>
              <w:spacing w:before="0" w:after="0"/>
              <w:jc w:val="center"/>
              <w:rPr>
                <w:sz w:val="20"/>
              </w:rPr>
            </w:pPr>
            <w:r w:rsidRPr="00BD1897">
              <w:rPr>
                <w:sz w:val="20"/>
              </w:rPr>
              <w:t>1E-6</w:t>
            </w: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5F661168" w14:textId="77777777" w:rsidR="000D6B6D" w:rsidRPr="000D6B6D" w:rsidRDefault="000D6B6D" w:rsidP="000D6B6D">
            <w:pPr>
              <w:spacing w:before="0" w:after="0"/>
              <w:jc w:val="center"/>
              <w:rPr>
                <w:sz w:val="20"/>
              </w:rPr>
            </w:pPr>
            <w:r>
              <w:rPr>
                <w:sz w:val="20"/>
              </w:rPr>
              <w:t>1.06E-5</w:t>
            </w:r>
          </w:p>
        </w:tc>
        <w:tc>
          <w:tcPr>
            <w:tcW w:w="533" w:type="pct"/>
            <w:tcBorders>
              <w:top w:val="single" w:sz="4" w:space="0" w:color="auto"/>
              <w:left w:val="single" w:sz="4" w:space="0" w:color="auto"/>
              <w:bottom w:val="single" w:sz="4" w:space="0" w:color="auto"/>
              <w:right w:val="single" w:sz="4" w:space="0" w:color="auto"/>
            </w:tcBorders>
            <w:vAlign w:val="center"/>
          </w:tcPr>
          <w:p w14:paraId="69B69BF2" w14:textId="77777777" w:rsidR="000D6B6D" w:rsidRPr="000D6B6D" w:rsidRDefault="000D6B6D" w:rsidP="000D6B6D">
            <w:pPr>
              <w:spacing w:before="0" w:after="0"/>
              <w:jc w:val="center"/>
              <w:rPr>
                <w:sz w:val="20"/>
              </w:rPr>
            </w:pPr>
            <w:r>
              <w:rPr>
                <w:sz w:val="20"/>
              </w:rPr>
              <w:t>1.06E-5</w:t>
            </w:r>
          </w:p>
        </w:tc>
      </w:tr>
      <w:tr w:rsidR="00706CC6" w:rsidRPr="00544099" w14:paraId="41862F25" w14:textId="77777777" w:rsidTr="00F453C8">
        <w:tc>
          <w:tcPr>
            <w:tcW w:w="304" w:type="pct"/>
            <w:tcBorders>
              <w:top w:val="single" w:sz="4" w:space="0" w:color="auto"/>
              <w:left w:val="single" w:sz="4" w:space="0" w:color="auto"/>
              <w:bottom w:val="single" w:sz="4" w:space="0" w:color="auto"/>
              <w:right w:val="single" w:sz="4" w:space="0" w:color="auto"/>
            </w:tcBorders>
            <w:vAlign w:val="center"/>
            <w:hideMark/>
          </w:tcPr>
          <w:p w14:paraId="3CFE2FB3" w14:textId="77777777" w:rsidR="000D6B6D" w:rsidRPr="00714997" w:rsidRDefault="000D6B6D" w:rsidP="00F453C8">
            <w:pPr>
              <w:spacing w:before="0" w:after="0"/>
              <w:jc w:val="left"/>
              <w:rPr>
                <w:sz w:val="22"/>
              </w:rPr>
            </w:pPr>
            <w:r w:rsidRPr="00714997">
              <w:rPr>
                <w:sz w:val="22"/>
              </w:rPr>
              <w:t>R5</w:t>
            </w:r>
          </w:p>
        </w:tc>
        <w:tc>
          <w:tcPr>
            <w:tcW w:w="719" w:type="pct"/>
            <w:tcBorders>
              <w:top w:val="single" w:sz="4" w:space="0" w:color="auto"/>
              <w:left w:val="single" w:sz="4" w:space="0" w:color="auto"/>
              <w:bottom w:val="single" w:sz="4" w:space="0" w:color="auto"/>
              <w:right w:val="single" w:sz="4" w:space="0" w:color="auto"/>
            </w:tcBorders>
            <w:vAlign w:val="bottom"/>
          </w:tcPr>
          <w:p w14:paraId="7E78B0E1" w14:textId="77777777" w:rsidR="000D6B6D" w:rsidRPr="00706CC6" w:rsidRDefault="000D6B6D" w:rsidP="00415C37">
            <w:pPr>
              <w:spacing w:before="0" w:after="0"/>
              <w:rPr>
                <w:sz w:val="18"/>
                <w:szCs w:val="18"/>
              </w:rPr>
            </w:pPr>
            <w:r w:rsidRPr="00706CC6">
              <w:rPr>
                <w:sz w:val="18"/>
                <w:szCs w:val="18"/>
              </w:rPr>
              <w:t>Cr reduction (</w:t>
            </w:r>
            <w:r w:rsidRPr="00706CC6">
              <w:rPr>
                <w:rFonts w:cs="Arial"/>
                <w:sz w:val="18"/>
                <w:szCs w:val="18"/>
                <w:lang w:eastAsia="zh-CN"/>
              </w:rPr>
              <w:t>NO</w:t>
            </w:r>
            <w:r w:rsidRPr="00706CC6">
              <w:rPr>
                <w:rFonts w:cs="Arial"/>
                <w:sz w:val="18"/>
                <w:szCs w:val="18"/>
                <w:vertAlign w:val="subscript"/>
                <w:lang w:eastAsia="zh-CN"/>
              </w:rPr>
              <w:t>3</w:t>
            </w:r>
            <w:r w:rsidRPr="00706CC6">
              <w:rPr>
                <w:rFonts w:cs="Arial"/>
                <w:sz w:val="18"/>
                <w:szCs w:val="18"/>
                <w:vertAlign w:val="superscript"/>
                <w:lang w:eastAsia="zh-CN"/>
              </w:rPr>
              <w:t>-</w:t>
            </w:r>
            <w:r w:rsidRPr="00706CC6">
              <w:rPr>
                <w:sz w:val="18"/>
                <w:szCs w:val="18"/>
              </w:rPr>
              <w:t>)</w:t>
            </w:r>
          </w:p>
        </w:tc>
        <w:tc>
          <w:tcPr>
            <w:tcW w:w="560" w:type="pct"/>
            <w:tcBorders>
              <w:top w:val="single" w:sz="4" w:space="0" w:color="auto"/>
              <w:left w:val="single" w:sz="4" w:space="0" w:color="auto"/>
              <w:bottom w:val="single" w:sz="4" w:space="0" w:color="auto"/>
              <w:right w:val="single" w:sz="4" w:space="0" w:color="auto"/>
            </w:tcBorders>
            <w:vAlign w:val="center"/>
          </w:tcPr>
          <w:p w14:paraId="7726932F" w14:textId="77777777" w:rsidR="000D6B6D" w:rsidRPr="000D6B6D" w:rsidRDefault="000D6B6D" w:rsidP="000D6B6D">
            <w:pPr>
              <w:spacing w:before="0" w:after="0"/>
              <w:jc w:val="center"/>
              <w:rPr>
                <w:sz w:val="20"/>
              </w:rPr>
            </w:pPr>
            <w:r w:rsidRPr="000D6B6D">
              <w:rPr>
                <w:sz w:val="20"/>
              </w:rPr>
              <w:t>4.755</w:t>
            </w:r>
            <w:r>
              <w:rPr>
                <w:sz w:val="20"/>
              </w:rPr>
              <w:t>E-8</w:t>
            </w:r>
          </w:p>
        </w:tc>
        <w:tc>
          <w:tcPr>
            <w:tcW w:w="560" w:type="pct"/>
            <w:tcBorders>
              <w:top w:val="single" w:sz="4" w:space="0" w:color="auto"/>
              <w:left w:val="single" w:sz="4" w:space="0" w:color="auto"/>
              <w:bottom w:val="single" w:sz="4" w:space="0" w:color="auto"/>
              <w:right w:val="single" w:sz="4" w:space="0" w:color="auto"/>
            </w:tcBorders>
          </w:tcPr>
          <w:p w14:paraId="1DE95E33" w14:textId="77777777" w:rsidR="000D6B6D" w:rsidRPr="000D6B6D" w:rsidRDefault="000D6B6D" w:rsidP="000D6B6D">
            <w:pPr>
              <w:spacing w:before="0" w:after="0"/>
              <w:jc w:val="center"/>
              <w:rPr>
                <w:sz w:val="20"/>
              </w:rPr>
            </w:pPr>
            <w:r w:rsidRPr="00A26DAB">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1CCF8234" w14:textId="77777777" w:rsidR="000D6B6D" w:rsidRPr="000D6B6D" w:rsidRDefault="000D6B6D" w:rsidP="000D6B6D">
            <w:pPr>
              <w:spacing w:before="0" w:after="0"/>
              <w:jc w:val="center"/>
              <w:rPr>
                <w:sz w:val="20"/>
              </w:rPr>
            </w:pPr>
            <w:r>
              <w:rPr>
                <w:sz w:val="20"/>
              </w:rPr>
              <w:t>1.06E-5</w:t>
            </w:r>
          </w:p>
        </w:tc>
        <w:tc>
          <w:tcPr>
            <w:tcW w:w="534" w:type="pct"/>
            <w:tcBorders>
              <w:top w:val="single" w:sz="4" w:space="0" w:color="auto"/>
              <w:left w:val="single" w:sz="4" w:space="0" w:color="auto"/>
              <w:bottom w:val="single" w:sz="4" w:space="0" w:color="auto"/>
              <w:right w:val="single" w:sz="4" w:space="0" w:color="auto"/>
            </w:tcBorders>
            <w:vAlign w:val="center"/>
          </w:tcPr>
          <w:p w14:paraId="5FC2B6CB" w14:textId="77777777" w:rsidR="000D6B6D" w:rsidRPr="000D6B6D" w:rsidRDefault="000D6B6D" w:rsidP="000D6B6D">
            <w:pPr>
              <w:spacing w:before="0" w:after="0"/>
              <w:jc w:val="center"/>
              <w:rPr>
                <w:sz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BEB6289" w14:textId="77777777" w:rsidR="000D6B6D" w:rsidRPr="000D6B6D" w:rsidRDefault="000D6B6D" w:rsidP="000D6B6D">
            <w:pPr>
              <w:spacing w:before="0" w:after="0"/>
              <w:jc w:val="center"/>
              <w:rPr>
                <w:sz w:val="20"/>
              </w:rPr>
            </w:pPr>
            <w:r>
              <w:rPr>
                <w:sz w:val="20"/>
              </w:rPr>
              <w:t>1E-7</w:t>
            </w:r>
          </w:p>
        </w:tc>
        <w:tc>
          <w:tcPr>
            <w:tcW w:w="401" w:type="pct"/>
            <w:tcBorders>
              <w:top w:val="single" w:sz="4" w:space="0" w:color="auto"/>
              <w:left w:val="single" w:sz="4" w:space="0" w:color="auto"/>
              <w:bottom w:val="single" w:sz="4" w:space="0" w:color="auto"/>
              <w:right w:val="single" w:sz="4" w:space="0" w:color="auto"/>
            </w:tcBorders>
            <w:vAlign w:val="center"/>
          </w:tcPr>
          <w:p w14:paraId="203004FA" w14:textId="77777777" w:rsidR="000D6B6D" w:rsidRPr="000D6B6D" w:rsidRDefault="000D6B6D" w:rsidP="000D6B6D">
            <w:pPr>
              <w:spacing w:before="0" w:after="0"/>
              <w:jc w:val="center"/>
              <w:rPr>
                <w:sz w:val="20"/>
              </w:rPr>
            </w:pPr>
            <w:r w:rsidRPr="00BD1897">
              <w:rPr>
                <w:sz w:val="20"/>
              </w:rPr>
              <w:t>1E-6</w:t>
            </w: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6D3BB12D" w14:textId="77777777" w:rsidR="000D6B6D" w:rsidRPr="000D6B6D" w:rsidRDefault="000D6B6D" w:rsidP="000D6B6D">
            <w:pPr>
              <w:spacing w:before="0" w:after="0"/>
              <w:jc w:val="center"/>
              <w:rPr>
                <w:sz w:val="20"/>
              </w:rPr>
            </w:pPr>
          </w:p>
        </w:tc>
        <w:tc>
          <w:tcPr>
            <w:tcW w:w="533" w:type="pct"/>
            <w:tcBorders>
              <w:top w:val="single" w:sz="4" w:space="0" w:color="auto"/>
              <w:left w:val="single" w:sz="4" w:space="0" w:color="auto"/>
              <w:bottom w:val="single" w:sz="4" w:space="0" w:color="auto"/>
              <w:right w:val="single" w:sz="4" w:space="0" w:color="auto"/>
            </w:tcBorders>
            <w:vAlign w:val="center"/>
          </w:tcPr>
          <w:p w14:paraId="2608FAB1" w14:textId="77777777" w:rsidR="000D6B6D" w:rsidRPr="000D6B6D" w:rsidRDefault="000D6B6D" w:rsidP="000D6B6D">
            <w:pPr>
              <w:spacing w:before="0" w:after="0"/>
              <w:jc w:val="center"/>
              <w:rPr>
                <w:sz w:val="20"/>
              </w:rPr>
            </w:pPr>
          </w:p>
        </w:tc>
      </w:tr>
      <w:tr w:rsidR="00706CC6" w:rsidRPr="00544099" w14:paraId="453638C1" w14:textId="77777777" w:rsidTr="00F453C8">
        <w:tc>
          <w:tcPr>
            <w:tcW w:w="304" w:type="pct"/>
            <w:tcBorders>
              <w:top w:val="single" w:sz="4" w:space="0" w:color="auto"/>
              <w:left w:val="single" w:sz="4" w:space="0" w:color="auto"/>
              <w:bottom w:val="single" w:sz="4" w:space="0" w:color="auto"/>
              <w:right w:val="single" w:sz="4" w:space="0" w:color="auto"/>
            </w:tcBorders>
            <w:vAlign w:val="center"/>
          </w:tcPr>
          <w:p w14:paraId="53CB65EC" w14:textId="77777777" w:rsidR="000D6B6D" w:rsidRPr="00714997" w:rsidRDefault="000D6B6D" w:rsidP="00F453C8">
            <w:pPr>
              <w:spacing w:before="0" w:after="0"/>
              <w:jc w:val="left"/>
              <w:rPr>
                <w:sz w:val="22"/>
              </w:rPr>
            </w:pPr>
            <w:r w:rsidRPr="00714997">
              <w:rPr>
                <w:sz w:val="22"/>
              </w:rPr>
              <w:t>R6</w:t>
            </w:r>
          </w:p>
        </w:tc>
        <w:tc>
          <w:tcPr>
            <w:tcW w:w="719" w:type="pct"/>
            <w:tcBorders>
              <w:top w:val="single" w:sz="4" w:space="0" w:color="auto"/>
              <w:left w:val="single" w:sz="4" w:space="0" w:color="auto"/>
              <w:bottom w:val="single" w:sz="4" w:space="0" w:color="auto"/>
              <w:right w:val="single" w:sz="4" w:space="0" w:color="auto"/>
            </w:tcBorders>
            <w:vAlign w:val="bottom"/>
          </w:tcPr>
          <w:p w14:paraId="3D11F383" w14:textId="77777777" w:rsidR="000D6B6D" w:rsidRPr="00706CC6" w:rsidRDefault="000D6B6D" w:rsidP="00415C37">
            <w:pPr>
              <w:spacing w:before="0" w:after="0"/>
              <w:rPr>
                <w:sz w:val="18"/>
                <w:szCs w:val="18"/>
              </w:rPr>
            </w:pPr>
            <w:r w:rsidRPr="00706CC6">
              <w:rPr>
                <w:sz w:val="18"/>
                <w:szCs w:val="18"/>
              </w:rPr>
              <w:t>Cr reduction (</w:t>
            </w:r>
            <w:r w:rsidRPr="00706CC6">
              <w:rPr>
                <w:rFonts w:cs="Arial"/>
                <w:sz w:val="18"/>
                <w:szCs w:val="18"/>
                <w:lang w:eastAsia="zh-CN"/>
              </w:rPr>
              <w:t>NO</w:t>
            </w:r>
            <w:r w:rsidRPr="00706CC6">
              <w:rPr>
                <w:rFonts w:cs="Arial"/>
                <w:sz w:val="18"/>
                <w:szCs w:val="18"/>
                <w:vertAlign w:val="subscript"/>
                <w:lang w:eastAsia="zh-CN"/>
              </w:rPr>
              <w:t>2</w:t>
            </w:r>
            <w:r w:rsidRPr="00706CC6">
              <w:rPr>
                <w:rFonts w:cs="Arial"/>
                <w:sz w:val="18"/>
                <w:szCs w:val="18"/>
                <w:vertAlign w:val="superscript"/>
                <w:lang w:eastAsia="zh-CN"/>
              </w:rPr>
              <w:t>-</w:t>
            </w:r>
            <w:r w:rsidRPr="00706CC6">
              <w:rPr>
                <w:sz w:val="18"/>
                <w:szCs w:val="18"/>
              </w:rPr>
              <w:t>)</w:t>
            </w:r>
          </w:p>
        </w:tc>
        <w:tc>
          <w:tcPr>
            <w:tcW w:w="560" w:type="pct"/>
            <w:tcBorders>
              <w:top w:val="single" w:sz="4" w:space="0" w:color="auto"/>
              <w:left w:val="single" w:sz="4" w:space="0" w:color="auto"/>
              <w:bottom w:val="single" w:sz="4" w:space="0" w:color="auto"/>
              <w:right w:val="single" w:sz="4" w:space="0" w:color="auto"/>
            </w:tcBorders>
            <w:vAlign w:val="center"/>
          </w:tcPr>
          <w:p w14:paraId="74B7CE31" w14:textId="77777777" w:rsidR="000D6B6D" w:rsidRPr="000D6B6D" w:rsidRDefault="000D6B6D" w:rsidP="000D6B6D">
            <w:pPr>
              <w:spacing w:before="0" w:after="0"/>
              <w:jc w:val="center"/>
              <w:rPr>
                <w:sz w:val="20"/>
              </w:rPr>
            </w:pPr>
            <w:r w:rsidRPr="000D6B6D">
              <w:rPr>
                <w:sz w:val="20"/>
              </w:rPr>
              <w:t>1.586</w:t>
            </w:r>
            <w:r>
              <w:rPr>
                <w:sz w:val="20"/>
              </w:rPr>
              <w:t>E-8</w:t>
            </w:r>
          </w:p>
        </w:tc>
        <w:tc>
          <w:tcPr>
            <w:tcW w:w="560" w:type="pct"/>
            <w:tcBorders>
              <w:top w:val="single" w:sz="4" w:space="0" w:color="auto"/>
              <w:left w:val="single" w:sz="4" w:space="0" w:color="auto"/>
              <w:bottom w:val="single" w:sz="4" w:space="0" w:color="auto"/>
              <w:right w:val="single" w:sz="4" w:space="0" w:color="auto"/>
            </w:tcBorders>
          </w:tcPr>
          <w:p w14:paraId="4A6E1354" w14:textId="77777777" w:rsidR="000D6B6D" w:rsidRPr="000D6B6D" w:rsidRDefault="000D6B6D" w:rsidP="000D6B6D">
            <w:pPr>
              <w:spacing w:before="0" w:after="0"/>
              <w:jc w:val="center"/>
              <w:rPr>
                <w:sz w:val="20"/>
              </w:rPr>
            </w:pPr>
            <w:r w:rsidRPr="00A26DAB">
              <w:rPr>
                <w:sz w:val="20"/>
              </w:rPr>
              <w:t>2.03E-5</w:t>
            </w:r>
          </w:p>
        </w:tc>
        <w:tc>
          <w:tcPr>
            <w:tcW w:w="507" w:type="pct"/>
            <w:tcBorders>
              <w:top w:val="single" w:sz="4" w:space="0" w:color="auto"/>
              <w:left w:val="single" w:sz="4" w:space="0" w:color="auto"/>
              <w:bottom w:val="single" w:sz="4" w:space="0" w:color="auto"/>
              <w:right w:val="single" w:sz="4" w:space="0" w:color="auto"/>
            </w:tcBorders>
            <w:vAlign w:val="center"/>
          </w:tcPr>
          <w:p w14:paraId="7BE85C26" w14:textId="77777777" w:rsidR="000D6B6D" w:rsidRPr="000D6B6D" w:rsidRDefault="000D6B6D" w:rsidP="000D6B6D">
            <w:pPr>
              <w:spacing w:before="0" w:after="0"/>
              <w:jc w:val="center"/>
              <w:rPr>
                <w:sz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1C240775" w14:textId="77777777" w:rsidR="000D6B6D" w:rsidRPr="000D6B6D" w:rsidRDefault="000D6B6D" w:rsidP="000D6B6D">
            <w:pPr>
              <w:spacing w:before="0" w:after="0"/>
              <w:jc w:val="center"/>
              <w:rPr>
                <w:sz w:val="20"/>
              </w:rPr>
            </w:pPr>
            <w:r>
              <w:rPr>
                <w:sz w:val="20"/>
              </w:rPr>
              <w:t>1.06E-5</w:t>
            </w:r>
          </w:p>
        </w:tc>
        <w:tc>
          <w:tcPr>
            <w:tcW w:w="400" w:type="pct"/>
            <w:tcBorders>
              <w:top w:val="single" w:sz="4" w:space="0" w:color="auto"/>
              <w:left w:val="single" w:sz="4" w:space="0" w:color="auto"/>
              <w:bottom w:val="single" w:sz="4" w:space="0" w:color="auto"/>
              <w:right w:val="single" w:sz="4" w:space="0" w:color="auto"/>
            </w:tcBorders>
            <w:vAlign w:val="center"/>
          </w:tcPr>
          <w:p w14:paraId="2D3ECB7A" w14:textId="77777777" w:rsidR="000D6B6D" w:rsidRPr="000D6B6D" w:rsidRDefault="000D6B6D" w:rsidP="000D6B6D">
            <w:pPr>
              <w:spacing w:before="0" w:after="0"/>
              <w:jc w:val="center"/>
              <w:rPr>
                <w:sz w:val="20"/>
              </w:rPr>
            </w:pPr>
            <w:r>
              <w:rPr>
                <w:sz w:val="20"/>
              </w:rPr>
              <w:t>1E-7</w:t>
            </w:r>
          </w:p>
        </w:tc>
        <w:tc>
          <w:tcPr>
            <w:tcW w:w="401" w:type="pct"/>
            <w:tcBorders>
              <w:top w:val="single" w:sz="4" w:space="0" w:color="auto"/>
              <w:left w:val="single" w:sz="4" w:space="0" w:color="auto"/>
              <w:bottom w:val="single" w:sz="4" w:space="0" w:color="auto"/>
              <w:right w:val="single" w:sz="4" w:space="0" w:color="auto"/>
            </w:tcBorders>
            <w:vAlign w:val="center"/>
          </w:tcPr>
          <w:p w14:paraId="5D10D518" w14:textId="77777777" w:rsidR="000D6B6D" w:rsidRPr="000D6B6D" w:rsidRDefault="000D6B6D" w:rsidP="000D6B6D">
            <w:pPr>
              <w:spacing w:before="0" w:after="0"/>
              <w:jc w:val="center"/>
              <w:rPr>
                <w:sz w:val="20"/>
              </w:rPr>
            </w:pPr>
            <w:r w:rsidRPr="00BD1897">
              <w:rPr>
                <w:sz w:val="20"/>
              </w:rPr>
              <w:t>1E-6</w:t>
            </w: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69CBE863" w14:textId="77777777" w:rsidR="000D6B6D" w:rsidRPr="000D6B6D" w:rsidRDefault="000D6B6D" w:rsidP="000D6B6D">
            <w:pPr>
              <w:spacing w:before="0" w:after="0"/>
              <w:jc w:val="center"/>
              <w:rPr>
                <w:sz w:val="20"/>
              </w:rPr>
            </w:pPr>
            <w:r>
              <w:rPr>
                <w:sz w:val="20"/>
              </w:rPr>
              <w:t>1.06E-5</w:t>
            </w:r>
          </w:p>
        </w:tc>
        <w:tc>
          <w:tcPr>
            <w:tcW w:w="533" w:type="pct"/>
            <w:tcBorders>
              <w:top w:val="single" w:sz="4" w:space="0" w:color="auto"/>
              <w:left w:val="single" w:sz="4" w:space="0" w:color="auto"/>
              <w:bottom w:val="single" w:sz="4" w:space="0" w:color="auto"/>
              <w:right w:val="single" w:sz="4" w:space="0" w:color="auto"/>
            </w:tcBorders>
            <w:vAlign w:val="center"/>
          </w:tcPr>
          <w:p w14:paraId="4E9F02AB" w14:textId="77777777" w:rsidR="000D6B6D" w:rsidRPr="000D6B6D" w:rsidRDefault="000D6B6D" w:rsidP="000D6B6D">
            <w:pPr>
              <w:spacing w:before="0" w:after="0"/>
              <w:jc w:val="center"/>
              <w:rPr>
                <w:sz w:val="20"/>
              </w:rPr>
            </w:pPr>
          </w:p>
        </w:tc>
      </w:tr>
    </w:tbl>
    <w:p w14:paraId="4C2C2DC3" w14:textId="77777777" w:rsidR="0080007F" w:rsidRDefault="0080007F" w:rsidP="0080007F">
      <w:pPr>
        <w:rPr>
          <w:rFonts w:cs="Arial"/>
          <w:szCs w:val="22"/>
          <w:lang w:eastAsia="zh-CN"/>
        </w:rPr>
      </w:pPr>
    </w:p>
    <w:p w14:paraId="665695AA" w14:textId="4A97BCE0" w:rsidR="0041544B" w:rsidRDefault="00A140CF" w:rsidP="0041544B">
      <w:pPr>
        <w:rPr>
          <w:rFonts w:cs="Arial"/>
          <w:szCs w:val="22"/>
          <w:lang w:eastAsia="zh-CN"/>
        </w:rPr>
      </w:pPr>
      <w:r>
        <w:rPr>
          <w:rFonts w:cs="Arial"/>
          <w:szCs w:val="22"/>
          <w:lang w:eastAsia="zh-CN"/>
        </w:rPr>
        <w:fldChar w:fldCharType="begin"/>
      </w:r>
      <w:r>
        <w:rPr>
          <w:rFonts w:cs="Arial"/>
          <w:szCs w:val="22"/>
          <w:lang w:eastAsia="zh-CN"/>
        </w:rPr>
        <w:instrText xml:space="preserve"> REF _Ref412820585 \h </w:instrText>
      </w:r>
      <w:r>
        <w:rPr>
          <w:rFonts w:cs="Arial"/>
          <w:szCs w:val="22"/>
          <w:lang w:eastAsia="zh-CN"/>
        </w:rPr>
      </w:r>
      <w:r>
        <w:rPr>
          <w:rFonts w:cs="Arial"/>
          <w:szCs w:val="22"/>
          <w:lang w:eastAsia="zh-CN"/>
        </w:rPr>
        <w:fldChar w:fldCharType="separate"/>
      </w:r>
      <w:r w:rsidR="00B560DA">
        <w:t xml:space="preserve">Figure </w:t>
      </w:r>
      <w:r w:rsidR="00B560DA">
        <w:rPr>
          <w:noProof/>
        </w:rPr>
        <w:t>2</w:t>
      </w:r>
      <w:r w:rsidR="00B560DA">
        <w:t>.</w:t>
      </w:r>
      <w:r w:rsidR="00B560DA">
        <w:rPr>
          <w:noProof/>
        </w:rPr>
        <w:t>50</w:t>
      </w:r>
      <w:r>
        <w:rPr>
          <w:rFonts w:cs="Arial"/>
          <w:szCs w:val="22"/>
          <w:lang w:eastAsia="zh-CN"/>
        </w:rPr>
        <w:fldChar w:fldCharType="end"/>
      </w:r>
      <w:r>
        <w:rPr>
          <w:rFonts w:cs="Arial"/>
          <w:szCs w:val="22"/>
          <w:lang w:eastAsia="zh-CN"/>
        </w:rPr>
        <w:t xml:space="preserve"> depicted the concentration profiles of the major components in the simulation of the Cr(IV) reduction in the column at day 100</w:t>
      </w:r>
      <w:r w:rsidR="004474F5">
        <w:rPr>
          <w:rFonts w:cs="Arial"/>
          <w:szCs w:val="22"/>
          <w:lang w:eastAsia="zh-CN"/>
        </w:rPr>
        <w:t xml:space="preserve">.  </w:t>
      </w:r>
      <w:r>
        <w:rPr>
          <w:rFonts w:cs="Arial"/>
          <w:szCs w:val="22"/>
          <w:lang w:eastAsia="zh-CN"/>
        </w:rPr>
        <w:t xml:space="preserve">The </w:t>
      </w:r>
      <w:r w:rsidR="004B6B02">
        <w:rPr>
          <w:rFonts w:cs="Arial"/>
          <w:szCs w:val="22"/>
          <w:lang w:eastAsia="zh-CN"/>
        </w:rPr>
        <w:t>nutrient</w:t>
      </w:r>
      <w:r>
        <w:rPr>
          <w:rFonts w:cs="Arial"/>
          <w:szCs w:val="22"/>
          <w:lang w:eastAsia="zh-CN"/>
        </w:rPr>
        <w:t xml:space="preserve"> for the biomass growth flow into the column, biomass increases from the inflow boundary through the oxidation of the acetate by sequentially using </w:t>
      </w:r>
      <w:r>
        <w:rPr>
          <w:rFonts w:cs="Arial" w:hint="eastAsia"/>
          <w:szCs w:val="22"/>
          <w:lang w:eastAsia="zh-CN"/>
        </w:rPr>
        <w:t>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and </w:t>
      </w:r>
      <w:r>
        <w:rPr>
          <w:rFonts w:cs="Arial" w:hint="eastAsia"/>
          <w:szCs w:val="22"/>
          <w:lang w:eastAsia="zh-CN"/>
        </w:rPr>
        <w:t>NO</w:t>
      </w:r>
      <w:r>
        <w:rPr>
          <w:rFonts w:cs="Arial"/>
          <w:szCs w:val="22"/>
          <w:vertAlign w:val="subscript"/>
          <w:lang w:eastAsia="zh-CN"/>
        </w:rPr>
        <w:t>2</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as electron acceptors</w:t>
      </w:r>
      <w:r w:rsidR="004474F5">
        <w:rPr>
          <w:rFonts w:cs="Arial"/>
          <w:szCs w:val="22"/>
          <w:lang w:eastAsia="zh-CN"/>
        </w:rPr>
        <w:t xml:space="preserve">.  </w:t>
      </w:r>
      <w:r>
        <w:rPr>
          <w:rFonts w:cs="Arial"/>
          <w:szCs w:val="22"/>
          <w:lang w:eastAsia="zh-CN"/>
        </w:rPr>
        <w:t xml:space="preserve">At day 100, </w:t>
      </w:r>
      <w:r>
        <w:rPr>
          <w:rFonts w:cs="Arial" w:hint="eastAsia"/>
          <w:szCs w:val="22"/>
          <w:lang w:eastAsia="zh-CN"/>
        </w:rPr>
        <w:t>NO</w:t>
      </w:r>
      <w:r w:rsidRPr="0070165E">
        <w:rPr>
          <w:rFonts w:cs="Arial" w:hint="eastAsia"/>
          <w:szCs w:val="22"/>
          <w:vertAlign w:val="subscript"/>
          <w:lang w:eastAsia="zh-CN"/>
        </w:rPr>
        <w:t>3</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 xml:space="preserve">exists only </w:t>
      </w:r>
      <w:r w:rsidR="004B6B02">
        <w:rPr>
          <w:rFonts w:cs="Arial"/>
          <w:szCs w:val="22"/>
          <w:lang w:eastAsia="zh-CN"/>
        </w:rPr>
        <w:t>within</w:t>
      </w:r>
      <w:r>
        <w:rPr>
          <w:rFonts w:cs="Arial"/>
          <w:szCs w:val="22"/>
          <w:lang w:eastAsia="zh-CN"/>
        </w:rPr>
        <w:t xml:space="preserve"> about 0.025 m from the inflow boundary</w:t>
      </w:r>
      <w:r w:rsidR="004474F5">
        <w:rPr>
          <w:rFonts w:cs="Arial"/>
          <w:szCs w:val="22"/>
          <w:lang w:eastAsia="zh-CN"/>
        </w:rPr>
        <w:t xml:space="preserve">.  </w:t>
      </w:r>
      <w:r>
        <w:rPr>
          <w:rFonts w:cs="Arial"/>
          <w:szCs w:val="22"/>
          <w:lang w:eastAsia="zh-CN"/>
        </w:rPr>
        <w:t xml:space="preserve">In the rest of the domain, </w:t>
      </w:r>
      <w:r>
        <w:rPr>
          <w:rFonts w:cs="Arial" w:hint="eastAsia"/>
          <w:szCs w:val="22"/>
          <w:lang w:eastAsia="zh-CN"/>
        </w:rPr>
        <w:t>NO</w:t>
      </w:r>
      <w:r>
        <w:rPr>
          <w:rFonts w:cs="Arial"/>
          <w:szCs w:val="22"/>
          <w:vertAlign w:val="subscript"/>
          <w:lang w:eastAsia="zh-CN"/>
        </w:rPr>
        <w:t>2</w:t>
      </w:r>
      <w:r w:rsidRPr="0070165E">
        <w:rPr>
          <w:rFonts w:cs="Arial" w:hint="eastAsia"/>
          <w:szCs w:val="22"/>
          <w:vertAlign w:val="superscript"/>
          <w:lang w:eastAsia="zh-CN"/>
        </w:rPr>
        <w:t>-</w:t>
      </w:r>
      <w:r>
        <w:rPr>
          <w:rFonts w:cs="Arial" w:hint="eastAsia"/>
          <w:szCs w:val="22"/>
          <w:lang w:eastAsia="zh-CN"/>
        </w:rPr>
        <w:t xml:space="preserve"> </w:t>
      </w:r>
      <w:r>
        <w:rPr>
          <w:rFonts w:cs="Arial"/>
          <w:szCs w:val="22"/>
          <w:lang w:eastAsia="zh-CN"/>
        </w:rPr>
        <w:t>has to be used</w:t>
      </w:r>
      <w:r w:rsidR="004474F5">
        <w:rPr>
          <w:rFonts w:cs="Arial"/>
          <w:szCs w:val="22"/>
          <w:lang w:eastAsia="zh-CN"/>
        </w:rPr>
        <w:t xml:space="preserve">.  </w:t>
      </w:r>
      <w:r>
        <w:rPr>
          <w:rFonts w:cs="Arial"/>
          <w:szCs w:val="22"/>
          <w:lang w:eastAsia="zh-CN"/>
        </w:rPr>
        <w:t>The associated Cr(IV) reduction decreases the mobile CrO</w:t>
      </w:r>
      <w:r w:rsidRPr="004D47F4">
        <w:rPr>
          <w:rFonts w:cs="Arial"/>
          <w:szCs w:val="22"/>
          <w:vertAlign w:val="subscript"/>
          <w:lang w:eastAsia="zh-CN"/>
        </w:rPr>
        <w:t>4</w:t>
      </w:r>
      <w:r w:rsidRPr="004D47F4">
        <w:rPr>
          <w:rFonts w:cs="Arial"/>
          <w:szCs w:val="22"/>
          <w:vertAlign w:val="superscript"/>
          <w:lang w:eastAsia="zh-CN"/>
        </w:rPr>
        <w:t>2-</w:t>
      </w:r>
      <w:r>
        <w:rPr>
          <w:rFonts w:cs="Arial"/>
          <w:szCs w:val="22"/>
          <w:vertAlign w:val="superscript"/>
          <w:lang w:eastAsia="zh-CN"/>
        </w:rPr>
        <w:t xml:space="preserve"> </w:t>
      </w:r>
      <w:r>
        <w:rPr>
          <w:rFonts w:cs="Arial"/>
          <w:szCs w:val="22"/>
          <w:lang w:eastAsia="zh-CN"/>
        </w:rPr>
        <w:t>into immobile solid Cr(OH)</w:t>
      </w:r>
      <w:r w:rsidRPr="00F453C8">
        <w:rPr>
          <w:rFonts w:cs="Arial"/>
          <w:szCs w:val="22"/>
          <w:vertAlign w:val="subscript"/>
          <w:lang w:eastAsia="zh-CN"/>
        </w:rPr>
        <w:t>3</w:t>
      </w:r>
      <w:r>
        <w:rPr>
          <w:rFonts w:cs="Arial"/>
          <w:szCs w:val="22"/>
          <w:lang w:eastAsia="zh-CN"/>
        </w:rPr>
        <w:t>(s)</w:t>
      </w:r>
      <w:r w:rsidR="004474F5">
        <w:rPr>
          <w:rFonts w:cs="Arial"/>
          <w:szCs w:val="22"/>
          <w:lang w:eastAsia="zh-CN"/>
        </w:rPr>
        <w:t xml:space="preserve">.  </w:t>
      </w:r>
      <w:r w:rsidR="0041544B">
        <w:rPr>
          <w:rFonts w:cs="Arial"/>
          <w:szCs w:val="22"/>
          <w:lang w:eastAsia="zh-CN"/>
        </w:rPr>
        <w:t>Excellent agreement</w:t>
      </w:r>
      <w:r>
        <w:rPr>
          <w:rFonts w:cs="Arial"/>
          <w:szCs w:val="22"/>
          <w:lang w:eastAsia="zh-CN"/>
        </w:rPr>
        <w:t xml:space="preserve"> for this benchmark and several related benchmarks</w:t>
      </w:r>
      <w:r w:rsidR="0041544B">
        <w:rPr>
          <w:rFonts w:cs="Arial"/>
          <w:szCs w:val="22"/>
          <w:lang w:eastAsia="zh-CN"/>
        </w:rPr>
        <w:t xml:space="preserve"> </w:t>
      </w:r>
      <w:r>
        <w:rPr>
          <w:rFonts w:cs="Arial"/>
          <w:szCs w:val="22"/>
          <w:lang w:eastAsia="zh-CN"/>
        </w:rPr>
        <w:t>are</w:t>
      </w:r>
      <w:r w:rsidR="0041544B">
        <w:rPr>
          <w:rFonts w:cs="Arial"/>
          <w:szCs w:val="22"/>
          <w:lang w:eastAsia="zh-CN"/>
        </w:rPr>
        <w:t xml:space="preserve"> obtained between MIN3P-THCm</w:t>
      </w:r>
      <w:r>
        <w:rPr>
          <w:rFonts w:cs="Arial"/>
          <w:szCs w:val="22"/>
          <w:lang w:eastAsia="zh-CN"/>
        </w:rPr>
        <w:t>, PHT3D, TOUGHREACT</w:t>
      </w:r>
      <w:r w:rsidR="0041544B">
        <w:rPr>
          <w:rFonts w:cs="Arial"/>
          <w:szCs w:val="22"/>
          <w:lang w:eastAsia="zh-CN"/>
        </w:rPr>
        <w:t xml:space="preserve"> and CrunchFlow</w:t>
      </w:r>
      <w:r>
        <w:rPr>
          <w:rFonts w:cs="Arial"/>
          <w:szCs w:val="22"/>
          <w:lang w:eastAsia="zh-CN"/>
        </w:rPr>
        <w:t xml:space="preserve"> (Molins </w:t>
      </w:r>
      <w:r w:rsidR="004474F5">
        <w:rPr>
          <w:rFonts w:cs="Arial"/>
          <w:szCs w:val="22"/>
          <w:lang w:eastAsia="zh-CN"/>
        </w:rPr>
        <w:t xml:space="preserve">et al. </w:t>
      </w:r>
      <w:r>
        <w:rPr>
          <w:rFonts w:cs="Arial"/>
          <w:szCs w:val="22"/>
          <w:lang w:eastAsia="zh-CN"/>
        </w:rPr>
        <w:t>2014)</w:t>
      </w:r>
      <w:r w:rsidR="0041544B">
        <w:rPr>
          <w:rFonts w:cs="Arial"/>
          <w:szCs w:val="22"/>
          <w:lang w:eastAsia="zh-CN"/>
        </w:rPr>
        <w:t>.</w:t>
      </w:r>
    </w:p>
    <w:p w14:paraId="22B87533" w14:textId="77777777" w:rsidR="009D5E96" w:rsidRDefault="009D5E96" w:rsidP="0041544B">
      <w:pPr>
        <w:rPr>
          <w:rFonts w:cs="Arial"/>
          <w:szCs w:val="22"/>
          <w:lang w:eastAsia="zh-CN"/>
        </w:rPr>
      </w:pPr>
    </w:p>
    <w:p w14:paraId="1974E239" w14:textId="77777777" w:rsidR="009D5E96" w:rsidRDefault="00A140CF" w:rsidP="00F453C8">
      <w:pPr>
        <w:keepNext/>
        <w:jc w:val="center"/>
      </w:pPr>
      <w:r>
        <w:rPr>
          <w:noProof/>
          <w:lang w:val="en-CA" w:eastAsia="zh-CN"/>
        </w:rPr>
        <w:lastRenderedPageBreak/>
        <w:drawing>
          <wp:inline distT="0" distB="0" distL="0" distR="0" wp14:anchorId="4FBB2AFE" wp14:editId="5A6D3FBE">
            <wp:extent cx="4634345" cy="32488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bio.png"/>
                    <pic:cNvPicPr/>
                  </pic:nvPicPr>
                  <pic:blipFill rotWithShape="1">
                    <a:blip r:embed="rId127" cstate="print">
                      <a:extLst>
                        <a:ext uri="{28A0092B-C50C-407E-A947-70E740481C1C}">
                          <a14:useLocalDpi xmlns:a14="http://schemas.microsoft.com/office/drawing/2010/main" val="0"/>
                        </a:ext>
                      </a:extLst>
                    </a:blip>
                    <a:srcRect t="3728" b="4233"/>
                    <a:stretch/>
                  </pic:blipFill>
                  <pic:spPr bwMode="auto">
                    <a:xfrm>
                      <a:off x="0" y="0"/>
                      <a:ext cx="4631807" cy="3247112"/>
                    </a:xfrm>
                    <a:prstGeom prst="rect">
                      <a:avLst/>
                    </a:prstGeom>
                    <a:ln>
                      <a:noFill/>
                    </a:ln>
                    <a:extLst>
                      <a:ext uri="{53640926-AAD7-44D8-BBD7-CCE9431645EC}">
                        <a14:shadowObscured xmlns:a14="http://schemas.microsoft.com/office/drawing/2010/main"/>
                      </a:ext>
                    </a:extLst>
                  </pic:spPr>
                </pic:pic>
              </a:graphicData>
            </a:graphic>
          </wp:inline>
        </w:drawing>
      </w:r>
    </w:p>
    <w:p w14:paraId="34175D21" w14:textId="5E3C2C5D" w:rsidR="009D5E96" w:rsidRDefault="009D5E96" w:rsidP="00E0754C">
      <w:pPr>
        <w:pStyle w:val="Caption"/>
        <w:ind w:firstLine="284"/>
        <w:rPr>
          <w:rFonts w:cs="Arial"/>
          <w:szCs w:val="22"/>
          <w:lang w:eastAsia="zh-CN"/>
        </w:rPr>
      </w:pPr>
      <w:bookmarkStart w:id="629" w:name="_Ref412815635"/>
      <w:bookmarkStart w:id="630" w:name="_Toc520375065"/>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49</w:t>
      </w:r>
      <w:r w:rsidR="00183C7C">
        <w:fldChar w:fldCharType="end"/>
      </w:r>
      <w:bookmarkEnd w:id="629"/>
      <w:r>
        <w:t xml:space="preserve">: Evolution of Major Component in the Simulation of Cr(IV) </w:t>
      </w:r>
      <w:r w:rsidR="00A140CF">
        <w:t>R</w:t>
      </w:r>
      <w:r>
        <w:t xml:space="preserve">eduction under </w:t>
      </w:r>
      <w:r w:rsidR="00A140CF">
        <w:t>D</w:t>
      </w:r>
      <w:r>
        <w:t xml:space="preserve">enitrifying </w:t>
      </w:r>
      <w:r w:rsidR="00A140CF">
        <w:t>C</w:t>
      </w:r>
      <w:r>
        <w:t xml:space="preserve">onditions in a </w:t>
      </w:r>
      <w:r w:rsidR="00A140CF">
        <w:t>F</w:t>
      </w:r>
      <w:r>
        <w:t>low-</w:t>
      </w:r>
      <w:r w:rsidR="00A140CF">
        <w:t>T</w:t>
      </w:r>
      <w:r>
        <w:t xml:space="preserve">hrough </w:t>
      </w:r>
      <w:r w:rsidR="00A140CF">
        <w:t>C</w:t>
      </w:r>
      <w:r>
        <w:t xml:space="preserve">olumn with </w:t>
      </w:r>
      <w:r w:rsidR="00A140CF">
        <w:t>B</w:t>
      </w:r>
      <w:r>
        <w:t>iomass</w:t>
      </w:r>
      <w:r w:rsidR="00A140CF">
        <w:t xml:space="preserve"> Growth and Decay</w:t>
      </w:r>
      <w:bookmarkEnd w:id="630"/>
    </w:p>
    <w:p w14:paraId="7F5C8C35" w14:textId="77777777" w:rsidR="00A140CF" w:rsidRDefault="00A140CF" w:rsidP="00F453C8">
      <w:pPr>
        <w:keepNext/>
        <w:jc w:val="center"/>
      </w:pPr>
      <w:r>
        <w:rPr>
          <w:noProof/>
          <w:lang w:val="en-CA" w:eastAsia="zh-CN"/>
        </w:rPr>
        <w:drawing>
          <wp:inline distT="0" distB="0" distL="0" distR="0" wp14:anchorId="2C334453" wp14:editId="45D0F7FF">
            <wp:extent cx="4650601" cy="324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2-spatial.png"/>
                    <pic:cNvPicPr/>
                  </pic:nvPicPr>
                  <pic:blipFill rotWithShape="1">
                    <a:blip r:embed="rId128" cstate="print">
                      <a:extLst>
                        <a:ext uri="{28A0092B-C50C-407E-A947-70E740481C1C}">
                          <a14:useLocalDpi xmlns:a14="http://schemas.microsoft.com/office/drawing/2010/main" val="0"/>
                        </a:ext>
                      </a:extLst>
                    </a:blip>
                    <a:srcRect t="3979" b="4353"/>
                    <a:stretch/>
                  </pic:blipFill>
                  <pic:spPr bwMode="auto">
                    <a:xfrm>
                      <a:off x="0" y="0"/>
                      <a:ext cx="4650601" cy="3247200"/>
                    </a:xfrm>
                    <a:prstGeom prst="rect">
                      <a:avLst/>
                    </a:prstGeom>
                    <a:ln>
                      <a:noFill/>
                    </a:ln>
                    <a:extLst>
                      <a:ext uri="{53640926-AAD7-44D8-BBD7-CCE9431645EC}">
                        <a14:shadowObscured xmlns:a14="http://schemas.microsoft.com/office/drawing/2010/main"/>
                      </a:ext>
                    </a:extLst>
                  </pic:spPr>
                </pic:pic>
              </a:graphicData>
            </a:graphic>
          </wp:inline>
        </w:drawing>
      </w:r>
    </w:p>
    <w:p w14:paraId="1C7BC990" w14:textId="64FAE59E" w:rsidR="009D5E96" w:rsidRDefault="00A140CF" w:rsidP="00E0754C">
      <w:pPr>
        <w:pStyle w:val="Caption"/>
        <w:ind w:firstLine="284"/>
        <w:rPr>
          <w:rFonts w:cs="Arial"/>
          <w:szCs w:val="22"/>
          <w:lang w:eastAsia="zh-CN"/>
        </w:rPr>
      </w:pPr>
      <w:bookmarkStart w:id="631" w:name="_Ref412820585"/>
      <w:bookmarkStart w:id="632" w:name="_Toc520375066"/>
      <w:r>
        <w:t xml:space="preserve">Figure </w:t>
      </w:r>
      <w:r w:rsidR="00183C7C">
        <w:fldChar w:fldCharType="begin"/>
      </w:r>
      <w:r w:rsidR="00183C7C">
        <w:instrText xml:space="preserve"> STYLEREF 1 \s </w:instrText>
      </w:r>
      <w:r w:rsidR="00183C7C">
        <w:fldChar w:fldCharType="separate"/>
      </w:r>
      <w:r w:rsidR="00B560DA">
        <w:rPr>
          <w:noProof/>
        </w:rPr>
        <w:t>2</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50</w:t>
      </w:r>
      <w:r w:rsidR="00183C7C">
        <w:fldChar w:fldCharType="end"/>
      </w:r>
      <w:bookmarkEnd w:id="631"/>
      <w:r>
        <w:t>: Concentration Profiles of Major Component in the Simulation of Cr(IV) Reduction under Denitrifying Conditions in a Flow-Through Column with Biomass Growth and Decay at day 100</w:t>
      </w:r>
      <w:bookmarkEnd w:id="632"/>
    </w:p>
    <w:p w14:paraId="53F059FA" w14:textId="77777777" w:rsidR="0041544B" w:rsidRPr="00ED3698" w:rsidRDefault="0041544B" w:rsidP="0041544B">
      <w:pPr>
        <w:pStyle w:val="Heading4"/>
      </w:pPr>
      <w:bookmarkStart w:id="633" w:name="_Toc520374593"/>
      <w:r>
        <w:lastRenderedPageBreak/>
        <w:t>File location</w:t>
      </w:r>
      <w:bookmarkEnd w:id="633"/>
    </w:p>
    <w:p w14:paraId="46B89C4B" w14:textId="77777777" w:rsidR="0041544B" w:rsidRDefault="0041544B" w:rsidP="0041544B">
      <w:pPr>
        <w:rPr>
          <w:lang w:eastAsia="zh-CN"/>
        </w:rPr>
      </w:pPr>
      <w:r>
        <w:rPr>
          <w:lang w:eastAsia="zh-CN"/>
        </w:rPr>
        <w:t>Input file:</w:t>
      </w:r>
    </w:p>
    <w:p w14:paraId="3350C63C" w14:textId="77777777" w:rsidR="00321791" w:rsidRDefault="00321791" w:rsidP="0041544B">
      <w:pPr>
        <w:rPr>
          <w:lang w:eastAsia="zh-CN"/>
        </w:rPr>
      </w:pPr>
      <w:r>
        <w:rPr>
          <w:lang w:eastAsia="zh-CN"/>
        </w:rPr>
        <w:t>.</w:t>
      </w:r>
      <w:r w:rsidRPr="00321791">
        <w:rPr>
          <w:lang w:eastAsia="zh-CN"/>
        </w:rPr>
        <w:t>\Benchmark\benchmarks_new_add\biomass-V1.0.56\column</w:t>
      </w:r>
      <w:r w:rsidR="00A140CF">
        <w:rPr>
          <w:lang w:eastAsia="zh-CN"/>
        </w:rPr>
        <w:t>2</w:t>
      </w:r>
      <w:r w:rsidRPr="00321791">
        <w:rPr>
          <w:lang w:eastAsia="zh-CN"/>
        </w:rPr>
        <w:t>\</w:t>
      </w:r>
    </w:p>
    <w:p w14:paraId="3CD1AF3C" w14:textId="77777777" w:rsidR="0041544B" w:rsidRDefault="0041544B" w:rsidP="0041544B">
      <w:pPr>
        <w:rPr>
          <w:lang w:eastAsia="zh-CN"/>
        </w:rPr>
      </w:pPr>
      <w:r>
        <w:rPr>
          <w:lang w:eastAsia="zh-CN"/>
        </w:rPr>
        <w:t>Databases:</w:t>
      </w:r>
    </w:p>
    <w:p w14:paraId="533C568E" w14:textId="77777777" w:rsidR="00321791" w:rsidRDefault="00321791" w:rsidP="0041544B">
      <w:pPr>
        <w:rPr>
          <w:lang w:eastAsia="zh-CN"/>
        </w:rPr>
      </w:pPr>
      <w:r>
        <w:rPr>
          <w:lang w:eastAsia="zh-CN"/>
        </w:rPr>
        <w:t>.</w:t>
      </w:r>
      <w:r w:rsidRPr="00321791">
        <w:rPr>
          <w:lang w:eastAsia="zh-CN"/>
        </w:rPr>
        <w:t>\Benchmark\benchmarks_new_add\biomass-V1.0.56\database\</w:t>
      </w:r>
      <w:r w:rsidR="006A0684">
        <w:rPr>
          <w:lang w:eastAsia="zh-CN"/>
        </w:rPr>
        <w:t>default</w:t>
      </w:r>
    </w:p>
    <w:p w14:paraId="4CD1638C" w14:textId="77777777" w:rsidR="0041544B" w:rsidRDefault="0041544B" w:rsidP="00990FF2">
      <w:pPr>
        <w:rPr>
          <w:lang w:eastAsia="zh-CN"/>
        </w:rPr>
      </w:pPr>
    </w:p>
    <w:p w14:paraId="3A25454B" w14:textId="143F8267" w:rsidR="00F66DCC" w:rsidRDefault="004C593E" w:rsidP="00F66DCC">
      <w:pPr>
        <w:pStyle w:val="Heading3"/>
      </w:pPr>
      <w:bookmarkStart w:id="634" w:name="_Ref468108555"/>
      <w:bookmarkStart w:id="635" w:name="_Toc520374594"/>
      <w:r>
        <w:t>Salinity dependent sulfate reduction</w:t>
      </w:r>
      <w:bookmarkEnd w:id="634"/>
      <w:r w:rsidR="00A030AF">
        <w:t xml:space="preserve"> – option 1</w:t>
      </w:r>
      <w:bookmarkEnd w:id="635"/>
    </w:p>
    <w:p w14:paraId="42E0283C" w14:textId="77777777" w:rsidR="00F66DCC" w:rsidRDefault="00F66DCC" w:rsidP="00F66DCC">
      <w:pPr>
        <w:pStyle w:val="Heading4"/>
      </w:pPr>
      <w:bookmarkStart w:id="636" w:name="_Toc467601120"/>
      <w:bookmarkStart w:id="637" w:name="_Toc520374595"/>
      <w:r>
        <w:t>Problem definition</w:t>
      </w:r>
      <w:bookmarkEnd w:id="636"/>
      <w:bookmarkEnd w:id="637"/>
    </w:p>
    <w:p w14:paraId="5C99D46F" w14:textId="32C75FE2" w:rsidR="00F66DCC" w:rsidRDefault="00F66DCC" w:rsidP="00F66DCC">
      <w:pPr>
        <w:rPr>
          <w:lang w:eastAsia="zh-CN"/>
        </w:rPr>
      </w:pPr>
      <w:r w:rsidRPr="00ED3698">
        <w:t xml:space="preserve">This </w:t>
      </w:r>
      <w:r>
        <w:t>example verifies the salinity dependent sulfate reduction (SDSR) model through code comparison using MIN3P-THCm v1.0.441 against PHREEQC v3.0 (Parkhurst and Appelo 2013).</w:t>
      </w:r>
    </w:p>
    <w:p w14:paraId="14779166" w14:textId="77777777" w:rsidR="00F66DCC" w:rsidRDefault="00F66DCC" w:rsidP="00F66DCC">
      <w:pPr>
        <w:pStyle w:val="Heading4"/>
        <w:rPr>
          <w:lang w:eastAsia="zh-CN"/>
        </w:rPr>
      </w:pPr>
      <w:bookmarkStart w:id="638" w:name="_Toc467601121"/>
      <w:bookmarkStart w:id="639" w:name="_Toc520374596"/>
      <w:r>
        <w:rPr>
          <w:lang w:eastAsia="zh-CN"/>
        </w:rPr>
        <w:t>Model setup</w:t>
      </w:r>
      <w:bookmarkEnd w:id="638"/>
      <w:bookmarkEnd w:id="639"/>
    </w:p>
    <w:p w14:paraId="25E052B4" w14:textId="54824A50" w:rsidR="00F66DCC" w:rsidRDefault="00F66DCC" w:rsidP="00F66DCC">
      <w:r w:rsidRPr="00ED3698">
        <w:t>A 1D model</w:t>
      </w:r>
      <w:r>
        <w:t>,</w:t>
      </w:r>
      <w:r w:rsidRPr="00ED3698">
        <w:t xml:space="preserve"> </w:t>
      </w:r>
      <w:r>
        <w:t>16.0 </w:t>
      </w:r>
      <w:r w:rsidRPr="00ED3698">
        <w:t xml:space="preserve">m in </w:t>
      </w:r>
      <w:r>
        <w:t xml:space="preserve">length, </w:t>
      </w:r>
      <w:r w:rsidRPr="00ED3698">
        <w:t>is</w:t>
      </w:r>
      <w:r>
        <w:t xml:space="preserve"> </w:t>
      </w:r>
      <w:r w:rsidRPr="00ED3698">
        <w:t>discretiz</w:t>
      </w:r>
      <w:r>
        <w:t>ed into 200 control volumes</w:t>
      </w:r>
      <w:r w:rsidR="004474F5">
        <w:t xml:space="preserve">.  </w:t>
      </w:r>
      <w:r>
        <w:t>The domain is homogeneous and fully saturated</w:t>
      </w:r>
      <w:r w:rsidR="004474F5">
        <w:t xml:space="preserve">.  </w:t>
      </w:r>
      <w:r>
        <w:t>The domain contains calcite, anhydrite, halite and organic substance (CH</w:t>
      </w:r>
      <w:r w:rsidRPr="005E1633">
        <w:rPr>
          <w:vertAlign w:val="subscript"/>
        </w:rPr>
        <w:t>2</w:t>
      </w:r>
      <w:r>
        <w:t>O)</w:t>
      </w:r>
      <w:r w:rsidR="004474F5">
        <w:t xml:space="preserve">.  </w:t>
      </w:r>
      <w:r>
        <w:t>The initial hydraulic head is 0.0 m across the domain</w:t>
      </w:r>
      <w:r w:rsidR="004474F5">
        <w:t xml:space="preserve">.  </w:t>
      </w:r>
      <w:r>
        <w:t>The hydraulic head at the in- and outflow boundaries are 1.4 m and 0.0 m, respectively</w:t>
      </w:r>
      <w:r w:rsidR="004474F5">
        <w:t xml:space="preserve">.  </w:t>
      </w:r>
      <w:r>
        <w:t xml:space="preserve">Initially, the column was filled with highly saline solutions based on </w:t>
      </w:r>
      <w:r w:rsidRPr="00561A30">
        <w:t xml:space="preserve">Hobbs </w:t>
      </w:r>
      <w:r w:rsidR="004474F5">
        <w:t xml:space="preserve">et al. </w:t>
      </w:r>
      <w:r>
        <w:t>(2011) (</w:t>
      </w:r>
      <w:r w:rsidR="004109CF">
        <w:fldChar w:fldCharType="begin"/>
      </w:r>
      <w:r w:rsidR="004109CF">
        <w:instrText xml:space="preserve"> REF _Ref469671005 \h </w:instrText>
      </w:r>
      <w:r w:rsidR="004109CF">
        <w:fldChar w:fldCharType="separate"/>
      </w:r>
      <w:r w:rsidR="00B560DA" w:rsidRPr="003723DF">
        <w:t xml:space="preserve">Table </w:t>
      </w:r>
      <w:r w:rsidR="00B560DA">
        <w:rPr>
          <w:noProof/>
        </w:rPr>
        <w:t>2</w:t>
      </w:r>
      <w:r w:rsidR="00B560DA">
        <w:t>.</w:t>
      </w:r>
      <w:r w:rsidR="00B560DA">
        <w:rPr>
          <w:noProof/>
        </w:rPr>
        <w:t>65</w:t>
      </w:r>
      <w:r w:rsidR="004109CF">
        <w:fldChar w:fldCharType="end"/>
      </w:r>
      <w:r>
        <w:t>)</w:t>
      </w:r>
      <w:r w:rsidR="004474F5">
        <w:t xml:space="preserve">.  </w:t>
      </w:r>
      <w:r w:rsidRPr="00ED3698">
        <w:t xml:space="preserve">With the infiltration of </w:t>
      </w:r>
      <w:r>
        <w:t xml:space="preserve">fresh water (chemical composition according to Bea </w:t>
      </w:r>
      <w:r w:rsidR="004474F5">
        <w:t xml:space="preserve">et al. </w:t>
      </w:r>
      <w:r>
        <w:t>2011) from the left side,</w:t>
      </w:r>
      <w:r w:rsidRPr="00ED3698">
        <w:t xml:space="preserve"> the composition</w:t>
      </w:r>
      <w:r>
        <w:t xml:space="preserve"> of the </w:t>
      </w:r>
      <w:r w:rsidRPr="00ED3698">
        <w:t xml:space="preserve">aqueous species </w:t>
      </w:r>
      <w:r>
        <w:t>of the pore water in the column</w:t>
      </w:r>
      <w:r w:rsidRPr="00ED3698">
        <w:t xml:space="preserve"> changes </w:t>
      </w:r>
      <w:r>
        <w:t>over</w:t>
      </w:r>
      <w:r w:rsidRPr="00ED3698">
        <w:t xml:space="preserve"> time</w:t>
      </w:r>
      <w:r w:rsidR="004474F5">
        <w:t xml:space="preserve">.  </w:t>
      </w:r>
      <w:r>
        <w:t>The geochemical system includes 10</w:t>
      </w:r>
      <w:r w:rsidRPr="00ED3698">
        <w:t xml:space="preserve"> primary species </w:t>
      </w:r>
      <w:r>
        <w:t>(</w:t>
      </w:r>
      <w:r w:rsidRPr="00ED3698">
        <w:t>Ca</w:t>
      </w:r>
      <w:r>
        <w:rPr>
          <w:vertAlign w:val="superscript"/>
        </w:rPr>
        <w:t>2+</w:t>
      </w:r>
      <w:r>
        <w:t>, N</w:t>
      </w:r>
      <w:r w:rsidRPr="00ED3698">
        <w:t>a</w:t>
      </w:r>
      <w:r>
        <w:rPr>
          <w:vertAlign w:val="superscript"/>
        </w:rPr>
        <w:t>+</w:t>
      </w:r>
      <w:r>
        <w:t>, Mg</w:t>
      </w:r>
      <w:r>
        <w:rPr>
          <w:vertAlign w:val="superscript"/>
        </w:rPr>
        <w:t>2+</w:t>
      </w:r>
      <w:r>
        <w:t>, K</w:t>
      </w:r>
      <w:r w:rsidRPr="00ED3698">
        <w:rPr>
          <w:vertAlign w:val="superscript"/>
        </w:rPr>
        <w:t>+</w:t>
      </w:r>
      <w:r w:rsidRPr="00ED3698">
        <w:t>,</w:t>
      </w:r>
      <w:r>
        <w:t xml:space="preserve"> Cl</w:t>
      </w:r>
      <w:r>
        <w:rPr>
          <w:vertAlign w:val="superscript"/>
        </w:rPr>
        <w:t>-</w:t>
      </w:r>
      <w:r w:rsidR="004924CA">
        <w:t xml:space="preserve">, </w:t>
      </w:r>
      <w:r>
        <w:t>S</w:t>
      </w:r>
      <w:r w:rsidRPr="00ED3698">
        <w:t>O</w:t>
      </w:r>
      <w:r>
        <w:rPr>
          <w:vertAlign w:val="subscript"/>
        </w:rPr>
        <w:t>4</w:t>
      </w:r>
      <w:r>
        <w:rPr>
          <w:vertAlign w:val="superscript"/>
        </w:rPr>
        <w:t>2-</w:t>
      </w:r>
      <w:r w:rsidRPr="00ED3698">
        <w:t>, H</w:t>
      </w:r>
      <w:r w:rsidRPr="00ED3698">
        <w:rPr>
          <w:vertAlign w:val="superscript"/>
        </w:rPr>
        <w:t>+</w:t>
      </w:r>
      <w:r w:rsidRPr="00ED3698">
        <w:t>, CO</w:t>
      </w:r>
      <w:r w:rsidRPr="00ED3698">
        <w:rPr>
          <w:vertAlign w:val="subscript"/>
        </w:rPr>
        <w:t>3</w:t>
      </w:r>
      <w:r>
        <w:rPr>
          <w:vertAlign w:val="superscript"/>
        </w:rPr>
        <w:t>2-</w:t>
      </w:r>
      <w:r w:rsidRPr="00ED3698">
        <w:t>,</w:t>
      </w:r>
      <w:r>
        <w:t xml:space="preserve"> HS</w:t>
      </w:r>
      <w:r>
        <w:rPr>
          <w:vertAlign w:val="superscript"/>
        </w:rPr>
        <w:t>-</w:t>
      </w:r>
      <w:r w:rsidRPr="00ED3698">
        <w:t xml:space="preserve">  and O</w:t>
      </w:r>
      <w:r>
        <w:rPr>
          <w:vertAlign w:val="subscript"/>
        </w:rPr>
        <w:t>2</w:t>
      </w:r>
      <w:r w:rsidRPr="00F453C8">
        <w:t>(aq)</w:t>
      </w:r>
      <w:r>
        <w:t>)</w:t>
      </w:r>
      <w:r w:rsidRPr="00AD1CCA">
        <w:t>,</w:t>
      </w:r>
      <w:r w:rsidRPr="00ED3698">
        <w:t xml:space="preserve"> and </w:t>
      </w:r>
      <w:r>
        <w:t>22</w:t>
      </w:r>
      <w:r w:rsidRPr="00ED3698">
        <w:t xml:space="preserve"> secondary species</w:t>
      </w:r>
      <w:r w:rsidR="004474F5">
        <w:t xml:space="preserve">.  </w:t>
      </w:r>
      <w:r w:rsidRPr="00ED3698">
        <w:t>The initial composition</w:t>
      </w:r>
      <w:r>
        <w:t xml:space="preserve">s </w:t>
      </w:r>
      <w:r w:rsidRPr="00ED3698">
        <w:t>(IC) of</w:t>
      </w:r>
      <w:r>
        <w:t xml:space="preserve"> the </w:t>
      </w:r>
      <w:r w:rsidRPr="00ED3698">
        <w:t>aqueous</w:t>
      </w:r>
      <w:r>
        <w:t xml:space="preserve"> species and minerals in the domain,</w:t>
      </w:r>
      <w:r w:rsidRPr="00ED3698">
        <w:t xml:space="preserve"> and </w:t>
      </w:r>
      <w:r>
        <w:t xml:space="preserve">the compositions of </w:t>
      </w:r>
      <w:r w:rsidRPr="00ED3698">
        <w:t>the</w:t>
      </w:r>
      <w:r>
        <w:t xml:space="preserve"> fresh water</w:t>
      </w:r>
      <w:r w:rsidRPr="00ED3698">
        <w:t xml:space="preserve"> (BC) are listed in</w:t>
      </w:r>
      <w:r>
        <w:t xml:space="preserve"> </w:t>
      </w:r>
      <w:r w:rsidR="00E97603">
        <w:fldChar w:fldCharType="begin"/>
      </w:r>
      <w:r w:rsidR="00E97603">
        <w:instrText xml:space="preserve"> REF _Ref469671005 \h </w:instrText>
      </w:r>
      <w:r w:rsidR="00E97603">
        <w:fldChar w:fldCharType="separate"/>
      </w:r>
      <w:r w:rsidR="00B560DA" w:rsidRPr="003723DF">
        <w:t xml:space="preserve">Table </w:t>
      </w:r>
      <w:r w:rsidR="00B560DA">
        <w:rPr>
          <w:noProof/>
        </w:rPr>
        <w:t>2</w:t>
      </w:r>
      <w:r w:rsidR="00B560DA">
        <w:t>.</w:t>
      </w:r>
      <w:r w:rsidR="00B560DA">
        <w:rPr>
          <w:noProof/>
        </w:rPr>
        <w:t>65</w:t>
      </w:r>
      <w:r w:rsidR="00E97603">
        <w:fldChar w:fldCharType="end"/>
      </w:r>
      <w:r w:rsidRPr="00ED3698">
        <w:t>.</w:t>
      </w:r>
    </w:p>
    <w:p w14:paraId="693655DB" w14:textId="77777777" w:rsidR="00F66DCC" w:rsidRDefault="00F66DCC" w:rsidP="00F66DCC">
      <w:pPr>
        <w:autoSpaceDE w:val="0"/>
        <w:autoSpaceDN w:val="0"/>
        <w:adjustRightInd w:val="0"/>
        <w:rPr>
          <w:rFonts w:cs="Arial"/>
          <w:szCs w:val="22"/>
          <w:lang w:eastAsia="zh-CN"/>
        </w:rPr>
      </w:pPr>
    </w:p>
    <w:p w14:paraId="6488905E" w14:textId="667819F3" w:rsidR="00F66DCC" w:rsidRPr="00847A06" w:rsidRDefault="00F66DCC" w:rsidP="00F66DCC">
      <w:pPr>
        <w:pStyle w:val="Caption"/>
        <w:jc w:val="both"/>
      </w:pPr>
      <w:bookmarkStart w:id="640" w:name="_Ref467141063"/>
      <w:bookmarkStart w:id="641" w:name="_Ref469671005"/>
      <w:bookmarkStart w:id="642" w:name="_Toc467601138"/>
      <w:bookmarkStart w:id="643" w:name="_Toc520374941"/>
      <w:r w:rsidRPr="003723DF">
        <w:t xml:space="preserve">Table </w:t>
      </w:r>
      <w:bookmarkEnd w:id="640"/>
      <w:r w:rsidR="00E97603">
        <w:fldChar w:fldCharType="begin"/>
      </w:r>
      <w:r w:rsidR="00E97603">
        <w:instrText xml:space="preserve"> STYLEREF 1 \s </w:instrText>
      </w:r>
      <w:r w:rsidR="00E97603">
        <w:fldChar w:fldCharType="separate"/>
      </w:r>
      <w:r w:rsidR="00B560DA">
        <w:rPr>
          <w:noProof/>
        </w:rPr>
        <w:t>2</w:t>
      </w:r>
      <w:r w:rsidR="00E97603">
        <w:fldChar w:fldCharType="end"/>
      </w:r>
      <w:r w:rsidR="00E97603">
        <w:t>.</w:t>
      </w:r>
      <w:r w:rsidR="00E97603">
        <w:fldChar w:fldCharType="begin"/>
      </w:r>
      <w:r w:rsidR="00E97603">
        <w:instrText xml:space="preserve"> SEQ Table \* ARABIC \s 1 </w:instrText>
      </w:r>
      <w:r w:rsidR="00E97603">
        <w:fldChar w:fldCharType="separate"/>
      </w:r>
      <w:r w:rsidR="00B560DA">
        <w:rPr>
          <w:noProof/>
        </w:rPr>
        <w:t>65</w:t>
      </w:r>
      <w:r w:rsidR="00E97603">
        <w:fldChar w:fldCharType="end"/>
      </w:r>
      <w:bookmarkEnd w:id="641"/>
      <w:r w:rsidRPr="003723DF">
        <w:t>: Initial and boundary conditions (IC &amp; BC) of the aqueous and mineral compositions for the example sul</w:t>
      </w:r>
      <w:bookmarkEnd w:id="642"/>
      <w:r w:rsidR="00F8683A">
        <w:t>pqc</w:t>
      </w:r>
      <w:bookmarkEnd w:id="643"/>
    </w:p>
    <w:tbl>
      <w:tblPr>
        <w:tblW w:w="5086" w:type="pct"/>
        <w:jc w:val="center"/>
        <w:tblBorders>
          <w:top w:val="single" w:sz="4" w:space="0" w:color="auto"/>
          <w:bottom w:val="single" w:sz="4" w:space="0" w:color="auto"/>
        </w:tblBorders>
        <w:tblLayout w:type="fixed"/>
        <w:tblLook w:val="04A0" w:firstRow="1" w:lastRow="0" w:firstColumn="1" w:lastColumn="0" w:noHBand="0" w:noVBand="1"/>
      </w:tblPr>
      <w:tblGrid>
        <w:gridCol w:w="1336"/>
        <w:gridCol w:w="4618"/>
        <w:gridCol w:w="1559"/>
        <w:gridCol w:w="1276"/>
      </w:tblGrid>
      <w:tr w:rsidR="00F66DCC" w:rsidRPr="006F770F" w14:paraId="0760B17B" w14:textId="77777777" w:rsidTr="00F66DCC">
        <w:trPr>
          <w:trHeight w:val="300"/>
          <w:jc w:val="center"/>
        </w:trPr>
        <w:tc>
          <w:tcPr>
            <w:tcW w:w="760" w:type="pct"/>
            <w:tcBorders>
              <w:bottom w:val="single" w:sz="4" w:space="0" w:color="auto"/>
            </w:tcBorders>
            <w:shd w:val="clear" w:color="auto" w:fill="D9D9D9"/>
            <w:noWrap/>
            <w:vAlign w:val="center"/>
            <w:hideMark/>
          </w:tcPr>
          <w:p w14:paraId="66174FDF" w14:textId="77777777" w:rsidR="00F66DCC" w:rsidRPr="006F770F" w:rsidRDefault="00F66DCC" w:rsidP="007058AB">
            <w:pPr>
              <w:spacing w:before="0" w:after="0"/>
              <w:rPr>
                <w:b/>
                <w:color w:val="000000"/>
                <w:lang w:eastAsia="en-CA"/>
              </w:rPr>
            </w:pPr>
            <w:r w:rsidRPr="006F770F">
              <w:rPr>
                <w:b/>
                <w:color w:val="000000"/>
                <w:lang w:eastAsia="en-CA"/>
              </w:rPr>
              <w:t>Parameter</w:t>
            </w:r>
          </w:p>
        </w:tc>
        <w:tc>
          <w:tcPr>
            <w:tcW w:w="2627" w:type="pct"/>
            <w:tcBorders>
              <w:bottom w:val="single" w:sz="4" w:space="0" w:color="auto"/>
            </w:tcBorders>
            <w:shd w:val="clear" w:color="auto" w:fill="D9D9D9"/>
          </w:tcPr>
          <w:p w14:paraId="2760032B" w14:textId="77777777" w:rsidR="00F66DCC" w:rsidRPr="00F453C8" w:rsidRDefault="00F66DCC" w:rsidP="007058AB">
            <w:pPr>
              <w:spacing w:before="0" w:after="0"/>
              <w:ind w:right="851"/>
              <w:jc w:val="right"/>
              <w:rPr>
                <w:b/>
                <w:color w:val="000000"/>
                <w:vertAlign w:val="superscript"/>
                <w:lang w:eastAsia="zh-CN"/>
              </w:rPr>
            </w:pPr>
            <w:r>
              <w:rPr>
                <w:b/>
                <w:color w:val="000000"/>
                <w:lang w:eastAsia="en-CA"/>
              </w:rPr>
              <w:t xml:space="preserve">IC </w:t>
            </w:r>
            <w:r>
              <w:rPr>
                <w:b/>
                <w:color w:val="000000"/>
                <w:vertAlign w:val="superscript"/>
                <w:lang w:eastAsia="en-CA"/>
              </w:rPr>
              <w:t xml:space="preserve">$ </w:t>
            </w:r>
          </w:p>
        </w:tc>
        <w:tc>
          <w:tcPr>
            <w:tcW w:w="887" w:type="pct"/>
            <w:tcBorders>
              <w:bottom w:val="single" w:sz="4" w:space="0" w:color="auto"/>
            </w:tcBorders>
            <w:shd w:val="clear" w:color="auto" w:fill="D9D9D9"/>
            <w:vAlign w:val="center"/>
          </w:tcPr>
          <w:p w14:paraId="29664457" w14:textId="77777777" w:rsidR="00F66DCC" w:rsidRPr="006F770F" w:rsidRDefault="00F66DCC" w:rsidP="007058AB">
            <w:pPr>
              <w:spacing w:before="0" w:after="0"/>
              <w:jc w:val="center"/>
              <w:rPr>
                <w:b/>
                <w:color w:val="000000"/>
                <w:lang w:eastAsia="zh-CN"/>
              </w:rPr>
            </w:pPr>
            <w:r>
              <w:rPr>
                <w:b/>
                <w:color w:val="000000"/>
                <w:lang w:eastAsia="en-CA"/>
              </w:rPr>
              <w:t>BC (inflow)</w:t>
            </w:r>
            <w:r>
              <w:rPr>
                <w:b/>
                <w:color w:val="000000"/>
                <w:vertAlign w:val="superscript"/>
                <w:lang w:eastAsia="en-CA"/>
              </w:rPr>
              <w:t>c</w:t>
            </w:r>
          </w:p>
        </w:tc>
        <w:tc>
          <w:tcPr>
            <w:tcW w:w="726" w:type="pct"/>
            <w:tcBorders>
              <w:bottom w:val="single" w:sz="4" w:space="0" w:color="auto"/>
            </w:tcBorders>
            <w:shd w:val="clear" w:color="auto" w:fill="D9D9D9"/>
            <w:noWrap/>
            <w:vAlign w:val="center"/>
            <w:hideMark/>
          </w:tcPr>
          <w:p w14:paraId="53588E87" w14:textId="77777777" w:rsidR="00F66DCC" w:rsidRPr="006F770F" w:rsidRDefault="00F66DCC" w:rsidP="007058AB">
            <w:pPr>
              <w:spacing w:before="0" w:after="0"/>
              <w:jc w:val="center"/>
              <w:rPr>
                <w:b/>
                <w:color w:val="000000"/>
                <w:lang w:eastAsia="en-CA"/>
              </w:rPr>
            </w:pPr>
            <w:r w:rsidRPr="006F770F">
              <w:rPr>
                <w:b/>
                <w:color w:val="000000"/>
                <w:lang w:eastAsia="en-CA"/>
              </w:rPr>
              <w:t>Unit</w:t>
            </w:r>
          </w:p>
        </w:tc>
      </w:tr>
      <w:tr w:rsidR="00F66DCC" w:rsidRPr="006F770F" w14:paraId="4F8AC7AD" w14:textId="77777777" w:rsidTr="00F66DCC">
        <w:trPr>
          <w:trHeight w:val="300"/>
          <w:jc w:val="center"/>
        </w:trPr>
        <w:tc>
          <w:tcPr>
            <w:tcW w:w="3387" w:type="pct"/>
            <w:gridSpan w:val="2"/>
            <w:tcBorders>
              <w:bottom w:val="single" w:sz="4" w:space="0" w:color="auto"/>
            </w:tcBorders>
            <w:shd w:val="clear" w:color="auto" w:fill="FFFFFF" w:themeFill="background1"/>
            <w:noWrap/>
            <w:vAlign w:val="center"/>
          </w:tcPr>
          <w:p w14:paraId="23856665" w14:textId="77777777" w:rsidR="00F66DCC" w:rsidRPr="006F770F" w:rsidDel="00932D8A" w:rsidRDefault="00F66DCC" w:rsidP="007058AB">
            <w:pPr>
              <w:spacing w:before="0" w:after="0"/>
              <w:rPr>
                <w:b/>
                <w:color w:val="000000"/>
                <w:lang w:eastAsia="en-CA"/>
              </w:rPr>
            </w:pPr>
            <w:r>
              <w:rPr>
                <w:b/>
                <w:color w:val="000000"/>
                <w:lang w:eastAsia="en-CA"/>
              </w:rPr>
              <w:t>Aqueous component concentration</w:t>
            </w:r>
          </w:p>
        </w:tc>
        <w:tc>
          <w:tcPr>
            <w:tcW w:w="887" w:type="pct"/>
            <w:tcBorders>
              <w:bottom w:val="single" w:sz="4" w:space="0" w:color="auto"/>
            </w:tcBorders>
            <w:shd w:val="clear" w:color="auto" w:fill="FFFFFF" w:themeFill="background1"/>
            <w:vAlign w:val="center"/>
          </w:tcPr>
          <w:p w14:paraId="4FB5F8B2" w14:textId="77777777" w:rsidR="00F66DCC" w:rsidRPr="006F770F" w:rsidDel="00932D8A" w:rsidRDefault="00F66DCC" w:rsidP="007058AB">
            <w:pPr>
              <w:spacing w:before="0" w:after="0"/>
              <w:jc w:val="center"/>
              <w:rPr>
                <w:b/>
                <w:color w:val="000000"/>
                <w:lang w:eastAsia="en-CA"/>
              </w:rPr>
            </w:pPr>
          </w:p>
        </w:tc>
        <w:tc>
          <w:tcPr>
            <w:tcW w:w="726" w:type="pct"/>
            <w:tcBorders>
              <w:bottom w:val="single" w:sz="4" w:space="0" w:color="auto"/>
            </w:tcBorders>
            <w:shd w:val="clear" w:color="auto" w:fill="FFFFFF" w:themeFill="background1"/>
            <w:noWrap/>
            <w:vAlign w:val="center"/>
          </w:tcPr>
          <w:p w14:paraId="1312B3DC" w14:textId="77777777" w:rsidR="00F66DCC" w:rsidRPr="006F770F" w:rsidRDefault="00F66DCC" w:rsidP="007058AB">
            <w:pPr>
              <w:spacing w:before="0" w:after="0"/>
              <w:jc w:val="center"/>
              <w:rPr>
                <w:b/>
                <w:color w:val="000000"/>
                <w:lang w:eastAsia="en-CA"/>
              </w:rPr>
            </w:pPr>
          </w:p>
        </w:tc>
      </w:tr>
      <w:tr w:rsidR="00F66DCC" w:rsidRPr="00ED3698" w14:paraId="548C3EDD" w14:textId="77777777" w:rsidTr="00F66DCC">
        <w:trPr>
          <w:trHeight w:val="300"/>
          <w:jc w:val="center"/>
        </w:trPr>
        <w:tc>
          <w:tcPr>
            <w:tcW w:w="760" w:type="pct"/>
            <w:tcBorders>
              <w:top w:val="single" w:sz="4" w:space="0" w:color="auto"/>
              <w:bottom w:val="nil"/>
            </w:tcBorders>
            <w:shd w:val="clear" w:color="auto" w:fill="auto"/>
            <w:noWrap/>
            <w:vAlign w:val="bottom"/>
            <w:hideMark/>
          </w:tcPr>
          <w:p w14:paraId="1A1B2000" w14:textId="77777777" w:rsidR="00F66DCC" w:rsidRPr="00ED3698" w:rsidRDefault="00F66DCC" w:rsidP="007058AB">
            <w:pPr>
              <w:spacing w:before="0" w:after="0"/>
              <w:rPr>
                <w:color w:val="000000"/>
                <w:lang w:eastAsia="en-CA"/>
              </w:rPr>
            </w:pPr>
            <w:r w:rsidRPr="00ED3698">
              <w:rPr>
                <w:color w:val="000000"/>
                <w:lang w:eastAsia="en-CA"/>
              </w:rPr>
              <w:t>Ca</w:t>
            </w:r>
            <w:r>
              <w:rPr>
                <w:color w:val="000000"/>
                <w:vertAlign w:val="superscript"/>
                <w:lang w:eastAsia="en-CA"/>
              </w:rPr>
              <w:t>2+</w:t>
            </w:r>
          </w:p>
        </w:tc>
        <w:tc>
          <w:tcPr>
            <w:tcW w:w="2627" w:type="pct"/>
            <w:tcBorders>
              <w:top w:val="single" w:sz="4" w:space="0" w:color="auto"/>
              <w:bottom w:val="nil"/>
            </w:tcBorders>
          </w:tcPr>
          <w:p w14:paraId="1DA765E9" w14:textId="77777777" w:rsidR="00F66DCC" w:rsidRPr="00ED3698" w:rsidRDefault="00F66DCC" w:rsidP="007058AB">
            <w:pPr>
              <w:spacing w:before="0" w:after="0"/>
              <w:ind w:right="817"/>
              <w:jc w:val="right"/>
              <w:rPr>
                <w:color w:val="000000"/>
                <w:lang w:eastAsia="en-CA"/>
              </w:rPr>
            </w:pPr>
            <w:r>
              <w:rPr>
                <w:color w:val="000000"/>
                <w:lang w:eastAsia="en-CA"/>
              </w:rPr>
              <w:t>9600.00</w:t>
            </w:r>
          </w:p>
        </w:tc>
        <w:tc>
          <w:tcPr>
            <w:tcW w:w="887" w:type="pct"/>
            <w:tcBorders>
              <w:top w:val="single" w:sz="4" w:space="0" w:color="auto"/>
              <w:bottom w:val="nil"/>
            </w:tcBorders>
            <w:vAlign w:val="center"/>
          </w:tcPr>
          <w:p w14:paraId="39FD612E" w14:textId="77777777" w:rsidR="00F66DCC" w:rsidRPr="00ED3698" w:rsidRDefault="00F66DCC" w:rsidP="007058AB">
            <w:pPr>
              <w:spacing w:before="0" w:after="0"/>
              <w:ind w:right="409"/>
              <w:jc w:val="right"/>
              <w:rPr>
                <w:color w:val="000000"/>
                <w:lang w:eastAsia="en-CA"/>
              </w:rPr>
            </w:pPr>
            <w:r>
              <w:rPr>
                <w:color w:val="000000"/>
                <w:lang w:eastAsia="en-CA"/>
              </w:rPr>
              <w:t>8.40</w:t>
            </w:r>
          </w:p>
        </w:tc>
        <w:tc>
          <w:tcPr>
            <w:tcW w:w="726" w:type="pct"/>
            <w:tcBorders>
              <w:top w:val="single" w:sz="4" w:space="0" w:color="auto"/>
              <w:bottom w:val="nil"/>
            </w:tcBorders>
            <w:shd w:val="clear" w:color="auto" w:fill="auto"/>
            <w:noWrap/>
            <w:vAlign w:val="center"/>
            <w:hideMark/>
          </w:tcPr>
          <w:p w14:paraId="4885EAC4" w14:textId="77777777" w:rsidR="00F66DCC" w:rsidRDefault="00F66DCC" w:rsidP="007058AB">
            <w:pPr>
              <w:spacing w:before="0" w:after="0"/>
              <w:jc w:val="center"/>
            </w:pPr>
            <w:r w:rsidRPr="0048750F">
              <w:rPr>
                <w:rFonts w:hint="eastAsia"/>
                <w:color w:val="000000"/>
                <w:lang w:eastAsia="zh-CN"/>
              </w:rPr>
              <w:t>[</w:t>
            </w:r>
            <w:r w:rsidRPr="0048750F">
              <w:rPr>
                <w:color w:val="000000"/>
                <w:lang w:eastAsia="en-CA"/>
              </w:rPr>
              <w:t>m</w:t>
            </w:r>
            <w:r>
              <w:rPr>
                <w:color w:val="000000"/>
                <w:lang w:eastAsia="zh-CN"/>
              </w:rPr>
              <w:t>g</w:t>
            </w:r>
            <w:r w:rsidRPr="0048750F">
              <w:rPr>
                <w:color w:val="000000"/>
                <w:lang w:eastAsia="en-CA"/>
              </w:rPr>
              <w:t xml:space="preserve"> </w:t>
            </w:r>
            <w:r>
              <w:rPr>
                <w:color w:val="000000"/>
                <w:lang w:eastAsia="en-CA"/>
              </w:rPr>
              <w:t>l</w:t>
            </w:r>
            <w:r w:rsidRPr="0048750F">
              <w:rPr>
                <w:color w:val="000000"/>
                <w:vertAlign w:val="superscript"/>
                <w:lang w:eastAsia="en-CA"/>
              </w:rPr>
              <w:t>-1</w:t>
            </w:r>
            <w:r w:rsidRPr="0048750F">
              <w:rPr>
                <w:rFonts w:hint="eastAsia"/>
                <w:color w:val="000000"/>
                <w:lang w:eastAsia="zh-CN"/>
              </w:rPr>
              <w:t>]</w:t>
            </w:r>
          </w:p>
        </w:tc>
      </w:tr>
      <w:tr w:rsidR="00F66DCC" w:rsidRPr="00ED3698" w14:paraId="7766E649" w14:textId="77777777" w:rsidTr="00F66DCC">
        <w:trPr>
          <w:trHeight w:val="300"/>
          <w:jc w:val="center"/>
        </w:trPr>
        <w:tc>
          <w:tcPr>
            <w:tcW w:w="760" w:type="pct"/>
            <w:tcBorders>
              <w:top w:val="nil"/>
              <w:bottom w:val="nil"/>
            </w:tcBorders>
            <w:shd w:val="clear" w:color="auto" w:fill="auto"/>
            <w:noWrap/>
            <w:vAlign w:val="bottom"/>
          </w:tcPr>
          <w:p w14:paraId="23548013" w14:textId="77777777" w:rsidR="00F66DCC" w:rsidRPr="00ED3698" w:rsidRDefault="00F66DCC" w:rsidP="007058AB">
            <w:pPr>
              <w:spacing w:before="0" w:after="0"/>
              <w:rPr>
                <w:color w:val="000000"/>
                <w:lang w:eastAsia="en-CA"/>
              </w:rPr>
            </w:pPr>
            <w:r>
              <w:rPr>
                <w:color w:val="000000"/>
                <w:lang w:eastAsia="en-CA"/>
              </w:rPr>
              <w:t>Na</w:t>
            </w:r>
            <w:r w:rsidRPr="00ED3698">
              <w:rPr>
                <w:color w:val="000000"/>
                <w:vertAlign w:val="superscript"/>
                <w:lang w:eastAsia="en-CA"/>
              </w:rPr>
              <w:t>+</w:t>
            </w:r>
          </w:p>
        </w:tc>
        <w:tc>
          <w:tcPr>
            <w:tcW w:w="2627" w:type="pct"/>
            <w:tcBorders>
              <w:top w:val="nil"/>
              <w:bottom w:val="nil"/>
            </w:tcBorders>
          </w:tcPr>
          <w:p w14:paraId="7BC21FEE" w14:textId="77777777" w:rsidR="00F66DCC" w:rsidRPr="00ED3698" w:rsidRDefault="00F66DCC" w:rsidP="007058AB">
            <w:pPr>
              <w:spacing w:before="0" w:after="0"/>
              <w:ind w:right="817"/>
              <w:jc w:val="right"/>
              <w:rPr>
                <w:color w:val="000000"/>
                <w:lang w:eastAsia="en-CA"/>
              </w:rPr>
            </w:pPr>
            <w:r>
              <w:rPr>
                <w:color w:val="000000"/>
                <w:lang w:eastAsia="en-CA"/>
              </w:rPr>
              <w:t>94000.00</w:t>
            </w:r>
          </w:p>
        </w:tc>
        <w:tc>
          <w:tcPr>
            <w:tcW w:w="887" w:type="pct"/>
            <w:tcBorders>
              <w:top w:val="nil"/>
              <w:bottom w:val="nil"/>
            </w:tcBorders>
            <w:vAlign w:val="center"/>
          </w:tcPr>
          <w:p w14:paraId="614FF528" w14:textId="77777777" w:rsidR="00F66DCC" w:rsidRPr="00ED3698" w:rsidRDefault="00F66DCC" w:rsidP="007058AB">
            <w:pPr>
              <w:spacing w:before="0" w:after="0"/>
              <w:ind w:right="409"/>
              <w:jc w:val="right"/>
              <w:rPr>
                <w:color w:val="000000"/>
                <w:lang w:eastAsia="en-CA"/>
              </w:rPr>
            </w:pPr>
            <w:r>
              <w:rPr>
                <w:color w:val="000000"/>
                <w:lang w:eastAsia="en-CA"/>
              </w:rPr>
              <w:t>189.00</w:t>
            </w:r>
          </w:p>
        </w:tc>
        <w:tc>
          <w:tcPr>
            <w:tcW w:w="726" w:type="pct"/>
            <w:tcBorders>
              <w:top w:val="nil"/>
              <w:bottom w:val="nil"/>
            </w:tcBorders>
            <w:shd w:val="clear" w:color="auto" w:fill="auto"/>
            <w:noWrap/>
          </w:tcPr>
          <w:p w14:paraId="537CD792"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5F56BF04" w14:textId="77777777" w:rsidTr="00F66DCC">
        <w:trPr>
          <w:trHeight w:val="300"/>
          <w:jc w:val="center"/>
        </w:trPr>
        <w:tc>
          <w:tcPr>
            <w:tcW w:w="760" w:type="pct"/>
            <w:tcBorders>
              <w:top w:val="nil"/>
              <w:bottom w:val="nil"/>
            </w:tcBorders>
            <w:shd w:val="clear" w:color="auto" w:fill="auto"/>
            <w:noWrap/>
            <w:vAlign w:val="bottom"/>
          </w:tcPr>
          <w:p w14:paraId="419D6E17" w14:textId="77777777" w:rsidR="00F66DCC" w:rsidRPr="00ED3698" w:rsidRDefault="00F66DCC" w:rsidP="007058AB">
            <w:pPr>
              <w:spacing w:before="0" w:after="0"/>
              <w:rPr>
                <w:color w:val="000000"/>
                <w:lang w:eastAsia="en-CA"/>
              </w:rPr>
            </w:pPr>
            <w:r>
              <w:rPr>
                <w:color w:val="000000"/>
                <w:lang w:eastAsia="en-CA"/>
              </w:rPr>
              <w:t>Mg</w:t>
            </w:r>
            <w:r>
              <w:rPr>
                <w:color w:val="000000"/>
                <w:vertAlign w:val="superscript"/>
                <w:lang w:eastAsia="en-CA"/>
              </w:rPr>
              <w:t>2+</w:t>
            </w:r>
          </w:p>
        </w:tc>
        <w:tc>
          <w:tcPr>
            <w:tcW w:w="2627" w:type="pct"/>
            <w:tcBorders>
              <w:top w:val="nil"/>
              <w:bottom w:val="nil"/>
            </w:tcBorders>
          </w:tcPr>
          <w:p w14:paraId="4F952DAA" w14:textId="77777777" w:rsidR="00F66DCC" w:rsidRPr="00ED3698" w:rsidRDefault="00F66DCC" w:rsidP="007058AB">
            <w:pPr>
              <w:spacing w:before="0" w:after="0"/>
              <w:ind w:right="817"/>
              <w:jc w:val="right"/>
              <w:rPr>
                <w:color w:val="000000"/>
                <w:lang w:eastAsia="en-CA"/>
              </w:rPr>
            </w:pPr>
            <w:r>
              <w:rPr>
                <w:color w:val="000000"/>
                <w:lang w:eastAsia="en-CA"/>
              </w:rPr>
              <w:t>3400.00</w:t>
            </w:r>
          </w:p>
        </w:tc>
        <w:tc>
          <w:tcPr>
            <w:tcW w:w="887" w:type="pct"/>
            <w:tcBorders>
              <w:top w:val="nil"/>
              <w:bottom w:val="nil"/>
            </w:tcBorders>
            <w:vAlign w:val="center"/>
          </w:tcPr>
          <w:p w14:paraId="2905AD46" w14:textId="77777777" w:rsidR="00F66DCC" w:rsidRPr="00ED3698" w:rsidRDefault="00F66DCC" w:rsidP="007058AB">
            <w:pPr>
              <w:spacing w:before="0" w:after="0"/>
              <w:ind w:right="409"/>
              <w:jc w:val="right"/>
              <w:rPr>
                <w:color w:val="000000"/>
                <w:lang w:eastAsia="en-CA"/>
              </w:rPr>
            </w:pPr>
            <w:r>
              <w:rPr>
                <w:color w:val="000000"/>
                <w:lang w:eastAsia="en-CA"/>
              </w:rPr>
              <w:t>0.097</w:t>
            </w:r>
          </w:p>
        </w:tc>
        <w:tc>
          <w:tcPr>
            <w:tcW w:w="726" w:type="pct"/>
            <w:tcBorders>
              <w:top w:val="nil"/>
              <w:bottom w:val="nil"/>
            </w:tcBorders>
            <w:shd w:val="clear" w:color="auto" w:fill="auto"/>
            <w:noWrap/>
          </w:tcPr>
          <w:p w14:paraId="59D51A17"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68B7A143" w14:textId="77777777" w:rsidTr="00F66DCC">
        <w:trPr>
          <w:trHeight w:val="300"/>
          <w:jc w:val="center"/>
        </w:trPr>
        <w:tc>
          <w:tcPr>
            <w:tcW w:w="760" w:type="pct"/>
            <w:tcBorders>
              <w:top w:val="nil"/>
              <w:bottom w:val="nil"/>
            </w:tcBorders>
            <w:shd w:val="clear" w:color="auto" w:fill="auto"/>
            <w:noWrap/>
            <w:vAlign w:val="bottom"/>
          </w:tcPr>
          <w:p w14:paraId="1DEAF46A" w14:textId="77777777" w:rsidR="00F66DCC" w:rsidRPr="00ED3698" w:rsidRDefault="00F66DCC" w:rsidP="007058AB">
            <w:pPr>
              <w:spacing w:before="0" w:after="0"/>
              <w:rPr>
                <w:color w:val="000000"/>
                <w:lang w:eastAsia="en-CA"/>
              </w:rPr>
            </w:pPr>
            <w:r>
              <w:rPr>
                <w:color w:val="000000"/>
                <w:lang w:eastAsia="en-CA"/>
              </w:rPr>
              <w:t>K</w:t>
            </w:r>
            <w:r w:rsidRPr="00ED3698">
              <w:rPr>
                <w:color w:val="000000"/>
                <w:vertAlign w:val="superscript"/>
                <w:lang w:eastAsia="en-CA"/>
              </w:rPr>
              <w:t>+</w:t>
            </w:r>
          </w:p>
        </w:tc>
        <w:tc>
          <w:tcPr>
            <w:tcW w:w="2627" w:type="pct"/>
            <w:tcBorders>
              <w:top w:val="nil"/>
              <w:bottom w:val="nil"/>
            </w:tcBorders>
          </w:tcPr>
          <w:p w14:paraId="59AF58ED" w14:textId="77777777" w:rsidR="00F66DCC" w:rsidRPr="00ED3698" w:rsidRDefault="00F66DCC" w:rsidP="007058AB">
            <w:pPr>
              <w:spacing w:before="0" w:after="0"/>
              <w:ind w:right="817"/>
              <w:jc w:val="right"/>
              <w:rPr>
                <w:color w:val="000000"/>
                <w:lang w:eastAsia="en-CA"/>
              </w:rPr>
            </w:pPr>
            <w:r>
              <w:rPr>
                <w:color w:val="000000"/>
                <w:lang w:eastAsia="en-CA"/>
              </w:rPr>
              <w:t>2600.00</w:t>
            </w:r>
          </w:p>
        </w:tc>
        <w:tc>
          <w:tcPr>
            <w:tcW w:w="887" w:type="pct"/>
            <w:tcBorders>
              <w:top w:val="nil"/>
              <w:bottom w:val="nil"/>
            </w:tcBorders>
            <w:vAlign w:val="center"/>
          </w:tcPr>
          <w:p w14:paraId="36F374CF" w14:textId="77777777" w:rsidR="00F66DCC" w:rsidRPr="00ED3698" w:rsidRDefault="00F66DCC" w:rsidP="007058AB">
            <w:pPr>
              <w:spacing w:before="0" w:after="0"/>
              <w:ind w:right="409"/>
              <w:jc w:val="right"/>
              <w:rPr>
                <w:color w:val="000000"/>
                <w:lang w:eastAsia="en-CA"/>
              </w:rPr>
            </w:pPr>
            <w:r>
              <w:rPr>
                <w:color w:val="000000"/>
                <w:lang w:eastAsia="en-CA"/>
              </w:rPr>
              <w:t>72.00</w:t>
            </w:r>
          </w:p>
        </w:tc>
        <w:tc>
          <w:tcPr>
            <w:tcW w:w="726" w:type="pct"/>
            <w:tcBorders>
              <w:top w:val="nil"/>
              <w:bottom w:val="nil"/>
            </w:tcBorders>
            <w:shd w:val="clear" w:color="auto" w:fill="auto"/>
            <w:noWrap/>
          </w:tcPr>
          <w:p w14:paraId="34D4F494"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28A5966A" w14:textId="77777777" w:rsidTr="00F66DCC">
        <w:trPr>
          <w:trHeight w:val="300"/>
          <w:jc w:val="center"/>
        </w:trPr>
        <w:tc>
          <w:tcPr>
            <w:tcW w:w="760" w:type="pct"/>
            <w:tcBorders>
              <w:top w:val="nil"/>
              <w:bottom w:val="nil"/>
            </w:tcBorders>
            <w:shd w:val="clear" w:color="auto" w:fill="auto"/>
            <w:noWrap/>
            <w:vAlign w:val="bottom"/>
            <w:hideMark/>
          </w:tcPr>
          <w:p w14:paraId="67B27CD3" w14:textId="77777777" w:rsidR="00F66DCC" w:rsidRPr="00ED3698" w:rsidRDefault="00F66DCC" w:rsidP="007058AB">
            <w:pPr>
              <w:spacing w:before="0" w:after="0"/>
              <w:rPr>
                <w:color w:val="000000"/>
                <w:lang w:eastAsia="en-CA"/>
              </w:rPr>
            </w:pPr>
            <w:r>
              <w:rPr>
                <w:color w:val="000000"/>
                <w:lang w:eastAsia="en-CA"/>
              </w:rPr>
              <w:t>Cl</w:t>
            </w:r>
            <w:r>
              <w:rPr>
                <w:color w:val="000000"/>
                <w:vertAlign w:val="superscript"/>
                <w:lang w:eastAsia="en-CA"/>
              </w:rPr>
              <w:t>-</w:t>
            </w:r>
          </w:p>
        </w:tc>
        <w:tc>
          <w:tcPr>
            <w:tcW w:w="2627" w:type="pct"/>
            <w:tcBorders>
              <w:top w:val="nil"/>
              <w:bottom w:val="nil"/>
            </w:tcBorders>
          </w:tcPr>
          <w:p w14:paraId="456BA3A9" w14:textId="77777777" w:rsidR="00F66DCC" w:rsidRPr="00ED3698" w:rsidRDefault="00F66DCC" w:rsidP="007058AB">
            <w:pPr>
              <w:spacing w:before="0" w:after="0"/>
              <w:ind w:right="817"/>
              <w:jc w:val="right"/>
              <w:rPr>
                <w:color w:val="000000"/>
                <w:lang w:eastAsia="en-CA"/>
              </w:rPr>
            </w:pPr>
            <w:r>
              <w:rPr>
                <w:color w:val="000000"/>
                <w:lang w:eastAsia="en-CA"/>
              </w:rPr>
              <w:t>193000.00</w:t>
            </w:r>
          </w:p>
        </w:tc>
        <w:tc>
          <w:tcPr>
            <w:tcW w:w="887" w:type="pct"/>
            <w:tcBorders>
              <w:top w:val="nil"/>
              <w:bottom w:val="nil"/>
            </w:tcBorders>
            <w:vAlign w:val="center"/>
          </w:tcPr>
          <w:p w14:paraId="4D7271A5" w14:textId="77777777" w:rsidR="00F66DCC" w:rsidRPr="00ED3698" w:rsidRDefault="00F66DCC" w:rsidP="007058AB">
            <w:pPr>
              <w:spacing w:before="0" w:after="0"/>
              <w:ind w:right="409"/>
              <w:jc w:val="right"/>
              <w:rPr>
                <w:color w:val="000000"/>
                <w:lang w:eastAsia="en-CA"/>
              </w:rPr>
            </w:pPr>
            <w:r>
              <w:rPr>
                <w:color w:val="000000"/>
                <w:lang w:eastAsia="en-CA"/>
              </w:rPr>
              <w:t>164.00</w:t>
            </w:r>
          </w:p>
        </w:tc>
        <w:tc>
          <w:tcPr>
            <w:tcW w:w="726" w:type="pct"/>
            <w:tcBorders>
              <w:top w:val="nil"/>
              <w:bottom w:val="nil"/>
            </w:tcBorders>
            <w:shd w:val="clear" w:color="auto" w:fill="auto"/>
            <w:noWrap/>
            <w:hideMark/>
          </w:tcPr>
          <w:p w14:paraId="3A7EAC52" w14:textId="77777777" w:rsidR="00F66DCC" w:rsidRDefault="00F66DCC" w:rsidP="007058AB">
            <w:pPr>
              <w:spacing w:before="0" w:after="0"/>
              <w:jc w:val="cente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13C3A759" w14:textId="77777777" w:rsidTr="00F66DCC">
        <w:trPr>
          <w:trHeight w:val="300"/>
          <w:jc w:val="center"/>
        </w:trPr>
        <w:tc>
          <w:tcPr>
            <w:tcW w:w="760" w:type="pct"/>
            <w:tcBorders>
              <w:top w:val="nil"/>
              <w:bottom w:val="nil"/>
            </w:tcBorders>
            <w:shd w:val="clear" w:color="auto" w:fill="auto"/>
            <w:noWrap/>
            <w:vAlign w:val="bottom"/>
            <w:hideMark/>
          </w:tcPr>
          <w:p w14:paraId="73882510" w14:textId="77777777" w:rsidR="00F66DCC" w:rsidRPr="00ED3698" w:rsidRDefault="00F66DCC" w:rsidP="007058AB">
            <w:pPr>
              <w:spacing w:before="0" w:after="0"/>
              <w:rPr>
                <w:color w:val="000000"/>
                <w:lang w:eastAsia="en-CA"/>
              </w:rPr>
            </w:pPr>
            <w:r>
              <w:rPr>
                <w:color w:val="000000"/>
                <w:lang w:eastAsia="en-CA"/>
              </w:rPr>
              <w:t>S</w:t>
            </w:r>
            <w:r w:rsidRPr="00ED3698">
              <w:rPr>
                <w:color w:val="000000"/>
                <w:lang w:eastAsia="en-CA"/>
              </w:rPr>
              <w:t>O</w:t>
            </w:r>
            <w:r>
              <w:rPr>
                <w:color w:val="000000"/>
                <w:vertAlign w:val="subscript"/>
                <w:lang w:eastAsia="en-CA"/>
              </w:rPr>
              <w:t>4</w:t>
            </w:r>
            <w:r>
              <w:rPr>
                <w:color w:val="000000"/>
                <w:vertAlign w:val="superscript"/>
                <w:lang w:eastAsia="en-CA"/>
              </w:rPr>
              <w:t>2-</w:t>
            </w:r>
          </w:p>
        </w:tc>
        <w:tc>
          <w:tcPr>
            <w:tcW w:w="2627" w:type="pct"/>
            <w:tcBorders>
              <w:top w:val="nil"/>
              <w:bottom w:val="nil"/>
            </w:tcBorders>
          </w:tcPr>
          <w:p w14:paraId="4902DEBB" w14:textId="77777777" w:rsidR="00F66DCC" w:rsidRPr="00ED3698" w:rsidRDefault="00F66DCC" w:rsidP="007058AB">
            <w:pPr>
              <w:spacing w:before="0" w:after="0"/>
              <w:ind w:right="817"/>
              <w:jc w:val="right"/>
              <w:rPr>
                <w:color w:val="000000"/>
                <w:lang w:eastAsia="en-CA"/>
              </w:rPr>
            </w:pPr>
            <w:r>
              <w:rPr>
                <w:color w:val="000000"/>
                <w:lang w:eastAsia="en-CA"/>
              </w:rPr>
              <w:t>600.00</w:t>
            </w:r>
          </w:p>
        </w:tc>
        <w:tc>
          <w:tcPr>
            <w:tcW w:w="887" w:type="pct"/>
            <w:tcBorders>
              <w:top w:val="nil"/>
              <w:bottom w:val="nil"/>
            </w:tcBorders>
            <w:vAlign w:val="center"/>
          </w:tcPr>
          <w:p w14:paraId="0E2798F5" w14:textId="77777777" w:rsidR="00F66DCC" w:rsidRPr="00ED3698" w:rsidRDefault="00F66DCC" w:rsidP="007058AB">
            <w:pPr>
              <w:spacing w:before="0" w:after="0"/>
              <w:ind w:right="409"/>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726" w:type="pct"/>
            <w:tcBorders>
              <w:top w:val="nil"/>
              <w:bottom w:val="nil"/>
            </w:tcBorders>
            <w:shd w:val="clear" w:color="auto" w:fill="auto"/>
            <w:noWrap/>
            <w:hideMark/>
          </w:tcPr>
          <w:p w14:paraId="2023AD7F" w14:textId="77777777" w:rsidR="00F66DCC" w:rsidRDefault="00F66DCC" w:rsidP="007058AB">
            <w:pPr>
              <w:spacing w:before="0" w:after="0"/>
              <w:jc w:val="cente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5E232CF6" w14:textId="77777777" w:rsidTr="00F66DCC">
        <w:trPr>
          <w:trHeight w:val="300"/>
          <w:jc w:val="center"/>
        </w:trPr>
        <w:tc>
          <w:tcPr>
            <w:tcW w:w="760" w:type="pct"/>
            <w:tcBorders>
              <w:top w:val="nil"/>
              <w:bottom w:val="nil"/>
            </w:tcBorders>
            <w:shd w:val="clear" w:color="auto" w:fill="auto"/>
            <w:noWrap/>
            <w:vAlign w:val="bottom"/>
          </w:tcPr>
          <w:p w14:paraId="53F7BC60" w14:textId="77777777" w:rsidR="00F66DCC" w:rsidRPr="00ED3698" w:rsidRDefault="00F66DCC" w:rsidP="007058AB">
            <w:pPr>
              <w:spacing w:before="0" w:after="0"/>
              <w:rPr>
                <w:color w:val="000000"/>
                <w:lang w:eastAsia="en-CA"/>
              </w:rPr>
            </w:pPr>
            <w:r>
              <w:rPr>
                <w:color w:val="000000"/>
                <w:lang w:eastAsia="en-CA"/>
              </w:rPr>
              <w:t>pH</w:t>
            </w:r>
          </w:p>
        </w:tc>
        <w:tc>
          <w:tcPr>
            <w:tcW w:w="2627" w:type="pct"/>
            <w:tcBorders>
              <w:top w:val="nil"/>
              <w:bottom w:val="nil"/>
            </w:tcBorders>
          </w:tcPr>
          <w:p w14:paraId="62028DCF" w14:textId="77777777" w:rsidR="00F66DCC" w:rsidRPr="00ED3698" w:rsidRDefault="00F66DCC" w:rsidP="007058AB">
            <w:pPr>
              <w:spacing w:before="0" w:after="0"/>
              <w:ind w:right="817"/>
              <w:jc w:val="right"/>
              <w:rPr>
                <w:color w:val="000000"/>
                <w:lang w:eastAsia="en-CA"/>
              </w:rPr>
            </w:pPr>
            <w:r>
              <w:rPr>
                <w:color w:val="000000"/>
                <w:lang w:eastAsia="en-CA"/>
              </w:rPr>
              <w:t>5.95</w:t>
            </w:r>
          </w:p>
        </w:tc>
        <w:tc>
          <w:tcPr>
            <w:tcW w:w="887" w:type="pct"/>
            <w:tcBorders>
              <w:top w:val="nil"/>
              <w:bottom w:val="nil"/>
            </w:tcBorders>
            <w:vAlign w:val="center"/>
          </w:tcPr>
          <w:p w14:paraId="17071D5C" w14:textId="77777777" w:rsidR="00F66DCC" w:rsidRPr="00ED3698" w:rsidRDefault="00F66DCC" w:rsidP="007058AB">
            <w:pPr>
              <w:spacing w:before="0" w:after="0"/>
              <w:ind w:right="409"/>
              <w:jc w:val="right"/>
              <w:rPr>
                <w:color w:val="000000"/>
                <w:lang w:eastAsia="en-CA"/>
              </w:rPr>
            </w:pPr>
            <w:r>
              <w:rPr>
                <w:color w:val="000000"/>
                <w:lang w:eastAsia="en-CA"/>
              </w:rPr>
              <w:t>7.0</w:t>
            </w:r>
          </w:p>
        </w:tc>
        <w:tc>
          <w:tcPr>
            <w:tcW w:w="726" w:type="pct"/>
            <w:tcBorders>
              <w:top w:val="nil"/>
              <w:bottom w:val="nil"/>
            </w:tcBorders>
            <w:shd w:val="clear" w:color="auto" w:fill="auto"/>
            <w:noWrap/>
          </w:tcPr>
          <w:p w14:paraId="06FE2020"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Pr>
                <w:color w:val="000000"/>
                <w:lang w:eastAsia="en-CA"/>
              </w:rPr>
              <w:t>-]</w:t>
            </w:r>
          </w:p>
        </w:tc>
      </w:tr>
      <w:tr w:rsidR="00F66DCC" w:rsidRPr="00ED3698" w14:paraId="5E4931C4" w14:textId="77777777" w:rsidTr="00F66DCC">
        <w:trPr>
          <w:trHeight w:val="300"/>
          <w:jc w:val="center"/>
        </w:trPr>
        <w:tc>
          <w:tcPr>
            <w:tcW w:w="760" w:type="pct"/>
            <w:tcBorders>
              <w:top w:val="nil"/>
              <w:bottom w:val="nil"/>
            </w:tcBorders>
            <w:shd w:val="clear" w:color="auto" w:fill="auto"/>
            <w:noWrap/>
            <w:vAlign w:val="bottom"/>
          </w:tcPr>
          <w:p w14:paraId="0680C232" w14:textId="77777777" w:rsidR="00F66DCC" w:rsidRPr="00ED3698" w:rsidRDefault="00F66DCC" w:rsidP="007058AB">
            <w:pPr>
              <w:spacing w:before="0" w:after="0"/>
              <w:rPr>
                <w:color w:val="000000"/>
                <w:lang w:eastAsia="en-CA"/>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2627" w:type="pct"/>
            <w:tcBorders>
              <w:top w:val="nil"/>
              <w:bottom w:val="nil"/>
            </w:tcBorders>
          </w:tcPr>
          <w:p w14:paraId="14A6B010" w14:textId="77777777" w:rsidR="00F66DCC" w:rsidRPr="00ED3698" w:rsidRDefault="00F66DCC" w:rsidP="007058AB">
            <w:pPr>
              <w:spacing w:before="0" w:after="0"/>
              <w:ind w:right="817"/>
              <w:jc w:val="right"/>
              <w:rPr>
                <w:color w:val="000000"/>
                <w:lang w:eastAsia="en-CA"/>
              </w:rPr>
            </w:pPr>
            <w:r>
              <w:rPr>
                <w:color w:val="000000"/>
                <w:lang w:eastAsia="en-CA"/>
              </w:rPr>
              <w:t>76.00</w:t>
            </w:r>
          </w:p>
        </w:tc>
        <w:tc>
          <w:tcPr>
            <w:tcW w:w="887" w:type="pct"/>
            <w:tcBorders>
              <w:top w:val="nil"/>
              <w:bottom w:val="nil"/>
            </w:tcBorders>
            <w:vAlign w:val="center"/>
          </w:tcPr>
          <w:p w14:paraId="59BD1C9E" w14:textId="77777777" w:rsidR="00F66DCC" w:rsidRPr="00ED3698" w:rsidRDefault="00F66DCC" w:rsidP="007058AB">
            <w:pPr>
              <w:spacing w:before="0" w:after="0"/>
              <w:ind w:right="409"/>
              <w:jc w:val="right"/>
              <w:rPr>
                <w:color w:val="000000"/>
                <w:lang w:eastAsia="en-CA"/>
              </w:rPr>
            </w:pPr>
            <w:r>
              <w:rPr>
                <w:color w:val="000000"/>
                <w:lang w:eastAsia="en-CA"/>
              </w:rPr>
              <w:t>164.00</w:t>
            </w:r>
          </w:p>
        </w:tc>
        <w:tc>
          <w:tcPr>
            <w:tcW w:w="726" w:type="pct"/>
            <w:tcBorders>
              <w:top w:val="nil"/>
              <w:bottom w:val="nil"/>
            </w:tcBorders>
            <w:shd w:val="clear" w:color="auto" w:fill="auto"/>
            <w:noWrap/>
          </w:tcPr>
          <w:p w14:paraId="46FFCC30"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311C0CA3" w14:textId="77777777" w:rsidTr="00F66DCC">
        <w:trPr>
          <w:trHeight w:val="300"/>
          <w:jc w:val="center"/>
        </w:trPr>
        <w:tc>
          <w:tcPr>
            <w:tcW w:w="760" w:type="pct"/>
            <w:tcBorders>
              <w:top w:val="nil"/>
              <w:bottom w:val="nil"/>
            </w:tcBorders>
            <w:shd w:val="clear" w:color="auto" w:fill="auto"/>
            <w:noWrap/>
            <w:vAlign w:val="bottom"/>
          </w:tcPr>
          <w:p w14:paraId="39070E5C" w14:textId="77777777" w:rsidR="00F66DCC" w:rsidRPr="00ED3698" w:rsidRDefault="00F66DCC" w:rsidP="007058AB">
            <w:pPr>
              <w:spacing w:before="0" w:after="0"/>
              <w:rPr>
                <w:color w:val="000000"/>
                <w:lang w:eastAsia="en-CA"/>
              </w:rPr>
            </w:pPr>
            <w:r>
              <w:rPr>
                <w:color w:val="000000"/>
                <w:lang w:eastAsia="en-CA"/>
              </w:rPr>
              <w:t>HS</w:t>
            </w:r>
            <w:r>
              <w:rPr>
                <w:color w:val="000000"/>
                <w:vertAlign w:val="superscript"/>
                <w:lang w:eastAsia="en-CA"/>
              </w:rPr>
              <w:t>-</w:t>
            </w:r>
          </w:p>
        </w:tc>
        <w:tc>
          <w:tcPr>
            <w:tcW w:w="2627" w:type="pct"/>
            <w:tcBorders>
              <w:top w:val="nil"/>
              <w:bottom w:val="nil"/>
            </w:tcBorders>
          </w:tcPr>
          <w:p w14:paraId="5EBEB750" w14:textId="77777777" w:rsidR="00F66DCC" w:rsidRPr="00ED3698" w:rsidRDefault="00F66DCC" w:rsidP="007058AB">
            <w:pPr>
              <w:spacing w:before="0" w:after="0"/>
              <w:ind w:right="817"/>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887" w:type="pct"/>
            <w:tcBorders>
              <w:top w:val="nil"/>
              <w:bottom w:val="nil"/>
            </w:tcBorders>
            <w:vAlign w:val="center"/>
          </w:tcPr>
          <w:p w14:paraId="558B5460" w14:textId="77777777" w:rsidR="00F66DCC" w:rsidRPr="00ED3698" w:rsidRDefault="00F66DCC" w:rsidP="007058AB">
            <w:pPr>
              <w:spacing w:before="0" w:after="0"/>
              <w:ind w:right="409"/>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726" w:type="pct"/>
            <w:tcBorders>
              <w:top w:val="nil"/>
              <w:bottom w:val="nil"/>
            </w:tcBorders>
            <w:shd w:val="clear" w:color="auto" w:fill="auto"/>
            <w:noWrap/>
          </w:tcPr>
          <w:p w14:paraId="5D30B852" w14:textId="77777777" w:rsidR="00F66DCC" w:rsidRPr="0048750F" w:rsidRDefault="00F66DCC" w:rsidP="007058AB">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F66DCC" w:rsidRPr="00ED3698" w14:paraId="7C2978D0" w14:textId="77777777" w:rsidTr="00F66DCC">
        <w:trPr>
          <w:trHeight w:val="300"/>
          <w:jc w:val="center"/>
        </w:trPr>
        <w:tc>
          <w:tcPr>
            <w:tcW w:w="760" w:type="pct"/>
            <w:tcBorders>
              <w:top w:val="nil"/>
              <w:bottom w:val="single" w:sz="4" w:space="0" w:color="auto"/>
            </w:tcBorders>
            <w:shd w:val="clear" w:color="auto" w:fill="auto"/>
            <w:noWrap/>
            <w:vAlign w:val="bottom"/>
          </w:tcPr>
          <w:p w14:paraId="1C1DA3CE" w14:textId="77777777" w:rsidR="00F66DCC" w:rsidRPr="00ED3698" w:rsidRDefault="00F66DCC" w:rsidP="007058AB">
            <w:pPr>
              <w:spacing w:before="0" w:after="0"/>
              <w:rPr>
                <w:color w:val="000000"/>
                <w:lang w:eastAsia="en-CA"/>
              </w:rPr>
            </w:pPr>
            <w:r>
              <w:rPr>
                <w:color w:val="000000"/>
                <w:lang w:eastAsia="en-CA"/>
              </w:rPr>
              <w:lastRenderedPageBreak/>
              <w:t xml:space="preserve">Eh </w:t>
            </w:r>
          </w:p>
        </w:tc>
        <w:tc>
          <w:tcPr>
            <w:tcW w:w="2627" w:type="pct"/>
            <w:tcBorders>
              <w:top w:val="nil"/>
              <w:bottom w:val="single" w:sz="4" w:space="0" w:color="auto"/>
            </w:tcBorders>
          </w:tcPr>
          <w:p w14:paraId="3821E077" w14:textId="77777777" w:rsidR="00F66DCC" w:rsidRPr="00ED3698" w:rsidRDefault="00F66DCC" w:rsidP="007058AB">
            <w:pPr>
              <w:spacing w:before="0" w:after="0"/>
              <w:ind w:right="817"/>
              <w:jc w:val="right"/>
              <w:rPr>
                <w:color w:val="000000"/>
                <w:lang w:eastAsia="en-CA"/>
              </w:rPr>
            </w:pPr>
            <w:r>
              <w:rPr>
                <w:color w:val="000000"/>
                <w:lang w:eastAsia="en-CA"/>
              </w:rPr>
              <w:t>-200.00</w:t>
            </w:r>
          </w:p>
        </w:tc>
        <w:tc>
          <w:tcPr>
            <w:tcW w:w="887" w:type="pct"/>
            <w:tcBorders>
              <w:top w:val="nil"/>
              <w:bottom w:val="single" w:sz="4" w:space="0" w:color="auto"/>
            </w:tcBorders>
            <w:vAlign w:val="center"/>
          </w:tcPr>
          <w:p w14:paraId="06AD0BC7" w14:textId="77777777" w:rsidR="00F66DCC" w:rsidRPr="00ED3698" w:rsidRDefault="00F66DCC" w:rsidP="007058AB">
            <w:pPr>
              <w:spacing w:before="0" w:after="0"/>
              <w:ind w:right="409"/>
              <w:jc w:val="right"/>
              <w:rPr>
                <w:color w:val="000000"/>
                <w:lang w:eastAsia="en-CA"/>
              </w:rPr>
            </w:pPr>
            <w:r>
              <w:rPr>
                <w:color w:val="000000"/>
                <w:lang w:eastAsia="en-CA"/>
              </w:rPr>
              <w:t>200.00</w:t>
            </w:r>
          </w:p>
        </w:tc>
        <w:tc>
          <w:tcPr>
            <w:tcW w:w="726" w:type="pct"/>
            <w:tcBorders>
              <w:top w:val="nil"/>
              <w:bottom w:val="single" w:sz="4" w:space="0" w:color="auto"/>
            </w:tcBorders>
            <w:shd w:val="clear" w:color="auto" w:fill="auto"/>
            <w:noWrap/>
            <w:vAlign w:val="center"/>
          </w:tcPr>
          <w:p w14:paraId="37A97CE7" w14:textId="77777777" w:rsidR="00F66DCC" w:rsidRPr="0048750F" w:rsidRDefault="00F66DCC" w:rsidP="007058AB">
            <w:pPr>
              <w:spacing w:before="0" w:after="0"/>
              <w:jc w:val="center"/>
              <w:rPr>
                <w:color w:val="000000"/>
                <w:lang w:eastAsia="zh-CN"/>
              </w:rPr>
            </w:pPr>
            <w:r>
              <w:rPr>
                <w:color w:val="000000"/>
                <w:lang w:eastAsia="zh-CN"/>
              </w:rPr>
              <w:t>[mV]</w:t>
            </w:r>
          </w:p>
        </w:tc>
      </w:tr>
      <w:tr w:rsidR="00F66DCC" w:rsidRPr="00ED3698" w14:paraId="2C48D629" w14:textId="77777777" w:rsidTr="00F66DCC">
        <w:trPr>
          <w:trHeight w:val="300"/>
          <w:jc w:val="center"/>
        </w:trPr>
        <w:tc>
          <w:tcPr>
            <w:tcW w:w="5000" w:type="pct"/>
            <w:gridSpan w:val="4"/>
            <w:tcBorders>
              <w:top w:val="single" w:sz="4" w:space="0" w:color="auto"/>
              <w:bottom w:val="single" w:sz="4" w:space="0" w:color="auto"/>
            </w:tcBorders>
            <w:shd w:val="clear" w:color="auto" w:fill="auto"/>
            <w:noWrap/>
            <w:vAlign w:val="center"/>
          </w:tcPr>
          <w:p w14:paraId="5E0CCE07" w14:textId="77777777" w:rsidR="00F66DCC" w:rsidRDefault="00F66DCC" w:rsidP="007058AB">
            <w:pPr>
              <w:spacing w:before="0" w:after="0"/>
              <w:rPr>
                <w:color w:val="000000"/>
                <w:lang w:eastAsia="zh-CN"/>
              </w:rPr>
            </w:pPr>
            <w:r>
              <w:rPr>
                <w:b/>
                <w:color w:val="000000"/>
                <w:lang w:eastAsia="en-CA"/>
              </w:rPr>
              <w:t>Mineral volume fraction</w:t>
            </w:r>
          </w:p>
        </w:tc>
      </w:tr>
      <w:tr w:rsidR="00F66DCC" w:rsidRPr="006F770F" w14:paraId="7ECAE7A1" w14:textId="77777777" w:rsidTr="00F66DCC">
        <w:trPr>
          <w:trHeight w:val="300"/>
          <w:jc w:val="center"/>
        </w:trPr>
        <w:tc>
          <w:tcPr>
            <w:tcW w:w="760" w:type="pct"/>
            <w:tcBorders>
              <w:bottom w:val="single" w:sz="4" w:space="0" w:color="auto"/>
            </w:tcBorders>
            <w:shd w:val="clear" w:color="auto" w:fill="D9D9D9"/>
            <w:noWrap/>
            <w:vAlign w:val="center"/>
            <w:hideMark/>
          </w:tcPr>
          <w:p w14:paraId="014CA0CA" w14:textId="77777777" w:rsidR="00F66DCC" w:rsidRPr="006F770F" w:rsidRDefault="00F66DCC" w:rsidP="007058AB">
            <w:pPr>
              <w:spacing w:before="0" w:after="0"/>
              <w:rPr>
                <w:b/>
                <w:color w:val="000000"/>
                <w:lang w:eastAsia="en-CA"/>
              </w:rPr>
            </w:pPr>
            <w:r w:rsidRPr="006F770F">
              <w:rPr>
                <w:b/>
                <w:color w:val="000000"/>
                <w:lang w:eastAsia="en-CA"/>
              </w:rPr>
              <w:t>Parameter</w:t>
            </w:r>
          </w:p>
        </w:tc>
        <w:tc>
          <w:tcPr>
            <w:tcW w:w="2627" w:type="pct"/>
            <w:tcBorders>
              <w:bottom w:val="single" w:sz="4" w:space="0" w:color="auto"/>
            </w:tcBorders>
            <w:shd w:val="clear" w:color="auto" w:fill="D9D9D9"/>
            <w:vAlign w:val="center"/>
          </w:tcPr>
          <w:p w14:paraId="73C11A34" w14:textId="77777777" w:rsidR="00F66DCC" w:rsidRPr="006F770F" w:rsidRDefault="00F66DCC" w:rsidP="007058AB">
            <w:pPr>
              <w:spacing w:before="0" w:after="0"/>
              <w:ind w:right="568"/>
              <w:jc w:val="right"/>
              <w:rPr>
                <w:b/>
                <w:color w:val="000000"/>
                <w:lang w:eastAsia="zh-CN"/>
              </w:rPr>
            </w:pPr>
            <w:r>
              <w:rPr>
                <w:b/>
                <w:color w:val="000000"/>
                <w:lang w:eastAsia="en-CA"/>
              </w:rPr>
              <w:t xml:space="preserve">IC </w:t>
            </w:r>
          </w:p>
        </w:tc>
        <w:tc>
          <w:tcPr>
            <w:tcW w:w="887" w:type="pct"/>
            <w:tcBorders>
              <w:bottom w:val="single" w:sz="4" w:space="0" w:color="auto"/>
            </w:tcBorders>
            <w:shd w:val="clear" w:color="auto" w:fill="D9D9D9"/>
            <w:vAlign w:val="center"/>
          </w:tcPr>
          <w:p w14:paraId="52173F44" w14:textId="77777777" w:rsidR="00F66DCC" w:rsidRPr="006F770F" w:rsidRDefault="00F66DCC" w:rsidP="007058AB">
            <w:pPr>
              <w:spacing w:before="0" w:after="0"/>
              <w:jc w:val="center"/>
              <w:rPr>
                <w:b/>
                <w:color w:val="000000"/>
                <w:lang w:eastAsia="zh-CN"/>
              </w:rPr>
            </w:pPr>
          </w:p>
        </w:tc>
        <w:tc>
          <w:tcPr>
            <w:tcW w:w="726" w:type="pct"/>
            <w:tcBorders>
              <w:bottom w:val="single" w:sz="4" w:space="0" w:color="auto"/>
            </w:tcBorders>
            <w:shd w:val="clear" w:color="auto" w:fill="D9D9D9"/>
            <w:noWrap/>
            <w:vAlign w:val="center"/>
            <w:hideMark/>
          </w:tcPr>
          <w:p w14:paraId="60E2FB2D" w14:textId="77777777" w:rsidR="00F66DCC" w:rsidRPr="006F770F" w:rsidRDefault="00F66DCC" w:rsidP="007058AB">
            <w:pPr>
              <w:spacing w:before="0" w:after="0"/>
              <w:jc w:val="center"/>
              <w:rPr>
                <w:b/>
                <w:color w:val="000000"/>
                <w:lang w:eastAsia="en-CA"/>
              </w:rPr>
            </w:pPr>
            <w:r w:rsidRPr="006F770F">
              <w:rPr>
                <w:b/>
                <w:color w:val="000000"/>
                <w:lang w:eastAsia="en-CA"/>
              </w:rPr>
              <w:t>Unit</w:t>
            </w:r>
          </w:p>
        </w:tc>
      </w:tr>
      <w:tr w:rsidR="00F66DCC" w:rsidRPr="00ED3698" w14:paraId="34411723" w14:textId="77777777" w:rsidTr="00F66DCC">
        <w:trPr>
          <w:trHeight w:val="300"/>
          <w:jc w:val="center"/>
        </w:trPr>
        <w:tc>
          <w:tcPr>
            <w:tcW w:w="760" w:type="pct"/>
            <w:tcBorders>
              <w:top w:val="nil"/>
              <w:bottom w:val="nil"/>
            </w:tcBorders>
            <w:shd w:val="clear" w:color="auto" w:fill="auto"/>
            <w:noWrap/>
            <w:vAlign w:val="bottom"/>
          </w:tcPr>
          <w:p w14:paraId="4924F61C" w14:textId="77777777" w:rsidR="00F66DCC" w:rsidRDefault="00F66DCC" w:rsidP="007058AB">
            <w:pPr>
              <w:spacing w:before="0" w:after="0"/>
              <w:rPr>
                <w:b/>
                <w:color w:val="000000"/>
                <w:lang w:eastAsia="en-CA"/>
              </w:rPr>
            </w:pPr>
            <w:r>
              <w:rPr>
                <w:color w:val="000000"/>
                <w:lang w:eastAsia="en-CA"/>
              </w:rPr>
              <w:t>CH</w:t>
            </w:r>
            <w:r w:rsidRPr="00E97809">
              <w:rPr>
                <w:color w:val="000000"/>
                <w:vertAlign w:val="subscript"/>
                <w:lang w:eastAsia="en-CA"/>
              </w:rPr>
              <w:t>2</w:t>
            </w:r>
            <w:r>
              <w:rPr>
                <w:color w:val="000000"/>
                <w:lang w:eastAsia="en-CA"/>
              </w:rPr>
              <w:t>O</w:t>
            </w:r>
          </w:p>
        </w:tc>
        <w:tc>
          <w:tcPr>
            <w:tcW w:w="2627" w:type="pct"/>
            <w:tcBorders>
              <w:top w:val="nil"/>
              <w:bottom w:val="nil"/>
            </w:tcBorders>
            <w:vAlign w:val="center"/>
          </w:tcPr>
          <w:p w14:paraId="2A027C4C" w14:textId="77777777" w:rsidR="00F66DCC" w:rsidRDefault="00F66DCC" w:rsidP="007058AB">
            <w:pPr>
              <w:spacing w:before="0" w:after="0"/>
              <w:ind w:right="409"/>
              <w:jc w:val="right"/>
              <w:rPr>
                <w:color w:val="000000"/>
                <w:lang w:eastAsia="en-CA"/>
              </w:rPr>
            </w:pPr>
            <w:r>
              <w:rPr>
                <w:color w:val="000000"/>
                <w:lang w:eastAsia="en-CA"/>
              </w:rPr>
              <w:t>0.10</w:t>
            </w:r>
          </w:p>
        </w:tc>
        <w:tc>
          <w:tcPr>
            <w:tcW w:w="887" w:type="pct"/>
            <w:tcBorders>
              <w:top w:val="nil"/>
              <w:bottom w:val="nil"/>
            </w:tcBorders>
            <w:vAlign w:val="center"/>
          </w:tcPr>
          <w:p w14:paraId="3C672735" w14:textId="77777777" w:rsidR="00F66DCC" w:rsidRDefault="00F66DCC" w:rsidP="007058AB">
            <w:pPr>
              <w:spacing w:before="0" w:after="0"/>
              <w:ind w:right="409"/>
              <w:jc w:val="right"/>
              <w:rPr>
                <w:color w:val="000000"/>
                <w:lang w:eastAsia="en-CA"/>
              </w:rPr>
            </w:pPr>
          </w:p>
        </w:tc>
        <w:tc>
          <w:tcPr>
            <w:tcW w:w="726" w:type="pct"/>
            <w:tcBorders>
              <w:top w:val="nil"/>
              <w:bottom w:val="nil"/>
            </w:tcBorders>
            <w:shd w:val="clear" w:color="auto" w:fill="auto"/>
            <w:noWrap/>
            <w:vAlign w:val="center"/>
          </w:tcPr>
          <w:p w14:paraId="5C57ED8D" w14:textId="77777777" w:rsidR="00F66DCC" w:rsidRDefault="00F66DCC" w:rsidP="007058AB">
            <w:pPr>
              <w:spacing w:before="0" w:after="0"/>
              <w:jc w:val="center"/>
              <w:rPr>
                <w:color w:val="000000"/>
                <w:lang w:eastAsia="zh-CN"/>
              </w:rPr>
            </w:pPr>
            <w:r w:rsidRPr="0048750F">
              <w:rPr>
                <w:rFonts w:hint="eastAsia"/>
                <w:color w:val="000000"/>
                <w:lang w:eastAsia="zh-CN"/>
              </w:rPr>
              <w:t>[</w:t>
            </w:r>
            <w:r>
              <w:rPr>
                <w:color w:val="000000"/>
                <w:lang w:eastAsia="en-CA"/>
              </w:rPr>
              <w:t>m</w:t>
            </w:r>
            <w:r>
              <w:rPr>
                <w:color w:val="000000"/>
                <w:vertAlign w:val="superscript"/>
                <w:lang w:eastAsia="en-CA"/>
              </w:rPr>
              <w:t>3</w:t>
            </w:r>
            <w:r w:rsidRPr="0048750F">
              <w:rPr>
                <w:color w:val="000000"/>
                <w:lang w:eastAsia="en-CA"/>
              </w:rPr>
              <w:t xml:space="preserve"> </w:t>
            </w:r>
            <w:r>
              <w:rPr>
                <w:color w:val="000000"/>
                <w:lang w:eastAsia="en-CA"/>
              </w:rPr>
              <w:t>m</w:t>
            </w:r>
            <w:r w:rsidRPr="0048750F">
              <w:rPr>
                <w:color w:val="000000"/>
                <w:vertAlign w:val="superscript"/>
                <w:lang w:eastAsia="en-CA"/>
              </w:rPr>
              <w:t>-</w:t>
            </w:r>
            <w:r>
              <w:rPr>
                <w:color w:val="000000"/>
                <w:vertAlign w:val="superscript"/>
                <w:lang w:eastAsia="en-CA"/>
              </w:rPr>
              <w:t>3</w:t>
            </w:r>
            <w:r w:rsidRPr="0048750F">
              <w:rPr>
                <w:rFonts w:hint="eastAsia"/>
                <w:color w:val="000000"/>
                <w:lang w:eastAsia="zh-CN"/>
              </w:rPr>
              <w:t>]</w:t>
            </w:r>
          </w:p>
        </w:tc>
      </w:tr>
      <w:tr w:rsidR="00F66DCC" w:rsidRPr="00ED3698" w14:paraId="5397FEFB" w14:textId="77777777" w:rsidTr="00F66DCC">
        <w:trPr>
          <w:trHeight w:val="300"/>
          <w:jc w:val="center"/>
        </w:trPr>
        <w:tc>
          <w:tcPr>
            <w:tcW w:w="760" w:type="pct"/>
            <w:tcBorders>
              <w:top w:val="nil"/>
              <w:bottom w:val="nil"/>
            </w:tcBorders>
            <w:shd w:val="clear" w:color="auto" w:fill="auto"/>
            <w:noWrap/>
            <w:vAlign w:val="bottom"/>
          </w:tcPr>
          <w:p w14:paraId="4021562F" w14:textId="77777777" w:rsidR="00F66DCC" w:rsidRPr="00ED3698" w:rsidRDefault="00F66DCC" w:rsidP="007058AB">
            <w:pPr>
              <w:spacing w:before="0" w:after="0"/>
              <w:rPr>
                <w:color w:val="000000"/>
                <w:lang w:eastAsia="en-CA"/>
              </w:rPr>
            </w:pPr>
            <w:r>
              <w:rPr>
                <w:color w:val="000000"/>
                <w:lang w:eastAsia="en-CA"/>
              </w:rPr>
              <w:t>Calcite</w:t>
            </w:r>
          </w:p>
        </w:tc>
        <w:tc>
          <w:tcPr>
            <w:tcW w:w="2627" w:type="pct"/>
            <w:tcBorders>
              <w:top w:val="nil"/>
              <w:bottom w:val="nil"/>
            </w:tcBorders>
            <w:vAlign w:val="center"/>
          </w:tcPr>
          <w:p w14:paraId="59F412F4" w14:textId="77777777" w:rsidR="00F66DCC" w:rsidRDefault="00F66DCC" w:rsidP="007058AB">
            <w:pPr>
              <w:spacing w:before="0" w:after="0"/>
              <w:ind w:right="409"/>
              <w:jc w:val="right"/>
              <w:rPr>
                <w:color w:val="000000"/>
                <w:lang w:eastAsia="en-CA"/>
              </w:rPr>
            </w:pPr>
            <w:r>
              <w:rPr>
                <w:color w:val="000000"/>
                <w:lang w:eastAsia="en-CA"/>
              </w:rPr>
              <w:t>0.10</w:t>
            </w:r>
          </w:p>
        </w:tc>
        <w:tc>
          <w:tcPr>
            <w:tcW w:w="887" w:type="pct"/>
            <w:tcBorders>
              <w:top w:val="nil"/>
              <w:bottom w:val="nil"/>
            </w:tcBorders>
            <w:vAlign w:val="center"/>
          </w:tcPr>
          <w:p w14:paraId="0387F83B" w14:textId="77777777" w:rsidR="00F66DCC" w:rsidRDefault="00F66DCC" w:rsidP="007058AB">
            <w:pPr>
              <w:spacing w:before="0" w:after="0"/>
              <w:ind w:right="409"/>
              <w:jc w:val="right"/>
              <w:rPr>
                <w:color w:val="000000"/>
                <w:lang w:eastAsia="en-CA"/>
              </w:rPr>
            </w:pPr>
          </w:p>
        </w:tc>
        <w:tc>
          <w:tcPr>
            <w:tcW w:w="726" w:type="pct"/>
            <w:tcBorders>
              <w:top w:val="nil"/>
              <w:bottom w:val="nil"/>
            </w:tcBorders>
            <w:shd w:val="clear" w:color="auto" w:fill="auto"/>
            <w:noWrap/>
          </w:tcPr>
          <w:p w14:paraId="124A9DE4" w14:textId="77777777" w:rsidR="00F66DCC" w:rsidRPr="0048750F" w:rsidRDefault="00F66DCC" w:rsidP="007058AB">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r w:rsidR="00F66DCC" w:rsidRPr="00ED3698" w14:paraId="3218F6A7" w14:textId="77777777" w:rsidTr="00F66DCC">
        <w:trPr>
          <w:trHeight w:val="300"/>
          <w:jc w:val="center"/>
        </w:trPr>
        <w:tc>
          <w:tcPr>
            <w:tcW w:w="760" w:type="pct"/>
            <w:tcBorders>
              <w:top w:val="nil"/>
              <w:bottom w:val="nil"/>
            </w:tcBorders>
            <w:shd w:val="clear" w:color="auto" w:fill="auto"/>
            <w:noWrap/>
            <w:vAlign w:val="bottom"/>
          </w:tcPr>
          <w:p w14:paraId="091DC425" w14:textId="77777777" w:rsidR="00F66DCC" w:rsidRDefault="00F66DCC" w:rsidP="007058AB">
            <w:pPr>
              <w:spacing w:before="0" w:after="0"/>
              <w:rPr>
                <w:color w:val="000000"/>
                <w:lang w:eastAsia="en-CA"/>
              </w:rPr>
            </w:pPr>
            <w:r w:rsidRPr="00247A55">
              <w:rPr>
                <w:color w:val="000000"/>
                <w:lang w:eastAsia="en-CA"/>
              </w:rPr>
              <w:t>Anhydrite</w:t>
            </w:r>
            <w:r>
              <w:rPr>
                <w:color w:val="000000"/>
                <w:lang w:eastAsia="en-CA"/>
              </w:rPr>
              <w:t xml:space="preserve"> </w:t>
            </w:r>
          </w:p>
        </w:tc>
        <w:tc>
          <w:tcPr>
            <w:tcW w:w="2627" w:type="pct"/>
            <w:tcBorders>
              <w:top w:val="nil"/>
              <w:bottom w:val="nil"/>
            </w:tcBorders>
            <w:vAlign w:val="center"/>
          </w:tcPr>
          <w:p w14:paraId="55FA7491" w14:textId="77777777" w:rsidR="00F66DCC" w:rsidRDefault="00F66DCC" w:rsidP="007058AB">
            <w:pPr>
              <w:spacing w:before="0" w:after="0"/>
              <w:ind w:right="409"/>
              <w:jc w:val="right"/>
              <w:rPr>
                <w:color w:val="000000"/>
                <w:lang w:eastAsia="en-CA"/>
              </w:rPr>
            </w:pPr>
            <w:r>
              <w:rPr>
                <w:color w:val="000000"/>
                <w:lang w:eastAsia="en-CA"/>
              </w:rPr>
              <w:t>0.32</w:t>
            </w:r>
          </w:p>
        </w:tc>
        <w:tc>
          <w:tcPr>
            <w:tcW w:w="887" w:type="pct"/>
            <w:tcBorders>
              <w:top w:val="nil"/>
              <w:bottom w:val="nil"/>
            </w:tcBorders>
            <w:vAlign w:val="center"/>
          </w:tcPr>
          <w:p w14:paraId="0456B034" w14:textId="77777777" w:rsidR="00F66DCC" w:rsidRDefault="00F66DCC" w:rsidP="007058AB">
            <w:pPr>
              <w:spacing w:before="0" w:after="0"/>
              <w:ind w:right="409"/>
              <w:jc w:val="right"/>
              <w:rPr>
                <w:color w:val="000000"/>
                <w:lang w:eastAsia="en-CA"/>
              </w:rPr>
            </w:pPr>
          </w:p>
        </w:tc>
        <w:tc>
          <w:tcPr>
            <w:tcW w:w="726" w:type="pct"/>
            <w:tcBorders>
              <w:top w:val="nil"/>
              <w:bottom w:val="nil"/>
            </w:tcBorders>
            <w:shd w:val="clear" w:color="auto" w:fill="auto"/>
            <w:noWrap/>
          </w:tcPr>
          <w:p w14:paraId="0CB25FFC" w14:textId="77777777" w:rsidR="00F66DCC" w:rsidRPr="003B6E59" w:rsidRDefault="00F66DCC" w:rsidP="007058AB">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r w:rsidR="00F66DCC" w:rsidRPr="00ED3698" w14:paraId="55A48A11" w14:textId="77777777" w:rsidTr="00F66DCC">
        <w:trPr>
          <w:trHeight w:val="300"/>
          <w:jc w:val="center"/>
        </w:trPr>
        <w:tc>
          <w:tcPr>
            <w:tcW w:w="760" w:type="pct"/>
            <w:tcBorders>
              <w:top w:val="nil"/>
              <w:bottom w:val="single" w:sz="4" w:space="0" w:color="auto"/>
            </w:tcBorders>
            <w:shd w:val="clear" w:color="auto" w:fill="auto"/>
            <w:noWrap/>
            <w:vAlign w:val="bottom"/>
          </w:tcPr>
          <w:p w14:paraId="02BB2FAD" w14:textId="77777777" w:rsidR="00F66DCC" w:rsidRDefault="00F66DCC" w:rsidP="007058AB">
            <w:pPr>
              <w:spacing w:before="0" w:after="0"/>
              <w:rPr>
                <w:color w:val="000000"/>
                <w:lang w:eastAsia="en-CA"/>
              </w:rPr>
            </w:pPr>
            <w:r w:rsidRPr="00247A55">
              <w:rPr>
                <w:color w:val="000000"/>
                <w:lang w:eastAsia="en-CA"/>
              </w:rPr>
              <w:t>Halite</w:t>
            </w:r>
            <w:r>
              <w:rPr>
                <w:color w:val="000000"/>
                <w:lang w:eastAsia="en-CA"/>
              </w:rPr>
              <w:t xml:space="preserve"> </w:t>
            </w:r>
          </w:p>
        </w:tc>
        <w:tc>
          <w:tcPr>
            <w:tcW w:w="2627" w:type="pct"/>
            <w:tcBorders>
              <w:top w:val="nil"/>
              <w:bottom w:val="single" w:sz="4" w:space="0" w:color="auto"/>
            </w:tcBorders>
            <w:vAlign w:val="center"/>
          </w:tcPr>
          <w:p w14:paraId="6220AC81" w14:textId="77777777" w:rsidR="00F66DCC" w:rsidRDefault="00F66DCC" w:rsidP="007058AB">
            <w:pPr>
              <w:spacing w:before="0" w:after="0"/>
              <w:ind w:right="409"/>
              <w:jc w:val="right"/>
              <w:rPr>
                <w:color w:val="000000"/>
                <w:lang w:eastAsia="en-CA"/>
              </w:rPr>
            </w:pPr>
            <w:r>
              <w:rPr>
                <w:color w:val="000000"/>
                <w:lang w:eastAsia="en-CA"/>
              </w:rPr>
              <w:t>0.30</w:t>
            </w:r>
          </w:p>
        </w:tc>
        <w:tc>
          <w:tcPr>
            <w:tcW w:w="887" w:type="pct"/>
            <w:tcBorders>
              <w:top w:val="nil"/>
              <w:bottom w:val="single" w:sz="4" w:space="0" w:color="auto"/>
            </w:tcBorders>
            <w:vAlign w:val="center"/>
          </w:tcPr>
          <w:p w14:paraId="1A86B499" w14:textId="77777777" w:rsidR="00F66DCC" w:rsidRDefault="00F66DCC" w:rsidP="007058AB">
            <w:pPr>
              <w:spacing w:before="0" w:after="0"/>
              <w:ind w:right="409"/>
              <w:jc w:val="right"/>
              <w:rPr>
                <w:color w:val="000000"/>
                <w:lang w:eastAsia="en-CA"/>
              </w:rPr>
            </w:pPr>
          </w:p>
        </w:tc>
        <w:tc>
          <w:tcPr>
            <w:tcW w:w="726" w:type="pct"/>
            <w:tcBorders>
              <w:top w:val="nil"/>
              <w:bottom w:val="single" w:sz="4" w:space="0" w:color="auto"/>
            </w:tcBorders>
            <w:shd w:val="clear" w:color="auto" w:fill="auto"/>
            <w:noWrap/>
          </w:tcPr>
          <w:p w14:paraId="3CCB12FF" w14:textId="77777777" w:rsidR="00F66DCC" w:rsidRPr="003B6E59" w:rsidRDefault="00F66DCC" w:rsidP="007058AB">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bl>
    <w:p w14:paraId="24518851" w14:textId="19E56398" w:rsidR="00F66DCC" w:rsidRPr="00AD1CCA" w:rsidRDefault="00F66DCC" w:rsidP="00F66DCC">
      <w:pPr>
        <w:pStyle w:val="Simpleline"/>
      </w:pPr>
      <w:r w:rsidRPr="00CA35BE">
        <w:rPr>
          <w:vertAlign w:val="superscript"/>
        </w:rPr>
        <w:t>#</w:t>
      </w:r>
      <w:r>
        <w:t xml:space="preserve"> - </w:t>
      </w:r>
      <w:r w:rsidRPr="00561A30">
        <w:t xml:space="preserve">From Hobbs </w:t>
      </w:r>
      <w:r w:rsidR="004474F5">
        <w:t xml:space="preserve">et al. </w:t>
      </w:r>
      <w:r>
        <w:t>(</w:t>
      </w:r>
      <w:r w:rsidRPr="00561A30">
        <w:t>2011), Table A-3, Sample ID: CFN-161</w:t>
      </w:r>
      <w:r>
        <w:t xml:space="preserve">;  </w:t>
      </w:r>
      <w:r w:rsidRPr="00CA35BE">
        <w:rPr>
          <w:vertAlign w:val="superscript"/>
        </w:rPr>
        <w:t>$</w:t>
      </w:r>
      <w:r>
        <w:t xml:space="preserve"> - </w:t>
      </w:r>
      <w:r w:rsidRPr="00561A30">
        <w:t xml:space="preserve">From Hobbs </w:t>
      </w:r>
      <w:r w:rsidR="004474F5">
        <w:t xml:space="preserve">et al. </w:t>
      </w:r>
      <w:r>
        <w:t>(</w:t>
      </w:r>
      <w:r w:rsidRPr="00561A30">
        <w:t>2011), Table A-5, Sample ID: SF-3</w:t>
      </w:r>
      <w:r>
        <w:t xml:space="preserve">;  </w:t>
      </w:r>
      <w:r w:rsidRPr="00CA35BE">
        <w:rPr>
          <w:vertAlign w:val="superscript"/>
        </w:rPr>
        <w:t>C</w:t>
      </w:r>
      <w:r>
        <w:t xml:space="preserve"> - Bea </w:t>
      </w:r>
      <w:r w:rsidR="004474F5">
        <w:t xml:space="preserve">et al. </w:t>
      </w:r>
      <w:r>
        <w:t>(2011)</w:t>
      </w:r>
    </w:p>
    <w:p w14:paraId="5358F394" w14:textId="77777777" w:rsidR="00F66DCC" w:rsidRDefault="00F66DCC" w:rsidP="00F66DCC">
      <w:pPr>
        <w:autoSpaceDE w:val="0"/>
        <w:autoSpaceDN w:val="0"/>
        <w:adjustRightInd w:val="0"/>
        <w:rPr>
          <w:rFonts w:cs="Arial"/>
          <w:szCs w:val="22"/>
          <w:lang w:eastAsia="zh-CN"/>
        </w:rPr>
      </w:pPr>
    </w:p>
    <w:p w14:paraId="1685447E" w14:textId="77777777" w:rsidR="00F66DCC" w:rsidRDefault="00F66DCC" w:rsidP="00F66DCC">
      <w:pPr>
        <w:pStyle w:val="Heading4"/>
        <w:rPr>
          <w:lang w:eastAsia="zh-CN"/>
        </w:rPr>
      </w:pPr>
      <w:bookmarkStart w:id="644" w:name="_Toc467601122"/>
      <w:bookmarkStart w:id="645" w:name="_Toc520374597"/>
      <w:r>
        <w:rPr>
          <w:lang w:eastAsia="zh-CN"/>
        </w:rPr>
        <w:t>Parameters</w:t>
      </w:r>
      <w:bookmarkEnd w:id="644"/>
      <w:bookmarkEnd w:id="645"/>
    </w:p>
    <w:p w14:paraId="750ADC55" w14:textId="5EAB1323" w:rsidR="00F66DCC" w:rsidRDefault="00F66DCC" w:rsidP="00F66DCC">
      <w:r w:rsidRPr="00ED3698">
        <w:t xml:space="preserve">The </w:t>
      </w:r>
      <w:r>
        <w:t xml:space="preserve">physical </w:t>
      </w:r>
      <w:r w:rsidRPr="00ED3698">
        <w:t>parameters of the porous medi</w:t>
      </w:r>
      <w:r>
        <w:t>um</w:t>
      </w:r>
      <w:r w:rsidRPr="00ED3698">
        <w:t xml:space="preserve"> are: porosity </w:t>
      </w:r>
      <w:r>
        <w:t xml:space="preserve">is </w:t>
      </w:r>
      <w:r w:rsidRPr="00ED3698">
        <w:t>0.</w:t>
      </w:r>
      <w:r>
        <w:t>25;</w:t>
      </w:r>
      <w:r w:rsidRPr="00ED3698">
        <w:t xml:space="preserve"> hydraulic conductivity </w:t>
      </w:r>
      <w:r>
        <w:t xml:space="preserve">is </w:t>
      </w:r>
      <w:r w:rsidRPr="00ED3698">
        <w:t>1.</w:t>
      </w:r>
      <w:r>
        <w:t>0</w:t>
      </w:r>
      <w:r w:rsidRPr="007E11F0">
        <w:t>×10</w:t>
      </w:r>
      <w:r w:rsidRPr="007E11F0">
        <w:rPr>
          <w:vertAlign w:val="superscript"/>
        </w:rPr>
        <w:t>-</w:t>
      </w:r>
      <w:r>
        <w:rPr>
          <w:vertAlign w:val="superscript"/>
        </w:rPr>
        <w:t>3</w:t>
      </w:r>
      <w:r>
        <w:t xml:space="preserve"> m </w:t>
      </w:r>
      <w:r w:rsidRPr="00ED3698">
        <w:t>s</w:t>
      </w:r>
      <w:r>
        <w:rPr>
          <w:vertAlign w:val="superscript"/>
        </w:rPr>
        <w:t>-1</w:t>
      </w:r>
      <w:r w:rsidRPr="00ED3698">
        <w:t xml:space="preserve">, dispersivity </w:t>
      </w:r>
      <w:r>
        <w:t xml:space="preserve">is </w:t>
      </w:r>
      <w:r w:rsidRPr="00ED3698">
        <w:t>0.0</w:t>
      </w:r>
      <w:r>
        <w:t>1 m</w:t>
      </w:r>
      <w:r w:rsidR="004474F5">
        <w:t xml:space="preserve">.  </w:t>
      </w:r>
      <w:r>
        <w:t xml:space="preserve">The diffusion coefficients of all components are set the same in </w:t>
      </w:r>
      <w:r w:rsidRPr="00ED3698">
        <w:t>1.</w:t>
      </w:r>
      <w:r>
        <w:t>0</w:t>
      </w:r>
      <w:r w:rsidRPr="007E11F0">
        <w:t>×10</w:t>
      </w:r>
      <w:r w:rsidRPr="007E11F0">
        <w:rPr>
          <w:vertAlign w:val="superscript"/>
        </w:rPr>
        <w:t>-</w:t>
      </w:r>
      <w:r>
        <w:rPr>
          <w:vertAlign w:val="superscript"/>
        </w:rPr>
        <w:t>9</w:t>
      </w:r>
      <w:r>
        <w:t> </w:t>
      </w:r>
      <w:r w:rsidRPr="00ED3698">
        <w:t>m</w:t>
      </w:r>
      <w:r>
        <w:rPr>
          <w:vertAlign w:val="superscript"/>
        </w:rPr>
        <w:t>2</w:t>
      </w:r>
      <w:r>
        <w:t xml:space="preserve"> </w:t>
      </w:r>
      <w:r w:rsidRPr="00ED3698">
        <w:t>s</w:t>
      </w:r>
      <w:r>
        <w:rPr>
          <w:vertAlign w:val="superscript"/>
        </w:rPr>
        <w:t>-1</w:t>
      </w:r>
      <w:r>
        <w:t>.</w:t>
      </w:r>
    </w:p>
    <w:p w14:paraId="4FD84580" w14:textId="004BF726" w:rsidR="00F66DCC" w:rsidRDefault="00F66DCC" w:rsidP="00F66DCC">
      <w:r>
        <w:t xml:space="preserve">Experimental data showed that some sulfate reducing bacteria can survive under anaerobic and hypersaline conditions and tend to thrive within certain saline conditions depending on the background solution conditions that the bacteria live in (Forti </w:t>
      </w:r>
      <w:r w:rsidR="004474F5">
        <w:t xml:space="preserve">et al. </w:t>
      </w:r>
      <w:r>
        <w:t xml:space="preserve">2007; Brandt </w:t>
      </w:r>
      <w:r w:rsidR="004474F5">
        <w:t xml:space="preserve">et al. </w:t>
      </w:r>
      <w:r>
        <w:t>2001)</w:t>
      </w:r>
      <w:r w:rsidR="004474F5">
        <w:t xml:space="preserve">.  </w:t>
      </w:r>
      <w:r>
        <w:t xml:space="preserve">We select a set of the experimental data by Brandt </w:t>
      </w:r>
      <w:r w:rsidR="004474F5">
        <w:t xml:space="preserve">et al. </w:t>
      </w:r>
      <w:r>
        <w:t>(2001) to account for the salinity effect on the biogenic sulfate reducing activity (</w:t>
      </w:r>
      <w:r w:rsidR="004109CF">
        <w:fldChar w:fldCharType="begin"/>
      </w:r>
      <w:r w:rsidR="004109CF">
        <w:instrText xml:space="preserve"> REF _Ref469491777 \h </w:instrText>
      </w:r>
      <w:r w:rsidR="004109CF">
        <w:fldChar w:fldCharType="separate"/>
      </w:r>
      <w:r w:rsidR="00B560DA">
        <w:t xml:space="preserve">Figure </w:t>
      </w:r>
      <w:r w:rsidR="00B560DA">
        <w:rPr>
          <w:noProof/>
        </w:rPr>
        <w:t>2</w:t>
      </w:r>
      <w:r w:rsidR="00B560DA">
        <w:t>.</w:t>
      </w:r>
      <w:r w:rsidR="00B560DA">
        <w:rPr>
          <w:noProof/>
        </w:rPr>
        <w:t>51</w:t>
      </w:r>
      <w:r w:rsidR="004109CF">
        <w:fldChar w:fldCharType="end"/>
      </w:r>
      <w:r>
        <w:t>)</w:t>
      </w:r>
      <w:r w:rsidR="004474F5">
        <w:t xml:space="preserve">.  </w:t>
      </w:r>
      <w:r>
        <w:t xml:space="preserve">The inhibition coefficient </w:t>
      </w:r>
      <m:oMath>
        <m:sSub>
          <m:sSubPr>
            <m:ctrlPr>
              <w:rPr>
                <w:rFonts w:ascii="Cambria Math" w:hAnsi="Cambria Math"/>
                <w:i/>
                <w:iCs/>
                <w:szCs w:val="22"/>
              </w:rPr>
            </m:ctrlPr>
          </m:sSubPr>
          <m:e>
            <m:r>
              <w:rPr>
                <w:rFonts w:ascii="Cambria Math" w:hAnsi="Cambria Math"/>
                <w:szCs w:val="22"/>
              </w:rPr>
              <m:t>k</m:t>
            </m:r>
          </m:e>
          <m:sub>
            <m:r>
              <w:rPr>
                <w:rFonts w:ascii="Cambria Math" w:hAnsi="Cambria Math"/>
                <w:szCs w:val="22"/>
              </w:rPr>
              <m:t>sal</m:t>
            </m:r>
          </m:sub>
        </m:sSub>
      </m:oMath>
      <w:r>
        <w:t xml:space="preserve"> for the salinity dependent sulfate reduction model is thus</w:t>
      </w:r>
      <w:r w:rsidRPr="00B20B40">
        <w:t xml:space="preserve"> calculated according to the following</w:t>
      </w:r>
      <w:r>
        <w:t xml:space="preserve"> regression</w:t>
      </w:r>
      <w:r w:rsidRPr="00B20B40">
        <w:t xml:space="preserve"> equation based on</w:t>
      </w:r>
      <w:r>
        <w:t xml:space="preserve"> the</w:t>
      </w:r>
      <w:r w:rsidRPr="00B20B40">
        <w:t xml:space="preserve"> experimental data</w:t>
      </w:r>
      <w:r>
        <w:t xml:space="preserve"> (Brandt </w:t>
      </w:r>
      <w:r w:rsidR="004474F5">
        <w:t xml:space="preserve">et al. </w:t>
      </w:r>
      <w:r>
        <w:t>2001</w:t>
      </w:r>
      <w:r w:rsidR="007058AB">
        <w:t xml:space="preserve">, </w:t>
      </w:r>
      <w:r w:rsidR="007058AB">
        <w:fldChar w:fldCharType="begin"/>
      </w:r>
      <w:r w:rsidR="007058AB">
        <w:instrText xml:space="preserve"> REF _Ref469491777 \h </w:instrText>
      </w:r>
      <w:r w:rsidR="007058AB">
        <w:fldChar w:fldCharType="separate"/>
      </w:r>
      <w:r w:rsidR="00B560DA">
        <w:t xml:space="preserve">Figure </w:t>
      </w:r>
      <w:r w:rsidR="00B560DA">
        <w:rPr>
          <w:noProof/>
        </w:rPr>
        <w:t>2</w:t>
      </w:r>
      <w:r w:rsidR="00B560DA">
        <w:t>.</w:t>
      </w:r>
      <w:r w:rsidR="00B560DA">
        <w:rPr>
          <w:noProof/>
        </w:rPr>
        <w:t>51</w:t>
      </w:r>
      <w:r w:rsidR="007058AB">
        <w:fldChar w:fldCharType="end"/>
      </w:r>
      <w:r w:rsidR="007058AB">
        <w:t>).</w:t>
      </w:r>
    </w:p>
    <w:tbl>
      <w:tblPr>
        <w:tblW w:w="0" w:type="auto"/>
        <w:tblLook w:val="04A0" w:firstRow="1" w:lastRow="0" w:firstColumn="1" w:lastColumn="0" w:noHBand="0" w:noVBand="1"/>
      </w:tblPr>
      <w:tblGrid>
        <w:gridCol w:w="6247"/>
        <w:gridCol w:w="2393"/>
      </w:tblGrid>
      <w:tr w:rsidR="00F66DCC" w:rsidRPr="002D66AE" w14:paraId="58BAA491" w14:textId="77777777" w:rsidTr="00F66DCC">
        <w:tc>
          <w:tcPr>
            <w:tcW w:w="6247" w:type="dxa"/>
            <w:vAlign w:val="center"/>
          </w:tcPr>
          <w:p w14:paraId="0F91BA6D" w14:textId="77777777" w:rsidR="00F66DCC" w:rsidRPr="0019173B" w:rsidRDefault="004E7FA7" w:rsidP="00F66DCC">
            <w:pPr>
              <w:pStyle w:val="Simpleline"/>
              <w:jc w:val="left"/>
              <w:rPr>
                <w:rFonts w:ascii="Cambria Math" w:hAnsi="Cambria Math" w:hint="eastAsia"/>
                <w:sz w:val="22"/>
                <w:szCs w:val="22"/>
                <w:oMath/>
              </w:rPr>
            </w:pPr>
            <m:oMathPara>
              <m:oMathParaPr>
                <m:jc m:val="left"/>
              </m:oMathParaPr>
              <m:oMath>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sal</m:t>
                    </m:r>
                  </m:sub>
                </m:sSub>
                <m:r>
                  <w:rPr>
                    <w:rFonts w:ascii="Cambria Math" w:hAnsi="Cambria Math"/>
                    <w:sz w:val="22"/>
                    <w:szCs w:val="22"/>
                  </w:rPr>
                  <m:t>=-0.2716+0.0211S-9.455×1</m:t>
                </m:r>
                <m:sSup>
                  <m:sSupPr>
                    <m:ctrlPr>
                      <w:rPr>
                        <w:rFonts w:ascii="Cambria Math" w:hAnsi="Cambria Math"/>
                        <w:i/>
                        <w:iCs/>
                        <w:sz w:val="22"/>
                        <w:szCs w:val="22"/>
                      </w:rPr>
                    </m:ctrlPr>
                  </m:sSupPr>
                  <m:e>
                    <m:r>
                      <w:rPr>
                        <w:rFonts w:ascii="Cambria Math" w:hAnsi="Cambria Math"/>
                        <w:sz w:val="22"/>
                        <w:szCs w:val="22"/>
                      </w:rPr>
                      <m:t>0</m:t>
                    </m:r>
                  </m:e>
                  <m:sup>
                    <m:r>
                      <w:rPr>
                        <w:rFonts w:ascii="Cambria Math" w:hAnsi="Cambria Math"/>
                        <w:sz w:val="22"/>
                        <w:szCs w:val="22"/>
                      </w:rPr>
                      <m:t>-5</m:t>
                    </m:r>
                  </m:sup>
                </m:sSup>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-3.20×1</m:t>
                </m:r>
                <m:sSup>
                  <m:sSupPr>
                    <m:ctrlPr>
                      <w:rPr>
                        <w:rFonts w:ascii="Cambria Math" w:hAnsi="Cambria Math"/>
                        <w:i/>
                        <w:iCs/>
                        <w:sz w:val="22"/>
                        <w:szCs w:val="22"/>
                      </w:rPr>
                    </m:ctrlPr>
                  </m:sSupPr>
                  <m:e>
                    <m:r>
                      <w:rPr>
                        <w:rFonts w:ascii="Cambria Math" w:hAnsi="Cambria Math"/>
                        <w:sz w:val="22"/>
                        <w:szCs w:val="22"/>
                      </w:rPr>
                      <m:t>0</m:t>
                    </m:r>
                  </m:e>
                  <m:sup>
                    <m:r>
                      <w:rPr>
                        <w:rFonts w:ascii="Cambria Math" w:hAnsi="Cambria Math"/>
                        <w:sz w:val="22"/>
                        <w:szCs w:val="22"/>
                      </w:rPr>
                      <m:t>-8</m:t>
                    </m:r>
                  </m:sup>
                </m:sSup>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3</m:t>
                    </m:r>
                  </m:sup>
                </m:sSup>
              </m:oMath>
            </m:oMathPara>
          </w:p>
        </w:tc>
        <w:tc>
          <w:tcPr>
            <w:tcW w:w="2393" w:type="dxa"/>
            <w:vAlign w:val="center"/>
          </w:tcPr>
          <w:p w14:paraId="64A994B4" w14:textId="4FD1B371" w:rsidR="00F66DCC" w:rsidRPr="002D66AE" w:rsidRDefault="004924CA" w:rsidP="004924CA">
            <w:pPr>
              <w:pStyle w:val="Caption"/>
              <w:ind w:right="480"/>
              <w:jc w:val="both"/>
            </w:pPr>
            <w:bookmarkStart w:id="646" w:name="_Ref469671597"/>
            <w:r>
              <w:rPr>
                <w:rFonts w:cs="Arial"/>
                <w:szCs w:val="22"/>
              </w:rPr>
              <w:t xml:space="preserve">     </w:t>
            </w:r>
            <w:r w:rsidR="00F66DCC">
              <w:rPr>
                <w:rFonts w:cs="Arial"/>
                <w:szCs w:val="22"/>
              </w:rPr>
              <w:t>Equation 2</w:t>
            </w:r>
            <w:r w:rsidR="00F66DCC" w:rsidRPr="003C7135">
              <w:rPr>
                <w:rFonts w:cs="Arial"/>
                <w:szCs w:val="22"/>
              </w:rPr>
              <w:t>-</w:t>
            </w:r>
            <w:r w:rsidR="00F66DCC" w:rsidRPr="003C7135">
              <w:rPr>
                <w:rFonts w:cs="Arial"/>
                <w:b/>
                <w:szCs w:val="22"/>
              </w:rPr>
              <w:fldChar w:fldCharType="begin"/>
            </w:r>
            <w:r w:rsidR="00F66DCC" w:rsidRPr="003C7135">
              <w:rPr>
                <w:rFonts w:cs="Arial"/>
                <w:szCs w:val="22"/>
              </w:rPr>
              <w:instrText xml:space="preserve"> SEQ Equation \* ARABIC \s 1 </w:instrText>
            </w:r>
            <w:r w:rsidR="00F66DCC" w:rsidRPr="003C7135">
              <w:rPr>
                <w:rFonts w:cs="Arial"/>
                <w:b/>
                <w:szCs w:val="22"/>
              </w:rPr>
              <w:fldChar w:fldCharType="separate"/>
            </w:r>
            <w:r w:rsidR="00B560DA">
              <w:rPr>
                <w:rFonts w:cs="Arial"/>
                <w:noProof/>
                <w:szCs w:val="22"/>
              </w:rPr>
              <w:t>32</w:t>
            </w:r>
            <w:r w:rsidR="00F66DCC" w:rsidRPr="003C7135">
              <w:rPr>
                <w:rFonts w:cs="Arial"/>
                <w:b/>
                <w:szCs w:val="22"/>
              </w:rPr>
              <w:fldChar w:fldCharType="end"/>
            </w:r>
            <w:bookmarkEnd w:id="646"/>
          </w:p>
        </w:tc>
      </w:tr>
    </w:tbl>
    <w:p w14:paraId="6AF679BC" w14:textId="33794ED3" w:rsidR="00F66DCC" w:rsidRDefault="00F66DCC" w:rsidP="00F66DCC">
      <w:r w:rsidRPr="00B20B40">
        <w:t xml:space="preserve"> wh</w:t>
      </w:r>
      <w:r>
        <w:t xml:space="preserve">ich S stands for salinity in [g </w:t>
      </w:r>
      <w:r w:rsidRPr="00B20B40">
        <w:t>L</w:t>
      </w:r>
      <w:r>
        <w:rPr>
          <w:vertAlign w:val="superscript"/>
        </w:rPr>
        <w:t>-1</w:t>
      </w:r>
      <w:r w:rsidRPr="00B20B40">
        <w:t>]</w:t>
      </w:r>
      <w:r w:rsidR="004474F5">
        <w:t xml:space="preserve">.  </w:t>
      </w:r>
      <w:r>
        <w:t xml:space="preserve">To avoid negative values, </w:t>
      </w:r>
      <m:oMath>
        <m:sSub>
          <m:sSubPr>
            <m:ctrlPr>
              <w:rPr>
                <w:rFonts w:ascii="Cambria Math" w:hAnsi="Cambria Math"/>
                <w:i/>
                <w:iCs/>
                <w:szCs w:val="22"/>
              </w:rPr>
            </m:ctrlPr>
          </m:sSubPr>
          <m:e>
            <m:r>
              <w:rPr>
                <w:rFonts w:ascii="Cambria Math" w:hAnsi="Cambria Math"/>
                <w:szCs w:val="22"/>
              </w:rPr>
              <m:t>k</m:t>
            </m:r>
          </m:e>
          <m:sub>
            <m:r>
              <w:rPr>
                <w:rFonts w:ascii="Cambria Math" w:hAnsi="Cambria Math"/>
                <w:szCs w:val="22"/>
              </w:rPr>
              <m:t>sal</m:t>
            </m:r>
          </m:sub>
        </m:sSub>
      </m:oMath>
      <w:r>
        <w:rPr>
          <w:iCs/>
          <w:szCs w:val="22"/>
        </w:rPr>
        <w:t xml:space="preserve"> is calculated using </w:t>
      </w:r>
      <w:r w:rsidR="004109CF">
        <w:rPr>
          <w:iCs/>
          <w:szCs w:val="22"/>
        </w:rPr>
        <w:fldChar w:fldCharType="begin"/>
      </w:r>
      <w:r w:rsidR="004109CF">
        <w:rPr>
          <w:iCs/>
          <w:szCs w:val="22"/>
        </w:rPr>
        <w:instrText xml:space="preserve"> REF _Ref469671597 \h </w:instrText>
      </w:r>
      <w:r w:rsidR="004109CF">
        <w:rPr>
          <w:iCs/>
          <w:szCs w:val="22"/>
        </w:rPr>
      </w:r>
      <w:r w:rsidR="004109CF">
        <w:rPr>
          <w:iCs/>
          <w:szCs w:val="22"/>
        </w:rPr>
        <w:fldChar w:fldCharType="separate"/>
      </w:r>
      <w:r w:rsidR="00B560DA">
        <w:rPr>
          <w:rFonts w:cs="Arial"/>
          <w:szCs w:val="22"/>
        </w:rPr>
        <w:t xml:space="preserve">     Equation 2</w:t>
      </w:r>
      <w:r w:rsidR="00B560DA" w:rsidRPr="003C7135">
        <w:rPr>
          <w:rFonts w:cs="Arial"/>
          <w:szCs w:val="22"/>
        </w:rPr>
        <w:t>-</w:t>
      </w:r>
      <w:r w:rsidR="00B560DA">
        <w:rPr>
          <w:rFonts w:cs="Arial"/>
          <w:noProof/>
          <w:szCs w:val="22"/>
        </w:rPr>
        <w:t>32</w:t>
      </w:r>
      <w:r w:rsidR="004109CF">
        <w:rPr>
          <w:iCs/>
          <w:szCs w:val="22"/>
        </w:rPr>
        <w:fldChar w:fldCharType="end"/>
      </w:r>
      <w:r>
        <w:rPr>
          <w:iCs/>
          <w:szCs w:val="22"/>
        </w:rPr>
        <w:t xml:space="preserve"> when the salinity S is between 13.8 and 228 g L</w:t>
      </w:r>
      <w:r>
        <w:rPr>
          <w:iCs/>
          <w:szCs w:val="22"/>
          <w:vertAlign w:val="superscript"/>
        </w:rPr>
        <w:t>-1</w:t>
      </w:r>
      <w:r>
        <w:rPr>
          <w:iCs/>
          <w:szCs w:val="22"/>
        </w:rPr>
        <w:t xml:space="preserve">; if S is lower than 13.8 or higher than 228 g L, </w:t>
      </w:r>
      <m:oMath>
        <m:sSub>
          <m:sSubPr>
            <m:ctrlPr>
              <w:rPr>
                <w:rFonts w:ascii="Cambria Math" w:hAnsi="Cambria Math"/>
                <w:i/>
                <w:iCs/>
                <w:szCs w:val="22"/>
              </w:rPr>
            </m:ctrlPr>
          </m:sSubPr>
          <m:e>
            <m:r>
              <w:rPr>
                <w:rFonts w:ascii="Cambria Math" w:hAnsi="Cambria Math"/>
                <w:szCs w:val="22"/>
              </w:rPr>
              <m:t>k</m:t>
            </m:r>
          </m:e>
          <m:sub>
            <m:r>
              <w:rPr>
                <w:rFonts w:ascii="Cambria Math" w:hAnsi="Cambria Math"/>
                <w:szCs w:val="22"/>
              </w:rPr>
              <m:t>sal</m:t>
            </m:r>
          </m:sub>
        </m:sSub>
      </m:oMath>
      <w:r>
        <w:rPr>
          <w:iCs/>
          <w:szCs w:val="22"/>
        </w:rPr>
        <w:t xml:space="preserve"> will be set the values calculated using the boundary </w:t>
      </w:r>
      <w:r w:rsidR="004109CF">
        <w:rPr>
          <w:iCs/>
          <w:szCs w:val="22"/>
        </w:rPr>
        <w:t>salinity (</w:t>
      </w:r>
      <w:r>
        <w:rPr>
          <w:iCs/>
          <w:szCs w:val="22"/>
        </w:rPr>
        <w:t>S</w:t>
      </w:r>
      <w:r w:rsidR="004109CF">
        <w:rPr>
          <w:iCs/>
          <w:szCs w:val="22"/>
        </w:rPr>
        <w:t>)</w:t>
      </w:r>
      <w:r>
        <w:rPr>
          <w:iCs/>
          <w:szCs w:val="22"/>
        </w:rPr>
        <w:t xml:space="preserve"> values (</w:t>
      </w:r>
      <w:r w:rsidR="004474F5">
        <w:rPr>
          <w:iCs/>
          <w:szCs w:val="22"/>
        </w:rPr>
        <w:t xml:space="preserve">i.e. </w:t>
      </w:r>
      <w:r>
        <w:rPr>
          <w:iCs/>
          <w:szCs w:val="22"/>
        </w:rPr>
        <w:t>13.8 and 228 g L</w:t>
      </w:r>
      <w:r>
        <w:rPr>
          <w:iCs/>
          <w:szCs w:val="22"/>
          <w:vertAlign w:val="superscript"/>
        </w:rPr>
        <w:t>-1</w:t>
      </w:r>
      <w:r>
        <w:rPr>
          <w:iCs/>
          <w:szCs w:val="22"/>
        </w:rPr>
        <w:t xml:space="preserve">) according to </w:t>
      </w:r>
      <w:r w:rsidR="004109CF">
        <w:rPr>
          <w:iCs/>
          <w:szCs w:val="22"/>
        </w:rPr>
        <w:fldChar w:fldCharType="begin"/>
      </w:r>
      <w:r w:rsidR="004109CF">
        <w:rPr>
          <w:iCs/>
          <w:szCs w:val="22"/>
        </w:rPr>
        <w:instrText xml:space="preserve"> REF _Ref469671597 \h </w:instrText>
      </w:r>
      <w:r w:rsidR="004109CF">
        <w:rPr>
          <w:iCs/>
          <w:szCs w:val="22"/>
        </w:rPr>
      </w:r>
      <w:r w:rsidR="004109CF">
        <w:rPr>
          <w:iCs/>
          <w:szCs w:val="22"/>
        </w:rPr>
        <w:fldChar w:fldCharType="separate"/>
      </w:r>
      <w:r w:rsidR="00B560DA">
        <w:rPr>
          <w:rFonts w:cs="Arial"/>
          <w:szCs w:val="22"/>
        </w:rPr>
        <w:t xml:space="preserve">     Equation 2</w:t>
      </w:r>
      <w:r w:rsidR="00B560DA" w:rsidRPr="003C7135">
        <w:rPr>
          <w:rFonts w:cs="Arial"/>
          <w:szCs w:val="22"/>
        </w:rPr>
        <w:t>-</w:t>
      </w:r>
      <w:r w:rsidR="00B560DA">
        <w:rPr>
          <w:rFonts w:cs="Arial"/>
          <w:noProof/>
          <w:szCs w:val="22"/>
        </w:rPr>
        <w:t>32</w:t>
      </w:r>
      <w:r w:rsidR="004109CF">
        <w:rPr>
          <w:iCs/>
          <w:szCs w:val="22"/>
        </w:rPr>
        <w:fldChar w:fldCharType="end"/>
      </w:r>
      <w:r>
        <w:rPr>
          <w:iCs/>
          <w:szCs w:val="22"/>
        </w:rPr>
        <w:t>.</w:t>
      </w:r>
    </w:p>
    <w:p w14:paraId="4C3842B2" w14:textId="77777777" w:rsidR="00F66DCC" w:rsidRPr="00ED3698" w:rsidRDefault="00F66DCC" w:rsidP="00F66DCC"/>
    <w:p w14:paraId="25638FB7" w14:textId="77777777" w:rsidR="00F66DCC" w:rsidRDefault="00F66DCC" w:rsidP="00F66DCC">
      <w:pPr>
        <w:keepNext/>
        <w:jc w:val="center"/>
      </w:pPr>
      <w:r w:rsidRPr="005631DC">
        <w:rPr>
          <w:noProof/>
          <w:lang w:eastAsia="zh-CN"/>
        </w:rPr>
        <w:lastRenderedPageBreak/>
        <w:t xml:space="preserve"> </w:t>
      </w:r>
      <w:r>
        <w:rPr>
          <w:noProof/>
          <w:lang w:val="en-CA" w:eastAsia="zh-CN"/>
        </w:rPr>
        <w:drawing>
          <wp:inline distT="0" distB="0" distL="0" distR="0" wp14:anchorId="6C835B55" wp14:editId="0653B708">
            <wp:extent cx="4139279" cy="18931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9">
                      <a:extLst>
                        <a:ext uri="{28A0092B-C50C-407E-A947-70E740481C1C}">
                          <a14:useLocalDpi xmlns:a14="http://schemas.microsoft.com/office/drawing/2010/main" val="0"/>
                        </a:ext>
                      </a:extLst>
                    </a:blip>
                    <a:srcRect l="2148" t="2420" r="1489" b="2399"/>
                    <a:stretch/>
                  </pic:blipFill>
                  <pic:spPr bwMode="auto">
                    <a:xfrm>
                      <a:off x="0" y="0"/>
                      <a:ext cx="4177142" cy="1910475"/>
                    </a:xfrm>
                    <a:prstGeom prst="rect">
                      <a:avLst/>
                    </a:prstGeom>
                    <a:noFill/>
                    <a:ln>
                      <a:noFill/>
                    </a:ln>
                    <a:extLst>
                      <a:ext uri="{53640926-AAD7-44D8-BBD7-CCE9431645EC}">
                        <a14:shadowObscured xmlns:a14="http://schemas.microsoft.com/office/drawing/2010/main"/>
                      </a:ext>
                    </a:extLst>
                  </pic:spPr>
                </pic:pic>
              </a:graphicData>
            </a:graphic>
          </wp:inline>
        </w:drawing>
      </w:r>
    </w:p>
    <w:p w14:paraId="778D2C47" w14:textId="0F7B3FD0" w:rsidR="00F66DCC" w:rsidRDefault="00F66DCC" w:rsidP="00F66DCC">
      <w:pPr>
        <w:pStyle w:val="Caption"/>
      </w:pPr>
      <w:bookmarkStart w:id="647" w:name="_Ref466983536"/>
      <w:bookmarkStart w:id="648" w:name="_Ref469491777"/>
      <w:bookmarkStart w:id="649" w:name="_Toc467601140"/>
      <w:bookmarkStart w:id="650" w:name="_Toc520375067"/>
      <w:r>
        <w:t xml:space="preserve">Figure </w:t>
      </w:r>
      <w:bookmarkEnd w:id="647"/>
      <w:r w:rsidR="007058AB">
        <w:fldChar w:fldCharType="begin"/>
      </w:r>
      <w:r w:rsidR="007058AB">
        <w:instrText xml:space="preserve"> STYLEREF 1 \s </w:instrText>
      </w:r>
      <w:r w:rsidR="007058AB">
        <w:fldChar w:fldCharType="separate"/>
      </w:r>
      <w:r w:rsidR="00B560DA">
        <w:rPr>
          <w:noProof/>
        </w:rPr>
        <w:t>2</w:t>
      </w:r>
      <w:r w:rsidR="007058AB">
        <w:fldChar w:fldCharType="end"/>
      </w:r>
      <w:r w:rsidR="007058AB">
        <w:t>.</w:t>
      </w:r>
      <w:r w:rsidR="007058AB">
        <w:fldChar w:fldCharType="begin"/>
      </w:r>
      <w:r w:rsidR="007058AB">
        <w:instrText xml:space="preserve"> SEQ Figure \* ARABIC \s 1 </w:instrText>
      </w:r>
      <w:r w:rsidR="007058AB">
        <w:fldChar w:fldCharType="separate"/>
      </w:r>
      <w:r w:rsidR="00B560DA">
        <w:rPr>
          <w:noProof/>
        </w:rPr>
        <w:t>51</w:t>
      </w:r>
      <w:r w:rsidR="007058AB">
        <w:fldChar w:fldCharType="end"/>
      </w:r>
      <w:bookmarkEnd w:id="648"/>
      <w:r w:rsidR="007058AB">
        <w:t xml:space="preserve">: </w:t>
      </w:r>
      <w:r w:rsidRPr="005631DC">
        <w:t xml:space="preserve">Salinity Inhibition Factor as a Function of Salinity (Points – Experimental Data from Brandt </w:t>
      </w:r>
      <w:r w:rsidR="004474F5">
        <w:t xml:space="preserve">et al. </w:t>
      </w:r>
      <w:r>
        <w:t>20</w:t>
      </w:r>
      <w:r w:rsidRPr="005631DC">
        <w:t xml:space="preserve">01; </w:t>
      </w:r>
      <w:r>
        <w:t>L</w:t>
      </w:r>
      <w:r w:rsidRPr="005631DC">
        <w:t>ine – the Regression Equation).</w:t>
      </w:r>
      <w:bookmarkEnd w:id="649"/>
      <w:bookmarkEnd w:id="650"/>
    </w:p>
    <w:p w14:paraId="7DE8A6F6" w14:textId="77777777" w:rsidR="00F66DCC" w:rsidRDefault="00F66DCC" w:rsidP="00F66DCC"/>
    <w:p w14:paraId="41B32E17" w14:textId="2C406E80" w:rsidR="00F66DCC" w:rsidRDefault="00F66DCC" w:rsidP="00F66DCC">
      <w:r>
        <w:t xml:space="preserve">Other parameters applied are: </w:t>
      </w:r>
      <m:oMath>
        <m:sSub>
          <m:sSubPr>
            <m:ctrlPr>
              <w:rPr>
                <w:rFonts w:ascii="Cambria Math" w:hAnsi="Cambria Math"/>
                <w:i/>
                <w:iCs/>
              </w:rPr>
            </m:ctrlPr>
          </m:sSubPr>
          <m:e>
            <m:r>
              <w:rPr>
                <w:rFonts w:ascii="Cambria Math" w:hAnsi="Cambria Math"/>
              </w:rPr>
              <m:t>k</m:t>
            </m:r>
          </m:e>
          <m:sub>
            <m:r>
              <w:rPr>
                <w:rFonts w:ascii="Cambria Math" w:hAnsi="Cambria Math"/>
              </w:rPr>
              <m:t>s</m:t>
            </m:r>
          </m:sub>
        </m:sSub>
      </m:oMath>
      <w:r>
        <w:rPr>
          <w:iCs/>
        </w:rPr>
        <w:t xml:space="preserve"> = </w:t>
      </w:r>
      <w:r w:rsidRPr="00F973CF">
        <w:rPr>
          <w:iCs/>
        </w:rPr>
        <w:t>1.62</w:t>
      </w:r>
      <w:r w:rsidRPr="007E11F0">
        <w:rPr>
          <w:color w:val="000000"/>
          <w:lang w:eastAsia="en-CA"/>
        </w:rPr>
        <w:t>×10</w:t>
      </w:r>
      <w:r w:rsidRPr="007E11F0">
        <w:rPr>
          <w:color w:val="000000"/>
          <w:vertAlign w:val="superscript"/>
          <w:lang w:eastAsia="en-CA"/>
        </w:rPr>
        <w:t>-</w:t>
      </w:r>
      <w:r>
        <w:rPr>
          <w:color w:val="000000"/>
          <w:vertAlign w:val="superscript"/>
          <w:lang w:eastAsia="en-CA"/>
        </w:rPr>
        <w:t>3</w:t>
      </w:r>
      <w:r>
        <w:rPr>
          <w:iCs/>
        </w:rPr>
        <w:t xml:space="preserve"> mol L</w:t>
      </w:r>
      <w:r w:rsidRPr="00E97809">
        <w:rPr>
          <w:iCs/>
          <w:vertAlign w:val="superscript"/>
        </w:rPr>
        <w:t>-1</w:t>
      </w:r>
      <w:r>
        <w:rPr>
          <w:iCs/>
        </w:rPr>
        <w:t xml:space="preserve"> and </w:t>
      </w:r>
      <m:oMath>
        <m:sSub>
          <m:sSubPr>
            <m:ctrlPr>
              <w:rPr>
                <w:rFonts w:ascii="Cambria Math" w:hAnsi="Cambria Math"/>
                <w:i/>
                <w:iCs/>
              </w:rPr>
            </m:ctrlPr>
          </m:sSubPr>
          <m:e>
            <m:r>
              <w:rPr>
                <w:rFonts w:ascii="Cambria Math" w:hAnsi="Cambria Math"/>
              </w:rPr>
              <m:t>k</m:t>
            </m:r>
          </m:e>
          <m:sub>
            <m:r>
              <w:rPr>
                <w:rFonts w:ascii="Cambria Math" w:hAnsi="Cambria Math"/>
              </w:rPr>
              <m:t>sulf</m:t>
            </m:r>
          </m:sub>
        </m:sSub>
      </m:oMath>
      <w:r>
        <w:rPr>
          <w:iCs/>
        </w:rPr>
        <w:t xml:space="preserve"> = </w:t>
      </w:r>
      <w:r w:rsidRPr="00F973CF">
        <w:rPr>
          <w:iCs/>
        </w:rPr>
        <w:t>6.9</w:t>
      </w:r>
      <w:r w:rsidRPr="007E11F0">
        <w:rPr>
          <w:color w:val="000000"/>
          <w:lang w:eastAsia="en-CA"/>
        </w:rPr>
        <w:t>×10</w:t>
      </w:r>
      <w:r w:rsidRPr="007E11F0">
        <w:rPr>
          <w:color w:val="000000"/>
          <w:vertAlign w:val="superscript"/>
          <w:lang w:eastAsia="en-CA"/>
        </w:rPr>
        <w:t>-</w:t>
      </w:r>
      <w:r>
        <w:rPr>
          <w:color w:val="000000"/>
          <w:vertAlign w:val="superscript"/>
          <w:lang w:eastAsia="en-CA"/>
        </w:rPr>
        <w:t>9</w:t>
      </w:r>
      <w:r>
        <w:rPr>
          <w:iCs/>
        </w:rPr>
        <w:t xml:space="preserve"> </w:t>
      </w:r>
      <w:r>
        <w:t>mol</w:t>
      </w:r>
      <w:r w:rsidRPr="00F453C8">
        <w:t xml:space="preserve"> L</w:t>
      </w:r>
      <w:r w:rsidRPr="00F453C8">
        <w:rPr>
          <w:vertAlign w:val="superscript"/>
        </w:rPr>
        <w:t>-1</w:t>
      </w:r>
      <w:r w:rsidRPr="00F453C8">
        <w:t xml:space="preserve"> bulk</w:t>
      </w:r>
      <w:r>
        <w:t xml:space="preserve"> s</w:t>
      </w:r>
      <w:r w:rsidRPr="00E97809">
        <w:rPr>
          <w:vertAlign w:val="superscript"/>
        </w:rPr>
        <w:t xml:space="preserve">-1 </w:t>
      </w:r>
      <w:r>
        <w:t xml:space="preserve">(Gibson </w:t>
      </w:r>
      <w:r w:rsidR="004474F5">
        <w:t xml:space="preserve">et al. </w:t>
      </w:r>
      <w:r>
        <w:t>2011)</w:t>
      </w:r>
      <w:r w:rsidR="004474F5">
        <w:t xml:space="preserve">.  </w:t>
      </w:r>
      <m:oMath>
        <m:sSubSup>
          <m:sSubSupPr>
            <m:ctrlPr>
              <w:rPr>
                <w:rFonts w:ascii="Cambria Math" w:hAnsi="Cambria Math"/>
                <w:i/>
                <w:iCs/>
              </w:rPr>
            </m:ctrlPr>
          </m:sSubSupPr>
          <m:e>
            <m:r>
              <w:rPr>
                <w:rFonts w:ascii="Cambria Math" w:hAnsi="Cambria Math"/>
              </w:rPr>
              <m:t>K</m:t>
            </m:r>
          </m:e>
          <m:sub>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S</m:t>
            </m:r>
          </m:sub>
          <m:sup>
            <m:r>
              <w:rPr>
                <w:rFonts w:ascii="Cambria Math" w:hAnsi="Cambria Math"/>
              </w:rPr>
              <m:t>in</m:t>
            </m:r>
          </m:sup>
        </m:sSubSup>
      </m:oMath>
      <w:r w:rsidRPr="00B20B40">
        <w:t xml:space="preserve"> and </w:t>
      </w:r>
      <m:oMath>
        <m:sSubSup>
          <m:sSubSupPr>
            <m:ctrlPr>
              <w:rPr>
                <w:rFonts w:ascii="Cambria Math" w:hAnsi="Cambria Math"/>
                <w:i/>
                <w:iCs/>
              </w:rPr>
            </m:ctrlPr>
          </m:sSubSupPr>
          <m:e>
            <m:r>
              <w:rPr>
                <w:rFonts w:ascii="Cambria Math" w:hAnsi="Cambria Math"/>
              </w:rPr>
              <m:t>K</m:t>
            </m:r>
          </m:e>
          <m:sub>
            <m:sSub>
              <m:sSubPr>
                <m:ctrlPr>
                  <w:rPr>
                    <w:rFonts w:ascii="Cambria Math" w:hAnsi="Cambria Math"/>
                    <w:i/>
                    <w:iCs/>
                  </w:rPr>
                </m:ctrlPr>
              </m:sSubPr>
              <m:e>
                <m:r>
                  <w:rPr>
                    <w:rFonts w:ascii="Cambria Math" w:hAnsi="Cambria Math"/>
                  </w:rPr>
                  <m:t>O</m:t>
                </m:r>
              </m:e>
              <m:sub>
                <m:r>
                  <w:rPr>
                    <w:rFonts w:ascii="Cambria Math" w:hAnsi="Cambria Math"/>
                  </w:rPr>
                  <m:t>2</m:t>
                </m:r>
              </m:sub>
            </m:sSub>
          </m:sub>
          <m:sup>
            <m:r>
              <w:rPr>
                <w:rFonts w:ascii="Cambria Math" w:hAnsi="Cambria Math"/>
              </w:rPr>
              <m:t>in</m:t>
            </m:r>
          </m:sup>
        </m:sSubSup>
      </m:oMath>
      <w:r>
        <w:rPr>
          <w:iCs/>
        </w:rPr>
        <w:t xml:space="preserve"> are assumed to be </w:t>
      </w:r>
      <w:r w:rsidRPr="00016869">
        <w:rPr>
          <w:iCs/>
        </w:rPr>
        <w:t>3.125</w:t>
      </w:r>
      <w:r w:rsidRPr="007E11F0">
        <w:rPr>
          <w:color w:val="000000"/>
          <w:lang w:eastAsia="en-CA"/>
        </w:rPr>
        <w:t>×10</w:t>
      </w:r>
      <w:r w:rsidRPr="007E11F0">
        <w:rPr>
          <w:color w:val="000000"/>
          <w:vertAlign w:val="superscript"/>
          <w:lang w:eastAsia="en-CA"/>
        </w:rPr>
        <w:t>-</w:t>
      </w:r>
      <w:r>
        <w:rPr>
          <w:color w:val="000000"/>
          <w:vertAlign w:val="superscript"/>
          <w:lang w:eastAsia="en-CA"/>
        </w:rPr>
        <w:t>6</w:t>
      </w:r>
      <w:r>
        <w:rPr>
          <w:iCs/>
        </w:rPr>
        <w:t xml:space="preserve"> mol L</w:t>
      </w:r>
      <w:r w:rsidRPr="00E97809">
        <w:rPr>
          <w:iCs/>
          <w:vertAlign w:val="superscript"/>
        </w:rPr>
        <w:t>-1</w:t>
      </w:r>
      <w:r w:rsidR="004474F5">
        <w:rPr>
          <w:iCs/>
        </w:rPr>
        <w:t xml:space="preserve">.  </w:t>
      </w:r>
      <w:r>
        <w:rPr>
          <w:iCs/>
        </w:rPr>
        <w:t>The geochemical database is based on MINTEQ database</w:t>
      </w:r>
      <w:r w:rsidR="004109CF">
        <w:rPr>
          <w:iCs/>
        </w:rPr>
        <w:t xml:space="preserve"> (Allison et al. 1991)</w:t>
      </w:r>
      <w:r>
        <w:rPr>
          <w:iCs/>
        </w:rPr>
        <w:t xml:space="preserve"> for MIN3P-THCm, and the database file pitzer.dat for PHREEQC</w:t>
      </w:r>
      <w:r w:rsidR="004474F5">
        <w:rPr>
          <w:iCs/>
        </w:rPr>
        <w:t xml:space="preserve">.  </w:t>
      </w:r>
      <w:r>
        <w:rPr>
          <w:iCs/>
        </w:rPr>
        <w:t xml:space="preserve">For both calculations, </w:t>
      </w:r>
      <w:r w:rsidRPr="00E52462">
        <w:rPr>
          <w:iCs/>
        </w:rPr>
        <w:t>all</w:t>
      </w:r>
      <w:r>
        <w:rPr>
          <w:iCs/>
        </w:rPr>
        <w:t xml:space="preserve"> </w:t>
      </w:r>
      <w:r w:rsidRPr="00E52462">
        <w:rPr>
          <w:iCs/>
        </w:rPr>
        <w:t>individual-ion activity coefficients are scaled according to the</w:t>
      </w:r>
      <w:r>
        <w:rPr>
          <w:iCs/>
        </w:rPr>
        <w:t xml:space="preserve"> </w:t>
      </w:r>
      <w:r w:rsidRPr="00E52462">
        <w:rPr>
          <w:iCs/>
        </w:rPr>
        <w:t>MacInnes</w:t>
      </w:r>
      <w:r>
        <w:rPr>
          <w:iCs/>
        </w:rPr>
        <w:t>’</w:t>
      </w:r>
      <w:r w:rsidRPr="00E52462">
        <w:rPr>
          <w:iCs/>
        </w:rPr>
        <w:t xml:space="preserve"> convention</w:t>
      </w:r>
      <w:r>
        <w:rPr>
          <w:iCs/>
        </w:rPr>
        <w:t xml:space="preserve"> </w:t>
      </w:r>
      <w:r w:rsidRPr="00E52462">
        <w:rPr>
          <w:iCs/>
        </w:rPr>
        <w:t>(MacInnes 1919)</w:t>
      </w:r>
      <w:r>
        <w:rPr>
          <w:iCs/>
        </w:rPr>
        <w:t>.</w:t>
      </w:r>
    </w:p>
    <w:p w14:paraId="11FBF695" w14:textId="77777777" w:rsidR="00F66DCC" w:rsidRDefault="00F66DCC" w:rsidP="00F66DCC">
      <w:pPr>
        <w:pStyle w:val="Heading4"/>
      </w:pPr>
      <w:bookmarkStart w:id="651" w:name="_Toc467601123"/>
      <w:bookmarkStart w:id="652" w:name="_Toc520374598"/>
      <w:r>
        <w:t>Results</w:t>
      </w:r>
      <w:bookmarkEnd w:id="651"/>
      <w:bookmarkEnd w:id="652"/>
    </w:p>
    <w:p w14:paraId="5AFD1314" w14:textId="687B5852" w:rsidR="00F66DCC" w:rsidRDefault="00F66DCC" w:rsidP="00F66DCC">
      <w:r w:rsidRPr="00ED3698">
        <w:t>Simulated</w:t>
      </w:r>
      <w:r>
        <w:t xml:space="preserve"> results are depicted in </w:t>
      </w:r>
      <w:r w:rsidR="007058AB">
        <w:fldChar w:fldCharType="begin"/>
      </w:r>
      <w:r w:rsidR="007058AB">
        <w:instrText xml:space="preserve"> REF _Ref469491893 \h </w:instrText>
      </w:r>
      <w:r w:rsidR="007058AB">
        <w:fldChar w:fldCharType="separate"/>
      </w:r>
      <w:r w:rsidR="00B560DA">
        <w:t xml:space="preserve">Figure </w:t>
      </w:r>
      <w:r w:rsidR="00B560DA">
        <w:rPr>
          <w:noProof/>
        </w:rPr>
        <w:t>2</w:t>
      </w:r>
      <w:r w:rsidR="00B560DA">
        <w:t>.</w:t>
      </w:r>
      <w:r w:rsidR="00B560DA">
        <w:rPr>
          <w:noProof/>
        </w:rPr>
        <w:t>52</w:t>
      </w:r>
      <w:r w:rsidR="007058AB">
        <w:fldChar w:fldCharType="end"/>
      </w:r>
      <w:r>
        <w:t xml:space="preserve"> and </w:t>
      </w:r>
      <w:r w:rsidR="007058AB">
        <w:fldChar w:fldCharType="begin"/>
      </w:r>
      <w:r w:rsidR="007058AB">
        <w:instrText xml:space="preserve"> REF _Ref469491904 \h </w:instrText>
      </w:r>
      <w:r w:rsidR="007058AB">
        <w:fldChar w:fldCharType="separate"/>
      </w:r>
      <w:r w:rsidR="00B560DA">
        <w:t xml:space="preserve">Figure </w:t>
      </w:r>
      <w:r w:rsidR="00B560DA">
        <w:rPr>
          <w:noProof/>
        </w:rPr>
        <w:t>2</w:t>
      </w:r>
      <w:r w:rsidR="00B560DA">
        <w:t>.</w:t>
      </w:r>
      <w:r w:rsidR="00B560DA">
        <w:rPr>
          <w:noProof/>
        </w:rPr>
        <w:t>53</w:t>
      </w:r>
      <w:r w:rsidR="007058AB">
        <w:fldChar w:fldCharType="end"/>
      </w:r>
      <w:r w:rsidR="004474F5">
        <w:t xml:space="preserve">.  </w:t>
      </w:r>
      <w:r w:rsidR="007058AB">
        <w:fldChar w:fldCharType="begin"/>
      </w:r>
      <w:r w:rsidR="007058AB">
        <w:instrText xml:space="preserve"> REF _Ref469491893 \h </w:instrText>
      </w:r>
      <w:r w:rsidR="007058AB">
        <w:fldChar w:fldCharType="separate"/>
      </w:r>
      <w:r w:rsidR="00B560DA">
        <w:t xml:space="preserve">Figure </w:t>
      </w:r>
      <w:r w:rsidR="00B560DA">
        <w:rPr>
          <w:noProof/>
        </w:rPr>
        <w:t>2</w:t>
      </w:r>
      <w:r w:rsidR="00B560DA">
        <w:t>.</w:t>
      </w:r>
      <w:r w:rsidR="00B560DA">
        <w:rPr>
          <w:noProof/>
        </w:rPr>
        <w:t>52</w:t>
      </w:r>
      <w:r w:rsidR="007058AB">
        <w:fldChar w:fldCharType="end"/>
      </w:r>
      <w:r>
        <w:t xml:space="preserve"> (left) showed the concentration profiles of HS</w:t>
      </w:r>
      <w:r w:rsidRPr="00907021">
        <w:rPr>
          <w:vertAlign w:val="superscript"/>
        </w:rPr>
        <w:t>-</w:t>
      </w:r>
      <w:r>
        <w:t xml:space="preserve"> (solid lines) and SO</w:t>
      </w:r>
      <w:r w:rsidRPr="00907021">
        <w:rPr>
          <w:vertAlign w:val="subscript"/>
        </w:rPr>
        <w:t>4</w:t>
      </w:r>
      <w:r w:rsidRPr="00907021">
        <w:rPr>
          <w:vertAlign w:val="superscript"/>
        </w:rPr>
        <w:t>2-</w:t>
      </w:r>
      <w:r>
        <w:t xml:space="preserve"> (dashed lines) at 1, 5 and 10 hours</w:t>
      </w:r>
      <w:r w:rsidR="004474F5">
        <w:t xml:space="preserve">.  </w:t>
      </w:r>
      <w:r w:rsidR="007058AB">
        <w:fldChar w:fldCharType="begin"/>
      </w:r>
      <w:r w:rsidR="007058AB">
        <w:instrText xml:space="preserve"> REF _Ref469491893 \h </w:instrText>
      </w:r>
      <w:r w:rsidR="007058AB">
        <w:fldChar w:fldCharType="separate"/>
      </w:r>
      <w:r w:rsidR="00B560DA">
        <w:t xml:space="preserve">Figure </w:t>
      </w:r>
      <w:r w:rsidR="00B560DA">
        <w:rPr>
          <w:noProof/>
        </w:rPr>
        <w:t>2</w:t>
      </w:r>
      <w:r w:rsidR="00B560DA">
        <w:t>.</w:t>
      </w:r>
      <w:r w:rsidR="00B560DA">
        <w:rPr>
          <w:noProof/>
        </w:rPr>
        <w:t>52</w:t>
      </w:r>
      <w:r w:rsidR="007058AB">
        <w:fldChar w:fldCharType="end"/>
      </w:r>
      <w:r>
        <w:t>(right, solid lines) depicted the corresponding profiles of salinity at 1, 5 and 10 hours, respectively</w:t>
      </w:r>
      <w:r w:rsidR="004474F5">
        <w:t xml:space="preserve">.  </w:t>
      </w:r>
      <w:r>
        <w:t>The salinity of the pore water in the column decreases substantially with the infiltration of fresh water from the left side</w:t>
      </w:r>
      <w:r w:rsidR="004474F5">
        <w:t xml:space="preserve">.  </w:t>
      </w:r>
      <w:r>
        <w:t>Due to the salinity dependence of the sulfate reduction reaction, HS</w:t>
      </w:r>
      <w:r w:rsidRPr="00907021">
        <w:rPr>
          <w:vertAlign w:val="superscript"/>
        </w:rPr>
        <w:t>-</w:t>
      </w:r>
      <w:r>
        <w:t xml:space="preserve"> concentration remains very low where salinity is high even though the concentration of SO</w:t>
      </w:r>
      <w:r w:rsidRPr="00907021">
        <w:rPr>
          <w:vertAlign w:val="subscript"/>
        </w:rPr>
        <w:t>4</w:t>
      </w:r>
      <w:r w:rsidRPr="00907021">
        <w:rPr>
          <w:vertAlign w:val="superscript"/>
        </w:rPr>
        <w:t>2-</w:t>
      </w:r>
      <w:r>
        <w:t xml:space="preserve"> is high</w:t>
      </w:r>
      <w:r w:rsidR="004474F5">
        <w:t xml:space="preserve">.  </w:t>
      </w:r>
      <w:r>
        <w:t>Therefore, a peak of HS</w:t>
      </w:r>
      <w:r w:rsidRPr="00907021">
        <w:rPr>
          <w:vertAlign w:val="superscript"/>
        </w:rPr>
        <w:t>-</w:t>
      </w:r>
      <w:r>
        <w:t xml:space="preserve"> concentration appears around the transition zone with intermediate salinity and high concentration of SO</w:t>
      </w:r>
      <w:r w:rsidRPr="00907021">
        <w:rPr>
          <w:vertAlign w:val="subscript"/>
        </w:rPr>
        <w:t>4</w:t>
      </w:r>
      <w:r w:rsidRPr="00907021">
        <w:rPr>
          <w:vertAlign w:val="superscript"/>
        </w:rPr>
        <w:t>2</w:t>
      </w:r>
      <w:r>
        <w:rPr>
          <w:vertAlign w:val="superscript"/>
        </w:rPr>
        <w:t>-</w:t>
      </w:r>
      <w:r w:rsidR="004474F5">
        <w:t xml:space="preserve">.  </w:t>
      </w:r>
      <w:r>
        <w:t>The peak concentration of HS</w:t>
      </w:r>
      <w:r w:rsidRPr="00907021">
        <w:rPr>
          <w:vertAlign w:val="superscript"/>
        </w:rPr>
        <w:t>-</w:t>
      </w:r>
      <w:r>
        <w:t xml:space="preserve"> accumulates with the time and moves forwards along the flow path.</w:t>
      </w:r>
    </w:p>
    <w:p w14:paraId="3FD1D153" w14:textId="77777777" w:rsidR="00F66DCC" w:rsidRDefault="00F66DCC" w:rsidP="00F66DCC"/>
    <w:p w14:paraId="6F5832CB" w14:textId="77777777" w:rsidR="00F66DCC" w:rsidRDefault="00F66DCC" w:rsidP="00F66DCC">
      <w:pPr>
        <w:keepNext/>
      </w:pPr>
      <w:r>
        <w:rPr>
          <w:noProof/>
          <w:lang w:val="en-CA" w:eastAsia="zh-CN"/>
        </w:rPr>
        <w:lastRenderedPageBreak/>
        <w:drawing>
          <wp:inline distT="0" distB="0" distL="0" distR="0" wp14:anchorId="54A157CA" wp14:editId="4CB1CED4">
            <wp:extent cx="5886450" cy="31248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S-profiles-pitzer-compare.png"/>
                    <pic:cNvPicPr/>
                  </pic:nvPicPr>
                  <pic:blipFill>
                    <a:blip r:embed="rId130">
                      <a:extLst>
                        <a:ext uri="{28A0092B-C50C-407E-A947-70E740481C1C}">
                          <a14:useLocalDpi xmlns:a14="http://schemas.microsoft.com/office/drawing/2010/main" val="0"/>
                        </a:ext>
                      </a:extLst>
                    </a:blip>
                    <a:stretch>
                      <a:fillRect/>
                    </a:stretch>
                  </pic:blipFill>
                  <pic:spPr>
                    <a:xfrm>
                      <a:off x="0" y="0"/>
                      <a:ext cx="5886450" cy="3124835"/>
                    </a:xfrm>
                    <a:prstGeom prst="rect">
                      <a:avLst/>
                    </a:prstGeom>
                  </pic:spPr>
                </pic:pic>
              </a:graphicData>
            </a:graphic>
          </wp:inline>
        </w:drawing>
      </w:r>
    </w:p>
    <w:p w14:paraId="25A18731" w14:textId="40E73028" w:rsidR="00F66DCC" w:rsidRDefault="00F66DCC" w:rsidP="00F66DCC">
      <w:pPr>
        <w:pStyle w:val="Caption"/>
      </w:pPr>
      <w:bookmarkStart w:id="653" w:name="_Ref466390708"/>
      <w:bookmarkStart w:id="654" w:name="_Ref469491893"/>
      <w:bookmarkStart w:id="655" w:name="_Toc467601141"/>
      <w:bookmarkStart w:id="656" w:name="_Toc520375068"/>
      <w:r>
        <w:t xml:space="preserve">Figure </w:t>
      </w:r>
      <w:bookmarkEnd w:id="653"/>
      <w:r w:rsidR="007058AB">
        <w:fldChar w:fldCharType="begin"/>
      </w:r>
      <w:r w:rsidR="007058AB">
        <w:instrText xml:space="preserve"> STYLEREF 1 \s </w:instrText>
      </w:r>
      <w:r w:rsidR="007058AB">
        <w:fldChar w:fldCharType="separate"/>
      </w:r>
      <w:r w:rsidR="00B560DA">
        <w:rPr>
          <w:noProof/>
        </w:rPr>
        <w:t>2</w:t>
      </w:r>
      <w:r w:rsidR="007058AB">
        <w:fldChar w:fldCharType="end"/>
      </w:r>
      <w:r w:rsidR="007058AB">
        <w:t>.</w:t>
      </w:r>
      <w:r w:rsidR="007058AB">
        <w:fldChar w:fldCharType="begin"/>
      </w:r>
      <w:r w:rsidR="007058AB">
        <w:instrText xml:space="preserve"> SEQ Figure \* ARABIC \s 1 </w:instrText>
      </w:r>
      <w:r w:rsidR="007058AB">
        <w:fldChar w:fldCharType="separate"/>
      </w:r>
      <w:r w:rsidR="00B560DA">
        <w:rPr>
          <w:noProof/>
        </w:rPr>
        <w:t>52</w:t>
      </w:r>
      <w:r w:rsidR="007058AB">
        <w:fldChar w:fldCharType="end"/>
      </w:r>
      <w:bookmarkEnd w:id="654"/>
      <w:r w:rsidR="007058AB">
        <w:t xml:space="preserve">: </w:t>
      </w:r>
      <w:r>
        <w:t>Comparison of Concentration Profiles of HS</w:t>
      </w:r>
      <w:r w:rsidRPr="003C191C">
        <w:rPr>
          <w:vertAlign w:val="superscript"/>
        </w:rPr>
        <w:t>-</w:t>
      </w:r>
      <w:r>
        <w:t xml:space="preserve"> (Solid Lines/Filled Symbols) and SO</w:t>
      </w:r>
      <w:r w:rsidRPr="003C191C">
        <w:rPr>
          <w:vertAlign w:val="subscript"/>
        </w:rPr>
        <w:t>4</w:t>
      </w:r>
      <w:r w:rsidRPr="003C191C">
        <w:rPr>
          <w:vertAlign w:val="superscript"/>
        </w:rPr>
        <w:t>2-</w:t>
      </w:r>
      <w:r>
        <w:t xml:space="preserve"> (Dashed Lines/Open Symbols) (Left) and Profiles of Salinity (Right) at 1 (Blue), 5 (Red) and 10 (Black) Hours Simulated Using MIN3P-THCm (lines) to Those Simulated Using PHREEQC (Symbols)</w:t>
      </w:r>
      <w:bookmarkEnd w:id="655"/>
      <w:bookmarkEnd w:id="656"/>
    </w:p>
    <w:p w14:paraId="708AF2F2" w14:textId="77777777" w:rsidR="00F66DCC" w:rsidRDefault="00F66DCC" w:rsidP="00F66DCC"/>
    <w:p w14:paraId="1D971D2F" w14:textId="457ECA1E" w:rsidR="00F66DCC" w:rsidRDefault="007058AB" w:rsidP="00F66DCC">
      <w:r>
        <w:fldChar w:fldCharType="begin"/>
      </w:r>
      <w:r>
        <w:instrText xml:space="preserve"> REF _Ref469491904 \h </w:instrText>
      </w:r>
      <w:r>
        <w:fldChar w:fldCharType="separate"/>
      </w:r>
      <w:r w:rsidR="00B560DA">
        <w:t xml:space="preserve">Figure </w:t>
      </w:r>
      <w:r w:rsidR="00B560DA">
        <w:rPr>
          <w:noProof/>
        </w:rPr>
        <w:t>2</w:t>
      </w:r>
      <w:r w:rsidR="00B560DA">
        <w:t>.</w:t>
      </w:r>
      <w:r w:rsidR="00B560DA">
        <w:rPr>
          <w:noProof/>
        </w:rPr>
        <w:t>53</w:t>
      </w:r>
      <w:r>
        <w:fldChar w:fldCharType="end"/>
      </w:r>
      <w:r w:rsidR="00F66DCC">
        <w:t xml:space="preserve"> depicts the breakthrough curves of pH, component concentrations and the saturation indexes (SI) of minerals</w:t>
      </w:r>
      <w:r w:rsidR="004474F5">
        <w:t xml:space="preserve">.  </w:t>
      </w:r>
      <w:r w:rsidR="00F66DCC">
        <w:t>Calcite is in equilibrium with the pore water while halite is slightly undersaturated</w:t>
      </w:r>
      <w:r w:rsidR="004474F5">
        <w:t xml:space="preserve">.  </w:t>
      </w:r>
      <w:r w:rsidR="00F66DCC">
        <w:t>But SI of anhydrite is -0.8 - apparently undersaturated</w:t>
      </w:r>
      <w:r w:rsidR="004474F5">
        <w:t xml:space="preserve">.  </w:t>
      </w:r>
      <w:r w:rsidR="00F66DCC">
        <w:t>Within about 12 hours, the concentrations of the components Na</w:t>
      </w:r>
      <w:r w:rsidR="00F66DCC">
        <w:rPr>
          <w:vertAlign w:val="superscript"/>
        </w:rPr>
        <w:t>+</w:t>
      </w:r>
      <w:r w:rsidR="00F66DCC">
        <w:t>, Cl</w:t>
      </w:r>
      <w:r w:rsidR="00F66DCC">
        <w:rPr>
          <w:vertAlign w:val="superscript"/>
        </w:rPr>
        <w:t>-</w:t>
      </w:r>
      <w:r w:rsidR="00F66DCC">
        <w:t>, Ca</w:t>
      </w:r>
      <w:r w:rsidR="00F66DCC">
        <w:rPr>
          <w:vertAlign w:val="superscript"/>
        </w:rPr>
        <w:t>2+</w:t>
      </w:r>
      <w:r w:rsidR="00F66DCC" w:rsidRPr="00ED3698">
        <w:t xml:space="preserve">, </w:t>
      </w:r>
      <w:r w:rsidR="00F66DCC">
        <w:t>K</w:t>
      </w:r>
      <w:r w:rsidR="00F66DCC">
        <w:rPr>
          <w:vertAlign w:val="superscript"/>
        </w:rPr>
        <w:t>+</w:t>
      </w:r>
      <w:r w:rsidR="00F66DCC">
        <w:t xml:space="preserve"> and Mg</w:t>
      </w:r>
      <w:r w:rsidR="00F66DCC">
        <w:rPr>
          <w:vertAlign w:val="superscript"/>
        </w:rPr>
        <w:t>2+</w:t>
      </w:r>
      <w:r w:rsidR="00F66DCC">
        <w:t xml:space="preserve"> except SO</w:t>
      </w:r>
      <w:r w:rsidR="00F66DCC" w:rsidRPr="00EF061C">
        <w:rPr>
          <w:vertAlign w:val="subscript"/>
        </w:rPr>
        <w:t>4</w:t>
      </w:r>
      <w:r w:rsidR="00F66DCC">
        <w:rPr>
          <w:vertAlign w:val="superscript"/>
        </w:rPr>
        <w:t>2-</w:t>
      </w:r>
      <w:r w:rsidR="00F66DCC">
        <w:t xml:space="preserve"> remains almost constant</w:t>
      </w:r>
      <w:r w:rsidR="004474F5">
        <w:t xml:space="preserve">.  </w:t>
      </w:r>
      <w:r w:rsidR="00F66DCC">
        <w:t>The concentration of SO</w:t>
      </w:r>
      <w:r w:rsidR="00F66DCC" w:rsidRPr="00EF061C">
        <w:rPr>
          <w:vertAlign w:val="subscript"/>
        </w:rPr>
        <w:t>4</w:t>
      </w:r>
      <w:r w:rsidR="00F66DCC">
        <w:rPr>
          <w:vertAlign w:val="superscript"/>
        </w:rPr>
        <w:t>2-</w:t>
      </w:r>
      <w:r w:rsidR="00F66DCC">
        <w:t xml:space="preserve"> increases gradually from 6.2</w:t>
      </w:r>
      <w:r w:rsidR="00F66DCC">
        <w:rPr>
          <w:rFonts w:cs="Arial"/>
        </w:rPr>
        <w:t>×</w:t>
      </w:r>
      <w:r w:rsidR="00F66DCC">
        <w:t>10</w:t>
      </w:r>
      <w:r w:rsidR="00F66DCC" w:rsidRPr="0056194A">
        <w:rPr>
          <w:vertAlign w:val="superscript"/>
        </w:rPr>
        <w:t>-</w:t>
      </w:r>
      <w:r w:rsidR="00F66DCC">
        <w:rPr>
          <w:vertAlign w:val="superscript"/>
        </w:rPr>
        <w:t>3</w:t>
      </w:r>
      <w:r w:rsidR="00F66DCC">
        <w:t> mol L</w:t>
      </w:r>
      <w:r w:rsidR="00F66DCC">
        <w:rPr>
          <w:vertAlign w:val="superscript"/>
        </w:rPr>
        <w:t>-1</w:t>
      </w:r>
      <w:r w:rsidR="00F66DCC">
        <w:t xml:space="preserve"> to 6.8</w:t>
      </w:r>
      <w:r w:rsidR="00F66DCC">
        <w:rPr>
          <w:rFonts w:cs="Arial"/>
        </w:rPr>
        <w:t>×</w:t>
      </w:r>
      <w:r w:rsidR="00F66DCC">
        <w:t>10</w:t>
      </w:r>
      <w:r w:rsidR="00F66DCC" w:rsidRPr="0056194A">
        <w:rPr>
          <w:vertAlign w:val="superscript"/>
        </w:rPr>
        <w:t>-</w:t>
      </w:r>
      <w:r w:rsidR="00F66DCC">
        <w:rPr>
          <w:vertAlign w:val="superscript"/>
        </w:rPr>
        <w:t>3</w:t>
      </w:r>
      <w:r w:rsidR="00F66DCC">
        <w:t> mol L</w:t>
      </w:r>
      <w:r w:rsidR="00F66DCC">
        <w:rPr>
          <w:vertAlign w:val="superscript"/>
        </w:rPr>
        <w:t>-1</w:t>
      </w:r>
      <w:r w:rsidR="00F66DCC">
        <w:t xml:space="preserve"> within 12 hours owing to the dissolution of anhydrite in the column</w:t>
      </w:r>
      <w:r w:rsidR="004474F5">
        <w:t xml:space="preserve">.  </w:t>
      </w:r>
      <w:r w:rsidR="00F66DCC">
        <w:t>After about 12 hours, the fresh water reaches the end of the column and the concentrations of most main components (Na</w:t>
      </w:r>
      <w:r w:rsidR="00F66DCC">
        <w:rPr>
          <w:vertAlign w:val="superscript"/>
        </w:rPr>
        <w:t>+</w:t>
      </w:r>
      <w:r w:rsidR="00F66DCC">
        <w:t>, Cl</w:t>
      </w:r>
      <w:r w:rsidR="00F66DCC">
        <w:rPr>
          <w:vertAlign w:val="superscript"/>
        </w:rPr>
        <w:t>-</w:t>
      </w:r>
      <w:r w:rsidR="00F66DCC">
        <w:t>, Ca</w:t>
      </w:r>
      <w:r w:rsidR="00F66DCC">
        <w:rPr>
          <w:vertAlign w:val="superscript"/>
        </w:rPr>
        <w:t>2+</w:t>
      </w:r>
      <w:r w:rsidR="00F66DCC" w:rsidRPr="00ED3698">
        <w:t xml:space="preserve">, </w:t>
      </w:r>
      <w:r w:rsidR="00F66DCC">
        <w:t>K</w:t>
      </w:r>
      <w:r w:rsidR="00F66DCC">
        <w:rPr>
          <w:vertAlign w:val="superscript"/>
        </w:rPr>
        <w:t>+</w:t>
      </w:r>
      <w:r w:rsidR="00F66DCC">
        <w:t>, Mg</w:t>
      </w:r>
      <w:r w:rsidR="00F66DCC">
        <w:rPr>
          <w:vertAlign w:val="superscript"/>
        </w:rPr>
        <w:t>2+</w:t>
      </w:r>
      <w:r w:rsidR="00F66DCC">
        <w:t xml:space="preserve"> and SO</w:t>
      </w:r>
      <w:r w:rsidR="00F66DCC" w:rsidRPr="00EF061C">
        <w:rPr>
          <w:vertAlign w:val="subscript"/>
        </w:rPr>
        <w:t>4</w:t>
      </w:r>
      <w:r w:rsidR="00F66DCC">
        <w:rPr>
          <w:vertAlign w:val="superscript"/>
        </w:rPr>
        <w:t>2-</w:t>
      </w:r>
      <w:r w:rsidR="00F66DCC">
        <w:t>) except HS</w:t>
      </w:r>
      <w:r w:rsidR="00F66DCC" w:rsidRPr="00907021">
        <w:rPr>
          <w:vertAlign w:val="superscript"/>
        </w:rPr>
        <w:t>-</w:t>
      </w:r>
      <w:r w:rsidR="00F66DCC">
        <w:t xml:space="preserve"> decreases significantly</w:t>
      </w:r>
      <w:r w:rsidR="004474F5">
        <w:t xml:space="preserve">.  </w:t>
      </w:r>
      <w:r w:rsidR="00F66DCC">
        <w:t>The concentration of HS</w:t>
      </w:r>
      <w:r w:rsidR="00F66DCC" w:rsidRPr="00907021">
        <w:rPr>
          <w:vertAlign w:val="superscript"/>
        </w:rPr>
        <w:t>-</w:t>
      </w:r>
      <w:r w:rsidR="00F66DCC">
        <w:t xml:space="preserve"> at the end of the column remains very low due to the high salinity, but substantially increases after 12 hours indicating the arrival of the migration front of the fresh water</w:t>
      </w:r>
      <w:r w:rsidR="004474F5">
        <w:t xml:space="preserve">.  </w:t>
      </w:r>
      <w:r w:rsidR="00F66DCC">
        <w:t>A peak concentration of HS</w:t>
      </w:r>
      <w:r w:rsidR="00F66DCC" w:rsidRPr="00907021">
        <w:rPr>
          <w:vertAlign w:val="superscript"/>
        </w:rPr>
        <w:t>-</w:t>
      </w:r>
      <w:r w:rsidR="00F66DCC">
        <w:t xml:space="preserve"> in 4.7</w:t>
      </w:r>
      <w:r w:rsidR="00F66DCC">
        <w:rPr>
          <w:rFonts w:cs="Arial"/>
        </w:rPr>
        <w:t>×</w:t>
      </w:r>
      <w:r w:rsidR="00F66DCC">
        <w:t>10</w:t>
      </w:r>
      <w:r w:rsidR="00F66DCC" w:rsidRPr="0056194A">
        <w:rPr>
          <w:vertAlign w:val="superscript"/>
        </w:rPr>
        <w:t>-5</w:t>
      </w:r>
      <w:r w:rsidR="00F66DCC">
        <w:t xml:space="preserve"> mol L</w:t>
      </w:r>
      <w:r w:rsidR="00F66DCC">
        <w:rPr>
          <w:vertAlign w:val="superscript"/>
        </w:rPr>
        <w:t>-1</w:t>
      </w:r>
      <w:r w:rsidR="00F66DCC">
        <w:t xml:space="preserve"> occurs at about 13 hours and then decreases substantially indicating the total replacement of the hypersaline solution by fresh water.</w:t>
      </w:r>
    </w:p>
    <w:p w14:paraId="52CF4D02" w14:textId="35FFE5B9" w:rsidR="00F66DCC" w:rsidRDefault="00F66DCC" w:rsidP="00F66DCC">
      <w:r>
        <w:t xml:space="preserve">Comparison of the simulated results by MIN3P-THCm (lines in </w:t>
      </w:r>
      <w:r w:rsidR="007058AB">
        <w:fldChar w:fldCharType="begin"/>
      </w:r>
      <w:r w:rsidR="007058AB">
        <w:instrText xml:space="preserve"> REF _Ref469491893 \h </w:instrText>
      </w:r>
      <w:r w:rsidR="007058AB">
        <w:fldChar w:fldCharType="separate"/>
      </w:r>
      <w:r w:rsidR="00B560DA">
        <w:t xml:space="preserve">Figure </w:t>
      </w:r>
      <w:r w:rsidR="00B560DA">
        <w:rPr>
          <w:noProof/>
        </w:rPr>
        <w:t>2</w:t>
      </w:r>
      <w:r w:rsidR="00B560DA">
        <w:t>.</w:t>
      </w:r>
      <w:r w:rsidR="00B560DA">
        <w:rPr>
          <w:noProof/>
        </w:rPr>
        <w:t>52</w:t>
      </w:r>
      <w:r w:rsidR="007058AB">
        <w:fldChar w:fldCharType="end"/>
      </w:r>
      <w:r>
        <w:t xml:space="preserve"> and </w:t>
      </w:r>
      <w:r w:rsidR="007058AB">
        <w:fldChar w:fldCharType="begin"/>
      </w:r>
      <w:r w:rsidR="007058AB">
        <w:instrText xml:space="preserve"> REF _Ref469491904 \h </w:instrText>
      </w:r>
      <w:r w:rsidR="007058AB">
        <w:fldChar w:fldCharType="separate"/>
      </w:r>
      <w:r w:rsidR="00B560DA">
        <w:t xml:space="preserve">Figure </w:t>
      </w:r>
      <w:r w:rsidR="00B560DA">
        <w:rPr>
          <w:noProof/>
        </w:rPr>
        <w:t>2</w:t>
      </w:r>
      <w:r w:rsidR="00B560DA">
        <w:t>.</w:t>
      </w:r>
      <w:r w:rsidR="00B560DA">
        <w:rPr>
          <w:noProof/>
        </w:rPr>
        <w:t>53</w:t>
      </w:r>
      <w:r w:rsidR="007058AB">
        <w:fldChar w:fldCharType="end"/>
      </w:r>
      <w:r>
        <w:t xml:space="preserve">) to those by PHREEQC (symbols in </w:t>
      </w:r>
      <w:r w:rsidR="007058AB">
        <w:fldChar w:fldCharType="begin"/>
      </w:r>
      <w:r w:rsidR="007058AB">
        <w:instrText xml:space="preserve"> REF _Ref469491893 \h </w:instrText>
      </w:r>
      <w:r w:rsidR="007058AB">
        <w:fldChar w:fldCharType="separate"/>
      </w:r>
      <w:r w:rsidR="00B560DA">
        <w:t xml:space="preserve">Figure </w:t>
      </w:r>
      <w:r w:rsidR="00B560DA">
        <w:rPr>
          <w:noProof/>
        </w:rPr>
        <w:t>2</w:t>
      </w:r>
      <w:r w:rsidR="00B560DA">
        <w:t>.</w:t>
      </w:r>
      <w:r w:rsidR="00B560DA">
        <w:rPr>
          <w:noProof/>
        </w:rPr>
        <w:t>52</w:t>
      </w:r>
      <w:r w:rsidR="007058AB">
        <w:fldChar w:fldCharType="end"/>
      </w:r>
      <w:r>
        <w:t xml:space="preserve"> and </w:t>
      </w:r>
      <w:r w:rsidR="007058AB">
        <w:fldChar w:fldCharType="begin"/>
      </w:r>
      <w:r w:rsidR="007058AB">
        <w:instrText xml:space="preserve"> REF _Ref469491904 \h </w:instrText>
      </w:r>
      <w:r w:rsidR="007058AB">
        <w:fldChar w:fldCharType="separate"/>
      </w:r>
      <w:r w:rsidR="00B560DA">
        <w:t xml:space="preserve">Figure </w:t>
      </w:r>
      <w:r w:rsidR="00B560DA">
        <w:rPr>
          <w:noProof/>
        </w:rPr>
        <w:t>2</w:t>
      </w:r>
      <w:r w:rsidR="00B560DA">
        <w:t>.</w:t>
      </w:r>
      <w:r w:rsidR="00B560DA">
        <w:rPr>
          <w:noProof/>
        </w:rPr>
        <w:t>53</w:t>
      </w:r>
      <w:r w:rsidR="007058AB">
        <w:fldChar w:fldCharType="end"/>
      </w:r>
      <w:r>
        <w:t>) showed very good agreement.</w:t>
      </w:r>
    </w:p>
    <w:p w14:paraId="685D35FF" w14:textId="77777777" w:rsidR="00F66DCC" w:rsidRDefault="00F66DCC" w:rsidP="00F66DCC"/>
    <w:p w14:paraId="5AED7571" w14:textId="77777777" w:rsidR="00F66DCC" w:rsidRDefault="00F66DCC" w:rsidP="00F66DCC">
      <w:pPr>
        <w:keepNext/>
      </w:pPr>
      <w:r>
        <w:rPr>
          <w:noProof/>
          <w:lang w:val="en-CA" w:eastAsia="zh-CN"/>
        </w:rPr>
        <w:lastRenderedPageBreak/>
        <w:drawing>
          <wp:inline distT="0" distB="0" distL="0" distR="0" wp14:anchorId="5C586AD0" wp14:editId="4706988F">
            <wp:extent cx="5886450" cy="52292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reeqc-comp-transient.png"/>
                    <pic:cNvPicPr/>
                  </pic:nvPicPr>
                  <pic:blipFill>
                    <a:blip r:embed="rId131">
                      <a:extLst>
                        <a:ext uri="{28A0092B-C50C-407E-A947-70E740481C1C}">
                          <a14:useLocalDpi xmlns:a14="http://schemas.microsoft.com/office/drawing/2010/main" val="0"/>
                        </a:ext>
                      </a:extLst>
                    </a:blip>
                    <a:stretch>
                      <a:fillRect/>
                    </a:stretch>
                  </pic:blipFill>
                  <pic:spPr>
                    <a:xfrm>
                      <a:off x="0" y="0"/>
                      <a:ext cx="5886450" cy="5229225"/>
                    </a:xfrm>
                    <a:prstGeom prst="rect">
                      <a:avLst/>
                    </a:prstGeom>
                  </pic:spPr>
                </pic:pic>
              </a:graphicData>
            </a:graphic>
          </wp:inline>
        </w:drawing>
      </w:r>
    </w:p>
    <w:p w14:paraId="62BF48EA" w14:textId="1C52CBD9" w:rsidR="00F66DCC" w:rsidRPr="00D11FE5" w:rsidRDefault="00F66DCC" w:rsidP="00F66DCC">
      <w:pPr>
        <w:pStyle w:val="Caption"/>
      </w:pPr>
      <w:bookmarkStart w:id="657" w:name="_Ref466390722"/>
      <w:bookmarkStart w:id="658" w:name="_Ref469491904"/>
      <w:bookmarkStart w:id="659" w:name="_Toc467601142"/>
      <w:bookmarkStart w:id="660" w:name="_Toc520375069"/>
      <w:r>
        <w:t xml:space="preserve">Figure </w:t>
      </w:r>
      <w:bookmarkEnd w:id="657"/>
      <w:r w:rsidR="007058AB">
        <w:fldChar w:fldCharType="begin"/>
      </w:r>
      <w:r w:rsidR="007058AB">
        <w:instrText xml:space="preserve"> STYLEREF 1 \s </w:instrText>
      </w:r>
      <w:r w:rsidR="007058AB">
        <w:fldChar w:fldCharType="separate"/>
      </w:r>
      <w:r w:rsidR="00B560DA">
        <w:rPr>
          <w:noProof/>
        </w:rPr>
        <w:t>2</w:t>
      </w:r>
      <w:r w:rsidR="007058AB">
        <w:fldChar w:fldCharType="end"/>
      </w:r>
      <w:r w:rsidR="007058AB">
        <w:t>.</w:t>
      </w:r>
      <w:r w:rsidR="007058AB">
        <w:fldChar w:fldCharType="begin"/>
      </w:r>
      <w:r w:rsidR="007058AB">
        <w:instrText xml:space="preserve"> SEQ Figure \* ARABIC \s 1 </w:instrText>
      </w:r>
      <w:r w:rsidR="007058AB">
        <w:fldChar w:fldCharType="separate"/>
      </w:r>
      <w:r w:rsidR="00B560DA">
        <w:rPr>
          <w:noProof/>
        </w:rPr>
        <w:t>53</w:t>
      </w:r>
      <w:r w:rsidR="007058AB">
        <w:fldChar w:fldCharType="end"/>
      </w:r>
      <w:bookmarkEnd w:id="658"/>
      <w:r w:rsidR="007058AB">
        <w:t xml:space="preserve">: </w:t>
      </w:r>
      <w:r>
        <w:t>Comparison of Breakthrough Curves of pH and Total Concentrations of Na</w:t>
      </w:r>
      <w:r>
        <w:rPr>
          <w:vertAlign w:val="superscript"/>
        </w:rPr>
        <w:t>+</w:t>
      </w:r>
      <w:r w:rsidRPr="00B551FC">
        <w:t xml:space="preserve"> </w:t>
      </w:r>
      <w:r>
        <w:t>and Cl</w:t>
      </w:r>
      <w:r>
        <w:rPr>
          <w:vertAlign w:val="superscript"/>
        </w:rPr>
        <w:t>-</w:t>
      </w:r>
      <w:r>
        <w:t xml:space="preserve"> (Top Left), Ca</w:t>
      </w:r>
      <w:r>
        <w:rPr>
          <w:vertAlign w:val="superscript"/>
        </w:rPr>
        <w:t>2+</w:t>
      </w:r>
      <w:r w:rsidRPr="00ED3698">
        <w:t xml:space="preserve">, </w:t>
      </w:r>
      <w:r>
        <w:t>K</w:t>
      </w:r>
      <w:r>
        <w:rPr>
          <w:vertAlign w:val="superscript"/>
        </w:rPr>
        <w:t>+</w:t>
      </w:r>
      <w:r w:rsidRPr="00ED3698">
        <w:t>,</w:t>
      </w:r>
      <w:r w:rsidRPr="00B551FC">
        <w:t xml:space="preserve"> </w:t>
      </w:r>
      <w:r>
        <w:t>Mg</w:t>
      </w:r>
      <w:r>
        <w:rPr>
          <w:vertAlign w:val="superscript"/>
        </w:rPr>
        <w:t>2+</w:t>
      </w:r>
      <w:r>
        <w:t xml:space="preserve"> (Top Right), S</w:t>
      </w:r>
      <w:r w:rsidRPr="00ED3698">
        <w:t>O</w:t>
      </w:r>
      <w:r>
        <w:rPr>
          <w:vertAlign w:val="subscript"/>
        </w:rPr>
        <w:t>4</w:t>
      </w:r>
      <w:r>
        <w:rPr>
          <w:vertAlign w:val="superscript"/>
        </w:rPr>
        <w:t>2-</w:t>
      </w:r>
      <w:r w:rsidRPr="00ED3698">
        <w:t>, CO</w:t>
      </w:r>
      <w:r w:rsidRPr="00ED3698">
        <w:rPr>
          <w:vertAlign w:val="subscript"/>
        </w:rPr>
        <w:t>3</w:t>
      </w:r>
      <w:r>
        <w:rPr>
          <w:vertAlign w:val="superscript"/>
        </w:rPr>
        <w:t>2-</w:t>
      </w:r>
      <w:r>
        <w:t xml:space="preserve"> and HS</w:t>
      </w:r>
      <w:r>
        <w:rPr>
          <w:vertAlign w:val="superscript"/>
        </w:rPr>
        <w:t xml:space="preserve">- </w:t>
      </w:r>
      <w:r>
        <w:t>(Bottom Right), and SI (saturation indexes) of Calcite, Anhydrite and Halite (Bottom Left) Simulated by MIN3P-THCm (Lines) to Those Calculated by PHREEQC (Symbols) Considered the SDSR Model</w:t>
      </w:r>
      <w:bookmarkEnd w:id="659"/>
      <w:bookmarkEnd w:id="660"/>
    </w:p>
    <w:p w14:paraId="131B8450" w14:textId="77777777" w:rsidR="00F66DCC" w:rsidRDefault="00F66DCC" w:rsidP="00F66DCC"/>
    <w:p w14:paraId="21AFBA6B" w14:textId="5A6EBC09" w:rsidR="00F66DCC" w:rsidRPr="00C4734D" w:rsidRDefault="00F66DCC" w:rsidP="00F66DCC">
      <w:pPr>
        <w:rPr>
          <w:lang w:val="en-CA"/>
        </w:rPr>
      </w:pPr>
      <w:r>
        <w:t>To demonstrate the influence of the SDSR model on the simulation results, a comparison calculation is performed with the same example as mentioned above by switching off the SDSR model using MIN3P-THCm and PHREEQC</w:t>
      </w:r>
      <w:r w:rsidR="004474F5">
        <w:t xml:space="preserve">.  </w:t>
      </w:r>
      <w:r w:rsidR="007058AB">
        <w:fldChar w:fldCharType="begin"/>
      </w:r>
      <w:r w:rsidR="007058AB">
        <w:instrText xml:space="preserve"> REF _Ref469492054 \h </w:instrText>
      </w:r>
      <w:r w:rsidR="007058AB">
        <w:fldChar w:fldCharType="separate"/>
      </w:r>
      <w:r w:rsidR="00B560DA">
        <w:t xml:space="preserve">Figure </w:t>
      </w:r>
      <w:r w:rsidR="00B560DA">
        <w:rPr>
          <w:noProof/>
        </w:rPr>
        <w:t>2</w:t>
      </w:r>
      <w:r w:rsidR="00B560DA">
        <w:t>.</w:t>
      </w:r>
      <w:r w:rsidR="00B560DA">
        <w:rPr>
          <w:noProof/>
        </w:rPr>
        <w:t>54</w:t>
      </w:r>
      <w:r w:rsidR="007058AB">
        <w:fldChar w:fldCharType="end"/>
      </w:r>
      <w:r>
        <w:t xml:space="preserve"> depicted the simulated breakthrough curves of pH and total component concentrations, together with the SI curves the minerals</w:t>
      </w:r>
      <w:r w:rsidR="004474F5">
        <w:t xml:space="preserve">.  </w:t>
      </w:r>
      <w:r>
        <w:t>In comparison to those breakthrough curves obtained by considering the SDSR model mentioned above, most of them except HS</w:t>
      </w:r>
      <w:r>
        <w:rPr>
          <w:vertAlign w:val="superscript"/>
        </w:rPr>
        <w:t>-</w:t>
      </w:r>
      <w:r>
        <w:t xml:space="preserve"> and </w:t>
      </w:r>
      <w:r w:rsidRPr="00ED3698">
        <w:t>CO</w:t>
      </w:r>
      <w:r w:rsidRPr="00ED3698">
        <w:rPr>
          <w:vertAlign w:val="subscript"/>
        </w:rPr>
        <w:t>3</w:t>
      </w:r>
      <w:r>
        <w:rPr>
          <w:vertAlign w:val="superscript"/>
        </w:rPr>
        <w:t>2-</w:t>
      </w:r>
      <w:r>
        <w:t xml:space="preserve"> showed no visual difference (compare </w:t>
      </w:r>
      <w:r w:rsidR="007058AB">
        <w:fldChar w:fldCharType="begin"/>
      </w:r>
      <w:r w:rsidR="007058AB">
        <w:instrText xml:space="preserve"> REF _Ref469491904 \h </w:instrText>
      </w:r>
      <w:r w:rsidR="007058AB">
        <w:fldChar w:fldCharType="separate"/>
      </w:r>
      <w:r w:rsidR="00B560DA">
        <w:t xml:space="preserve">Figure </w:t>
      </w:r>
      <w:r w:rsidR="00B560DA">
        <w:rPr>
          <w:noProof/>
        </w:rPr>
        <w:t>2</w:t>
      </w:r>
      <w:r w:rsidR="00B560DA">
        <w:t>.</w:t>
      </w:r>
      <w:r w:rsidR="00B560DA">
        <w:rPr>
          <w:noProof/>
        </w:rPr>
        <w:t>53</w:t>
      </w:r>
      <w:r w:rsidR="007058AB">
        <w:fldChar w:fldCharType="end"/>
      </w:r>
      <w:r>
        <w:t xml:space="preserve"> and </w:t>
      </w:r>
      <w:r w:rsidR="007058AB">
        <w:fldChar w:fldCharType="begin"/>
      </w:r>
      <w:r w:rsidR="007058AB">
        <w:instrText xml:space="preserve"> REF _Ref469492054 \h </w:instrText>
      </w:r>
      <w:r w:rsidR="007058AB">
        <w:fldChar w:fldCharType="separate"/>
      </w:r>
      <w:r w:rsidR="00B560DA">
        <w:t xml:space="preserve">Figure </w:t>
      </w:r>
      <w:r w:rsidR="00B560DA">
        <w:rPr>
          <w:noProof/>
        </w:rPr>
        <w:t>2</w:t>
      </w:r>
      <w:r w:rsidR="00B560DA">
        <w:t>.</w:t>
      </w:r>
      <w:r w:rsidR="00B560DA">
        <w:rPr>
          <w:noProof/>
        </w:rPr>
        <w:t>54</w:t>
      </w:r>
      <w:r w:rsidR="007058AB">
        <w:fldChar w:fldCharType="end"/>
      </w:r>
      <w:r>
        <w:t>)</w:t>
      </w:r>
      <w:r w:rsidR="004474F5">
        <w:t xml:space="preserve">.  </w:t>
      </w:r>
      <w:r>
        <w:t>However, substantial difference exists in the total concentration of HS</w:t>
      </w:r>
      <w:r>
        <w:rPr>
          <w:vertAlign w:val="superscript"/>
        </w:rPr>
        <w:t xml:space="preserve">- </w:t>
      </w:r>
      <w:r>
        <w:t>as expected</w:t>
      </w:r>
      <w:r w:rsidR="004474F5">
        <w:t xml:space="preserve">.  </w:t>
      </w:r>
      <w:r>
        <w:t xml:space="preserve">If the salinity effect on the sulfate reduction </w:t>
      </w:r>
      <w:r>
        <w:lastRenderedPageBreak/>
        <w:t>reaction is not taken into account, HS</w:t>
      </w:r>
      <w:r>
        <w:rPr>
          <w:vertAlign w:val="superscript"/>
        </w:rPr>
        <w:t>-</w:t>
      </w:r>
      <w:r>
        <w:t xml:space="preserve"> forms from the beginning of the simulation and increases rapidly within 12 hours and reaches the peak value of 8.1</w:t>
      </w:r>
      <w:r>
        <w:rPr>
          <w:rFonts w:cs="Arial"/>
        </w:rPr>
        <w:t>×</w:t>
      </w:r>
      <w:r>
        <w:t>10</w:t>
      </w:r>
      <w:r w:rsidRPr="0056194A">
        <w:rPr>
          <w:vertAlign w:val="superscript"/>
        </w:rPr>
        <w:t>-5</w:t>
      </w:r>
      <w:r>
        <w:t xml:space="preserve"> mol L</w:t>
      </w:r>
      <w:r>
        <w:rPr>
          <w:vertAlign w:val="superscript"/>
        </w:rPr>
        <w:t>-1</w:t>
      </w:r>
      <w:r>
        <w:t xml:space="preserve"> at about 12 hours</w:t>
      </w:r>
      <w:r w:rsidR="004474F5">
        <w:t xml:space="preserve">.  </w:t>
      </w:r>
      <w:r>
        <w:t>Within the first 12 hours, the pH is about 6.4, slightly lower than the previous case in 6.5</w:t>
      </w:r>
      <w:r w:rsidR="004474F5">
        <w:t xml:space="preserve">.  </w:t>
      </w:r>
      <w:r>
        <w:t xml:space="preserve">Consequently, the concentration of </w:t>
      </w:r>
      <w:r w:rsidRPr="00ED3698">
        <w:t>CO</w:t>
      </w:r>
      <w:r w:rsidRPr="00ED3698">
        <w:rPr>
          <w:vertAlign w:val="subscript"/>
        </w:rPr>
        <w:t>3</w:t>
      </w:r>
      <w:r>
        <w:rPr>
          <w:vertAlign w:val="superscript"/>
        </w:rPr>
        <w:t>2-</w:t>
      </w:r>
      <w:r>
        <w:t xml:space="preserve"> increases slightly indicating the dissolution of more calcite</w:t>
      </w:r>
      <w:r w:rsidR="004474F5">
        <w:t xml:space="preserve">.  </w:t>
      </w:r>
      <w:r>
        <w:t>From 12 to 15 hours, the total concentration of HS</w:t>
      </w:r>
      <w:r>
        <w:rPr>
          <w:vertAlign w:val="superscript"/>
        </w:rPr>
        <w:t>-</w:t>
      </w:r>
      <w:r>
        <w:t xml:space="preserve"> drops rapidly to 3.9</w:t>
      </w:r>
      <w:r>
        <w:rPr>
          <w:rFonts w:cs="Arial"/>
        </w:rPr>
        <w:t>×</w:t>
      </w:r>
      <w:r>
        <w:t>10</w:t>
      </w:r>
      <w:r w:rsidRPr="0056194A">
        <w:rPr>
          <w:vertAlign w:val="superscript"/>
        </w:rPr>
        <w:t>-5</w:t>
      </w:r>
      <w:r>
        <w:t xml:space="preserve"> mol L</w:t>
      </w:r>
      <w:r>
        <w:rPr>
          <w:vertAlign w:val="superscript"/>
        </w:rPr>
        <w:t>-1</w:t>
      </w:r>
      <w:r>
        <w:t xml:space="preserve"> and remains constant thereafter, indicating the stable supply of S</w:t>
      </w:r>
      <w:r w:rsidRPr="00ED3698">
        <w:t>O</w:t>
      </w:r>
      <w:r>
        <w:rPr>
          <w:vertAlign w:val="subscript"/>
        </w:rPr>
        <w:t>4</w:t>
      </w:r>
      <w:r>
        <w:rPr>
          <w:vertAlign w:val="superscript"/>
        </w:rPr>
        <w:t>2-</w:t>
      </w:r>
      <w:r>
        <w:t xml:space="preserve"> due to the dissolution of the anhydrite when fresh water flows through the column.</w:t>
      </w:r>
    </w:p>
    <w:p w14:paraId="6D8F6E0A" w14:textId="77777777" w:rsidR="00F66DCC" w:rsidRDefault="00F66DCC" w:rsidP="00F66DCC"/>
    <w:p w14:paraId="0FF0BD95" w14:textId="77777777" w:rsidR="00F66DCC" w:rsidRDefault="00F66DCC" w:rsidP="00F66DCC">
      <w:pPr>
        <w:keepNext/>
      </w:pPr>
      <w:r>
        <w:rPr>
          <w:noProof/>
          <w:lang w:val="en-CA" w:eastAsia="zh-CN"/>
        </w:rPr>
        <w:drawing>
          <wp:inline distT="0" distB="0" distL="0" distR="0" wp14:anchorId="63178E79" wp14:editId="19C1A0B6">
            <wp:extent cx="5886450" cy="52292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reeqc-min3p-comp-transient_noSalinityModel.png"/>
                    <pic:cNvPicPr/>
                  </pic:nvPicPr>
                  <pic:blipFill>
                    <a:blip r:embed="rId132">
                      <a:extLst>
                        <a:ext uri="{28A0092B-C50C-407E-A947-70E740481C1C}">
                          <a14:useLocalDpi xmlns:a14="http://schemas.microsoft.com/office/drawing/2010/main" val="0"/>
                        </a:ext>
                      </a:extLst>
                    </a:blip>
                    <a:stretch>
                      <a:fillRect/>
                    </a:stretch>
                  </pic:blipFill>
                  <pic:spPr>
                    <a:xfrm>
                      <a:off x="0" y="0"/>
                      <a:ext cx="5886450" cy="5229225"/>
                    </a:xfrm>
                    <a:prstGeom prst="rect">
                      <a:avLst/>
                    </a:prstGeom>
                  </pic:spPr>
                </pic:pic>
              </a:graphicData>
            </a:graphic>
          </wp:inline>
        </w:drawing>
      </w:r>
    </w:p>
    <w:p w14:paraId="21A5B0FB" w14:textId="04431187" w:rsidR="00F66DCC" w:rsidRDefault="00F66DCC" w:rsidP="00F66DCC">
      <w:pPr>
        <w:pStyle w:val="Caption"/>
      </w:pPr>
      <w:bookmarkStart w:id="661" w:name="_Ref467080665"/>
      <w:bookmarkStart w:id="662" w:name="_Ref469492054"/>
      <w:bookmarkStart w:id="663" w:name="_Toc467601143"/>
      <w:bookmarkStart w:id="664" w:name="_Toc520375070"/>
      <w:r>
        <w:t xml:space="preserve">Figure </w:t>
      </w:r>
      <w:bookmarkEnd w:id="661"/>
      <w:r w:rsidR="007058AB">
        <w:fldChar w:fldCharType="begin"/>
      </w:r>
      <w:r w:rsidR="007058AB">
        <w:instrText xml:space="preserve"> STYLEREF 1 \s </w:instrText>
      </w:r>
      <w:r w:rsidR="007058AB">
        <w:fldChar w:fldCharType="separate"/>
      </w:r>
      <w:r w:rsidR="00B560DA">
        <w:rPr>
          <w:noProof/>
        </w:rPr>
        <w:t>2</w:t>
      </w:r>
      <w:r w:rsidR="007058AB">
        <w:fldChar w:fldCharType="end"/>
      </w:r>
      <w:r w:rsidR="007058AB">
        <w:t>.</w:t>
      </w:r>
      <w:r w:rsidR="007058AB">
        <w:fldChar w:fldCharType="begin"/>
      </w:r>
      <w:r w:rsidR="007058AB">
        <w:instrText xml:space="preserve"> SEQ Figure \* ARABIC \s 1 </w:instrText>
      </w:r>
      <w:r w:rsidR="007058AB">
        <w:fldChar w:fldCharType="separate"/>
      </w:r>
      <w:r w:rsidR="00B560DA">
        <w:rPr>
          <w:noProof/>
        </w:rPr>
        <w:t>54</w:t>
      </w:r>
      <w:r w:rsidR="007058AB">
        <w:fldChar w:fldCharType="end"/>
      </w:r>
      <w:bookmarkEnd w:id="662"/>
      <w:r w:rsidR="007058AB">
        <w:t xml:space="preserve">: </w:t>
      </w:r>
      <w:r>
        <w:t>Comparison of Breakthrough Curves of pH and Total Concentrations of Na</w:t>
      </w:r>
      <w:r>
        <w:rPr>
          <w:vertAlign w:val="superscript"/>
        </w:rPr>
        <w:t>+</w:t>
      </w:r>
      <w:r w:rsidRPr="00B551FC">
        <w:t xml:space="preserve"> </w:t>
      </w:r>
      <w:r>
        <w:t>and Cl</w:t>
      </w:r>
      <w:r>
        <w:rPr>
          <w:vertAlign w:val="superscript"/>
        </w:rPr>
        <w:t>-</w:t>
      </w:r>
      <w:r>
        <w:t xml:space="preserve"> (Top Left), Ca</w:t>
      </w:r>
      <w:r>
        <w:rPr>
          <w:vertAlign w:val="superscript"/>
        </w:rPr>
        <w:t>2+</w:t>
      </w:r>
      <w:r w:rsidRPr="00ED3698">
        <w:t xml:space="preserve">, </w:t>
      </w:r>
      <w:r>
        <w:t>K</w:t>
      </w:r>
      <w:r>
        <w:rPr>
          <w:vertAlign w:val="superscript"/>
        </w:rPr>
        <w:t>+</w:t>
      </w:r>
      <w:r w:rsidRPr="00ED3698">
        <w:t>,</w:t>
      </w:r>
      <w:r w:rsidRPr="00B551FC">
        <w:t xml:space="preserve"> </w:t>
      </w:r>
      <w:r>
        <w:t>Mg</w:t>
      </w:r>
      <w:r>
        <w:rPr>
          <w:vertAlign w:val="superscript"/>
        </w:rPr>
        <w:t>2+</w:t>
      </w:r>
      <w:r>
        <w:t xml:space="preserve"> (Top Right), S</w:t>
      </w:r>
      <w:r w:rsidRPr="00ED3698">
        <w:t>O</w:t>
      </w:r>
      <w:r>
        <w:rPr>
          <w:vertAlign w:val="subscript"/>
        </w:rPr>
        <w:t>4</w:t>
      </w:r>
      <w:r>
        <w:rPr>
          <w:vertAlign w:val="superscript"/>
        </w:rPr>
        <w:t>2-</w:t>
      </w:r>
      <w:r w:rsidRPr="00ED3698">
        <w:t>, CO</w:t>
      </w:r>
      <w:r w:rsidRPr="00ED3698">
        <w:rPr>
          <w:vertAlign w:val="subscript"/>
        </w:rPr>
        <w:t>3</w:t>
      </w:r>
      <w:r>
        <w:rPr>
          <w:vertAlign w:val="superscript"/>
        </w:rPr>
        <w:t>2-</w:t>
      </w:r>
      <w:r>
        <w:t xml:space="preserve"> and HS</w:t>
      </w:r>
      <w:r>
        <w:rPr>
          <w:vertAlign w:val="superscript"/>
        </w:rPr>
        <w:t xml:space="preserve">- </w:t>
      </w:r>
      <w:r>
        <w:t>(Bottom Right), and SI (saturation indexes) of Calcite, Anhydrite and Halite (Bottom Left) Simulated by MIN3P-THCm (Lines) to Those Calculated by PHREEQC (Symbols) Without Considering the SDSR Model</w:t>
      </w:r>
      <w:bookmarkEnd w:id="663"/>
      <w:bookmarkEnd w:id="664"/>
    </w:p>
    <w:p w14:paraId="234571A3" w14:textId="77777777" w:rsidR="00F66DCC" w:rsidRDefault="00F66DCC" w:rsidP="00990FF2">
      <w:pPr>
        <w:rPr>
          <w:lang w:eastAsia="zh-CN"/>
        </w:rPr>
      </w:pPr>
    </w:p>
    <w:p w14:paraId="15C36069" w14:textId="77777777" w:rsidR="00F66DCC" w:rsidRPr="00ED3698" w:rsidRDefault="00F66DCC" w:rsidP="00F66DCC">
      <w:pPr>
        <w:pStyle w:val="Heading4"/>
      </w:pPr>
      <w:bookmarkStart w:id="665" w:name="_Toc520374599"/>
      <w:r>
        <w:lastRenderedPageBreak/>
        <w:t>File location</w:t>
      </w:r>
      <w:bookmarkEnd w:id="665"/>
    </w:p>
    <w:p w14:paraId="03566A09" w14:textId="40DFF456" w:rsidR="00F66DCC" w:rsidRDefault="00F66DCC" w:rsidP="00F66DCC">
      <w:pPr>
        <w:rPr>
          <w:lang w:eastAsia="zh-CN"/>
        </w:rPr>
      </w:pPr>
      <w:r>
        <w:rPr>
          <w:lang w:eastAsia="zh-CN"/>
        </w:rPr>
        <w:t>Input file</w:t>
      </w:r>
      <w:r w:rsidR="00DD6CCC">
        <w:rPr>
          <w:lang w:eastAsia="zh-CN"/>
        </w:rPr>
        <w:t xml:space="preserve"> for the case considering </w:t>
      </w:r>
      <w:r w:rsidR="00DD6CCC">
        <w:t>SDSR Model</w:t>
      </w:r>
      <w:r>
        <w:rPr>
          <w:lang w:eastAsia="zh-CN"/>
        </w:rPr>
        <w:t>:</w:t>
      </w:r>
    </w:p>
    <w:p w14:paraId="5FACD613" w14:textId="5CECCB13" w:rsidR="00F66DCC" w:rsidRDefault="00F66DCC" w:rsidP="00F66DCC">
      <w:pPr>
        <w:rPr>
          <w:lang w:eastAsia="zh-CN"/>
        </w:rPr>
      </w:pPr>
      <w:r>
        <w:rPr>
          <w:lang w:eastAsia="zh-CN"/>
        </w:rPr>
        <w:t>.</w:t>
      </w:r>
      <w:r w:rsidRPr="00321791">
        <w:rPr>
          <w:lang w:eastAsia="zh-CN"/>
        </w:rPr>
        <w:t>\Benchmark\benchmarks_new_add\</w:t>
      </w:r>
      <w:r w:rsidRPr="00F66DCC">
        <w:rPr>
          <w:lang w:eastAsia="zh-CN"/>
        </w:rPr>
        <w:t>sulfur-V1.0.431\verification\sul2pqc</w:t>
      </w:r>
      <w:r>
        <w:rPr>
          <w:lang w:eastAsia="zh-CN"/>
        </w:rPr>
        <w:t>\</w:t>
      </w:r>
      <w:r w:rsidRPr="00F66DCC">
        <w:rPr>
          <w:lang w:eastAsia="zh-CN"/>
        </w:rPr>
        <w:t>sul2pqc</w:t>
      </w:r>
      <w:r>
        <w:rPr>
          <w:lang w:eastAsia="zh-CN"/>
        </w:rPr>
        <w:t>.dat</w:t>
      </w:r>
    </w:p>
    <w:p w14:paraId="03AB0F91" w14:textId="6FD180C2" w:rsidR="00DD6CCC" w:rsidRDefault="00DD6CCC" w:rsidP="00DD6CCC">
      <w:pPr>
        <w:rPr>
          <w:lang w:eastAsia="zh-CN"/>
        </w:rPr>
      </w:pPr>
      <w:r>
        <w:rPr>
          <w:lang w:eastAsia="zh-CN"/>
        </w:rPr>
        <w:t xml:space="preserve">Input file for the case not considering </w:t>
      </w:r>
      <w:r>
        <w:t>SDSR Model</w:t>
      </w:r>
      <w:r>
        <w:rPr>
          <w:lang w:eastAsia="zh-CN"/>
        </w:rPr>
        <w:t>:</w:t>
      </w:r>
    </w:p>
    <w:p w14:paraId="53F1F0AD" w14:textId="5345905B" w:rsidR="00DD6CCC" w:rsidRDefault="00DD6CCC" w:rsidP="00DD6CCC">
      <w:pPr>
        <w:rPr>
          <w:lang w:eastAsia="zh-CN"/>
        </w:rPr>
      </w:pPr>
      <w:r>
        <w:rPr>
          <w:lang w:eastAsia="zh-CN"/>
        </w:rPr>
        <w:t>.</w:t>
      </w:r>
      <w:r w:rsidRPr="00321791">
        <w:rPr>
          <w:lang w:eastAsia="zh-CN"/>
        </w:rPr>
        <w:t>\Benchmark\benchmarks_new_add\</w:t>
      </w:r>
      <w:r w:rsidRPr="00F66DCC">
        <w:rPr>
          <w:lang w:eastAsia="zh-CN"/>
        </w:rPr>
        <w:t>sulfur-V1.0.431\verification\sul2pqc</w:t>
      </w:r>
      <w:r>
        <w:rPr>
          <w:lang w:eastAsia="zh-CN"/>
        </w:rPr>
        <w:t>-n\</w:t>
      </w:r>
      <w:r w:rsidRPr="00F66DCC">
        <w:rPr>
          <w:lang w:eastAsia="zh-CN"/>
        </w:rPr>
        <w:t>sul2pqc</w:t>
      </w:r>
      <w:r>
        <w:rPr>
          <w:lang w:eastAsia="zh-CN"/>
        </w:rPr>
        <w:t>.dat</w:t>
      </w:r>
    </w:p>
    <w:p w14:paraId="049D8FBA" w14:textId="77777777" w:rsidR="00F66DCC" w:rsidRDefault="00F66DCC" w:rsidP="00F66DCC">
      <w:pPr>
        <w:rPr>
          <w:lang w:eastAsia="zh-CN"/>
        </w:rPr>
      </w:pPr>
      <w:r>
        <w:rPr>
          <w:lang w:eastAsia="zh-CN"/>
        </w:rPr>
        <w:t>Databases:</w:t>
      </w:r>
    </w:p>
    <w:p w14:paraId="2B9F9542" w14:textId="05F64C6A" w:rsidR="00F66DCC" w:rsidRDefault="00F66DCC" w:rsidP="00F66DCC">
      <w:pPr>
        <w:rPr>
          <w:lang w:eastAsia="zh-CN"/>
        </w:rPr>
      </w:pPr>
      <w:r>
        <w:rPr>
          <w:lang w:eastAsia="zh-CN"/>
        </w:rPr>
        <w:t>.</w:t>
      </w:r>
      <w:r w:rsidRPr="00321791">
        <w:rPr>
          <w:lang w:eastAsia="zh-CN"/>
        </w:rPr>
        <w:t>\Benchmark\benchmarks_new_add\</w:t>
      </w:r>
      <w:r w:rsidRPr="00F66DCC">
        <w:rPr>
          <w:lang w:eastAsia="zh-CN"/>
        </w:rPr>
        <w:t>sulfur-V1.0.431\verification\database\default</w:t>
      </w:r>
    </w:p>
    <w:p w14:paraId="2F66CC96" w14:textId="77777777" w:rsidR="00F66DCC" w:rsidRDefault="00F66DCC" w:rsidP="00990FF2">
      <w:pPr>
        <w:rPr>
          <w:lang w:eastAsia="zh-CN"/>
        </w:rPr>
      </w:pPr>
    </w:p>
    <w:p w14:paraId="67649935" w14:textId="0AF16C80" w:rsidR="00A030AF" w:rsidRDefault="00A030AF" w:rsidP="00A030AF">
      <w:pPr>
        <w:pStyle w:val="Heading3"/>
      </w:pPr>
      <w:bookmarkStart w:id="666" w:name="_Ref491443940"/>
      <w:bookmarkStart w:id="667" w:name="_Toc520374600"/>
      <w:r>
        <w:t>Salinity dependent sulfate reduction</w:t>
      </w:r>
      <w:bookmarkEnd w:id="666"/>
      <w:r w:rsidR="00FD23B3">
        <w:t xml:space="preserve"> – option 2</w:t>
      </w:r>
      <w:bookmarkEnd w:id="667"/>
    </w:p>
    <w:p w14:paraId="2ED9F14E" w14:textId="77777777" w:rsidR="00A030AF" w:rsidRDefault="00A030AF" w:rsidP="00A030AF">
      <w:pPr>
        <w:pStyle w:val="Heading4"/>
        <w:numPr>
          <w:ilvl w:val="3"/>
          <w:numId w:val="1"/>
        </w:numPr>
      </w:pPr>
      <w:bookmarkStart w:id="668" w:name="_Toc520374601"/>
      <w:r>
        <w:t>Problem definition</w:t>
      </w:r>
      <w:bookmarkEnd w:id="668"/>
    </w:p>
    <w:p w14:paraId="7A0B02F1" w14:textId="668BCDFD" w:rsidR="00A030AF" w:rsidRDefault="00A030AF" w:rsidP="00A030AF">
      <w:pPr>
        <w:rPr>
          <w:lang w:eastAsia="zh-CN"/>
        </w:rPr>
      </w:pPr>
      <w:r w:rsidRPr="00ED3698">
        <w:t xml:space="preserve">This </w:t>
      </w:r>
      <w:r>
        <w:t>example verifies the salinity dependent sulfate reduction (SDSR) model through code comparison using MIN3P-THCm v1.0.</w:t>
      </w:r>
      <w:r w:rsidR="00C4734D">
        <w:t>512</w:t>
      </w:r>
      <w:r>
        <w:t xml:space="preserve"> against PHREEQC v3.0 (Parkhurst and Appelo 2013).</w:t>
      </w:r>
    </w:p>
    <w:p w14:paraId="137CCDF1" w14:textId="77777777" w:rsidR="00A030AF" w:rsidRDefault="00A030AF" w:rsidP="00A030AF">
      <w:pPr>
        <w:pStyle w:val="Heading4"/>
        <w:numPr>
          <w:ilvl w:val="3"/>
          <w:numId w:val="1"/>
        </w:numPr>
        <w:rPr>
          <w:lang w:eastAsia="zh-CN"/>
        </w:rPr>
      </w:pPr>
      <w:bookmarkStart w:id="669" w:name="_Toc520374602"/>
      <w:r>
        <w:rPr>
          <w:lang w:eastAsia="zh-CN"/>
        </w:rPr>
        <w:t>Model setup</w:t>
      </w:r>
      <w:bookmarkEnd w:id="669"/>
    </w:p>
    <w:p w14:paraId="35F549BA" w14:textId="77777777" w:rsidR="00A030AF" w:rsidRDefault="00A030AF" w:rsidP="00A030AF">
      <w:r w:rsidRPr="00ED3698">
        <w:t>A 1D model</w:t>
      </w:r>
      <w:r>
        <w:t>,</w:t>
      </w:r>
      <w:r w:rsidRPr="00ED3698">
        <w:t xml:space="preserve"> </w:t>
      </w:r>
      <w:r>
        <w:t>16.0 </w:t>
      </w:r>
      <w:r w:rsidRPr="00ED3698">
        <w:t xml:space="preserve">m in </w:t>
      </w:r>
      <w:r>
        <w:t xml:space="preserve">length, </w:t>
      </w:r>
      <w:r w:rsidRPr="00ED3698">
        <w:t>is</w:t>
      </w:r>
      <w:r>
        <w:t xml:space="preserve"> </w:t>
      </w:r>
      <w:r w:rsidRPr="00ED3698">
        <w:t>discretiz</w:t>
      </w:r>
      <w:r>
        <w:t>ed into 200 control volumes.  The domain is homogeneous and fully saturated.  The domain contains calcite, anhydrite, halite and organic substance (CH</w:t>
      </w:r>
      <w:r w:rsidRPr="005E1633">
        <w:rPr>
          <w:vertAlign w:val="subscript"/>
        </w:rPr>
        <w:t>2</w:t>
      </w:r>
      <w:r>
        <w:t xml:space="preserve">O).  The initial hydraulic head is 0.0 m across the domain.  The hydraulic head at the in- and outflow boundaries are 1.4 m and 0.0 m, respectively.  Initially, the column was filled with highly saline solutions based on </w:t>
      </w:r>
      <w:r w:rsidRPr="00561A30">
        <w:t xml:space="preserve">Hobbs </w:t>
      </w:r>
      <w:r>
        <w:t>et al. (2011) (</w:t>
      </w:r>
      <w:r>
        <w:fldChar w:fldCharType="begin"/>
      </w:r>
      <w:r>
        <w:instrText xml:space="preserve"> REF _Ref469671005 \h </w:instrText>
      </w:r>
      <w:r>
        <w:fldChar w:fldCharType="separate"/>
      </w:r>
      <w:r w:rsidR="00B560DA" w:rsidRPr="003723DF">
        <w:t xml:space="preserve">Table </w:t>
      </w:r>
      <w:r w:rsidR="00B560DA">
        <w:rPr>
          <w:noProof/>
        </w:rPr>
        <w:t>2</w:t>
      </w:r>
      <w:r w:rsidR="00B560DA">
        <w:t>.</w:t>
      </w:r>
      <w:r w:rsidR="00B560DA">
        <w:rPr>
          <w:noProof/>
        </w:rPr>
        <w:t>65</w:t>
      </w:r>
      <w:r>
        <w:fldChar w:fldCharType="end"/>
      </w:r>
      <w:r>
        <w:t xml:space="preserve">).  </w:t>
      </w:r>
      <w:r w:rsidRPr="00ED3698">
        <w:t xml:space="preserve">With the infiltration of </w:t>
      </w:r>
      <w:r>
        <w:t>fresh water (chemical composition according to Bea et al. 2011) from the left side,</w:t>
      </w:r>
      <w:r w:rsidRPr="00ED3698">
        <w:t xml:space="preserve"> the composition</w:t>
      </w:r>
      <w:r>
        <w:t xml:space="preserve"> of the </w:t>
      </w:r>
      <w:r w:rsidRPr="00ED3698">
        <w:t xml:space="preserve">aqueous species </w:t>
      </w:r>
      <w:r>
        <w:t>of the pore water in the column</w:t>
      </w:r>
      <w:r w:rsidRPr="00ED3698">
        <w:t xml:space="preserve"> changes </w:t>
      </w:r>
      <w:r>
        <w:t>over</w:t>
      </w:r>
      <w:r w:rsidRPr="00ED3698">
        <w:t xml:space="preserve"> time</w:t>
      </w:r>
      <w:r>
        <w:t>.  The geochemical system includes 10</w:t>
      </w:r>
      <w:r w:rsidRPr="00ED3698">
        <w:t xml:space="preserve"> primary species </w:t>
      </w:r>
      <w:r>
        <w:t>(</w:t>
      </w:r>
      <w:r w:rsidRPr="00ED3698">
        <w:t>Ca</w:t>
      </w:r>
      <w:r>
        <w:rPr>
          <w:vertAlign w:val="superscript"/>
        </w:rPr>
        <w:t>2+</w:t>
      </w:r>
      <w:r>
        <w:t>, N</w:t>
      </w:r>
      <w:r w:rsidRPr="00ED3698">
        <w:t>a</w:t>
      </w:r>
      <w:r>
        <w:rPr>
          <w:vertAlign w:val="superscript"/>
        </w:rPr>
        <w:t>+</w:t>
      </w:r>
      <w:r>
        <w:t>, Mg</w:t>
      </w:r>
      <w:r>
        <w:rPr>
          <w:vertAlign w:val="superscript"/>
        </w:rPr>
        <w:t>2+</w:t>
      </w:r>
      <w:r>
        <w:t>, K</w:t>
      </w:r>
      <w:r w:rsidRPr="00ED3698">
        <w:rPr>
          <w:vertAlign w:val="superscript"/>
        </w:rPr>
        <w:t>+</w:t>
      </w:r>
      <w:r w:rsidRPr="00ED3698">
        <w:t>,</w:t>
      </w:r>
      <w:r>
        <w:t xml:space="preserve"> Cl</w:t>
      </w:r>
      <w:r>
        <w:rPr>
          <w:vertAlign w:val="superscript"/>
        </w:rPr>
        <w:t>-</w:t>
      </w:r>
      <w:r>
        <w:t>, S</w:t>
      </w:r>
      <w:r w:rsidRPr="00ED3698">
        <w:t>O</w:t>
      </w:r>
      <w:r>
        <w:rPr>
          <w:vertAlign w:val="subscript"/>
        </w:rPr>
        <w:t>4</w:t>
      </w:r>
      <w:r>
        <w:rPr>
          <w:vertAlign w:val="superscript"/>
        </w:rPr>
        <w:t>2-</w:t>
      </w:r>
      <w:r w:rsidRPr="00ED3698">
        <w:t>, H</w:t>
      </w:r>
      <w:r w:rsidRPr="00ED3698">
        <w:rPr>
          <w:vertAlign w:val="superscript"/>
        </w:rPr>
        <w:t>+</w:t>
      </w:r>
      <w:r w:rsidRPr="00ED3698">
        <w:t>, CO</w:t>
      </w:r>
      <w:r w:rsidRPr="00ED3698">
        <w:rPr>
          <w:vertAlign w:val="subscript"/>
        </w:rPr>
        <w:t>3</w:t>
      </w:r>
      <w:r>
        <w:rPr>
          <w:vertAlign w:val="superscript"/>
        </w:rPr>
        <w:t>2-</w:t>
      </w:r>
      <w:r w:rsidRPr="00ED3698">
        <w:t>,</w:t>
      </w:r>
      <w:r>
        <w:t xml:space="preserve"> HS</w:t>
      </w:r>
      <w:r>
        <w:rPr>
          <w:vertAlign w:val="superscript"/>
        </w:rPr>
        <w:t>-</w:t>
      </w:r>
      <w:r w:rsidRPr="00ED3698">
        <w:t xml:space="preserve">  and O</w:t>
      </w:r>
      <w:r>
        <w:rPr>
          <w:vertAlign w:val="subscript"/>
        </w:rPr>
        <w:t>2</w:t>
      </w:r>
      <w:r w:rsidRPr="00F453C8">
        <w:t>(aq)</w:t>
      </w:r>
      <w:r>
        <w:t>)</w:t>
      </w:r>
      <w:r w:rsidRPr="00AD1CCA">
        <w:t>,</w:t>
      </w:r>
      <w:r w:rsidRPr="00ED3698">
        <w:t xml:space="preserve"> and </w:t>
      </w:r>
      <w:r>
        <w:t>22</w:t>
      </w:r>
      <w:r w:rsidRPr="00ED3698">
        <w:t xml:space="preserve"> secondary species</w:t>
      </w:r>
      <w:r>
        <w:t xml:space="preserve">.  </w:t>
      </w:r>
      <w:r w:rsidRPr="00ED3698">
        <w:t>The initial composition</w:t>
      </w:r>
      <w:r>
        <w:t xml:space="preserve">s </w:t>
      </w:r>
      <w:r w:rsidRPr="00ED3698">
        <w:t>(IC) of</w:t>
      </w:r>
      <w:r>
        <w:t xml:space="preserve"> the </w:t>
      </w:r>
      <w:r w:rsidRPr="00ED3698">
        <w:t>aqueous</w:t>
      </w:r>
      <w:r>
        <w:t xml:space="preserve"> species and minerals in the domain,</w:t>
      </w:r>
      <w:r w:rsidRPr="00ED3698">
        <w:t xml:space="preserve"> and </w:t>
      </w:r>
      <w:r>
        <w:t xml:space="preserve">the compositions of </w:t>
      </w:r>
      <w:r w:rsidRPr="00ED3698">
        <w:t>the</w:t>
      </w:r>
      <w:r>
        <w:t xml:space="preserve"> fresh water</w:t>
      </w:r>
      <w:r w:rsidRPr="00ED3698">
        <w:t xml:space="preserve"> (BC) are listed in</w:t>
      </w:r>
      <w:r>
        <w:t xml:space="preserve"> </w:t>
      </w:r>
      <w:r>
        <w:fldChar w:fldCharType="begin"/>
      </w:r>
      <w:r>
        <w:instrText xml:space="preserve"> REF _Ref469671005 \h </w:instrText>
      </w:r>
      <w:r>
        <w:fldChar w:fldCharType="separate"/>
      </w:r>
      <w:r w:rsidR="00B560DA" w:rsidRPr="003723DF">
        <w:t xml:space="preserve">Table </w:t>
      </w:r>
      <w:r w:rsidR="00B560DA">
        <w:rPr>
          <w:noProof/>
        </w:rPr>
        <w:t>2</w:t>
      </w:r>
      <w:r w:rsidR="00B560DA">
        <w:t>.</w:t>
      </w:r>
      <w:r w:rsidR="00B560DA">
        <w:rPr>
          <w:noProof/>
        </w:rPr>
        <w:t>65</w:t>
      </w:r>
      <w:r>
        <w:fldChar w:fldCharType="end"/>
      </w:r>
      <w:r w:rsidRPr="00ED3698">
        <w:t>.</w:t>
      </w:r>
    </w:p>
    <w:p w14:paraId="1E1A40BC" w14:textId="77777777" w:rsidR="00A030AF" w:rsidRDefault="00A030AF" w:rsidP="00A030AF">
      <w:pPr>
        <w:pStyle w:val="Heading4"/>
        <w:numPr>
          <w:ilvl w:val="3"/>
          <w:numId w:val="1"/>
        </w:numPr>
        <w:rPr>
          <w:lang w:eastAsia="zh-CN"/>
        </w:rPr>
      </w:pPr>
      <w:bookmarkStart w:id="670" w:name="_Toc520374603"/>
      <w:r>
        <w:rPr>
          <w:lang w:eastAsia="zh-CN"/>
        </w:rPr>
        <w:t>Parameters</w:t>
      </w:r>
      <w:bookmarkEnd w:id="670"/>
    </w:p>
    <w:p w14:paraId="70322FCE" w14:textId="77777777" w:rsidR="00A030AF" w:rsidRDefault="00A030AF" w:rsidP="00A030AF">
      <w:r>
        <w:t xml:space="preserve">The physical </w:t>
      </w:r>
      <w:r w:rsidRPr="00ED3698">
        <w:t xml:space="preserve">parameters </w:t>
      </w:r>
      <w:r>
        <w:t>for</w:t>
      </w:r>
      <w:r w:rsidRPr="00ED3698">
        <w:t xml:space="preserve"> the</w:t>
      </w:r>
      <w:r>
        <w:t xml:space="preserve"> homogeneous</w:t>
      </w:r>
      <w:r w:rsidRPr="00ED3698">
        <w:t xml:space="preserve"> porous medi</w:t>
      </w:r>
      <w:r>
        <w:t>um</w:t>
      </w:r>
      <w:r w:rsidRPr="00ED3698">
        <w:t xml:space="preserve"> are: </w:t>
      </w:r>
      <w:r>
        <w:t xml:space="preserve">a </w:t>
      </w:r>
      <w:r w:rsidRPr="00ED3698">
        <w:t xml:space="preserve">porosity </w:t>
      </w:r>
      <w:r>
        <w:t xml:space="preserve">of </w:t>
      </w:r>
      <w:r w:rsidRPr="00ED3698">
        <w:t>0.</w:t>
      </w:r>
      <w:r>
        <w:t>25;</w:t>
      </w:r>
      <w:r w:rsidRPr="00ED3698">
        <w:t xml:space="preserve"> </w:t>
      </w:r>
      <w:r>
        <w:t xml:space="preserve">a </w:t>
      </w:r>
      <w:r w:rsidRPr="00ED3698">
        <w:t xml:space="preserve">hydraulic conductivity </w:t>
      </w:r>
      <w:r>
        <w:t xml:space="preserve">of </w:t>
      </w:r>
      <w:r w:rsidRPr="00ED3698">
        <w:t>1.</w:t>
      </w:r>
      <w:r>
        <w:t>0</w:t>
      </w:r>
      <w:r w:rsidRPr="007E11F0">
        <w:t>×10</w:t>
      </w:r>
      <w:r w:rsidRPr="007E11F0">
        <w:rPr>
          <w:vertAlign w:val="superscript"/>
        </w:rPr>
        <w:t>-</w:t>
      </w:r>
      <w:r>
        <w:rPr>
          <w:vertAlign w:val="superscript"/>
        </w:rPr>
        <w:t>3</w:t>
      </w:r>
      <w:r>
        <w:t xml:space="preserve"> m </w:t>
      </w:r>
      <w:r w:rsidRPr="00ED3698">
        <w:t>s</w:t>
      </w:r>
      <w:r>
        <w:rPr>
          <w:vertAlign w:val="superscript"/>
        </w:rPr>
        <w:t>-1</w:t>
      </w:r>
      <w:r w:rsidRPr="00ED3698">
        <w:t xml:space="preserve">, </w:t>
      </w:r>
      <w:r>
        <w:t xml:space="preserve">and a </w:t>
      </w:r>
      <w:r w:rsidRPr="00ED3698">
        <w:t xml:space="preserve">dispersivity </w:t>
      </w:r>
      <w:r>
        <w:t xml:space="preserve">of </w:t>
      </w:r>
      <w:r w:rsidRPr="00ED3698">
        <w:t>0.0</w:t>
      </w:r>
      <w:r>
        <w:t xml:space="preserve">1 m.  The diffusion coefficients of all components are set at </w:t>
      </w:r>
      <w:r w:rsidRPr="00ED3698">
        <w:t>1.</w:t>
      </w:r>
      <w:r>
        <w:t>0</w:t>
      </w:r>
      <w:r w:rsidRPr="007E11F0">
        <w:t>×10</w:t>
      </w:r>
      <w:r w:rsidRPr="007E11F0">
        <w:rPr>
          <w:vertAlign w:val="superscript"/>
        </w:rPr>
        <w:t>-</w:t>
      </w:r>
      <w:r>
        <w:rPr>
          <w:vertAlign w:val="superscript"/>
        </w:rPr>
        <w:t>9</w:t>
      </w:r>
      <w:r>
        <w:t> </w:t>
      </w:r>
      <w:r w:rsidRPr="00ED3698">
        <w:t>m</w:t>
      </w:r>
      <w:r>
        <w:rPr>
          <w:vertAlign w:val="superscript"/>
        </w:rPr>
        <w:t>2</w:t>
      </w:r>
      <w:r>
        <w:t xml:space="preserve"> </w:t>
      </w:r>
      <w:r w:rsidRPr="00ED3698">
        <w:t>s</w:t>
      </w:r>
      <w:r>
        <w:rPr>
          <w:vertAlign w:val="superscript"/>
        </w:rPr>
        <w:t>-1</w:t>
      </w:r>
      <w:r>
        <w:t>.</w:t>
      </w:r>
    </w:p>
    <w:p w14:paraId="5060E4ED" w14:textId="77777777" w:rsidR="00A030AF" w:rsidRPr="00ED3698" w:rsidRDefault="00A030AF" w:rsidP="00A030AF"/>
    <w:p w14:paraId="303B31F0" w14:textId="42327FB4" w:rsidR="00A030AF" w:rsidRDefault="00981684" w:rsidP="00A030AF">
      <w:r>
        <w:t>Based on the observational data from the southern Ontario region of the Michigan basin, sulfidic waters exist at shallow to intermediate depths (up to around 200 m), while at greater depths the concentration of total sulfide is commonly low (Carter et al. 2015).  It is therefore assumed that biogenic sulfate reduction is almost completely suppressed due to the extremely high salinity (&gt;200 g L</w:t>
      </w:r>
      <w:r>
        <w:rPr>
          <w:vertAlign w:val="superscript"/>
        </w:rPr>
        <w:t>-1</w:t>
      </w:r>
      <w:r>
        <w:t xml:space="preserve">) that is known to exist at greater depths (Hobbs et al. 2011).  In order to simulate this effect, the formulation must be able to simulate the transition from a high level of activity of sulfate reducing bacteria to no activity due to high </w:t>
      </w:r>
      <w:r>
        <w:lastRenderedPageBreak/>
        <w:t xml:space="preserve">salinity, while being continually differentiable. Standard hyperbolic inhibition formulations (e.g. Mayer et al., 2001, see also terms for sulfide and oxygen inhibition in equation 2.2 of this report) were evaluated, but were found inadequate to capture the transition from active sulfate reduction to completely inhibited conditions. Alternative formulations can be derived to meet these requirements based on cosine or Gaussian functions, or tabulated values. A cosine function was selected because of its simplicity and ease of implementation. Similar formulations were previously used in medical science to simulate the inhibition effect of medicine on organ functions (Pfister et al. 2004).  The inhibition term as a function of chloride concentration is here expressed </w:t>
      </w:r>
      <w:r w:rsidR="00A030AF">
        <w:t xml:space="preserve">as:  </w:t>
      </w:r>
    </w:p>
    <w:p w14:paraId="69F795DB" w14:textId="77777777" w:rsidR="00A030AF" w:rsidRPr="00B20B40" w:rsidRDefault="00A030AF" w:rsidP="00A030AF"/>
    <w:tbl>
      <w:tblPr>
        <w:tblW w:w="0" w:type="auto"/>
        <w:tblLook w:val="04A0" w:firstRow="1" w:lastRow="0" w:firstColumn="1" w:lastColumn="0" w:noHBand="0" w:noVBand="1"/>
      </w:tblPr>
      <w:tblGrid>
        <w:gridCol w:w="6247"/>
        <w:gridCol w:w="2393"/>
      </w:tblGrid>
      <w:tr w:rsidR="00A030AF" w:rsidRPr="002D66AE" w14:paraId="07BFA3A4" w14:textId="77777777" w:rsidTr="00143D3F">
        <w:tc>
          <w:tcPr>
            <w:tcW w:w="6247" w:type="dxa"/>
            <w:vAlign w:val="center"/>
          </w:tcPr>
          <w:p w14:paraId="5A3CF24F" w14:textId="77777777" w:rsidR="00A030AF" w:rsidRPr="00AB30A6" w:rsidRDefault="004E7FA7" w:rsidP="00143D3F">
            <w:pPr>
              <w:pStyle w:val="Simpleline"/>
              <w:jc w:val="left"/>
              <w:rPr>
                <w:rFonts w:ascii="Cambria Math" w:hAnsi="Cambria Math" w:hint="eastAsia"/>
                <w:sz w:val="22"/>
                <w:szCs w:val="22"/>
                <w:oMath/>
              </w:rPr>
            </w:pPr>
            <m:oMathPara>
              <m:oMathParaPr>
                <m:jc m:val="left"/>
              </m:oMathParaPr>
              <m:oMath>
                <m:sSub>
                  <m:sSubPr>
                    <m:ctrlPr>
                      <w:rPr>
                        <w:rFonts w:ascii="Cambria Math" w:hAnsi="Cambria Math"/>
                        <w:i/>
                        <w:iCs/>
                        <w:sz w:val="22"/>
                        <w:szCs w:val="22"/>
                      </w:rPr>
                    </m:ctrlPr>
                  </m:sSubPr>
                  <m:e>
                    <m:r>
                      <w:rPr>
                        <w:rFonts w:ascii="Cambria Math" w:hAnsi="Cambria Math"/>
                        <w:sz w:val="22"/>
                        <w:szCs w:val="22"/>
                      </w:rPr>
                      <m:t>k</m:t>
                    </m:r>
                  </m:e>
                  <m:sub>
                    <m:r>
                      <w:rPr>
                        <w:rFonts w:ascii="Cambria Math" w:hAnsi="Cambria Math"/>
                        <w:sz w:val="22"/>
                        <w:szCs w:val="22"/>
                      </w:rPr>
                      <m:t>sal</m:t>
                    </m:r>
                  </m:sub>
                </m:sSub>
                <m:r>
                  <w:rPr>
                    <w:rFonts w:ascii="Cambria Math" w:hAnsi="Cambria Math"/>
                    <w:sz w:val="22"/>
                    <w:szCs w:val="22"/>
                  </w:rPr>
                  <m:t>=</m:t>
                </m:r>
                <m:d>
                  <m:dPr>
                    <m:begChr m:val="{"/>
                    <m:endChr m:val=""/>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r>
                            <w:rPr>
                              <w:rFonts w:ascii="Cambria Math" w:hAnsi="Cambria Math"/>
                              <w:sz w:val="22"/>
                              <w:szCs w:val="22"/>
                            </w:rPr>
                            <m:t>1</m:t>
                          </m:r>
                        </m:e>
                        <m:e>
                          <m:r>
                            <w:rPr>
                              <w:rFonts w:ascii="Cambria Math" w:hAnsi="Cambria Math"/>
                              <w:sz w:val="22"/>
                              <w:szCs w:val="22"/>
                            </w:rPr>
                            <m:t xml:space="preserve">, if </m:t>
                          </m:r>
                          <m:r>
                            <w:rPr>
                              <w:rFonts w:ascii="Cambria Math" w:hAnsi="Cambria Math"/>
                            </w:rPr>
                            <m:t>S&lt;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Cs w:val="22"/>
                                </w:rPr>
                                <m:t>L</m:t>
                              </m:r>
                            </m:sub>
                          </m:sSub>
                        </m:e>
                      </m:mr>
                      <m:mr>
                        <m:e>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a*S+b</m:t>
                                  </m:r>
                                </m:e>
                              </m:d>
                            </m:e>
                          </m:func>
                          <m:r>
                            <w:rPr>
                              <w:rFonts w:ascii="Cambria Math" w:hAnsi="Cambria Math"/>
                              <w:sz w:val="22"/>
                              <w:szCs w:val="22"/>
                            </w:rPr>
                            <m:t>+1]/2</m:t>
                          </m:r>
                        </m:e>
                        <m:e>
                          <m:r>
                            <w:rPr>
                              <w:rFonts w:ascii="Cambria Math" w:hAnsi="Cambria Math"/>
                              <w:sz w:val="22"/>
                              <w:szCs w:val="22"/>
                            </w:rPr>
                            <m:t xml:space="preserve">, if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Cs w:val="22"/>
                                </w:rPr>
                                <m:t>L</m:t>
                              </m:r>
                            </m:sub>
                          </m:sSub>
                          <m:r>
                            <w:rPr>
                              <w:rFonts w:ascii="Cambria Math" w:hAnsi="Cambria Math"/>
                            </w:rPr>
                            <m:t>≤S≤</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Cs w:val="22"/>
                                </w:rPr>
                                <m:t>H</m:t>
                              </m:r>
                            </m:sub>
                          </m:sSub>
                        </m:e>
                      </m:mr>
                      <m:mr>
                        <m:e>
                          <m:r>
                            <w:rPr>
                              <w:rFonts w:ascii="Cambria Math" w:hAnsi="Cambria Math"/>
                              <w:sz w:val="22"/>
                              <w:szCs w:val="22"/>
                            </w:rPr>
                            <m:t>0</m:t>
                          </m:r>
                        </m:e>
                        <m:e>
                          <m:r>
                            <w:rPr>
                              <w:rFonts w:ascii="Cambria Math" w:hAnsi="Cambria Math"/>
                              <w:sz w:val="22"/>
                              <w:szCs w:val="22"/>
                            </w:rPr>
                            <m:t xml:space="preserve">, if </m:t>
                          </m:r>
                          <m:r>
                            <w:rPr>
                              <w:rFonts w:ascii="Cambria Math" w:hAnsi="Cambria Math"/>
                            </w:rPr>
                            <m:t>S&gt;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Cs w:val="22"/>
                                </w:rPr>
                                <m:t>H</m:t>
                              </m:r>
                            </m:sub>
                          </m:sSub>
                        </m:e>
                      </m:mr>
                    </m:m>
                  </m:e>
                </m:d>
              </m:oMath>
            </m:oMathPara>
          </w:p>
        </w:tc>
        <w:tc>
          <w:tcPr>
            <w:tcW w:w="2393" w:type="dxa"/>
            <w:vAlign w:val="center"/>
          </w:tcPr>
          <w:p w14:paraId="6F28B549" w14:textId="77777777" w:rsidR="00A030AF" w:rsidRPr="002D66AE" w:rsidRDefault="00A030AF" w:rsidP="00143D3F">
            <w:pPr>
              <w:pStyle w:val="Caption"/>
            </w:pPr>
            <w:bookmarkStart w:id="671" w:name="_Ref489003732"/>
            <w:r>
              <w:t>Equation 2</w:t>
            </w:r>
            <w:r w:rsidRPr="003C7135">
              <w:t>-</w:t>
            </w:r>
            <w:r>
              <w:fldChar w:fldCharType="begin"/>
            </w:r>
            <w:r>
              <w:instrText xml:space="preserve"> SEQ Equation \* ARABIC \s 1 </w:instrText>
            </w:r>
            <w:r>
              <w:fldChar w:fldCharType="separate"/>
            </w:r>
            <w:r w:rsidR="00B560DA">
              <w:rPr>
                <w:noProof/>
              </w:rPr>
              <w:t>33</w:t>
            </w:r>
            <w:r>
              <w:rPr>
                <w:noProof/>
              </w:rPr>
              <w:fldChar w:fldCharType="end"/>
            </w:r>
            <w:bookmarkEnd w:id="671"/>
          </w:p>
        </w:tc>
      </w:tr>
    </w:tbl>
    <w:p w14:paraId="5DF57044" w14:textId="77777777" w:rsidR="00A030AF" w:rsidRPr="00B20B40" w:rsidRDefault="00A030AF" w:rsidP="00A030AF"/>
    <w:p w14:paraId="2BE0C88E" w14:textId="77777777" w:rsidR="00A030AF" w:rsidRDefault="00A030AF" w:rsidP="00A030AF">
      <w:r>
        <w:t>where S is the concentration of Cl</w:t>
      </w:r>
      <w:r w:rsidRPr="00E233C2">
        <w:rPr>
          <w:vertAlign w:val="superscript"/>
        </w:rPr>
        <w:t>-</w:t>
      </w:r>
      <w:r>
        <w:t xml:space="preserve"> [mol </w:t>
      </w:r>
      <w:r w:rsidRPr="00B20B40">
        <w:t>L</w:t>
      </w:r>
      <w:r>
        <w:rPr>
          <w:vertAlign w:val="superscript"/>
        </w:rPr>
        <w:t>-1</w:t>
      </w:r>
      <w:r w:rsidRPr="00B20B40">
        <w:t>].</w:t>
      </w:r>
      <w:r>
        <w:t xml:space="preserve">  The coefficients a and b can be determined based on Cl</w:t>
      </w:r>
      <w:r w:rsidRPr="00E233C2">
        <w:rPr>
          <w:vertAlign w:val="superscript"/>
        </w:rPr>
        <w:t>-</w:t>
      </w:r>
      <w:r>
        <w:t xml:space="preserve"> concentration levels </w:t>
      </w: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H</m:t>
            </m:r>
          </m:sub>
        </m:sSub>
      </m:oMath>
      <w:r>
        <w:t xml:space="preserve"> and </w:t>
      </w: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L</m:t>
            </m:r>
          </m:sub>
        </m:sSub>
      </m:oMath>
      <w:r>
        <w:rPr>
          <w:szCs w:val="22"/>
        </w:rPr>
        <w:t xml:space="preserve">. Below concentration </w:t>
      </w: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L</m:t>
            </m:r>
          </m:sub>
        </m:sSub>
      </m:oMath>
      <w:r>
        <w:rPr>
          <w:szCs w:val="22"/>
        </w:rPr>
        <w:t xml:space="preserve">, </w:t>
      </w:r>
      <w:r>
        <w:t xml:space="preserve"> there is no inhibition of sulfate reduction, while above concentration </w:t>
      </w: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H</m:t>
            </m:r>
          </m:sub>
        </m:sSub>
      </m:oMath>
      <w:r>
        <w:rPr>
          <w:szCs w:val="22"/>
        </w:rPr>
        <w:t xml:space="preserve">, sufate reduction is completely inhibited. </w:t>
      </w:r>
      <w:r>
        <w:t xml:space="preserve">The rate of biogenic sulfate reduction between these two concentration values is assumed to follow a cosine function, with the parameters a and b defined according to </w:t>
      </w:r>
      <w:r w:rsidRPr="00AB30A6">
        <w:fldChar w:fldCharType="begin"/>
      </w:r>
      <w:r w:rsidRPr="00AB30A6">
        <w:instrText xml:space="preserve"> REF _Ref489004383 \h  \* MERGEFORMAT </w:instrText>
      </w:r>
      <w:r w:rsidRPr="00AB30A6">
        <w:fldChar w:fldCharType="separate"/>
      </w:r>
      <w:r w:rsidR="00B560DA" w:rsidRPr="00B560DA">
        <w:rPr>
          <w:rFonts w:cs="Arial"/>
          <w:szCs w:val="22"/>
        </w:rPr>
        <w:t>Equation 2-34</w:t>
      </w:r>
      <w:r w:rsidRPr="00AB30A6">
        <w:fldChar w:fldCharType="end"/>
      </w:r>
      <w:r w:rsidRPr="00AB30A6">
        <w:t xml:space="preserve"> and </w:t>
      </w:r>
      <w:r w:rsidRPr="00AB30A6">
        <w:fldChar w:fldCharType="begin"/>
      </w:r>
      <w:r w:rsidRPr="00AB30A6">
        <w:instrText xml:space="preserve"> REF _Ref489004396 \h  \* MERGEFORMAT </w:instrText>
      </w:r>
      <w:r w:rsidRPr="00AB30A6">
        <w:fldChar w:fldCharType="separate"/>
      </w:r>
      <w:r w:rsidR="00B560DA" w:rsidRPr="00B560DA">
        <w:rPr>
          <w:rFonts w:cs="Arial"/>
          <w:szCs w:val="22"/>
        </w:rPr>
        <w:t>Equation 2-35</w:t>
      </w:r>
      <w:r w:rsidRPr="00AB30A6">
        <w:fldChar w:fldCharType="end"/>
      </w:r>
      <w:r>
        <w:t>:</w:t>
      </w:r>
    </w:p>
    <w:p w14:paraId="697ABFFB" w14:textId="77777777" w:rsidR="00A030AF" w:rsidRDefault="00A030AF" w:rsidP="00A030AF"/>
    <w:tbl>
      <w:tblPr>
        <w:tblW w:w="0" w:type="auto"/>
        <w:tblLook w:val="04A0" w:firstRow="1" w:lastRow="0" w:firstColumn="1" w:lastColumn="0" w:noHBand="0" w:noVBand="1"/>
      </w:tblPr>
      <w:tblGrid>
        <w:gridCol w:w="6247"/>
        <w:gridCol w:w="2393"/>
      </w:tblGrid>
      <w:tr w:rsidR="00A030AF" w:rsidRPr="002D66AE" w14:paraId="7D939B57" w14:textId="77777777" w:rsidTr="00143D3F">
        <w:tc>
          <w:tcPr>
            <w:tcW w:w="6247" w:type="dxa"/>
            <w:vAlign w:val="center"/>
          </w:tcPr>
          <w:p w14:paraId="2523FC91" w14:textId="77777777" w:rsidR="00A030AF" w:rsidRPr="00AB30A6" w:rsidRDefault="00A030AF" w:rsidP="00143D3F">
            <w:pPr>
              <w:pStyle w:val="Simpleline"/>
              <w:jc w:val="left"/>
              <w:rPr>
                <w:rFonts w:ascii="Arial" w:hAnsi="Arial"/>
                <w:sz w:val="22"/>
                <w:szCs w:val="22"/>
              </w:rPr>
            </w:pPr>
            <m:oMathPara>
              <m:oMathParaPr>
                <m:jc m:val="left"/>
              </m:oMathParaPr>
              <m:oMath>
                <m:r>
                  <w:rPr>
                    <w:rFonts w:ascii="Cambria Math" w:hAnsi="Cambria Math"/>
                    <w:sz w:val="22"/>
                    <w:szCs w:val="22"/>
                  </w:rPr>
                  <m:t>a=</m:t>
                </m:r>
                <m:f>
                  <m:fPr>
                    <m:ctrlPr>
                      <w:rPr>
                        <w:rFonts w:ascii="Cambria Math" w:hAnsi="Cambria Math"/>
                        <w:i/>
                        <w:sz w:val="22"/>
                        <w:szCs w:val="22"/>
                      </w:rPr>
                    </m:ctrlPr>
                  </m:fPr>
                  <m:num>
                    <m:r>
                      <w:rPr>
                        <w:rFonts w:ascii="Cambria Math" w:hAnsi="Cambria Math"/>
                        <w:sz w:val="22"/>
                        <w:szCs w:val="22"/>
                      </w:rPr>
                      <m:t>180</m:t>
                    </m: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den>
                </m:f>
              </m:oMath>
            </m:oMathPara>
          </w:p>
          <w:p w14:paraId="709D0E3B" w14:textId="77777777" w:rsidR="00A030AF" w:rsidRPr="00AB30A6" w:rsidRDefault="00A030AF" w:rsidP="00143D3F">
            <w:pPr>
              <w:pStyle w:val="Simpleline"/>
              <w:jc w:val="left"/>
              <w:rPr>
                <w:rFonts w:ascii="Arial" w:hAnsi="Arial"/>
                <w:sz w:val="22"/>
                <w:szCs w:val="22"/>
              </w:rPr>
            </w:pPr>
          </w:p>
        </w:tc>
        <w:tc>
          <w:tcPr>
            <w:tcW w:w="2393" w:type="dxa"/>
            <w:vAlign w:val="center"/>
          </w:tcPr>
          <w:p w14:paraId="5437D92E" w14:textId="77777777" w:rsidR="00A030AF" w:rsidRPr="002D66AE" w:rsidRDefault="00A030AF" w:rsidP="00143D3F">
            <w:pPr>
              <w:pStyle w:val="Caption"/>
            </w:pPr>
            <w:bookmarkStart w:id="672" w:name="_Ref489004383"/>
            <w:r>
              <w:t>Equation 2</w:t>
            </w:r>
            <w:r w:rsidRPr="003C7135">
              <w:t>-</w:t>
            </w:r>
            <w:r>
              <w:fldChar w:fldCharType="begin"/>
            </w:r>
            <w:r>
              <w:instrText xml:space="preserve"> SEQ Equation \* ARABIC \s 1 </w:instrText>
            </w:r>
            <w:r>
              <w:fldChar w:fldCharType="separate"/>
            </w:r>
            <w:r w:rsidR="00B560DA">
              <w:rPr>
                <w:noProof/>
              </w:rPr>
              <w:t>34</w:t>
            </w:r>
            <w:r>
              <w:rPr>
                <w:noProof/>
              </w:rPr>
              <w:fldChar w:fldCharType="end"/>
            </w:r>
            <w:bookmarkEnd w:id="672"/>
          </w:p>
        </w:tc>
      </w:tr>
      <w:tr w:rsidR="00A030AF" w:rsidRPr="002D66AE" w14:paraId="25929A2F" w14:textId="77777777" w:rsidTr="00143D3F">
        <w:tc>
          <w:tcPr>
            <w:tcW w:w="6247" w:type="dxa"/>
            <w:vAlign w:val="center"/>
          </w:tcPr>
          <w:p w14:paraId="22BB4C72" w14:textId="77777777" w:rsidR="00A030AF" w:rsidRPr="00AB30A6" w:rsidRDefault="00A030AF" w:rsidP="00143D3F">
            <w:pPr>
              <w:pStyle w:val="Simpleline"/>
              <w:jc w:val="left"/>
              <w:rPr>
                <w:rFonts w:ascii="Cambria Math" w:hAnsi="Cambria Math" w:hint="eastAsia"/>
                <w:sz w:val="22"/>
                <w:szCs w:val="22"/>
                <w:oMath/>
              </w:rPr>
            </w:pPr>
            <m:oMathPara>
              <m:oMathParaPr>
                <m:jc m:val="left"/>
              </m:oMathParaPr>
              <m:oMath>
                <m:r>
                  <w:rPr>
                    <w:rFonts w:ascii="Cambria Math" w:hAnsi="Cambria Math"/>
                    <w:sz w:val="22"/>
                    <w:szCs w:val="22"/>
                  </w:rPr>
                  <m:t>b=-a</m:t>
                </m:r>
                <m:sSub>
                  <m:sSubPr>
                    <m:ctrlPr>
                      <w:rPr>
                        <w:rFonts w:ascii="Cambria Math" w:hAnsi="Cambria Math"/>
                        <w:i/>
                        <w:iCs/>
                        <w:sz w:val="22"/>
                        <w:szCs w:val="22"/>
                      </w:rPr>
                    </m:ctrlPr>
                  </m:sSubPr>
                  <m:e>
                    <m:r>
                      <w:rPr>
                        <w:rFonts w:ascii="Cambria Math" w:hAnsi="Cambria Math"/>
                        <w:sz w:val="22"/>
                        <w:szCs w:val="22"/>
                      </w:rPr>
                      <m:t>C</m:t>
                    </m:r>
                  </m:e>
                  <m:sub>
                    <m:r>
                      <w:rPr>
                        <w:rFonts w:ascii="Cambria Math" w:hAnsi="Cambria Math"/>
                        <w:sz w:val="22"/>
                        <w:szCs w:val="22"/>
                      </w:rPr>
                      <m:t>L</m:t>
                    </m:r>
                  </m:sub>
                </m:sSub>
              </m:oMath>
            </m:oMathPara>
          </w:p>
        </w:tc>
        <w:tc>
          <w:tcPr>
            <w:tcW w:w="2393" w:type="dxa"/>
            <w:vAlign w:val="center"/>
          </w:tcPr>
          <w:p w14:paraId="0670845D" w14:textId="77777777" w:rsidR="00A030AF" w:rsidRPr="00AB30A6" w:rsidRDefault="00A030AF" w:rsidP="00143D3F">
            <w:pPr>
              <w:pStyle w:val="Caption"/>
            </w:pPr>
            <w:bookmarkStart w:id="673" w:name="_Ref489004396"/>
            <w:r>
              <w:t>Equation 2</w:t>
            </w:r>
            <w:r w:rsidRPr="003C7135">
              <w:t>-</w:t>
            </w:r>
            <w:r>
              <w:fldChar w:fldCharType="begin"/>
            </w:r>
            <w:r>
              <w:instrText xml:space="preserve"> SEQ Equation \* ARABIC \s 1 </w:instrText>
            </w:r>
            <w:r>
              <w:fldChar w:fldCharType="separate"/>
            </w:r>
            <w:r w:rsidR="00B560DA">
              <w:rPr>
                <w:noProof/>
              </w:rPr>
              <w:t>35</w:t>
            </w:r>
            <w:r>
              <w:rPr>
                <w:noProof/>
              </w:rPr>
              <w:fldChar w:fldCharType="end"/>
            </w:r>
            <w:bookmarkEnd w:id="673"/>
          </w:p>
        </w:tc>
      </w:tr>
    </w:tbl>
    <w:p w14:paraId="0431D1F9" w14:textId="77777777" w:rsidR="00A030AF" w:rsidRDefault="00A030AF" w:rsidP="00A030AF">
      <w:pPr>
        <w:keepNext/>
      </w:pPr>
    </w:p>
    <w:p w14:paraId="6D3F0A06" w14:textId="77777777" w:rsidR="00981684" w:rsidRDefault="00981684" w:rsidP="00981684">
      <w:pPr>
        <w:rPr>
          <w:iCs/>
          <w:sz w:val="22"/>
          <w:lang w:val="en-CA"/>
        </w:rPr>
      </w:pPr>
      <w:r>
        <w:t xml:space="preserve">The values for </w:t>
      </w:r>
      <m:oMath>
        <m:sSub>
          <m:sSubPr>
            <m:ctrlPr>
              <w:rPr>
                <w:rFonts w:ascii="Cambria Math" w:hAnsi="Cambria Math"/>
                <w:i/>
                <w:kern w:val="28"/>
                <w:sz w:val="22"/>
                <w:szCs w:val="22"/>
              </w:rPr>
            </m:ctrlPr>
          </m:sSubPr>
          <m:e>
            <m:r>
              <w:rPr>
                <w:rFonts w:ascii="Cambria Math" w:hAnsi="Cambria Math"/>
                <w:szCs w:val="22"/>
              </w:rPr>
              <m:t>C</m:t>
            </m:r>
          </m:e>
          <m:sub>
            <m:r>
              <w:rPr>
                <w:rFonts w:ascii="Cambria Math" w:hAnsi="Cambria Math"/>
                <w:szCs w:val="22"/>
              </w:rPr>
              <m:t>H</m:t>
            </m:r>
          </m:sub>
        </m:sSub>
      </m:oMath>
      <w:r>
        <w:rPr>
          <w:szCs w:val="22"/>
        </w:rPr>
        <w:t xml:space="preserve"> and</w:t>
      </w:r>
      <w:r>
        <w:t xml:space="preserve"> </w:t>
      </w:r>
      <m:oMath>
        <m:sSub>
          <m:sSubPr>
            <m:ctrlPr>
              <w:rPr>
                <w:rFonts w:ascii="Cambria Math" w:hAnsi="Cambria Math"/>
                <w:i/>
                <w:kern w:val="28"/>
                <w:sz w:val="22"/>
                <w:szCs w:val="22"/>
              </w:rPr>
            </m:ctrlPr>
          </m:sSubPr>
          <m:e>
            <m:r>
              <w:rPr>
                <w:rFonts w:ascii="Cambria Math" w:hAnsi="Cambria Math"/>
                <w:szCs w:val="22"/>
              </w:rPr>
              <m:t>C</m:t>
            </m:r>
          </m:e>
          <m:sub>
            <m:r>
              <w:rPr>
                <w:rFonts w:ascii="Cambria Math" w:hAnsi="Cambria Math"/>
                <w:szCs w:val="22"/>
              </w:rPr>
              <m:t>L</m:t>
            </m:r>
          </m:sub>
        </m:sSub>
      </m:oMath>
      <w:r>
        <w:rPr>
          <w:szCs w:val="22"/>
        </w:rPr>
        <w:t xml:space="preserve"> are 1.41</w:t>
      </w:r>
      <w:r>
        <w:t xml:space="preserve"> mol L</w:t>
      </w:r>
      <w:r>
        <w:rPr>
          <w:vertAlign w:val="superscript"/>
        </w:rPr>
        <w:t>-1</w:t>
      </w:r>
      <w:r>
        <w:t xml:space="preserve"> and 0.076 mol L</w:t>
      </w:r>
      <w:r>
        <w:rPr>
          <w:vertAlign w:val="superscript"/>
        </w:rPr>
        <w:t>-1</w:t>
      </w:r>
      <w:r>
        <w:t xml:space="preserve">, respectively, which are calibrated based on the observational data (Carter et al. 2015).  Other reaction rate parameters are: </w:t>
      </w:r>
      <m:oMath>
        <m:sSub>
          <m:sSubPr>
            <m:ctrlPr>
              <w:rPr>
                <w:rFonts w:ascii="Cambria Math" w:hAnsi="Cambria Math"/>
                <w:i/>
                <w:iCs/>
                <w:kern w:val="28"/>
                <w:sz w:val="22"/>
              </w:rPr>
            </m:ctrlPr>
          </m:sSubPr>
          <m:e>
            <m:r>
              <w:rPr>
                <w:rFonts w:ascii="Cambria Math" w:hAnsi="Cambria Math"/>
              </w:rPr>
              <m:t>k</m:t>
            </m:r>
          </m:e>
          <m:sub>
            <m:r>
              <w:rPr>
                <w:rFonts w:ascii="Cambria Math" w:hAnsi="Cambria Math"/>
              </w:rPr>
              <m:t>s</m:t>
            </m:r>
          </m:sub>
        </m:sSub>
      </m:oMath>
      <w:r>
        <w:rPr>
          <w:iCs/>
        </w:rPr>
        <w:t xml:space="preserve"> = 1.62</w:t>
      </w:r>
      <w:r>
        <w:rPr>
          <w:color w:val="000000"/>
          <w:lang w:eastAsia="en-CA"/>
        </w:rPr>
        <w:t>×10</w:t>
      </w:r>
      <w:r>
        <w:rPr>
          <w:color w:val="000000"/>
          <w:vertAlign w:val="superscript"/>
          <w:lang w:eastAsia="en-CA"/>
        </w:rPr>
        <w:t>-3</w:t>
      </w:r>
      <w:r>
        <w:rPr>
          <w:iCs/>
        </w:rPr>
        <w:t xml:space="preserve"> mol L</w:t>
      </w:r>
      <w:r>
        <w:rPr>
          <w:iCs/>
          <w:vertAlign w:val="superscript"/>
        </w:rPr>
        <w:t>-1</w:t>
      </w:r>
      <w:r>
        <w:rPr>
          <w:iCs/>
        </w:rPr>
        <w:t xml:space="preserve"> and </w:t>
      </w:r>
      <m:oMath>
        <m:sSub>
          <m:sSubPr>
            <m:ctrlPr>
              <w:rPr>
                <w:rFonts w:ascii="Cambria Math" w:hAnsi="Cambria Math"/>
                <w:i/>
                <w:iCs/>
                <w:kern w:val="28"/>
                <w:sz w:val="22"/>
              </w:rPr>
            </m:ctrlPr>
          </m:sSubPr>
          <m:e>
            <m:r>
              <w:rPr>
                <w:rFonts w:ascii="Cambria Math" w:hAnsi="Cambria Math"/>
              </w:rPr>
              <m:t>k</m:t>
            </m:r>
          </m:e>
          <m:sub>
            <m:r>
              <w:rPr>
                <w:rFonts w:ascii="Cambria Math" w:hAnsi="Cambria Math"/>
              </w:rPr>
              <m:t>sulf</m:t>
            </m:r>
          </m:sub>
        </m:sSub>
      </m:oMath>
      <w:r>
        <w:rPr>
          <w:iCs/>
        </w:rPr>
        <w:t xml:space="preserve"> = 6.9</w:t>
      </w:r>
      <w:r>
        <w:rPr>
          <w:color w:val="000000"/>
          <w:lang w:eastAsia="en-CA"/>
        </w:rPr>
        <w:t>×10</w:t>
      </w:r>
      <w:r>
        <w:rPr>
          <w:color w:val="000000"/>
          <w:vertAlign w:val="superscript"/>
          <w:lang w:eastAsia="en-CA"/>
        </w:rPr>
        <w:t>-9</w:t>
      </w:r>
      <w:r>
        <w:rPr>
          <w:iCs/>
        </w:rPr>
        <w:t xml:space="preserve"> </w:t>
      </w:r>
      <w:r>
        <w:t>mol (L bulk)</w:t>
      </w:r>
      <w:r>
        <w:rPr>
          <w:vertAlign w:val="superscript"/>
        </w:rPr>
        <w:t>-1</w:t>
      </w:r>
      <w:r>
        <w:t>s</w:t>
      </w:r>
      <w:r>
        <w:rPr>
          <w:vertAlign w:val="superscript"/>
        </w:rPr>
        <w:t xml:space="preserve">-1 </w:t>
      </w:r>
      <w:r>
        <w:t xml:space="preserve">(Gibson et al. 2011).  </w:t>
      </w:r>
      <m:oMath>
        <m:sSubSup>
          <m:sSubSupPr>
            <m:ctrlPr>
              <w:rPr>
                <w:rFonts w:ascii="Cambria Math" w:hAnsi="Cambria Math"/>
                <w:i/>
                <w:iCs/>
                <w:kern w:val="28"/>
                <w:sz w:val="22"/>
              </w:rPr>
            </m:ctrlPr>
          </m:sSubSupPr>
          <m:e>
            <m:r>
              <w:rPr>
                <w:rFonts w:ascii="Cambria Math" w:hAnsi="Cambria Math"/>
              </w:rPr>
              <m:t>K</m:t>
            </m:r>
          </m:e>
          <m:sub>
            <m:sSub>
              <m:sSubPr>
                <m:ctrlPr>
                  <w:rPr>
                    <w:rFonts w:ascii="Cambria Math" w:hAnsi="Cambria Math"/>
                    <w:i/>
                    <w:iCs/>
                    <w:kern w:val="28"/>
                    <w:sz w:val="22"/>
                  </w:rPr>
                </m:ctrlPr>
              </m:sSubPr>
              <m:e>
                <m:r>
                  <w:rPr>
                    <w:rFonts w:ascii="Cambria Math" w:hAnsi="Cambria Math"/>
                  </w:rPr>
                  <m:t>H</m:t>
                </m:r>
              </m:e>
              <m:sub>
                <m:r>
                  <w:rPr>
                    <w:rFonts w:ascii="Cambria Math" w:hAnsi="Cambria Math"/>
                  </w:rPr>
                  <m:t>2</m:t>
                </m:r>
              </m:sub>
            </m:sSub>
            <m:r>
              <w:rPr>
                <w:rFonts w:ascii="Cambria Math" w:hAnsi="Cambria Math"/>
              </w:rPr>
              <m:t>S</m:t>
            </m:r>
          </m:sub>
          <m:sup>
            <m:r>
              <w:rPr>
                <w:rFonts w:ascii="Cambria Math" w:hAnsi="Cambria Math"/>
              </w:rPr>
              <m:t>in</m:t>
            </m:r>
          </m:sup>
        </m:sSubSup>
      </m:oMath>
      <w:r>
        <w:t xml:space="preserve"> and </w:t>
      </w:r>
      <m:oMath>
        <m:sSubSup>
          <m:sSubSupPr>
            <m:ctrlPr>
              <w:rPr>
                <w:rFonts w:ascii="Cambria Math" w:hAnsi="Cambria Math"/>
                <w:i/>
                <w:iCs/>
                <w:kern w:val="28"/>
                <w:sz w:val="22"/>
              </w:rPr>
            </m:ctrlPr>
          </m:sSubSupPr>
          <m:e>
            <m:r>
              <w:rPr>
                <w:rFonts w:ascii="Cambria Math" w:hAnsi="Cambria Math"/>
              </w:rPr>
              <m:t>K</m:t>
            </m:r>
          </m:e>
          <m:sub>
            <m:sSub>
              <m:sSubPr>
                <m:ctrlPr>
                  <w:rPr>
                    <w:rFonts w:ascii="Cambria Math" w:hAnsi="Cambria Math"/>
                    <w:i/>
                    <w:iCs/>
                    <w:kern w:val="28"/>
                    <w:sz w:val="22"/>
                  </w:rPr>
                </m:ctrlPr>
              </m:sSubPr>
              <m:e>
                <m:r>
                  <w:rPr>
                    <w:rFonts w:ascii="Cambria Math" w:hAnsi="Cambria Math"/>
                  </w:rPr>
                  <m:t>O</m:t>
                </m:r>
              </m:e>
              <m:sub>
                <m:r>
                  <w:rPr>
                    <w:rFonts w:ascii="Cambria Math" w:hAnsi="Cambria Math"/>
                  </w:rPr>
                  <m:t>2</m:t>
                </m:r>
              </m:sub>
            </m:sSub>
          </m:sub>
          <m:sup>
            <m:r>
              <w:rPr>
                <w:rFonts w:ascii="Cambria Math" w:hAnsi="Cambria Math"/>
              </w:rPr>
              <m:t>in</m:t>
            </m:r>
          </m:sup>
        </m:sSubSup>
      </m:oMath>
      <w:r>
        <w:rPr>
          <w:iCs/>
        </w:rPr>
        <w:t xml:space="preserve"> are calibrated in this work to be 3.125</w:t>
      </w:r>
      <w:r>
        <w:rPr>
          <w:color w:val="000000"/>
          <w:lang w:eastAsia="en-CA"/>
        </w:rPr>
        <w:t>×10</w:t>
      </w:r>
      <w:r>
        <w:rPr>
          <w:color w:val="000000"/>
          <w:vertAlign w:val="superscript"/>
          <w:lang w:eastAsia="en-CA"/>
        </w:rPr>
        <w:t>-5</w:t>
      </w:r>
      <w:r>
        <w:rPr>
          <w:iCs/>
        </w:rPr>
        <w:t xml:space="preserve"> mol L</w:t>
      </w:r>
      <w:r>
        <w:rPr>
          <w:iCs/>
          <w:vertAlign w:val="superscript"/>
        </w:rPr>
        <w:t>-1</w:t>
      </w:r>
      <w:r>
        <w:t xml:space="preserve"> </w:t>
      </w:r>
      <w:r>
        <w:rPr>
          <w:iCs/>
        </w:rPr>
        <w:t>and 3.125</w:t>
      </w:r>
      <w:r>
        <w:rPr>
          <w:color w:val="000000"/>
          <w:lang w:eastAsia="en-CA"/>
        </w:rPr>
        <w:t>×10</w:t>
      </w:r>
      <w:r>
        <w:rPr>
          <w:color w:val="000000"/>
          <w:vertAlign w:val="superscript"/>
          <w:lang w:eastAsia="en-CA"/>
        </w:rPr>
        <w:t>-9</w:t>
      </w:r>
      <w:r>
        <w:rPr>
          <w:iCs/>
        </w:rPr>
        <w:t xml:space="preserve"> mol L</w:t>
      </w:r>
      <w:r>
        <w:rPr>
          <w:iCs/>
          <w:vertAlign w:val="superscript"/>
        </w:rPr>
        <w:t>-1</w:t>
      </w:r>
      <w:r>
        <w:rPr>
          <w:iCs/>
        </w:rPr>
        <w:t xml:space="preserve">, respectively.  The geochemical thermodynamic database is based on the MINTEQ database for MIN3P-THCm with the extension of Pitzer parameters based on the EQ3/6 Yucca Mountain database (Bea et al. 2011).  The pitzer.dat database coming with PHREEQC is used in this study for PHREEQC </w:t>
      </w:r>
      <w:r>
        <w:t>(Parkhurst and Appelo 2013) simulations</w:t>
      </w:r>
      <w:r>
        <w:rPr>
          <w:iCs/>
        </w:rPr>
        <w:t>.  For the simulations using both codes, all individual-ion activity coefficients are scaled according to the MacInnes’ convention (MacInnes 1919).</w:t>
      </w:r>
    </w:p>
    <w:p w14:paraId="690FBFD0" w14:textId="77777777" w:rsidR="00A030AF" w:rsidRPr="00981684" w:rsidRDefault="00A030AF" w:rsidP="00A030AF">
      <w:pPr>
        <w:rPr>
          <w:lang w:val="en-CA" w:eastAsia="zh-CN"/>
        </w:rPr>
      </w:pPr>
    </w:p>
    <w:p w14:paraId="1C3E90CA" w14:textId="77777777" w:rsidR="00A030AF" w:rsidRDefault="00A030AF" w:rsidP="00A030AF">
      <w:pPr>
        <w:pStyle w:val="Heading4"/>
        <w:numPr>
          <w:ilvl w:val="3"/>
          <w:numId w:val="1"/>
        </w:numPr>
      </w:pPr>
      <w:bookmarkStart w:id="674" w:name="_Toc520374604"/>
      <w:r>
        <w:t>Results</w:t>
      </w:r>
      <w:bookmarkEnd w:id="674"/>
    </w:p>
    <w:p w14:paraId="27456363" w14:textId="6087F69E" w:rsidR="00A030AF" w:rsidRDefault="00A030AF" w:rsidP="00A030AF">
      <w:r w:rsidRPr="00ED3698">
        <w:t>Simulated</w:t>
      </w:r>
      <w:r>
        <w:t xml:space="preserve"> results</w:t>
      </w:r>
      <w:r w:rsidR="00981684">
        <w:t xml:space="preserve"> for total concentrations</w:t>
      </w:r>
      <w:r>
        <w:t xml:space="preserve"> are depicted in </w:t>
      </w:r>
      <w:r w:rsidR="00143D3F">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rsidR="00143D3F">
        <w:t xml:space="preserve"> a</w:t>
      </w:r>
      <w:r>
        <w:t xml:space="preserve">nd </w:t>
      </w:r>
      <w:r w:rsidR="00143D3F">
        <w:fldChar w:fldCharType="begin"/>
      </w:r>
      <w:r w:rsidR="00143D3F">
        <w:instrText xml:space="preserve"> REF _Ref491445519 \h </w:instrText>
      </w:r>
      <w:r w:rsidR="00143D3F">
        <w:fldChar w:fldCharType="separate"/>
      </w:r>
      <w:r w:rsidR="00B560DA">
        <w:t xml:space="preserve">Figure </w:t>
      </w:r>
      <w:r w:rsidR="00B560DA">
        <w:rPr>
          <w:noProof/>
        </w:rPr>
        <w:t>2</w:t>
      </w:r>
      <w:r w:rsidR="00B560DA">
        <w:t>.</w:t>
      </w:r>
      <w:r w:rsidR="00B560DA">
        <w:rPr>
          <w:noProof/>
        </w:rPr>
        <w:t>56</w:t>
      </w:r>
      <w:r w:rsidR="00143D3F">
        <w:fldChar w:fldCharType="end"/>
      </w:r>
      <w:r>
        <w:t>.</w:t>
      </w:r>
      <w:r w:rsidRPr="00ED3698">
        <w:t xml:space="preserve"> </w:t>
      </w:r>
      <w:r>
        <w:t xml:space="preserve"> </w:t>
      </w:r>
      <w:r w:rsidR="00143D3F">
        <w:lastRenderedPageBreak/>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t xml:space="preserve"> (left) shows the concentration profiles for HS</w:t>
      </w:r>
      <w:r w:rsidRPr="00907021">
        <w:rPr>
          <w:vertAlign w:val="superscript"/>
        </w:rPr>
        <w:t>-</w:t>
      </w:r>
      <w:r>
        <w:t xml:space="preserve"> (solid lines) and SO</w:t>
      </w:r>
      <w:r w:rsidRPr="00907021">
        <w:rPr>
          <w:vertAlign w:val="subscript"/>
        </w:rPr>
        <w:t>4</w:t>
      </w:r>
      <w:r w:rsidRPr="00907021">
        <w:rPr>
          <w:vertAlign w:val="superscript"/>
        </w:rPr>
        <w:t>2-</w:t>
      </w:r>
      <w:r>
        <w:t xml:space="preserve"> (dashed lines) at 1, 5 and 10 hours.  </w:t>
      </w:r>
      <w:r w:rsidR="00143D3F">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t xml:space="preserve"> (right, solid lines) depicts the corresponding concentration profiles of Cl</w:t>
      </w:r>
      <w:r w:rsidRPr="00907021">
        <w:rPr>
          <w:vertAlign w:val="superscript"/>
        </w:rPr>
        <w:t>-</w:t>
      </w:r>
      <w:r>
        <w:t xml:space="preserve">  at 1, 5 and 10 hours, respectively.  </w:t>
      </w:r>
      <w:r w:rsidR="00981684">
        <w:t>The Cl</w:t>
      </w:r>
      <w:r w:rsidR="00981684">
        <w:rPr>
          <w:vertAlign w:val="superscript"/>
        </w:rPr>
        <w:t>-</w:t>
      </w:r>
      <w:r w:rsidR="00981684">
        <w:t xml:space="preserve"> concentration in the column decreases substantially with the infiltration of fresh water from the left side </w:t>
      </w:r>
      <w:r w:rsidR="00981684">
        <w:fldChar w:fldCharType="begin"/>
      </w:r>
      <w:r w:rsidR="00981684">
        <w:instrText xml:space="preserve"> REF _Ref466390708 \h </w:instrText>
      </w:r>
      <w:r w:rsidR="00981684">
        <w:fldChar w:fldCharType="separate"/>
      </w:r>
      <w:r w:rsidR="00B560DA">
        <w:t xml:space="preserve">Figure </w:t>
      </w:r>
      <w:r w:rsidR="00981684">
        <w:fldChar w:fldCharType="end"/>
      </w:r>
      <w:r w:rsidR="00981684">
        <w:t xml:space="preserve"> (right).  Due to the dependence of sulfate reduction on Cl</w:t>
      </w:r>
      <w:r w:rsidR="00981684">
        <w:rPr>
          <w:vertAlign w:val="superscript"/>
        </w:rPr>
        <w:t>-</w:t>
      </w:r>
      <w:r w:rsidR="00981684">
        <w:t>, HS</w:t>
      </w:r>
      <w:r w:rsidR="00981684">
        <w:rPr>
          <w:vertAlign w:val="superscript"/>
        </w:rPr>
        <w:t>-</w:t>
      </w:r>
      <w:r w:rsidR="00981684">
        <w:t xml:space="preserve"> concentrations remain very low where Cl</w:t>
      </w:r>
      <w:r w:rsidR="00981684">
        <w:rPr>
          <w:vertAlign w:val="superscript"/>
        </w:rPr>
        <w:t>-</w:t>
      </w:r>
      <w:r w:rsidR="00981684">
        <w:t xml:space="preserve"> concentrations are high, even though the concentration of SO</w:t>
      </w:r>
      <w:r w:rsidR="00981684">
        <w:rPr>
          <w:vertAlign w:val="subscript"/>
        </w:rPr>
        <w:t>4</w:t>
      </w:r>
      <w:r w:rsidR="00981684">
        <w:rPr>
          <w:vertAlign w:val="superscript"/>
        </w:rPr>
        <w:t>2-</w:t>
      </w:r>
      <w:r w:rsidR="00981684">
        <w:t xml:space="preserve"> is high as well.  Therefore, a peak of elevated HS</w:t>
      </w:r>
      <w:r w:rsidR="00981684">
        <w:rPr>
          <w:vertAlign w:val="superscript"/>
        </w:rPr>
        <w:t>-</w:t>
      </w:r>
      <w:r w:rsidR="00981684">
        <w:t xml:space="preserve"> concentrations appears in the transition zone with intermediate salinity (Cl-concentrations) and high SO</w:t>
      </w:r>
      <w:r w:rsidR="00981684">
        <w:rPr>
          <w:vertAlign w:val="subscript"/>
        </w:rPr>
        <w:t>4</w:t>
      </w:r>
      <w:r w:rsidR="00981684">
        <w:rPr>
          <w:vertAlign w:val="superscript"/>
        </w:rPr>
        <w:t>2-</w:t>
      </w:r>
      <w:r w:rsidR="00981684">
        <w:t>.  Peak concentrations of HS</w:t>
      </w:r>
      <w:r w:rsidR="00981684">
        <w:rPr>
          <w:vertAlign w:val="superscript"/>
        </w:rPr>
        <w:t>-</w:t>
      </w:r>
      <w:r w:rsidR="00981684">
        <w:t xml:space="preserve"> increase with time and move along the flow path.</w:t>
      </w:r>
    </w:p>
    <w:p w14:paraId="2C0283D0" w14:textId="77777777" w:rsidR="00A030AF" w:rsidRDefault="00A030AF" w:rsidP="00A030AF"/>
    <w:p w14:paraId="77879AE6" w14:textId="77777777" w:rsidR="00A030AF" w:rsidRDefault="00A030AF" w:rsidP="00A030AF"/>
    <w:p w14:paraId="284E6FAE" w14:textId="77777777" w:rsidR="00A030AF" w:rsidRDefault="00A030AF" w:rsidP="00A030AF">
      <w:pPr>
        <w:keepNext/>
      </w:pPr>
      <w:r>
        <w:rPr>
          <w:noProof/>
          <w:lang w:val="en-CA" w:eastAsia="zh-CN"/>
        </w:rPr>
        <w:drawing>
          <wp:inline distT="0" distB="0" distL="0" distR="0" wp14:anchorId="59AE4105" wp14:editId="0D014725">
            <wp:extent cx="5886450" cy="312483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files_HS_SO4_Salinity.png"/>
                    <pic:cNvPicPr/>
                  </pic:nvPicPr>
                  <pic:blipFill>
                    <a:blip r:embed="rId133">
                      <a:extLst>
                        <a:ext uri="{28A0092B-C50C-407E-A947-70E740481C1C}">
                          <a14:useLocalDpi xmlns:a14="http://schemas.microsoft.com/office/drawing/2010/main" val="0"/>
                        </a:ext>
                      </a:extLst>
                    </a:blip>
                    <a:stretch>
                      <a:fillRect/>
                    </a:stretch>
                  </pic:blipFill>
                  <pic:spPr>
                    <a:xfrm>
                      <a:off x="0" y="0"/>
                      <a:ext cx="5886450" cy="3124835"/>
                    </a:xfrm>
                    <a:prstGeom prst="rect">
                      <a:avLst/>
                    </a:prstGeom>
                  </pic:spPr>
                </pic:pic>
              </a:graphicData>
            </a:graphic>
          </wp:inline>
        </w:drawing>
      </w:r>
    </w:p>
    <w:p w14:paraId="641F1F14" w14:textId="20A9083F" w:rsidR="00A030AF" w:rsidRDefault="00A030AF" w:rsidP="00A030AF">
      <w:pPr>
        <w:pStyle w:val="Caption"/>
      </w:pPr>
      <w:bookmarkStart w:id="675" w:name="_Ref491445518"/>
      <w:bookmarkStart w:id="676" w:name="_Toc490670511"/>
      <w:bookmarkStart w:id="677" w:name="_Toc520375071"/>
      <w:r>
        <w:t xml:space="preserve">Figure </w:t>
      </w:r>
      <w:r w:rsidR="00FD23B3">
        <w:fldChar w:fldCharType="begin"/>
      </w:r>
      <w:r w:rsidR="00FD23B3">
        <w:instrText xml:space="preserve"> STYLEREF 1 \s </w:instrText>
      </w:r>
      <w:r w:rsidR="00FD23B3">
        <w:fldChar w:fldCharType="separate"/>
      </w:r>
      <w:r w:rsidR="00B560DA">
        <w:rPr>
          <w:noProof/>
        </w:rPr>
        <w:t>2</w:t>
      </w:r>
      <w:r w:rsidR="00FD23B3">
        <w:fldChar w:fldCharType="end"/>
      </w:r>
      <w:r w:rsidR="00FD23B3">
        <w:t>.</w:t>
      </w:r>
      <w:r>
        <w:fldChar w:fldCharType="begin"/>
      </w:r>
      <w:r>
        <w:instrText xml:space="preserve"> SEQ Figure \* ARABIC </w:instrText>
      </w:r>
      <w:r>
        <w:fldChar w:fldCharType="separate"/>
      </w:r>
      <w:r w:rsidR="00B560DA">
        <w:rPr>
          <w:noProof/>
        </w:rPr>
        <w:t>55</w:t>
      </w:r>
      <w:r>
        <w:rPr>
          <w:noProof/>
        </w:rPr>
        <w:fldChar w:fldCharType="end"/>
      </w:r>
      <w:bookmarkEnd w:id="675"/>
      <w:r>
        <w:t>: Comparison of Concentration Profiles of HS</w:t>
      </w:r>
      <w:r w:rsidRPr="003C191C">
        <w:rPr>
          <w:vertAlign w:val="superscript"/>
        </w:rPr>
        <w:t>-</w:t>
      </w:r>
      <w:r>
        <w:t xml:space="preserve"> (Solid Lines/Filled Symbols) and SO</w:t>
      </w:r>
      <w:r w:rsidRPr="003C191C">
        <w:rPr>
          <w:vertAlign w:val="subscript"/>
        </w:rPr>
        <w:t>4</w:t>
      </w:r>
      <w:r w:rsidRPr="003C191C">
        <w:rPr>
          <w:vertAlign w:val="superscript"/>
        </w:rPr>
        <w:t>2-</w:t>
      </w:r>
      <w:r>
        <w:t xml:space="preserve"> (Dashed Lines/Open Symbols) (Left) and Profiles of Cl</w:t>
      </w:r>
      <w:r w:rsidRPr="00907021">
        <w:rPr>
          <w:vertAlign w:val="superscript"/>
        </w:rPr>
        <w:t>-</w:t>
      </w:r>
      <w:r>
        <w:t xml:space="preserve"> (Right) at 1 (Blue), 5 (Red) and 10 (Black) Hours Simulated Using MIN3P-THCm (lines) to Those Simulated Using PHREEQC (Symbols)</w:t>
      </w:r>
      <w:bookmarkEnd w:id="676"/>
      <w:bookmarkEnd w:id="677"/>
    </w:p>
    <w:p w14:paraId="18F83D4D" w14:textId="77777777" w:rsidR="00A030AF" w:rsidRDefault="00A030AF" w:rsidP="00A030AF"/>
    <w:p w14:paraId="06547031" w14:textId="77777777" w:rsidR="00A030AF" w:rsidRDefault="00A030AF" w:rsidP="00A030AF"/>
    <w:p w14:paraId="7060CAA2" w14:textId="202102B0" w:rsidR="00A030AF" w:rsidRPr="00981684" w:rsidRDefault="00143D3F" w:rsidP="00A030AF">
      <w:pPr>
        <w:rPr>
          <w:sz w:val="22"/>
          <w:lang w:val="en-CA"/>
        </w:rPr>
      </w:pPr>
      <w:r>
        <w:fldChar w:fldCharType="begin"/>
      </w:r>
      <w:r>
        <w:instrText xml:space="preserve"> REF _Ref491445519 \h </w:instrText>
      </w:r>
      <w:r>
        <w:fldChar w:fldCharType="separate"/>
      </w:r>
      <w:r w:rsidR="00B560DA">
        <w:t xml:space="preserve">Figure </w:t>
      </w:r>
      <w:r w:rsidR="00B560DA">
        <w:rPr>
          <w:noProof/>
        </w:rPr>
        <w:t>2</w:t>
      </w:r>
      <w:r w:rsidR="00B560DA">
        <w:t>.</w:t>
      </w:r>
      <w:r w:rsidR="00B560DA">
        <w:rPr>
          <w:noProof/>
        </w:rPr>
        <w:t>56</w:t>
      </w:r>
      <w:r>
        <w:fldChar w:fldCharType="end"/>
      </w:r>
      <w:r>
        <w:t xml:space="preserve"> </w:t>
      </w:r>
      <w:r w:rsidR="00A030AF">
        <w:t xml:space="preserve">depicts the breakthrough curves of pH, component concentrations and the saturation indices (SI) of minerals.  Calcite is in equilibrium with the pore water (SI = 0.0), while halite is slightly undersaturated (SI&lt;0.0).  </w:t>
      </w:r>
      <w:r w:rsidR="00981684">
        <w:t>The initial saturation index of anhydrite is -0.8.  Therefore, anhydrite dissolves and the concentration of SO</w:t>
      </w:r>
      <w:r w:rsidR="00981684">
        <w:rPr>
          <w:vertAlign w:val="subscript"/>
        </w:rPr>
        <w:t>4</w:t>
      </w:r>
      <w:r w:rsidR="00981684">
        <w:rPr>
          <w:vertAlign w:val="superscript"/>
        </w:rPr>
        <w:t>2-</w:t>
      </w:r>
      <w:r w:rsidR="00981684">
        <w:t xml:space="preserve"> increases with time.  Within about 12 hours, the concentrations of the components Na</w:t>
      </w:r>
      <w:r w:rsidR="00981684">
        <w:rPr>
          <w:vertAlign w:val="superscript"/>
        </w:rPr>
        <w:t>+</w:t>
      </w:r>
      <w:r w:rsidR="00981684">
        <w:t>, Cl</w:t>
      </w:r>
      <w:r w:rsidR="00981684">
        <w:rPr>
          <w:vertAlign w:val="superscript"/>
        </w:rPr>
        <w:t>-</w:t>
      </w:r>
      <w:r w:rsidR="00981684">
        <w:t>, Ca</w:t>
      </w:r>
      <w:r w:rsidR="00981684">
        <w:rPr>
          <w:vertAlign w:val="superscript"/>
        </w:rPr>
        <w:t>2+</w:t>
      </w:r>
      <w:r w:rsidR="00981684">
        <w:t>, K</w:t>
      </w:r>
      <w:r w:rsidR="00981684">
        <w:rPr>
          <w:vertAlign w:val="superscript"/>
        </w:rPr>
        <w:t>+</w:t>
      </w:r>
      <w:r w:rsidR="00981684">
        <w:t xml:space="preserve"> and Mg</w:t>
      </w:r>
      <w:r w:rsidR="00981684">
        <w:rPr>
          <w:vertAlign w:val="superscript"/>
        </w:rPr>
        <w:t>2+</w:t>
      </w:r>
      <w:r w:rsidR="00981684">
        <w:t xml:space="preserve"> remain almost constant.  The concentration of SO</w:t>
      </w:r>
      <w:r w:rsidR="00981684">
        <w:rPr>
          <w:vertAlign w:val="subscript"/>
        </w:rPr>
        <w:t>4</w:t>
      </w:r>
      <w:r w:rsidR="00981684">
        <w:rPr>
          <w:vertAlign w:val="superscript"/>
        </w:rPr>
        <w:t>2-</w:t>
      </w:r>
      <w:r w:rsidR="00981684">
        <w:t xml:space="preserve"> increases gradually from 6.2</w:t>
      </w:r>
      <w:r w:rsidR="00981684">
        <w:rPr>
          <w:rFonts w:cs="Arial"/>
        </w:rPr>
        <w:t>×</w:t>
      </w:r>
      <w:r w:rsidR="00981684">
        <w:t>10</w:t>
      </w:r>
      <w:r w:rsidR="00981684">
        <w:rPr>
          <w:vertAlign w:val="superscript"/>
        </w:rPr>
        <w:t>-3</w:t>
      </w:r>
      <w:r w:rsidR="00981684">
        <w:t> mol L</w:t>
      </w:r>
      <w:r w:rsidR="00981684">
        <w:rPr>
          <w:vertAlign w:val="superscript"/>
        </w:rPr>
        <w:t>-1</w:t>
      </w:r>
      <w:r w:rsidR="00981684">
        <w:t xml:space="preserve"> to 6.8</w:t>
      </w:r>
      <w:r w:rsidR="00981684">
        <w:rPr>
          <w:rFonts w:cs="Arial"/>
        </w:rPr>
        <w:t>×</w:t>
      </w:r>
      <w:r w:rsidR="00981684">
        <w:t>10</w:t>
      </w:r>
      <w:r w:rsidR="00981684">
        <w:rPr>
          <w:vertAlign w:val="superscript"/>
        </w:rPr>
        <w:t>-3</w:t>
      </w:r>
      <w:r w:rsidR="00981684">
        <w:t> mol L</w:t>
      </w:r>
      <w:r w:rsidR="00981684">
        <w:rPr>
          <w:vertAlign w:val="superscript"/>
        </w:rPr>
        <w:t>-1</w:t>
      </w:r>
      <w:r w:rsidR="00981684">
        <w:t xml:space="preserve"> within 12 hours.  After 12 hours, the fresh water reaches the end of the column and the concentrations of the main components (Na</w:t>
      </w:r>
      <w:r w:rsidR="00981684">
        <w:rPr>
          <w:vertAlign w:val="superscript"/>
        </w:rPr>
        <w:t>+</w:t>
      </w:r>
      <w:r w:rsidR="00981684">
        <w:t>, Cl</w:t>
      </w:r>
      <w:r w:rsidR="00981684">
        <w:rPr>
          <w:vertAlign w:val="superscript"/>
        </w:rPr>
        <w:t>-</w:t>
      </w:r>
      <w:r w:rsidR="00981684">
        <w:t>, Ca</w:t>
      </w:r>
      <w:r w:rsidR="00981684">
        <w:rPr>
          <w:vertAlign w:val="superscript"/>
        </w:rPr>
        <w:t>2+</w:t>
      </w:r>
      <w:r w:rsidR="00981684">
        <w:t>, K</w:t>
      </w:r>
      <w:r w:rsidR="00981684">
        <w:rPr>
          <w:vertAlign w:val="superscript"/>
        </w:rPr>
        <w:t>+</w:t>
      </w:r>
      <w:r w:rsidR="00981684">
        <w:t>, Mg</w:t>
      </w:r>
      <w:r w:rsidR="00981684">
        <w:rPr>
          <w:vertAlign w:val="superscript"/>
        </w:rPr>
        <w:t>2+</w:t>
      </w:r>
      <w:r w:rsidR="00981684">
        <w:t xml:space="preserve"> and </w:t>
      </w:r>
      <w:r w:rsidR="00981684">
        <w:lastRenderedPageBreak/>
        <w:t>SO</w:t>
      </w:r>
      <w:r w:rsidR="00981684">
        <w:rPr>
          <w:vertAlign w:val="subscript"/>
        </w:rPr>
        <w:t>4</w:t>
      </w:r>
      <w:r w:rsidR="00981684">
        <w:rPr>
          <w:vertAlign w:val="superscript"/>
        </w:rPr>
        <w:t>2-</w:t>
      </w:r>
      <w:r w:rsidR="00981684">
        <w:t>) approach constant levels.  The concentration of HS</w:t>
      </w:r>
      <w:r w:rsidR="00981684">
        <w:rPr>
          <w:vertAlign w:val="superscript"/>
        </w:rPr>
        <w:t>-</w:t>
      </w:r>
      <w:r w:rsidR="00981684">
        <w:t xml:space="preserve"> at the end of the column remains initially low due to elevated Cl</w:t>
      </w:r>
      <w:r w:rsidR="00981684">
        <w:rPr>
          <w:vertAlign w:val="superscript"/>
        </w:rPr>
        <w:t>-</w:t>
      </w:r>
      <w:r w:rsidR="00981684">
        <w:t xml:space="preserve"> concentrations, but substantially increases after 12 hours indicating the arrival of the migration front of the fresh water.  The concentration of HS</w:t>
      </w:r>
      <w:r w:rsidR="00981684">
        <w:rPr>
          <w:vertAlign w:val="superscript"/>
        </w:rPr>
        <w:t>-</w:t>
      </w:r>
      <w:r w:rsidR="00981684">
        <w:t xml:space="preserve"> increases thereafter and reaches a plateau at 5.0</w:t>
      </w:r>
      <w:r w:rsidR="00981684">
        <w:rPr>
          <w:rFonts w:cs="Arial"/>
        </w:rPr>
        <w:t>×</w:t>
      </w:r>
      <w:r w:rsidR="00981684">
        <w:t>10</w:t>
      </w:r>
      <w:r w:rsidR="00981684">
        <w:rPr>
          <w:vertAlign w:val="superscript"/>
        </w:rPr>
        <w:t>-5</w:t>
      </w:r>
      <w:r w:rsidR="00981684">
        <w:t xml:space="preserve"> mol L</w:t>
      </w:r>
      <w:r w:rsidR="00981684">
        <w:rPr>
          <w:vertAlign w:val="superscript"/>
        </w:rPr>
        <w:t>-1</w:t>
      </w:r>
      <w:r w:rsidR="00981684">
        <w:t xml:space="preserve"> at about 13 hours.</w:t>
      </w:r>
    </w:p>
    <w:p w14:paraId="4C4AA9F4" w14:textId="77777777" w:rsidR="00A030AF" w:rsidRDefault="00A030AF" w:rsidP="00A030AF"/>
    <w:p w14:paraId="6766CE47" w14:textId="10F7CEC5" w:rsidR="00A030AF" w:rsidRPr="00557DE2" w:rsidRDefault="00A030AF" w:rsidP="00A030AF">
      <w:r>
        <w:t xml:space="preserve">Comparison of the simulated results obtained by MIN3P-THCm (lines in </w:t>
      </w:r>
      <w:r w:rsidR="00143D3F">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t xml:space="preserve"> and </w:t>
      </w:r>
      <w:r w:rsidR="00143D3F">
        <w:fldChar w:fldCharType="begin"/>
      </w:r>
      <w:r w:rsidR="00143D3F">
        <w:instrText xml:space="preserve"> REF _Ref491445519 \h </w:instrText>
      </w:r>
      <w:r w:rsidR="00143D3F">
        <w:fldChar w:fldCharType="separate"/>
      </w:r>
      <w:r w:rsidR="00B560DA">
        <w:t xml:space="preserve">Figure </w:t>
      </w:r>
      <w:r w:rsidR="00B560DA">
        <w:rPr>
          <w:noProof/>
        </w:rPr>
        <w:t>2</w:t>
      </w:r>
      <w:r w:rsidR="00B560DA">
        <w:t>.</w:t>
      </w:r>
      <w:r w:rsidR="00B560DA">
        <w:rPr>
          <w:noProof/>
        </w:rPr>
        <w:t>56</w:t>
      </w:r>
      <w:r w:rsidR="00143D3F">
        <w:fldChar w:fldCharType="end"/>
      </w:r>
      <w:r>
        <w:t xml:space="preserve"> with those obtained by PHREEQC (symbols in </w:t>
      </w:r>
      <w:r w:rsidR="00143D3F">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rsidR="00143D3F">
        <w:t xml:space="preserve"> and </w:t>
      </w:r>
      <w:r w:rsidR="00143D3F">
        <w:fldChar w:fldCharType="begin"/>
      </w:r>
      <w:r w:rsidR="00143D3F">
        <w:instrText xml:space="preserve"> REF _Ref491445519 \h </w:instrText>
      </w:r>
      <w:r w:rsidR="00143D3F">
        <w:fldChar w:fldCharType="separate"/>
      </w:r>
      <w:r w:rsidR="00B560DA">
        <w:t xml:space="preserve">Figure </w:t>
      </w:r>
      <w:r w:rsidR="00B560DA">
        <w:rPr>
          <w:noProof/>
        </w:rPr>
        <w:t>2</w:t>
      </w:r>
      <w:r w:rsidR="00B560DA">
        <w:t>.</w:t>
      </w:r>
      <w:r w:rsidR="00B560DA">
        <w:rPr>
          <w:noProof/>
        </w:rPr>
        <w:t>56</w:t>
      </w:r>
      <w:r w:rsidR="00143D3F">
        <w:fldChar w:fldCharType="end"/>
      </w:r>
      <w:r>
        <w:t xml:space="preserve">) show very good agreement. </w:t>
      </w:r>
      <w:r w:rsidR="00143D3F">
        <w:fldChar w:fldCharType="begin"/>
      </w:r>
      <w:r w:rsidR="00143D3F">
        <w:instrText xml:space="preserve"> REF _Ref491445518 \h </w:instrText>
      </w:r>
      <w:r w:rsidR="00143D3F">
        <w:fldChar w:fldCharType="separate"/>
      </w:r>
      <w:r w:rsidR="00B560DA">
        <w:t xml:space="preserve">Figure </w:t>
      </w:r>
      <w:r w:rsidR="00B560DA">
        <w:rPr>
          <w:noProof/>
        </w:rPr>
        <w:t>2</w:t>
      </w:r>
      <w:r w:rsidR="00B560DA">
        <w:t>.</w:t>
      </w:r>
      <w:r w:rsidR="00B560DA">
        <w:rPr>
          <w:noProof/>
        </w:rPr>
        <w:t>55</w:t>
      </w:r>
      <w:r w:rsidR="00143D3F">
        <w:fldChar w:fldCharType="end"/>
      </w:r>
      <w:r w:rsidRPr="00557DE2">
        <w:t xml:space="preserve">(left) </w:t>
      </w:r>
      <w:r w:rsidR="00981684">
        <w:t>shows a small difference in the concentration profiles for HS</w:t>
      </w:r>
      <w:r w:rsidR="00981684">
        <w:rPr>
          <w:vertAlign w:val="superscript"/>
        </w:rPr>
        <w:t>-</w:t>
      </w:r>
      <w:r w:rsidR="00981684">
        <w:t>, which may be due to the different spatial and temporal weighting schemes employed by the two codes or differences in the thermodynamic database used by the two codes. The good agreement builds confidence in the correct implementation of the SDSR model in MIN3P-THCm and PHREEQC.</w:t>
      </w:r>
    </w:p>
    <w:p w14:paraId="6E04756C" w14:textId="77777777" w:rsidR="00A030AF" w:rsidRDefault="00A030AF" w:rsidP="00A030AF"/>
    <w:p w14:paraId="3C19A533" w14:textId="77777777" w:rsidR="00A030AF" w:rsidRDefault="00A030AF" w:rsidP="00A030AF"/>
    <w:p w14:paraId="3EE35DD5" w14:textId="77777777" w:rsidR="00A030AF" w:rsidRDefault="00A030AF" w:rsidP="00A030AF">
      <w:pPr>
        <w:keepNext/>
      </w:pPr>
      <w:r>
        <w:rPr>
          <w:noProof/>
          <w:lang w:val="en-CA" w:eastAsia="zh-CN"/>
        </w:rPr>
        <w:lastRenderedPageBreak/>
        <w:drawing>
          <wp:inline distT="0" distB="0" distL="0" distR="0" wp14:anchorId="05130041" wp14:editId="44FD7EBA">
            <wp:extent cx="5886450" cy="5229225"/>
            <wp:effectExtent l="0" t="0" r="0"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hreeqc-min3p-comp-transient.png"/>
                    <pic:cNvPicPr/>
                  </pic:nvPicPr>
                  <pic:blipFill>
                    <a:blip r:embed="rId134">
                      <a:extLst>
                        <a:ext uri="{28A0092B-C50C-407E-A947-70E740481C1C}">
                          <a14:useLocalDpi xmlns:a14="http://schemas.microsoft.com/office/drawing/2010/main" val="0"/>
                        </a:ext>
                      </a:extLst>
                    </a:blip>
                    <a:stretch>
                      <a:fillRect/>
                    </a:stretch>
                  </pic:blipFill>
                  <pic:spPr>
                    <a:xfrm>
                      <a:off x="0" y="0"/>
                      <a:ext cx="5886450" cy="5229225"/>
                    </a:xfrm>
                    <a:prstGeom prst="rect">
                      <a:avLst/>
                    </a:prstGeom>
                  </pic:spPr>
                </pic:pic>
              </a:graphicData>
            </a:graphic>
          </wp:inline>
        </w:drawing>
      </w:r>
    </w:p>
    <w:p w14:paraId="33939915" w14:textId="0FAE29D0" w:rsidR="00A030AF" w:rsidRPr="00D11FE5" w:rsidRDefault="00A030AF" w:rsidP="00A030AF">
      <w:pPr>
        <w:pStyle w:val="Caption"/>
      </w:pPr>
      <w:bookmarkStart w:id="678" w:name="_Ref491445519"/>
      <w:bookmarkStart w:id="679" w:name="_Toc490670512"/>
      <w:bookmarkStart w:id="680" w:name="_Toc520375072"/>
      <w:r>
        <w:t xml:space="preserve">Figure </w:t>
      </w:r>
      <w:r w:rsidR="00FD23B3">
        <w:fldChar w:fldCharType="begin"/>
      </w:r>
      <w:r w:rsidR="00FD23B3">
        <w:instrText xml:space="preserve"> STYLEREF 1 \s </w:instrText>
      </w:r>
      <w:r w:rsidR="00FD23B3">
        <w:fldChar w:fldCharType="separate"/>
      </w:r>
      <w:r w:rsidR="00B560DA">
        <w:rPr>
          <w:noProof/>
        </w:rPr>
        <w:t>2</w:t>
      </w:r>
      <w:r w:rsidR="00FD23B3">
        <w:fldChar w:fldCharType="end"/>
      </w:r>
      <w:r w:rsidR="00FD23B3">
        <w:t>.</w:t>
      </w:r>
      <w:r>
        <w:fldChar w:fldCharType="begin"/>
      </w:r>
      <w:r>
        <w:instrText xml:space="preserve"> SEQ Figure \* ARABIC </w:instrText>
      </w:r>
      <w:r>
        <w:fldChar w:fldCharType="separate"/>
      </w:r>
      <w:r w:rsidR="00B560DA">
        <w:rPr>
          <w:noProof/>
        </w:rPr>
        <w:t>56</w:t>
      </w:r>
      <w:r>
        <w:rPr>
          <w:noProof/>
        </w:rPr>
        <w:fldChar w:fldCharType="end"/>
      </w:r>
      <w:bookmarkEnd w:id="678"/>
      <w:r>
        <w:t>: Comparison of Breakthrough Curves of pH and Total Concentrations of Na</w:t>
      </w:r>
      <w:r>
        <w:rPr>
          <w:vertAlign w:val="superscript"/>
        </w:rPr>
        <w:t>+</w:t>
      </w:r>
      <w:r w:rsidRPr="00B551FC">
        <w:t xml:space="preserve"> </w:t>
      </w:r>
      <w:r>
        <w:t>and Cl</w:t>
      </w:r>
      <w:r>
        <w:rPr>
          <w:vertAlign w:val="superscript"/>
        </w:rPr>
        <w:t>-</w:t>
      </w:r>
      <w:r>
        <w:t xml:space="preserve"> (Top Left), Ca</w:t>
      </w:r>
      <w:r>
        <w:rPr>
          <w:vertAlign w:val="superscript"/>
        </w:rPr>
        <w:t>2+</w:t>
      </w:r>
      <w:r w:rsidRPr="00ED3698">
        <w:t xml:space="preserve">, </w:t>
      </w:r>
      <w:r>
        <w:t>K</w:t>
      </w:r>
      <w:r>
        <w:rPr>
          <w:vertAlign w:val="superscript"/>
        </w:rPr>
        <w:t>+</w:t>
      </w:r>
      <w:r w:rsidRPr="00ED3698">
        <w:t>,</w:t>
      </w:r>
      <w:r w:rsidRPr="00B551FC">
        <w:t xml:space="preserve"> </w:t>
      </w:r>
      <w:r>
        <w:t>Mg</w:t>
      </w:r>
      <w:r>
        <w:rPr>
          <w:vertAlign w:val="superscript"/>
        </w:rPr>
        <w:t>2+</w:t>
      </w:r>
      <w:r>
        <w:t xml:space="preserve"> (Top Right), S</w:t>
      </w:r>
      <w:r w:rsidRPr="00ED3698">
        <w:t>O</w:t>
      </w:r>
      <w:r>
        <w:rPr>
          <w:vertAlign w:val="subscript"/>
        </w:rPr>
        <w:t>4</w:t>
      </w:r>
      <w:r>
        <w:rPr>
          <w:vertAlign w:val="superscript"/>
        </w:rPr>
        <w:t>2-</w:t>
      </w:r>
      <w:r w:rsidRPr="00ED3698">
        <w:t>, CO</w:t>
      </w:r>
      <w:r w:rsidRPr="00ED3698">
        <w:rPr>
          <w:vertAlign w:val="subscript"/>
        </w:rPr>
        <w:t>3</w:t>
      </w:r>
      <w:r>
        <w:rPr>
          <w:vertAlign w:val="superscript"/>
        </w:rPr>
        <w:t>2-</w:t>
      </w:r>
      <w:r>
        <w:t xml:space="preserve"> and HS</w:t>
      </w:r>
      <w:r>
        <w:rPr>
          <w:vertAlign w:val="superscript"/>
        </w:rPr>
        <w:t xml:space="preserve">- </w:t>
      </w:r>
      <w:r>
        <w:t>(Bottom Right), and SI (saturation indexes) of Calcite, Anhydrite and Halite (Bottom Left) Simulated by MIN3P-THCm (Lines) to Those Calculated by PHREEQC (Symbols) – With Inhibition of Sulfate Reduction by Cl</w:t>
      </w:r>
      <w:r w:rsidRPr="005F04BB">
        <w:rPr>
          <w:vertAlign w:val="superscript"/>
        </w:rPr>
        <w:t>-</w:t>
      </w:r>
      <w:bookmarkEnd w:id="679"/>
      <w:bookmarkEnd w:id="680"/>
    </w:p>
    <w:p w14:paraId="40649943" w14:textId="77777777" w:rsidR="00A030AF" w:rsidRDefault="00A030AF" w:rsidP="00A030AF"/>
    <w:p w14:paraId="6E5888FC" w14:textId="77777777" w:rsidR="00A030AF" w:rsidRDefault="00A030AF" w:rsidP="00A030AF"/>
    <w:p w14:paraId="558C3018" w14:textId="2F85BBE5" w:rsidR="00A030AF" w:rsidRDefault="00A030AF" w:rsidP="00A030AF">
      <w:r>
        <w:t xml:space="preserve">To demonstrate the influence of the SDSR inhibition term on the results, comparison simulations were performed for the same example, but without the SDSR inhibition term.  </w:t>
      </w:r>
      <w:r w:rsidR="009079A1">
        <w:fldChar w:fldCharType="begin"/>
      </w:r>
      <w:r w:rsidR="009079A1">
        <w:instrText xml:space="preserve"> REF _Ref491445519 \h </w:instrText>
      </w:r>
      <w:r w:rsidR="009079A1">
        <w:fldChar w:fldCharType="separate"/>
      </w:r>
      <w:r w:rsidR="00B560DA">
        <w:t xml:space="preserve">Figure </w:t>
      </w:r>
      <w:r w:rsidR="00B560DA">
        <w:rPr>
          <w:noProof/>
        </w:rPr>
        <w:t>2</w:t>
      </w:r>
      <w:r w:rsidR="00B560DA">
        <w:t>.</w:t>
      </w:r>
      <w:r w:rsidR="00B560DA">
        <w:rPr>
          <w:noProof/>
        </w:rPr>
        <w:t>56</w:t>
      </w:r>
      <w:r w:rsidR="009079A1">
        <w:fldChar w:fldCharType="end"/>
      </w:r>
      <w:r>
        <w:t xml:space="preserve"> depicts the simulated breakthrough curves for pH and total component concentrations, together with the SI curves of the minerals.  In comparison to the breakthrough curves obtained with the SDSR inhibition term, most components with the exception of HS</w:t>
      </w:r>
      <w:r>
        <w:rPr>
          <w:vertAlign w:val="superscript"/>
        </w:rPr>
        <w:t>-</w:t>
      </w:r>
      <w:r>
        <w:t xml:space="preserve"> and </w:t>
      </w:r>
      <w:r w:rsidRPr="00ED3698">
        <w:t>CO</w:t>
      </w:r>
      <w:r w:rsidRPr="00ED3698">
        <w:rPr>
          <w:vertAlign w:val="subscript"/>
        </w:rPr>
        <w:t>3</w:t>
      </w:r>
      <w:r>
        <w:rPr>
          <w:vertAlign w:val="superscript"/>
        </w:rPr>
        <w:t>2-</w:t>
      </w:r>
      <w:r>
        <w:t xml:space="preserve"> show no significant differences (compare </w:t>
      </w:r>
      <w:r w:rsidR="009079A1">
        <w:fldChar w:fldCharType="begin"/>
      </w:r>
      <w:r w:rsidR="009079A1">
        <w:instrText xml:space="preserve"> REF _Ref491445518 \h </w:instrText>
      </w:r>
      <w:r w:rsidR="009079A1">
        <w:fldChar w:fldCharType="separate"/>
      </w:r>
      <w:r w:rsidR="00B560DA">
        <w:t xml:space="preserve">Figure </w:t>
      </w:r>
      <w:r w:rsidR="00B560DA">
        <w:rPr>
          <w:noProof/>
        </w:rPr>
        <w:t>2</w:t>
      </w:r>
      <w:r w:rsidR="00B560DA">
        <w:t>.</w:t>
      </w:r>
      <w:r w:rsidR="00B560DA">
        <w:rPr>
          <w:noProof/>
        </w:rPr>
        <w:t>55</w:t>
      </w:r>
      <w:r w:rsidR="009079A1">
        <w:fldChar w:fldCharType="end"/>
      </w:r>
      <w:r w:rsidR="009079A1">
        <w:t xml:space="preserve"> </w:t>
      </w:r>
      <w:r>
        <w:t xml:space="preserve">and </w:t>
      </w:r>
      <w:r w:rsidR="009079A1">
        <w:fldChar w:fldCharType="begin"/>
      </w:r>
      <w:r w:rsidR="009079A1">
        <w:instrText xml:space="preserve"> REF _Ref491445519 \h </w:instrText>
      </w:r>
      <w:r w:rsidR="009079A1">
        <w:fldChar w:fldCharType="separate"/>
      </w:r>
      <w:r w:rsidR="00B560DA">
        <w:t xml:space="preserve">Figure </w:t>
      </w:r>
      <w:r w:rsidR="00B560DA">
        <w:rPr>
          <w:noProof/>
        </w:rPr>
        <w:t>2</w:t>
      </w:r>
      <w:r w:rsidR="00B560DA">
        <w:t>.</w:t>
      </w:r>
      <w:r w:rsidR="00B560DA">
        <w:rPr>
          <w:noProof/>
        </w:rPr>
        <w:t>56</w:t>
      </w:r>
      <w:r w:rsidR="009079A1">
        <w:fldChar w:fldCharType="end"/>
      </w:r>
      <w:r>
        <w:t xml:space="preserve">). However, as expected, substantial differences exist for the total </w:t>
      </w:r>
      <w:r>
        <w:lastRenderedPageBreak/>
        <w:t>concentrations of HS</w:t>
      </w:r>
      <w:r>
        <w:rPr>
          <w:vertAlign w:val="superscript"/>
        </w:rPr>
        <w:t>-</w:t>
      </w:r>
      <w:r>
        <w:t>.  If the influence of salinity on sulfate reduction is not taken into account, HS</w:t>
      </w:r>
      <w:r>
        <w:rPr>
          <w:vertAlign w:val="superscript"/>
        </w:rPr>
        <w:t>-</w:t>
      </w:r>
      <w:r>
        <w:t xml:space="preserve"> forms from the beginning of the simulation and increases rapidly within 12 hours, reaching peak concentrations of 8.1</w:t>
      </w:r>
      <w:r>
        <w:rPr>
          <w:rFonts w:cs="Arial"/>
        </w:rPr>
        <w:t>×</w:t>
      </w:r>
      <w:r>
        <w:t>10</w:t>
      </w:r>
      <w:r w:rsidRPr="0056194A">
        <w:rPr>
          <w:vertAlign w:val="superscript"/>
        </w:rPr>
        <w:t>-5</w:t>
      </w:r>
      <w:r>
        <w:t xml:space="preserve"> mol L</w:t>
      </w:r>
      <w:r>
        <w:rPr>
          <w:vertAlign w:val="superscript"/>
        </w:rPr>
        <w:t>-1</w:t>
      </w:r>
      <w:r>
        <w:t xml:space="preserve"> at about 12 hours. From 12 to 15 hours, the total concentration of HS</w:t>
      </w:r>
      <w:r>
        <w:rPr>
          <w:vertAlign w:val="superscript"/>
        </w:rPr>
        <w:t>-</w:t>
      </w:r>
      <w:r>
        <w:t xml:space="preserve"> drops rapidly to 3.9</w:t>
      </w:r>
      <w:r>
        <w:rPr>
          <w:rFonts w:cs="Arial"/>
        </w:rPr>
        <w:t>×</w:t>
      </w:r>
      <w:r>
        <w:t>10</w:t>
      </w:r>
      <w:r w:rsidRPr="0056194A">
        <w:rPr>
          <w:vertAlign w:val="superscript"/>
        </w:rPr>
        <w:t>-5</w:t>
      </w:r>
      <w:r>
        <w:t xml:space="preserve"> mol L</w:t>
      </w:r>
      <w:r>
        <w:rPr>
          <w:vertAlign w:val="superscript"/>
        </w:rPr>
        <w:t>-1</w:t>
      </w:r>
      <w:r>
        <w:t xml:space="preserve"> and remains constant thereafter, due to the stable supply of S</w:t>
      </w:r>
      <w:r w:rsidRPr="00ED3698">
        <w:t>O</w:t>
      </w:r>
      <w:r>
        <w:rPr>
          <w:vertAlign w:val="subscript"/>
        </w:rPr>
        <w:t>4</w:t>
      </w:r>
      <w:r>
        <w:rPr>
          <w:vertAlign w:val="superscript"/>
        </w:rPr>
        <w:t>2-</w:t>
      </w:r>
      <w:r>
        <w:t xml:space="preserve"> from the dissolution of the anhydrite.</w:t>
      </w:r>
    </w:p>
    <w:p w14:paraId="7E1DEEFE" w14:textId="77777777" w:rsidR="00A030AF" w:rsidRPr="00EF59F7" w:rsidRDefault="00A030AF" w:rsidP="00A030AF">
      <w:pPr>
        <w:rPr>
          <w:iCs/>
          <w:szCs w:val="22"/>
        </w:rPr>
      </w:pPr>
    </w:p>
    <w:p w14:paraId="5D668427" w14:textId="77777777" w:rsidR="00A030AF" w:rsidRDefault="00A030AF" w:rsidP="00A030AF"/>
    <w:p w14:paraId="40E8AC00" w14:textId="77777777" w:rsidR="00A030AF" w:rsidRDefault="00A030AF" w:rsidP="00A030AF">
      <w:pPr>
        <w:keepNext/>
      </w:pPr>
      <w:r>
        <w:rPr>
          <w:noProof/>
          <w:lang w:val="en-CA" w:eastAsia="zh-CN"/>
        </w:rPr>
        <w:drawing>
          <wp:inline distT="0" distB="0" distL="0" distR="0" wp14:anchorId="4BF3797D" wp14:editId="56889B08">
            <wp:extent cx="5886450" cy="5229225"/>
            <wp:effectExtent l="0" t="0" r="0"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ransient-curves-no-inhibition-model-compare-phreeqc.png"/>
                    <pic:cNvPicPr/>
                  </pic:nvPicPr>
                  <pic:blipFill>
                    <a:blip r:embed="rId135">
                      <a:extLst>
                        <a:ext uri="{28A0092B-C50C-407E-A947-70E740481C1C}">
                          <a14:useLocalDpi xmlns:a14="http://schemas.microsoft.com/office/drawing/2010/main" val="0"/>
                        </a:ext>
                      </a:extLst>
                    </a:blip>
                    <a:stretch>
                      <a:fillRect/>
                    </a:stretch>
                  </pic:blipFill>
                  <pic:spPr>
                    <a:xfrm>
                      <a:off x="0" y="0"/>
                      <a:ext cx="5886450" cy="5229225"/>
                    </a:xfrm>
                    <a:prstGeom prst="rect">
                      <a:avLst/>
                    </a:prstGeom>
                  </pic:spPr>
                </pic:pic>
              </a:graphicData>
            </a:graphic>
          </wp:inline>
        </w:drawing>
      </w:r>
    </w:p>
    <w:p w14:paraId="391B620E" w14:textId="2786CAA2" w:rsidR="00A030AF" w:rsidRPr="005F04BB" w:rsidRDefault="00A030AF" w:rsidP="00A030AF">
      <w:pPr>
        <w:pStyle w:val="Caption"/>
        <w:rPr>
          <w:vertAlign w:val="superscript"/>
        </w:rPr>
      </w:pPr>
      <w:bookmarkStart w:id="681" w:name="_Toc490670513"/>
      <w:bookmarkStart w:id="682" w:name="_Toc520375073"/>
      <w:r>
        <w:t xml:space="preserve">Figure </w:t>
      </w:r>
      <w:r w:rsidR="00FD23B3">
        <w:fldChar w:fldCharType="begin"/>
      </w:r>
      <w:r w:rsidR="00FD23B3">
        <w:instrText xml:space="preserve"> STYLEREF 1 \s </w:instrText>
      </w:r>
      <w:r w:rsidR="00FD23B3">
        <w:fldChar w:fldCharType="separate"/>
      </w:r>
      <w:r w:rsidR="00B560DA">
        <w:rPr>
          <w:noProof/>
        </w:rPr>
        <w:t>2</w:t>
      </w:r>
      <w:r w:rsidR="00FD23B3">
        <w:fldChar w:fldCharType="end"/>
      </w:r>
      <w:r w:rsidR="00FD23B3">
        <w:t>.</w:t>
      </w:r>
      <w:r>
        <w:fldChar w:fldCharType="begin"/>
      </w:r>
      <w:r>
        <w:instrText xml:space="preserve"> SEQ Figure \* ARABIC </w:instrText>
      </w:r>
      <w:r>
        <w:fldChar w:fldCharType="separate"/>
      </w:r>
      <w:r w:rsidR="00B560DA">
        <w:rPr>
          <w:noProof/>
        </w:rPr>
        <w:t>57</w:t>
      </w:r>
      <w:r>
        <w:rPr>
          <w:noProof/>
        </w:rPr>
        <w:fldChar w:fldCharType="end"/>
      </w:r>
      <w:r>
        <w:t>: Comparison of Breakthrough Curves of pH and Total Concentrations of Na</w:t>
      </w:r>
      <w:r>
        <w:rPr>
          <w:vertAlign w:val="superscript"/>
        </w:rPr>
        <w:t>+</w:t>
      </w:r>
      <w:r w:rsidRPr="00B551FC">
        <w:t xml:space="preserve"> </w:t>
      </w:r>
      <w:r>
        <w:t>and Cl</w:t>
      </w:r>
      <w:r>
        <w:rPr>
          <w:vertAlign w:val="superscript"/>
        </w:rPr>
        <w:t>-</w:t>
      </w:r>
      <w:r>
        <w:t xml:space="preserve"> (Top Left), Ca</w:t>
      </w:r>
      <w:r>
        <w:rPr>
          <w:vertAlign w:val="superscript"/>
        </w:rPr>
        <w:t>2+</w:t>
      </w:r>
      <w:r w:rsidRPr="00ED3698">
        <w:t xml:space="preserve">, </w:t>
      </w:r>
      <w:r>
        <w:t>K</w:t>
      </w:r>
      <w:r>
        <w:rPr>
          <w:vertAlign w:val="superscript"/>
        </w:rPr>
        <w:t>+</w:t>
      </w:r>
      <w:r w:rsidRPr="00ED3698">
        <w:t>,</w:t>
      </w:r>
      <w:r w:rsidRPr="00B551FC">
        <w:t xml:space="preserve"> </w:t>
      </w:r>
      <w:r>
        <w:t>Mg</w:t>
      </w:r>
      <w:r>
        <w:rPr>
          <w:vertAlign w:val="superscript"/>
        </w:rPr>
        <w:t>2+</w:t>
      </w:r>
      <w:r>
        <w:t xml:space="preserve"> (Top Right), S</w:t>
      </w:r>
      <w:r w:rsidRPr="00ED3698">
        <w:t>O</w:t>
      </w:r>
      <w:r>
        <w:rPr>
          <w:vertAlign w:val="subscript"/>
        </w:rPr>
        <w:t>4</w:t>
      </w:r>
      <w:r>
        <w:rPr>
          <w:vertAlign w:val="superscript"/>
        </w:rPr>
        <w:t>2-</w:t>
      </w:r>
      <w:r w:rsidRPr="00ED3698">
        <w:t>, CO</w:t>
      </w:r>
      <w:r w:rsidRPr="00ED3698">
        <w:rPr>
          <w:vertAlign w:val="subscript"/>
        </w:rPr>
        <w:t>3</w:t>
      </w:r>
      <w:r>
        <w:rPr>
          <w:vertAlign w:val="superscript"/>
        </w:rPr>
        <w:t>2-</w:t>
      </w:r>
      <w:r>
        <w:t xml:space="preserve"> and HS</w:t>
      </w:r>
      <w:r>
        <w:rPr>
          <w:vertAlign w:val="superscript"/>
        </w:rPr>
        <w:t xml:space="preserve">- </w:t>
      </w:r>
      <w:r>
        <w:t>(Bottom Right), and SI (saturation indexes) of Calcite, Anhydrite and Halite (Bottom Left) Simulated by MIN3P-THCm (Lines) to Those Calculated by PHREEQC (Symbols) – Without Inhibition of Sulfate Reduction by Cl</w:t>
      </w:r>
      <w:r w:rsidRPr="005F04BB">
        <w:rPr>
          <w:vertAlign w:val="superscript"/>
        </w:rPr>
        <w:t>-</w:t>
      </w:r>
      <w:bookmarkEnd w:id="681"/>
      <w:bookmarkEnd w:id="682"/>
    </w:p>
    <w:p w14:paraId="6A8D75B2" w14:textId="77777777" w:rsidR="00A030AF" w:rsidRDefault="00A030AF" w:rsidP="00A030AF"/>
    <w:p w14:paraId="4FE919DC" w14:textId="77777777" w:rsidR="00A030AF" w:rsidRPr="002966FA" w:rsidRDefault="00A030AF" w:rsidP="00A030AF">
      <w:pPr>
        <w:rPr>
          <w:lang w:eastAsia="zh-CN"/>
        </w:rPr>
      </w:pPr>
    </w:p>
    <w:p w14:paraId="3C91F1DA" w14:textId="77777777" w:rsidR="00A030AF" w:rsidRPr="00ED3698" w:rsidRDefault="00A030AF" w:rsidP="00A030AF">
      <w:pPr>
        <w:pStyle w:val="Heading4"/>
        <w:numPr>
          <w:ilvl w:val="3"/>
          <w:numId w:val="1"/>
        </w:numPr>
      </w:pPr>
      <w:bookmarkStart w:id="683" w:name="_Toc520374605"/>
      <w:r>
        <w:t>File location</w:t>
      </w:r>
      <w:bookmarkEnd w:id="683"/>
    </w:p>
    <w:p w14:paraId="45F8055F" w14:textId="77777777" w:rsidR="00A030AF" w:rsidRDefault="00A030AF" w:rsidP="00A030AF">
      <w:pPr>
        <w:rPr>
          <w:lang w:eastAsia="zh-CN"/>
        </w:rPr>
      </w:pPr>
      <w:r>
        <w:rPr>
          <w:lang w:eastAsia="zh-CN"/>
        </w:rPr>
        <w:t xml:space="preserve">Input file for the case considering </w:t>
      </w:r>
      <w:r>
        <w:t>SDSR Model</w:t>
      </w:r>
      <w:r>
        <w:rPr>
          <w:lang w:eastAsia="zh-CN"/>
        </w:rPr>
        <w:t>:</w:t>
      </w:r>
    </w:p>
    <w:p w14:paraId="56F2EACC" w14:textId="77777777" w:rsidR="00A030AF" w:rsidRDefault="00A030AF" w:rsidP="00A030AF">
      <w:pPr>
        <w:rPr>
          <w:lang w:eastAsia="zh-CN"/>
        </w:rPr>
      </w:pPr>
      <w:r>
        <w:rPr>
          <w:lang w:eastAsia="zh-CN"/>
        </w:rPr>
        <w:t>.</w:t>
      </w:r>
      <w:r w:rsidRPr="00321791">
        <w:rPr>
          <w:lang w:eastAsia="zh-CN"/>
        </w:rPr>
        <w:t>\Benchmark\benchmarks_new_add\</w:t>
      </w:r>
      <w:r w:rsidRPr="00F66DCC">
        <w:rPr>
          <w:lang w:eastAsia="zh-CN"/>
        </w:rPr>
        <w:t>sulfur-V1.0.431\verification\sul2pqc</w:t>
      </w:r>
      <w:r>
        <w:rPr>
          <w:lang w:eastAsia="zh-CN"/>
        </w:rPr>
        <w:t>-cos\</w:t>
      </w:r>
      <w:r w:rsidRPr="00F66DCC">
        <w:rPr>
          <w:lang w:eastAsia="zh-CN"/>
        </w:rPr>
        <w:t>sul2pqc</w:t>
      </w:r>
      <w:r>
        <w:rPr>
          <w:lang w:eastAsia="zh-CN"/>
        </w:rPr>
        <w:t>.dat</w:t>
      </w:r>
    </w:p>
    <w:p w14:paraId="4026736B" w14:textId="77777777" w:rsidR="00A030AF" w:rsidRDefault="00A030AF" w:rsidP="00A030AF">
      <w:pPr>
        <w:rPr>
          <w:lang w:eastAsia="zh-CN"/>
        </w:rPr>
      </w:pPr>
      <w:r>
        <w:rPr>
          <w:lang w:eastAsia="zh-CN"/>
        </w:rPr>
        <w:t xml:space="preserve">Input file for the case not considering </w:t>
      </w:r>
      <w:r>
        <w:t>SDSR Model</w:t>
      </w:r>
      <w:r>
        <w:rPr>
          <w:lang w:eastAsia="zh-CN"/>
        </w:rPr>
        <w:t>:</w:t>
      </w:r>
    </w:p>
    <w:p w14:paraId="1E26AB83" w14:textId="77777777" w:rsidR="00A030AF" w:rsidRDefault="00A030AF" w:rsidP="00A030AF">
      <w:pPr>
        <w:rPr>
          <w:lang w:eastAsia="zh-CN"/>
        </w:rPr>
      </w:pPr>
      <w:r>
        <w:rPr>
          <w:lang w:eastAsia="zh-CN"/>
        </w:rPr>
        <w:t>.</w:t>
      </w:r>
      <w:r w:rsidRPr="00321791">
        <w:rPr>
          <w:lang w:eastAsia="zh-CN"/>
        </w:rPr>
        <w:t>\Benchmark\benchmarks_new_add\</w:t>
      </w:r>
      <w:r w:rsidRPr="00F66DCC">
        <w:rPr>
          <w:lang w:eastAsia="zh-CN"/>
        </w:rPr>
        <w:t>sulfur-V1.0.431\verification\sul2pqc</w:t>
      </w:r>
      <w:r>
        <w:rPr>
          <w:lang w:eastAsia="zh-CN"/>
        </w:rPr>
        <w:t>-n\</w:t>
      </w:r>
      <w:r w:rsidRPr="00F66DCC">
        <w:rPr>
          <w:lang w:eastAsia="zh-CN"/>
        </w:rPr>
        <w:t>sul2pqc</w:t>
      </w:r>
      <w:r>
        <w:rPr>
          <w:lang w:eastAsia="zh-CN"/>
        </w:rPr>
        <w:t>.dat</w:t>
      </w:r>
    </w:p>
    <w:p w14:paraId="4C8E79AF" w14:textId="77777777" w:rsidR="00A030AF" w:rsidRDefault="00A030AF" w:rsidP="00A030AF">
      <w:pPr>
        <w:rPr>
          <w:lang w:eastAsia="zh-CN"/>
        </w:rPr>
      </w:pPr>
      <w:r>
        <w:rPr>
          <w:lang w:eastAsia="zh-CN"/>
        </w:rPr>
        <w:t>Databases:</w:t>
      </w:r>
    </w:p>
    <w:p w14:paraId="10DF1827" w14:textId="77777777" w:rsidR="00A030AF" w:rsidRDefault="00A030AF" w:rsidP="00A030AF">
      <w:pPr>
        <w:rPr>
          <w:lang w:eastAsia="zh-CN"/>
        </w:rPr>
      </w:pPr>
      <w:r>
        <w:rPr>
          <w:lang w:eastAsia="zh-CN"/>
        </w:rPr>
        <w:t>.</w:t>
      </w:r>
      <w:r w:rsidRPr="00321791">
        <w:rPr>
          <w:lang w:eastAsia="zh-CN"/>
        </w:rPr>
        <w:t>\Benchmark\benchmarks_new_add\</w:t>
      </w:r>
      <w:r w:rsidRPr="00F66DCC">
        <w:rPr>
          <w:lang w:eastAsia="zh-CN"/>
        </w:rPr>
        <w:t>sulfur-V1.0.431\verification\database\default</w:t>
      </w:r>
    </w:p>
    <w:p w14:paraId="7B09BA90" w14:textId="77777777" w:rsidR="00DC422B" w:rsidRPr="00EF3648" w:rsidRDefault="00DC422B" w:rsidP="00990FF2">
      <w:pPr>
        <w:rPr>
          <w:lang w:eastAsia="zh-CN"/>
        </w:rPr>
      </w:pPr>
    </w:p>
    <w:p w14:paraId="17E4C329" w14:textId="77777777" w:rsidR="000455C5" w:rsidRDefault="000455C5" w:rsidP="000455C5">
      <w:pPr>
        <w:pStyle w:val="Heading2"/>
        <w:rPr>
          <w:lang w:eastAsia="zh-CN"/>
        </w:rPr>
      </w:pPr>
      <w:bookmarkStart w:id="684" w:name="_Toc520374606"/>
      <w:r>
        <w:rPr>
          <w:rFonts w:hint="eastAsia"/>
          <w:lang w:eastAsia="zh-CN"/>
        </w:rPr>
        <w:t>H</w:t>
      </w:r>
      <w:r w:rsidRPr="008E5F6A">
        <w:t>ydromechanical</w:t>
      </w:r>
      <w:r>
        <w:t xml:space="preserve"> coupling</w:t>
      </w:r>
      <w:bookmarkEnd w:id="684"/>
    </w:p>
    <w:p w14:paraId="610D7BE1" w14:textId="77777777" w:rsidR="000455C5" w:rsidRPr="00ED3698" w:rsidRDefault="000455C5" w:rsidP="000455C5">
      <w:pPr>
        <w:pStyle w:val="StyleHeading3TimesNewRoman"/>
      </w:pPr>
      <w:bookmarkStart w:id="685" w:name="_Toc520374607"/>
      <w:r>
        <w:rPr>
          <w:rFonts w:hint="eastAsia"/>
          <w:lang w:eastAsia="zh-CN"/>
        </w:rPr>
        <w:t>Verification of vertical stress</w:t>
      </w:r>
      <w:bookmarkEnd w:id="685"/>
      <w:r>
        <w:rPr>
          <w:rFonts w:hint="eastAsia"/>
          <w:lang w:eastAsia="zh-CN"/>
        </w:rPr>
        <w:t xml:space="preserve"> </w:t>
      </w:r>
    </w:p>
    <w:p w14:paraId="2EBB8107" w14:textId="77777777" w:rsidR="008D7C88" w:rsidRPr="008E2100" w:rsidRDefault="008D7C88" w:rsidP="008D7C88">
      <w:pPr>
        <w:pStyle w:val="Heading4"/>
        <w:rPr>
          <w:rFonts w:cs="Arial"/>
          <w:szCs w:val="22"/>
          <w:lang w:eastAsia="zh-CN"/>
        </w:rPr>
      </w:pPr>
      <w:bookmarkStart w:id="686" w:name="_Toc520374608"/>
      <w:r>
        <w:t>Problem definition</w:t>
      </w:r>
      <w:bookmarkEnd w:id="686"/>
    </w:p>
    <w:p w14:paraId="5D5656FB" w14:textId="2FA19F36" w:rsidR="000455C5" w:rsidRDefault="000455C5" w:rsidP="000455C5">
      <w:pPr>
        <w:rPr>
          <w:lang w:eastAsia="zh-CN"/>
        </w:rPr>
      </w:pPr>
      <w:r w:rsidRPr="00ED3698">
        <w:t xml:space="preserve">This benchmark is 1D </w:t>
      </w:r>
      <w:r>
        <w:rPr>
          <w:rFonts w:hint="eastAsia"/>
          <w:lang w:eastAsia="zh-CN"/>
        </w:rPr>
        <w:t>hydromechanical coupling problem for the verification of the one-dimensional vertical stress implementation</w:t>
      </w:r>
      <w:r w:rsidR="008D7C88">
        <w:t xml:space="preserve">.  It is verified against the </w:t>
      </w:r>
      <w:r w:rsidR="008D7C88" w:rsidRPr="00D342A5">
        <w:rPr>
          <w:rFonts w:cs="Arial"/>
          <w:szCs w:val="22"/>
        </w:rPr>
        <w:t xml:space="preserve">analytical solution presented by Lemieux </w:t>
      </w:r>
      <w:r w:rsidR="008D7C88">
        <w:rPr>
          <w:rFonts w:cs="Arial"/>
          <w:szCs w:val="22"/>
        </w:rPr>
        <w:t xml:space="preserve">et al. </w:t>
      </w:r>
      <w:r w:rsidR="008D7C88" w:rsidRPr="00D342A5">
        <w:rPr>
          <w:rFonts w:cs="Arial"/>
          <w:szCs w:val="22"/>
        </w:rPr>
        <w:t>(2008)</w:t>
      </w:r>
      <w:r w:rsidR="008D7C88">
        <w:rPr>
          <w:rFonts w:cs="Arial"/>
          <w:szCs w:val="22"/>
        </w:rPr>
        <w:t xml:space="preserve"> and Bea et al. (2011).</w:t>
      </w:r>
    </w:p>
    <w:p w14:paraId="6A51BF69" w14:textId="08D0629E" w:rsidR="008D7C88" w:rsidRPr="008E2100" w:rsidRDefault="008D7C88" w:rsidP="008D7C88">
      <w:pPr>
        <w:pStyle w:val="Heading4"/>
        <w:rPr>
          <w:rFonts w:cs="Arial"/>
          <w:szCs w:val="22"/>
          <w:lang w:eastAsia="zh-CN"/>
        </w:rPr>
      </w:pPr>
      <w:bookmarkStart w:id="687" w:name="_Toc520374609"/>
      <w:r>
        <w:t>Model set-up</w:t>
      </w:r>
      <w:bookmarkEnd w:id="687"/>
    </w:p>
    <w:p w14:paraId="5453B8C5" w14:textId="1B2CF4A2" w:rsidR="000455C5" w:rsidRDefault="000455C5" w:rsidP="000455C5">
      <w:pPr>
        <w:rPr>
          <w:szCs w:val="24"/>
          <w:lang w:val="en-CA" w:eastAsia="en-CA"/>
        </w:rPr>
      </w:pPr>
      <w:r w:rsidRPr="00ED3698">
        <w:t>A 1D model with 1</w:t>
      </w:r>
      <w:r>
        <w:rPr>
          <w:rFonts w:hint="eastAsia"/>
          <w:lang w:eastAsia="zh-CN"/>
        </w:rPr>
        <w:t>0000</w:t>
      </w:r>
      <w:r w:rsidRPr="00ED3698">
        <w:t xml:space="preserve">.0 m in </w:t>
      </w:r>
      <w:r>
        <w:rPr>
          <w:rFonts w:hint="eastAsia"/>
          <w:lang w:eastAsia="zh-CN"/>
        </w:rPr>
        <w:t>depth</w:t>
      </w:r>
      <w:r w:rsidRPr="00ED3698">
        <w:t xml:space="preserve"> is discretized into </w:t>
      </w:r>
      <w:r>
        <w:rPr>
          <w:rFonts w:hint="eastAsia"/>
          <w:lang w:eastAsia="zh-CN"/>
        </w:rPr>
        <w:t>10</w:t>
      </w:r>
      <w:r w:rsidRPr="00ED3698">
        <w:t>00 control volumes</w:t>
      </w:r>
      <w:r>
        <w:rPr>
          <w:rFonts w:hint="eastAsia"/>
          <w:lang w:eastAsia="zh-CN"/>
        </w:rPr>
        <w:t xml:space="preserve">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Pr>
          <w:rFonts w:hint="eastAsia"/>
          <w:szCs w:val="24"/>
          <w:lang w:val="en-CA" w:eastAsia="zh-CN"/>
        </w:rPr>
        <w:t>10.0</w:t>
      </w:r>
      <w:r>
        <w:rPr>
          <w:szCs w:val="24"/>
          <w:lang w:eastAsia="zh-CN"/>
        </w:rPr>
        <w:t> </w:t>
      </w:r>
      <w:r w:rsidRPr="00ED3698">
        <w:rPr>
          <w:szCs w:val="24"/>
          <w:lang w:val="en-CA" w:eastAsia="en-CA"/>
        </w:rPr>
        <w:t xml:space="preserve">m for the interior control volumes and </w:t>
      </w:r>
      <w:r>
        <w:rPr>
          <w:rFonts w:hint="eastAsia"/>
          <w:szCs w:val="24"/>
          <w:lang w:val="en-CA" w:eastAsia="zh-CN"/>
        </w:rPr>
        <w:t>5.0</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8D7C88">
        <w:rPr>
          <w:szCs w:val="24"/>
          <w:lang w:val="en-CA" w:eastAsia="en-CA"/>
        </w:rPr>
        <w:t>.</w:t>
      </w:r>
    </w:p>
    <w:p w14:paraId="232A069F" w14:textId="7FE5D5EC" w:rsidR="008D7C88" w:rsidRPr="008E2100" w:rsidRDefault="008D7C88" w:rsidP="008D7C88">
      <w:pPr>
        <w:pStyle w:val="Heading4"/>
        <w:rPr>
          <w:rFonts w:cs="Arial"/>
          <w:szCs w:val="22"/>
          <w:lang w:eastAsia="zh-CN"/>
        </w:rPr>
      </w:pPr>
      <w:bookmarkStart w:id="688" w:name="_Toc520374610"/>
      <w:r>
        <w:t>Results</w:t>
      </w:r>
      <w:bookmarkEnd w:id="688"/>
    </w:p>
    <w:p w14:paraId="2AE43263" w14:textId="08428A90" w:rsidR="000455C5" w:rsidRDefault="000455C5" w:rsidP="000455C5">
      <w:pPr>
        <w:rPr>
          <w:rFonts w:cs="Arial"/>
          <w:szCs w:val="22"/>
        </w:rPr>
      </w:pPr>
      <w:r>
        <w:rPr>
          <w:rFonts w:cs="Arial"/>
          <w:szCs w:val="22"/>
        </w:rPr>
        <w:t>The a</w:t>
      </w:r>
      <w:r w:rsidRPr="00EB4C74">
        <w:rPr>
          <w:rFonts w:cs="Arial"/>
          <w:szCs w:val="22"/>
        </w:rPr>
        <w:t xml:space="preserve">nalytical solution </w:t>
      </w:r>
      <w:r>
        <w:rPr>
          <w:rFonts w:cs="Arial"/>
          <w:szCs w:val="22"/>
        </w:rPr>
        <w:t xml:space="preserve">was applied to a one-dimensional </w:t>
      </w:r>
      <w:r w:rsidRPr="00EB4C74">
        <w:rPr>
          <w:rFonts w:cs="Arial"/>
          <w:szCs w:val="22"/>
        </w:rPr>
        <w:t xml:space="preserve">semi-infinite vertical column of </w:t>
      </w:r>
      <w:r>
        <w:rPr>
          <w:rFonts w:cs="Arial"/>
          <w:szCs w:val="22"/>
        </w:rPr>
        <w:t xml:space="preserve">fully saturated </w:t>
      </w:r>
      <w:r w:rsidRPr="00124020">
        <w:rPr>
          <w:rFonts w:cs="Arial"/>
          <w:szCs w:val="22"/>
        </w:rPr>
        <w:t>sand (</w:t>
      </w:r>
      <w:r w:rsidR="005F5019">
        <w:rPr>
          <w:rFonts w:cs="Arial"/>
          <w:szCs w:val="22"/>
        </w:rPr>
        <w:fldChar w:fldCharType="begin"/>
      </w:r>
      <w:r>
        <w:rPr>
          <w:rFonts w:cs="Arial"/>
          <w:szCs w:val="22"/>
        </w:rPr>
        <w:instrText xml:space="preserve"> REF _Ref363615054 \h </w:instrText>
      </w:r>
      <w:r w:rsidR="005F5019">
        <w:rPr>
          <w:rFonts w:cs="Arial"/>
          <w:szCs w:val="22"/>
        </w:rPr>
      </w:r>
      <w:r w:rsidR="005F5019">
        <w:rPr>
          <w:rFonts w:cs="Arial"/>
          <w:szCs w:val="22"/>
        </w:rPr>
        <w:fldChar w:fldCharType="separate"/>
      </w:r>
      <w:r w:rsidR="00B560DA" w:rsidRPr="008D7C88">
        <w:t xml:space="preserve">Figure </w:t>
      </w:r>
      <w:r w:rsidR="00B560DA">
        <w:rPr>
          <w:noProof/>
        </w:rPr>
        <w:t>2</w:t>
      </w:r>
      <w:r w:rsidR="00B560DA" w:rsidRPr="008D7C88">
        <w:t>.</w:t>
      </w:r>
      <w:r w:rsidR="00B560DA">
        <w:rPr>
          <w:noProof/>
        </w:rPr>
        <w:t>58</w:t>
      </w:r>
      <w:r w:rsidR="005F5019">
        <w:rPr>
          <w:rFonts w:cs="Arial"/>
          <w:szCs w:val="22"/>
        </w:rPr>
        <w:fldChar w:fldCharType="end"/>
      </w:r>
      <w:r w:rsidRPr="00124020">
        <w:rPr>
          <w:rFonts w:cs="Arial"/>
          <w:szCs w:val="22"/>
        </w:rPr>
        <w:t>A)</w:t>
      </w:r>
      <w:r w:rsidR="004474F5">
        <w:rPr>
          <w:rFonts w:cs="Arial"/>
          <w:szCs w:val="22"/>
        </w:rPr>
        <w:t xml:space="preserve">.  </w:t>
      </w:r>
      <w:r w:rsidRPr="00124020">
        <w:rPr>
          <w:rFonts w:cs="Arial"/>
          <w:szCs w:val="22"/>
        </w:rPr>
        <w:t>In</w:t>
      </w:r>
      <w:r w:rsidRPr="00EB4C74">
        <w:rPr>
          <w:rFonts w:cs="Arial"/>
          <w:szCs w:val="22"/>
        </w:rPr>
        <w:t xml:space="preserve"> this case, a </w:t>
      </w:r>
      <w:r>
        <w:rPr>
          <w:rFonts w:cs="Arial"/>
          <w:szCs w:val="22"/>
        </w:rPr>
        <w:t xml:space="preserve">load is applied to the top boundary </w:t>
      </w:r>
      <w:r w:rsidRPr="00EB4C74">
        <w:rPr>
          <w:rFonts w:cs="Arial"/>
          <w:szCs w:val="22"/>
        </w:rPr>
        <w:t xml:space="preserve">at </w:t>
      </w:r>
      <w:r>
        <w:rPr>
          <w:rFonts w:cs="Arial"/>
          <w:szCs w:val="22"/>
        </w:rPr>
        <w:t xml:space="preserve">a </w:t>
      </w:r>
      <w:r w:rsidRPr="00EB4C74">
        <w:rPr>
          <w:rFonts w:cs="Arial"/>
          <w:szCs w:val="22"/>
        </w:rPr>
        <w:t xml:space="preserve">constant </w:t>
      </w:r>
      <w:r>
        <w:rPr>
          <w:rFonts w:cs="Arial"/>
          <w:szCs w:val="22"/>
        </w:rPr>
        <w:t>rate</w:t>
      </w:r>
      <w:r w:rsidRPr="00EB4C74">
        <w:rPr>
          <w:rFonts w:cs="Arial"/>
          <w:szCs w:val="22"/>
        </w:rPr>
        <w:t xml:space="preserve"> (~ 0.32 m y</w:t>
      </w:r>
      <w:r>
        <w:rPr>
          <w:rFonts w:cs="Arial"/>
          <w:szCs w:val="22"/>
        </w:rPr>
        <w:t>ear</w:t>
      </w:r>
      <w:r w:rsidRPr="00EB4C74">
        <w:rPr>
          <w:rFonts w:cs="Arial"/>
          <w:szCs w:val="22"/>
          <w:vertAlign w:val="superscript"/>
        </w:rPr>
        <w:t>-1</w:t>
      </w:r>
      <w:r w:rsidRPr="00EB4C74">
        <w:rPr>
          <w:rFonts w:cs="Arial"/>
          <w:szCs w:val="22"/>
        </w:rPr>
        <w:t xml:space="preserve">, </w:t>
      </w:r>
      <w:r w:rsidR="004474F5">
        <w:rPr>
          <w:rFonts w:cs="Arial"/>
          <w:szCs w:val="22"/>
        </w:rPr>
        <w:t xml:space="preserve">e.g. </w:t>
      </w:r>
      <w:r w:rsidRPr="00EB4C74">
        <w:rPr>
          <w:rFonts w:cs="Arial"/>
          <w:szCs w:val="22"/>
        </w:rPr>
        <w:t>it could represent the ice sheet loading in a glaciation scenario)</w:t>
      </w:r>
      <w:r w:rsidR="004474F5">
        <w:rPr>
          <w:rFonts w:cs="Arial"/>
          <w:szCs w:val="22"/>
        </w:rPr>
        <w:t xml:space="preserve">.  </w:t>
      </w:r>
      <w:r w:rsidRPr="00EB4C74">
        <w:rPr>
          <w:rFonts w:cs="Arial"/>
          <w:szCs w:val="22"/>
        </w:rPr>
        <w:t>The top of the column is drained and the bottom is a no-flow boundary condition</w:t>
      </w:r>
      <w:r w:rsidR="004474F5">
        <w:rPr>
          <w:rFonts w:cs="Arial"/>
          <w:szCs w:val="22"/>
        </w:rPr>
        <w:t xml:space="preserve">.  </w:t>
      </w:r>
      <w:r w:rsidRPr="00EB4C74">
        <w:rPr>
          <w:rFonts w:cs="Arial"/>
          <w:szCs w:val="22"/>
        </w:rPr>
        <w:t xml:space="preserve">Model parameters are described in Lemieux </w:t>
      </w:r>
      <w:r w:rsidR="004474F5">
        <w:rPr>
          <w:rFonts w:cs="Arial"/>
          <w:szCs w:val="22"/>
        </w:rPr>
        <w:t xml:space="preserve">et al. </w:t>
      </w:r>
      <w:r w:rsidRPr="00EB4C74">
        <w:rPr>
          <w:rFonts w:cs="Arial"/>
          <w:szCs w:val="22"/>
        </w:rPr>
        <w:t>(2008)</w:t>
      </w:r>
      <w:r w:rsidR="004474F5">
        <w:rPr>
          <w:rFonts w:cs="Arial"/>
          <w:szCs w:val="22"/>
        </w:rPr>
        <w:t xml:space="preserve">.  </w:t>
      </w:r>
      <w:r w:rsidRPr="00EB4C74">
        <w:rPr>
          <w:rFonts w:cs="Arial"/>
          <w:szCs w:val="22"/>
        </w:rPr>
        <w:t>The analytical solution in space (</w:t>
      </w:r>
      <w:r w:rsidRPr="00EB4C74">
        <w:rPr>
          <w:rFonts w:cs="Arial"/>
          <w:position w:val="-4"/>
          <w:szCs w:val="22"/>
        </w:rPr>
        <w:object w:dxaOrig="200" w:dyaOrig="220" w14:anchorId="7CC6D54A">
          <v:shape id="_x0000_i1056" type="#_x0000_t75" style="width:9pt;height:9pt" o:ole="">
            <v:imagedata r:id="rId136" o:title=""/>
          </v:shape>
          <o:OLEObject Type="Embed" ProgID="Equation.3" ShapeID="_x0000_i1056" DrawAspect="Content" ObjectID="_1594116794" r:id="rId137"/>
        </w:object>
      </w:r>
      <w:r w:rsidRPr="00EB4C74">
        <w:rPr>
          <w:rFonts w:cs="Arial"/>
          <w:szCs w:val="22"/>
        </w:rPr>
        <w:t>) and time (</w:t>
      </w:r>
      <w:r w:rsidRPr="00EB4C74">
        <w:rPr>
          <w:rFonts w:cs="Arial"/>
          <w:position w:val="-6"/>
          <w:szCs w:val="22"/>
        </w:rPr>
        <w:object w:dxaOrig="139" w:dyaOrig="279" w14:anchorId="72F1680C">
          <v:shape id="_x0000_i1057" type="#_x0000_t75" style="width:6pt;height:15pt" o:ole="">
            <v:imagedata r:id="rId138" o:title=""/>
          </v:shape>
          <o:OLEObject Type="Embed" ProgID="Equation.3" ShapeID="_x0000_i1057" DrawAspect="Content" ObjectID="_1594116795" r:id="rId139"/>
        </w:object>
      </w:r>
      <w:r w:rsidRPr="00EB4C74">
        <w:rPr>
          <w:rFonts w:cs="Arial"/>
          <w:szCs w:val="22"/>
        </w:rPr>
        <w:t>) for the hydraulic head (</w:t>
      </w:r>
      <w:r w:rsidRPr="00EB4C74">
        <w:rPr>
          <w:rFonts w:cs="Arial"/>
          <w:position w:val="-10"/>
          <w:szCs w:val="22"/>
        </w:rPr>
        <w:object w:dxaOrig="639" w:dyaOrig="320" w14:anchorId="3231916A">
          <v:shape id="_x0000_i1058" type="#_x0000_t75" style="width:31.5pt;height:15.75pt" o:ole="">
            <v:imagedata r:id="rId140" o:title=""/>
          </v:shape>
          <o:OLEObject Type="Embed" ProgID="Equation.3" ShapeID="_x0000_i1058" DrawAspect="Content" ObjectID="_1594116796" r:id="rId141"/>
        </w:object>
      </w:r>
      <w:r w:rsidRPr="00EB4C74">
        <w:rPr>
          <w:rFonts w:cs="Arial"/>
          <w:szCs w:val="22"/>
        </w:rPr>
        <w:t>) is (</w:t>
      </w:r>
      <w:r w:rsidRPr="00EB4C74">
        <w:rPr>
          <w:rFonts w:cs="Arial"/>
          <w:noProof/>
          <w:szCs w:val="22"/>
        </w:rPr>
        <w:t xml:space="preserve">Lemieux </w:t>
      </w:r>
      <w:r w:rsidR="004474F5">
        <w:rPr>
          <w:rFonts w:cs="Arial"/>
          <w:noProof/>
          <w:szCs w:val="22"/>
        </w:rPr>
        <w:t xml:space="preserve">et al. </w:t>
      </w:r>
      <w:r w:rsidRPr="00EB4C74">
        <w:rPr>
          <w:rFonts w:cs="Arial"/>
          <w:noProof/>
          <w:szCs w:val="22"/>
        </w:rPr>
        <w:t xml:space="preserve">2008, </w:t>
      </w:r>
      <w:r>
        <w:rPr>
          <w:rFonts w:cs="Arial" w:hint="eastAsia"/>
          <w:noProof/>
          <w:szCs w:val="22"/>
          <w:lang w:eastAsia="zh-CN"/>
        </w:rPr>
        <w:t xml:space="preserve">Bea </w:t>
      </w:r>
      <w:r w:rsidR="004474F5">
        <w:rPr>
          <w:rFonts w:cs="Arial" w:hint="eastAsia"/>
          <w:noProof/>
          <w:szCs w:val="22"/>
          <w:lang w:eastAsia="zh-CN"/>
        </w:rPr>
        <w:t xml:space="preserve">et al. </w:t>
      </w:r>
      <w:r>
        <w:rPr>
          <w:rFonts w:cs="Arial" w:hint="eastAsia"/>
          <w:noProof/>
          <w:szCs w:val="22"/>
          <w:lang w:eastAsia="zh-CN"/>
        </w:rPr>
        <w:t>2011</w:t>
      </w:r>
      <w:r w:rsidRPr="00EB4C74">
        <w:rPr>
          <w:rFonts w:cs="Arial"/>
          <w:szCs w:val="22"/>
        </w:rPr>
        <w:t>)</w:t>
      </w:r>
    </w:p>
    <w:tbl>
      <w:tblPr>
        <w:tblW w:w="0" w:type="auto"/>
        <w:tblLook w:val="04A0" w:firstRow="1" w:lastRow="0" w:firstColumn="1" w:lastColumn="0" w:noHBand="0" w:noVBand="1"/>
      </w:tblPr>
      <w:tblGrid>
        <w:gridCol w:w="6397"/>
        <w:gridCol w:w="2243"/>
      </w:tblGrid>
      <w:tr w:rsidR="000455C5" w:rsidRPr="00D910F5" w14:paraId="25AA930C" w14:textId="77777777" w:rsidTr="00DD6123">
        <w:trPr>
          <w:trHeight w:val="819"/>
        </w:trPr>
        <w:tc>
          <w:tcPr>
            <w:tcW w:w="6563" w:type="dxa"/>
            <w:vAlign w:val="center"/>
            <w:hideMark/>
          </w:tcPr>
          <w:p w14:paraId="0F6DCB1F" w14:textId="77777777" w:rsidR="000455C5" w:rsidRPr="00D910F5" w:rsidRDefault="00077B27" w:rsidP="004449BC">
            <w:pPr>
              <w:rPr>
                <w:rFonts w:cs="Arial"/>
                <w:szCs w:val="22"/>
              </w:rPr>
            </w:pPr>
            <m:oMathPara>
              <m:oMath>
                <m:r>
                  <w:rPr>
                    <w:rFonts w:ascii="Cambria Math" w:hAnsi="Cambria Math" w:cs="Arial"/>
                    <w:szCs w:val="22"/>
                  </w:rPr>
                  <m:t>h</m:t>
                </m:r>
                <m:d>
                  <m:dPr>
                    <m:ctrlPr>
                      <w:rPr>
                        <w:rFonts w:ascii="Cambria Math" w:hAnsi="Cambria Math" w:cs="Arial"/>
                        <w:i/>
                        <w:szCs w:val="22"/>
                      </w:rPr>
                    </m:ctrlPr>
                  </m:dPr>
                  <m:e>
                    <m:r>
                      <w:rPr>
                        <w:rFonts w:ascii="Cambria Math" w:hAnsi="Cambria Math" w:cs="Arial"/>
                        <w:szCs w:val="22"/>
                      </w:rPr>
                      <m:t>z,t</m:t>
                    </m:r>
                  </m:e>
                </m:d>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ζ</m:t>
                    </m:r>
                  </m:num>
                  <m:den>
                    <m:sSub>
                      <m:sSubPr>
                        <m:ctrlPr>
                          <w:rPr>
                            <w:rFonts w:ascii="Cambria Math" w:hAnsi="Cambria Math" w:cs="Arial"/>
                            <w:i/>
                            <w:szCs w:val="22"/>
                          </w:rPr>
                        </m:ctrlPr>
                      </m:sSubPr>
                      <m:e>
                        <m:r>
                          <w:rPr>
                            <w:rFonts w:ascii="Cambria Math" w:hAnsi="Cambria Math" w:cs="Arial"/>
                            <w:szCs w:val="22"/>
                          </w:rPr>
                          <m:t>ρ</m:t>
                        </m:r>
                      </m:e>
                      <m:sub>
                        <m:r>
                          <w:rPr>
                            <w:rFonts w:ascii="Cambria Math" w:hAnsi="Cambria Math" w:cs="Arial"/>
                            <w:szCs w:val="22"/>
                          </w:rPr>
                          <m:t>f</m:t>
                        </m:r>
                      </m:sub>
                    </m:sSub>
                    <m:r>
                      <w:rPr>
                        <w:rFonts w:ascii="Cambria Math" w:hAnsi="Cambria Math" w:cs="Arial"/>
                        <w:szCs w:val="22"/>
                      </w:rPr>
                      <m:t>g</m:t>
                    </m:r>
                  </m:den>
                </m:f>
                <m:f>
                  <m:fPr>
                    <m:ctrlPr>
                      <w:rPr>
                        <w:rFonts w:ascii="Cambria Math" w:hAnsi="Cambria Math" w:cs="Arial"/>
                        <w:i/>
                        <w:szCs w:val="22"/>
                      </w:rPr>
                    </m:ctrlPr>
                  </m:fPr>
                  <m:num>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σ</m:t>
                        </m:r>
                      </m:e>
                      <m:sub>
                        <m:r>
                          <w:rPr>
                            <w:rFonts w:ascii="Cambria Math" w:hAnsi="Cambria Math" w:cs="Arial"/>
                            <w:szCs w:val="22"/>
                          </w:rPr>
                          <m:t>zz</m:t>
                        </m:r>
                      </m:sub>
                    </m:sSub>
                  </m:num>
                  <m:den>
                    <m:r>
                      <w:rPr>
                        <w:rFonts w:ascii="Cambria Math" w:hAnsi="Cambria Math" w:cs="Arial"/>
                        <w:szCs w:val="22"/>
                      </w:rPr>
                      <m:t>∂t</m:t>
                    </m:r>
                  </m:den>
                </m:f>
                <m:d>
                  <m:dPr>
                    <m:begChr m:val="["/>
                    <m:endChr m:val="]"/>
                    <m:ctrlPr>
                      <w:rPr>
                        <w:rFonts w:ascii="Cambria Math" w:hAnsi="Cambria Math" w:cs="Arial"/>
                        <w:i/>
                        <w:szCs w:val="22"/>
                      </w:rPr>
                    </m:ctrlPr>
                  </m:dPr>
                  <m:e>
                    <m:r>
                      <w:rPr>
                        <w:rFonts w:ascii="Cambria Math" w:hAnsi="Cambria Math" w:cs="Arial"/>
                        <w:szCs w:val="22"/>
                      </w:rPr>
                      <m:t>t-</m:t>
                    </m:r>
                    <m:d>
                      <m:dPr>
                        <m:ctrlPr>
                          <w:rPr>
                            <w:rFonts w:ascii="Cambria Math" w:hAnsi="Cambria Math" w:cs="Arial"/>
                            <w:i/>
                            <w:szCs w:val="22"/>
                          </w:rPr>
                        </m:ctrlPr>
                      </m:dPr>
                      <m:e>
                        <m:r>
                          <w:rPr>
                            <w:rFonts w:ascii="Cambria Math" w:hAnsi="Cambria Math" w:cs="Arial"/>
                            <w:szCs w:val="22"/>
                          </w:rPr>
                          <m:t>t+</m:t>
                        </m:r>
                        <m:f>
                          <m:fPr>
                            <m:ctrlPr>
                              <w:rPr>
                                <w:rFonts w:ascii="Cambria Math" w:hAnsi="Cambria Math" w:cs="Arial"/>
                                <w:i/>
                                <w:szCs w:val="22"/>
                              </w:rPr>
                            </m:ctrlPr>
                          </m:fPr>
                          <m:num>
                            <m:sSup>
                              <m:sSupPr>
                                <m:ctrlPr>
                                  <w:rPr>
                                    <w:rFonts w:ascii="Cambria Math" w:hAnsi="Cambria Math" w:cs="Arial"/>
                                    <w:i/>
                                    <w:szCs w:val="22"/>
                                  </w:rPr>
                                </m:ctrlPr>
                              </m:sSupPr>
                              <m:e>
                                <m:r>
                                  <w:rPr>
                                    <w:rFonts w:ascii="Cambria Math" w:hAnsi="Cambria Math" w:cs="Arial"/>
                                    <w:szCs w:val="22"/>
                                  </w:rPr>
                                  <m:t>z</m:t>
                                </m:r>
                              </m:e>
                              <m:sup>
                                <m:r>
                                  <w:rPr>
                                    <w:rFonts w:ascii="Cambria Math" w:hAnsi="Cambria Math" w:cs="Arial"/>
                                    <w:szCs w:val="22"/>
                                  </w:rPr>
                                  <m:t>2</m:t>
                                </m:r>
                              </m:sup>
                            </m:sSup>
                          </m:num>
                          <m:den>
                            <m:r>
                              <w:rPr>
                                <w:rFonts w:ascii="Cambria Math" w:hAnsi="Cambria Math" w:cs="Arial"/>
                                <w:szCs w:val="22"/>
                              </w:rPr>
                              <m:t>2D</m:t>
                            </m:r>
                          </m:den>
                        </m:f>
                      </m:e>
                    </m:d>
                    <m:r>
                      <w:rPr>
                        <w:rFonts w:ascii="Cambria Math" w:hAnsi="Cambria Math" w:cs="Arial"/>
                        <w:szCs w:val="22"/>
                      </w:rPr>
                      <m:t>erfc</m:t>
                    </m:r>
                    <m:d>
                      <m:dPr>
                        <m:ctrlPr>
                          <w:rPr>
                            <w:rFonts w:ascii="Cambria Math" w:hAnsi="Cambria Math" w:cs="Arial"/>
                            <w:i/>
                            <w:szCs w:val="22"/>
                          </w:rPr>
                        </m:ctrlPr>
                      </m:dPr>
                      <m:e>
                        <m:f>
                          <m:fPr>
                            <m:ctrlPr>
                              <w:rPr>
                                <w:rFonts w:ascii="Cambria Math" w:hAnsi="Cambria Math" w:cs="Arial"/>
                                <w:i/>
                                <w:szCs w:val="22"/>
                              </w:rPr>
                            </m:ctrlPr>
                          </m:fPr>
                          <m:num>
                            <m:r>
                              <w:rPr>
                                <w:rFonts w:ascii="Cambria Math" w:hAnsi="Cambria Math" w:cs="Arial"/>
                                <w:szCs w:val="22"/>
                              </w:rPr>
                              <m:t>z</m:t>
                            </m:r>
                          </m:num>
                          <m:den>
                            <m:r>
                              <w:rPr>
                                <w:rFonts w:ascii="Cambria Math" w:hAnsi="Cambria Math" w:cs="Arial"/>
                                <w:szCs w:val="22"/>
                              </w:rPr>
                              <m:t>2</m:t>
                            </m:r>
                            <m:rad>
                              <m:radPr>
                                <m:degHide m:val="1"/>
                                <m:ctrlPr>
                                  <w:rPr>
                                    <w:rFonts w:ascii="Cambria Math" w:hAnsi="Cambria Math" w:cs="Arial"/>
                                    <w:i/>
                                    <w:szCs w:val="22"/>
                                  </w:rPr>
                                </m:ctrlPr>
                              </m:radPr>
                              <m:deg/>
                              <m:e>
                                <m:r>
                                  <w:rPr>
                                    <w:rFonts w:ascii="Cambria Math" w:hAnsi="Cambria Math" w:cs="Arial"/>
                                    <w:szCs w:val="22"/>
                                  </w:rPr>
                                  <m:t>Dt</m:t>
                                </m:r>
                              </m:e>
                            </m:rad>
                          </m:den>
                        </m:f>
                      </m:e>
                    </m:d>
                    <m:r>
                      <w:rPr>
                        <w:rFonts w:ascii="Cambria Math" w:hAnsi="Cambria Math" w:cs="Arial"/>
                        <w:szCs w:val="22"/>
                      </w:rPr>
                      <m:t>+z</m:t>
                    </m:r>
                    <m:rad>
                      <m:radPr>
                        <m:degHide m:val="1"/>
                        <m:ctrlPr>
                          <w:rPr>
                            <w:rFonts w:ascii="Cambria Math" w:hAnsi="Cambria Math" w:cs="Arial"/>
                            <w:i/>
                            <w:szCs w:val="22"/>
                          </w:rPr>
                        </m:ctrlPr>
                      </m:radPr>
                      <m:deg/>
                      <m:e>
                        <m:f>
                          <m:fPr>
                            <m:ctrlPr>
                              <w:rPr>
                                <w:rFonts w:ascii="Cambria Math" w:hAnsi="Cambria Math" w:cs="Arial"/>
                                <w:i/>
                                <w:szCs w:val="22"/>
                              </w:rPr>
                            </m:ctrlPr>
                          </m:fPr>
                          <m:num>
                            <m:r>
                              <w:rPr>
                                <w:rFonts w:ascii="Cambria Math" w:hAnsi="Cambria Math" w:cs="Arial"/>
                                <w:szCs w:val="22"/>
                              </w:rPr>
                              <m:t>t</m:t>
                            </m:r>
                          </m:num>
                          <m:den>
                            <m:r>
                              <w:rPr>
                                <w:rFonts w:ascii="Cambria Math" w:hAnsi="Cambria Math" w:cs="Arial"/>
                                <w:szCs w:val="22"/>
                              </w:rPr>
                              <m:t>πD</m:t>
                            </m:r>
                          </m:den>
                        </m:f>
                      </m:e>
                    </m:rad>
                    <m:r>
                      <m:rPr>
                        <m:sty m:val="p"/>
                      </m:rPr>
                      <w:rPr>
                        <w:rFonts w:ascii="Cambria Math" w:hAnsi="Cambria Math" w:cs="Arial"/>
                        <w:szCs w:val="22"/>
                      </w:rPr>
                      <m:t>exp⁡</m:t>
                    </m:r>
                    <m:d>
                      <m:dPr>
                        <m:ctrlPr>
                          <w:rPr>
                            <w:rFonts w:ascii="Cambria Math" w:hAnsi="Cambria Math" w:cs="Arial"/>
                            <w:i/>
                            <w:szCs w:val="22"/>
                          </w:rPr>
                        </m:ctrlPr>
                      </m:dPr>
                      <m:e>
                        <m:r>
                          <w:rPr>
                            <w:rFonts w:ascii="Cambria Math" w:hAnsi="Cambria Math" w:cs="Arial"/>
                            <w:szCs w:val="22"/>
                          </w:rPr>
                          <m:t>-</m:t>
                        </m:r>
                        <m:f>
                          <m:fPr>
                            <m:ctrlPr>
                              <w:rPr>
                                <w:rFonts w:ascii="Cambria Math" w:hAnsi="Cambria Math" w:cs="Arial"/>
                                <w:i/>
                                <w:szCs w:val="22"/>
                              </w:rPr>
                            </m:ctrlPr>
                          </m:fPr>
                          <m:num>
                            <m:sSup>
                              <m:sSupPr>
                                <m:ctrlPr>
                                  <w:rPr>
                                    <w:rFonts w:ascii="Cambria Math" w:hAnsi="Cambria Math" w:cs="Arial"/>
                                    <w:i/>
                                    <w:szCs w:val="22"/>
                                  </w:rPr>
                                </m:ctrlPr>
                              </m:sSupPr>
                              <m:e>
                                <m:r>
                                  <w:rPr>
                                    <w:rFonts w:ascii="Cambria Math" w:hAnsi="Cambria Math" w:cs="Arial"/>
                                    <w:szCs w:val="22"/>
                                  </w:rPr>
                                  <m:t>z</m:t>
                                </m:r>
                              </m:e>
                              <m:sup>
                                <m:r>
                                  <w:rPr>
                                    <w:rFonts w:ascii="Cambria Math" w:hAnsi="Cambria Math" w:cs="Arial"/>
                                    <w:szCs w:val="22"/>
                                  </w:rPr>
                                  <m:t>2</m:t>
                                </m:r>
                              </m:sup>
                            </m:sSup>
                          </m:num>
                          <m:den>
                            <m:r>
                              <w:rPr>
                                <w:rFonts w:ascii="Cambria Math" w:hAnsi="Cambria Math" w:cs="Arial"/>
                                <w:szCs w:val="22"/>
                              </w:rPr>
                              <m:t>4Dt</m:t>
                            </m:r>
                          </m:den>
                        </m:f>
                      </m:e>
                    </m:d>
                  </m:e>
                </m:d>
              </m:oMath>
            </m:oMathPara>
          </w:p>
        </w:tc>
        <w:tc>
          <w:tcPr>
            <w:tcW w:w="2293" w:type="dxa"/>
            <w:vAlign w:val="center"/>
            <w:hideMark/>
          </w:tcPr>
          <w:p w14:paraId="02161EDC" w14:textId="77777777" w:rsidR="000455C5" w:rsidRPr="00D910F5" w:rsidRDefault="00D43140" w:rsidP="004449BC">
            <w:pPr>
              <w:jc w:val="right"/>
              <w:rPr>
                <w:rFonts w:cs="Arial"/>
                <w:szCs w:val="22"/>
              </w:rPr>
            </w:pPr>
            <w:bookmarkStart w:id="689" w:name="_Ref274389879"/>
            <w:r>
              <w:rPr>
                <w:rFonts w:cs="Arial"/>
                <w:szCs w:val="22"/>
              </w:rPr>
              <w:t>Equation 1-</w:t>
            </w:r>
            <w:r w:rsidR="005F5019">
              <w:rPr>
                <w:rFonts w:cs="Arial"/>
                <w:szCs w:val="22"/>
              </w:rPr>
              <w:fldChar w:fldCharType="begin"/>
            </w:r>
            <w:r w:rsidR="000455C5">
              <w:rPr>
                <w:rFonts w:cs="Arial"/>
                <w:szCs w:val="22"/>
              </w:rPr>
              <w:instrText xml:space="preserve"> SEQ Equation \* ARABIC \s 1 </w:instrText>
            </w:r>
            <w:r w:rsidR="005F5019">
              <w:rPr>
                <w:rFonts w:cs="Arial"/>
                <w:szCs w:val="22"/>
              </w:rPr>
              <w:fldChar w:fldCharType="separate"/>
            </w:r>
            <w:r w:rsidR="00B560DA">
              <w:rPr>
                <w:rFonts w:cs="Arial"/>
                <w:noProof/>
                <w:szCs w:val="22"/>
              </w:rPr>
              <w:t>36</w:t>
            </w:r>
            <w:r w:rsidR="005F5019">
              <w:rPr>
                <w:rFonts w:cs="Arial"/>
                <w:szCs w:val="22"/>
              </w:rPr>
              <w:fldChar w:fldCharType="end"/>
            </w:r>
            <w:bookmarkEnd w:id="689"/>
          </w:p>
        </w:tc>
      </w:tr>
    </w:tbl>
    <w:p w14:paraId="1BD804E3" w14:textId="77777777" w:rsidR="000455C5" w:rsidRPr="00D910F5" w:rsidRDefault="000455C5" w:rsidP="000455C5">
      <w:pPr>
        <w:rPr>
          <w:rFonts w:cs="Arial"/>
          <w:szCs w:val="22"/>
        </w:rPr>
      </w:pPr>
      <w:r w:rsidRPr="00D910F5">
        <w:rPr>
          <w:rFonts w:cs="Arial"/>
          <w:szCs w:val="22"/>
        </w:rPr>
        <w:lastRenderedPageBreak/>
        <w:t xml:space="preserve">where </w:t>
      </w:r>
      <w:r w:rsidRPr="00D910F5">
        <w:rPr>
          <w:rFonts w:cs="Arial"/>
          <w:position w:val="-4"/>
          <w:szCs w:val="22"/>
        </w:rPr>
        <w:object w:dxaOrig="240" w:dyaOrig="260" w14:anchorId="32A46F7E">
          <v:shape id="_x0000_i1059" type="#_x0000_t75" style="width:12pt;height:11.25pt" o:ole="">
            <v:imagedata r:id="rId142" o:title=""/>
          </v:shape>
          <o:OLEObject Type="Embed" ProgID="Equation.3" ShapeID="_x0000_i1059" DrawAspect="Content" ObjectID="_1594116797" r:id="rId143"/>
        </w:object>
      </w:r>
      <w:r w:rsidRPr="00D910F5">
        <w:rPr>
          <w:rFonts w:cs="Arial"/>
          <w:szCs w:val="22"/>
        </w:rPr>
        <w:t xml:space="preserve"> is the hydraulic diffusivity defined as </w:t>
      </w:r>
      <w:r w:rsidR="00824048" w:rsidRPr="00D910F5">
        <w:rPr>
          <w:rFonts w:cs="Arial"/>
          <w:position w:val="-12"/>
          <w:szCs w:val="22"/>
        </w:rPr>
        <w:object w:dxaOrig="999" w:dyaOrig="360" w14:anchorId="69560266">
          <v:shape id="_x0000_i1060" type="#_x0000_t75" style="width:50.25pt;height:18.75pt" o:ole="">
            <v:imagedata r:id="rId144" o:title=""/>
          </v:shape>
          <o:OLEObject Type="Embed" ProgID="Equation.3" ShapeID="_x0000_i1060" DrawAspect="Content" ObjectID="_1594116798" r:id="rId145"/>
        </w:object>
      </w:r>
      <w:r w:rsidRPr="00D910F5">
        <w:rPr>
          <w:rFonts w:cs="Arial"/>
          <w:szCs w:val="22"/>
        </w:rPr>
        <w:t xml:space="preserve"> [L</w:t>
      </w:r>
      <w:r w:rsidRPr="00D910F5">
        <w:rPr>
          <w:rFonts w:cs="Arial"/>
          <w:szCs w:val="22"/>
          <w:vertAlign w:val="superscript"/>
        </w:rPr>
        <w:t>2</w:t>
      </w:r>
      <w:r w:rsidRPr="00D910F5">
        <w:rPr>
          <w:rFonts w:cs="Arial"/>
          <w:szCs w:val="22"/>
        </w:rPr>
        <w:t xml:space="preserve"> T</w:t>
      </w:r>
      <w:r w:rsidRPr="00D910F5">
        <w:rPr>
          <w:rFonts w:cs="Arial"/>
          <w:szCs w:val="22"/>
          <w:vertAlign w:val="superscript"/>
        </w:rPr>
        <w:t>-1</w:t>
      </w:r>
      <w:r w:rsidRPr="00D910F5">
        <w:rPr>
          <w:rFonts w:cs="Arial"/>
          <w:szCs w:val="22"/>
        </w:rPr>
        <w:t>].</w:t>
      </w:r>
    </w:p>
    <w:p w14:paraId="4940348F" w14:textId="77777777" w:rsidR="000455C5" w:rsidRPr="00D910F5" w:rsidRDefault="00277B93" w:rsidP="000455C5">
      <w:pPr>
        <w:jc w:val="center"/>
        <w:rPr>
          <w:rFonts w:cs="Arial"/>
          <w:szCs w:val="22"/>
        </w:rPr>
      </w:pPr>
      <w:r>
        <w:rPr>
          <w:noProof/>
          <w:lang w:val="en-CA" w:eastAsia="zh-CN"/>
        </w:rPr>
        <mc:AlternateContent>
          <mc:Choice Requires="wps">
            <w:drawing>
              <wp:anchor distT="0" distB="0" distL="114300" distR="114300" simplePos="0" relativeHeight="251701760" behindDoc="0" locked="0" layoutInCell="1" allowOverlap="1" wp14:anchorId="23A6E3CA" wp14:editId="547D82F7">
                <wp:simplePos x="0" y="0"/>
                <wp:positionH relativeFrom="column">
                  <wp:posOffset>3626485</wp:posOffset>
                </wp:positionH>
                <wp:positionV relativeFrom="paragraph">
                  <wp:posOffset>166370</wp:posOffset>
                </wp:positionV>
                <wp:extent cx="1858010" cy="739140"/>
                <wp:effectExtent l="0" t="0" r="8890" b="3810"/>
                <wp:wrapNone/>
                <wp:docPr id="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739140"/>
                        </a:xfrm>
                        <a:prstGeom prst="rect">
                          <a:avLst/>
                        </a:prstGeom>
                        <a:solidFill>
                          <a:srgbClr val="FFFFFF"/>
                        </a:solidFill>
                        <a:ln w="9525">
                          <a:noFill/>
                          <a:miter lim="800000"/>
                          <a:headEnd/>
                          <a:tailEnd/>
                        </a:ln>
                      </wps:spPr>
                      <wps:txbx>
                        <w:txbxContent>
                          <w:p w14:paraId="1DA168A6" w14:textId="77777777" w:rsidR="002D029A" w:rsidRDefault="002D029A" w:rsidP="000455C5">
                            <w:pPr>
                              <w:rPr>
                                <w:rFonts w:ascii="Arial" w:hAnsi="Arial" w:cs="Arial"/>
                                <w:sz w:val="22"/>
                                <w:szCs w:val="22"/>
                                <w:lang w:eastAsia="zh-CN"/>
                              </w:rPr>
                            </w:pPr>
                            <w:r>
                              <w:rPr>
                                <w:rFonts w:ascii="Arial" w:hAnsi="Arial" w:cs="Arial" w:hint="eastAsia"/>
                                <w:sz w:val="22"/>
                                <w:szCs w:val="22"/>
                                <w:lang w:eastAsia="zh-CN"/>
                              </w:rPr>
                              <w:t xml:space="preserve">Lines </w:t>
                            </w:r>
                            <w:r>
                              <w:rPr>
                                <w:rFonts w:ascii="Arial" w:hAnsi="Arial" w:cs="Arial"/>
                                <w:sz w:val="22"/>
                                <w:szCs w:val="22"/>
                                <w:lang w:eastAsia="zh-CN"/>
                              </w:rPr>
                              <w:t>–</w:t>
                            </w:r>
                            <w:r>
                              <w:rPr>
                                <w:rFonts w:ascii="Arial" w:hAnsi="Arial" w:cs="Arial" w:hint="eastAsia"/>
                                <w:sz w:val="22"/>
                                <w:szCs w:val="22"/>
                                <w:lang w:eastAsia="zh-CN"/>
                              </w:rPr>
                              <w:t xml:space="preserve"> Analytic solution</w:t>
                            </w:r>
                          </w:p>
                          <w:p w14:paraId="543862AC" w14:textId="77777777" w:rsidR="002D029A" w:rsidRPr="00391D15" w:rsidRDefault="002D029A" w:rsidP="000455C5">
                            <w:pPr>
                              <w:rPr>
                                <w:rFonts w:ascii="Arial" w:hAnsi="Arial" w:cs="Arial"/>
                                <w:sz w:val="22"/>
                                <w:szCs w:val="22"/>
                              </w:rPr>
                            </w:pPr>
                            <w:r w:rsidRPr="00391D15">
                              <w:rPr>
                                <w:rFonts w:ascii="Arial" w:hAnsi="Arial" w:cs="Arial"/>
                                <w:sz w:val="22"/>
                                <w:szCs w:val="22"/>
                                <w:lang w:eastAsia="zh-CN"/>
                              </w:rPr>
                              <w:t xml:space="preserve">Symbols – </w:t>
                            </w:r>
                            <w:r>
                              <w:rPr>
                                <w:rFonts w:ascii="Arial" w:hAnsi="Arial" w:cs="Arial"/>
                                <w:sz w:val="22"/>
                                <w:szCs w:val="22"/>
                                <w:lang w:eastAsia="zh-CN"/>
                              </w:rPr>
                              <w:t>MIN3P-THCm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6E3CA" id="_x0000_s1034" type="#_x0000_t202" style="position:absolute;left:0;text-align:left;margin-left:285.55pt;margin-top:13.1pt;width:146.3pt;height:58.2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" stroked="f">
                <v:textbox>
                  <w:txbxContent>
                    <w:p w14:paraId="1DA168A6" w14:textId="77777777" w:rsidR="002D029A" w:rsidRDefault="002D029A" w:rsidP="000455C5">
                      <w:pPr>
                        <w:rPr>
                          <w:rFonts w:ascii="Arial" w:hAnsi="Arial" w:cs="Arial"/>
                          <w:sz w:val="22"/>
                          <w:szCs w:val="22"/>
                          <w:lang w:eastAsia="zh-CN"/>
                        </w:rPr>
                      </w:pPr>
                      <w:r>
                        <w:rPr>
                          <w:rFonts w:ascii="Arial" w:hAnsi="Arial" w:cs="Arial" w:hint="eastAsia"/>
                          <w:sz w:val="22"/>
                          <w:szCs w:val="22"/>
                          <w:lang w:eastAsia="zh-CN"/>
                        </w:rPr>
                        <w:t xml:space="preserve">Lines </w:t>
                      </w:r>
                      <w:r>
                        <w:rPr>
                          <w:rFonts w:ascii="Arial" w:hAnsi="Arial" w:cs="Arial"/>
                          <w:sz w:val="22"/>
                          <w:szCs w:val="22"/>
                          <w:lang w:eastAsia="zh-CN"/>
                        </w:rPr>
                        <w:t>–</w:t>
                      </w:r>
                      <w:r>
                        <w:rPr>
                          <w:rFonts w:ascii="Arial" w:hAnsi="Arial" w:cs="Arial" w:hint="eastAsia"/>
                          <w:sz w:val="22"/>
                          <w:szCs w:val="22"/>
                          <w:lang w:eastAsia="zh-CN"/>
                        </w:rPr>
                        <w:t xml:space="preserve"> Analytic solution</w:t>
                      </w:r>
                    </w:p>
                    <w:p w14:paraId="543862AC" w14:textId="77777777" w:rsidR="002D029A" w:rsidRPr="00391D15" w:rsidRDefault="002D029A" w:rsidP="000455C5">
                      <w:pPr>
                        <w:rPr>
                          <w:rFonts w:ascii="Arial" w:hAnsi="Arial" w:cs="Arial"/>
                          <w:sz w:val="22"/>
                          <w:szCs w:val="22"/>
                        </w:rPr>
                      </w:pPr>
                      <w:r w:rsidRPr="00391D15">
                        <w:rPr>
                          <w:rFonts w:ascii="Arial" w:hAnsi="Arial" w:cs="Arial"/>
                          <w:sz w:val="22"/>
                          <w:szCs w:val="22"/>
                          <w:lang w:eastAsia="zh-CN"/>
                        </w:rPr>
                        <w:t xml:space="preserve">Symbols – </w:t>
                      </w:r>
                      <w:r>
                        <w:rPr>
                          <w:rFonts w:ascii="Arial" w:hAnsi="Arial" w:cs="Arial"/>
                          <w:sz w:val="22"/>
                          <w:szCs w:val="22"/>
                          <w:lang w:eastAsia="zh-CN"/>
                        </w:rPr>
                        <w:t>MIN3P-THCm</w:t>
                      </w:r>
                    </w:p>
                  </w:txbxContent>
                </v:textbox>
              </v:shape>
            </w:pict>
          </mc:Fallback>
        </mc:AlternateContent>
      </w:r>
      <w:r w:rsidR="000455C5">
        <w:rPr>
          <w:rFonts w:cs="Arial"/>
          <w:noProof/>
          <w:szCs w:val="22"/>
          <w:lang w:val="en-CA" w:eastAsia="zh-CN"/>
        </w:rPr>
        <w:drawing>
          <wp:inline distT="0" distB="0" distL="0" distR="0" wp14:anchorId="6E161B9D" wp14:editId="612E46BA">
            <wp:extent cx="5303520" cy="3635375"/>
            <wp:effectExtent l="0" t="0" r="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303520" cy="3635375"/>
                    </a:xfrm>
                    <a:prstGeom prst="rect">
                      <a:avLst/>
                    </a:prstGeom>
                    <a:noFill/>
                    <a:ln>
                      <a:noFill/>
                    </a:ln>
                  </pic:spPr>
                </pic:pic>
              </a:graphicData>
            </a:graphic>
          </wp:inline>
        </w:drawing>
      </w:r>
    </w:p>
    <w:p w14:paraId="3F2D1F5A" w14:textId="6DFE5A56" w:rsidR="000455C5" w:rsidRPr="008D7C88" w:rsidRDefault="000455C5" w:rsidP="008D7C88">
      <w:pPr>
        <w:pStyle w:val="Caption"/>
      </w:pPr>
      <w:bookmarkStart w:id="690" w:name="_Ref363615054"/>
      <w:bookmarkStart w:id="691" w:name="_Ref302402432"/>
      <w:bookmarkStart w:id="692" w:name="_Ref302402415"/>
      <w:bookmarkStart w:id="693" w:name="_Toc520375074"/>
      <w:r w:rsidRPr="008D7C88">
        <w:t xml:space="preserve">Figure </w:t>
      </w:r>
      <w:r w:rsidR="00183C7C" w:rsidRPr="008D7C88">
        <w:fldChar w:fldCharType="begin"/>
      </w:r>
      <w:r w:rsidR="00183C7C" w:rsidRPr="008D7C88">
        <w:instrText xml:space="preserve"> STYLEREF 1 \s </w:instrText>
      </w:r>
      <w:r w:rsidR="00183C7C" w:rsidRPr="008D7C88">
        <w:fldChar w:fldCharType="separate"/>
      </w:r>
      <w:r w:rsidR="00B560DA">
        <w:rPr>
          <w:noProof/>
        </w:rPr>
        <w:t>2</w:t>
      </w:r>
      <w:r w:rsidR="00183C7C" w:rsidRPr="008D7C88">
        <w:fldChar w:fldCharType="end"/>
      </w:r>
      <w:r w:rsidR="00183C7C" w:rsidRPr="008D7C88">
        <w:t>.</w:t>
      </w:r>
      <w:r w:rsidR="00183C7C" w:rsidRPr="008D7C88">
        <w:fldChar w:fldCharType="begin"/>
      </w:r>
      <w:r w:rsidR="00183C7C" w:rsidRPr="008D7C88">
        <w:instrText xml:space="preserve"> SEQ Figure \* ARABIC \s 1 </w:instrText>
      </w:r>
      <w:r w:rsidR="00183C7C" w:rsidRPr="008D7C88">
        <w:fldChar w:fldCharType="separate"/>
      </w:r>
      <w:r w:rsidR="00B560DA">
        <w:rPr>
          <w:noProof/>
        </w:rPr>
        <w:t>58</w:t>
      </w:r>
      <w:r w:rsidR="00183C7C" w:rsidRPr="008D7C88">
        <w:fldChar w:fldCharType="end"/>
      </w:r>
      <w:bookmarkEnd w:id="690"/>
      <w:r w:rsidR="00142D8D" w:rsidRPr="008D7C88">
        <w:t xml:space="preserve">: </w:t>
      </w:r>
      <w:r w:rsidRPr="008D7C88">
        <w:t xml:space="preserve">Verification of the one-dimensional vertical stress implementation in </w:t>
      </w:r>
      <w:r w:rsidR="0076771D" w:rsidRPr="008D7C88">
        <w:t>MIN3P-THCm</w:t>
      </w:r>
      <w:r w:rsidR="004474F5" w:rsidRPr="008D7C88">
        <w:t xml:space="preserve">.  </w:t>
      </w:r>
      <w:r w:rsidRPr="008D7C88">
        <w:t>A) Conceptual model depicting vertical loading on an aquifer with free drainage on surface</w:t>
      </w:r>
      <w:r w:rsidR="004474F5" w:rsidRPr="008D7C88">
        <w:t xml:space="preserve">.  </w:t>
      </w:r>
      <w:r w:rsidRPr="008D7C88">
        <w:t xml:space="preserve">B) </w:t>
      </w:r>
      <w:r w:rsidR="0076771D" w:rsidRPr="008D7C88">
        <w:t>MIN3P-THCm</w:t>
      </w:r>
      <w:r w:rsidRPr="008D7C88">
        <w:t xml:space="preserve"> results (symbols) </w:t>
      </w:r>
      <w:r w:rsidR="00A50F3C" w:rsidRPr="008D7C88">
        <w:rPr>
          <w:rFonts w:hint="eastAsia"/>
        </w:rPr>
        <w:t>match</w:t>
      </w:r>
      <w:r w:rsidRPr="008D7C88">
        <w:t xml:space="preserve"> the analytical solution (solid lines) presented by Lemieux </w:t>
      </w:r>
      <w:r w:rsidR="004474F5" w:rsidRPr="008D7C88">
        <w:t xml:space="preserve">et al. </w:t>
      </w:r>
      <w:r w:rsidRPr="008D7C88">
        <w:t>(2008)</w:t>
      </w:r>
      <w:bookmarkEnd w:id="691"/>
      <w:bookmarkEnd w:id="692"/>
      <w:r w:rsidRPr="008D7C88">
        <w:rPr>
          <w:rFonts w:hint="eastAsia"/>
        </w:rPr>
        <w:t xml:space="preserve"> </w:t>
      </w:r>
      <w:r w:rsidR="008236DA" w:rsidRPr="008D7C88">
        <w:rPr>
          <w:rFonts w:hint="eastAsia"/>
        </w:rPr>
        <w:t>(Bea et al., 2011)</w:t>
      </w:r>
      <w:bookmarkEnd w:id="693"/>
    </w:p>
    <w:p w14:paraId="41188B86" w14:textId="77777777" w:rsidR="000455C5" w:rsidRDefault="000455C5" w:rsidP="00C74E04">
      <w:pPr>
        <w:pStyle w:val="Simpleline"/>
        <w:rPr>
          <w:lang w:eastAsia="zh-CN"/>
        </w:rPr>
      </w:pPr>
    </w:p>
    <w:p w14:paraId="65AD66A0" w14:textId="045EA2DB" w:rsidR="000455C5" w:rsidRDefault="000455C5" w:rsidP="000455C5">
      <w:pPr>
        <w:rPr>
          <w:rFonts w:cs="Arial"/>
          <w:szCs w:val="22"/>
        </w:rPr>
      </w:pPr>
      <w:r>
        <w:rPr>
          <w:rFonts w:cs="Arial"/>
          <w:szCs w:val="22"/>
        </w:rPr>
        <w:t>The v</w:t>
      </w:r>
      <w:r w:rsidRPr="00D910F5">
        <w:rPr>
          <w:rFonts w:cs="Arial"/>
          <w:szCs w:val="22"/>
        </w:rPr>
        <w:t>ertical distribution</w:t>
      </w:r>
      <w:r>
        <w:rPr>
          <w:rFonts w:cs="Arial"/>
          <w:szCs w:val="22"/>
        </w:rPr>
        <w:t>s</w:t>
      </w:r>
      <w:r w:rsidRPr="00D910F5">
        <w:rPr>
          <w:rFonts w:cs="Arial"/>
          <w:szCs w:val="22"/>
        </w:rPr>
        <w:t xml:space="preserve"> of pressure head at different time</w:t>
      </w:r>
      <w:r>
        <w:rPr>
          <w:rFonts w:cs="Arial"/>
          <w:szCs w:val="22"/>
        </w:rPr>
        <w:t>s</w:t>
      </w:r>
      <w:r w:rsidRPr="00D910F5">
        <w:rPr>
          <w:rFonts w:cs="Arial"/>
          <w:szCs w:val="22"/>
        </w:rPr>
        <w:t xml:space="preserve"> are </w:t>
      </w:r>
      <w:r w:rsidRPr="00124020">
        <w:rPr>
          <w:rFonts w:cs="Arial"/>
          <w:szCs w:val="22"/>
        </w:rPr>
        <w:t xml:space="preserve">shown in </w:t>
      </w:r>
      <w:r w:rsidR="005F5019">
        <w:rPr>
          <w:rFonts w:cs="Arial"/>
          <w:szCs w:val="22"/>
        </w:rPr>
        <w:fldChar w:fldCharType="begin"/>
      </w:r>
      <w:r>
        <w:rPr>
          <w:rFonts w:cs="Arial"/>
          <w:szCs w:val="22"/>
        </w:rPr>
        <w:instrText xml:space="preserve"> REF _Ref363615054 \h </w:instrText>
      </w:r>
      <w:r w:rsidR="005F5019">
        <w:rPr>
          <w:rFonts w:cs="Arial"/>
          <w:szCs w:val="22"/>
        </w:rPr>
      </w:r>
      <w:r w:rsidR="005F5019">
        <w:rPr>
          <w:rFonts w:cs="Arial"/>
          <w:szCs w:val="22"/>
        </w:rPr>
        <w:fldChar w:fldCharType="separate"/>
      </w:r>
      <w:r w:rsidR="00B560DA" w:rsidRPr="008D7C88">
        <w:t xml:space="preserve">Figure </w:t>
      </w:r>
      <w:r w:rsidR="00B560DA">
        <w:rPr>
          <w:noProof/>
        </w:rPr>
        <w:t>2</w:t>
      </w:r>
      <w:r w:rsidR="00B560DA" w:rsidRPr="008D7C88">
        <w:t>.</w:t>
      </w:r>
      <w:r w:rsidR="00B560DA">
        <w:rPr>
          <w:noProof/>
        </w:rPr>
        <w:t>58</w:t>
      </w:r>
      <w:r w:rsidR="005F5019">
        <w:rPr>
          <w:rFonts w:cs="Arial"/>
          <w:szCs w:val="22"/>
        </w:rPr>
        <w:fldChar w:fldCharType="end"/>
      </w:r>
      <w:r w:rsidRPr="00124020">
        <w:rPr>
          <w:rFonts w:cs="Arial"/>
          <w:szCs w:val="22"/>
        </w:rPr>
        <w:t>B</w:t>
      </w:r>
      <w:r w:rsidR="004474F5">
        <w:rPr>
          <w:rFonts w:cs="Arial"/>
          <w:szCs w:val="22"/>
        </w:rPr>
        <w:t xml:space="preserve">.  </w:t>
      </w:r>
      <w:r w:rsidRPr="00D910F5">
        <w:rPr>
          <w:rFonts w:cs="Arial"/>
          <w:szCs w:val="22"/>
        </w:rPr>
        <w:t>The</w:t>
      </w:r>
      <w:r>
        <w:rPr>
          <w:rFonts w:cs="Arial"/>
          <w:szCs w:val="22"/>
        </w:rPr>
        <w:t xml:space="preserve"> pressure heads</w:t>
      </w:r>
      <w:r w:rsidRPr="00D910F5">
        <w:rPr>
          <w:rFonts w:cs="Arial"/>
          <w:szCs w:val="22"/>
        </w:rPr>
        <w:t xml:space="preserve"> increase </w:t>
      </w:r>
      <w:r>
        <w:rPr>
          <w:rFonts w:cs="Arial"/>
          <w:szCs w:val="22"/>
        </w:rPr>
        <w:t>with</w:t>
      </w:r>
      <w:r w:rsidRPr="00D910F5">
        <w:rPr>
          <w:rFonts w:cs="Arial"/>
          <w:szCs w:val="22"/>
        </w:rPr>
        <w:t xml:space="preserve"> time as </w:t>
      </w:r>
      <w:r>
        <w:rPr>
          <w:rFonts w:cs="Arial"/>
          <w:szCs w:val="22"/>
        </w:rPr>
        <w:t xml:space="preserve">a </w:t>
      </w:r>
      <w:r w:rsidRPr="00D910F5">
        <w:rPr>
          <w:rFonts w:cs="Arial"/>
          <w:szCs w:val="22"/>
        </w:rPr>
        <w:t xml:space="preserve">consequence of the </w:t>
      </w:r>
      <w:r>
        <w:rPr>
          <w:rFonts w:cs="Arial"/>
          <w:szCs w:val="22"/>
        </w:rPr>
        <w:t xml:space="preserve">temporally </w:t>
      </w:r>
      <w:r w:rsidRPr="00D910F5">
        <w:rPr>
          <w:rFonts w:cs="Arial"/>
          <w:szCs w:val="22"/>
        </w:rPr>
        <w:t>constant loading</w:t>
      </w:r>
      <w:r w:rsidR="004474F5">
        <w:rPr>
          <w:rFonts w:cs="Arial"/>
          <w:szCs w:val="22"/>
        </w:rPr>
        <w:t xml:space="preserve">.  </w:t>
      </w:r>
      <w:r w:rsidRPr="00D910F5">
        <w:rPr>
          <w:rFonts w:cs="Arial"/>
          <w:szCs w:val="22"/>
        </w:rPr>
        <w:t xml:space="preserve">Note that the </w:t>
      </w:r>
      <w:r w:rsidR="0076771D">
        <w:rPr>
          <w:rFonts w:cs="Arial"/>
          <w:szCs w:val="22"/>
        </w:rPr>
        <w:t>MIN3P-THCm</w:t>
      </w:r>
      <w:r>
        <w:rPr>
          <w:rFonts w:cs="Arial"/>
          <w:szCs w:val="22"/>
        </w:rPr>
        <w:t xml:space="preserve"> </w:t>
      </w:r>
      <w:r w:rsidRPr="00D910F5">
        <w:rPr>
          <w:rFonts w:cs="Arial"/>
          <w:szCs w:val="22"/>
        </w:rPr>
        <w:t xml:space="preserve">results </w:t>
      </w:r>
      <w:r>
        <w:rPr>
          <w:rFonts w:cs="Arial"/>
          <w:szCs w:val="22"/>
        </w:rPr>
        <w:t>agree well with</w:t>
      </w:r>
      <w:r w:rsidRPr="00D910F5">
        <w:rPr>
          <w:rFonts w:cs="Arial"/>
          <w:szCs w:val="22"/>
        </w:rPr>
        <w:t xml:space="preserve"> the analytical </w:t>
      </w:r>
      <w:r>
        <w:rPr>
          <w:rFonts w:cs="Arial"/>
          <w:szCs w:val="22"/>
        </w:rPr>
        <w:t>results</w:t>
      </w:r>
      <w:r w:rsidRPr="00D910F5">
        <w:rPr>
          <w:rFonts w:cs="Arial"/>
          <w:szCs w:val="22"/>
        </w:rPr>
        <w:t xml:space="preserve"> </w:t>
      </w:r>
      <w:r>
        <w:rPr>
          <w:rFonts w:cs="Arial"/>
          <w:szCs w:val="22"/>
        </w:rPr>
        <w:t xml:space="preserve">obtained using </w:t>
      </w:r>
      <w:r>
        <w:rPr>
          <w:rFonts w:cs="Arial" w:hint="eastAsia"/>
          <w:szCs w:val="22"/>
          <w:lang w:eastAsia="zh-CN"/>
        </w:rPr>
        <w:t xml:space="preserve">the </w:t>
      </w:r>
      <w:r w:rsidR="009C4449">
        <w:fldChar w:fldCharType="begin"/>
      </w:r>
      <w:r w:rsidR="009C4449">
        <w:instrText xml:space="preserve"> REF _Ref274389879 \h  \* MERGEFORMAT </w:instrText>
      </w:r>
      <w:r w:rsidR="009C4449">
        <w:fldChar w:fldCharType="separate"/>
      </w:r>
      <w:r w:rsidR="00B560DA">
        <w:rPr>
          <w:rFonts w:cs="Arial"/>
          <w:szCs w:val="22"/>
        </w:rPr>
        <w:t>Equation 1-36</w:t>
      </w:r>
      <w:r w:rsidR="009C4449">
        <w:fldChar w:fldCharType="end"/>
      </w:r>
      <w:r w:rsidR="004474F5">
        <w:rPr>
          <w:rFonts w:cs="Arial"/>
          <w:szCs w:val="22"/>
        </w:rPr>
        <w:t xml:space="preserve">.  </w:t>
      </w:r>
    </w:p>
    <w:p w14:paraId="4846E4E3" w14:textId="77777777" w:rsidR="00A95059" w:rsidRPr="00192E8E" w:rsidRDefault="00A95059" w:rsidP="00A95059">
      <w:pPr>
        <w:pStyle w:val="StyleHeading4Bold"/>
      </w:pPr>
      <w:bookmarkStart w:id="694" w:name="_Toc520374611"/>
      <w:r>
        <w:t>File locations</w:t>
      </w:r>
      <w:bookmarkEnd w:id="694"/>
    </w:p>
    <w:p w14:paraId="62C7AD5B" w14:textId="77777777" w:rsidR="000455C5" w:rsidRPr="00ED3698" w:rsidRDefault="000455C5" w:rsidP="000455C5">
      <w:r w:rsidRPr="00ED3698">
        <w:t>The input file can be found under</w:t>
      </w:r>
    </w:p>
    <w:p w14:paraId="2152748C" w14:textId="77777777" w:rsidR="000455C5" w:rsidRPr="00ED3698" w:rsidRDefault="000455C5" w:rsidP="000455C5">
      <w:pPr>
        <w:rPr>
          <w:lang w:eastAsia="zh-CN"/>
        </w:rPr>
      </w:pPr>
      <w:r>
        <w:rPr>
          <w:rFonts w:hint="eastAsia"/>
          <w:i/>
          <w:lang w:eastAsia="zh-CN"/>
        </w:rPr>
        <w:t>..</w:t>
      </w:r>
      <w:r w:rsidRPr="00795C44">
        <w:rPr>
          <w:i/>
        </w:rPr>
        <w:t>\benchmarking_nwmo_report\nwmo_verification_examples\d1_verification_vertical_stress\</w:t>
      </w:r>
      <w:r>
        <w:rPr>
          <w:rFonts w:hint="eastAsia"/>
          <w:i/>
          <w:lang w:eastAsia="zh-CN"/>
        </w:rPr>
        <w:t>basin.dat</w:t>
      </w:r>
    </w:p>
    <w:p w14:paraId="734DD554" w14:textId="77777777" w:rsidR="00687205" w:rsidRDefault="00687205" w:rsidP="00687205">
      <w:pPr>
        <w:rPr>
          <w:lang w:eastAsia="zh-CN"/>
        </w:rPr>
      </w:pPr>
      <w:r>
        <w:rPr>
          <w:rFonts w:hint="eastAsia"/>
          <w:lang w:eastAsia="zh-CN"/>
        </w:rPr>
        <w:t xml:space="preserve">Database </w:t>
      </w:r>
      <w:r>
        <w:rPr>
          <w:lang w:eastAsia="zh-CN"/>
        </w:rPr>
        <w:t>is a subfolder under the folder of the input file</w:t>
      </w:r>
      <w:r>
        <w:rPr>
          <w:rFonts w:hint="eastAsia"/>
          <w:lang w:eastAsia="zh-CN"/>
        </w:rPr>
        <w:t>: \</w:t>
      </w:r>
      <w:r w:rsidRPr="00724946">
        <w:rPr>
          <w:rFonts w:hint="eastAsia"/>
          <w:i/>
          <w:lang w:eastAsia="zh-CN"/>
        </w:rPr>
        <w:t>database</w:t>
      </w:r>
      <w:r>
        <w:rPr>
          <w:i/>
          <w:lang w:eastAsia="zh-CN"/>
        </w:rPr>
        <w:t>\</w:t>
      </w:r>
      <w:r>
        <w:rPr>
          <w:rFonts w:hint="eastAsia"/>
          <w:i/>
          <w:lang w:eastAsia="zh-CN"/>
        </w:rPr>
        <w:t>default</w:t>
      </w:r>
    </w:p>
    <w:p w14:paraId="0BFDF9BF" w14:textId="77777777" w:rsidR="00A0484D" w:rsidRDefault="00A0484D" w:rsidP="00C74E04">
      <w:pPr>
        <w:pStyle w:val="Simpleline"/>
        <w:rPr>
          <w:lang w:eastAsia="zh-CN"/>
        </w:rPr>
      </w:pPr>
    </w:p>
    <w:p w14:paraId="2962BC2D" w14:textId="77777777" w:rsidR="00DD6123" w:rsidRDefault="00DD6123">
      <w:pPr>
        <w:widowControl/>
        <w:spacing w:before="0" w:after="0"/>
        <w:jc w:val="left"/>
        <w:rPr>
          <w:b/>
          <w:caps/>
          <w:sz w:val="32"/>
          <w:lang w:eastAsia="zh-CN"/>
        </w:rPr>
      </w:pPr>
      <w:r>
        <w:rPr>
          <w:lang w:eastAsia="zh-CN"/>
        </w:rPr>
        <w:br w:type="page"/>
      </w:r>
    </w:p>
    <w:p w14:paraId="4BD9CF22" w14:textId="77777777" w:rsidR="00C51D96" w:rsidRDefault="00343C3F" w:rsidP="00C51D96">
      <w:pPr>
        <w:pStyle w:val="Heading1"/>
        <w:rPr>
          <w:lang w:eastAsia="zh-CN"/>
        </w:rPr>
      </w:pPr>
      <w:bookmarkStart w:id="695" w:name="_Ref365033300"/>
      <w:bookmarkStart w:id="696" w:name="_Toc520374612"/>
      <w:r>
        <w:rPr>
          <w:lang w:eastAsia="zh-CN"/>
        </w:rPr>
        <w:lastRenderedPageBreak/>
        <w:t>Demonstration</w:t>
      </w:r>
      <w:r w:rsidR="00C51D96">
        <w:rPr>
          <w:rFonts w:hint="eastAsia"/>
          <w:lang w:eastAsia="zh-CN"/>
        </w:rPr>
        <w:t xml:space="preserve"> examples</w:t>
      </w:r>
      <w:bookmarkEnd w:id="695"/>
      <w:bookmarkEnd w:id="696"/>
    </w:p>
    <w:p w14:paraId="7DEC1B72" w14:textId="77777777" w:rsidR="00200807" w:rsidRPr="00ED3698" w:rsidRDefault="00200807" w:rsidP="00200807">
      <w:pPr>
        <w:pStyle w:val="Heading2"/>
      </w:pPr>
      <w:bookmarkStart w:id="697" w:name="_Toc520374613"/>
      <w:r w:rsidRPr="00ED3698">
        <w:t>Batch</w:t>
      </w:r>
      <w:r>
        <w:rPr>
          <w:rFonts w:hint="eastAsia"/>
          <w:lang w:eastAsia="zh-CN"/>
        </w:rPr>
        <w:t xml:space="preserve"> reactions</w:t>
      </w:r>
      <w:bookmarkEnd w:id="697"/>
    </w:p>
    <w:p w14:paraId="65E5EB48" w14:textId="7970708F" w:rsidR="00200807" w:rsidRDefault="0076771D" w:rsidP="00200807">
      <w:pPr>
        <w:rPr>
          <w:lang w:eastAsia="zh-CN"/>
        </w:rPr>
      </w:pPr>
      <w:r>
        <w:t>MIN3P-THCm</w:t>
      </w:r>
      <w:r w:rsidR="00200807">
        <w:t xml:space="preserve"> </w:t>
      </w:r>
      <w:r w:rsidR="00200807" w:rsidRPr="00ED3698">
        <w:t>provides many functions for geochemical batch reaction simulations including solution mixing, ion exchange, sorption, surface complexation, kinetic reactions, mineral dissolution/precipitation and biogeochemcal reactions</w:t>
      </w:r>
      <w:r w:rsidR="004474F5">
        <w:t xml:space="preserve">.  </w:t>
      </w:r>
      <w:r w:rsidR="00200807" w:rsidRPr="00ED3698">
        <w:t xml:space="preserve">A collection of </w:t>
      </w:r>
      <w:r w:rsidR="00D0714B">
        <w:rPr>
          <w:rFonts w:hint="eastAsia"/>
          <w:lang w:eastAsia="zh-CN"/>
        </w:rPr>
        <w:t>geochemical</w:t>
      </w:r>
      <w:r w:rsidR="00200807">
        <w:rPr>
          <w:rFonts w:hint="eastAsia"/>
          <w:lang w:eastAsia="zh-CN"/>
        </w:rPr>
        <w:t xml:space="preserve"> </w:t>
      </w:r>
      <w:r w:rsidR="00D0714B">
        <w:rPr>
          <w:rFonts w:hint="eastAsia"/>
          <w:lang w:eastAsia="zh-CN"/>
        </w:rPr>
        <w:t xml:space="preserve">batch reaction </w:t>
      </w:r>
      <w:r w:rsidR="00200807">
        <w:rPr>
          <w:rFonts w:hint="eastAsia"/>
          <w:lang w:eastAsia="zh-CN"/>
        </w:rPr>
        <w:t>examples a</w:t>
      </w:r>
      <w:r w:rsidR="00D0714B">
        <w:rPr>
          <w:rFonts w:hint="eastAsia"/>
          <w:lang w:eastAsia="zh-CN"/>
        </w:rPr>
        <w:t>re</w:t>
      </w:r>
      <w:r w:rsidR="00200807">
        <w:rPr>
          <w:rFonts w:hint="eastAsia"/>
          <w:lang w:eastAsia="zh-CN"/>
        </w:rPr>
        <w:t xml:space="preserve"> listed in </w:t>
      </w:r>
      <w:r w:rsidR="005F5019">
        <w:rPr>
          <w:lang w:eastAsia="zh-CN"/>
        </w:rPr>
        <w:fldChar w:fldCharType="begin"/>
      </w:r>
      <w:r w:rsidR="00200807">
        <w:rPr>
          <w:lang w:eastAsia="zh-CN"/>
        </w:rPr>
        <w:instrText xml:space="preserve"> </w:instrText>
      </w:r>
      <w:r w:rsidR="00200807">
        <w:rPr>
          <w:rFonts w:hint="eastAsia"/>
          <w:lang w:eastAsia="zh-CN"/>
        </w:rPr>
        <w:instrText>REF _Ref364378711 \h</w:instrText>
      </w:r>
      <w:r w:rsidR="00200807">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1</w:t>
      </w:r>
      <w:r w:rsidR="005F5019">
        <w:rPr>
          <w:lang w:eastAsia="zh-CN"/>
        </w:rPr>
        <w:fldChar w:fldCharType="end"/>
      </w:r>
      <w:r w:rsidR="004474F5">
        <w:rPr>
          <w:rFonts w:hint="eastAsia"/>
          <w:lang w:eastAsia="zh-CN"/>
        </w:rPr>
        <w:t xml:space="preserve">.  </w:t>
      </w:r>
      <w:r w:rsidR="00343C3F">
        <w:rPr>
          <w:lang w:eastAsia="zh-CN"/>
        </w:rPr>
        <w:t>These examples are also used in during code testing after each code revision.</w:t>
      </w:r>
    </w:p>
    <w:p w14:paraId="40802790" w14:textId="3B721754" w:rsidR="00200807" w:rsidRPr="00ED3698" w:rsidRDefault="00200807" w:rsidP="00AE6CCB">
      <w:pPr>
        <w:pStyle w:val="StyleCaptionTableCaptionBold"/>
        <w:rPr>
          <w:lang w:eastAsia="zh-CN"/>
        </w:rPr>
      </w:pPr>
      <w:bookmarkStart w:id="698" w:name="_Ref364378711"/>
      <w:bookmarkStart w:id="699" w:name="_Toc520374942"/>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w:t>
      </w:r>
      <w:r w:rsidR="00FE1AD3">
        <w:fldChar w:fldCharType="end"/>
      </w:r>
      <w:bookmarkEnd w:id="698"/>
      <w:r w:rsidR="00142D8D">
        <w:t xml:space="preserve">: </w:t>
      </w:r>
      <w:r w:rsidRPr="00ED3698">
        <w:t xml:space="preserve">List of </w:t>
      </w:r>
      <w:r w:rsidR="00D0714B">
        <w:rPr>
          <w:rFonts w:hint="eastAsia"/>
          <w:lang w:eastAsia="zh-CN"/>
        </w:rPr>
        <w:t>geochemical batch reaction test examples</w:t>
      </w:r>
      <w:bookmarkEnd w:id="69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4777"/>
        <w:gridCol w:w="1698"/>
      </w:tblGrid>
      <w:tr w:rsidR="00200807" w:rsidRPr="00ED3698" w14:paraId="3405E5F4" w14:textId="77777777" w:rsidTr="0074785E">
        <w:tc>
          <w:tcPr>
            <w:tcW w:w="2070" w:type="dxa"/>
            <w:shd w:val="clear" w:color="auto" w:fill="D9D9D9"/>
          </w:tcPr>
          <w:p w14:paraId="0F7A8333" w14:textId="77777777" w:rsidR="00200807" w:rsidRPr="00ED3698" w:rsidRDefault="00A704E8" w:rsidP="00DD6123">
            <w:pPr>
              <w:spacing w:before="0" w:after="0"/>
              <w:jc w:val="left"/>
              <w:rPr>
                <w:b/>
                <w:lang w:eastAsia="zh-CN"/>
              </w:rPr>
            </w:pPr>
            <w:r>
              <w:rPr>
                <w:b/>
                <w:lang w:eastAsia="zh-CN"/>
              </w:rPr>
              <w:t xml:space="preserve">Example </w:t>
            </w:r>
            <w:r w:rsidR="00200807">
              <w:rPr>
                <w:rFonts w:hint="eastAsia"/>
                <w:b/>
                <w:lang w:eastAsia="zh-CN"/>
              </w:rPr>
              <w:t>Name</w:t>
            </w:r>
          </w:p>
        </w:tc>
        <w:tc>
          <w:tcPr>
            <w:tcW w:w="4860" w:type="dxa"/>
            <w:shd w:val="clear" w:color="auto" w:fill="D9D9D9"/>
          </w:tcPr>
          <w:p w14:paraId="6A0804BB" w14:textId="77777777" w:rsidR="00200807" w:rsidRPr="00ED3698" w:rsidRDefault="00200807" w:rsidP="00DD6123">
            <w:pPr>
              <w:spacing w:before="0" w:after="0"/>
              <w:jc w:val="left"/>
              <w:rPr>
                <w:b/>
              </w:rPr>
            </w:pPr>
            <w:r w:rsidRPr="00ED3698">
              <w:rPr>
                <w:b/>
              </w:rPr>
              <w:t>Description of Main Features</w:t>
            </w:r>
          </w:p>
        </w:tc>
        <w:tc>
          <w:tcPr>
            <w:tcW w:w="1717" w:type="dxa"/>
            <w:shd w:val="clear" w:color="auto" w:fill="D9D9D9"/>
          </w:tcPr>
          <w:p w14:paraId="50AA6588" w14:textId="77777777" w:rsidR="00200807" w:rsidRPr="00ED3698" w:rsidRDefault="00200807" w:rsidP="00DD6123">
            <w:pPr>
              <w:spacing w:before="0" w:after="0"/>
              <w:jc w:val="center"/>
              <w:rPr>
                <w:b/>
                <w:lang w:eastAsia="zh-CN"/>
              </w:rPr>
            </w:pPr>
            <w:r>
              <w:rPr>
                <w:rFonts w:hint="eastAsia"/>
                <w:b/>
                <w:lang w:eastAsia="zh-CN"/>
              </w:rPr>
              <w:t>Section</w:t>
            </w:r>
          </w:p>
        </w:tc>
      </w:tr>
      <w:tr w:rsidR="00200807" w:rsidRPr="00ED3698" w14:paraId="5DD0DC22" w14:textId="77777777" w:rsidTr="00B608AE">
        <w:tc>
          <w:tcPr>
            <w:tcW w:w="2070" w:type="dxa"/>
            <w:shd w:val="clear" w:color="auto" w:fill="auto"/>
          </w:tcPr>
          <w:p w14:paraId="6153896C" w14:textId="77777777" w:rsidR="00200807" w:rsidRPr="00ED3698" w:rsidRDefault="00200807" w:rsidP="00DD6123">
            <w:pPr>
              <w:spacing w:before="0" w:after="0"/>
              <w:jc w:val="left"/>
              <w:rPr>
                <w:lang w:eastAsia="zh-CN"/>
              </w:rPr>
            </w:pPr>
            <w:r>
              <w:rPr>
                <w:rFonts w:hint="eastAsia"/>
                <w:lang w:eastAsia="zh-CN"/>
              </w:rPr>
              <w:t>albite</w:t>
            </w:r>
          </w:p>
        </w:tc>
        <w:tc>
          <w:tcPr>
            <w:tcW w:w="4860" w:type="dxa"/>
            <w:shd w:val="clear" w:color="auto" w:fill="auto"/>
          </w:tcPr>
          <w:p w14:paraId="5CCBCE86" w14:textId="77777777" w:rsidR="00200807" w:rsidRPr="00ED3698" w:rsidRDefault="00200807" w:rsidP="007B335A">
            <w:pPr>
              <w:spacing w:before="0" w:after="0"/>
              <w:jc w:val="left"/>
              <w:rPr>
                <w:lang w:eastAsia="zh-CN"/>
              </w:rPr>
            </w:pPr>
            <w:r>
              <w:rPr>
                <w:lang w:eastAsia="zh-CN"/>
              </w:rPr>
              <w:t>K</w:t>
            </w:r>
            <w:r>
              <w:rPr>
                <w:rFonts w:hint="eastAsia"/>
                <w:lang w:eastAsia="zh-CN"/>
              </w:rPr>
              <w:t xml:space="preserve">inetic </w:t>
            </w:r>
            <w:r w:rsidR="007B335A">
              <w:rPr>
                <w:lang w:eastAsia="zh-CN"/>
              </w:rPr>
              <w:t xml:space="preserve">dissolution of calcite and </w:t>
            </w:r>
            <w:r>
              <w:rPr>
                <w:rFonts w:hint="eastAsia"/>
                <w:lang w:eastAsia="zh-CN"/>
              </w:rPr>
              <w:t>albite</w:t>
            </w:r>
            <w:r w:rsidR="007B335A">
              <w:rPr>
                <w:lang w:eastAsia="zh-CN"/>
              </w:rPr>
              <w:t xml:space="preserve"> in a batch reactor</w:t>
            </w:r>
          </w:p>
        </w:tc>
        <w:tc>
          <w:tcPr>
            <w:tcW w:w="1717" w:type="dxa"/>
            <w:shd w:val="clear" w:color="auto" w:fill="auto"/>
          </w:tcPr>
          <w:p w14:paraId="11BEBFCD" w14:textId="77777777" w:rsidR="00200807" w:rsidRPr="00ED3698" w:rsidRDefault="009C4449" w:rsidP="00DD6123">
            <w:pPr>
              <w:spacing w:before="0" w:after="0"/>
              <w:jc w:val="center"/>
            </w:pPr>
            <w:r>
              <w:fldChar w:fldCharType="begin"/>
            </w:r>
            <w:r>
              <w:instrText xml:space="preserve"> REF _Ref363057969 \r \h  \* MERGEFORMAT </w:instrText>
            </w:r>
            <w:r>
              <w:fldChar w:fldCharType="separate"/>
            </w:r>
            <w:r w:rsidR="00B560DA">
              <w:t>3.1.1</w:t>
            </w:r>
            <w:r>
              <w:fldChar w:fldCharType="end"/>
            </w:r>
          </w:p>
        </w:tc>
      </w:tr>
      <w:tr w:rsidR="00200807" w:rsidRPr="00ED3698" w14:paraId="69851907" w14:textId="77777777" w:rsidTr="00B608AE">
        <w:tc>
          <w:tcPr>
            <w:tcW w:w="2070" w:type="dxa"/>
            <w:shd w:val="clear" w:color="auto" w:fill="auto"/>
          </w:tcPr>
          <w:p w14:paraId="3099FB30" w14:textId="77777777" w:rsidR="00200807" w:rsidRPr="00ED3698" w:rsidRDefault="00200807" w:rsidP="00DD6123">
            <w:pPr>
              <w:spacing w:before="0" w:after="0"/>
              <w:jc w:val="left"/>
              <w:rPr>
                <w:lang w:eastAsia="zh-CN"/>
              </w:rPr>
            </w:pPr>
            <w:r>
              <w:rPr>
                <w:rFonts w:hint="eastAsia"/>
                <w:lang w:eastAsia="zh-CN"/>
              </w:rPr>
              <w:t>appelo</w:t>
            </w:r>
          </w:p>
        </w:tc>
        <w:tc>
          <w:tcPr>
            <w:tcW w:w="4860" w:type="dxa"/>
            <w:shd w:val="clear" w:color="auto" w:fill="auto"/>
          </w:tcPr>
          <w:p w14:paraId="1E463D6D" w14:textId="77777777" w:rsidR="00200807" w:rsidRPr="00ED3698" w:rsidRDefault="00200807" w:rsidP="007B335A">
            <w:pPr>
              <w:spacing w:before="0" w:after="0"/>
              <w:jc w:val="left"/>
            </w:pPr>
            <w:r>
              <w:rPr>
                <w:lang w:eastAsia="zh-CN"/>
              </w:rPr>
              <w:t>K</w:t>
            </w:r>
            <w:r>
              <w:rPr>
                <w:rFonts w:hint="eastAsia"/>
                <w:lang w:eastAsia="zh-CN"/>
              </w:rPr>
              <w:t xml:space="preserve">inetic </w:t>
            </w:r>
            <w:r w:rsidR="007B335A">
              <w:rPr>
                <w:lang w:eastAsia="zh-CN"/>
              </w:rPr>
              <w:t xml:space="preserve">dissolution of </w:t>
            </w:r>
            <w:r>
              <w:rPr>
                <w:rFonts w:hint="eastAsia"/>
                <w:lang w:eastAsia="zh-CN"/>
              </w:rPr>
              <w:t>calcite</w:t>
            </w:r>
            <w:r w:rsidR="007B335A">
              <w:rPr>
                <w:lang w:eastAsia="zh-CN"/>
              </w:rPr>
              <w:t xml:space="preserve"> in a batch reactor</w:t>
            </w:r>
          </w:p>
        </w:tc>
        <w:tc>
          <w:tcPr>
            <w:tcW w:w="1717" w:type="dxa"/>
            <w:shd w:val="clear" w:color="auto" w:fill="auto"/>
          </w:tcPr>
          <w:p w14:paraId="07AF4209" w14:textId="77777777" w:rsidR="00200807" w:rsidRPr="00ED3698" w:rsidRDefault="009C4449" w:rsidP="00DD6123">
            <w:pPr>
              <w:spacing w:before="0" w:after="0"/>
              <w:jc w:val="center"/>
            </w:pPr>
            <w:r>
              <w:fldChar w:fldCharType="begin"/>
            </w:r>
            <w:r>
              <w:instrText xml:space="preserve"> REF _Ref363068775 \r \h  \* MERGEFORMAT </w:instrText>
            </w:r>
            <w:r>
              <w:fldChar w:fldCharType="separate"/>
            </w:r>
            <w:r w:rsidR="00B560DA">
              <w:t>3.1.2</w:t>
            </w:r>
            <w:r>
              <w:fldChar w:fldCharType="end"/>
            </w:r>
          </w:p>
        </w:tc>
      </w:tr>
      <w:tr w:rsidR="00200807" w:rsidRPr="00ED3698" w14:paraId="3C52EFAB" w14:textId="77777777" w:rsidTr="00B608AE">
        <w:tc>
          <w:tcPr>
            <w:tcW w:w="2070" w:type="dxa"/>
            <w:shd w:val="clear" w:color="auto" w:fill="auto"/>
          </w:tcPr>
          <w:p w14:paraId="321DFF81" w14:textId="77777777" w:rsidR="00200807" w:rsidRPr="00ED3698" w:rsidRDefault="00200807" w:rsidP="00DD6123">
            <w:pPr>
              <w:spacing w:before="0" w:after="0"/>
              <w:jc w:val="left"/>
              <w:rPr>
                <w:lang w:eastAsia="zh-CN"/>
              </w:rPr>
            </w:pPr>
            <w:r>
              <w:rPr>
                <w:rFonts w:hint="eastAsia"/>
                <w:lang w:eastAsia="zh-CN"/>
              </w:rPr>
              <w:t>Cr(III)</w:t>
            </w:r>
          </w:p>
        </w:tc>
        <w:tc>
          <w:tcPr>
            <w:tcW w:w="4860" w:type="dxa"/>
            <w:shd w:val="clear" w:color="auto" w:fill="auto"/>
          </w:tcPr>
          <w:p w14:paraId="43DFC929" w14:textId="77777777" w:rsidR="00200807" w:rsidRPr="00ED3698" w:rsidRDefault="007B335A" w:rsidP="007B335A">
            <w:pPr>
              <w:spacing w:before="0" w:after="0"/>
              <w:jc w:val="left"/>
              <w:rPr>
                <w:lang w:eastAsia="zh-CN"/>
              </w:rPr>
            </w:pPr>
            <w:r>
              <w:rPr>
                <w:lang w:eastAsia="zh-CN"/>
              </w:rPr>
              <w:t>pH-dependent s</w:t>
            </w:r>
            <w:r w:rsidR="00200807">
              <w:rPr>
                <w:rFonts w:hint="eastAsia"/>
                <w:lang w:eastAsia="zh-CN"/>
              </w:rPr>
              <w:t>peciation of chromium</w:t>
            </w:r>
          </w:p>
        </w:tc>
        <w:tc>
          <w:tcPr>
            <w:tcW w:w="1717" w:type="dxa"/>
            <w:shd w:val="clear" w:color="auto" w:fill="auto"/>
          </w:tcPr>
          <w:p w14:paraId="7B3506CD" w14:textId="77777777" w:rsidR="00200807" w:rsidRPr="00ED3698" w:rsidRDefault="009C4449" w:rsidP="00DD6123">
            <w:pPr>
              <w:spacing w:before="0" w:after="0"/>
              <w:jc w:val="center"/>
            </w:pPr>
            <w:r>
              <w:fldChar w:fldCharType="begin"/>
            </w:r>
            <w:r>
              <w:instrText xml:space="preserve"> REF _Ref364378501 \r \h  \* MERGEFORMAT </w:instrText>
            </w:r>
            <w:r>
              <w:fldChar w:fldCharType="separate"/>
            </w:r>
            <w:r w:rsidR="00B560DA">
              <w:t>3.1.3</w:t>
            </w:r>
            <w:r>
              <w:fldChar w:fldCharType="end"/>
            </w:r>
          </w:p>
        </w:tc>
      </w:tr>
      <w:tr w:rsidR="00200807" w:rsidRPr="00ED3698" w14:paraId="3DA3816B" w14:textId="77777777" w:rsidTr="00B608AE">
        <w:tc>
          <w:tcPr>
            <w:tcW w:w="2070" w:type="dxa"/>
            <w:shd w:val="clear" w:color="auto" w:fill="auto"/>
          </w:tcPr>
          <w:p w14:paraId="54C13D13" w14:textId="77777777" w:rsidR="00200807" w:rsidRPr="00ED3698" w:rsidRDefault="00200807" w:rsidP="00DD6123">
            <w:pPr>
              <w:spacing w:before="0" w:after="0"/>
              <w:jc w:val="left"/>
              <w:rPr>
                <w:lang w:eastAsia="zh-CN"/>
              </w:rPr>
            </w:pPr>
            <w:r>
              <w:rPr>
                <w:rFonts w:hint="eastAsia"/>
                <w:lang w:eastAsia="zh-CN"/>
              </w:rPr>
              <w:t>Fe(III)</w:t>
            </w:r>
          </w:p>
        </w:tc>
        <w:tc>
          <w:tcPr>
            <w:tcW w:w="4860" w:type="dxa"/>
            <w:shd w:val="clear" w:color="auto" w:fill="auto"/>
          </w:tcPr>
          <w:p w14:paraId="1450E676" w14:textId="77777777" w:rsidR="00200807" w:rsidRPr="00ED3698" w:rsidRDefault="007B335A" w:rsidP="007B335A">
            <w:pPr>
              <w:spacing w:before="0" w:after="0"/>
              <w:jc w:val="left"/>
            </w:pPr>
            <w:r>
              <w:rPr>
                <w:lang w:eastAsia="zh-CN"/>
              </w:rPr>
              <w:t>pH-dependent s</w:t>
            </w:r>
            <w:r w:rsidR="00200807">
              <w:rPr>
                <w:rFonts w:hint="eastAsia"/>
                <w:lang w:eastAsia="zh-CN"/>
              </w:rPr>
              <w:t>peciation of iron</w:t>
            </w:r>
          </w:p>
        </w:tc>
        <w:tc>
          <w:tcPr>
            <w:tcW w:w="1717" w:type="dxa"/>
            <w:shd w:val="clear" w:color="auto" w:fill="auto"/>
          </w:tcPr>
          <w:p w14:paraId="7EA5E733" w14:textId="77777777" w:rsidR="00200807" w:rsidRPr="00ED3698" w:rsidRDefault="009C4449" w:rsidP="00DD6123">
            <w:pPr>
              <w:spacing w:before="0" w:after="0"/>
              <w:jc w:val="center"/>
            </w:pPr>
            <w:r>
              <w:fldChar w:fldCharType="begin"/>
            </w:r>
            <w:r>
              <w:instrText xml:space="preserve"> REF _Ref364378528 \r \h  \* MERGEFORMAT </w:instrText>
            </w:r>
            <w:r>
              <w:fldChar w:fldCharType="separate"/>
            </w:r>
            <w:r w:rsidR="00B560DA">
              <w:t>3.1.4</w:t>
            </w:r>
            <w:r>
              <w:fldChar w:fldCharType="end"/>
            </w:r>
          </w:p>
        </w:tc>
      </w:tr>
      <w:tr w:rsidR="00200807" w:rsidRPr="00ED3698" w14:paraId="2C9033E4" w14:textId="77777777" w:rsidTr="00B608AE">
        <w:tc>
          <w:tcPr>
            <w:tcW w:w="2070" w:type="dxa"/>
            <w:shd w:val="clear" w:color="auto" w:fill="auto"/>
          </w:tcPr>
          <w:p w14:paraId="44A8C34F" w14:textId="77777777" w:rsidR="00200807" w:rsidRPr="00ED3698" w:rsidRDefault="00200807" w:rsidP="00DD6123">
            <w:pPr>
              <w:spacing w:before="0" w:after="0"/>
              <w:jc w:val="left"/>
              <w:rPr>
                <w:lang w:eastAsia="zh-CN"/>
              </w:rPr>
            </w:pPr>
            <w:r>
              <w:rPr>
                <w:rFonts w:hint="eastAsia"/>
                <w:lang w:eastAsia="zh-CN"/>
              </w:rPr>
              <w:t>linsorb</w:t>
            </w:r>
          </w:p>
        </w:tc>
        <w:tc>
          <w:tcPr>
            <w:tcW w:w="4860" w:type="dxa"/>
            <w:shd w:val="clear" w:color="auto" w:fill="auto"/>
          </w:tcPr>
          <w:p w14:paraId="19597496" w14:textId="77777777" w:rsidR="00200807" w:rsidRPr="00ED3698" w:rsidRDefault="00200807" w:rsidP="00DD6123">
            <w:pPr>
              <w:spacing w:before="0" w:after="0"/>
              <w:jc w:val="left"/>
            </w:pPr>
            <w:r>
              <w:rPr>
                <w:rFonts w:hint="eastAsia"/>
                <w:lang w:eastAsia="zh-CN"/>
              </w:rPr>
              <w:t>D</w:t>
            </w:r>
            <w:r w:rsidRPr="000A08FF">
              <w:t xml:space="preserve">issolution and sorption of </w:t>
            </w:r>
            <w:r>
              <w:rPr>
                <w:rFonts w:hint="eastAsia"/>
                <w:lang w:eastAsia="zh-CN"/>
              </w:rPr>
              <w:t>PCE</w:t>
            </w:r>
            <w:r w:rsidRPr="000A08FF">
              <w:t xml:space="preserve"> - linear isotherm</w:t>
            </w:r>
          </w:p>
        </w:tc>
        <w:tc>
          <w:tcPr>
            <w:tcW w:w="1717" w:type="dxa"/>
            <w:shd w:val="clear" w:color="auto" w:fill="auto"/>
          </w:tcPr>
          <w:p w14:paraId="17DA4B87" w14:textId="77777777" w:rsidR="00200807" w:rsidRPr="00ED3698" w:rsidRDefault="009C4449" w:rsidP="00DD6123">
            <w:pPr>
              <w:spacing w:before="0" w:after="0"/>
              <w:jc w:val="center"/>
            </w:pPr>
            <w:r>
              <w:fldChar w:fldCharType="begin"/>
            </w:r>
            <w:r>
              <w:instrText xml:space="preserve"> REF _Ref364378566 \r \h  \* MERGEFORMAT </w:instrText>
            </w:r>
            <w:r>
              <w:fldChar w:fldCharType="separate"/>
            </w:r>
            <w:r w:rsidR="00B560DA">
              <w:t>3.1.5</w:t>
            </w:r>
            <w:r>
              <w:fldChar w:fldCharType="end"/>
            </w:r>
          </w:p>
        </w:tc>
      </w:tr>
      <w:tr w:rsidR="00200807" w:rsidRPr="00ED3698" w14:paraId="22E17DB9" w14:textId="77777777" w:rsidTr="00B608AE">
        <w:tc>
          <w:tcPr>
            <w:tcW w:w="2070" w:type="dxa"/>
            <w:shd w:val="clear" w:color="auto" w:fill="auto"/>
            <w:vAlign w:val="center"/>
          </w:tcPr>
          <w:p w14:paraId="33236DFF" w14:textId="77777777" w:rsidR="00200807" w:rsidRPr="00ED3698" w:rsidRDefault="00F85AE3" w:rsidP="00506899">
            <w:pPr>
              <w:spacing w:before="0" w:after="0"/>
              <w:jc w:val="left"/>
            </w:pPr>
            <w:r>
              <w:rPr>
                <w:rFonts w:hint="eastAsia"/>
                <w:lang w:eastAsia="zh-CN"/>
              </w:rPr>
              <w:t>s</w:t>
            </w:r>
            <w:r w:rsidR="00200807">
              <w:rPr>
                <w:rFonts w:hint="eastAsia"/>
                <w:lang w:eastAsia="zh-CN"/>
              </w:rPr>
              <w:t>urfa2</w:t>
            </w:r>
          </w:p>
        </w:tc>
        <w:tc>
          <w:tcPr>
            <w:tcW w:w="4860" w:type="dxa"/>
            <w:shd w:val="clear" w:color="auto" w:fill="auto"/>
          </w:tcPr>
          <w:p w14:paraId="713FA401" w14:textId="77777777" w:rsidR="00200807" w:rsidRPr="00ED3698" w:rsidRDefault="00200807" w:rsidP="007B335A">
            <w:pPr>
              <w:spacing w:before="0" w:after="0"/>
              <w:jc w:val="left"/>
            </w:pPr>
            <w:r>
              <w:rPr>
                <w:rFonts w:hint="eastAsia"/>
                <w:lang w:eastAsia="zh-CN"/>
              </w:rPr>
              <w:t>pH</w:t>
            </w:r>
            <w:r w:rsidR="007B335A">
              <w:rPr>
                <w:lang w:eastAsia="zh-CN"/>
              </w:rPr>
              <w:t>-</w:t>
            </w:r>
            <w:r>
              <w:rPr>
                <w:rFonts w:hint="eastAsia"/>
                <w:lang w:eastAsia="zh-CN"/>
              </w:rPr>
              <w:t>dependent anion surface complexation with implicit model</w:t>
            </w:r>
          </w:p>
        </w:tc>
        <w:tc>
          <w:tcPr>
            <w:tcW w:w="1717" w:type="dxa"/>
            <w:shd w:val="clear" w:color="auto" w:fill="auto"/>
            <w:vAlign w:val="center"/>
          </w:tcPr>
          <w:p w14:paraId="3183A86F" w14:textId="77777777" w:rsidR="00200807" w:rsidRPr="00ED3698" w:rsidRDefault="009C4449" w:rsidP="00506899">
            <w:pPr>
              <w:spacing w:before="0" w:after="0"/>
              <w:jc w:val="center"/>
            </w:pPr>
            <w:r>
              <w:fldChar w:fldCharType="begin"/>
            </w:r>
            <w:r>
              <w:instrText xml:space="preserve"> REF _Ref364378582 \r \h  \* MERGEFORMAT </w:instrText>
            </w:r>
            <w:r>
              <w:fldChar w:fldCharType="separate"/>
            </w:r>
            <w:r w:rsidR="00B560DA">
              <w:t>3.1.6</w:t>
            </w:r>
            <w:r>
              <w:fldChar w:fldCharType="end"/>
            </w:r>
          </w:p>
        </w:tc>
      </w:tr>
      <w:tr w:rsidR="00200807" w:rsidRPr="00ED3698" w14:paraId="26D5C141" w14:textId="77777777" w:rsidTr="00B608AE">
        <w:tc>
          <w:tcPr>
            <w:tcW w:w="2070" w:type="dxa"/>
            <w:shd w:val="clear" w:color="auto" w:fill="auto"/>
            <w:vAlign w:val="center"/>
          </w:tcPr>
          <w:p w14:paraId="3FA0DC0D" w14:textId="77777777" w:rsidR="00200807" w:rsidRPr="00ED3698" w:rsidRDefault="00F85AE3" w:rsidP="00506899">
            <w:pPr>
              <w:spacing w:before="0" w:after="0"/>
              <w:jc w:val="left"/>
            </w:pPr>
            <w:r>
              <w:rPr>
                <w:rFonts w:hint="eastAsia"/>
                <w:lang w:eastAsia="zh-CN"/>
              </w:rPr>
              <w:t>s</w:t>
            </w:r>
            <w:r w:rsidR="00200807">
              <w:rPr>
                <w:rFonts w:hint="eastAsia"/>
                <w:lang w:eastAsia="zh-CN"/>
              </w:rPr>
              <w:t>urfme2</w:t>
            </w:r>
          </w:p>
        </w:tc>
        <w:tc>
          <w:tcPr>
            <w:tcW w:w="4860" w:type="dxa"/>
            <w:shd w:val="clear" w:color="auto" w:fill="auto"/>
          </w:tcPr>
          <w:p w14:paraId="1926C142" w14:textId="77777777" w:rsidR="00200807" w:rsidRPr="00ED3698" w:rsidRDefault="00200807" w:rsidP="007B335A">
            <w:pPr>
              <w:spacing w:before="0" w:after="0"/>
              <w:jc w:val="left"/>
            </w:pPr>
            <w:r>
              <w:rPr>
                <w:rFonts w:hint="eastAsia"/>
                <w:lang w:eastAsia="zh-CN"/>
              </w:rPr>
              <w:t>pH</w:t>
            </w:r>
            <w:r w:rsidR="007B335A">
              <w:rPr>
                <w:lang w:eastAsia="zh-CN"/>
              </w:rPr>
              <w:t>-</w:t>
            </w:r>
            <w:r>
              <w:rPr>
                <w:rFonts w:hint="eastAsia"/>
                <w:lang w:eastAsia="zh-CN"/>
              </w:rPr>
              <w:t>dependent cation surface complexation with implicit model</w:t>
            </w:r>
          </w:p>
        </w:tc>
        <w:tc>
          <w:tcPr>
            <w:tcW w:w="1717" w:type="dxa"/>
            <w:shd w:val="clear" w:color="auto" w:fill="auto"/>
            <w:vAlign w:val="center"/>
          </w:tcPr>
          <w:p w14:paraId="7ED0AEFB" w14:textId="77777777" w:rsidR="00200807" w:rsidRPr="00ED3698" w:rsidRDefault="009C4449" w:rsidP="00506899">
            <w:pPr>
              <w:spacing w:before="0" w:after="0"/>
              <w:jc w:val="center"/>
            </w:pPr>
            <w:r>
              <w:fldChar w:fldCharType="begin"/>
            </w:r>
            <w:r>
              <w:instrText xml:space="preserve"> REF _Ref364378591 \r \h  \* MERGEFORMAT </w:instrText>
            </w:r>
            <w:r>
              <w:fldChar w:fldCharType="separate"/>
            </w:r>
            <w:r w:rsidR="00B560DA">
              <w:t>3.1.7</w:t>
            </w:r>
            <w:r>
              <w:fldChar w:fldCharType="end"/>
            </w:r>
          </w:p>
        </w:tc>
      </w:tr>
    </w:tbl>
    <w:p w14:paraId="7163AE01" w14:textId="77777777" w:rsidR="00200807" w:rsidRPr="00ED3698" w:rsidRDefault="00200807" w:rsidP="00C74E04">
      <w:pPr>
        <w:pStyle w:val="Simpleline"/>
      </w:pPr>
    </w:p>
    <w:p w14:paraId="181762F0" w14:textId="77777777" w:rsidR="00200807" w:rsidRPr="00ED3698" w:rsidRDefault="00200807" w:rsidP="00200807">
      <w:pPr>
        <w:pStyle w:val="Heading3"/>
      </w:pPr>
      <w:bookmarkStart w:id="700" w:name="_Ref363057969"/>
      <w:bookmarkStart w:id="701" w:name="_Toc520374614"/>
      <w:r w:rsidRPr="00FB4E6B">
        <w:rPr>
          <w:lang w:eastAsia="zh-CN"/>
        </w:rPr>
        <w:t xml:space="preserve">Kinetic </w:t>
      </w:r>
      <w:r w:rsidR="007B335A">
        <w:rPr>
          <w:lang w:eastAsia="zh-CN"/>
        </w:rPr>
        <w:t xml:space="preserve">dissolution </w:t>
      </w:r>
      <w:r>
        <w:rPr>
          <w:rFonts w:hint="eastAsia"/>
          <w:lang w:eastAsia="zh-CN"/>
        </w:rPr>
        <w:t>of calcite and albite</w:t>
      </w:r>
      <w:bookmarkEnd w:id="700"/>
      <w:r w:rsidR="007B335A">
        <w:rPr>
          <w:lang w:eastAsia="zh-CN"/>
        </w:rPr>
        <w:t xml:space="preserve"> in a batch reactor</w:t>
      </w:r>
      <w:bookmarkEnd w:id="701"/>
    </w:p>
    <w:p w14:paraId="543B4D5B" w14:textId="77777777" w:rsidR="00200807" w:rsidRPr="00192E8E" w:rsidRDefault="00771FFF" w:rsidP="009D54B1">
      <w:pPr>
        <w:pStyle w:val="StyleHeading4Bold"/>
      </w:pPr>
      <w:bookmarkStart w:id="702" w:name="_Toc520374615"/>
      <w:r>
        <w:t>Problem definition</w:t>
      </w:r>
      <w:bookmarkEnd w:id="702"/>
    </w:p>
    <w:p w14:paraId="0213706F" w14:textId="00A99B6E" w:rsidR="00200807" w:rsidRDefault="00200807" w:rsidP="00200807">
      <w:pPr>
        <w:rPr>
          <w:lang w:val="en-CA" w:eastAsia="zh-CN"/>
        </w:rPr>
      </w:pPr>
      <w:r w:rsidRPr="00ED3698">
        <w:rPr>
          <w:lang w:val="en-CA"/>
        </w:rPr>
        <w:t xml:space="preserve">This </w:t>
      </w:r>
      <w:r w:rsidR="001D3205">
        <w:rPr>
          <w:lang w:val="en-CA"/>
        </w:rPr>
        <w:t>demonstration</w:t>
      </w:r>
      <w:r w:rsidR="00A50F3C">
        <w:rPr>
          <w:rFonts w:hint="eastAsia"/>
          <w:lang w:val="en-CA" w:eastAsia="zh-CN"/>
        </w:rPr>
        <w:t xml:space="preserve"> example</w:t>
      </w:r>
      <w:r w:rsidRPr="00ED3698">
        <w:rPr>
          <w:lang w:val="en-CA"/>
        </w:rPr>
        <w:t xml:space="preserve"> is a </w:t>
      </w:r>
      <w:r>
        <w:rPr>
          <w:rFonts w:hint="eastAsia"/>
          <w:lang w:val="en-CA" w:eastAsia="zh-CN"/>
        </w:rPr>
        <w:t xml:space="preserve">geochemical batch reaction with kinetically controlled mineral dissolution of calcite and albite with </w:t>
      </w:r>
      <w:r>
        <w:rPr>
          <w:rFonts w:hint="eastAsia"/>
          <w:lang w:eastAsia="zh-CN"/>
        </w:rPr>
        <w:t>parallel reaction pathways</w:t>
      </w:r>
      <w:r w:rsidR="004474F5">
        <w:rPr>
          <w:rFonts w:hint="eastAsia"/>
          <w:lang w:val="en-CA" w:eastAsia="zh-CN"/>
        </w:rPr>
        <w:t xml:space="preserve">.  </w:t>
      </w:r>
    </w:p>
    <w:p w14:paraId="3ECCF3AB" w14:textId="77777777" w:rsidR="00200807" w:rsidRPr="00192E8E" w:rsidRDefault="00B3171D" w:rsidP="009D54B1">
      <w:pPr>
        <w:pStyle w:val="StyleHeading4Bold"/>
      </w:pPr>
      <w:bookmarkStart w:id="703" w:name="_Toc520374616"/>
      <w:r>
        <w:t>Model setup</w:t>
      </w:r>
      <w:bookmarkEnd w:id="703"/>
    </w:p>
    <w:p w14:paraId="57ACBA71" w14:textId="06BF2509" w:rsidR="00200807" w:rsidRDefault="00200807" w:rsidP="00200807">
      <w:pPr>
        <w:rPr>
          <w:szCs w:val="24"/>
          <w:lang w:val="en-CA" w:eastAsia="zh-CN"/>
        </w:rPr>
      </w:pPr>
      <w:r>
        <w:rPr>
          <w:rFonts w:hint="eastAsia"/>
          <w:szCs w:val="24"/>
          <w:lang w:val="en-CA" w:eastAsia="zh-CN"/>
        </w:rPr>
        <w:t>The geochemical system includes six aqueous components (H</w:t>
      </w:r>
      <w:r w:rsidRPr="00CF478C">
        <w:rPr>
          <w:rFonts w:hint="eastAsia"/>
          <w:szCs w:val="24"/>
          <w:vertAlign w:val="superscript"/>
          <w:lang w:val="en-CA" w:eastAsia="zh-CN"/>
        </w:rPr>
        <w:t>+</w:t>
      </w:r>
      <w:r>
        <w:rPr>
          <w:rFonts w:hint="eastAsia"/>
          <w:szCs w:val="24"/>
          <w:lang w:val="en-CA" w:eastAsia="zh-CN"/>
        </w:rPr>
        <w:t>, Ca</w:t>
      </w:r>
      <w:r w:rsidRPr="00EE0CC0">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Na</w:t>
      </w:r>
      <w:r>
        <w:rPr>
          <w:rFonts w:hint="eastAsia"/>
          <w:szCs w:val="24"/>
          <w:vertAlign w:val="superscript"/>
          <w:lang w:val="en-CA" w:eastAsia="zh-CN"/>
        </w:rPr>
        <w:t>+</w:t>
      </w:r>
      <w:r>
        <w:rPr>
          <w:rFonts w:hint="eastAsia"/>
          <w:szCs w:val="24"/>
          <w:lang w:val="en-CA" w:eastAsia="zh-CN"/>
        </w:rPr>
        <w:t>, H</w:t>
      </w:r>
      <w:r w:rsidRPr="00FC4167">
        <w:rPr>
          <w:rFonts w:hint="eastAsia"/>
          <w:szCs w:val="24"/>
          <w:vertAlign w:val="subscript"/>
          <w:lang w:val="en-CA" w:eastAsia="zh-CN"/>
        </w:rPr>
        <w:t>4</w:t>
      </w:r>
      <w:r>
        <w:rPr>
          <w:rFonts w:hint="eastAsia"/>
          <w:szCs w:val="24"/>
          <w:lang w:val="en-CA" w:eastAsia="zh-CN"/>
        </w:rPr>
        <w:t>SiO</w:t>
      </w:r>
      <w:r>
        <w:rPr>
          <w:rFonts w:hint="eastAsia"/>
          <w:szCs w:val="24"/>
          <w:vertAlign w:val="subscript"/>
          <w:lang w:val="en-CA" w:eastAsia="zh-CN"/>
        </w:rPr>
        <w:t>4</w:t>
      </w:r>
      <w:r>
        <w:rPr>
          <w:rFonts w:hint="eastAsia"/>
          <w:szCs w:val="24"/>
          <w:lang w:val="en-CA" w:eastAsia="zh-CN"/>
        </w:rPr>
        <w:t>, Al</w:t>
      </w:r>
      <w:r>
        <w:rPr>
          <w:rFonts w:hint="eastAsia"/>
          <w:szCs w:val="24"/>
          <w:vertAlign w:val="superscript"/>
          <w:lang w:val="en-CA" w:eastAsia="zh-CN"/>
        </w:rPr>
        <w:t>3+</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14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H</w:t>
      </w:r>
      <w:r w:rsidRPr="00704603">
        <w:rPr>
          <w:rFonts w:hint="eastAsia"/>
          <w:szCs w:val="24"/>
          <w:vertAlign w:val="subscript"/>
          <w:lang w:val="en-CA" w:eastAsia="zh-CN"/>
        </w:rPr>
        <w:t>2</w:t>
      </w:r>
      <w:r>
        <w:rPr>
          <w:rFonts w:hint="eastAsia"/>
          <w:szCs w:val="24"/>
          <w:lang w:val="en-CA" w:eastAsia="zh-CN"/>
        </w:rPr>
        <w:t>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CaOH</w:t>
      </w:r>
      <w:r>
        <w:rPr>
          <w:rFonts w:hint="eastAsia"/>
          <w:szCs w:val="24"/>
          <w:vertAlign w:val="superscript"/>
          <w:lang w:val="en-CA" w:eastAsia="zh-CN"/>
        </w:rPr>
        <w:t>+</w:t>
      </w:r>
      <w:r>
        <w:rPr>
          <w:szCs w:val="24"/>
          <w:lang w:val="en-CA" w:eastAsia="zh-CN"/>
        </w:rPr>
        <w:t>,</w:t>
      </w:r>
      <w:r>
        <w:rPr>
          <w:rFonts w:hint="eastAsia"/>
          <w:szCs w:val="24"/>
          <w:lang w:val="en-CA" w:eastAsia="zh-CN"/>
        </w:rPr>
        <w:t xml:space="preserve"> Ca</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CaC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H</w:t>
      </w:r>
      <w:r>
        <w:rPr>
          <w:rFonts w:hint="eastAsia"/>
          <w:szCs w:val="24"/>
          <w:vertAlign w:val="subscript"/>
          <w:lang w:val="en-CA" w:eastAsia="zh-CN"/>
        </w:rPr>
        <w:t>3</w:t>
      </w:r>
      <w:r>
        <w:rPr>
          <w:rFonts w:hint="eastAsia"/>
          <w:szCs w:val="24"/>
          <w:lang w:val="en-CA" w:eastAsia="zh-CN"/>
        </w:rPr>
        <w:t>SiO</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H</w:t>
      </w:r>
      <w:r>
        <w:rPr>
          <w:rFonts w:hint="eastAsia"/>
          <w:szCs w:val="24"/>
          <w:vertAlign w:val="subscript"/>
          <w:lang w:val="en-CA" w:eastAsia="zh-CN"/>
        </w:rPr>
        <w:t>2</w:t>
      </w:r>
      <w:r>
        <w:rPr>
          <w:rFonts w:hint="eastAsia"/>
          <w:szCs w:val="24"/>
          <w:lang w:val="en-CA" w:eastAsia="zh-CN"/>
        </w:rPr>
        <w:t>SiO</w:t>
      </w:r>
      <w:r>
        <w:rPr>
          <w:rFonts w:hint="eastAsia"/>
          <w:szCs w:val="24"/>
          <w:vertAlign w:val="subscript"/>
          <w:lang w:val="en-CA" w:eastAsia="zh-CN"/>
        </w:rPr>
        <w:t>4</w:t>
      </w:r>
      <w:r>
        <w:rPr>
          <w:rFonts w:hint="eastAsia"/>
          <w:szCs w:val="24"/>
          <w:vertAlign w:val="superscript"/>
          <w:lang w:val="en-CA" w:eastAsia="zh-CN"/>
        </w:rPr>
        <w:t>2-</w:t>
      </w:r>
      <w:r>
        <w:rPr>
          <w:rFonts w:hint="eastAsia"/>
          <w:szCs w:val="24"/>
          <w:lang w:val="en-CA" w:eastAsia="zh-CN"/>
        </w:rPr>
        <w:t>, NaC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NaHC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Al(OH)</w:t>
      </w:r>
      <w:r w:rsidRPr="00FC4167">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Al(OH)</w:t>
      </w:r>
      <w:r>
        <w:rPr>
          <w:rFonts w:hint="eastAsia"/>
          <w:szCs w:val="24"/>
          <w:vertAlign w:val="subscript"/>
          <w:lang w:val="en-CA" w:eastAsia="zh-CN"/>
        </w:rPr>
        <w:t>2</w:t>
      </w:r>
      <w:r>
        <w:rPr>
          <w:rFonts w:hint="eastAsia"/>
          <w:szCs w:val="24"/>
          <w:vertAlign w:val="superscript"/>
          <w:lang w:val="en-CA" w:eastAsia="zh-CN"/>
        </w:rPr>
        <w:t>+</w:t>
      </w:r>
      <w:r>
        <w:rPr>
          <w:rFonts w:hint="eastAsia"/>
          <w:szCs w:val="24"/>
          <w:lang w:val="en-CA" w:eastAsia="zh-CN"/>
        </w:rPr>
        <w:t>, Al(OH)</w:t>
      </w:r>
      <w:r>
        <w:rPr>
          <w:rFonts w:hint="eastAsia"/>
          <w:szCs w:val="24"/>
          <w:vertAlign w:val="subscript"/>
          <w:lang w:val="en-CA" w:eastAsia="zh-CN"/>
        </w:rPr>
        <w:t>3</w:t>
      </w:r>
      <w:r>
        <w:rPr>
          <w:rFonts w:hint="eastAsia"/>
          <w:szCs w:val="24"/>
          <w:lang w:val="en-CA" w:eastAsia="zh-CN"/>
        </w:rPr>
        <w:t>(aq) and Al(OH)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two minerals (calcite and albite)</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_Ref363047293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2</w:t>
      </w:r>
      <w:r w:rsidR="005F5019">
        <w:rPr>
          <w:szCs w:val="24"/>
          <w:lang w:val="en-CA" w:eastAsia="zh-CN"/>
        </w:rPr>
        <w:fldChar w:fldCharType="end"/>
      </w:r>
      <w:r w:rsidR="004474F5">
        <w:rPr>
          <w:rFonts w:hint="eastAsia"/>
          <w:szCs w:val="24"/>
          <w:lang w:val="en-CA" w:eastAsia="zh-CN"/>
        </w:rPr>
        <w:t xml:space="preserve">.  </w:t>
      </w:r>
    </w:p>
    <w:p w14:paraId="1879714C" w14:textId="77777777" w:rsidR="00343C3F" w:rsidRDefault="00343C3F" w:rsidP="00200807">
      <w:pPr>
        <w:rPr>
          <w:szCs w:val="24"/>
          <w:lang w:val="en-CA" w:eastAsia="zh-CN"/>
        </w:rPr>
      </w:pPr>
    </w:p>
    <w:p w14:paraId="05FC27D6" w14:textId="77777777" w:rsidR="00343C3F" w:rsidRDefault="00343C3F" w:rsidP="00200807">
      <w:pPr>
        <w:rPr>
          <w:szCs w:val="24"/>
          <w:lang w:val="en-CA" w:eastAsia="zh-CN"/>
        </w:rPr>
      </w:pPr>
    </w:p>
    <w:p w14:paraId="3590EB33" w14:textId="77777777" w:rsidR="00343C3F" w:rsidRDefault="00343C3F" w:rsidP="00200807">
      <w:pPr>
        <w:rPr>
          <w:szCs w:val="24"/>
          <w:lang w:val="en-CA" w:eastAsia="zh-CN"/>
        </w:rPr>
      </w:pPr>
    </w:p>
    <w:p w14:paraId="139BCEAF" w14:textId="77777777" w:rsidR="00343C3F" w:rsidRPr="00FC4167" w:rsidRDefault="00343C3F" w:rsidP="00200807">
      <w:pPr>
        <w:rPr>
          <w:szCs w:val="24"/>
          <w:lang w:val="en-CA" w:eastAsia="zh-CN"/>
        </w:rPr>
      </w:pPr>
    </w:p>
    <w:p w14:paraId="5B54CA2B" w14:textId="46D29E68" w:rsidR="00200807" w:rsidRPr="00D01725" w:rsidRDefault="00200807" w:rsidP="00AE6CCB">
      <w:pPr>
        <w:pStyle w:val="StyleCaptionTableCaptionBold"/>
        <w:rPr>
          <w:lang w:eastAsia="zh-CN"/>
        </w:rPr>
      </w:pPr>
      <w:bookmarkStart w:id="704" w:name="_Ref363047293"/>
      <w:bookmarkStart w:id="705" w:name="_Toc520374943"/>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w:t>
      </w:r>
      <w:r w:rsidR="00FE1AD3">
        <w:fldChar w:fldCharType="end"/>
      </w:r>
      <w:bookmarkEnd w:id="704"/>
      <w:r w:rsidR="00142D8D">
        <w:t xml:space="preserve">: </w:t>
      </w:r>
      <w:r w:rsidRPr="00ED3698">
        <w:t xml:space="preserve">Initial </w:t>
      </w:r>
      <w:r>
        <w:rPr>
          <w:rFonts w:hint="eastAsia"/>
          <w:lang w:eastAsia="zh-CN"/>
        </w:rPr>
        <w:t>geochemical</w:t>
      </w:r>
      <w:r w:rsidRPr="00ED3698">
        <w:t xml:space="preserve"> conditions for</w:t>
      </w:r>
      <w:r w:rsidR="009C7D7C">
        <w:t xml:space="preserve"> demonstration</w:t>
      </w:r>
      <w:r w:rsidR="00A50F3C">
        <w:rPr>
          <w:rFonts w:hint="eastAsia"/>
          <w:lang w:eastAsia="zh-CN"/>
        </w:rPr>
        <w:t xml:space="preserve"> example</w:t>
      </w:r>
      <w:r w:rsidRPr="00ED3698">
        <w:t xml:space="preserve"> </w:t>
      </w:r>
      <w:r w:rsidRPr="00F85AE3">
        <w:rPr>
          <w:rFonts w:hint="eastAsia"/>
          <w:i/>
          <w:lang w:eastAsia="zh-CN"/>
        </w:rPr>
        <w:t>albite</w:t>
      </w:r>
      <w:bookmarkEnd w:id="705"/>
    </w:p>
    <w:tbl>
      <w:tblPr>
        <w:tblW w:w="3472" w:type="pct"/>
        <w:jc w:val="center"/>
        <w:tblLook w:val="04A0" w:firstRow="1" w:lastRow="0" w:firstColumn="1" w:lastColumn="0" w:noHBand="0" w:noVBand="1"/>
      </w:tblPr>
      <w:tblGrid>
        <w:gridCol w:w="2335"/>
        <w:gridCol w:w="2015"/>
        <w:gridCol w:w="1650"/>
      </w:tblGrid>
      <w:tr w:rsidR="00343C3F" w:rsidRPr="009A65AE" w14:paraId="60D1B35D" w14:textId="77777777" w:rsidTr="00343C3F">
        <w:trPr>
          <w:trHeight w:val="300"/>
          <w:jc w:val="center"/>
        </w:trPr>
        <w:tc>
          <w:tcPr>
            <w:tcW w:w="1946" w:type="pct"/>
            <w:tcBorders>
              <w:top w:val="single" w:sz="4" w:space="0" w:color="auto"/>
              <w:bottom w:val="single" w:sz="4" w:space="0" w:color="auto"/>
            </w:tcBorders>
            <w:shd w:val="clear" w:color="auto" w:fill="D9D9D9"/>
            <w:noWrap/>
            <w:vAlign w:val="bottom"/>
            <w:hideMark/>
          </w:tcPr>
          <w:p w14:paraId="5EDCAF1B" w14:textId="77777777" w:rsidR="00343C3F" w:rsidRPr="009A65AE" w:rsidRDefault="00343C3F" w:rsidP="00A50927">
            <w:pPr>
              <w:spacing w:before="0" w:after="0"/>
              <w:rPr>
                <w:b/>
                <w:color w:val="000000"/>
                <w:lang w:eastAsia="en-CA"/>
              </w:rPr>
            </w:pPr>
            <w:r w:rsidRPr="009A65AE">
              <w:rPr>
                <w:b/>
                <w:color w:val="000000"/>
                <w:lang w:eastAsia="en-CA"/>
              </w:rPr>
              <w:t>Parameter</w:t>
            </w:r>
          </w:p>
        </w:tc>
        <w:tc>
          <w:tcPr>
            <w:tcW w:w="1679" w:type="pct"/>
            <w:tcBorders>
              <w:top w:val="single" w:sz="4" w:space="0" w:color="auto"/>
              <w:bottom w:val="single" w:sz="4" w:space="0" w:color="auto"/>
            </w:tcBorders>
            <w:shd w:val="clear" w:color="auto" w:fill="D9D9D9"/>
            <w:noWrap/>
            <w:vAlign w:val="bottom"/>
            <w:hideMark/>
          </w:tcPr>
          <w:p w14:paraId="533696B1" w14:textId="77777777" w:rsidR="00343C3F" w:rsidRPr="009A65AE" w:rsidRDefault="00343C3F" w:rsidP="00A50927">
            <w:pPr>
              <w:spacing w:before="0" w:after="0"/>
              <w:jc w:val="center"/>
              <w:rPr>
                <w:b/>
                <w:color w:val="000000"/>
                <w:lang w:eastAsia="zh-CN"/>
              </w:rPr>
            </w:pPr>
            <w:r w:rsidRPr="009A65AE">
              <w:rPr>
                <w:b/>
                <w:color w:val="000000"/>
                <w:lang w:eastAsia="en-CA"/>
              </w:rPr>
              <w:t>I</w:t>
            </w:r>
            <w:r>
              <w:rPr>
                <w:rFonts w:hint="eastAsia"/>
                <w:b/>
                <w:color w:val="000000"/>
                <w:lang w:eastAsia="zh-CN"/>
              </w:rPr>
              <w:t xml:space="preserve">nitial </w:t>
            </w:r>
            <w:r w:rsidRPr="009A65AE">
              <w:rPr>
                <w:b/>
                <w:color w:val="000000"/>
                <w:lang w:eastAsia="en-CA"/>
              </w:rPr>
              <w:t>C</w:t>
            </w:r>
            <w:r>
              <w:rPr>
                <w:rFonts w:hint="eastAsia"/>
                <w:b/>
                <w:color w:val="000000"/>
                <w:lang w:eastAsia="zh-CN"/>
              </w:rPr>
              <w:t>ondition</w:t>
            </w:r>
          </w:p>
        </w:tc>
        <w:tc>
          <w:tcPr>
            <w:tcW w:w="1375" w:type="pct"/>
            <w:tcBorders>
              <w:top w:val="single" w:sz="4" w:space="0" w:color="auto"/>
              <w:bottom w:val="single" w:sz="4" w:space="0" w:color="auto"/>
            </w:tcBorders>
            <w:shd w:val="clear" w:color="auto" w:fill="D9D9D9"/>
            <w:noWrap/>
            <w:vAlign w:val="bottom"/>
            <w:hideMark/>
          </w:tcPr>
          <w:p w14:paraId="703FF61D" w14:textId="77777777" w:rsidR="00343C3F" w:rsidRPr="009A65AE" w:rsidRDefault="00343C3F" w:rsidP="00A50927">
            <w:pPr>
              <w:spacing w:before="0" w:after="0"/>
              <w:rPr>
                <w:b/>
                <w:color w:val="000000"/>
                <w:lang w:eastAsia="en-CA"/>
              </w:rPr>
            </w:pPr>
            <w:r w:rsidRPr="009A65AE">
              <w:rPr>
                <w:b/>
                <w:color w:val="000000"/>
                <w:lang w:eastAsia="en-CA"/>
              </w:rPr>
              <w:t>Unit</w:t>
            </w:r>
          </w:p>
        </w:tc>
      </w:tr>
      <w:tr w:rsidR="00343C3F" w:rsidRPr="00ED3698" w14:paraId="56834ECC" w14:textId="77777777" w:rsidTr="00343C3F">
        <w:trPr>
          <w:trHeight w:val="300"/>
          <w:jc w:val="center"/>
        </w:trPr>
        <w:tc>
          <w:tcPr>
            <w:tcW w:w="1946" w:type="pct"/>
            <w:tcBorders>
              <w:top w:val="single" w:sz="4" w:space="0" w:color="auto"/>
            </w:tcBorders>
            <w:shd w:val="clear" w:color="auto" w:fill="auto"/>
            <w:noWrap/>
            <w:vAlign w:val="bottom"/>
          </w:tcPr>
          <w:p w14:paraId="67DAE84D" w14:textId="77777777" w:rsidR="00343C3F" w:rsidRPr="00ED3698" w:rsidRDefault="00343C3F" w:rsidP="00A50927">
            <w:pPr>
              <w:spacing w:before="0" w:after="0"/>
              <w:rPr>
                <w:i/>
                <w:color w:val="000000"/>
                <w:sz w:val="22"/>
                <w:szCs w:val="22"/>
                <w:lang w:eastAsia="zh-CN"/>
              </w:rPr>
            </w:pPr>
            <w:r>
              <w:rPr>
                <w:i/>
                <w:color w:val="000000"/>
                <w:sz w:val="22"/>
                <w:szCs w:val="22"/>
              </w:rPr>
              <w:t>Aqueous phase</w:t>
            </w:r>
          </w:p>
        </w:tc>
        <w:tc>
          <w:tcPr>
            <w:tcW w:w="1679" w:type="pct"/>
            <w:tcBorders>
              <w:top w:val="single" w:sz="4" w:space="0" w:color="auto"/>
            </w:tcBorders>
            <w:shd w:val="clear" w:color="auto" w:fill="auto"/>
            <w:noWrap/>
          </w:tcPr>
          <w:p w14:paraId="540EB2EE" w14:textId="77777777" w:rsidR="00343C3F" w:rsidRPr="00ED3698" w:rsidRDefault="00343C3F" w:rsidP="00A50927">
            <w:pPr>
              <w:spacing w:before="0" w:after="0"/>
              <w:jc w:val="center"/>
            </w:pPr>
          </w:p>
        </w:tc>
        <w:tc>
          <w:tcPr>
            <w:tcW w:w="1375" w:type="pct"/>
            <w:tcBorders>
              <w:top w:val="single" w:sz="4" w:space="0" w:color="auto"/>
            </w:tcBorders>
            <w:shd w:val="clear" w:color="auto" w:fill="auto"/>
            <w:noWrap/>
          </w:tcPr>
          <w:p w14:paraId="52F32FF3" w14:textId="77777777" w:rsidR="00343C3F" w:rsidRPr="00ED3698" w:rsidRDefault="00343C3F" w:rsidP="00A50927">
            <w:pPr>
              <w:spacing w:before="0" w:after="0"/>
              <w:rPr>
                <w:color w:val="000000"/>
                <w:lang w:eastAsia="en-CA"/>
              </w:rPr>
            </w:pPr>
          </w:p>
        </w:tc>
      </w:tr>
      <w:tr w:rsidR="00343C3F" w:rsidRPr="00ED3698" w14:paraId="7C9E1E4E" w14:textId="77777777" w:rsidTr="00343C3F">
        <w:trPr>
          <w:trHeight w:val="300"/>
          <w:jc w:val="center"/>
        </w:trPr>
        <w:tc>
          <w:tcPr>
            <w:tcW w:w="1946" w:type="pct"/>
            <w:shd w:val="clear" w:color="auto" w:fill="auto"/>
            <w:noWrap/>
            <w:vAlign w:val="center"/>
          </w:tcPr>
          <w:p w14:paraId="0672D9EE" w14:textId="77777777" w:rsidR="00343C3F" w:rsidRDefault="00343C3F" w:rsidP="00A50927">
            <w:pPr>
              <w:spacing w:before="0" w:after="0"/>
              <w:ind w:left="318" w:hanging="318"/>
              <w:rPr>
                <w:lang w:eastAsia="zh-CN"/>
              </w:rPr>
            </w:pPr>
            <w:r>
              <w:rPr>
                <w:rFonts w:hint="eastAsia"/>
                <w:szCs w:val="24"/>
                <w:lang w:val="en-CA" w:eastAsia="zh-CN"/>
              </w:rPr>
              <w:t>Ca</w:t>
            </w:r>
            <w:r w:rsidRPr="00EE0CC0">
              <w:rPr>
                <w:rFonts w:hint="eastAsia"/>
                <w:szCs w:val="24"/>
                <w:vertAlign w:val="superscript"/>
                <w:lang w:val="en-CA" w:eastAsia="zh-CN"/>
              </w:rPr>
              <w:t>2</w:t>
            </w:r>
            <w:r>
              <w:rPr>
                <w:rFonts w:hint="eastAsia"/>
                <w:szCs w:val="24"/>
                <w:vertAlign w:val="superscript"/>
                <w:lang w:val="en-CA" w:eastAsia="zh-CN"/>
              </w:rPr>
              <w:t>+</w:t>
            </w:r>
          </w:p>
        </w:tc>
        <w:tc>
          <w:tcPr>
            <w:tcW w:w="1679" w:type="pct"/>
            <w:shd w:val="clear" w:color="auto" w:fill="auto"/>
            <w:noWrap/>
          </w:tcPr>
          <w:p w14:paraId="7F1F2F90" w14:textId="77777777" w:rsidR="00343C3F" w:rsidRPr="00B84B39" w:rsidRDefault="00343C3F" w:rsidP="00A50927">
            <w:pPr>
              <w:spacing w:before="0" w:after="0"/>
              <w:ind w:right="415"/>
              <w:jc w:val="right"/>
            </w:pPr>
            <w:r w:rsidRPr="00B84B39">
              <w:t>1.6</w:t>
            </w:r>
            <w:r>
              <w:rPr>
                <w:rFonts w:hint="eastAsia"/>
                <w:lang w:eastAsia="zh-CN"/>
              </w:rPr>
              <w:t>9512</w:t>
            </w:r>
            <w:r w:rsidRPr="004A0C68">
              <w:t>×10</w:t>
            </w:r>
            <w:r w:rsidRPr="004A0C68">
              <w:rPr>
                <w:vertAlign w:val="superscript"/>
              </w:rPr>
              <w:t>-05</w:t>
            </w:r>
          </w:p>
        </w:tc>
        <w:tc>
          <w:tcPr>
            <w:tcW w:w="1375" w:type="pct"/>
            <w:shd w:val="clear" w:color="auto" w:fill="auto"/>
            <w:noWrap/>
            <w:hideMark/>
          </w:tcPr>
          <w:p w14:paraId="6A7098AD"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09ED121B" w14:textId="77777777" w:rsidTr="00343C3F">
        <w:trPr>
          <w:trHeight w:val="300"/>
          <w:jc w:val="center"/>
        </w:trPr>
        <w:tc>
          <w:tcPr>
            <w:tcW w:w="1946" w:type="pct"/>
            <w:shd w:val="clear" w:color="auto" w:fill="auto"/>
            <w:noWrap/>
            <w:vAlign w:val="center"/>
          </w:tcPr>
          <w:p w14:paraId="58FD8108" w14:textId="77777777" w:rsidR="00343C3F" w:rsidRDefault="00343C3F" w:rsidP="00A50927">
            <w:pPr>
              <w:spacing w:before="0" w:after="0"/>
              <w:ind w:left="318" w:hanging="318"/>
              <w:rPr>
                <w:lang w:eastAsia="zh-CN"/>
              </w:rPr>
            </w:pPr>
            <w:r>
              <w:rPr>
                <w:rFonts w:hint="eastAsia"/>
                <w:szCs w:val="24"/>
                <w:lang w:val="en-CA" w:eastAsia="zh-CN"/>
              </w:rPr>
              <w:t>Na</w:t>
            </w:r>
            <w:r>
              <w:rPr>
                <w:rFonts w:hint="eastAsia"/>
                <w:szCs w:val="24"/>
                <w:vertAlign w:val="superscript"/>
                <w:lang w:val="en-CA" w:eastAsia="zh-CN"/>
              </w:rPr>
              <w:t>+</w:t>
            </w:r>
          </w:p>
        </w:tc>
        <w:tc>
          <w:tcPr>
            <w:tcW w:w="1679" w:type="pct"/>
            <w:shd w:val="clear" w:color="auto" w:fill="auto"/>
            <w:noWrap/>
          </w:tcPr>
          <w:p w14:paraId="104C02ED" w14:textId="77777777" w:rsidR="00343C3F" w:rsidRPr="00B84B39" w:rsidRDefault="00343C3F" w:rsidP="00A50927">
            <w:pPr>
              <w:spacing w:before="0" w:after="0"/>
              <w:ind w:right="415"/>
              <w:jc w:val="right"/>
              <w:rPr>
                <w:lang w:eastAsia="zh-CN"/>
              </w:rPr>
            </w:pPr>
            <w:r w:rsidRPr="00B84B39">
              <w:t>1.</w:t>
            </w:r>
            <w:r>
              <w:rPr>
                <w:rFonts w:hint="eastAsia"/>
                <w:lang w:eastAsia="zh-CN"/>
              </w:rPr>
              <w:t>0</w:t>
            </w:r>
            <w:r w:rsidRPr="00B84B39">
              <w:t>0</w:t>
            </w:r>
            <w:r w:rsidRPr="004A0C68">
              <w:t>×10</w:t>
            </w:r>
            <w:r w:rsidRPr="004A0C68">
              <w:rPr>
                <w:vertAlign w:val="superscript"/>
              </w:rPr>
              <w:t>-0</w:t>
            </w:r>
            <w:r>
              <w:rPr>
                <w:rFonts w:hint="eastAsia"/>
                <w:vertAlign w:val="superscript"/>
                <w:lang w:eastAsia="zh-CN"/>
              </w:rPr>
              <w:t>6</w:t>
            </w:r>
          </w:p>
        </w:tc>
        <w:tc>
          <w:tcPr>
            <w:tcW w:w="1375" w:type="pct"/>
            <w:shd w:val="clear" w:color="auto" w:fill="auto"/>
            <w:noWrap/>
          </w:tcPr>
          <w:p w14:paraId="4F18EA9B"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209F3FCC" w14:textId="77777777" w:rsidTr="00343C3F">
        <w:trPr>
          <w:trHeight w:val="300"/>
          <w:jc w:val="center"/>
        </w:trPr>
        <w:tc>
          <w:tcPr>
            <w:tcW w:w="1946" w:type="pct"/>
            <w:shd w:val="clear" w:color="auto" w:fill="auto"/>
            <w:noWrap/>
            <w:vAlign w:val="center"/>
          </w:tcPr>
          <w:p w14:paraId="66DC4875" w14:textId="77777777" w:rsidR="00343C3F" w:rsidRDefault="00343C3F" w:rsidP="00A50927">
            <w:pPr>
              <w:spacing w:before="0" w:after="0"/>
              <w:ind w:left="318" w:hanging="318"/>
              <w:rPr>
                <w:lang w:eastAsia="zh-CN"/>
              </w:rPr>
            </w:pPr>
            <w:r>
              <w:rPr>
                <w:rFonts w:hint="eastAsia"/>
                <w:szCs w:val="24"/>
                <w:lang w:val="en-CA" w:eastAsia="zh-CN"/>
              </w:rPr>
              <w:t>CO</w:t>
            </w:r>
            <w:r>
              <w:rPr>
                <w:rFonts w:hint="eastAsia"/>
                <w:szCs w:val="24"/>
                <w:vertAlign w:val="subscript"/>
                <w:lang w:val="en-CA" w:eastAsia="zh-CN"/>
              </w:rPr>
              <w:t>3</w:t>
            </w:r>
            <w:r w:rsidRPr="00EE0CC0">
              <w:rPr>
                <w:rFonts w:hint="eastAsia"/>
                <w:szCs w:val="24"/>
                <w:vertAlign w:val="superscript"/>
                <w:lang w:val="en-CA" w:eastAsia="zh-CN"/>
              </w:rPr>
              <w:t>2-</w:t>
            </w:r>
          </w:p>
        </w:tc>
        <w:tc>
          <w:tcPr>
            <w:tcW w:w="1679" w:type="pct"/>
            <w:shd w:val="clear" w:color="auto" w:fill="auto"/>
            <w:noWrap/>
          </w:tcPr>
          <w:p w14:paraId="2BD4A89E" w14:textId="77777777" w:rsidR="00343C3F" w:rsidRPr="00B84B39" w:rsidRDefault="00343C3F" w:rsidP="00A50927">
            <w:pPr>
              <w:spacing w:before="0" w:after="0"/>
              <w:ind w:right="415"/>
              <w:jc w:val="right"/>
            </w:pPr>
            <w:r w:rsidRPr="00B84B39">
              <w:t>2.</w:t>
            </w:r>
            <w:r>
              <w:rPr>
                <w:rFonts w:hint="eastAsia"/>
                <w:lang w:eastAsia="zh-CN"/>
              </w:rPr>
              <w:t>69512</w:t>
            </w:r>
            <w:r w:rsidRPr="004A0C68">
              <w:t>×10</w:t>
            </w:r>
            <w:r w:rsidRPr="004A0C68">
              <w:rPr>
                <w:vertAlign w:val="superscript"/>
              </w:rPr>
              <w:t>-05</w:t>
            </w:r>
          </w:p>
        </w:tc>
        <w:tc>
          <w:tcPr>
            <w:tcW w:w="1375" w:type="pct"/>
            <w:shd w:val="clear" w:color="auto" w:fill="auto"/>
            <w:noWrap/>
          </w:tcPr>
          <w:p w14:paraId="18556F65"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6073493D" w14:textId="77777777" w:rsidTr="00343C3F">
        <w:trPr>
          <w:trHeight w:val="300"/>
          <w:jc w:val="center"/>
        </w:trPr>
        <w:tc>
          <w:tcPr>
            <w:tcW w:w="1946" w:type="pct"/>
            <w:shd w:val="clear" w:color="auto" w:fill="auto"/>
            <w:noWrap/>
            <w:vAlign w:val="center"/>
          </w:tcPr>
          <w:p w14:paraId="185F413D" w14:textId="77777777" w:rsidR="00343C3F" w:rsidRDefault="00343C3F" w:rsidP="00A50927">
            <w:pPr>
              <w:spacing w:before="0" w:after="0"/>
              <w:ind w:left="318" w:hanging="318"/>
              <w:rPr>
                <w:lang w:eastAsia="zh-CN"/>
              </w:rPr>
            </w:pPr>
            <w:r>
              <w:rPr>
                <w:rFonts w:hint="eastAsia"/>
                <w:szCs w:val="24"/>
                <w:lang w:val="en-CA" w:eastAsia="zh-CN"/>
              </w:rPr>
              <w:t>H</w:t>
            </w:r>
            <w:r w:rsidRPr="00FC4167">
              <w:rPr>
                <w:rFonts w:hint="eastAsia"/>
                <w:szCs w:val="24"/>
                <w:vertAlign w:val="subscript"/>
                <w:lang w:val="en-CA" w:eastAsia="zh-CN"/>
              </w:rPr>
              <w:t>4</w:t>
            </w:r>
            <w:r>
              <w:rPr>
                <w:rFonts w:hint="eastAsia"/>
                <w:szCs w:val="24"/>
                <w:lang w:val="en-CA" w:eastAsia="zh-CN"/>
              </w:rPr>
              <w:t>SiO</w:t>
            </w:r>
            <w:r>
              <w:rPr>
                <w:rFonts w:hint="eastAsia"/>
                <w:szCs w:val="24"/>
                <w:vertAlign w:val="subscript"/>
                <w:lang w:val="en-CA" w:eastAsia="zh-CN"/>
              </w:rPr>
              <w:t>4</w:t>
            </w:r>
          </w:p>
        </w:tc>
        <w:tc>
          <w:tcPr>
            <w:tcW w:w="1679" w:type="pct"/>
            <w:shd w:val="clear" w:color="auto" w:fill="auto"/>
            <w:noWrap/>
          </w:tcPr>
          <w:p w14:paraId="1956899E" w14:textId="77777777" w:rsidR="00343C3F" w:rsidRPr="00B84B39" w:rsidRDefault="00343C3F" w:rsidP="00A50927">
            <w:pPr>
              <w:spacing w:before="0" w:after="0"/>
              <w:ind w:right="415"/>
              <w:jc w:val="right"/>
            </w:pPr>
            <w:r w:rsidRPr="00B84B39">
              <w:t>1.</w:t>
            </w:r>
            <w:r>
              <w:rPr>
                <w:rFonts w:hint="eastAsia"/>
                <w:lang w:eastAsia="zh-CN"/>
              </w:rPr>
              <w:t>0</w:t>
            </w:r>
            <w:r w:rsidRPr="00B84B39">
              <w:t>0</w:t>
            </w:r>
            <w:r w:rsidRPr="004A0C68">
              <w:t>×10</w:t>
            </w:r>
            <w:r w:rsidRPr="004A0C68">
              <w:rPr>
                <w:vertAlign w:val="superscript"/>
              </w:rPr>
              <w:t>-0</w:t>
            </w:r>
            <w:r>
              <w:rPr>
                <w:rFonts w:hint="eastAsia"/>
                <w:vertAlign w:val="superscript"/>
                <w:lang w:eastAsia="zh-CN"/>
              </w:rPr>
              <w:t>6</w:t>
            </w:r>
          </w:p>
        </w:tc>
        <w:tc>
          <w:tcPr>
            <w:tcW w:w="1375" w:type="pct"/>
            <w:shd w:val="clear" w:color="auto" w:fill="auto"/>
            <w:noWrap/>
          </w:tcPr>
          <w:p w14:paraId="27EA3EAD"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7F6A0768" w14:textId="77777777" w:rsidTr="00343C3F">
        <w:trPr>
          <w:trHeight w:val="300"/>
          <w:jc w:val="center"/>
        </w:trPr>
        <w:tc>
          <w:tcPr>
            <w:tcW w:w="1946" w:type="pct"/>
            <w:shd w:val="clear" w:color="auto" w:fill="auto"/>
            <w:noWrap/>
            <w:vAlign w:val="center"/>
          </w:tcPr>
          <w:p w14:paraId="41CD938F" w14:textId="77777777" w:rsidR="00343C3F" w:rsidRDefault="00343C3F" w:rsidP="00A50927">
            <w:pPr>
              <w:spacing w:before="0" w:after="0"/>
              <w:ind w:left="318" w:hanging="318"/>
              <w:rPr>
                <w:lang w:eastAsia="zh-CN"/>
              </w:rPr>
            </w:pPr>
            <w:r>
              <w:rPr>
                <w:rFonts w:hint="eastAsia"/>
                <w:szCs w:val="24"/>
                <w:lang w:val="en-CA" w:eastAsia="zh-CN"/>
              </w:rPr>
              <w:t>Al</w:t>
            </w:r>
            <w:r>
              <w:rPr>
                <w:rFonts w:hint="eastAsia"/>
                <w:szCs w:val="24"/>
                <w:vertAlign w:val="superscript"/>
                <w:lang w:val="en-CA" w:eastAsia="zh-CN"/>
              </w:rPr>
              <w:t>3+</w:t>
            </w:r>
          </w:p>
        </w:tc>
        <w:tc>
          <w:tcPr>
            <w:tcW w:w="1679" w:type="pct"/>
            <w:shd w:val="clear" w:color="auto" w:fill="auto"/>
            <w:noWrap/>
          </w:tcPr>
          <w:p w14:paraId="06A2AC18" w14:textId="77777777" w:rsidR="00343C3F" w:rsidRPr="00B84B39" w:rsidRDefault="00343C3F" w:rsidP="00A50927">
            <w:pPr>
              <w:spacing w:before="0" w:after="0"/>
              <w:ind w:right="415"/>
              <w:jc w:val="right"/>
            </w:pPr>
            <w:r w:rsidRPr="00B84B39">
              <w:t>1.</w:t>
            </w:r>
            <w:r>
              <w:rPr>
                <w:rFonts w:hint="eastAsia"/>
                <w:lang w:eastAsia="zh-CN"/>
              </w:rPr>
              <w:t>0</w:t>
            </w:r>
            <w:r w:rsidRPr="00B84B39">
              <w:t>0</w:t>
            </w:r>
            <w:r w:rsidRPr="004A0C68">
              <w:t>×10</w:t>
            </w:r>
            <w:r w:rsidRPr="004A0C68">
              <w:rPr>
                <w:vertAlign w:val="superscript"/>
              </w:rPr>
              <w:t>-0</w:t>
            </w:r>
            <w:r>
              <w:rPr>
                <w:rFonts w:hint="eastAsia"/>
                <w:vertAlign w:val="superscript"/>
                <w:lang w:eastAsia="zh-CN"/>
              </w:rPr>
              <w:t>6</w:t>
            </w:r>
          </w:p>
        </w:tc>
        <w:tc>
          <w:tcPr>
            <w:tcW w:w="1375" w:type="pct"/>
            <w:shd w:val="clear" w:color="auto" w:fill="auto"/>
            <w:noWrap/>
          </w:tcPr>
          <w:p w14:paraId="29B0D1B6"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77C13469" w14:textId="77777777" w:rsidTr="00343C3F">
        <w:trPr>
          <w:trHeight w:val="300"/>
          <w:jc w:val="center"/>
        </w:trPr>
        <w:tc>
          <w:tcPr>
            <w:tcW w:w="1946" w:type="pct"/>
            <w:tcBorders>
              <w:bottom w:val="single" w:sz="4" w:space="0" w:color="auto"/>
            </w:tcBorders>
            <w:shd w:val="clear" w:color="auto" w:fill="auto"/>
            <w:noWrap/>
            <w:vAlign w:val="center"/>
          </w:tcPr>
          <w:p w14:paraId="21AB2E3F" w14:textId="77777777" w:rsidR="00343C3F" w:rsidRDefault="00343C3F" w:rsidP="00A50927">
            <w:pPr>
              <w:spacing w:before="0" w:after="0"/>
              <w:ind w:left="318" w:hanging="318"/>
              <w:rPr>
                <w:lang w:val="en-CA" w:eastAsia="zh-CN"/>
              </w:rPr>
            </w:pPr>
            <w:r>
              <w:rPr>
                <w:rFonts w:hint="eastAsia"/>
                <w:szCs w:val="24"/>
                <w:lang w:val="en-CA" w:eastAsia="zh-CN"/>
              </w:rPr>
              <w:t>H</w:t>
            </w:r>
            <w:r>
              <w:rPr>
                <w:rFonts w:hint="eastAsia"/>
                <w:szCs w:val="24"/>
                <w:vertAlign w:val="superscript"/>
                <w:lang w:val="en-CA" w:eastAsia="zh-CN"/>
              </w:rPr>
              <w:t>+</w:t>
            </w:r>
          </w:p>
        </w:tc>
        <w:tc>
          <w:tcPr>
            <w:tcW w:w="1679" w:type="pct"/>
            <w:tcBorders>
              <w:bottom w:val="single" w:sz="4" w:space="0" w:color="auto"/>
            </w:tcBorders>
            <w:shd w:val="clear" w:color="auto" w:fill="auto"/>
            <w:noWrap/>
          </w:tcPr>
          <w:p w14:paraId="3F19FE54" w14:textId="77777777" w:rsidR="00343C3F" w:rsidRDefault="00343C3F" w:rsidP="00A50927">
            <w:pPr>
              <w:spacing w:before="0" w:after="0"/>
              <w:ind w:right="415"/>
              <w:jc w:val="right"/>
              <w:rPr>
                <w:lang w:eastAsia="zh-CN"/>
              </w:rPr>
            </w:pPr>
            <w:r>
              <w:rPr>
                <w:rFonts w:hint="eastAsia"/>
                <w:lang w:eastAsia="zh-CN"/>
              </w:rPr>
              <w:t>2.154</w:t>
            </w:r>
            <w:r w:rsidRPr="004A0C68">
              <w:t>×10</w:t>
            </w:r>
            <w:r w:rsidRPr="004A0C68">
              <w:rPr>
                <w:vertAlign w:val="superscript"/>
              </w:rPr>
              <w:t>-0</w:t>
            </w:r>
            <w:r>
              <w:rPr>
                <w:rFonts w:hint="eastAsia"/>
                <w:vertAlign w:val="superscript"/>
                <w:lang w:eastAsia="zh-CN"/>
              </w:rPr>
              <w:t>4</w:t>
            </w:r>
          </w:p>
        </w:tc>
        <w:tc>
          <w:tcPr>
            <w:tcW w:w="1375" w:type="pct"/>
            <w:tcBorders>
              <w:bottom w:val="single" w:sz="4" w:space="0" w:color="auto"/>
            </w:tcBorders>
            <w:shd w:val="clear" w:color="auto" w:fill="auto"/>
            <w:noWrap/>
          </w:tcPr>
          <w:p w14:paraId="633EB561" w14:textId="77777777" w:rsidR="00343C3F" w:rsidRDefault="00343C3F" w:rsidP="00343C3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343C3F" w:rsidRPr="00ED3698" w14:paraId="2BFE3578" w14:textId="77777777" w:rsidTr="00343C3F">
        <w:trPr>
          <w:trHeight w:val="300"/>
          <w:jc w:val="center"/>
        </w:trPr>
        <w:tc>
          <w:tcPr>
            <w:tcW w:w="1946" w:type="pct"/>
            <w:tcBorders>
              <w:top w:val="single" w:sz="4" w:space="0" w:color="auto"/>
            </w:tcBorders>
            <w:shd w:val="clear" w:color="auto" w:fill="auto"/>
            <w:noWrap/>
            <w:vAlign w:val="bottom"/>
          </w:tcPr>
          <w:p w14:paraId="4A0488BE" w14:textId="77777777" w:rsidR="00343C3F" w:rsidRPr="00ED3698" w:rsidRDefault="00343C3F" w:rsidP="00A50927">
            <w:pPr>
              <w:spacing w:before="0" w:after="0"/>
              <w:rPr>
                <w:i/>
                <w:color w:val="000000"/>
                <w:sz w:val="22"/>
                <w:szCs w:val="22"/>
              </w:rPr>
            </w:pPr>
            <w:r w:rsidRPr="00ED3698">
              <w:rPr>
                <w:i/>
                <w:color w:val="000000"/>
                <w:sz w:val="22"/>
                <w:szCs w:val="22"/>
              </w:rPr>
              <w:t>Mineral</w:t>
            </w:r>
          </w:p>
        </w:tc>
        <w:tc>
          <w:tcPr>
            <w:tcW w:w="1679" w:type="pct"/>
            <w:tcBorders>
              <w:top w:val="single" w:sz="4" w:space="0" w:color="auto"/>
            </w:tcBorders>
            <w:shd w:val="clear" w:color="auto" w:fill="auto"/>
            <w:noWrap/>
          </w:tcPr>
          <w:p w14:paraId="2AFED0BE" w14:textId="77777777" w:rsidR="00343C3F" w:rsidRPr="00AA0081" w:rsidRDefault="00343C3F" w:rsidP="00A50927">
            <w:pPr>
              <w:spacing w:before="0" w:after="0"/>
            </w:pPr>
          </w:p>
        </w:tc>
        <w:tc>
          <w:tcPr>
            <w:tcW w:w="1375" w:type="pct"/>
            <w:tcBorders>
              <w:top w:val="single" w:sz="4" w:space="0" w:color="auto"/>
            </w:tcBorders>
            <w:shd w:val="clear" w:color="auto" w:fill="auto"/>
            <w:noWrap/>
          </w:tcPr>
          <w:p w14:paraId="0C9ADC33" w14:textId="77777777" w:rsidR="00343C3F" w:rsidRPr="00ED3698" w:rsidRDefault="00343C3F" w:rsidP="00A50927">
            <w:pPr>
              <w:spacing w:before="0" w:after="0"/>
              <w:rPr>
                <w:i/>
                <w:color w:val="000000"/>
                <w:lang w:eastAsia="en-CA"/>
              </w:rPr>
            </w:pPr>
          </w:p>
        </w:tc>
      </w:tr>
      <w:tr w:rsidR="00343C3F" w:rsidRPr="00ED3698" w14:paraId="6B0304ED" w14:textId="77777777" w:rsidTr="00343C3F">
        <w:trPr>
          <w:trHeight w:val="300"/>
          <w:jc w:val="center"/>
        </w:trPr>
        <w:tc>
          <w:tcPr>
            <w:tcW w:w="1946" w:type="pct"/>
            <w:shd w:val="clear" w:color="auto" w:fill="auto"/>
            <w:noWrap/>
            <w:vAlign w:val="center"/>
          </w:tcPr>
          <w:p w14:paraId="52560520" w14:textId="77777777" w:rsidR="00343C3F" w:rsidRDefault="00343C3F" w:rsidP="00A50927">
            <w:pPr>
              <w:spacing w:before="0" w:after="0"/>
              <w:ind w:left="318" w:hanging="318"/>
              <w:rPr>
                <w:lang w:eastAsia="zh-CN"/>
              </w:rPr>
            </w:pPr>
            <w:r>
              <w:rPr>
                <w:rFonts w:hint="eastAsia"/>
                <w:lang w:eastAsia="zh-CN"/>
              </w:rPr>
              <w:t>Calcite</w:t>
            </w:r>
          </w:p>
        </w:tc>
        <w:tc>
          <w:tcPr>
            <w:tcW w:w="1679" w:type="pct"/>
            <w:shd w:val="clear" w:color="auto" w:fill="auto"/>
            <w:noWrap/>
            <w:vAlign w:val="center"/>
          </w:tcPr>
          <w:p w14:paraId="490F6FDF" w14:textId="77777777" w:rsidR="00343C3F" w:rsidRDefault="00343C3F" w:rsidP="00A50F3C">
            <w:pPr>
              <w:spacing w:before="0" w:after="0"/>
              <w:ind w:right="391"/>
              <w:jc w:val="right"/>
              <w:rPr>
                <w:lang w:eastAsia="zh-CN"/>
              </w:rPr>
            </w:pPr>
            <w:r>
              <w:rPr>
                <w:rFonts w:hint="eastAsia"/>
                <w:lang w:eastAsia="zh-CN"/>
              </w:rPr>
              <w:t>5.00</w:t>
            </w:r>
            <w:r w:rsidRPr="004A0C68">
              <w:t>×10</w:t>
            </w:r>
            <w:r w:rsidRPr="004A0C68">
              <w:rPr>
                <w:vertAlign w:val="superscript"/>
              </w:rPr>
              <w:t>-0</w:t>
            </w:r>
            <w:r>
              <w:rPr>
                <w:rFonts w:hint="eastAsia"/>
                <w:vertAlign w:val="superscript"/>
                <w:lang w:eastAsia="zh-CN"/>
              </w:rPr>
              <w:t>4</w:t>
            </w:r>
          </w:p>
        </w:tc>
        <w:tc>
          <w:tcPr>
            <w:tcW w:w="1375" w:type="pct"/>
            <w:shd w:val="clear" w:color="auto" w:fill="auto"/>
            <w:noWrap/>
          </w:tcPr>
          <w:p w14:paraId="70439048" w14:textId="77777777" w:rsidR="00343C3F" w:rsidRPr="00ED3698" w:rsidRDefault="00343C3F" w:rsidP="00A50927">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343C3F" w:rsidRPr="00ED3698" w14:paraId="60DCD63D" w14:textId="77777777" w:rsidTr="00343C3F">
        <w:trPr>
          <w:trHeight w:val="300"/>
          <w:jc w:val="center"/>
        </w:trPr>
        <w:tc>
          <w:tcPr>
            <w:tcW w:w="1946" w:type="pct"/>
            <w:tcBorders>
              <w:bottom w:val="single" w:sz="4" w:space="0" w:color="auto"/>
            </w:tcBorders>
            <w:shd w:val="clear" w:color="auto" w:fill="auto"/>
            <w:noWrap/>
            <w:vAlign w:val="center"/>
          </w:tcPr>
          <w:p w14:paraId="6DE0F227" w14:textId="77777777" w:rsidR="00343C3F" w:rsidRDefault="00343C3F" w:rsidP="00A50927">
            <w:pPr>
              <w:spacing w:before="0" w:after="0"/>
              <w:ind w:left="318" w:hanging="318"/>
              <w:rPr>
                <w:lang w:eastAsia="zh-CN"/>
              </w:rPr>
            </w:pPr>
            <w:r>
              <w:rPr>
                <w:rFonts w:hint="eastAsia"/>
                <w:lang w:eastAsia="zh-CN"/>
              </w:rPr>
              <w:t>Albite</w:t>
            </w:r>
          </w:p>
        </w:tc>
        <w:tc>
          <w:tcPr>
            <w:tcW w:w="1679" w:type="pct"/>
            <w:tcBorders>
              <w:bottom w:val="single" w:sz="4" w:space="0" w:color="auto"/>
            </w:tcBorders>
            <w:shd w:val="clear" w:color="auto" w:fill="auto"/>
            <w:noWrap/>
            <w:vAlign w:val="center"/>
          </w:tcPr>
          <w:p w14:paraId="69B6BE52" w14:textId="77777777" w:rsidR="00343C3F" w:rsidRDefault="00343C3F" w:rsidP="00A50F3C">
            <w:pPr>
              <w:spacing w:before="0" w:after="0"/>
              <w:ind w:right="391"/>
              <w:jc w:val="right"/>
            </w:pPr>
            <w:r>
              <w:rPr>
                <w:rFonts w:hint="eastAsia"/>
                <w:lang w:eastAsia="zh-CN"/>
              </w:rPr>
              <w:t>5.00</w:t>
            </w:r>
            <w:r w:rsidRPr="004A0C68">
              <w:t>×10</w:t>
            </w:r>
            <w:r w:rsidRPr="004A0C68">
              <w:rPr>
                <w:vertAlign w:val="superscript"/>
              </w:rPr>
              <w:t>-0</w:t>
            </w:r>
            <w:r>
              <w:rPr>
                <w:rFonts w:hint="eastAsia"/>
                <w:vertAlign w:val="superscript"/>
                <w:lang w:eastAsia="zh-CN"/>
              </w:rPr>
              <w:t>1</w:t>
            </w:r>
          </w:p>
        </w:tc>
        <w:tc>
          <w:tcPr>
            <w:tcW w:w="1375" w:type="pct"/>
            <w:tcBorders>
              <w:bottom w:val="single" w:sz="4" w:space="0" w:color="auto"/>
            </w:tcBorders>
            <w:shd w:val="clear" w:color="auto" w:fill="auto"/>
            <w:noWrap/>
          </w:tcPr>
          <w:p w14:paraId="22B04F3F" w14:textId="77777777" w:rsidR="00343C3F" w:rsidRPr="00ED3698" w:rsidRDefault="00343C3F" w:rsidP="00A50927">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bl>
    <w:p w14:paraId="1313BE66" w14:textId="77777777" w:rsidR="00200807" w:rsidRPr="00ED3698" w:rsidRDefault="00200807" w:rsidP="00C74E04">
      <w:pPr>
        <w:pStyle w:val="Simpleline"/>
      </w:pPr>
    </w:p>
    <w:p w14:paraId="777C1988" w14:textId="77777777" w:rsidR="00200807" w:rsidRPr="00192E8E" w:rsidRDefault="00200807" w:rsidP="009D54B1">
      <w:pPr>
        <w:pStyle w:val="StyleHeading4Bold"/>
      </w:pPr>
      <w:bookmarkStart w:id="706" w:name="_Toc520374617"/>
      <w:r w:rsidRPr="00192E8E">
        <w:t>Parameters</w:t>
      </w:r>
      <w:bookmarkEnd w:id="706"/>
    </w:p>
    <w:p w14:paraId="6EEC655F" w14:textId="50FB985E" w:rsidR="00200807" w:rsidRDefault="00200807" w:rsidP="00200807">
      <w:pPr>
        <w:pStyle w:val="ListParagraph"/>
        <w:ind w:left="0"/>
        <w:rPr>
          <w:lang w:eastAsia="zh-CN"/>
        </w:rPr>
      </w:pPr>
      <w:r>
        <w:rPr>
          <w:rFonts w:hint="eastAsia"/>
          <w:lang w:eastAsia="zh-CN"/>
        </w:rPr>
        <w:t xml:space="preserve">The </w:t>
      </w:r>
      <w:r w:rsidR="00343C3F">
        <w:rPr>
          <w:lang w:eastAsia="zh-CN"/>
        </w:rPr>
        <w:t>model</w:t>
      </w:r>
      <w:r>
        <w:rPr>
          <w:rFonts w:hint="eastAsia"/>
          <w:lang w:eastAsia="zh-CN"/>
        </w:rPr>
        <w:t xml:space="preserve"> </w:t>
      </w:r>
      <w:r w:rsidR="00343C3F">
        <w:rPr>
          <w:lang w:eastAsia="zh-CN"/>
        </w:rPr>
        <w:t xml:space="preserve">for updates of surface area </w:t>
      </w:r>
      <w:r>
        <w:rPr>
          <w:rFonts w:hint="eastAsia"/>
          <w:lang w:eastAsia="zh-CN"/>
        </w:rPr>
        <w:t xml:space="preserve">used for the simulation </w:t>
      </w:r>
      <w:r w:rsidR="00343C3F">
        <w:rPr>
          <w:lang w:eastAsia="zh-CN"/>
        </w:rPr>
        <w:t>is</w:t>
      </w:r>
      <w:r>
        <w:rPr>
          <w:rFonts w:hint="eastAsia"/>
          <w:lang w:eastAsia="zh-CN"/>
        </w:rPr>
        <w:t xml:space="preserve"> </w:t>
      </w:r>
      <w:r w:rsidR="00343C3F">
        <w:rPr>
          <w:lang w:eastAsia="zh-CN"/>
        </w:rPr>
        <w:t xml:space="preserve">the </w:t>
      </w:r>
      <w:r>
        <w:rPr>
          <w:rFonts w:hint="eastAsia"/>
          <w:lang w:eastAsia="zh-CN"/>
        </w:rPr>
        <w:t>geometric model</w:t>
      </w:r>
      <w:r w:rsidR="004474F5">
        <w:rPr>
          <w:rFonts w:hint="eastAsia"/>
          <w:lang w:eastAsia="zh-CN"/>
        </w:rPr>
        <w:t xml:space="preserve">.  </w:t>
      </w:r>
      <w:r>
        <w:rPr>
          <w:rFonts w:hint="eastAsia"/>
          <w:lang w:eastAsia="zh-CN"/>
        </w:rPr>
        <w:t xml:space="preserve">Related parameters are </w:t>
      </w:r>
      <w:r w:rsidR="00506899">
        <w:rPr>
          <w:rFonts w:hint="eastAsia"/>
          <w:lang w:eastAsia="zh-CN"/>
        </w:rPr>
        <w:t>given</w:t>
      </w:r>
      <w:r>
        <w:rPr>
          <w:rFonts w:hint="eastAsia"/>
          <w:lang w:eastAsia="zh-CN"/>
        </w:rPr>
        <w:t xml:space="preserve"> in </w:t>
      </w:r>
      <w:r w:rsidR="005F5019">
        <w:rPr>
          <w:lang w:eastAsia="zh-CN"/>
        </w:rPr>
        <w:fldChar w:fldCharType="begin"/>
      </w:r>
      <w:r w:rsidR="00506899">
        <w:rPr>
          <w:lang w:eastAsia="zh-CN"/>
        </w:rPr>
        <w:instrText xml:space="preserve"> </w:instrText>
      </w:r>
      <w:r w:rsidR="00506899">
        <w:rPr>
          <w:rFonts w:hint="eastAsia"/>
          <w:lang w:eastAsia="zh-CN"/>
        </w:rPr>
        <w:instrText>REF _Ref365407322 \h</w:instrText>
      </w:r>
      <w:r w:rsidR="00506899">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3</w:t>
      </w:r>
      <w:r w:rsidR="005F5019">
        <w:rPr>
          <w:lang w:eastAsia="zh-CN"/>
        </w:rPr>
        <w:fldChar w:fldCharType="end"/>
      </w:r>
      <w:r w:rsidR="004474F5">
        <w:rPr>
          <w:rFonts w:hint="eastAsia"/>
          <w:lang w:eastAsia="zh-CN"/>
        </w:rPr>
        <w:t xml:space="preserve">.  </w:t>
      </w:r>
      <w:r>
        <w:rPr>
          <w:rFonts w:hint="eastAsia"/>
          <w:lang w:eastAsia="zh-CN"/>
        </w:rPr>
        <w:t>The pH</w:t>
      </w:r>
      <w:r w:rsidR="00343C3F">
        <w:rPr>
          <w:lang w:eastAsia="zh-CN"/>
        </w:rPr>
        <w:t>-</w:t>
      </w:r>
      <w:r>
        <w:rPr>
          <w:rFonts w:hint="eastAsia"/>
          <w:lang w:eastAsia="zh-CN"/>
        </w:rPr>
        <w:t xml:space="preserve">dependent kinetic reaction of albite </w:t>
      </w:r>
      <w:r w:rsidR="00343C3F">
        <w:rPr>
          <w:lang w:eastAsia="zh-CN"/>
        </w:rPr>
        <w:t>i</w:t>
      </w:r>
      <w:r>
        <w:rPr>
          <w:rFonts w:hint="eastAsia"/>
          <w:lang w:eastAsia="zh-CN"/>
        </w:rPr>
        <w:t>s described by a model with two parallel reaction pathways (</w:t>
      </w:r>
      <w:r>
        <w:rPr>
          <w:lang w:eastAsia="zh-CN"/>
        </w:rPr>
        <w:t>Wollast and Chou</w:t>
      </w:r>
      <w:r w:rsidRPr="00751630">
        <w:rPr>
          <w:lang w:eastAsia="zh-CN"/>
        </w:rPr>
        <w:t xml:space="preserve"> 1985</w:t>
      </w:r>
      <w:r>
        <w:rPr>
          <w:rFonts w:hint="eastAsia"/>
          <w:lang w:eastAsia="zh-CN"/>
        </w:rPr>
        <w:t xml:space="preserve">) </w:t>
      </w:r>
      <w:r w:rsidR="00343C3F">
        <w:rPr>
          <w:rFonts w:hint="eastAsia"/>
          <w:lang w:eastAsia="zh-CN"/>
        </w:rPr>
        <w:t>as described in section</w:t>
      </w:r>
      <w:r w:rsidR="000869B3">
        <w:rPr>
          <w:lang w:eastAsia="zh-CN"/>
        </w:rPr>
        <w:t xml:space="preserve"> “</w:t>
      </w:r>
      <w:r w:rsidR="000869B3" w:rsidRPr="000869B3">
        <w:rPr>
          <w:lang w:eastAsia="zh-CN"/>
        </w:rPr>
        <w:t>Surface-controlled rate expressions</w:t>
      </w:r>
      <w:r w:rsidR="000869B3">
        <w:rPr>
          <w:lang w:eastAsia="zh-CN"/>
        </w:rPr>
        <w:t>” in the user manual</w:t>
      </w:r>
      <w:r w:rsidR="00343C3F">
        <w:rPr>
          <w:lang w:eastAsia="zh-CN"/>
        </w:rPr>
        <w:t>.</w:t>
      </w:r>
    </w:p>
    <w:p w14:paraId="7DF9EE29" w14:textId="2B7AE977" w:rsidR="00200807" w:rsidRDefault="00200807" w:rsidP="00AE6CCB">
      <w:pPr>
        <w:pStyle w:val="StyleCaptionTableCaptionBold"/>
        <w:rPr>
          <w:lang w:eastAsia="zh-CN"/>
        </w:rPr>
      </w:pPr>
      <w:bookmarkStart w:id="707" w:name="_Ref365407322"/>
      <w:bookmarkStart w:id="708" w:name="_Toc520374944"/>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w:t>
      </w:r>
      <w:r w:rsidR="00FE1AD3">
        <w:fldChar w:fldCharType="end"/>
      </w:r>
      <w:bookmarkEnd w:id="707"/>
      <w:r w:rsidR="00142D8D">
        <w:t xml:space="preserve">: </w:t>
      </w:r>
      <w:r w:rsidRPr="00A50927">
        <w:rPr>
          <w:rFonts w:hint="eastAsia"/>
        </w:rPr>
        <w:t>G</w:t>
      </w:r>
      <w:r w:rsidRPr="00A50927">
        <w:t>eometric</w:t>
      </w:r>
      <w:r w:rsidRPr="00A50927">
        <w:rPr>
          <w:rFonts w:hint="eastAsia"/>
        </w:rPr>
        <w:t xml:space="preserve"> updat</w:t>
      </w:r>
      <w:r w:rsidR="00343C3F">
        <w:t>e</w:t>
      </w:r>
      <w:r w:rsidRPr="00A50927">
        <w:rPr>
          <w:rFonts w:hint="eastAsia"/>
        </w:rPr>
        <w:t xml:space="preserve"> model parameters for calcite and albite</w:t>
      </w:r>
      <w:r>
        <w:rPr>
          <w:rFonts w:hint="eastAsia"/>
          <w:lang w:eastAsia="zh-CN"/>
        </w:rPr>
        <w:t xml:space="preserve"> </w:t>
      </w:r>
      <w:r w:rsidR="00506899" w:rsidRPr="00ED3698">
        <w:t xml:space="preserve">for </w:t>
      </w:r>
      <w:r w:rsidR="009C7D7C">
        <w:t>demonstration</w:t>
      </w:r>
      <w:r w:rsidR="007F69A7">
        <w:rPr>
          <w:rFonts w:hint="eastAsia"/>
          <w:lang w:eastAsia="zh-CN"/>
        </w:rPr>
        <w:t xml:space="preserve"> example</w:t>
      </w:r>
      <w:r w:rsidR="00506899" w:rsidRPr="00ED3698">
        <w:t xml:space="preserve"> </w:t>
      </w:r>
      <w:r w:rsidR="00506899" w:rsidRPr="009C7D7C">
        <w:rPr>
          <w:rFonts w:hint="eastAsia"/>
          <w:i/>
          <w:lang w:eastAsia="zh-CN"/>
        </w:rPr>
        <w:t>albite</w:t>
      </w:r>
      <w:bookmarkEnd w:id="708"/>
    </w:p>
    <w:tbl>
      <w:tblPr>
        <w:tblW w:w="5000" w:type="pct"/>
        <w:tblBorders>
          <w:top w:val="single" w:sz="4" w:space="0" w:color="auto"/>
          <w:bottom w:val="single" w:sz="4" w:space="0" w:color="auto"/>
        </w:tblBorders>
        <w:tblLook w:val="04A0" w:firstRow="1" w:lastRow="0" w:firstColumn="1" w:lastColumn="0" w:noHBand="0" w:noVBand="1"/>
      </w:tblPr>
      <w:tblGrid>
        <w:gridCol w:w="3770"/>
        <w:gridCol w:w="990"/>
        <w:gridCol w:w="1212"/>
        <w:gridCol w:w="1245"/>
        <w:gridCol w:w="1423"/>
      </w:tblGrid>
      <w:tr w:rsidR="00200807" w:rsidRPr="00ED3698" w14:paraId="1342DA86" w14:textId="77777777" w:rsidTr="00A50F3C">
        <w:trPr>
          <w:trHeight w:val="300"/>
        </w:trPr>
        <w:tc>
          <w:tcPr>
            <w:tcW w:w="2199" w:type="pct"/>
            <w:tcBorders>
              <w:bottom w:val="single" w:sz="4" w:space="0" w:color="auto"/>
            </w:tcBorders>
            <w:shd w:val="clear" w:color="auto" w:fill="D9D9D9"/>
            <w:noWrap/>
            <w:vAlign w:val="center"/>
            <w:hideMark/>
          </w:tcPr>
          <w:p w14:paraId="78329673" w14:textId="77777777" w:rsidR="00200807" w:rsidRPr="00ED3698" w:rsidRDefault="00200807" w:rsidP="00A50F3C">
            <w:pPr>
              <w:spacing w:before="0" w:after="0"/>
              <w:jc w:val="left"/>
              <w:rPr>
                <w:b/>
                <w:color w:val="000000"/>
                <w:lang w:eastAsia="en-CA"/>
              </w:rPr>
            </w:pPr>
            <w:r w:rsidRPr="00ED3698">
              <w:rPr>
                <w:b/>
                <w:color w:val="000000"/>
                <w:lang w:eastAsia="en-CA"/>
              </w:rPr>
              <w:t>Parameter</w:t>
            </w:r>
          </w:p>
        </w:tc>
        <w:tc>
          <w:tcPr>
            <w:tcW w:w="506" w:type="pct"/>
            <w:tcBorders>
              <w:bottom w:val="single" w:sz="4" w:space="0" w:color="auto"/>
            </w:tcBorders>
            <w:shd w:val="clear" w:color="auto" w:fill="D9D9D9"/>
            <w:noWrap/>
            <w:vAlign w:val="center"/>
            <w:hideMark/>
          </w:tcPr>
          <w:p w14:paraId="47C2A7D9" w14:textId="77777777" w:rsidR="00200807" w:rsidRPr="00ED3698" w:rsidRDefault="00A50F3C" w:rsidP="00A50F3C">
            <w:pPr>
              <w:spacing w:before="0" w:after="0"/>
              <w:jc w:val="left"/>
              <w:rPr>
                <w:b/>
                <w:color w:val="000000"/>
                <w:lang w:eastAsia="zh-CN"/>
              </w:rPr>
            </w:pPr>
            <w:r>
              <w:rPr>
                <w:rFonts w:hint="eastAsia"/>
                <w:b/>
                <w:color w:val="000000"/>
                <w:lang w:eastAsia="zh-CN"/>
              </w:rPr>
              <w:t>Symbol</w:t>
            </w:r>
          </w:p>
        </w:tc>
        <w:tc>
          <w:tcPr>
            <w:tcW w:w="718" w:type="pct"/>
            <w:tcBorders>
              <w:bottom w:val="single" w:sz="4" w:space="0" w:color="auto"/>
            </w:tcBorders>
            <w:shd w:val="clear" w:color="auto" w:fill="D9D9D9"/>
            <w:vAlign w:val="center"/>
          </w:tcPr>
          <w:p w14:paraId="11AE033B" w14:textId="77777777" w:rsidR="00200807" w:rsidRPr="00ED3698" w:rsidRDefault="00200807" w:rsidP="00A50F3C">
            <w:pPr>
              <w:spacing w:before="0" w:after="0"/>
              <w:jc w:val="left"/>
              <w:rPr>
                <w:b/>
                <w:color w:val="000000"/>
                <w:lang w:eastAsia="zh-CN"/>
              </w:rPr>
            </w:pPr>
            <w:r>
              <w:rPr>
                <w:rFonts w:hint="eastAsia"/>
                <w:b/>
                <w:color w:val="000000"/>
                <w:lang w:eastAsia="zh-CN"/>
              </w:rPr>
              <w:t>Calcite</w:t>
            </w:r>
          </w:p>
        </w:tc>
        <w:tc>
          <w:tcPr>
            <w:tcW w:w="737" w:type="pct"/>
            <w:tcBorders>
              <w:bottom w:val="single" w:sz="4" w:space="0" w:color="auto"/>
            </w:tcBorders>
            <w:shd w:val="clear" w:color="auto" w:fill="D9D9D9"/>
            <w:vAlign w:val="center"/>
          </w:tcPr>
          <w:p w14:paraId="5BBEA847" w14:textId="77777777" w:rsidR="00200807" w:rsidRPr="00FC4488" w:rsidRDefault="00200807" w:rsidP="00A50F3C">
            <w:pPr>
              <w:spacing w:before="0" w:after="0"/>
              <w:jc w:val="left"/>
              <w:rPr>
                <w:b/>
                <w:color w:val="000000"/>
                <w:lang w:eastAsia="zh-CN"/>
              </w:rPr>
            </w:pPr>
            <w:r>
              <w:rPr>
                <w:rFonts w:hint="eastAsia"/>
                <w:b/>
                <w:color w:val="000000"/>
                <w:lang w:eastAsia="zh-CN"/>
              </w:rPr>
              <w:t>Albite</w:t>
            </w:r>
          </w:p>
        </w:tc>
        <w:tc>
          <w:tcPr>
            <w:tcW w:w="840" w:type="pct"/>
            <w:tcBorders>
              <w:bottom w:val="single" w:sz="4" w:space="0" w:color="auto"/>
            </w:tcBorders>
            <w:shd w:val="clear" w:color="auto" w:fill="D9D9D9"/>
            <w:noWrap/>
            <w:vAlign w:val="center"/>
            <w:hideMark/>
          </w:tcPr>
          <w:p w14:paraId="3C4A8E53" w14:textId="77777777" w:rsidR="00200807" w:rsidRPr="00ED3698" w:rsidRDefault="00200807" w:rsidP="00A50F3C">
            <w:pPr>
              <w:spacing w:before="0" w:after="0"/>
              <w:jc w:val="left"/>
              <w:rPr>
                <w:b/>
                <w:color w:val="000000"/>
                <w:lang w:eastAsia="en-CA"/>
              </w:rPr>
            </w:pPr>
            <w:r w:rsidRPr="00FC4488">
              <w:rPr>
                <w:b/>
                <w:color w:val="000000"/>
                <w:lang w:eastAsia="en-CA"/>
              </w:rPr>
              <w:t>Unit</w:t>
            </w:r>
          </w:p>
        </w:tc>
      </w:tr>
      <w:tr w:rsidR="00200807" w:rsidRPr="00ED3698" w14:paraId="7FAAE6A9" w14:textId="77777777" w:rsidTr="00F67966">
        <w:trPr>
          <w:trHeight w:val="300"/>
        </w:trPr>
        <w:tc>
          <w:tcPr>
            <w:tcW w:w="2199" w:type="pct"/>
            <w:tcBorders>
              <w:top w:val="single" w:sz="4" w:space="0" w:color="auto"/>
              <w:bottom w:val="nil"/>
            </w:tcBorders>
            <w:shd w:val="clear" w:color="auto" w:fill="auto"/>
            <w:noWrap/>
            <w:vAlign w:val="bottom"/>
            <w:hideMark/>
          </w:tcPr>
          <w:p w14:paraId="06C60E64" w14:textId="77777777" w:rsidR="00200807" w:rsidRPr="00ED3698" w:rsidRDefault="00200807" w:rsidP="009C7D7C">
            <w:pPr>
              <w:spacing w:before="0" w:after="0"/>
              <w:rPr>
                <w:color w:val="000000"/>
                <w:lang w:eastAsia="en-CA"/>
              </w:rPr>
            </w:pPr>
            <w:r>
              <w:rPr>
                <w:rFonts w:hint="eastAsia"/>
                <w:lang w:eastAsia="zh-CN"/>
              </w:rPr>
              <w:t>S</w:t>
            </w:r>
            <w:r w:rsidR="009C7D7C">
              <w:rPr>
                <w:lang w:eastAsia="zh-CN"/>
              </w:rPr>
              <w:t>urface area</w:t>
            </w:r>
          </w:p>
        </w:tc>
        <w:tc>
          <w:tcPr>
            <w:tcW w:w="506" w:type="pct"/>
            <w:tcBorders>
              <w:top w:val="single" w:sz="4" w:space="0" w:color="auto"/>
              <w:bottom w:val="nil"/>
            </w:tcBorders>
            <w:shd w:val="clear" w:color="auto" w:fill="auto"/>
            <w:noWrap/>
            <w:vAlign w:val="bottom"/>
            <w:hideMark/>
          </w:tcPr>
          <w:p w14:paraId="7722BF48" w14:textId="77777777" w:rsidR="00200807" w:rsidRPr="00343C3F" w:rsidRDefault="00200807" w:rsidP="00A50927">
            <w:pPr>
              <w:spacing w:before="0" w:after="0"/>
              <w:rPr>
                <w:i/>
                <w:color w:val="000000"/>
                <w:lang w:eastAsia="zh-CN"/>
              </w:rPr>
            </w:pPr>
            <w:r w:rsidRPr="00343C3F">
              <w:rPr>
                <w:rFonts w:hint="eastAsia"/>
                <w:i/>
                <w:color w:val="000000"/>
                <w:lang w:eastAsia="zh-CN"/>
              </w:rPr>
              <w:t>S</w:t>
            </w:r>
          </w:p>
        </w:tc>
        <w:tc>
          <w:tcPr>
            <w:tcW w:w="718" w:type="pct"/>
            <w:tcBorders>
              <w:top w:val="single" w:sz="4" w:space="0" w:color="auto"/>
              <w:bottom w:val="nil"/>
            </w:tcBorders>
          </w:tcPr>
          <w:p w14:paraId="0B112CC3" w14:textId="77777777" w:rsidR="00200807" w:rsidRPr="00ED3698" w:rsidRDefault="00200807" w:rsidP="00A50927">
            <w:pPr>
              <w:spacing w:before="0" w:after="0"/>
              <w:rPr>
                <w:color w:val="000000"/>
                <w:lang w:eastAsia="zh-CN"/>
              </w:rPr>
            </w:pPr>
            <w:r>
              <w:rPr>
                <w:rFonts w:hint="eastAsia"/>
                <w:color w:val="000000"/>
                <w:lang w:eastAsia="zh-CN"/>
              </w:rPr>
              <w:t>0.10</w:t>
            </w:r>
          </w:p>
        </w:tc>
        <w:tc>
          <w:tcPr>
            <w:tcW w:w="737" w:type="pct"/>
            <w:tcBorders>
              <w:top w:val="single" w:sz="4" w:space="0" w:color="auto"/>
              <w:bottom w:val="nil"/>
            </w:tcBorders>
          </w:tcPr>
          <w:p w14:paraId="2CEEF534" w14:textId="77777777" w:rsidR="00200807" w:rsidRDefault="00200807" w:rsidP="00A50927">
            <w:pPr>
              <w:spacing w:before="0" w:after="0"/>
              <w:rPr>
                <w:color w:val="000000"/>
                <w:lang w:eastAsia="zh-CN"/>
              </w:rPr>
            </w:pPr>
            <w:r>
              <w:rPr>
                <w:rFonts w:hint="eastAsia"/>
                <w:color w:val="000000"/>
                <w:lang w:eastAsia="zh-CN"/>
              </w:rPr>
              <w:t>0.10</w:t>
            </w:r>
          </w:p>
        </w:tc>
        <w:tc>
          <w:tcPr>
            <w:tcW w:w="840" w:type="pct"/>
            <w:tcBorders>
              <w:top w:val="single" w:sz="4" w:space="0" w:color="auto"/>
              <w:bottom w:val="nil"/>
            </w:tcBorders>
            <w:shd w:val="clear" w:color="auto" w:fill="auto"/>
            <w:noWrap/>
            <w:vAlign w:val="bottom"/>
            <w:hideMark/>
          </w:tcPr>
          <w:p w14:paraId="6641A6DA" w14:textId="77777777" w:rsidR="00200807" w:rsidRPr="00ED3698" w:rsidRDefault="00200807" w:rsidP="009C7D7C">
            <w:pPr>
              <w:spacing w:before="0" w:after="0"/>
              <w:rPr>
                <w:color w:val="000000"/>
                <w:lang w:eastAsia="zh-CN"/>
              </w:rPr>
            </w:pPr>
            <w:r>
              <w:rPr>
                <w:rFonts w:hint="eastAsia"/>
                <w:color w:val="000000"/>
                <w:lang w:eastAsia="zh-CN"/>
              </w:rPr>
              <w:t>[</w:t>
            </w:r>
            <w:r w:rsidR="009C7D7C">
              <w:rPr>
                <w:color w:val="000000"/>
                <w:lang w:eastAsia="zh-CN"/>
              </w:rPr>
              <w:t>m</w:t>
            </w:r>
            <w:r w:rsidR="009C7D7C" w:rsidRPr="009C7D7C">
              <w:rPr>
                <w:color w:val="000000"/>
                <w:vertAlign w:val="superscript"/>
                <w:lang w:eastAsia="zh-CN"/>
              </w:rPr>
              <w:t>2</w:t>
            </w:r>
            <w:r w:rsidR="009C7D7C">
              <w:rPr>
                <w:color w:val="000000"/>
                <w:lang w:eastAsia="zh-CN"/>
              </w:rPr>
              <w:t xml:space="preserve"> l</w:t>
            </w:r>
            <w:r w:rsidR="009C7D7C" w:rsidRPr="009C7D7C">
              <w:rPr>
                <w:color w:val="000000"/>
                <w:vertAlign w:val="superscript"/>
                <w:lang w:eastAsia="zh-CN"/>
              </w:rPr>
              <w:t>-1</w:t>
            </w:r>
            <w:r w:rsidR="009C7D7C">
              <w:rPr>
                <w:color w:val="000000"/>
                <w:lang w:eastAsia="zh-CN"/>
              </w:rPr>
              <w:t xml:space="preserve"> bulk</w:t>
            </w:r>
            <w:r>
              <w:rPr>
                <w:rFonts w:hint="eastAsia"/>
                <w:color w:val="000000"/>
                <w:lang w:eastAsia="zh-CN"/>
              </w:rPr>
              <w:t>]</w:t>
            </w:r>
          </w:p>
        </w:tc>
      </w:tr>
      <w:tr w:rsidR="00200807" w:rsidRPr="00ED3698" w14:paraId="35E29C98" w14:textId="77777777" w:rsidTr="00F67966">
        <w:trPr>
          <w:trHeight w:val="300"/>
        </w:trPr>
        <w:tc>
          <w:tcPr>
            <w:tcW w:w="2199" w:type="pct"/>
            <w:tcBorders>
              <w:top w:val="nil"/>
              <w:bottom w:val="nil"/>
            </w:tcBorders>
            <w:shd w:val="clear" w:color="auto" w:fill="auto"/>
            <w:noWrap/>
            <w:vAlign w:val="bottom"/>
            <w:hideMark/>
          </w:tcPr>
          <w:p w14:paraId="5A5FF00F" w14:textId="77777777" w:rsidR="00200807" w:rsidRPr="00ED3698" w:rsidRDefault="00343C3F" w:rsidP="00A50927">
            <w:pPr>
              <w:spacing w:before="0" w:after="0"/>
              <w:rPr>
                <w:color w:val="000000"/>
                <w:lang w:eastAsia="en-CA"/>
              </w:rPr>
            </w:pPr>
            <w:r>
              <w:rPr>
                <w:lang w:eastAsia="zh-CN"/>
              </w:rPr>
              <w:t xml:space="preserve">Initial </w:t>
            </w:r>
            <w:r w:rsidR="00200807">
              <w:rPr>
                <w:lang w:eastAsia="zh-CN"/>
              </w:rPr>
              <w:t>particle radius</w:t>
            </w:r>
          </w:p>
        </w:tc>
        <w:tc>
          <w:tcPr>
            <w:tcW w:w="506" w:type="pct"/>
            <w:tcBorders>
              <w:top w:val="nil"/>
              <w:bottom w:val="nil"/>
            </w:tcBorders>
            <w:shd w:val="clear" w:color="auto" w:fill="auto"/>
            <w:noWrap/>
            <w:vAlign w:val="bottom"/>
            <w:hideMark/>
          </w:tcPr>
          <w:p w14:paraId="2D89434C" w14:textId="77777777" w:rsidR="00200807" w:rsidRPr="00343C3F" w:rsidRDefault="00200807" w:rsidP="00343C3F">
            <w:pPr>
              <w:spacing w:before="0" w:after="0"/>
              <w:rPr>
                <w:i/>
                <w:color w:val="000000"/>
                <w:lang w:eastAsia="zh-CN"/>
              </w:rPr>
            </w:pPr>
            <w:r w:rsidRPr="00343C3F">
              <w:rPr>
                <w:rFonts w:ascii="Cambria Math" w:hAnsi="Cambria Math" w:cs="Cambria Math" w:hint="eastAsia"/>
                <w:i/>
                <w:color w:val="000000"/>
                <w:lang w:eastAsia="zh-CN"/>
              </w:rPr>
              <w:t>r</w:t>
            </w:r>
            <w:r w:rsidRPr="00343C3F">
              <w:rPr>
                <w:rFonts w:ascii="Cambria Math" w:hAnsi="Cambria Math" w:cs="Cambria Math" w:hint="eastAsia"/>
                <w:i/>
                <w:color w:val="000000"/>
                <w:vertAlign w:val="subscript"/>
                <w:lang w:eastAsia="zh-CN"/>
              </w:rPr>
              <w:t>i</w:t>
            </w:r>
          </w:p>
        </w:tc>
        <w:tc>
          <w:tcPr>
            <w:tcW w:w="718" w:type="pct"/>
            <w:tcBorders>
              <w:top w:val="nil"/>
              <w:bottom w:val="nil"/>
            </w:tcBorders>
          </w:tcPr>
          <w:p w14:paraId="05E777E8" w14:textId="77777777" w:rsidR="00200807" w:rsidRPr="00ED3698" w:rsidRDefault="00200807" w:rsidP="00A50927">
            <w:pPr>
              <w:spacing w:before="0" w:after="0"/>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4</w:t>
            </w:r>
          </w:p>
        </w:tc>
        <w:tc>
          <w:tcPr>
            <w:tcW w:w="737" w:type="pct"/>
            <w:tcBorders>
              <w:top w:val="nil"/>
              <w:bottom w:val="nil"/>
            </w:tcBorders>
          </w:tcPr>
          <w:p w14:paraId="1BEFA2BA" w14:textId="77777777" w:rsidR="00200807" w:rsidRDefault="00200807" w:rsidP="00A50927">
            <w:pPr>
              <w:spacing w:before="0" w:after="0"/>
            </w:pPr>
            <w:r w:rsidRPr="00D8703B">
              <w:rPr>
                <w:color w:val="000000"/>
                <w:lang w:eastAsia="en-CA"/>
              </w:rPr>
              <w:t>1</w:t>
            </w:r>
            <w:r w:rsidRPr="00D8703B">
              <w:rPr>
                <w:rFonts w:hint="eastAsia"/>
                <w:color w:val="000000"/>
                <w:lang w:eastAsia="zh-CN"/>
              </w:rPr>
              <w:t>.5</w:t>
            </w:r>
            <w:r w:rsidRPr="00D8703B">
              <w:rPr>
                <w:color w:val="000000"/>
                <w:lang w:eastAsia="zh-CN"/>
              </w:rPr>
              <w:t>×</w:t>
            </w:r>
            <w:r w:rsidRPr="00D8703B">
              <w:rPr>
                <w:color w:val="000000"/>
                <w:lang w:eastAsia="en-CA"/>
              </w:rPr>
              <w:t>10</w:t>
            </w:r>
            <w:r w:rsidRPr="00D8703B">
              <w:rPr>
                <w:color w:val="000000"/>
                <w:vertAlign w:val="superscript"/>
                <w:lang w:eastAsia="en-CA"/>
              </w:rPr>
              <w:t>-</w:t>
            </w:r>
            <w:r w:rsidRPr="00D8703B">
              <w:rPr>
                <w:rFonts w:hint="eastAsia"/>
                <w:color w:val="000000"/>
                <w:vertAlign w:val="superscript"/>
                <w:lang w:eastAsia="zh-CN"/>
              </w:rPr>
              <w:t>4</w:t>
            </w:r>
          </w:p>
        </w:tc>
        <w:tc>
          <w:tcPr>
            <w:tcW w:w="840" w:type="pct"/>
            <w:tcBorders>
              <w:top w:val="nil"/>
              <w:bottom w:val="nil"/>
            </w:tcBorders>
            <w:shd w:val="clear" w:color="auto" w:fill="auto"/>
            <w:noWrap/>
            <w:vAlign w:val="bottom"/>
            <w:hideMark/>
          </w:tcPr>
          <w:p w14:paraId="534269D3" w14:textId="77777777" w:rsidR="00200807" w:rsidRPr="00ED3698" w:rsidRDefault="00200807" w:rsidP="00A50927">
            <w:pPr>
              <w:spacing w:before="0" w:after="0"/>
              <w:rPr>
                <w:color w:val="000000"/>
                <w:lang w:eastAsia="zh-CN"/>
              </w:rPr>
            </w:pPr>
            <w:r>
              <w:rPr>
                <w:rFonts w:hint="eastAsia"/>
                <w:color w:val="000000"/>
                <w:lang w:eastAsia="zh-CN"/>
              </w:rPr>
              <w:t>[m]</w:t>
            </w:r>
          </w:p>
        </w:tc>
      </w:tr>
      <w:tr w:rsidR="00200807" w:rsidRPr="00ED3698" w14:paraId="046AA792" w14:textId="77777777" w:rsidTr="00F67966">
        <w:trPr>
          <w:trHeight w:val="300"/>
        </w:trPr>
        <w:tc>
          <w:tcPr>
            <w:tcW w:w="2199" w:type="pct"/>
            <w:tcBorders>
              <w:top w:val="nil"/>
              <w:bottom w:val="nil"/>
            </w:tcBorders>
            <w:shd w:val="clear" w:color="auto" w:fill="auto"/>
            <w:noWrap/>
            <w:vAlign w:val="bottom"/>
            <w:hideMark/>
          </w:tcPr>
          <w:p w14:paraId="519E3DFF" w14:textId="77777777" w:rsidR="00200807" w:rsidRPr="00ED3698" w:rsidRDefault="00343C3F" w:rsidP="00343C3F">
            <w:pPr>
              <w:spacing w:before="0" w:after="0"/>
              <w:rPr>
                <w:color w:val="000000"/>
                <w:lang w:eastAsia="en-CA"/>
              </w:rPr>
            </w:pPr>
            <w:r>
              <w:rPr>
                <w:color w:val="000000"/>
                <w:lang w:eastAsia="en-CA"/>
              </w:rPr>
              <w:t xml:space="preserve">Particle radius </w:t>
            </w:r>
          </w:p>
        </w:tc>
        <w:tc>
          <w:tcPr>
            <w:tcW w:w="506" w:type="pct"/>
            <w:tcBorders>
              <w:top w:val="nil"/>
              <w:bottom w:val="nil"/>
            </w:tcBorders>
            <w:shd w:val="clear" w:color="auto" w:fill="auto"/>
            <w:noWrap/>
            <w:vAlign w:val="bottom"/>
            <w:hideMark/>
          </w:tcPr>
          <w:p w14:paraId="3EBD441E" w14:textId="77777777" w:rsidR="00200807" w:rsidRPr="00343C3F" w:rsidRDefault="00200807" w:rsidP="00343C3F">
            <w:pPr>
              <w:spacing w:before="0" w:after="0"/>
              <w:rPr>
                <w:i/>
                <w:color w:val="000000"/>
                <w:lang w:eastAsia="zh-CN"/>
              </w:rPr>
            </w:pPr>
            <w:r w:rsidRPr="00343C3F">
              <w:rPr>
                <w:rFonts w:hint="eastAsia"/>
                <w:i/>
                <w:color w:val="000000"/>
                <w:lang w:eastAsia="zh-CN"/>
              </w:rPr>
              <w:t>r</w:t>
            </w:r>
            <w:r w:rsidRPr="00343C3F">
              <w:rPr>
                <w:rFonts w:hint="eastAsia"/>
                <w:i/>
                <w:color w:val="000000"/>
                <w:vertAlign w:val="subscript"/>
                <w:lang w:eastAsia="zh-CN"/>
              </w:rPr>
              <w:t>s</w:t>
            </w:r>
          </w:p>
        </w:tc>
        <w:tc>
          <w:tcPr>
            <w:tcW w:w="718" w:type="pct"/>
            <w:tcBorders>
              <w:top w:val="nil"/>
              <w:bottom w:val="nil"/>
            </w:tcBorders>
          </w:tcPr>
          <w:p w14:paraId="7DEAFCA0" w14:textId="77777777" w:rsidR="00200807" w:rsidRPr="00ED3698" w:rsidRDefault="00200807" w:rsidP="00A50927">
            <w:pPr>
              <w:spacing w:before="0" w:after="0"/>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4</w:t>
            </w:r>
          </w:p>
        </w:tc>
        <w:tc>
          <w:tcPr>
            <w:tcW w:w="737" w:type="pct"/>
            <w:tcBorders>
              <w:top w:val="nil"/>
              <w:bottom w:val="nil"/>
            </w:tcBorders>
          </w:tcPr>
          <w:p w14:paraId="3AEA7C23" w14:textId="77777777" w:rsidR="00200807" w:rsidRDefault="00200807" w:rsidP="00A50927">
            <w:pPr>
              <w:spacing w:before="0" w:after="0"/>
            </w:pPr>
            <w:r w:rsidRPr="00D8703B">
              <w:rPr>
                <w:color w:val="000000"/>
                <w:lang w:eastAsia="en-CA"/>
              </w:rPr>
              <w:t>1</w:t>
            </w:r>
            <w:r w:rsidRPr="00D8703B">
              <w:rPr>
                <w:rFonts w:hint="eastAsia"/>
                <w:color w:val="000000"/>
                <w:lang w:eastAsia="zh-CN"/>
              </w:rPr>
              <w:t>.5</w:t>
            </w:r>
            <w:r w:rsidRPr="00D8703B">
              <w:rPr>
                <w:color w:val="000000"/>
                <w:lang w:eastAsia="zh-CN"/>
              </w:rPr>
              <w:t>×</w:t>
            </w:r>
            <w:r w:rsidRPr="00D8703B">
              <w:rPr>
                <w:color w:val="000000"/>
                <w:lang w:eastAsia="en-CA"/>
              </w:rPr>
              <w:t>10</w:t>
            </w:r>
            <w:r w:rsidRPr="00D8703B">
              <w:rPr>
                <w:color w:val="000000"/>
                <w:vertAlign w:val="superscript"/>
                <w:lang w:eastAsia="en-CA"/>
              </w:rPr>
              <w:t>-</w:t>
            </w:r>
            <w:r w:rsidRPr="00D8703B">
              <w:rPr>
                <w:rFonts w:hint="eastAsia"/>
                <w:color w:val="000000"/>
                <w:vertAlign w:val="superscript"/>
                <w:lang w:eastAsia="zh-CN"/>
              </w:rPr>
              <w:t>4</w:t>
            </w:r>
          </w:p>
        </w:tc>
        <w:tc>
          <w:tcPr>
            <w:tcW w:w="840" w:type="pct"/>
            <w:tcBorders>
              <w:top w:val="nil"/>
              <w:bottom w:val="nil"/>
            </w:tcBorders>
            <w:shd w:val="clear" w:color="auto" w:fill="auto"/>
            <w:noWrap/>
            <w:hideMark/>
          </w:tcPr>
          <w:p w14:paraId="50A927DA" w14:textId="77777777" w:rsidR="00200807" w:rsidRDefault="00200807" w:rsidP="00A50927">
            <w:pPr>
              <w:spacing w:before="0" w:after="0"/>
            </w:pPr>
            <w:r w:rsidRPr="00CE69C5">
              <w:rPr>
                <w:rFonts w:hint="eastAsia"/>
                <w:color w:val="000000"/>
                <w:lang w:eastAsia="zh-CN"/>
              </w:rPr>
              <w:t>[m]</w:t>
            </w:r>
          </w:p>
        </w:tc>
      </w:tr>
      <w:tr w:rsidR="00200807" w:rsidRPr="00ED3698" w14:paraId="15C9B7AC" w14:textId="77777777" w:rsidTr="00F67966">
        <w:trPr>
          <w:trHeight w:val="300"/>
        </w:trPr>
        <w:tc>
          <w:tcPr>
            <w:tcW w:w="2199" w:type="pct"/>
            <w:tcBorders>
              <w:top w:val="nil"/>
              <w:bottom w:val="single" w:sz="4" w:space="0" w:color="auto"/>
            </w:tcBorders>
            <w:shd w:val="clear" w:color="auto" w:fill="auto"/>
            <w:noWrap/>
            <w:vAlign w:val="bottom"/>
          </w:tcPr>
          <w:p w14:paraId="0AAB498F" w14:textId="77777777" w:rsidR="00200807" w:rsidRPr="00ED3698" w:rsidRDefault="00343C3F" w:rsidP="00A50927">
            <w:pPr>
              <w:spacing w:before="0" w:after="0"/>
              <w:rPr>
                <w:color w:val="000000"/>
                <w:lang w:eastAsia="zh-CN"/>
              </w:rPr>
            </w:pPr>
            <w:r>
              <w:rPr>
                <w:color w:val="000000"/>
                <w:lang w:eastAsia="zh-CN"/>
              </w:rPr>
              <w:t xml:space="preserve">Minimum particle radius </w:t>
            </w:r>
          </w:p>
        </w:tc>
        <w:tc>
          <w:tcPr>
            <w:tcW w:w="506" w:type="pct"/>
            <w:tcBorders>
              <w:top w:val="nil"/>
              <w:bottom w:val="single" w:sz="4" w:space="0" w:color="auto"/>
            </w:tcBorders>
            <w:shd w:val="clear" w:color="auto" w:fill="auto"/>
            <w:noWrap/>
            <w:vAlign w:val="bottom"/>
          </w:tcPr>
          <w:p w14:paraId="6831AB4B" w14:textId="77777777" w:rsidR="00200807" w:rsidRPr="00343C3F" w:rsidRDefault="00200807" w:rsidP="00343C3F">
            <w:pPr>
              <w:spacing w:before="0" w:after="0"/>
              <w:rPr>
                <w:i/>
                <w:color w:val="000000"/>
                <w:lang w:eastAsia="zh-CN"/>
              </w:rPr>
            </w:pPr>
            <w:r w:rsidRPr="00343C3F">
              <w:rPr>
                <w:rFonts w:hint="eastAsia"/>
                <w:i/>
                <w:color w:val="000000"/>
                <w:lang w:eastAsia="zh-CN"/>
              </w:rPr>
              <w:t>r</w:t>
            </w:r>
            <w:r w:rsidRPr="00343C3F">
              <w:rPr>
                <w:rFonts w:hint="eastAsia"/>
                <w:i/>
                <w:color w:val="000000"/>
                <w:vertAlign w:val="subscript"/>
                <w:lang w:eastAsia="zh-CN"/>
              </w:rPr>
              <w:t>min</w:t>
            </w:r>
          </w:p>
        </w:tc>
        <w:tc>
          <w:tcPr>
            <w:tcW w:w="718" w:type="pct"/>
            <w:tcBorders>
              <w:top w:val="nil"/>
              <w:bottom w:val="single" w:sz="4" w:space="0" w:color="auto"/>
            </w:tcBorders>
          </w:tcPr>
          <w:p w14:paraId="54854CDD" w14:textId="77777777" w:rsidR="00200807" w:rsidRPr="00ED3698" w:rsidRDefault="00200807" w:rsidP="00A50927">
            <w:pPr>
              <w:spacing w:before="0" w:after="0"/>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737" w:type="pct"/>
            <w:tcBorders>
              <w:top w:val="nil"/>
              <w:bottom w:val="single" w:sz="4" w:space="0" w:color="auto"/>
            </w:tcBorders>
          </w:tcPr>
          <w:p w14:paraId="18E2945A" w14:textId="77777777" w:rsidR="00200807" w:rsidRDefault="00200807" w:rsidP="00A50927">
            <w:pPr>
              <w:spacing w:before="0" w:after="0"/>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840" w:type="pct"/>
            <w:tcBorders>
              <w:top w:val="nil"/>
              <w:bottom w:val="single" w:sz="4" w:space="0" w:color="auto"/>
            </w:tcBorders>
            <w:shd w:val="clear" w:color="auto" w:fill="auto"/>
            <w:noWrap/>
          </w:tcPr>
          <w:p w14:paraId="476200E9" w14:textId="77777777" w:rsidR="00200807" w:rsidRDefault="00200807" w:rsidP="00A50927">
            <w:pPr>
              <w:spacing w:before="0" w:after="0"/>
            </w:pPr>
            <w:r w:rsidRPr="00CE69C5">
              <w:rPr>
                <w:rFonts w:hint="eastAsia"/>
                <w:color w:val="000000"/>
                <w:lang w:eastAsia="zh-CN"/>
              </w:rPr>
              <w:t>[m]</w:t>
            </w:r>
          </w:p>
        </w:tc>
      </w:tr>
    </w:tbl>
    <w:p w14:paraId="769810D5" w14:textId="77777777" w:rsidR="00200807" w:rsidRDefault="00200807" w:rsidP="00C74E04">
      <w:pPr>
        <w:pStyle w:val="Simpleline"/>
        <w:rPr>
          <w:lang w:eastAsia="zh-CN"/>
        </w:rPr>
      </w:pPr>
    </w:p>
    <w:p w14:paraId="42CAA2EE" w14:textId="77777777" w:rsidR="00200807" w:rsidRPr="00192E8E" w:rsidRDefault="00200807" w:rsidP="009D54B1">
      <w:pPr>
        <w:pStyle w:val="StyleHeading4Bold"/>
      </w:pPr>
      <w:bookmarkStart w:id="709" w:name="_Toc520374618"/>
      <w:r w:rsidRPr="00192E8E">
        <w:t>Results</w:t>
      </w:r>
      <w:bookmarkEnd w:id="709"/>
    </w:p>
    <w:p w14:paraId="72D95F7F" w14:textId="00BDA50F" w:rsidR="00200807" w:rsidRPr="00216983" w:rsidRDefault="00200807" w:rsidP="00200807">
      <w:pPr>
        <w:rPr>
          <w:lang w:eastAsia="zh-CN"/>
        </w:rPr>
      </w:pPr>
      <w:r>
        <w:rPr>
          <w:rFonts w:hint="eastAsia"/>
          <w:lang w:eastAsia="zh-CN"/>
        </w:rPr>
        <w:t>Simulated results show that t</w:t>
      </w:r>
      <w:r>
        <w:rPr>
          <w:rFonts w:hint="eastAsia"/>
          <w:szCs w:val="24"/>
          <w:lang w:val="en-CA" w:eastAsia="zh-CN"/>
        </w:rPr>
        <w:t xml:space="preserve">he initial solution </w:t>
      </w:r>
      <w:r w:rsidR="00343C3F">
        <w:rPr>
          <w:szCs w:val="24"/>
          <w:lang w:val="en-CA" w:eastAsia="zh-CN"/>
        </w:rPr>
        <w:t>i</w:t>
      </w:r>
      <w:r>
        <w:rPr>
          <w:rFonts w:hint="eastAsia"/>
          <w:szCs w:val="24"/>
          <w:lang w:val="en-CA" w:eastAsia="zh-CN"/>
        </w:rPr>
        <w:t>s not in equilibrium with calcite and albite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_Ref363052105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Figure </w:t>
      </w:r>
      <w:r w:rsidR="00B560DA">
        <w:rPr>
          <w:noProof/>
        </w:rPr>
        <w:t>3</w:t>
      </w:r>
      <w:r w:rsidR="00B560DA">
        <w:t>.</w:t>
      </w:r>
      <w:r w:rsidR="00B560DA">
        <w:rPr>
          <w:noProof/>
        </w:rPr>
        <w:t>1</w:t>
      </w:r>
      <w:r w:rsidR="005F5019">
        <w:rPr>
          <w:szCs w:val="24"/>
          <w:lang w:val="en-CA" w:eastAsia="zh-CN"/>
        </w:rPr>
        <w:fldChar w:fldCharType="end"/>
      </w:r>
      <w:r>
        <w:rPr>
          <w:rFonts w:hint="eastAsia"/>
          <w:szCs w:val="24"/>
          <w:lang w:val="en-CA" w:eastAsia="zh-CN"/>
        </w:rPr>
        <w:t xml:space="preserve"> </w:t>
      </w:r>
      <w:r w:rsidR="00343C3F">
        <w:rPr>
          <w:szCs w:val="24"/>
          <w:lang w:val="en-CA" w:eastAsia="zh-CN"/>
        </w:rPr>
        <w:t xml:space="preserve">– </w:t>
      </w:r>
      <w:r>
        <w:rPr>
          <w:rFonts w:hint="eastAsia"/>
          <w:szCs w:val="24"/>
          <w:lang w:val="en-CA" w:eastAsia="zh-CN"/>
        </w:rPr>
        <w:t>up</w:t>
      </w:r>
      <w:r w:rsidR="00343C3F">
        <w:rPr>
          <w:szCs w:val="24"/>
          <w:lang w:val="en-CA" w:eastAsia="zh-CN"/>
        </w:rPr>
        <w:t>per panel</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The time needed for calcite to reach equilibrium with the solution (saturation index (SI) =0) was about 3 days, while that for albite is about 400 days</w:t>
      </w:r>
      <w:r w:rsidR="004474F5">
        <w:rPr>
          <w:rFonts w:hint="eastAsia"/>
          <w:szCs w:val="24"/>
          <w:lang w:val="en-CA" w:eastAsia="zh-CN"/>
        </w:rPr>
        <w:t xml:space="preserve">.  </w:t>
      </w:r>
      <w:r>
        <w:rPr>
          <w:szCs w:val="24"/>
          <w:lang w:eastAsia="zh-CN"/>
        </w:rPr>
        <w:t>T</w:t>
      </w:r>
      <w:r>
        <w:rPr>
          <w:rFonts w:hint="eastAsia"/>
          <w:szCs w:val="24"/>
          <w:lang w:eastAsia="zh-CN"/>
        </w:rPr>
        <w:t xml:space="preserve">he concentrations of selected components </w:t>
      </w:r>
      <w:r>
        <w:rPr>
          <w:rFonts w:hint="eastAsia"/>
          <w:szCs w:val="24"/>
          <w:lang w:val="en-CA" w:eastAsia="zh-CN"/>
        </w:rPr>
        <w:t>Ca</w:t>
      </w:r>
      <w:r w:rsidRPr="00EE0CC0">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Na</w:t>
      </w:r>
      <w:r>
        <w:rPr>
          <w:rFonts w:hint="eastAsia"/>
          <w:szCs w:val="24"/>
          <w:vertAlign w:val="superscript"/>
          <w:lang w:val="en-CA" w:eastAsia="zh-CN"/>
        </w:rPr>
        <w:t>+</w:t>
      </w:r>
      <w:r>
        <w:rPr>
          <w:rFonts w:hint="eastAsia"/>
          <w:szCs w:val="24"/>
          <w:lang w:val="en-CA" w:eastAsia="zh-CN"/>
        </w:rPr>
        <w:t>, H</w:t>
      </w:r>
      <w:r w:rsidRPr="00FC4167">
        <w:rPr>
          <w:rFonts w:hint="eastAsia"/>
          <w:szCs w:val="24"/>
          <w:vertAlign w:val="subscript"/>
          <w:lang w:val="en-CA" w:eastAsia="zh-CN"/>
        </w:rPr>
        <w:t>4</w:t>
      </w:r>
      <w:r>
        <w:rPr>
          <w:rFonts w:hint="eastAsia"/>
          <w:szCs w:val="24"/>
          <w:lang w:val="en-CA" w:eastAsia="zh-CN"/>
        </w:rPr>
        <w:t>SiO</w:t>
      </w:r>
      <w:r>
        <w:rPr>
          <w:rFonts w:hint="eastAsia"/>
          <w:szCs w:val="24"/>
          <w:vertAlign w:val="subscript"/>
          <w:lang w:val="en-CA" w:eastAsia="zh-CN"/>
        </w:rPr>
        <w:t>4</w:t>
      </w:r>
      <w:r>
        <w:rPr>
          <w:rFonts w:hint="eastAsia"/>
          <w:szCs w:val="24"/>
          <w:lang w:val="en-CA" w:eastAsia="zh-CN"/>
        </w:rPr>
        <w:t>, Al</w:t>
      </w:r>
      <w:r>
        <w:rPr>
          <w:rFonts w:hint="eastAsia"/>
          <w:szCs w:val="24"/>
          <w:vertAlign w:val="superscript"/>
          <w:lang w:val="en-CA" w:eastAsia="zh-CN"/>
        </w:rPr>
        <w:t>3+</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xml:space="preserve"> increase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_Ref363052105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Figure </w:t>
      </w:r>
      <w:r w:rsidR="00B560DA">
        <w:rPr>
          <w:noProof/>
        </w:rPr>
        <w:t>3</w:t>
      </w:r>
      <w:r w:rsidR="00B560DA">
        <w:t>.</w:t>
      </w:r>
      <w:r w:rsidR="00B560DA">
        <w:rPr>
          <w:noProof/>
        </w:rPr>
        <w:t>1</w:t>
      </w:r>
      <w:r w:rsidR="005F5019">
        <w:rPr>
          <w:szCs w:val="24"/>
          <w:lang w:val="en-CA" w:eastAsia="zh-CN"/>
        </w:rPr>
        <w:fldChar w:fldCharType="end"/>
      </w:r>
      <w:r>
        <w:rPr>
          <w:rFonts w:hint="eastAsia"/>
          <w:szCs w:val="24"/>
          <w:lang w:val="en-CA" w:eastAsia="zh-CN"/>
        </w:rPr>
        <w:t xml:space="preserve"> </w:t>
      </w:r>
      <w:r w:rsidR="00343C3F">
        <w:rPr>
          <w:szCs w:val="24"/>
          <w:lang w:val="en-CA" w:eastAsia="zh-CN"/>
        </w:rPr>
        <w:t>- lower panel</w:t>
      </w:r>
      <w:r>
        <w:rPr>
          <w:rFonts w:hint="eastAsia"/>
          <w:szCs w:val="24"/>
          <w:lang w:val="en-CA" w:eastAsia="zh-CN"/>
        </w:rPr>
        <w:t>).</w:t>
      </w:r>
    </w:p>
    <w:p w14:paraId="18317F94" w14:textId="77777777" w:rsidR="00200807" w:rsidRPr="00ED3698" w:rsidRDefault="00200807" w:rsidP="00200807">
      <w:pPr>
        <w:jc w:val="center"/>
        <w:rPr>
          <w:noProof/>
          <w:lang w:val="en-CA" w:eastAsia="zh-CN"/>
        </w:rPr>
      </w:pPr>
      <w:r>
        <w:rPr>
          <w:rFonts w:hint="eastAsia"/>
          <w:noProof/>
          <w:lang w:val="en-CA" w:eastAsia="zh-CN"/>
        </w:rPr>
        <w:lastRenderedPageBreak/>
        <w:drawing>
          <wp:inline distT="0" distB="0" distL="0" distR="0" wp14:anchorId="475C2E9A" wp14:editId="3674AC67">
            <wp:extent cx="3176100" cy="3910083"/>
            <wp:effectExtent l="0" t="0" r="0" b="0"/>
            <wp:docPr id="4117" name="Picture 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147" cstate="print">
                      <a:extLst>
                        <a:ext uri="{28A0092B-C50C-407E-A947-70E740481C1C}">
                          <a14:useLocalDpi xmlns:a14="http://schemas.microsoft.com/office/drawing/2010/main" val="0"/>
                        </a:ext>
                      </a:extLst>
                    </a:blip>
                    <a:srcRect b="3210"/>
                    <a:stretch/>
                  </pic:blipFill>
                  <pic:spPr bwMode="auto">
                    <a:xfrm>
                      <a:off x="0" y="0"/>
                      <a:ext cx="3179546" cy="3914325"/>
                    </a:xfrm>
                    <a:prstGeom prst="rect">
                      <a:avLst/>
                    </a:prstGeom>
                    <a:noFill/>
                    <a:ln>
                      <a:noFill/>
                    </a:ln>
                    <a:extLst>
                      <a:ext uri="{53640926-AAD7-44D8-BBD7-CCE9431645EC}">
                        <a14:shadowObscured xmlns:a14="http://schemas.microsoft.com/office/drawing/2010/main"/>
                      </a:ext>
                    </a:extLst>
                  </pic:spPr>
                </pic:pic>
              </a:graphicData>
            </a:graphic>
          </wp:inline>
        </w:drawing>
      </w:r>
    </w:p>
    <w:p w14:paraId="3DF80EBB" w14:textId="3B47CD20" w:rsidR="00200807" w:rsidRDefault="00200807" w:rsidP="00200807">
      <w:pPr>
        <w:pStyle w:val="Caption"/>
        <w:rPr>
          <w:lang w:eastAsia="zh-CN"/>
        </w:rPr>
      </w:pPr>
      <w:bookmarkStart w:id="710" w:name="_Ref363052105"/>
      <w:bookmarkStart w:id="711" w:name="_Toc520375075"/>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w:t>
      </w:r>
      <w:r w:rsidR="00183C7C">
        <w:fldChar w:fldCharType="end"/>
      </w:r>
      <w:bookmarkEnd w:id="710"/>
      <w:r w:rsidR="00142D8D">
        <w:t xml:space="preserve">: </w:t>
      </w:r>
      <w:r>
        <w:rPr>
          <w:rFonts w:hint="eastAsia"/>
          <w:lang w:eastAsia="zh-CN"/>
        </w:rPr>
        <w:t xml:space="preserve">Simulated time curves of </w:t>
      </w:r>
      <w:r w:rsidR="00343C3F">
        <w:rPr>
          <w:lang w:eastAsia="zh-CN"/>
        </w:rPr>
        <w:t>saturation indices for</w:t>
      </w:r>
      <w:r>
        <w:rPr>
          <w:rFonts w:hint="eastAsia"/>
          <w:lang w:eastAsia="zh-CN"/>
        </w:rPr>
        <w:t xml:space="preserve"> albite and calcite (up</w:t>
      </w:r>
      <w:r w:rsidR="00343C3F">
        <w:rPr>
          <w:lang w:eastAsia="zh-CN"/>
        </w:rPr>
        <w:t>per panel</w:t>
      </w:r>
      <w:r>
        <w:rPr>
          <w:rFonts w:hint="eastAsia"/>
          <w:lang w:eastAsia="zh-CN"/>
        </w:rPr>
        <w:t xml:space="preserve">), and concentrations of selected </w:t>
      </w:r>
      <w:r>
        <w:rPr>
          <w:lang w:eastAsia="zh-CN"/>
        </w:rPr>
        <w:t>components (</w:t>
      </w:r>
      <w:r w:rsidR="00343C3F">
        <w:rPr>
          <w:lang w:eastAsia="zh-CN"/>
        </w:rPr>
        <w:t>lower panel</w:t>
      </w:r>
      <w:r>
        <w:rPr>
          <w:rFonts w:hint="eastAsia"/>
          <w:lang w:eastAsia="zh-CN"/>
        </w:rPr>
        <w:t>)</w:t>
      </w:r>
      <w:bookmarkEnd w:id="711"/>
    </w:p>
    <w:p w14:paraId="7059FE16" w14:textId="77777777" w:rsidR="00200807" w:rsidRDefault="00200807" w:rsidP="00C74E04">
      <w:pPr>
        <w:pStyle w:val="Simpleline"/>
        <w:rPr>
          <w:lang w:eastAsia="zh-CN"/>
        </w:rPr>
      </w:pPr>
    </w:p>
    <w:p w14:paraId="4775903F" w14:textId="77777777" w:rsidR="00A95059" w:rsidRPr="00192E8E" w:rsidRDefault="00A95059" w:rsidP="00A95059">
      <w:pPr>
        <w:pStyle w:val="StyleHeading4Bold"/>
      </w:pPr>
      <w:bookmarkStart w:id="712" w:name="_Toc520374619"/>
      <w:r>
        <w:t>File locations</w:t>
      </w:r>
      <w:bookmarkEnd w:id="712"/>
    </w:p>
    <w:p w14:paraId="042B9D47" w14:textId="77777777" w:rsidR="00200807" w:rsidRPr="00343C3F" w:rsidRDefault="00200807" w:rsidP="00200807">
      <w:pPr>
        <w:pStyle w:val="ListParagraph"/>
        <w:ind w:hanging="720"/>
        <w:rPr>
          <w:i/>
          <w:lang w:eastAsia="zh-CN"/>
        </w:rPr>
      </w:pPr>
      <w:r w:rsidRPr="00ED3698">
        <w:t xml:space="preserve">The input file is: </w:t>
      </w:r>
      <w:r w:rsidRPr="008833A1">
        <w:rPr>
          <w:rFonts w:hint="eastAsia"/>
          <w:i/>
          <w:lang w:eastAsia="zh-CN"/>
        </w:rPr>
        <w:t>albite</w:t>
      </w:r>
      <w:r w:rsidRPr="008833A1">
        <w:rPr>
          <w:i/>
        </w:rPr>
        <w:t>.dat</w:t>
      </w:r>
      <w:r w:rsidRPr="00ED3698">
        <w:t xml:space="preserve"> under folder </w:t>
      </w:r>
      <w:r w:rsidR="004B0811">
        <w:rPr>
          <w:i/>
        </w:rPr>
        <w:t>.\benchmarks\benchmarks_standard\</w:t>
      </w:r>
      <w:r w:rsidRPr="00343C3F">
        <w:rPr>
          <w:rFonts w:hint="eastAsia"/>
          <w:i/>
          <w:lang w:eastAsia="zh-CN"/>
        </w:rPr>
        <w:t>batch</w:t>
      </w:r>
      <w:r w:rsidRPr="00343C3F">
        <w:rPr>
          <w:i/>
        </w:rPr>
        <w:t>\</w:t>
      </w:r>
      <w:r w:rsidRPr="00343C3F">
        <w:rPr>
          <w:rFonts w:hint="eastAsia"/>
          <w:i/>
          <w:lang w:eastAsia="zh-CN"/>
        </w:rPr>
        <w:t>albite</w:t>
      </w:r>
    </w:p>
    <w:p w14:paraId="183D5ED9" w14:textId="77777777" w:rsidR="00200807" w:rsidRPr="00343C3F" w:rsidRDefault="00990FF2" w:rsidP="00200807">
      <w:pPr>
        <w:rPr>
          <w:i/>
          <w:lang w:eastAsia="zh-CN"/>
        </w:rPr>
      </w:pPr>
      <w:r>
        <w:rPr>
          <w:rFonts w:hint="eastAsia"/>
          <w:lang w:eastAsia="zh-CN"/>
        </w:rPr>
        <w:t>Database can be found under:</w:t>
      </w:r>
      <w:r w:rsidR="00343C3F">
        <w:rPr>
          <w:lang w:eastAsia="zh-CN"/>
        </w:rPr>
        <w:t xml:space="preserve"> </w:t>
      </w:r>
      <w:r w:rsidR="00200807" w:rsidRPr="00343C3F">
        <w:rPr>
          <w:i/>
          <w:lang w:eastAsia="zh-CN"/>
        </w:rPr>
        <w:t>..\</w:t>
      </w:r>
      <w:r w:rsidR="00A704E8" w:rsidRPr="00343C3F">
        <w:rPr>
          <w:i/>
          <w:lang w:eastAsia="zh-CN"/>
        </w:rPr>
        <w:t>benchmarks</w:t>
      </w:r>
      <w:r w:rsidR="00200807" w:rsidRPr="00343C3F">
        <w:rPr>
          <w:i/>
          <w:lang w:eastAsia="zh-CN"/>
        </w:rPr>
        <w:t>\database\</w:t>
      </w:r>
      <w:r w:rsidR="00200807" w:rsidRPr="00343C3F">
        <w:rPr>
          <w:rFonts w:hint="eastAsia"/>
          <w:i/>
          <w:lang w:eastAsia="zh-CN"/>
        </w:rPr>
        <w:t>default</w:t>
      </w:r>
    </w:p>
    <w:p w14:paraId="056C6B33" w14:textId="77777777" w:rsidR="00200807" w:rsidRDefault="00200807" w:rsidP="00C74E04">
      <w:pPr>
        <w:pStyle w:val="Simpleline"/>
        <w:rPr>
          <w:lang w:eastAsia="zh-CN"/>
        </w:rPr>
      </w:pPr>
    </w:p>
    <w:p w14:paraId="2B593821" w14:textId="77777777" w:rsidR="00200807" w:rsidRPr="00ED3698" w:rsidRDefault="00200807" w:rsidP="00200807">
      <w:pPr>
        <w:pStyle w:val="Heading3"/>
      </w:pPr>
      <w:bookmarkStart w:id="713" w:name="_Ref363068775"/>
      <w:bookmarkStart w:id="714" w:name="_Toc520374620"/>
      <w:r w:rsidRPr="00FB4E6B">
        <w:rPr>
          <w:lang w:eastAsia="zh-CN"/>
        </w:rPr>
        <w:t xml:space="preserve">Kinetic </w:t>
      </w:r>
      <w:r w:rsidR="007B335A">
        <w:rPr>
          <w:lang w:eastAsia="zh-CN"/>
        </w:rPr>
        <w:t>dissolution</w:t>
      </w:r>
      <w:r>
        <w:rPr>
          <w:rFonts w:hint="eastAsia"/>
          <w:lang w:eastAsia="zh-CN"/>
        </w:rPr>
        <w:t xml:space="preserve"> of calcite</w:t>
      </w:r>
      <w:bookmarkEnd w:id="713"/>
      <w:r w:rsidR="007B335A">
        <w:rPr>
          <w:lang w:eastAsia="zh-CN"/>
        </w:rPr>
        <w:t xml:space="preserve"> in a batch reactor</w:t>
      </w:r>
      <w:bookmarkEnd w:id="714"/>
    </w:p>
    <w:p w14:paraId="18CB1119" w14:textId="77777777" w:rsidR="00200807" w:rsidRPr="00192E8E" w:rsidRDefault="00771FFF" w:rsidP="009D54B1">
      <w:pPr>
        <w:pStyle w:val="StyleHeading4Bold"/>
      </w:pPr>
      <w:bookmarkStart w:id="715" w:name="_Toc520374621"/>
      <w:r>
        <w:t>Problem definition</w:t>
      </w:r>
      <w:bookmarkEnd w:id="715"/>
    </w:p>
    <w:p w14:paraId="415BAE05" w14:textId="57C96939" w:rsidR="00200807" w:rsidRDefault="00200807" w:rsidP="00200807">
      <w:pPr>
        <w:rPr>
          <w:lang w:val="en-CA" w:eastAsia="zh-CN"/>
        </w:rPr>
      </w:pPr>
      <w:r w:rsidRPr="00ED3698">
        <w:rPr>
          <w:lang w:val="en-CA"/>
        </w:rPr>
        <w:t xml:space="preserve">This </w:t>
      </w:r>
      <w:r w:rsidR="00343C3F">
        <w:rPr>
          <w:lang w:val="en-CA"/>
        </w:rPr>
        <w:t>demonstration example</w:t>
      </w:r>
      <w:r w:rsidRPr="00ED3698">
        <w:rPr>
          <w:lang w:val="en-CA"/>
        </w:rPr>
        <w:t xml:space="preserve"> is a </w:t>
      </w:r>
      <w:r>
        <w:rPr>
          <w:rFonts w:hint="eastAsia"/>
          <w:lang w:val="en-CA" w:eastAsia="zh-CN"/>
        </w:rPr>
        <w:t xml:space="preserve">geochemical batch </w:t>
      </w:r>
      <w:r w:rsidR="00343C3F">
        <w:rPr>
          <w:lang w:val="en-CA" w:eastAsia="zh-CN"/>
        </w:rPr>
        <w:t>problem</w:t>
      </w:r>
      <w:r>
        <w:rPr>
          <w:rFonts w:hint="eastAsia"/>
          <w:lang w:val="en-CA" w:eastAsia="zh-CN"/>
        </w:rPr>
        <w:t xml:space="preserve"> </w:t>
      </w:r>
      <w:r w:rsidR="00343C3F">
        <w:rPr>
          <w:lang w:val="en-CA" w:eastAsia="zh-CN"/>
        </w:rPr>
        <w:t>involving the</w:t>
      </w:r>
      <w:r>
        <w:rPr>
          <w:rFonts w:hint="eastAsia"/>
          <w:lang w:val="en-CA" w:eastAsia="zh-CN"/>
        </w:rPr>
        <w:t xml:space="preserve"> kinetically controlled mineral dissolution of calcite with three </w:t>
      </w:r>
      <w:r>
        <w:rPr>
          <w:rFonts w:hint="eastAsia"/>
          <w:lang w:eastAsia="zh-CN"/>
        </w:rPr>
        <w:t>parallel reaction pathways</w:t>
      </w:r>
      <w:r w:rsidR="004474F5">
        <w:rPr>
          <w:rFonts w:hint="eastAsia"/>
          <w:lang w:val="en-CA" w:eastAsia="zh-CN"/>
        </w:rPr>
        <w:t xml:space="preserve">.  </w:t>
      </w:r>
    </w:p>
    <w:p w14:paraId="752FC9A9" w14:textId="77777777" w:rsidR="00200807" w:rsidRPr="00192E8E" w:rsidRDefault="00B3171D" w:rsidP="009D54B1">
      <w:pPr>
        <w:pStyle w:val="StyleHeading4Bold"/>
      </w:pPr>
      <w:bookmarkStart w:id="716" w:name="_Toc520374622"/>
      <w:r>
        <w:t>Model setup</w:t>
      </w:r>
      <w:bookmarkEnd w:id="716"/>
    </w:p>
    <w:p w14:paraId="45583C0D" w14:textId="4CE5D733" w:rsidR="00200807" w:rsidRDefault="00200807" w:rsidP="00200807">
      <w:pPr>
        <w:rPr>
          <w:szCs w:val="24"/>
          <w:lang w:val="en-CA" w:eastAsia="zh-CN"/>
        </w:rPr>
      </w:pPr>
      <w:r>
        <w:rPr>
          <w:rFonts w:hint="eastAsia"/>
          <w:szCs w:val="24"/>
          <w:lang w:val="en-CA" w:eastAsia="zh-CN"/>
        </w:rPr>
        <w:t>The geochemical system includes three aqueous components (H</w:t>
      </w:r>
      <w:r w:rsidRPr="00CF478C">
        <w:rPr>
          <w:rFonts w:hint="eastAsia"/>
          <w:szCs w:val="24"/>
          <w:vertAlign w:val="superscript"/>
          <w:lang w:val="en-CA" w:eastAsia="zh-CN"/>
        </w:rPr>
        <w:t>+</w:t>
      </w:r>
      <w:r>
        <w:rPr>
          <w:rFonts w:hint="eastAsia"/>
          <w:szCs w:val="24"/>
          <w:lang w:val="en-CA" w:eastAsia="zh-CN"/>
        </w:rPr>
        <w:t>, Ca</w:t>
      </w:r>
      <w:r w:rsidRPr="00EE0CC0">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xml:space="preserve">, and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three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H</w:t>
      </w:r>
      <w:r w:rsidRPr="00704603">
        <w:rPr>
          <w:rFonts w:hint="eastAsia"/>
          <w:szCs w:val="24"/>
          <w:vertAlign w:val="subscript"/>
          <w:lang w:val="en-CA" w:eastAsia="zh-CN"/>
        </w:rPr>
        <w:t>2</w:t>
      </w:r>
      <w:r>
        <w:rPr>
          <w:rFonts w:hint="eastAsia"/>
          <w:szCs w:val="24"/>
          <w:lang w:val="en-CA" w:eastAsia="zh-CN"/>
        </w:rPr>
        <w:t>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one mineral (calcite)</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_Ref363069030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4</w:t>
      </w:r>
      <w:r w:rsidR="005F5019">
        <w:rPr>
          <w:szCs w:val="24"/>
          <w:lang w:val="en-CA" w:eastAsia="zh-CN"/>
        </w:rPr>
        <w:fldChar w:fldCharType="end"/>
      </w:r>
      <w:r w:rsidR="004474F5">
        <w:rPr>
          <w:rFonts w:hint="eastAsia"/>
          <w:szCs w:val="24"/>
          <w:lang w:val="en-CA" w:eastAsia="zh-CN"/>
        </w:rPr>
        <w:t xml:space="preserve">.  </w:t>
      </w:r>
    </w:p>
    <w:p w14:paraId="650488AD" w14:textId="77777777" w:rsidR="009C7D7C" w:rsidRDefault="009C7D7C" w:rsidP="00200807">
      <w:pPr>
        <w:rPr>
          <w:szCs w:val="24"/>
          <w:lang w:val="en-CA" w:eastAsia="zh-CN"/>
        </w:rPr>
      </w:pPr>
    </w:p>
    <w:p w14:paraId="79FC3966" w14:textId="77777777" w:rsidR="009C7D7C" w:rsidRPr="00FC4167" w:rsidRDefault="009C7D7C" w:rsidP="00200807">
      <w:pPr>
        <w:rPr>
          <w:szCs w:val="24"/>
          <w:lang w:val="en-CA" w:eastAsia="zh-CN"/>
        </w:rPr>
      </w:pPr>
    </w:p>
    <w:p w14:paraId="5C32F51D" w14:textId="10260840" w:rsidR="00200807" w:rsidRPr="00D01725" w:rsidRDefault="00200807" w:rsidP="00AE6CCB">
      <w:pPr>
        <w:pStyle w:val="StyleCaptionTableCaptionBold"/>
        <w:rPr>
          <w:lang w:eastAsia="zh-CN"/>
        </w:rPr>
      </w:pPr>
      <w:bookmarkStart w:id="717" w:name="_Ref363069030"/>
      <w:bookmarkStart w:id="718" w:name="_Toc520374945"/>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w:t>
      </w:r>
      <w:r w:rsidR="00FE1AD3">
        <w:fldChar w:fldCharType="end"/>
      </w:r>
      <w:bookmarkEnd w:id="717"/>
      <w:r w:rsidR="00142D8D">
        <w:t xml:space="preserve">: </w:t>
      </w:r>
      <w:r w:rsidRPr="00ED3698">
        <w:t xml:space="preserve">Initial </w:t>
      </w:r>
      <w:r>
        <w:rPr>
          <w:rFonts w:hint="eastAsia"/>
          <w:lang w:eastAsia="zh-CN"/>
        </w:rPr>
        <w:t>geochemical</w:t>
      </w:r>
      <w:r w:rsidRPr="00ED3698">
        <w:t xml:space="preserve"> conditions for </w:t>
      </w:r>
      <w:r w:rsidR="009C7D7C">
        <w:t xml:space="preserve">demonstration example </w:t>
      </w:r>
      <w:r w:rsidR="009C7D7C" w:rsidRPr="009C7D7C">
        <w:rPr>
          <w:i/>
        </w:rPr>
        <w:t>appelo</w:t>
      </w:r>
      <w:bookmarkEnd w:id="718"/>
    </w:p>
    <w:tbl>
      <w:tblPr>
        <w:tblW w:w="3473" w:type="pct"/>
        <w:jc w:val="center"/>
        <w:tblLook w:val="04A0" w:firstRow="1" w:lastRow="0" w:firstColumn="1" w:lastColumn="0" w:noHBand="0" w:noVBand="1"/>
      </w:tblPr>
      <w:tblGrid>
        <w:gridCol w:w="2337"/>
        <w:gridCol w:w="2015"/>
        <w:gridCol w:w="1649"/>
      </w:tblGrid>
      <w:tr w:rsidR="009C7D7C" w:rsidRPr="009A65AE" w14:paraId="5E281DC4" w14:textId="77777777" w:rsidTr="009C7D7C">
        <w:trPr>
          <w:trHeight w:val="300"/>
          <w:jc w:val="center"/>
        </w:trPr>
        <w:tc>
          <w:tcPr>
            <w:tcW w:w="1947" w:type="pct"/>
            <w:tcBorders>
              <w:top w:val="single" w:sz="4" w:space="0" w:color="auto"/>
              <w:bottom w:val="single" w:sz="4" w:space="0" w:color="auto"/>
            </w:tcBorders>
            <w:shd w:val="clear" w:color="auto" w:fill="D9D9D9"/>
            <w:noWrap/>
            <w:vAlign w:val="bottom"/>
            <w:hideMark/>
          </w:tcPr>
          <w:p w14:paraId="29F24B81" w14:textId="77777777" w:rsidR="009C7D7C" w:rsidRPr="009A65AE" w:rsidRDefault="009C7D7C" w:rsidP="00A50927">
            <w:pPr>
              <w:spacing w:before="0" w:after="0"/>
              <w:rPr>
                <w:b/>
                <w:color w:val="000000"/>
                <w:lang w:eastAsia="en-CA"/>
              </w:rPr>
            </w:pPr>
            <w:r w:rsidRPr="009A65AE">
              <w:rPr>
                <w:b/>
                <w:color w:val="000000"/>
                <w:lang w:eastAsia="en-CA"/>
              </w:rPr>
              <w:t>Parameter</w:t>
            </w:r>
          </w:p>
        </w:tc>
        <w:tc>
          <w:tcPr>
            <w:tcW w:w="1679" w:type="pct"/>
            <w:tcBorders>
              <w:top w:val="single" w:sz="4" w:space="0" w:color="auto"/>
              <w:bottom w:val="single" w:sz="4" w:space="0" w:color="auto"/>
            </w:tcBorders>
            <w:shd w:val="clear" w:color="auto" w:fill="D9D9D9"/>
            <w:noWrap/>
            <w:vAlign w:val="bottom"/>
            <w:hideMark/>
          </w:tcPr>
          <w:p w14:paraId="4F4751E7" w14:textId="77777777" w:rsidR="009C7D7C" w:rsidRPr="009A65AE" w:rsidRDefault="009C7D7C" w:rsidP="00A50927">
            <w:pPr>
              <w:spacing w:before="0" w:after="0"/>
              <w:jc w:val="center"/>
              <w:rPr>
                <w:b/>
                <w:color w:val="000000"/>
                <w:lang w:eastAsia="zh-CN"/>
              </w:rPr>
            </w:pPr>
            <w:r w:rsidRPr="009A65AE">
              <w:rPr>
                <w:b/>
                <w:color w:val="000000"/>
                <w:lang w:eastAsia="en-CA"/>
              </w:rPr>
              <w:t>I</w:t>
            </w:r>
            <w:r>
              <w:rPr>
                <w:rFonts w:hint="eastAsia"/>
                <w:b/>
                <w:color w:val="000000"/>
                <w:lang w:eastAsia="zh-CN"/>
              </w:rPr>
              <w:t xml:space="preserve">nitial </w:t>
            </w:r>
            <w:r w:rsidRPr="009A65AE">
              <w:rPr>
                <w:b/>
                <w:color w:val="000000"/>
                <w:lang w:eastAsia="en-CA"/>
              </w:rPr>
              <w:t>C</w:t>
            </w:r>
            <w:r>
              <w:rPr>
                <w:rFonts w:hint="eastAsia"/>
                <w:b/>
                <w:color w:val="000000"/>
                <w:lang w:eastAsia="zh-CN"/>
              </w:rPr>
              <w:t>ondition</w:t>
            </w:r>
          </w:p>
        </w:tc>
        <w:tc>
          <w:tcPr>
            <w:tcW w:w="1375" w:type="pct"/>
            <w:tcBorders>
              <w:top w:val="single" w:sz="4" w:space="0" w:color="auto"/>
              <w:bottom w:val="single" w:sz="4" w:space="0" w:color="auto"/>
            </w:tcBorders>
            <w:shd w:val="clear" w:color="auto" w:fill="D9D9D9"/>
            <w:noWrap/>
            <w:vAlign w:val="bottom"/>
            <w:hideMark/>
          </w:tcPr>
          <w:p w14:paraId="7E1DF40A" w14:textId="77777777" w:rsidR="009C7D7C" w:rsidRPr="009A65AE" w:rsidRDefault="009C7D7C" w:rsidP="00A50927">
            <w:pPr>
              <w:spacing w:before="0" w:after="0"/>
              <w:rPr>
                <w:b/>
                <w:color w:val="000000"/>
                <w:lang w:eastAsia="en-CA"/>
              </w:rPr>
            </w:pPr>
            <w:r w:rsidRPr="009A65AE">
              <w:rPr>
                <w:b/>
                <w:color w:val="000000"/>
                <w:lang w:eastAsia="en-CA"/>
              </w:rPr>
              <w:t>Unit</w:t>
            </w:r>
          </w:p>
        </w:tc>
      </w:tr>
      <w:tr w:rsidR="009C7D7C" w:rsidRPr="00ED3698" w14:paraId="08F92601" w14:textId="77777777" w:rsidTr="009C7D7C">
        <w:trPr>
          <w:trHeight w:val="300"/>
          <w:jc w:val="center"/>
        </w:trPr>
        <w:tc>
          <w:tcPr>
            <w:tcW w:w="1947" w:type="pct"/>
            <w:tcBorders>
              <w:top w:val="single" w:sz="4" w:space="0" w:color="auto"/>
            </w:tcBorders>
            <w:shd w:val="clear" w:color="auto" w:fill="auto"/>
            <w:noWrap/>
            <w:vAlign w:val="bottom"/>
          </w:tcPr>
          <w:p w14:paraId="440AC50A" w14:textId="77777777" w:rsidR="009C7D7C" w:rsidRPr="00ED3698" w:rsidRDefault="009C7D7C" w:rsidP="00A50927">
            <w:pPr>
              <w:spacing w:before="0" w:after="0"/>
              <w:rPr>
                <w:i/>
                <w:color w:val="000000"/>
                <w:sz w:val="22"/>
                <w:szCs w:val="22"/>
                <w:lang w:eastAsia="zh-CN"/>
              </w:rPr>
            </w:pPr>
            <w:r>
              <w:rPr>
                <w:i/>
                <w:color w:val="000000"/>
                <w:sz w:val="22"/>
                <w:szCs w:val="22"/>
              </w:rPr>
              <w:t>Aqueous phase</w:t>
            </w:r>
          </w:p>
        </w:tc>
        <w:tc>
          <w:tcPr>
            <w:tcW w:w="1679" w:type="pct"/>
            <w:tcBorders>
              <w:top w:val="single" w:sz="4" w:space="0" w:color="auto"/>
            </w:tcBorders>
            <w:shd w:val="clear" w:color="auto" w:fill="auto"/>
            <w:noWrap/>
          </w:tcPr>
          <w:p w14:paraId="6C35EC7E" w14:textId="77777777" w:rsidR="009C7D7C" w:rsidRPr="00ED3698" w:rsidRDefault="009C7D7C" w:rsidP="00A50927">
            <w:pPr>
              <w:spacing w:before="0" w:after="0"/>
              <w:jc w:val="center"/>
            </w:pPr>
          </w:p>
        </w:tc>
        <w:tc>
          <w:tcPr>
            <w:tcW w:w="1375" w:type="pct"/>
            <w:tcBorders>
              <w:top w:val="single" w:sz="4" w:space="0" w:color="auto"/>
            </w:tcBorders>
            <w:shd w:val="clear" w:color="auto" w:fill="auto"/>
            <w:noWrap/>
          </w:tcPr>
          <w:p w14:paraId="6BBE9222" w14:textId="77777777" w:rsidR="009C7D7C" w:rsidRPr="00ED3698" w:rsidRDefault="009C7D7C" w:rsidP="00A50927">
            <w:pPr>
              <w:spacing w:before="0" w:after="0"/>
              <w:rPr>
                <w:color w:val="000000"/>
                <w:lang w:eastAsia="en-CA"/>
              </w:rPr>
            </w:pPr>
          </w:p>
        </w:tc>
      </w:tr>
      <w:tr w:rsidR="009C7D7C" w:rsidRPr="00ED3698" w14:paraId="4D93A9CE" w14:textId="77777777" w:rsidTr="009C7D7C">
        <w:trPr>
          <w:trHeight w:val="300"/>
          <w:jc w:val="center"/>
        </w:trPr>
        <w:tc>
          <w:tcPr>
            <w:tcW w:w="1947" w:type="pct"/>
            <w:shd w:val="clear" w:color="auto" w:fill="auto"/>
            <w:noWrap/>
            <w:vAlign w:val="center"/>
          </w:tcPr>
          <w:p w14:paraId="5933AD62" w14:textId="77777777" w:rsidR="009C7D7C" w:rsidRDefault="009C7D7C" w:rsidP="00A50927">
            <w:pPr>
              <w:spacing w:before="0" w:after="0"/>
              <w:ind w:left="318" w:hanging="318"/>
              <w:rPr>
                <w:lang w:eastAsia="zh-CN"/>
              </w:rPr>
            </w:pPr>
            <w:r>
              <w:rPr>
                <w:rFonts w:hint="eastAsia"/>
                <w:szCs w:val="24"/>
                <w:lang w:val="en-CA" w:eastAsia="zh-CN"/>
              </w:rPr>
              <w:t>H</w:t>
            </w:r>
            <w:r>
              <w:rPr>
                <w:rFonts w:hint="eastAsia"/>
                <w:szCs w:val="24"/>
                <w:vertAlign w:val="superscript"/>
                <w:lang w:val="en-CA" w:eastAsia="zh-CN"/>
              </w:rPr>
              <w:t>+</w:t>
            </w:r>
          </w:p>
        </w:tc>
        <w:tc>
          <w:tcPr>
            <w:tcW w:w="1679" w:type="pct"/>
            <w:shd w:val="clear" w:color="auto" w:fill="auto"/>
            <w:noWrap/>
          </w:tcPr>
          <w:p w14:paraId="2E8F6B35" w14:textId="77777777" w:rsidR="009C7D7C" w:rsidRPr="00B84B39" w:rsidRDefault="009C7D7C" w:rsidP="00A50927">
            <w:pPr>
              <w:spacing w:before="0" w:after="0"/>
              <w:ind w:right="415"/>
              <w:jc w:val="right"/>
              <w:rPr>
                <w:lang w:eastAsia="zh-CN"/>
              </w:rPr>
            </w:pPr>
            <w:r>
              <w:rPr>
                <w:rFonts w:hint="eastAsia"/>
                <w:lang w:eastAsia="zh-CN"/>
              </w:rPr>
              <w:t>2.0</w:t>
            </w:r>
            <w:r w:rsidRPr="004A0C68">
              <w:t>×10</w:t>
            </w:r>
            <w:r w:rsidRPr="004A0C68">
              <w:rPr>
                <w:vertAlign w:val="superscript"/>
              </w:rPr>
              <w:t>-0</w:t>
            </w:r>
            <w:r>
              <w:rPr>
                <w:rFonts w:hint="eastAsia"/>
                <w:vertAlign w:val="superscript"/>
                <w:lang w:eastAsia="zh-CN"/>
              </w:rPr>
              <w:t>3</w:t>
            </w:r>
          </w:p>
        </w:tc>
        <w:tc>
          <w:tcPr>
            <w:tcW w:w="1375" w:type="pct"/>
            <w:shd w:val="clear" w:color="auto" w:fill="auto"/>
            <w:noWrap/>
            <w:hideMark/>
          </w:tcPr>
          <w:p w14:paraId="4F10AB97" w14:textId="77777777" w:rsidR="009C7D7C" w:rsidRDefault="009C7D7C" w:rsidP="009C7D7C">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9C7D7C" w:rsidRPr="00ED3698" w14:paraId="2900476E" w14:textId="77777777" w:rsidTr="009C7D7C">
        <w:trPr>
          <w:trHeight w:val="300"/>
          <w:jc w:val="center"/>
        </w:trPr>
        <w:tc>
          <w:tcPr>
            <w:tcW w:w="1947" w:type="pct"/>
            <w:shd w:val="clear" w:color="auto" w:fill="auto"/>
            <w:noWrap/>
            <w:vAlign w:val="center"/>
          </w:tcPr>
          <w:p w14:paraId="34E61788" w14:textId="77777777" w:rsidR="009C7D7C" w:rsidRDefault="009C7D7C" w:rsidP="00A50927">
            <w:pPr>
              <w:spacing w:before="0" w:after="0"/>
              <w:ind w:left="318" w:hanging="318"/>
              <w:rPr>
                <w:lang w:eastAsia="zh-CN"/>
              </w:rPr>
            </w:pPr>
            <w:r>
              <w:rPr>
                <w:rFonts w:hint="eastAsia"/>
                <w:szCs w:val="24"/>
                <w:lang w:val="en-CA" w:eastAsia="zh-CN"/>
              </w:rPr>
              <w:t>CO</w:t>
            </w:r>
            <w:r>
              <w:rPr>
                <w:rFonts w:hint="eastAsia"/>
                <w:szCs w:val="24"/>
                <w:vertAlign w:val="subscript"/>
                <w:lang w:val="en-CA" w:eastAsia="zh-CN"/>
              </w:rPr>
              <w:t>3</w:t>
            </w:r>
            <w:r w:rsidRPr="00EE0CC0">
              <w:rPr>
                <w:rFonts w:hint="eastAsia"/>
                <w:szCs w:val="24"/>
                <w:vertAlign w:val="superscript"/>
                <w:lang w:val="en-CA" w:eastAsia="zh-CN"/>
              </w:rPr>
              <w:t>2-</w:t>
            </w:r>
          </w:p>
        </w:tc>
        <w:tc>
          <w:tcPr>
            <w:tcW w:w="1679" w:type="pct"/>
            <w:shd w:val="clear" w:color="auto" w:fill="auto"/>
            <w:noWrap/>
          </w:tcPr>
          <w:p w14:paraId="7A21921F" w14:textId="77777777" w:rsidR="009C7D7C" w:rsidRPr="00B84B39" w:rsidRDefault="009C7D7C" w:rsidP="00A50927">
            <w:pPr>
              <w:spacing w:before="0" w:after="0"/>
              <w:ind w:right="415"/>
              <w:jc w:val="right"/>
            </w:pPr>
            <w:r>
              <w:rPr>
                <w:rFonts w:hint="eastAsia"/>
                <w:lang w:eastAsia="zh-CN"/>
              </w:rPr>
              <w:t>1.0</w:t>
            </w:r>
            <w:r w:rsidRPr="004A0C68">
              <w:t>×10</w:t>
            </w:r>
            <w:r w:rsidRPr="004A0C68">
              <w:rPr>
                <w:vertAlign w:val="superscript"/>
              </w:rPr>
              <w:t>-0</w:t>
            </w:r>
            <w:r>
              <w:rPr>
                <w:rFonts w:hint="eastAsia"/>
                <w:vertAlign w:val="superscript"/>
                <w:lang w:eastAsia="zh-CN"/>
              </w:rPr>
              <w:t>3</w:t>
            </w:r>
          </w:p>
        </w:tc>
        <w:tc>
          <w:tcPr>
            <w:tcW w:w="1375" w:type="pct"/>
            <w:shd w:val="clear" w:color="auto" w:fill="auto"/>
            <w:noWrap/>
          </w:tcPr>
          <w:p w14:paraId="74EFA7AB" w14:textId="77777777" w:rsidR="009C7D7C" w:rsidRDefault="009C7D7C" w:rsidP="009C7D7C">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9C7D7C" w:rsidRPr="00ED3698" w14:paraId="3E60C37A" w14:textId="77777777" w:rsidTr="009C7D7C">
        <w:trPr>
          <w:trHeight w:val="300"/>
          <w:jc w:val="center"/>
        </w:trPr>
        <w:tc>
          <w:tcPr>
            <w:tcW w:w="1947" w:type="pct"/>
            <w:shd w:val="clear" w:color="auto" w:fill="auto"/>
            <w:noWrap/>
            <w:vAlign w:val="center"/>
          </w:tcPr>
          <w:p w14:paraId="0AC107A1" w14:textId="77777777" w:rsidR="009C7D7C" w:rsidRDefault="009C7D7C" w:rsidP="00A50927">
            <w:pPr>
              <w:spacing w:before="0" w:after="0"/>
              <w:ind w:left="318" w:hanging="318"/>
              <w:rPr>
                <w:lang w:eastAsia="zh-CN"/>
              </w:rPr>
            </w:pPr>
            <w:r>
              <w:rPr>
                <w:rFonts w:hint="eastAsia"/>
                <w:szCs w:val="24"/>
                <w:lang w:val="en-CA" w:eastAsia="zh-CN"/>
              </w:rPr>
              <w:t>Ca</w:t>
            </w:r>
            <w:r w:rsidRPr="00EE0CC0">
              <w:rPr>
                <w:rFonts w:hint="eastAsia"/>
                <w:szCs w:val="24"/>
                <w:vertAlign w:val="superscript"/>
                <w:lang w:val="en-CA" w:eastAsia="zh-CN"/>
              </w:rPr>
              <w:t>2</w:t>
            </w:r>
            <w:r>
              <w:rPr>
                <w:rFonts w:hint="eastAsia"/>
                <w:szCs w:val="24"/>
                <w:vertAlign w:val="superscript"/>
                <w:lang w:val="en-CA" w:eastAsia="zh-CN"/>
              </w:rPr>
              <w:t>+</w:t>
            </w:r>
          </w:p>
        </w:tc>
        <w:tc>
          <w:tcPr>
            <w:tcW w:w="1679" w:type="pct"/>
            <w:shd w:val="clear" w:color="auto" w:fill="auto"/>
            <w:noWrap/>
          </w:tcPr>
          <w:p w14:paraId="2A4E559A" w14:textId="77777777" w:rsidR="009C7D7C" w:rsidRPr="00B84B39" w:rsidRDefault="009C7D7C" w:rsidP="00A50927">
            <w:pPr>
              <w:spacing w:before="0" w:after="0"/>
              <w:ind w:right="415"/>
              <w:jc w:val="right"/>
              <w:rPr>
                <w:lang w:eastAsia="zh-CN"/>
              </w:rPr>
            </w:pPr>
            <w:r w:rsidRPr="00B84B39">
              <w:t>1.</w:t>
            </w:r>
            <w:r>
              <w:rPr>
                <w:rFonts w:hint="eastAsia"/>
                <w:lang w:eastAsia="zh-CN"/>
              </w:rPr>
              <w:t>0</w:t>
            </w:r>
            <w:r w:rsidRPr="004A0C68">
              <w:t>×10</w:t>
            </w:r>
            <w:r w:rsidRPr="004A0C68">
              <w:rPr>
                <w:vertAlign w:val="superscript"/>
              </w:rPr>
              <w:t>-</w:t>
            </w:r>
            <w:r>
              <w:rPr>
                <w:rFonts w:hint="eastAsia"/>
                <w:vertAlign w:val="superscript"/>
                <w:lang w:eastAsia="zh-CN"/>
              </w:rPr>
              <w:t>11</w:t>
            </w:r>
          </w:p>
        </w:tc>
        <w:tc>
          <w:tcPr>
            <w:tcW w:w="1375" w:type="pct"/>
            <w:shd w:val="clear" w:color="auto" w:fill="auto"/>
            <w:noWrap/>
          </w:tcPr>
          <w:p w14:paraId="1A36AB92" w14:textId="77777777" w:rsidR="009C7D7C" w:rsidRDefault="009C7D7C" w:rsidP="009C7D7C">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9C7D7C" w:rsidRPr="00ED3698" w14:paraId="0BD42B23" w14:textId="77777777" w:rsidTr="009C7D7C">
        <w:trPr>
          <w:trHeight w:val="300"/>
          <w:jc w:val="center"/>
        </w:trPr>
        <w:tc>
          <w:tcPr>
            <w:tcW w:w="1947" w:type="pct"/>
            <w:tcBorders>
              <w:top w:val="single" w:sz="4" w:space="0" w:color="auto"/>
            </w:tcBorders>
            <w:shd w:val="clear" w:color="auto" w:fill="auto"/>
            <w:noWrap/>
            <w:vAlign w:val="bottom"/>
          </w:tcPr>
          <w:p w14:paraId="2137E515" w14:textId="77777777" w:rsidR="009C7D7C" w:rsidRPr="00ED3698" w:rsidRDefault="009C7D7C" w:rsidP="00A50927">
            <w:pPr>
              <w:spacing w:before="0" w:after="0"/>
              <w:rPr>
                <w:i/>
                <w:color w:val="000000"/>
                <w:sz w:val="22"/>
                <w:szCs w:val="22"/>
              </w:rPr>
            </w:pPr>
            <w:r w:rsidRPr="00ED3698">
              <w:rPr>
                <w:i/>
                <w:color w:val="000000"/>
                <w:sz w:val="22"/>
                <w:szCs w:val="22"/>
              </w:rPr>
              <w:t>Mineral</w:t>
            </w:r>
          </w:p>
        </w:tc>
        <w:tc>
          <w:tcPr>
            <w:tcW w:w="1679" w:type="pct"/>
            <w:tcBorders>
              <w:top w:val="single" w:sz="4" w:space="0" w:color="auto"/>
            </w:tcBorders>
            <w:shd w:val="clear" w:color="auto" w:fill="auto"/>
            <w:noWrap/>
          </w:tcPr>
          <w:p w14:paraId="785C0E39" w14:textId="77777777" w:rsidR="009C7D7C" w:rsidRPr="00AA0081" w:rsidRDefault="009C7D7C" w:rsidP="00A50927">
            <w:pPr>
              <w:spacing w:before="0" w:after="0"/>
            </w:pPr>
          </w:p>
        </w:tc>
        <w:tc>
          <w:tcPr>
            <w:tcW w:w="1375" w:type="pct"/>
            <w:tcBorders>
              <w:top w:val="single" w:sz="4" w:space="0" w:color="auto"/>
            </w:tcBorders>
            <w:shd w:val="clear" w:color="auto" w:fill="auto"/>
            <w:noWrap/>
          </w:tcPr>
          <w:p w14:paraId="7E9A985D" w14:textId="77777777" w:rsidR="009C7D7C" w:rsidRPr="00ED3698" w:rsidRDefault="009C7D7C" w:rsidP="00A50927">
            <w:pPr>
              <w:spacing w:before="0" w:after="0"/>
              <w:rPr>
                <w:i/>
                <w:color w:val="000000"/>
                <w:lang w:eastAsia="en-CA"/>
              </w:rPr>
            </w:pPr>
          </w:p>
        </w:tc>
      </w:tr>
      <w:tr w:rsidR="009C7D7C" w:rsidRPr="00ED3698" w14:paraId="746F64F2" w14:textId="77777777" w:rsidTr="009C7D7C">
        <w:trPr>
          <w:trHeight w:val="300"/>
          <w:jc w:val="center"/>
        </w:trPr>
        <w:tc>
          <w:tcPr>
            <w:tcW w:w="1947" w:type="pct"/>
            <w:tcBorders>
              <w:bottom w:val="single" w:sz="4" w:space="0" w:color="auto"/>
            </w:tcBorders>
            <w:shd w:val="clear" w:color="auto" w:fill="auto"/>
            <w:noWrap/>
            <w:vAlign w:val="center"/>
          </w:tcPr>
          <w:p w14:paraId="6587A139" w14:textId="77777777" w:rsidR="009C7D7C" w:rsidRDefault="009C7D7C" w:rsidP="00A50927">
            <w:pPr>
              <w:spacing w:before="0" w:after="0"/>
              <w:ind w:left="318" w:hanging="318"/>
              <w:rPr>
                <w:lang w:eastAsia="zh-CN"/>
              </w:rPr>
            </w:pPr>
            <w:r>
              <w:rPr>
                <w:rFonts w:hint="eastAsia"/>
                <w:lang w:eastAsia="zh-CN"/>
              </w:rPr>
              <w:t>Calcite</w:t>
            </w:r>
          </w:p>
        </w:tc>
        <w:tc>
          <w:tcPr>
            <w:tcW w:w="1679" w:type="pct"/>
            <w:tcBorders>
              <w:bottom w:val="single" w:sz="4" w:space="0" w:color="auto"/>
            </w:tcBorders>
            <w:shd w:val="clear" w:color="auto" w:fill="auto"/>
            <w:noWrap/>
            <w:vAlign w:val="center"/>
          </w:tcPr>
          <w:p w14:paraId="1F40FACD" w14:textId="77777777" w:rsidR="009C7D7C" w:rsidRDefault="009C7D7C" w:rsidP="00A50927">
            <w:pPr>
              <w:spacing w:before="0" w:after="0"/>
              <w:ind w:right="416"/>
              <w:jc w:val="right"/>
              <w:rPr>
                <w:lang w:eastAsia="zh-CN"/>
              </w:rPr>
            </w:pPr>
            <w:r>
              <w:rPr>
                <w:rFonts w:hint="eastAsia"/>
                <w:lang w:eastAsia="zh-CN"/>
              </w:rPr>
              <w:t>1.0</w:t>
            </w:r>
            <w:r w:rsidRPr="004A0C68">
              <w:rPr>
                <w:rFonts w:hint="eastAsia"/>
                <w:lang w:eastAsia="zh-CN"/>
              </w:rPr>
              <w:t>×</w:t>
            </w:r>
            <w:r w:rsidRPr="004A0C68">
              <w:rPr>
                <w:rFonts w:hint="eastAsia"/>
                <w:lang w:eastAsia="zh-CN"/>
              </w:rPr>
              <w:t>10</w:t>
            </w:r>
            <w:r w:rsidRPr="004A0C68">
              <w:rPr>
                <w:rFonts w:hint="eastAsia"/>
                <w:vertAlign w:val="superscript"/>
                <w:lang w:eastAsia="zh-CN"/>
              </w:rPr>
              <w:t>-0</w:t>
            </w:r>
            <w:r>
              <w:rPr>
                <w:rFonts w:hint="eastAsia"/>
                <w:vertAlign w:val="superscript"/>
                <w:lang w:eastAsia="zh-CN"/>
              </w:rPr>
              <w:t>2</w:t>
            </w:r>
          </w:p>
        </w:tc>
        <w:tc>
          <w:tcPr>
            <w:tcW w:w="1375" w:type="pct"/>
            <w:tcBorders>
              <w:bottom w:val="single" w:sz="4" w:space="0" w:color="auto"/>
            </w:tcBorders>
            <w:shd w:val="clear" w:color="auto" w:fill="auto"/>
            <w:noWrap/>
          </w:tcPr>
          <w:p w14:paraId="1AE23DF3" w14:textId="77777777" w:rsidR="009C7D7C" w:rsidRPr="00ED3698" w:rsidRDefault="009C7D7C" w:rsidP="00A50927">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bl>
    <w:p w14:paraId="708097AA" w14:textId="77777777" w:rsidR="00200807" w:rsidRPr="00ED3698" w:rsidRDefault="00200807" w:rsidP="00C74E04">
      <w:pPr>
        <w:pStyle w:val="Simpleline"/>
      </w:pPr>
    </w:p>
    <w:p w14:paraId="1047496D" w14:textId="77777777" w:rsidR="00200807" w:rsidRPr="00192E8E" w:rsidRDefault="00200807" w:rsidP="009D54B1">
      <w:pPr>
        <w:pStyle w:val="StyleHeading4Bold"/>
      </w:pPr>
      <w:bookmarkStart w:id="719" w:name="_Toc520374623"/>
      <w:r w:rsidRPr="00192E8E">
        <w:t>Parameters</w:t>
      </w:r>
      <w:bookmarkEnd w:id="719"/>
    </w:p>
    <w:p w14:paraId="19D88708" w14:textId="29EE79B5" w:rsidR="00200807" w:rsidRDefault="00200807" w:rsidP="00200807">
      <w:pPr>
        <w:pStyle w:val="ListParagraph"/>
        <w:ind w:left="0"/>
        <w:rPr>
          <w:lang w:eastAsia="zh-CN"/>
        </w:rPr>
      </w:pPr>
      <w:r>
        <w:rPr>
          <w:rFonts w:hint="eastAsia"/>
          <w:lang w:eastAsia="zh-CN"/>
        </w:rPr>
        <w:t>The kinetic model used for the simulation was geometric model</w:t>
      </w:r>
      <w:r w:rsidR="004474F5">
        <w:rPr>
          <w:rFonts w:hint="eastAsia"/>
          <w:lang w:eastAsia="zh-CN"/>
        </w:rPr>
        <w:t xml:space="preserve">.  </w:t>
      </w:r>
      <w:r>
        <w:rPr>
          <w:rFonts w:hint="eastAsia"/>
          <w:lang w:eastAsia="zh-CN"/>
        </w:rPr>
        <w:t xml:space="preserve">Related parameters are listed in </w:t>
      </w:r>
      <w:r w:rsidR="005F5019">
        <w:rPr>
          <w:lang w:eastAsia="zh-CN"/>
        </w:rPr>
        <w:fldChar w:fldCharType="begin"/>
      </w:r>
      <w:r w:rsidR="00506899">
        <w:rPr>
          <w:lang w:eastAsia="zh-CN"/>
        </w:rPr>
        <w:instrText xml:space="preserve"> </w:instrText>
      </w:r>
      <w:r w:rsidR="00506899">
        <w:rPr>
          <w:rFonts w:hint="eastAsia"/>
          <w:lang w:eastAsia="zh-CN"/>
        </w:rPr>
        <w:instrText>REF _Ref365407297 \h</w:instrText>
      </w:r>
      <w:r w:rsidR="00506899">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5</w:t>
      </w:r>
      <w:r w:rsidR="005F5019">
        <w:rPr>
          <w:lang w:eastAsia="zh-CN"/>
        </w:rPr>
        <w:fldChar w:fldCharType="end"/>
      </w:r>
      <w:r w:rsidR="004474F5">
        <w:rPr>
          <w:rFonts w:hint="eastAsia"/>
          <w:lang w:eastAsia="zh-CN"/>
        </w:rPr>
        <w:t xml:space="preserve">.  </w:t>
      </w:r>
      <w:r>
        <w:rPr>
          <w:rFonts w:hint="eastAsia"/>
          <w:lang w:eastAsia="zh-CN"/>
        </w:rPr>
        <w:t xml:space="preserve">The pH dependent kinetic reaction of albite was described by a model with three parallel reaction pathways as described in section </w:t>
      </w:r>
      <w:r w:rsidR="000869B3">
        <w:rPr>
          <w:lang w:eastAsia="zh-CN"/>
        </w:rPr>
        <w:t>“</w:t>
      </w:r>
      <w:r w:rsidR="000869B3" w:rsidRPr="000869B3">
        <w:rPr>
          <w:lang w:eastAsia="zh-CN"/>
        </w:rPr>
        <w:t>Surface-controlled rate expressions</w:t>
      </w:r>
      <w:r w:rsidR="000869B3">
        <w:rPr>
          <w:lang w:eastAsia="zh-CN"/>
        </w:rPr>
        <w:t>” in the user manua</w:t>
      </w:r>
      <w:r w:rsidR="00E458E4">
        <w:rPr>
          <w:lang w:eastAsia="zh-CN"/>
        </w:rPr>
        <w:t>l (</w:t>
      </w:r>
      <w:r>
        <w:rPr>
          <w:lang w:eastAsia="zh-CN"/>
        </w:rPr>
        <w:t>Wollast and Chou</w:t>
      </w:r>
      <w:r w:rsidRPr="00751630">
        <w:rPr>
          <w:lang w:eastAsia="zh-CN"/>
        </w:rPr>
        <w:t xml:space="preserve"> 1985</w:t>
      </w:r>
      <w:r>
        <w:rPr>
          <w:rFonts w:hint="eastAsia"/>
          <w:lang w:eastAsia="zh-CN"/>
        </w:rPr>
        <w:t>)</w:t>
      </w:r>
      <w:r w:rsidR="004474F5">
        <w:rPr>
          <w:rFonts w:hint="eastAsia"/>
          <w:lang w:eastAsia="zh-CN"/>
        </w:rPr>
        <w:t xml:space="preserve">.  </w:t>
      </w:r>
    </w:p>
    <w:p w14:paraId="22C10CBC" w14:textId="7BB41338" w:rsidR="00200807" w:rsidRDefault="00200807" w:rsidP="00200807">
      <w:pPr>
        <w:pStyle w:val="Caption"/>
        <w:keepNext/>
        <w:rPr>
          <w:lang w:eastAsia="zh-CN"/>
        </w:rPr>
      </w:pPr>
      <w:bookmarkStart w:id="720" w:name="_Ref365407297"/>
      <w:bookmarkStart w:id="721" w:name="_Toc520374946"/>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w:t>
      </w:r>
      <w:r w:rsidR="00FE1AD3">
        <w:fldChar w:fldCharType="end"/>
      </w:r>
      <w:bookmarkEnd w:id="720"/>
      <w:r w:rsidR="00142D8D">
        <w:t xml:space="preserve">: </w:t>
      </w:r>
      <w:r>
        <w:rPr>
          <w:rFonts w:hint="eastAsia"/>
          <w:lang w:eastAsia="zh-CN"/>
        </w:rPr>
        <w:t>G</w:t>
      </w:r>
      <w:r>
        <w:rPr>
          <w:lang w:eastAsia="zh-CN"/>
        </w:rPr>
        <w:t>eometric</w:t>
      </w:r>
      <w:r>
        <w:rPr>
          <w:rFonts w:hint="eastAsia"/>
          <w:lang w:eastAsia="zh-CN"/>
        </w:rPr>
        <w:t xml:space="preserve"> updat</w:t>
      </w:r>
      <w:r w:rsidR="009C7D7C">
        <w:rPr>
          <w:lang w:eastAsia="zh-CN"/>
        </w:rPr>
        <w:t>e</w:t>
      </w:r>
      <w:r>
        <w:rPr>
          <w:rFonts w:hint="eastAsia"/>
          <w:lang w:eastAsia="zh-CN"/>
        </w:rPr>
        <w:t xml:space="preserve"> model parameters for calcite</w:t>
      </w:r>
      <w:bookmarkEnd w:id="721"/>
    </w:p>
    <w:tbl>
      <w:tblPr>
        <w:tblW w:w="5000" w:type="pct"/>
        <w:tblBorders>
          <w:top w:val="single" w:sz="4" w:space="0" w:color="auto"/>
          <w:bottom w:val="single" w:sz="4" w:space="0" w:color="auto"/>
        </w:tblBorders>
        <w:tblLook w:val="04A0" w:firstRow="1" w:lastRow="0" w:firstColumn="1" w:lastColumn="0" w:noHBand="0" w:noVBand="1"/>
      </w:tblPr>
      <w:tblGrid>
        <w:gridCol w:w="4401"/>
        <w:gridCol w:w="1300"/>
        <w:gridCol w:w="1489"/>
        <w:gridCol w:w="1450"/>
      </w:tblGrid>
      <w:tr w:rsidR="00200807" w:rsidRPr="00ED3698" w14:paraId="67A8C995" w14:textId="77777777" w:rsidTr="007F69A7">
        <w:trPr>
          <w:trHeight w:val="300"/>
        </w:trPr>
        <w:tc>
          <w:tcPr>
            <w:tcW w:w="2551" w:type="pct"/>
            <w:tcBorders>
              <w:bottom w:val="single" w:sz="4" w:space="0" w:color="auto"/>
            </w:tcBorders>
            <w:shd w:val="clear" w:color="auto" w:fill="D9D9D9"/>
            <w:noWrap/>
            <w:vAlign w:val="center"/>
            <w:hideMark/>
          </w:tcPr>
          <w:p w14:paraId="63123F11" w14:textId="77777777" w:rsidR="00200807" w:rsidRPr="00ED3698" w:rsidRDefault="00200807" w:rsidP="007F69A7">
            <w:pPr>
              <w:spacing w:before="0" w:after="0"/>
              <w:jc w:val="left"/>
              <w:rPr>
                <w:b/>
                <w:color w:val="000000"/>
                <w:lang w:eastAsia="en-CA"/>
              </w:rPr>
            </w:pPr>
            <w:r w:rsidRPr="00ED3698">
              <w:rPr>
                <w:b/>
                <w:color w:val="000000"/>
                <w:lang w:eastAsia="en-CA"/>
              </w:rPr>
              <w:t>Parameter</w:t>
            </w:r>
          </w:p>
        </w:tc>
        <w:tc>
          <w:tcPr>
            <w:tcW w:w="756" w:type="pct"/>
            <w:tcBorders>
              <w:bottom w:val="single" w:sz="4" w:space="0" w:color="auto"/>
            </w:tcBorders>
            <w:shd w:val="clear" w:color="auto" w:fill="D9D9D9"/>
            <w:noWrap/>
            <w:vAlign w:val="center"/>
            <w:hideMark/>
          </w:tcPr>
          <w:p w14:paraId="4E0A66E9" w14:textId="77777777" w:rsidR="00200807" w:rsidRPr="00ED3698" w:rsidRDefault="007F69A7" w:rsidP="007F69A7">
            <w:pPr>
              <w:spacing w:before="0" w:after="0"/>
              <w:jc w:val="left"/>
              <w:rPr>
                <w:b/>
                <w:color w:val="000000"/>
                <w:lang w:eastAsia="zh-CN"/>
              </w:rPr>
            </w:pPr>
            <w:r>
              <w:rPr>
                <w:rFonts w:hint="eastAsia"/>
                <w:b/>
                <w:color w:val="000000"/>
                <w:lang w:eastAsia="zh-CN"/>
              </w:rPr>
              <w:t>Symbol</w:t>
            </w:r>
          </w:p>
        </w:tc>
        <w:tc>
          <w:tcPr>
            <w:tcW w:w="865" w:type="pct"/>
            <w:tcBorders>
              <w:bottom w:val="single" w:sz="4" w:space="0" w:color="auto"/>
            </w:tcBorders>
            <w:shd w:val="clear" w:color="auto" w:fill="D9D9D9"/>
            <w:vAlign w:val="center"/>
          </w:tcPr>
          <w:p w14:paraId="001ADC87" w14:textId="77777777" w:rsidR="00200807" w:rsidRPr="00ED3698" w:rsidRDefault="00200807" w:rsidP="007F69A7">
            <w:pPr>
              <w:spacing w:before="0" w:after="0"/>
              <w:jc w:val="left"/>
              <w:rPr>
                <w:b/>
                <w:color w:val="000000"/>
                <w:lang w:eastAsia="zh-CN"/>
              </w:rPr>
            </w:pPr>
            <w:r>
              <w:rPr>
                <w:rFonts w:hint="eastAsia"/>
                <w:b/>
                <w:color w:val="000000"/>
                <w:lang w:eastAsia="zh-CN"/>
              </w:rPr>
              <w:t>Calcite</w:t>
            </w:r>
          </w:p>
        </w:tc>
        <w:tc>
          <w:tcPr>
            <w:tcW w:w="828" w:type="pct"/>
            <w:tcBorders>
              <w:bottom w:val="single" w:sz="4" w:space="0" w:color="auto"/>
            </w:tcBorders>
            <w:shd w:val="clear" w:color="auto" w:fill="D9D9D9"/>
            <w:noWrap/>
            <w:vAlign w:val="center"/>
            <w:hideMark/>
          </w:tcPr>
          <w:p w14:paraId="218ADF64" w14:textId="77777777" w:rsidR="00200807" w:rsidRPr="00ED3698" w:rsidRDefault="00200807" w:rsidP="007F69A7">
            <w:pPr>
              <w:spacing w:before="0" w:after="0"/>
              <w:jc w:val="left"/>
              <w:rPr>
                <w:b/>
                <w:color w:val="000000"/>
                <w:lang w:eastAsia="en-CA"/>
              </w:rPr>
            </w:pPr>
            <w:r w:rsidRPr="00FC4488">
              <w:rPr>
                <w:b/>
                <w:color w:val="000000"/>
                <w:lang w:eastAsia="en-CA"/>
              </w:rPr>
              <w:t>Unit</w:t>
            </w:r>
          </w:p>
        </w:tc>
      </w:tr>
      <w:tr w:rsidR="009C7D7C" w:rsidRPr="00ED3698" w14:paraId="7FEDC01E" w14:textId="77777777" w:rsidTr="00F67966">
        <w:trPr>
          <w:trHeight w:val="300"/>
        </w:trPr>
        <w:tc>
          <w:tcPr>
            <w:tcW w:w="2551" w:type="pct"/>
            <w:tcBorders>
              <w:top w:val="single" w:sz="4" w:space="0" w:color="auto"/>
              <w:bottom w:val="nil"/>
            </w:tcBorders>
            <w:shd w:val="clear" w:color="auto" w:fill="auto"/>
            <w:noWrap/>
            <w:vAlign w:val="bottom"/>
            <w:hideMark/>
          </w:tcPr>
          <w:p w14:paraId="514A4194" w14:textId="77777777" w:rsidR="009C7D7C" w:rsidRPr="00ED3698" w:rsidRDefault="009C7D7C" w:rsidP="00ED1767">
            <w:pPr>
              <w:spacing w:before="0" w:after="0"/>
              <w:rPr>
                <w:color w:val="000000"/>
                <w:lang w:eastAsia="en-CA"/>
              </w:rPr>
            </w:pPr>
            <w:r>
              <w:rPr>
                <w:rFonts w:hint="eastAsia"/>
                <w:lang w:eastAsia="zh-CN"/>
              </w:rPr>
              <w:t>S</w:t>
            </w:r>
            <w:r>
              <w:rPr>
                <w:lang w:eastAsia="zh-CN"/>
              </w:rPr>
              <w:t>urface area</w:t>
            </w:r>
          </w:p>
        </w:tc>
        <w:tc>
          <w:tcPr>
            <w:tcW w:w="756" w:type="pct"/>
            <w:tcBorders>
              <w:top w:val="single" w:sz="4" w:space="0" w:color="auto"/>
              <w:bottom w:val="nil"/>
            </w:tcBorders>
            <w:shd w:val="clear" w:color="auto" w:fill="auto"/>
            <w:noWrap/>
            <w:vAlign w:val="bottom"/>
            <w:hideMark/>
          </w:tcPr>
          <w:p w14:paraId="28C2AC8C" w14:textId="77777777" w:rsidR="009C7D7C" w:rsidRPr="00ED3698" w:rsidRDefault="009C7D7C" w:rsidP="00A50927">
            <w:pPr>
              <w:spacing w:before="0" w:after="0"/>
              <w:rPr>
                <w:color w:val="000000"/>
                <w:lang w:eastAsia="zh-CN"/>
              </w:rPr>
            </w:pPr>
            <w:r>
              <w:rPr>
                <w:rFonts w:hint="eastAsia"/>
                <w:color w:val="000000"/>
                <w:lang w:eastAsia="zh-CN"/>
              </w:rPr>
              <w:t>S</w:t>
            </w:r>
          </w:p>
        </w:tc>
        <w:tc>
          <w:tcPr>
            <w:tcW w:w="865" w:type="pct"/>
            <w:tcBorders>
              <w:top w:val="single" w:sz="4" w:space="0" w:color="auto"/>
              <w:bottom w:val="nil"/>
            </w:tcBorders>
          </w:tcPr>
          <w:p w14:paraId="4F625245" w14:textId="77777777" w:rsidR="009C7D7C" w:rsidRPr="00ED3698" w:rsidRDefault="009C7D7C" w:rsidP="00A50927">
            <w:pPr>
              <w:spacing w:before="0" w:after="0"/>
              <w:rPr>
                <w:color w:val="000000"/>
                <w:lang w:eastAsia="zh-CN"/>
              </w:rPr>
            </w:pPr>
            <w:r>
              <w:rPr>
                <w:rFonts w:hint="eastAsia"/>
                <w:color w:val="000000"/>
                <w:lang w:eastAsia="zh-CN"/>
              </w:rPr>
              <w:t>0.10</w:t>
            </w:r>
          </w:p>
        </w:tc>
        <w:tc>
          <w:tcPr>
            <w:tcW w:w="828" w:type="pct"/>
            <w:tcBorders>
              <w:top w:val="single" w:sz="4" w:space="0" w:color="auto"/>
              <w:bottom w:val="nil"/>
            </w:tcBorders>
            <w:shd w:val="clear" w:color="auto" w:fill="auto"/>
            <w:noWrap/>
            <w:vAlign w:val="bottom"/>
            <w:hideMark/>
          </w:tcPr>
          <w:p w14:paraId="09FB11FD" w14:textId="77777777" w:rsidR="009C7D7C" w:rsidRPr="00ED3698" w:rsidRDefault="009C7D7C" w:rsidP="009C7D7C">
            <w:pPr>
              <w:spacing w:before="0" w:after="0"/>
              <w:rPr>
                <w:color w:val="000000"/>
                <w:lang w:eastAsia="zh-CN"/>
              </w:rPr>
            </w:pPr>
            <w:r>
              <w:rPr>
                <w:rFonts w:hint="eastAsia"/>
                <w:color w:val="000000"/>
                <w:lang w:eastAsia="zh-CN"/>
              </w:rPr>
              <w:t>[</w:t>
            </w:r>
            <w:r>
              <w:rPr>
                <w:color w:val="000000"/>
                <w:lang w:eastAsia="zh-CN"/>
              </w:rPr>
              <w:t>m</w:t>
            </w:r>
            <w:r w:rsidRPr="009C7D7C">
              <w:rPr>
                <w:color w:val="000000"/>
                <w:vertAlign w:val="superscript"/>
                <w:lang w:eastAsia="zh-CN"/>
              </w:rPr>
              <w:t>2</w:t>
            </w:r>
            <w:r>
              <w:rPr>
                <w:color w:val="000000"/>
                <w:lang w:eastAsia="zh-CN"/>
              </w:rPr>
              <w:t xml:space="preserve"> l</w:t>
            </w:r>
            <w:r w:rsidRPr="009C7D7C">
              <w:rPr>
                <w:color w:val="000000"/>
                <w:vertAlign w:val="superscript"/>
                <w:lang w:eastAsia="zh-CN"/>
              </w:rPr>
              <w:t>-1</w:t>
            </w:r>
            <w:r>
              <w:rPr>
                <w:color w:val="000000"/>
                <w:lang w:eastAsia="zh-CN"/>
              </w:rPr>
              <w:t xml:space="preserve"> bulk </w:t>
            </w:r>
            <w:r>
              <w:rPr>
                <w:rFonts w:hint="eastAsia"/>
                <w:color w:val="000000"/>
                <w:lang w:eastAsia="zh-CN"/>
              </w:rPr>
              <w:t>]</w:t>
            </w:r>
          </w:p>
        </w:tc>
      </w:tr>
      <w:tr w:rsidR="009C7D7C" w:rsidRPr="00ED3698" w14:paraId="63FD88AD" w14:textId="77777777" w:rsidTr="00F67966">
        <w:trPr>
          <w:trHeight w:val="300"/>
        </w:trPr>
        <w:tc>
          <w:tcPr>
            <w:tcW w:w="2551" w:type="pct"/>
            <w:tcBorders>
              <w:top w:val="nil"/>
              <w:bottom w:val="nil"/>
            </w:tcBorders>
            <w:shd w:val="clear" w:color="auto" w:fill="auto"/>
            <w:noWrap/>
            <w:vAlign w:val="bottom"/>
            <w:hideMark/>
          </w:tcPr>
          <w:p w14:paraId="5EF03B5A" w14:textId="77777777" w:rsidR="009C7D7C" w:rsidRPr="00ED3698" w:rsidRDefault="009C7D7C" w:rsidP="00ED1767">
            <w:pPr>
              <w:spacing w:before="0" w:after="0"/>
              <w:rPr>
                <w:color w:val="000000"/>
                <w:lang w:eastAsia="en-CA"/>
              </w:rPr>
            </w:pPr>
            <w:r>
              <w:rPr>
                <w:lang w:eastAsia="zh-CN"/>
              </w:rPr>
              <w:t>Initial particle radius</w:t>
            </w:r>
          </w:p>
        </w:tc>
        <w:tc>
          <w:tcPr>
            <w:tcW w:w="756" w:type="pct"/>
            <w:tcBorders>
              <w:top w:val="nil"/>
              <w:bottom w:val="nil"/>
            </w:tcBorders>
            <w:shd w:val="clear" w:color="auto" w:fill="auto"/>
            <w:noWrap/>
            <w:vAlign w:val="bottom"/>
            <w:hideMark/>
          </w:tcPr>
          <w:p w14:paraId="4121E0A9" w14:textId="77777777" w:rsidR="009C7D7C" w:rsidRPr="00ED3698" w:rsidRDefault="009C7D7C" w:rsidP="009C7D7C">
            <w:pPr>
              <w:spacing w:before="0" w:after="0"/>
              <w:rPr>
                <w:color w:val="000000"/>
                <w:lang w:eastAsia="zh-CN"/>
              </w:rPr>
            </w:pPr>
            <w:r>
              <w:rPr>
                <w:rFonts w:ascii="Cambria Math" w:hAnsi="Cambria Math" w:cs="Cambria Math" w:hint="eastAsia"/>
                <w:color w:val="000000"/>
                <w:lang w:eastAsia="zh-CN"/>
              </w:rPr>
              <w:t>r</w:t>
            </w:r>
            <w:r w:rsidRPr="009C7D7C">
              <w:rPr>
                <w:rFonts w:ascii="Cambria Math" w:hAnsi="Cambria Math" w:cs="Cambria Math" w:hint="eastAsia"/>
                <w:color w:val="000000"/>
                <w:vertAlign w:val="subscript"/>
                <w:lang w:eastAsia="zh-CN"/>
              </w:rPr>
              <w:t>i</w:t>
            </w:r>
          </w:p>
        </w:tc>
        <w:tc>
          <w:tcPr>
            <w:tcW w:w="865" w:type="pct"/>
            <w:tcBorders>
              <w:top w:val="nil"/>
              <w:bottom w:val="nil"/>
            </w:tcBorders>
          </w:tcPr>
          <w:p w14:paraId="4BB47BA0" w14:textId="77777777" w:rsidR="009C7D7C" w:rsidRPr="00ED3698" w:rsidRDefault="009C7D7C" w:rsidP="00A50927">
            <w:pPr>
              <w:spacing w:before="0" w:after="0"/>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828" w:type="pct"/>
            <w:tcBorders>
              <w:top w:val="nil"/>
              <w:bottom w:val="nil"/>
            </w:tcBorders>
            <w:shd w:val="clear" w:color="auto" w:fill="auto"/>
            <w:noWrap/>
            <w:vAlign w:val="bottom"/>
            <w:hideMark/>
          </w:tcPr>
          <w:p w14:paraId="65F786DC" w14:textId="77777777" w:rsidR="009C7D7C" w:rsidRPr="00ED3698" w:rsidRDefault="009C7D7C" w:rsidP="00A50927">
            <w:pPr>
              <w:spacing w:before="0" w:after="0"/>
              <w:rPr>
                <w:color w:val="000000"/>
                <w:lang w:eastAsia="zh-CN"/>
              </w:rPr>
            </w:pPr>
            <w:r>
              <w:rPr>
                <w:rFonts w:hint="eastAsia"/>
                <w:color w:val="000000"/>
                <w:lang w:eastAsia="zh-CN"/>
              </w:rPr>
              <w:t>[m]</w:t>
            </w:r>
          </w:p>
        </w:tc>
      </w:tr>
      <w:tr w:rsidR="009C7D7C" w:rsidRPr="00ED3698" w14:paraId="19F18A67" w14:textId="77777777" w:rsidTr="00F67966">
        <w:trPr>
          <w:trHeight w:val="300"/>
        </w:trPr>
        <w:tc>
          <w:tcPr>
            <w:tcW w:w="2551" w:type="pct"/>
            <w:tcBorders>
              <w:top w:val="nil"/>
              <w:bottom w:val="nil"/>
            </w:tcBorders>
            <w:shd w:val="clear" w:color="auto" w:fill="auto"/>
            <w:noWrap/>
            <w:vAlign w:val="bottom"/>
            <w:hideMark/>
          </w:tcPr>
          <w:p w14:paraId="10713E20" w14:textId="77777777" w:rsidR="009C7D7C" w:rsidRPr="00ED3698" w:rsidRDefault="009C7D7C" w:rsidP="00ED1767">
            <w:pPr>
              <w:spacing w:before="0" w:after="0"/>
              <w:rPr>
                <w:color w:val="000000"/>
                <w:lang w:eastAsia="en-CA"/>
              </w:rPr>
            </w:pPr>
            <w:r>
              <w:rPr>
                <w:color w:val="000000"/>
                <w:lang w:eastAsia="en-CA"/>
              </w:rPr>
              <w:t xml:space="preserve">Particle radius </w:t>
            </w:r>
          </w:p>
        </w:tc>
        <w:tc>
          <w:tcPr>
            <w:tcW w:w="756" w:type="pct"/>
            <w:tcBorders>
              <w:top w:val="nil"/>
              <w:bottom w:val="nil"/>
            </w:tcBorders>
            <w:shd w:val="clear" w:color="auto" w:fill="auto"/>
            <w:noWrap/>
            <w:vAlign w:val="bottom"/>
            <w:hideMark/>
          </w:tcPr>
          <w:p w14:paraId="63690CF7" w14:textId="77777777" w:rsidR="009C7D7C" w:rsidRPr="00ED3698" w:rsidRDefault="009C7D7C" w:rsidP="009C7D7C">
            <w:pPr>
              <w:spacing w:before="0" w:after="0"/>
              <w:rPr>
                <w:color w:val="000000"/>
                <w:lang w:eastAsia="zh-CN"/>
              </w:rPr>
            </w:pPr>
            <w:r>
              <w:rPr>
                <w:rFonts w:hint="eastAsia"/>
                <w:color w:val="000000"/>
                <w:lang w:eastAsia="zh-CN"/>
              </w:rPr>
              <w:t>r</w:t>
            </w:r>
            <w:r w:rsidRPr="009C7D7C">
              <w:rPr>
                <w:rFonts w:hint="eastAsia"/>
                <w:color w:val="000000"/>
                <w:vertAlign w:val="subscript"/>
                <w:lang w:eastAsia="zh-CN"/>
              </w:rPr>
              <w:t>s</w:t>
            </w:r>
          </w:p>
        </w:tc>
        <w:tc>
          <w:tcPr>
            <w:tcW w:w="865" w:type="pct"/>
            <w:tcBorders>
              <w:top w:val="nil"/>
              <w:bottom w:val="nil"/>
            </w:tcBorders>
          </w:tcPr>
          <w:p w14:paraId="50235A8A" w14:textId="77777777" w:rsidR="009C7D7C" w:rsidRPr="00ED3698" w:rsidRDefault="009C7D7C" w:rsidP="00A50927">
            <w:pPr>
              <w:spacing w:before="0" w:after="0"/>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828" w:type="pct"/>
            <w:tcBorders>
              <w:top w:val="nil"/>
              <w:bottom w:val="nil"/>
            </w:tcBorders>
            <w:shd w:val="clear" w:color="auto" w:fill="auto"/>
            <w:noWrap/>
            <w:hideMark/>
          </w:tcPr>
          <w:p w14:paraId="77552ECE" w14:textId="77777777" w:rsidR="009C7D7C" w:rsidRDefault="009C7D7C" w:rsidP="00A50927">
            <w:pPr>
              <w:spacing w:before="0" w:after="0"/>
            </w:pPr>
            <w:r w:rsidRPr="00CE69C5">
              <w:rPr>
                <w:rFonts w:hint="eastAsia"/>
                <w:color w:val="000000"/>
                <w:lang w:eastAsia="zh-CN"/>
              </w:rPr>
              <w:t>[m]</w:t>
            </w:r>
          </w:p>
        </w:tc>
      </w:tr>
      <w:tr w:rsidR="009C7D7C" w:rsidRPr="00ED3698" w14:paraId="002A0212" w14:textId="77777777" w:rsidTr="00F67966">
        <w:trPr>
          <w:trHeight w:val="300"/>
        </w:trPr>
        <w:tc>
          <w:tcPr>
            <w:tcW w:w="2551" w:type="pct"/>
            <w:tcBorders>
              <w:top w:val="nil"/>
              <w:bottom w:val="single" w:sz="4" w:space="0" w:color="auto"/>
            </w:tcBorders>
            <w:shd w:val="clear" w:color="auto" w:fill="auto"/>
            <w:noWrap/>
            <w:vAlign w:val="bottom"/>
          </w:tcPr>
          <w:p w14:paraId="625744BE" w14:textId="77777777" w:rsidR="009C7D7C" w:rsidRPr="00ED3698" w:rsidRDefault="009C7D7C" w:rsidP="00ED1767">
            <w:pPr>
              <w:spacing w:before="0" w:after="0"/>
              <w:rPr>
                <w:color w:val="000000"/>
                <w:lang w:eastAsia="zh-CN"/>
              </w:rPr>
            </w:pPr>
            <w:r>
              <w:rPr>
                <w:color w:val="000000"/>
                <w:lang w:eastAsia="zh-CN"/>
              </w:rPr>
              <w:t xml:space="preserve">Minimum particle radius </w:t>
            </w:r>
          </w:p>
        </w:tc>
        <w:tc>
          <w:tcPr>
            <w:tcW w:w="756" w:type="pct"/>
            <w:tcBorders>
              <w:top w:val="nil"/>
              <w:bottom w:val="single" w:sz="4" w:space="0" w:color="auto"/>
            </w:tcBorders>
            <w:shd w:val="clear" w:color="auto" w:fill="auto"/>
            <w:noWrap/>
            <w:vAlign w:val="bottom"/>
          </w:tcPr>
          <w:p w14:paraId="48F5171F" w14:textId="77777777" w:rsidR="009C7D7C" w:rsidRPr="00ED3698" w:rsidRDefault="009C7D7C" w:rsidP="009C7D7C">
            <w:pPr>
              <w:spacing w:before="0" w:after="0"/>
              <w:rPr>
                <w:color w:val="000000"/>
                <w:lang w:eastAsia="zh-CN"/>
              </w:rPr>
            </w:pPr>
            <w:r>
              <w:rPr>
                <w:rFonts w:hint="eastAsia"/>
                <w:color w:val="000000"/>
                <w:lang w:eastAsia="zh-CN"/>
              </w:rPr>
              <w:t>r</w:t>
            </w:r>
            <w:r w:rsidRPr="009C7D7C">
              <w:rPr>
                <w:rFonts w:hint="eastAsia"/>
                <w:color w:val="000000"/>
                <w:vertAlign w:val="subscript"/>
                <w:lang w:eastAsia="zh-CN"/>
              </w:rPr>
              <w:t>min</w:t>
            </w:r>
          </w:p>
        </w:tc>
        <w:tc>
          <w:tcPr>
            <w:tcW w:w="865" w:type="pct"/>
            <w:tcBorders>
              <w:top w:val="nil"/>
              <w:bottom w:val="single" w:sz="4" w:space="0" w:color="auto"/>
            </w:tcBorders>
          </w:tcPr>
          <w:p w14:paraId="7D84E1E4" w14:textId="77777777" w:rsidR="009C7D7C" w:rsidRPr="00ED3698" w:rsidRDefault="009C7D7C" w:rsidP="00A50927">
            <w:pPr>
              <w:spacing w:before="0" w:after="0"/>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828" w:type="pct"/>
            <w:tcBorders>
              <w:top w:val="nil"/>
              <w:bottom w:val="single" w:sz="4" w:space="0" w:color="auto"/>
            </w:tcBorders>
            <w:shd w:val="clear" w:color="auto" w:fill="auto"/>
            <w:noWrap/>
          </w:tcPr>
          <w:p w14:paraId="6DDADBAA" w14:textId="77777777" w:rsidR="009C7D7C" w:rsidRDefault="009C7D7C" w:rsidP="00A50927">
            <w:pPr>
              <w:spacing w:before="0" w:after="0"/>
            </w:pPr>
            <w:r w:rsidRPr="00CE69C5">
              <w:rPr>
                <w:rFonts w:hint="eastAsia"/>
                <w:color w:val="000000"/>
                <w:lang w:eastAsia="zh-CN"/>
              </w:rPr>
              <w:t>[m]</w:t>
            </w:r>
          </w:p>
        </w:tc>
      </w:tr>
    </w:tbl>
    <w:p w14:paraId="669E2303" w14:textId="77777777" w:rsidR="00200807" w:rsidRDefault="00200807" w:rsidP="00C74E04">
      <w:pPr>
        <w:pStyle w:val="Simpleline"/>
        <w:rPr>
          <w:lang w:eastAsia="zh-CN"/>
        </w:rPr>
      </w:pPr>
    </w:p>
    <w:p w14:paraId="5BB205F4" w14:textId="77777777" w:rsidR="00200807" w:rsidRPr="00192E8E" w:rsidRDefault="00200807" w:rsidP="009D54B1">
      <w:pPr>
        <w:pStyle w:val="StyleHeading4Bold"/>
      </w:pPr>
      <w:bookmarkStart w:id="722" w:name="_Toc520374624"/>
      <w:r w:rsidRPr="00192E8E">
        <w:t>Results</w:t>
      </w:r>
      <w:bookmarkEnd w:id="722"/>
    </w:p>
    <w:p w14:paraId="579B3E07" w14:textId="531BBF34" w:rsidR="00200807" w:rsidRPr="00216983" w:rsidRDefault="00200807" w:rsidP="00200807">
      <w:pPr>
        <w:rPr>
          <w:lang w:eastAsia="zh-CN"/>
        </w:rPr>
      </w:pPr>
      <w:r>
        <w:rPr>
          <w:rFonts w:hint="eastAsia"/>
          <w:lang w:eastAsia="zh-CN"/>
        </w:rPr>
        <w:t>Simulated results show that t</w:t>
      </w:r>
      <w:r>
        <w:rPr>
          <w:rFonts w:hint="eastAsia"/>
          <w:szCs w:val="24"/>
          <w:lang w:val="en-CA" w:eastAsia="zh-CN"/>
        </w:rPr>
        <w:t>he initial solution is not in equilibrium with calcite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_Ref360017477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Figure </w:t>
      </w:r>
      <w:r w:rsidR="00B560DA">
        <w:rPr>
          <w:noProof/>
        </w:rPr>
        <w:t>2</w:t>
      </w:r>
      <w:r w:rsidR="00B560DA">
        <w:t>.</w:t>
      </w:r>
      <w:r w:rsidR="00B560DA">
        <w:rPr>
          <w:noProof/>
        </w:rPr>
        <w:t>5</w:t>
      </w:r>
      <w:r w:rsidR="005F5019">
        <w:rPr>
          <w:szCs w:val="24"/>
          <w:lang w:val="en-CA" w:eastAsia="zh-CN"/>
        </w:rPr>
        <w:fldChar w:fldCharType="end"/>
      </w:r>
      <w:r>
        <w:rPr>
          <w:rFonts w:hint="eastAsia"/>
          <w:szCs w:val="24"/>
          <w:lang w:val="en-CA" w:eastAsia="zh-CN"/>
        </w:rPr>
        <w:t xml:space="preserve"> </w:t>
      </w:r>
      <w:r w:rsidR="009C7D7C">
        <w:rPr>
          <w:szCs w:val="24"/>
          <w:lang w:val="en-CA" w:eastAsia="zh-CN"/>
        </w:rPr>
        <w:t xml:space="preserve">- </w:t>
      </w:r>
      <w:r>
        <w:rPr>
          <w:rFonts w:hint="eastAsia"/>
          <w:szCs w:val="24"/>
          <w:lang w:val="en-CA" w:eastAsia="zh-CN"/>
        </w:rPr>
        <w:t>up</w:t>
      </w:r>
      <w:r w:rsidR="009C7D7C">
        <w:rPr>
          <w:szCs w:val="24"/>
          <w:lang w:val="en-CA" w:eastAsia="zh-CN"/>
        </w:rPr>
        <w:t>per panel</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The time needed for calcite to reach equilibrium with the solution (saturation index (SI) =0) is about 0.25 days</w:t>
      </w:r>
      <w:r w:rsidR="004474F5">
        <w:rPr>
          <w:rFonts w:hint="eastAsia"/>
          <w:szCs w:val="24"/>
          <w:lang w:val="en-CA" w:eastAsia="zh-CN"/>
        </w:rPr>
        <w:t xml:space="preserve">.  </w:t>
      </w:r>
      <w:r>
        <w:rPr>
          <w:szCs w:val="24"/>
          <w:lang w:eastAsia="zh-CN"/>
        </w:rPr>
        <w:t>T</w:t>
      </w:r>
      <w:r>
        <w:rPr>
          <w:rFonts w:hint="eastAsia"/>
          <w:szCs w:val="24"/>
          <w:lang w:eastAsia="zh-CN"/>
        </w:rPr>
        <w:t xml:space="preserve">he concentrations of selected species </w:t>
      </w:r>
      <w:r>
        <w:rPr>
          <w:rFonts w:hint="eastAsia"/>
          <w:szCs w:val="24"/>
          <w:lang w:val="en-CA" w:eastAsia="zh-CN"/>
        </w:rPr>
        <w:t>Ca</w:t>
      </w:r>
      <w:r w:rsidRPr="00EE0CC0">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H</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w:t>
      </w:r>
      <w:r>
        <w:rPr>
          <w:rFonts w:hint="eastAsia"/>
          <w:szCs w:val="24"/>
          <w:lang w:val="en-CA" w:eastAsia="zh-CN"/>
        </w:rPr>
        <w:t>, H</w:t>
      </w:r>
      <w:r>
        <w:rPr>
          <w:rFonts w:hint="eastAsia"/>
          <w:szCs w:val="24"/>
          <w:vertAlign w:val="subscript"/>
          <w:lang w:val="en-CA" w:eastAsia="zh-CN"/>
        </w:rPr>
        <w:t>2</w:t>
      </w:r>
      <w:r>
        <w:rPr>
          <w:rFonts w:hint="eastAsia"/>
          <w:szCs w:val="24"/>
          <w:lang w:val="en-CA" w:eastAsia="zh-CN"/>
        </w:rPr>
        <w:t>CO</w:t>
      </w:r>
      <w:r>
        <w:rPr>
          <w:rFonts w:hint="eastAsia"/>
          <w:szCs w:val="24"/>
          <w:vertAlign w:val="subscript"/>
          <w:lang w:val="en-CA" w:eastAsia="zh-CN"/>
        </w:rPr>
        <w:t>3</w:t>
      </w:r>
      <w:r>
        <w:rPr>
          <w:rFonts w:hint="eastAsia"/>
          <w:szCs w:val="24"/>
          <w:lang w:val="en-CA" w:eastAsia="zh-CN"/>
        </w:rPr>
        <w:t>(aq), OH</w:t>
      </w:r>
      <w:r>
        <w:rPr>
          <w:rFonts w:hint="eastAsia"/>
          <w:szCs w:val="24"/>
          <w:vertAlign w:val="superscript"/>
          <w:lang w:val="en-CA" w:eastAsia="zh-CN"/>
        </w:rPr>
        <w:t>-</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xml:space="preserve"> increase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_Ref360017477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Figure </w:t>
      </w:r>
      <w:r w:rsidR="00B560DA">
        <w:rPr>
          <w:noProof/>
        </w:rPr>
        <w:t>2</w:t>
      </w:r>
      <w:r w:rsidR="00B560DA">
        <w:t>.</w:t>
      </w:r>
      <w:r w:rsidR="00B560DA">
        <w:rPr>
          <w:noProof/>
        </w:rPr>
        <w:t>5</w:t>
      </w:r>
      <w:r w:rsidR="005F5019">
        <w:rPr>
          <w:szCs w:val="24"/>
          <w:lang w:val="en-CA" w:eastAsia="zh-CN"/>
        </w:rPr>
        <w:fldChar w:fldCharType="end"/>
      </w:r>
      <w:r>
        <w:rPr>
          <w:rFonts w:hint="eastAsia"/>
          <w:szCs w:val="24"/>
          <w:lang w:val="en-CA" w:eastAsia="zh-CN"/>
        </w:rPr>
        <w:t xml:space="preserve"> </w:t>
      </w:r>
      <w:r w:rsidR="009C7D7C">
        <w:rPr>
          <w:szCs w:val="24"/>
          <w:lang w:val="en-CA" w:eastAsia="zh-CN"/>
        </w:rPr>
        <w:t>– lower panel</w:t>
      </w:r>
      <w:r>
        <w:rPr>
          <w:rFonts w:hint="eastAsia"/>
          <w:szCs w:val="24"/>
          <w:lang w:val="en-CA" w:eastAsia="zh-CN"/>
        </w:rPr>
        <w:t>).</w:t>
      </w:r>
    </w:p>
    <w:p w14:paraId="79A76AF5" w14:textId="77777777" w:rsidR="00200807" w:rsidRPr="00ED3698" w:rsidRDefault="00200807" w:rsidP="00200807">
      <w:pPr>
        <w:jc w:val="center"/>
        <w:rPr>
          <w:noProof/>
          <w:lang w:val="en-CA" w:eastAsia="zh-CN"/>
        </w:rPr>
      </w:pPr>
      <w:r>
        <w:rPr>
          <w:rFonts w:hint="eastAsia"/>
          <w:noProof/>
          <w:lang w:val="en-CA" w:eastAsia="zh-CN"/>
        </w:rPr>
        <w:lastRenderedPageBreak/>
        <w:drawing>
          <wp:inline distT="0" distB="0" distL="0" distR="0" wp14:anchorId="3506B8D2" wp14:editId="5DED1C1D">
            <wp:extent cx="3105686" cy="3821373"/>
            <wp:effectExtent l="0" t="0" r="0" b="0"/>
            <wp:docPr id="4120" name="Picture 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b="3298"/>
                    <a:stretch/>
                  </pic:blipFill>
                  <pic:spPr bwMode="auto">
                    <a:xfrm>
                      <a:off x="0" y="0"/>
                      <a:ext cx="3113575" cy="3831080"/>
                    </a:xfrm>
                    <a:prstGeom prst="rect">
                      <a:avLst/>
                    </a:prstGeom>
                    <a:noFill/>
                    <a:ln>
                      <a:noFill/>
                    </a:ln>
                    <a:extLst>
                      <a:ext uri="{53640926-AAD7-44D8-BBD7-CCE9431645EC}">
                        <a14:shadowObscured xmlns:a14="http://schemas.microsoft.com/office/drawing/2010/main"/>
                      </a:ext>
                    </a:extLst>
                  </pic:spPr>
                </pic:pic>
              </a:graphicData>
            </a:graphic>
          </wp:inline>
        </w:drawing>
      </w:r>
      <w:r w:rsidRPr="000C119F">
        <w:rPr>
          <w:rFonts w:hint="eastAsia"/>
          <w:noProof/>
          <w:lang w:val="en-CA" w:eastAsia="zh-CN"/>
        </w:rPr>
        <w:t xml:space="preserve"> </w:t>
      </w:r>
    </w:p>
    <w:p w14:paraId="26BF1FBC" w14:textId="600BF5E1" w:rsidR="00200807" w:rsidRDefault="00200807" w:rsidP="00200807">
      <w:pPr>
        <w:pStyle w:val="Caption"/>
        <w:rPr>
          <w:lang w:eastAsia="zh-CN"/>
        </w:rPr>
      </w:pPr>
      <w:bookmarkStart w:id="723" w:name="_Toc520375076"/>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w:t>
      </w:r>
      <w:r w:rsidR="00183C7C">
        <w:fldChar w:fldCharType="end"/>
      </w:r>
      <w:r w:rsidR="00142D8D">
        <w:t xml:space="preserve">: </w:t>
      </w:r>
      <w:r>
        <w:rPr>
          <w:rFonts w:hint="eastAsia"/>
          <w:lang w:eastAsia="zh-CN"/>
        </w:rPr>
        <w:t>Simulated time curves of SI of calcite (up</w:t>
      </w:r>
      <w:r w:rsidR="009C7D7C">
        <w:rPr>
          <w:lang w:eastAsia="zh-CN"/>
        </w:rPr>
        <w:t>per panel</w:t>
      </w:r>
      <w:r>
        <w:rPr>
          <w:rFonts w:hint="eastAsia"/>
          <w:lang w:eastAsia="zh-CN"/>
        </w:rPr>
        <w:t>), and concentrations of selected species</w:t>
      </w:r>
      <w:r>
        <w:rPr>
          <w:lang w:eastAsia="zh-CN"/>
        </w:rPr>
        <w:t xml:space="preserve"> (</w:t>
      </w:r>
      <w:r w:rsidR="009C7D7C">
        <w:rPr>
          <w:lang w:eastAsia="zh-CN"/>
        </w:rPr>
        <w:t>lower panel</w:t>
      </w:r>
      <w:r>
        <w:rPr>
          <w:rFonts w:hint="eastAsia"/>
          <w:lang w:eastAsia="zh-CN"/>
        </w:rPr>
        <w:t>)</w:t>
      </w:r>
      <w:bookmarkEnd w:id="723"/>
    </w:p>
    <w:p w14:paraId="0D3123FA" w14:textId="77777777" w:rsidR="00200807" w:rsidRDefault="00200807" w:rsidP="00C74E04">
      <w:pPr>
        <w:pStyle w:val="Simpleline"/>
        <w:rPr>
          <w:lang w:eastAsia="zh-CN"/>
        </w:rPr>
      </w:pPr>
    </w:p>
    <w:p w14:paraId="313DD589" w14:textId="77777777" w:rsidR="00913113" w:rsidRPr="00192E8E" w:rsidRDefault="00913113" w:rsidP="00913113">
      <w:pPr>
        <w:pStyle w:val="StyleHeading4Bold"/>
      </w:pPr>
      <w:bookmarkStart w:id="724" w:name="_Toc520374625"/>
      <w:r>
        <w:t>File locations</w:t>
      </w:r>
      <w:bookmarkEnd w:id="724"/>
    </w:p>
    <w:p w14:paraId="2C35A696" w14:textId="77777777" w:rsidR="00687205" w:rsidRDefault="00200807" w:rsidP="00200807">
      <w:pPr>
        <w:pStyle w:val="ListParagraph"/>
        <w:ind w:hanging="720"/>
      </w:pPr>
      <w:r w:rsidRPr="00ED3698">
        <w:t xml:space="preserve">The input file is: </w:t>
      </w:r>
      <w:r w:rsidRPr="008833A1">
        <w:rPr>
          <w:rFonts w:hint="eastAsia"/>
          <w:i/>
          <w:lang w:eastAsia="zh-CN"/>
        </w:rPr>
        <w:t>appelo</w:t>
      </w:r>
      <w:r w:rsidRPr="008833A1">
        <w:rPr>
          <w:i/>
        </w:rPr>
        <w:t>.dat</w:t>
      </w:r>
      <w:r w:rsidR="00687205">
        <w:t xml:space="preserve"> under folder:</w:t>
      </w:r>
    </w:p>
    <w:p w14:paraId="21449CB7" w14:textId="77777777" w:rsidR="00200807" w:rsidRPr="00ED3698" w:rsidRDefault="004B0811" w:rsidP="00200807">
      <w:pPr>
        <w:pStyle w:val="ListParagraph"/>
        <w:ind w:hanging="720"/>
        <w:rPr>
          <w:lang w:eastAsia="zh-CN"/>
        </w:rPr>
      </w:pPr>
      <w:r>
        <w:t>.\benchmarks\benchmarks_standard\</w:t>
      </w:r>
      <w:r w:rsidR="00200807">
        <w:rPr>
          <w:rFonts w:hint="eastAsia"/>
          <w:lang w:eastAsia="zh-CN"/>
        </w:rPr>
        <w:t>batch</w:t>
      </w:r>
      <w:r w:rsidR="00200807" w:rsidRPr="00ED3698">
        <w:t>\</w:t>
      </w:r>
      <w:r w:rsidR="00200807">
        <w:rPr>
          <w:rFonts w:hint="eastAsia"/>
          <w:lang w:eastAsia="zh-CN"/>
        </w:rPr>
        <w:t>appelo</w:t>
      </w:r>
    </w:p>
    <w:p w14:paraId="603CD240" w14:textId="77777777" w:rsidR="00200807" w:rsidRPr="009C7D7C" w:rsidRDefault="00990FF2" w:rsidP="00200807">
      <w:pPr>
        <w:rPr>
          <w:i/>
          <w:lang w:eastAsia="zh-CN"/>
        </w:rPr>
      </w:pPr>
      <w:r>
        <w:rPr>
          <w:rFonts w:hint="eastAsia"/>
          <w:lang w:eastAsia="zh-CN"/>
        </w:rPr>
        <w:t>Database can be found under:</w:t>
      </w:r>
      <w:r w:rsidR="00200807">
        <w:rPr>
          <w:rFonts w:hint="eastAsia"/>
          <w:lang w:eastAsia="zh-CN"/>
        </w:rPr>
        <w:t xml:space="preserve"> </w:t>
      </w:r>
      <w:r w:rsidR="00200807" w:rsidRPr="009C7D7C">
        <w:rPr>
          <w:i/>
          <w:lang w:eastAsia="zh-CN"/>
        </w:rPr>
        <w:t>..</w:t>
      </w:r>
      <w:r>
        <w:rPr>
          <w:i/>
          <w:lang w:eastAsia="zh-CN"/>
        </w:rPr>
        <w:t>\benchmarks\</w:t>
      </w:r>
      <w:r w:rsidR="00200807" w:rsidRPr="009C7D7C">
        <w:rPr>
          <w:i/>
          <w:lang w:eastAsia="zh-CN"/>
        </w:rPr>
        <w:t>database\</w:t>
      </w:r>
      <w:r w:rsidR="00200807" w:rsidRPr="009C7D7C">
        <w:rPr>
          <w:rFonts w:hint="eastAsia"/>
          <w:i/>
          <w:lang w:eastAsia="zh-CN"/>
        </w:rPr>
        <w:t>default</w:t>
      </w:r>
    </w:p>
    <w:p w14:paraId="185ABCD1" w14:textId="77777777" w:rsidR="00200807" w:rsidRDefault="00200807" w:rsidP="00C74E04">
      <w:pPr>
        <w:pStyle w:val="Simpleline"/>
        <w:rPr>
          <w:lang w:eastAsia="zh-CN"/>
        </w:rPr>
      </w:pPr>
    </w:p>
    <w:p w14:paraId="6C0A500D" w14:textId="77777777" w:rsidR="00200807" w:rsidRPr="00ED3698" w:rsidRDefault="009C7D7C" w:rsidP="00200807">
      <w:pPr>
        <w:pStyle w:val="Heading3"/>
      </w:pPr>
      <w:bookmarkStart w:id="725" w:name="_Ref364378501"/>
      <w:bookmarkStart w:id="726" w:name="_Toc520374626"/>
      <w:r>
        <w:rPr>
          <w:lang w:eastAsia="zh-CN"/>
        </w:rPr>
        <w:t xml:space="preserve">pH-dependent </w:t>
      </w:r>
      <w:r w:rsidR="00040E71">
        <w:rPr>
          <w:lang w:eastAsia="zh-CN"/>
        </w:rPr>
        <w:t>s</w:t>
      </w:r>
      <w:r w:rsidR="00200807">
        <w:rPr>
          <w:rFonts w:hint="eastAsia"/>
          <w:lang w:eastAsia="zh-CN"/>
        </w:rPr>
        <w:t>peciation of c</w:t>
      </w:r>
      <w:r w:rsidR="00200807" w:rsidRPr="00430124">
        <w:rPr>
          <w:lang w:eastAsia="zh-CN"/>
        </w:rPr>
        <w:t>hromium</w:t>
      </w:r>
      <w:bookmarkEnd w:id="725"/>
      <w:bookmarkEnd w:id="726"/>
    </w:p>
    <w:p w14:paraId="62ADF06A" w14:textId="77777777" w:rsidR="00200807" w:rsidRPr="00192E8E" w:rsidRDefault="00771FFF" w:rsidP="009D54B1">
      <w:pPr>
        <w:pStyle w:val="StyleHeading4Bold"/>
      </w:pPr>
      <w:bookmarkStart w:id="727" w:name="_Toc520374627"/>
      <w:r>
        <w:t>Problem definition</w:t>
      </w:r>
      <w:bookmarkEnd w:id="727"/>
    </w:p>
    <w:p w14:paraId="45ED0FB7" w14:textId="4167701D" w:rsidR="00200807" w:rsidRDefault="00200807" w:rsidP="00200807">
      <w:pPr>
        <w:rPr>
          <w:lang w:val="en-CA" w:eastAsia="zh-CN"/>
        </w:rPr>
      </w:pPr>
      <w:r w:rsidRPr="00ED3698">
        <w:rPr>
          <w:lang w:val="en-CA"/>
        </w:rPr>
        <w:t xml:space="preserve">This </w:t>
      </w:r>
      <w:r w:rsidR="001D3205">
        <w:rPr>
          <w:lang w:val="en-CA"/>
        </w:rPr>
        <w:t>demonstration example</w:t>
      </w:r>
      <w:r w:rsidRPr="00ED3698">
        <w:rPr>
          <w:lang w:val="en-CA"/>
        </w:rPr>
        <w:t xml:space="preserve"> is </w:t>
      </w:r>
      <w:r>
        <w:rPr>
          <w:rFonts w:hint="eastAsia"/>
          <w:lang w:val="en-CA" w:eastAsia="zh-CN"/>
        </w:rPr>
        <w:t>a geochemical batch reaction considering pH dependent complexation of Cr(III)</w:t>
      </w:r>
      <w:r w:rsidR="004474F5">
        <w:rPr>
          <w:rFonts w:hint="eastAsia"/>
          <w:lang w:val="en-CA" w:eastAsia="zh-CN"/>
        </w:rPr>
        <w:t xml:space="preserve">.  </w:t>
      </w:r>
    </w:p>
    <w:p w14:paraId="3280A6F7" w14:textId="77777777" w:rsidR="00200807" w:rsidRPr="00192E8E" w:rsidRDefault="00B3171D" w:rsidP="009D54B1">
      <w:pPr>
        <w:pStyle w:val="StyleHeading4Bold"/>
      </w:pPr>
      <w:bookmarkStart w:id="728" w:name="_Toc520374628"/>
      <w:r>
        <w:t>Model setup</w:t>
      </w:r>
      <w:bookmarkEnd w:id="728"/>
    </w:p>
    <w:p w14:paraId="0C921026" w14:textId="48C05AF8" w:rsidR="00200807" w:rsidRPr="00161D29" w:rsidRDefault="00200807" w:rsidP="00200807">
      <w:pPr>
        <w:rPr>
          <w:szCs w:val="24"/>
          <w:lang w:eastAsia="zh-CN"/>
        </w:rPr>
      </w:pPr>
      <w:r>
        <w:rPr>
          <w:rFonts w:hint="eastAsia"/>
          <w:szCs w:val="24"/>
          <w:lang w:val="en-CA" w:eastAsia="zh-CN"/>
        </w:rPr>
        <w:t>The geochemical system includes two aqueous components (H</w:t>
      </w:r>
      <w:r w:rsidRPr="00CF478C">
        <w:rPr>
          <w:rFonts w:hint="eastAsia"/>
          <w:szCs w:val="24"/>
          <w:vertAlign w:val="superscript"/>
          <w:lang w:val="en-CA" w:eastAsia="zh-CN"/>
        </w:rPr>
        <w:t>+</w:t>
      </w:r>
      <w:r>
        <w:rPr>
          <w:rFonts w:hint="eastAsia"/>
          <w:szCs w:val="24"/>
          <w:lang w:val="en-CA" w:eastAsia="zh-CN"/>
        </w:rPr>
        <w:t xml:space="preserve"> and Cr(OH)</w:t>
      </w:r>
      <w:r>
        <w:rPr>
          <w:rFonts w:hint="eastAsia"/>
          <w:szCs w:val="24"/>
          <w:vertAlign w:val="subscript"/>
          <w:lang w:val="en-CA" w:eastAsia="zh-CN"/>
        </w:rPr>
        <w:t>2</w:t>
      </w:r>
      <w:r w:rsidRPr="00CF478C">
        <w:rPr>
          <w:rFonts w:hint="eastAsia"/>
          <w:szCs w:val="24"/>
          <w:vertAlign w:val="superscript"/>
          <w:lang w:val="en-CA" w:eastAsia="zh-CN"/>
        </w:rPr>
        <w:t>+</w:t>
      </w:r>
      <w:r>
        <w:rPr>
          <w:rFonts w:hint="eastAsia"/>
          <w:szCs w:val="24"/>
          <w:lang w:val="en-CA" w:eastAsia="zh-CN"/>
        </w:rPr>
        <w:t>), six secondary aqueous species (OH</w:t>
      </w:r>
      <w:r w:rsidRPr="005067C8">
        <w:rPr>
          <w:rFonts w:hint="eastAsia"/>
          <w:szCs w:val="24"/>
          <w:vertAlign w:val="superscript"/>
          <w:lang w:val="en-CA" w:eastAsia="zh-CN"/>
        </w:rPr>
        <w:t>-</w:t>
      </w:r>
      <w:r>
        <w:rPr>
          <w:rFonts w:hint="eastAsia"/>
          <w:szCs w:val="24"/>
          <w:lang w:val="en-CA" w:eastAsia="zh-CN"/>
        </w:rPr>
        <w:t>, Cr</w:t>
      </w:r>
      <w:r>
        <w:rPr>
          <w:rFonts w:hint="eastAsia"/>
          <w:szCs w:val="24"/>
          <w:vertAlign w:val="superscript"/>
          <w:lang w:val="en-CA" w:eastAsia="zh-CN"/>
        </w:rPr>
        <w:t>3+</w:t>
      </w:r>
      <w:r>
        <w:rPr>
          <w:rFonts w:hint="eastAsia"/>
          <w:szCs w:val="24"/>
          <w:lang w:val="en-CA" w:eastAsia="zh-CN"/>
        </w:rPr>
        <w:t>, Cr(OH)</w:t>
      </w:r>
      <w:r w:rsidRPr="00CF7CD6">
        <w:rPr>
          <w:rFonts w:hint="eastAsia"/>
          <w:szCs w:val="24"/>
          <w:vertAlign w:val="superscript"/>
          <w:lang w:val="en-CA" w:eastAsia="zh-CN"/>
        </w:rPr>
        <w:t>2</w:t>
      </w:r>
      <w:r w:rsidRPr="00CF478C">
        <w:rPr>
          <w:rFonts w:hint="eastAsia"/>
          <w:szCs w:val="24"/>
          <w:vertAlign w:val="superscript"/>
          <w:lang w:val="en-CA" w:eastAsia="zh-CN"/>
        </w:rPr>
        <w:t>+</w:t>
      </w:r>
      <w:r>
        <w:rPr>
          <w:rFonts w:hint="eastAsia"/>
          <w:szCs w:val="24"/>
          <w:lang w:val="en-CA" w:eastAsia="zh-CN"/>
        </w:rPr>
        <w:t>, 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aq), Cr(OH)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xml:space="preserve"> and CrO</w:t>
      </w:r>
      <w:r>
        <w:rPr>
          <w:rFonts w:hint="eastAsia"/>
          <w:szCs w:val="24"/>
          <w:vertAlign w:val="subscript"/>
          <w:lang w:val="en-CA" w:eastAsia="zh-CN"/>
        </w:rPr>
        <w:t>2</w:t>
      </w:r>
      <w:r>
        <w:rPr>
          <w:rFonts w:hint="eastAsia"/>
          <w:szCs w:val="24"/>
          <w:vertAlign w:val="superscript"/>
          <w:lang w:val="en-CA" w:eastAsia="zh-CN"/>
        </w:rPr>
        <w:t>-</w:t>
      </w:r>
      <w:r>
        <w:rPr>
          <w:rFonts w:hint="eastAsia"/>
          <w:szCs w:val="24"/>
          <w:lang w:val="en-CA" w:eastAsia="zh-CN"/>
        </w:rPr>
        <w:t>) and three excluded minerals (Cr</w:t>
      </w:r>
      <w:r w:rsidRPr="001C10FA">
        <w:rPr>
          <w:rFonts w:hint="eastAsia"/>
          <w:szCs w:val="24"/>
          <w:vertAlign w:val="subscript"/>
          <w:lang w:val="en-CA" w:eastAsia="zh-CN"/>
        </w:rPr>
        <w:t>2</w:t>
      </w:r>
      <w:r>
        <w:rPr>
          <w:rFonts w:hint="eastAsia"/>
          <w:szCs w:val="24"/>
          <w:lang w:val="en-CA" w:eastAsia="zh-CN"/>
        </w:rPr>
        <w:t>O</w:t>
      </w:r>
      <w:r w:rsidRPr="001C10FA">
        <w:rPr>
          <w:rFonts w:hint="eastAsia"/>
          <w:szCs w:val="24"/>
          <w:vertAlign w:val="subscript"/>
          <w:lang w:val="en-CA" w:eastAsia="zh-CN"/>
        </w:rPr>
        <w:t>3</w:t>
      </w:r>
      <w:r>
        <w:rPr>
          <w:rFonts w:hint="eastAsia"/>
          <w:szCs w:val="24"/>
          <w:lang w:val="en-CA" w:eastAsia="zh-CN"/>
        </w:rPr>
        <w:t>, 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am) and 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c))</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_Ref363129679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6</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 xml:space="preserve">The simulation was conducted for a pH range from 0 to </w:t>
      </w:r>
      <w:r>
        <w:rPr>
          <w:rFonts w:hint="eastAsia"/>
          <w:szCs w:val="24"/>
          <w:lang w:val="en-CA" w:eastAsia="zh-CN"/>
        </w:rPr>
        <w:lastRenderedPageBreak/>
        <w:t>14 in 50 steps</w:t>
      </w:r>
      <w:r w:rsidR="004474F5">
        <w:rPr>
          <w:rFonts w:hint="eastAsia"/>
          <w:szCs w:val="24"/>
          <w:lang w:val="en-CA" w:eastAsia="zh-CN"/>
        </w:rPr>
        <w:t xml:space="preserve">.  </w:t>
      </w:r>
      <w:r>
        <w:rPr>
          <w:rFonts w:hint="eastAsia"/>
          <w:szCs w:val="24"/>
          <w:lang w:val="en-CA" w:eastAsia="zh-CN"/>
        </w:rPr>
        <w:t xml:space="preserve">The total </w:t>
      </w:r>
      <w:r>
        <w:rPr>
          <w:szCs w:val="24"/>
          <w:lang w:val="en-CA" w:eastAsia="zh-CN"/>
        </w:rPr>
        <w:t>concentration</w:t>
      </w:r>
      <w:r>
        <w:rPr>
          <w:rFonts w:hint="eastAsia"/>
          <w:szCs w:val="24"/>
          <w:lang w:val="en-CA" w:eastAsia="zh-CN"/>
        </w:rPr>
        <w:t xml:space="preserve"> of Cr(OH)</w:t>
      </w:r>
      <w:r>
        <w:rPr>
          <w:rFonts w:hint="eastAsia"/>
          <w:szCs w:val="24"/>
          <w:vertAlign w:val="subscript"/>
          <w:lang w:val="en-CA" w:eastAsia="zh-CN"/>
        </w:rPr>
        <w:t>2</w:t>
      </w:r>
      <w:r w:rsidRPr="00CF478C">
        <w:rPr>
          <w:rFonts w:hint="eastAsia"/>
          <w:szCs w:val="24"/>
          <w:vertAlign w:val="superscript"/>
          <w:lang w:val="en-CA" w:eastAsia="zh-CN"/>
        </w:rPr>
        <w:t>+</w:t>
      </w:r>
      <w:r>
        <w:rPr>
          <w:rFonts w:hint="eastAsia"/>
          <w:szCs w:val="24"/>
          <w:lang w:val="en-CA" w:eastAsia="zh-CN"/>
        </w:rPr>
        <w:t xml:space="preserve"> is </w:t>
      </w:r>
      <w:r>
        <w:t>1.0</w:t>
      </w:r>
      <w:r w:rsidRPr="005865DC">
        <w:t>×10</w:t>
      </w:r>
      <w:r>
        <w:rPr>
          <w:vertAlign w:val="superscript"/>
        </w:rPr>
        <w:t>-</w:t>
      </w:r>
      <w:r>
        <w:rPr>
          <w:rFonts w:hint="eastAsia"/>
          <w:vertAlign w:val="superscript"/>
          <w:lang w:eastAsia="zh-CN"/>
        </w:rPr>
        <w:t>4</w:t>
      </w:r>
      <w:r>
        <w:rPr>
          <w:rFonts w:hint="eastAsia"/>
          <w:szCs w:val="24"/>
          <w:lang w:val="en-CA" w:eastAsia="zh-CN"/>
        </w:rPr>
        <w:t xml:space="preserve"> </w:t>
      </w:r>
      <w:r w:rsidRPr="004D0C37">
        <w:rPr>
          <w:rFonts w:hint="eastAsia"/>
          <w:color w:val="000000"/>
          <w:lang w:eastAsia="zh-CN"/>
        </w:rPr>
        <w:t>[</w:t>
      </w:r>
      <w:r w:rsidRPr="004D0C37">
        <w:rPr>
          <w:color w:val="000000"/>
          <w:lang w:eastAsia="en-CA"/>
        </w:rPr>
        <w:t xml:space="preserve">mol </w:t>
      </w:r>
      <w:r w:rsidR="00643017">
        <w:rPr>
          <w:color w:val="000000"/>
          <w:lang w:eastAsia="en-CA"/>
        </w:rPr>
        <w:t>l</w:t>
      </w:r>
      <w:r w:rsidRPr="004D0C37">
        <w:rPr>
          <w:color w:val="000000"/>
          <w:vertAlign w:val="superscript"/>
          <w:lang w:eastAsia="en-CA"/>
        </w:rPr>
        <w:t>-1</w:t>
      </w:r>
      <w:r w:rsidRPr="004D0C37">
        <w:rPr>
          <w:rFonts w:hint="eastAsia"/>
          <w:color w:val="000000"/>
          <w:lang w:eastAsia="zh-CN"/>
        </w:rPr>
        <w:t>]</w:t>
      </w:r>
      <w:r w:rsidR="004474F5">
        <w:rPr>
          <w:rFonts w:hint="eastAsia"/>
          <w:szCs w:val="24"/>
          <w:lang w:val="en-CA" w:eastAsia="zh-CN"/>
        </w:rPr>
        <w:t xml:space="preserve">.  </w:t>
      </w:r>
      <w:r>
        <w:rPr>
          <w:rFonts w:hint="eastAsia"/>
          <w:szCs w:val="24"/>
          <w:lang w:val="en-CA" w:eastAsia="zh-CN"/>
        </w:rPr>
        <w:t xml:space="preserve">The excluded minerals </w:t>
      </w:r>
      <w:r w:rsidR="009C7D7C">
        <w:rPr>
          <w:szCs w:val="24"/>
          <w:lang w:val="en-CA" w:eastAsia="zh-CN"/>
        </w:rPr>
        <w:t>were included to monitor their saturation indices as a function of pH</w:t>
      </w:r>
      <w:r>
        <w:rPr>
          <w:rFonts w:hint="eastAsia"/>
          <w:szCs w:val="24"/>
          <w:lang w:val="en-CA" w:eastAsia="zh-CN"/>
        </w:rPr>
        <w:t>.</w:t>
      </w:r>
    </w:p>
    <w:p w14:paraId="5A82410B" w14:textId="6D8D214A" w:rsidR="00200807" w:rsidRPr="00D01725" w:rsidRDefault="00200807" w:rsidP="00AE6CCB">
      <w:pPr>
        <w:pStyle w:val="StyleCaptionTableCaptionBold"/>
        <w:rPr>
          <w:lang w:eastAsia="zh-CN"/>
        </w:rPr>
      </w:pPr>
      <w:bookmarkStart w:id="729" w:name="_Ref363129679"/>
      <w:bookmarkStart w:id="730" w:name="_Toc520374947"/>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w:t>
      </w:r>
      <w:r w:rsidR="00FE1AD3">
        <w:fldChar w:fldCharType="end"/>
      </w:r>
      <w:bookmarkEnd w:id="729"/>
      <w:r w:rsidR="00142D8D">
        <w:t xml:space="preserve">: </w:t>
      </w:r>
      <w:r w:rsidRPr="00ED3698">
        <w:t xml:space="preserve">Initial </w:t>
      </w:r>
      <w:r>
        <w:rPr>
          <w:rFonts w:hint="eastAsia"/>
          <w:lang w:eastAsia="zh-CN"/>
        </w:rPr>
        <w:t>geochemical</w:t>
      </w:r>
      <w:r>
        <w:t xml:space="preserve"> condition</w:t>
      </w:r>
      <w:r w:rsidRPr="00ED3698">
        <w:t xml:space="preserve"> for </w:t>
      </w:r>
      <w:r w:rsidR="001D3205">
        <w:t>demonstration example</w:t>
      </w:r>
      <w:r w:rsidRPr="00ED3698">
        <w:t xml:space="preserve"> </w:t>
      </w:r>
      <w:r>
        <w:rPr>
          <w:rFonts w:hint="eastAsia"/>
          <w:lang w:eastAsia="zh-CN"/>
        </w:rPr>
        <w:t>Cr(III)</w:t>
      </w:r>
      <w:bookmarkEnd w:id="730"/>
    </w:p>
    <w:tbl>
      <w:tblPr>
        <w:tblW w:w="5000" w:type="pct"/>
        <w:jc w:val="center"/>
        <w:tblBorders>
          <w:top w:val="single" w:sz="4" w:space="0" w:color="auto"/>
          <w:bottom w:val="single" w:sz="4" w:space="0" w:color="auto"/>
        </w:tblBorders>
        <w:tblLook w:val="04A0" w:firstRow="1" w:lastRow="0" w:firstColumn="1" w:lastColumn="0" w:noHBand="0" w:noVBand="1"/>
      </w:tblPr>
      <w:tblGrid>
        <w:gridCol w:w="2973"/>
        <w:gridCol w:w="3720"/>
        <w:gridCol w:w="1947"/>
      </w:tblGrid>
      <w:tr w:rsidR="00B5211F" w:rsidRPr="00A50927" w14:paraId="05B5DB6A" w14:textId="77777777" w:rsidTr="00F453C8">
        <w:trPr>
          <w:trHeight w:val="300"/>
          <w:jc w:val="center"/>
        </w:trPr>
        <w:tc>
          <w:tcPr>
            <w:tcW w:w="1720" w:type="pct"/>
            <w:tcBorders>
              <w:bottom w:val="single" w:sz="4" w:space="0" w:color="auto"/>
            </w:tcBorders>
            <w:shd w:val="clear" w:color="auto" w:fill="D9D9D9"/>
            <w:noWrap/>
            <w:vAlign w:val="bottom"/>
            <w:hideMark/>
          </w:tcPr>
          <w:p w14:paraId="52062886" w14:textId="77777777" w:rsidR="00B5211F" w:rsidRPr="00A50927" w:rsidRDefault="00B5211F" w:rsidP="00A50927">
            <w:pPr>
              <w:spacing w:before="0" w:after="0"/>
              <w:rPr>
                <w:b/>
                <w:color w:val="000000"/>
                <w:lang w:eastAsia="en-CA"/>
              </w:rPr>
            </w:pPr>
            <w:r w:rsidRPr="00A50927">
              <w:rPr>
                <w:b/>
                <w:color w:val="000000"/>
                <w:lang w:eastAsia="en-CA"/>
              </w:rPr>
              <w:t>Parameter</w:t>
            </w:r>
          </w:p>
        </w:tc>
        <w:tc>
          <w:tcPr>
            <w:tcW w:w="2153" w:type="pct"/>
            <w:tcBorders>
              <w:bottom w:val="single" w:sz="4" w:space="0" w:color="auto"/>
            </w:tcBorders>
            <w:shd w:val="clear" w:color="auto" w:fill="D9D9D9"/>
            <w:noWrap/>
            <w:vAlign w:val="bottom"/>
            <w:hideMark/>
          </w:tcPr>
          <w:p w14:paraId="514D7B3D" w14:textId="77777777" w:rsidR="00B5211F" w:rsidRPr="00A50927" w:rsidRDefault="00B5211F" w:rsidP="00A50927">
            <w:pPr>
              <w:spacing w:before="0" w:after="0"/>
              <w:jc w:val="center"/>
              <w:rPr>
                <w:b/>
                <w:color w:val="000000"/>
                <w:lang w:eastAsia="en-CA"/>
              </w:rPr>
            </w:pPr>
            <w:r w:rsidRPr="009A65AE">
              <w:rPr>
                <w:b/>
                <w:color w:val="000000"/>
                <w:lang w:eastAsia="en-CA"/>
              </w:rPr>
              <w:t>I</w:t>
            </w:r>
            <w:r>
              <w:rPr>
                <w:rFonts w:hint="eastAsia"/>
                <w:b/>
                <w:color w:val="000000"/>
                <w:lang w:eastAsia="zh-CN"/>
              </w:rPr>
              <w:t xml:space="preserve">nitial </w:t>
            </w:r>
            <w:r w:rsidRPr="009A65AE">
              <w:rPr>
                <w:b/>
                <w:color w:val="000000"/>
                <w:lang w:eastAsia="en-CA"/>
              </w:rPr>
              <w:t>C</w:t>
            </w:r>
            <w:r>
              <w:rPr>
                <w:rFonts w:hint="eastAsia"/>
                <w:b/>
                <w:color w:val="000000"/>
                <w:lang w:eastAsia="zh-CN"/>
              </w:rPr>
              <w:t>ondition</w:t>
            </w:r>
          </w:p>
        </w:tc>
        <w:tc>
          <w:tcPr>
            <w:tcW w:w="1127" w:type="pct"/>
            <w:tcBorders>
              <w:bottom w:val="single" w:sz="4" w:space="0" w:color="auto"/>
            </w:tcBorders>
            <w:shd w:val="clear" w:color="auto" w:fill="D9D9D9"/>
            <w:noWrap/>
            <w:vAlign w:val="bottom"/>
            <w:hideMark/>
          </w:tcPr>
          <w:p w14:paraId="247DB5D8" w14:textId="77777777" w:rsidR="00B5211F" w:rsidRPr="00A50927" w:rsidRDefault="00B5211F" w:rsidP="00A50927">
            <w:pPr>
              <w:spacing w:before="0" w:after="0"/>
              <w:rPr>
                <w:b/>
                <w:color w:val="000000"/>
                <w:lang w:eastAsia="en-CA"/>
              </w:rPr>
            </w:pPr>
            <w:r w:rsidRPr="00A50927">
              <w:rPr>
                <w:b/>
                <w:color w:val="000000"/>
                <w:lang w:eastAsia="en-CA"/>
              </w:rPr>
              <w:t>Unit</w:t>
            </w:r>
          </w:p>
        </w:tc>
      </w:tr>
      <w:tr w:rsidR="00B5211F" w:rsidRPr="00ED3698" w14:paraId="65E3F4F6" w14:textId="77777777" w:rsidTr="00F453C8">
        <w:trPr>
          <w:trHeight w:val="300"/>
          <w:jc w:val="center"/>
        </w:trPr>
        <w:tc>
          <w:tcPr>
            <w:tcW w:w="1720" w:type="pct"/>
            <w:tcBorders>
              <w:top w:val="single" w:sz="4" w:space="0" w:color="auto"/>
              <w:bottom w:val="nil"/>
            </w:tcBorders>
            <w:shd w:val="clear" w:color="auto" w:fill="auto"/>
            <w:noWrap/>
            <w:vAlign w:val="bottom"/>
          </w:tcPr>
          <w:p w14:paraId="2CAF30F9" w14:textId="77777777" w:rsidR="00B5211F" w:rsidRPr="00ED3698" w:rsidRDefault="00B5211F" w:rsidP="00A50927">
            <w:pPr>
              <w:spacing w:before="0" w:after="0"/>
              <w:rPr>
                <w:i/>
                <w:color w:val="000000"/>
                <w:sz w:val="22"/>
                <w:szCs w:val="22"/>
                <w:lang w:eastAsia="zh-CN"/>
              </w:rPr>
            </w:pPr>
            <w:r>
              <w:rPr>
                <w:i/>
                <w:color w:val="000000"/>
                <w:sz w:val="22"/>
                <w:szCs w:val="22"/>
              </w:rPr>
              <w:t>Aqueous phase</w:t>
            </w:r>
          </w:p>
        </w:tc>
        <w:tc>
          <w:tcPr>
            <w:tcW w:w="2153" w:type="pct"/>
            <w:tcBorders>
              <w:top w:val="single" w:sz="4" w:space="0" w:color="auto"/>
              <w:bottom w:val="nil"/>
            </w:tcBorders>
            <w:shd w:val="clear" w:color="auto" w:fill="auto"/>
            <w:noWrap/>
          </w:tcPr>
          <w:p w14:paraId="57F69487" w14:textId="77777777" w:rsidR="00B5211F" w:rsidRPr="00ED3698" w:rsidRDefault="00B5211F" w:rsidP="00A50927">
            <w:pPr>
              <w:spacing w:before="0" w:after="0"/>
              <w:jc w:val="center"/>
            </w:pPr>
          </w:p>
        </w:tc>
        <w:tc>
          <w:tcPr>
            <w:tcW w:w="1127" w:type="pct"/>
            <w:tcBorders>
              <w:top w:val="single" w:sz="4" w:space="0" w:color="auto"/>
              <w:bottom w:val="nil"/>
            </w:tcBorders>
            <w:shd w:val="clear" w:color="auto" w:fill="auto"/>
            <w:noWrap/>
          </w:tcPr>
          <w:p w14:paraId="29ACD13E" w14:textId="77777777" w:rsidR="00B5211F" w:rsidRPr="00ED3698" w:rsidRDefault="00B5211F" w:rsidP="00A50927">
            <w:pPr>
              <w:spacing w:before="0" w:after="0"/>
              <w:rPr>
                <w:color w:val="000000"/>
                <w:lang w:eastAsia="en-CA"/>
              </w:rPr>
            </w:pPr>
          </w:p>
        </w:tc>
      </w:tr>
      <w:tr w:rsidR="00B5211F" w:rsidRPr="00ED3698" w14:paraId="5489CD84" w14:textId="77777777" w:rsidTr="00F453C8">
        <w:trPr>
          <w:trHeight w:val="300"/>
          <w:jc w:val="center"/>
        </w:trPr>
        <w:tc>
          <w:tcPr>
            <w:tcW w:w="1720" w:type="pct"/>
            <w:tcBorders>
              <w:top w:val="nil"/>
              <w:bottom w:val="nil"/>
            </w:tcBorders>
            <w:shd w:val="clear" w:color="auto" w:fill="auto"/>
            <w:noWrap/>
            <w:vAlign w:val="center"/>
          </w:tcPr>
          <w:p w14:paraId="75397F78" w14:textId="77777777" w:rsidR="00B5211F" w:rsidRDefault="00B5211F" w:rsidP="00A50927">
            <w:pPr>
              <w:spacing w:before="0" w:after="0"/>
              <w:ind w:left="318" w:hanging="318"/>
              <w:rPr>
                <w:lang w:eastAsia="zh-CN"/>
              </w:rPr>
            </w:pPr>
            <w:r>
              <w:rPr>
                <w:rFonts w:hint="eastAsia"/>
                <w:lang w:eastAsia="zh-CN"/>
              </w:rPr>
              <w:t>H</w:t>
            </w:r>
            <w:r>
              <w:rPr>
                <w:rFonts w:hint="eastAsia"/>
                <w:vertAlign w:val="superscript"/>
                <w:lang w:eastAsia="zh-CN"/>
              </w:rPr>
              <w:t>+</w:t>
            </w:r>
          </w:p>
        </w:tc>
        <w:tc>
          <w:tcPr>
            <w:tcW w:w="2153" w:type="pct"/>
            <w:tcBorders>
              <w:top w:val="nil"/>
              <w:bottom w:val="nil"/>
            </w:tcBorders>
            <w:shd w:val="clear" w:color="auto" w:fill="auto"/>
            <w:noWrap/>
          </w:tcPr>
          <w:p w14:paraId="39DC1355" w14:textId="77777777" w:rsidR="00B5211F" w:rsidRPr="009875B3" w:rsidRDefault="00B5211F" w:rsidP="00A50927">
            <w:pPr>
              <w:spacing w:before="0" w:after="0"/>
              <w:jc w:val="center"/>
            </w:pPr>
            <w:r>
              <w:rPr>
                <w:rFonts w:hint="eastAsia"/>
                <w:lang w:eastAsia="zh-CN"/>
              </w:rPr>
              <w:t>0.0</w:t>
            </w:r>
            <w:r w:rsidRPr="00B5211F">
              <w:rPr>
                <w:vertAlign w:val="superscript"/>
                <w:lang w:eastAsia="zh-CN"/>
              </w:rPr>
              <w:t>#</w:t>
            </w:r>
          </w:p>
        </w:tc>
        <w:tc>
          <w:tcPr>
            <w:tcW w:w="1127" w:type="pct"/>
            <w:tcBorders>
              <w:top w:val="nil"/>
              <w:bottom w:val="nil"/>
            </w:tcBorders>
            <w:shd w:val="clear" w:color="auto" w:fill="auto"/>
            <w:noWrap/>
            <w:hideMark/>
          </w:tcPr>
          <w:p w14:paraId="4ADE7DB8" w14:textId="77777777" w:rsidR="00B5211F" w:rsidRPr="00AB7437" w:rsidRDefault="00B5211F" w:rsidP="00B5211F">
            <w:pPr>
              <w:spacing w:before="0" w:after="0"/>
              <w:rPr>
                <w:lang w:eastAsia="zh-CN"/>
              </w:rPr>
            </w:pPr>
            <w:r>
              <w:rPr>
                <w:color w:val="000000"/>
                <w:lang w:eastAsia="zh-CN"/>
              </w:rPr>
              <w:t>pH</w:t>
            </w:r>
          </w:p>
        </w:tc>
      </w:tr>
      <w:tr w:rsidR="00B5211F" w:rsidRPr="00ED3698" w14:paraId="3CB97859" w14:textId="77777777" w:rsidTr="00F453C8">
        <w:trPr>
          <w:trHeight w:val="300"/>
          <w:jc w:val="center"/>
        </w:trPr>
        <w:tc>
          <w:tcPr>
            <w:tcW w:w="1720" w:type="pct"/>
            <w:tcBorders>
              <w:top w:val="nil"/>
              <w:bottom w:val="single" w:sz="4" w:space="0" w:color="auto"/>
            </w:tcBorders>
            <w:shd w:val="clear" w:color="auto" w:fill="auto"/>
            <w:noWrap/>
            <w:vAlign w:val="center"/>
          </w:tcPr>
          <w:p w14:paraId="459E1A58" w14:textId="77777777" w:rsidR="00B5211F" w:rsidRDefault="00B5211F" w:rsidP="00A50927">
            <w:pPr>
              <w:spacing w:before="0" w:after="0"/>
              <w:ind w:left="318" w:hanging="318"/>
              <w:rPr>
                <w:lang w:eastAsia="zh-CN"/>
              </w:rPr>
            </w:pPr>
            <w:r>
              <w:rPr>
                <w:rFonts w:hint="eastAsia"/>
                <w:szCs w:val="24"/>
                <w:lang w:val="en-CA" w:eastAsia="zh-CN"/>
              </w:rPr>
              <w:t>Cr(OH)</w:t>
            </w:r>
            <w:r>
              <w:rPr>
                <w:rFonts w:hint="eastAsia"/>
                <w:szCs w:val="24"/>
                <w:vertAlign w:val="subscript"/>
                <w:lang w:val="en-CA" w:eastAsia="zh-CN"/>
              </w:rPr>
              <w:t>2</w:t>
            </w:r>
            <w:r w:rsidRPr="00CF478C">
              <w:rPr>
                <w:rFonts w:hint="eastAsia"/>
                <w:szCs w:val="24"/>
                <w:vertAlign w:val="superscript"/>
                <w:lang w:val="en-CA" w:eastAsia="zh-CN"/>
              </w:rPr>
              <w:t>+</w:t>
            </w:r>
          </w:p>
        </w:tc>
        <w:tc>
          <w:tcPr>
            <w:tcW w:w="2153" w:type="pct"/>
            <w:tcBorders>
              <w:top w:val="nil"/>
              <w:bottom w:val="single" w:sz="4" w:space="0" w:color="auto"/>
            </w:tcBorders>
            <w:shd w:val="clear" w:color="auto" w:fill="auto"/>
            <w:noWrap/>
          </w:tcPr>
          <w:p w14:paraId="5D657031" w14:textId="77777777" w:rsidR="00B5211F" w:rsidRPr="009875B3" w:rsidRDefault="00B5211F" w:rsidP="00A50927">
            <w:pPr>
              <w:spacing w:before="0" w:after="0"/>
              <w:jc w:val="center"/>
            </w:pPr>
            <w:r>
              <w:t>1.0</w:t>
            </w:r>
            <w:r w:rsidRPr="005865DC">
              <w:t>×10</w:t>
            </w:r>
            <w:r>
              <w:rPr>
                <w:vertAlign w:val="superscript"/>
              </w:rPr>
              <w:t>-</w:t>
            </w:r>
            <w:r>
              <w:rPr>
                <w:rFonts w:hint="eastAsia"/>
                <w:vertAlign w:val="superscript"/>
                <w:lang w:eastAsia="zh-CN"/>
              </w:rPr>
              <w:t>4</w:t>
            </w:r>
          </w:p>
        </w:tc>
        <w:tc>
          <w:tcPr>
            <w:tcW w:w="1127" w:type="pct"/>
            <w:tcBorders>
              <w:top w:val="nil"/>
              <w:bottom w:val="single" w:sz="4" w:space="0" w:color="auto"/>
            </w:tcBorders>
            <w:shd w:val="clear" w:color="auto" w:fill="auto"/>
            <w:noWrap/>
          </w:tcPr>
          <w:p w14:paraId="178DF9EB" w14:textId="77777777" w:rsidR="00B5211F" w:rsidRDefault="00B5211F" w:rsidP="00B5211F">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bl>
    <w:p w14:paraId="324ACF37" w14:textId="77777777" w:rsidR="00200807" w:rsidRDefault="00200807" w:rsidP="00C74E04">
      <w:pPr>
        <w:pStyle w:val="Simpleline"/>
        <w:rPr>
          <w:lang w:eastAsia="zh-CN"/>
        </w:rPr>
      </w:pPr>
      <w:r>
        <w:rPr>
          <w:rFonts w:hint="eastAsia"/>
          <w:lang w:eastAsia="zh-CN"/>
        </w:rPr>
        <w:t xml:space="preserve"># - </w:t>
      </w:r>
      <w:r w:rsidR="00B5211F">
        <w:rPr>
          <w:lang w:eastAsia="zh-CN"/>
        </w:rPr>
        <w:t>a pH-sweep calculation is carried out using the keyword ‘ph_sweep’</w:t>
      </w:r>
      <w:r>
        <w:rPr>
          <w:rFonts w:hint="eastAsia"/>
          <w:lang w:eastAsia="zh-CN"/>
        </w:rPr>
        <w:t xml:space="preserve"> (see section</w:t>
      </w:r>
      <w:r w:rsidR="000C78A0">
        <w:rPr>
          <w:lang w:eastAsia="zh-CN"/>
        </w:rPr>
        <w:t xml:space="preserve"> “</w:t>
      </w:r>
      <w:r w:rsidR="000C78A0" w:rsidRPr="000C78A0">
        <w:rPr>
          <w:lang w:eastAsia="zh-CN"/>
        </w:rPr>
        <w:t>INITIAL CONDITION – BATCH REACTIONS</w:t>
      </w:r>
      <w:r w:rsidR="000C78A0">
        <w:rPr>
          <w:lang w:eastAsia="zh-CN"/>
        </w:rPr>
        <w:t>” in the user manual</w:t>
      </w:r>
      <w:r>
        <w:rPr>
          <w:rFonts w:hint="eastAsia"/>
          <w:lang w:eastAsia="zh-CN"/>
        </w:rPr>
        <w:t>)</w:t>
      </w:r>
    </w:p>
    <w:p w14:paraId="7AFC457F" w14:textId="77777777" w:rsidR="00A50927" w:rsidRPr="00ED3698" w:rsidRDefault="00A50927" w:rsidP="00C74E04">
      <w:pPr>
        <w:pStyle w:val="Simpleline"/>
        <w:rPr>
          <w:lang w:eastAsia="zh-CN"/>
        </w:rPr>
      </w:pPr>
    </w:p>
    <w:p w14:paraId="3B031525" w14:textId="77777777" w:rsidR="00200807" w:rsidRPr="00192E8E" w:rsidRDefault="00200807" w:rsidP="009D54B1">
      <w:pPr>
        <w:pStyle w:val="StyleHeading4Bold"/>
      </w:pPr>
      <w:bookmarkStart w:id="731" w:name="_Toc520374629"/>
      <w:r w:rsidRPr="00192E8E">
        <w:t>Results</w:t>
      </w:r>
      <w:bookmarkEnd w:id="731"/>
    </w:p>
    <w:p w14:paraId="004EF799" w14:textId="2A0874E3" w:rsidR="00200807" w:rsidRDefault="00200807" w:rsidP="00200807">
      <w:pPr>
        <w:rPr>
          <w:lang w:val="en-CA" w:eastAsia="zh-CN"/>
        </w:rPr>
      </w:pPr>
      <w:r>
        <w:rPr>
          <w:rFonts w:hint="eastAsia"/>
          <w:lang w:eastAsia="zh-CN"/>
        </w:rPr>
        <w:t xml:space="preserve">The </w:t>
      </w:r>
      <w:r w:rsidR="00A727C4">
        <w:rPr>
          <w:rFonts w:hint="eastAsia"/>
          <w:lang w:eastAsia="zh-CN"/>
        </w:rPr>
        <w:t>simulated results for</w:t>
      </w:r>
      <w:r>
        <w:rPr>
          <w:rFonts w:hint="eastAsia"/>
          <w:lang w:eastAsia="zh-CN"/>
        </w:rPr>
        <w:t xml:space="preserve"> the pH</w:t>
      </w:r>
      <w:r w:rsidR="00B5211F">
        <w:rPr>
          <w:lang w:eastAsia="zh-CN"/>
        </w:rPr>
        <w:t>-</w:t>
      </w:r>
      <w:r>
        <w:rPr>
          <w:rFonts w:hint="eastAsia"/>
          <w:lang w:eastAsia="zh-CN"/>
        </w:rPr>
        <w:t xml:space="preserve">dependent species concentration of Cr(III) and saturation indexes (SI) of excluded minerals are depicted in </w:t>
      </w:r>
      <w:r w:rsidR="005F5019">
        <w:rPr>
          <w:lang w:eastAsia="zh-CN"/>
        </w:rPr>
        <w:fldChar w:fldCharType="begin"/>
      </w:r>
      <w:r>
        <w:rPr>
          <w:lang w:eastAsia="zh-CN"/>
        </w:rPr>
        <w:instrText xml:space="preserve"> </w:instrText>
      </w:r>
      <w:r>
        <w:rPr>
          <w:rFonts w:hint="eastAsia"/>
          <w:lang w:eastAsia="zh-CN"/>
        </w:rPr>
        <w:instrText>REF _Ref363131551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3</w:t>
      </w:r>
      <w:r w:rsidR="005F5019">
        <w:rPr>
          <w:lang w:eastAsia="zh-CN"/>
        </w:rPr>
        <w:fldChar w:fldCharType="end"/>
      </w:r>
      <w:r w:rsidR="004474F5">
        <w:rPr>
          <w:rFonts w:hint="eastAsia"/>
          <w:lang w:eastAsia="zh-CN"/>
        </w:rPr>
        <w:t xml:space="preserve">.  </w:t>
      </w:r>
      <w:r>
        <w:rPr>
          <w:rFonts w:hint="eastAsia"/>
          <w:szCs w:val="24"/>
          <w:lang w:val="en-CA" w:eastAsia="zh-CN"/>
        </w:rPr>
        <w:t>Cr</w:t>
      </w:r>
      <w:r>
        <w:rPr>
          <w:rFonts w:hint="eastAsia"/>
          <w:szCs w:val="24"/>
          <w:vertAlign w:val="superscript"/>
          <w:lang w:val="en-CA" w:eastAsia="zh-CN"/>
        </w:rPr>
        <w:t>3+</w:t>
      </w:r>
      <w:r>
        <w:rPr>
          <w:rFonts w:hint="eastAsia"/>
          <w:lang w:eastAsia="zh-CN"/>
        </w:rPr>
        <w:t xml:space="preserve"> is the main species when pH is lower than 4.0</w:t>
      </w:r>
      <w:r w:rsidR="004474F5">
        <w:rPr>
          <w:rFonts w:hint="eastAsia"/>
          <w:lang w:eastAsia="zh-CN"/>
        </w:rPr>
        <w:t xml:space="preserve">.  </w:t>
      </w:r>
      <w:r>
        <w:rPr>
          <w:rFonts w:hint="eastAsia"/>
          <w:lang w:eastAsia="zh-CN"/>
        </w:rPr>
        <w:t xml:space="preserve">Increasing the pH results in concentration peaks of </w:t>
      </w:r>
      <w:r>
        <w:rPr>
          <w:rFonts w:hint="eastAsia"/>
          <w:szCs w:val="24"/>
          <w:lang w:val="en-CA" w:eastAsia="zh-CN"/>
        </w:rPr>
        <w:t>Cr(OH)</w:t>
      </w:r>
      <w:r w:rsidRPr="00CF7CD6">
        <w:rPr>
          <w:rFonts w:hint="eastAsia"/>
          <w:szCs w:val="24"/>
          <w:vertAlign w:val="superscript"/>
          <w:lang w:val="en-CA" w:eastAsia="zh-CN"/>
        </w:rPr>
        <w:t>2</w:t>
      </w:r>
      <w:r w:rsidRPr="00CF478C">
        <w:rPr>
          <w:rFonts w:hint="eastAsia"/>
          <w:szCs w:val="24"/>
          <w:vertAlign w:val="superscript"/>
          <w:lang w:val="en-CA" w:eastAsia="zh-CN"/>
        </w:rPr>
        <w:t>+</w:t>
      </w:r>
      <w:r>
        <w:rPr>
          <w:rFonts w:hint="eastAsia"/>
          <w:szCs w:val="24"/>
          <w:lang w:val="en-CA" w:eastAsia="zh-CN"/>
        </w:rPr>
        <w:t>, Cr(OH)</w:t>
      </w:r>
      <w:r>
        <w:rPr>
          <w:rFonts w:hint="eastAsia"/>
          <w:szCs w:val="24"/>
          <w:vertAlign w:val="subscript"/>
          <w:lang w:val="en-CA" w:eastAsia="zh-CN"/>
        </w:rPr>
        <w:t>2</w:t>
      </w:r>
      <w:r w:rsidRPr="00CF478C">
        <w:rPr>
          <w:rFonts w:hint="eastAsia"/>
          <w:szCs w:val="24"/>
          <w:vertAlign w:val="superscript"/>
          <w:lang w:val="en-CA" w:eastAsia="zh-CN"/>
        </w:rPr>
        <w:t>+</w:t>
      </w:r>
      <w:r>
        <w:rPr>
          <w:rFonts w:hint="eastAsia"/>
          <w:szCs w:val="24"/>
          <w:vertAlign w:val="superscript"/>
          <w:lang w:val="en-CA" w:eastAsia="zh-CN"/>
        </w:rPr>
        <w:t xml:space="preserve"> </w:t>
      </w:r>
      <w:r>
        <w:rPr>
          <w:rFonts w:hint="eastAsia"/>
          <w:szCs w:val="24"/>
          <w:lang w:val="en-CA" w:eastAsia="zh-CN"/>
        </w:rPr>
        <w:t>and 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aq)</w:t>
      </w:r>
      <w:r w:rsidR="004474F5">
        <w:rPr>
          <w:rFonts w:hint="eastAsia"/>
          <w:szCs w:val="24"/>
          <w:lang w:val="en-CA" w:eastAsia="zh-CN"/>
        </w:rPr>
        <w:t xml:space="preserve">.  </w:t>
      </w:r>
      <w:r>
        <w:rPr>
          <w:rFonts w:hint="eastAsia"/>
          <w:lang w:eastAsia="zh-CN"/>
        </w:rPr>
        <w:t xml:space="preserve">When pH is higher than 12.0, the main species are </w:t>
      </w:r>
      <w:r>
        <w:rPr>
          <w:rFonts w:hint="eastAsia"/>
          <w:szCs w:val="24"/>
          <w:lang w:val="en-CA" w:eastAsia="zh-CN"/>
        </w:rPr>
        <w:t>Cr(OH)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xml:space="preserve"> and CrO</w:t>
      </w:r>
      <w:r>
        <w:rPr>
          <w:rFonts w:hint="eastAsia"/>
          <w:szCs w:val="24"/>
          <w:vertAlign w:val="subscript"/>
          <w:lang w:val="en-CA" w:eastAsia="zh-CN"/>
        </w:rPr>
        <w:t>2</w:t>
      </w:r>
      <w:r>
        <w:rPr>
          <w:rFonts w:hint="eastAsia"/>
          <w:szCs w:val="24"/>
          <w:vertAlign w:val="superscript"/>
          <w:lang w:val="en-CA" w:eastAsia="zh-CN"/>
        </w:rPr>
        <w:t>-</w:t>
      </w:r>
      <w:r>
        <w:rPr>
          <w:rFonts w:hint="eastAsia"/>
          <w:szCs w:val="24"/>
          <w:lang w:val="en-CA" w:eastAsia="zh-CN"/>
        </w:rPr>
        <w:t xml:space="preserve"> (</w:t>
      </w:r>
      <w:r w:rsidR="005F5019">
        <w:rPr>
          <w:lang w:eastAsia="zh-CN"/>
        </w:rPr>
        <w:fldChar w:fldCharType="begin"/>
      </w:r>
      <w:r>
        <w:rPr>
          <w:lang w:eastAsia="zh-CN"/>
        </w:rPr>
        <w:instrText xml:space="preserve"> </w:instrText>
      </w:r>
      <w:r>
        <w:rPr>
          <w:rFonts w:hint="eastAsia"/>
          <w:lang w:eastAsia="zh-CN"/>
        </w:rPr>
        <w:instrText>REF _Ref363131551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3</w:t>
      </w:r>
      <w:r w:rsidR="005F5019">
        <w:rPr>
          <w:lang w:eastAsia="zh-CN"/>
        </w:rPr>
        <w:fldChar w:fldCharType="end"/>
      </w:r>
      <w:r>
        <w:rPr>
          <w:rFonts w:hint="eastAsia"/>
          <w:lang w:eastAsia="zh-CN"/>
        </w:rPr>
        <w:t xml:space="preserve"> left</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 xml:space="preserve">As for potential minerals, </w:t>
      </w:r>
      <w:r w:rsidR="00D82CDB">
        <w:rPr>
          <w:szCs w:val="24"/>
          <w:lang w:val="en-CA" w:eastAsia="zh-CN"/>
        </w:rPr>
        <w:t>none of the selected</w:t>
      </w:r>
      <w:r>
        <w:rPr>
          <w:rFonts w:hint="eastAsia"/>
          <w:szCs w:val="24"/>
          <w:lang w:val="en-CA" w:eastAsia="zh-CN"/>
        </w:rPr>
        <w:t xml:space="preserve"> minerals tend to precipitate if pH is lower than 4.0</w:t>
      </w:r>
      <w:r w:rsidR="004474F5">
        <w:rPr>
          <w:rFonts w:hint="eastAsia"/>
          <w:szCs w:val="24"/>
          <w:lang w:val="en-CA" w:eastAsia="zh-CN"/>
        </w:rPr>
        <w:t xml:space="preserve">.  </w:t>
      </w:r>
      <w:r w:rsidR="00D82CDB">
        <w:rPr>
          <w:szCs w:val="24"/>
          <w:lang w:val="en-CA" w:eastAsia="zh-CN"/>
        </w:rPr>
        <w:t xml:space="preserve">For higher pH values, the </w:t>
      </w:r>
      <w:r>
        <w:rPr>
          <w:rFonts w:hint="eastAsia"/>
          <w:szCs w:val="24"/>
          <w:lang w:val="en-CA" w:eastAsia="zh-CN"/>
        </w:rPr>
        <w:t>SI</w:t>
      </w:r>
      <w:r w:rsidR="00D82CDB">
        <w:rPr>
          <w:szCs w:val="24"/>
          <w:lang w:val="en-CA" w:eastAsia="zh-CN"/>
        </w:rPr>
        <w:t>s</w:t>
      </w:r>
      <w:r>
        <w:rPr>
          <w:rFonts w:hint="eastAsia"/>
          <w:szCs w:val="24"/>
          <w:lang w:val="en-CA" w:eastAsia="zh-CN"/>
        </w:rPr>
        <w:t xml:space="preserve"> of Cr</w:t>
      </w:r>
      <w:r w:rsidRPr="00C73426">
        <w:rPr>
          <w:rFonts w:hint="eastAsia"/>
          <w:szCs w:val="24"/>
          <w:vertAlign w:val="subscript"/>
          <w:lang w:val="en-CA" w:eastAsia="zh-CN"/>
        </w:rPr>
        <w:t>2</w:t>
      </w:r>
      <w:r>
        <w:rPr>
          <w:rFonts w:hint="eastAsia"/>
          <w:szCs w:val="24"/>
          <w:lang w:val="en-CA" w:eastAsia="zh-CN"/>
        </w:rPr>
        <w:t>O</w:t>
      </w:r>
      <w:r w:rsidRPr="00C73426">
        <w:rPr>
          <w:rFonts w:hint="eastAsia"/>
          <w:szCs w:val="24"/>
          <w:vertAlign w:val="subscript"/>
          <w:lang w:val="en-CA" w:eastAsia="zh-CN"/>
        </w:rPr>
        <w:t>3</w:t>
      </w:r>
      <w:r w:rsidR="00D82CDB">
        <w:rPr>
          <w:szCs w:val="24"/>
          <w:lang w:val="en-CA" w:eastAsia="zh-CN"/>
        </w:rPr>
        <w:t xml:space="preserve">, </w:t>
      </w:r>
      <w:r>
        <w:rPr>
          <w:rFonts w:hint="eastAsia"/>
          <w:szCs w:val="24"/>
          <w:lang w:val="en-CA" w:eastAsia="zh-CN"/>
        </w:rPr>
        <w:t>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am) and Cr(OH)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 xml:space="preserve">c) </w:t>
      </w:r>
      <w:r w:rsidR="00D82CDB">
        <w:rPr>
          <w:szCs w:val="24"/>
          <w:lang w:val="en-CA" w:eastAsia="zh-CN"/>
        </w:rPr>
        <w:t xml:space="preserve">indicate supersaturated conditions </w:t>
      </w:r>
      <w:r>
        <w:rPr>
          <w:rFonts w:hint="eastAsia"/>
          <w:szCs w:val="24"/>
          <w:lang w:val="en-CA" w:eastAsia="zh-CN"/>
        </w:rPr>
        <w:t>(</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_Ref363131551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t xml:space="preserve">Figure </w:t>
      </w:r>
      <w:r w:rsidR="00B560DA">
        <w:rPr>
          <w:noProof/>
        </w:rPr>
        <w:t>3</w:t>
      </w:r>
      <w:r w:rsidR="00B560DA">
        <w:t>.</w:t>
      </w:r>
      <w:r w:rsidR="00B560DA">
        <w:rPr>
          <w:noProof/>
        </w:rPr>
        <w:t>3</w:t>
      </w:r>
      <w:r w:rsidR="005F5019">
        <w:rPr>
          <w:szCs w:val="24"/>
          <w:lang w:val="en-CA" w:eastAsia="zh-CN"/>
        </w:rPr>
        <w:fldChar w:fldCharType="end"/>
      </w:r>
      <w:r>
        <w:rPr>
          <w:rFonts w:hint="eastAsia"/>
          <w:szCs w:val="24"/>
          <w:lang w:val="en-CA" w:eastAsia="zh-CN"/>
        </w:rPr>
        <w:t xml:space="preserve"> right).</w:t>
      </w:r>
    </w:p>
    <w:p w14:paraId="707D632C" w14:textId="77777777" w:rsidR="00200807" w:rsidRPr="007120A0" w:rsidRDefault="00200807" w:rsidP="00200807">
      <w:pPr>
        <w:rPr>
          <w:lang w:val="en-CA" w:eastAsia="zh-CN"/>
        </w:rPr>
      </w:pPr>
    </w:p>
    <w:p w14:paraId="155290D7" w14:textId="77777777" w:rsidR="00200807" w:rsidRDefault="00200807" w:rsidP="00200807">
      <w:pPr>
        <w:keepNext/>
      </w:pPr>
      <w:r>
        <w:rPr>
          <w:rFonts w:hint="eastAsia"/>
          <w:noProof/>
          <w:lang w:val="en-CA" w:eastAsia="zh-CN"/>
        </w:rPr>
        <w:drawing>
          <wp:inline distT="0" distB="0" distL="0" distR="0" wp14:anchorId="6C5C7DD7" wp14:editId="3354A43B">
            <wp:extent cx="2678412" cy="2339293"/>
            <wp:effectExtent l="0" t="0" r="8255" b="444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l="4397" t="12548" r="8384" b="1692"/>
                    <a:stretch/>
                  </pic:blipFill>
                  <pic:spPr bwMode="auto">
                    <a:xfrm>
                      <a:off x="0" y="0"/>
                      <a:ext cx="2679006" cy="2339812"/>
                    </a:xfrm>
                    <a:prstGeom prst="rect">
                      <a:avLst/>
                    </a:prstGeom>
                    <a:noFill/>
                    <a:ln>
                      <a:noFill/>
                    </a:ln>
                    <a:extLst>
                      <a:ext uri="{53640926-AAD7-44D8-BBD7-CCE9431645EC}">
                        <a14:shadowObscured xmlns:a14="http://schemas.microsoft.com/office/drawing/2010/main"/>
                      </a:ext>
                    </a:extLst>
                  </pic:spPr>
                </pic:pic>
              </a:graphicData>
            </a:graphic>
          </wp:inline>
        </w:drawing>
      </w:r>
      <w:r w:rsidRPr="004F4856">
        <w:t xml:space="preserve"> </w:t>
      </w:r>
      <w:r>
        <w:rPr>
          <w:noProof/>
          <w:lang w:val="en-CA" w:eastAsia="zh-CN"/>
        </w:rPr>
        <w:drawing>
          <wp:inline distT="0" distB="0" distL="0" distR="0" wp14:anchorId="512D407A" wp14:editId="500F6861">
            <wp:extent cx="2619784" cy="2313777"/>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150" cstate="print">
                      <a:extLst>
                        <a:ext uri="{28A0092B-C50C-407E-A947-70E740481C1C}">
                          <a14:useLocalDpi xmlns:a14="http://schemas.microsoft.com/office/drawing/2010/main" val="0"/>
                        </a:ext>
                      </a:extLst>
                    </a:blip>
                    <a:srcRect l="5521" t="13814" r="8692" b="888"/>
                    <a:stretch/>
                  </pic:blipFill>
                  <pic:spPr bwMode="auto">
                    <a:xfrm>
                      <a:off x="0" y="0"/>
                      <a:ext cx="2622252" cy="2315957"/>
                    </a:xfrm>
                    <a:prstGeom prst="rect">
                      <a:avLst/>
                    </a:prstGeom>
                    <a:noFill/>
                    <a:ln>
                      <a:noFill/>
                    </a:ln>
                    <a:extLst>
                      <a:ext uri="{53640926-AAD7-44D8-BBD7-CCE9431645EC}">
                        <a14:shadowObscured xmlns:a14="http://schemas.microsoft.com/office/drawing/2010/main"/>
                      </a:ext>
                    </a:extLst>
                  </pic:spPr>
                </pic:pic>
              </a:graphicData>
            </a:graphic>
          </wp:inline>
        </w:drawing>
      </w:r>
    </w:p>
    <w:p w14:paraId="1B8B41BA" w14:textId="55EB7544" w:rsidR="00200807" w:rsidRDefault="00200807" w:rsidP="00200807">
      <w:pPr>
        <w:pStyle w:val="Caption"/>
        <w:rPr>
          <w:lang w:eastAsia="zh-CN"/>
        </w:rPr>
      </w:pPr>
      <w:bookmarkStart w:id="732" w:name="_Ref363131551"/>
      <w:bookmarkStart w:id="733" w:name="_Toc520375077"/>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w:t>
      </w:r>
      <w:r w:rsidR="00183C7C">
        <w:fldChar w:fldCharType="end"/>
      </w:r>
      <w:bookmarkEnd w:id="732"/>
      <w:r w:rsidR="00142D8D">
        <w:t xml:space="preserve">: </w:t>
      </w:r>
      <w:r w:rsidR="00A727C4">
        <w:rPr>
          <w:rFonts w:hint="eastAsia"/>
          <w:lang w:eastAsia="zh-CN"/>
        </w:rPr>
        <w:t>Simulated results for</w:t>
      </w:r>
      <w:r>
        <w:rPr>
          <w:rFonts w:hint="eastAsia"/>
          <w:lang w:eastAsia="zh-CN"/>
        </w:rPr>
        <w:t xml:space="preserve"> pH dependent speciation of Cr(III) (left) and saturation indexes of excluded minerals (right) (benchmark Cr(III))</w:t>
      </w:r>
      <w:bookmarkEnd w:id="733"/>
      <w:r>
        <w:rPr>
          <w:rFonts w:hint="eastAsia"/>
          <w:lang w:eastAsia="zh-CN"/>
        </w:rPr>
        <w:t xml:space="preserve"> </w:t>
      </w:r>
    </w:p>
    <w:p w14:paraId="48654A32" w14:textId="77777777" w:rsidR="00C74E04" w:rsidRPr="00C74E04" w:rsidRDefault="00C74E04" w:rsidP="00C74E04">
      <w:pPr>
        <w:pStyle w:val="Simpleline"/>
        <w:rPr>
          <w:lang w:eastAsia="zh-CN"/>
        </w:rPr>
      </w:pPr>
    </w:p>
    <w:p w14:paraId="70DC40E5" w14:textId="77777777" w:rsidR="00913113" w:rsidRPr="00192E8E" w:rsidRDefault="00913113" w:rsidP="00913113">
      <w:pPr>
        <w:pStyle w:val="StyleHeading4Bold"/>
      </w:pPr>
      <w:bookmarkStart w:id="734" w:name="_Toc520374630"/>
      <w:r>
        <w:t>File locations</w:t>
      </w:r>
      <w:bookmarkEnd w:id="734"/>
    </w:p>
    <w:p w14:paraId="4CB27E23" w14:textId="77777777" w:rsidR="00687205" w:rsidRDefault="00200807" w:rsidP="00200807">
      <w:pPr>
        <w:pStyle w:val="ListParagraph"/>
        <w:ind w:hanging="720"/>
      </w:pPr>
      <w:r w:rsidRPr="00ED3698">
        <w:t xml:space="preserve">The input file is: </w:t>
      </w:r>
      <w:r w:rsidRPr="00430124">
        <w:rPr>
          <w:rFonts w:hint="eastAsia"/>
          <w:i/>
          <w:lang w:eastAsia="zh-CN"/>
        </w:rPr>
        <w:t>phsweep</w:t>
      </w:r>
      <w:r w:rsidRPr="00430124">
        <w:rPr>
          <w:i/>
        </w:rPr>
        <w:t>.dat</w:t>
      </w:r>
      <w:r w:rsidRPr="00ED3698">
        <w:t xml:space="preserve"> under folder</w:t>
      </w:r>
      <w:r w:rsidR="00687205">
        <w:t>:</w:t>
      </w:r>
    </w:p>
    <w:p w14:paraId="769DE2BF" w14:textId="77777777" w:rsidR="00200807" w:rsidRPr="00ED3698" w:rsidRDefault="00200807" w:rsidP="00200807">
      <w:pPr>
        <w:pStyle w:val="ListParagraph"/>
        <w:ind w:hanging="720"/>
        <w:rPr>
          <w:lang w:eastAsia="zh-CN"/>
        </w:rPr>
      </w:pPr>
      <w:r w:rsidRPr="00ED3698">
        <w:t xml:space="preserve"> </w:t>
      </w:r>
      <w:r w:rsidR="004B0811">
        <w:rPr>
          <w:i/>
        </w:rPr>
        <w:t>.\benchmarks\benchmarks_standard\</w:t>
      </w:r>
      <w:r w:rsidRPr="001D3205">
        <w:rPr>
          <w:rFonts w:hint="eastAsia"/>
          <w:i/>
          <w:lang w:eastAsia="zh-CN"/>
        </w:rPr>
        <w:t>batch</w:t>
      </w:r>
      <w:r w:rsidRPr="001D3205">
        <w:rPr>
          <w:i/>
        </w:rPr>
        <w:t>\</w:t>
      </w:r>
      <w:r w:rsidRPr="001D3205">
        <w:rPr>
          <w:rFonts w:hint="eastAsia"/>
          <w:i/>
          <w:lang w:eastAsia="zh-CN"/>
        </w:rPr>
        <w:t>Cr(III)</w:t>
      </w:r>
    </w:p>
    <w:p w14:paraId="2210B805" w14:textId="77777777" w:rsidR="00643017" w:rsidRDefault="00990FF2" w:rsidP="007650AC">
      <w:pPr>
        <w:rPr>
          <w:lang w:eastAsia="zh-CN"/>
        </w:rPr>
      </w:pPr>
      <w:r>
        <w:rPr>
          <w:rFonts w:hint="eastAsia"/>
          <w:lang w:eastAsia="zh-CN"/>
        </w:rPr>
        <w:t>Database can be found under:</w:t>
      </w:r>
      <w:r w:rsidR="00200807">
        <w:rPr>
          <w:rFonts w:hint="eastAsia"/>
          <w:lang w:eastAsia="zh-CN"/>
        </w:rPr>
        <w:t xml:space="preserve"> </w:t>
      </w:r>
      <w:r w:rsidR="001713A1" w:rsidRPr="00D82CDB">
        <w:rPr>
          <w:i/>
          <w:lang w:eastAsia="zh-CN"/>
        </w:rPr>
        <w:t>.</w:t>
      </w:r>
      <w:r>
        <w:rPr>
          <w:i/>
          <w:lang w:eastAsia="zh-CN"/>
        </w:rPr>
        <w:t>\benchmarks\</w:t>
      </w:r>
      <w:r w:rsidR="001713A1" w:rsidRPr="00D82CDB">
        <w:rPr>
          <w:i/>
          <w:lang w:eastAsia="zh-CN"/>
        </w:rPr>
        <w:t>database</w:t>
      </w:r>
      <w:r w:rsidR="00200807" w:rsidRPr="00D82CDB">
        <w:rPr>
          <w:i/>
          <w:lang w:eastAsia="zh-CN"/>
        </w:rPr>
        <w:t>\</w:t>
      </w:r>
      <w:r w:rsidR="00200807" w:rsidRPr="00D82CDB">
        <w:rPr>
          <w:rFonts w:hint="eastAsia"/>
          <w:i/>
          <w:lang w:eastAsia="zh-CN"/>
        </w:rPr>
        <w:t>default</w:t>
      </w:r>
    </w:p>
    <w:p w14:paraId="76704A64" w14:textId="77777777" w:rsidR="00200807" w:rsidRPr="00ED3698" w:rsidRDefault="007B335A" w:rsidP="00200807">
      <w:pPr>
        <w:pStyle w:val="Heading3"/>
      </w:pPr>
      <w:bookmarkStart w:id="735" w:name="_Ref364378528"/>
      <w:bookmarkStart w:id="736" w:name="_Toc520374631"/>
      <w:r>
        <w:rPr>
          <w:lang w:eastAsia="zh-CN"/>
        </w:rPr>
        <w:lastRenderedPageBreak/>
        <w:t xml:space="preserve">pH-dependent </w:t>
      </w:r>
      <w:r w:rsidR="00040E71">
        <w:rPr>
          <w:lang w:eastAsia="zh-CN"/>
        </w:rPr>
        <w:t>s</w:t>
      </w:r>
      <w:r w:rsidR="00200807">
        <w:rPr>
          <w:rFonts w:hint="eastAsia"/>
          <w:lang w:eastAsia="zh-CN"/>
        </w:rPr>
        <w:t>peciation of iron</w:t>
      </w:r>
      <w:bookmarkEnd w:id="735"/>
      <w:bookmarkEnd w:id="736"/>
    </w:p>
    <w:p w14:paraId="4CE2CF78" w14:textId="77777777" w:rsidR="00200807" w:rsidRPr="00192E8E" w:rsidRDefault="00771FFF" w:rsidP="009D54B1">
      <w:pPr>
        <w:pStyle w:val="StyleHeading4Bold"/>
      </w:pPr>
      <w:bookmarkStart w:id="737" w:name="_Toc520374632"/>
      <w:r>
        <w:t>Problem definition</w:t>
      </w:r>
      <w:bookmarkEnd w:id="737"/>
    </w:p>
    <w:p w14:paraId="343E1339" w14:textId="37CAD97F" w:rsidR="00200807" w:rsidRDefault="00200807" w:rsidP="00200807">
      <w:pPr>
        <w:rPr>
          <w:lang w:val="en-CA" w:eastAsia="zh-CN"/>
        </w:rPr>
      </w:pPr>
      <w:r w:rsidRPr="00ED3698">
        <w:rPr>
          <w:lang w:val="en-CA"/>
        </w:rPr>
        <w:t xml:space="preserve">This </w:t>
      </w:r>
      <w:r w:rsidR="001D3205">
        <w:rPr>
          <w:lang w:val="en-CA"/>
        </w:rPr>
        <w:t>demonstration example</w:t>
      </w:r>
      <w:r w:rsidRPr="00ED3698">
        <w:rPr>
          <w:lang w:val="en-CA"/>
        </w:rPr>
        <w:t xml:space="preserve"> is </w:t>
      </w:r>
      <w:r>
        <w:rPr>
          <w:rFonts w:hint="eastAsia"/>
          <w:lang w:val="en-CA" w:eastAsia="zh-CN"/>
        </w:rPr>
        <w:t>a geochemical batch reaction considering pH dependent complexation of Fe(III)</w:t>
      </w:r>
      <w:r w:rsidR="004474F5">
        <w:rPr>
          <w:rFonts w:hint="eastAsia"/>
          <w:lang w:val="en-CA" w:eastAsia="zh-CN"/>
        </w:rPr>
        <w:t xml:space="preserve">.  </w:t>
      </w:r>
    </w:p>
    <w:p w14:paraId="4C74495F" w14:textId="77777777" w:rsidR="00200807" w:rsidRPr="00192E8E" w:rsidRDefault="00B3171D" w:rsidP="009D54B1">
      <w:pPr>
        <w:pStyle w:val="StyleHeading4Bold"/>
      </w:pPr>
      <w:bookmarkStart w:id="738" w:name="_Toc520374633"/>
      <w:r>
        <w:t>Model setup</w:t>
      </w:r>
      <w:bookmarkEnd w:id="738"/>
    </w:p>
    <w:p w14:paraId="242FAF49" w14:textId="28490884" w:rsidR="00200807" w:rsidRPr="00161D29" w:rsidRDefault="00200807" w:rsidP="00200807">
      <w:pPr>
        <w:rPr>
          <w:szCs w:val="24"/>
          <w:lang w:eastAsia="zh-CN"/>
        </w:rPr>
      </w:pPr>
      <w:r>
        <w:rPr>
          <w:rFonts w:hint="eastAsia"/>
          <w:szCs w:val="24"/>
          <w:lang w:val="en-CA" w:eastAsia="zh-CN"/>
        </w:rPr>
        <w:t>The geochemical system includes two aqueous components (H</w:t>
      </w:r>
      <w:r w:rsidRPr="00CF478C">
        <w:rPr>
          <w:rFonts w:hint="eastAsia"/>
          <w:szCs w:val="24"/>
          <w:vertAlign w:val="superscript"/>
          <w:lang w:val="en-CA" w:eastAsia="zh-CN"/>
        </w:rPr>
        <w:t>+</w:t>
      </w:r>
      <w:r>
        <w:rPr>
          <w:rFonts w:hint="eastAsia"/>
          <w:szCs w:val="24"/>
          <w:lang w:val="en-CA" w:eastAsia="zh-CN"/>
        </w:rPr>
        <w:t xml:space="preserve"> and Fe</w:t>
      </w:r>
      <w:r>
        <w:rPr>
          <w:rFonts w:hint="eastAsia"/>
          <w:szCs w:val="24"/>
          <w:vertAlign w:val="superscript"/>
          <w:lang w:val="en-CA" w:eastAsia="zh-CN"/>
        </w:rPr>
        <w:t>3+</w:t>
      </w:r>
      <w:r>
        <w:rPr>
          <w:rFonts w:hint="eastAsia"/>
          <w:szCs w:val="24"/>
          <w:lang w:val="en-CA" w:eastAsia="zh-CN"/>
        </w:rPr>
        <w:t>), seven secondary aqueous species (OH</w:t>
      </w:r>
      <w:r w:rsidRPr="005067C8">
        <w:rPr>
          <w:rFonts w:hint="eastAsia"/>
          <w:szCs w:val="24"/>
          <w:vertAlign w:val="superscript"/>
          <w:lang w:val="en-CA" w:eastAsia="zh-CN"/>
        </w:rPr>
        <w:t>-</w:t>
      </w:r>
      <w:r>
        <w:rPr>
          <w:rFonts w:hint="eastAsia"/>
          <w:szCs w:val="24"/>
          <w:lang w:val="en-CA" w:eastAsia="zh-CN"/>
        </w:rPr>
        <w:t>, Fe(OH)</w:t>
      </w:r>
      <w:r w:rsidRPr="00CF7CD6">
        <w:rPr>
          <w:rFonts w:hint="eastAsia"/>
          <w:szCs w:val="24"/>
          <w:vertAlign w:val="superscript"/>
          <w:lang w:val="en-CA" w:eastAsia="zh-CN"/>
        </w:rPr>
        <w:t>2</w:t>
      </w:r>
      <w:r w:rsidRPr="00CF478C">
        <w:rPr>
          <w:rFonts w:hint="eastAsia"/>
          <w:szCs w:val="24"/>
          <w:vertAlign w:val="superscript"/>
          <w:lang w:val="en-CA" w:eastAsia="zh-CN"/>
        </w:rPr>
        <w:t>+</w:t>
      </w:r>
      <w:r>
        <w:rPr>
          <w:rFonts w:hint="eastAsia"/>
          <w:szCs w:val="24"/>
          <w:lang w:val="en-CA" w:eastAsia="zh-CN"/>
        </w:rPr>
        <w:t>, Fe(OH)</w:t>
      </w:r>
      <w:r w:rsidRPr="00843715">
        <w:rPr>
          <w:rFonts w:hint="eastAsia"/>
          <w:szCs w:val="24"/>
          <w:vertAlign w:val="subscript"/>
          <w:lang w:val="en-CA" w:eastAsia="zh-CN"/>
        </w:rPr>
        <w:t>2</w:t>
      </w:r>
      <w:r w:rsidRPr="00CF478C">
        <w:rPr>
          <w:rFonts w:hint="eastAsia"/>
          <w:szCs w:val="24"/>
          <w:vertAlign w:val="superscript"/>
          <w:lang w:val="en-CA" w:eastAsia="zh-CN"/>
        </w:rPr>
        <w:t>+</w:t>
      </w:r>
      <w:r>
        <w:rPr>
          <w:rFonts w:hint="eastAsia"/>
          <w:szCs w:val="24"/>
          <w:lang w:val="en-CA" w:eastAsia="zh-CN"/>
        </w:rPr>
        <w:t>, Fe(OH)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aq), Fe(OH)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Fe</w:t>
      </w:r>
      <w:r>
        <w:rPr>
          <w:rFonts w:hint="eastAsia"/>
          <w:szCs w:val="24"/>
          <w:vertAlign w:val="subscript"/>
          <w:lang w:val="en-CA" w:eastAsia="zh-CN"/>
        </w:rPr>
        <w:t>2</w:t>
      </w:r>
      <w:r>
        <w:rPr>
          <w:rFonts w:hint="eastAsia"/>
          <w:szCs w:val="24"/>
          <w:lang w:val="en-CA" w:eastAsia="zh-CN"/>
        </w:rPr>
        <w:t>(OH)</w:t>
      </w:r>
      <w:r>
        <w:rPr>
          <w:rFonts w:hint="eastAsia"/>
          <w:szCs w:val="24"/>
          <w:vertAlign w:val="subscript"/>
          <w:lang w:val="en-CA" w:eastAsia="zh-CN"/>
        </w:rPr>
        <w:t>2</w:t>
      </w:r>
      <w:r>
        <w:rPr>
          <w:rFonts w:hint="eastAsia"/>
          <w:szCs w:val="24"/>
          <w:vertAlign w:val="superscript"/>
          <w:lang w:val="en-CA" w:eastAsia="zh-CN"/>
        </w:rPr>
        <w:t>4+</w:t>
      </w:r>
      <w:r>
        <w:rPr>
          <w:rFonts w:hint="eastAsia"/>
          <w:szCs w:val="24"/>
          <w:lang w:val="en-CA" w:eastAsia="zh-CN"/>
        </w:rPr>
        <w:t xml:space="preserve"> and Fe</w:t>
      </w:r>
      <w:r w:rsidRPr="00843715">
        <w:rPr>
          <w:rFonts w:hint="eastAsia"/>
          <w:szCs w:val="24"/>
          <w:vertAlign w:val="subscript"/>
          <w:lang w:val="en-CA" w:eastAsia="zh-CN"/>
        </w:rPr>
        <w:t>3</w:t>
      </w:r>
      <w:r>
        <w:rPr>
          <w:rFonts w:hint="eastAsia"/>
          <w:szCs w:val="24"/>
          <w:lang w:val="en-CA" w:eastAsia="zh-CN"/>
        </w:rPr>
        <w:t>(OH)</w:t>
      </w:r>
      <w:r>
        <w:rPr>
          <w:rFonts w:hint="eastAsia"/>
          <w:szCs w:val="24"/>
          <w:vertAlign w:val="subscript"/>
          <w:lang w:val="en-CA" w:eastAsia="zh-CN"/>
        </w:rPr>
        <w:t>4</w:t>
      </w:r>
      <w:r>
        <w:rPr>
          <w:rFonts w:hint="eastAsia"/>
          <w:szCs w:val="24"/>
          <w:vertAlign w:val="superscript"/>
          <w:lang w:val="en-CA" w:eastAsia="zh-CN"/>
        </w:rPr>
        <w:t>5+</w:t>
      </w:r>
      <w:r>
        <w:rPr>
          <w:rFonts w:hint="eastAsia"/>
          <w:szCs w:val="24"/>
          <w:lang w:val="en-CA" w:eastAsia="zh-CN"/>
        </w:rPr>
        <w:t>), and five excluded minerals (</w:t>
      </w:r>
      <w:r w:rsidRPr="00843715">
        <w:rPr>
          <w:szCs w:val="24"/>
          <w:lang w:val="en-CA" w:eastAsia="zh-CN"/>
        </w:rPr>
        <w:t>ferrihydrite</w:t>
      </w:r>
      <w:r>
        <w:rPr>
          <w:rFonts w:hint="eastAsia"/>
          <w:szCs w:val="24"/>
          <w:lang w:val="en-CA" w:eastAsia="zh-CN"/>
        </w:rPr>
        <w:t xml:space="preserve">, </w:t>
      </w:r>
      <w:r w:rsidRPr="00843715">
        <w:rPr>
          <w:szCs w:val="24"/>
          <w:lang w:val="en-CA" w:eastAsia="zh-CN"/>
        </w:rPr>
        <w:t>goethite</w:t>
      </w:r>
      <w:r>
        <w:rPr>
          <w:rFonts w:hint="eastAsia"/>
          <w:szCs w:val="24"/>
          <w:lang w:val="en-CA" w:eastAsia="zh-CN"/>
        </w:rPr>
        <w:t xml:space="preserve">, </w:t>
      </w:r>
      <w:r w:rsidRPr="00843715">
        <w:rPr>
          <w:szCs w:val="24"/>
          <w:lang w:val="en-CA" w:eastAsia="zh-CN"/>
        </w:rPr>
        <w:t>hematite</w:t>
      </w:r>
      <w:r>
        <w:rPr>
          <w:rFonts w:hint="eastAsia"/>
          <w:szCs w:val="24"/>
          <w:lang w:val="en-CA" w:eastAsia="zh-CN"/>
        </w:rPr>
        <w:t xml:space="preserve">, </w:t>
      </w:r>
      <w:r w:rsidRPr="00843715">
        <w:rPr>
          <w:szCs w:val="24"/>
          <w:lang w:val="en-CA" w:eastAsia="zh-CN"/>
        </w:rPr>
        <w:t>maghemite</w:t>
      </w:r>
      <w:r>
        <w:rPr>
          <w:rFonts w:hint="eastAsia"/>
          <w:szCs w:val="24"/>
          <w:lang w:val="en-CA" w:eastAsia="zh-CN"/>
        </w:rPr>
        <w:t xml:space="preserve"> and </w:t>
      </w:r>
      <w:r w:rsidRPr="00843715">
        <w:rPr>
          <w:szCs w:val="24"/>
          <w:lang w:val="en-CA" w:eastAsia="zh-CN"/>
        </w:rPr>
        <w:t>lepidocrocit</w:t>
      </w:r>
      <w:r w:rsidR="00643017">
        <w:rPr>
          <w:szCs w:val="24"/>
          <w:lang w:val="en-CA" w:eastAsia="zh-CN"/>
        </w:rPr>
        <w:t>e</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_Ref363136427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7</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simulation was conducted for a pH range from 0.0 to 14.0 in 50 steps</w:t>
      </w:r>
      <w:r w:rsidR="004474F5">
        <w:rPr>
          <w:rFonts w:hint="eastAsia"/>
          <w:szCs w:val="24"/>
          <w:lang w:val="en-CA" w:eastAsia="zh-CN"/>
        </w:rPr>
        <w:t xml:space="preserve">.  </w:t>
      </w:r>
      <w:r>
        <w:rPr>
          <w:rFonts w:hint="eastAsia"/>
          <w:szCs w:val="24"/>
          <w:lang w:val="en-CA" w:eastAsia="zh-CN"/>
        </w:rPr>
        <w:t xml:space="preserve">The total </w:t>
      </w:r>
      <w:r>
        <w:rPr>
          <w:szCs w:val="24"/>
          <w:lang w:val="en-CA" w:eastAsia="zh-CN"/>
        </w:rPr>
        <w:t>concentration</w:t>
      </w:r>
      <w:r>
        <w:rPr>
          <w:rFonts w:hint="eastAsia"/>
          <w:szCs w:val="24"/>
          <w:lang w:val="en-CA" w:eastAsia="zh-CN"/>
        </w:rPr>
        <w:t xml:space="preserve"> of Fe</w:t>
      </w:r>
      <w:r>
        <w:rPr>
          <w:rFonts w:hint="eastAsia"/>
          <w:szCs w:val="24"/>
          <w:vertAlign w:val="superscript"/>
          <w:lang w:val="en-CA" w:eastAsia="zh-CN"/>
        </w:rPr>
        <w:t>3+</w:t>
      </w:r>
      <w:r>
        <w:rPr>
          <w:rFonts w:hint="eastAsia"/>
          <w:szCs w:val="24"/>
          <w:lang w:val="en-CA" w:eastAsia="zh-CN"/>
        </w:rPr>
        <w:t xml:space="preserve"> is </w:t>
      </w:r>
      <w:r>
        <w:t>1.0</w:t>
      </w:r>
      <w:r w:rsidRPr="005865DC">
        <w:t>×10</w:t>
      </w:r>
      <w:r>
        <w:rPr>
          <w:vertAlign w:val="superscript"/>
        </w:rPr>
        <w:t>-</w:t>
      </w:r>
      <w:r>
        <w:rPr>
          <w:rFonts w:hint="eastAsia"/>
          <w:vertAlign w:val="superscript"/>
          <w:lang w:eastAsia="zh-CN"/>
        </w:rPr>
        <w:t>4</w:t>
      </w:r>
      <w:r>
        <w:rPr>
          <w:rFonts w:hint="eastAsia"/>
          <w:szCs w:val="24"/>
          <w:lang w:val="en-CA" w:eastAsia="zh-CN"/>
        </w:rPr>
        <w:t xml:space="preserve"> </w:t>
      </w:r>
      <w:r w:rsidRPr="004D0C37">
        <w:rPr>
          <w:rFonts w:hint="eastAsia"/>
          <w:color w:val="000000"/>
          <w:lang w:eastAsia="zh-CN"/>
        </w:rPr>
        <w:t>[</w:t>
      </w:r>
      <w:r w:rsidRPr="004D0C37">
        <w:rPr>
          <w:color w:val="000000"/>
          <w:lang w:eastAsia="en-CA"/>
        </w:rPr>
        <w:t xml:space="preserve">mol </w:t>
      </w:r>
      <w:r w:rsidR="00643017">
        <w:rPr>
          <w:color w:val="000000"/>
          <w:lang w:eastAsia="en-CA"/>
        </w:rPr>
        <w:t>l</w:t>
      </w:r>
      <w:r w:rsidRPr="004D0C37">
        <w:rPr>
          <w:color w:val="000000"/>
          <w:vertAlign w:val="superscript"/>
          <w:lang w:eastAsia="en-CA"/>
        </w:rPr>
        <w:t>-1</w:t>
      </w:r>
      <w:r w:rsidRPr="004D0C37">
        <w:rPr>
          <w:rFonts w:hint="eastAsia"/>
          <w:color w:val="000000"/>
          <w:lang w:eastAsia="zh-CN"/>
        </w:rPr>
        <w:t>]</w:t>
      </w:r>
      <w:r w:rsidR="004474F5">
        <w:rPr>
          <w:rFonts w:hint="eastAsia"/>
          <w:szCs w:val="24"/>
          <w:lang w:val="en-CA" w:eastAsia="zh-CN"/>
        </w:rPr>
        <w:t xml:space="preserve">.  </w:t>
      </w:r>
      <w:r w:rsidR="00643017">
        <w:rPr>
          <w:rFonts w:hint="eastAsia"/>
          <w:szCs w:val="24"/>
          <w:lang w:val="en-CA" w:eastAsia="zh-CN"/>
        </w:rPr>
        <w:t xml:space="preserve">The excluded minerals </w:t>
      </w:r>
      <w:r w:rsidR="00643017">
        <w:rPr>
          <w:szCs w:val="24"/>
          <w:lang w:val="en-CA" w:eastAsia="zh-CN"/>
        </w:rPr>
        <w:t>were included to monitor their saturation indices as a function of pH</w:t>
      </w:r>
      <w:r w:rsidR="00643017">
        <w:rPr>
          <w:rFonts w:hint="eastAsia"/>
          <w:szCs w:val="24"/>
          <w:lang w:val="en-CA" w:eastAsia="zh-CN"/>
        </w:rPr>
        <w:t>.</w:t>
      </w:r>
    </w:p>
    <w:p w14:paraId="54643AF7" w14:textId="735ECF20" w:rsidR="00200807" w:rsidRPr="00D01725" w:rsidRDefault="00200807" w:rsidP="00AE6CCB">
      <w:pPr>
        <w:pStyle w:val="StyleCaptionTableCaptionBold"/>
        <w:rPr>
          <w:lang w:eastAsia="zh-CN"/>
        </w:rPr>
      </w:pPr>
      <w:bookmarkStart w:id="739" w:name="_Ref363136427"/>
      <w:bookmarkStart w:id="740" w:name="_Toc52037494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7</w:t>
      </w:r>
      <w:r w:rsidR="00FE1AD3">
        <w:fldChar w:fldCharType="end"/>
      </w:r>
      <w:bookmarkEnd w:id="739"/>
      <w:r w:rsidR="00142D8D">
        <w:t xml:space="preserve">: </w:t>
      </w:r>
      <w:r w:rsidRPr="00ED3698">
        <w:t xml:space="preserve">Initial </w:t>
      </w:r>
      <w:r>
        <w:rPr>
          <w:rFonts w:hint="eastAsia"/>
          <w:lang w:eastAsia="zh-CN"/>
        </w:rPr>
        <w:t>geochemical</w:t>
      </w:r>
      <w:r>
        <w:t xml:space="preserve"> condition</w:t>
      </w:r>
      <w:r w:rsidRPr="00ED3698">
        <w:t xml:space="preserve"> for </w:t>
      </w:r>
      <w:r w:rsidR="001D3205">
        <w:t>demonstration example</w:t>
      </w:r>
      <w:r w:rsidRPr="00ED3698">
        <w:t xml:space="preserve"> </w:t>
      </w:r>
      <w:r w:rsidRPr="00F85AE3">
        <w:rPr>
          <w:rFonts w:hint="eastAsia"/>
          <w:i/>
          <w:lang w:eastAsia="zh-CN"/>
        </w:rPr>
        <w:t>Fe(III)</w:t>
      </w:r>
      <w:bookmarkEnd w:id="740"/>
    </w:p>
    <w:tbl>
      <w:tblPr>
        <w:tblW w:w="3887" w:type="pct"/>
        <w:jc w:val="center"/>
        <w:tblBorders>
          <w:top w:val="single" w:sz="4" w:space="0" w:color="auto"/>
          <w:bottom w:val="single" w:sz="4" w:space="0" w:color="auto"/>
        </w:tblBorders>
        <w:tblLook w:val="04A0" w:firstRow="1" w:lastRow="0" w:firstColumn="1" w:lastColumn="0" w:noHBand="0" w:noVBand="1"/>
      </w:tblPr>
      <w:tblGrid>
        <w:gridCol w:w="2771"/>
        <w:gridCol w:w="1986"/>
        <w:gridCol w:w="1960"/>
      </w:tblGrid>
      <w:tr w:rsidR="00643017" w:rsidRPr="00875CEB" w14:paraId="7EF26482" w14:textId="77777777" w:rsidTr="00643017">
        <w:trPr>
          <w:trHeight w:val="300"/>
          <w:jc w:val="center"/>
        </w:trPr>
        <w:tc>
          <w:tcPr>
            <w:tcW w:w="2063" w:type="pct"/>
            <w:tcBorders>
              <w:bottom w:val="single" w:sz="4" w:space="0" w:color="auto"/>
            </w:tcBorders>
            <w:shd w:val="clear" w:color="auto" w:fill="D9D9D9"/>
            <w:noWrap/>
            <w:vAlign w:val="bottom"/>
            <w:hideMark/>
          </w:tcPr>
          <w:p w14:paraId="2436FF75" w14:textId="77777777" w:rsidR="00643017" w:rsidRPr="00875CEB" w:rsidRDefault="00643017" w:rsidP="00875CEB">
            <w:pPr>
              <w:spacing w:before="0" w:after="0"/>
              <w:rPr>
                <w:b/>
                <w:color w:val="000000"/>
                <w:lang w:eastAsia="en-CA"/>
              </w:rPr>
            </w:pPr>
            <w:r w:rsidRPr="00875CEB">
              <w:rPr>
                <w:b/>
                <w:color w:val="000000"/>
                <w:lang w:eastAsia="en-CA"/>
              </w:rPr>
              <w:t>Parameter</w:t>
            </w:r>
          </w:p>
        </w:tc>
        <w:tc>
          <w:tcPr>
            <w:tcW w:w="1478" w:type="pct"/>
            <w:tcBorders>
              <w:bottom w:val="single" w:sz="4" w:space="0" w:color="auto"/>
            </w:tcBorders>
            <w:shd w:val="clear" w:color="auto" w:fill="D9D9D9"/>
            <w:noWrap/>
            <w:vAlign w:val="bottom"/>
            <w:hideMark/>
          </w:tcPr>
          <w:p w14:paraId="6CF2EA4B" w14:textId="77777777" w:rsidR="00643017" w:rsidRPr="00875CEB" w:rsidRDefault="00643017" w:rsidP="00875CEB">
            <w:pPr>
              <w:spacing w:before="0" w:after="0"/>
              <w:jc w:val="center"/>
              <w:rPr>
                <w:b/>
                <w:color w:val="000000"/>
                <w:lang w:eastAsia="en-CA"/>
              </w:rPr>
            </w:pPr>
            <w:r w:rsidRPr="009A65AE">
              <w:rPr>
                <w:b/>
                <w:color w:val="000000"/>
                <w:lang w:eastAsia="en-CA"/>
              </w:rPr>
              <w:t>I</w:t>
            </w:r>
            <w:r>
              <w:rPr>
                <w:rFonts w:hint="eastAsia"/>
                <w:b/>
                <w:color w:val="000000"/>
                <w:lang w:eastAsia="zh-CN"/>
              </w:rPr>
              <w:t xml:space="preserve">nitial </w:t>
            </w:r>
            <w:r w:rsidRPr="009A65AE">
              <w:rPr>
                <w:b/>
                <w:color w:val="000000"/>
                <w:lang w:eastAsia="en-CA"/>
              </w:rPr>
              <w:t>C</w:t>
            </w:r>
            <w:r>
              <w:rPr>
                <w:rFonts w:hint="eastAsia"/>
                <w:b/>
                <w:color w:val="000000"/>
                <w:lang w:eastAsia="zh-CN"/>
              </w:rPr>
              <w:t>ondition</w:t>
            </w:r>
          </w:p>
        </w:tc>
        <w:tc>
          <w:tcPr>
            <w:tcW w:w="1459" w:type="pct"/>
            <w:tcBorders>
              <w:bottom w:val="single" w:sz="4" w:space="0" w:color="auto"/>
            </w:tcBorders>
            <w:shd w:val="clear" w:color="auto" w:fill="D9D9D9"/>
            <w:noWrap/>
            <w:vAlign w:val="bottom"/>
            <w:hideMark/>
          </w:tcPr>
          <w:p w14:paraId="3E132154" w14:textId="77777777" w:rsidR="00643017" w:rsidRPr="00875CEB" w:rsidRDefault="00643017" w:rsidP="00875CEB">
            <w:pPr>
              <w:spacing w:before="0" w:after="0"/>
              <w:rPr>
                <w:b/>
                <w:color w:val="000000"/>
                <w:lang w:eastAsia="en-CA"/>
              </w:rPr>
            </w:pPr>
            <w:r w:rsidRPr="00875CEB">
              <w:rPr>
                <w:b/>
                <w:color w:val="000000"/>
                <w:lang w:eastAsia="en-CA"/>
              </w:rPr>
              <w:t>Unit</w:t>
            </w:r>
          </w:p>
        </w:tc>
      </w:tr>
      <w:tr w:rsidR="00643017" w:rsidRPr="00ED3698" w14:paraId="20FBED74" w14:textId="77777777" w:rsidTr="00643017">
        <w:trPr>
          <w:trHeight w:val="300"/>
          <w:jc w:val="center"/>
        </w:trPr>
        <w:tc>
          <w:tcPr>
            <w:tcW w:w="2063" w:type="pct"/>
            <w:tcBorders>
              <w:top w:val="single" w:sz="4" w:space="0" w:color="auto"/>
              <w:bottom w:val="nil"/>
            </w:tcBorders>
            <w:shd w:val="clear" w:color="auto" w:fill="auto"/>
            <w:noWrap/>
            <w:vAlign w:val="bottom"/>
          </w:tcPr>
          <w:p w14:paraId="3406DCFE" w14:textId="77777777" w:rsidR="00643017" w:rsidRPr="00ED3698" w:rsidRDefault="00643017" w:rsidP="00875CEB">
            <w:pPr>
              <w:spacing w:before="0" w:after="0"/>
              <w:rPr>
                <w:i/>
                <w:color w:val="000000"/>
                <w:sz w:val="22"/>
                <w:szCs w:val="22"/>
                <w:lang w:eastAsia="zh-CN"/>
              </w:rPr>
            </w:pPr>
            <w:r>
              <w:rPr>
                <w:i/>
                <w:color w:val="000000"/>
                <w:sz w:val="22"/>
                <w:szCs w:val="22"/>
              </w:rPr>
              <w:t>Aqueous phase</w:t>
            </w:r>
          </w:p>
        </w:tc>
        <w:tc>
          <w:tcPr>
            <w:tcW w:w="1478" w:type="pct"/>
            <w:tcBorders>
              <w:top w:val="single" w:sz="4" w:space="0" w:color="auto"/>
              <w:bottom w:val="nil"/>
            </w:tcBorders>
            <w:shd w:val="clear" w:color="auto" w:fill="auto"/>
            <w:noWrap/>
          </w:tcPr>
          <w:p w14:paraId="0658C93B" w14:textId="77777777" w:rsidR="00643017" w:rsidRPr="00ED3698" w:rsidRDefault="00643017" w:rsidP="00875CEB">
            <w:pPr>
              <w:spacing w:before="0" w:after="0"/>
              <w:jc w:val="center"/>
            </w:pPr>
          </w:p>
        </w:tc>
        <w:tc>
          <w:tcPr>
            <w:tcW w:w="1459" w:type="pct"/>
            <w:tcBorders>
              <w:top w:val="single" w:sz="4" w:space="0" w:color="auto"/>
              <w:bottom w:val="nil"/>
            </w:tcBorders>
            <w:shd w:val="clear" w:color="auto" w:fill="auto"/>
            <w:noWrap/>
          </w:tcPr>
          <w:p w14:paraId="172C7E74" w14:textId="77777777" w:rsidR="00643017" w:rsidRPr="00ED3698" w:rsidRDefault="00643017" w:rsidP="00875CEB">
            <w:pPr>
              <w:spacing w:before="0" w:after="0"/>
              <w:rPr>
                <w:color w:val="000000"/>
                <w:lang w:eastAsia="en-CA"/>
              </w:rPr>
            </w:pPr>
          </w:p>
        </w:tc>
      </w:tr>
      <w:tr w:rsidR="00643017" w:rsidRPr="00ED3698" w14:paraId="1F9A4662" w14:textId="77777777" w:rsidTr="00643017">
        <w:trPr>
          <w:trHeight w:val="300"/>
          <w:jc w:val="center"/>
        </w:trPr>
        <w:tc>
          <w:tcPr>
            <w:tcW w:w="2063" w:type="pct"/>
            <w:tcBorders>
              <w:top w:val="nil"/>
              <w:bottom w:val="nil"/>
            </w:tcBorders>
            <w:shd w:val="clear" w:color="auto" w:fill="auto"/>
            <w:noWrap/>
            <w:vAlign w:val="center"/>
          </w:tcPr>
          <w:p w14:paraId="7BD12F4A" w14:textId="77777777" w:rsidR="00643017" w:rsidRDefault="00643017" w:rsidP="00875CEB">
            <w:pPr>
              <w:spacing w:before="0" w:after="0"/>
              <w:ind w:left="318" w:hanging="318"/>
              <w:rPr>
                <w:lang w:eastAsia="zh-CN"/>
              </w:rPr>
            </w:pPr>
            <w:r>
              <w:rPr>
                <w:rFonts w:hint="eastAsia"/>
                <w:lang w:eastAsia="zh-CN"/>
              </w:rPr>
              <w:t>H</w:t>
            </w:r>
            <w:r>
              <w:rPr>
                <w:rFonts w:hint="eastAsia"/>
                <w:vertAlign w:val="superscript"/>
                <w:lang w:eastAsia="zh-CN"/>
              </w:rPr>
              <w:t>+</w:t>
            </w:r>
          </w:p>
        </w:tc>
        <w:tc>
          <w:tcPr>
            <w:tcW w:w="1478" w:type="pct"/>
            <w:tcBorders>
              <w:top w:val="nil"/>
              <w:bottom w:val="nil"/>
            </w:tcBorders>
            <w:shd w:val="clear" w:color="auto" w:fill="auto"/>
            <w:noWrap/>
          </w:tcPr>
          <w:p w14:paraId="231013E9" w14:textId="77777777" w:rsidR="00643017" w:rsidRPr="009875B3" w:rsidRDefault="00643017" w:rsidP="00875CEB">
            <w:pPr>
              <w:spacing w:before="0" w:after="0"/>
              <w:jc w:val="center"/>
            </w:pPr>
            <w:r>
              <w:rPr>
                <w:rFonts w:hint="eastAsia"/>
                <w:lang w:eastAsia="zh-CN"/>
              </w:rPr>
              <w:t>0.0</w:t>
            </w:r>
            <w:r w:rsidRPr="00643017">
              <w:rPr>
                <w:vertAlign w:val="superscript"/>
                <w:lang w:eastAsia="zh-CN"/>
              </w:rPr>
              <w:t>#</w:t>
            </w:r>
          </w:p>
        </w:tc>
        <w:tc>
          <w:tcPr>
            <w:tcW w:w="1459" w:type="pct"/>
            <w:tcBorders>
              <w:top w:val="nil"/>
              <w:bottom w:val="nil"/>
            </w:tcBorders>
            <w:shd w:val="clear" w:color="auto" w:fill="auto"/>
            <w:noWrap/>
            <w:hideMark/>
          </w:tcPr>
          <w:p w14:paraId="3AD88605" w14:textId="77777777" w:rsidR="00643017" w:rsidRPr="00AB7437" w:rsidRDefault="00643017" w:rsidP="00875CEB">
            <w:pPr>
              <w:spacing w:before="0" w:after="0"/>
              <w:rPr>
                <w:lang w:eastAsia="zh-CN"/>
              </w:rPr>
            </w:pPr>
            <w:r>
              <w:rPr>
                <w:lang w:eastAsia="zh-CN"/>
              </w:rPr>
              <w:t>pH</w:t>
            </w:r>
          </w:p>
        </w:tc>
      </w:tr>
      <w:tr w:rsidR="00643017" w:rsidRPr="00ED3698" w14:paraId="186F19A9" w14:textId="77777777" w:rsidTr="00643017">
        <w:trPr>
          <w:trHeight w:val="300"/>
          <w:jc w:val="center"/>
        </w:trPr>
        <w:tc>
          <w:tcPr>
            <w:tcW w:w="2063" w:type="pct"/>
            <w:tcBorders>
              <w:top w:val="nil"/>
              <w:bottom w:val="single" w:sz="4" w:space="0" w:color="auto"/>
            </w:tcBorders>
            <w:shd w:val="clear" w:color="auto" w:fill="auto"/>
            <w:noWrap/>
            <w:vAlign w:val="center"/>
          </w:tcPr>
          <w:p w14:paraId="7C8AEBE6" w14:textId="77777777" w:rsidR="00643017" w:rsidRDefault="00643017" w:rsidP="00875CEB">
            <w:pPr>
              <w:spacing w:before="0" w:after="0"/>
              <w:ind w:left="318" w:hanging="318"/>
              <w:rPr>
                <w:lang w:eastAsia="zh-CN"/>
              </w:rPr>
            </w:pPr>
            <w:r>
              <w:rPr>
                <w:rFonts w:hint="eastAsia"/>
                <w:szCs w:val="24"/>
                <w:lang w:val="en-CA" w:eastAsia="zh-CN"/>
              </w:rPr>
              <w:t>Fe</w:t>
            </w:r>
            <w:r>
              <w:rPr>
                <w:rFonts w:hint="eastAsia"/>
                <w:szCs w:val="24"/>
                <w:vertAlign w:val="superscript"/>
                <w:lang w:val="en-CA" w:eastAsia="zh-CN"/>
              </w:rPr>
              <w:t>3+</w:t>
            </w:r>
          </w:p>
        </w:tc>
        <w:tc>
          <w:tcPr>
            <w:tcW w:w="1478" w:type="pct"/>
            <w:tcBorders>
              <w:top w:val="nil"/>
              <w:bottom w:val="single" w:sz="4" w:space="0" w:color="auto"/>
            </w:tcBorders>
            <w:shd w:val="clear" w:color="auto" w:fill="auto"/>
            <w:noWrap/>
          </w:tcPr>
          <w:p w14:paraId="7888CFA3" w14:textId="77777777" w:rsidR="00643017" w:rsidRPr="009875B3" w:rsidRDefault="00643017" w:rsidP="00875CEB">
            <w:pPr>
              <w:spacing w:before="0" w:after="0"/>
              <w:jc w:val="center"/>
            </w:pPr>
            <w:r>
              <w:t>1.0</w:t>
            </w:r>
            <w:r w:rsidRPr="005865DC">
              <w:t>×10</w:t>
            </w:r>
            <w:r>
              <w:rPr>
                <w:vertAlign w:val="superscript"/>
              </w:rPr>
              <w:t>-</w:t>
            </w:r>
            <w:r>
              <w:rPr>
                <w:rFonts w:hint="eastAsia"/>
                <w:vertAlign w:val="superscript"/>
                <w:lang w:eastAsia="zh-CN"/>
              </w:rPr>
              <w:t>4</w:t>
            </w:r>
          </w:p>
        </w:tc>
        <w:tc>
          <w:tcPr>
            <w:tcW w:w="1459" w:type="pct"/>
            <w:tcBorders>
              <w:top w:val="nil"/>
              <w:bottom w:val="single" w:sz="4" w:space="0" w:color="auto"/>
            </w:tcBorders>
            <w:shd w:val="clear" w:color="auto" w:fill="auto"/>
            <w:noWrap/>
          </w:tcPr>
          <w:p w14:paraId="33928E6F" w14:textId="77777777" w:rsidR="00643017" w:rsidRDefault="00643017" w:rsidP="00875CEB">
            <w:pPr>
              <w:spacing w:before="0" w:after="0"/>
            </w:pPr>
            <w:r w:rsidRPr="004D0C37">
              <w:rPr>
                <w:rFonts w:hint="eastAsia"/>
                <w:color w:val="000000"/>
                <w:lang w:eastAsia="zh-CN"/>
              </w:rPr>
              <w:t>[</w:t>
            </w:r>
            <w:r w:rsidRPr="004D0C37">
              <w:rPr>
                <w:color w:val="000000"/>
                <w:lang w:eastAsia="en-CA"/>
              </w:rPr>
              <w:t>mol L</w:t>
            </w:r>
            <w:r w:rsidRPr="004D0C37">
              <w:rPr>
                <w:color w:val="000000"/>
                <w:vertAlign w:val="superscript"/>
                <w:lang w:eastAsia="en-CA"/>
              </w:rPr>
              <w:t>-1</w:t>
            </w:r>
            <w:r w:rsidRPr="004D0C37">
              <w:rPr>
                <w:rFonts w:hint="eastAsia"/>
                <w:color w:val="000000"/>
                <w:lang w:eastAsia="zh-CN"/>
              </w:rPr>
              <w:t>]</w:t>
            </w:r>
          </w:p>
        </w:tc>
      </w:tr>
    </w:tbl>
    <w:p w14:paraId="793819FE" w14:textId="77777777" w:rsidR="00643017" w:rsidRDefault="00643017" w:rsidP="00643017">
      <w:pPr>
        <w:pStyle w:val="Simpleline"/>
        <w:rPr>
          <w:lang w:eastAsia="zh-CN"/>
        </w:rPr>
      </w:pPr>
      <w:r>
        <w:rPr>
          <w:rFonts w:hint="eastAsia"/>
          <w:lang w:eastAsia="zh-CN"/>
        </w:rPr>
        <w:t xml:space="preserve"># - </w:t>
      </w:r>
      <w:r>
        <w:rPr>
          <w:lang w:eastAsia="zh-CN"/>
        </w:rPr>
        <w:t>a pH-sweep calculation is carried out using the keyword ‘ph_sweep’</w:t>
      </w:r>
      <w:r>
        <w:rPr>
          <w:rFonts w:hint="eastAsia"/>
          <w:lang w:eastAsia="zh-CN"/>
        </w:rPr>
        <w:t xml:space="preserve"> (see section </w:t>
      </w:r>
      <w:r w:rsidR="000C78A0">
        <w:rPr>
          <w:lang w:eastAsia="zh-CN"/>
        </w:rPr>
        <w:t>“</w:t>
      </w:r>
      <w:r w:rsidR="000C78A0" w:rsidRPr="000C78A0">
        <w:rPr>
          <w:lang w:eastAsia="zh-CN"/>
        </w:rPr>
        <w:t>INITI</w:t>
      </w:r>
      <w:r w:rsidR="00BB498B">
        <w:rPr>
          <w:lang w:eastAsia="zh-CN"/>
        </w:rPr>
        <w:t>AL CONDITION – BATCH REACTIONS</w:t>
      </w:r>
      <w:r w:rsidR="000C78A0">
        <w:rPr>
          <w:lang w:eastAsia="zh-CN"/>
        </w:rPr>
        <w:t>” in the user manual</w:t>
      </w:r>
      <w:r>
        <w:rPr>
          <w:rFonts w:hint="eastAsia"/>
          <w:lang w:eastAsia="zh-CN"/>
        </w:rPr>
        <w:t>)</w:t>
      </w:r>
    </w:p>
    <w:p w14:paraId="784A2EEA" w14:textId="77777777" w:rsidR="00C74E04" w:rsidRDefault="00C74E04" w:rsidP="00875CEB">
      <w:pPr>
        <w:pStyle w:val="Simpleline"/>
        <w:rPr>
          <w:lang w:eastAsia="zh-CN"/>
        </w:rPr>
      </w:pPr>
    </w:p>
    <w:p w14:paraId="50F6BAC5" w14:textId="77777777" w:rsidR="00200807" w:rsidRPr="00192E8E" w:rsidRDefault="00200807" w:rsidP="009D54B1">
      <w:pPr>
        <w:pStyle w:val="StyleHeading4Bold"/>
      </w:pPr>
      <w:bookmarkStart w:id="741" w:name="_Toc520374634"/>
      <w:r w:rsidRPr="00192E8E">
        <w:t>Results</w:t>
      </w:r>
      <w:bookmarkEnd w:id="741"/>
    </w:p>
    <w:p w14:paraId="246809D6" w14:textId="021789A6" w:rsidR="00200807" w:rsidRDefault="00200807" w:rsidP="00200807">
      <w:pPr>
        <w:rPr>
          <w:lang w:val="en-CA" w:eastAsia="zh-CN"/>
        </w:rPr>
      </w:pPr>
      <w:r>
        <w:rPr>
          <w:rFonts w:hint="eastAsia"/>
          <w:lang w:eastAsia="zh-CN"/>
        </w:rPr>
        <w:t xml:space="preserve">The </w:t>
      </w:r>
      <w:r w:rsidR="00A727C4">
        <w:rPr>
          <w:rFonts w:hint="eastAsia"/>
          <w:lang w:eastAsia="zh-CN"/>
        </w:rPr>
        <w:t>simulat</w:t>
      </w:r>
      <w:r w:rsidR="00643017">
        <w:rPr>
          <w:lang w:eastAsia="zh-CN"/>
        </w:rPr>
        <w:t>ion</w:t>
      </w:r>
      <w:r w:rsidR="00A727C4">
        <w:rPr>
          <w:rFonts w:hint="eastAsia"/>
          <w:lang w:eastAsia="zh-CN"/>
        </w:rPr>
        <w:t xml:space="preserve"> results for</w:t>
      </w:r>
      <w:r>
        <w:rPr>
          <w:rFonts w:hint="eastAsia"/>
          <w:lang w:eastAsia="zh-CN"/>
        </w:rPr>
        <w:t xml:space="preserve"> the pH dependent Fe(III) speciation and saturation indexes (SI) of excluded minerals are depicted in </w:t>
      </w:r>
      <w:r w:rsidR="005F5019">
        <w:rPr>
          <w:lang w:eastAsia="zh-CN"/>
        </w:rPr>
        <w:fldChar w:fldCharType="begin"/>
      </w:r>
      <w:r>
        <w:rPr>
          <w:lang w:eastAsia="zh-CN"/>
        </w:rPr>
        <w:instrText xml:space="preserve"> </w:instrText>
      </w:r>
      <w:r>
        <w:rPr>
          <w:rFonts w:hint="eastAsia"/>
          <w:lang w:eastAsia="zh-CN"/>
        </w:rPr>
        <w:instrText>REF _Ref363136550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4</w:t>
      </w:r>
      <w:r w:rsidR="005F5019">
        <w:rPr>
          <w:lang w:eastAsia="zh-CN"/>
        </w:rPr>
        <w:fldChar w:fldCharType="end"/>
      </w:r>
      <w:r w:rsidR="004474F5">
        <w:rPr>
          <w:rFonts w:hint="eastAsia"/>
          <w:lang w:eastAsia="zh-CN"/>
        </w:rPr>
        <w:t xml:space="preserve">.  </w:t>
      </w:r>
      <w:r>
        <w:rPr>
          <w:rFonts w:hint="eastAsia"/>
          <w:szCs w:val="24"/>
          <w:lang w:val="en-CA" w:eastAsia="zh-CN"/>
        </w:rPr>
        <w:t>Fe</w:t>
      </w:r>
      <w:r>
        <w:rPr>
          <w:rFonts w:hint="eastAsia"/>
          <w:szCs w:val="24"/>
          <w:vertAlign w:val="superscript"/>
          <w:lang w:val="en-CA" w:eastAsia="zh-CN"/>
        </w:rPr>
        <w:t>3+</w:t>
      </w:r>
      <w:r>
        <w:rPr>
          <w:rFonts w:hint="eastAsia"/>
          <w:lang w:eastAsia="zh-CN"/>
        </w:rPr>
        <w:t xml:space="preserve"> is the main species when pH is lower than 2.0</w:t>
      </w:r>
      <w:r w:rsidR="004474F5">
        <w:rPr>
          <w:rFonts w:hint="eastAsia"/>
          <w:lang w:eastAsia="zh-CN"/>
        </w:rPr>
        <w:t xml:space="preserve">.  </w:t>
      </w:r>
      <w:r>
        <w:rPr>
          <w:rFonts w:hint="eastAsia"/>
          <w:lang w:eastAsia="zh-CN"/>
        </w:rPr>
        <w:t xml:space="preserve">Increasing the pH results in concentration peaks of </w:t>
      </w:r>
      <w:r>
        <w:rPr>
          <w:rFonts w:hint="eastAsia"/>
          <w:szCs w:val="24"/>
          <w:lang w:val="en-CA" w:eastAsia="zh-CN"/>
        </w:rPr>
        <w:t>Fe(OH)</w:t>
      </w:r>
      <w:r w:rsidRPr="00CF7CD6">
        <w:rPr>
          <w:rFonts w:hint="eastAsia"/>
          <w:szCs w:val="24"/>
          <w:vertAlign w:val="superscript"/>
          <w:lang w:val="en-CA" w:eastAsia="zh-CN"/>
        </w:rPr>
        <w:t>2</w:t>
      </w:r>
      <w:r w:rsidRPr="00CF478C">
        <w:rPr>
          <w:rFonts w:hint="eastAsia"/>
          <w:szCs w:val="24"/>
          <w:vertAlign w:val="superscript"/>
          <w:lang w:val="en-CA" w:eastAsia="zh-CN"/>
        </w:rPr>
        <w:t>+</w:t>
      </w:r>
      <w:r>
        <w:rPr>
          <w:rFonts w:hint="eastAsia"/>
          <w:szCs w:val="24"/>
          <w:lang w:val="en-CA" w:eastAsia="zh-CN"/>
        </w:rPr>
        <w:t>,Fe(OH)</w:t>
      </w:r>
      <w:r>
        <w:rPr>
          <w:rFonts w:hint="eastAsia"/>
          <w:szCs w:val="24"/>
          <w:vertAlign w:val="subscript"/>
          <w:lang w:val="en-CA" w:eastAsia="zh-CN"/>
        </w:rPr>
        <w:t>2</w:t>
      </w:r>
      <w:r w:rsidRPr="00CF478C">
        <w:rPr>
          <w:rFonts w:hint="eastAsia"/>
          <w:szCs w:val="24"/>
          <w:vertAlign w:val="superscript"/>
          <w:lang w:val="en-CA" w:eastAsia="zh-CN"/>
        </w:rPr>
        <w:t>+</w:t>
      </w:r>
      <w:r>
        <w:rPr>
          <w:rFonts w:hint="eastAsia"/>
          <w:szCs w:val="24"/>
          <w:lang w:val="en-CA" w:eastAsia="zh-CN"/>
        </w:rPr>
        <w:t>, Fe(OH)</w:t>
      </w:r>
      <w:r>
        <w:rPr>
          <w:rFonts w:hint="eastAsia"/>
          <w:szCs w:val="24"/>
          <w:vertAlign w:val="subscript"/>
          <w:lang w:val="en-CA" w:eastAsia="zh-CN"/>
        </w:rPr>
        <w:t>3</w:t>
      </w:r>
      <w:r w:rsidRPr="00CF7CD6">
        <w:rPr>
          <w:rFonts w:hint="eastAsia"/>
          <w:szCs w:val="24"/>
          <w:lang w:val="en-CA" w:eastAsia="zh-CN"/>
        </w:rPr>
        <w:t>(</w:t>
      </w:r>
      <w:r>
        <w:rPr>
          <w:rFonts w:hint="eastAsia"/>
          <w:szCs w:val="24"/>
          <w:lang w:val="en-CA" w:eastAsia="zh-CN"/>
        </w:rPr>
        <w:t>aq), Fe</w:t>
      </w:r>
      <w:r>
        <w:rPr>
          <w:rFonts w:hint="eastAsia"/>
          <w:szCs w:val="24"/>
          <w:vertAlign w:val="subscript"/>
          <w:lang w:val="en-CA" w:eastAsia="zh-CN"/>
        </w:rPr>
        <w:t>2</w:t>
      </w:r>
      <w:r>
        <w:rPr>
          <w:rFonts w:hint="eastAsia"/>
          <w:szCs w:val="24"/>
          <w:lang w:val="en-CA" w:eastAsia="zh-CN"/>
        </w:rPr>
        <w:t>(OH)</w:t>
      </w:r>
      <w:r>
        <w:rPr>
          <w:rFonts w:hint="eastAsia"/>
          <w:szCs w:val="24"/>
          <w:vertAlign w:val="subscript"/>
          <w:lang w:val="en-CA" w:eastAsia="zh-CN"/>
        </w:rPr>
        <w:t>2</w:t>
      </w:r>
      <w:r>
        <w:rPr>
          <w:rFonts w:hint="eastAsia"/>
          <w:szCs w:val="24"/>
          <w:vertAlign w:val="superscript"/>
          <w:lang w:val="en-CA" w:eastAsia="zh-CN"/>
        </w:rPr>
        <w:t>4+</w:t>
      </w:r>
      <w:r>
        <w:rPr>
          <w:rFonts w:hint="eastAsia"/>
          <w:szCs w:val="24"/>
          <w:lang w:val="en-CA" w:eastAsia="zh-CN"/>
        </w:rPr>
        <w:t xml:space="preserve"> and Fe</w:t>
      </w:r>
      <w:r w:rsidRPr="00843715">
        <w:rPr>
          <w:rFonts w:hint="eastAsia"/>
          <w:szCs w:val="24"/>
          <w:vertAlign w:val="subscript"/>
          <w:lang w:val="en-CA" w:eastAsia="zh-CN"/>
        </w:rPr>
        <w:t>3</w:t>
      </w:r>
      <w:r>
        <w:rPr>
          <w:rFonts w:hint="eastAsia"/>
          <w:szCs w:val="24"/>
          <w:lang w:val="en-CA" w:eastAsia="zh-CN"/>
        </w:rPr>
        <w:t>(OH)</w:t>
      </w:r>
      <w:r>
        <w:rPr>
          <w:rFonts w:hint="eastAsia"/>
          <w:szCs w:val="24"/>
          <w:vertAlign w:val="subscript"/>
          <w:lang w:val="en-CA" w:eastAsia="zh-CN"/>
        </w:rPr>
        <w:t>4</w:t>
      </w:r>
      <w:r>
        <w:rPr>
          <w:rFonts w:hint="eastAsia"/>
          <w:szCs w:val="24"/>
          <w:vertAlign w:val="superscript"/>
          <w:lang w:val="en-CA" w:eastAsia="zh-CN"/>
        </w:rPr>
        <w:t>5+</w:t>
      </w:r>
      <w:r>
        <w:rPr>
          <w:rFonts w:hint="eastAsia"/>
          <w:szCs w:val="24"/>
          <w:lang w:val="en-CA" w:eastAsia="zh-CN"/>
        </w:rPr>
        <w:t>)</w:t>
      </w:r>
      <w:r w:rsidR="004474F5">
        <w:rPr>
          <w:rFonts w:hint="eastAsia"/>
          <w:szCs w:val="24"/>
          <w:lang w:val="en-CA" w:eastAsia="zh-CN"/>
        </w:rPr>
        <w:t xml:space="preserve">.  </w:t>
      </w:r>
      <w:r>
        <w:rPr>
          <w:rFonts w:hint="eastAsia"/>
          <w:lang w:eastAsia="zh-CN"/>
        </w:rPr>
        <w:t>When pH is higher than 12.0, the main specie</w:t>
      </w:r>
      <w:r w:rsidR="00643017">
        <w:rPr>
          <w:lang w:eastAsia="zh-CN"/>
        </w:rPr>
        <w:t>s</w:t>
      </w:r>
      <w:r>
        <w:rPr>
          <w:rFonts w:hint="eastAsia"/>
          <w:lang w:eastAsia="zh-CN"/>
        </w:rPr>
        <w:t xml:space="preserve"> is </w:t>
      </w:r>
      <w:r>
        <w:rPr>
          <w:rFonts w:hint="eastAsia"/>
          <w:szCs w:val="24"/>
          <w:lang w:val="en-CA" w:eastAsia="zh-CN"/>
        </w:rPr>
        <w:t>Fe(OH)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xml:space="preserve"> (</w:t>
      </w:r>
      <w:r w:rsidR="005F5019">
        <w:rPr>
          <w:lang w:eastAsia="zh-CN"/>
        </w:rPr>
        <w:fldChar w:fldCharType="begin"/>
      </w:r>
      <w:r>
        <w:rPr>
          <w:szCs w:val="24"/>
          <w:lang w:val="en-CA" w:eastAsia="zh-CN"/>
        </w:rPr>
        <w:instrText xml:space="preserve"> </w:instrText>
      </w:r>
      <w:r>
        <w:rPr>
          <w:rFonts w:hint="eastAsia"/>
          <w:szCs w:val="24"/>
          <w:lang w:val="en-CA" w:eastAsia="zh-CN"/>
        </w:rPr>
        <w:instrText>REF _Ref363136550 \h</w:instrText>
      </w:r>
      <w:r>
        <w:rPr>
          <w:szCs w:val="24"/>
          <w:lang w:val="en-CA"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4</w:t>
      </w:r>
      <w:r w:rsidR="005F5019">
        <w:rPr>
          <w:lang w:eastAsia="zh-CN"/>
        </w:rPr>
        <w:fldChar w:fldCharType="end"/>
      </w:r>
      <w:r>
        <w:rPr>
          <w:rFonts w:hint="eastAsia"/>
          <w:lang w:eastAsia="zh-CN"/>
        </w:rPr>
        <w:t xml:space="preserve"> left</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As for potential minerals, no minerals tend to precipitate if pH is lower than 0.9</w:t>
      </w:r>
      <w:r w:rsidR="00643017">
        <w:rPr>
          <w:szCs w:val="24"/>
          <w:lang w:val="en-CA" w:eastAsia="zh-CN"/>
        </w:rPr>
        <w:t xml:space="preserve"> </w:t>
      </w:r>
      <w:r>
        <w:rPr>
          <w:rFonts w:hint="eastAsia"/>
          <w:szCs w:val="24"/>
          <w:lang w:val="en-CA" w:eastAsia="zh-CN"/>
        </w:rPr>
        <w:t>(</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_Ref363136550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t xml:space="preserve">Figure </w:t>
      </w:r>
      <w:r w:rsidR="00B560DA">
        <w:rPr>
          <w:noProof/>
        </w:rPr>
        <w:t>3</w:t>
      </w:r>
      <w:r w:rsidR="00B560DA">
        <w:t>.</w:t>
      </w:r>
      <w:r w:rsidR="00B560DA">
        <w:rPr>
          <w:noProof/>
        </w:rPr>
        <w:t>4</w:t>
      </w:r>
      <w:r w:rsidR="005F5019">
        <w:rPr>
          <w:szCs w:val="24"/>
          <w:lang w:val="en-CA" w:eastAsia="zh-CN"/>
        </w:rPr>
        <w:fldChar w:fldCharType="end"/>
      </w:r>
      <w:r>
        <w:rPr>
          <w:rFonts w:hint="eastAsia"/>
          <w:szCs w:val="24"/>
          <w:lang w:val="en-CA" w:eastAsia="zh-CN"/>
        </w:rPr>
        <w:t xml:space="preserve"> right).</w:t>
      </w:r>
    </w:p>
    <w:p w14:paraId="464E0A4B" w14:textId="77777777" w:rsidR="00200807" w:rsidRPr="007120A0" w:rsidRDefault="00200807" w:rsidP="00200807">
      <w:pPr>
        <w:rPr>
          <w:lang w:val="en-CA" w:eastAsia="zh-CN"/>
        </w:rPr>
      </w:pPr>
    </w:p>
    <w:p w14:paraId="3AEDB7E3" w14:textId="77777777" w:rsidR="00200807" w:rsidRDefault="00200807" w:rsidP="00200807">
      <w:pPr>
        <w:keepNext/>
      </w:pPr>
      <w:r>
        <w:rPr>
          <w:rFonts w:hint="eastAsia"/>
          <w:noProof/>
          <w:lang w:val="en-CA" w:eastAsia="zh-CN"/>
        </w:rPr>
        <w:lastRenderedPageBreak/>
        <w:drawing>
          <wp:inline distT="0" distB="0" distL="0" distR="0" wp14:anchorId="7A2425D4" wp14:editId="57CC38FD">
            <wp:extent cx="2709900" cy="2371558"/>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l="4602" t="13007" r="7771" b="657"/>
                    <a:stretch/>
                  </pic:blipFill>
                  <pic:spPr bwMode="auto">
                    <a:xfrm>
                      <a:off x="0" y="0"/>
                      <a:ext cx="2709899" cy="2371557"/>
                    </a:xfrm>
                    <a:prstGeom prst="rect">
                      <a:avLst/>
                    </a:prstGeom>
                    <a:noFill/>
                    <a:ln>
                      <a:noFill/>
                    </a:ln>
                    <a:extLst>
                      <a:ext uri="{53640926-AAD7-44D8-BBD7-CCE9431645EC}">
                        <a14:shadowObscured xmlns:a14="http://schemas.microsoft.com/office/drawing/2010/main"/>
                      </a:ext>
                    </a:extLst>
                  </pic:spPr>
                </pic:pic>
              </a:graphicData>
            </a:graphic>
          </wp:inline>
        </w:drawing>
      </w:r>
      <w:r w:rsidRPr="004F4856">
        <w:t xml:space="preserve"> </w:t>
      </w:r>
      <w:r>
        <w:rPr>
          <w:noProof/>
          <w:lang w:val="en-CA" w:eastAsia="zh-CN"/>
        </w:rPr>
        <w:drawing>
          <wp:inline distT="0" distB="0" distL="0" distR="0" wp14:anchorId="50B32F3B" wp14:editId="0527C4CD">
            <wp:extent cx="2599535" cy="2371283"/>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l="7669" t="12892" r="8487" b="1002"/>
                    <a:stretch/>
                  </pic:blipFill>
                  <pic:spPr bwMode="auto">
                    <a:xfrm>
                      <a:off x="0" y="0"/>
                      <a:ext cx="2604794" cy="2376080"/>
                    </a:xfrm>
                    <a:prstGeom prst="rect">
                      <a:avLst/>
                    </a:prstGeom>
                    <a:noFill/>
                    <a:ln>
                      <a:noFill/>
                    </a:ln>
                    <a:extLst>
                      <a:ext uri="{53640926-AAD7-44D8-BBD7-CCE9431645EC}">
                        <a14:shadowObscured xmlns:a14="http://schemas.microsoft.com/office/drawing/2010/main"/>
                      </a:ext>
                    </a:extLst>
                  </pic:spPr>
                </pic:pic>
              </a:graphicData>
            </a:graphic>
          </wp:inline>
        </w:drawing>
      </w:r>
    </w:p>
    <w:p w14:paraId="4CB454BC" w14:textId="15C76DB4" w:rsidR="00200807" w:rsidRDefault="00200807" w:rsidP="00200807">
      <w:pPr>
        <w:pStyle w:val="Caption"/>
        <w:rPr>
          <w:lang w:eastAsia="zh-CN"/>
        </w:rPr>
      </w:pPr>
      <w:bookmarkStart w:id="742" w:name="_Ref363136550"/>
      <w:bookmarkStart w:id="743" w:name="_Toc520375078"/>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w:t>
      </w:r>
      <w:r w:rsidR="00183C7C">
        <w:fldChar w:fldCharType="end"/>
      </w:r>
      <w:bookmarkEnd w:id="742"/>
      <w:r w:rsidR="00142D8D">
        <w:t xml:space="preserve">: </w:t>
      </w:r>
      <w:r w:rsidR="00A727C4">
        <w:rPr>
          <w:rFonts w:hint="eastAsia"/>
          <w:lang w:eastAsia="zh-CN"/>
        </w:rPr>
        <w:t>Simulated results for</w:t>
      </w:r>
      <w:r>
        <w:rPr>
          <w:rFonts w:hint="eastAsia"/>
          <w:lang w:eastAsia="zh-CN"/>
        </w:rPr>
        <w:t xml:space="preserve"> pH dependent speciation of Fe(III) (left) and saturation indexes of excluded minerals (right) (benchmark Fe(III))</w:t>
      </w:r>
      <w:bookmarkEnd w:id="743"/>
      <w:r>
        <w:rPr>
          <w:rFonts w:hint="eastAsia"/>
          <w:lang w:eastAsia="zh-CN"/>
        </w:rPr>
        <w:t xml:space="preserve"> </w:t>
      </w:r>
    </w:p>
    <w:p w14:paraId="3D237EE6" w14:textId="77777777" w:rsidR="00C74E04" w:rsidRPr="00C74E04" w:rsidRDefault="00C74E04" w:rsidP="00C74E04">
      <w:pPr>
        <w:pStyle w:val="Simpleline"/>
        <w:rPr>
          <w:lang w:eastAsia="zh-CN"/>
        </w:rPr>
      </w:pPr>
    </w:p>
    <w:p w14:paraId="15C805CA" w14:textId="77777777" w:rsidR="00913113" w:rsidRPr="00192E8E" w:rsidRDefault="00913113" w:rsidP="00913113">
      <w:pPr>
        <w:pStyle w:val="StyleHeading4Bold"/>
      </w:pPr>
      <w:bookmarkStart w:id="744" w:name="_Toc520374635"/>
      <w:r>
        <w:t>File locations</w:t>
      </w:r>
      <w:bookmarkEnd w:id="744"/>
    </w:p>
    <w:p w14:paraId="3592CDC1" w14:textId="77777777" w:rsidR="00687205" w:rsidRDefault="00200807" w:rsidP="00200807">
      <w:pPr>
        <w:pStyle w:val="ListParagraph"/>
        <w:ind w:hanging="720"/>
      </w:pPr>
      <w:r w:rsidRPr="00ED3698">
        <w:t xml:space="preserve">The input file is: </w:t>
      </w:r>
      <w:r w:rsidRPr="00430124">
        <w:rPr>
          <w:rFonts w:hint="eastAsia"/>
          <w:i/>
          <w:lang w:eastAsia="zh-CN"/>
        </w:rPr>
        <w:t>phsweep</w:t>
      </w:r>
      <w:r w:rsidRPr="00430124">
        <w:rPr>
          <w:i/>
        </w:rPr>
        <w:t>.dat</w:t>
      </w:r>
      <w:r w:rsidRPr="00ED3698">
        <w:t xml:space="preserve"> under folder</w:t>
      </w:r>
      <w:r w:rsidR="00687205">
        <w:t>:</w:t>
      </w:r>
    </w:p>
    <w:p w14:paraId="5BEC47DE" w14:textId="77777777" w:rsidR="00200807" w:rsidRPr="00CE6A67" w:rsidRDefault="00200807" w:rsidP="00200807">
      <w:pPr>
        <w:pStyle w:val="ListParagraph"/>
        <w:ind w:hanging="720"/>
        <w:rPr>
          <w:i/>
          <w:lang w:eastAsia="zh-CN"/>
        </w:rPr>
      </w:pPr>
      <w:r w:rsidRPr="00ED3698">
        <w:t xml:space="preserve"> </w:t>
      </w:r>
      <w:r w:rsidR="004B0811">
        <w:rPr>
          <w:i/>
        </w:rPr>
        <w:t>.\benchmarks\benchmarks_standard\</w:t>
      </w:r>
      <w:r w:rsidRPr="00CE6A67">
        <w:rPr>
          <w:rFonts w:hint="eastAsia"/>
          <w:i/>
          <w:lang w:eastAsia="zh-CN"/>
        </w:rPr>
        <w:t>batch</w:t>
      </w:r>
      <w:r w:rsidRPr="00CE6A67">
        <w:rPr>
          <w:i/>
        </w:rPr>
        <w:t>\</w:t>
      </w:r>
      <w:r w:rsidRPr="00CE6A67">
        <w:rPr>
          <w:rFonts w:hint="eastAsia"/>
          <w:i/>
          <w:lang w:eastAsia="zh-CN"/>
        </w:rPr>
        <w:t>Fe(III)</w:t>
      </w:r>
    </w:p>
    <w:p w14:paraId="128DF8ED" w14:textId="77777777" w:rsidR="00200807" w:rsidRPr="00643017" w:rsidRDefault="00990FF2" w:rsidP="00200807">
      <w:pPr>
        <w:rPr>
          <w:i/>
          <w:lang w:eastAsia="zh-CN"/>
        </w:rPr>
      </w:pPr>
      <w:r>
        <w:rPr>
          <w:rFonts w:hint="eastAsia"/>
          <w:lang w:eastAsia="zh-CN"/>
        </w:rPr>
        <w:t>Database can be found under:</w:t>
      </w:r>
      <w:r w:rsidR="00200807">
        <w:rPr>
          <w:rFonts w:hint="eastAsia"/>
          <w:lang w:eastAsia="zh-CN"/>
        </w:rPr>
        <w:t xml:space="preserve"> </w:t>
      </w:r>
      <w:r w:rsidR="001713A1">
        <w:rPr>
          <w:lang w:eastAsia="zh-CN"/>
        </w:rPr>
        <w:t>.</w:t>
      </w:r>
      <w:r>
        <w:rPr>
          <w:lang w:eastAsia="zh-CN"/>
        </w:rPr>
        <w:t>\benchmarks\</w:t>
      </w:r>
      <w:r w:rsidR="001713A1" w:rsidRPr="00643017">
        <w:rPr>
          <w:i/>
          <w:lang w:eastAsia="zh-CN"/>
        </w:rPr>
        <w:t>database</w:t>
      </w:r>
      <w:r w:rsidR="00200807" w:rsidRPr="00643017">
        <w:rPr>
          <w:i/>
          <w:lang w:eastAsia="zh-CN"/>
        </w:rPr>
        <w:t>\</w:t>
      </w:r>
      <w:r w:rsidR="00200807" w:rsidRPr="00643017">
        <w:rPr>
          <w:rFonts w:hint="eastAsia"/>
          <w:i/>
          <w:lang w:eastAsia="zh-CN"/>
        </w:rPr>
        <w:t>default</w:t>
      </w:r>
    </w:p>
    <w:p w14:paraId="6B935770" w14:textId="77777777" w:rsidR="00200807" w:rsidRDefault="00200807" w:rsidP="00C74E04">
      <w:pPr>
        <w:pStyle w:val="Simpleline"/>
        <w:rPr>
          <w:lang w:eastAsia="zh-CN"/>
        </w:rPr>
      </w:pPr>
    </w:p>
    <w:p w14:paraId="0E8E5E80" w14:textId="77777777" w:rsidR="00200807" w:rsidRPr="00ED3698" w:rsidRDefault="00200807" w:rsidP="00200807">
      <w:pPr>
        <w:pStyle w:val="Heading3"/>
      </w:pPr>
      <w:bookmarkStart w:id="745" w:name="_Ref364378566"/>
      <w:bookmarkStart w:id="746" w:name="_Toc520374636"/>
      <w:r w:rsidRPr="00C9626B">
        <w:rPr>
          <w:lang w:eastAsia="zh-CN"/>
        </w:rPr>
        <w:t xml:space="preserve">Dissolution and sorption of </w:t>
      </w:r>
      <w:r>
        <w:rPr>
          <w:rFonts w:hint="eastAsia"/>
          <w:lang w:eastAsia="zh-CN"/>
        </w:rPr>
        <w:t>PCE</w:t>
      </w:r>
      <w:r w:rsidRPr="00C9626B">
        <w:rPr>
          <w:lang w:eastAsia="zh-CN"/>
        </w:rPr>
        <w:t xml:space="preserve"> - linear isotherm</w:t>
      </w:r>
      <w:bookmarkEnd w:id="746"/>
      <w:r>
        <w:rPr>
          <w:rFonts w:hint="eastAsia"/>
          <w:lang w:eastAsia="zh-CN"/>
        </w:rPr>
        <w:t xml:space="preserve"> </w:t>
      </w:r>
      <w:bookmarkEnd w:id="745"/>
    </w:p>
    <w:p w14:paraId="06CBFCE4" w14:textId="77777777" w:rsidR="00200807" w:rsidRPr="00192E8E" w:rsidRDefault="00771FFF" w:rsidP="009D54B1">
      <w:pPr>
        <w:pStyle w:val="StyleHeading4Bold"/>
      </w:pPr>
      <w:bookmarkStart w:id="747" w:name="_Toc520374637"/>
      <w:r>
        <w:t>Problem definition</w:t>
      </w:r>
      <w:bookmarkEnd w:id="747"/>
    </w:p>
    <w:p w14:paraId="5AB166A2" w14:textId="4600D0D1" w:rsidR="00200807" w:rsidRDefault="00200807" w:rsidP="00200807">
      <w:pPr>
        <w:rPr>
          <w:lang w:val="en-CA" w:eastAsia="zh-CN"/>
        </w:rPr>
      </w:pPr>
      <w:r w:rsidRPr="00ED3698">
        <w:rPr>
          <w:lang w:val="en-CA"/>
        </w:rPr>
        <w:t xml:space="preserve">This </w:t>
      </w:r>
      <w:r w:rsidR="001D3205">
        <w:rPr>
          <w:lang w:val="en-CA"/>
        </w:rPr>
        <w:t>demonstration example</w:t>
      </w:r>
      <w:r w:rsidRPr="00ED3698">
        <w:rPr>
          <w:lang w:val="en-CA"/>
        </w:rPr>
        <w:t xml:space="preserve"> is </w:t>
      </w:r>
      <w:r>
        <w:rPr>
          <w:rFonts w:hint="eastAsia"/>
          <w:lang w:val="en-CA" w:eastAsia="zh-CN"/>
        </w:rPr>
        <w:t>a geochemical batch reaction considering linear isotherm sor</w:t>
      </w:r>
      <w:r w:rsidR="00DD6A68">
        <w:rPr>
          <w:lang w:val="en-CA" w:eastAsia="zh-CN"/>
        </w:rPr>
        <w:t>p</w:t>
      </w:r>
      <w:r>
        <w:rPr>
          <w:rFonts w:hint="eastAsia"/>
          <w:lang w:val="en-CA" w:eastAsia="zh-CN"/>
        </w:rPr>
        <w:t>tion and dissolution of the NAPL contaminant PCE (C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4474F5">
        <w:rPr>
          <w:rFonts w:hint="eastAsia"/>
          <w:lang w:val="en-CA" w:eastAsia="zh-CN"/>
        </w:rPr>
        <w:t xml:space="preserve">.  </w:t>
      </w:r>
    </w:p>
    <w:p w14:paraId="62BB2A58" w14:textId="77777777" w:rsidR="00200807" w:rsidRPr="00192E8E" w:rsidRDefault="00B3171D" w:rsidP="009D54B1">
      <w:pPr>
        <w:pStyle w:val="StyleHeading4Bold"/>
      </w:pPr>
      <w:bookmarkStart w:id="748" w:name="_Toc520374638"/>
      <w:r>
        <w:t>Model setup</w:t>
      </w:r>
      <w:bookmarkEnd w:id="748"/>
    </w:p>
    <w:p w14:paraId="41545579" w14:textId="5523587A" w:rsidR="00200807" w:rsidRDefault="00200807" w:rsidP="00BB498B">
      <w:pPr>
        <w:pStyle w:val="StyleCaptionTableCaptionBold"/>
        <w:jc w:val="both"/>
        <w:rPr>
          <w:szCs w:val="24"/>
          <w:lang w:val="en-CA" w:eastAsia="zh-CN"/>
        </w:rPr>
      </w:pPr>
      <w:r>
        <w:rPr>
          <w:rFonts w:hint="eastAsia"/>
          <w:szCs w:val="24"/>
          <w:lang w:val="en-CA" w:eastAsia="zh-CN"/>
        </w:rPr>
        <w:t>The geochemical system includes three aqueous components (Cl</w:t>
      </w:r>
      <w:r>
        <w:rPr>
          <w:rFonts w:hint="eastAsia"/>
          <w:szCs w:val="24"/>
          <w:vertAlign w:val="superscript"/>
          <w:lang w:val="en-CA" w:eastAsia="zh-CN"/>
        </w:rPr>
        <w:t>-</w:t>
      </w:r>
      <w:r>
        <w:rPr>
          <w:rFonts w:hint="eastAsia"/>
          <w:szCs w:val="24"/>
          <w:lang w:val="en-CA" w:eastAsia="zh-CN"/>
        </w:rPr>
        <w:t xml:space="preserve"> and </w:t>
      </w: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szCs w:val="24"/>
          <w:lang w:val="en-CA" w:eastAsia="zh-CN"/>
        </w:rPr>
        <w:t xml:space="preserve"> and H</w:t>
      </w:r>
      <w:r w:rsidRPr="00CF478C">
        <w:rPr>
          <w:rFonts w:hint="eastAsia"/>
          <w:szCs w:val="24"/>
          <w:vertAlign w:val="superscript"/>
          <w:lang w:val="en-CA" w:eastAsia="zh-CN"/>
        </w:rPr>
        <w:t>+</w:t>
      </w:r>
      <w:r>
        <w:rPr>
          <w:rFonts w:hint="eastAsia"/>
          <w:szCs w:val="24"/>
          <w:lang w:val="en-CA" w:eastAsia="zh-CN"/>
        </w:rPr>
        <w:t xml:space="preserve">), one sorbing </w:t>
      </w:r>
      <w:r w:rsidR="00DD6A68">
        <w:rPr>
          <w:szCs w:val="24"/>
          <w:lang w:val="en-CA" w:eastAsia="zh-CN"/>
        </w:rPr>
        <w:t>species</w:t>
      </w:r>
      <w:r>
        <w:rPr>
          <w:rFonts w:hint="eastAsia"/>
          <w:szCs w:val="24"/>
          <w:lang w:val="en-CA" w:eastAsia="zh-CN"/>
        </w:rPr>
        <w:t xml:space="preserve"> and </w:t>
      </w:r>
      <w:r w:rsidR="00DD6A68">
        <w:rPr>
          <w:szCs w:val="24"/>
          <w:lang w:val="en-CA" w:eastAsia="zh-CN"/>
        </w:rPr>
        <w:t>a NAPL phase</w:t>
      </w:r>
      <w:r>
        <w:rPr>
          <w:rFonts w:hint="eastAsia"/>
          <w:szCs w:val="24"/>
          <w:lang w:val="en-CA" w:eastAsia="zh-CN"/>
        </w:rPr>
        <w:t xml:space="preserve"> (</w:t>
      </w: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DD6A68">
        <w:rPr>
          <w:lang w:val="en-CA" w:eastAsia="zh-CN"/>
        </w:rPr>
        <w:t>n</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 xml:space="preserve">Dissolution of </w:t>
      </w: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DD6A68">
        <w:rPr>
          <w:lang w:val="en-CA" w:eastAsia="zh-CN"/>
        </w:rPr>
        <w:t>n</w:t>
      </w:r>
      <w:r>
        <w:rPr>
          <w:rFonts w:hint="eastAsia"/>
          <w:lang w:val="en-CA" w:eastAsia="zh-CN"/>
        </w:rPr>
        <w:t xml:space="preserve">) is kinetically </w:t>
      </w:r>
      <w:r>
        <w:rPr>
          <w:lang w:val="en-CA" w:eastAsia="zh-CN"/>
        </w:rPr>
        <w:t>controlled</w:t>
      </w:r>
      <w:r>
        <w:rPr>
          <w:rFonts w:hint="eastAsia"/>
          <w:lang w:val="en-CA" w:eastAsia="zh-CN"/>
        </w:rPr>
        <w:t xml:space="preserve"> and </w:t>
      </w:r>
      <w:r>
        <w:rPr>
          <w:lang w:val="en-CA" w:eastAsia="zh-CN"/>
        </w:rPr>
        <w:t>simulated</w:t>
      </w:r>
      <w:r>
        <w:rPr>
          <w:rFonts w:hint="eastAsia"/>
          <w:lang w:val="en-CA" w:eastAsia="zh-CN"/>
        </w:rPr>
        <w:t xml:space="preserve"> according to the </w:t>
      </w:r>
      <w:r>
        <w:rPr>
          <w:lang w:val="en-CA" w:eastAsia="zh-CN"/>
        </w:rPr>
        <w:t>‘</w:t>
      </w:r>
      <w:r>
        <w:rPr>
          <w:rFonts w:hint="eastAsia"/>
          <w:lang w:val="en-CA" w:eastAsia="zh-CN"/>
        </w:rPr>
        <w:t>twothird</w:t>
      </w:r>
      <w:r>
        <w:rPr>
          <w:lang w:val="en-CA" w:eastAsia="zh-CN"/>
        </w:rPr>
        <w:t>’</w:t>
      </w:r>
      <w:r>
        <w:rPr>
          <w:rFonts w:hint="eastAsia"/>
          <w:lang w:val="en-CA" w:eastAsia="zh-CN"/>
        </w:rPr>
        <w:t xml:space="preserve"> model (see</w:t>
      </w:r>
      <w:r w:rsidR="00BB498B">
        <w:rPr>
          <w:lang w:val="en-CA" w:eastAsia="zh-CN"/>
        </w:rPr>
        <w:t xml:space="preserve"> the</w:t>
      </w:r>
      <w:r>
        <w:rPr>
          <w:rFonts w:hint="eastAsia"/>
          <w:lang w:val="en-CA" w:eastAsia="zh-CN"/>
        </w:rPr>
        <w:t xml:space="preserve"> </w:t>
      </w:r>
      <w:r w:rsidR="000C78A0">
        <w:rPr>
          <w:lang w:val="en-CA" w:eastAsia="zh-CN"/>
        </w:rPr>
        <w:t xml:space="preserve">theory manual </w:t>
      </w:r>
      <w:r>
        <w:rPr>
          <w:rFonts w:hint="eastAsia"/>
          <w:lang w:val="en-CA" w:eastAsia="zh-CN"/>
        </w:rPr>
        <w:t>section</w:t>
      </w:r>
      <w:r w:rsidR="000C78A0">
        <w:rPr>
          <w:lang w:val="en-CA" w:eastAsia="zh-CN"/>
        </w:rPr>
        <w:t xml:space="preserve"> “</w:t>
      </w:r>
      <w:r w:rsidR="000C78A0" w:rsidRPr="000C78A0">
        <w:rPr>
          <w:lang w:val="en-CA" w:eastAsia="zh-CN"/>
        </w:rPr>
        <w:t>LINEAR RETARDATION OF PCE AND BENZENE</w:t>
      </w:r>
      <w:r w:rsidR="000C78A0">
        <w:rPr>
          <w:lang w:val="en-CA" w:eastAsia="zh-CN"/>
        </w:rPr>
        <w:t>”)</w:t>
      </w:r>
      <w:r w:rsidR="004474F5">
        <w:rPr>
          <w:rFonts w:hint="eastAsia"/>
          <w:lang w:val="en-CA" w:eastAsia="zh-CN"/>
        </w:rPr>
        <w:t xml:space="preserve">.  </w:t>
      </w:r>
      <w:r>
        <w:rPr>
          <w:rFonts w:hint="eastAsia"/>
          <w:lang w:val="en-CA" w:eastAsia="zh-CN"/>
        </w:rPr>
        <w:t xml:space="preserve">The parameters for the </w:t>
      </w:r>
      <w:r>
        <w:rPr>
          <w:lang w:val="en-CA" w:eastAsia="zh-CN"/>
        </w:rPr>
        <w:t>dissolution</w:t>
      </w:r>
      <w:r>
        <w:rPr>
          <w:rFonts w:hint="eastAsia"/>
          <w:lang w:val="en-CA" w:eastAsia="zh-CN"/>
        </w:rPr>
        <w:t xml:space="preserve"> and kinetic reactions are listed in </w:t>
      </w:r>
      <w:r w:rsidR="005F5019">
        <w:rPr>
          <w:lang w:val="en-CA" w:eastAsia="zh-CN"/>
        </w:rPr>
        <w:fldChar w:fldCharType="begin"/>
      </w:r>
      <w:r>
        <w:rPr>
          <w:lang w:val="en-CA" w:eastAsia="zh-CN"/>
        </w:rPr>
        <w:instrText xml:space="preserve"> </w:instrText>
      </w:r>
      <w:r>
        <w:rPr>
          <w:rFonts w:hint="eastAsia"/>
          <w:lang w:val="en-CA" w:eastAsia="zh-CN"/>
        </w:rPr>
        <w:instrText>REF _Ref363144141 \h</w:instrText>
      </w:r>
      <w:r>
        <w:rPr>
          <w:lang w:val="en-CA" w:eastAsia="zh-CN"/>
        </w:rPr>
        <w:instrText xml:space="preserve"> </w:instrText>
      </w:r>
      <w:r w:rsidR="005F5019">
        <w:rPr>
          <w:lang w:val="en-CA" w:eastAsia="zh-CN"/>
        </w:rPr>
      </w:r>
      <w:r w:rsidR="005F5019">
        <w:rPr>
          <w:lang w:val="en-CA" w:eastAsia="zh-CN"/>
        </w:rPr>
        <w:fldChar w:fldCharType="separate"/>
      </w:r>
      <w:r w:rsidR="00B560DA" w:rsidRPr="00ED3698">
        <w:t xml:space="preserve">Table </w:t>
      </w:r>
      <w:r w:rsidR="00B560DA">
        <w:rPr>
          <w:noProof/>
        </w:rPr>
        <w:t>3</w:t>
      </w:r>
      <w:r w:rsidR="00B560DA">
        <w:t>.</w:t>
      </w:r>
      <w:r w:rsidR="00B560DA">
        <w:rPr>
          <w:noProof/>
        </w:rPr>
        <w:t>8</w:t>
      </w:r>
      <w:r w:rsidR="005F5019">
        <w:rPr>
          <w:lang w:val="en-CA" w:eastAsia="zh-CN"/>
        </w:rPr>
        <w:fldChar w:fldCharType="end"/>
      </w:r>
      <w:r>
        <w:rPr>
          <w:rFonts w:hint="eastAsia"/>
          <w:lang w:val="en-CA" w:eastAsia="zh-CN"/>
        </w:rPr>
        <w:t xml:space="preserve"> and</w:t>
      </w:r>
      <w:r w:rsidR="00BB498B">
        <w:rPr>
          <w:lang w:val="en-CA" w:eastAsia="zh-CN"/>
        </w:rPr>
        <w:t xml:space="preserve"> </w:t>
      </w:r>
      <w:r w:rsidR="00BB498B">
        <w:rPr>
          <w:lang w:val="en-CA" w:eastAsia="zh-CN"/>
        </w:rPr>
        <w:fldChar w:fldCharType="begin"/>
      </w:r>
      <w:r w:rsidR="00BB498B">
        <w:rPr>
          <w:lang w:val="en-CA" w:eastAsia="zh-CN"/>
        </w:rPr>
        <w:instrText xml:space="preserve"> REF _Ref391309536 \h </w:instrText>
      </w:r>
      <w:r w:rsidR="00BB498B">
        <w:rPr>
          <w:lang w:val="en-CA" w:eastAsia="zh-CN"/>
        </w:rPr>
      </w:r>
      <w:r w:rsidR="00BB498B">
        <w:rPr>
          <w:lang w:val="en-CA" w:eastAsia="zh-CN"/>
        </w:rPr>
        <w:fldChar w:fldCharType="separate"/>
      </w:r>
      <w:r w:rsidR="00B560DA" w:rsidRPr="00ED3698">
        <w:t xml:space="preserve">Table </w:t>
      </w:r>
      <w:r w:rsidR="00B560DA">
        <w:rPr>
          <w:noProof/>
        </w:rPr>
        <w:t>3</w:t>
      </w:r>
      <w:r w:rsidR="00B560DA">
        <w:t>.</w:t>
      </w:r>
      <w:r w:rsidR="00B560DA">
        <w:rPr>
          <w:noProof/>
        </w:rPr>
        <w:t>9</w:t>
      </w:r>
      <w:r w:rsidR="00BB498B">
        <w:rPr>
          <w:lang w:val="en-CA" w:eastAsia="zh-CN"/>
        </w:rPr>
        <w:fldChar w:fldCharType="end"/>
      </w:r>
      <w:r>
        <w:rPr>
          <w:rFonts w:hint="eastAsia"/>
          <w:lang w:val="en-CA" w:eastAsia="zh-CN"/>
        </w:rPr>
        <w:t>, respectively</w:t>
      </w:r>
      <w:r w:rsidR="004474F5">
        <w:rPr>
          <w:rFonts w:hint="eastAsia"/>
          <w:lang w:val="en-CA" w:eastAsia="zh-CN"/>
        </w:rPr>
        <w:t xml:space="preserve">.  </w:t>
      </w:r>
      <w:r>
        <w:rPr>
          <w:rFonts w:hint="eastAsia"/>
          <w:szCs w:val="24"/>
          <w:lang w:val="en-CA" w:eastAsia="zh-CN"/>
        </w:rPr>
        <w:t xml:space="preserve">The initial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_Ref363142785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10</w:t>
      </w:r>
      <w:r w:rsidR="005F5019">
        <w:rPr>
          <w:szCs w:val="24"/>
          <w:lang w:val="en-CA" w:eastAsia="zh-CN"/>
        </w:rPr>
        <w:fldChar w:fldCharType="end"/>
      </w:r>
      <w:r w:rsidR="004474F5">
        <w:rPr>
          <w:rFonts w:hint="eastAsia"/>
          <w:szCs w:val="24"/>
          <w:lang w:val="en-CA" w:eastAsia="zh-CN"/>
        </w:rPr>
        <w:t xml:space="preserve">.  </w:t>
      </w:r>
      <w:r w:rsidR="0010114B">
        <w:rPr>
          <w:rFonts w:hint="eastAsia"/>
          <w:lang w:eastAsia="zh-CN"/>
        </w:rPr>
        <w:t xml:space="preserve">The sorption </w:t>
      </w:r>
      <w:r w:rsidR="0010114B">
        <w:rPr>
          <w:lang w:eastAsia="zh-CN"/>
        </w:rPr>
        <w:t>coefficient</w:t>
      </w:r>
      <w:r w:rsidR="0010114B">
        <w:rPr>
          <w:rFonts w:hint="eastAsia"/>
          <w:lang w:eastAsia="zh-CN"/>
        </w:rPr>
        <w:t xml:space="preserve"> (K</w:t>
      </w:r>
      <w:r w:rsidR="0010114B" w:rsidRPr="00DD6A68">
        <w:rPr>
          <w:rFonts w:hint="eastAsia"/>
          <w:vertAlign w:val="subscript"/>
          <w:lang w:eastAsia="zh-CN"/>
        </w:rPr>
        <w:t>s</w:t>
      </w:r>
      <w:r w:rsidR="0010114B">
        <w:rPr>
          <w:rFonts w:hint="eastAsia"/>
          <w:lang w:eastAsia="zh-CN"/>
        </w:rPr>
        <w:t xml:space="preserve">) of </w:t>
      </w:r>
      <w:r w:rsidR="0010114B">
        <w:rPr>
          <w:rFonts w:hint="eastAsia"/>
          <w:lang w:val="en-CA" w:eastAsia="zh-CN"/>
        </w:rPr>
        <w:t>C</w:t>
      </w:r>
      <w:r w:rsidR="0010114B" w:rsidRPr="00372BDD">
        <w:rPr>
          <w:vertAlign w:val="subscript"/>
          <w:lang w:val="en-CA" w:eastAsia="zh-CN"/>
        </w:rPr>
        <w:t>2</w:t>
      </w:r>
      <w:r w:rsidR="0010114B">
        <w:rPr>
          <w:rFonts w:hint="eastAsia"/>
          <w:lang w:val="en-CA" w:eastAsia="zh-CN"/>
        </w:rPr>
        <w:t>C</w:t>
      </w:r>
      <w:r w:rsidR="0010114B" w:rsidRPr="00372BDD">
        <w:rPr>
          <w:lang w:val="en-CA" w:eastAsia="zh-CN"/>
        </w:rPr>
        <w:t>l</w:t>
      </w:r>
      <w:r w:rsidR="0010114B" w:rsidRPr="00372BDD">
        <w:rPr>
          <w:vertAlign w:val="subscript"/>
          <w:lang w:val="en-CA" w:eastAsia="zh-CN"/>
        </w:rPr>
        <w:t>4</w:t>
      </w:r>
      <w:r w:rsidR="0010114B">
        <w:rPr>
          <w:rFonts w:hint="eastAsia"/>
          <w:lang w:eastAsia="zh-CN"/>
        </w:rPr>
        <w:t xml:space="preserve"> is 5.0 (see section </w:t>
      </w:r>
      <w:r w:rsidR="005F5019">
        <w:rPr>
          <w:lang w:eastAsia="zh-CN"/>
        </w:rPr>
        <w:fldChar w:fldCharType="begin"/>
      </w:r>
      <w:r w:rsidR="0010114B">
        <w:rPr>
          <w:lang w:eastAsia="zh-CN"/>
        </w:rPr>
        <w:instrText xml:space="preserve"> </w:instrText>
      </w:r>
      <w:r w:rsidR="0010114B">
        <w:rPr>
          <w:rFonts w:hint="eastAsia"/>
          <w:lang w:eastAsia="zh-CN"/>
        </w:rPr>
        <w:instrText>REF _Ref366597110 \r \h</w:instrText>
      </w:r>
      <w:r w:rsidR="0010114B">
        <w:rPr>
          <w:lang w:eastAsia="zh-CN"/>
        </w:rPr>
        <w:instrText xml:space="preserve"> </w:instrText>
      </w:r>
      <w:r w:rsidR="005F5019">
        <w:rPr>
          <w:lang w:eastAsia="zh-CN"/>
        </w:rPr>
      </w:r>
      <w:r w:rsidR="005F5019">
        <w:rPr>
          <w:lang w:eastAsia="zh-CN"/>
        </w:rPr>
        <w:fldChar w:fldCharType="separate"/>
      </w:r>
      <w:r w:rsidR="00B560DA">
        <w:rPr>
          <w:lang w:eastAsia="zh-CN"/>
        </w:rPr>
        <w:t>2.5.15</w:t>
      </w:r>
      <w:r w:rsidR="005F5019">
        <w:rPr>
          <w:lang w:eastAsia="zh-CN"/>
        </w:rPr>
        <w:fldChar w:fldCharType="end"/>
      </w:r>
      <w:r w:rsidR="0010114B">
        <w:rPr>
          <w:rFonts w:hint="eastAsia"/>
          <w:lang w:eastAsia="zh-CN"/>
        </w:rPr>
        <w:t>).</w:t>
      </w:r>
    </w:p>
    <w:p w14:paraId="5B5FE530" w14:textId="083518E5" w:rsidR="00200807" w:rsidRPr="00AB60F3" w:rsidRDefault="00200807" w:rsidP="00AE6CCB">
      <w:pPr>
        <w:pStyle w:val="StyleCaptionTableCaptionBold"/>
        <w:rPr>
          <w:lang w:eastAsia="zh-CN"/>
        </w:rPr>
      </w:pPr>
      <w:bookmarkStart w:id="749" w:name="_Ref363144141"/>
      <w:bookmarkStart w:id="750" w:name="_Toc520374949"/>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8</w:t>
      </w:r>
      <w:r w:rsidR="00FE1AD3">
        <w:fldChar w:fldCharType="end"/>
      </w:r>
      <w:bookmarkEnd w:id="749"/>
      <w:r w:rsidR="00142D8D">
        <w:t xml:space="preserve">: </w:t>
      </w:r>
      <w:r w:rsidR="001D3205">
        <w:t>NAPL</w:t>
      </w:r>
      <w:r>
        <w:t xml:space="preserve"> reaction parameter</w:t>
      </w:r>
      <w:r w:rsidR="001D3205">
        <w:t xml:space="preserve"> – demonstration example linsorb</w:t>
      </w:r>
      <w:bookmarkEnd w:id="750"/>
    </w:p>
    <w:tbl>
      <w:tblPr>
        <w:tblW w:w="4063" w:type="pct"/>
        <w:jc w:val="center"/>
        <w:tblBorders>
          <w:top w:val="single" w:sz="4" w:space="0" w:color="auto"/>
          <w:bottom w:val="single" w:sz="4" w:space="0" w:color="auto"/>
        </w:tblBorders>
        <w:tblLook w:val="04A0" w:firstRow="1" w:lastRow="0" w:firstColumn="1" w:lastColumn="0" w:noHBand="0" w:noVBand="1"/>
      </w:tblPr>
      <w:tblGrid>
        <w:gridCol w:w="1764"/>
        <w:gridCol w:w="3596"/>
        <w:gridCol w:w="1661"/>
      </w:tblGrid>
      <w:tr w:rsidR="00200807" w:rsidRPr="001550D8" w14:paraId="514BDE92" w14:textId="77777777" w:rsidTr="00DD6A68">
        <w:trPr>
          <w:jc w:val="center"/>
        </w:trPr>
        <w:tc>
          <w:tcPr>
            <w:tcW w:w="1256" w:type="pct"/>
            <w:tcBorders>
              <w:bottom w:val="single" w:sz="4" w:space="0" w:color="auto"/>
            </w:tcBorders>
            <w:shd w:val="clear" w:color="auto" w:fill="D9D9D9" w:themeFill="background1" w:themeFillShade="D9"/>
            <w:vAlign w:val="center"/>
          </w:tcPr>
          <w:p w14:paraId="08E8414D" w14:textId="77777777" w:rsidR="00200807" w:rsidRPr="00CE2FE4" w:rsidRDefault="00DD6A68" w:rsidP="00875CEB">
            <w:pPr>
              <w:spacing w:before="0" w:after="0"/>
              <w:ind w:left="318" w:hanging="284"/>
              <w:rPr>
                <w:b/>
              </w:rPr>
            </w:pPr>
            <w:r>
              <w:rPr>
                <w:b/>
              </w:rPr>
              <w:t>NAPL phase</w:t>
            </w:r>
          </w:p>
        </w:tc>
        <w:tc>
          <w:tcPr>
            <w:tcW w:w="2561" w:type="pct"/>
            <w:tcBorders>
              <w:bottom w:val="single" w:sz="4" w:space="0" w:color="auto"/>
            </w:tcBorders>
            <w:shd w:val="clear" w:color="auto" w:fill="D9D9D9" w:themeFill="background1" w:themeFillShade="D9"/>
            <w:vAlign w:val="center"/>
          </w:tcPr>
          <w:p w14:paraId="511DD8CD" w14:textId="77777777" w:rsidR="00200807" w:rsidRPr="00CE2FE4" w:rsidRDefault="00200807" w:rsidP="00DD6A68">
            <w:pPr>
              <w:spacing w:before="0" w:after="0"/>
              <w:jc w:val="center"/>
              <w:rPr>
                <w:b/>
              </w:rPr>
            </w:pPr>
            <w:r w:rsidRPr="00CE2FE4">
              <w:rPr>
                <w:b/>
              </w:rPr>
              <w:t>Reaction</w:t>
            </w:r>
          </w:p>
        </w:tc>
        <w:tc>
          <w:tcPr>
            <w:tcW w:w="1183" w:type="pct"/>
            <w:tcBorders>
              <w:bottom w:val="single" w:sz="4" w:space="0" w:color="auto"/>
            </w:tcBorders>
            <w:shd w:val="clear" w:color="auto" w:fill="D9D9D9" w:themeFill="background1" w:themeFillShade="D9"/>
            <w:vAlign w:val="center"/>
          </w:tcPr>
          <w:p w14:paraId="0113024C" w14:textId="77777777" w:rsidR="00200807" w:rsidRPr="00CE2FE4" w:rsidRDefault="00200807" w:rsidP="00875CEB">
            <w:pPr>
              <w:spacing w:before="0" w:after="0"/>
              <w:jc w:val="center"/>
              <w:rPr>
                <w:b/>
                <w:lang w:eastAsia="zh-CN"/>
              </w:rPr>
            </w:pPr>
            <w:r w:rsidRPr="00CE2FE4">
              <w:rPr>
                <w:b/>
              </w:rPr>
              <w:t>logK</w:t>
            </w:r>
            <w:r w:rsidRPr="00CE2FE4">
              <w:rPr>
                <w:rFonts w:hint="eastAsia"/>
                <w:b/>
                <w:vertAlign w:val="subscript"/>
                <w:lang w:eastAsia="zh-CN"/>
              </w:rPr>
              <w:t>25</w:t>
            </w:r>
          </w:p>
        </w:tc>
      </w:tr>
      <w:tr w:rsidR="00200807" w14:paraId="4F469359" w14:textId="77777777" w:rsidTr="00DD6A68">
        <w:trPr>
          <w:jc w:val="center"/>
        </w:trPr>
        <w:tc>
          <w:tcPr>
            <w:tcW w:w="1256" w:type="pct"/>
            <w:tcBorders>
              <w:top w:val="single" w:sz="4" w:space="0" w:color="auto"/>
              <w:bottom w:val="single" w:sz="4" w:space="0" w:color="auto"/>
            </w:tcBorders>
            <w:shd w:val="clear" w:color="auto" w:fill="auto"/>
            <w:vAlign w:val="center"/>
          </w:tcPr>
          <w:p w14:paraId="66A67362" w14:textId="77777777" w:rsidR="00200807" w:rsidRPr="00413204" w:rsidRDefault="00200807" w:rsidP="00DD6A68">
            <w:pPr>
              <w:spacing w:before="0" w:after="0"/>
              <w:ind w:left="318" w:hanging="284"/>
              <w:rPr>
                <w:sz w:val="22"/>
                <w:szCs w:val="22"/>
              </w:rPr>
            </w:pP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DD6A68">
              <w:rPr>
                <w:lang w:val="en-CA" w:eastAsia="zh-CN"/>
              </w:rPr>
              <w:t>n</w:t>
            </w:r>
            <w:r>
              <w:rPr>
                <w:rFonts w:hint="eastAsia"/>
                <w:lang w:val="en-CA" w:eastAsia="zh-CN"/>
              </w:rPr>
              <w:t>)</w:t>
            </w:r>
          </w:p>
        </w:tc>
        <w:tc>
          <w:tcPr>
            <w:tcW w:w="2561" w:type="pct"/>
            <w:tcBorders>
              <w:top w:val="single" w:sz="4" w:space="0" w:color="auto"/>
              <w:bottom w:val="single" w:sz="4" w:space="0" w:color="auto"/>
            </w:tcBorders>
            <w:shd w:val="clear" w:color="auto" w:fill="auto"/>
            <w:vAlign w:val="center"/>
          </w:tcPr>
          <w:p w14:paraId="1AA574EF" w14:textId="77777777" w:rsidR="00200807" w:rsidRPr="0074785E" w:rsidRDefault="00200807" w:rsidP="00DD6A68">
            <w:pPr>
              <w:spacing w:before="0" w:after="0"/>
              <w:jc w:val="center"/>
              <w:rPr>
                <w:szCs w:val="24"/>
                <w:lang w:eastAsia="zh-CN"/>
              </w:rPr>
            </w:pPr>
            <w:r w:rsidRPr="0074785E">
              <w:rPr>
                <w:rFonts w:eastAsia="Calibri"/>
                <w:szCs w:val="24"/>
                <w:lang w:val="en-CA"/>
              </w:rPr>
              <w:t>C</w:t>
            </w:r>
            <w:r w:rsidRPr="0074785E">
              <w:rPr>
                <w:szCs w:val="24"/>
                <w:vertAlign w:val="subscript"/>
                <w:lang w:val="en-CA" w:eastAsia="zh-CN"/>
              </w:rPr>
              <w:t>2</w:t>
            </w:r>
            <w:r w:rsidRPr="0074785E">
              <w:rPr>
                <w:szCs w:val="24"/>
                <w:lang w:val="en-CA" w:eastAsia="zh-CN"/>
              </w:rPr>
              <w:t>Cl</w:t>
            </w:r>
            <w:r w:rsidRPr="0074785E">
              <w:rPr>
                <w:szCs w:val="24"/>
                <w:vertAlign w:val="subscript"/>
                <w:lang w:val="en-CA" w:eastAsia="zh-CN"/>
              </w:rPr>
              <w:t>4</w:t>
            </w:r>
            <w:r w:rsidRPr="0074785E">
              <w:rPr>
                <w:rFonts w:eastAsia="Calibri"/>
                <w:szCs w:val="24"/>
                <w:vertAlign w:val="superscript"/>
                <w:lang w:val="en-CA"/>
              </w:rPr>
              <w:t xml:space="preserve"> </w:t>
            </w:r>
            <w:r w:rsidRPr="0074785E">
              <w:rPr>
                <w:rFonts w:eastAsia="Calibri"/>
                <w:szCs w:val="24"/>
                <w:lang w:val="en-CA"/>
              </w:rPr>
              <w:t>↔ C</w:t>
            </w:r>
            <w:r w:rsidRPr="0074785E">
              <w:rPr>
                <w:szCs w:val="24"/>
                <w:vertAlign w:val="subscript"/>
                <w:lang w:val="en-CA" w:eastAsia="zh-CN"/>
              </w:rPr>
              <w:t>2</w:t>
            </w:r>
            <w:r w:rsidRPr="0074785E">
              <w:rPr>
                <w:szCs w:val="24"/>
                <w:lang w:val="en-CA" w:eastAsia="zh-CN"/>
              </w:rPr>
              <w:t>Cl</w:t>
            </w:r>
            <w:r w:rsidRPr="0074785E">
              <w:rPr>
                <w:szCs w:val="24"/>
                <w:vertAlign w:val="subscript"/>
                <w:lang w:val="en-CA" w:eastAsia="zh-CN"/>
              </w:rPr>
              <w:t>4</w:t>
            </w:r>
            <w:r w:rsidRPr="0074785E">
              <w:rPr>
                <w:szCs w:val="24"/>
                <w:lang w:val="en-CA" w:eastAsia="zh-CN"/>
              </w:rPr>
              <w:t>(r)</w:t>
            </w:r>
          </w:p>
        </w:tc>
        <w:tc>
          <w:tcPr>
            <w:tcW w:w="1183" w:type="pct"/>
            <w:tcBorders>
              <w:top w:val="single" w:sz="4" w:space="0" w:color="auto"/>
              <w:bottom w:val="single" w:sz="4" w:space="0" w:color="auto"/>
            </w:tcBorders>
            <w:shd w:val="clear" w:color="auto" w:fill="auto"/>
            <w:vAlign w:val="center"/>
          </w:tcPr>
          <w:p w14:paraId="5883B1BD" w14:textId="77777777" w:rsidR="00200807" w:rsidRPr="00413204" w:rsidRDefault="00200807" w:rsidP="00875CEB">
            <w:pPr>
              <w:spacing w:before="0" w:after="0"/>
              <w:jc w:val="center"/>
              <w:rPr>
                <w:sz w:val="22"/>
                <w:szCs w:val="22"/>
                <w:lang w:eastAsia="zh-CN"/>
              </w:rPr>
            </w:pPr>
            <w:r>
              <w:rPr>
                <w:rFonts w:hint="eastAsia"/>
                <w:sz w:val="22"/>
                <w:szCs w:val="22"/>
                <w:lang w:eastAsia="zh-CN"/>
              </w:rPr>
              <w:t>3.04</w:t>
            </w:r>
          </w:p>
        </w:tc>
      </w:tr>
    </w:tbl>
    <w:p w14:paraId="618FA88D" w14:textId="77777777" w:rsidR="001D3205" w:rsidRDefault="001D3205" w:rsidP="007650AC">
      <w:pPr>
        <w:pStyle w:val="StyleCaptionTableCaptionBold"/>
        <w:jc w:val="both"/>
      </w:pPr>
      <w:bookmarkStart w:id="751" w:name="_Ref363144145"/>
    </w:p>
    <w:p w14:paraId="5F4226A7" w14:textId="04AA81BC" w:rsidR="00200807" w:rsidRDefault="00200807" w:rsidP="00AE6CCB">
      <w:pPr>
        <w:pStyle w:val="StyleCaptionTableCaptionBold"/>
      </w:pPr>
      <w:bookmarkStart w:id="752" w:name="_Ref391309536"/>
      <w:bookmarkStart w:id="753" w:name="_Toc520374950"/>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9</w:t>
      </w:r>
      <w:r w:rsidR="00FE1AD3">
        <w:fldChar w:fldCharType="end"/>
      </w:r>
      <w:bookmarkEnd w:id="751"/>
      <w:bookmarkEnd w:id="752"/>
      <w:r w:rsidR="00142D8D">
        <w:t xml:space="preserve">: </w:t>
      </w:r>
      <w:r>
        <w:t>K</w:t>
      </w:r>
      <w:r w:rsidRPr="007920AB">
        <w:t xml:space="preserve">inetic parameters of </w:t>
      </w:r>
      <w:r w:rsidRPr="006C6027">
        <w:rPr>
          <w:rFonts w:hint="eastAsia"/>
          <w:lang w:val="en-CA" w:eastAsia="zh-CN"/>
        </w:rPr>
        <w:t>C</w:t>
      </w:r>
      <w:r w:rsidRPr="006C6027">
        <w:rPr>
          <w:rFonts w:hint="eastAsia"/>
          <w:vertAlign w:val="subscript"/>
          <w:lang w:val="en-CA" w:eastAsia="zh-CN"/>
        </w:rPr>
        <w:t>2</w:t>
      </w:r>
      <w:r w:rsidRPr="00AE6CCB">
        <w:rPr>
          <w:rFonts w:hint="eastAsia"/>
        </w:rPr>
        <w:t>Cl</w:t>
      </w:r>
      <w:r w:rsidRPr="006C6027">
        <w:rPr>
          <w:rFonts w:hint="eastAsia"/>
          <w:vertAlign w:val="subscript"/>
          <w:lang w:val="en-CA" w:eastAsia="zh-CN"/>
        </w:rPr>
        <w:t>4</w:t>
      </w:r>
      <w:r w:rsidRPr="00AE6CCB">
        <w:rPr>
          <w:rFonts w:hint="eastAsia"/>
        </w:rPr>
        <w:t>(</w:t>
      </w:r>
      <w:r w:rsidR="00DD6A68">
        <w:t>n</w:t>
      </w:r>
      <w:r w:rsidRPr="00AE6CCB">
        <w:rPr>
          <w:rFonts w:hint="eastAsia"/>
        </w:rPr>
        <w:t>)</w:t>
      </w:r>
      <w:bookmarkEnd w:id="753"/>
    </w:p>
    <w:tbl>
      <w:tblPr>
        <w:tblW w:w="5000" w:type="pct"/>
        <w:tblBorders>
          <w:top w:val="single" w:sz="4" w:space="0" w:color="auto"/>
          <w:bottom w:val="single" w:sz="4" w:space="0" w:color="auto"/>
        </w:tblBorders>
        <w:tblLook w:val="04A0" w:firstRow="1" w:lastRow="0" w:firstColumn="1" w:lastColumn="0" w:noHBand="0" w:noVBand="1"/>
      </w:tblPr>
      <w:tblGrid>
        <w:gridCol w:w="1280"/>
        <w:gridCol w:w="2143"/>
        <w:gridCol w:w="1030"/>
        <w:gridCol w:w="1462"/>
        <w:gridCol w:w="1659"/>
        <w:gridCol w:w="1066"/>
      </w:tblGrid>
      <w:tr w:rsidR="00200807" w:rsidRPr="001550D8" w14:paraId="4ECF44B0" w14:textId="77777777" w:rsidTr="00506899">
        <w:tc>
          <w:tcPr>
            <w:tcW w:w="741" w:type="pct"/>
            <w:tcBorders>
              <w:top w:val="single" w:sz="4" w:space="0" w:color="auto"/>
              <w:bottom w:val="single" w:sz="4" w:space="0" w:color="auto"/>
            </w:tcBorders>
            <w:shd w:val="clear" w:color="auto" w:fill="D9D9D9" w:themeFill="background1" w:themeFillShade="D9"/>
            <w:vAlign w:val="center"/>
          </w:tcPr>
          <w:p w14:paraId="07D1B10F" w14:textId="77777777" w:rsidR="00200807" w:rsidRPr="00CE2FE4" w:rsidRDefault="00200807" w:rsidP="00506899">
            <w:pPr>
              <w:spacing w:before="0" w:after="0"/>
              <w:ind w:left="318" w:hanging="284"/>
              <w:jc w:val="center"/>
              <w:rPr>
                <w:b/>
              </w:rPr>
            </w:pPr>
            <w:r w:rsidRPr="00CE2FE4">
              <w:rPr>
                <w:b/>
              </w:rPr>
              <w:t>Mineral</w:t>
            </w:r>
          </w:p>
        </w:tc>
        <w:tc>
          <w:tcPr>
            <w:tcW w:w="1240" w:type="pct"/>
            <w:tcBorders>
              <w:top w:val="single" w:sz="4" w:space="0" w:color="auto"/>
              <w:bottom w:val="single" w:sz="4" w:space="0" w:color="auto"/>
            </w:tcBorders>
            <w:shd w:val="clear" w:color="auto" w:fill="D9D9D9" w:themeFill="background1" w:themeFillShade="D9"/>
            <w:vAlign w:val="center"/>
          </w:tcPr>
          <w:p w14:paraId="12823E81" w14:textId="77777777" w:rsidR="00200807" w:rsidRPr="00640D7B" w:rsidRDefault="004E7FA7" w:rsidP="00506899">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29A49B3A" w14:textId="77777777" w:rsidR="00200807" w:rsidRPr="00CE2FE4" w:rsidRDefault="00200807" w:rsidP="00506899">
            <w:pPr>
              <w:spacing w:before="0" w:after="0"/>
              <w:jc w:val="center"/>
              <w:rPr>
                <w:b/>
              </w:rPr>
            </w:pPr>
            <w:r w:rsidRPr="00CE2FE4">
              <w:rPr>
                <w:b/>
              </w:rPr>
              <w:t>[m</w:t>
            </w:r>
            <w:r w:rsidRPr="00CE2FE4">
              <w:rPr>
                <w:b/>
                <w:vertAlign w:val="superscript"/>
              </w:rPr>
              <w:t>2</w:t>
            </w:r>
            <w:r w:rsidRPr="00CE2FE4">
              <w:rPr>
                <w:b/>
              </w:rPr>
              <w:t xml:space="preserve"> mineral L</w:t>
            </w:r>
            <w:r w:rsidRPr="00CE2FE4">
              <w:rPr>
                <w:b/>
                <w:vertAlign w:val="superscript"/>
              </w:rPr>
              <w:t>-1</w:t>
            </w:r>
            <w:r w:rsidRPr="00CE2FE4">
              <w:rPr>
                <w:b/>
              </w:rPr>
              <w:t xml:space="preserve"> bulk]</w:t>
            </w:r>
          </w:p>
        </w:tc>
        <w:tc>
          <w:tcPr>
            <w:tcW w:w="596" w:type="pct"/>
            <w:tcBorders>
              <w:top w:val="single" w:sz="4" w:space="0" w:color="auto"/>
              <w:bottom w:val="single" w:sz="4" w:space="0" w:color="auto"/>
            </w:tcBorders>
            <w:shd w:val="clear" w:color="auto" w:fill="D9D9D9" w:themeFill="background1" w:themeFillShade="D9"/>
            <w:vAlign w:val="center"/>
          </w:tcPr>
          <w:p w14:paraId="2AE3DB09" w14:textId="77777777" w:rsidR="00200807" w:rsidRPr="00CE2FE4" w:rsidRDefault="00200807" w:rsidP="00506899">
            <w:pPr>
              <w:spacing w:before="0" w:after="0"/>
              <w:jc w:val="center"/>
              <w:rPr>
                <w:b/>
              </w:rPr>
            </w:pPr>
            <w:r w:rsidRPr="00CE2FE4">
              <w:rPr>
                <w:b/>
              </w:rPr>
              <w:t>Density</w:t>
            </w:r>
          </w:p>
          <w:p w14:paraId="0256AF61" w14:textId="77777777" w:rsidR="00200807" w:rsidRPr="00CE2FE4" w:rsidRDefault="00200807" w:rsidP="00506899">
            <w:pPr>
              <w:spacing w:before="0" w:after="0"/>
              <w:jc w:val="center"/>
              <w:rPr>
                <w:b/>
              </w:rPr>
            </w:pPr>
            <w:r w:rsidRPr="00CE2FE4">
              <w:rPr>
                <w:b/>
              </w:rPr>
              <w:t>[g cm</w:t>
            </w:r>
            <w:r w:rsidRPr="00CE2FE4">
              <w:rPr>
                <w:b/>
                <w:vertAlign w:val="superscript"/>
              </w:rPr>
              <w:t>-3</w:t>
            </w:r>
            <w:r w:rsidRPr="00CE2FE4">
              <w:rPr>
                <w:b/>
              </w:rPr>
              <w:t>]</w:t>
            </w:r>
          </w:p>
        </w:tc>
        <w:tc>
          <w:tcPr>
            <w:tcW w:w="846" w:type="pct"/>
            <w:tcBorders>
              <w:top w:val="single" w:sz="4" w:space="0" w:color="auto"/>
              <w:bottom w:val="single" w:sz="4" w:space="0" w:color="auto"/>
            </w:tcBorders>
            <w:shd w:val="clear" w:color="auto" w:fill="D9D9D9" w:themeFill="background1" w:themeFillShade="D9"/>
            <w:vAlign w:val="center"/>
          </w:tcPr>
          <w:p w14:paraId="5292DE2D" w14:textId="3070A2AD" w:rsidR="00200807" w:rsidRPr="00CE2FE4" w:rsidRDefault="00200807" w:rsidP="00506899">
            <w:pPr>
              <w:spacing w:before="0" w:after="0"/>
              <w:jc w:val="center"/>
              <w:rPr>
                <w:b/>
              </w:rPr>
            </w:pPr>
            <w:r w:rsidRPr="00CE2FE4">
              <w:rPr>
                <w:b/>
              </w:rPr>
              <w:t>Mol</w:t>
            </w:r>
            <w:r w:rsidR="004474F5">
              <w:rPr>
                <w:b/>
              </w:rPr>
              <w:t xml:space="preserve">.  </w:t>
            </w:r>
            <w:r w:rsidRPr="00CE2FE4">
              <w:rPr>
                <w:b/>
              </w:rPr>
              <w:t>weight</w:t>
            </w:r>
          </w:p>
          <w:p w14:paraId="67623831" w14:textId="77777777" w:rsidR="00200807" w:rsidRPr="00CE2FE4" w:rsidRDefault="00200807" w:rsidP="00506899">
            <w:pPr>
              <w:spacing w:before="0" w:after="0"/>
              <w:jc w:val="center"/>
              <w:rPr>
                <w:b/>
              </w:rPr>
            </w:pPr>
            <w:r w:rsidRPr="00CE2FE4">
              <w:rPr>
                <w:b/>
              </w:rPr>
              <w:t>[g mol</w:t>
            </w:r>
            <w:r w:rsidRPr="00CE2FE4">
              <w:rPr>
                <w:b/>
                <w:vertAlign w:val="superscript"/>
              </w:rPr>
              <w:t>-1</w:t>
            </w:r>
            <w:r w:rsidRPr="00CE2FE4">
              <w:rPr>
                <w:b/>
              </w:rPr>
              <w:t>]</w:t>
            </w:r>
          </w:p>
        </w:tc>
        <w:tc>
          <w:tcPr>
            <w:tcW w:w="960" w:type="pct"/>
            <w:tcBorders>
              <w:top w:val="single" w:sz="4" w:space="0" w:color="auto"/>
              <w:bottom w:val="single" w:sz="4" w:space="0" w:color="auto"/>
            </w:tcBorders>
            <w:shd w:val="clear" w:color="auto" w:fill="D9D9D9" w:themeFill="background1" w:themeFillShade="D9"/>
            <w:vAlign w:val="center"/>
          </w:tcPr>
          <w:p w14:paraId="3E12AA75" w14:textId="77777777" w:rsidR="00200807" w:rsidRPr="00CE2FE4" w:rsidRDefault="00200807" w:rsidP="00506899">
            <w:pPr>
              <w:spacing w:before="0" w:after="0"/>
              <w:jc w:val="center"/>
              <w:rPr>
                <w:b/>
              </w:rPr>
            </w:pPr>
            <w:r w:rsidRPr="00CE2FE4">
              <w:rPr>
                <w:b/>
              </w:rPr>
              <w:t>Molar volume</w:t>
            </w:r>
          </w:p>
          <w:p w14:paraId="6D22319A" w14:textId="77777777" w:rsidR="00200807" w:rsidRPr="00CE2FE4" w:rsidRDefault="00200807" w:rsidP="00506899">
            <w:pPr>
              <w:spacing w:before="0" w:after="0"/>
              <w:jc w:val="center"/>
              <w:rPr>
                <w:b/>
              </w:rPr>
            </w:pPr>
            <w:r w:rsidRPr="00CE2FE4">
              <w:rPr>
                <w:b/>
              </w:rPr>
              <w:t>[cm</w:t>
            </w:r>
            <w:r w:rsidRPr="00CE2FE4">
              <w:rPr>
                <w:b/>
                <w:vertAlign w:val="superscript"/>
              </w:rPr>
              <w:t>3</w:t>
            </w:r>
            <w:r w:rsidRPr="00CE2FE4">
              <w:rPr>
                <w:b/>
              </w:rPr>
              <w:t xml:space="preserve"> mol</w:t>
            </w:r>
            <w:r w:rsidRPr="00CE2FE4">
              <w:rPr>
                <w:b/>
                <w:vertAlign w:val="superscript"/>
              </w:rPr>
              <w:t>-1</w:t>
            </w:r>
            <w:r w:rsidRPr="00CE2FE4">
              <w:rPr>
                <w:b/>
              </w:rPr>
              <w:t>]</w:t>
            </w:r>
          </w:p>
        </w:tc>
        <w:tc>
          <w:tcPr>
            <w:tcW w:w="617" w:type="pct"/>
            <w:tcBorders>
              <w:top w:val="single" w:sz="4" w:space="0" w:color="auto"/>
              <w:bottom w:val="single" w:sz="4" w:space="0" w:color="auto"/>
            </w:tcBorders>
            <w:shd w:val="clear" w:color="auto" w:fill="D9D9D9" w:themeFill="background1" w:themeFillShade="D9"/>
            <w:vAlign w:val="center"/>
          </w:tcPr>
          <w:p w14:paraId="53D5DEC0" w14:textId="77777777" w:rsidR="00200807" w:rsidRPr="00CE2FE4" w:rsidRDefault="00200807" w:rsidP="00506899">
            <w:pPr>
              <w:spacing w:before="0" w:after="0"/>
              <w:jc w:val="center"/>
              <w:rPr>
                <w:b/>
              </w:rPr>
            </w:pPr>
            <w:r w:rsidRPr="00CE2FE4">
              <w:rPr>
                <w:b/>
              </w:rPr>
              <w:t>Update type</w:t>
            </w:r>
          </w:p>
        </w:tc>
      </w:tr>
      <w:tr w:rsidR="00200807" w14:paraId="39169FF1" w14:textId="77777777" w:rsidTr="00F67966">
        <w:tc>
          <w:tcPr>
            <w:tcW w:w="741" w:type="pct"/>
            <w:tcBorders>
              <w:top w:val="single" w:sz="4" w:space="0" w:color="auto"/>
            </w:tcBorders>
            <w:shd w:val="clear" w:color="auto" w:fill="auto"/>
            <w:vAlign w:val="center"/>
          </w:tcPr>
          <w:p w14:paraId="008B0515" w14:textId="77777777" w:rsidR="00200807" w:rsidRPr="00413204" w:rsidRDefault="00200807" w:rsidP="00DD6A68">
            <w:pPr>
              <w:spacing w:before="0" w:after="0"/>
              <w:ind w:left="318" w:hanging="284"/>
              <w:rPr>
                <w:sz w:val="22"/>
                <w:szCs w:val="22"/>
              </w:rPr>
            </w:pP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DD6A68">
              <w:rPr>
                <w:lang w:val="en-CA" w:eastAsia="zh-CN"/>
              </w:rPr>
              <w:t>n</w:t>
            </w:r>
            <w:r>
              <w:rPr>
                <w:rFonts w:hint="eastAsia"/>
                <w:lang w:val="en-CA" w:eastAsia="zh-CN"/>
              </w:rPr>
              <w:t>)</w:t>
            </w:r>
          </w:p>
        </w:tc>
        <w:tc>
          <w:tcPr>
            <w:tcW w:w="1240" w:type="pct"/>
            <w:tcBorders>
              <w:top w:val="single" w:sz="4" w:space="0" w:color="auto"/>
            </w:tcBorders>
            <w:shd w:val="clear" w:color="auto" w:fill="auto"/>
            <w:vAlign w:val="center"/>
          </w:tcPr>
          <w:p w14:paraId="704EB4BE" w14:textId="77777777" w:rsidR="00200807" w:rsidRPr="00413204" w:rsidRDefault="00200807" w:rsidP="00875CEB">
            <w:pPr>
              <w:spacing w:before="0" w:after="0"/>
              <w:jc w:val="center"/>
              <w:rPr>
                <w:sz w:val="22"/>
                <w:szCs w:val="22"/>
                <w:lang w:eastAsia="zh-CN"/>
              </w:rPr>
            </w:pPr>
            <w:r>
              <w:rPr>
                <w:rFonts w:hint="eastAsia"/>
                <w:sz w:val="22"/>
                <w:szCs w:val="22"/>
                <w:lang w:eastAsia="zh-CN"/>
              </w:rPr>
              <w:t>1</w:t>
            </w:r>
            <w:r w:rsidRPr="00413204">
              <w:rPr>
                <w:sz w:val="22"/>
                <w:szCs w:val="22"/>
              </w:rPr>
              <w:t>.0</w:t>
            </w:r>
            <w:r w:rsidRPr="001D1FAE">
              <w:rPr>
                <w:sz w:val="22"/>
                <w:szCs w:val="22"/>
              </w:rPr>
              <w:t>×10</w:t>
            </w:r>
            <w:r w:rsidRPr="001D1FAE">
              <w:rPr>
                <w:sz w:val="22"/>
                <w:szCs w:val="22"/>
                <w:vertAlign w:val="superscript"/>
              </w:rPr>
              <w:t>-</w:t>
            </w:r>
            <w:r>
              <w:rPr>
                <w:rFonts w:hint="eastAsia"/>
                <w:sz w:val="22"/>
                <w:szCs w:val="22"/>
                <w:vertAlign w:val="superscript"/>
                <w:lang w:eastAsia="zh-CN"/>
              </w:rPr>
              <w:t>9</w:t>
            </w:r>
          </w:p>
        </w:tc>
        <w:tc>
          <w:tcPr>
            <w:tcW w:w="596" w:type="pct"/>
            <w:tcBorders>
              <w:top w:val="single" w:sz="4" w:space="0" w:color="auto"/>
            </w:tcBorders>
            <w:shd w:val="clear" w:color="auto" w:fill="auto"/>
            <w:vAlign w:val="center"/>
          </w:tcPr>
          <w:p w14:paraId="1678CD1F" w14:textId="77777777" w:rsidR="00200807" w:rsidRPr="00413204" w:rsidRDefault="00200807" w:rsidP="00875CEB">
            <w:pPr>
              <w:spacing w:before="0" w:after="0"/>
              <w:jc w:val="center"/>
              <w:rPr>
                <w:sz w:val="22"/>
                <w:szCs w:val="22"/>
                <w:lang w:eastAsia="zh-CN"/>
              </w:rPr>
            </w:pPr>
            <w:r>
              <w:rPr>
                <w:rFonts w:hint="eastAsia"/>
                <w:sz w:val="22"/>
                <w:szCs w:val="22"/>
                <w:lang w:eastAsia="zh-CN"/>
              </w:rPr>
              <w:t>1.62</w:t>
            </w:r>
          </w:p>
        </w:tc>
        <w:tc>
          <w:tcPr>
            <w:tcW w:w="846" w:type="pct"/>
            <w:tcBorders>
              <w:top w:val="single" w:sz="4" w:space="0" w:color="auto"/>
            </w:tcBorders>
            <w:shd w:val="clear" w:color="auto" w:fill="auto"/>
            <w:vAlign w:val="center"/>
          </w:tcPr>
          <w:p w14:paraId="3361D316" w14:textId="77777777" w:rsidR="00200807" w:rsidRPr="00413204" w:rsidRDefault="00200807" w:rsidP="00875CEB">
            <w:pPr>
              <w:spacing w:before="0" w:after="0"/>
              <w:ind w:right="123"/>
              <w:jc w:val="center"/>
              <w:rPr>
                <w:sz w:val="22"/>
                <w:szCs w:val="22"/>
                <w:lang w:eastAsia="zh-CN"/>
              </w:rPr>
            </w:pPr>
            <w:r w:rsidRPr="006C6027">
              <w:rPr>
                <w:sz w:val="22"/>
                <w:szCs w:val="22"/>
              </w:rPr>
              <w:t>165.83</w:t>
            </w:r>
          </w:p>
        </w:tc>
        <w:tc>
          <w:tcPr>
            <w:tcW w:w="960" w:type="pct"/>
            <w:tcBorders>
              <w:top w:val="single" w:sz="4" w:space="0" w:color="auto"/>
            </w:tcBorders>
            <w:shd w:val="clear" w:color="auto" w:fill="auto"/>
            <w:vAlign w:val="center"/>
          </w:tcPr>
          <w:p w14:paraId="4AEBCF01" w14:textId="77777777" w:rsidR="00200807" w:rsidRPr="00413204" w:rsidRDefault="00200807" w:rsidP="00875CEB">
            <w:pPr>
              <w:spacing w:before="0" w:after="0"/>
              <w:ind w:right="205"/>
              <w:jc w:val="center"/>
              <w:rPr>
                <w:sz w:val="22"/>
                <w:szCs w:val="22"/>
                <w:lang w:eastAsia="zh-CN"/>
              </w:rPr>
            </w:pPr>
            <w:r>
              <w:rPr>
                <w:rFonts w:hint="eastAsia"/>
                <w:sz w:val="22"/>
                <w:szCs w:val="22"/>
                <w:lang w:eastAsia="zh-CN"/>
              </w:rPr>
              <w:t>102.37</w:t>
            </w:r>
          </w:p>
        </w:tc>
        <w:tc>
          <w:tcPr>
            <w:tcW w:w="617" w:type="pct"/>
            <w:tcBorders>
              <w:top w:val="single" w:sz="4" w:space="0" w:color="auto"/>
            </w:tcBorders>
            <w:shd w:val="clear" w:color="auto" w:fill="auto"/>
            <w:vAlign w:val="center"/>
          </w:tcPr>
          <w:p w14:paraId="5371354D" w14:textId="77777777" w:rsidR="00200807" w:rsidRPr="00413204" w:rsidRDefault="00200807" w:rsidP="00875CEB">
            <w:pPr>
              <w:spacing w:before="0" w:after="0"/>
              <w:jc w:val="center"/>
              <w:rPr>
                <w:sz w:val="22"/>
                <w:szCs w:val="22"/>
              </w:rPr>
            </w:pPr>
            <w:r w:rsidRPr="00413204">
              <w:rPr>
                <w:sz w:val="22"/>
                <w:szCs w:val="22"/>
              </w:rPr>
              <w:t>twothird</w:t>
            </w:r>
          </w:p>
        </w:tc>
      </w:tr>
    </w:tbl>
    <w:p w14:paraId="3402B9A4" w14:textId="77777777" w:rsidR="00200807" w:rsidRDefault="00200807" w:rsidP="00C74E04">
      <w:pPr>
        <w:pStyle w:val="Simpleline"/>
        <w:rPr>
          <w:lang w:val="en-CA" w:eastAsia="zh-CN"/>
        </w:rPr>
      </w:pPr>
    </w:p>
    <w:p w14:paraId="6798A14B" w14:textId="52625ECF" w:rsidR="00200807" w:rsidRPr="00D01725" w:rsidRDefault="00200807" w:rsidP="00AE6CCB">
      <w:pPr>
        <w:pStyle w:val="StyleCaptionTableCaptionBold"/>
        <w:rPr>
          <w:lang w:eastAsia="zh-CN"/>
        </w:rPr>
      </w:pPr>
      <w:bookmarkStart w:id="754" w:name="_Ref363142785"/>
      <w:bookmarkStart w:id="755" w:name="_Toc520374951"/>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10</w:t>
      </w:r>
      <w:r w:rsidR="00FE1AD3">
        <w:fldChar w:fldCharType="end"/>
      </w:r>
      <w:bookmarkEnd w:id="754"/>
      <w:r w:rsidR="00142D8D">
        <w:t xml:space="preserve">: </w:t>
      </w:r>
      <w:r w:rsidRPr="00ED3698">
        <w:t xml:space="preserve">Initial </w:t>
      </w:r>
      <w:r>
        <w:rPr>
          <w:rFonts w:hint="eastAsia"/>
          <w:lang w:eastAsia="zh-CN"/>
        </w:rPr>
        <w:t>geochemical</w:t>
      </w:r>
      <w:r>
        <w:t xml:space="preserve"> condition</w:t>
      </w:r>
      <w:r>
        <w:rPr>
          <w:rFonts w:hint="eastAsia"/>
          <w:lang w:eastAsia="zh-CN"/>
        </w:rPr>
        <w:t>s</w:t>
      </w:r>
      <w:r w:rsidRPr="00ED3698">
        <w:t xml:space="preserve"> </w:t>
      </w:r>
      <w:r w:rsidR="001D3205">
        <w:t>-</w:t>
      </w:r>
      <w:r w:rsidRPr="00ED3698">
        <w:t xml:space="preserve"> </w:t>
      </w:r>
      <w:r w:rsidR="001D3205">
        <w:t>demonstration example linsorb</w:t>
      </w:r>
      <w:bookmarkEnd w:id="755"/>
    </w:p>
    <w:tbl>
      <w:tblPr>
        <w:tblW w:w="5000" w:type="pct"/>
        <w:jc w:val="center"/>
        <w:tblBorders>
          <w:top w:val="single" w:sz="4" w:space="0" w:color="auto"/>
          <w:bottom w:val="single" w:sz="4" w:space="0" w:color="auto"/>
        </w:tblBorders>
        <w:tblLook w:val="04A0" w:firstRow="1" w:lastRow="0" w:firstColumn="1" w:lastColumn="0" w:noHBand="0" w:noVBand="1"/>
      </w:tblPr>
      <w:tblGrid>
        <w:gridCol w:w="2973"/>
        <w:gridCol w:w="3720"/>
        <w:gridCol w:w="1947"/>
      </w:tblGrid>
      <w:tr w:rsidR="00DD6A68" w:rsidRPr="009B125E" w14:paraId="44BD5685" w14:textId="77777777" w:rsidTr="00F453C8">
        <w:trPr>
          <w:trHeight w:val="300"/>
          <w:jc w:val="center"/>
        </w:trPr>
        <w:tc>
          <w:tcPr>
            <w:tcW w:w="1720" w:type="pct"/>
            <w:tcBorders>
              <w:bottom w:val="single" w:sz="4" w:space="0" w:color="auto"/>
            </w:tcBorders>
            <w:shd w:val="clear" w:color="auto" w:fill="D9D9D9"/>
            <w:noWrap/>
            <w:vAlign w:val="bottom"/>
            <w:hideMark/>
          </w:tcPr>
          <w:p w14:paraId="6570967B" w14:textId="77777777" w:rsidR="00DD6A68" w:rsidRPr="009B125E" w:rsidRDefault="00DD6A68" w:rsidP="00875CEB">
            <w:pPr>
              <w:spacing w:before="0" w:after="0"/>
              <w:rPr>
                <w:b/>
                <w:color w:val="000000"/>
                <w:lang w:eastAsia="en-CA"/>
              </w:rPr>
            </w:pPr>
            <w:r w:rsidRPr="009B125E">
              <w:rPr>
                <w:b/>
                <w:color w:val="000000"/>
                <w:lang w:eastAsia="en-CA"/>
              </w:rPr>
              <w:t>Parameter</w:t>
            </w:r>
          </w:p>
        </w:tc>
        <w:tc>
          <w:tcPr>
            <w:tcW w:w="2153" w:type="pct"/>
            <w:tcBorders>
              <w:bottom w:val="single" w:sz="4" w:space="0" w:color="auto"/>
            </w:tcBorders>
            <w:shd w:val="clear" w:color="auto" w:fill="D9D9D9"/>
            <w:noWrap/>
            <w:vAlign w:val="bottom"/>
            <w:hideMark/>
          </w:tcPr>
          <w:p w14:paraId="2B49DD87" w14:textId="77777777" w:rsidR="00DD6A68" w:rsidRPr="009B125E" w:rsidRDefault="00DD6A68" w:rsidP="00875CEB">
            <w:pPr>
              <w:spacing w:before="0" w:after="0"/>
              <w:jc w:val="center"/>
              <w:rPr>
                <w:b/>
                <w:color w:val="000000"/>
                <w:lang w:eastAsia="en-CA"/>
              </w:rPr>
            </w:pPr>
            <w:r w:rsidRPr="009A65AE">
              <w:rPr>
                <w:b/>
                <w:color w:val="000000"/>
                <w:lang w:eastAsia="en-CA"/>
              </w:rPr>
              <w:t>I</w:t>
            </w:r>
            <w:r>
              <w:rPr>
                <w:rFonts w:hint="eastAsia"/>
                <w:b/>
                <w:color w:val="000000"/>
                <w:lang w:eastAsia="zh-CN"/>
              </w:rPr>
              <w:t xml:space="preserve">nitial </w:t>
            </w:r>
            <w:r w:rsidRPr="009A65AE">
              <w:rPr>
                <w:b/>
                <w:color w:val="000000"/>
                <w:lang w:eastAsia="en-CA"/>
              </w:rPr>
              <w:t>C</w:t>
            </w:r>
            <w:r>
              <w:rPr>
                <w:rFonts w:hint="eastAsia"/>
                <w:b/>
                <w:color w:val="000000"/>
                <w:lang w:eastAsia="zh-CN"/>
              </w:rPr>
              <w:t>ondition</w:t>
            </w:r>
          </w:p>
        </w:tc>
        <w:tc>
          <w:tcPr>
            <w:tcW w:w="1127" w:type="pct"/>
            <w:tcBorders>
              <w:bottom w:val="single" w:sz="4" w:space="0" w:color="auto"/>
            </w:tcBorders>
            <w:shd w:val="clear" w:color="auto" w:fill="D9D9D9"/>
            <w:noWrap/>
            <w:vAlign w:val="bottom"/>
            <w:hideMark/>
          </w:tcPr>
          <w:p w14:paraId="4BC44CA6" w14:textId="77777777" w:rsidR="00DD6A68" w:rsidRPr="009B125E" w:rsidRDefault="00DD6A68" w:rsidP="00875CEB">
            <w:pPr>
              <w:spacing w:before="0" w:after="0"/>
              <w:rPr>
                <w:b/>
                <w:color w:val="000000"/>
                <w:lang w:eastAsia="en-CA"/>
              </w:rPr>
            </w:pPr>
            <w:r w:rsidRPr="009B125E">
              <w:rPr>
                <w:b/>
                <w:color w:val="000000"/>
                <w:lang w:eastAsia="en-CA"/>
              </w:rPr>
              <w:t>Unit</w:t>
            </w:r>
          </w:p>
        </w:tc>
      </w:tr>
      <w:tr w:rsidR="00DD6A68" w:rsidRPr="00ED3698" w14:paraId="5CD4BAC0" w14:textId="77777777" w:rsidTr="00F453C8">
        <w:trPr>
          <w:trHeight w:val="300"/>
          <w:jc w:val="center"/>
        </w:trPr>
        <w:tc>
          <w:tcPr>
            <w:tcW w:w="1720" w:type="pct"/>
            <w:tcBorders>
              <w:top w:val="single" w:sz="4" w:space="0" w:color="auto"/>
              <w:bottom w:val="nil"/>
            </w:tcBorders>
            <w:shd w:val="clear" w:color="auto" w:fill="auto"/>
            <w:noWrap/>
            <w:vAlign w:val="bottom"/>
          </w:tcPr>
          <w:p w14:paraId="2EACFA78" w14:textId="77777777" w:rsidR="00DD6A68" w:rsidRPr="00ED3698" w:rsidRDefault="00DD6A68" w:rsidP="00875CEB">
            <w:pPr>
              <w:spacing w:before="0" w:after="0"/>
              <w:rPr>
                <w:i/>
                <w:color w:val="000000"/>
                <w:sz w:val="22"/>
                <w:szCs w:val="22"/>
                <w:lang w:eastAsia="zh-CN"/>
              </w:rPr>
            </w:pPr>
            <w:r>
              <w:rPr>
                <w:i/>
                <w:color w:val="000000"/>
                <w:sz w:val="22"/>
                <w:szCs w:val="22"/>
              </w:rPr>
              <w:t>Aqueous phase</w:t>
            </w:r>
          </w:p>
        </w:tc>
        <w:tc>
          <w:tcPr>
            <w:tcW w:w="2153" w:type="pct"/>
            <w:tcBorders>
              <w:top w:val="single" w:sz="4" w:space="0" w:color="auto"/>
              <w:bottom w:val="nil"/>
            </w:tcBorders>
            <w:shd w:val="clear" w:color="auto" w:fill="auto"/>
            <w:noWrap/>
          </w:tcPr>
          <w:p w14:paraId="3D119261" w14:textId="77777777" w:rsidR="00DD6A68" w:rsidRPr="00ED3698" w:rsidRDefault="00DD6A68" w:rsidP="00875CEB">
            <w:pPr>
              <w:spacing w:before="0" w:after="0"/>
              <w:jc w:val="center"/>
            </w:pPr>
          </w:p>
        </w:tc>
        <w:tc>
          <w:tcPr>
            <w:tcW w:w="1127" w:type="pct"/>
            <w:tcBorders>
              <w:top w:val="single" w:sz="4" w:space="0" w:color="auto"/>
              <w:bottom w:val="nil"/>
            </w:tcBorders>
            <w:shd w:val="clear" w:color="auto" w:fill="auto"/>
            <w:noWrap/>
          </w:tcPr>
          <w:p w14:paraId="66296356" w14:textId="77777777" w:rsidR="00DD6A68" w:rsidRPr="00ED3698" w:rsidRDefault="00DD6A68" w:rsidP="00875CEB">
            <w:pPr>
              <w:spacing w:before="0" w:after="0"/>
              <w:rPr>
                <w:color w:val="000000"/>
                <w:lang w:eastAsia="en-CA"/>
              </w:rPr>
            </w:pPr>
          </w:p>
        </w:tc>
      </w:tr>
      <w:tr w:rsidR="00DD6A68" w:rsidRPr="00ED3698" w14:paraId="517AA6AF" w14:textId="77777777" w:rsidTr="00F453C8">
        <w:trPr>
          <w:trHeight w:val="300"/>
          <w:jc w:val="center"/>
        </w:trPr>
        <w:tc>
          <w:tcPr>
            <w:tcW w:w="1720" w:type="pct"/>
            <w:tcBorders>
              <w:top w:val="nil"/>
              <w:bottom w:val="nil"/>
            </w:tcBorders>
            <w:shd w:val="clear" w:color="auto" w:fill="auto"/>
            <w:noWrap/>
            <w:vAlign w:val="center"/>
          </w:tcPr>
          <w:p w14:paraId="680D2FCA" w14:textId="77777777" w:rsidR="00DD6A68" w:rsidRDefault="00DD6A68" w:rsidP="00875CEB">
            <w:pPr>
              <w:spacing w:before="0" w:after="0"/>
              <w:ind w:left="318" w:hanging="318"/>
              <w:rPr>
                <w:lang w:eastAsia="zh-CN"/>
              </w:rPr>
            </w:pPr>
            <w:r>
              <w:rPr>
                <w:rFonts w:hint="eastAsia"/>
                <w:szCs w:val="24"/>
                <w:lang w:val="en-CA" w:eastAsia="zh-CN"/>
              </w:rPr>
              <w:t>Cl</w:t>
            </w:r>
            <w:r>
              <w:rPr>
                <w:rFonts w:hint="eastAsia"/>
                <w:szCs w:val="24"/>
                <w:vertAlign w:val="superscript"/>
                <w:lang w:val="en-CA" w:eastAsia="zh-CN"/>
              </w:rPr>
              <w:t>-</w:t>
            </w:r>
          </w:p>
        </w:tc>
        <w:tc>
          <w:tcPr>
            <w:tcW w:w="2153" w:type="pct"/>
            <w:tcBorders>
              <w:top w:val="nil"/>
              <w:bottom w:val="nil"/>
            </w:tcBorders>
            <w:shd w:val="clear" w:color="auto" w:fill="auto"/>
            <w:noWrap/>
          </w:tcPr>
          <w:p w14:paraId="5CEF42A1" w14:textId="77777777" w:rsidR="00DD6A68" w:rsidRPr="009875B3" w:rsidRDefault="00DD6A68" w:rsidP="00875CEB">
            <w:pPr>
              <w:spacing w:before="0" w:after="0"/>
              <w:jc w:val="center"/>
            </w:pPr>
            <w:r>
              <w:t>1.0</w:t>
            </w:r>
            <w:r w:rsidRPr="005865DC">
              <w:t>×10</w:t>
            </w:r>
            <w:r>
              <w:rPr>
                <w:vertAlign w:val="superscript"/>
              </w:rPr>
              <w:t>-</w:t>
            </w:r>
            <w:r>
              <w:rPr>
                <w:rFonts w:hint="eastAsia"/>
                <w:vertAlign w:val="superscript"/>
                <w:lang w:eastAsia="zh-CN"/>
              </w:rPr>
              <w:t>7</w:t>
            </w:r>
          </w:p>
        </w:tc>
        <w:tc>
          <w:tcPr>
            <w:tcW w:w="1127" w:type="pct"/>
            <w:tcBorders>
              <w:top w:val="nil"/>
              <w:bottom w:val="nil"/>
            </w:tcBorders>
            <w:shd w:val="clear" w:color="auto" w:fill="auto"/>
            <w:noWrap/>
            <w:hideMark/>
          </w:tcPr>
          <w:p w14:paraId="61DC0A0E" w14:textId="77777777" w:rsidR="00DD6A68" w:rsidRDefault="00DD6A68" w:rsidP="00DD6A68">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DD6A68" w:rsidRPr="00ED3698" w14:paraId="665AA1A3" w14:textId="77777777" w:rsidTr="00F453C8">
        <w:trPr>
          <w:trHeight w:val="300"/>
          <w:jc w:val="center"/>
        </w:trPr>
        <w:tc>
          <w:tcPr>
            <w:tcW w:w="1720" w:type="pct"/>
            <w:tcBorders>
              <w:top w:val="nil"/>
              <w:bottom w:val="nil"/>
            </w:tcBorders>
            <w:shd w:val="clear" w:color="auto" w:fill="auto"/>
            <w:noWrap/>
            <w:vAlign w:val="center"/>
          </w:tcPr>
          <w:p w14:paraId="69595B1E" w14:textId="77777777" w:rsidR="00DD6A68" w:rsidRDefault="00DD6A68" w:rsidP="00875CEB">
            <w:pPr>
              <w:spacing w:before="0" w:after="0"/>
              <w:ind w:left="318" w:hanging="318"/>
              <w:rPr>
                <w:lang w:eastAsia="zh-CN"/>
              </w:rPr>
            </w:pP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p>
        </w:tc>
        <w:tc>
          <w:tcPr>
            <w:tcW w:w="2153" w:type="pct"/>
            <w:tcBorders>
              <w:top w:val="nil"/>
              <w:bottom w:val="nil"/>
            </w:tcBorders>
            <w:shd w:val="clear" w:color="auto" w:fill="auto"/>
            <w:noWrap/>
          </w:tcPr>
          <w:p w14:paraId="24097C0C" w14:textId="77777777" w:rsidR="00DD6A68" w:rsidRDefault="00DD6A68" w:rsidP="00875CEB">
            <w:pPr>
              <w:spacing w:before="0" w:after="0"/>
              <w:jc w:val="center"/>
              <w:rPr>
                <w:lang w:eastAsia="zh-CN"/>
              </w:rPr>
            </w:pPr>
            <w:r>
              <w:t>1.0</w:t>
            </w:r>
            <w:r w:rsidRPr="005865DC">
              <w:t>×10</w:t>
            </w:r>
            <w:r>
              <w:rPr>
                <w:vertAlign w:val="superscript"/>
              </w:rPr>
              <w:t>-</w:t>
            </w:r>
            <w:r>
              <w:rPr>
                <w:rFonts w:hint="eastAsia"/>
                <w:vertAlign w:val="superscript"/>
                <w:lang w:eastAsia="zh-CN"/>
              </w:rPr>
              <w:t>10</w:t>
            </w:r>
          </w:p>
        </w:tc>
        <w:tc>
          <w:tcPr>
            <w:tcW w:w="1127" w:type="pct"/>
            <w:tcBorders>
              <w:top w:val="nil"/>
              <w:bottom w:val="nil"/>
            </w:tcBorders>
            <w:shd w:val="clear" w:color="auto" w:fill="auto"/>
            <w:noWrap/>
          </w:tcPr>
          <w:p w14:paraId="1AE88C4A" w14:textId="77777777" w:rsidR="00DD6A68" w:rsidRDefault="00DD6A68" w:rsidP="00DD6A68">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DD6A68" w:rsidRPr="00ED3698" w14:paraId="21302390" w14:textId="77777777" w:rsidTr="00F453C8">
        <w:trPr>
          <w:trHeight w:val="300"/>
          <w:jc w:val="center"/>
        </w:trPr>
        <w:tc>
          <w:tcPr>
            <w:tcW w:w="1720" w:type="pct"/>
            <w:tcBorders>
              <w:top w:val="nil"/>
              <w:bottom w:val="nil"/>
            </w:tcBorders>
            <w:shd w:val="clear" w:color="auto" w:fill="auto"/>
            <w:noWrap/>
            <w:vAlign w:val="center"/>
          </w:tcPr>
          <w:p w14:paraId="3DF7D13E" w14:textId="77777777" w:rsidR="00DD6A68" w:rsidRDefault="00DD6A68" w:rsidP="00875CEB">
            <w:pPr>
              <w:spacing w:before="0" w:after="0"/>
              <w:ind w:left="318" w:hanging="318"/>
              <w:rPr>
                <w:lang w:eastAsia="zh-CN"/>
              </w:rPr>
            </w:pPr>
            <w:r>
              <w:rPr>
                <w:rFonts w:hint="eastAsia"/>
                <w:szCs w:val="24"/>
                <w:lang w:val="en-CA" w:eastAsia="zh-CN"/>
              </w:rPr>
              <w:t>H</w:t>
            </w:r>
            <w:r w:rsidRPr="00CF478C">
              <w:rPr>
                <w:rFonts w:hint="eastAsia"/>
                <w:szCs w:val="24"/>
                <w:vertAlign w:val="superscript"/>
                <w:lang w:val="en-CA" w:eastAsia="zh-CN"/>
              </w:rPr>
              <w:t>+</w:t>
            </w:r>
          </w:p>
        </w:tc>
        <w:tc>
          <w:tcPr>
            <w:tcW w:w="2153" w:type="pct"/>
            <w:tcBorders>
              <w:top w:val="nil"/>
              <w:bottom w:val="nil"/>
            </w:tcBorders>
            <w:shd w:val="clear" w:color="auto" w:fill="auto"/>
            <w:noWrap/>
          </w:tcPr>
          <w:p w14:paraId="672307FF" w14:textId="77777777" w:rsidR="00DD6A68" w:rsidRPr="009875B3" w:rsidRDefault="00DD6A68" w:rsidP="00875CEB">
            <w:pPr>
              <w:spacing w:before="0" w:after="0"/>
              <w:jc w:val="center"/>
            </w:pPr>
            <w:r>
              <w:t>1.0</w:t>
            </w:r>
            <w:r w:rsidRPr="005865DC">
              <w:t>×10</w:t>
            </w:r>
            <w:r>
              <w:rPr>
                <w:vertAlign w:val="superscript"/>
              </w:rPr>
              <w:t>-</w:t>
            </w:r>
            <w:r>
              <w:rPr>
                <w:rFonts w:hint="eastAsia"/>
                <w:vertAlign w:val="superscript"/>
                <w:lang w:eastAsia="zh-CN"/>
              </w:rPr>
              <w:t>7</w:t>
            </w:r>
          </w:p>
        </w:tc>
        <w:tc>
          <w:tcPr>
            <w:tcW w:w="1127" w:type="pct"/>
            <w:tcBorders>
              <w:top w:val="nil"/>
              <w:bottom w:val="nil"/>
            </w:tcBorders>
            <w:shd w:val="clear" w:color="auto" w:fill="auto"/>
            <w:noWrap/>
          </w:tcPr>
          <w:p w14:paraId="45F69E9F" w14:textId="77777777" w:rsidR="00DD6A68" w:rsidRDefault="00DD6A68" w:rsidP="00DD6A68">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DD6A68" w:rsidRPr="00A9420E" w14:paraId="448A7705" w14:textId="77777777" w:rsidTr="00F453C8">
        <w:trPr>
          <w:trHeight w:val="300"/>
          <w:jc w:val="center"/>
        </w:trPr>
        <w:tc>
          <w:tcPr>
            <w:tcW w:w="1720" w:type="pct"/>
            <w:tcBorders>
              <w:top w:val="nil"/>
              <w:bottom w:val="nil"/>
            </w:tcBorders>
            <w:shd w:val="clear" w:color="auto" w:fill="auto"/>
            <w:noWrap/>
            <w:vAlign w:val="center"/>
          </w:tcPr>
          <w:p w14:paraId="4ED11112" w14:textId="77777777" w:rsidR="00DD6A68" w:rsidRPr="00A9420E" w:rsidRDefault="00DD6A68" w:rsidP="00875CEB">
            <w:pPr>
              <w:spacing w:before="0" w:after="0"/>
              <w:ind w:left="318" w:hanging="318"/>
              <w:rPr>
                <w:i/>
                <w:szCs w:val="24"/>
                <w:lang w:val="en-CA" w:eastAsia="zh-CN"/>
              </w:rPr>
            </w:pPr>
            <w:r>
              <w:rPr>
                <w:i/>
                <w:szCs w:val="24"/>
                <w:lang w:val="en-CA" w:eastAsia="zh-CN"/>
              </w:rPr>
              <w:t>NAPL</w:t>
            </w:r>
            <w:r w:rsidRPr="00A9420E">
              <w:rPr>
                <w:rFonts w:hint="eastAsia"/>
                <w:i/>
                <w:szCs w:val="24"/>
                <w:lang w:val="en-CA" w:eastAsia="zh-CN"/>
              </w:rPr>
              <w:t xml:space="preserve"> phase</w:t>
            </w:r>
          </w:p>
        </w:tc>
        <w:tc>
          <w:tcPr>
            <w:tcW w:w="2153" w:type="pct"/>
            <w:tcBorders>
              <w:top w:val="nil"/>
              <w:bottom w:val="nil"/>
            </w:tcBorders>
            <w:shd w:val="clear" w:color="auto" w:fill="auto"/>
            <w:noWrap/>
          </w:tcPr>
          <w:p w14:paraId="4588BD80" w14:textId="77777777" w:rsidR="00DD6A68" w:rsidRPr="00A9420E" w:rsidRDefault="00DD6A68" w:rsidP="00875CEB">
            <w:pPr>
              <w:spacing w:before="0" w:after="0"/>
              <w:jc w:val="center"/>
              <w:rPr>
                <w:i/>
              </w:rPr>
            </w:pPr>
          </w:p>
        </w:tc>
        <w:tc>
          <w:tcPr>
            <w:tcW w:w="1127" w:type="pct"/>
            <w:tcBorders>
              <w:top w:val="nil"/>
              <w:bottom w:val="nil"/>
            </w:tcBorders>
            <w:shd w:val="clear" w:color="auto" w:fill="auto"/>
            <w:noWrap/>
          </w:tcPr>
          <w:p w14:paraId="29DAA8CD" w14:textId="77777777" w:rsidR="00DD6A68" w:rsidRPr="00A9420E" w:rsidRDefault="00DD6A68" w:rsidP="00875CEB">
            <w:pPr>
              <w:spacing w:before="0" w:after="0"/>
              <w:rPr>
                <w:i/>
                <w:color w:val="000000"/>
                <w:lang w:eastAsia="zh-CN"/>
              </w:rPr>
            </w:pPr>
          </w:p>
        </w:tc>
      </w:tr>
      <w:tr w:rsidR="00DD6A68" w:rsidRPr="00ED3698" w14:paraId="19A63B37" w14:textId="77777777" w:rsidTr="00F453C8">
        <w:trPr>
          <w:trHeight w:val="300"/>
          <w:jc w:val="center"/>
        </w:trPr>
        <w:tc>
          <w:tcPr>
            <w:tcW w:w="1720" w:type="pct"/>
            <w:tcBorders>
              <w:top w:val="nil"/>
              <w:bottom w:val="single" w:sz="4" w:space="0" w:color="auto"/>
            </w:tcBorders>
            <w:shd w:val="clear" w:color="auto" w:fill="auto"/>
            <w:noWrap/>
            <w:vAlign w:val="center"/>
          </w:tcPr>
          <w:p w14:paraId="0F04DDA6" w14:textId="77777777" w:rsidR="00DD6A68" w:rsidRDefault="00DD6A68" w:rsidP="00DD6A68">
            <w:pPr>
              <w:spacing w:before="0" w:after="0"/>
              <w:ind w:left="318" w:hanging="318"/>
              <w:rPr>
                <w:szCs w:val="24"/>
                <w:lang w:val="en-CA" w:eastAsia="zh-CN"/>
              </w:rPr>
            </w:pP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Pr>
                <w:lang w:val="en-CA" w:eastAsia="zh-CN"/>
              </w:rPr>
              <w:t>n</w:t>
            </w:r>
            <w:r>
              <w:rPr>
                <w:rFonts w:hint="eastAsia"/>
                <w:lang w:val="en-CA" w:eastAsia="zh-CN"/>
              </w:rPr>
              <w:t>)</w:t>
            </w:r>
          </w:p>
        </w:tc>
        <w:tc>
          <w:tcPr>
            <w:tcW w:w="2153" w:type="pct"/>
            <w:tcBorders>
              <w:top w:val="nil"/>
              <w:bottom w:val="single" w:sz="4" w:space="0" w:color="auto"/>
            </w:tcBorders>
            <w:shd w:val="clear" w:color="auto" w:fill="auto"/>
            <w:noWrap/>
          </w:tcPr>
          <w:p w14:paraId="48B7F32F" w14:textId="77777777" w:rsidR="00DD6A68" w:rsidRDefault="00DD6A68" w:rsidP="00875CEB">
            <w:pPr>
              <w:spacing w:before="0" w:after="0"/>
              <w:jc w:val="center"/>
            </w:pPr>
            <w:r>
              <w:t>1.0</w:t>
            </w:r>
            <w:r w:rsidRPr="005865DC">
              <w:t>×10</w:t>
            </w:r>
            <w:r>
              <w:rPr>
                <w:vertAlign w:val="superscript"/>
              </w:rPr>
              <w:t>-</w:t>
            </w:r>
            <w:r>
              <w:rPr>
                <w:rFonts w:hint="eastAsia"/>
                <w:vertAlign w:val="superscript"/>
                <w:lang w:eastAsia="zh-CN"/>
              </w:rPr>
              <w:t>2</w:t>
            </w:r>
          </w:p>
        </w:tc>
        <w:tc>
          <w:tcPr>
            <w:tcW w:w="1127" w:type="pct"/>
            <w:tcBorders>
              <w:top w:val="nil"/>
              <w:bottom w:val="single" w:sz="4" w:space="0" w:color="auto"/>
            </w:tcBorders>
            <w:shd w:val="clear" w:color="auto" w:fill="auto"/>
            <w:noWrap/>
          </w:tcPr>
          <w:p w14:paraId="53F92FA9" w14:textId="77777777" w:rsidR="00DD6A68" w:rsidRPr="004D0C37" w:rsidRDefault="00DD6A68" w:rsidP="00875CEB">
            <w:pPr>
              <w:spacing w:before="0" w:after="0"/>
              <w:rPr>
                <w:color w:val="000000"/>
                <w:lang w:eastAsia="zh-CN"/>
              </w:rPr>
            </w:pPr>
            <w:r w:rsidRPr="004D0C37">
              <w:rPr>
                <w:rFonts w:hint="eastAsia"/>
                <w:color w:val="000000"/>
                <w:lang w:eastAsia="zh-CN"/>
              </w:rPr>
              <w:t>[</w:t>
            </w:r>
            <w:r>
              <w:rPr>
                <w:rFonts w:hint="eastAsia"/>
                <w:color w:val="000000"/>
                <w:lang w:eastAsia="zh-CN"/>
              </w:rPr>
              <w:t>-</w:t>
            </w:r>
            <w:r w:rsidRPr="004D0C37">
              <w:rPr>
                <w:rFonts w:hint="eastAsia"/>
                <w:color w:val="000000"/>
                <w:lang w:eastAsia="zh-CN"/>
              </w:rPr>
              <w:t>]</w:t>
            </w:r>
          </w:p>
        </w:tc>
      </w:tr>
    </w:tbl>
    <w:p w14:paraId="193A7823" w14:textId="77777777" w:rsidR="00200807" w:rsidRPr="00ED3698" w:rsidRDefault="00200807" w:rsidP="00C74E04">
      <w:pPr>
        <w:pStyle w:val="Simpleline"/>
        <w:rPr>
          <w:lang w:eastAsia="zh-CN"/>
        </w:rPr>
      </w:pPr>
    </w:p>
    <w:p w14:paraId="731F914E" w14:textId="77777777" w:rsidR="00200807" w:rsidRPr="00192E8E" w:rsidRDefault="00200807" w:rsidP="009D54B1">
      <w:pPr>
        <w:pStyle w:val="StyleHeading4Bold"/>
      </w:pPr>
      <w:bookmarkStart w:id="756" w:name="_Toc520374639"/>
      <w:r w:rsidRPr="00192E8E">
        <w:t>Results</w:t>
      </w:r>
      <w:bookmarkEnd w:id="756"/>
    </w:p>
    <w:p w14:paraId="1D165F30" w14:textId="36403471" w:rsidR="00200807" w:rsidRPr="007120A0" w:rsidRDefault="00200807" w:rsidP="00200807">
      <w:pPr>
        <w:rPr>
          <w:lang w:val="en-CA" w:eastAsia="zh-CN"/>
        </w:rPr>
      </w:pPr>
      <w:r>
        <w:rPr>
          <w:rFonts w:hint="eastAsia"/>
          <w:lang w:eastAsia="zh-CN"/>
        </w:rPr>
        <w:t xml:space="preserve">The </w:t>
      </w:r>
      <w:r w:rsidR="00A727C4">
        <w:rPr>
          <w:rFonts w:hint="eastAsia"/>
          <w:lang w:eastAsia="zh-CN"/>
        </w:rPr>
        <w:t>simulated results for</w:t>
      </w:r>
      <w:r>
        <w:rPr>
          <w:rFonts w:hint="eastAsia"/>
          <w:lang w:eastAsia="zh-CN"/>
        </w:rPr>
        <w:t xml:space="preserve"> the linear sorption and dissolution of PCE </w:t>
      </w:r>
      <w:r w:rsidR="0010114B">
        <w:rPr>
          <w:rFonts w:hint="eastAsia"/>
          <w:lang w:eastAsia="zh-CN"/>
        </w:rPr>
        <w:t>are</w:t>
      </w:r>
      <w:r>
        <w:rPr>
          <w:rFonts w:hint="eastAsia"/>
          <w:lang w:eastAsia="zh-CN"/>
        </w:rPr>
        <w:t xml:space="preserve"> depicted in </w:t>
      </w:r>
      <w:r w:rsidR="005F5019">
        <w:rPr>
          <w:lang w:eastAsia="zh-CN"/>
        </w:rPr>
        <w:fldChar w:fldCharType="begin"/>
      </w:r>
      <w:r>
        <w:rPr>
          <w:lang w:eastAsia="zh-CN"/>
        </w:rPr>
        <w:instrText xml:space="preserve"> </w:instrText>
      </w:r>
      <w:r>
        <w:rPr>
          <w:rFonts w:hint="eastAsia"/>
          <w:lang w:eastAsia="zh-CN"/>
        </w:rPr>
        <w:instrText>REF _Ref363199397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5</w:t>
      </w:r>
      <w:r w:rsidR="005F5019">
        <w:rPr>
          <w:lang w:eastAsia="zh-CN"/>
        </w:rPr>
        <w:fldChar w:fldCharType="end"/>
      </w:r>
      <w:r w:rsidR="004474F5">
        <w:rPr>
          <w:rFonts w:hint="eastAsia"/>
          <w:lang w:eastAsia="zh-CN"/>
        </w:rPr>
        <w:t xml:space="preserve">.  </w:t>
      </w:r>
      <w:r>
        <w:rPr>
          <w:rFonts w:hint="eastAsia"/>
          <w:lang w:eastAsia="zh-CN"/>
        </w:rPr>
        <w:t>Initially, there was little PCE in the aqueous phase (</w:t>
      </w:r>
      <w:r w:rsidR="005F5019">
        <w:rPr>
          <w:lang w:eastAsia="zh-CN"/>
        </w:rPr>
        <w:fldChar w:fldCharType="begin"/>
      </w:r>
      <w:r>
        <w:rPr>
          <w:lang w:eastAsia="zh-CN"/>
        </w:rPr>
        <w:instrText xml:space="preserve"> </w:instrText>
      </w:r>
      <w:r>
        <w:rPr>
          <w:rFonts w:hint="eastAsia"/>
          <w:lang w:eastAsia="zh-CN"/>
        </w:rPr>
        <w:instrText>REF _Ref363199397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5</w:t>
      </w:r>
      <w:r w:rsidR="005F5019">
        <w:rPr>
          <w:lang w:eastAsia="zh-CN"/>
        </w:rPr>
        <w:fldChar w:fldCharType="end"/>
      </w:r>
      <w:r>
        <w:rPr>
          <w:rFonts w:hint="eastAsia"/>
          <w:lang w:eastAsia="zh-CN"/>
        </w:rPr>
        <w:t xml:space="preserve"> </w:t>
      </w:r>
      <w:r w:rsidR="00DD6A68">
        <w:rPr>
          <w:lang w:eastAsia="zh-CN"/>
        </w:rPr>
        <w:t xml:space="preserve">- </w:t>
      </w:r>
      <w:r>
        <w:rPr>
          <w:rFonts w:hint="eastAsia"/>
          <w:lang w:eastAsia="zh-CN"/>
        </w:rPr>
        <w:t>middle</w:t>
      </w:r>
      <w:r w:rsidR="00DD6A68">
        <w:rPr>
          <w:lang w:eastAsia="zh-CN"/>
        </w:rPr>
        <w:t xml:space="preserve"> panel</w:t>
      </w:r>
      <w:r>
        <w:rPr>
          <w:rFonts w:hint="eastAsia"/>
          <w:lang w:eastAsia="zh-CN"/>
        </w:rPr>
        <w:t>)</w:t>
      </w:r>
      <w:r w:rsidR="004474F5">
        <w:rPr>
          <w:rFonts w:hint="eastAsia"/>
          <w:lang w:eastAsia="zh-CN"/>
        </w:rPr>
        <w:t xml:space="preserve">.  </w:t>
      </w:r>
      <w:r>
        <w:rPr>
          <w:rFonts w:hint="eastAsia"/>
          <w:lang w:eastAsia="zh-CN"/>
        </w:rPr>
        <w:t xml:space="preserve">With the dissolution of the </w:t>
      </w:r>
      <w:r>
        <w:rPr>
          <w:rFonts w:hint="eastAsia"/>
          <w:lang w:val="en-CA" w:eastAsia="zh-CN"/>
        </w:rPr>
        <w:t>C</w:t>
      </w:r>
      <w:r w:rsidRPr="00A9420E">
        <w:rPr>
          <w:rFonts w:hint="eastAsia"/>
          <w:vertAlign w:val="subscript"/>
          <w:lang w:val="en-CA" w:eastAsia="zh-CN"/>
        </w:rPr>
        <w:t>2</w:t>
      </w:r>
      <w:r>
        <w:rPr>
          <w:rFonts w:hint="eastAsia"/>
          <w:lang w:val="en-CA" w:eastAsia="zh-CN"/>
        </w:rPr>
        <w:t>Cl</w:t>
      </w:r>
      <w:r w:rsidRPr="00A9420E">
        <w:rPr>
          <w:rFonts w:hint="eastAsia"/>
          <w:vertAlign w:val="subscript"/>
          <w:lang w:val="en-CA" w:eastAsia="zh-CN"/>
        </w:rPr>
        <w:t>4</w:t>
      </w:r>
      <w:r>
        <w:rPr>
          <w:rFonts w:hint="eastAsia"/>
          <w:lang w:val="en-CA" w:eastAsia="zh-CN"/>
        </w:rPr>
        <w:t>(</w:t>
      </w:r>
      <w:r w:rsidR="00DD6A68">
        <w:rPr>
          <w:lang w:val="en-CA" w:eastAsia="zh-CN"/>
        </w:rPr>
        <w:t>n</w:t>
      </w:r>
      <w:r>
        <w:rPr>
          <w:rFonts w:hint="eastAsia"/>
          <w:lang w:val="en-CA" w:eastAsia="zh-CN"/>
        </w:rPr>
        <w:t xml:space="preserve">) </w:t>
      </w:r>
      <w:r>
        <w:rPr>
          <w:rFonts w:hint="eastAsia"/>
          <w:lang w:eastAsia="zh-CN"/>
        </w:rPr>
        <w:t>(</w:t>
      </w:r>
      <w:r w:rsidR="005F5019">
        <w:rPr>
          <w:lang w:eastAsia="zh-CN"/>
        </w:rPr>
        <w:fldChar w:fldCharType="begin"/>
      </w:r>
      <w:r>
        <w:rPr>
          <w:lang w:eastAsia="zh-CN"/>
        </w:rPr>
        <w:instrText xml:space="preserve"> </w:instrText>
      </w:r>
      <w:r>
        <w:rPr>
          <w:rFonts w:hint="eastAsia"/>
          <w:lang w:eastAsia="zh-CN"/>
        </w:rPr>
        <w:instrText>REF _Ref363199397 \h</w:instrText>
      </w:r>
      <w:r>
        <w:rPr>
          <w:lang w:eastAsia="zh-CN"/>
        </w:rPr>
        <w:instrText xml:space="preserve"> </w:instrText>
      </w:r>
      <w:r w:rsidR="005F5019">
        <w:rPr>
          <w:lang w:eastAsia="zh-CN"/>
        </w:rPr>
      </w:r>
      <w:r w:rsidR="005F5019">
        <w:rPr>
          <w:lang w:eastAsia="zh-CN"/>
        </w:rPr>
        <w:fldChar w:fldCharType="separate"/>
      </w:r>
      <w:r w:rsidR="00B560DA">
        <w:t xml:space="preserve">Figure </w:t>
      </w:r>
      <w:r w:rsidR="00B560DA">
        <w:rPr>
          <w:noProof/>
        </w:rPr>
        <w:t>3</w:t>
      </w:r>
      <w:r w:rsidR="00B560DA">
        <w:t>.</w:t>
      </w:r>
      <w:r w:rsidR="00B560DA">
        <w:rPr>
          <w:noProof/>
        </w:rPr>
        <w:t>5</w:t>
      </w:r>
      <w:r w:rsidR="005F5019">
        <w:rPr>
          <w:lang w:eastAsia="zh-CN"/>
        </w:rPr>
        <w:fldChar w:fldCharType="end"/>
      </w:r>
      <w:r>
        <w:rPr>
          <w:rFonts w:hint="eastAsia"/>
          <w:lang w:eastAsia="zh-CN"/>
        </w:rPr>
        <w:t xml:space="preserve"> </w:t>
      </w:r>
      <w:r w:rsidR="00DD6A68">
        <w:rPr>
          <w:lang w:eastAsia="zh-CN"/>
        </w:rPr>
        <w:t>– upper panel</w:t>
      </w:r>
      <w:r>
        <w:rPr>
          <w:rFonts w:hint="eastAsia"/>
          <w:lang w:eastAsia="zh-CN"/>
        </w:rPr>
        <w:t>), the concentrations of PCE in the aqueous phase and in the sorbed phase increase</w:t>
      </w:r>
      <w:r w:rsidR="004474F5">
        <w:rPr>
          <w:rFonts w:hint="eastAsia"/>
          <w:lang w:eastAsia="zh-CN"/>
        </w:rPr>
        <w:t xml:space="preserve">.  </w:t>
      </w:r>
      <w:r>
        <w:rPr>
          <w:rFonts w:hint="eastAsia"/>
          <w:lang w:eastAsia="zh-CN"/>
        </w:rPr>
        <w:t xml:space="preserve">After about 80 days, an </w:t>
      </w:r>
      <w:r>
        <w:rPr>
          <w:lang w:eastAsia="zh-CN"/>
        </w:rPr>
        <w:t>equilibrium</w:t>
      </w:r>
      <w:r>
        <w:rPr>
          <w:rFonts w:hint="eastAsia"/>
          <w:lang w:eastAsia="zh-CN"/>
        </w:rPr>
        <w:t xml:space="preserve"> state is achieved.</w:t>
      </w:r>
    </w:p>
    <w:p w14:paraId="7E4E8608" w14:textId="77777777" w:rsidR="00200807" w:rsidRDefault="00200807" w:rsidP="00200807">
      <w:pPr>
        <w:keepNext/>
        <w:jc w:val="center"/>
      </w:pPr>
      <w:r>
        <w:rPr>
          <w:noProof/>
          <w:lang w:val="en-CA" w:eastAsia="zh-CN"/>
        </w:rPr>
        <w:lastRenderedPageBreak/>
        <w:drawing>
          <wp:inline distT="0" distB="0" distL="0" distR="0" wp14:anchorId="61B5A232" wp14:editId="101C3B13">
            <wp:extent cx="3196742" cy="4043972"/>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200614" cy="4048870"/>
                    </a:xfrm>
                    <a:prstGeom prst="rect">
                      <a:avLst/>
                    </a:prstGeom>
                    <a:noFill/>
                    <a:ln>
                      <a:noFill/>
                    </a:ln>
                  </pic:spPr>
                </pic:pic>
              </a:graphicData>
            </a:graphic>
          </wp:inline>
        </w:drawing>
      </w:r>
    </w:p>
    <w:p w14:paraId="2578D9B1" w14:textId="71353A36" w:rsidR="00200807" w:rsidRDefault="00200807" w:rsidP="00200807">
      <w:pPr>
        <w:pStyle w:val="Caption"/>
        <w:rPr>
          <w:lang w:eastAsia="zh-CN"/>
        </w:rPr>
      </w:pPr>
      <w:bookmarkStart w:id="757" w:name="_Ref363199397"/>
      <w:bookmarkStart w:id="758" w:name="_Toc520375079"/>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5</w:t>
      </w:r>
      <w:r w:rsidR="00183C7C">
        <w:fldChar w:fldCharType="end"/>
      </w:r>
      <w:bookmarkEnd w:id="757"/>
      <w:r w:rsidR="00142D8D">
        <w:rPr>
          <w:rFonts w:hint="eastAsia"/>
          <w:lang w:eastAsia="zh-CN"/>
        </w:rPr>
        <w:t xml:space="preserve">: </w:t>
      </w:r>
      <w:r>
        <w:rPr>
          <w:rFonts w:hint="eastAsia"/>
          <w:lang w:eastAsia="zh-CN"/>
        </w:rPr>
        <w:t xml:space="preserve">Simulated profiles of </w:t>
      </w:r>
      <w:r w:rsidR="00DD6A68">
        <w:rPr>
          <w:lang w:eastAsia="zh-CN"/>
        </w:rPr>
        <w:t xml:space="preserve">NAPL </w:t>
      </w:r>
      <w:r>
        <w:rPr>
          <w:rFonts w:hint="eastAsia"/>
          <w:lang w:eastAsia="zh-CN"/>
        </w:rPr>
        <w:t>volume fraction (</w:t>
      </w:r>
      <w:r w:rsidR="00DD6A68">
        <w:rPr>
          <w:lang w:eastAsia="zh-CN"/>
        </w:rPr>
        <w:t>upper panel</w:t>
      </w:r>
      <w:r>
        <w:rPr>
          <w:rFonts w:hint="eastAsia"/>
          <w:lang w:eastAsia="zh-CN"/>
        </w:rPr>
        <w:t xml:space="preserve">), concentration of dissolved </w:t>
      </w:r>
      <w:r w:rsidR="00DD6A68">
        <w:rPr>
          <w:lang w:eastAsia="zh-CN"/>
        </w:rPr>
        <w:t xml:space="preserve">PCE </w:t>
      </w:r>
      <w:r>
        <w:rPr>
          <w:rFonts w:hint="eastAsia"/>
          <w:lang w:eastAsia="zh-CN"/>
        </w:rPr>
        <w:t>(middle</w:t>
      </w:r>
      <w:r w:rsidR="00DD6A68">
        <w:rPr>
          <w:lang w:eastAsia="zh-CN"/>
        </w:rPr>
        <w:t xml:space="preserve"> panel</w:t>
      </w:r>
      <w:r>
        <w:rPr>
          <w:rFonts w:hint="eastAsia"/>
          <w:lang w:eastAsia="zh-CN"/>
        </w:rPr>
        <w:t xml:space="preserve">) and sorbed PCE </w:t>
      </w:r>
      <w:r w:rsidR="00DD6A68">
        <w:rPr>
          <w:lang w:eastAsia="zh-CN"/>
        </w:rPr>
        <w:t xml:space="preserve">(lower panel)  </w:t>
      </w:r>
      <w:r w:rsidR="001D3205">
        <w:rPr>
          <w:rFonts w:hint="eastAsia"/>
          <w:lang w:eastAsia="zh-CN"/>
        </w:rPr>
        <w:t>(</w:t>
      </w:r>
      <w:r>
        <w:rPr>
          <w:rFonts w:hint="eastAsia"/>
          <w:lang w:eastAsia="zh-CN"/>
        </w:rPr>
        <w:t>linsorb)</w:t>
      </w:r>
      <w:bookmarkEnd w:id="758"/>
      <w:r>
        <w:rPr>
          <w:rFonts w:hint="eastAsia"/>
          <w:lang w:eastAsia="zh-CN"/>
        </w:rPr>
        <w:t xml:space="preserve"> </w:t>
      </w:r>
    </w:p>
    <w:p w14:paraId="28442DA6" w14:textId="77777777" w:rsidR="00875CEB" w:rsidRPr="00875CEB" w:rsidRDefault="00875CEB" w:rsidP="00C74E04">
      <w:pPr>
        <w:pStyle w:val="Simpleline"/>
        <w:rPr>
          <w:lang w:eastAsia="zh-CN"/>
        </w:rPr>
      </w:pPr>
    </w:p>
    <w:p w14:paraId="5A9804AE" w14:textId="77777777" w:rsidR="00913113" w:rsidRPr="00192E8E" w:rsidRDefault="00913113" w:rsidP="00913113">
      <w:pPr>
        <w:pStyle w:val="StyleHeading4Bold"/>
      </w:pPr>
      <w:bookmarkStart w:id="759" w:name="_Toc520374640"/>
      <w:r>
        <w:t>File locations</w:t>
      </w:r>
      <w:bookmarkEnd w:id="759"/>
    </w:p>
    <w:p w14:paraId="14F87D13" w14:textId="77777777" w:rsidR="00687205" w:rsidRDefault="00200807" w:rsidP="00200807">
      <w:pPr>
        <w:pStyle w:val="ListParagraph"/>
        <w:ind w:hanging="720"/>
      </w:pPr>
      <w:r w:rsidRPr="00ED3698">
        <w:t xml:space="preserve">The input file is: </w:t>
      </w:r>
      <w:r w:rsidRPr="00F541CB">
        <w:rPr>
          <w:rFonts w:hint="eastAsia"/>
          <w:i/>
          <w:lang w:eastAsia="zh-CN"/>
        </w:rPr>
        <w:t>linsorb</w:t>
      </w:r>
      <w:r w:rsidRPr="00430124">
        <w:rPr>
          <w:i/>
        </w:rPr>
        <w:t>.dat</w:t>
      </w:r>
      <w:r w:rsidRPr="00ED3698">
        <w:t xml:space="preserve"> under folder</w:t>
      </w:r>
      <w:r w:rsidR="00687205">
        <w:t>:</w:t>
      </w:r>
    </w:p>
    <w:p w14:paraId="1BE31107" w14:textId="77777777" w:rsidR="00200807" w:rsidRPr="00ED3698" w:rsidRDefault="00200807" w:rsidP="00200807">
      <w:pPr>
        <w:pStyle w:val="ListParagraph"/>
        <w:ind w:hanging="720"/>
        <w:rPr>
          <w:lang w:eastAsia="zh-CN"/>
        </w:rPr>
      </w:pPr>
      <w:r w:rsidRPr="00ED3698">
        <w:t xml:space="preserve"> </w:t>
      </w:r>
      <w:r w:rsidR="004B0811">
        <w:rPr>
          <w:i/>
        </w:rPr>
        <w:t>.\benchmarks\benchmarks_standard\</w:t>
      </w:r>
      <w:r w:rsidRPr="00DD6A68">
        <w:rPr>
          <w:rFonts w:hint="eastAsia"/>
          <w:i/>
          <w:lang w:eastAsia="zh-CN"/>
        </w:rPr>
        <w:t>batch</w:t>
      </w:r>
      <w:r w:rsidRPr="00DD6A68">
        <w:rPr>
          <w:i/>
        </w:rPr>
        <w:t>\</w:t>
      </w:r>
      <w:r w:rsidRPr="00DD6A68">
        <w:rPr>
          <w:rFonts w:hint="eastAsia"/>
          <w:i/>
          <w:lang w:eastAsia="zh-CN"/>
        </w:rPr>
        <w:t>linsorb</w:t>
      </w:r>
    </w:p>
    <w:p w14:paraId="71110C30" w14:textId="77777777" w:rsidR="00200807" w:rsidRPr="00DD6A68" w:rsidRDefault="00990FF2" w:rsidP="00200807">
      <w:pPr>
        <w:rPr>
          <w:i/>
          <w:lang w:eastAsia="zh-CN"/>
        </w:rPr>
      </w:pPr>
      <w:r>
        <w:rPr>
          <w:rFonts w:hint="eastAsia"/>
          <w:lang w:eastAsia="zh-CN"/>
        </w:rPr>
        <w:t>Database can be found under:</w:t>
      </w:r>
      <w:r w:rsidR="00200807">
        <w:rPr>
          <w:rFonts w:hint="eastAsia"/>
          <w:lang w:eastAsia="zh-CN"/>
        </w:rPr>
        <w:t xml:space="preserve"> </w:t>
      </w:r>
      <w:r w:rsidR="001713A1" w:rsidRPr="00DD6A68">
        <w:rPr>
          <w:i/>
          <w:lang w:eastAsia="zh-CN"/>
        </w:rPr>
        <w:t>.</w:t>
      </w:r>
      <w:r>
        <w:rPr>
          <w:i/>
          <w:lang w:eastAsia="zh-CN"/>
        </w:rPr>
        <w:t>\benchmarks\</w:t>
      </w:r>
      <w:r w:rsidR="001713A1" w:rsidRPr="00DD6A68">
        <w:rPr>
          <w:i/>
          <w:lang w:eastAsia="zh-CN"/>
        </w:rPr>
        <w:t>database</w:t>
      </w:r>
      <w:r w:rsidR="00200807" w:rsidRPr="00DD6A68">
        <w:rPr>
          <w:i/>
          <w:lang w:eastAsia="zh-CN"/>
        </w:rPr>
        <w:t>\</w:t>
      </w:r>
      <w:r w:rsidR="00200807" w:rsidRPr="00DD6A68">
        <w:rPr>
          <w:rFonts w:hint="eastAsia"/>
          <w:i/>
          <w:lang w:eastAsia="zh-CN"/>
        </w:rPr>
        <w:t>default</w:t>
      </w:r>
    </w:p>
    <w:p w14:paraId="360D74B1" w14:textId="77777777" w:rsidR="00200807" w:rsidRDefault="00200807" w:rsidP="00C74E04">
      <w:pPr>
        <w:pStyle w:val="Simpleline"/>
        <w:rPr>
          <w:lang w:eastAsia="zh-CN"/>
        </w:rPr>
      </w:pPr>
    </w:p>
    <w:p w14:paraId="3D426977" w14:textId="77777777" w:rsidR="00200807" w:rsidRPr="00ED3698" w:rsidRDefault="00DD6A68" w:rsidP="00200807">
      <w:pPr>
        <w:pStyle w:val="Heading3"/>
      </w:pPr>
      <w:bookmarkStart w:id="760" w:name="_Ref364378582"/>
      <w:bookmarkStart w:id="761" w:name="_Toc520374641"/>
      <w:r>
        <w:rPr>
          <w:lang w:eastAsia="zh-CN"/>
        </w:rPr>
        <w:t>pH-</w:t>
      </w:r>
      <w:r w:rsidR="00200807">
        <w:rPr>
          <w:rFonts w:hint="eastAsia"/>
          <w:lang w:eastAsia="zh-CN"/>
        </w:rPr>
        <w:t>dependent anion surface complextion with implicit method</w:t>
      </w:r>
      <w:bookmarkEnd w:id="760"/>
      <w:bookmarkEnd w:id="761"/>
    </w:p>
    <w:p w14:paraId="37D4D8CA" w14:textId="77777777" w:rsidR="00200807" w:rsidRPr="00192E8E" w:rsidRDefault="00771FFF" w:rsidP="009D54B1">
      <w:pPr>
        <w:pStyle w:val="StyleHeading4Bold"/>
      </w:pPr>
      <w:bookmarkStart w:id="762" w:name="_Toc520374642"/>
      <w:r>
        <w:t>Problem definition</w:t>
      </w:r>
      <w:bookmarkEnd w:id="762"/>
    </w:p>
    <w:p w14:paraId="7B8DA00F" w14:textId="235E9144" w:rsidR="00200807" w:rsidRDefault="00200807" w:rsidP="00200807">
      <w:pPr>
        <w:rPr>
          <w:lang w:eastAsia="zh-CN"/>
        </w:rPr>
      </w:pPr>
      <w:r w:rsidRPr="00046E1E">
        <w:rPr>
          <w:lang w:val="en-CA" w:eastAsia="zh-CN"/>
        </w:rPr>
        <w:t xml:space="preserve">This </w:t>
      </w:r>
      <w:r w:rsidR="00ED1767">
        <w:rPr>
          <w:lang w:val="en-CA" w:eastAsia="zh-CN"/>
        </w:rPr>
        <w:t>demonstration</w:t>
      </w:r>
      <w:r w:rsidR="000D260D">
        <w:rPr>
          <w:rFonts w:hint="eastAsia"/>
          <w:lang w:val="en-CA" w:eastAsia="zh-CN"/>
        </w:rPr>
        <w:t xml:space="preserve"> </w:t>
      </w:r>
      <w:r w:rsidRPr="00046E1E">
        <w:rPr>
          <w:lang w:val="en-CA" w:eastAsia="zh-CN"/>
        </w:rPr>
        <w:t>example</w:t>
      </w:r>
      <w:r>
        <w:rPr>
          <w:rFonts w:hint="eastAsia"/>
          <w:lang w:val="en-CA" w:eastAsia="zh-CN"/>
        </w:rPr>
        <w:t xml:space="preserve"> is the same as </w:t>
      </w:r>
      <w:r w:rsidR="000D260D">
        <w:rPr>
          <w:rFonts w:hint="eastAsia"/>
          <w:lang w:val="en-CA" w:eastAsia="zh-CN"/>
        </w:rPr>
        <w:t xml:space="preserve">the </w:t>
      </w:r>
      <w:r>
        <w:rPr>
          <w:rFonts w:hint="eastAsia"/>
          <w:lang w:val="en-CA" w:eastAsia="zh-CN"/>
        </w:rPr>
        <w:t xml:space="preserve">example surfa </w:t>
      </w:r>
      <w:r w:rsidR="005E3E22">
        <w:rPr>
          <w:lang w:val="en-CA" w:eastAsia="zh-CN"/>
        </w:rPr>
        <w:t>(</w:t>
      </w:r>
      <w:r w:rsidR="005E3E22">
        <w:rPr>
          <w:rFonts w:hint="eastAsia"/>
          <w:lang w:eastAsia="zh-CN"/>
        </w:rPr>
        <w:t xml:space="preserve">see section </w:t>
      </w:r>
      <w:r w:rsidR="005E3E22">
        <w:rPr>
          <w:lang w:eastAsia="zh-CN"/>
        </w:rPr>
        <w:fldChar w:fldCharType="begin"/>
      </w:r>
      <w:r w:rsidR="005E3E22">
        <w:rPr>
          <w:lang w:eastAsia="zh-CN"/>
        </w:rPr>
        <w:instrText xml:space="preserve"> </w:instrText>
      </w:r>
      <w:r w:rsidR="005E3E22">
        <w:rPr>
          <w:rFonts w:hint="eastAsia"/>
          <w:lang w:eastAsia="zh-CN"/>
        </w:rPr>
        <w:instrText>REF _Ref366490243 \r \h</w:instrText>
      </w:r>
      <w:r w:rsidR="005E3E22">
        <w:rPr>
          <w:lang w:eastAsia="zh-CN"/>
        </w:rPr>
        <w:instrText xml:space="preserve"> </w:instrText>
      </w:r>
      <w:r w:rsidR="005E3E22">
        <w:rPr>
          <w:lang w:eastAsia="zh-CN"/>
        </w:rPr>
      </w:r>
      <w:r w:rsidR="005E3E22">
        <w:rPr>
          <w:lang w:eastAsia="zh-CN"/>
        </w:rPr>
        <w:fldChar w:fldCharType="separate"/>
      </w:r>
      <w:r w:rsidR="00B560DA">
        <w:rPr>
          <w:lang w:eastAsia="zh-CN"/>
        </w:rPr>
        <w:t>2.1.2</w:t>
      </w:r>
      <w:r w:rsidR="005E3E22">
        <w:rPr>
          <w:lang w:eastAsia="zh-CN"/>
        </w:rPr>
        <w:fldChar w:fldCharType="end"/>
      </w:r>
      <w:r w:rsidR="005E3E22">
        <w:rPr>
          <w:lang w:eastAsia="zh-CN"/>
        </w:rPr>
        <w:t xml:space="preserve">) </w:t>
      </w:r>
      <w:r>
        <w:rPr>
          <w:rFonts w:hint="eastAsia"/>
          <w:lang w:val="en-CA" w:eastAsia="zh-CN"/>
        </w:rPr>
        <w:t>in the model setup and complex surface properties but differs in the treatment of surface site initialization</w:t>
      </w:r>
      <w:r w:rsidR="004474F5">
        <w:rPr>
          <w:rFonts w:hint="eastAsia"/>
          <w:lang w:val="en-CA" w:eastAsia="zh-CN"/>
        </w:rPr>
        <w:t xml:space="preserve">.  </w:t>
      </w:r>
      <w:r>
        <w:rPr>
          <w:rFonts w:hint="eastAsia"/>
          <w:lang w:eastAsia="zh-CN"/>
        </w:rPr>
        <w:t>The example surfa assumes that</w:t>
      </w:r>
      <w:r w:rsidRPr="00ED3698">
        <w:t xml:space="preserve"> surface sites are </w:t>
      </w:r>
      <w:r>
        <w:rPr>
          <w:rFonts w:hint="eastAsia"/>
          <w:lang w:eastAsia="zh-CN"/>
        </w:rPr>
        <w:t xml:space="preserve">explicitly </w:t>
      </w:r>
      <w:r w:rsidRPr="00ED3698">
        <w:t>included, specified total concentrations contain sorbed and aqueous species, which implies that mass will be distributed between the aqueous phase and surface sites during speciation calculations</w:t>
      </w:r>
      <w:r w:rsidR="004474F5">
        <w:t xml:space="preserve">.  </w:t>
      </w:r>
      <w:r>
        <w:rPr>
          <w:rFonts w:hint="eastAsia"/>
          <w:lang w:val="en-CA" w:eastAsia="zh-CN"/>
        </w:rPr>
        <w:t xml:space="preserve">In the current example, the implicit surface complexation </w:t>
      </w:r>
      <w:r w:rsidRPr="00ED3698">
        <w:t xml:space="preserve">model assumes that </w:t>
      </w:r>
      <w:r w:rsidRPr="00ED3698">
        <w:lastRenderedPageBreak/>
        <w:t>the solution composition is fixed and determines the concentrations of the surface complexes based on a fixed solution composition and the specified surface site parameters</w:t>
      </w:r>
      <w:r w:rsidR="004474F5">
        <w:t xml:space="preserve">.  </w:t>
      </w:r>
    </w:p>
    <w:p w14:paraId="0342681F" w14:textId="66C8F684" w:rsidR="00200807" w:rsidRPr="00F80BD0" w:rsidRDefault="00200807" w:rsidP="00200807">
      <w:pPr>
        <w:rPr>
          <w:lang w:eastAsia="zh-CN"/>
        </w:rPr>
      </w:pPr>
      <w:r>
        <w:rPr>
          <w:rFonts w:hint="eastAsia"/>
          <w:lang w:eastAsia="zh-CN"/>
        </w:rPr>
        <w:t>The model set up and parameters for the surface complextion model are the same as the example surfa</w:t>
      </w:r>
      <w:r w:rsidR="0010114B">
        <w:rPr>
          <w:rFonts w:hint="eastAsia"/>
          <w:lang w:eastAsia="zh-CN"/>
        </w:rPr>
        <w:t xml:space="preserve"> (see section </w:t>
      </w:r>
      <w:r w:rsidR="005F5019">
        <w:rPr>
          <w:lang w:eastAsia="zh-CN"/>
        </w:rPr>
        <w:fldChar w:fldCharType="begin"/>
      </w:r>
      <w:r w:rsidR="0010114B">
        <w:rPr>
          <w:lang w:eastAsia="zh-CN"/>
        </w:rPr>
        <w:instrText xml:space="preserve"> </w:instrText>
      </w:r>
      <w:r w:rsidR="0010114B">
        <w:rPr>
          <w:rFonts w:hint="eastAsia"/>
          <w:lang w:eastAsia="zh-CN"/>
        </w:rPr>
        <w:instrText>REF _Ref366490243 \r \h</w:instrText>
      </w:r>
      <w:r w:rsidR="0010114B">
        <w:rPr>
          <w:lang w:eastAsia="zh-CN"/>
        </w:rPr>
        <w:instrText xml:space="preserve"> </w:instrText>
      </w:r>
      <w:r w:rsidR="005F5019">
        <w:rPr>
          <w:lang w:eastAsia="zh-CN"/>
        </w:rPr>
      </w:r>
      <w:r w:rsidR="005F5019">
        <w:rPr>
          <w:lang w:eastAsia="zh-CN"/>
        </w:rPr>
        <w:fldChar w:fldCharType="separate"/>
      </w:r>
      <w:r w:rsidR="00B560DA">
        <w:rPr>
          <w:lang w:eastAsia="zh-CN"/>
        </w:rPr>
        <w:t>2.1.2</w:t>
      </w:r>
      <w:r w:rsidR="005F5019">
        <w:rPr>
          <w:lang w:eastAsia="zh-CN"/>
        </w:rPr>
        <w:fldChar w:fldCharType="end"/>
      </w:r>
      <w:r w:rsidR="00ED1767">
        <w:rPr>
          <w:lang w:eastAsia="zh-CN"/>
        </w:rPr>
        <w:t>,</w:t>
      </w:r>
      <w:r w:rsidR="0010114B">
        <w:rPr>
          <w:rFonts w:hint="eastAsia"/>
          <w:lang w:eastAsia="zh-CN"/>
        </w:rPr>
        <w:t xml:space="preserve"> </w:t>
      </w:r>
      <w:r w:rsidR="005F5019">
        <w:rPr>
          <w:lang w:eastAsia="zh-CN"/>
        </w:rPr>
        <w:fldChar w:fldCharType="begin"/>
      </w:r>
      <w:r w:rsidR="0010114B">
        <w:rPr>
          <w:lang w:eastAsia="zh-CN"/>
        </w:rPr>
        <w:instrText xml:space="preserve"> </w:instrText>
      </w:r>
      <w:r w:rsidR="0010114B">
        <w:rPr>
          <w:rFonts w:hint="eastAsia"/>
          <w:lang w:eastAsia="zh-CN"/>
        </w:rPr>
        <w:instrText>REF _Ref363214407 \h</w:instrText>
      </w:r>
      <w:r w:rsidR="0010114B">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2</w:t>
      </w:r>
      <w:r w:rsidR="00B560DA">
        <w:t>.</w:t>
      </w:r>
      <w:r w:rsidR="00B560DA">
        <w:rPr>
          <w:noProof/>
        </w:rPr>
        <w:t>6</w:t>
      </w:r>
      <w:r w:rsidR="005F5019">
        <w:rPr>
          <w:lang w:eastAsia="zh-CN"/>
        </w:rPr>
        <w:fldChar w:fldCharType="end"/>
      </w:r>
      <w:r w:rsidR="0010114B">
        <w:rPr>
          <w:rFonts w:hint="eastAsia"/>
          <w:lang w:eastAsia="zh-CN"/>
        </w:rPr>
        <w:t>)</w:t>
      </w:r>
      <w:r>
        <w:rPr>
          <w:rFonts w:hint="eastAsia"/>
          <w:lang w:eastAsia="zh-CN"/>
        </w:rPr>
        <w:t>.</w:t>
      </w:r>
    </w:p>
    <w:p w14:paraId="25A12CBA" w14:textId="77777777" w:rsidR="00200807" w:rsidRPr="00192E8E" w:rsidRDefault="00200807" w:rsidP="009D54B1">
      <w:pPr>
        <w:pStyle w:val="StyleHeading4Bold"/>
      </w:pPr>
      <w:bookmarkStart w:id="763" w:name="_Toc520374643"/>
      <w:r w:rsidRPr="00192E8E">
        <w:t>Results</w:t>
      </w:r>
      <w:bookmarkEnd w:id="763"/>
    </w:p>
    <w:p w14:paraId="333DAFA5" w14:textId="7A42B794" w:rsidR="00200807" w:rsidRDefault="00200807" w:rsidP="00200807">
      <w:pPr>
        <w:rPr>
          <w:lang w:eastAsia="zh-CN"/>
        </w:rPr>
      </w:pPr>
      <w:r>
        <w:rPr>
          <w:rFonts w:hint="eastAsia"/>
          <w:lang w:eastAsia="zh-CN"/>
        </w:rPr>
        <w:t xml:space="preserve">The simulated results using the implicit method for the calculation of the surface sites in </w:t>
      </w:r>
      <w:r w:rsidR="00ED1767">
        <w:rPr>
          <w:lang w:eastAsia="zh-CN"/>
        </w:rPr>
        <w:t xml:space="preserve">the </w:t>
      </w:r>
      <w:r>
        <w:rPr>
          <w:rFonts w:hint="eastAsia"/>
          <w:lang w:eastAsia="zh-CN"/>
        </w:rPr>
        <w:t>current example ensure</w:t>
      </w:r>
      <w:r w:rsidR="00ED1767">
        <w:rPr>
          <w:lang w:eastAsia="zh-CN"/>
        </w:rPr>
        <w:t>s</w:t>
      </w:r>
      <w:r>
        <w:rPr>
          <w:rFonts w:hint="eastAsia"/>
          <w:lang w:eastAsia="zh-CN"/>
        </w:rPr>
        <w:t xml:space="preserve"> </w:t>
      </w:r>
      <w:r w:rsidR="00ED1767">
        <w:rPr>
          <w:lang w:eastAsia="zh-CN"/>
        </w:rPr>
        <w:t xml:space="preserve">that </w:t>
      </w:r>
      <w:r>
        <w:rPr>
          <w:rFonts w:hint="eastAsia"/>
          <w:lang w:eastAsia="zh-CN"/>
        </w:rPr>
        <w:t xml:space="preserve">the total concentration of aqueous components HA </w:t>
      </w:r>
      <w:r w:rsidR="005E3E22">
        <w:rPr>
          <w:lang w:eastAsia="zh-CN"/>
        </w:rPr>
        <w:t xml:space="preserve">is maintained at </w:t>
      </w:r>
      <w:r w:rsidR="00ED1767">
        <w:rPr>
          <w:lang w:eastAsia="zh-CN"/>
        </w:rPr>
        <w:t>t</w:t>
      </w:r>
      <w:r>
        <w:rPr>
          <w:rFonts w:hint="eastAsia"/>
          <w:lang w:eastAsia="zh-CN"/>
        </w:rPr>
        <w:t xml:space="preserve">he specified concentration </w:t>
      </w:r>
      <w:r>
        <w:t>1.0</w:t>
      </w:r>
      <w:r w:rsidRPr="005865DC">
        <w:t>×10</w:t>
      </w:r>
      <w:r>
        <w:rPr>
          <w:vertAlign w:val="superscript"/>
        </w:rPr>
        <w:t>-</w:t>
      </w:r>
      <w:r>
        <w:rPr>
          <w:rFonts w:hint="eastAsia"/>
          <w:vertAlign w:val="superscript"/>
          <w:lang w:eastAsia="zh-CN"/>
        </w:rPr>
        <w:t>7</w:t>
      </w:r>
      <w:r>
        <w:rPr>
          <w:lang w:eastAsia="zh-CN"/>
        </w:rPr>
        <w:t> </w:t>
      </w:r>
      <w:r>
        <w:rPr>
          <w:rFonts w:hint="eastAsia"/>
          <w:lang w:eastAsia="zh-CN"/>
        </w:rPr>
        <w:t xml:space="preserve">M, while the concentration of the surface complex =SA </w:t>
      </w:r>
      <w:r w:rsidR="005E3E22">
        <w:rPr>
          <w:lang w:eastAsia="zh-CN"/>
        </w:rPr>
        <w:t>i</w:t>
      </w:r>
      <w:r>
        <w:rPr>
          <w:rFonts w:hint="eastAsia"/>
          <w:lang w:eastAsia="zh-CN"/>
        </w:rPr>
        <w:t>s calculated based on the specified total aqueous concentration</w:t>
      </w:r>
      <w:r w:rsidR="004474F5">
        <w:rPr>
          <w:rFonts w:hint="eastAsia"/>
          <w:lang w:eastAsia="zh-CN"/>
        </w:rPr>
        <w:t xml:space="preserve">.  </w:t>
      </w:r>
      <w:r>
        <w:rPr>
          <w:rFonts w:hint="eastAsia"/>
          <w:lang w:eastAsia="zh-CN"/>
        </w:rPr>
        <w:t xml:space="preserve">The total mass of A in the system </w:t>
      </w:r>
      <w:r w:rsidR="005E3E22">
        <w:rPr>
          <w:lang w:eastAsia="zh-CN"/>
        </w:rPr>
        <w:t>i</w:t>
      </w:r>
      <w:r>
        <w:rPr>
          <w:rFonts w:hint="eastAsia"/>
          <w:lang w:eastAsia="zh-CN"/>
        </w:rPr>
        <w:t>s higher than the specified total aqueous composition</w:t>
      </w:r>
      <w:r w:rsidR="004474F5">
        <w:rPr>
          <w:rFonts w:hint="eastAsia"/>
          <w:lang w:eastAsia="zh-CN"/>
        </w:rPr>
        <w:t xml:space="preserve">.  </w:t>
      </w:r>
      <w:r>
        <w:rPr>
          <w:rFonts w:hint="eastAsia"/>
          <w:lang w:eastAsia="zh-CN"/>
        </w:rPr>
        <w:t>At pH value of 4.5, the concentration of surface complex =SA show</w:t>
      </w:r>
      <w:r w:rsidR="005E3E22">
        <w:rPr>
          <w:lang w:eastAsia="zh-CN"/>
        </w:rPr>
        <w:t>s</w:t>
      </w:r>
      <w:r>
        <w:rPr>
          <w:rFonts w:hint="eastAsia"/>
          <w:lang w:eastAsia="zh-CN"/>
        </w:rPr>
        <w:t xml:space="preserve"> a peak value of 5.7</w:t>
      </w:r>
      <w:r w:rsidRPr="005865DC">
        <w:t>×10</w:t>
      </w:r>
      <w:r>
        <w:rPr>
          <w:vertAlign w:val="superscript"/>
        </w:rPr>
        <w:t>-</w:t>
      </w:r>
      <w:r>
        <w:rPr>
          <w:rFonts w:hint="eastAsia"/>
          <w:vertAlign w:val="superscript"/>
          <w:lang w:eastAsia="zh-CN"/>
        </w:rPr>
        <w:t>7</w:t>
      </w:r>
      <w:r>
        <w:rPr>
          <w:lang w:eastAsia="zh-CN"/>
        </w:rPr>
        <w:t> </w:t>
      </w:r>
      <w:r>
        <w:rPr>
          <w:rFonts w:hint="eastAsia"/>
          <w:lang w:eastAsia="zh-CN"/>
        </w:rPr>
        <w:t>M.</w:t>
      </w:r>
    </w:p>
    <w:p w14:paraId="60880FC7" w14:textId="77777777" w:rsidR="00200807" w:rsidRPr="007120A0" w:rsidRDefault="00200807" w:rsidP="00200807">
      <w:pPr>
        <w:rPr>
          <w:lang w:val="en-CA" w:eastAsia="zh-CN"/>
        </w:rPr>
      </w:pPr>
    </w:p>
    <w:p w14:paraId="5ED22008" w14:textId="77777777" w:rsidR="00200807" w:rsidRDefault="00200807" w:rsidP="00875CEB">
      <w:pPr>
        <w:pStyle w:val="Simpleline"/>
        <w:rPr>
          <w:lang w:eastAsia="zh-CN"/>
        </w:rPr>
      </w:pPr>
      <w:r>
        <w:rPr>
          <w:rFonts w:hint="eastAsia"/>
          <w:noProof/>
          <w:lang w:val="en-CA" w:eastAsia="zh-CN"/>
        </w:rPr>
        <w:drawing>
          <wp:inline distT="0" distB="0" distL="0" distR="0" wp14:anchorId="2612F263" wp14:editId="3FE9996E">
            <wp:extent cx="4356100" cy="3340569"/>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358982" cy="3342779"/>
                    </a:xfrm>
                    <a:prstGeom prst="rect">
                      <a:avLst/>
                    </a:prstGeom>
                    <a:noFill/>
                    <a:ln>
                      <a:noFill/>
                    </a:ln>
                  </pic:spPr>
                </pic:pic>
              </a:graphicData>
            </a:graphic>
          </wp:inline>
        </w:drawing>
      </w:r>
    </w:p>
    <w:p w14:paraId="3E23AB79" w14:textId="061043BB" w:rsidR="00200807" w:rsidRDefault="00200807" w:rsidP="00200807">
      <w:pPr>
        <w:pStyle w:val="Caption"/>
        <w:rPr>
          <w:lang w:eastAsia="zh-CN"/>
        </w:rPr>
      </w:pPr>
      <w:bookmarkStart w:id="764" w:name="_Toc520375080"/>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6</w:t>
      </w:r>
      <w:r w:rsidR="00183C7C">
        <w:fldChar w:fldCharType="end"/>
      </w:r>
      <w:r w:rsidR="00142D8D">
        <w:t xml:space="preserve">: </w:t>
      </w:r>
      <w:r>
        <w:rPr>
          <w:rFonts w:hint="eastAsia"/>
          <w:lang w:eastAsia="zh-CN"/>
        </w:rPr>
        <w:t>Ligand binding by a hydrous oxide from a 10</w:t>
      </w:r>
      <w:r w:rsidRPr="00046E1E">
        <w:rPr>
          <w:rFonts w:hint="eastAsia"/>
          <w:vertAlign w:val="superscript"/>
          <w:lang w:eastAsia="zh-CN"/>
        </w:rPr>
        <w:t>-7</w:t>
      </w:r>
      <w:r>
        <w:rPr>
          <w:rFonts w:hint="eastAsia"/>
          <w:lang w:eastAsia="zh-CN"/>
        </w:rPr>
        <w:t xml:space="preserve"> M solution (</w:t>
      </w:r>
      <w:r w:rsidR="005E3E22">
        <w:rPr>
          <w:lang w:eastAsia="zh-CN"/>
        </w:rPr>
        <w:t>demonstration example</w:t>
      </w:r>
      <w:r>
        <w:rPr>
          <w:rFonts w:hint="eastAsia"/>
          <w:lang w:eastAsia="zh-CN"/>
        </w:rPr>
        <w:t xml:space="preserve"> surfa2)</w:t>
      </w:r>
      <w:bookmarkEnd w:id="764"/>
      <w:r>
        <w:rPr>
          <w:rFonts w:hint="eastAsia"/>
          <w:lang w:eastAsia="zh-CN"/>
        </w:rPr>
        <w:t xml:space="preserve"> </w:t>
      </w:r>
    </w:p>
    <w:p w14:paraId="79760F41" w14:textId="77777777" w:rsidR="00C74E04" w:rsidRPr="00C74E04" w:rsidRDefault="00C74E04" w:rsidP="00C74E04">
      <w:pPr>
        <w:pStyle w:val="Simpleline"/>
        <w:rPr>
          <w:lang w:eastAsia="zh-CN"/>
        </w:rPr>
      </w:pPr>
    </w:p>
    <w:p w14:paraId="413429B3" w14:textId="77777777" w:rsidR="00913113" w:rsidRPr="00192E8E" w:rsidRDefault="00913113" w:rsidP="00913113">
      <w:pPr>
        <w:pStyle w:val="StyleHeading4Bold"/>
      </w:pPr>
      <w:bookmarkStart w:id="765" w:name="_Toc520374644"/>
      <w:r>
        <w:t>File locations</w:t>
      </w:r>
      <w:bookmarkEnd w:id="765"/>
    </w:p>
    <w:p w14:paraId="09307FE3" w14:textId="77777777" w:rsidR="00687205" w:rsidRDefault="00200807" w:rsidP="00200807">
      <w:pPr>
        <w:pStyle w:val="ListParagraph"/>
        <w:ind w:hanging="720"/>
      </w:pPr>
      <w:r w:rsidRPr="00ED3698">
        <w:t xml:space="preserve">The input file is: </w:t>
      </w:r>
      <w:r w:rsidRPr="00A04D84">
        <w:rPr>
          <w:i/>
          <w:lang w:eastAsia="zh-CN"/>
        </w:rPr>
        <w:t>surfa</w:t>
      </w:r>
      <w:r>
        <w:rPr>
          <w:rFonts w:hint="eastAsia"/>
          <w:i/>
          <w:lang w:eastAsia="zh-CN"/>
        </w:rPr>
        <w:t>2</w:t>
      </w:r>
      <w:r w:rsidRPr="00430124">
        <w:rPr>
          <w:i/>
        </w:rPr>
        <w:t>.dat</w:t>
      </w:r>
      <w:r w:rsidRPr="00ED3698">
        <w:t xml:space="preserve"> under folder</w:t>
      </w:r>
      <w:r w:rsidR="00687205">
        <w:t>:</w:t>
      </w:r>
    </w:p>
    <w:p w14:paraId="24A6E25C" w14:textId="77777777" w:rsidR="00200807" w:rsidRPr="005E3E22" w:rsidRDefault="00200807" w:rsidP="00200807">
      <w:pPr>
        <w:pStyle w:val="ListParagraph"/>
        <w:ind w:hanging="720"/>
        <w:rPr>
          <w:i/>
          <w:lang w:eastAsia="zh-CN"/>
        </w:rPr>
      </w:pPr>
      <w:r w:rsidRPr="00ED3698">
        <w:t xml:space="preserve"> </w:t>
      </w:r>
      <w:r w:rsidR="004B0811">
        <w:rPr>
          <w:i/>
        </w:rPr>
        <w:t>.\benchmarks\benchmarks_standard\</w:t>
      </w:r>
      <w:r w:rsidRPr="005E3E22">
        <w:rPr>
          <w:rFonts w:hint="eastAsia"/>
          <w:i/>
          <w:lang w:eastAsia="zh-CN"/>
        </w:rPr>
        <w:t>batch</w:t>
      </w:r>
      <w:r w:rsidRPr="005E3E22">
        <w:rPr>
          <w:i/>
        </w:rPr>
        <w:t>\</w:t>
      </w:r>
      <w:r w:rsidRPr="005E3E22">
        <w:rPr>
          <w:i/>
          <w:lang w:eastAsia="zh-CN"/>
        </w:rPr>
        <w:t>surfa</w:t>
      </w:r>
      <w:r w:rsidRPr="005E3E22">
        <w:rPr>
          <w:rFonts w:hint="eastAsia"/>
          <w:i/>
          <w:lang w:eastAsia="zh-CN"/>
        </w:rPr>
        <w:t>2</w:t>
      </w:r>
    </w:p>
    <w:p w14:paraId="3146B46C" w14:textId="77777777" w:rsidR="00200807" w:rsidRDefault="00990FF2" w:rsidP="007650AC">
      <w:pPr>
        <w:rPr>
          <w:lang w:eastAsia="zh-CN"/>
        </w:rPr>
      </w:pPr>
      <w:r>
        <w:rPr>
          <w:rFonts w:hint="eastAsia"/>
          <w:lang w:eastAsia="zh-CN"/>
        </w:rPr>
        <w:t>Database can be found under:</w:t>
      </w:r>
      <w:r w:rsidR="00200807">
        <w:rPr>
          <w:rFonts w:hint="eastAsia"/>
          <w:lang w:eastAsia="zh-CN"/>
        </w:rPr>
        <w:t xml:space="preserve"> </w:t>
      </w:r>
      <w:r w:rsidR="001713A1" w:rsidRPr="005E3E22">
        <w:rPr>
          <w:i/>
          <w:lang w:eastAsia="zh-CN"/>
        </w:rPr>
        <w:t>.</w:t>
      </w:r>
      <w:r>
        <w:rPr>
          <w:i/>
          <w:lang w:eastAsia="zh-CN"/>
        </w:rPr>
        <w:t>\benchmarks\</w:t>
      </w:r>
      <w:r w:rsidR="001713A1" w:rsidRPr="005E3E22">
        <w:rPr>
          <w:i/>
          <w:lang w:eastAsia="zh-CN"/>
        </w:rPr>
        <w:t>database</w:t>
      </w:r>
      <w:r w:rsidR="00200807" w:rsidRPr="005E3E22">
        <w:rPr>
          <w:i/>
          <w:lang w:eastAsia="zh-CN"/>
        </w:rPr>
        <w:t>\</w:t>
      </w:r>
      <w:r w:rsidR="005E3E22">
        <w:rPr>
          <w:i/>
          <w:lang w:eastAsia="zh-CN"/>
        </w:rPr>
        <w:t>surftest</w:t>
      </w:r>
    </w:p>
    <w:p w14:paraId="00845447" w14:textId="77777777" w:rsidR="00200807" w:rsidRPr="00ED3698" w:rsidRDefault="00200807" w:rsidP="00200807">
      <w:pPr>
        <w:pStyle w:val="Heading3"/>
      </w:pPr>
      <w:bookmarkStart w:id="766" w:name="_Ref364378591"/>
      <w:bookmarkStart w:id="767" w:name="_Toc520374645"/>
      <w:r>
        <w:rPr>
          <w:rFonts w:hint="eastAsia"/>
          <w:lang w:eastAsia="zh-CN"/>
        </w:rPr>
        <w:lastRenderedPageBreak/>
        <w:t>pH dependent cation surface complexation with implicit method</w:t>
      </w:r>
      <w:bookmarkEnd w:id="766"/>
      <w:bookmarkEnd w:id="767"/>
      <w:r>
        <w:rPr>
          <w:rFonts w:hint="eastAsia"/>
          <w:lang w:eastAsia="zh-CN"/>
        </w:rPr>
        <w:t xml:space="preserve"> </w:t>
      </w:r>
    </w:p>
    <w:p w14:paraId="6FA1CE61" w14:textId="77777777" w:rsidR="00200807" w:rsidRPr="00192E8E" w:rsidRDefault="00771FFF" w:rsidP="009D54B1">
      <w:pPr>
        <w:pStyle w:val="StyleHeading4Bold"/>
      </w:pPr>
      <w:bookmarkStart w:id="768" w:name="_Toc520374646"/>
      <w:r>
        <w:t>Problem definition</w:t>
      </w:r>
      <w:bookmarkEnd w:id="768"/>
    </w:p>
    <w:p w14:paraId="2D774DFC" w14:textId="2ABCCD48" w:rsidR="00200807" w:rsidRDefault="00200807" w:rsidP="00200807">
      <w:pPr>
        <w:rPr>
          <w:lang w:eastAsia="zh-CN"/>
        </w:rPr>
      </w:pPr>
      <w:r w:rsidRPr="00046E1E">
        <w:rPr>
          <w:lang w:val="en-CA" w:eastAsia="zh-CN"/>
        </w:rPr>
        <w:t xml:space="preserve">This </w:t>
      </w:r>
      <w:r w:rsidR="00F01A2D">
        <w:rPr>
          <w:rFonts w:hint="eastAsia"/>
          <w:lang w:val="en-CA" w:eastAsia="zh-CN"/>
        </w:rPr>
        <w:t xml:space="preserve">test </w:t>
      </w:r>
      <w:r w:rsidRPr="00046E1E">
        <w:rPr>
          <w:lang w:val="en-CA" w:eastAsia="zh-CN"/>
        </w:rPr>
        <w:t>example</w:t>
      </w:r>
      <w:r>
        <w:rPr>
          <w:rFonts w:hint="eastAsia"/>
          <w:lang w:val="en-CA" w:eastAsia="zh-CN"/>
        </w:rPr>
        <w:t xml:space="preserve"> is the same as </w:t>
      </w:r>
      <w:r w:rsidR="00F01A2D">
        <w:rPr>
          <w:rFonts w:hint="eastAsia"/>
          <w:lang w:val="en-CA" w:eastAsia="zh-CN"/>
        </w:rPr>
        <w:t xml:space="preserve">the </w:t>
      </w:r>
      <w:r>
        <w:rPr>
          <w:rFonts w:hint="eastAsia"/>
          <w:lang w:val="en-CA" w:eastAsia="zh-CN"/>
        </w:rPr>
        <w:t xml:space="preserve">example surfme </w:t>
      </w:r>
      <w:r w:rsidR="005E3E22">
        <w:rPr>
          <w:lang w:val="en-CA" w:eastAsia="zh-CN"/>
        </w:rPr>
        <w:t>(</w:t>
      </w:r>
      <w:r w:rsidR="005E3E22">
        <w:rPr>
          <w:rFonts w:hint="eastAsia"/>
          <w:lang w:eastAsia="zh-CN"/>
        </w:rPr>
        <w:t xml:space="preserve">section </w:t>
      </w:r>
      <w:r w:rsidR="005E3E22">
        <w:rPr>
          <w:lang w:eastAsia="zh-CN"/>
        </w:rPr>
        <w:fldChar w:fldCharType="begin"/>
      </w:r>
      <w:r w:rsidR="005E3E22">
        <w:rPr>
          <w:lang w:eastAsia="zh-CN"/>
        </w:rPr>
        <w:instrText xml:space="preserve"> </w:instrText>
      </w:r>
      <w:r w:rsidR="005E3E22">
        <w:rPr>
          <w:rFonts w:hint="eastAsia"/>
          <w:lang w:eastAsia="zh-CN"/>
        </w:rPr>
        <w:instrText>REF _Ref366490252 \r \h</w:instrText>
      </w:r>
      <w:r w:rsidR="005E3E22">
        <w:rPr>
          <w:lang w:eastAsia="zh-CN"/>
        </w:rPr>
        <w:instrText xml:space="preserve"> </w:instrText>
      </w:r>
      <w:r w:rsidR="005E3E22">
        <w:rPr>
          <w:lang w:eastAsia="zh-CN"/>
        </w:rPr>
      </w:r>
      <w:r w:rsidR="005E3E22">
        <w:rPr>
          <w:lang w:eastAsia="zh-CN"/>
        </w:rPr>
        <w:fldChar w:fldCharType="separate"/>
      </w:r>
      <w:r w:rsidR="00B560DA">
        <w:rPr>
          <w:lang w:eastAsia="zh-CN"/>
        </w:rPr>
        <w:t>2.1.3</w:t>
      </w:r>
      <w:r w:rsidR="005E3E22">
        <w:rPr>
          <w:lang w:eastAsia="zh-CN"/>
        </w:rPr>
        <w:fldChar w:fldCharType="end"/>
      </w:r>
      <w:r w:rsidR="005E3E22">
        <w:rPr>
          <w:lang w:val="en-CA" w:eastAsia="zh-CN"/>
        </w:rPr>
        <w:t xml:space="preserve">) </w:t>
      </w:r>
      <w:r>
        <w:rPr>
          <w:rFonts w:hint="eastAsia"/>
          <w:lang w:val="en-CA" w:eastAsia="zh-CN"/>
        </w:rPr>
        <w:t>in the model setup and complex surface properties but differs in the treatment of surface site initialization</w:t>
      </w:r>
      <w:r w:rsidR="004474F5">
        <w:rPr>
          <w:rFonts w:hint="eastAsia"/>
          <w:lang w:val="en-CA" w:eastAsia="zh-CN"/>
        </w:rPr>
        <w:t xml:space="preserve">.  </w:t>
      </w:r>
      <w:r>
        <w:rPr>
          <w:rFonts w:hint="eastAsia"/>
          <w:lang w:eastAsia="zh-CN"/>
        </w:rPr>
        <w:t>The example surfme assumes that</w:t>
      </w:r>
      <w:r w:rsidRPr="00ED3698">
        <w:t xml:space="preserve"> surface sites are </w:t>
      </w:r>
      <w:r>
        <w:rPr>
          <w:rFonts w:hint="eastAsia"/>
          <w:lang w:eastAsia="zh-CN"/>
        </w:rPr>
        <w:t xml:space="preserve">explicitly </w:t>
      </w:r>
      <w:r w:rsidRPr="00ED3698">
        <w:t>included, specified total concentrations contain sorbed and aqueous species, which implies that mass will be distributed between the aqueous phase and surface sites during speciation calculations</w:t>
      </w:r>
      <w:r w:rsidR="004474F5">
        <w:t xml:space="preserve">.  </w:t>
      </w:r>
      <w:r>
        <w:rPr>
          <w:rFonts w:hint="eastAsia"/>
          <w:lang w:eastAsia="zh-CN"/>
        </w:rPr>
        <w:t xml:space="preserve">The total mass of Me in the system amounts to </w:t>
      </w:r>
      <w:r>
        <w:t>1.0</w:t>
      </w:r>
      <w:r w:rsidRPr="005865DC">
        <w:t>×10</w:t>
      </w:r>
      <w:r>
        <w:rPr>
          <w:vertAlign w:val="superscript"/>
        </w:rPr>
        <w:t>-</w:t>
      </w:r>
      <w:r>
        <w:rPr>
          <w:rFonts w:hint="eastAsia"/>
          <w:vertAlign w:val="superscript"/>
          <w:lang w:eastAsia="zh-CN"/>
        </w:rPr>
        <w:t>7</w:t>
      </w:r>
      <w:r>
        <w:rPr>
          <w:vertAlign w:val="superscript"/>
          <w:lang w:eastAsia="zh-CN"/>
        </w:rPr>
        <w:t> </w:t>
      </w:r>
      <w:r>
        <w:rPr>
          <w:rFonts w:hint="eastAsia"/>
          <w:lang w:eastAsia="zh-CN"/>
        </w:rPr>
        <w:t>M</w:t>
      </w:r>
      <w:r w:rsidR="004474F5">
        <w:rPr>
          <w:rFonts w:hint="eastAsia"/>
          <w:lang w:eastAsia="zh-CN"/>
        </w:rPr>
        <w:t xml:space="preserve">.  </w:t>
      </w:r>
      <w:r>
        <w:rPr>
          <w:rFonts w:hint="eastAsia"/>
          <w:lang w:val="en-CA" w:eastAsia="zh-CN"/>
        </w:rPr>
        <w:t xml:space="preserve">In the current example, the implicit surface complexation </w:t>
      </w:r>
      <w:r w:rsidRPr="00ED3698">
        <w:t>model assumes that the solution composition is fixed and determines the concentrations of the surface complexes based on a fixed solution composition and the specified surface site parameters</w:t>
      </w:r>
      <w:r w:rsidR="004474F5">
        <w:t xml:space="preserve">.  </w:t>
      </w:r>
      <w:r>
        <w:rPr>
          <w:rFonts w:hint="eastAsia"/>
          <w:lang w:eastAsia="zh-CN"/>
        </w:rPr>
        <w:t xml:space="preserve">The total mass of Me in the system is thus higher than </w:t>
      </w:r>
      <w:r>
        <w:t>1.0</w:t>
      </w:r>
      <w:r w:rsidRPr="005865DC">
        <w:t>×10</w:t>
      </w:r>
      <w:r>
        <w:rPr>
          <w:vertAlign w:val="superscript"/>
        </w:rPr>
        <w:t>-</w:t>
      </w:r>
      <w:r>
        <w:rPr>
          <w:rFonts w:hint="eastAsia"/>
          <w:vertAlign w:val="superscript"/>
          <w:lang w:eastAsia="zh-CN"/>
        </w:rPr>
        <w:t>7</w:t>
      </w:r>
      <w:r>
        <w:rPr>
          <w:vertAlign w:val="superscript"/>
          <w:lang w:eastAsia="zh-CN"/>
        </w:rPr>
        <w:t> </w:t>
      </w:r>
      <w:r>
        <w:rPr>
          <w:rFonts w:hint="eastAsia"/>
          <w:lang w:eastAsia="zh-CN"/>
        </w:rPr>
        <w:t>M.</w:t>
      </w:r>
    </w:p>
    <w:p w14:paraId="54F78D65" w14:textId="1BC828A4" w:rsidR="0010114B" w:rsidRPr="00C15FF0" w:rsidRDefault="0010114B" w:rsidP="00C15FF0">
      <w:pPr>
        <w:pStyle w:val="Simpleline"/>
        <w:rPr>
          <w:sz w:val="24"/>
          <w:szCs w:val="24"/>
          <w:lang w:eastAsia="zh-CN"/>
        </w:rPr>
      </w:pPr>
      <w:r w:rsidRPr="00C15FF0">
        <w:rPr>
          <w:rFonts w:hint="eastAsia"/>
          <w:sz w:val="24"/>
          <w:szCs w:val="24"/>
          <w:lang w:eastAsia="zh-CN"/>
        </w:rPr>
        <w:t xml:space="preserve">The model set up and parameters for the surface complextion model are the same as the example surfa (see section </w:t>
      </w:r>
      <w:r w:rsidR="005F5019" w:rsidRPr="00C15FF0">
        <w:rPr>
          <w:sz w:val="24"/>
          <w:szCs w:val="24"/>
          <w:lang w:eastAsia="zh-CN"/>
        </w:rPr>
        <w:fldChar w:fldCharType="begin"/>
      </w:r>
      <w:r w:rsidRPr="00C15FF0">
        <w:rPr>
          <w:sz w:val="24"/>
          <w:szCs w:val="24"/>
          <w:lang w:eastAsia="zh-CN"/>
        </w:rPr>
        <w:instrText xml:space="preserve"> </w:instrText>
      </w:r>
      <w:r w:rsidRPr="00C15FF0">
        <w:rPr>
          <w:rFonts w:hint="eastAsia"/>
          <w:sz w:val="24"/>
          <w:szCs w:val="24"/>
          <w:lang w:eastAsia="zh-CN"/>
        </w:rPr>
        <w:instrText>REF _Ref366490252 \r \h</w:instrText>
      </w:r>
      <w:r w:rsidRPr="00C15FF0">
        <w:rPr>
          <w:sz w:val="24"/>
          <w:szCs w:val="24"/>
          <w:lang w:eastAsia="zh-CN"/>
        </w:rPr>
        <w:instrText xml:space="preserve"> </w:instrText>
      </w:r>
      <w:r w:rsidR="00C15FF0">
        <w:rPr>
          <w:sz w:val="24"/>
          <w:szCs w:val="24"/>
          <w:lang w:eastAsia="zh-CN"/>
        </w:rPr>
        <w:instrText xml:space="preserve"> \* MERGEFORMAT </w:instrText>
      </w:r>
      <w:r w:rsidR="005F5019" w:rsidRPr="00C15FF0">
        <w:rPr>
          <w:sz w:val="24"/>
          <w:szCs w:val="24"/>
          <w:lang w:eastAsia="zh-CN"/>
        </w:rPr>
      </w:r>
      <w:r w:rsidR="005F5019" w:rsidRPr="00C15FF0">
        <w:rPr>
          <w:sz w:val="24"/>
          <w:szCs w:val="24"/>
          <w:lang w:eastAsia="zh-CN"/>
        </w:rPr>
        <w:fldChar w:fldCharType="separate"/>
      </w:r>
      <w:r w:rsidR="00B560DA">
        <w:rPr>
          <w:sz w:val="24"/>
          <w:szCs w:val="24"/>
          <w:lang w:eastAsia="zh-CN"/>
        </w:rPr>
        <w:t>2.1.3</w:t>
      </w:r>
      <w:r w:rsidR="005F5019" w:rsidRPr="00C15FF0">
        <w:rPr>
          <w:sz w:val="24"/>
          <w:szCs w:val="24"/>
          <w:lang w:eastAsia="zh-CN"/>
        </w:rPr>
        <w:fldChar w:fldCharType="end"/>
      </w:r>
      <w:r w:rsidR="00C15FF0" w:rsidRPr="00C15FF0">
        <w:rPr>
          <w:sz w:val="24"/>
          <w:szCs w:val="24"/>
          <w:lang w:eastAsia="zh-CN"/>
        </w:rPr>
        <w:t>,</w:t>
      </w:r>
      <w:r w:rsidRPr="00C15FF0">
        <w:rPr>
          <w:rFonts w:hint="eastAsia"/>
          <w:sz w:val="24"/>
          <w:szCs w:val="24"/>
          <w:lang w:eastAsia="zh-CN"/>
        </w:rPr>
        <w:t xml:space="preserve"> </w:t>
      </w:r>
      <w:r w:rsidR="00C15FF0" w:rsidRPr="00C15FF0">
        <w:rPr>
          <w:sz w:val="24"/>
          <w:szCs w:val="24"/>
          <w:lang w:eastAsia="zh-CN"/>
        </w:rPr>
        <w:fldChar w:fldCharType="begin"/>
      </w:r>
      <w:r w:rsidR="00C15FF0" w:rsidRPr="00C15FF0">
        <w:rPr>
          <w:sz w:val="24"/>
          <w:szCs w:val="24"/>
          <w:lang w:eastAsia="zh-CN"/>
        </w:rPr>
        <w:instrText xml:space="preserve"> </w:instrText>
      </w:r>
      <w:r w:rsidR="00C15FF0" w:rsidRPr="00C15FF0">
        <w:rPr>
          <w:rFonts w:hint="eastAsia"/>
          <w:sz w:val="24"/>
          <w:szCs w:val="24"/>
          <w:lang w:eastAsia="zh-CN"/>
        </w:rPr>
        <w:instrText>REF _Ref383351778 \h</w:instrText>
      </w:r>
      <w:r w:rsidR="00C15FF0" w:rsidRPr="00C15FF0">
        <w:rPr>
          <w:sz w:val="24"/>
          <w:szCs w:val="24"/>
          <w:lang w:eastAsia="zh-CN"/>
        </w:rPr>
        <w:instrText xml:space="preserve"> </w:instrText>
      </w:r>
      <w:r w:rsidR="00C15FF0">
        <w:rPr>
          <w:sz w:val="24"/>
          <w:szCs w:val="24"/>
          <w:lang w:eastAsia="zh-CN"/>
        </w:rPr>
        <w:instrText xml:space="preserve"> \* MERGEFORMAT </w:instrText>
      </w:r>
      <w:r w:rsidR="00C15FF0" w:rsidRPr="00C15FF0">
        <w:rPr>
          <w:sz w:val="24"/>
          <w:szCs w:val="24"/>
          <w:lang w:eastAsia="zh-CN"/>
        </w:rPr>
      </w:r>
      <w:r w:rsidR="00C15FF0" w:rsidRPr="00C15FF0">
        <w:rPr>
          <w:sz w:val="24"/>
          <w:szCs w:val="24"/>
          <w:lang w:eastAsia="zh-CN"/>
        </w:rPr>
        <w:fldChar w:fldCharType="separate"/>
      </w:r>
      <w:r w:rsidR="00B560DA" w:rsidRPr="00B560DA">
        <w:rPr>
          <w:sz w:val="24"/>
          <w:szCs w:val="24"/>
        </w:rPr>
        <w:t xml:space="preserve">Table </w:t>
      </w:r>
      <w:r w:rsidR="00B560DA" w:rsidRPr="00B560DA">
        <w:rPr>
          <w:noProof/>
          <w:sz w:val="24"/>
          <w:szCs w:val="24"/>
        </w:rPr>
        <w:t>2.8</w:t>
      </w:r>
      <w:r w:rsidR="00C15FF0" w:rsidRPr="00C15FF0">
        <w:rPr>
          <w:sz w:val="24"/>
          <w:szCs w:val="24"/>
          <w:lang w:eastAsia="zh-CN"/>
        </w:rPr>
        <w:fldChar w:fldCharType="end"/>
      </w:r>
      <w:r w:rsidRPr="00C15FF0">
        <w:rPr>
          <w:rFonts w:hint="eastAsia"/>
          <w:sz w:val="24"/>
          <w:szCs w:val="24"/>
          <w:lang w:eastAsia="zh-CN"/>
        </w:rPr>
        <w:t>).</w:t>
      </w:r>
    </w:p>
    <w:p w14:paraId="37F83528" w14:textId="77777777" w:rsidR="00200807" w:rsidRPr="007120A0" w:rsidRDefault="00200807" w:rsidP="00200807">
      <w:pPr>
        <w:rPr>
          <w:lang w:val="en-CA" w:eastAsia="zh-CN"/>
        </w:rPr>
      </w:pPr>
    </w:p>
    <w:p w14:paraId="481C14B9" w14:textId="77777777" w:rsidR="00200807" w:rsidRDefault="00200807" w:rsidP="00200807">
      <w:pPr>
        <w:jc w:val="center"/>
        <w:rPr>
          <w:lang w:eastAsia="zh-CN"/>
        </w:rPr>
      </w:pPr>
      <w:r>
        <w:rPr>
          <w:rFonts w:hint="eastAsia"/>
          <w:noProof/>
          <w:lang w:val="en-CA" w:eastAsia="zh-CN"/>
        </w:rPr>
        <w:drawing>
          <wp:inline distT="0" distB="0" distL="0" distR="0" wp14:anchorId="7FAFE627" wp14:editId="1A1D542A">
            <wp:extent cx="4823968" cy="3699362"/>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4823968" cy="3699362"/>
                    </a:xfrm>
                    <a:prstGeom prst="rect">
                      <a:avLst/>
                    </a:prstGeom>
                    <a:noFill/>
                    <a:ln>
                      <a:noFill/>
                    </a:ln>
                  </pic:spPr>
                </pic:pic>
              </a:graphicData>
            </a:graphic>
          </wp:inline>
        </w:drawing>
      </w:r>
    </w:p>
    <w:p w14:paraId="7853EB33" w14:textId="7C06A64E" w:rsidR="00200807" w:rsidRDefault="00200807" w:rsidP="00200807">
      <w:pPr>
        <w:pStyle w:val="Caption"/>
        <w:rPr>
          <w:lang w:eastAsia="zh-CN"/>
        </w:rPr>
      </w:pPr>
      <w:bookmarkStart w:id="769" w:name="_Ref363549495"/>
      <w:bookmarkStart w:id="770" w:name="_Toc520375081"/>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7</w:t>
      </w:r>
      <w:r w:rsidR="00183C7C">
        <w:fldChar w:fldCharType="end"/>
      </w:r>
      <w:bookmarkEnd w:id="769"/>
      <w:r w:rsidR="00142D8D">
        <w:t xml:space="preserve">: </w:t>
      </w:r>
      <w:r w:rsidR="00A727C4">
        <w:rPr>
          <w:rFonts w:hint="eastAsia"/>
          <w:lang w:eastAsia="zh-CN"/>
        </w:rPr>
        <w:t>Simulated results for</w:t>
      </w:r>
      <w:r>
        <w:rPr>
          <w:rFonts w:hint="eastAsia"/>
          <w:lang w:eastAsia="zh-CN"/>
        </w:rPr>
        <w:t xml:space="preserve"> the binding of a metal (Me</w:t>
      </w:r>
      <w:r w:rsidRPr="00C70066">
        <w:rPr>
          <w:rFonts w:hint="eastAsia"/>
          <w:vertAlign w:val="superscript"/>
          <w:lang w:eastAsia="zh-CN"/>
        </w:rPr>
        <w:t>+</w:t>
      </w:r>
      <w:r>
        <w:rPr>
          <w:rFonts w:hint="eastAsia"/>
          <w:lang w:eastAsia="zh-CN"/>
        </w:rPr>
        <w:t>) by a hydrous oxide from a 10</w:t>
      </w:r>
      <w:r w:rsidRPr="00046E1E">
        <w:rPr>
          <w:rFonts w:hint="eastAsia"/>
          <w:vertAlign w:val="superscript"/>
          <w:lang w:eastAsia="zh-CN"/>
        </w:rPr>
        <w:t>-7</w:t>
      </w:r>
      <w:r>
        <w:rPr>
          <w:lang w:eastAsia="zh-CN"/>
        </w:rPr>
        <w:t> </w:t>
      </w:r>
      <w:r>
        <w:rPr>
          <w:rFonts w:hint="eastAsia"/>
          <w:lang w:eastAsia="zh-CN"/>
        </w:rPr>
        <w:t>M solution (benchmark surfme2)</w:t>
      </w:r>
      <w:bookmarkEnd w:id="770"/>
    </w:p>
    <w:p w14:paraId="2626EAC2" w14:textId="77777777" w:rsidR="00142D8D" w:rsidRPr="00142D8D" w:rsidRDefault="00142D8D" w:rsidP="00142D8D">
      <w:pPr>
        <w:rPr>
          <w:lang w:eastAsia="zh-CN"/>
        </w:rPr>
      </w:pPr>
    </w:p>
    <w:p w14:paraId="4672F63E" w14:textId="77777777" w:rsidR="00FB3B64" w:rsidRPr="00192E8E" w:rsidRDefault="00FB3B64" w:rsidP="00FB3B64">
      <w:pPr>
        <w:pStyle w:val="Heading4"/>
      </w:pPr>
      <w:bookmarkStart w:id="771" w:name="_Toc520374647"/>
      <w:r w:rsidRPr="00192E8E">
        <w:lastRenderedPageBreak/>
        <w:t>Results</w:t>
      </w:r>
      <w:bookmarkEnd w:id="771"/>
    </w:p>
    <w:p w14:paraId="435D85F6" w14:textId="75335DB1" w:rsidR="00FB3B64" w:rsidRDefault="00FB3B64" w:rsidP="00FB3B64">
      <w:pPr>
        <w:rPr>
          <w:lang w:val="en-CA" w:eastAsia="zh-CN"/>
        </w:rPr>
      </w:pPr>
      <w:r>
        <w:rPr>
          <w:rFonts w:hint="eastAsia"/>
          <w:lang w:eastAsia="zh-CN"/>
        </w:rPr>
        <w:t>The simulated geochemical speciation of the metal (Me</w:t>
      </w:r>
      <w:r>
        <w:rPr>
          <w:rFonts w:hint="eastAsia"/>
          <w:vertAlign w:val="superscript"/>
          <w:lang w:eastAsia="zh-CN"/>
        </w:rPr>
        <w:t>+</w:t>
      </w:r>
      <w:r>
        <w:rPr>
          <w:rFonts w:hint="eastAsia"/>
          <w:lang w:eastAsia="zh-CN"/>
        </w:rPr>
        <w:t xml:space="preserve">) as a function of pH considering surface complexation is depicted in </w:t>
      </w:r>
      <w:r>
        <w:rPr>
          <w:lang w:eastAsia="zh-CN"/>
        </w:rPr>
        <w:fldChar w:fldCharType="begin"/>
      </w:r>
      <w:r>
        <w:rPr>
          <w:lang w:eastAsia="zh-CN"/>
        </w:rPr>
        <w:instrText xml:space="preserve"> </w:instrText>
      </w:r>
      <w:r>
        <w:rPr>
          <w:rFonts w:hint="eastAsia"/>
          <w:lang w:eastAsia="zh-CN"/>
        </w:rPr>
        <w:instrText>REF _Ref363549495 \h</w:instrText>
      </w:r>
      <w:r>
        <w:rPr>
          <w:lang w:eastAsia="zh-CN"/>
        </w:rPr>
        <w:instrText xml:space="preserve"> </w:instrText>
      </w:r>
      <w:r>
        <w:rPr>
          <w:lang w:eastAsia="zh-CN"/>
        </w:rPr>
      </w:r>
      <w:r>
        <w:rPr>
          <w:lang w:eastAsia="zh-CN"/>
        </w:rPr>
        <w:fldChar w:fldCharType="separate"/>
      </w:r>
      <w:r w:rsidR="00B560DA">
        <w:t xml:space="preserve">Figure </w:t>
      </w:r>
      <w:r w:rsidR="00B560DA">
        <w:rPr>
          <w:noProof/>
        </w:rPr>
        <w:t>3</w:t>
      </w:r>
      <w:r w:rsidR="00B560DA">
        <w:t>.</w:t>
      </w:r>
      <w:r w:rsidR="00B560DA">
        <w:rPr>
          <w:noProof/>
        </w:rPr>
        <w:t>7</w:t>
      </w:r>
      <w:r>
        <w:rPr>
          <w:lang w:eastAsia="zh-CN"/>
        </w:rPr>
        <w:fldChar w:fldCharType="end"/>
      </w:r>
      <w:r w:rsidR="004474F5">
        <w:rPr>
          <w:rFonts w:hint="eastAsia"/>
          <w:lang w:eastAsia="zh-CN"/>
        </w:rPr>
        <w:t xml:space="preserve">.  </w:t>
      </w:r>
      <w:r>
        <w:rPr>
          <w:rFonts w:hint="eastAsia"/>
          <w:lang w:eastAsia="zh-CN"/>
        </w:rPr>
        <w:t>Simulated results show that the concentration of the aqueous component Me</w:t>
      </w:r>
      <w:r w:rsidRPr="009E5464">
        <w:rPr>
          <w:rFonts w:hint="eastAsia"/>
          <w:vertAlign w:val="superscript"/>
          <w:lang w:eastAsia="zh-CN"/>
        </w:rPr>
        <w:t>2+</w:t>
      </w:r>
      <w:r>
        <w:rPr>
          <w:rFonts w:hint="eastAsia"/>
          <w:lang w:eastAsia="zh-CN"/>
        </w:rPr>
        <w:t xml:space="preserve"> remain</w:t>
      </w:r>
      <w:r>
        <w:rPr>
          <w:lang w:eastAsia="zh-CN"/>
        </w:rPr>
        <w:t>s</w:t>
      </w:r>
      <w:r>
        <w:rPr>
          <w:rFonts w:hint="eastAsia"/>
          <w:lang w:eastAsia="zh-CN"/>
        </w:rPr>
        <w:t xml:space="preserve"> constant (</w:t>
      </w:r>
      <w:r>
        <w:t>1.0</w:t>
      </w:r>
      <w:r w:rsidRPr="005865DC">
        <w:t>×10</w:t>
      </w:r>
      <w:r>
        <w:rPr>
          <w:vertAlign w:val="superscript"/>
        </w:rPr>
        <w:t>-</w:t>
      </w:r>
      <w:r>
        <w:rPr>
          <w:rFonts w:hint="eastAsia"/>
          <w:vertAlign w:val="superscript"/>
          <w:lang w:eastAsia="zh-CN"/>
        </w:rPr>
        <w:t>7</w:t>
      </w:r>
      <w:r>
        <w:rPr>
          <w:vertAlign w:val="superscript"/>
          <w:lang w:eastAsia="zh-CN"/>
        </w:rPr>
        <w:t> </w:t>
      </w:r>
      <w:r>
        <w:rPr>
          <w:rFonts w:hint="eastAsia"/>
          <w:lang w:eastAsia="zh-CN"/>
        </w:rPr>
        <w:t>M) although pH changed from 0.0 to 12.0</w:t>
      </w:r>
      <w:r w:rsidR="004474F5">
        <w:rPr>
          <w:rFonts w:hint="eastAsia"/>
          <w:lang w:eastAsia="zh-CN"/>
        </w:rPr>
        <w:t xml:space="preserve">.  </w:t>
      </w:r>
      <w:r>
        <w:rPr>
          <w:rFonts w:hint="eastAsia"/>
          <w:lang w:eastAsia="zh-CN"/>
        </w:rPr>
        <w:t>Surface complex =SOMe</w:t>
      </w:r>
      <w:r w:rsidRPr="00BB4E63">
        <w:rPr>
          <w:rFonts w:hint="eastAsia"/>
          <w:vertAlign w:val="superscript"/>
          <w:lang w:eastAsia="zh-CN"/>
        </w:rPr>
        <w:t>+</w:t>
      </w:r>
      <w:r>
        <w:rPr>
          <w:rFonts w:hint="eastAsia"/>
          <w:lang w:eastAsia="zh-CN"/>
        </w:rPr>
        <w:t xml:space="preserve"> is the main component for the metal Me</w:t>
      </w:r>
      <w:r>
        <w:rPr>
          <w:rFonts w:hint="eastAsia"/>
          <w:vertAlign w:val="superscript"/>
          <w:lang w:eastAsia="zh-CN"/>
        </w:rPr>
        <w:t xml:space="preserve">+ </w:t>
      </w:r>
      <w:r>
        <w:rPr>
          <w:rFonts w:hint="eastAsia"/>
          <w:lang w:eastAsia="zh-CN"/>
        </w:rPr>
        <w:t xml:space="preserve">if pH </w:t>
      </w:r>
      <w:r>
        <w:rPr>
          <w:lang w:eastAsia="zh-CN"/>
        </w:rPr>
        <w:t>exceeds</w:t>
      </w:r>
      <w:r>
        <w:rPr>
          <w:rFonts w:hint="eastAsia"/>
          <w:lang w:eastAsia="zh-CN"/>
        </w:rPr>
        <w:t xml:space="preserve"> 6.0</w:t>
      </w:r>
      <w:r w:rsidR="004474F5">
        <w:rPr>
          <w:rFonts w:hint="eastAsia"/>
          <w:lang w:eastAsia="zh-CN"/>
        </w:rPr>
        <w:t xml:space="preserve">.  </w:t>
      </w:r>
    </w:p>
    <w:p w14:paraId="75E8F53F" w14:textId="77777777" w:rsidR="00107124" w:rsidRPr="00107124" w:rsidRDefault="00107124" w:rsidP="00107124">
      <w:pPr>
        <w:pStyle w:val="Simpleline"/>
        <w:rPr>
          <w:lang w:eastAsia="zh-CN"/>
        </w:rPr>
      </w:pPr>
    </w:p>
    <w:p w14:paraId="05156BA6" w14:textId="77777777" w:rsidR="00913113" w:rsidRPr="00192E8E" w:rsidRDefault="00913113" w:rsidP="00913113">
      <w:pPr>
        <w:pStyle w:val="StyleHeading4Bold"/>
      </w:pPr>
      <w:bookmarkStart w:id="772" w:name="_Toc520374648"/>
      <w:r>
        <w:t>File locations</w:t>
      </w:r>
      <w:bookmarkEnd w:id="772"/>
    </w:p>
    <w:p w14:paraId="21CF793A" w14:textId="77777777" w:rsidR="00687205" w:rsidRDefault="00200807" w:rsidP="00200807">
      <w:pPr>
        <w:pStyle w:val="ListParagraph"/>
        <w:ind w:hanging="720"/>
      </w:pPr>
      <w:r w:rsidRPr="00ED3698">
        <w:t xml:space="preserve">The input file is: </w:t>
      </w:r>
      <w:r w:rsidRPr="00A04D84">
        <w:rPr>
          <w:i/>
          <w:lang w:eastAsia="zh-CN"/>
        </w:rPr>
        <w:t>surf</w:t>
      </w:r>
      <w:r>
        <w:rPr>
          <w:rFonts w:hint="eastAsia"/>
          <w:i/>
          <w:lang w:eastAsia="zh-CN"/>
        </w:rPr>
        <w:t>me2</w:t>
      </w:r>
      <w:r w:rsidRPr="00430124">
        <w:rPr>
          <w:i/>
        </w:rPr>
        <w:t>.dat</w:t>
      </w:r>
      <w:r w:rsidRPr="00ED3698">
        <w:t xml:space="preserve"> under folder</w:t>
      </w:r>
      <w:r w:rsidR="00687205">
        <w:t>:</w:t>
      </w:r>
    </w:p>
    <w:p w14:paraId="2F6A6935" w14:textId="77777777" w:rsidR="00200807" w:rsidRPr="00ED3698" w:rsidRDefault="00200807" w:rsidP="00200807">
      <w:pPr>
        <w:pStyle w:val="ListParagraph"/>
        <w:ind w:hanging="720"/>
        <w:rPr>
          <w:lang w:eastAsia="zh-CN"/>
        </w:rPr>
      </w:pPr>
      <w:r w:rsidRPr="00ED3698">
        <w:t xml:space="preserve"> </w:t>
      </w:r>
      <w:r w:rsidR="004B0811">
        <w:rPr>
          <w:i/>
        </w:rPr>
        <w:t>.\benchmarks\benchmarks_standard\</w:t>
      </w:r>
      <w:r w:rsidRPr="005E3E22">
        <w:rPr>
          <w:rFonts w:hint="eastAsia"/>
          <w:i/>
          <w:lang w:eastAsia="zh-CN"/>
        </w:rPr>
        <w:t>batch</w:t>
      </w:r>
      <w:r w:rsidRPr="005E3E22">
        <w:rPr>
          <w:i/>
        </w:rPr>
        <w:t>\</w:t>
      </w:r>
      <w:r w:rsidRPr="005E3E22">
        <w:rPr>
          <w:i/>
          <w:lang w:eastAsia="zh-CN"/>
        </w:rPr>
        <w:t>surf</w:t>
      </w:r>
      <w:r w:rsidRPr="005E3E22">
        <w:rPr>
          <w:rFonts w:hint="eastAsia"/>
          <w:i/>
          <w:lang w:eastAsia="zh-CN"/>
        </w:rPr>
        <w:t>me2</w:t>
      </w:r>
    </w:p>
    <w:p w14:paraId="2052E681" w14:textId="77777777" w:rsidR="00200807" w:rsidRPr="005E3E22" w:rsidRDefault="00990FF2" w:rsidP="00200807">
      <w:pPr>
        <w:rPr>
          <w:i/>
          <w:lang w:eastAsia="zh-CN"/>
        </w:rPr>
      </w:pPr>
      <w:r>
        <w:rPr>
          <w:rFonts w:hint="eastAsia"/>
          <w:lang w:eastAsia="zh-CN"/>
        </w:rPr>
        <w:t>Database can be found under:</w:t>
      </w:r>
      <w:r w:rsidR="00200807">
        <w:rPr>
          <w:rFonts w:hint="eastAsia"/>
          <w:lang w:eastAsia="zh-CN"/>
        </w:rPr>
        <w:t xml:space="preserve"> </w:t>
      </w:r>
      <w:r w:rsidR="001713A1" w:rsidRPr="005E3E22">
        <w:rPr>
          <w:i/>
          <w:lang w:eastAsia="zh-CN"/>
        </w:rPr>
        <w:t>.</w:t>
      </w:r>
      <w:r>
        <w:rPr>
          <w:i/>
          <w:lang w:eastAsia="zh-CN"/>
        </w:rPr>
        <w:t>\benchmarks\</w:t>
      </w:r>
      <w:r w:rsidR="001713A1" w:rsidRPr="005E3E22">
        <w:rPr>
          <w:i/>
          <w:lang w:eastAsia="zh-CN"/>
        </w:rPr>
        <w:t>database</w:t>
      </w:r>
      <w:r w:rsidR="00200807" w:rsidRPr="005E3E22">
        <w:rPr>
          <w:i/>
          <w:lang w:eastAsia="zh-CN"/>
        </w:rPr>
        <w:t>\</w:t>
      </w:r>
      <w:r w:rsidR="005E3E22" w:rsidRPr="005E3E22">
        <w:rPr>
          <w:i/>
          <w:lang w:eastAsia="zh-CN"/>
        </w:rPr>
        <w:t>surftest</w:t>
      </w:r>
    </w:p>
    <w:p w14:paraId="2761AAF2" w14:textId="77777777" w:rsidR="00200807" w:rsidRDefault="00200807" w:rsidP="00107124">
      <w:pPr>
        <w:pStyle w:val="Simpleline"/>
        <w:rPr>
          <w:lang w:eastAsia="zh-CN"/>
        </w:rPr>
      </w:pPr>
    </w:p>
    <w:p w14:paraId="68E7D5B6" w14:textId="77777777" w:rsidR="007650AC" w:rsidRDefault="007650AC">
      <w:pPr>
        <w:widowControl/>
        <w:spacing w:before="0" w:after="0"/>
        <w:jc w:val="left"/>
        <w:rPr>
          <w:b/>
          <w:caps/>
          <w:sz w:val="28"/>
        </w:rPr>
      </w:pPr>
      <w:r>
        <w:br w:type="page"/>
      </w:r>
    </w:p>
    <w:p w14:paraId="20FE921E" w14:textId="77777777" w:rsidR="00200807" w:rsidRPr="00ED3698" w:rsidRDefault="00FB3B64" w:rsidP="00200807">
      <w:pPr>
        <w:pStyle w:val="Heading2"/>
      </w:pPr>
      <w:bookmarkStart w:id="773" w:name="_Toc520374649"/>
      <w:r>
        <w:lastRenderedPageBreak/>
        <w:t>Groundwater f</w:t>
      </w:r>
      <w:r w:rsidR="00200807" w:rsidRPr="00ED3698">
        <w:t>low</w:t>
      </w:r>
      <w:bookmarkEnd w:id="773"/>
    </w:p>
    <w:p w14:paraId="61384B0F" w14:textId="2B0951DA" w:rsidR="00200807" w:rsidRPr="00ED3698" w:rsidRDefault="0076771D" w:rsidP="00200807">
      <w:pPr>
        <w:rPr>
          <w:lang w:eastAsia="zh-CN"/>
        </w:rPr>
      </w:pPr>
      <w:r>
        <w:t>MIN3P-THCm</w:t>
      </w:r>
      <w:r w:rsidR="00200807">
        <w:t xml:space="preserve"> </w:t>
      </w:r>
      <w:r w:rsidR="00200807" w:rsidRPr="00ED3698">
        <w:t xml:space="preserve">provides </w:t>
      </w:r>
      <w:r w:rsidR="004D7920">
        <w:t xml:space="preserve">formulations for </w:t>
      </w:r>
      <w:r w:rsidR="00200807" w:rsidRPr="00ED3698">
        <w:t>saturated</w:t>
      </w:r>
      <w:r w:rsidR="004D7920">
        <w:t xml:space="preserve"> and</w:t>
      </w:r>
      <w:r w:rsidR="00200807" w:rsidRPr="00ED3698">
        <w:t xml:space="preserve"> unsaturated flow for 1D, 2D and 3D problems</w:t>
      </w:r>
      <w:r w:rsidR="004474F5">
        <w:t xml:space="preserve">.  </w:t>
      </w:r>
      <w:r w:rsidR="00200807">
        <w:rPr>
          <w:rFonts w:hint="eastAsia"/>
          <w:lang w:eastAsia="zh-CN"/>
        </w:rPr>
        <w:t xml:space="preserve">Several examples as listed in </w:t>
      </w:r>
      <w:r w:rsidR="005F5019">
        <w:rPr>
          <w:lang w:eastAsia="zh-CN"/>
        </w:rPr>
        <w:fldChar w:fldCharType="begin"/>
      </w:r>
      <w:r w:rsidR="00200807">
        <w:rPr>
          <w:lang w:eastAsia="zh-CN"/>
        </w:rPr>
        <w:instrText xml:space="preserve"> </w:instrText>
      </w:r>
      <w:r w:rsidR="00200807">
        <w:rPr>
          <w:rFonts w:hint="eastAsia"/>
          <w:lang w:eastAsia="zh-CN"/>
        </w:rPr>
        <w:instrText>REF _Ref360000316 \h</w:instrText>
      </w:r>
      <w:r w:rsidR="00200807">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11</w:t>
      </w:r>
      <w:r w:rsidR="005F5019">
        <w:rPr>
          <w:lang w:eastAsia="zh-CN"/>
        </w:rPr>
        <w:fldChar w:fldCharType="end"/>
      </w:r>
      <w:r w:rsidR="00200807">
        <w:rPr>
          <w:rFonts w:hint="eastAsia"/>
          <w:lang w:eastAsia="zh-CN"/>
        </w:rPr>
        <w:t xml:space="preserve"> are </w:t>
      </w:r>
      <w:r w:rsidR="004D7920">
        <w:rPr>
          <w:lang w:eastAsia="zh-CN"/>
        </w:rPr>
        <w:t>provided to</w:t>
      </w:r>
      <w:r w:rsidR="00200807">
        <w:rPr>
          <w:rFonts w:hint="eastAsia"/>
          <w:lang w:eastAsia="zh-CN"/>
        </w:rPr>
        <w:t xml:space="preserve"> demonstrat</w:t>
      </w:r>
      <w:r w:rsidR="004D7920">
        <w:rPr>
          <w:lang w:eastAsia="zh-CN"/>
        </w:rPr>
        <w:t>e</w:t>
      </w:r>
      <w:r w:rsidR="00200807">
        <w:rPr>
          <w:rFonts w:hint="eastAsia"/>
          <w:lang w:eastAsia="zh-CN"/>
        </w:rPr>
        <w:t xml:space="preserve"> </w:t>
      </w:r>
      <w:r w:rsidR="004D7920">
        <w:rPr>
          <w:lang w:eastAsia="zh-CN"/>
        </w:rPr>
        <w:t>the</w:t>
      </w:r>
      <w:r w:rsidR="00200807">
        <w:rPr>
          <w:rFonts w:hint="eastAsia"/>
          <w:lang w:eastAsia="zh-CN"/>
        </w:rPr>
        <w:t xml:space="preserve"> usage of </w:t>
      </w:r>
      <w:r>
        <w:rPr>
          <w:rFonts w:hint="eastAsia"/>
          <w:lang w:eastAsia="zh-CN"/>
        </w:rPr>
        <w:t>MIN3P-THCm</w:t>
      </w:r>
      <w:r w:rsidR="004D7920">
        <w:rPr>
          <w:lang w:eastAsia="zh-CN"/>
        </w:rPr>
        <w:t>:</w:t>
      </w:r>
    </w:p>
    <w:p w14:paraId="47A46733" w14:textId="76B9F5F5" w:rsidR="00200807" w:rsidRPr="00ED3698" w:rsidRDefault="00200807" w:rsidP="00AE6CCB">
      <w:pPr>
        <w:pStyle w:val="StyleCaptionTableCaptionBold"/>
        <w:rPr>
          <w:lang w:eastAsia="zh-CN"/>
        </w:rPr>
      </w:pPr>
      <w:bookmarkStart w:id="774" w:name="_Ref360000316"/>
      <w:bookmarkStart w:id="775" w:name="_Toc520374952"/>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11</w:t>
      </w:r>
      <w:r w:rsidR="00FE1AD3">
        <w:fldChar w:fldCharType="end"/>
      </w:r>
      <w:bookmarkEnd w:id="774"/>
      <w:r w:rsidR="00142D8D">
        <w:t xml:space="preserve">: </w:t>
      </w:r>
      <w:r w:rsidRPr="00ED3698">
        <w:t xml:space="preserve">List of flow </w:t>
      </w:r>
      <w:r w:rsidR="00A727C4">
        <w:rPr>
          <w:rFonts w:hint="eastAsia"/>
          <w:lang w:eastAsia="zh-CN"/>
        </w:rPr>
        <w:t>test examples</w:t>
      </w:r>
      <w:bookmarkEnd w:id="77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6034"/>
        <w:gridCol w:w="1224"/>
      </w:tblGrid>
      <w:tr w:rsidR="00200807" w:rsidRPr="00ED3698" w14:paraId="024D939F" w14:textId="77777777" w:rsidTr="00F67966">
        <w:tc>
          <w:tcPr>
            <w:tcW w:w="1276" w:type="dxa"/>
            <w:shd w:val="clear" w:color="auto" w:fill="D9D9D9"/>
          </w:tcPr>
          <w:p w14:paraId="0917E6D3" w14:textId="77777777" w:rsidR="00200807" w:rsidRPr="00ED3698" w:rsidRDefault="00200807" w:rsidP="00875CEB">
            <w:pPr>
              <w:spacing w:before="0" w:after="0"/>
              <w:jc w:val="left"/>
              <w:rPr>
                <w:b/>
              </w:rPr>
            </w:pPr>
            <w:r w:rsidRPr="00ED3698">
              <w:rPr>
                <w:b/>
              </w:rPr>
              <w:t>Name</w:t>
            </w:r>
          </w:p>
        </w:tc>
        <w:tc>
          <w:tcPr>
            <w:tcW w:w="6237" w:type="dxa"/>
            <w:shd w:val="clear" w:color="auto" w:fill="D9D9D9"/>
          </w:tcPr>
          <w:p w14:paraId="74FED137" w14:textId="77777777" w:rsidR="00200807" w:rsidRPr="00ED3698" w:rsidRDefault="00200807" w:rsidP="00875CEB">
            <w:pPr>
              <w:spacing w:before="0" w:after="0"/>
              <w:jc w:val="left"/>
              <w:rPr>
                <w:b/>
              </w:rPr>
            </w:pPr>
            <w:r w:rsidRPr="00ED3698">
              <w:rPr>
                <w:b/>
              </w:rPr>
              <w:t>Description of Main Features</w:t>
            </w:r>
          </w:p>
        </w:tc>
        <w:tc>
          <w:tcPr>
            <w:tcW w:w="1235" w:type="dxa"/>
            <w:shd w:val="clear" w:color="auto" w:fill="D9D9D9"/>
          </w:tcPr>
          <w:p w14:paraId="6EAD1D65" w14:textId="77777777" w:rsidR="00200807" w:rsidRPr="00ED3698" w:rsidRDefault="00200807" w:rsidP="00A81713">
            <w:pPr>
              <w:spacing w:before="0" w:after="0"/>
              <w:jc w:val="center"/>
              <w:rPr>
                <w:b/>
                <w:lang w:eastAsia="zh-CN"/>
              </w:rPr>
            </w:pPr>
            <w:r>
              <w:rPr>
                <w:rFonts w:hint="eastAsia"/>
                <w:b/>
                <w:lang w:eastAsia="zh-CN"/>
              </w:rPr>
              <w:t>Section</w:t>
            </w:r>
          </w:p>
        </w:tc>
      </w:tr>
      <w:tr w:rsidR="00200807" w:rsidRPr="00ED3698" w14:paraId="4C37DC78" w14:textId="77777777" w:rsidTr="00F67966">
        <w:tc>
          <w:tcPr>
            <w:tcW w:w="1276" w:type="dxa"/>
            <w:shd w:val="clear" w:color="auto" w:fill="auto"/>
          </w:tcPr>
          <w:p w14:paraId="7524EBD6" w14:textId="77777777" w:rsidR="00200807" w:rsidRPr="00ED3698" w:rsidRDefault="00200807" w:rsidP="00875CEB">
            <w:pPr>
              <w:spacing w:before="0" w:after="0"/>
              <w:jc w:val="left"/>
            </w:pPr>
            <w:bookmarkStart w:id="776" w:name="_Hlk360086628"/>
            <w:r w:rsidRPr="00ED3698">
              <w:t>stedfs</w:t>
            </w:r>
          </w:p>
        </w:tc>
        <w:tc>
          <w:tcPr>
            <w:tcW w:w="6237" w:type="dxa"/>
            <w:shd w:val="clear" w:color="auto" w:fill="auto"/>
          </w:tcPr>
          <w:p w14:paraId="24786FFA" w14:textId="77777777" w:rsidR="00200807" w:rsidRPr="00ED3698" w:rsidRDefault="00200807" w:rsidP="00875CEB">
            <w:pPr>
              <w:spacing w:before="0" w:after="0"/>
              <w:jc w:val="left"/>
            </w:pPr>
            <w:r w:rsidRPr="00ED3698">
              <w:t>2D steady state fully-saturated flow</w:t>
            </w:r>
          </w:p>
        </w:tc>
        <w:tc>
          <w:tcPr>
            <w:tcW w:w="1235" w:type="dxa"/>
            <w:shd w:val="clear" w:color="auto" w:fill="auto"/>
          </w:tcPr>
          <w:p w14:paraId="3B6C7E58" w14:textId="77777777" w:rsidR="00200807" w:rsidRPr="00ED3698" w:rsidRDefault="009C4449" w:rsidP="00A81713">
            <w:pPr>
              <w:spacing w:before="0" w:after="0"/>
              <w:jc w:val="center"/>
            </w:pPr>
            <w:r>
              <w:fldChar w:fldCharType="begin"/>
            </w:r>
            <w:r>
              <w:instrText xml:space="preserve"> REF _Ref364379101 \r \h  \* MERGEFORMAT </w:instrText>
            </w:r>
            <w:r>
              <w:fldChar w:fldCharType="separate"/>
            </w:r>
            <w:r w:rsidR="00B560DA">
              <w:t>3.2.1</w:t>
            </w:r>
            <w:r>
              <w:fldChar w:fldCharType="end"/>
            </w:r>
          </w:p>
        </w:tc>
      </w:tr>
      <w:tr w:rsidR="00200807" w:rsidRPr="00ED3698" w14:paraId="780F6D0D" w14:textId="77777777" w:rsidTr="00F67966">
        <w:tc>
          <w:tcPr>
            <w:tcW w:w="1276" w:type="dxa"/>
            <w:shd w:val="clear" w:color="auto" w:fill="auto"/>
          </w:tcPr>
          <w:p w14:paraId="1611D405" w14:textId="77777777" w:rsidR="00200807" w:rsidRPr="00ED3698" w:rsidRDefault="00200807" w:rsidP="00875CEB">
            <w:pPr>
              <w:spacing w:before="0" w:after="0"/>
              <w:jc w:val="left"/>
            </w:pPr>
            <w:r w:rsidRPr="00ED3698">
              <w:t>stedvs</w:t>
            </w:r>
          </w:p>
        </w:tc>
        <w:tc>
          <w:tcPr>
            <w:tcW w:w="6237" w:type="dxa"/>
            <w:shd w:val="clear" w:color="auto" w:fill="auto"/>
          </w:tcPr>
          <w:p w14:paraId="44FF70EC" w14:textId="77777777" w:rsidR="00200807" w:rsidRPr="00ED3698" w:rsidRDefault="00200807" w:rsidP="00875CEB">
            <w:pPr>
              <w:spacing w:before="0" w:after="0"/>
              <w:jc w:val="left"/>
            </w:pPr>
            <w:bookmarkStart w:id="777" w:name="OLE_LINK3"/>
            <w:r w:rsidRPr="00ED3698">
              <w:t>2D steady state variably-saturated flow</w:t>
            </w:r>
            <w:bookmarkEnd w:id="777"/>
          </w:p>
        </w:tc>
        <w:tc>
          <w:tcPr>
            <w:tcW w:w="1235" w:type="dxa"/>
            <w:shd w:val="clear" w:color="auto" w:fill="auto"/>
          </w:tcPr>
          <w:p w14:paraId="169BF4EA" w14:textId="77777777" w:rsidR="00200807" w:rsidRPr="00ED3698" w:rsidRDefault="009C4449" w:rsidP="00A81713">
            <w:pPr>
              <w:spacing w:before="0" w:after="0"/>
              <w:jc w:val="center"/>
            </w:pPr>
            <w:r>
              <w:fldChar w:fldCharType="begin"/>
            </w:r>
            <w:r>
              <w:instrText xml:space="preserve"> REF _Ref364379109 \r \h  \* MERGEFORMAT </w:instrText>
            </w:r>
            <w:r>
              <w:fldChar w:fldCharType="separate"/>
            </w:r>
            <w:r w:rsidR="00B560DA">
              <w:t>3.2.2</w:t>
            </w:r>
            <w:r>
              <w:fldChar w:fldCharType="end"/>
            </w:r>
          </w:p>
        </w:tc>
      </w:tr>
      <w:tr w:rsidR="00200807" w:rsidRPr="00ED3698" w14:paraId="480C5256" w14:textId="77777777" w:rsidTr="00F67966">
        <w:tc>
          <w:tcPr>
            <w:tcW w:w="1276" w:type="dxa"/>
            <w:shd w:val="clear" w:color="auto" w:fill="auto"/>
          </w:tcPr>
          <w:p w14:paraId="02D786D5" w14:textId="77777777" w:rsidR="00200807" w:rsidRPr="00ED3698" w:rsidRDefault="00200807" w:rsidP="00875CEB">
            <w:pPr>
              <w:spacing w:before="0" w:after="0"/>
              <w:jc w:val="left"/>
            </w:pPr>
            <w:r w:rsidRPr="00ED3698">
              <w:t>tranfs</w:t>
            </w:r>
          </w:p>
        </w:tc>
        <w:tc>
          <w:tcPr>
            <w:tcW w:w="6237" w:type="dxa"/>
            <w:shd w:val="clear" w:color="auto" w:fill="auto"/>
          </w:tcPr>
          <w:p w14:paraId="215C5DA4" w14:textId="77777777" w:rsidR="00200807" w:rsidRPr="00ED3698" w:rsidRDefault="00200807" w:rsidP="00875CEB">
            <w:pPr>
              <w:spacing w:before="0" w:after="0"/>
              <w:jc w:val="left"/>
            </w:pPr>
            <w:r w:rsidRPr="00ED3698">
              <w:t>2D transient fully-saturated flow</w:t>
            </w:r>
          </w:p>
        </w:tc>
        <w:tc>
          <w:tcPr>
            <w:tcW w:w="1235" w:type="dxa"/>
            <w:shd w:val="clear" w:color="auto" w:fill="auto"/>
          </w:tcPr>
          <w:p w14:paraId="6F812243" w14:textId="77777777" w:rsidR="00200807" w:rsidRPr="00ED3698" w:rsidRDefault="009C4449" w:rsidP="00A81713">
            <w:pPr>
              <w:spacing w:before="0" w:after="0"/>
              <w:jc w:val="center"/>
            </w:pPr>
            <w:r>
              <w:fldChar w:fldCharType="begin"/>
            </w:r>
            <w:r>
              <w:instrText xml:space="preserve"> REF _Ref364379115 \r \h  \* MERGEFORMAT </w:instrText>
            </w:r>
            <w:r>
              <w:fldChar w:fldCharType="separate"/>
            </w:r>
            <w:r w:rsidR="00B560DA">
              <w:t>3.2.3</w:t>
            </w:r>
            <w:r>
              <w:fldChar w:fldCharType="end"/>
            </w:r>
          </w:p>
        </w:tc>
      </w:tr>
      <w:tr w:rsidR="00200807" w:rsidRPr="00ED3698" w14:paraId="0319E284" w14:textId="77777777" w:rsidTr="00F67966">
        <w:tc>
          <w:tcPr>
            <w:tcW w:w="1276" w:type="dxa"/>
            <w:shd w:val="clear" w:color="auto" w:fill="auto"/>
          </w:tcPr>
          <w:p w14:paraId="1BBF7999" w14:textId="77777777" w:rsidR="00200807" w:rsidRPr="00ED3698" w:rsidRDefault="00200807" w:rsidP="00875CEB">
            <w:pPr>
              <w:spacing w:before="0" w:after="0"/>
              <w:jc w:val="left"/>
            </w:pPr>
            <w:r w:rsidRPr="00ED3698">
              <w:t>tranvs</w:t>
            </w:r>
          </w:p>
        </w:tc>
        <w:tc>
          <w:tcPr>
            <w:tcW w:w="6237" w:type="dxa"/>
            <w:shd w:val="clear" w:color="auto" w:fill="auto"/>
          </w:tcPr>
          <w:p w14:paraId="1BA89995" w14:textId="77777777" w:rsidR="00200807" w:rsidRPr="00ED3698" w:rsidRDefault="00200807" w:rsidP="00875CEB">
            <w:pPr>
              <w:spacing w:before="0" w:after="0"/>
              <w:jc w:val="left"/>
            </w:pPr>
            <w:r w:rsidRPr="00ED3698">
              <w:t>2D transient variably-saturated flow</w:t>
            </w:r>
          </w:p>
        </w:tc>
        <w:tc>
          <w:tcPr>
            <w:tcW w:w="1235" w:type="dxa"/>
            <w:shd w:val="clear" w:color="auto" w:fill="auto"/>
          </w:tcPr>
          <w:p w14:paraId="2E18A90B" w14:textId="77777777" w:rsidR="00200807" w:rsidRPr="00ED3698" w:rsidRDefault="009C4449" w:rsidP="00A81713">
            <w:pPr>
              <w:spacing w:before="0" w:after="0"/>
              <w:jc w:val="center"/>
            </w:pPr>
            <w:r>
              <w:fldChar w:fldCharType="begin"/>
            </w:r>
            <w:r>
              <w:instrText xml:space="preserve"> REF _Ref364379123 \r \h  \* MERGEFORMAT </w:instrText>
            </w:r>
            <w:r>
              <w:fldChar w:fldCharType="separate"/>
            </w:r>
            <w:r w:rsidR="00B560DA">
              <w:t>3.2.4</w:t>
            </w:r>
            <w:r>
              <w:fldChar w:fldCharType="end"/>
            </w:r>
          </w:p>
        </w:tc>
      </w:tr>
      <w:tr w:rsidR="00200807" w:rsidRPr="00ED3698" w14:paraId="5F429F44" w14:textId="77777777" w:rsidTr="00F67966">
        <w:tc>
          <w:tcPr>
            <w:tcW w:w="1276" w:type="dxa"/>
            <w:shd w:val="clear" w:color="auto" w:fill="auto"/>
          </w:tcPr>
          <w:p w14:paraId="13139B6D" w14:textId="77777777" w:rsidR="00200807" w:rsidRPr="00ED3698" w:rsidRDefault="00200807" w:rsidP="00875CEB">
            <w:pPr>
              <w:spacing w:before="0" w:after="0"/>
              <w:jc w:val="left"/>
            </w:pPr>
            <w:r w:rsidRPr="00ED3698">
              <w:t>shlomo</w:t>
            </w:r>
          </w:p>
        </w:tc>
        <w:tc>
          <w:tcPr>
            <w:tcW w:w="6237" w:type="dxa"/>
            <w:shd w:val="clear" w:color="auto" w:fill="auto"/>
          </w:tcPr>
          <w:p w14:paraId="723E6449" w14:textId="77777777" w:rsidR="00200807" w:rsidRPr="00ED3698" w:rsidRDefault="00200807" w:rsidP="00875CEB">
            <w:pPr>
              <w:spacing w:before="0" w:after="0"/>
              <w:jc w:val="left"/>
            </w:pPr>
            <w:r w:rsidRPr="00ED3698">
              <w:t>2D variably-saturated steady state flow with seepage face</w:t>
            </w:r>
          </w:p>
        </w:tc>
        <w:tc>
          <w:tcPr>
            <w:tcW w:w="1235" w:type="dxa"/>
            <w:shd w:val="clear" w:color="auto" w:fill="auto"/>
          </w:tcPr>
          <w:p w14:paraId="5E9A447F" w14:textId="77777777" w:rsidR="00200807" w:rsidRPr="00ED3698" w:rsidRDefault="009C4449" w:rsidP="00A81713">
            <w:pPr>
              <w:spacing w:before="0" w:after="0"/>
              <w:jc w:val="center"/>
            </w:pPr>
            <w:r>
              <w:fldChar w:fldCharType="begin"/>
            </w:r>
            <w:r>
              <w:instrText xml:space="preserve"> REF _Ref364379129 \r \h  \* MERGEFORMAT </w:instrText>
            </w:r>
            <w:r>
              <w:fldChar w:fldCharType="separate"/>
            </w:r>
            <w:r w:rsidR="00B560DA">
              <w:t>3.2.5</w:t>
            </w:r>
            <w:r>
              <w:fldChar w:fldCharType="end"/>
            </w:r>
          </w:p>
        </w:tc>
      </w:tr>
      <w:tr w:rsidR="00200807" w:rsidRPr="00ED3698" w14:paraId="1230A78F" w14:textId="77777777" w:rsidTr="00F67966">
        <w:tc>
          <w:tcPr>
            <w:tcW w:w="1276" w:type="dxa"/>
            <w:shd w:val="clear" w:color="auto" w:fill="auto"/>
          </w:tcPr>
          <w:p w14:paraId="19E4D975" w14:textId="77777777" w:rsidR="00200807" w:rsidRPr="00ED3698" w:rsidRDefault="00200807" w:rsidP="00875CEB">
            <w:pPr>
              <w:spacing w:before="0" w:after="0"/>
              <w:jc w:val="left"/>
            </w:pPr>
            <w:r w:rsidRPr="00ED3698">
              <w:t>shlomot</w:t>
            </w:r>
          </w:p>
        </w:tc>
        <w:tc>
          <w:tcPr>
            <w:tcW w:w="6237" w:type="dxa"/>
            <w:shd w:val="clear" w:color="auto" w:fill="auto"/>
          </w:tcPr>
          <w:p w14:paraId="7B772A9A" w14:textId="77777777" w:rsidR="00200807" w:rsidRPr="00ED3698" w:rsidRDefault="00200807" w:rsidP="00875CEB">
            <w:pPr>
              <w:spacing w:before="0" w:after="0"/>
              <w:jc w:val="left"/>
            </w:pPr>
            <w:r w:rsidRPr="00ED3698">
              <w:t>2D variably-saturated transient flow with seepage face</w:t>
            </w:r>
          </w:p>
        </w:tc>
        <w:tc>
          <w:tcPr>
            <w:tcW w:w="1235" w:type="dxa"/>
            <w:shd w:val="clear" w:color="auto" w:fill="auto"/>
          </w:tcPr>
          <w:p w14:paraId="25AA52A1" w14:textId="77777777" w:rsidR="00200807" w:rsidRPr="00ED3698" w:rsidRDefault="009C4449" w:rsidP="00A81713">
            <w:pPr>
              <w:spacing w:before="0" w:after="0"/>
              <w:jc w:val="center"/>
            </w:pPr>
            <w:r>
              <w:fldChar w:fldCharType="begin"/>
            </w:r>
            <w:r>
              <w:instrText xml:space="preserve"> REF _Ref364379135 \r \h  \* MERGEFORMAT </w:instrText>
            </w:r>
            <w:r>
              <w:fldChar w:fldCharType="separate"/>
            </w:r>
            <w:r w:rsidR="00B560DA">
              <w:t>3.2.6</w:t>
            </w:r>
            <w:r>
              <w:fldChar w:fldCharType="end"/>
            </w:r>
          </w:p>
        </w:tc>
      </w:tr>
      <w:tr w:rsidR="00200807" w:rsidRPr="00ED3698" w14:paraId="3C623574" w14:textId="77777777" w:rsidTr="00F67966">
        <w:tc>
          <w:tcPr>
            <w:tcW w:w="1276" w:type="dxa"/>
            <w:shd w:val="clear" w:color="auto" w:fill="auto"/>
          </w:tcPr>
          <w:p w14:paraId="6F98CDD9" w14:textId="77777777" w:rsidR="00200807" w:rsidRPr="00ED3698" w:rsidRDefault="00200807" w:rsidP="00875CEB">
            <w:pPr>
              <w:spacing w:before="0" w:after="0"/>
              <w:jc w:val="left"/>
            </w:pPr>
            <w:r w:rsidRPr="00ED3698">
              <w:t>clem3d</w:t>
            </w:r>
          </w:p>
        </w:tc>
        <w:tc>
          <w:tcPr>
            <w:tcW w:w="6237" w:type="dxa"/>
            <w:shd w:val="clear" w:color="auto" w:fill="auto"/>
          </w:tcPr>
          <w:p w14:paraId="541DE0D0" w14:textId="77777777" w:rsidR="00200807" w:rsidRPr="00ED3698" w:rsidRDefault="00200807" w:rsidP="00875CEB">
            <w:pPr>
              <w:spacing w:before="0" w:after="0"/>
              <w:jc w:val="left"/>
            </w:pPr>
            <w:bookmarkStart w:id="778" w:name="OLE_LINK4"/>
            <w:r w:rsidRPr="00ED3698">
              <w:t>3D variably-saturated flow</w:t>
            </w:r>
            <w:bookmarkEnd w:id="778"/>
          </w:p>
        </w:tc>
        <w:tc>
          <w:tcPr>
            <w:tcW w:w="1235" w:type="dxa"/>
            <w:shd w:val="clear" w:color="auto" w:fill="auto"/>
          </w:tcPr>
          <w:p w14:paraId="19466375" w14:textId="77777777" w:rsidR="00200807" w:rsidRPr="00ED3698" w:rsidRDefault="009C4449" w:rsidP="00A81713">
            <w:pPr>
              <w:spacing w:before="0" w:after="0"/>
              <w:jc w:val="center"/>
            </w:pPr>
            <w:r>
              <w:fldChar w:fldCharType="begin"/>
            </w:r>
            <w:r>
              <w:instrText xml:space="preserve"> REF _Ref364379145 \r \h  \* MERGEFORMAT </w:instrText>
            </w:r>
            <w:r>
              <w:fldChar w:fldCharType="separate"/>
            </w:r>
            <w:r w:rsidR="00B560DA">
              <w:t>3.2.7</w:t>
            </w:r>
            <w:r>
              <w:fldChar w:fldCharType="end"/>
            </w:r>
          </w:p>
        </w:tc>
      </w:tr>
      <w:bookmarkEnd w:id="776"/>
    </w:tbl>
    <w:p w14:paraId="1EA97497" w14:textId="77777777" w:rsidR="00200807" w:rsidRPr="00ED3698" w:rsidRDefault="00200807" w:rsidP="00107124">
      <w:pPr>
        <w:pStyle w:val="Simpleline"/>
      </w:pPr>
    </w:p>
    <w:p w14:paraId="65EA8957" w14:textId="77777777" w:rsidR="00200807" w:rsidRPr="00ED3698" w:rsidRDefault="00200807" w:rsidP="00200807">
      <w:pPr>
        <w:pStyle w:val="Heading3"/>
      </w:pPr>
      <w:bookmarkStart w:id="779" w:name="_Ref364379101"/>
      <w:bookmarkStart w:id="780" w:name="_Toc520374650"/>
      <w:r w:rsidRPr="00ED3698">
        <w:t>2D steady state fully-saturated flow</w:t>
      </w:r>
      <w:bookmarkEnd w:id="779"/>
      <w:bookmarkEnd w:id="780"/>
    </w:p>
    <w:p w14:paraId="71A3A931" w14:textId="77777777" w:rsidR="00200807" w:rsidRPr="00ED3698" w:rsidRDefault="00771FFF" w:rsidP="00200807">
      <w:pPr>
        <w:pStyle w:val="Heading4"/>
      </w:pPr>
      <w:bookmarkStart w:id="781" w:name="OLE_LINK23"/>
      <w:bookmarkStart w:id="782" w:name="_Toc520374651"/>
      <w:r>
        <w:t>Problem definition</w:t>
      </w:r>
      <w:bookmarkEnd w:id="782"/>
    </w:p>
    <w:p w14:paraId="2E9EADCB" w14:textId="54DDC72D" w:rsidR="00200807" w:rsidRPr="00ED3698" w:rsidRDefault="00200807" w:rsidP="00200807">
      <w:pPr>
        <w:rPr>
          <w:lang w:val="en-CA"/>
        </w:rPr>
      </w:pPr>
      <w:r w:rsidRPr="00ED3698">
        <w:rPr>
          <w:lang w:val="en-CA"/>
        </w:rPr>
        <w:t xml:space="preserve">This </w:t>
      </w:r>
      <w:r w:rsidR="004D7920">
        <w:rPr>
          <w:lang w:val="en-CA"/>
        </w:rPr>
        <w:t>demonstration example simulates</w:t>
      </w:r>
      <w:r w:rsidRPr="00ED3698">
        <w:rPr>
          <w:lang w:val="en-CA"/>
        </w:rPr>
        <w:t xml:space="preserve"> two</w:t>
      </w:r>
      <w:r w:rsidR="004D7920">
        <w:rPr>
          <w:lang w:val="en-CA"/>
        </w:rPr>
        <w:t>-</w:t>
      </w:r>
      <w:r w:rsidRPr="00ED3698">
        <w:rPr>
          <w:lang w:val="en-CA"/>
        </w:rPr>
        <w:t>dimensional steady s</w:t>
      </w:r>
      <w:r w:rsidR="004D7920">
        <w:rPr>
          <w:lang w:val="en-CA"/>
        </w:rPr>
        <w:t>t</w:t>
      </w:r>
      <w:r w:rsidRPr="00ED3698">
        <w:rPr>
          <w:lang w:val="en-CA"/>
        </w:rPr>
        <w:t>ate fully-saturated flow</w:t>
      </w:r>
      <w:r w:rsidR="004474F5">
        <w:rPr>
          <w:lang w:val="en-CA"/>
        </w:rPr>
        <w:t xml:space="preserve">.  </w:t>
      </w:r>
    </w:p>
    <w:p w14:paraId="187E1B4A" w14:textId="77777777" w:rsidR="00200807" w:rsidRPr="00ED3698" w:rsidRDefault="00B3171D" w:rsidP="00200807">
      <w:pPr>
        <w:pStyle w:val="Heading4"/>
      </w:pPr>
      <w:bookmarkStart w:id="783" w:name="_Toc520374652"/>
      <w:r>
        <w:t>Model setup</w:t>
      </w:r>
      <w:bookmarkEnd w:id="783"/>
    </w:p>
    <w:p w14:paraId="38E9B7DB" w14:textId="23B6C988" w:rsidR="00200807" w:rsidRPr="00ED3698" w:rsidRDefault="00200807" w:rsidP="00200807">
      <w:pPr>
        <w:rPr>
          <w:szCs w:val="24"/>
          <w:lang w:val="en-CA" w:eastAsia="en-CA"/>
        </w:rPr>
      </w:pPr>
      <w:r w:rsidRPr="00ED3698">
        <w:rPr>
          <w:szCs w:val="24"/>
        </w:rPr>
        <w:t>A 2D model</w:t>
      </w:r>
      <w:r w:rsidR="004D7920">
        <w:rPr>
          <w:szCs w:val="24"/>
        </w:rPr>
        <w:t>,</w:t>
      </w:r>
      <w:r w:rsidRPr="00ED3698">
        <w:rPr>
          <w:szCs w:val="24"/>
        </w:rPr>
        <w:t xml:space="preserve"> 1.0 m in width</w:t>
      </w:r>
      <w:r w:rsidR="004D7920">
        <w:rPr>
          <w:szCs w:val="24"/>
        </w:rPr>
        <w:t>,</w:t>
      </w:r>
      <w:r w:rsidRPr="00ED3698">
        <w:rPr>
          <w:szCs w:val="24"/>
        </w:rPr>
        <w:t xml:space="preserve"> and 1.0 m in height</w:t>
      </w:r>
      <w:r w:rsidR="004D7920">
        <w:rPr>
          <w:szCs w:val="24"/>
        </w:rPr>
        <w:t>,</w:t>
      </w:r>
      <w:r w:rsidRPr="00ED3698">
        <w:rPr>
          <w:szCs w:val="24"/>
        </w:rPr>
        <w:t xml:space="preserve"> is discretized into </w:t>
      </w:r>
      <w:r w:rsidR="00C64F35">
        <w:rPr>
          <w:szCs w:val="24"/>
        </w:rPr>
        <w:t>121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0.1 m for the interior control volumes and 0.05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Boundary conditions for the flow problem consist of a flux 5.79</w:t>
      </w:r>
      <w:r>
        <w:rPr>
          <w:color w:val="000000"/>
          <w:lang w:eastAsia="en-CA"/>
        </w:rPr>
        <w:t>×10</w:t>
      </w:r>
      <w:r w:rsidRPr="00ED3698">
        <w:rPr>
          <w:color w:val="000000"/>
          <w:vertAlign w:val="superscript"/>
          <w:lang w:eastAsia="en-CA"/>
        </w:rPr>
        <w:t xml:space="preserve">-5 </w:t>
      </w:r>
      <w:r w:rsidRPr="00ED3698">
        <w:rPr>
          <w:szCs w:val="24"/>
          <w:lang w:val="en-CA" w:eastAsia="en-CA"/>
        </w:rPr>
        <w:t>m</w:t>
      </w:r>
      <w:r w:rsidR="004D7920">
        <w:rPr>
          <w:szCs w:val="24"/>
          <w:lang w:val="en-CA" w:eastAsia="en-CA"/>
        </w:rPr>
        <w:t xml:space="preserve"> </w:t>
      </w:r>
      <w:r w:rsidRPr="00ED3698">
        <w:rPr>
          <w:szCs w:val="24"/>
          <w:lang w:val="en-CA" w:eastAsia="en-CA"/>
        </w:rPr>
        <w:t>s</w:t>
      </w:r>
      <w:r w:rsidR="004D7920" w:rsidRPr="004D7920">
        <w:rPr>
          <w:szCs w:val="24"/>
          <w:vertAlign w:val="superscript"/>
          <w:lang w:val="en-CA" w:eastAsia="en-CA"/>
        </w:rPr>
        <w:t>-1</w:t>
      </w:r>
      <w:r w:rsidRPr="00ED3698">
        <w:rPr>
          <w:szCs w:val="24"/>
          <w:lang w:val="en-CA" w:eastAsia="en-CA"/>
        </w:rPr>
        <w:t xml:space="preserve"> </w:t>
      </w:r>
      <w:r w:rsidR="004D7920">
        <w:rPr>
          <w:szCs w:val="24"/>
          <w:lang w:val="en-CA" w:eastAsia="en-CA"/>
        </w:rPr>
        <w:t>across a</w:t>
      </w:r>
      <w:r w:rsidRPr="00ED3698">
        <w:rPr>
          <w:szCs w:val="24"/>
          <w:lang w:val="en-CA" w:eastAsia="en-CA"/>
        </w:rPr>
        <w:t xml:space="preserve"> centr</w:t>
      </w:r>
      <w:r w:rsidR="004D7920">
        <w:rPr>
          <w:szCs w:val="24"/>
          <w:lang w:val="en-CA" w:eastAsia="en-CA"/>
        </w:rPr>
        <w:t>al region</w:t>
      </w:r>
      <w:r w:rsidRPr="00ED3698">
        <w:rPr>
          <w:szCs w:val="24"/>
          <w:lang w:val="en-CA" w:eastAsia="en-CA"/>
        </w:rPr>
        <w:t xml:space="preserve"> (0.</w:t>
      </w:r>
      <w:r w:rsidR="004D7920">
        <w:rPr>
          <w:szCs w:val="24"/>
          <w:lang w:val="en-CA" w:eastAsia="en-CA"/>
        </w:rPr>
        <w:t>1</w:t>
      </w:r>
      <w:r w:rsidRPr="00ED3698">
        <w:rPr>
          <w:szCs w:val="24"/>
          <w:lang w:val="en-CA" w:eastAsia="en-CA"/>
        </w:rPr>
        <w:t xml:space="preserve"> m</w:t>
      </w:r>
      <w:r w:rsidR="004D7920">
        <w:rPr>
          <w:szCs w:val="24"/>
          <w:lang w:val="en-CA" w:eastAsia="en-CA"/>
        </w:rPr>
        <w:t xml:space="preserve"> in length</w:t>
      </w:r>
      <w:r w:rsidRPr="00ED3698">
        <w:rPr>
          <w:szCs w:val="24"/>
          <w:lang w:val="en-CA" w:eastAsia="en-CA"/>
        </w:rPr>
        <w:t xml:space="preserve">) </w:t>
      </w:r>
      <w:r w:rsidR="004D7920">
        <w:rPr>
          <w:szCs w:val="24"/>
          <w:lang w:val="en-CA" w:eastAsia="en-CA"/>
        </w:rPr>
        <w:t>of the</w:t>
      </w:r>
      <w:r w:rsidRPr="00ED3698">
        <w:rPr>
          <w:szCs w:val="24"/>
          <w:lang w:val="en-CA" w:eastAsia="en-CA"/>
        </w:rPr>
        <w:t xml:space="preserve"> top boundary, and </w:t>
      </w:r>
      <w:r w:rsidR="004D7920">
        <w:rPr>
          <w:szCs w:val="24"/>
          <w:lang w:val="en-CA" w:eastAsia="en-CA"/>
        </w:rPr>
        <w:t xml:space="preserve">an </w:t>
      </w:r>
      <w:r w:rsidRPr="00ED3698">
        <w:rPr>
          <w:szCs w:val="24"/>
          <w:lang w:val="en-CA" w:eastAsia="en-CA"/>
        </w:rPr>
        <w:t xml:space="preserve">outflow boundary </w:t>
      </w:r>
      <w:r w:rsidR="004D7920">
        <w:rPr>
          <w:szCs w:val="24"/>
          <w:lang w:val="en-CA" w:eastAsia="en-CA"/>
        </w:rPr>
        <w:t xml:space="preserve">at the lower </w:t>
      </w:r>
      <w:r w:rsidRPr="00ED3698">
        <w:rPr>
          <w:szCs w:val="24"/>
          <w:lang w:val="en-CA" w:eastAsia="en-CA"/>
        </w:rPr>
        <w:t xml:space="preserve">left </w:t>
      </w:r>
      <w:r w:rsidR="004D7920">
        <w:rPr>
          <w:szCs w:val="24"/>
          <w:lang w:val="en-CA" w:eastAsia="en-CA"/>
        </w:rPr>
        <w:t>corner of the domain</w:t>
      </w:r>
      <w:r w:rsidRPr="00ED3698">
        <w:rPr>
          <w:szCs w:val="24"/>
          <w:lang w:val="en-CA" w:eastAsia="en-CA"/>
        </w:rPr>
        <w:t xml:space="preserve"> with </w:t>
      </w:r>
      <w:r w:rsidR="004D7920">
        <w:rPr>
          <w:szCs w:val="24"/>
          <w:lang w:val="en-CA" w:eastAsia="en-CA"/>
        </w:rPr>
        <w:t xml:space="preserve">a </w:t>
      </w:r>
      <w:r w:rsidRPr="00ED3698">
        <w:rPr>
          <w:szCs w:val="24"/>
          <w:lang w:val="en-CA" w:eastAsia="en-CA"/>
        </w:rPr>
        <w:t>hydraulic head 2.0 m</w:t>
      </w:r>
      <w:r w:rsidR="004474F5">
        <w:rPr>
          <w:szCs w:val="24"/>
          <w:lang w:val="en-CA" w:eastAsia="en-CA"/>
        </w:rPr>
        <w:t xml:space="preserve">.  </w:t>
      </w:r>
    </w:p>
    <w:p w14:paraId="793F1B74" w14:textId="77777777" w:rsidR="00200807" w:rsidRPr="00ED3698" w:rsidRDefault="00200807" w:rsidP="00200807">
      <w:pPr>
        <w:pStyle w:val="Heading4"/>
      </w:pPr>
      <w:bookmarkStart w:id="784" w:name="_Toc520374653"/>
      <w:r w:rsidRPr="00ED3698">
        <w:t>Parameters</w:t>
      </w:r>
      <w:bookmarkEnd w:id="784"/>
    </w:p>
    <w:p w14:paraId="050D3B9D" w14:textId="062BA1D6" w:rsidR="00FC592A" w:rsidRDefault="00200807" w:rsidP="00200807">
      <w:r w:rsidRPr="00ED3698">
        <w:t>The physical parameters (material properties) used for the simulations are summarized in</w:t>
      </w:r>
      <w:r w:rsidR="004D7920">
        <w:t xml:space="preserve"> </w:t>
      </w:r>
      <w:r w:rsidR="004D7920">
        <w:fldChar w:fldCharType="begin"/>
      </w:r>
      <w:r w:rsidR="004D7920">
        <w:instrText xml:space="preserve"> REF _Ref383275253 \h </w:instrText>
      </w:r>
      <w:r w:rsidR="004D7920">
        <w:fldChar w:fldCharType="separate"/>
      </w:r>
      <w:r w:rsidR="00B560DA" w:rsidRPr="00ED3698">
        <w:t xml:space="preserve">Table </w:t>
      </w:r>
      <w:r w:rsidR="00B560DA">
        <w:rPr>
          <w:noProof/>
        </w:rPr>
        <w:t>3</w:t>
      </w:r>
      <w:r w:rsidR="00B560DA">
        <w:t>.</w:t>
      </w:r>
      <w:r w:rsidR="00B560DA">
        <w:rPr>
          <w:noProof/>
        </w:rPr>
        <w:t>12</w:t>
      </w:r>
      <w:r w:rsidR="004D7920">
        <w:fldChar w:fldCharType="end"/>
      </w:r>
      <w:r w:rsidRPr="00ED3698">
        <w:t>.</w:t>
      </w:r>
    </w:p>
    <w:p w14:paraId="67B49CEC" w14:textId="77777777" w:rsidR="00200807" w:rsidRPr="00ED3698" w:rsidRDefault="00200807" w:rsidP="00200807">
      <w:pPr>
        <w:rPr>
          <w:b/>
        </w:rPr>
      </w:pPr>
      <w:r w:rsidRPr="00ED3698">
        <w:t xml:space="preserve"> </w:t>
      </w:r>
    </w:p>
    <w:p w14:paraId="16F4EDFE" w14:textId="3B5DAAB4" w:rsidR="00200807" w:rsidRPr="00ED3698" w:rsidRDefault="00200807" w:rsidP="00AE6CCB">
      <w:pPr>
        <w:pStyle w:val="StyleCaptionTableCaptionBold"/>
      </w:pPr>
      <w:bookmarkStart w:id="785" w:name="_Ref383275253"/>
      <w:bookmarkStart w:id="786" w:name="_Toc520374953"/>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12</w:t>
      </w:r>
      <w:r w:rsidR="00FE1AD3">
        <w:fldChar w:fldCharType="end"/>
      </w:r>
      <w:bookmarkEnd w:id="785"/>
      <w:r w:rsidR="00142D8D">
        <w:t xml:space="preserve">: </w:t>
      </w:r>
      <w:r w:rsidRPr="00ED3698">
        <w:t xml:space="preserve">Physical parameters for </w:t>
      </w:r>
      <w:r w:rsidR="004D7920">
        <w:t>demonstration example</w:t>
      </w:r>
      <w:r w:rsidRPr="00ED3698">
        <w:t xml:space="preserve"> stedfs</w:t>
      </w:r>
      <w:bookmarkEnd w:id="786"/>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45A2EC17" w14:textId="77777777" w:rsidTr="00F67966">
        <w:trPr>
          <w:trHeight w:val="300"/>
        </w:trPr>
        <w:tc>
          <w:tcPr>
            <w:tcW w:w="2802" w:type="pct"/>
            <w:tcBorders>
              <w:bottom w:val="single" w:sz="4" w:space="0" w:color="auto"/>
            </w:tcBorders>
            <w:shd w:val="clear" w:color="auto" w:fill="D9D9D9"/>
            <w:noWrap/>
            <w:vAlign w:val="bottom"/>
            <w:hideMark/>
          </w:tcPr>
          <w:p w14:paraId="4D5ADE19" w14:textId="77777777" w:rsidR="00200807" w:rsidRPr="00ED3698" w:rsidRDefault="00200807" w:rsidP="00875CEB">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bottom"/>
            <w:hideMark/>
          </w:tcPr>
          <w:p w14:paraId="32074118" w14:textId="77777777" w:rsidR="00200807" w:rsidRPr="00ED3698" w:rsidRDefault="00F01A2D" w:rsidP="00875CEB">
            <w:pPr>
              <w:spacing w:before="0" w:after="0"/>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tcPr>
          <w:p w14:paraId="5B5911A8" w14:textId="77777777" w:rsidR="00200807" w:rsidRPr="00ED3698" w:rsidRDefault="00200807" w:rsidP="00875CEB">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bottom"/>
            <w:hideMark/>
          </w:tcPr>
          <w:p w14:paraId="03072F01" w14:textId="77777777" w:rsidR="00200807" w:rsidRPr="00ED3698" w:rsidRDefault="00200807" w:rsidP="00875CEB">
            <w:pPr>
              <w:spacing w:before="0" w:after="0"/>
              <w:rPr>
                <w:b/>
                <w:color w:val="000000"/>
                <w:lang w:eastAsia="en-CA"/>
              </w:rPr>
            </w:pPr>
            <w:r w:rsidRPr="00FC4488">
              <w:rPr>
                <w:b/>
                <w:color w:val="000000"/>
                <w:lang w:eastAsia="en-CA"/>
              </w:rPr>
              <w:t>Unit</w:t>
            </w:r>
          </w:p>
        </w:tc>
      </w:tr>
      <w:tr w:rsidR="00200807" w:rsidRPr="00ED3698" w14:paraId="2CC6AD3C" w14:textId="77777777" w:rsidTr="004D7920">
        <w:trPr>
          <w:trHeight w:val="300"/>
        </w:trPr>
        <w:tc>
          <w:tcPr>
            <w:tcW w:w="2802" w:type="pct"/>
            <w:tcBorders>
              <w:top w:val="single" w:sz="4" w:space="0" w:color="auto"/>
              <w:bottom w:val="nil"/>
            </w:tcBorders>
            <w:shd w:val="clear" w:color="auto" w:fill="auto"/>
            <w:noWrap/>
            <w:vAlign w:val="bottom"/>
            <w:hideMark/>
          </w:tcPr>
          <w:p w14:paraId="16480713"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644430C7"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27102A12"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single" w:sz="4" w:space="0" w:color="auto"/>
              <w:bottom w:val="nil"/>
            </w:tcBorders>
            <w:shd w:val="clear" w:color="auto" w:fill="auto"/>
            <w:noWrap/>
            <w:vAlign w:val="bottom"/>
            <w:hideMark/>
          </w:tcPr>
          <w:p w14:paraId="322ABDF8"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13549DE5" w14:textId="77777777" w:rsidTr="004D7920">
        <w:trPr>
          <w:trHeight w:val="300"/>
        </w:trPr>
        <w:tc>
          <w:tcPr>
            <w:tcW w:w="2802" w:type="pct"/>
            <w:tcBorders>
              <w:top w:val="nil"/>
              <w:bottom w:val="single" w:sz="4" w:space="0" w:color="auto"/>
            </w:tcBorders>
            <w:shd w:val="clear" w:color="auto" w:fill="auto"/>
            <w:noWrap/>
            <w:vAlign w:val="bottom"/>
          </w:tcPr>
          <w:p w14:paraId="5CF09DFA"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single" w:sz="4" w:space="0" w:color="auto"/>
            </w:tcBorders>
            <w:shd w:val="clear" w:color="auto" w:fill="auto"/>
            <w:noWrap/>
            <w:vAlign w:val="bottom"/>
          </w:tcPr>
          <w:p w14:paraId="15E96F17"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single" w:sz="4" w:space="0" w:color="auto"/>
            </w:tcBorders>
          </w:tcPr>
          <w:p w14:paraId="37579514"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nil"/>
              <w:bottom w:val="single" w:sz="4" w:space="0" w:color="auto"/>
            </w:tcBorders>
            <w:shd w:val="clear" w:color="auto" w:fill="auto"/>
            <w:noWrap/>
            <w:vAlign w:val="bottom"/>
          </w:tcPr>
          <w:p w14:paraId="35FF044C"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bl>
    <w:p w14:paraId="303A1C34" w14:textId="77777777" w:rsidR="00200807" w:rsidRPr="00ED3698" w:rsidRDefault="00200807" w:rsidP="00107124">
      <w:pPr>
        <w:pStyle w:val="Simpleline"/>
      </w:pPr>
    </w:p>
    <w:p w14:paraId="4058D1B4" w14:textId="77777777" w:rsidR="00200807" w:rsidRPr="00ED3698" w:rsidRDefault="00200807" w:rsidP="00200807">
      <w:pPr>
        <w:pStyle w:val="Heading4"/>
      </w:pPr>
      <w:bookmarkStart w:id="787" w:name="_Toc520374654"/>
      <w:r w:rsidRPr="00ED3698">
        <w:t>Results</w:t>
      </w:r>
      <w:bookmarkEnd w:id="787"/>
    </w:p>
    <w:p w14:paraId="2A71C5ED" w14:textId="54CB90FC" w:rsidR="00200807" w:rsidRPr="00ED3698" w:rsidRDefault="00200807" w:rsidP="00200807">
      <w:pPr>
        <w:rPr>
          <w:lang w:val="en-CA"/>
        </w:rPr>
      </w:pPr>
      <w:r w:rsidRPr="00ED3698">
        <w:rPr>
          <w:lang w:val="en-CA"/>
        </w:rPr>
        <w:t xml:space="preserve">Water flow was simulated at steady state, and the </w:t>
      </w:r>
      <w:r w:rsidR="00780467">
        <w:rPr>
          <w:lang w:val="en-CA"/>
        </w:rPr>
        <w:t>simulated</w:t>
      </w:r>
      <w:r w:rsidR="00780467" w:rsidRPr="00ED3698">
        <w:rPr>
          <w:lang w:val="en-CA"/>
        </w:rPr>
        <w:t xml:space="preserve"> </w:t>
      </w:r>
      <w:r w:rsidRPr="00ED3698">
        <w:rPr>
          <w:lang w:val="en-CA"/>
        </w:rPr>
        <w:t xml:space="preserve">hydraulic head contours </w:t>
      </w:r>
      <w:r w:rsidR="004D7920">
        <w:rPr>
          <w:lang w:val="en-CA"/>
        </w:rPr>
        <w:t>are</w:t>
      </w:r>
      <w:r w:rsidRPr="00ED3698">
        <w:rPr>
          <w:lang w:val="en-CA"/>
        </w:rPr>
        <w:t xml:space="preserve"> </w:t>
      </w:r>
      <w:r w:rsidR="004D7920">
        <w:rPr>
          <w:lang w:val="en-CA"/>
        </w:rPr>
        <w:lastRenderedPageBreak/>
        <w:t>showm</w:t>
      </w:r>
      <w:r w:rsidRPr="00ED3698">
        <w:rPr>
          <w:lang w:val="en-CA"/>
        </w:rPr>
        <w:t xml:space="preserve"> in </w:t>
      </w:r>
      <w:r w:rsidR="009C4449">
        <w:fldChar w:fldCharType="begin"/>
      </w:r>
      <w:r w:rsidR="009C4449">
        <w:instrText xml:space="preserve"> REF _Ref360028072 \h  \* MERGEFORMAT </w:instrText>
      </w:r>
      <w:r w:rsidR="009C4449">
        <w:fldChar w:fldCharType="separate"/>
      </w:r>
      <w:r w:rsidR="00B560DA" w:rsidRPr="00ED3698">
        <w:t xml:space="preserve">Figure </w:t>
      </w:r>
      <w:r w:rsidR="00B560DA">
        <w:rPr>
          <w:noProof/>
        </w:rPr>
        <w:t>3.8</w:t>
      </w:r>
      <w:r w:rsidR="009C4449">
        <w:fldChar w:fldCharType="end"/>
      </w:r>
      <w:r w:rsidR="004474F5">
        <w:rPr>
          <w:lang w:val="en-CA"/>
        </w:rPr>
        <w:t xml:space="preserve">.  </w:t>
      </w:r>
    </w:p>
    <w:p w14:paraId="69C2DF46" w14:textId="77777777" w:rsidR="00200807" w:rsidRPr="00ED3698" w:rsidRDefault="00200807" w:rsidP="00200807">
      <w:pPr>
        <w:rPr>
          <w:lang w:val="en-CA"/>
        </w:rPr>
      </w:pPr>
      <w:r w:rsidRPr="00ED3698">
        <w:rPr>
          <w:noProof/>
          <w:lang w:val="en-CA" w:eastAsia="zh-CN"/>
        </w:rPr>
        <w:drawing>
          <wp:inline distT="0" distB="0" distL="0" distR="0" wp14:anchorId="72329B9B" wp14:editId="1A888D09">
            <wp:extent cx="4308764" cy="4918363"/>
            <wp:effectExtent l="0" t="0" r="0" b="0"/>
            <wp:docPr id="51" name="Picture 51" descr="D:\dsu\ResearchAtUBC\Benchmarking\benchmarking_references\benchmarks_standard\flow\stedfs\stea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D:\dsu\ResearchAtUBC\Benchmarking\benchmarking_references\benchmarks_standard\flow\stedfs\steadfs.png"/>
                    <pic:cNvPicPr>
                      <a:picLocks noChangeAspect="1" noChangeArrowheads="1"/>
                    </pic:cNvPicPr>
                  </pic:nvPicPr>
                  <pic:blipFill rotWithShape="1">
                    <a:blip r:embed="rId156" cstate="print">
                      <a:extLst>
                        <a:ext uri="{28A0092B-C50C-407E-A947-70E740481C1C}">
                          <a14:useLocalDpi xmlns:a14="http://schemas.microsoft.com/office/drawing/2010/main" val="0"/>
                        </a:ext>
                      </a:extLst>
                    </a:blip>
                    <a:srcRect l="3283" r="18181" b="1913"/>
                    <a:stretch/>
                  </pic:blipFill>
                  <pic:spPr bwMode="auto">
                    <a:xfrm>
                      <a:off x="0" y="0"/>
                      <a:ext cx="4308764" cy="4918363"/>
                    </a:xfrm>
                    <a:prstGeom prst="rect">
                      <a:avLst/>
                    </a:prstGeom>
                    <a:noFill/>
                    <a:ln>
                      <a:noFill/>
                    </a:ln>
                    <a:extLst>
                      <a:ext uri="{53640926-AAD7-44D8-BBD7-CCE9431645EC}">
                        <a14:shadowObscured xmlns:a14="http://schemas.microsoft.com/office/drawing/2010/main"/>
                      </a:ext>
                    </a:extLst>
                  </pic:spPr>
                </pic:pic>
              </a:graphicData>
            </a:graphic>
          </wp:inline>
        </w:drawing>
      </w:r>
    </w:p>
    <w:p w14:paraId="73FC79E3" w14:textId="78E66162" w:rsidR="00200807" w:rsidRPr="00ED3698" w:rsidRDefault="00200807" w:rsidP="00687205">
      <w:pPr>
        <w:pStyle w:val="StyleCaptionTableCaptionCentered"/>
      </w:pPr>
      <w:bookmarkStart w:id="788" w:name="_Ref360028072"/>
      <w:bookmarkStart w:id="789" w:name="_Toc520375082"/>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8</w:t>
      </w:r>
      <w:r w:rsidR="00183C7C">
        <w:fldChar w:fldCharType="end"/>
      </w:r>
      <w:bookmarkEnd w:id="788"/>
      <w:r w:rsidR="00142D8D">
        <w:t xml:space="preserve">: </w:t>
      </w:r>
      <w:r w:rsidR="00780467">
        <w:t>Simulated</w:t>
      </w:r>
      <w:r w:rsidR="00780467" w:rsidRPr="00ED3698">
        <w:t xml:space="preserve"> </w:t>
      </w:r>
      <w:r w:rsidRPr="00ED3698">
        <w:t>hydraulic head contours at steady state.</w:t>
      </w:r>
      <w:bookmarkEnd w:id="789"/>
    </w:p>
    <w:p w14:paraId="37DCE42A" w14:textId="77777777" w:rsidR="00200807" w:rsidRPr="00ED3698" w:rsidRDefault="00200807" w:rsidP="00107124">
      <w:pPr>
        <w:pStyle w:val="Simpleline"/>
        <w:rPr>
          <w:lang w:val="en-CA"/>
        </w:rPr>
      </w:pPr>
    </w:p>
    <w:p w14:paraId="3029EBE9" w14:textId="77777777" w:rsidR="00913113" w:rsidRPr="00192E8E" w:rsidRDefault="00913113" w:rsidP="00913113">
      <w:pPr>
        <w:pStyle w:val="StyleHeading4Bold"/>
      </w:pPr>
      <w:bookmarkStart w:id="790" w:name="_Toc520374655"/>
      <w:r>
        <w:t>File locations</w:t>
      </w:r>
      <w:bookmarkEnd w:id="790"/>
    </w:p>
    <w:p w14:paraId="534C1C84" w14:textId="77777777" w:rsidR="00200807" w:rsidRPr="00F53BEB" w:rsidRDefault="00200807" w:rsidP="00200807">
      <w:pPr>
        <w:rPr>
          <w:i/>
        </w:rPr>
      </w:pPr>
      <w:r w:rsidRPr="00ED3698">
        <w:t xml:space="preserve">The input file is: </w:t>
      </w:r>
      <w:r w:rsidRPr="00F53BEB">
        <w:rPr>
          <w:i/>
        </w:rPr>
        <w:t>steadfs.dat</w:t>
      </w:r>
      <w:r w:rsidRPr="00ED3698">
        <w:t xml:space="preserve"> under folder </w:t>
      </w:r>
      <w:r w:rsidR="004B0811">
        <w:rPr>
          <w:i/>
        </w:rPr>
        <w:t>.\benchmarks\benchmarks_standard\</w:t>
      </w:r>
      <w:r w:rsidRPr="00F53BEB">
        <w:rPr>
          <w:i/>
        </w:rPr>
        <w:t>flow\stedfs</w:t>
      </w:r>
    </w:p>
    <w:p w14:paraId="29EEC9BF" w14:textId="77777777" w:rsidR="00107124" w:rsidRPr="00ED3698" w:rsidRDefault="00107124" w:rsidP="00107124">
      <w:pPr>
        <w:pStyle w:val="Simpleline"/>
      </w:pPr>
    </w:p>
    <w:p w14:paraId="48BE7D67" w14:textId="77777777" w:rsidR="00200807" w:rsidRPr="00ED3698" w:rsidRDefault="00200807" w:rsidP="00200807">
      <w:pPr>
        <w:pStyle w:val="Heading3"/>
      </w:pPr>
      <w:bookmarkStart w:id="791" w:name="_Ref364379109"/>
      <w:bookmarkStart w:id="792" w:name="_Toc520374656"/>
      <w:bookmarkEnd w:id="781"/>
      <w:r w:rsidRPr="00ED3698">
        <w:t>2D steady state variably-saturated flow</w:t>
      </w:r>
      <w:bookmarkEnd w:id="791"/>
      <w:bookmarkEnd w:id="792"/>
    </w:p>
    <w:p w14:paraId="4EDDAA2A" w14:textId="77777777" w:rsidR="00200807" w:rsidRPr="00ED3698" w:rsidRDefault="00771FFF" w:rsidP="00200807">
      <w:pPr>
        <w:pStyle w:val="Heading4"/>
      </w:pPr>
      <w:bookmarkStart w:id="793" w:name="_Toc520374657"/>
      <w:r>
        <w:t>Problem definition</w:t>
      </w:r>
      <w:bookmarkEnd w:id="793"/>
    </w:p>
    <w:p w14:paraId="28D5ED9E" w14:textId="7227129F" w:rsidR="00200807" w:rsidRPr="00ED3698" w:rsidRDefault="00200807" w:rsidP="00200807">
      <w:pPr>
        <w:rPr>
          <w:lang w:val="en-CA"/>
        </w:rPr>
      </w:pPr>
      <w:r w:rsidRPr="00ED3698">
        <w:rPr>
          <w:lang w:val="en-CA"/>
        </w:rPr>
        <w:t xml:space="preserve">This </w:t>
      </w:r>
      <w:r w:rsidR="00F53BEB">
        <w:rPr>
          <w:lang w:val="en-CA"/>
        </w:rPr>
        <w:t>demonstration example</w:t>
      </w:r>
      <w:r w:rsidRPr="00ED3698">
        <w:rPr>
          <w:lang w:val="en-CA"/>
        </w:rPr>
        <w:t xml:space="preserve"> is a two dimensional steady s</w:t>
      </w:r>
      <w:r w:rsidR="00F53BEB">
        <w:rPr>
          <w:lang w:val="en-CA"/>
        </w:rPr>
        <w:t>t</w:t>
      </w:r>
      <w:r w:rsidRPr="00ED3698">
        <w:rPr>
          <w:lang w:val="en-CA"/>
        </w:rPr>
        <w:t>ate variably-saturated flow</w:t>
      </w:r>
      <w:r w:rsidR="00F53BEB">
        <w:rPr>
          <w:lang w:val="en-CA"/>
        </w:rPr>
        <w:t xml:space="preserve"> problem</w:t>
      </w:r>
      <w:r w:rsidR="004474F5">
        <w:rPr>
          <w:lang w:val="en-CA"/>
        </w:rPr>
        <w:t xml:space="preserve">.  </w:t>
      </w:r>
      <w:r w:rsidRPr="00ED3698">
        <w:rPr>
          <w:lang w:val="en-CA"/>
        </w:rPr>
        <w:t>The domain contains two parts: the left-middle part of the domain is of low hydraulic conductivity and the other part is of high hydraulic conductivity.</w:t>
      </w:r>
    </w:p>
    <w:p w14:paraId="32099081" w14:textId="77777777" w:rsidR="00200807" w:rsidRPr="00ED3698" w:rsidRDefault="00B3171D" w:rsidP="00200807">
      <w:pPr>
        <w:pStyle w:val="Heading4"/>
      </w:pPr>
      <w:bookmarkStart w:id="794" w:name="_Toc520374658"/>
      <w:r>
        <w:lastRenderedPageBreak/>
        <w:t>Model setup</w:t>
      </w:r>
      <w:bookmarkEnd w:id="794"/>
    </w:p>
    <w:p w14:paraId="33F970FE" w14:textId="11AD0B01" w:rsidR="00200807" w:rsidRPr="00ED3698" w:rsidRDefault="00200807" w:rsidP="00200807">
      <w:pPr>
        <w:rPr>
          <w:szCs w:val="24"/>
          <w:lang w:val="en-CA" w:eastAsia="en-CA"/>
        </w:rPr>
      </w:pPr>
      <w:r w:rsidRPr="00ED3698">
        <w:rPr>
          <w:szCs w:val="24"/>
        </w:rPr>
        <w:t xml:space="preserve">A 2D model with 1.0 m in width and 2.0 m in height is discretized into 441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in width and 0.1 m in height for the interior control volumes and 0.025 m in width and 0.05 m in height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pressure head 1.0 m for the whole domain</w:t>
      </w:r>
      <w:r w:rsidR="004474F5">
        <w:rPr>
          <w:bCs/>
          <w:szCs w:val="24"/>
          <w:lang w:val="en-CA" w:eastAsia="en-CA"/>
        </w:rPr>
        <w:t xml:space="preserve">.  </w:t>
      </w:r>
      <w:r w:rsidRPr="00ED3698">
        <w:rPr>
          <w:szCs w:val="24"/>
          <w:lang w:val="en-CA" w:eastAsia="en-CA"/>
        </w:rPr>
        <w:t>Boundary conditions for the flow problem consist of a flux 1.74</w:t>
      </w:r>
      <w:r>
        <w:rPr>
          <w:color w:val="000000"/>
          <w:lang w:eastAsia="en-CA"/>
        </w:rPr>
        <w:t>×10</w:t>
      </w:r>
      <w:r w:rsidRPr="00ED3698">
        <w:rPr>
          <w:color w:val="000000"/>
          <w:vertAlign w:val="superscript"/>
          <w:lang w:eastAsia="en-CA"/>
        </w:rPr>
        <w:t xml:space="preserve">-6 </w:t>
      </w:r>
      <w:r w:rsidRPr="00ED3698">
        <w:rPr>
          <w:szCs w:val="24"/>
          <w:lang w:val="en-CA" w:eastAsia="en-CA"/>
        </w:rPr>
        <w:t>m</w:t>
      </w:r>
      <w:r w:rsidR="00F53BEB">
        <w:rPr>
          <w:szCs w:val="24"/>
          <w:lang w:val="en-CA" w:eastAsia="en-CA"/>
        </w:rPr>
        <w:t xml:space="preserve"> </w:t>
      </w:r>
      <w:r w:rsidRPr="00ED3698">
        <w:rPr>
          <w:szCs w:val="24"/>
          <w:lang w:val="en-CA" w:eastAsia="en-CA"/>
        </w:rPr>
        <w:t>s</w:t>
      </w:r>
      <w:r w:rsidR="00F53BEB" w:rsidRPr="00F53BEB">
        <w:rPr>
          <w:szCs w:val="24"/>
          <w:vertAlign w:val="superscript"/>
          <w:lang w:val="en-CA" w:eastAsia="en-CA"/>
        </w:rPr>
        <w:t>-1</w:t>
      </w:r>
      <w:r w:rsidRPr="00ED3698">
        <w:rPr>
          <w:szCs w:val="24"/>
          <w:lang w:val="en-CA" w:eastAsia="en-CA"/>
        </w:rPr>
        <w:t xml:space="preserve"> on the left-top boundary (0.2 m), and outflow boundary for the right-bottom boundary (0.5 m) with zero pressure head</w:t>
      </w:r>
      <w:r w:rsidR="004474F5">
        <w:rPr>
          <w:szCs w:val="24"/>
          <w:lang w:val="en-CA" w:eastAsia="en-CA"/>
        </w:rPr>
        <w:t xml:space="preserve">.  </w:t>
      </w:r>
    </w:p>
    <w:p w14:paraId="037088BC" w14:textId="77777777" w:rsidR="00200807" w:rsidRPr="00ED3698" w:rsidRDefault="00200807" w:rsidP="00200807">
      <w:pPr>
        <w:pStyle w:val="Heading4"/>
      </w:pPr>
      <w:bookmarkStart w:id="795" w:name="_Toc520374659"/>
      <w:r w:rsidRPr="00ED3698">
        <w:t>Parameters</w:t>
      </w:r>
      <w:bookmarkEnd w:id="795"/>
    </w:p>
    <w:p w14:paraId="0F3A3A37" w14:textId="31D05653" w:rsidR="00200807" w:rsidRPr="00ED3698" w:rsidRDefault="00200807" w:rsidP="00200807">
      <w:pPr>
        <w:rPr>
          <w:b/>
        </w:rPr>
      </w:pPr>
      <w:r w:rsidRPr="00ED3698">
        <w:t>The physical parameters (material properties) used for the simulations are summarized in</w:t>
      </w:r>
      <w:r w:rsidR="00F53BEB">
        <w:t xml:space="preserve"> </w:t>
      </w:r>
      <w:r w:rsidR="00F53BEB">
        <w:fldChar w:fldCharType="begin"/>
      </w:r>
      <w:r w:rsidR="00F53BEB">
        <w:instrText xml:space="preserve"> REF _Ref383275599 \h </w:instrText>
      </w:r>
      <w:r w:rsidR="00F53BEB">
        <w:fldChar w:fldCharType="separate"/>
      </w:r>
      <w:r w:rsidR="00B560DA" w:rsidRPr="00ED3698">
        <w:t xml:space="preserve">Table </w:t>
      </w:r>
      <w:r w:rsidR="00B560DA">
        <w:rPr>
          <w:noProof/>
        </w:rPr>
        <w:t>3</w:t>
      </w:r>
      <w:r w:rsidR="00B560DA">
        <w:t>.</w:t>
      </w:r>
      <w:r w:rsidR="00B560DA">
        <w:rPr>
          <w:noProof/>
        </w:rPr>
        <w:t>13</w:t>
      </w:r>
      <w:r w:rsidR="00F53BEB">
        <w:fldChar w:fldCharType="end"/>
      </w:r>
      <w:r w:rsidR="004474F5">
        <w:t xml:space="preserve">.  </w:t>
      </w:r>
    </w:p>
    <w:p w14:paraId="47D80002" w14:textId="2F7B0AE5" w:rsidR="00200807" w:rsidRPr="00ED3698" w:rsidRDefault="00200807" w:rsidP="00AE6CCB">
      <w:pPr>
        <w:pStyle w:val="StyleCaptionTableCaptionBold"/>
      </w:pPr>
      <w:bookmarkStart w:id="796" w:name="_Ref383275599"/>
      <w:bookmarkStart w:id="797" w:name="_Toc520374954"/>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13</w:t>
      </w:r>
      <w:r w:rsidR="00FE1AD3">
        <w:fldChar w:fldCharType="end"/>
      </w:r>
      <w:bookmarkEnd w:id="796"/>
      <w:r w:rsidR="004C28A7">
        <w:t xml:space="preserve">: </w:t>
      </w:r>
      <w:r w:rsidRPr="00ED3698">
        <w:t xml:space="preserve">Physical parameters for </w:t>
      </w:r>
      <w:r w:rsidR="00F53BEB">
        <w:t>demonstration example</w:t>
      </w:r>
      <w:r w:rsidRPr="00ED3698">
        <w:t xml:space="preserve"> stedvs</w:t>
      </w:r>
      <w:bookmarkEnd w:id="797"/>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0F070EA1" w14:textId="77777777" w:rsidTr="00F67966">
        <w:trPr>
          <w:trHeight w:val="300"/>
        </w:trPr>
        <w:tc>
          <w:tcPr>
            <w:tcW w:w="2802" w:type="pct"/>
            <w:tcBorders>
              <w:bottom w:val="single" w:sz="4" w:space="0" w:color="auto"/>
            </w:tcBorders>
            <w:shd w:val="clear" w:color="auto" w:fill="D9D9D9"/>
            <w:noWrap/>
            <w:vAlign w:val="bottom"/>
            <w:hideMark/>
          </w:tcPr>
          <w:p w14:paraId="44853720" w14:textId="77777777" w:rsidR="00200807" w:rsidRPr="00ED3698" w:rsidRDefault="00200807" w:rsidP="00875CEB">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bottom"/>
            <w:hideMark/>
          </w:tcPr>
          <w:p w14:paraId="45A09DC4" w14:textId="77777777" w:rsidR="00200807" w:rsidRPr="00ED3698" w:rsidRDefault="00F01A2D" w:rsidP="00875CEB">
            <w:pPr>
              <w:spacing w:before="0" w:after="0"/>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tcPr>
          <w:p w14:paraId="3DD14B8F" w14:textId="77777777" w:rsidR="00200807" w:rsidRPr="00ED3698" w:rsidRDefault="00200807" w:rsidP="00875CEB">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bottom"/>
            <w:hideMark/>
          </w:tcPr>
          <w:p w14:paraId="214C813F" w14:textId="77777777" w:rsidR="00200807" w:rsidRPr="00ED3698" w:rsidRDefault="00200807" w:rsidP="00875CEB">
            <w:pPr>
              <w:spacing w:before="0" w:after="0"/>
              <w:rPr>
                <w:b/>
                <w:color w:val="000000"/>
                <w:lang w:eastAsia="en-CA"/>
              </w:rPr>
            </w:pPr>
            <w:r w:rsidRPr="00FC4488">
              <w:rPr>
                <w:b/>
                <w:color w:val="000000"/>
                <w:lang w:eastAsia="en-CA"/>
              </w:rPr>
              <w:t>Unit</w:t>
            </w:r>
          </w:p>
        </w:tc>
      </w:tr>
      <w:tr w:rsidR="00200807" w:rsidRPr="00ED3698" w14:paraId="04C2C68C" w14:textId="77777777" w:rsidTr="00F67966">
        <w:trPr>
          <w:trHeight w:val="300"/>
        </w:trPr>
        <w:tc>
          <w:tcPr>
            <w:tcW w:w="2802" w:type="pct"/>
            <w:tcBorders>
              <w:top w:val="single" w:sz="4" w:space="0" w:color="auto"/>
              <w:bottom w:val="nil"/>
            </w:tcBorders>
            <w:shd w:val="clear" w:color="auto" w:fill="auto"/>
            <w:noWrap/>
            <w:vAlign w:val="bottom"/>
            <w:hideMark/>
          </w:tcPr>
          <w:p w14:paraId="1CC8E792"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62687E8A"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5DCB5E4E"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single" w:sz="4" w:space="0" w:color="auto"/>
              <w:bottom w:val="nil"/>
            </w:tcBorders>
            <w:shd w:val="clear" w:color="auto" w:fill="auto"/>
            <w:noWrap/>
            <w:vAlign w:val="bottom"/>
            <w:hideMark/>
          </w:tcPr>
          <w:p w14:paraId="5DEDBEEF"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1186AB12" w14:textId="77777777" w:rsidTr="00F67966">
        <w:trPr>
          <w:trHeight w:val="300"/>
        </w:trPr>
        <w:tc>
          <w:tcPr>
            <w:tcW w:w="2802" w:type="pct"/>
            <w:tcBorders>
              <w:top w:val="nil"/>
              <w:bottom w:val="nil"/>
            </w:tcBorders>
            <w:shd w:val="clear" w:color="auto" w:fill="auto"/>
            <w:noWrap/>
            <w:vAlign w:val="bottom"/>
          </w:tcPr>
          <w:p w14:paraId="3F4795AB"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38458C6D"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5F28FA20" w14:textId="77777777" w:rsidR="00200807" w:rsidRPr="00ED3698" w:rsidRDefault="00200807" w:rsidP="00875CEB">
            <w:pPr>
              <w:spacing w:before="0" w:after="0"/>
              <w:rPr>
                <w:color w:val="000000"/>
                <w:lang w:eastAsia="en-CA"/>
              </w:rPr>
            </w:pPr>
            <w:r w:rsidRPr="00ED3698">
              <w:rPr>
                <w:color w:val="000000"/>
                <w:lang w:eastAsia="en-CA"/>
              </w:rPr>
              <w:t>2.0</w:t>
            </w:r>
          </w:p>
        </w:tc>
        <w:tc>
          <w:tcPr>
            <w:tcW w:w="694" w:type="pct"/>
            <w:tcBorders>
              <w:top w:val="nil"/>
              <w:bottom w:val="nil"/>
            </w:tcBorders>
            <w:shd w:val="clear" w:color="auto" w:fill="auto"/>
            <w:noWrap/>
            <w:vAlign w:val="bottom"/>
          </w:tcPr>
          <w:p w14:paraId="4210973C"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3FB3844D" w14:textId="77777777" w:rsidTr="00F67966">
        <w:trPr>
          <w:trHeight w:val="300"/>
        </w:trPr>
        <w:tc>
          <w:tcPr>
            <w:tcW w:w="2802" w:type="pct"/>
            <w:tcBorders>
              <w:top w:val="nil"/>
              <w:bottom w:val="nil"/>
            </w:tcBorders>
            <w:shd w:val="clear" w:color="auto" w:fill="auto"/>
            <w:noWrap/>
            <w:vAlign w:val="bottom"/>
            <w:hideMark/>
          </w:tcPr>
          <w:p w14:paraId="765D95F2"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7F4E5EE5"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7C9B6C4D"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nil"/>
              <w:bottom w:val="nil"/>
            </w:tcBorders>
            <w:shd w:val="clear" w:color="auto" w:fill="auto"/>
            <w:noWrap/>
            <w:vAlign w:val="bottom"/>
            <w:hideMark/>
          </w:tcPr>
          <w:p w14:paraId="7196C293"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51150580" w14:textId="77777777" w:rsidTr="00F67966">
        <w:trPr>
          <w:trHeight w:val="300"/>
        </w:trPr>
        <w:tc>
          <w:tcPr>
            <w:tcW w:w="2802" w:type="pct"/>
            <w:tcBorders>
              <w:top w:val="nil"/>
              <w:bottom w:val="nil"/>
            </w:tcBorders>
            <w:shd w:val="clear" w:color="auto" w:fill="auto"/>
            <w:noWrap/>
            <w:vAlign w:val="bottom"/>
            <w:hideMark/>
          </w:tcPr>
          <w:p w14:paraId="64E76466" w14:textId="77777777" w:rsidR="00200807" w:rsidRPr="00ED3698" w:rsidRDefault="00200807" w:rsidP="00875CEB">
            <w:pPr>
              <w:spacing w:before="0" w:after="0"/>
              <w:rPr>
                <w:color w:val="000000"/>
                <w:lang w:eastAsia="en-CA"/>
              </w:rPr>
            </w:pPr>
            <w:r w:rsidRPr="00ED3698">
              <w:rPr>
                <w:color w:val="000000"/>
                <w:lang w:eastAsia="en-CA"/>
              </w:rPr>
              <w:t>Hydraulic conductivity zone 1</w:t>
            </w:r>
          </w:p>
        </w:tc>
        <w:tc>
          <w:tcPr>
            <w:tcW w:w="751" w:type="pct"/>
            <w:tcBorders>
              <w:top w:val="nil"/>
              <w:bottom w:val="nil"/>
            </w:tcBorders>
            <w:shd w:val="clear" w:color="auto" w:fill="auto"/>
            <w:noWrap/>
            <w:vAlign w:val="bottom"/>
            <w:hideMark/>
          </w:tcPr>
          <w:p w14:paraId="1C038283"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p>
        </w:tc>
        <w:tc>
          <w:tcPr>
            <w:tcW w:w="753" w:type="pct"/>
            <w:tcBorders>
              <w:top w:val="nil"/>
              <w:bottom w:val="nil"/>
            </w:tcBorders>
          </w:tcPr>
          <w:p w14:paraId="4DB28CD1" w14:textId="77777777" w:rsidR="00200807" w:rsidRPr="00ED3698" w:rsidRDefault="00200807" w:rsidP="00875CEB">
            <w:pPr>
              <w:spacing w:before="0" w:after="0"/>
              <w:rPr>
                <w:color w:val="000000"/>
                <w:lang w:eastAsia="en-CA"/>
              </w:rPr>
            </w:pPr>
            <w:r w:rsidRPr="00ED3698">
              <w:rPr>
                <w:color w:val="000000"/>
                <w:lang w:eastAsia="en-CA"/>
              </w:rPr>
              <w:t>1.16</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55D114BA"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r w:rsidR="00200807" w:rsidRPr="00ED3698" w14:paraId="4965E52F" w14:textId="77777777" w:rsidTr="00F67966">
        <w:trPr>
          <w:trHeight w:val="300"/>
        </w:trPr>
        <w:tc>
          <w:tcPr>
            <w:tcW w:w="2802" w:type="pct"/>
            <w:tcBorders>
              <w:top w:val="nil"/>
              <w:bottom w:val="single" w:sz="4" w:space="0" w:color="auto"/>
            </w:tcBorders>
            <w:shd w:val="clear" w:color="auto" w:fill="auto"/>
            <w:noWrap/>
            <w:vAlign w:val="bottom"/>
          </w:tcPr>
          <w:p w14:paraId="2E80E8DA" w14:textId="77777777" w:rsidR="00200807" w:rsidRPr="00ED3698" w:rsidRDefault="00200807" w:rsidP="00875CEB">
            <w:pPr>
              <w:spacing w:before="0" w:after="0"/>
              <w:rPr>
                <w:color w:val="000000"/>
                <w:lang w:eastAsia="en-CA"/>
              </w:rPr>
            </w:pPr>
            <w:r w:rsidRPr="00ED3698">
              <w:rPr>
                <w:color w:val="000000"/>
                <w:lang w:eastAsia="en-CA"/>
              </w:rPr>
              <w:t>Hydraulic conductivity zone 2</w:t>
            </w:r>
          </w:p>
        </w:tc>
        <w:tc>
          <w:tcPr>
            <w:tcW w:w="751" w:type="pct"/>
            <w:tcBorders>
              <w:top w:val="nil"/>
              <w:bottom w:val="single" w:sz="4" w:space="0" w:color="auto"/>
            </w:tcBorders>
            <w:shd w:val="clear" w:color="auto" w:fill="auto"/>
            <w:noWrap/>
            <w:vAlign w:val="bottom"/>
          </w:tcPr>
          <w:p w14:paraId="2271B582"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p>
        </w:tc>
        <w:tc>
          <w:tcPr>
            <w:tcW w:w="753" w:type="pct"/>
            <w:tcBorders>
              <w:top w:val="nil"/>
              <w:bottom w:val="single" w:sz="4" w:space="0" w:color="auto"/>
            </w:tcBorders>
          </w:tcPr>
          <w:p w14:paraId="7F4D0C8C" w14:textId="77777777" w:rsidR="00200807" w:rsidRPr="00ED3698" w:rsidRDefault="00200807" w:rsidP="00875CEB">
            <w:pPr>
              <w:spacing w:before="0" w:after="0"/>
              <w:rPr>
                <w:color w:val="000000"/>
                <w:lang w:eastAsia="en-CA"/>
              </w:rPr>
            </w:pPr>
            <w:r w:rsidRPr="00ED3698">
              <w:rPr>
                <w:color w:val="000000"/>
                <w:lang w:eastAsia="en-CA"/>
              </w:rPr>
              <w:t>1.16</w:t>
            </w:r>
            <w:r>
              <w:rPr>
                <w:color w:val="000000"/>
                <w:lang w:eastAsia="en-CA"/>
              </w:rPr>
              <w:t>×10</w:t>
            </w:r>
            <w:r w:rsidRPr="00ED3698">
              <w:rPr>
                <w:color w:val="000000"/>
                <w:vertAlign w:val="superscript"/>
                <w:lang w:eastAsia="en-CA"/>
              </w:rPr>
              <w:t>-13</w:t>
            </w:r>
          </w:p>
        </w:tc>
        <w:tc>
          <w:tcPr>
            <w:tcW w:w="694" w:type="pct"/>
            <w:tcBorders>
              <w:top w:val="nil"/>
              <w:bottom w:val="single" w:sz="4" w:space="0" w:color="auto"/>
            </w:tcBorders>
            <w:shd w:val="clear" w:color="auto" w:fill="auto"/>
            <w:noWrap/>
            <w:vAlign w:val="bottom"/>
          </w:tcPr>
          <w:p w14:paraId="49E74C46"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bl>
    <w:p w14:paraId="6516080D" w14:textId="77777777" w:rsidR="00200807" w:rsidRPr="00ED3698" w:rsidRDefault="00200807" w:rsidP="00107124">
      <w:pPr>
        <w:pStyle w:val="Simpleline"/>
      </w:pPr>
    </w:p>
    <w:p w14:paraId="193FBB9C" w14:textId="77777777" w:rsidR="00200807" w:rsidRPr="00ED3698" w:rsidRDefault="00200807" w:rsidP="00200807">
      <w:pPr>
        <w:pStyle w:val="Heading4"/>
      </w:pPr>
      <w:bookmarkStart w:id="798" w:name="_Toc520374660"/>
      <w:r w:rsidRPr="00ED3698">
        <w:t>Results</w:t>
      </w:r>
      <w:bookmarkEnd w:id="798"/>
    </w:p>
    <w:p w14:paraId="3D0CFDD4" w14:textId="49AEB3EE" w:rsidR="00200807" w:rsidRPr="00ED3698" w:rsidRDefault="00200807" w:rsidP="00200807">
      <w:pPr>
        <w:rPr>
          <w:lang w:val="en-CA"/>
        </w:rPr>
      </w:pPr>
      <w:r w:rsidRPr="00ED3698">
        <w:rPr>
          <w:lang w:val="en-CA"/>
        </w:rPr>
        <w:t xml:space="preserve">Water flow </w:t>
      </w:r>
      <w:r w:rsidR="00F53BEB">
        <w:rPr>
          <w:lang w:val="en-CA"/>
        </w:rPr>
        <w:t>is</w:t>
      </w:r>
      <w:r w:rsidRPr="00ED3698">
        <w:rPr>
          <w:lang w:val="en-CA"/>
        </w:rPr>
        <w:t xml:space="preserve"> simulated at steady state, the </w:t>
      </w:r>
      <w:r w:rsidR="00780467">
        <w:rPr>
          <w:lang w:val="en-CA"/>
        </w:rPr>
        <w:t>simulated</w:t>
      </w:r>
      <w:r w:rsidR="00780467" w:rsidRPr="00ED3698">
        <w:rPr>
          <w:lang w:val="en-CA"/>
        </w:rPr>
        <w:t xml:space="preserve"> </w:t>
      </w:r>
      <w:r w:rsidRPr="00ED3698">
        <w:rPr>
          <w:lang w:val="en-CA"/>
        </w:rPr>
        <w:t xml:space="preserve">saturation contours and pressure head contours are given in </w:t>
      </w:r>
      <w:r w:rsidR="009C4449">
        <w:fldChar w:fldCharType="begin"/>
      </w:r>
      <w:r w:rsidR="009C4449">
        <w:instrText xml:space="preserve"> REF _Ref360030075 \h  \* MERGEFORMAT </w:instrText>
      </w:r>
      <w:r w:rsidR="009C4449">
        <w:fldChar w:fldCharType="separate"/>
      </w:r>
      <w:r w:rsidR="00B560DA" w:rsidRPr="00ED3698">
        <w:t xml:space="preserve">Figure </w:t>
      </w:r>
      <w:r w:rsidR="00B560DA">
        <w:rPr>
          <w:noProof/>
        </w:rPr>
        <w:t>3.9</w:t>
      </w:r>
      <w:r w:rsidR="009C4449">
        <w:fldChar w:fldCharType="end"/>
      </w:r>
      <w:r w:rsidR="004474F5">
        <w:rPr>
          <w:lang w:val="en-CA"/>
        </w:rPr>
        <w:t xml:space="preserve">.  </w:t>
      </w:r>
    </w:p>
    <w:p w14:paraId="367283A9" w14:textId="77777777" w:rsidR="00200807" w:rsidRPr="00ED3698" w:rsidRDefault="00200807" w:rsidP="00200807">
      <w:pPr>
        <w:rPr>
          <w:lang w:val="en-CA"/>
        </w:rPr>
      </w:pPr>
      <w:r w:rsidRPr="00ED3698">
        <w:rPr>
          <w:noProof/>
          <w:lang w:val="en-CA" w:eastAsia="zh-CN"/>
        </w:rPr>
        <w:lastRenderedPageBreak/>
        <w:drawing>
          <wp:inline distT="0" distB="0" distL="0" distR="0" wp14:anchorId="03975256" wp14:editId="5F3E6C55">
            <wp:extent cx="5486400" cy="4389120"/>
            <wp:effectExtent l="0" t="0" r="0" b="0"/>
            <wp:docPr id="45" name="Picture 45" descr="D:\dsu\ResearchAtUBC\Benchmarking\benchmarking_references\benchmarks_standard\flow\stedvs\sted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D:\dsu\ResearchAtUBC\Benchmarking\benchmarking_references\benchmarks_standard\flow\stedvs\stedvs.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486400" cy="4389120"/>
                    </a:xfrm>
                    <a:prstGeom prst="rect">
                      <a:avLst/>
                    </a:prstGeom>
                    <a:noFill/>
                    <a:ln>
                      <a:noFill/>
                    </a:ln>
                  </pic:spPr>
                </pic:pic>
              </a:graphicData>
            </a:graphic>
          </wp:inline>
        </w:drawing>
      </w:r>
    </w:p>
    <w:p w14:paraId="6231B579" w14:textId="0C1FE528" w:rsidR="00200807" w:rsidRPr="00ED3698" w:rsidRDefault="00200807" w:rsidP="00687205">
      <w:pPr>
        <w:pStyle w:val="StyleCaptionTableCaptionCentered"/>
      </w:pPr>
      <w:bookmarkStart w:id="799" w:name="_Ref360030075"/>
      <w:bookmarkStart w:id="800" w:name="_Toc520375083"/>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9</w:t>
      </w:r>
      <w:r w:rsidR="00183C7C">
        <w:fldChar w:fldCharType="end"/>
      </w:r>
      <w:bookmarkEnd w:id="799"/>
      <w:r w:rsidR="004C28A7">
        <w:t xml:space="preserve">: </w:t>
      </w:r>
      <w:r w:rsidR="00780467">
        <w:t>Simulated</w:t>
      </w:r>
      <w:r w:rsidR="00780467" w:rsidRPr="00ED3698">
        <w:t xml:space="preserve"> </w:t>
      </w:r>
      <w:r w:rsidRPr="00ED3698">
        <w:t>saturation contours and pressure head contours at steady state.</w:t>
      </w:r>
      <w:bookmarkEnd w:id="800"/>
    </w:p>
    <w:p w14:paraId="280BBCF3" w14:textId="77777777" w:rsidR="00200807" w:rsidRPr="00ED3698" w:rsidRDefault="00200807" w:rsidP="00107124">
      <w:pPr>
        <w:pStyle w:val="Simpleline"/>
      </w:pPr>
    </w:p>
    <w:p w14:paraId="655C6F85" w14:textId="77777777" w:rsidR="00913113" w:rsidRPr="00192E8E" w:rsidRDefault="00913113" w:rsidP="00913113">
      <w:pPr>
        <w:pStyle w:val="StyleHeading4Bold"/>
      </w:pPr>
      <w:bookmarkStart w:id="801" w:name="_Toc520374661"/>
      <w:r>
        <w:t>File locations</w:t>
      </w:r>
      <w:bookmarkEnd w:id="801"/>
    </w:p>
    <w:p w14:paraId="262F38D4" w14:textId="77777777" w:rsidR="00200807" w:rsidRPr="00F53BEB" w:rsidRDefault="00200807" w:rsidP="00200807">
      <w:pPr>
        <w:rPr>
          <w:i/>
        </w:rPr>
      </w:pPr>
      <w:r w:rsidRPr="00ED3698">
        <w:t xml:space="preserve">The input file is: </w:t>
      </w:r>
      <w:r w:rsidRPr="00F53BEB">
        <w:rPr>
          <w:i/>
        </w:rPr>
        <w:t>stedvs.dat</w:t>
      </w:r>
      <w:r w:rsidRPr="00ED3698">
        <w:t xml:space="preserve"> under folder </w:t>
      </w:r>
      <w:r w:rsidR="004B0811">
        <w:rPr>
          <w:i/>
        </w:rPr>
        <w:t>.\benchmarks\benchmarks_standard\</w:t>
      </w:r>
      <w:r w:rsidRPr="00F53BEB">
        <w:rPr>
          <w:i/>
        </w:rPr>
        <w:t>flow\stedvs</w:t>
      </w:r>
    </w:p>
    <w:p w14:paraId="7CA3EBFD" w14:textId="77777777" w:rsidR="00200807" w:rsidRPr="00ED3698" w:rsidRDefault="00200807" w:rsidP="00107124">
      <w:pPr>
        <w:pStyle w:val="Simpleline"/>
      </w:pPr>
    </w:p>
    <w:p w14:paraId="37A133FC" w14:textId="77777777" w:rsidR="00200807" w:rsidRPr="00ED3698" w:rsidRDefault="00200807" w:rsidP="00200807">
      <w:pPr>
        <w:pStyle w:val="Heading3"/>
      </w:pPr>
      <w:bookmarkStart w:id="802" w:name="_Ref364379115"/>
      <w:bookmarkStart w:id="803" w:name="_Toc520374662"/>
      <w:r w:rsidRPr="00ED3698">
        <w:t>2D transient fully-saturated flow</w:t>
      </w:r>
      <w:bookmarkEnd w:id="802"/>
      <w:bookmarkEnd w:id="803"/>
    </w:p>
    <w:p w14:paraId="3E5413C1" w14:textId="77777777" w:rsidR="00200807" w:rsidRPr="00ED3698" w:rsidRDefault="00771FFF" w:rsidP="00200807">
      <w:pPr>
        <w:pStyle w:val="Heading4"/>
      </w:pPr>
      <w:bookmarkStart w:id="804" w:name="_Toc520374663"/>
      <w:r>
        <w:t>Problem definition</w:t>
      </w:r>
      <w:bookmarkEnd w:id="804"/>
    </w:p>
    <w:p w14:paraId="3A869859" w14:textId="0F6B689D" w:rsidR="00200807" w:rsidRPr="00ED3698" w:rsidRDefault="00200807" w:rsidP="00200807">
      <w:pPr>
        <w:rPr>
          <w:lang w:val="en-CA"/>
        </w:rPr>
      </w:pPr>
      <w:r w:rsidRPr="00ED3698">
        <w:rPr>
          <w:lang w:val="en-CA"/>
        </w:rPr>
        <w:t xml:space="preserve">This </w:t>
      </w:r>
      <w:r w:rsidR="00F53BEB">
        <w:rPr>
          <w:lang w:val="en-CA"/>
        </w:rPr>
        <w:t>demonstration example</w:t>
      </w:r>
      <w:r w:rsidRPr="00ED3698">
        <w:rPr>
          <w:lang w:val="en-CA"/>
        </w:rPr>
        <w:t xml:space="preserve"> is a two dimensional transient fully-saturated flow</w:t>
      </w:r>
      <w:r w:rsidR="00F53BEB">
        <w:rPr>
          <w:lang w:val="en-CA"/>
        </w:rPr>
        <w:t xml:space="preserve"> problem</w:t>
      </w:r>
      <w:r w:rsidR="004474F5">
        <w:rPr>
          <w:lang w:val="en-CA"/>
        </w:rPr>
        <w:t xml:space="preserve">.  </w:t>
      </w:r>
    </w:p>
    <w:p w14:paraId="588F61E0" w14:textId="77777777" w:rsidR="00200807" w:rsidRPr="00ED3698" w:rsidRDefault="00B3171D" w:rsidP="00200807">
      <w:pPr>
        <w:pStyle w:val="Heading4"/>
      </w:pPr>
      <w:bookmarkStart w:id="805" w:name="_Toc520374664"/>
      <w:r>
        <w:t>Model setup</w:t>
      </w:r>
      <w:bookmarkEnd w:id="805"/>
    </w:p>
    <w:p w14:paraId="0FAABC86" w14:textId="57886A07" w:rsidR="00200807" w:rsidRPr="00ED3698" w:rsidRDefault="00200807" w:rsidP="00200807">
      <w:pPr>
        <w:rPr>
          <w:szCs w:val="24"/>
          <w:lang w:val="en-CA" w:eastAsia="en-CA"/>
        </w:rPr>
      </w:pPr>
      <w:r w:rsidRPr="00ED3698">
        <w:rPr>
          <w:szCs w:val="24"/>
        </w:rPr>
        <w:t xml:space="preserve">A 2D model with 1.0 m in width and 1.0 m in height is discretized into 121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0.1 m for the interior control volumes and 0.05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hydraulic head 2.0 m for the </w:t>
      </w:r>
      <w:r w:rsidR="00C64F35">
        <w:rPr>
          <w:bCs/>
          <w:szCs w:val="24"/>
          <w:lang w:val="en-CA" w:eastAsia="en-CA"/>
        </w:rPr>
        <w:t>entire</w:t>
      </w:r>
      <w:r w:rsidRPr="00ED3698">
        <w:rPr>
          <w:bCs/>
          <w:szCs w:val="24"/>
          <w:lang w:val="en-CA" w:eastAsia="en-CA"/>
        </w:rPr>
        <w:t xml:space="preserve"> domain</w:t>
      </w:r>
      <w:r w:rsidR="004474F5">
        <w:rPr>
          <w:bCs/>
          <w:szCs w:val="24"/>
          <w:lang w:val="en-CA" w:eastAsia="en-CA"/>
        </w:rPr>
        <w:t xml:space="preserve">.  </w:t>
      </w:r>
      <w:r w:rsidRPr="00ED3698">
        <w:rPr>
          <w:szCs w:val="24"/>
          <w:lang w:val="en-CA" w:eastAsia="en-CA"/>
        </w:rPr>
        <w:t>Boundary conditions for the flow problem consist of a flux 5.79</w:t>
      </w:r>
      <w:r>
        <w:rPr>
          <w:color w:val="000000"/>
          <w:lang w:eastAsia="en-CA"/>
        </w:rPr>
        <w:t>×10</w:t>
      </w:r>
      <w:r w:rsidRPr="00ED3698">
        <w:rPr>
          <w:color w:val="000000"/>
          <w:vertAlign w:val="superscript"/>
          <w:lang w:eastAsia="en-CA"/>
        </w:rPr>
        <w:t xml:space="preserve">-5 </w:t>
      </w:r>
      <w:r w:rsidRPr="00ED3698">
        <w:rPr>
          <w:szCs w:val="24"/>
          <w:lang w:val="en-CA" w:eastAsia="en-CA"/>
        </w:rPr>
        <w:t xml:space="preserve">m/s in the center (0.02 m) of top boundary, and outflow boundary for the </w:t>
      </w:r>
      <w:r w:rsidRPr="00ED3698">
        <w:rPr>
          <w:szCs w:val="24"/>
          <w:lang w:val="en-CA" w:eastAsia="en-CA"/>
        </w:rPr>
        <w:lastRenderedPageBreak/>
        <w:t>left bottom boundary with hydraulic head 2.0 m</w:t>
      </w:r>
      <w:r w:rsidR="004474F5">
        <w:rPr>
          <w:szCs w:val="24"/>
          <w:lang w:val="en-CA" w:eastAsia="en-CA"/>
        </w:rPr>
        <w:t xml:space="preserve">.  </w:t>
      </w:r>
    </w:p>
    <w:p w14:paraId="240F149B" w14:textId="77777777" w:rsidR="00200807" w:rsidRPr="00ED3698" w:rsidRDefault="00200807" w:rsidP="00200807">
      <w:pPr>
        <w:pStyle w:val="Heading4"/>
      </w:pPr>
      <w:bookmarkStart w:id="806" w:name="_Toc520374665"/>
      <w:r w:rsidRPr="00ED3698">
        <w:t>Parameters</w:t>
      </w:r>
      <w:bookmarkEnd w:id="806"/>
    </w:p>
    <w:p w14:paraId="7196536D" w14:textId="0541CDEF" w:rsidR="00200807" w:rsidRPr="00ED3698" w:rsidRDefault="00200807" w:rsidP="00200807">
      <w:pPr>
        <w:rPr>
          <w:b/>
        </w:rPr>
      </w:pPr>
      <w:r w:rsidRPr="00ED3698">
        <w:t>The physical parameters (material properties) used for the simulations are summarized in</w:t>
      </w:r>
      <w:r w:rsidR="004474F5">
        <w:t xml:space="preserve">.  </w:t>
      </w:r>
    </w:p>
    <w:p w14:paraId="2F0B63A0" w14:textId="22909EB6" w:rsidR="00200807" w:rsidRPr="00ED3698" w:rsidRDefault="00200807" w:rsidP="00AE6CCB">
      <w:pPr>
        <w:pStyle w:val="StyleCaptionTableCaptionBold"/>
      </w:pPr>
      <w:bookmarkStart w:id="807" w:name="_Toc520374955"/>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14</w:t>
      </w:r>
      <w:r w:rsidR="00FE1AD3">
        <w:fldChar w:fldCharType="end"/>
      </w:r>
      <w:r w:rsidR="004C28A7">
        <w:t xml:space="preserve">: </w:t>
      </w:r>
      <w:r w:rsidRPr="00ED3698">
        <w:t xml:space="preserve">Physical parameters for </w:t>
      </w:r>
      <w:r w:rsidR="00C64F35">
        <w:t>demonstration example</w:t>
      </w:r>
      <w:r w:rsidRPr="00ED3698">
        <w:t xml:space="preserve"> tranfs</w:t>
      </w:r>
      <w:bookmarkEnd w:id="807"/>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3B641198" w14:textId="77777777" w:rsidTr="00F01A2D">
        <w:trPr>
          <w:trHeight w:val="300"/>
        </w:trPr>
        <w:tc>
          <w:tcPr>
            <w:tcW w:w="2802" w:type="pct"/>
            <w:tcBorders>
              <w:bottom w:val="single" w:sz="4" w:space="0" w:color="auto"/>
            </w:tcBorders>
            <w:shd w:val="clear" w:color="auto" w:fill="D9D9D9"/>
            <w:noWrap/>
            <w:vAlign w:val="center"/>
            <w:hideMark/>
          </w:tcPr>
          <w:p w14:paraId="62F9C1AC" w14:textId="77777777" w:rsidR="00200807" w:rsidRPr="00ED3698" w:rsidRDefault="00200807" w:rsidP="00F01A2D">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2287C771" w14:textId="77777777" w:rsidR="00200807" w:rsidRPr="00ED3698" w:rsidRDefault="00F01A2D" w:rsidP="00F01A2D">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4DFAF95D" w14:textId="77777777" w:rsidR="00200807" w:rsidRPr="00ED3698" w:rsidRDefault="00200807" w:rsidP="00F01A2D">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303D5148" w14:textId="77777777" w:rsidR="00200807" w:rsidRPr="00ED3698" w:rsidRDefault="00200807" w:rsidP="00F01A2D">
            <w:pPr>
              <w:spacing w:before="0" w:after="0"/>
              <w:jc w:val="left"/>
              <w:rPr>
                <w:b/>
                <w:color w:val="000000"/>
                <w:lang w:eastAsia="en-CA"/>
              </w:rPr>
            </w:pPr>
            <w:r w:rsidRPr="00FC4488">
              <w:rPr>
                <w:b/>
                <w:color w:val="000000"/>
                <w:lang w:eastAsia="en-CA"/>
              </w:rPr>
              <w:t>Unit</w:t>
            </w:r>
          </w:p>
        </w:tc>
      </w:tr>
      <w:tr w:rsidR="00200807" w:rsidRPr="00ED3698" w14:paraId="64FF0C54" w14:textId="77777777" w:rsidTr="00F67966">
        <w:trPr>
          <w:trHeight w:val="300"/>
        </w:trPr>
        <w:tc>
          <w:tcPr>
            <w:tcW w:w="2802" w:type="pct"/>
            <w:tcBorders>
              <w:top w:val="single" w:sz="4" w:space="0" w:color="auto"/>
              <w:bottom w:val="nil"/>
            </w:tcBorders>
            <w:shd w:val="clear" w:color="auto" w:fill="auto"/>
            <w:noWrap/>
            <w:vAlign w:val="bottom"/>
            <w:hideMark/>
          </w:tcPr>
          <w:p w14:paraId="0903D747"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73667736"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3CF84A34"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single" w:sz="4" w:space="0" w:color="auto"/>
              <w:bottom w:val="nil"/>
            </w:tcBorders>
            <w:shd w:val="clear" w:color="auto" w:fill="auto"/>
            <w:noWrap/>
            <w:vAlign w:val="bottom"/>
            <w:hideMark/>
          </w:tcPr>
          <w:p w14:paraId="1C4382D6"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4ED3187A" w14:textId="77777777" w:rsidTr="00F67966">
        <w:trPr>
          <w:trHeight w:val="300"/>
        </w:trPr>
        <w:tc>
          <w:tcPr>
            <w:tcW w:w="2802" w:type="pct"/>
            <w:tcBorders>
              <w:top w:val="nil"/>
              <w:bottom w:val="nil"/>
            </w:tcBorders>
            <w:shd w:val="clear" w:color="auto" w:fill="auto"/>
            <w:noWrap/>
            <w:vAlign w:val="bottom"/>
          </w:tcPr>
          <w:p w14:paraId="2788E263"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4961AAB5"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42DECB2E"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nil"/>
              <w:bottom w:val="nil"/>
            </w:tcBorders>
            <w:shd w:val="clear" w:color="auto" w:fill="auto"/>
            <w:noWrap/>
            <w:vAlign w:val="bottom"/>
          </w:tcPr>
          <w:p w14:paraId="78256CFD"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3976D040" w14:textId="77777777" w:rsidTr="00F67966">
        <w:trPr>
          <w:trHeight w:val="300"/>
        </w:trPr>
        <w:tc>
          <w:tcPr>
            <w:tcW w:w="2802" w:type="pct"/>
            <w:tcBorders>
              <w:top w:val="nil"/>
              <w:bottom w:val="nil"/>
            </w:tcBorders>
            <w:shd w:val="clear" w:color="auto" w:fill="auto"/>
            <w:noWrap/>
            <w:vAlign w:val="bottom"/>
          </w:tcPr>
          <w:p w14:paraId="135ECFD3"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tcPr>
          <w:p w14:paraId="37577A6A"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32000728"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nil"/>
              <w:bottom w:val="nil"/>
            </w:tcBorders>
            <w:shd w:val="clear" w:color="auto" w:fill="auto"/>
            <w:noWrap/>
            <w:vAlign w:val="bottom"/>
          </w:tcPr>
          <w:p w14:paraId="461F4A6B"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3FFDF917" w14:textId="77777777" w:rsidTr="00F67966">
        <w:trPr>
          <w:trHeight w:val="300"/>
        </w:trPr>
        <w:tc>
          <w:tcPr>
            <w:tcW w:w="2802" w:type="pct"/>
            <w:tcBorders>
              <w:top w:val="nil"/>
              <w:bottom w:val="nil"/>
            </w:tcBorders>
            <w:shd w:val="clear" w:color="auto" w:fill="auto"/>
            <w:noWrap/>
            <w:vAlign w:val="bottom"/>
          </w:tcPr>
          <w:p w14:paraId="1E1FF7E0" w14:textId="77777777" w:rsidR="00200807" w:rsidRPr="00ED3698" w:rsidRDefault="00200807" w:rsidP="00875CEB">
            <w:pPr>
              <w:spacing w:before="0" w:after="0"/>
              <w:rPr>
                <w:color w:val="000000"/>
                <w:lang w:eastAsia="en-CA"/>
              </w:rPr>
            </w:pPr>
            <w:r w:rsidRPr="00ED3698">
              <w:rPr>
                <w:color w:val="000000"/>
                <w:lang w:eastAsia="en-CA"/>
              </w:rPr>
              <w:t>Hydraulic conductivity zone 1</w:t>
            </w:r>
          </w:p>
        </w:tc>
        <w:tc>
          <w:tcPr>
            <w:tcW w:w="751" w:type="pct"/>
            <w:tcBorders>
              <w:top w:val="nil"/>
              <w:bottom w:val="nil"/>
            </w:tcBorders>
            <w:shd w:val="clear" w:color="auto" w:fill="auto"/>
            <w:noWrap/>
            <w:vAlign w:val="bottom"/>
          </w:tcPr>
          <w:p w14:paraId="4B7510EF"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xx</w:t>
            </w:r>
            <w:r w:rsidRPr="00A92D2C">
              <w:rPr>
                <w:i/>
                <w:color w:val="000000"/>
                <w:lang w:eastAsia="en-CA"/>
              </w:rPr>
              <w:t>, K</w:t>
            </w:r>
            <w:r w:rsidRPr="00A92D2C">
              <w:rPr>
                <w:i/>
                <w:color w:val="000000"/>
                <w:vertAlign w:val="subscript"/>
                <w:lang w:eastAsia="en-CA"/>
              </w:rPr>
              <w:t>zz</w:t>
            </w:r>
          </w:p>
        </w:tc>
        <w:tc>
          <w:tcPr>
            <w:tcW w:w="753" w:type="pct"/>
            <w:tcBorders>
              <w:top w:val="nil"/>
              <w:bottom w:val="nil"/>
            </w:tcBorders>
          </w:tcPr>
          <w:p w14:paraId="65178261" w14:textId="77777777" w:rsidR="00200807" w:rsidRPr="00ED3698" w:rsidRDefault="00200807" w:rsidP="00875CEB">
            <w:pPr>
              <w:spacing w:before="0" w:after="0"/>
              <w:rPr>
                <w:color w:val="000000"/>
                <w:lang w:eastAsia="en-CA"/>
              </w:rPr>
            </w:pPr>
            <w:r w:rsidRPr="00ED3698">
              <w:rPr>
                <w:color w:val="000000"/>
                <w:lang w:eastAsia="en-CA"/>
              </w:rPr>
              <w:t>1.16</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tcPr>
          <w:p w14:paraId="51F1B01C"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r w:rsidR="00200807" w:rsidRPr="00ED3698" w14:paraId="2606466F" w14:textId="77777777" w:rsidTr="00F67966">
        <w:trPr>
          <w:trHeight w:val="300"/>
        </w:trPr>
        <w:tc>
          <w:tcPr>
            <w:tcW w:w="2802" w:type="pct"/>
            <w:tcBorders>
              <w:top w:val="nil"/>
              <w:bottom w:val="single" w:sz="4" w:space="0" w:color="auto"/>
            </w:tcBorders>
            <w:shd w:val="clear" w:color="auto" w:fill="auto"/>
            <w:noWrap/>
            <w:vAlign w:val="bottom"/>
          </w:tcPr>
          <w:p w14:paraId="0D49B5CF" w14:textId="77777777" w:rsidR="00200807" w:rsidRPr="00ED3698" w:rsidRDefault="00200807" w:rsidP="00875CEB">
            <w:pPr>
              <w:spacing w:before="0" w:after="0"/>
              <w:rPr>
                <w:color w:val="000000"/>
                <w:lang w:eastAsia="en-CA"/>
              </w:rPr>
            </w:pPr>
            <w:r w:rsidRPr="00ED3698">
              <w:rPr>
                <w:color w:val="000000"/>
                <w:lang w:eastAsia="en-CA"/>
              </w:rPr>
              <w:t>Specific storage coefficient</w:t>
            </w:r>
          </w:p>
        </w:tc>
        <w:tc>
          <w:tcPr>
            <w:tcW w:w="751" w:type="pct"/>
            <w:tcBorders>
              <w:top w:val="nil"/>
              <w:bottom w:val="single" w:sz="4" w:space="0" w:color="auto"/>
            </w:tcBorders>
            <w:shd w:val="clear" w:color="auto" w:fill="auto"/>
            <w:noWrap/>
            <w:vAlign w:val="bottom"/>
          </w:tcPr>
          <w:p w14:paraId="5FD0807E" w14:textId="77777777" w:rsidR="00200807" w:rsidRPr="00A92D2C" w:rsidRDefault="00200807" w:rsidP="00875CEB">
            <w:pPr>
              <w:spacing w:before="0" w:after="0"/>
              <w:rPr>
                <w:i/>
                <w:color w:val="000000"/>
                <w:lang w:eastAsia="en-CA"/>
              </w:rPr>
            </w:pPr>
            <w:r w:rsidRPr="00A92D2C">
              <w:rPr>
                <w:i/>
                <w:color w:val="000000"/>
                <w:lang w:eastAsia="en-CA"/>
              </w:rPr>
              <w:t>S</w:t>
            </w:r>
            <w:r w:rsidRPr="00A92D2C">
              <w:rPr>
                <w:i/>
                <w:color w:val="000000"/>
                <w:vertAlign w:val="subscript"/>
                <w:lang w:eastAsia="en-CA"/>
              </w:rPr>
              <w:t>s</w:t>
            </w:r>
          </w:p>
        </w:tc>
        <w:tc>
          <w:tcPr>
            <w:tcW w:w="753" w:type="pct"/>
            <w:tcBorders>
              <w:top w:val="nil"/>
              <w:bottom w:val="single" w:sz="4" w:space="0" w:color="auto"/>
            </w:tcBorders>
          </w:tcPr>
          <w:p w14:paraId="5CDE47C0" w14:textId="77777777" w:rsidR="00200807" w:rsidRPr="00ED3698" w:rsidRDefault="00200807" w:rsidP="00875CEB">
            <w:pPr>
              <w:spacing w:before="0" w:after="0"/>
              <w:rPr>
                <w:color w:val="000000"/>
                <w:lang w:eastAsia="en-CA"/>
              </w:rPr>
            </w:pPr>
            <w:r w:rsidRPr="00ED3698">
              <w:rPr>
                <w:color w:val="000000"/>
                <w:lang w:eastAsia="en-CA"/>
              </w:rPr>
              <w:t>1.0</w:t>
            </w:r>
            <w:r>
              <w:rPr>
                <w:color w:val="000000"/>
                <w:lang w:eastAsia="en-CA"/>
              </w:rPr>
              <w:t>×10</w:t>
            </w:r>
            <w:r w:rsidRPr="00ED3698">
              <w:rPr>
                <w:color w:val="000000"/>
                <w:vertAlign w:val="superscript"/>
                <w:lang w:eastAsia="en-CA"/>
              </w:rPr>
              <w:t>-3</w:t>
            </w:r>
          </w:p>
        </w:tc>
        <w:tc>
          <w:tcPr>
            <w:tcW w:w="694" w:type="pct"/>
            <w:tcBorders>
              <w:top w:val="nil"/>
              <w:bottom w:val="single" w:sz="4" w:space="0" w:color="auto"/>
            </w:tcBorders>
            <w:shd w:val="clear" w:color="auto" w:fill="auto"/>
            <w:noWrap/>
            <w:vAlign w:val="bottom"/>
          </w:tcPr>
          <w:p w14:paraId="567372C1" w14:textId="77777777" w:rsidR="00200807" w:rsidRPr="00ED3698" w:rsidRDefault="00EC4334" w:rsidP="00875CEB">
            <w:pPr>
              <w:spacing w:before="0" w:after="0"/>
              <w:rPr>
                <w:color w:val="000000"/>
                <w:lang w:eastAsia="en-CA"/>
              </w:rPr>
            </w:pPr>
            <w:r>
              <w:rPr>
                <w:color w:val="000000"/>
                <w:lang w:eastAsia="en-CA"/>
              </w:rPr>
              <w:t>[-]</w:t>
            </w:r>
          </w:p>
        </w:tc>
      </w:tr>
    </w:tbl>
    <w:p w14:paraId="59C8CE83" w14:textId="77777777" w:rsidR="00200807" w:rsidRPr="00ED3698" w:rsidRDefault="00200807" w:rsidP="00107124">
      <w:pPr>
        <w:pStyle w:val="Simpleline"/>
      </w:pPr>
    </w:p>
    <w:p w14:paraId="07A76EA8" w14:textId="77777777" w:rsidR="00200807" w:rsidRPr="00ED3698" w:rsidRDefault="00200807" w:rsidP="00200807">
      <w:pPr>
        <w:pStyle w:val="Heading4"/>
      </w:pPr>
      <w:bookmarkStart w:id="808" w:name="_Toc520374666"/>
      <w:r w:rsidRPr="00ED3698">
        <w:t>Results</w:t>
      </w:r>
      <w:bookmarkEnd w:id="808"/>
    </w:p>
    <w:p w14:paraId="3D4CC832" w14:textId="2A8886AA" w:rsidR="00200807" w:rsidRPr="00ED3698" w:rsidRDefault="00200807" w:rsidP="00200807">
      <w:pPr>
        <w:rPr>
          <w:lang w:val="en-CA"/>
        </w:rPr>
      </w:pPr>
      <w:r w:rsidRPr="00ED3698">
        <w:rPr>
          <w:lang w:val="en-CA"/>
        </w:rPr>
        <w:t xml:space="preserve">Water flow was simulated for a period of 0.02 days, and the </w:t>
      </w:r>
      <w:r w:rsidR="00780467">
        <w:rPr>
          <w:lang w:val="en-CA"/>
        </w:rPr>
        <w:t>simulated</w:t>
      </w:r>
      <w:r w:rsidR="00780467" w:rsidRPr="00ED3698">
        <w:rPr>
          <w:lang w:val="en-CA"/>
        </w:rPr>
        <w:t xml:space="preserve"> </w:t>
      </w:r>
      <w:r w:rsidRPr="00ED3698">
        <w:rPr>
          <w:lang w:val="en-CA"/>
        </w:rPr>
        <w:t xml:space="preserve">hydraulic head contours is given in </w:t>
      </w:r>
      <w:r w:rsidR="009C4449">
        <w:fldChar w:fldCharType="begin"/>
      </w:r>
      <w:r w:rsidR="009C4449">
        <w:instrText xml:space="preserve"> REF _Ref360030090 \h  \* MERGEFORMAT </w:instrText>
      </w:r>
      <w:r w:rsidR="009C4449">
        <w:fldChar w:fldCharType="separate"/>
      </w:r>
      <w:r w:rsidR="00B560DA" w:rsidRPr="00ED3698">
        <w:t xml:space="preserve">Figure </w:t>
      </w:r>
      <w:r w:rsidR="00B560DA">
        <w:rPr>
          <w:noProof/>
        </w:rPr>
        <w:t>3.10</w:t>
      </w:r>
      <w:r w:rsidR="009C4449">
        <w:fldChar w:fldCharType="end"/>
      </w:r>
      <w:r w:rsidRPr="00ED3698">
        <w:rPr>
          <w:lang w:val="en-CA"/>
        </w:rPr>
        <w:t>.</w:t>
      </w:r>
      <w:r w:rsidR="009C4449">
        <w:fldChar w:fldCharType="begin"/>
      </w:r>
      <w:r w:rsidR="009C4449">
        <w:instrText xml:space="preserve"> REF _Ref360028072 \h  \* MERGEFORMAT </w:instrText>
      </w:r>
      <w:r w:rsidR="009C4449">
        <w:fldChar w:fldCharType="separate"/>
      </w:r>
      <w:r w:rsidR="00B560DA" w:rsidRPr="00ED3698">
        <w:t xml:space="preserve">Figure </w:t>
      </w:r>
      <w:r w:rsidR="00B560DA">
        <w:rPr>
          <w:noProof/>
        </w:rPr>
        <w:t>3.8</w:t>
      </w:r>
      <w:r w:rsidR="009C4449">
        <w:fldChar w:fldCharType="end"/>
      </w:r>
      <w:r w:rsidRPr="00ED3698">
        <w:rPr>
          <w:lang w:val="en-CA"/>
        </w:rPr>
        <w:t xml:space="preserve"> </w:t>
      </w:r>
    </w:p>
    <w:p w14:paraId="45A9039A" w14:textId="77777777" w:rsidR="00200807" w:rsidRPr="00ED3698" w:rsidRDefault="00200807" w:rsidP="007650AC">
      <w:pPr>
        <w:pStyle w:val="Simpleline"/>
        <w:jc w:val="center"/>
        <w:rPr>
          <w:lang w:val="en-CA"/>
        </w:rPr>
      </w:pPr>
      <w:r w:rsidRPr="00ED3698">
        <w:rPr>
          <w:noProof/>
          <w:lang w:val="en-CA" w:eastAsia="zh-CN"/>
        </w:rPr>
        <w:drawing>
          <wp:inline distT="0" distB="0" distL="0" distR="0" wp14:anchorId="78CED078" wp14:editId="31207266">
            <wp:extent cx="3948545" cy="4114800"/>
            <wp:effectExtent l="0" t="0" r="0" b="0"/>
            <wp:docPr id="53" name="Picture 53" descr="D:\dsu\ResearchAtUBC\Benchmarking\benchmarking_references\benchmarks_standard\flow\tranfs\tran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D:\dsu\ResearchAtUBC\Benchmarking\benchmarking_references\benchmarks_standard\flow\tranfs\tranfs.png"/>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l="4760" t="9676" r="17688" b="1898"/>
                    <a:stretch/>
                  </pic:blipFill>
                  <pic:spPr bwMode="auto">
                    <a:xfrm>
                      <a:off x="0" y="0"/>
                      <a:ext cx="3956439" cy="4123027"/>
                    </a:xfrm>
                    <a:prstGeom prst="rect">
                      <a:avLst/>
                    </a:prstGeom>
                    <a:noFill/>
                    <a:ln>
                      <a:noFill/>
                    </a:ln>
                    <a:extLst>
                      <a:ext uri="{53640926-AAD7-44D8-BBD7-CCE9431645EC}">
                        <a14:shadowObscured xmlns:a14="http://schemas.microsoft.com/office/drawing/2010/main"/>
                      </a:ext>
                    </a:extLst>
                  </pic:spPr>
                </pic:pic>
              </a:graphicData>
            </a:graphic>
          </wp:inline>
        </w:drawing>
      </w:r>
    </w:p>
    <w:p w14:paraId="7FFBF1D3" w14:textId="35F8AC0A" w:rsidR="00200807" w:rsidRPr="00ED3698" w:rsidRDefault="00200807" w:rsidP="00687205">
      <w:pPr>
        <w:pStyle w:val="StyleCaptionTableCaptionCentered"/>
      </w:pPr>
      <w:bookmarkStart w:id="809" w:name="_Ref360030090"/>
      <w:bookmarkStart w:id="810" w:name="_Toc520375084"/>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10</w:t>
      </w:r>
      <w:r w:rsidR="00183C7C">
        <w:fldChar w:fldCharType="end"/>
      </w:r>
      <w:bookmarkEnd w:id="809"/>
      <w:r w:rsidR="004C28A7">
        <w:t xml:space="preserve">: </w:t>
      </w:r>
      <w:r w:rsidR="00780467">
        <w:t>Simulated</w:t>
      </w:r>
      <w:r w:rsidR="00780467" w:rsidRPr="00ED3698">
        <w:t xml:space="preserve"> </w:t>
      </w:r>
      <w:r w:rsidRPr="00ED3698">
        <w:t>hydraulic head contours after 0.02 days.</w:t>
      </w:r>
      <w:bookmarkEnd w:id="810"/>
    </w:p>
    <w:p w14:paraId="7F792568" w14:textId="77777777" w:rsidR="00200807" w:rsidRPr="00ED3698" w:rsidRDefault="00200807" w:rsidP="00107124">
      <w:pPr>
        <w:pStyle w:val="Simpleline"/>
        <w:rPr>
          <w:lang w:val="en-CA"/>
        </w:rPr>
      </w:pPr>
    </w:p>
    <w:p w14:paraId="659D0D6D" w14:textId="77777777" w:rsidR="00913113" w:rsidRPr="00192E8E" w:rsidRDefault="00913113" w:rsidP="00913113">
      <w:pPr>
        <w:pStyle w:val="StyleHeading4Bold"/>
      </w:pPr>
      <w:bookmarkStart w:id="811" w:name="_Toc520374667"/>
      <w:r>
        <w:lastRenderedPageBreak/>
        <w:t>File locations</w:t>
      </w:r>
      <w:bookmarkEnd w:id="811"/>
    </w:p>
    <w:p w14:paraId="5518F82C" w14:textId="77777777" w:rsidR="00200807" w:rsidRPr="00C64F35" w:rsidRDefault="00200807" w:rsidP="00200807">
      <w:pPr>
        <w:rPr>
          <w:i/>
        </w:rPr>
      </w:pPr>
      <w:r w:rsidRPr="00ED3698">
        <w:t xml:space="preserve">The input file is: </w:t>
      </w:r>
      <w:r w:rsidRPr="00C64F35">
        <w:rPr>
          <w:i/>
        </w:rPr>
        <w:t>tranfs.dat</w:t>
      </w:r>
      <w:r w:rsidRPr="00ED3698">
        <w:t xml:space="preserve"> under folder </w:t>
      </w:r>
      <w:r w:rsidR="004B0811">
        <w:rPr>
          <w:i/>
        </w:rPr>
        <w:t>.\benchmarks\benchmarks_standard\</w:t>
      </w:r>
      <w:r w:rsidRPr="00C64F35">
        <w:rPr>
          <w:i/>
        </w:rPr>
        <w:t>flow\tranfs</w:t>
      </w:r>
    </w:p>
    <w:p w14:paraId="39F58734" w14:textId="77777777" w:rsidR="00200807" w:rsidRPr="00ED3698" w:rsidRDefault="00200807" w:rsidP="00107124">
      <w:pPr>
        <w:pStyle w:val="Simpleline"/>
      </w:pPr>
    </w:p>
    <w:p w14:paraId="1B5099DA" w14:textId="77777777" w:rsidR="00200807" w:rsidRPr="00ED3698" w:rsidRDefault="00200807" w:rsidP="00200807">
      <w:pPr>
        <w:pStyle w:val="Heading3"/>
      </w:pPr>
      <w:bookmarkStart w:id="812" w:name="_Ref364379123"/>
      <w:bookmarkStart w:id="813" w:name="_Toc520374668"/>
      <w:r w:rsidRPr="00ED3698">
        <w:t>2D transient variably-saturated flow</w:t>
      </w:r>
      <w:bookmarkEnd w:id="812"/>
      <w:bookmarkEnd w:id="813"/>
    </w:p>
    <w:p w14:paraId="7E2B105D" w14:textId="77777777" w:rsidR="00200807" w:rsidRPr="00ED3698" w:rsidRDefault="00771FFF" w:rsidP="00200807">
      <w:pPr>
        <w:pStyle w:val="Heading4"/>
      </w:pPr>
      <w:bookmarkStart w:id="814" w:name="_Toc520374669"/>
      <w:r>
        <w:t>Problem definition</w:t>
      </w:r>
      <w:bookmarkEnd w:id="814"/>
    </w:p>
    <w:p w14:paraId="551FCDA0" w14:textId="567E8E37" w:rsidR="00200807" w:rsidRPr="00ED3698" w:rsidRDefault="00200807" w:rsidP="00200807">
      <w:pPr>
        <w:rPr>
          <w:lang w:val="en-CA"/>
        </w:rPr>
      </w:pPr>
      <w:r w:rsidRPr="00ED3698">
        <w:rPr>
          <w:lang w:val="en-CA"/>
        </w:rPr>
        <w:t xml:space="preserve">This </w:t>
      </w:r>
      <w:r w:rsidR="00C64F35">
        <w:rPr>
          <w:lang w:val="en-CA"/>
        </w:rPr>
        <w:t>demonstration example</w:t>
      </w:r>
      <w:r w:rsidRPr="00ED3698">
        <w:rPr>
          <w:lang w:val="en-CA"/>
        </w:rPr>
        <w:t xml:space="preserve"> is a two</w:t>
      </w:r>
      <w:r w:rsidR="00C64F35">
        <w:rPr>
          <w:lang w:val="en-CA"/>
        </w:rPr>
        <w:t>-</w:t>
      </w:r>
      <w:r w:rsidRPr="00ED3698">
        <w:rPr>
          <w:lang w:val="en-CA"/>
        </w:rPr>
        <w:t>dimensional transient variably-saturated flow</w:t>
      </w:r>
      <w:r w:rsidR="00C64F35">
        <w:rPr>
          <w:lang w:val="en-CA"/>
        </w:rPr>
        <w:t xml:space="preserve"> problem</w:t>
      </w:r>
      <w:r w:rsidR="004474F5">
        <w:rPr>
          <w:lang w:val="en-CA"/>
        </w:rPr>
        <w:t xml:space="preserve">.  </w:t>
      </w:r>
      <w:r w:rsidRPr="00ED3698">
        <w:rPr>
          <w:lang w:val="en-CA"/>
        </w:rPr>
        <w:t>The domain contains two parts: the left-middle part of the domain is of low hydraulic conductivity and the other part is of high hydraulic conductivity.</w:t>
      </w:r>
    </w:p>
    <w:p w14:paraId="4020471F" w14:textId="77777777" w:rsidR="00200807" w:rsidRPr="00ED3698" w:rsidRDefault="00B3171D" w:rsidP="00200807">
      <w:pPr>
        <w:pStyle w:val="Heading4"/>
      </w:pPr>
      <w:bookmarkStart w:id="815" w:name="_Toc520374670"/>
      <w:r>
        <w:t>Model setup</w:t>
      </w:r>
      <w:bookmarkEnd w:id="815"/>
    </w:p>
    <w:p w14:paraId="31553B7E" w14:textId="6F10BB69" w:rsidR="00200807" w:rsidRPr="00ED3698" w:rsidRDefault="00200807" w:rsidP="00200807">
      <w:pPr>
        <w:rPr>
          <w:szCs w:val="24"/>
          <w:lang w:val="en-CA" w:eastAsia="en-CA"/>
        </w:rPr>
      </w:pPr>
      <w:r w:rsidRPr="00ED3698">
        <w:rPr>
          <w:szCs w:val="24"/>
        </w:rPr>
        <w:t>A 2D model</w:t>
      </w:r>
      <w:r w:rsidR="00C64F35">
        <w:rPr>
          <w:szCs w:val="24"/>
        </w:rPr>
        <w:t>,</w:t>
      </w:r>
      <w:r w:rsidRPr="00ED3698">
        <w:rPr>
          <w:szCs w:val="24"/>
        </w:rPr>
        <w:t xml:space="preserve"> 1.0 m in width and 2.0 m in height</w:t>
      </w:r>
      <w:r w:rsidR="00C64F35">
        <w:rPr>
          <w:szCs w:val="24"/>
        </w:rPr>
        <w:t>,</w:t>
      </w:r>
      <w:r w:rsidRPr="00ED3698">
        <w:rPr>
          <w:szCs w:val="24"/>
        </w:rPr>
        <w:t xml:space="preserve"> is discretized into 441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in width and 0.1 m in height for the interior control volumes and 0.025 m in width and 0.05 m in height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hydraulic head 2.0 m for the whole domain</w:t>
      </w:r>
      <w:r w:rsidR="004474F5">
        <w:rPr>
          <w:bCs/>
          <w:szCs w:val="24"/>
          <w:lang w:val="en-CA" w:eastAsia="en-CA"/>
        </w:rPr>
        <w:t xml:space="preserve">.  </w:t>
      </w:r>
      <w:r w:rsidR="00C64F35" w:rsidRPr="00ED3698">
        <w:rPr>
          <w:szCs w:val="24"/>
          <w:lang w:val="en-CA" w:eastAsia="en-CA"/>
        </w:rPr>
        <w:t>Boundary conditions for the flow problem consist of a flux 5.79</w:t>
      </w:r>
      <w:r w:rsidR="00C64F35">
        <w:rPr>
          <w:color w:val="000000"/>
          <w:lang w:eastAsia="en-CA"/>
        </w:rPr>
        <w:t>×10</w:t>
      </w:r>
      <w:r w:rsidR="00C64F35" w:rsidRPr="00ED3698">
        <w:rPr>
          <w:color w:val="000000"/>
          <w:vertAlign w:val="superscript"/>
          <w:lang w:eastAsia="en-CA"/>
        </w:rPr>
        <w:t xml:space="preserve">-5 </w:t>
      </w:r>
      <w:r w:rsidR="00C64F35" w:rsidRPr="00ED3698">
        <w:rPr>
          <w:szCs w:val="24"/>
          <w:lang w:val="en-CA" w:eastAsia="en-CA"/>
        </w:rPr>
        <w:t>m</w:t>
      </w:r>
      <w:r w:rsidR="00C64F35">
        <w:rPr>
          <w:szCs w:val="24"/>
          <w:lang w:val="en-CA" w:eastAsia="en-CA"/>
        </w:rPr>
        <w:t xml:space="preserve"> </w:t>
      </w:r>
      <w:r w:rsidR="00C64F35" w:rsidRPr="00ED3698">
        <w:rPr>
          <w:szCs w:val="24"/>
          <w:lang w:val="en-CA" w:eastAsia="en-CA"/>
        </w:rPr>
        <w:t>s</w:t>
      </w:r>
      <w:r w:rsidR="00C64F35" w:rsidRPr="004D7920">
        <w:rPr>
          <w:szCs w:val="24"/>
          <w:vertAlign w:val="superscript"/>
          <w:lang w:val="en-CA" w:eastAsia="en-CA"/>
        </w:rPr>
        <w:t>-1</w:t>
      </w:r>
      <w:r w:rsidR="00C64F35" w:rsidRPr="00ED3698">
        <w:rPr>
          <w:szCs w:val="24"/>
          <w:lang w:val="en-CA" w:eastAsia="en-CA"/>
        </w:rPr>
        <w:t xml:space="preserve"> </w:t>
      </w:r>
      <w:r w:rsidR="00C64F35">
        <w:rPr>
          <w:szCs w:val="24"/>
          <w:lang w:val="en-CA" w:eastAsia="en-CA"/>
        </w:rPr>
        <w:t>across a</w:t>
      </w:r>
      <w:r w:rsidR="00C64F35" w:rsidRPr="00ED3698">
        <w:rPr>
          <w:szCs w:val="24"/>
          <w:lang w:val="en-CA" w:eastAsia="en-CA"/>
        </w:rPr>
        <w:t xml:space="preserve"> centr</w:t>
      </w:r>
      <w:r w:rsidR="00C64F35">
        <w:rPr>
          <w:szCs w:val="24"/>
          <w:lang w:val="en-CA" w:eastAsia="en-CA"/>
        </w:rPr>
        <w:t>al region</w:t>
      </w:r>
      <w:r w:rsidR="00C64F35" w:rsidRPr="00ED3698">
        <w:rPr>
          <w:szCs w:val="24"/>
          <w:lang w:val="en-CA" w:eastAsia="en-CA"/>
        </w:rPr>
        <w:t xml:space="preserve"> (0.</w:t>
      </w:r>
      <w:r w:rsidR="00C64F35">
        <w:rPr>
          <w:szCs w:val="24"/>
          <w:lang w:val="en-CA" w:eastAsia="en-CA"/>
        </w:rPr>
        <w:t>1</w:t>
      </w:r>
      <w:r w:rsidR="00C64F35" w:rsidRPr="00ED3698">
        <w:rPr>
          <w:szCs w:val="24"/>
          <w:lang w:val="en-CA" w:eastAsia="en-CA"/>
        </w:rPr>
        <w:t xml:space="preserve"> m</w:t>
      </w:r>
      <w:r w:rsidR="00C64F35">
        <w:rPr>
          <w:szCs w:val="24"/>
          <w:lang w:val="en-CA" w:eastAsia="en-CA"/>
        </w:rPr>
        <w:t xml:space="preserve"> in length</w:t>
      </w:r>
      <w:r w:rsidR="00C64F35" w:rsidRPr="00ED3698">
        <w:rPr>
          <w:szCs w:val="24"/>
          <w:lang w:val="en-CA" w:eastAsia="en-CA"/>
        </w:rPr>
        <w:t xml:space="preserve">) </w:t>
      </w:r>
      <w:r w:rsidR="00C64F35">
        <w:rPr>
          <w:szCs w:val="24"/>
          <w:lang w:val="en-CA" w:eastAsia="en-CA"/>
        </w:rPr>
        <w:t>of the</w:t>
      </w:r>
      <w:r w:rsidR="00C64F35" w:rsidRPr="00ED3698">
        <w:rPr>
          <w:szCs w:val="24"/>
          <w:lang w:val="en-CA" w:eastAsia="en-CA"/>
        </w:rPr>
        <w:t xml:space="preserve"> top boundary, and </w:t>
      </w:r>
      <w:r w:rsidR="00C64F35">
        <w:rPr>
          <w:szCs w:val="24"/>
          <w:lang w:val="en-CA" w:eastAsia="en-CA"/>
        </w:rPr>
        <w:t xml:space="preserve">an </w:t>
      </w:r>
      <w:r w:rsidR="00C64F35" w:rsidRPr="00ED3698">
        <w:rPr>
          <w:szCs w:val="24"/>
          <w:lang w:val="en-CA" w:eastAsia="en-CA"/>
        </w:rPr>
        <w:t xml:space="preserve">outflow boundary </w:t>
      </w:r>
      <w:r w:rsidR="00C64F35">
        <w:rPr>
          <w:szCs w:val="24"/>
          <w:lang w:val="en-CA" w:eastAsia="en-CA"/>
        </w:rPr>
        <w:t xml:space="preserve">at the lower </w:t>
      </w:r>
      <w:r w:rsidR="00C64F35" w:rsidRPr="00ED3698">
        <w:rPr>
          <w:szCs w:val="24"/>
          <w:lang w:val="en-CA" w:eastAsia="en-CA"/>
        </w:rPr>
        <w:t xml:space="preserve">left </w:t>
      </w:r>
      <w:r w:rsidR="00C64F35">
        <w:rPr>
          <w:szCs w:val="24"/>
          <w:lang w:val="en-CA" w:eastAsia="en-CA"/>
        </w:rPr>
        <w:t>corner of the domain</w:t>
      </w:r>
      <w:r w:rsidR="00C64F35" w:rsidRPr="00ED3698">
        <w:rPr>
          <w:szCs w:val="24"/>
          <w:lang w:val="en-CA" w:eastAsia="en-CA"/>
        </w:rPr>
        <w:t xml:space="preserve"> with </w:t>
      </w:r>
      <w:r w:rsidR="00C64F35">
        <w:rPr>
          <w:szCs w:val="24"/>
          <w:lang w:val="en-CA" w:eastAsia="en-CA"/>
        </w:rPr>
        <w:t xml:space="preserve">a </w:t>
      </w:r>
      <w:r w:rsidR="00C64F35" w:rsidRPr="00ED3698">
        <w:rPr>
          <w:szCs w:val="24"/>
          <w:lang w:val="en-CA" w:eastAsia="en-CA"/>
        </w:rPr>
        <w:t>hydraulic head 2.0 m</w:t>
      </w:r>
      <w:r w:rsidR="004474F5">
        <w:rPr>
          <w:szCs w:val="24"/>
          <w:lang w:val="en-CA" w:eastAsia="en-CA"/>
        </w:rPr>
        <w:t xml:space="preserve">.  </w:t>
      </w:r>
    </w:p>
    <w:p w14:paraId="2DD81256" w14:textId="77777777" w:rsidR="00200807" w:rsidRPr="00ED3698" w:rsidRDefault="00200807" w:rsidP="00200807">
      <w:pPr>
        <w:pStyle w:val="Heading4"/>
      </w:pPr>
      <w:bookmarkStart w:id="816" w:name="_Toc520374671"/>
      <w:r w:rsidRPr="00ED3698">
        <w:t>Parameters</w:t>
      </w:r>
      <w:bookmarkEnd w:id="816"/>
    </w:p>
    <w:p w14:paraId="5544449C" w14:textId="497C5FE9" w:rsidR="00200807" w:rsidRPr="00ED3698" w:rsidRDefault="00200807" w:rsidP="00200807">
      <w:pPr>
        <w:rPr>
          <w:b/>
        </w:rPr>
      </w:pPr>
      <w:r w:rsidRPr="00ED3698">
        <w:t>The physical parameters (material properties) used for the simulations are summarized in</w:t>
      </w:r>
      <w:r>
        <w:rPr>
          <w:rFonts w:hint="eastAsia"/>
          <w:lang w:eastAsia="zh-CN"/>
        </w:rPr>
        <w:t xml:space="preserve"> </w:t>
      </w:r>
      <w:r w:rsidR="005F5019">
        <w:rPr>
          <w:lang w:eastAsia="zh-CN"/>
        </w:rPr>
        <w:fldChar w:fldCharType="begin"/>
      </w:r>
      <w:r w:rsidR="00875CEB">
        <w:rPr>
          <w:lang w:eastAsia="zh-CN"/>
        </w:rPr>
        <w:instrText xml:space="preserve"> </w:instrText>
      </w:r>
      <w:r w:rsidR="00875CEB">
        <w:rPr>
          <w:rFonts w:hint="eastAsia"/>
          <w:lang w:eastAsia="zh-CN"/>
        </w:rPr>
        <w:instrText>REF _Ref364932356 \h</w:instrText>
      </w:r>
      <w:r w:rsidR="00875CEB">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15</w:t>
      </w:r>
      <w:r w:rsidR="005F5019">
        <w:rPr>
          <w:lang w:eastAsia="zh-CN"/>
        </w:rPr>
        <w:fldChar w:fldCharType="end"/>
      </w:r>
      <w:r w:rsidR="004474F5">
        <w:t xml:space="preserve">.  </w:t>
      </w:r>
    </w:p>
    <w:p w14:paraId="3708E692" w14:textId="5D2AC497" w:rsidR="00200807" w:rsidRPr="00ED3698" w:rsidRDefault="00200807" w:rsidP="00AE6CCB">
      <w:pPr>
        <w:pStyle w:val="StyleCaptionTableCaptionBold"/>
      </w:pPr>
      <w:bookmarkStart w:id="817" w:name="_Ref364932356"/>
      <w:bookmarkStart w:id="818" w:name="_Toc520374956"/>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15</w:t>
      </w:r>
      <w:r w:rsidR="00FE1AD3">
        <w:fldChar w:fldCharType="end"/>
      </w:r>
      <w:bookmarkEnd w:id="817"/>
      <w:r w:rsidR="004C28A7">
        <w:t xml:space="preserve">: </w:t>
      </w:r>
      <w:r w:rsidRPr="00ED3698">
        <w:t xml:space="preserve">Physical parameters for </w:t>
      </w:r>
      <w:r w:rsidR="00C64F35">
        <w:t>demonstration example</w:t>
      </w:r>
      <w:r w:rsidRPr="00ED3698">
        <w:t xml:space="preserve"> tranvs</w:t>
      </w:r>
      <w:bookmarkEnd w:id="818"/>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33C48DF6" w14:textId="77777777" w:rsidTr="00F01A2D">
        <w:trPr>
          <w:trHeight w:val="300"/>
        </w:trPr>
        <w:tc>
          <w:tcPr>
            <w:tcW w:w="2802" w:type="pct"/>
            <w:tcBorders>
              <w:bottom w:val="single" w:sz="4" w:space="0" w:color="auto"/>
            </w:tcBorders>
            <w:shd w:val="clear" w:color="auto" w:fill="D9D9D9"/>
            <w:noWrap/>
            <w:vAlign w:val="center"/>
            <w:hideMark/>
          </w:tcPr>
          <w:p w14:paraId="6B8236F8" w14:textId="77777777" w:rsidR="00200807" w:rsidRPr="00ED3698" w:rsidRDefault="00200807" w:rsidP="00F01A2D">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7D83B051" w14:textId="77777777" w:rsidR="00200807" w:rsidRPr="00ED3698" w:rsidRDefault="00F01A2D" w:rsidP="00F01A2D">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401006BE" w14:textId="77777777" w:rsidR="00200807" w:rsidRPr="00ED3698" w:rsidRDefault="00200807" w:rsidP="00F01A2D">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41DF6F7B" w14:textId="77777777" w:rsidR="00200807" w:rsidRPr="00ED3698" w:rsidRDefault="00200807" w:rsidP="00F01A2D">
            <w:pPr>
              <w:spacing w:before="0" w:after="0"/>
              <w:jc w:val="left"/>
              <w:rPr>
                <w:b/>
                <w:color w:val="000000"/>
                <w:lang w:eastAsia="en-CA"/>
              </w:rPr>
            </w:pPr>
            <w:r w:rsidRPr="00FC4488">
              <w:rPr>
                <w:b/>
                <w:color w:val="000000"/>
                <w:lang w:eastAsia="en-CA"/>
              </w:rPr>
              <w:t>Unit</w:t>
            </w:r>
          </w:p>
        </w:tc>
      </w:tr>
      <w:tr w:rsidR="00200807" w:rsidRPr="00ED3698" w14:paraId="375D09FF" w14:textId="77777777" w:rsidTr="00F67966">
        <w:trPr>
          <w:trHeight w:val="300"/>
        </w:trPr>
        <w:tc>
          <w:tcPr>
            <w:tcW w:w="2802" w:type="pct"/>
            <w:tcBorders>
              <w:top w:val="single" w:sz="4" w:space="0" w:color="auto"/>
              <w:bottom w:val="nil"/>
            </w:tcBorders>
            <w:shd w:val="clear" w:color="auto" w:fill="auto"/>
            <w:noWrap/>
            <w:vAlign w:val="bottom"/>
            <w:hideMark/>
          </w:tcPr>
          <w:p w14:paraId="1686ECC3"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5135B8E0"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15024085"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single" w:sz="4" w:space="0" w:color="auto"/>
              <w:bottom w:val="nil"/>
            </w:tcBorders>
            <w:shd w:val="clear" w:color="auto" w:fill="auto"/>
            <w:noWrap/>
            <w:vAlign w:val="bottom"/>
            <w:hideMark/>
          </w:tcPr>
          <w:p w14:paraId="1271EB50"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222F1881" w14:textId="77777777" w:rsidTr="00F67966">
        <w:trPr>
          <w:trHeight w:val="300"/>
        </w:trPr>
        <w:tc>
          <w:tcPr>
            <w:tcW w:w="2802" w:type="pct"/>
            <w:tcBorders>
              <w:top w:val="nil"/>
              <w:bottom w:val="nil"/>
            </w:tcBorders>
            <w:shd w:val="clear" w:color="auto" w:fill="auto"/>
            <w:noWrap/>
            <w:vAlign w:val="bottom"/>
          </w:tcPr>
          <w:p w14:paraId="07553C61"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6BFA0650"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71D12A4A" w14:textId="77777777" w:rsidR="00200807" w:rsidRPr="00ED3698" w:rsidRDefault="00200807" w:rsidP="00875CEB">
            <w:pPr>
              <w:spacing w:before="0" w:after="0"/>
              <w:rPr>
                <w:color w:val="000000"/>
                <w:lang w:eastAsia="en-CA"/>
              </w:rPr>
            </w:pPr>
            <w:r w:rsidRPr="00ED3698">
              <w:rPr>
                <w:color w:val="000000"/>
                <w:lang w:eastAsia="en-CA"/>
              </w:rPr>
              <w:t>2.0</w:t>
            </w:r>
          </w:p>
        </w:tc>
        <w:tc>
          <w:tcPr>
            <w:tcW w:w="694" w:type="pct"/>
            <w:tcBorders>
              <w:top w:val="nil"/>
              <w:bottom w:val="nil"/>
            </w:tcBorders>
            <w:shd w:val="clear" w:color="auto" w:fill="auto"/>
            <w:noWrap/>
            <w:vAlign w:val="bottom"/>
          </w:tcPr>
          <w:p w14:paraId="00504336"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2A72D822" w14:textId="77777777" w:rsidTr="00F67966">
        <w:trPr>
          <w:trHeight w:val="300"/>
        </w:trPr>
        <w:tc>
          <w:tcPr>
            <w:tcW w:w="2802" w:type="pct"/>
            <w:tcBorders>
              <w:top w:val="nil"/>
              <w:bottom w:val="nil"/>
            </w:tcBorders>
            <w:shd w:val="clear" w:color="auto" w:fill="auto"/>
            <w:noWrap/>
            <w:vAlign w:val="bottom"/>
            <w:hideMark/>
          </w:tcPr>
          <w:p w14:paraId="03CBD4F3"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3DB52619"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69837348" w14:textId="77777777" w:rsidR="00200807" w:rsidRPr="00ED3698" w:rsidRDefault="00200807" w:rsidP="00875CEB">
            <w:pPr>
              <w:spacing w:before="0" w:after="0"/>
              <w:rPr>
                <w:color w:val="000000"/>
                <w:lang w:eastAsia="en-CA"/>
              </w:rPr>
            </w:pPr>
            <w:r w:rsidRPr="00ED3698">
              <w:rPr>
                <w:color w:val="000000"/>
                <w:lang w:eastAsia="en-CA"/>
              </w:rPr>
              <w:t>0.3</w:t>
            </w:r>
          </w:p>
        </w:tc>
        <w:tc>
          <w:tcPr>
            <w:tcW w:w="694" w:type="pct"/>
            <w:tcBorders>
              <w:top w:val="nil"/>
              <w:bottom w:val="nil"/>
            </w:tcBorders>
            <w:shd w:val="clear" w:color="auto" w:fill="auto"/>
            <w:noWrap/>
            <w:vAlign w:val="bottom"/>
            <w:hideMark/>
          </w:tcPr>
          <w:p w14:paraId="72EA8811"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3ED695D1" w14:textId="77777777" w:rsidTr="00F67966">
        <w:trPr>
          <w:trHeight w:val="300"/>
        </w:trPr>
        <w:tc>
          <w:tcPr>
            <w:tcW w:w="2802" w:type="pct"/>
            <w:tcBorders>
              <w:top w:val="nil"/>
              <w:bottom w:val="nil"/>
            </w:tcBorders>
            <w:shd w:val="clear" w:color="auto" w:fill="auto"/>
            <w:noWrap/>
            <w:vAlign w:val="bottom"/>
            <w:hideMark/>
          </w:tcPr>
          <w:p w14:paraId="12DA4FD2" w14:textId="77777777" w:rsidR="00200807" w:rsidRPr="00ED3698" w:rsidRDefault="00200807" w:rsidP="00875CEB">
            <w:pPr>
              <w:spacing w:before="0" w:after="0"/>
              <w:rPr>
                <w:color w:val="000000"/>
                <w:lang w:eastAsia="en-CA"/>
              </w:rPr>
            </w:pPr>
            <w:r w:rsidRPr="00ED3698">
              <w:rPr>
                <w:color w:val="000000"/>
                <w:lang w:eastAsia="en-CA"/>
              </w:rPr>
              <w:t>Hydraulic conductivity zone 1</w:t>
            </w:r>
          </w:p>
        </w:tc>
        <w:tc>
          <w:tcPr>
            <w:tcW w:w="751" w:type="pct"/>
            <w:tcBorders>
              <w:top w:val="nil"/>
              <w:bottom w:val="nil"/>
            </w:tcBorders>
            <w:shd w:val="clear" w:color="auto" w:fill="auto"/>
            <w:noWrap/>
            <w:vAlign w:val="bottom"/>
            <w:hideMark/>
          </w:tcPr>
          <w:p w14:paraId="5C34D8FE"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p>
        </w:tc>
        <w:tc>
          <w:tcPr>
            <w:tcW w:w="753" w:type="pct"/>
            <w:tcBorders>
              <w:top w:val="nil"/>
              <w:bottom w:val="nil"/>
            </w:tcBorders>
          </w:tcPr>
          <w:p w14:paraId="727580D5" w14:textId="77777777" w:rsidR="00200807" w:rsidRPr="00ED3698" w:rsidRDefault="00200807" w:rsidP="00875CEB">
            <w:pPr>
              <w:spacing w:before="0" w:after="0"/>
              <w:rPr>
                <w:color w:val="000000"/>
                <w:lang w:eastAsia="en-CA"/>
              </w:rPr>
            </w:pPr>
            <w:r w:rsidRPr="00ED3698">
              <w:rPr>
                <w:color w:val="000000"/>
                <w:lang w:eastAsia="en-CA"/>
              </w:rPr>
              <w:t>1.16</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20DC4F30"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r w:rsidR="00200807" w:rsidRPr="00ED3698" w14:paraId="61731F41" w14:textId="77777777" w:rsidTr="00F67966">
        <w:trPr>
          <w:trHeight w:val="300"/>
        </w:trPr>
        <w:tc>
          <w:tcPr>
            <w:tcW w:w="2802" w:type="pct"/>
            <w:tcBorders>
              <w:top w:val="nil"/>
              <w:bottom w:val="single" w:sz="4" w:space="0" w:color="auto"/>
            </w:tcBorders>
            <w:shd w:val="clear" w:color="auto" w:fill="auto"/>
            <w:noWrap/>
            <w:vAlign w:val="bottom"/>
          </w:tcPr>
          <w:p w14:paraId="493E414D" w14:textId="77777777" w:rsidR="00200807" w:rsidRPr="00ED3698" w:rsidRDefault="00200807" w:rsidP="00875CEB">
            <w:pPr>
              <w:spacing w:before="0" w:after="0"/>
              <w:rPr>
                <w:color w:val="000000"/>
                <w:lang w:eastAsia="en-CA"/>
              </w:rPr>
            </w:pPr>
            <w:r w:rsidRPr="00ED3698">
              <w:rPr>
                <w:color w:val="000000"/>
                <w:lang w:eastAsia="en-CA"/>
              </w:rPr>
              <w:t>Hydraulic conductivity zone 2</w:t>
            </w:r>
          </w:p>
        </w:tc>
        <w:tc>
          <w:tcPr>
            <w:tcW w:w="751" w:type="pct"/>
            <w:tcBorders>
              <w:top w:val="nil"/>
              <w:bottom w:val="single" w:sz="4" w:space="0" w:color="auto"/>
            </w:tcBorders>
            <w:shd w:val="clear" w:color="auto" w:fill="auto"/>
            <w:noWrap/>
            <w:vAlign w:val="bottom"/>
          </w:tcPr>
          <w:p w14:paraId="745C00A9"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p>
        </w:tc>
        <w:tc>
          <w:tcPr>
            <w:tcW w:w="753" w:type="pct"/>
            <w:tcBorders>
              <w:top w:val="nil"/>
              <w:bottom w:val="single" w:sz="4" w:space="0" w:color="auto"/>
            </w:tcBorders>
          </w:tcPr>
          <w:p w14:paraId="08923D7F" w14:textId="77777777" w:rsidR="00200807" w:rsidRPr="00ED3698" w:rsidRDefault="00200807" w:rsidP="00875CEB">
            <w:pPr>
              <w:spacing w:before="0" w:after="0"/>
              <w:rPr>
                <w:color w:val="000000"/>
                <w:lang w:eastAsia="en-CA"/>
              </w:rPr>
            </w:pPr>
            <w:r w:rsidRPr="00ED3698">
              <w:rPr>
                <w:color w:val="000000"/>
                <w:lang w:eastAsia="en-CA"/>
              </w:rPr>
              <w:t>1.16</w:t>
            </w:r>
            <w:r>
              <w:rPr>
                <w:color w:val="000000"/>
                <w:lang w:eastAsia="en-CA"/>
              </w:rPr>
              <w:t>×10</w:t>
            </w:r>
            <w:r w:rsidRPr="00ED3698">
              <w:rPr>
                <w:color w:val="000000"/>
                <w:vertAlign w:val="superscript"/>
                <w:lang w:eastAsia="en-CA"/>
              </w:rPr>
              <w:t>-13</w:t>
            </w:r>
          </w:p>
        </w:tc>
        <w:tc>
          <w:tcPr>
            <w:tcW w:w="694" w:type="pct"/>
            <w:tcBorders>
              <w:top w:val="nil"/>
              <w:bottom w:val="single" w:sz="4" w:space="0" w:color="auto"/>
            </w:tcBorders>
            <w:shd w:val="clear" w:color="auto" w:fill="auto"/>
            <w:noWrap/>
            <w:vAlign w:val="bottom"/>
          </w:tcPr>
          <w:p w14:paraId="6D4DEC67" w14:textId="77777777" w:rsidR="00200807" w:rsidRPr="00ED3698" w:rsidRDefault="00EC4334"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bl>
    <w:p w14:paraId="1882F9ED" w14:textId="77777777" w:rsidR="00200807" w:rsidRPr="00ED3698" w:rsidRDefault="00200807" w:rsidP="00107124">
      <w:pPr>
        <w:pStyle w:val="Simpleline"/>
      </w:pPr>
    </w:p>
    <w:p w14:paraId="73BAAF7E" w14:textId="77777777" w:rsidR="00200807" w:rsidRPr="00ED3698" w:rsidRDefault="00200807" w:rsidP="00200807">
      <w:pPr>
        <w:pStyle w:val="Heading4"/>
      </w:pPr>
      <w:bookmarkStart w:id="819" w:name="_Toc520374672"/>
      <w:r w:rsidRPr="00ED3698">
        <w:t>Results</w:t>
      </w:r>
      <w:bookmarkEnd w:id="819"/>
    </w:p>
    <w:p w14:paraId="5BEB7007" w14:textId="77303F2A" w:rsidR="00200807" w:rsidRPr="00ED3698" w:rsidRDefault="00200807" w:rsidP="00200807">
      <w:pPr>
        <w:rPr>
          <w:lang w:val="en-CA"/>
        </w:rPr>
      </w:pPr>
      <w:r w:rsidRPr="00ED3698">
        <w:rPr>
          <w:lang w:val="en-CA"/>
        </w:rPr>
        <w:t xml:space="preserve">Water flow was simulated at steady state, the </w:t>
      </w:r>
      <w:r w:rsidR="00780467">
        <w:rPr>
          <w:lang w:val="en-CA"/>
        </w:rPr>
        <w:t>simulated</w:t>
      </w:r>
      <w:r w:rsidR="00780467" w:rsidRPr="00ED3698">
        <w:rPr>
          <w:lang w:val="en-CA"/>
        </w:rPr>
        <w:t xml:space="preserve"> </w:t>
      </w:r>
      <w:r w:rsidRPr="00ED3698">
        <w:rPr>
          <w:lang w:val="en-CA"/>
        </w:rPr>
        <w:t xml:space="preserve">saturation contours and pressure head contours are </w:t>
      </w:r>
      <w:r w:rsidR="00C64F35">
        <w:rPr>
          <w:lang w:val="en-CA"/>
        </w:rPr>
        <w:t>provided</w:t>
      </w:r>
      <w:r w:rsidRPr="00ED3698">
        <w:rPr>
          <w:lang w:val="en-CA"/>
        </w:rPr>
        <w:t xml:space="preserve"> in </w:t>
      </w:r>
      <w:r w:rsidR="009C4449">
        <w:fldChar w:fldCharType="begin"/>
      </w:r>
      <w:r w:rsidR="009C4449">
        <w:instrText xml:space="preserve"> REF _Ref360030494 \h  \* MERGEFORMAT </w:instrText>
      </w:r>
      <w:r w:rsidR="009C4449">
        <w:fldChar w:fldCharType="separate"/>
      </w:r>
      <w:r w:rsidR="00B560DA" w:rsidRPr="00ED3698">
        <w:t xml:space="preserve">Figure </w:t>
      </w:r>
      <w:r w:rsidR="00B560DA">
        <w:rPr>
          <w:noProof/>
        </w:rPr>
        <w:t>3.11</w:t>
      </w:r>
      <w:r w:rsidR="009C4449">
        <w:fldChar w:fldCharType="end"/>
      </w:r>
      <w:r w:rsidR="004474F5">
        <w:rPr>
          <w:lang w:val="en-CA"/>
        </w:rPr>
        <w:t xml:space="preserve">.  </w:t>
      </w:r>
    </w:p>
    <w:p w14:paraId="7235B51A" w14:textId="77777777" w:rsidR="00200807" w:rsidRPr="00ED3698" w:rsidRDefault="00200807" w:rsidP="00200807">
      <w:pPr>
        <w:rPr>
          <w:lang w:val="en-CA"/>
        </w:rPr>
      </w:pPr>
      <w:r w:rsidRPr="00ED3698">
        <w:rPr>
          <w:noProof/>
          <w:lang w:val="en-CA" w:eastAsia="zh-CN"/>
        </w:rPr>
        <w:lastRenderedPageBreak/>
        <w:drawing>
          <wp:inline distT="0" distB="0" distL="0" distR="0" wp14:anchorId="44D16E9F" wp14:editId="318DB31D">
            <wp:extent cx="5486400" cy="4202084"/>
            <wp:effectExtent l="0" t="0" r="0" b="8255"/>
            <wp:docPr id="71" name="Picture 71" descr="D:\dsu\ResearchAtUBC\Benchmarking\benchmarking_references\benchmarks_standard\flow\tranvs\tran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D:\dsu\ResearchAtUBC\Benchmarking\benchmarking_references\benchmarks_standard\flow\tranvs\tranvs.png"/>
                    <pic:cNvPicPr>
                      <a:picLocks noChangeAspect="1" noChangeArrowheads="1"/>
                    </pic:cNvPicPr>
                  </pic:nvPicPr>
                  <pic:blipFill rotWithShape="1">
                    <a:blip r:embed="rId159" cstate="print">
                      <a:extLst>
                        <a:ext uri="{28A0092B-C50C-407E-A947-70E740481C1C}">
                          <a14:useLocalDpi xmlns:a14="http://schemas.microsoft.com/office/drawing/2010/main" val="0"/>
                        </a:ext>
                      </a:extLst>
                    </a:blip>
                    <a:srcRect t="4262"/>
                    <a:stretch/>
                  </pic:blipFill>
                  <pic:spPr bwMode="auto">
                    <a:xfrm>
                      <a:off x="0" y="0"/>
                      <a:ext cx="5486400" cy="4202084"/>
                    </a:xfrm>
                    <a:prstGeom prst="rect">
                      <a:avLst/>
                    </a:prstGeom>
                    <a:noFill/>
                    <a:ln>
                      <a:noFill/>
                    </a:ln>
                    <a:extLst>
                      <a:ext uri="{53640926-AAD7-44D8-BBD7-CCE9431645EC}">
                        <a14:shadowObscured xmlns:a14="http://schemas.microsoft.com/office/drawing/2010/main"/>
                      </a:ext>
                    </a:extLst>
                  </pic:spPr>
                </pic:pic>
              </a:graphicData>
            </a:graphic>
          </wp:inline>
        </w:drawing>
      </w:r>
    </w:p>
    <w:p w14:paraId="11718A41" w14:textId="3445C81C" w:rsidR="00200807" w:rsidRPr="00ED3698" w:rsidRDefault="00200807" w:rsidP="00687205">
      <w:pPr>
        <w:pStyle w:val="StyleCaptionTableCaptionCentered"/>
      </w:pPr>
      <w:bookmarkStart w:id="820" w:name="_Ref360030494"/>
      <w:bookmarkStart w:id="821" w:name="_Toc520375085"/>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11</w:t>
      </w:r>
      <w:r w:rsidR="00183C7C">
        <w:fldChar w:fldCharType="end"/>
      </w:r>
      <w:bookmarkEnd w:id="820"/>
      <w:r w:rsidR="004C28A7">
        <w:t xml:space="preserve">: </w:t>
      </w:r>
      <w:r w:rsidR="00780467">
        <w:t>Simulated</w:t>
      </w:r>
      <w:r w:rsidR="00780467" w:rsidRPr="00ED3698">
        <w:t xml:space="preserve"> </w:t>
      </w:r>
      <w:r w:rsidRPr="00ED3698">
        <w:t>saturation contours and pressure head contours after 1 day.</w:t>
      </w:r>
      <w:bookmarkEnd w:id="821"/>
    </w:p>
    <w:p w14:paraId="4BD190FE" w14:textId="77777777" w:rsidR="00200807" w:rsidRPr="00ED3698" w:rsidRDefault="00200807" w:rsidP="00107124">
      <w:pPr>
        <w:pStyle w:val="Simpleline"/>
      </w:pPr>
    </w:p>
    <w:p w14:paraId="41B42EA6" w14:textId="77777777" w:rsidR="00913113" w:rsidRPr="00192E8E" w:rsidRDefault="00913113" w:rsidP="00913113">
      <w:pPr>
        <w:pStyle w:val="StyleHeading4Bold"/>
      </w:pPr>
      <w:bookmarkStart w:id="822" w:name="_Toc520374673"/>
      <w:r>
        <w:t>File locations</w:t>
      </w:r>
      <w:bookmarkEnd w:id="822"/>
    </w:p>
    <w:p w14:paraId="386E6FFF" w14:textId="77777777" w:rsidR="00200807" w:rsidRPr="00ED3698" w:rsidRDefault="00200807" w:rsidP="00200807">
      <w:pPr>
        <w:rPr>
          <w:lang w:val="en-CA"/>
        </w:rPr>
      </w:pPr>
      <w:r w:rsidRPr="00ED3698">
        <w:t xml:space="preserve">The input file is: </w:t>
      </w:r>
      <w:r w:rsidRPr="00C64F35">
        <w:rPr>
          <w:i/>
        </w:rPr>
        <w:t>tranvs.dat</w:t>
      </w:r>
      <w:r w:rsidRPr="00ED3698">
        <w:t xml:space="preserve"> under folder </w:t>
      </w:r>
      <w:r w:rsidR="004B0811">
        <w:rPr>
          <w:i/>
        </w:rPr>
        <w:t>.\benchmarks\benchmarks_standard\</w:t>
      </w:r>
      <w:r w:rsidRPr="00C64F35">
        <w:rPr>
          <w:i/>
        </w:rPr>
        <w:t>flow\tranvs</w:t>
      </w:r>
    </w:p>
    <w:p w14:paraId="7FCB4D5E" w14:textId="77777777" w:rsidR="00200807" w:rsidRPr="00ED3698" w:rsidRDefault="00200807" w:rsidP="00107124">
      <w:pPr>
        <w:pStyle w:val="Simpleline"/>
      </w:pPr>
    </w:p>
    <w:p w14:paraId="35641725" w14:textId="77777777" w:rsidR="00200807" w:rsidRPr="00ED3698" w:rsidRDefault="00200807" w:rsidP="00200807">
      <w:pPr>
        <w:pStyle w:val="Heading3"/>
      </w:pPr>
      <w:bookmarkStart w:id="823" w:name="_Ref364379129"/>
      <w:bookmarkStart w:id="824" w:name="_Toc520374674"/>
      <w:r w:rsidRPr="00ED3698">
        <w:t>2D variably-saturated steady state flow with seepage</w:t>
      </w:r>
      <w:bookmarkEnd w:id="823"/>
      <w:bookmarkEnd w:id="824"/>
      <w:r w:rsidRPr="00ED3698">
        <w:t xml:space="preserve"> </w:t>
      </w:r>
    </w:p>
    <w:p w14:paraId="5BD8B3FE" w14:textId="77777777" w:rsidR="00200807" w:rsidRPr="00ED3698" w:rsidRDefault="00771FFF" w:rsidP="00200807">
      <w:pPr>
        <w:pStyle w:val="Heading4"/>
      </w:pPr>
      <w:bookmarkStart w:id="825" w:name="_Toc520374675"/>
      <w:r>
        <w:t>Problem definition</w:t>
      </w:r>
      <w:bookmarkEnd w:id="825"/>
    </w:p>
    <w:p w14:paraId="237DF10A" w14:textId="13FE7F04" w:rsidR="00200807" w:rsidRPr="00ED3698" w:rsidRDefault="00200807" w:rsidP="00200807">
      <w:pPr>
        <w:rPr>
          <w:lang w:val="en-CA"/>
        </w:rPr>
      </w:pPr>
      <w:bookmarkStart w:id="826" w:name="OLE_LINK21"/>
      <w:r w:rsidRPr="00ED3698">
        <w:rPr>
          <w:lang w:val="en-CA"/>
        </w:rPr>
        <w:t xml:space="preserve">This </w:t>
      </w:r>
      <w:r w:rsidR="00C64F35">
        <w:rPr>
          <w:lang w:val="en-CA"/>
        </w:rPr>
        <w:t>demonstration example</w:t>
      </w:r>
      <w:r w:rsidRPr="00ED3698">
        <w:rPr>
          <w:lang w:val="en-CA"/>
        </w:rPr>
        <w:t xml:space="preserve"> is a two</w:t>
      </w:r>
      <w:r w:rsidR="00C64F35">
        <w:rPr>
          <w:lang w:val="en-CA"/>
        </w:rPr>
        <w:t>-</w:t>
      </w:r>
      <w:r w:rsidRPr="00ED3698">
        <w:rPr>
          <w:lang w:val="en-CA"/>
        </w:rPr>
        <w:t>dimensional variably-saturated steady s</w:t>
      </w:r>
      <w:r w:rsidR="00C64F35">
        <w:rPr>
          <w:lang w:val="en-CA"/>
        </w:rPr>
        <w:t>t</w:t>
      </w:r>
      <w:r w:rsidRPr="00ED3698">
        <w:rPr>
          <w:lang w:val="en-CA"/>
        </w:rPr>
        <w:t xml:space="preserve">ate flow </w:t>
      </w:r>
      <w:r w:rsidR="00C64F35">
        <w:rPr>
          <w:lang w:val="en-CA"/>
        </w:rPr>
        <w:t xml:space="preserve">problem </w:t>
      </w:r>
      <w:r w:rsidRPr="00ED3698">
        <w:rPr>
          <w:lang w:val="en-CA"/>
        </w:rPr>
        <w:t xml:space="preserve">reported by </w:t>
      </w:r>
      <w:bookmarkStart w:id="827" w:name="OLE_LINK139"/>
      <w:r w:rsidRPr="00ED3698">
        <w:rPr>
          <w:lang w:val="en-CA"/>
        </w:rPr>
        <w:t>Davis and Neuman (1983)</w:t>
      </w:r>
      <w:r w:rsidR="004474F5">
        <w:rPr>
          <w:lang w:val="en-CA"/>
        </w:rPr>
        <w:t xml:space="preserve">.  </w:t>
      </w:r>
      <w:bookmarkEnd w:id="827"/>
      <w:r w:rsidRPr="00ED3698">
        <w:rPr>
          <w:lang w:val="en-CA"/>
        </w:rPr>
        <w:t>The approach is based on the physics of water transfer in the complete domain defined by both the saturated and unsaturated zones of soil</w:t>
      </w:r>
      <w:r w:rsidR="004474F5">
        <w:rPr>
          <w:lang w:val="en-CA"/>
        </w:rPr>
        <w:t xml:space="preserve">.  </w:t>
      </w:r>
    </w:p>
    <w:p w14:paraId="3194D756" w14:textId="77777777" w:rsidR="00200807" w:rsidRPr="00ED3698" w:rsidRDefault="00B3171D" w:rsidP="00200807">
      <w:pPr>
        <w:pStyle w:val="Heading4"/>
      </w:pPr>
      <w:bookmarkStart w:id="828" w:name="_Toc520374676"/>
      <w:r>
        <w:t>Model setup</w:t>
      </w:r>
      <w:bookmarkEnd w:id="828"/>
    </w:p>
    <w:p w14:paraId="3615DBC1" w14:textId="2691C947" w:rsidR="00200807" w:rsidRPr="00ED3698" w:rsidRDefault="00200807" w:rsidP="00200807">
      <w:pPr>
        <w:rPr>
          <w:szCs w:val="24"/>
          <w:lang w:val="en-CA" w:eastAsia="en-CA"/>
        </w:rPr>
      </w:pPr>
      <w:r w:rsidRPr="00ED3698">
        <w:rPr>
          <w:szCs w:val="24"/>
        </w:rPr>
        <w:t>A 2D model</w:t>
      </w:r>
      <w:r w:rsidR="00C64F35">
        <w:rPr>
          <w:szCs w:val="24"/>
        </w:rPr>
        <w:t>,</w:t>
      </w:r>
      <w:r w:rsidRPr="00ED3698">
        <w:rPr>
          <w:szCs w:val="24"/>
        </w:rPr>
        <w:t xml:space="preserve"> 6.0 m in width and 1.2 m in height is discretized into 3146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in width and 0.048 m in height for the interior control volumes and 0.025 m in width and 0.024 m in height </w:t>
      </w:r>
      <w:r w:rsidRPr="00ED3698">
        <w:rPr>
          <w:bCs/>
          <w:szCs w:val="24"/>
          <w:lang w:val="en-CA" w:eastAsia="en-CA"/>
        </w:rPr>
        <w:t>for</w:t>
      </w:r>
      <w:r w:rsidRPr="00ED3698">
        <w:rPr>
          <w:b/>
          <w:bCs/>
          <w:szCs w:val="24"/>
          <w:lang w:val="en-CA" w:eastAsia="en-CA"/>
        </w:rPr>
        <w:t xml:space="preserve"> </w:t>
      </w:r>
      <w:r w:rsidRPr="00ED3698">
        <w:rPr>
          <w:szCs w:val="24"/>
          <w:lang w:val="en-CA" w:eastAsia="en-CA"/>
        </w:rPr>
        <w:t xml:space="preserve">the control volumes on </w:t>
      </w:r>
      <w:r w:rsidRPr="00ED3698">
        <w:rPr>
          <w:szCs w:val="24"/>
          <w:lang w:val="en-CA" w:eastAsia="en-CA"/>
        </w:rPr>
        <w:lastRenderedPageBreak/>
        <w:t>the boundary</w:t>
      </w:r>
      <w:r w:rsidR="004474F5">
        <w:rPr>
          <w:szCs w:val="24"/>
          <w:lang w:val="en-CA" w:eastAsia="en-CA"/>
        </w:rPr>
        <w:t xml:space="preserve">.  </w:t>
      </w:r>
      <w:r w:rsidR="00C64F35">
        <w:rPr>
          <w:szCs w:val="24"/>
          <w:lang w:val="en-CA" w:eastAsia="en-CA"/>
        </w:rPr>
        <w:t>The i</w:t>
      </w:r>
      <w:r w:rsidRPr="00ED3698">
        <w:rPr>
          <w:szCs w:val="24"/>
          <w:lang w:val="en-CA" w:eastAsia="en-CA"/>
        </w:rPr>
        <w:t>nitial</w:t>
      </w:r>
      <w:r w:rsidRPr="00ED3698">
        <w:rPr>
          <w:bCs/>
          <w:szCs w:val="24"/>
          <w:lang w:val="en-CA" w:eastAsia="en-CA"/>
        </w:rPr>
        <w:t xml:space="preserve"> condition for the flow problem is </w:t>
      </w:r>
      <w:r w:rsidR="00C64F35">
        <w:rPr>
          <w:bCs/>
          <w:szCs w:val="24"/>
          <w:lang w:val="en-CA" w:eastAsia="en-CA"/>
        </w:rPr>
        <w:t xml:space="preserve">a </w:t>
      </w:r>
      <w:r w:rsidRPr="00ED3698">
        <w:rPr>
          <w:bCs/>
          <w:szCs w:val="24"/>
          <w:lang w:val="en-CA" w:eastAsia="en-CA"/>
        </w:rPr>
        <w:t xml:space="preserve">hydraulic head </w:t>
      </w:r>
      <w:r w:rsidR="00C64F35">
        <w:rPr>
          <w:bCs/>
          <w:szCs w:val="24"/>
          <w:lang w:val="en-CA" w:eastAsia="en-CA"/>
        </w:rPr>
        <w:t>of 0 m</w:t>
      </w:r>
      <w:r w:rsidRPr="00ED3698">
        <w:rPr>
          <w:bCs/>
          <w:szCs w:val="24"/>
          <w:lang w:val="en-CA" w:eastAsia="en-CA"/>
        </w:rPr>
        <w:t xml:space="preserve"> for the </w:t>
      </w:r>
      <w:r w:rsidR="00C64F35">
        <w:rPr>
          <w:bCs/>
          <w:szCs w:val="24"/>
          <w:lang w:val="en-CA" w:eastAsia="en-CA"/>
        </w:rPr>
        <w:t>entire</w:t>
      </w:r>
      <w:r w:rsidRPr="00ED3698">
        <w:rPr>
          <w:bCs/>
          <w:szCs w:val="24"/>
          <w:lang w:val="en-CA" w:eastAsia="en-CA"/>
        </w:rPr>
        <w:t xml:space="preserve"> domain</w:t>
      </w:r>
      <w:r w:rsidR="004474F5">
        <w:rPr>
          <w:bCs/>
          <w:szCs w:val="24"/>
          <w:lang w:val="en-CA" w:eastAsia="en-CA"/>
        </w:rPr>
        <w:t xml:space="preserve">.  </w:t>
      </w:r>
      <w:r w:rsidRPr="00ED3698">
        <w:rPr>
          <w:szCs w:val="24"/>
          <w:lang w:val="en-CA" w:eastAsia="en-CA"/>
        </w:rPr>
        <w:t xml:space="preserve">Boundary conditions for the flow problem consist of a flux </w:t>
      </w:r>
      <w:r w:rsidRPr="00ED3698">
        <w:rPr>
          <w:color w:val="000000"/>
          <w:lang w:eastAsia="en-CA"/>
        </w:rPr>
        <w:t>1.20</w:t>
      </w:r>
      <w:r>
        <w:rPr>
          <w:color w:val="000000"/>
          <w:lang w:eastAsia="en-CA"/>
        </w:rPr>
        <w:t>×10</w:t>
      </w:r>
      <w:r w:rsidRPr="00ED3698">
        <w:rPr>
          <w:color w:val="000000"/>
          <w:vertAlign w:val="superscript"/>
          <w:lang w:eastAsia="en-CA"/>
        </w:rPr>
        <w:t xml:space="preserve">-6 </w:t>
      </w:r>
      <w:r w:rsidRPr="00ED3698">
        <w:rPr>
          <w:szCs w:val="24"/>
          <w:lang w:val="en-CA" w:eastAsia="en-CA"/>
        </w:rPr>
        <w:t>m</w:t>
      </w:r>
      <w:r w:rsidR="00C64F35">
        <w:rPr>
          <w:szCs w:val="24"/>
          <w:lang w:val="en-CA" w:eastAsia="en-CA"/>
        </w:rPr>
        <w:t xml:space="preserve"> </w:t>
      </w:r>
      <w:r w:rsidRPr="00ED3698">
        <w:rPr>
          <w:szCs w:val="24"/>
          <w:lang w:val="en-CA" w:eastAsia="en-CA"/>
        </w:rPr>
        <w:t>s</w:t>
      </w:r>
      <w:r w:rsidR="00C64F35" w:rsidRPr="00C64F35">
        <w:rPr>
          <w:szCs w:val="24"/>
          <w:vertAlign w:val="superscript"/>
          <w:lang w:val="en-CA" w:eastAsia="en-CA"/>
        </w:rPr>
        <w:t>-1</w:t>
      </w:r>
      <w:r w:rsidRPr="00ED3698">
        <w:rPr>
          <w:szCs w:val="24"/>
          <w:lang w:val="en-CA" w:eastAsia="en-CA"/>
        </w:rPr>
        <w:t xml:space="preserve"> on the top boundary, </w:t>
      </w:r>
      <w:r w:rsidR="00C64F35">
        <w:rPr>
          <w:szCs w:val="24"/>
          <w:lang w:val="en-CA" w:eastAsia="en-CA"/>
        </w:rPr>
        <w:t xml:space="preserve">a </w:t>
      </w:r>
      <w:r w:rsidRPr="00ED3698">
        <w:rPr>
          <w:szCs w:val="24"/>
          <w:lang w:val="en-CA" w:eastAsia="en-CA"/>
        </w:rPr>
        <w:t xml:space="preserve">hydraulic head </w:t>
      </w:r>
      <w:r w:rsidR="00C64F35">
        <w:rPr>
          <w:szCs w:val="24"/>
          <w:lang w:val="en-CA" w:eastAsia="en-CA"/>
        </w:rPr>
        <w:t>of 0</w:t>
      </w:r>
      <w:r w:rsidRPr="00ED3698">
        <w:rPr>
          <w:szCs w:val="24"/>
          <w:lang w:val="en-CA" w:eastAsia="en-CA"/>
        </w:rPr>
        <w:t xml:space="preserve"> </w:t>
      </w:r>
      <w:r w:rsidR="00C64F35">
        <w:rPr>
          <w:szCs w:val="24"/>
          <w:lang w:val="en-CA" w:eastAsia="en-CA"/>
        </w:rPr>
        <w:t xml:space="preserve">m </w:t>
      </w:r>
      <w:r w:rsidRPr="00ED3698">
        <w:rPr>
          <w:szCs w:val="24"/>
          <w:lang w:val="en-CA" w:eastAsia="en-CA"/>
        </w:rPr>
        <w:t xml:space="preserve">on the left bottom boundary, and </w:t>
      </w:r>
      <w:r w:rsidR="00C64F35">
        <w:rPr>
          <w:szCs w:val="24"/>
          <w:lang w:val="en-CA" w:eastAsia="en-CA"/>
        </w:rPr>
        <w:t xml:space="preserve">a </w:t>
      </w:r>
      <w:r w:rsidRPr="00ED3698">
        <w:rPr>
          <w:szCs w:val="24"/>
          <w:lang w:val="en-CA" w:eastAsia="en-CA"/>
        </w:rPr>
        <w:t>seepage</w:t>
      </w:r>
      <w:r w:rsidR="00C64F35">
        <w:rPr>
          <w:szCs w:val="24"/>
          <w:lang w:val="en-CA" w:eastAsia="en-CA"/>
        </w:rPr>
        <w:t xml:space="preserve"> face conditions </w:t>
      </w:r>
      <w:r w:rsidRPr="00ED3698">
        <w:rPr>
          <w:szCs w:val="24"/>
          <w:lang w:val="en-CA" w:eastAsia="en-CA"/>
        </w:rPr>
        <w:t>for the left boundary</w:t>
      </w:r>
      <w:r w:rsidR="004474F5">
        <w:rPr>
          <w:szCs w:val="24"/>
          <w:lang w:val="en-CA" w:eastAsia="en-CA"/>
        </w:rPr>
        <w:t xml:space="preserve">.  </w:t>
      </w:r>
    </w:p>
    <w:p w14:paraId="7F9C48F6" w14:textId="77777777" w:rsidR="00200807" w:rsidRPr="00ED3698" w:rsidRDefault="00200807" w:rsidP="00200807">
      <w:pPr>
        <w:pStyle w:val="Heading4"/>
      </w:pPr>
      <w:bookmarkStart w:id="829" w:name="_Toc520374677"/>
      <w:r w:rsidRPr="00ED3698">
        <w:t>Parameters</w:t>
      </w:r>
      <w:bookmarkEnd w:id="829"/>
    </w:p>
    <w:p w14:paraId="29A7FB02" w14:textId="4FEF1455" w:rsidR="00200807" w:rsidRPr="00ED3698" w:rsidRDefault="00200807" w:rsidP="00200807">
      <w:pPr>
        <w:rPr>
          <w:b/>
        </w:rPr>
      </w:pPr>
      <w:r w:rsidRPr="00ED3698">
        <w:t>The physical parameters (material properties) used for the simulations are summarized in</w:t>
      </w:r>
      <w:r w:rsidR="00C64F35">
        <w:t xml:space="preserve"> </w:t>
      </w:r>
      <w:r w:rsidR="00C64F35">
        <w:fldChar w:fldCharType="begin"/>
      </w:r>
      <w:r w:rsidR="00C64F35">
        <w:instrText xml:space="preserve"> REF _Ref383277086 \h </w:instrText>
      </w:r>
      <w:r w:rsidR="00C64F35">
        <w:fldChar w:fldCharType="separate"/>
      </w:r>
      <w:r w:rsidR="00B560DA" w:rsidRPr="00ED3698">
        <w:t xml:space="preserve">Table </w:t>
      </w:r>
      <w:r w:rsidR="00B560DA">
        <w:rPr>
          <w:noProof/>
        </w:rPr>
        <w:t>3</w:t>
      </w:r>
      <w:r w:rsidR="00B560DA">
        <w:t>.</w:t>
      </w:r>
      <w:r w:rsidR="00B560DA">
        <w:rPr>
          <w:noProof/>
        </w:rPr>
        <w:t>16</w:t>
      </w:r>
      <w:r w:rsidR="00C64F35">
        <w:fldChar w:fldCharType="end"/>
      </w:r>
      <w:r w:rsidR="004474F5">
        <w:t xml:space="preserve">.  </w:t>
      </w:r>
    </w:p>
    <w:p w14:paraId="2C553619" w14:textId="3B28DA6C" w:rsidR="00200807" w:rsidRPr="00ED3698" w:rsidRDefault="00200807" w:rsidP="00AE6CCB">
      <w:pPr>
        <w:pStyle w:val="StyleCaptionTableCaptionBold"/>
      </w:pPr>
      <w:bookmarkStart w:id="830" w:name="_Ref383277086"/>
      <w:bookmarkStart w:id="831" w:name="_Toc520374957"/>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16</w:t>
      </w:r>
      <w:r w:rsidR="00FE1AD3">
        <w:fldChar w:fldCharType="end"/>
      </w:r>
      <w:bookmarkEnd w:id="830"/>
      <w:r w:rsidR="004C28A7">
        <w:t xml:space="preserve">: </w:t>
      </w:r>
      <w:r w:rsidRPr="00ED3698">
        <w:t xml:space="preserve">Physical parameters for </w:t>
      </w:r>
      <w:r w:rsidR="00C64F35">
        <w:t>demonstration example</w:t>
      </w:r>
      <w:r w:rsidRPr="00ED3698">
        <w:t xml:space="preserve"> shlomo</w:t>
      </w:r>
      <w:bookmarkEnd w:id="831"/>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44FAE38A" w14:textId="77777777" w:rsidTr="00F01A2D">
        <w:trPr>
          <w:trHeight w:val="300"/>
        </w:trPr>
        <w:tc>
          <w:tcPr>
            <w:tcW w:w="2802" w:type="pct"/>
            <w:tcBorders>
              <w:bottom w:val="single" w:sz="4" w:space="0" w:color="auto"/>
            </w:tcBorders>
            <w:shd w:val="clear" w:color="auto" w:fill="D9D9D9"/>
            <w:noWrap/>
            <w:vAlign w:val="center"/>
            <w:hideMark/>
          </w:tcPr>
          <w:p w14:paraId="5C0923AA" w14:textId="77777777" w:rsidR="00200807" w:rsidRPr="00ED3698" w:rsidRDefault="00200807" w:rsidP="00F01A2D">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65AA0EA4" w14:textId="77777777" w:rsidR="00200807" w:rsidRPr="00ED3698" w:rsidRDefault="00F01A2D" w:rsidP="00F01A2D">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48009A45" w14:textId="77777777" w:rsidR="00200807" w:rsidRPr="00ED3698" w:rsidRDefault="00200807" w:rsidP="00F01A2D">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5A2B2A19" w14:textId="77777777" w:rsidR="00200807" w:rsidRPr="00ED3698" w:rsidRDefault="00200807" w:rsidP="00F01A2D">
            <w:pPr>
              <w:spacing w:before="0" w:after="0"/>
              <w:jc w:val="left"/>
              <w:rPr>
                <w:b/>
                <w:color w:val="000000"/>
                <w:lang w:eastAsia="en-CA"/>
              </w:rPr>
            </w:pPr>
            <w:r w:rsidRPr="00FC4488">
              <w:rPr>
                <w:b/>
                <w:color w:val="000000"/>
                <w:lang w:eastAsia="en-CA"/>
              </w:rPr>
              <w:t>Unit</w:t>
            </w:r>
          </w:p>
        </w:tc>
      </w:tr>
      <w:tr w:rsidR="00200807" w:rsidRPr="00ED3698" w14:paraId="30B5FFBB" w14:textId="77777777" w:rsidTr="00F67966">
        <w:trPr>
          <w:trHeight w:val="300"/>
        </w:trPr>
        <w:tc>
          <w:tcPr>
            <w:tcW w:w="2802" w:type="pct"/>
            <w:tcBorders>
              <w:top w:val="single" w:sz="4" w:space="0" w:color="auto"/>
              <w:bottom w:val="nil"/>
            </w:tcBorders>
            <w:shd w:val="clear" w:color="auto" w:fill="auto"/>
            <w:noWrap/>
            <w:vAlign w:val="bottom"/>
            <w:hideMark/>
          </w:tcPr>
          <w:p w14:paraId="67F7F288"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2E203D99"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25E7E988" w14:textId="77777777" w:rsidR="00200807" w:rsidRPr="00ED3698" w:rsidRDefault="00200807" w:rsidP="00875CEB">
            <w:pPr>
              <w:spacing w:before="0" w:after="0"/>
              <w:rPr>
                <w:color w:val="000000"/>
                <w:lang w:eastAsia="en-CA"/>
              </w:rPr>
            </w:pPr>
            <w:r w:rsidRPr="00ED3698">
              <w:rPr>
                <w:color w:val="000000"/>
                <w:lang w:eastAsia="en-CA"/>
              </w:rPr>
              <w:t>6.0</w:t>
            </w:r>
          </w:p>
        </w:tc>
        <w:tc>
          <w:tcPr>
            <w:tcW w:w="694" w:type="pct"/>
            <w:tcBorders>
              <w:top w:val="single" w:sz="4" w:space="0" w:color="auto"/>
              <w:bottom w:val="nil"/>
            </w:tcBorders>
            <w:shd w:val="clear" w:color="auto" w:fill="auto"/>
            <w:noWrap/>
            <w:vAlign w:val="bottom"/>
            <w:hideMark/>
          </w:tcPr>
          <w:p w14:paraId="4CF6BCCE"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11861558" w14:textId="77777777" w:rsidTr="00F67966">
        <w:trPr>
          <w:trHeight w:val="300"/>
        </w:trPr>
        <w:tc>
          <w:tcPr>
            <w:tcW w:w="2802" w:type="pct"/>
            <w:tcBorders>
              <w:top w:val="nil"/>
              <w:bottom w:val="nil"/>
            </w:tcBorders>
            <w:shd w:val="clear" w:color="auto" w:fill="auto"/>
            <w:noWrap/>
            <w:vAlign w:val="bottom"/>
          </w:tcPr>
          <w:p w14:paraId="51207B0E"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661DA4EC"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1A4CCD99" w14:textId="77777777" w:rsidR="00200807" w:rsidRPr="00ED3698" w:rsidRDefault="00200807" w:rsidP="00875CEB">
            <w:pPr>
              <w:spacing w:before="0" w:after="0"/>
              <w:rPr>
                <w:color w:val="000000"/>
                <w:lang w:eastAsia="en-CA"/>
              </w:rPr>
            </w:pPr>
            <w:r w:rsidRPr="00ED3698">
              <w:rPr>
                <w:color w:val="000000"/>
                <w:lang w:eastAsia="en-CA"/>
              </w:rPr>
              <w:t>1.2</w:t>
            </w:r>
          </w:p>
        </w:tc>
        <w:tc>
          <w:tcPr>
            <w:tcW w:w="694" w:type="pct"/>
            <w:tcBorders>
              <w:top w:val="nil"/>
              <w:bottom w:val="nil"/>
            </w:tcBorders>
            <w:shd w:val="clear" w:color="auto" w:fill="auto"/>
            <w:noWrap/>
            <w:vAlign w:val="bottom"/>
          </w:tcPr>
          <w:p w14:paraId="0F783496"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74367A63" w14:textId="77777777" w:rsidTr="00F67966">
        <w:trPr>
          <w:trHeight w:val="300"/>
        </w:trPr>
        <w:tc>
          <w:tcPr>
            <w:tcW w:w="2802" w:type="pct"/>
            <w:tcBorders>
              <w:top w:val="nil"/>
              <w:bottom w:val="nil"/>
            </w:tcBorders>
            <w:shd w:val="clear" w:color="auto" w:fill="auto"/>
            <w:noWrap/>
            <w:vAlign w:val="bottom"/>
            <w:hideMark/>
          </w:tcPr>
          <w:p w14:paraId="5FED82F2"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35C55DAC"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6FA76E91" w14:textId="77777777" w:rsidR="00200807" w:rsidRPr="00ED3698" w:rsidRDefault="00200807" w:rsidP="00875CEB">
            <w:pPr>
              <w:spacing w:before="0" w:after="0"/>
              <w:rPr>
                <w:color w:val="000000"/>
                <w:lang w:eastAsia="en-CA"/>
              </w:rPr>
            </w:pPr>
            <w:r w:rsidRPr="00ED3698">
              <w:rPr>
                <w:color w:val="000000"/>
                <w:lang w:eastAsia="en-CA"/>
              </w:rPr>
              <w:t>0.348</w:t>
            </w:r>
          </w:p>
        </w:tc>
        <w:tc>
          <w:tcPr>
            <w:tcW w:w="694" w:type="pct"/>
            <w:tcBorders>
              <w:top w:val="nil"/>
              <w:bottom w:val="nil"/>
            </w:tcBorders>
            <w:shd w:val="clear" w:color="auto" w:fill="auto"/>
            <w:noWrap/>
            <w:vAlign w:val="bottom"/>
            <w:hideMark/>
          </w:tcPr>
          <w:p w14:paraId="05499DC6"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2D8E573D" w14:textId="77777777" w:rsidTr="00F67966">
        <w:trPr>
          <w:trHeight w:val="300"/>
        </w:trPr>
        <w:tc>
          <w:tcPr>
            <w:tcW w:w="2802" w:type="pct"/>
            <w:tcBorders>
              <w:top w:val="nil"/>
              <w:bottom w:val="nil"/>
            </w:tcBorders>
            <w:shd w:val="clear" w:color="auto" w:fill="auto"/>
            <w:noWrap/>
            <w:vAlign w:val="bottom"/>
            <w:hideMark/>
          </w:tcPr>
          <w:p w14:paraId="6902106A" w14:textId="77777777" w:rsidR="00200807" w:rsidRPr="00ED3698" w:rsidRDefault="00200807" w:rsidP="00875CEB">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0F3C9471"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r w:rsidRPr="00A92D2C">
              <w:rPr>
                <w:i/>
                <w:color w:val="000000"/>
                <w:lang w:eastAsia="en-CA"/>
              </w:rPr>
              <w:t>, K</w:t>
            </w:r>
            <w:r w:rsidRPr="00A92D2C">
              <w:rPr>
                <w:i/>
                <w:color w:val="000000"/>
                <w:vertAlign w:val="subscript"/>
                <w:lang w:eastAsia="en-CA"/>
              </w:rPr>
              <w:t>xx</w:t>
            </w:r>
          </w:p>
        </w:tc>
        <w:tc>
          <w:tcPr>
            <w:tcW w:w="753" w:type="pct"/>
            <w:tcBorders>
              <w:top w:val="nil"/>
              <w:bottom w:val="nil"/>
            </w:tcBorders>
          </w:tcPr>
          <w:p w14:paraId="2217760A" w14:textId="77777777" w:rsidR="00200807" w:rsidRPr="00ED3698" w:rsidRDefault="00200807" w:rsidP="00875CEB">
            <w:pPr>
              <w:spacing w:before="0" w:after="0"/>
              <w:rPr>
                <w:color w:val="000000"/>
                <w:lang w:eastAsia="en-CA"/>
              </w:rPr>
            </w:pPr>
            <w:r w:rsidRPr="00ED3698">
              <w:rPr>
                <w:color w:val="000000"/>
                <w:lang w:eastAsia="en-CA"/>
              </w:rPr>
              <w:t>6.43</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79181FF1"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r w:rsidR="00200807" w:rsidRPr="00ED3698" w14:paraId="72AEF26E" w14:textId="77777777" w:rsidTr="00F67966">
        <w:trPr>
          <w:trHeight w:val="300"/>
        </w:trPr>
        <w:tc>
          <w:tcPr>
            <w:tcW w:w="2802" w:type="pct"/>
            <w:tcBorders>
              <w:top w:val="nil"/>
              <w:bottom w:val="nil"/>
            </w:tcBorders>
            <w:shd w:val="clear" w:color="auto" w:fill="auto"/>
            <w:noWrap/>
            <w:vAlign w:val="bottom"/>
          </w:tcPr>
          <w:p w14:paraId="48B58E36" w14:textId="77777777" w:rsidR="00200807" w:rsidRPr="00ED3698" w:rsidRDefault="00200807" w:rsidP="00875CEB">
            <w:pPr>
              <w:spacing w:before="0" w:after="0"/>
              <w:rPr>
                <w:color w:val="000000"/>
                <w:lang w:eastAsia="en-CA"/>
              </w:rPr>
            </w:pPr>
            <w:r w:rsidRPr="00ED3698">
              <w:rPr>
                <w:color w:val="000000"/>
                <w:lang w:eastAsia="en-CA"/>
              </w:rPr>
              <w:t>Specific storage coefficient</w:t>
            </w:r>
          </w:p>
        </w:tc>
        <w:tc>
          <w:tcPr>
            <w:tcW w:w="751" w:type="pct"/>
            <w:tcBorders>
              <w:top w:val="nil"/>
              <w:bottom w:val="nil"/>
            </w:tcBorders>
            <w:shd w:val="clear" w:color="auto" w:fill="auto"/>
            <w:noWrap/>
            <w:vAlign w:val="bottom"/>
          </w:tcPr>
          <w:p w14:paraId="781D794B" w14:textId="77777777" w:rsidR="00200807" w:rsidRPr="00A92D2C" w:rsidRDefault="00200807" w:rsidP="00875CEB">
            <w:pPr>
              <w:spacing w:before="0" w:after="0"/>
              <w:rPr>
                <w:i/>
                <w:color w:val="000000"/>
                <w:lang w:eastAsia="en-CA"/>
              </w:rPr>
            </w:pPr>
            <w:r w:rsidRPr="00A92D2C">
              <w:rPr>
                <w:i/>
                <w:color w:val="000000"/>
                <w:lang w:eastAsia="en-CA"/>
              </w:rPr>
              <w:t>Ss</w:t>
            </w:r>
          </w:p>
        </w:tc>
        <w:tc>
          <w:tcPr>
            <w:tcW w:w="753" w:type="pct"/>
            <w:tcBorders>
              <w:top w:val="nil"/>
              <w:bottom w:val="nil"/>
            </w:tcBorders>
          </w:tcPr>
          <w:p w14:paraId="1DC31D9F" w14:textId="77777777" w:rsidR="00200807" w:rsidRPr="00ED3698" w:rsidRDefault="00200807" w:rsidP="00875CEB">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tcPr>
          <w:p w14:paraId="61541B7A" w14:textId="77777777" w:rsidR="00200807" w:rsidRPr="00ED3698" w:rsidRDefault="009D251E" w:rsidP="00875CEB">
            <w:pPr>
              <w:spacing w:before="0" w:after="0"/>
              <w:rPr>
                <w:color w:val="000000"/>
                <w:lang w:eastAsia="en-CA"/>
              </w:rPr>
            </w:pPr>
            <w:r>
              <w:rPr>
                <w:color w:val="000000"/>
                <w:lang w:eastAsia="en-CA"/>
              </w:rPr>
              <w:t>[-]</w:t>
            </w:r>
          </w:p>
        </w:tc>
      </w:tr>
      <w:tr w:rsidR="00200807" w:rsidRPr="00ED3698" w14:paraId="27601593" w14:textId="77777777" w:rsidTr="00F67966">
        <w:trPr>
          <w:trHeight w:val="300"/>
        </w:trPr>
        <w:tc>
          <w:tcPr>
            <w:tcW w:w="2802" w:type="pct"/>
            <w:tcBorders>
              <w:top w:val="nil"/>
              <w:bottom w:val="nil"/>
            </w:tcBorders>
            <w:shd w:val="clear" w:color="auto" w:fill="auto"/>
            <w:noWrap/>
            <w:vAlign w:val="bottom"/>
            <w:hideMark/>
          </w:tcPr>
          <w:p w14:paraId="3C97615E" w14:textId="77777777" w:rsidR="00200807" w:rsidRPr="00ED3698" w:rsidRDefault="00200807" w:rsidP="00875CEB">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167F3349" w14:textId="77777777" w:rsidR="00200807" w:rsidRPr="00A92D2C" w:rsidRDefault="00200807" w:rsidP="00875CEB">
            <w:pPr>
              <w:spacing w:before="0" w:after="0"/>
              <w:rPr>
                <w:i/>
                <w:color w:val="000000"/>
                <w:lang w:eastAsia="en-CA"/>
              </w:rPr>
            </w:pPr>
            <w:r w:rsidRPr="00A92D2C">
              <w:rPr>
                <w:i/>
                <w:color w:val="000000"/>
                <w:lang w:eastAsia="en-CA"/>
              </w:rPr>
              <w:t>S</w:t>
            </w:r>
            <w:r w:rsidRPr="00A92D2C">
              <w:rPr>
                <w:i/>
                <w:color w:val="000000"/>
                <w:vertAlign w:val="subscript"/>
                <w:lang w:eastAsia="en-CA"/>
              </w:rPr>
              <w:t>ra</w:t>
            </w:r>
          </w:p>
        </w:tc>
        <w:tc>
          <w:tcPr>
            <w:tcW w:w="753" w:type="pct"/>
            <w:tcBorders>
              <w:top w:val="nil"/>
              <w:bottom w:val="nil"/>
            </w:tcBorders>
          </w:tcPr>
          <w:p w14:paraId="28DF2CB8" w14:textId="77777777" w:rsidR="00200807" w:rsidRPr="00ED3698" w:rsidRDefault="00200807" w:rsidP="00875CEB">
            <w:pPr>
              <w:spacing w:before="0" w:after="0"/>
              <w:rPr>
                <w:color w:val="000000"/>
                <w:lang w:eastAsia="en-CA"/>
              </w:rPr>
            </w:pPr>
            <w:r w:rsidRPr="00ED3698">
              <w:rPr>
                <w:color w:val="000000"/>
                <w:lang w:eastAsia="en-CA"/>
              </w:rPr>
              <w:t>0.04954</w:t>
            </w:r>
          </w:p>
        </w:tc>
        <w:tc>
          <w:tcPr>
            <w:tcW w:w="694" w:type="pct"/>
            <w:tcBorders>
              <w:top w:val="nil"/>
              <w:bottom w:val="nil"/>
            </w:tcBorders>
            <w:shd w:val="clear" w:color="auto" w:fill="auto"/>
            <w:noWrap/>
            <w:vAlign w:val="bottom"/>
            <w:hideMark/>
          </w:tcPr>
          <w:p w14:paraId="14C36756"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72AB9C25" w14:textId="77777777" w:rsidTr="00F67966">
        <w:trPr>
          <w:trHeight w:val="300"/>
        </w:trPr>
        <w:tc>
          <w:tcPr>
            <w:tcW w:w="2802" w:type="pct"/>
            <w:vMerge w:val="restart"/>
            <w:tcBorders>
              <w:top w:val="nil"/>
              <w:bottom w:val="nil"/>
            </w:tcBorders>
            <w:shd w:val="clear" w:color="auto" w:fill="auto"/>
            <w:noWrap/>
            <w:vAlign w:val="bottom"/>
          </w:tcPr>
          <w:p w14:paraId="2C287F3F" w14:textId="77777777" w:rsidR="00200807" w:rsidRPr="00ED3698" w:rsidRDefault="00200807" w:rsidP="00875CEB">
            <w:pPr>
              <w:spacing w:before="0" w:after="0"/>
              <w:rPr>
                <w:color w:val="000000"/>
                <w:lang w:eastAsia="en-CA"/>
              </w:rPr>
            </w:pPr>
            <w:r w:rsidRPr="00ED3698">
              <w:rPr>
                <w:color w:val="000000"/>
                <w:lang w:eastAsia="en-CA"/>
              </w:rPr>
              <w:t>Van Genuchten parameter α</w:t>
            </w:r>
          </w:p>
          <w:p w14:paraId="28A65B5F" w14:textId="77777777" w:rsidR="00200807" w:rsidRPr="00ED3698" w:rsidRDefault="00200807" w:rsidP="00875CEB">
            <w:pPr>
              <w:spacing w:before="0" w:after="0"/>
              <w:rPr>
                <w:color w:val="000000"/>
                <w:lang w:eastAsia="en-CA"/>
              </w:rPr>
            </w:pPr>
            <w:r w:rsidRPr="00ED3698">
              <w:rPr>
                <w:color w:val="000000"/>
                <w:lang w:eastAsia="en-CA"/>
              </w:rPr>
              <w:t>Van Genuchten parameter n</w:t>
            </w:r>
          </w:p>
        </w:tc>
        <w:tc>
          <w:tcPr>
            <w:tcW w:w="751" w:type="pct"/>
            <w:tcBorders>
              <w:top w:val="nil"/>
              <w:bottom w:val="nil"/>
            </w:tcBorders>
            <w:shd w:val="clear" w:color="auto" w:fill="auto"/>
            <w:noWrap/>
            <w:vAlign w:val="bottom"/>
          </w:tcPr>
          <w:p w14:paraId="110C09EE" w14:textId="77777777" w:rsidR="00200807" w:rsidRPr="00A92D2C" w:rsidRDefault="00200807" w:rsidP="00875CEB">
            <w:pPr>
              <w:spacing w:before="0" w:after="0"/>
              <w:rPr>
                <w:i/>
                <w:color w:val="000000"/>
                <w:lang w:eastAsia="en-CA"/>
              </w:rPr>
            </w:pPr>
            <w:r w:rsidRPr="00A92D2C">
              <w:rPr>
                <w:i/>
                <w:color w:val="000000"/>
                <w:lang w:eastAsia="en-CA"/>
              </w:rPr>
              <w:t>α</w:t>
            </w:r>
          </w:p>
        </w:tc>
        <w:tc>
          <w:tcPr>
            <w:tcW w:w="753" w:type="pct"/>
            <w:tcBorders>
              <w:top w:val="nil"/>
              <w:bottom w:val="nil"/>
            </w:tcBorders>
          </w:tcPr>
          <w:p w14:paraId="15E5AEB4" w14:textId="77777777" w:rsidR="00200807" w:rsidRPr="00ED3698" w:rsidRDefault="00200807" w:rsidP="00875CEB">
            <w:pPr>
              <w:spacing w:before="0" w:after="0"/>
              <w:rPr>
                <w:color w:val="000000"/>
                <w:lang w:eastAsia="en-CA"/>
              </w:rPr>
            </w:pPr>
            <w:r w:rsidRPr="00ED3698">
              <w:rPr>
                <w:color w:val="000000"/>
                <w:lang w:eastAsia="en-CA"/>
              </w:rPr>
              <w:t>3.43</w:t>
            </w:r>
          </w:p>
        </w:tc>
        <w:tc>
          <w:tcPr>
            <w:tcW w:w="694" w:type="pct"/>
            <w:tcBorders>
              <w:top w:val="nil"/>
              <w:bottom w:val="nil"/>
            </w:tcBorders>
            <w:shd w:val="clear" w:color="auto" w:fill="auto"/>
            <w:noWrap/>
            <w:vAlign w:val="bottom"/>
          </w:tcPr>
          <w:p w14:paraId="276BEE8F"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sidR="00200807" w:rsidRPr="00ED3698">
              <w:rPr>
                <w:color w:val="000000"/>
                <w:vertAlign w:val="superscript"/>
                <w:lang w:eastAsia="en-CA"/>
              </w:rPr>
              <w:t>-1</w:t>
            </w:r>
            <w:r>
              <w:rPr>
                <w:color w:val="000000"/>
                <w:lang w:eastAsia="en-CA"/>
              </w:rPr>
              <w:t>]</w:t>
            </w:r>
          </w:p>
        </w:tc>
      </w:tr>
      <w:tr w:rsidR="00200807" w:rsidRPr="00ED3698" w14:paraId="76F7F838" w14:textId="77777777" w:rsidTr="00F67966">
        <w:trPr>
          <w:trHeight w:val="300"/>
        </w:trPr>
        <w:tc>
          <w:tcPr>
            <w:tcW w:w="2802" w:type="pct"/>
            <w:vMerge/>
            <w:tcBorders>
              <w:top w:val="nil"/>
              <w:bottom w:val="single" w:sz="4" w:space="0" w:color="auto"/>
            </w:tcBorders>
            <w:shd w:val="clear" w:color="auto" w:fill="auto"/>
            <w:noWrap/>
            <w:vAlign w:val="bottom"/>
          </w:tcPr>
          <w:p w14:paraId="3C921A1F" w14:textId="77777777" w:rsidR="00200807" w:rsidRPr="00ED3698" w:rsidRDefault="00200807" w:rsidP="00875CEB">
            <w:pPr>
              <w:spacing w:before="0" w:after="0"/>
              <w:rPr>
                <w:color w:val="000000"/>
                <w:lang w:eastAsia="en-CA"/>
              </w:rPr>
            </w:pPr>
          </w:p>
        </w:tc>
        <w:tc>
          <w:tcPr>
            <w:tcW w:w="751" w:type="pct"/>
            <w:tcBorders>
              <w:top w:val="nil"/>
              <w:bottom w:val="single" w:sz="4" w:space="0" w:color="auto"/>
            </w:tcBorders>
            <w:shd w:val="clear" w:color="auto" w:fill="auto"/>
            <w:noWrap/>
            <w:vAlign w:val="bottom"/>
          </w:tcPr>
          <w:p w14:paraId="4C00F9A4" w14:textId="77777777" w:rsidR="00200807" w:rsidRPr="00A92D2C" w:rsidRDefault="00200807" w:rsidP="00875CEB">
            <w:pPr>
              <w:spacing w:before="0" w:after="0"/>
              <w:rPr>
                <w:i/>
                <w:color w:val="000000"/>
                <w:lang w:eastAsia="en-CA"/>
              </w:rPr>
            </w:pPr>
            <w:r w:rsidRPr="00A92D2C">
              <w:rPr>
                <w:i/>
                <w:color w:val="000000"/>
                <w:lang w:eastAsia="en-CA"/>
              </w:rPr>
              <w:t>n</w:t>
            </w:r>
          </w:p>
        </w:tc>
        <w:tc>
          <w:tcPr>
            <w:tcW w:w="753" w:type="pct"/>
            <w:tcBorders>
              <w:top w:val="nil"/>
              <w:bottom w:val="single" w:sz="4" w:space="0" w:color="auto"/>
            </w:tcBorders>
          </w:tcPr>
          <w:p w14:paraId="5C75F55F" w14:textId="77777777" w:rsidR="00200807" w:rsidRPr="00ED3698" w:rsidRDefault="00200807" w:rsidP="00875CEB">
            <w:pPr>
              <w:spacing w:before="0" w:after="0"/>
              <w:rPr>
                <w:color w:val="000000"/>
                <w:lang w:eastAsia="en-CA"/>
              </w:rPr>
            </w:pPr>
            <w:r w:rsidRPr="00ED3698">
              <w:rPr>
                <w:color w:val="000000"/>
                <w:lang w:eastAsia="en-CA"/>
              </w:rPr>
              <w:t>4.7068</w:t>
            </w:r>
          </w:p>
        </w:tc>
        <w:tc>
          <w:tcPr>
            <w:tcW w:w="694" w:type="pct"/>
            <w:tcBorders>
              <w:top w:val="nil"/>
              <w:bottom w:val="single" w:sz="4" w:space="0" w:color="auto"/>
            </w:tcBorders>
            <w:shd w:val="clear" w:color="auto" w:fill="auto"/>
            <w:noWrap/>
            <w:vAlign w:val="bottom"/>
          </w:tcPr>
          <w:p w14:paraId="345333D3"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bl>
    <w:p w14:paraId="21FA82FE" w14:textId="77777777" w:rsidR="00200807" w:rsidRPr="00ED3698" w:rsidRDefault="00200807" w:rsidP="00107124">
      <w:pPr>
        <w:pStyle w:val="Simpleline"/>
      </w:pPr>
    </w:p>
    <w:p w14:paraId="22800D7C" w14:textId="77777777" w:rsidR="00200807" w:rsidRPr="00ED3698" w:rsidRDefault="00200807" w:rsidP="00200807">
      <w:pPr>
        <w:pStyle w:val="Heading4"/>
      </w:pPr>
      <w:bookmarkStart w:id="832" w:name="_Toc520374678"/>
      <w:r w:rsidRPr="00ED3698">
        <w:t>Results</w:t>
      </w:r>
      <w:bookmarkEnd w:id="832"/>
    </w:p>
    <w:p w14:paraId="25922544" w14:textId="7306F5EC" w:rsidR="00200807" w:rsidRPr="00ED3698" w:rsidRDefault="00200807" w:rsidP="00200807">
      <w:pPr>
        <w:rPr>
          <w:lang w:val="en-CA"/>
        </w:rPr>
      </w:pPr>
      <w:r w:rsidRPr="00ED3698">
        <w:rPr>
          <w:lang w:val="en-CA"/>
        </w:rPr>
        <w:t xml:space="preserve">Water flow was simulated at steady state, and the </w:t>
      </w:r>
      <w:r w:rsidR="00780467">
        <w:rPr>
          <w:lang w:val="en-CA"/>
        </w:rPr>
        <w:t>simulated</w:t>
      </w:r>
      <w:r w:rsidR="00780467" w:rsidRPr="00ED3698">
        <w:rPr>
          <w:lang w:val="en-CA"/>
        </w:rPr>
        <w:t xml:space="preserve"> </w:t>
      </w:r>
      <w:r w:rsidRPr="00ED3698">
        <w:rPr>
          <w:lang w:val="en-CA"/>
        </w:rPr>
        <w:t xml:space="preserve">hydraulic head contours </w:t>
      </w:r>
      <w:r w:rsidR="00C64F35">
        <w:rPr>
          <w:lang w:val="en-CA"/>
        </w:rPr>
        <w:t>are</w:t>
      </w:r>
      <w:r w:rsidRPr="00ED3698">
        <w:rPr>
          <w:lang w:val="en-CA"/>
        </w:rPr>
        <w:t xml:space="preserve"> </w:t>
      </w:r>
      <w:r w:rsidR="00C64F35">
        <w:rPr>
          <w:lang w:val="en-CA"/>
        </w:rPr>
        <w:t xml:space="preserve">provided </w:t>
      </w:r>
      <w:r w:rsidRPr="00ED3698">
        <w:rPr>
          <w:lang w:val="en-CA"/>
        </w:rPr>
        <w:t xml:space="preserve">in </w:t>
      </w:r>
      <w:r w:rsidR="009C4449">
        <w:fldChar w:fldCharType="begin"/>
      </w:r>
      <w:r w:rsidR="009C4449">
        <w:instrText xml:space="preserve"> REF _Ref360025834 \h  \* MERGEFORMAT </w:instrText>
      </w:r>
      <w:r w:rsidR="009C4449">
        <w:fldChar w:fldCharType="separate"/>
      </w:r>
      <w:r w:rsidR="00B560DA" w:rsidRPr="00ED3698">
        <w:t xml:space="preserve">Figure </w:t>
      </w:r>
      <w:r w:rsidR="00B560DA">
        <w:rPr>
          <w:noProof/>
        </w:rPr>
        <w:t>3.12</w:t>
      </w:r>
      <w:r w:rsidR="009C4449">
        <w:fldChar w:fldCharType="end"/>
      </w:r>
      <w:r w:rsidR="004474F5">
        <w:rPr>
          <w:lang w:val="en-CA"/>
        </w:rPr>
        <w:t xml:space="preserve">.  </w:t>
      </w:r>
    </w:p>
    <w:p w14:paraId="72AC65A9" w14:textId="77777777" w:rsidR="00200807" w:rsidRPr="00ED3698" w:rsidRDefault="00200807" w:rsidP="00200807">
      <w:pPr>
        <w:rPr>
          <w:lang w:val="en-CA"/>
        </w:rPr>
      </w:pPr>
      <w:r w:rsidRPr="00ED3698">
        <w:rPr>
          <w:noProof/>
          <w:lang w:val="en-CA" w:eastAsia="zh-CN"/>
        </w:rPr>
        <w:lastRenderedPageBreak/>
        <w:drawing>
          <wp:inline distT="0" distB="0" distL="0" distR="0" wp14:anchorId="241D21D9" wp14:editId="0CA85229">
            <wp:extent cx="5486400" cy="3941978"/>
            <wp:effectExtent l="0" t="0" r="0" b="1905"/>
            <wp:docPr id="22" name="Picture 22" descr="D:\dsu\ResearchAtUBC\Benchmarking\benchmarking_references\benchmarks_standard\flow\shlomo\shlo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D:\dsu\ResearchAtUBC\Benchmarking\benchmarking_references\benchmarks_standard\flow\shlomo\shlomo.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486400" cy="3941978"/>
                    </a:xfrm>
                    <a:prstGeom prst="rect">
                      <a:avLst/>
                    </a:prstGeom>
                    <a:noFill/>
                    <a:ln>
                      <a:noFill/>
                    </a:ln>
                  </pic:spPr>
                </pic:pic>
              </a:graphicData>
            </a:graphic>
          </wp:inline>
        </w:drawing>
      </w:r>
    </w:p>
    <w:p w14:paraId="5AC4FAEE" w14:textId="075B898B" w:rsidR="00200807" w:rsidRPr="00ED3698" w:rsidRDefault="00200807" w:rsidP="00687205">
      <w:pPr>
        <w:pStyle w:val="StyleCaptionTableCaptionCentered"/>
      </w:pPr>
      <w:bookmarkStart w:id="833" w:name="_Ref360025834"/>
      <w:bookmarkStart w:id="834" w:name="_Toc520375086"/>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12</w:t>
      </w:r>
      <w:r w:rsidR="00183C7C">
        <w:fldChar w:fldCharType="end"/>
      </w:r>
      <w:bookmarkEnd w:id="833"/>
      <w:r w:rsidR="004C28A7">
        <w:t xml:space="preserve">: </w:t>
      </w:r>
      <w:r w:rsidR="00780467">
        <w:t>Simulated</w:t>
      </w:r>
      <w:r w:rsidR="00780467" w:rsidRPr="00ED3698">
        <w:t xml:space="preserve"> </w:t>
      </w:r>
      <w:r w:rsidRPr="00ED3698">
        <w:t>hydraulic head contours at steady state.</w:t>
      </w:r>
      <w:bookmarkEnd w:id="834"/>
    </w:p>
    <w:p w14:paraId="51DB6416" w14:textId="77777777" w:rsidR="00200807" w:rsidRPr="00ED3698" w:rsidRDefault="00200807" w:rsidP="00107124">
      <w:pPr>
        <w:pStyle w:val="Simpleline"/>
      </w:pPr>
    </w:p>
    <w:p w14:paraId="689B81D9" w14:textId="77777777" w:rsidR="00913113" w:rsidRPr="00192E8E" w:rsidRDefault="00913113" w:rsidP="00913113">
      <w:pPr>
        <w:pStyle w:val="StyleHeading4Bold"/>
      </w:pPr>
      <w:bookmarkStart w:id="835" w:name="_Toc520374679"/>
      <w:r>
        <w:t>File locations</w:t>
      </w:r>
      <w:bookmarkEnd w:id="835"/>
    </w:p>
    <w:p w14:paraId="30D14437" w14:textId="77777777" w:rsidR="007650AC" w:rsidRDefault="00200807" w:rsidP="00200807">
      <w:pPr>
        <w:pStyle w:val="ListParagraph"/>
        <w:ind w:hanging="720"/>
      </w:pPr>
      <w:r w:rsidRPr="00ED3698">
        <w:t xml:space="preserve">The input file is: </w:t>
      </w:r>
      <w:r w:rsidRPr="00C64F35">
        <w:rPr>
          <w:i/>
        </w:rPr>
        <w:t>shlomo.dat</w:t>
      </w:r>
      <w:r w:rsidRPr="00ED3698">
        <w:t xml:space="preserve"> under folder</w:t>
      </w:r>
      <w:r w:rsidR="007650AC">
        <w:t>:</w:t>
      </w:r>
    </w:p>
    <w:p w14:paraId="6732B869" w14:textId="77777777" w:rsidR="00200807" w:rsidRPr="00C64F35" w:rsidRDefault="00200807" w:rsidP="00200807">
      <w:pPr>
        <w:pStyle w:val="ListParagraph"/>
        <w:ind w:hanging="720"/>
        <w:rPr>
          <w:i/>
        </w:rPr>
      </w:pPr>
      <w:r w:rsidRPr="00ED3698">
        <w:t xml:space="preserve"> </w:t>
      </w:r>
      <w:r w:rsidR="004B0811">
        <w:rPr>
          <w:i/>
        </w:rPr>
        <w:t>.\benchmarks\benchmarks_standard\</w:t>
      </w:r>
      <w:r w:rsidRPr="00C64F35">
        <w:rPr>
          <w:i/>
        </w:rPr>
        <w:t>flow\shlomo</w:t>
      </w:r>
      <w:bookmarkEnd w:id="826"/>
    </w:p>
    <w:p w14:paraId="1FD98A75" w14:textId="77777777" w:rsidR="00200807" w:rsidRPr="00ED3698" w:rsidRDefault="00200807" w:rsidP="00107124">
      <w:pPr>
        <w:pStyle w:val="Simpleline"/>
      </w:pPr>
    </w:p>
    <w:p w14:paraId="77A17D12" w14:textId="77777777" w:rsidR="00200807" w:rsidRPr="00ED3698" w:rsidRDefault="00200807" w:rsidP="00200807">
      <w:pPr>
        <w:pStyle w:val="Heading3"/>
      </w:pPr>
      <w:bookmarkStart w:id="836" w:name="_Ref364379135"/>
      <w:bookmarkStart w:id="837" w:name="_Toc520374680"/>
      <w:r w:rsidRPr="00ED3698">
        <w:t>2D variably-saturated transient flow with seepage</w:t>
      </w:r>
      <w:bookmarkEnd w:id="836"/>
      <w:bookmarkEnd w:id="837"/>
      <w:r w:rsidRPr="00ED3698">
        <w:t xml:space="preserve"> </w:t>
      </w:r>
    </w:p>
    <w:p w14:paraId="09482230" w14:textId="77777777" w:rsidR="00200807" w:rsidRPr="00ED3698" w:rsidRDefault="00771FFF" w:rsidP="00200807">
      <w:pPr>
        <w:pStyle w:val="Heading4"/>
      </w:pPr>
      <w:bookmarkStart w:id="838" w:name="OLE_LINK26"/>
      <w:bookmarkStart w:id="839" w:name="_Toc520374681"/>
      <w:r>
        <w:t>Problem definition</w:t>
      </w:r>
      <w:bookmarkEnd w:id="839"/>
    </w:p>
    <w:p w14:paraId="2F544EA6" w14:textId="614ACEC3" w:rsidR="00200807" w:rsidRPr="00ED3698" w:rsidRDefault="00200807" w:rsidP="00200807">
      <w:pPr>
        <w:rPr>
          <w:lang w:val="en-CA"/>
        </w:rPr>
      </w:pPr>
      <w:r w:rsidRPr="00ED3698">
        <w:rPr>
          <w:lang w:val="en-CA"/>
        </w:rPr>
        <w:t xml:space="preserve">This </w:t>
      </w:r>
      <w:r w:rsidR="00C64F35">
        <w:rPr>
          <w:lang w:val="en-CA"/>
        </w:rPr>
        <w:t>demonstration example</w:t>
      </w:r>
      <w:r w:rsidRPr="00ED3698">
        <w:rPr>
          <w:lang w:val="en-CA"/>
        </w:rPr>
        <w:t xml:space="preserve"> is a two</w:t>
      </w:r>
      <w:r w:rsidR="00C64F35">
        <w:rPr>
          <w:lang w:val="en-CA"/>
        </w:rPr>
        <w:t>-</w:t>
      </w:r>
      <w:r w:rsidRPr="00ED3698">
        <w:rPr>
          <w:lang w:val="en-CA"/>
        </w:rPr>
        <w:t>dimensional variably-saturated transient flow problem reported by Davis and Neuman (1983)</w:t>
      </w:r>
      <w:r w:rsidR="004474F5">
        <w:rPr>
          <w:lang w:val="en-CA"/>
        </w:rPr>
        <w:t xml:space="preserve">.  </w:t>
      </w:r>
      <w:r w:rsidRPr="00ED3698">
        <w:rPr>
          <w:lang w:val="en-CA"/>
        </w:rPr>
        <w:t>The approach is based on the physics of water transfer in the complete domain defined by both the saturated and unsaturated zones of soil</w:t>
      </w:r>
      <w:r w:rsidR="004474F5">
        <w:rPr>
          <w:lang w:val="en-CA"/>
        </w:rPr>
        <w:t xml:space="preserve">.  </w:t>
      </w:r>
    </w:p>
    <w:p w14:paraId="505A0D85" w14:textId="77777777" w:rsidR="00200807" w:rsidRPr="00ED3698" w:rsidRDefault="00B3171D" w:rsidP="00200807">
      <w:pPr>
        <w:pStyle w:val="Heading4"/>
      </w:pPr>
      <w:bookmarkStart w:id="840" w:name="_Toc520374682"/>
      <w:r>
        <w:t>Model setup</w:t>
      </w:r>
      <w:bookmarkEnd w:id="840"/>
    </w:p>
    <w:p w14:paraId="29C591A4" w14:textId="42932C80" w:rsidR="00200807" w:rsidRPr="00ED3698" w:rsidRDefault="00200807" w:rsidP="00200807">
      <w:pPr>
        <w:rPr>
          <w:szCs w:val="24"/>
          <w:lang w:val="en-CA" w:eastAsia="en-CA"/>
        </w:rPr>
      </w:pPr>
      <w:r w:rsidRPr="00ED3698">
        <w:rPr>
          <w:szCs w:val="24"/>
        </w:rPr>
        <w:t xml:space="preserve">A 2D model with 6.0 m in width and 1.2 m in height is discretized into 3025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0.05 m for the interior control volumes and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hydraulic head zero for the whole domain</w:t>
      </w:r>
      <w:r w:rsidR="004474F5">
        <w:rPr>
          <w:bCs/>
          <w:szCs w:val="24"/>
          <w:lang w:val="en-CA" w:eastAsia="en-CA"/>
        </w:rPr>
        <w:t xml:space="preserve">.  </w:t>
      </w:r>
      <w:r w:rsidRPr="00ED3698">
        <w:rPr>
          <w:szCs w:val="24"/>
          <w:lang w:val="en-CA" w:eastAsia="en-CA"/>
        </w:rPr>
        <w:t xml:space="preserve">Boundary conditions for the flow problem </w:t>
      </w:r>
      <w:r w:rsidRPr="00ED3698">
        <w:rPr>
          <w:szCs w:val="24"/>
          <w:lang w:val="en-CA" w:eastAsia="en-CA"/>
        </w:rPr>
        <w:lastRenderedPageBreak/>
        <w:t xml:space="preserve">consist of a flux </w:t>
      </w:r>
      <w:r w:rsidRPr="00ED3698">
        <w:rPr>
          <w:color w:val="000000"/>
          <w:lang w:eastAsia="en-CA"/>
        </w:rPr>
        <w:t>1.20</w:t>
      </w:r>
      <w:r>
        <w:rPr>
          <w:color w:val="000000"/>
          <w:lang w:eastAsia="en-CA"/>
        </w:rPr>
        <w:t>×10</w:t>
      </w:r>
      <w:r w:rsidRPr="00ED3698">
        <w:rPr>
          <w:color w:val="000000"/>
          <w:vertAlign w:val="superscript"/>
          <w:lang w:eastAsia="en-CA"/>
        </w:rPr>
        <w:t xml:space="preserve">-6 </w:t>
      </w:r>
      <w:r w:rsidRPr="00ED3698">
        <w:rPr>
          <w:szCs w:val="24"/>
          <w:lang w:val="en-CA" w:eastAsia="en-CA"/>
        </w:rPr>
        <w:t>m/s on the top boundary, hydraulic head zero on the left bottom boundary, and seepage for the left boundary</w:t>
      </w:r>
      <w:r w:rsidR="004474F5">
        <w:rPr>
          <w:szCs w:val="24"/>
          <w:lang w:val="en-CA" w:eastAsia="en-CA"/>
        </w:rPr>
        <w:t xml:space="preserve">.  </w:t>
      </w:r>
    </w:p>
    <w:p w14:paraId="1B7110C1" w14:textId="77777777" w:rsidR="00200807" w:rsidRPr="00ED3698" w:rsidRDefault="00200807" w:rsidP="00200807">
      <w:pPr>
        <w:pStyle w:val="Heading4"/>
      </w:pPr>
      <w:bookmarkStart w:id="841" w:name="_Toc520374683"/>
      <w:r w:rsidRPr="00ED3698">
        <w:t>Parameters</w:t>
      </w:r>
      <w:bookmarkEnd w:id="841"/>
    </w:p>
    <w:p w14:paraId="5B9C7D3A" w14:textId="787D6932" w:rsidR="00200807" w:rsidRDefault="00200807" w:rsidP="00200807">
      <w:pPr>
        <w:rPr>
          <w:lang w:eastAsia="zh-CN"/>
        </w:rPr>
      </w:pPr>
      <w:r w:rsidRPr="00ED3698">
        <w:t>The physical parameters (material properties) used for the simulations are 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_Ref364379701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17</w:t>
      </w:r>
      <w:r w:rsidR="005F5019">
        <w:rPr>
          <w:lang w:eastAsia="zh-CN"/>
        </w:rPr>
        <w:fldChar w:fldCharType="end"/>
      </w:r>
      <w:r w:rsidR="004474F5">
        <w:t xml:space="preserve">.  </w:t>
      </w:r>
    </w:p>
    <w:p w14:paraId="1D7CEDFE" w14:textId="0085141E" w:rsidR="00200807" w:rsidRPr="00ED3698" w:rsidRDefault="00200807" w:rsidP="00AE6CCB">
      <w:pPr>
        <w:pStyle w:val="StyleCaptionTableCaptionBold"/>
      </w:pPr>
      <w:bookmarkStart w:id="842" w:name="_Ref364379701"/>
      <w:bookmarkStart w:id="843" w:name="_Toc52037495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17</w:t>
      </w:r>
      <w:r w:rsidR="00FE1AD3">
        <w:fldChar w:fldCharType="end"/>
      </w:r>
      <w:bookmarkEnd w:id="842"/>
      <w:r w:rsidR="004C28A7">
        <w:t xml:space="preserve">: </w:t>
      </w:r>
      <w:r w:rsidRPr="00ED3698">
        <w:t xml:space="preserve">Physical parameters for </w:t>
      </w:r>
      <w:r w:rsidR="00881740">
        <w:t>the demonstration example</w:t>
      </w:r>
      <w:r w:rsidRPr="00ED3698">
        <w:t xml:space="preserve"> </w:t>
      </w:r>
      <w:r w:rsidR="00881740">
        <w:t>shlomot</w:t>
      </w:r>
      <w:bookmarkEnd w:id="843"/>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06F83A1B" w14:textId="77777777" w:rsidTr="00F01A2D">
        <w:trPr>
          <w:trHeight w:val="300"/>
        </w:trPr>
        <w:tc>
          <w:tcPr>
            <w:tcW w:w="2802" w:type="pct"/>
            <w:tcBorders>
              <w:bottom w:val="single" w:sz="4" w:space="0" w:color="auto"/>
            </w:tcBorders>
            <w:shd w:val="clear" w:color="auto" w:fill="D9D9D9"/>
            <w:noWrap/>
            <w:vAlign w:val="center"/>
            <w:hideMark/>
          </w:tcPr>
          <w:p w14:paraId="5CC2ED88" w14:textId="77777777" w:rsidR="00200807" w:rsidRPr="00ED3698" w:rsidRDefault="00200807" w:rsidP="00F01A2D">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3D1F6674" w14:textId="77777777" w:rsidR="00200807" w:rsidRPr="00ED3698" w:rsidRDefault="00F01A2D" w:rsidP="00F01A2D">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78AA4721" w14:textId="77777777" w:rsidR="00200807" w:rsidRPr="00ED3698" w:rsidRDefault="00200807" w:rsidP="00F01A2D">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3777B8C5" w14:textId="77777777" w:rsidR="00200807" w:rsidRPr="00ED3698" w:rsidRDefault="00200807" w:rsidP="00F01A2D">
            <w:pPr>
              <w:spacing w:before="0" w:after="0"/>
              <w:jc w:val="left"/>
              <w:rPr>
                <w:b/>
                <w:color w:val="000000"/>
                <w:lang w:eastAsia="en-CA"/>
              </w:rPr>
            </w:pPr>
            <w:r w:rsidRPr="00FC4488">
              <w:rPr>
                <w:b/>
                <w:color w:val="000000"/>
                <w:lang w:eastAsia="en-CA"/>
              </w:rPr>
              <w:t>Unit</w:t>
            </w:r>
          </w:p>
        </w:tc>
      </w:tr>
      <w:tr w:rsidR="00200807" w:rsidRPr="00ED3698" w14:paraId="473252AE" w14:textId="77777777" w:rsidTr="00F67966">
        <w:trPr>
          <w:trHeight w:val="300"/>
        </w:trPr>
        <w:tc>
          <w:tcPr>
            <w:tcW w:w="2802" w:type="pct"/>
            <w:tcBorders>
              <w:top w:val="single" w:sz="4" w:space="0" w:color="auto"/>
              <w:bottom w:val="nil"/>
            </w:tcBorders>
            <w:shd w:val="clear" w:color="auto" w:fill="auto"/>
            <w:noWrap/>
            <w:vAlign w:val="bottom"/>
            <w:hideMark/>
          </w:tcPr>
          <w:p w14:paraId="7BD9DDCB"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single" w:sz="4" w:space="0" w:color="auto"/>
              <w:bottom w:val="nil"/>
            </w:tcBorders>
            <w:shd w:val="clear" w:color="auto" w:fill="auto"/>
            <w:noWrap/>
            <w:vAlign w:val="bottom"/>
            <w:hideMark/>
          </w:tcPr>
          <w:p w14:paraId="701EB997"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65C2D801" w14:textId="77777777" w:rsidR="00200807" w:rsidRPr="00ED3698" w:rsidRDefault="00200807" w:rsidP="00875CEB">
            <w:pPr>
              <w:spacing w:before="0" w:after="0"/>
              <w:rPr>
                <w:color w:val="000000"/>
                <w:lang w:eastAsia="en-CA"/>
              </w:rPr>
            </w:pPr>
            <w:r w:rsidRPr="00ED3698">
              <w:rPr>
                <w:color w:val="000000"/>
                <w:lang w:eastAsia="en-CA"/>
              </w:rPr>
              <w:t>6.0</w:t>
            </w:r>
          </w:p>
        </w:tc>
        <w:tc>
          <w:tcPr>
            <w:tcW w:w="694" w:type="pct"/>
            <w:tcBorders>
              <w:top w:val="single" w:sz="4" w:space="0" w:color="auto"/>
              <w:bottom w:val="nil"/>
            </w:tcBorders>
            <w:shd w:val="clear" w:color="auto" w:fill="auto"/>
            <w:noWrap/>
            <w:vAlign w:val="bottom"/>
            <w:hideMark/>
          </w:tcPr>
          <w:p w14:paraId="7EE58BD4"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38B66172" w14:textId="77777777" w:rsidTr="00F67966">
        <w:trPr>
          <w:trHeight w:val="300"/>
        </w:trPr>
        <w:tc>
          <w:tcPr>
            <w:tcW w:w="2802" w:type="pct"/>
            <w:tcBorders>
              <w:top w:val="nil"/>
              <w:bottom w:val="nil"/>
            </w:tcBorders>
            <w:shd w:val="clear" w:color="auto" w:fill="auto"/>
            <w:noWrap/>
            <w:vAlign w:val="bottom"/>
          </w:tcPr>
          <w:p w14:paraId="709AB10E"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798749BD"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5624C7FA" w14:textId="77777777" w:rsidR="00200807" w:rsidRPr="00ED3698" w:rsidRDefault="00200807" w:rsidP="00875CEB">
            <w:pPr>
              <w:spacing w:before="0" w:after="0"/>
              <w:rPr>
                <w:color w:val="000000"/>
                <w:lang w:eastAsia="en-CA"/>
              </w:rPr>
            </w:pPr>
            <w:r w:rsidRPr="00ED3698">
              <w:rPr>
                <w:color w:val="000000"/>
                <w:lang w:eastAsia="en-CA"/>
              </w:rPr>
              <w:t>1.2</w:t>
            </w:r>
          </w:p>
        </w:tc>
        <w:tc>
          <w:tcPr>
            <w:tcW w:w="694" w:type="pct"/>
            <w:tcBorders>
              <w:top w:val="nil"/>
              <w:bottom w:val="nil"/>
            </w:tcBorders>
            <w:shd w:val="clear" w:color="auto" w:fill="auto"/>
            <w:noWrap/>
            <w:vAlign w:val="bottom"/>
          </w:tcPr>
          <w:p w14:paraId="5C18A673"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6F2F81DC" w14:textId="77777777" w:rsidTr="00F67966">
        <w:trPr>
          <w:trHeight w:val="300"/>
        </w:trPr>
        <w:tc>
          <w:tcPr>
            <w:tcW w:w="2802" w:type="pct"/>
            <w:tcBorders>
              <w:top w:val="nil"/>
              <w:bottom w:val="nil"/>
            </w:tcBorders>
            <w:shd w:val="clear" w:color="auto" w:fill="auto"/>
            <w:noWrap/>
            <w:vAlign w:val="bottom"/>
            <w:hideMark/>
          </w:tcPr>
          <w:p w14:paraId="47C519D2"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6F7C6B19"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132587CF" w14:textId="77777777" w:rsidR="00200807" w:rsidRPr="00ED3698" w:rsidRDefault="00200807" w:rsidP="00875CEB">
            <w:pPr>
              <w:spacing w:before="0" w:after="0"/>
              <w:rPr>
                <w:color w:val="000000"/>
                <w:lang w:eastAsia="en-CA"/>
              </w:rPr>
            </w:pPr>
            <w:r w:rsidRPr="00ED3698">
              <w:rPr>
                <w:color w:val="000000"/>
                <w:lang w:eastAsia="en-CA"/>
              </w:rPr>
              <w:t>0.348</w:t>
            </w:r>
          </w:p>
        </w:tc>
        <w:tc>
          <w:tcPr>
            <w:tcW w:w="694" w:type="pct"/>
            <w:tcBorders>
              <w:top w:val="nil"/>
              <w:bottom w:val="nil"/>
            </w:tcBorders>
            <w:shd w:val="clear" w:color="auto" w:fill="auto"/>
            <w:noWrap/>
            <w:vAlign w:val="bottom"/>
            <w:hideMark/>
          </w:tcPr>
          <w:p w14:paraId="21D7CF11"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65611BD2" w14:textId="77777777" w:rsidTr="00F67966">
        <w:trPr>
          <w:trHeight w:val="300"/>
        </w:trPr>
        <w:tc>
          <w:tcPr>
            <w:tcW w:w="2802" w:type="pct"/>
            <w:tcBorders>
              <w:top w:val="nil"/>
              <w:bottom w:val="nil"/>
            </w:tcBorders>
            <w:shd w:val="clear" w:color="auto" w:fill="auto"/>
            <w:noWrap/>
            <w:vAlign w:val="bottom"/>
            <w:hideMark/>
          </w:tcPr>
          <w:p w14:paraId="0C95C817" w14:textId="77777777" w:rsidR="00200807" w:rsidRPr="00ED3698" w:rsidRDefault="00200807" w:rsidP="00875CEB">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6929D4DF"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zz</w:t>
            </w:r>
            <w:r w:rsidRPr="00A92D2C">
              <w:rPr>
                <w:i/>
                <w:color w:val="000000"/>
                <w:lang w:eastAsia="en-CA"/>
              </w:rPr>
              <w:t>, K</w:t>
            </w:r>
            <w:r w:rsidRPr="00FC592A">
              <w:rPr>
                <w:i/>
                <w:color w:val="000000"/>
                <w:vertAlign w:val="subscript"/>
                <w:lang w:eastAsia="en-CA"/>
              </w:rPr>
              <w:t>xx</w:t>
            </w:r>
          </w:p>
        </w:tc>
        <w:tc>
          <w:tcPr>
            <w:tcW w:w="753" w:type="pct"/>
            <w:tcBorders>
              <w:top w:val="nil"/>
              <w:bottom w:val="nil"/>
            </w:tcBorders>
          </w:tcPr>
          <w:p w14:paraId="04D869E6" w14:textId="77777777" w:rsidR="00200807" w:rsidRPr="00ED3698" w:rsidRDefault="00200807" w:rsidP="00875CEB">
            <w:pPr>
              <w:spacing w:before="0" w:after="0"/>
              <w:rPr>
                <w:color w:val="000000"/>
                <w:lang w:eastAsia="en-CA"/>
              </w:rPr>
            </w:pPr>
            <w:r w:rsidRPr="00ED3698">
              <w:rPr>
                <w:color w:val="000000"/>
                <w:lang w:eastAsia="en-CA"/>
              </w:rPr>
              <w:t>6.43</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7D634BD5" w14:textId="77777777" w:rsidR="00200807" w:rsidRPr="00ED3698" w:rsidRDefault="00200807" w:rsidP="00875CEB">
            <w:pPr>
              <w:spacing w:before="0" w:after="0"/>
              <w:rPr>
                <w:color w:val="000000"/>
                <w:lang w:eastAsia="en-CA"/>
              </w:rPr>
            </w:pPr>
            <w:r w:rsidRPr="00ED3698">
              <w:rPr>
                <w:color w:val="000000"/>
                <w:lang w:eastAsia="en-CA"/>
              </w:rPr>
              <w:t>m s</w:t>
            </w:r>
            <w:r w:rsidRPr="00ED3698">
              <w:rPr>
                <w:color w:val="000000"/>
                <w:vertAlign w:val="superscript"/>
                <w:lang w:eastAsia="en-CA"/>
              </w:rPr>
              <w:t>-1</w:t>
            </w:r>
            <w:r w:rsidR="009D251E">
              <w:rPr>
                <w:color w:val="000000"/>
                <w:lang w:eastAsia="en-CA"/>
              </w:rPr>
              <w:t>]</w:t>
            </w:r>
          </w:p>
        </w:tc>
      </w:tr>
      <w:tr w:rsidR="00200807" w:rsidRPr="00ED3698" w14:paraId="306EDEFD" w14:textId="77777777" w:rsidTr="00F67966">
        <w:trPr>
          <w:trHeight w:val="300"/>
        </w:trPr>
        <w:tc>
          <w:tcPr>
            <w:tcW w:w="2802" w:type="pct"/>
            <w:tcBorders>
              <w:top w:val="nil"/>
              <w:bottom w:val="nil"/>
            </w:tcBorders>
            <w:shd w:val="clear" w:color="auto" w:fill="auto"/>
            <w:noWrap/>
            <w:vAlign w:val="bottom"/>
          </w:tcPr>
          <w:p w14:paraId="5975216D" w14:textId="77777777" w:rsidR="00200807" w:rsidRPr="00ED3698" w:rsidRDefault="00200807" w:rsidP="00875CEB">
            <w:pPr>
              <w:spacing w:before="0" w:after="0"/>
              <w:rPr>
                <w:color w:val="000000"/>
                <w:lang w:eastAsia="en-CA"/>
              </w:rPr>
            </w:pPr>
            <w:r w:rsidRPr="00ED3698">
              <w:rPr>
                <w:color w:val="000000"/>
                <w:lang w:eastAsia="en-CA"/>
              </w:rPr>
              <w:t>Specific storage coefficient</w:t>
            </w:r>
          </w:p>
        </w:tc>
        <w:tc>
          <w:tcPr>
            <w:tcW w:w="751" w:type="pct"/>
            <w:tcBorders>
              <w:top w:val="nil"/>
              <w:bottom w:val="nil"/>
            </w:tcBorders>
            <w:shd w:val="clear" w:color="auto" w:fill="auto"/>
            <w:noWrap/>
            <w:vAlign w:val="bottom"/>
          </w:tcPr>
          <w:p w14:paraId="7D904024" w14:textId="77777777" w:rsidR="00200807" w:rsidRPr="00A92D2C" w:rsidRDefault="00200807" w:rsidP="00875CEB">
            <w:pPr>
              <w:spacing w:before="0" w:after="0"/>
              <w:rPr>
                <w:i/>
                <w:color w:val="000000"/>
                <w:lang w:eastAsia="en-CA"/>
              </w:rPr>
            </w:pPr>
            <w:r w:rsidRPr="00A92D2C">
              <w:rPr>
                <w:i/>
                <w:color w:val="000000"/>
                <w:lang w:eastAsia="en-CA"/>
              </w:rPr>
              <w:t>Ss</w:t>
            </w:r>
          </w:p>
        </w:tc>
        <w:tc>
          <w:tcPr>
            <w:tcW w:w="753" w:type="pct"/>
            <w:tcBorders>
              <w:top w:val="nil"/>
              <w:bottom w:val="nil"/>
            </w:tcBorders>
          </w:tcPr>
          <w:p w14:paraId="21F99459" w14:textId="77777777" w:rsidR="00200807" w:rsidRPr="00ED3698" w:rsidRDefault="00200807" w:rsidP="00875CEB">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tcPr>
          <w:p w14:paraId="7EBCEA21" w14:textId="77777777" w:rsidR="00200807" w:rsidRPr="00ED3698" w:rsidRDefault="009D251E" w:rsidP="00875CEB">
            <w:pPr>
              <w:spacing w:before="0" w:after="0"/>
              <w:rPr>
                <w:color w:val="000000"/>
                <w:lang w:eastAsia="en-CA"/>
              </w:rPr>
            </w:pPr>
            <w:r>
              <w:rPr>
                <w:color w:val="000000"/>
                <w:lang w:eastAsia="en-CA"/>
              </w:rPr>
              <w:t>[-]</w:t>
            </w:r>
          </w:p>
        </w:tc>
      </w:tr>
      <w:tr w:rsidR="00200807" w:rsidRPr="00ED3698" w14:paraId="10AA0BD9" w14:textId="77777777" w:rsidTr="00CD7687">
        <w:trPr>
          <w:trHeight w:val="300"/>
        </w:trPr>
        <w:tc>
          <w:tcPr>
            <w:tcW w:w="2802" w:type="pct"/>
            <w:tcBorders>
              <w:top w:val="nil"/>
              <w:bottom w:val="nil"/>
            </w:tcBorders>
            <w:shd w:val="clear" w:color="auto" w:fill="auto"/>
            <w:noWrap/>
            <w:vAlign w:val="bottom"/>
            <w:hideMark/>
          </w:tcPr>
          <w:p w14:paraId="286D5213" w14:textId="77777777" w:rsidR="00200807" w:rsidRPr="00ED3698" w:rsidRDefault="00200807" w:rsidP="00875CEB">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04F2654B" w14:textId="77777777" w:rsidR="00200807" w:rsidRPr="00A92D2C" w:rsidRDefault="00200807" w:rsidP="00875CEB">
            <w:pPr>
              <w:spacing w:before="0" w:after="0"/>
              <w:rPr>
                <w:i/>
                <w:color w:val="000000"/>
                <w:lang w:eastAsia="en-CA"/>
              </w:rPr>
            </w:pPr>
            <w:r w:rsidRPr="00A92D2C">
              <w:rPr>
                <w:i/>
                <w:color w:val="000000"/>
                <w:lang w:eastAsia="en-CA"/>
              </w:rPr>
              <w:t>S</w:t>
            </w:r>
            <w:r w:rsidRPr="00A92D2C">
              <w:rPr>
                <w:i/>
                <w:color w:val="000000"/>
                <w:vertAlign w:val="subscript"/>
                <w:lang w:eastAsia="en-CA"/>
              </w:rPr>
              <w:t>ra</w:t>
            </w:r>
          </w:p>
        </w:tc>
        <w:tc>
          <w:tcPr>
            <w:tcW w:w="753" w:type="pct"/>
            <w:tcBorders>
              <w:top w:val="nil"/>
              <w:bottom w:val="nil"/>
            </w:tcBorders>
          </w:tcPr>
          <w:p w14:paraId="62249F2C" w14:textId="77777777" w:rsidR="00200807" w:rsidRPr="00ED3698" w:rsidRDefault="00200807" w:rsidP="00875CEB">
            <w:pPr>
              <w:spacing w:before="0" w:after="0"/>
              <w:rPr>
                <w:color w:val="000000"/>
                <w:lang w:eastAsia="en-CA"/>
              </w:rPr>
            </w:pPr>
            <w:r w:rsidRPr="00ED3698">
              <w:rPr>
                <w:color w:val="000000"/>
                <w:lang w:eastAsia="en-CA"/>
              </w:rPr>
              <w:t>0.04954</w:t>
            </w:r>
          </w:p>
        </w:tc>
        <w:tc>
          <w:tcPr>
            <w:tcW w:w="694" w:type="pct"/>
            <w:tcBorders>
              <w:top w:val="nil"/>
              <w:bottom w:val="nil"/>
            </w:tcBorders>
            <w:shd w:val="clear" w:color="auto" w:fill="auto"/>
            <w:noWrap/>
            <w:vAlign w:val="bottom"/>
            <w:hideMark/>
          </w:tcPr>
          <w:p w14:paraId="31FB4C47"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73830CA5" w14:textId="77777777" w:rsidTr="00CD7687">
        <w:trPr>
          <w:trHeight w:val="300"/>
        </w:trPr>
        <w:tc>
          <w:tcPr>
            <w:tcW w:w="2802" w:type="pct"/>
            <w:vMerge w:val="restart"/>
            <w:tcBorders>
              <w:top w:val="nil"/>
              <w:bottom w:val="single" w:sz="4" w:space="0" w:color="auto"/>
            </w:tcBorders>
            <w:shd w:val="clear" w:color="auto" w:fill="auto"/>
            <w:noWrap/>
            <w:vAlign w:val="bottom"/>
          </w:tcPr>
          <w:p w14:paraId="66954551" w14:textId="77777777" w:rsidR="00200807" w:rsidRPr="00ED3698" w:rsidRDefault="00200807" w:rsidP="00875CEB">
            <w:pPr>
              <w:spacing w:before="0" w:after="0"/>
              <w:rPr>
                <w:color w:val="000000"/>
                <w:lang w:eastAsia="en-CA"/>
              </w:rPr>
            </w:pPr>
            <w:r w:rsidRPr="00ED3698">
              <w:rPr>
                <w:color w:val="000000"/>
                <w:lang w:eastAsia="en-CA"/>
              </w:rPr>
              <w:t>Van Genuchten parameter α</w:t>
            </w:r>
          </w:p>
          <w:p w14:paraId="07912B31" w14:textId="77777777" w:rsidR="00200807" w:rsidRPr="00ED3698" w:rsidRDefault="00200807" w:rsidP="00875CEB">
            <w:pPr>
              <w:spacing w:before="0" w:after="0"/>
              <w:rPr>
                <w:color w:val="000000"/>
                <w:lang w:eastAsia="en-CA"/>
              </w:rPr>
            </w:pPr>
            <w:r w:rsidRPr="00ED3698">
              <w:rPr>
                <w:color w:val="000000"/>
                <w:lang w:eastAsia="en-CA"/>
              </w:rPr>
              <w:t>Van Genuchten parameter n</w:t>
            </w:r>
          </w:p>
        </w:tc>
        <w:tc>
          <w:tcPr>
            <w:tcW w:w="751" w:type="pct"/>
            <w:tcBorders>
              <w:top w:val="nil"/>
              <w:bottom w:val="nil"/>
            </w:tcBorders>
            <w:shd w:val="clear" w:color="auto" w:fill="auto"/>
            <w:noWrap/>
            <w:vAlign w:val="bottom"/>
          </w:tcPr>
          <w:p w14:paraId="6732A674" w14:textId="77777777" w:rsidR="00200807" w:rsidRPr="00A92D2C" w:rsidRDefault="00200807" w:rsidP="00875CEB">
            <w:pPr>
              <w:spacing w:before="0" w:after="0"/>
              <w:rPr>
                <w:i/>
                <w:color w:val="000000"/>
                <w:lang w:eastAsia="en-CA"/>
              </w:rPr>
            </w:pPr>
            <w:r w:rsidRPr="00A92D2C">
              <w:rPr>
                <w:i/>
                <w:color w:val="000000"/>
                <w:lang w:eastAsia="en-CA"/>
              </w:rPr>
              <w:t>α</w:t>
            </w:r>
          </w:p>
        </w:tc>
        <w:tc>
          <w:tcPr>
            <w:tcW w:w="753" w:type="pct"/>
            <w:tcBorders>
              <w:top w:val="nil"/>
              <w:bottom w:val="nil"/>
            </w:tcBorders>
          </w:tcPr>
          <w:p w14:paraId="1D289E10" w14:textId="77777777" w:rsidR="00200807" w:rsidRPr="00ED3698" w:rsidRDefault="00200807" w:rsidP="00875CEB">
            <w:pPr>
              <w:spacing w:before="0" w:after="0"/>
              <w:rPr>
                <w:color w:val="000000"/>
                <w:lang w:eastAsia="en-CA"/>
              </w:rPr>
            </w:pPr>
            <w:r w:rsidRPr="00ED3698">
              <w:rPr>
                <w:color w:val="000000"/>
                <w:lang w:eastAsia="en-CA"/>
              </w:rPr>
              <w:t>3.43</w:t>
            </w:r>
          </w:p>
        </w:tc>
        <w:tc>
          <w:tcPr>
            <w:tcW w:w="694" w:type="pct"/>
            <w:tcBorders>
              <w:top w:val="nil"/>
              <w:bottom w:val="nil"/>
            </w:tcBorders>
            <w:shd w:val="clear" w:color="auto" w:fill="auto"/>
            <w:noWrap/>
            <w:vAlign w:val="bottom"/>
          </w:tcPr>
          <w:p w14:paraId="3A449132"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sidR="00200807" w:rsidRPr="00ED3698">
              <w:rPr>
                <w:color w:val="000000"/>
                <w:vertAlign w:val="superscript"/>
                <w:lang w:eastAsia="en-CA"/>
              </w:rPr>
              <w:t>-1</w:t>
            </w:r>
            <w:r>
              <w:rPr>
                <w:color w:val="000000"/>
                <w:lang w:eastAsia="en-CA"/>
              </w:rPr>
              <w:t>]</w:t>
            </w:r>
          </w:p>
        </w:tc>
      </w:tr>
      <w:tr w:rsidR="00200807" w:rsidRPr="00ED3698" w14:paraId="05C6BB35" w14:textId="77777777" w:rsidTr="00CD7687">
        <w:trPr>
          <w:trHeight w:val="300"/>
        </w:trPr>
        <w:tc>
          <w:tcPr>
            <w:tcW w:w="2802" w:type="pct"/>
            <w:vMerge/>
            <w:tcBorders>
              <w:top w:val="single" w:sz="4" w:space="0" w:color="auto"/>
              <w:bottom w:val="single" w:sz="4" w:space="0" w:color="auto"/>
            </w:tcBorders>
            <w:shd w:val="clear" w:color="auto" w:fill="auto"/>
            <w:noWrap/>
            <w:vAlign w:val="bottom"/>
          </w:tcPr>
          <w:p w14:paraId="0588FBD9" w14:textId="77777777" w:rsidR="00200807" w:rsidRPr="00ED3698" w:rsidRDefault="00200807" w:rsidP="00875CEB">
            <w:pPr>
              <w:spacing w:before="0" w:after="0"/>
              <w:rPr>
                <w:color w:val="000000"/>
                <w:lang w:eastAsia="en-CA"/>
              </w:rPr>
            </w:pPr>
          </w:p>
        </w:tc>
        <w:tc>
          <w:tcPr>
            <w:tcW w:w="751" w:type="pct"/>
            <w:tcBorders>
              <w:top w:val="nil"/>
              <w:bottom w:val="single" w:sz="4" w:space="0" w:color="auto"/>
            </w:tcBorders>
            <w:shd w:val="clear" w:color="auto" w:fill="auto"/>
            <w:noWrap/>
            <w:vAlign w:val="bottom"/>
          </w:tcPr>
          <w:p w14:paraId="73326881" w14:textId="77777777" w:rsidR="00200807" w:rsidRPr="00A92D2C" w:rsidRDefault="00200807" w:rsidP="00875CEB">
            <w:pPr>
              <w:spacing w:before="0" w:after="0"/>
              <w:rPr>
                <w:i/>
                <w:color w:val="000000"/>
                <w:lang w:eastAsia="en-CA"/>
              </w:rPr>
            </w:pPr>
            <w:r w:rsidRPr="00A92D2C">
              <w:rPr>
                <w:i/>
                <w:color w:val="000000"/>
                <w:lang w:eastAsia="en-CA"/>
              </w:rPr>
              <w:t>n</w:t>
            </w:r>
          </w:p>
        </w:tc>
        <w:tc>
          <w:tcPr>
            <w:tcW w:w="753" w:type="pct"/>
            <w:tcBorders>
              <w:top w:val="nil"/>
              <w:bottom w:val="single" w:sz="4" w:space="0" w:color="auto"/>
            </w:tcBorders>
          </w:tcPr>
          <w:p w14:paraId="6FE0114D" w14:textId="77777777" w:rsidR="00200807" w:rsidRPr="00ED3698" w:rsidRDefault="00200807" w:rsidP="00875CEB">
            <w:pPr>
              <w:spacing w:before="0" w:after="0"/>
              <w:rPr>
                <w:color w:val="000000"/>
                <w:lang w:eastAsia="en-CA"/>
              </w:rPr>
            </w:pPr>
            <w:r w:rsidRPr="00ED3698">
              <w:rPr>
                <w:color w:val="000000"/>
                <w:lang w:eastAsia="en-CA"/>
              </w:rPr>
              <w:t>4.7068</w:t>
            </w:r>
          </w:p>
        </w:tc>
        <w:tc>
          <w:tcPr>
            <w:tcW w:w="694" w:type="pct"/>
            <w:tcBorders>
              <w:top w:val="nil"/>
              <w:bottom w:val="single" w:sz="4" w:space="0" w:color="auto"/>
            </w:tcBorders>
            <w:shd w:val="clear" w:color="auto" w:fill="auto"/>
            <w:noWrap/>
            <w:vAlign w:val="bottom"/>
          </w:tcPr>
          <w:p w14:paraId="02049B4E"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bl>
    <w:p w14:paraId="340898C1" w14:textId="77777777" w:rsidR="00200807" w:rsidRPr="00ED3698" w:rsidRDefault="00200807" w:rsidP="00107124">
      <w:pPr>
        <w:pStyle w:val="Simpleline"/>
      </w:pPr>
    </w:p>
    <w:p w14:paraId="48D8ECEF" w14:textId="77777777" w:rsidR="00200807" w:rsidRPr="00ED3698" w:rsidRDefault="00200807" w:rsidP="00200807">
      <w:pPr>
        <w:pStyle w:val="Heading4"/>
      </w:pPr>
      <w:bookmarkStart w:id="844" w:name="_Toc520374684"/>
      <w:r w:rsidRPr="00ED3698">
        <w:t>Results</w:t>
      </w:r>
      <w:bookmarkEnd w:id="844"/>
    </w:p>
    <w:p w14:paraId="45066CB2" w14:textId="0C941DD7" w:rsidR="00200807" w:rsidRDefault="00200807" w:rsidP="00200807">
      <w:pPr>
        <w:rPr>
          <w:lang w:val="en-CA"/>
        </w:rPr>
      </w:pPr>
      <w:r w:rsidRPr="00ED3698">
        <w:rPr>
          <w:lang w:val="en-CA"/>
        </w:rPr>
        <w:t xml:space="preserve">Water flow was simulated for a period of 8 days, and the </w:t>
      </w:r>
      <w:r w:rsidR="00780467">
        <w:rPr>
          <w:lang w:val="en-CA"/>
        </w:rPr>
        <w:t>simulated</w:t>
      </w:r>
      <w:r w:rsidR="00780467" w:rsidRPr="00ED3698">
        <w:rPr>
          <w:lang w:val="en-CA"/>
        </w:rPr>
        <w:t xml:space="preserve"> </w:t>
      </w:r>
      <w:r w:rsidRPr="00ED3698">
        <w:rPr>
          <w:lang w:val="en-CA"/>
        </w:rPr>
        <w:t xml:space="preserve">hydraulic head contours after 4 days </w:t>
      </w:r>
      <w:r w:rsidR="00881740">
        <w:rPr>
          <w:lang w:val="en-CA"/>
        </w:rPr>
        <w:t xml:space="preserve">are provided </w:t>
      </w:r>
      <w:r w:rsidRPr="00ED3698">
        <w:rPr>
          <w:lang w:val="en-CA"/>
        </w:rPr>
        <w:t xml:space="preserve">in </w:t>
      </w:r>
      <w:r w:rsidR="009C4449">
        <w:fldChar w:fldCharType="begin"/>
      </w:r>
      <w:r w:rsidR="009C4449">
        <w:instrText xml:space="preserve"> REF _Ref360026489 \h  \* MERGEFORMAT </w:instrText>
      </w:r>
      <w:r w:rsidR="009C4449">
        <w:fldChar w:fldCharType="separate"/>
      </w:r>
      <w:r w:rsidR="00B560DA" w:rsidRPr="00ED3698">
        <w:t xml:space="preserve">Figure </w:t>
      </w:r>
      <w:r w:rsidR="00B560DA">
        <w:rPr>
          <w:noProof/>
        </w:rPr>
        <w:t>3.13</w:t>
      </w:r>
      <w:r w:rsidR="009C4449">
        <w:fldChar w:fldCharType="end"/>
      </w:r>
      <w:r w:rsidRPr="00ED3698">
        <w:rPr>
          <w:lang w:val="en-CA"/>
        </w:rPr>
        <w:t>.</w:t>
      </w:r>
    </w:p>
    <w:p w14:paraId="2284BEFC" w14:textId="77777777" w:rsidR="007650AC" w:rsidRPr="00192E8E" w:rsidRDefault="007650AC" w:rsidP="007650AC">
      <w:pPr>
        <w:pStyle w:val="StyleHeading4Bold"/>
      </w:pPr>
      <w:bookmarkStart w:id="845" w:name="_Toc520374685"/>
      <w:r>
        <w:t>File locations</w:t>
      </w:r>
      <w:bookmarkEnd w:id="845"/>
    </w:p>
    <w:p w14:paraId="599F869D" w14:textId="77777777" w:rsidR="007650AC" w:rsidRDefault="007650AC" w:rsidP="007650AC">
      <w:r w:rsidRPr="00ED3698">
        <w:t xml:space="preserve">The input file is: </w:t>
      </w:r>
      <w:r w:rsidRPr="00881740">
        <w:rPr>
          <w:i/>
        </w:rPr>
        <w:t>shlomot.dat</w:t>
      </w:r>
      <w:r w:rsidRPr="00ED3698">
        <w:t xml:space="preserve"> under folder</w:t>
      </w:r>
      <w:r>
        <w:t>:</w:t>
      </w:r>
    </w:p>
    <w:p w14:paraId="57FC104C" w14:textId="77777777" w:rsidR="007650AC" w:rsidRPr="00881740" w:rsidRDefault="007650AC" w:rsidP="007650AC">
      <w:pPr>
        <w:rPr>
          <w:i/>
          <w:lang w:eastAsia="zh-CN"/>
        </w:rPr>
      </w:pPr>
      <w:r w:rsidRPr="00ED3698">
        <w:t xml:space="preserve"> </w:t>
      </w:r>
      <w:r>
        <w:rPr>
          <w:i/>
        </w:rPr>
        <w:t>.\benchmarks\benchmarks_standard\</w:t>
      </w:r>
      <w:r w:rsidRPr="00881740">
        <w:rPr>
          <w:i/>
        </w:rPr>
        <w:t>flow\shlomot</w:t>
      </w:r>
    </w:p>
    <w:p w14:paraId="7C0A1696" w14:textId="77777777" w:rsidR="007650AC" w:rsidRPr="00ED3698" w:rsidRDefault="007650AC" w:rsidP="00200807">
      <w:pPr>
        <w:rPr>
          <w:lang w:val="en-CA"/>
        </w:rPr>
      </w:pPr>
    </w:p>
    <w:p w14:paraId="2A1176AC" w14:textId="77777777" w:rsidR="00200807" w:rsidRPr="00ED3698" w:rsidRDefault="00200807" w:rsidP="00200807">
      <w:pPr>
        <w:rPr>
          <w:lang w:val="en-CA"/>
        </w:rPr>
      </w:pPr>
      <w:r w:rsidRPr="00ED3698">
        <w:rPr>
          <w:noProof/>
          <w:lang w:val="en-CA" w:eastAsia="zh-CN"/>
        </w:rPr>
        <w:lastRenderedPageBreak/>
        <w:drawing>
          <wp:inline distT="0" distB="0" distL="0" distR="0" wp14:anchorId="30649795" wp14:editId="1E17FACF">
            <wp:extent cx="4184073" cy="3754581"/>
            <wp:effectExtent l="0" t="0" r="6985" b="0"/>
            <wp:docPr id="36" name="Picture 36" descr="D:\dsu\ResearchAtUBC\Benchmarking\benchmarking_references\benchmarks_standard\flow\shlomot\shlom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D:\dsu\ResearchAtUBC\Benchmarking\benchmarking_references\benchmarks_standard\flow\shlomot\shlomot.png"/>
                    <pic:cNvPicPr>
                      <a:picLocks noChangeAspect="1" noChangeArrowheads="1"/>
                    </pic:cNvPicPr>
                  </pic:nvPicPr>
                  <pic:blipFill rotWithShape="1">
                    <a:blip r:embed="rId161" cstate="print">
                      <a:extLst>
                        <a:ext uri="{28A0092B-C50C-407E-A947-70E740481C1C}">
                          <a14:useLocalDpi xmlns:a14="http://schemas.microsoft.com/office/drawing/2010/main" val="0"/>
                        </a:ext>
                      </a:extLst>
                    </a:blip>
                    <a:srcRect l="14521" t="4745" r="9208"/>
                    <a:stretch/>
                  </pic:blipFill>
                  <pic:spPr bwMode="auto">
                    <a:xfrm>
                      <a:off x="0" y="0"/>
                      <a:ext cx="4184455" cy="3754924"/>
                    </a:xfrm>
                    <a:prstGeom prst="rect">
                      <a:avLst/>
                    </a:prstGeom>
                    <a:noFill/>
                    <a:ln>
                      <a:noFill/>
                    </a:ln>
                    <a:extLst>
                      <a:ext uri="{53640926-AAD7-44D8-BBD7-CCE9431645EC}">
                        <a14:shadowObscured xmlns:a14="http://schemas.microsoft.com/office/drawing/2010/main"/>
                      </a:ext>
                    </a:extLst>
                  </pic:spPr>
                </pic:pic>
              </a:graphicData>
            </a:graphic>
          </wp:inline>
        </w:drawing>
      </w:r>
    </w:p>
    <w:p w14:paraId="7B0279D3" w14:textId="137701FF" w:rsidR="00200807" w:rsidRPr="00ED3698" w:rsidRDefault="00200807" w:rsidP="00687205">
      <w:pPr>
        <w:pStyle w:val="StyleCaptionTableCaptionCentered"/>
      </w:pPr>
      <w:bookmarkStart w:id="846" w:name="_Ref360026489"/>
      <w:bookmarkStart w:id="847" w:name="_Toc520375087"/>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13</w:t>
      </w:r>
      <w:r w:rsidR="00183C7C">
        <w:fldChar w:fldCharType="end"/>
      </w:r>
      <w:bookmarkEnd w:id="846"/>
      <w:r w:rsidR="004C28A7">
        <w:t xml:space="preserve">: </w:t>
      </w:r>
      <w:r w:rsidR="00780467">
        <w:t>Simulated</w:t>
      </w:r>
      <w:r w:rsidR="00780467" w:rsidRPr="00ED3698">
        <w:t xml:space="preserve"> </w:t>
      </w:r>
      <w:r w:rsidRPr="00ED3698">
        <w:t>hydraulic head contours after 4 days.</w:t>
      </w:r>
      <w:bookmarkEnd w:id="847"/>
    </w:p>
    <w:p w14:paraId="29088F96" w14:textId="77777777" w:rsidR="00200807" w:rsidRPr="00ED3698" w:rsidRDefault="00200807" w:rsidP="00107124">
      <w:pPr>
        <w:pStyle w:val="Simpleline"/>
      </w:pPr>
    </w:p>
    <w:p w14:paraId="487931C0" w14:textId="77777777" w:rsidR="00200807" w:rsidRPr="00ED3698" w:rsidRDefault="00200807" w:rsidP="00200807">
      <w:pPr>
        <w:pStyle w:val="Heading3"/>
      </w:pPr>
      <w:bookmarkStart w:id="848" w:name="_Ref364379145"/>
      <w:bookmarkStart w:id="849" w:name="_Toc520374686"/>
      <w:bookmarkEnd w:id="838"/>
      <w:r w:rsidRPr="00ED3698">
        <w:t>3D variably-saturated flow</w:t>
      </w:r>
      <w:bookmarkEnd w:id="848"/>
      <w:bookmarkEnd w:id="849"/>
    </w:p>
    <w:p w14:paraId="6C767ECB" w14:textId="77777777" w:rsidR="00200807" w:rsidRPr="00ED3698" w:rsidRDefault="00771FFF" w:rsidP="00200807">
      <w:pPr>
        <w:pStyle w:val="Heading4"/>
      </w:pPr>
      <w:bookmarkStart w:id="850" w:name="_Toc520374687"/>
      <w:r>
        <w:t>Problem definition</w:t>
      </w:r>
      <w:bookmarkEnd w:id="850"/>
    </w:p>
    <w:p w14:paraId="18EB2F1B" w14:textId="77777777" w:rsidR="00200807" w:rsidRPr="00ED3698" w:rsidRDefault="00200807" w:rsidP="00200807">
      <w:pPr>
        <w:rPr>
          <w:lang w:val="en-CA"/>
        </w:rPr>
      </w:pPr>
      <w:r w:rsidRPr="00ED3698">
        <w:rPr>
          <w:lang w:val="en-CA"/>
        </w:rPr>
        <w:t xml:space="preserve">This </w:t>
      </w:r>
      <w:r w:rsidR="00A92D2C">
        <w:rPr>
          <w:lang w:val="en-CA"/>
        </w:rPr>
        <w:t xml:space="preserve">demonstration example </w:t>
      </w:r>
      <w:r w:rsidRPr="00ED3698">
        <w:rPr>
          <w:lang w:val="en-CA"/>
        </w:rPr>
        <w:t>is a three</w:t>
      </w:r>
      <w:r w:rsidR="00A92D2C">
        <w:rPr>
          <w:lang w:val="en-CA"/>
        </w:rPr>
        <w:t>-</w:t>
      </w:r>
      <w:r w:rsidRPr="00ED3698">
        <w:rPr>
          <w:lang w:val="en-CA"/>
        </w:rPr>
        <w:t>dimensional variably-saturated transient flow problem.</w:t>
      </w:r>
    </w:p>
    <w:p w14:paraId="117ACDF1" w14:textId="77777777" w:rsidR="00200807" w:rsidRPr="00ED3698" w:rsidRDefault="00B3171D" w:rsidP="00200807">
      <w:pPr>
        <w:pStyle w:val="Heading4"/>
      </w:pPr>
      <w:bookmarkStart w:id="851" w:name="_Toc520374688"/>
      <w:r>
        <w:t>Model setup</w:t>
      </w:r>
      <w:bookmarkEnd w:id="851"/>
    </w:p>
    <w:p w14:paraId="2F3B53B2" w14:textId="2BB4E7E8" w:rsidR="00200807" w:rsidRPr="00ED3698" w:rsidRDefault="00200807" w:rsidP="00200807">
      <w:pPr>
        <w:rPr>
          <w:szCs w:val="24"/>
          <w:lang w:val="en-CA" w:eastAsia="en-CA"/>
        </w:rPr>
      </w:pPr>
      <w:r w:rsidRPr="00ED3698">
        <w:rPr>
          <w:szCs w:val="24"/>
        </w:rPr>
        <w:t>A 3D model with 3.0 m in length, 1.0 m in width and 2.0 m in height is discretized into 13</w:t>
      </w:r>
      <w:r w:rsidR="00A92D2C">
        <w:rPr>
          <w:szCs w:val="24"/>
        </w:rPr>
        <w:t>,</w:t>
      </w:r>
      <w:r w:rsidRPr="00ED3698">
        <w:rPr>
          <w:szCs w:val="24"/>
        </w:rPr>
        <w:t xml:space="preserve">981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horizontal 0.1 m and vertical 0.05 for the interior control volumes and horizontal 0.05 m and vertical 0.025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Initial</w:t>
      </w:r>
      <w:r w:rsidRPr="00ED3698">
        <w:rPr>
          <w:bCs/>
          <w:szCs w:val="24"/>
          <w:lang w:val="en-CA" w:eastAsia="en-CA"/>
        </w:rPr>
        <w:t xml:space="preserve"> condition for the flow problem is hydraulic head 0.65 m for the </w:t>
      </w:r>
      <w:r w:rsidR="00A92D2C">
        <w:rPr>
          <w:bCs/>
          <w:szCs w:val="24"/>
          <w:lang w:val="en-CA" w:eastAsia="en-CA"/>
        </w:rPr>
        <w:t>entire</w:t>
      </w:r>
      <w:r w:rsidRPr="00ED3698">
        <w:rPr>
          <w:bCs/>
          <w:szCs w:val="24"/>
          <w:lang w:val="en-CA" w:eastAsia="en-CA"/>
        </w:rPr>
        <w:t xml:space="preserve"> domain</w:t>
      </w:r>
      <w:r w:rsidR="004474F5">
        <w:rPr>
          <w:bCs/>
          <w:szCs w:val="24"/>
          <w:lang w:val="en-CA" w:eastAsia="en-CA"/>
        </w:rPr>
        <w:t xml:space="preserve">.  </w:t>
      </w:r>
      <w:r w:rsidRPr="00ED3698">
        <w:rPr>
          <w:szCs w:val="24"/>
          <w:lang w:val="en-CA" w:eastAsia="en-CA"/>
        </w:rPr>
        <w:t xml:space="preserve">Boundary conditions for the flow problem consist of a flux </w:t>
      </w:r>
      <w:r w:rsidRPr="00ED3698">
        <w:rPr>
          <w:color w:val="000000"/>
          <w:lang w:eastAsia="en-CA"/>
        </w:rPr>
        <w:t>4.11</w:t>
      </w:r>
      <w:r>
        <w:rPr>
          <w:color w:val="000000"/>
          <w:lang w:eastAsia="en-CA"/>
        </w:rPr>
        <w:t>×10</w:t>
      </w:r>
      <w:r w:rsidRPr="00ED3698">
        <w:rPr>
          <w:color w:val="000000"/>
          <w:vertAlign w:val="superscript"/>
          <w:lang w:eastAsia="en-CA"/>
        </w:rPr>
        <w:t xml:space="preserve">-5 </w:t>
      </w:r>
      <w:r w:rsidRPr="00ED3698">
        <w:rPr>
          <w:szCs w:val="24"/>
          <w:lang w:val="en-CA" w:eastAsia="en-CA"/>
        </w:rPr>
        <w:t>m/s on the top corner boundary (x 0.0-0.5 m, y 0.0-0.2 m, and z 2.0 m), and outflow boundary with hydraulic head 0.65 m on the right corner boundary (x 3.0 m, y 0.0-0.6 m and z 0.0-0.65 m)</w:t>
      </w:r>
      <w:r w:rsidR="004474F5">
        <w:rPr>
          <w:szCs w:val="24"/>
          <w:lang w:val="en-CA" w:eastAsia="en-CA"/>
        </w:rPr>
        <w:t xml:space="preserve">.  </w:t>
      </w:r>
    </w:p>
    <w:p w14:paraId="12068F89" w14:textId="77777777" w:rsidR="00200807" w:rsidRPr="00ED3698" w:rsidRDefault="00200807" w:rsidP="00200807">
      <w:pPr>
        <w:pStyle w:val="Heading4"/>
      </w:pPr>
      <w:bookmarkStart w:id="852" w:name="_Toc520374689"/>
      <w:r w:rsidRPr="00ED3698">
        <w:t>Parameters</w:t>
      </w:r>
      <w:bookmarkEnd w:id="852"/>
    </w:p>
    <w:p w14:paraId="20BD3345" w14:textId="43B14F97" w:rsidR="00200807" w:rsidRDefault="00200807" w:rsidP="00200807">
      <w:pPr>
        <w:rPr>
          <w:lang w:eastAsia="zh-CN"/>
        </w:rPr>
      </w:pPr>
      <w:r w:rsidRPr="00ED3698">
        <w:t>The physical parameters (material properties) used for the simulations are 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_Ref362451569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18</w:t>
      </w:r>
      <w:r w:rsidR="005F5019">
        <w:rPr>
          <w:lang w:eastAsia="zh-CN"/>
        </w:rPr>
        <w:fldChar w:fldCharType="end"/>
      </w:r>
      <w:r w:rsidR="004474F5">
        <w:t xml:space="preserve">.  </w:t>
      </w:r>
    </w:p>
    <w:p w14:paraId="15648FE6" w14:textId="7190E193" w:rsidR="00200807" w:rsidRPr="00ED3698" w:rsidRDefault="00200807" w:rsidP="00AE6CCB">
      <w:pPr>
        <w:pStyle w:val="StyleCaptionTableCaptionBold"/>
      </w:pPr>
      <w:bookmarkStart w:id="853" w:name="_Ref362451569"/>
      <w:bookmarkStart w:id="854" w:name="_Toc520374959"/>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18</w:t>
      </w:r>
      <w:r w:rsidR="00FE1AD3">
        <w:fldChar w:fldCharType="end"/>
      </w:r>
      <w:bookmarkEnd w:id="853"/>
      <w:r w:rsidR="004C28A7">
        <w:t xml:space="preserve">: </w:t>
      </w:r>
      <w:r w:rsidRPr="00ED3698">
        <w:t xml:space="preserve">Physical parameters for </w:t>
      </w:r>
      <w:r w:rsidR="00A92D2C">
        <w:t>demonstration example</w:t>
      </w:r>
      <w:r w:rsidRPr="00ED3698">
        <w:t xml:space="preserve"> </w:t>
      </w:r>
      <w:r w:rsidR="00A92D2C">
        <w:t>clem3d</w:t>
      </w:r>
      <w:bookmarkEnd w:id="854"/>
    </w:p>
    <w:tbl>
      <w:tblPr>
        <w:tblW w:w="5000" w:type="pct"/>
        <w:tblBorders>
          <w:top w:val="single" w:sz="4" w:space="0" w:color="auto"/>
          <w:bottom w:val="single" w:sz="4" w:space="0" w:color="auto"/>
        </w:tblBorders>
        <w:tblLook w:val="04A0" w:firstRow="1" w:lastRow="0" w:firstColumn="1" w:lastColumn="0" w:noHBand="0" w:noVBand="1"/>
      </w:tblPr>
      <w:tblGrid>
        <w:gridCol w:w="4826"/>
        <w:gridCol w:w="1345"/>
        <w:gridCol w:w="1285"/>
        <w:gridCol w:w="1184"/>
      </w:tblGrid>
      <w:tr w:rsidR="00200807" w:rsidRPr="00ED3698" w14:paraId="050906C0" w14:textId="77777777" w:rsidTr="00F01A2D">
        <w:trPr>
          <w:trHeight w:val="300"/>
        </w:trPr>
        <w:tc>
          <w:tcPr>
            <w:tcW w:w="2802" w:type="pct"/>
            <w:tcBorders>
              <w:bottom w:val="single" w:sz="4" w:space="0" w:color="auto"/>
            </w:tcBorders>
            <w:shd w:val="clear" w:color="auto" w:fill="D9D9D9"/>
            <w:noWrap/>
            <w:vAlign w:val="center"/>
            <w:hideMark/>
          </w:tcPr>
          <w:p w14:paraId="4DF11603" w14:textId="77777777" w:rsidR="00200807" w:rsidRPr="00ED3698" w:rsidRDefault="00200807" w:rsidP="00F01A2D">
            <w:pPr>
              <w:spacing w:before="0" w:after="0"/>
              <w:jc w:val="left"/>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center"/>
            <w:hideMark/>
          </w:tcPr>
          <w:p w14:paraId="34E6586B" w14:textId="77777777" w:rsidR="00200807" w:rsidRPr="00ED3698" w:rsidRDefault="00F01A2D" w:rsidP="00F01A2D">
            <w:pPr>
              <w:spacing w:before="0" w:after="0"/>
              <w:jc w:val="left"/>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vAlign w:val="center"/>
          </w:tcPr>
          <w:p w14:paraId="03DAC6DC" w14:textId="77777777" w:rsidR="00200807" w:rsidRPr="00ED3698" w:rsidRDefault="00200807" w:rsidP="00F01A2D">
            <w:pPr>
              <w:spacing w:before="0" w:after="0"/>
              <w:jc w:val="left"/>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center"/>
            <w:hideMark/>
          </w:tcPr>
          <w:p w14:paraId="7B0B8C0F" w14:textId="77777777" w:rsidR="00200807" w:rsidRPr="00ED3698" w:rsidRDefault="00200807" w:rsidP="00F01A2D">
            <w:pPr>
              <w:spacing w:before="0" w:after="0"/>
              <w:jc w:val="left"/>
              <w:rPr>
                <w:b/>
                <w:color w:val="000000"/>
                <w:lang w:eastAsia="en-CA"/>
              </w:rPr>
            </w:pPr>
            <w:r w:rsidRPr="00FC4488">
              <w:rPr>
                <w:b/>
                <w:color w:val="000000"/>
                <w:lang w:eastAsia="en-CA"/>
              </w:rPr>
              <w:t>Unit</w:t>
            </w:r>
          </w:p>
        </w:tc>
      </w:tr>
      <w:tr w:rsidR="00200807" w:rsidRPr="00ED3698" w14:paraId="022847B8" w14:textId="77777777" w:rsidTr="00F67966">
        <w:trPr>
          <w:trHeight w:val="300"/>
        </w:trPr>
        <w:tc>
          <w:tcPr>
            <w:tcW w:w="2802" w:type="pct"/>
            <w:tcBorders>
              <w:top w:val="single" w:sz="4" w:space="0" w:color="auto"/>
              <w:bottom w:val="nil"/>
            </w:tcBorders>
            <w:shd w:val="clear" w:color="auto" w:fill="auto"/>
            <w:noWrap/>
            <w:vAlign w:val="bottom"/>
            <w:hideMark/>
          </w:tcPr>
          <w:p w14:paraId="4654AB6C" w14:textId="77777777" w:rsidR="00200807" w:rsidRPr="00ED3698" w:rsidRDefault="00200807" w:rsidP="00875CEB">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39412680"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single" w:sz="4" w:space="0" w:color="auto"/>
              <w:bottom w:val="nil"/>
            </w:tcBorders>
          </w:tcPr>
          <w:p w14:paraId="136ED54B" w14:textId="77777777" w:rsidR="00200807" w:rsidRPr="00ED3698" w:rsidRDefault="00200807" w:rsidP="00875CEB">
            <w:pPr>
              <w:spacing w:before="0" w:after="0"/>
              <w:rPr>
                <w:color w:val="000000"/>
                <w:lang w:eastAsia="en-CA"/>
              </w:rPr>
            </w:pPr>
            <w:r w:rsidRPr="00ED3698">
              <w:rPr>
                <w:color w:val="000000"/>
                <w:lang w:eastAsia="en-CA"/>
              </w:rPr>
              <w:t>3.0</w:t>
            </w:r>
          </w:p>
        </w:tc>
        <w:tc>
          <w:tcPr>
            <w:tcW w:w="694" w:type="pct"/>
            <w:tcBorders>
              <w:top w:val="single" w:sz="4" w:space="0" w:color="auto"/>
              <w:bottom w:val="nil"/>
            </w:tcBorders>
            <w:shd w:val="clear" w:color="auto" w:fill="auto"/>
            <w:noWrap/>
            <w:vAlign w:val="bottom"/>
            <w:hideMark/>
          </w:tcPr>
          <w:p w14:paraId="1DF95B17"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6442230D" w14:textId="77777777" w:rsidTr="00F67966">
        <w:trPr>
          <w:trHeight w:val="300"/>
        </w:trPr>
        <w:tc>
          <w:tcPr>
            <w:tcW w:w="2802" w:type="pct"/>
            <w:tcBorders>
              <w:top w:val="nil"/>
              <w:bottom w:val="nil"/>
            </w:tcBorders>
            <w:shd w:val="clear" w:color="auto" w:fill="auto"/>
            <w:noWrap/>
            <w:vAlign w:val="bottom"/>
          </w:tcPr>
          <w:p w14:paraId="5E540076" w14:textId="77777777" w:rsidR="00200807" w:rsidRPr="00ED3698" w:rsidRDefault="00200807" w:rsidP="00875CEB">
            <w:pPr>
              <w:spacing w:before="0" w:after="0"/>
              <w:rPr>
                <w:color w:val="000000"/>
                <w:lang w:eastAsia="en-CA"/>
              </w:rPr>
            </w:pPr>
            <w:r w:rsidRPr="00ED3698">
              <w:rPr>
                <w:color w:val="000000"/>
                <w:lang w:eastAsia="en-CA"/>
              </w:rPr>
              <w:t>Width of domain</w:t>
            </w:r>
          </w:p>
        </w:tc>
        <w:tc>
          <w:tcPr>
            <w:tcW w:w="751" w:type="pct"/>
            <w:tcBorders>
              <w:top w:val="nil"/>
              <w:bottom w:val="nil"/>
            </w:tcBorders>
            <w:shd w:val="clear" w:color="auto" w:fill="auto"/>
            <w:noWrap/>
            <w:vAlign w:val="bottom"/>
          </w:tcPr>
          <w:p w14:paraId="57A2858F"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10EAB5DD" w14:textId="77777777" w:rsidR="00200807" w:rsidRPr="00ED3698" w:rsidRDefault="00200807" w:rsidP="00875CEB">
            <w:pPr>
              <w:spacing w:before="0" w:after="0"/>
              <w:rPr>
                <w:color w:val="000000"/>
                <w:lang w:eastAsia="en-CA"/>
              </w:rPr>
            </w:pPr>
            <w:r w:rsidRPr="00ED3698">
              <w:rPr>
                <w:color w:val="000000"/>
                <w:lang w:eastAsia="en-CA"/>
              </w:rPr>
              <w:t>1.0</w:t>
            </w:r>
          </w:p>
        </w:tc>
        <w:tc>
          <w:tcPr>
            <w:tcW w:w="694" w:type="pct"/>
            <w:tcBorders>
              <w:top w:val="nil"/>
              <w:bottom w:val="nil"/>
            </w:tcBorders>
            <w:shd w:val="clear" w:color="auto" w:fill="auto"/>
            <w:noWrap/>
            <w:vAlign w:val="bottom"/>
          </w:tcPr>
          <w:p w14:paraId="174F9CE1"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25172224" w14:textId="77777777" w:rsidTr="00F67966">
        <w:trPr>
          <w:trHeight w:val="300"/>
        </w:trPr>
        <w:tc>
          <w:tcPr>
            <w:tcW w:w="2802" w:type="pct"/>
            <w:tcBorders>
              <w:top w:val="nil"/>
              <w:bottom w:val="nil"/>
            </w:tcBorders>
            <w:shd w:val="clear" w:color="auto" w:fill="auto"/>
            <w:noWrap/>
            <w:vAlign w:val="bottom"/>
          </w:tcPr>
          <w:p w14:paraId="58479638" w14:textId="77777777" w:rsidR="00200807" w:rsidRPr="00ED3698" w:rsidRDefault="00200807" w:rsidP="00875CEB">
            <w:pPr>
              <w:spacing w:before="0" w:after="0"/>
              <w:rPr>
                <w:color w:val="000000"/>
                <w:lang w:eastAsia="en-CA"/>
              </w:rPr>
            </w:pPr>
            <w:r w:rsidRPr="00ED3698">
              <w:rPr>
                <w:color w:val="000000"/>
                <w:lang w:eastAsia="en-CA"/>
              </w:rPr>
              <w:t>Height of domain</w:t>
            </w:r>
          </w:p>
        </w:tc>
        <w:tc>
          <w:tcPr>
            <w:tcW w:w="751" w:type="pct"/>
            <w:tcBorders>
              <w:top w:val="nil"/>
              <w:bottom w:val="nil"/>
            </w:tcBorders>
            <w:shd w:val="clear" w:color="auto" w:fill="auto"/>
            <w:noWrap/>
            <w:vAlign w:val="bottom"/>
          </w:tcPr>
          <w:p w14:paraId="4D5ABCC8" w14:textId="77777777" w:rsidR="00200807" w:rsidRPr="00A92D2C" w:rsidRDefault="00200807" w:rsidP="00875CEB">
            <w:pPr>
              <w:spacing w:before="0" w:after="0"/>
              <w:rPr>
                <w:i/>
                <w:color w:val="000000"/>
                <w:lang w:eastAsia="en-CA"/>
              </w:rPr>
            </w:pPr>
            <w:r w:rsidRPr="00A92D2C">
              <w:rPr>
                <w:i/>
                <w:color w:val="000000"/>
                <w:lang w:eastAsia="en-CA"/>
              </w:rPr>
              <w:t>L</w:t>
            </w:r>
          </w:p>
        </w:tc>
        <w:tc>
          <w:tcPr>
            <w:tcW w:w="753" w:type="pct"/>
            <w:tcBorders>
              <w:top w:val="nil"/>
              <w:bottom w:val="nil"/>
            </w:tcBorders>
          </w:tcPr>
          <w:p w14:paraId="2D0927B7" w14:textId="77777777" w:rsidR="00200807" w:rsidRPr="00ED3698" w:rsidRDefault="00200807" w:rsidP="00875CEB">
            <w:pPr>
              <w:spacing w:before="0" w:after="0"/>
              <w:rPr>
                <w:color w:val="000000"/>
                <w:lang w:eastAsia="en-CA"/>
              </w:rPr>
            </w:pPr>
            <w:r w:rsidRPr="00ED3698">
              <w:rPr>
                <w:color w:val="000000"/>
                <w:lang w:eastAsia="en-CA"/>
              </w:rPr>
              <w:t>2.0</w:t>
            </w:r>
          </w:p>
        </w:tc>
        <w:tc>
          <w:tcPr>
            <w:tcW w:w="694" w:type="pct"/>
            <w:tcBorders>
              <w:top w:val="nil"/>
              <w:bottom w:val="nil"/>
            </w:tcBorders>
            <w:shd w:val="clear" w:color="auto" w:fill="auto"/>
            <w:noWrap/>
            <w:vAlign w:val="bottom"/>
          </w:tcPr>
          <w:p w14:paraId="53454FE7"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Pr>
                <w:color w:val="000000"/>
                <w:lang w:eastAsia="en-CA"/>
              </w:rPr>
              <w:t>]</w:t>
            </w:r>
          </w:p>
        </w:tc>
      </w:tr>
      <w:tr w:rsidR="00200807" w:rsidRPr="00ED3698" w14:paraId="0320F45F" w14:textId="77777777" w:rsidTr="00F67966">
        <w:trPr>
          <w:trHeight w:val="300"/>
        </w:trPr>
        <w:tc>
          <w:tcPr>
            <w:tcW w:w="2802" w:type="pct"/>
            <w:tcBorders>
              <w:top w:val="nil"/>
              <w:bottom w:val="nil"/>
            </w:tcBorders>
            <w:shd w:val="clear" w:color="auto" w:fill="auto"/>
            <w:noWrap/>
            <w:vAlign w:val="bottom"/>
            <w:hideMark/>
          </w:tcPr>
          <w:p w14:paraId="03859506" w14:textId="77777777" w:rsidR="00200807" w:rsidRPr="00ED3698" w:rsidRDefault="00200807" w:rsidP="00875CEB">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36B2C7C5" w14:textId="77777777" w:rsidR="00200807" w:rsidRPr="00A92D2C" w:rsidRDefault="00200807" w:rsidP="00875CEB">
            <w:pPr>
              <w:spacing w:before="0" w:after="0"/>
              <w:rPr>
                <w:i/>
                <w:color w:val="000000"/>
                <w:lang w:eastAsia="en-CA"/>
              </w:rPr>
            </w:pPr>
            <w:r w:rsidRPr="00A92D2C">
              <w:rPr>
                <w:rFonts w:ascii="Cambria Math" w:hAnsi="Cambria Math" w:cs="Cambria Math"/>
                <w:i/>
                <w:color w:val="000000"/>
                <w:lang w:eastAsia="en-CA"/>
              </w:rPr>
              <w:t>𝜙</w:t>
            </w:r>
          </w:p>
        </w:tc>
        <w:tc>
          <w:tcPr>
            <w:tcW w:w="753" w:type="pct"/>
            <w:tcBorders>
              <w:top w:val="nil"/>
              <w:bottom w:val="nil"/>
            </w:tcBorders>
          </w:tcPr>
          <w:p w14:paraId="03A69A13" w14:textId="77777777" w:rsidR="00200807" w:rsidRPr="00ED3698" w:rsidRDefault="00200807" w:rsidP="00875CEB">
            <w:pPr>
              <w:spacing w:before="0" w:after="0"/>
              <w:rPr>
                <w:color w:val="000000"/>
                <w:lang w:eastAsia="en-CA"/>
              </w:rPr>
            </w:pPr>
            <w:r w:rsidRPr="00ED3698">
              <w:rPr>
                <w:color w:val="000000"/>
                <w:lang w:eastAsia="en-CA"/>
              </w:rPr>
              <w:t>0.3</w:t>
            </w:r>
          </w:p>
        </w:tc>
        <w:tc>
          <w:tcPr>
            <w:tcW w:w="694" w:type="pct"/>
            <w:tcBorders>
              <w:top w:val="nil"/>
              <w:bottom w:val="nil"/>
            </w:tcBorders>
            <w:shd w:val="clear" w:color="auto" w:fill="auto"/>
            <w:noWrap/>
            <w:vAlign w:val="bottom"/>
            <w:hideMark/>
          </w:tcPr>
          <w:p w14:paraId="297185A6"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4449FB22" w14:textId="77777777" w:rsidTr="00F67966">
        <w:trPr>
          <w:trHeight w:val="300"/>
        </w:trPr>
        <w:tc>
          <w:tcPr>
            <w:tcW w:w="2802" w:type="pct"/>
            <w:tcBorders>
              <w:top w:val="nil"/>
              <w:bottom w:val="nil"/>
            </w:tcBorders>
            <w:shd w:val="clear" w:color="auto" w:fill="auto"/>
            <w:noWrap/>
            <w:vAlign w:val="bottom"/>
            <w:hideMark/>
          </w:tcPr>
          <w:p w14:paraId="224B836E" w14:textId="77777777" w:rsidR="00200807" w:rsidRPr="00ED3698" w:rsidRDefault="00200807" w:rsidP="00875CEB">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45FDDF2A" w14:textId="77777777" w:rsidR="00200807" w:rsidRPr="00A92D2C" w:rsidRDefault="00200807" w:rsidP="00875CEB">
            <w:pPr>
              <w:spacing w:before="0" w:after="0"/>
              <w:rPr>
                <w:i/>
                <w:color w:val="000000"/>
                <w:lang w:eastAsia="en-CA"/>
              </w:rPr>
            </w:pPr>
            <w:r w:rsidRPr="00A92D2C">
              <w:rPr>
                <w:i/>
                <w:color w:val="000000"/>
                <w:lang w:eastAsia="en-CA"/>
              </w:rPr>
              <w:t>K</w:t>
            </w:r>
            <w:r w:rsidRPr="00A92D2C">
              <w:rPr>
                <w:i/>
                <w:color w:val="000000"/>
                <w:vertAlign w:val="subscript"/>
                <w:lang w:eastAsia="en-CA"/>
              </w:rPr>
              <w:t>xx</w:t>
            </w:r>
            <w:r w:rsidRPr="00A92D2C">
              <w:rPr>
                <w:i/>
                <w:color w:val="000000"/>
                <w:lang w:eastAsia="en-CA"/>
              </w:rPr>
              <w:t>, K</w:t>
            </w:r>
            <w:r w:rsidRPr="00A92D2C">
              <w:rPr>
                <w:i/>
                <w:color w:val="000000"/>
                <w:vertAlign w:val="subscript"/>
                <w:lang w:eastAsia="en-CA"/>
              </w:rPr>
              <w:t>yy</w:t>
            </w:r>
            <w:r w:rsidRPr="00A92D2C">
              <w:rPr>
                <w:i/>
                <w:color w:val="000000"/>
                <w:lang w:eastAsia="en-CA"/>
              </w:rPr>
              <w:t>, K</w:t>
            </w:r>
            <w:r w:rsidRPr="00A92D2C">
              <w:rPr>
                <w:i/>
                <w:color w:val="000000"/>
                <w:vertAlign w:val="subscript"/>
                <w:lang w:eastAsia="en-CA"/>
              </w:rPr>
              <w:t>zz</w:t>
            </w:r>
          </w:p>
        </w:tc>
        <w:tc>
          <w:tcPr>
            <w:tcW w:w="753" w:type="pct"/>
            <w:tcBorders>
              <w:top w:val="nil"/>
              <w:bottom w:val="nil"/>
            </w:tcBorders>
          </w:tcPr>
          <w:p w14:paraId="376734B0" w14:textId="77777777" w:rsidR="00200807" w:rsidRPr="00ED3698" w:rsidRDefault="00200807" w:rsidP="00875CEB">
            <w:pPr>
              <w:spacing w:before="0" w:after="0"/>
              <w:rPr>
                <w:color w:val="000000"/>
                <w:lang w:eastAsia="en-CA"/>
              </w:rPr>
            </w:pPr>
            <w:r w:rsidRPr="00ED3698">
              <w:rPr>
                <w:color w:val="000000"/>
                <w:lang w:eastAsia="en-CA"/>
              </w:rPr>
              <w:t>9.72</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hideMark/>
          </w:tcPr>
          <w:p w14:paraId="0D5D0308"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 s</w:t>
            </w:r>
            <w:r w:rsidR="00200807" w:rsidRPr="00ED3698">
              <w:rPr>
                <w:color w:val="000000"/>
                <w:vertAlign w:val="superscript"/>
                <w:lang w:eastAsia="en-CA"/>
              </w:rPr>
              <w:t>-1</w:t>
            </w:r>
            <w:r>
              <w:rPr>
                <w:color w:val="000000"/>
                <w:lang w:eastAsia="en-CA"/>
              </w:rPr>
              <w:t>]</w:t>
            </w:r>
          </w:p>
        </w:tc>
      </w:tr>
      <w:tr w:rsidR="00200807" w:rsidRPr="00ED3698" w14:paraId="0A8FA98B" w14:textId="77777777" w:rsidTr="00F67966">
        <w:trPr>
          <w:trHeight w:val="300"/>
        </w:trPr>
        <w:tc>
          <w:tcPr>
            <w:tcW w:w="2802" w:type="pct"/>
            <w:tcBorders>
              <w:top w:val="nil"/>
              <w:bottom w:val="nil"/>
            </w:tcBorders>
            <w:shd w:val="clear" w:color="auto" w:fill="auto"/>
            <w:noWrap/>
            <w:vAlign w:val="bottom"/>
          </w:tcPr>
          <w:p w14:paraId="65342E27" w14:textId="77777777" w:rsidR="00200807" w:rsidRPr="00ED3698" w:rsidRDefault="00200807" w:rsidP="00875CEB">
            <w:pPr>
              <w:spacing w:before="0" w:after="0"/>
              <w:rPr>
                <w:color w:val="000000"/>
                <w:lang w:eastAsia="en-CA"/>
              </w:rPr>
            </w:pPr>
            <w:r w:rsidRPr="00ED3698">
              <w:rPr>
                <w:color w:val="000000"/>
                <w:lang w:eastAsia="en-CA"/>
              </w:rPr>
              <w:t>Specific storage coefficient</w:t>
            </w:r>
          </w:p>
        </w:tc>
        <w:tc>
          <w:tcPr>
            <w:tcW w:w="751" w:type="pct"/>
            <w:tcBorders>
              <w:top w:val="nil"/>
              <w:bottom w:val="nil"/>
            </w:tcBorders>
            <w:shd w:val="clear" w:color="auto" w:fill="auto"/>
            <w:noWrap/>
            <w:vAlign w:val="bottom"/>
          </w:tcPr>
          <w:p w14:paraId="1DDB701A" w14:textId="77777777" w:rsidR="00200807" w:rsidRPr="00A92D2C" w:rsidRDefault="00200807" w:rsidP="00875CEB">
            <w:pPr>
              <w:spacing w:before="0" w:after="0"/>
              <w:rPr>
                <w:i/>
                <w:color w:val="000000"/>
                <w:lang w:eastAsia="en-CA"/>
              </w:rPr>
            </w:pPr>
            <w:r w:rsidRPr="00A92D2C">
              <w:rPr>
                <w:i/>
                <w:color w:val="000000"/>
                <w:lang w:eastAsia="en-CA"/>
              </w:rPr>
              <w:t>Ss</w:t>
            </w:r>
          </w:p>
        </w:tc>
        <w:tc>
          <w:tcPr>
            <w:tcW w:w="753" w:type="pct"/>
            <w:tcBorders>
              <w:top w:val="nil"/>
              <w:bottom w:val="nil"/>
            </w:tcBorders>
          </w:tcPr>
          <w:p w14:paraId="0668586F" w14:textId="77777777" w:rsidR="00200807" w:rsidRPr="00ED3698" w:rsidRDefault="00200807" w:rsidP="00875CEB">
            <w:pPr>
              <w:spacing w:before="0" w:after="0"/>
              <w:rPr>
                <w:color w:val="000000"/>
                <w:lang w:eastAsia="en-CA"/>
              </w:rPr>
            </w:pPr>
            <w:r w:rsidRPr="00ED3698">
              <w:rPr>
                <w:color w:val="000000"/>
                <w:lang w:eastAsia="en-CA"/>
              </w:rPr>
              <w:t>0.0</w:t>
            </w:r>
          </w:p>
        </w:tc>
        <w:tc>
          <w:tcPr>
            <w:tcW w:w="694" w:type="pct"/>
            <w:tcBorders>
              <w:top w:val="nil"/>
              <w:bottom w:val="nil"/>
            </w:tcBorders>
            <w:shd w:val="clear" w:color="auto" w:fill="auto"/>
            <w:noWrap/>
            <w:vAlign w:val="bottom"/>
          </w:tcPr>
          <w:p w14:paraId="6C155CA2" w14:textId="77777777" w:rsidR="00200807" w:rsidRPr="00ED3698" w:rsidRDefault="009D251E" w:rsidP="00875CEB">
            <w:pPr>
              <w:spacing w:before="0" w:after="0"/>
              <w:rPr>
                <w:color w:val="000000"/>
                <w:lang w:eastAsia="en-CA"/>
              </w:rPr>
            </w:pPr>
            <w:r>
              <w:rPr>
                <w:color w:val="000000"/>
                <w:lang w:eastAsia="en-CA"/>
              </w:rPr>
              <w:t>[-]</w:t>
            </w:r>
          </w:p>
        </w:tc>
      </w:tr>
      <w:tr w:rsidR="00200807" w:rsidRPr="00ED3698" w14:paraId="02ABCFDA" w14:textId="77777777" w:rsidTr="00F67966">
        <w:trPr>
          <w:trHeight w:val="300"/>
        </w:trPr>
        <w:tc>
          <w:tcPr>
            <w:tcW w:w="2802" w:type="pct"/>
            <w:tcBorders>
              <w:top w:val="nil"/>
              <w:bottom w:val="nil"/>
            </w:tcBorders>
            <w:shd w:val="clear" w:color="auto" w:fill="auto"/>
            <w:noWrap/>
            <w:vAlign w:val="bottom"/>
            <w:hideMark/>
          </w:tcPr>
          <w:p w14:paraId="4467E22F" w14:textId="77777777" w:rsidR="00200807" w:rsidRPr="00ED3698" w:rsidRDefault="00200807" w:rsidP="00875CEB">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605CF0C0" w14:textId="77777777" w:rsidR="00200807" w:rsidRPr="00A92D2C" w:rsidRDefault="00200807" w:rsidP="00875CEB">
            <w:pPr>
              <w:spacing w:before="0" w:after="0"/>
              <w:rPr>
                <w:i/>
                <w:color w:val="000000"/>
                <w:lang w:eastAsia="en-CA"/>
              </w:rPr>
            </w:pPr>
            <w:r w:rsidRPr="00A92D2C">
              <w:rPr>
                <w:i/>
                <w:color w:val="000000"/>
                <w:lang w:eastAsia="en-CA"/>
              </w:rPr>
              <w:t>S</w:t>
            </w:r>
            <w:r w:rsidRPr="00A92D2C">
              <w:rPr>
                <w:i/>
                <w:color w:val="000000"/>
                <w:vertAlign w:val="subscript"/>
                <w:lang w:eastAsia="en-CA"/>
              </w:rPr>
              <w:t>ra</w:t>
            </w:r>
          </w:p>
        </w:tc>
        <w:tc>
          <w:tcPr>
            <w:tcW w:w="753" w:type="pct"/>
            <w:tcBorders>
              <w:top w:val="nil"/>
              <w:bottom w:val="nil"/>
            </w:tcBorders>
          </w:tcPr>
          <w:p w14:paraId="688CE11F" w14:textId="77777777" w:rsidR="00200807" w:rsidRPr="00ED3698" w:rsidRDefault="00200807" w:rsidP="00875CEB">
            <w:pPr>
              <w:spacing w:before="0" w:after="0"/>
              <w:rPr>
                <w:color w:val="000000"/>
                <w:lang w:eastAsia="en-CA"/>
              </w:rPr>
            </w:pPr>
            <w:r w:rsidRPr="00ED3698">
              <w:rPr>
                <w:color w:val="000000"/>
                <w:lang w:eastAsia="en-CA"/>
              </w:rPr>
              <w:t>0.01</w:t>
            </w:r>
          </w:p>
        </w:tc>
        <w:tc>
          <w:tcPr>
            <w:tcW w:w="694" w:type="pct"/>
            <w:tcBorders>
              <w:top w:val="nil"/>
              <w:bottom w:val="nil"/>
            </w:tcBorders>
            <w:shd w:val="clear" w:color="auto" w:fill="auto"/>
            <w:noWrap/>
            <w:vAlign w:val="bottom"/>
            <w:hideMark/>
          </w:tcPr>
          <w:p w14:paraId="7FA54743"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r w:rsidR="00200807" w:rsidRPr="00ED3698" w14:paraId="74143862" w14:textId="77777777" w:rsidTr="00F67966">
        <w:trPr>
          <w:trHeight w:val="300"/>
        </w:trPr>
        <w:tc>
          <w:tcPr>
            <w:tcW w:w="2802" w:type="pct"/>
            <w:vMerge w:val="restart"/>
            <w:tcBorders>
              <w:top w:val="nil"/>
              <w:bottom w:val="nil"/>
            </w:tcBorders>
            <w:shd w:val="clear" w:color="auto" w:fill="auto"/>
            <w:noWrap/>
            <w:vAlign w:val="bottom"/>
          </w:tcPr>
          <w:p w14:paraId="14519113" w14:textId="77777777" w:rsidR="00200807" w:rsidRPr="00ED3698" w:rsidRDefault="00200807" w:rsidP="00875CEB">
            <w:pPr>
              <w:spacing w:before="0" w:after="0"/>
              <w:rPr>
                <w:color w:val="000000"/>
                <w:lang w:eastAsia="en-CA"/>
              </w:rPr>
            </w:pPr>
            <w:r w:rsidRPr="00ED3698">
              <w:rPr>
                <w:color w:val="000000"/>
                <w:lang w:eastAsia="en-CA"/>
              </w:rPr>
              <w:t>Van Genuchten parameter α</w:t>
            </w:r>
          </w:p>
          <w:p w14:paraId="18374632" w14:textId="77777777" w:rsidR="00200807" w:rsidRPr="00ED3698" w:rsidRDefault="00200807" w:rsidP="00875CEB">
            <w:pPr>
              <w:spacing w:before="0" w:after="0"/>
              <w:rPr>
                <w:color w:val="000000"/>
                <w:lang w:eastAsia="en-CA"/>
              </w:rPr>
            </w:pPr>
            <w:r w:rsidRPr="00ED3698">
              <w:rPr>
                <w:color w:val="000000"/>
                <w:lang w:eastAsia="en-CA"/>
              </w:rPr>
              <w:t>Van Genuchten parameter n</w:t>
            </w:r>
          </w:p>
        </w:tc>
        <w:tc>
          <w:tcPr>
            <w:tcW w:w="751" w:type="pct"/>
            <w:tcBorders>
              <w:top w:val="nil"/>
              <w:bottom w:val="nil"/>
            </w:tcBorders>
            <w:shd w:val="clear" w:color="auto" w:fill="auto"/>
            <w:noWrap/>
            <w:vAlign w:val="bottom"/>
          </w:tcPr>
          <w:p w14:paraId="1B8CB0CD" w14:textId="77777777" w:rsidR="00200807" w:rsidRPr="00A92D2C" w:rsidRDefault="00200807" w:rsidP="00875CEB">
            <w:pPr>
              <w:spacing w:before="0" w:after="0"/>
              <w:rPr>
                <w:i/>
                <w:color w:val="000000"/>
                <w:lang w:eastAsia="en-CA"/>
              </w:rPr>
            </w:pPr>
            <w:r w:rsidRPr="00A92D2C">
              <w:rPr>
                <w:i/>
                <w:color w:val="000000"/>
                <w:lang w:eastAsia="en-CA"/>
              </w:rPr>
              <w:t>α</w:t>
            </w:r>
          </w:p>
        </w:tc>
        <w:tc>
          <w:tcPr>
            <w:tcW w:w="753" w:type="pct"/>
            <w:tcBorders>
              <w:top w:val="nil"/>
              <w:bottom w:val="nil"/>
            </w:tcBorders>
          </w:tcPr>
          <w:p w14:paraId="7F676AA1" w14:textId="77777777" w:rsidR="00200807" w:rsidRPr="00ED3698" w:rsidRDefault="00200807" w:rsidP="00875CEB">
            <w:pPr>
              <w:spacing w:before="0" w:after="0"/>
              <w:rPr>
                <w:color w:val="000000"/>
                <w:lang w:eastAsia="en-CA"/>
              </w:rPr>
            </w:pPr>
            <w:r w:rsidRPr="00ED3698">
              <w:rPr>
                <w:color w:val="000000"/>
                <w:lang w:eastAsia="en-CA"/>
              </w:rPr>
              <w:t>3.3</w:t>
            </w:r>
          </w:p>
        </w:tc>
        <w:tc>
          <w:tcPr>
            <w:tcW w:w="694" w:type="pct"/>
            <w:tcBorders>
              <w:top w:val="nil"/>
              <w:bottom w:val="nil"/>
            </w:tcBorders>
            <w:shd w:val="clear" w:color="auto" w:fill="auto"/>
            <w:noWrap/>
            <w:vAlign w:val="bottom"/>
          </w:tcPr>
          <w:p w14:paraId="3D72B19A"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m</w:t>
            </w:r>
            <w:r w:rsidR="00200807" w:rsidRPr="00ED3698">
              <w:rPr>
                <w:color w:val="000000"/>
                <w:vertAlign w:val="superscript"/>
                <w:lang w:eastAsia="en-CA"/>
              </w:rPr>
              <w:t>-1</w:t>
            </w:r>
            <w:r>
              <w:rPr>
                <w:color w:val="000000"/>
                <w:lang w:eastAsia="en-CA"/>
              </w:rPr>
              <w:t>]</w:t>
            </w:r>
          </w:p>
        </w:tc>
      </w:tr>
      <w:tr w:rsidR="00200807" w:rsidRPr="00ED3698" w14:paraId="26B0407D" w14:textId="77777777" w:rsidTr="00F67966">
        <w:trPr>
          <w:trHeight w:val="300"/>
        </w:trPr>
        <w:tc>
          <w:tcPr>
            <w:tcW w:w="2802" w:type="pct"/>
            <w:vMerge/>
            <w:tcBorders>
              <w:top w:val="nil"/>
              <w:bottom w:val="single" w:sz="4" w:space="0" w:color="auto"/>
            </w:tcBorders>
            <w:shd w:val="clear" w:color="auto" w:fill="auto"/>
            <w:noWrap/>
            <w:vAlign w:val="bottom"/>
          </w:tcPr>
          <w:p w14:paraId="46C406D4" w14:textId="77777777" w:rsidR="00200807" w:rsidRPr="00ED3698" w:rsidRDefault="00200807" w:rsidP="00875CEB">
            <w:pPr>
              <w:spacing w:before="0" w:after="0"/>
              <w:rPr>
                <w:color w:val="000000"/>
                <w:lang w:eastAsia="en-CA"/>
              </w:rPr>
            </w:pPr>
          </w:p>
        </w:tc>
        <w:tc>
          <w:tcPr>
            <w:tcW w:w="751" w:type="pct"/>
            <w:tcBorders>
              <w:top w:val="nil"/>
              <w:bottom w:val="single" w:sz="4" w:space="0" w:color="auto"/>
            </w:tcBorders>
            <w:shd w:val="clear" w:color="auto" w:fill="auto"/>
            <w:noWrap/>
            <w:vAlign w:val="bottom"/>
          </w:tcPr>
          <w:p w14:paraId="6946DD56" w14:textId="77777777" w:rsidR="00200807" w:rsidRPr="00A92D2C" w:rsidRDefault="00200807" w:rsidP="00875CEB">
            <w:pPr>
              <w:spacing w:before="0" w:after="0"/>
              <w:rPr>
                <w:i/>
                <w:color w:val="000000"/>
                <w:lang w:eastAsia="en-CA"/>
              </w:rPr>
            </w:pPr>
            <w:r w:rsidRPr="00A92D2C">
              <w:rPr>
                <w:i/>
                <w:color w:val="000000"/>
                <w:lang w:eastAsia="en-CA"/>
              </w:rPr>
              <w:t>n</w:t>
            </w:r>
          </w:p>
        </w:tc>
        <w:tc>
          <w:tcPr>
            <w:tcW w:w="753" w:type="pct"/>
            <w:tcBorders>
              <w:top w:val="nil"/>
              <w:bottom w:val="single" w:sz="4" w:space="0" w:color="auto"/>
            </w:tcBorders>
          </w:tcPr>
          <w:p w14:paraId="5EA622C7" w14:textId="77777777" w:rsidR="00200807" w:rsidRPr="00ED3698" w:rsidRDefault="00200807" w:rsidP="00875CEB">
            <w:pPr>
              <w:spacing w:before="0" w:after="0"/>
              <w:rPr>
                <w:color w:val="000000"/>
                <w:lang w:eastAsia="en-CA"/>
              </w:rPr>
            </w:pPr>
            <w:r w:rsidRPr="00ED3698">
              <w:rPr>
                <w:color w:val="000000"/>
                <w:lang w:eastAsia="en-CA"/>
              </w:rPr>
              <w:t>4.1</w:t>
            </w:r>
          </w:p>
        </w:tc>
        <w:tc>
          <w:tcPr>
            <w:tcW w:w="694" w:type="pct"/>
            <w:tcBorders>
              <w:top w:val="nil"/>
              <w:bottom w:val="single" w:sz="4" w:space="0" w:color="auto"/>
            </w:tcBorders>
            <w:shd w:val="clear" w:color="auto" w:fill="auto"/>
            <w:noWrap/>
            <w:vAlign w:val="bottom"/>
          </w:tcPr>
          <w:p w14:paraId="269113C5" w14:textId="77777777" w:rsidR="00200807" w:rsidRPr="00ED3698" w:rsidRDefault="009D251E" w:rsidP="00875CEB">
            <w:pPr>
              <w:spacing w:before="0" w:after="0"/>
              <w:rPr>
                <w:color w:val="000000"/>
                <w:lang w:eastAsia="en-CA"/>
              </w:rPr>
            </w:pPr>
            <w:r>
              <w:rPr>
                <w:color w:val="000000"/>
                <w:lang w:eastAsia="en-CA"/>
              </w:rPr>
              <w:t>[</w:t>
            </w:r>
            <w:r w:rsidR="00200807" w:rsidRPr="00ED3698">
              <w:rPr>
                <w:color w:val="000000"/>
                <w:lang w:eastAsia="en-CA"/>
              </w:rPr>
              <w:t>-</w:t>
            </w:r>
            <w:r>
              <w:rPr>
                <w:color w:val="000000"/>
                <w:lang w:eastAsia="en-CA"/>
              </w:rPr>
              <w:t>]</w:t>
            </w:r>
          </w:p>
        </w:tc>
      </w:tr>
    </w:tbl>
    <w:p w14:paraId="52A6BFAB" w14:textId="77777777" w:rsidR="00200807" w:rsidRPr="00ED3698" w:rsidRDefault="00200807" w:rsidP="00107124">
      <w:pPr>
        <w:pStyle w:val="Simpleline"/>
      </w:pPr>
    </w:p>
    <w:p w14:paraId="6213EF2A" w14:textId="77777777" w:rsidR="00200807" w:rsidRPr="00ED3698" w:rsidRDefault="00200807" w:rsidP="00200807">
      <w:pPr>
        <w:pStyle w:val="Heading4"/>
      </w:pPr>
      <w:bookmarkStart w:id="855" w:name="_Toc520374690"/>
      <w:r w:rsidRPr="00ED3698">
        <w:t>Results</w:t>
      </w:r>
      <w:bookmarkEnd w:id="855"/>
    </w:p>
    <w:p w14:paraId="31CB1B9D" w14:textId="58DA6C94" w:rsidR="00200807" w:rsidRPr="00ED3698" w:rsidRDefault="00200807" w:rsidP="00200807">
      <w:pPr>
        <w:rPr>
          <w:lang w:val="en-CA"/>
        </w:rPr>
      </w:pPr>
      <w:r w:rsidRPr="00ED3698">
        <w:rPr>
          <w:lang w:val="en-CA"/>
        </w:rPr>
        <w:t xml:space="preserve">Water flow was simulated for a period of 48 hours, and the </w:t>
      </w:r>
      <w:r w:rsidR="00780467">
        <w:rPr>
          <w:lang w:val="en-CA"/>
        </w:rPr>
        <w:t>simulated</w:t>
      </w:r>
      <w:r w:rsidR="00780467" w:rsidRPr="00ED3698">
        <w:rPr>
          <w:lang w:val="en-CA"/>
        </w:rPr>
        <w:t xml:space="preserve"> </w:t>
      </w:r>
      <w:r w:rsidRPr="00ED3698">
        <w:rPr>
          <w:lang w:val="en-CA"/>
        </w:rPr>
        <w:t xml:space="preserve">hydraulic head contours after 8 hours </w:t>
      </w:r>
      <w:r w:rsidR="00A92D2C">
        <w:rPr>
          <w:lang w:val="en-CA"/>
        </w:rPr>
        <w:t>are</w:t>
      </w:r>
      <w:r w:rsidRPr="00ED3698">
        <w:rPr>
          <w:lang w:val="en-CA"/>
        </w:rPr>
        <w:t xml:space="preserve"> given in </w:t>
      </w:r>
      <w:r w:rsidR="009C4449">
        <w:fldChar w:fldCharType="begin"/>
      </w:r>
      <w:r w:rsidR="009C4449">
        <w:instrText xml:space="preserve"> REF _Ref360026489 \h  \* MERGEFORMAT </w:instrText>
      </w:r>
      <w:r w:rsidR="009C4449">
        <w:fldChar w:fldCharType="separate"/>
      </w:r>
      <w:r w:rsidR="00B560DA" w:rsidRPr="00ED3698">
        <w:t xml:space="preserve">Figure </w:t>
      </w:r>
      <w:r w:rsidR="00B560DA">
        <w:rPr>
          <w:noProof/>
        </w:rPr>
        <w:t>3.13</w:t>
      </w:r>
      <w:r w:rsidR="009C4449">
        <w:fldChar w:fldCharType="end"/>
      </w:r>
      <w:r w:rsidRPr="00ED3698">
        <w:rPr>
          <w:lang w:val="en-CA"/>
        </w:rPr>
        <w:t>.</w:t>
      </w:r>
    </w:p>
    <w:p w14:paraId="57EF2B74" w14:textId="77777777" w:rsidR="00200807" w:rsidRPr="00ED3698" w:rsidRDefault="00200807" w:rsidP="00200807">
      <w:pPr>
        <w:rPr>
          <w:lang w:val="en-CA"/>
        </w:rPr>
      </w:pPr>
      <w:r w:rsidRPr="00ED3698">
        <w:rPr>
          <w:noProof/>
          <w:lang w:val="en-CA" w:eastAsia="zh-CN"/>
        </w:rPr>
        <w:drawing>
          <wp:inline distT="0" distB="0" distL="0" distR="0" wp14:anchorId="18FD9C36" wp14:editId="545E8242">
            <wp:extent cx="5486400" cy="3484418"/>
            <wp:effectExtent l="0" t="0" r="0" b="1905"/>
            <wp:docPr id="73" name="Picture 73" descr="D:\dsu\ResearchAtUBC\Benchmarking\benchmarking_references\benchmarks_standard\flow\clem3d\clem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D:\dsu\ResearchAtUBC\Benchmarking\benchmarking_references\benchmarks_standard\flow\clem3d\clem3d.png"/>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b="16519"/>
                    <a:stretch/>
                  </pic:blipFill>
                  <pic:spPr bwMode="auto">
                    <a:xfrm>
                      <a:off x="0" y="0"/>
                      <a:ext cx="5486400" cy="3484418"/>
                    </a:xfrm>
                    <a:prstGeom prst="rect">
                      <a:avLst/>
                    </a:prstGeom>
                    <a:noFill/>
                    <a:ln>
                      <a:noFill/>
                    </a:ln>
                    <a:extLst>
                      <a:ext uri="{53640926-AAD7-44D8-BBD7-CCE9431645EC}">
                        <a14:shadowObscured xmlns:a14="http://schemas.microsoft.com/office/drawing/2010/main"/>
                      </a:ext>
                    </a:extLst>
                  </pic:spPr>
                </pic:pic>
              </a:graphicData>
            </a:graphic>
          </wp:inline>
        </w:drawing>
      </w:r>
    </w:p>
    <w:p w14:paraId="0D62DDAE" w14:textId="29272718" w:rsidR="00200807" w:rsidRPr="00ED3698" w:rsidRDefault="00200807" w:rsidP="00687205">
      <w:pPr>
        <w:pStyle w:val="StyleCaptionTableCaptionCentered"/>
      </w:pPr>
      <w:bookmarkStart w:id="856" w:name="_Toc520375088"/>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14</w:t>
      </w:r>
      <w:r w:rsidR="00183C7C">
        <w:fldChar w:fldCharType="end"/>
      </w:r>
      <w:r w:rsidR="004C28A7">
        <w:t xml:space="preserve">: </w:t>
      </w:r>
      <w:r w:rsidR="00780467">
        <w:t>Simulated</w:t>
      </w:r>
      <w:r w:rsidR="00780467" w:rsidRPr="00ED3698">
        <w:t xml:space="preserve"> </w:t>
      </w:r>
      <w:r w:rsidRPr="00ED3698">
        <w:t>hydraulic head contours after 8 hours.</w:t>
      </w:r>
      <w:bookmarkEnd w:id="856"/>
    </w:p>
    <w:p w14:paraId="24DF1C34" w14:textId="77777777" w:rsidR="00200807" w:rsidRPr="00ED3698" w:rsidRDefault="00200807" w:rsidP="00107124">
      <w:pPr>
        <w:pStyle w:val="Simpleline"/>
      </w:pPr>
    </w:p>
    <w:p w14:paraId="1E49AF04" w14:textId="77777777" w:rsidR="00913113" w:rsidRPr="00192E8E" w:rsidRDefault="00913113" w:rsidP="00913113">
      <w:pPr>
        <w:pStyle w:val="StyleHeading4Bold"/>
      </w:pPr>
      <w:bookmarkStart w:id="857" w:name="_Toc520374691"/>
      <w:r>
        <w:t>File locations</w:t>
      </w:r>
      <w:bookmarkEnd w:id="857"/>
    </w:p>
    <w:p w14:paraId="0BCBE1CE" w14:textId="77777777" w:rsidR="00687205" w:rsidRDefault="00200807" w:rsidP="00200807">
      <w:r w:rsidRPr="00ED3698">
        <w:t xml:space="preserve">The input file is: </w:t>
      </w:r>
      <w:r w:rsidRPr="00A92D2C">
        <w:rPr>
          <w:i/>
        </w:rPr>
        <w:t>clem3d.dat</w:t>
      </w:r>
      <w:r w:rsidRPr="00ED3698">
        <w:t xml:space="preserve"> under folder</w:t>
      </w:r>
      <w:r w:rsidR="00687205">
        <w:t>:</w:t>
      </w:r>
    </w:p>
    <w:p w14:paraId="27A25BE7" w14:textId="77777777" w:rsidR="00200807" w:rsidRDefault="00200807" w:rsidP="007650AC">
      <w:pPr>
        <w:rPr>
          <w:lang w:eastAsia="zh-CN"/>
        </w:rPr>
      </w:pPr>
      <w:r w:rsidRPr="00ED3698">
        <w:t xml:space="preserve"> </w:t>
      </w:r>
      <w:r w:rsidR="004B0811">
        <w:rPr>
          <w:i/>
        </w:rPr>
        <w:t>.\benchmarks\benchmarks_standard\</w:t>
      </w:r>
      <w:r w:rsidRPr="00A92D2C">
        <w:rPr>
          <w:i/>
        </w:rPr>
        <w:t>flow\clem3d</w:t>
      </w:r>
    </w:p>
    <w:p w14:paraId="1AAC6C03" w14:textId="77777777" w:rsidR="00200807" w:rsidRDefault="00200807" w:rsidP="00200807">
      <w:pPr>
        <w:pStyle w:val="Heading2"/>
        <w:rPr>
          <w:lang w:eastAsia="zh-CN"/>
        </w:rPr>
      </w:pPr>
      <w:bookmarkStart w:id="858" w:name="_Toc520374692"/>
      <w:r>
        <w:rPr>
          <w:rFonts w:hint="eastAsia"/>
          <w:lang w:eastAsia="zh-CN"/>
        </w:rPr>
        <w:lastRenderedPageBreak/>
        <w:t>Density dependent flow and conservative solute transport</w:t>
      </w:r>
      <w:bookmarkEnd w:id="858"/>
    </w:p>
    <w:p w14:paraId="63B86051" w14:textId="77777777" w:rsidR="00200807" w:rsidRDefault="00200807" w:rsidP="00200807">
      <w:pPr>
        <w:rPr>
          <w:rFonts w:cs="Arial"/>
          <w:szCs w:val="22"/>
          <w:lang w:eastAsia="zh-CN"/>
        </w:rPr>
      </w:pPr>
      <w:r w:rsidRPr="00D910F5">
        <w:rPr>
          <w:rFonts w:cs="Arial"/>
          <w:szCs w:val="22"/>
        </w:rPr>
        <w:t xml:space="preserve">Theoretical box problems were simulated to evaluate error-driven spreading of solutes in static and advecting fluids </w:t>
      </w:r>
      <w:r w:rsidRPr="00D910F5">
        <w:rPr>
          <w:rFonts w:cs="Arial"/>
          <w:noProof/>
          <w:szCs w:val="22"/>
        </w:rPr>
        <w:t>(Voss and Souza, 1987</w:t>
      </w:r>
      <w:r w:rsidRPr="00D910F5">
        <w:rPr>
          <w:rFonts w:cs="Arial"/>
          <w:szCs w:val="22"/>
        </w:rPr>
        <w:t xml:space="preserve">; </w:t>
      </w:r>
      <w:r w:rsidRPr="00D910F5">
        <w:rPr>
          <w:rFonts w:cs="Arial"/>
          <w:noProof/>
          <w:szCs w:val="22"/>
        </w:rPr>
        <w:t>Diersch and Kolditz, 2002)</w:t>
      </w:r>
      <w:r w:rsidRPr="00D910F5">
        <w:rPr>
          <w:rFonts w:cs="Arial"/>
          <w:szCs w:val="22"/>
        </w:rPr>
        <w:t>.</w:t>
      </w:r>
    </w:p>
    <w:p w14:paraId="3353EA3A" w14:textId="77777777" w:rsidR="00200807" w:rsidRDefault="00200807" w:rsidP="00200807">
      <w:pPr>
        <w:pStyle w:val="Heading3"/>
      </w:pPr>
      <w:bookmarkStart w:id="859" w:name="_Toc520374693"/>
      <w:r w:rsidRPr="000A7257">
        <w:rPr>
          <w:rFonts w:hint="eastAsia"/>
        </w:rPr>
        <w:t>Box problems</w:t>
      </w:r>
      <w:r w:rsidR="001121FF">
        <w:t xml:space="preserve"> – Hydrostatic box test (Diersch)</w:t>
      </w:r>
      <w:bookmarkEnd w:id="859"/>
    </w:p>
    <w:p w14:paraId="354D9501" w14:textId="77777777" w:rsidR="00D43140" w:rsidRPr="00ED3698" w:rsidRDefault="00D43140" w:rsidP="00D43140">
      <w:pPr>
        <w:pStyle w:val="Heading4"/>
      </w:pPr>
      <w:bookmarkStart w:id="860" w:name="_Toc520374694"/>
      <w:r>
        <w:t>Problem definition</w:t>
      </w:r>
      <w:bookmarkEnd w:id="860"/>
    </w:p>
    <w:p w14:paraId="7C5A0A59" w14:textId="1F44F0ED" w:rsidR="00200807" w:rsidRPr="003F699E" w:rsidRDefault="00200807" w:rsidP="00200807">
      <w:pPr>
        <w:pStyle w:val="PlainText"/>
        <w:jc w:val="both"/>
        <w:rPr>
          <w:rFonts w:ascii="Times New Roman" w:hAnsi="Times New Roman"/>
          <w:sz w:val="24"/>
          <w:szCs w:val="24"/>
        </w:rPr>
      </w:pPr>
      <w:r w:rsidRPr="003F699E">
        <w:rPr>
          <w:rFonts w:ascii="Times New Roman" w:hAnsi="Times New Roman"/>
          <w:sz w:val="24"/>
          <w:szCs w:val="24"/>
        </w:rPr>
        <w:t>These simulations are designed to detect spurious numerical results which may be generated in the vicinity of freshwater-saltwater interfaces</w:t>
      </w:r>
      <w:r w:rsidR="004474F5">
        <w:rPr>
          <w:rFonts w:ascii="Times New Roman" w:hAnsi="Times New Roman"/>
          <w:sz w:val="24"/>
          <w:szCs w:val="24"/>
        </w:rPr>
        <w:t xml:space="preserve">.  </w:t>
      </w:r>
      <w:r w:rsidRPr="003F699E">
        <w:rPr>
          <w:rFonts w:ascii="Times New Roman" w:hAnsi="Times New Roman"/>
          <w:sz w:val="24"/>
          <w:szCs w:val="24"/>
        </w:rPr>
        <w:t>Two box problems were benchmarked, investigating stable density stratifications under hydrostatic conditions and in advecting fluids</w:t>
      </w:r>
      <w:r w:rsidR="004474F5">
        <w:rPr>
          <w:rFonts w:ascii="Times New Roman" w:hAnsi="Times New Roman"/>
          <w:sz w:val="24"/>
          <w:szCs w:val="24"/>
        </w:rPr>
        <w:t xml:space="preserve">.  </w:t>
      </w:r>
      <w:r w:rsidRPr="003F699E">
        <w:rPr>
          <w:rFonts w:ascii="Times New Roman" w:hAnsi="Times New Roman"/>
          <w:sz w:val="24"/>
          <w:szCs w:val="24"/>
        </w:rPr>
        <w:t>A</w:t>
      </w:r>
      <w:r>
        <w:rPr>
          <w:rFonts w:ascii="Times New Roman" w:eastAsiaTheme="minorEastAsia" w:hAnsi="Times New Roman" w:hint="eastAsia"/>
          <w:sz w:val="24"/>
          <w:szCs w:val="24"/>
          <w:lang w:eastAsia="zh-CN"/>
        </w:rPr>
        <w:t xml:space="preserve"> s</w:t>
      </w:r>
      <w:r w:rsidRPr="003F699E">
        <w:rPr>
          <w:rFonts w:ascii="Times New Roman" w:hAnsi="Times New Roman"/>
          <w:sz w:val="24"/>
          <w:szCs w:val="24"/>
        </w:rPr>
        <w:t>table density stratification satisfies the following condition throughout the model domain:</w:t>
      </w:r>
    </w:p>
    <w:tbl>
      <w:tblPr>
        <w:tblW w:w="0" w:type="auto"/>
        <w:tblLook w:val="04A0" w:firstRow="1" w:lastRow="0" w:firstColumn="1" w:lastColumn="0" w:noHBand="0" w:noVBand="1"/>
      </w:tblPr>
      <w:tblGrid>
        <w:gridCol w:w="6056"/>
        <w:gridCol w:w="2584"/>
      </w:tblGrid>
      <w:tr w:rsidR="00200807" w:rsidRPr="003F699E" w14:paraId="0DD3D3A5" w14:textId="77777777" w:rsidTr="00875CEB">
        <w:tc>
          <w:tcPr>
            <w:tcW w:w="6221" w:type="dxa"/>
            <w:vAlign w:val="center"/>
          </w:tcPr>
          <w:p w14:paraId="254BE102" w14:textId="77777777" w:rsidR="00200807" w:rsidRPr="003F699E" w:rsidRDefault="00875CEB" w:rsidP="00F67966">
            <w:pPr>
              <w:rPr>
                <w:szCs w:val="24"/>
              </w:rPr>
            </w:pPr>
            <w:r w:rsidRPr="003F699E">
              <w:rPr>
                <w:position w:val="-24"/>
                <w:szCs w:val="24"/>
              </w:rPr>
              <w:object w:dxaOrig="1040" w:dyaOrig="620" w14:anchorId="48B7F21F">
                <v:shape id="_x0000_i1061" type="#_x0000_t75" style="width:51pt;height:29.25pt" o:ole="">
                  <v:imagedata r:id="rId163" o:title=""/>
                </v:shape>
                <o:OLEObject Type="Embed" ProgID="Equation.3" ShapeID="_x0000_i1061" DrawAspect="Content" ObjectID="_1594116799" r:id="rId164"/>
              </w:object>
            </w:r>
          </w:p>
        </w:tc>
        <w:tc>
          <w:tcPr>
            <w:tcW w:w="2635" w:type="dxa"/>
            <w:vAlign w:val="center"/>
          </w:tcPr>
          <w:p w14:paraId="6B03DA1F" w14:textId="77777777" w:rsidR="00200807" w:rsidRPr="003F699E" w:rsidRDefault="00200807" w:rsidP="00D43140">
            <w:pPr>
              <w:jc w:val="right"/>
              <w:rPr>
                <w:szCs w:val="24"/>
              </w:rPr>
            </w:pPr>
            <w:bookmarkStart w:id="861" w:name="_Ref469488488"/>
            <w:r w:rsidRPr="003F699E">
              <w:rPr>
                <w:szCs w:val="24"/>
              </w:rPr>
              <w:t xml:space="preserve">Equation </w:t>
            </w:r>
            <w:r w:rsidR="00D43140">
              <w:rPr>
                <w:szCs w:val="24"/>
              </w:rPr>
              <w:t>2</w:t>
            </w:r>
            <w:r w:rsidRPr="003F699E">
              <w:rPr>
                <w:szCs w:val="24"/>
              </w:rPr>
              <w:t>-</w:t>
            </w:r>
            <w:r w:rsidR="005F5019" w:rsidRPr="003F699E">
              <w:rPr>
                <w:szCs w:val="24"/>
              </w:rPr>
              <w:fldChar w:fldCharType="begin"/>
            </w:r>
            <w:r w:rsidRPr="003F699E">
              <w:rPr>
                <w:szCs w:val="24"/>
              </w:rPr>
              <w:instrText xml:space="preserve"> SEQ Equation \* ARABIC \s 1 </w:instrText>
            </w:r>
            <w:r w:rsidR="005F5019" w:rsidRPr="003F699E">
              <w:rPr>
                <w:szCs w:val="24"/>
              </w:rPr>
              <w:fldChar w:fldCharType="separate"/>
            </w:r>
            <w:r w:rsidR="00B560DA">
              <w:rPr>
                <w:noProof/>
                <w:szCs w:val="24"/>
              </w:rPr>
              <w:t>1</w:t>
            </w:r>
            <w:r w:rsidR="005F5019" w:rsidRPr="003F699E">
              <w:rPr>
                <w:szCs w:val="24"/>
              </w:rPr>
              <w:fldChar w:fldCharType="end"/>
            </w:r>
            <w:bookmarkEnd w:id="861"/>
          </w:p>
        </w:tc>
      </w:tr>
    </w:tbl>
    <w:p w14:paraId="126B2880" w14:textId="77777777" w:rsidR="00200807" w:rsidRDefault="00200807" w:rsidP="00200807">
      <w:pPr>
        <w:pStyle w:val="PlainText"/>
        <w:tabs>
          <w:tab w:val="right" w:pos="8640"/>
        </w:tabs>
        <w:jc w:val="both"/>
        <w:rPr>
          <w:rFonts w:ascii="Times New Roman" w:hAnsi="Times New Roman"/>
          <w:sz w:val="24"/>
          <w:szCs w:val="24"/>
        </w:rPr>
      </w:pPr>
      <w:r w:rsidRPr="003F699E">
        <w:rPr>
          <w:rFonts w:ascii="Times New Roman" w:hAnsi="Times New Roman"/>
          <w:sz w:val="24"/>
          <w:szCs w:val="24"/>
        </w:rPr>
        <w:t xml:space="preserve">where </w:t>
      </w:r>
      <w:r w:rsidR="00875CEB" w:rsidRPr="003F699E">
        <w:rPr>
          <w:rFonts w:ascii="Times New Roman" w:hAnsi="Times New Roman"/>
          <w:position w:val="-12"/>
          <w:sz w:val="24"/>
          <w:szCs w:val="24"/>
        </w:rPr>
        <w:object w:dxaOrig="279" w:dyaOrig="360" w14:anchorId="53D0686D">
          <v:shape id="_x0000_i1062" type="#_x0000_t75" style="width:15pt;height:18.75pt" o:ole="">
            <v:imagedata r:id="rId165" o:title=""/>
          </v:shape>
          <o:OLEObject Type="Embed" ProgID="Equation.3" ShapeID="_x0000_i1062" DrawAspect="Content" ObjectID="_1594116800" r:id="rId166"/>
        </w:object>
      </w:r>
      <w:r w:rsidRPr="003F699E">
        <w:rPr>
          <w:rFonts w:ascii="Times New Roman" w:hAnsi="Times New Roman"/>
          <w:sz w:val="24"/>
          <w:szCs w:val="24"/>
        </w:rPr>
        <w:t>is the aqueous fluid pressure [M L</w:t>
      </w:r>
      <w:r w:rsidRPr="003F699E">
        <w:rPr>
          <w:rFonts w:ascii="Times New Roman" w:hAnsi="Times New Roman"/>
          <w:sz w:val="24"/>
          <w:szCs w:val="24"/>
          <w:vertAlign w:val="superscript"/>
        </w:rPr>
        <w:t xml:space="preserve">-1 </w:t>
      </w:r>
      <w:r w:rsidRPr="003F699E">
        <w:rPr>
          <w:rFonts w:ascii="Times New Roman" w:hAnsi="Times New Roman"/>
          <w:sz w:val="24"/>
          <w:szCs w:val="24"/>
        </w:rPr>
        <w:t>T</w:t>
      </w:r>
      <w:r w:rsidRPr="003F699E">
        <w:rPr>
          <w:rFonts w:ascii="Times New Roman" w:hAnsi="Times New Roman"/>
          <w:sz w:val="24"/>
          <w:szCs w:val="24"/>
          <w:vertAlign w:val="superscript"/>
        </w:rPr>
        <w:t>-2</w:t>
      </w:r>
      <w:r w:rsidRPr="003F699E">
        <w:rPr>
          <w:rFonts w:ascii="Times New Roman" w:hAnsi="Times New Roman"/>
          <w:sz w:val="24"/>
          <w:szCs w:val="24"/>
        </w:rPr>
        <w:t>], ρ is the fluid density [M L</w:t>
      </w:r>
      <w:r w:rsidRPr="003F699E">
        <w:rPr>
          <w:rFonts w:ascii="Times New Roman" w:hAnsi="Times New Roman"/>
          <w:sz w:val="24"/>
          <w:szCs w:val="24"/>
          <w:vertAlign w:val="superscript"/>
        </w:rPr>
        <w:t>-3</w:t>
      </w:r>
      <w:r w:rsidRPr="003F699E">
        <w:rPr>
          <w:rFonts w:ascii="Times New Roman" w:hAnsi="Times New Roman"/>
          <w:sz w:val="24"/>
          <w:szCs w:val="24"/>
        </w:rPr>
        <w:t>], and |g| is the magnitude of gravitational acceleration [L T</w:t>
      </w:r>
      <w:r w:rsidRPr="003F699E">
        <w:rPr>
          <w:rFonts w:ascii="Times New Roman" w:hAnsi="Times New Roman"/>
          <w:sz w:val="24"/>
          <w:szCs w:val="24"/>
          <w:vertAlign w:val="superscript"/>
        </w:rPr>
        <w:t>-2</w:t>
      </w:r>
      <w:r w:rsidRPr="003F699E">
        <w:rPr>
          <w:rFonts w:ascii="Times New Roman" w:hAnsi="Times New Roman"/>
          <w:sz w:val="24"/>
          <w:szCs w:val="24"/>
        </w:rPr>
        <w:t>], and in this cas</w:t>
      </w:r>
      <w:r w:rsidR="001121FF">
        <w:rPr>
          <w:rFonts w:ascii="Times New Roman" w:hAnsi="Times New Roman"/>
          <w:sz w:val="24"/>
          <w:szCs w:val="24"/>
        </w:rPr>
        <w:t>e, z [L] is positive downward.</w:t>
      </w:r>
    </w:p>
    <w:p w14:paraId="33FD7BE2" w14:textId="2A8251A4" w:rsidR="001121FF" w:rsidRPr="003F699E" w:rsidRDefault="001121FF" w:rsidP="00200807">
      <w:pPr>
        <w:pStyle w:val="PlainText"/>
        <w:tabs>
          <w:tab w:val="right" w:pos="8640"/>
        </w:tabs>
        <w:jc w:val="both"/>
        <w:rPr>
          <w:rFonts w:ascii="Times New Roman" w:hAnsi="Times New Roman"/>
          <w:sz w:val="24"/>
          <w:szCs w:val="24"/>
        </w:rPr>
      </w:pPr>
      <w:r w:rsidRPr="00296935">
        <w:rPr>
          <w:rFonts w:ascii="Times New Roman" w:hAnsi="Times New Roman"/>
          <w:sz w:val="24"/>
          <w:szCs w:val="24"/>
        </w:rPr>
        <w:t xml:space="preserve">The hydrostatic box test </w:t>
      </w:r>
      <w:r w:rsidRPr="00296935">
        <w:rPr>
          <w:rFonts w:ascii="Times New Roman" w:hAnsi="Times New Roman"/>
          <w:noProof/>
          <w:sz w:val="24"/>
          <w:szCs w:val="24"/>
        </w:rPr>
        <w:t>(Diersch and Kolditz, 2002)</w:t>
      </w:r>
      <w:r w:rsidRPr="00296935">
        <w:rPr>
          <w:rFonts w:ascii="Times New Roman" w:hAnsi="Times New Roman"/>
          <w:sz w:val="24"/>
          <w:szCs w:val="24"/>
        </w:rPr>
        <w:t xml:space="preserve"> compares solute diffusion in variable density fluids, with solute diffusion in a freshwater system in which fluid density is not a function of solute concentration</w:t>
      </w:r>
      <w:r w:rsidR="004474F5">
        <w:rPr>
          <w:rFonts w:ascii="Times New Roman" w:hAnsi="Times New Roman"/>
          <w:sz w:val="24"/>
          <w:szCs w:val="24"/>
        </w:rPr>
        <w:t xml:space="preserve">.  </w:t>
      </w:r>
      <w:r w:rsidRPr="00296935">
        <w:rPr>
          <w:rFonts w:ascii="Times New Roman" w:hAnsi="Times New Roman"/>
          <w:sz w:val="24"/>
          <w:szCs w:val="24"/>
        </w:rPr>
        <w:t xml:space="preserve">The implementation of hydrodynamic dispersion in </w:t>
      </w:r>
      <w:r w:rsidR="0076771D">
        <w:rPr>
          <w:rFonts w:ascii="Times New Roman" w:hAnsi="Times New Roman"/>
          <w:sz w:val="24"/>
          <w:szCs w:val="24"/>
        </w:rPr>
        <w:t>MIN3P-THCm</w:t>
      </w:r>
      <w:r w:rsidRPr="00296935">
        <w:rPr>
          <w:rFonts w:ascii="Times New Roman" w:hAnsi="Times New Roman"/>
          <w:sz w:val="24"/>
          <w:szCs w:val="24"/>
        </w:rPr>
        <w:t xml:space="preserve"> should produce results for solute diffusion, from saltwater into freshwater, that are independent of the density contrast between the two fluids.</w:t>
      </w:r>
    </w:p>
    <w:p w14:paraId="1E866E96" w14:textId="77777777" w:rsidR="00200807" w:rsidRPr="000A7257" w:rsidRDefault="001121FF" w:rsidP="00200807">
      <w:pPr>
        <w:pStyle w:val="Heading4"/>
      </w:pPr>
      <w:bookmarkStart w:id="862" w:name="_Toc520374695"/>
      <w:r>
        <w:t>Model setup</w:t>
      </w:r>
      <w:bookmarkEnd w:id="862"/>
    </w:p>
    <w:p w14:paraId="264D3009" w14:textId="630B8D23" w:rsidR="001121FF" w:rsidRDefault="00200807" w:rsidP="00200807">
      <w:pPr>
        <w:pStyle w:val="PlainText"/>
        <w:jc w:val="both"/>
        <w:rPr>
          <w:rFonts w:ascii="Times New Roman" w:hAnsi="Times New Roman"/>
          <w:sz w:val="24"/>
          <w:szCs w:val="24"/>
        </w:rPr>
      </w:pPr>
      <w:r w:rsidRPr="00296935">
        <w:rPr>
          <w:rFonts w:ascii="Times New Roman" w:hAnsi="Times New Roman"/>
          <w:sz w:val="24"/>
          <w:szCs w:val="24"/>
        </w:rPr>
        <w:t>The hydrostatic box test was simulated in a 20 m horizontal by 40 m vertical domain, with a saltwater layer located below a freshwater layer</w:t>
      </w:r>
      <w:r w:rsidR="004474F5">
        <w:rPr>
          <w:rFonts w:ascii="Times New Roman" w:hAnsi="Times New Roman"/>
          <w:sz w:val="24"/>
          <w:szCs w:val="24"/>
        </w:rPr>
        <w:t xml:space="preserve">.  </w:t>
      </w:r>
      <w:r w:rsidRPr="00296935">
        <w:rPr>
          <w:rFonts w:ascii="Times New Roman" w:hAnsi="Times New Roman"/>
          <w:sz w:val="24"/>
          <w:szCs w:val="24"/>
        </w:rPr>
        <w:t xml:space="preserve">The two fluids were initially separated by a sharp horizontal interface in the middle of the domain </w:t>
      </w:r>
      <w:r w:rsidRPr="00296935">
        <w:rPr>
          <w:rFonts w:ascii="Times New Roman" w:hAnsi="Times New Roman"/>
          <w:noProof/>
          <w:sz w:val="24"/>
          <w:szCs w:val="24"/>
        </w:rPr>
        <w:t>(Diersch and Kolditz, 2002)</w:t>
      </w:r>
      <w:r w:rsidR="004474F5">
        <w:rPr>
          <w:rFonts w:ascii="Times New Roman" w:hAnsi="Times New Roman"/>
          <w:sz w:val="24"/>
          <w:szCs w:val="24"/>
        </w:rPr>
        <w:t xml:space="preserve">.  </w:t>
      </w:r>
      <w:r w:rsidRPr="00296935">
        <w:rPr>
          <w:rFonts w:ascii="Times New Roman" w:hAnsi="Times New Roman"/>
          <w:sz w:val="24"/>
          <w:szCs w:val="24"/>
        </w:rPr>
        <w:t>The domain was surrounded by no flow boundaries for flow and transport</w:t>
      </w:r>
      <w:r w:rsidR="004474F5">
        <w:rPr>
          <w:rFonts w:ascii="Times New Roman" w:hAnsi="Times New Roman"/>
          <w:sz w:val="24"/>
          <w:szCs w:val="24"/>
        </w:rPr>
        <w:t xml:space="preserve">.  </w:t>
      </w:r>
      <w:r w:rsidRPr="00296935">
        <w:rPr>
          <w:rFonts w:ascii="Times New Roman" w:hAnsi="Times New Roman"/>
          <w:sz w:val="24"/>
          <w:szCs w:val="24"/>
        </w:rPr>
        <w:t>The decoupled (reference) case was simulated by setting the coefficient of density variation, ∂ρ/∂c, to zero, resulting in the freshwater density being assigned to both fluids</w:t>
      </w:r>
      <w:r w:rsidR="004474F5">
        <w:rPr>
          <w:rFonts w:ascii="Times New Roman" w:hAnsi="Times New Roman"/>
          <w:sz w:val="24"/>
          <w:szCs w:val="24"/>
        </w:rPr>
        <w:t xml:space="preserve">.  </w:t>
      </w:r>
      <w:r w:rsidRPr="00296935">
        <w:rPr>
          <w:rFonts w:ascii="Times New Roman" w:hAnsi="Times New Roman"/>
          <w:sz w:val="24"/>
          <w:szCs w:val="24"/>
        </w:rPr>
        <w:t>The coupled variable density scenario was simulated by setting the coefficient of density variation to 0.7, resulting in a three percent density contrast between the saltwater and freshwater layers</w:t>
      </w:r>
      <w:r w:rsidR="004474F5">
        <w:rPr>
          <w:rFonts w:ascii="Times New Roman" w:hAnsi="Times New Roman"/>
          <w:sz w:val="24"/>
          <w:szCs w:val="24"/>
        </w:rPr>
        <w:t xml:space="preserve">.  </w:t>
      </w:r>
      <w:r w:rsidRPr="00296935">
        <w:rPr>
          <w:rFonts w:ascii="Times New Roman" w:hAnsi="Times New Roman"/>
          <w:sz w:val="24"/>
          <w:szCs w:val="24"/>
        </w:rPr>
        <w:t>The model was discretized using a 40</w:t>
      </w:r>
      <w:r w:rsidR="00A92D2C">
        <w:rPr>
          <w:rFonts w:ascii="Times New Roman" w:hAnsi="Times New Roman"/>
          <w:sz w:val="24"/>
          <w:szCs w:val="24"/>
        </w:rPr>
        <w:t>,</w:t>
      </w:r>
      <w:r w:rsidRPr="00296935">
        <w:rPr>
          <w:rFonts w:ascii="Times New Roman" w:hAnsi="Times New Roman"/>
          <w:sz w:val="24"/>
          <w:szCs w:val="24"/>
        </w:rPr>
        <w:t xml:space="preserve">200-node grid with </w:t>
      </w:r>
      <w:r w:rsidRPr="00296935">
        <w:rPr>
          <w:rFonts w:ascii="Times New Roman" w:hAnsi="Times New Roman"/>
          <w:sz w:val="24"/>
          <w:szCs w:val="24"/>
        </w:rPr>
        <w:sym w:font="Symbol" w:char="F044"/>
      </w:r>
      <w:r>
        <w:rPr>
          <w:rFonts w:ascii="Times New Roman" w:hAnsi="Times New Roman"/>
          <w:sz w:val="24"/>
          <w:szCs w:val="24"/>
        </w:rPr>
        <w:t xml:space="preserve">x </w:t>
      </w:r>
      <w:r w:rsidRPr="00296935">
        <w:rPr>
          <w:rFonts w:ascii="Times New Roman" w:hAnsi="Times New Roman"/>
          <w:sz w:val="24"/>
          <w:szCs w:val="24"/>
        </w:rPr>
        <w:t xml:space="preserve">= 1.0 m and </w:t>
      </w:r>
      <w:r w:rsidRPr="00296935">
        <w:rPr>
          <w:rFonts w:ascii="Times New Roman" w:hAnsi="Times New Roman"/>
          <w:sz w:val="24"/>
          <w:szCs w:val="24"/>
        </w:rPr>
        <w:sym w:font="Symbol" w:char="F044"/>
      </w:r>
      <w:r>
        <w:rPr>
          <w:rFonts w:ascii="Times New Roman" w:hAnsi="Times New Roman"/>
          <w:sz w:val="24"/>
          <w:szCs w:val="24"/>
        </w:rPr>
        <w:t xml:space="preserve">z </w:t>
      </w:r>
      <w:r w:rsidRPr="00296935">
        <w:rPr>
          <w:rFonts w:ascii="Times New Roman" w:hAnsi="Times New Roman"/>
          <w:sz w:val="24"/>
          <w:szCs w:val="24"/>
        </w:rPr>
        <w:t>= 0.2 m</w:t>
      </w:r>
      <w:r w:rsidR="004474F5">
        <w:rPr>
          <w:rFonts w:ascii="Times New Roman" w:hAnsi="Times New Roman"/>
          <w:sz w:val="24"/>
          <w:szCs w:val="24"/>
        </w:rPr>
        <w:t xml:space="preserve">.  </w:t>
      </w:r>
      <w:r w:rsidRPr="00296935">
        <w:rPr>
          <w:rFonts w:ascii="Times New Roman" w:hAnsi="Times New Roman"/>
          <w:sz w:val="24"/>
          <w:szCs w:val="24"/>
        </w:rPr>
        <w:t>The simulations were executed for a period of 1000 days</w:t>
      </w:r>
      <w:r w:rsidR="004474F5">
        <w:rPr>
          <w:rFonts w:ascii="Times New Roman" w:hAnsi="Times New Roman"/>
          <w:sz w:val="24"/>
          <w:szCs w:val="24"/>
        </w:rPr>
        <w:t xml:space="preserve">.  </w:t>
      </w:r>
    </w:p>
    <w:p w14:paraId="7A387DF1" w14:textId="77777777" w:rsidR="001121FF" w:rsidRPr="000A7257" w:rsidRDefault="001121FF" w:rsidP="001121FF">
      <w:pPr>
        <w:pStyle w:val="Heading4"/>
      </w:pPr>
      <w:bookmarkStart w:id="863" w:name="_Toc520374696"/>
      <w:r>
        <w:t>Parameters</w:t>
      </w:r>
      <w:bookmarkEnd w:id="863"/>
    </w:p>
    <w:p w14:paraId="64447AFD" w14:textId="0F08E762" w:rsidR="00200807" w:rsidRDefault="001121FF" w:rsidP="00200807">
      <w:pPr>
        <w:pStyle w:val="PlainText"/>
        <w:jc w:val="both"/>
        <w:rPr>
          <w:rFonts w:ascii="Times New Roman" w:hAnsi="Times New Roman"/>
          <w:sz w:val="24"/>
          <w:szCs w:val="24"/>
        </w:rPr>
      </w:pPr>
      <w:r>
        <w:rPr>
          <w:rFonts w:ascii="Times New Roman" w:hAnsi="Times New Roman"/>
          <w:sz w:val="24"/>
          <w:szCs w:val="24"/>
        </w:rPr>
        <w:t>Key f</w:t>
      </w:r>
      <w:r w:rsidR="00200807" w:rsidRPr="00296935">
        <w:rPr>
          <w:rFonts w:ascii="Times New Roman" w:hAnsi="Times New Roman"/>
          <w:sz w:val="24"/>
          <w:szCs w:val="24"/>
        </w:rPr>
        <w:t>low and transport parameters are summarized in</w:t>
      </w:r>
      <w:r w:rsidR="00200807">
        <w:rPr>
          <w:rFonts w:ascii="Times New Roman" w:eastAsiaTheme="minorEastAsia" w:hAnsi="Times New Roman" w:hint="eastAsia"/>
          <w:sz w:val="24"/>
          <w:szCs w:val="24"/>
          <w:lang w:eastAsia="zh-CN"/>
        </w:rPr>
        <w:t xml:space="preserve"> </w:t>
      </w:r>
      <w:r w:rsidR="009C4449">
        <w:fldChar w:fldCharType="begin"/>
      </w:r>
      <w:r w:rsidR="009C4449">
        <w:instrText xml:space="preserve"> REF _Ref363736531 \h  \* MERGEFORMAT </w:instrText>
      </w:r>
      <w:r w:rsidR="009C4449">
        <w:fldChar w:fldCharType="separate"/>
      </w:r>
      <w:r w:rsidR="00B560DA" w:rsidRPr="00B560DA">
        <w:rPr>
          <w:rFonts w:ascii="Times New Roman" w:hAnsi="Times New Roman"/>
          <w:sz w:val="24"/>
          <w:szCs w:val="24"/>
        </w:rPr>
        <w:t xml:space="preserve">Table </w:t>
      </w:r>
      <w:r w:rsidR="00B560DA" w:rsidRPr="00B560DA">
        <w:rPr>
          <w:rFonts w:ascii="Times New Roman" w:hAnsi="Times New Roman"/>
          <w:noProof/>
          <w:sz w:val="24"/>
          <w:szCs w:val="24"/>
        </w:rPr>
        <w:t>3.19</w:t>
      </w:r>
      <w:r w:rsidR="009C4449">
        <w:fldChar w:fldCharType="end"/>
      </w:r>
      <w:r w:rsidR="00200807" w:rsidRPr="00296935">
        <w:rPr>
          <w:rFonts w:ascii="Times New Roman" w:hAnsi="Times New Roman"/>
          <w:sz w:val="24"/>
          <w:szCs w:val="24"/>
        </w:rPr>
        <w:t>.</w:t>
      </w:r>
    </w:p>
    <w:p w14:paraId="322F203E" w14:textId="77777777" w:rsidR="001121FF" w:rsidRPr="00296935" w:rsidRDefault="001121FF" w:rsidP="001121FF">
      <w:pPr>
        <w:pStyle w:val="PlainText"/>
        <w:jc w:val="both"/>
        <w:rPr>
          <w:rFonts w:ascii="Times New Roman" w:hAnsi="Times New Roman"/>
          <w:sz w:val="24"/>
          <w:szCs w:val="24"/>
        </w:rPr>
      </w:pPr>
    </w:p>
    <w:p w14:paraId="54F4A651" w14:textId="30F7EF7A" w:rsidR="001121FF" w:rsidRDefault="001121FF" w:rsidP="001121FF">
      <w:pPr>
        <w:pStyle w:val="Caption"/>
        <w:keepNext/>
        <w:rPr>
          <w:lang w:eastAsia="zh-CN"/>
        </w:rPr>
      </w:pPr>
      <w:bookmarkStart w:id="864" w:name="_Ref363736531"/>
      <w:bookmarkStart w:id="865" w:name="_Toc520374960"/>
      <w:r>
        <w:lastRenderedPageBreak/>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19</w:t>
      </w:r>
      <w:r w:rsidR="00FE1AD3">
        <w:fldChar w:fldCharType="end"/>
      </w:r>
      <w:bookmarkEnd w:id="864"/>
      <w:r w:rsidR="004C28A7">
        <w:t xml:space="preserve">: </w:t>
      </w:r>
      <w:bookmarkStart w:id="866" w:name="_Ref223240335"/>
      <w:r w:rsidRPr="00296935">
        <w:rPr>
          <w:szCs w:val="24"/>
        </w:rPr>
        <w:t>Parameters for Hydrostatic Box Problem</w:t>
      </w:r>
      <w:bookmarkEnd w:id="866"/>
      <w:r>
        <w:rPr>
          <w:rFonts w:cs="Arial" w:hint="eastAsia"/>
          <w:szCs w:val="22"/>
          <w:lang w:eastAsia="zh-CN"/>
        </w:rPr>
        <w:t xml:space="preserve"> (Bea et al., 2011)</w:t>
      </w:r>
      <w:bookmarkEnd w:id="865"/>
    </w:p>
    <w:tbl>
      <w:tblPr>
        <w:tblW w:w="5000" w:type="pct"/>
        <w:jc w:val="center"/>
        <w:tblLook w:val="04A0" w:firstRow="1" w:lastRow="0" w:firstColumn="1" w:lastColumn="0" w:noHBand="0" w:noVBand="1"/>
      </w:tblPr>
      <w:tblGrid>
        <w:gridCol w:w="4507"/>
        <w:gridCol w:w="1384"/>
        <w:gridCol w:w="1581"/>
        <w:gridCol w:w="1168"/>
      </w:tblGrid>
      <w:tr w:rsidR="001121FF" w:rsidRPr="00296935" w14:paraId="70313D9E" w14:textId="77777777" w:rsidTr="00BF76F4">
        <w:trPr>
          <w:jc w:val="center"/>
        </w:trPr>
        <w:tc>
          <w:tcPr>
            <w:tcW w:w="2608" w:type="pct"/>
            <w:tcBorders>
              <w:top w:val="single" w:sz="4" w:space="0" w:color="auto"/>
              <w:bottom w:val="single" w:sz="4" w:space="0" w:color="auto"/>
            </w:tcBorders>
            <w:shd w:val="clear" w:color="auto" w:fill="D9D9D9" w:themeFill="background1" w:themeFillShade="D9"/>
          </w:tcPr>
          <w:p w14:paraId="489D4951" w14:textId="77777777" w:rsidR="001121FF" w:rsidRPr="00296935" w:rsidRDefault="001121FF" w:rsidP="00BF76F4">
            <w:pPr>
              <w:pStyle w:val="PlainText"/>
              <w:spacing w:before="0" w:after="0"/>
              <w:ind w:firstLine="851"/>
              <w:rPr>
                <w:rFonts w:ascii="Times New Roman" w:hAnsi="Times New Roman"/>
                <w:b/>
                <w:sz w:val="24"/>
                <w:szCs w:val="24"/>
              </w:rPr>
            </w:pPr>
            <w:r w:rsidRPr="00296935">
              <w:rPr>
                <w:rFonts w:ascii="Times New Roman" w:hAnsi="Times New Roman"/>
                <w:b/>
                <w:sz w:val="24"/>
                <w:szCs w:val="24"/>
              </w:rPr>
              <w:t>Parameter</w:t>
            </w:r>
          </w:p>
        </w:tc>
        <w:tc>
          <w:tcPr>
            <w:tcW w:w="801" w:type="pct"/>
            <w:tcBorders>
              <w:top w:val="single" w:sz="4" w:space="0" w:color="auto"/>
              <w:bottom w:val="single" w:sz="4" w:space="0" w:color="auto"/>
            </w:tcBorders>
            <w:shd w:val="clear" w:color="auto" w:fill="D9D9D9" w:themeFill="background1" w:themeFillShade="D9"/>
          </w:tcPr>
          <w:p w14:paraId="551284BD" w14:textId="77777777" w:rsidR="001121FF" w:rsidRPr="00296935" w:rsidRDefault="001121FF" w:rsidP="00BF76F4">
            <w:pPr>
              <w:pStyle w:val="PlainText"/>
              <w:spacing w:before="0" w:after="0"/>
              <w:jc w:val="center"/>
              <w:rPr>
                <w:rFonts w:ascii="Times New Roman" w:hAnsi="Times New Roman"/>
                <w:b/>
                <w:sz w:val="24"/>
                <w:szCs w:val="24"/>
              </w:rPr>
            </w:pPr>
            <w:r w:rsidRPr="00296935">
              <w:rPr>
                <w:rFonts w:ascii="Times New Roman" w:hAnsi="Times New Roman"/>
                <w:b/>
                <w:sz w:val="24"/>
                <w:szCs w:val="24"/>
              </w:rPr>
              <w:t>Symbol</w:t>
            </w:r>
          </w:p>
        </w:tc>
        <w:tc>
          <w:tcPr>
            <w:tcW w:w="915" w:type="pct"/>
            <w:tcBorders>
              <w:top w:val="single" w:sz="4" w:space="0" w:color="auto"/>
              <w:bottom w:val="single" w:sz="4" w:space="0" w:color="auto"/>
            </w:tcBorders>
            <w:shd w:val="clear" w:color="auto" w:fill="D9D9D9" w:themeFill="background1" w:themeFillShade="D9"/>
          </w:tcPr>
          <w:p w14:paraId="427B181B" w14:textId="77777777" w:rsidR="001121FF" w:rsidRPr="00296935" w:rsidRDefault="001121FF" w:rsidP="00BF76F4">
            <w:pPr>
              <w:pStyle w:val="PlainText"/>
              <w:spacing w:before="0" w:after="0"/>
              <w:jc w:val="center"/>
              <w:rPr>
                <w:rFonts w:ascii="Times New Roman" w:hAnsi="Times New Roman"/>
                <w:b/>
                <w:sz w:val="24"/>
                <w:szCs w:val="24"/>
              </w:rPr>
            </w:pPr>
            <w:r w:rsidRPr="00296935">
              <w:rPr>
                <w:rFonts w:ascii="Times New Roman" w:hAnsi="Times New Roman"/>
                <w:b/>
                <w:sz w:val="24"/>
                <w:szCs w:val="24"/>
              </w:rPr>
              <w:t>Value</w:t>
            </w:r>
          </w:p>
        </w:tc>
        <w:tc>
          <w:tcPr>
            <w:tcW w:w="676" w:type="pct"/>
            <w:tcBorders>
              <w:top w:val="single" w:sz="4" w:space="0" w:color="auto"/>
              <w:bottom w:val="single" w:sz="4" w:space="0" w:color="auto"/>
            </w:tcBorders>
            <w:shd w:val="clear" w:color="auto" w:fill="D9D9D9" w:themeFill="background1" w:themeFillShade="D9"/>
          </w:tcPr>
          <w:p w14:paraId="0758AEA9" w14:textId="77777777" w:rsidR="001121FF" w:rsidRPr="00296935" w:rsidRDefault="001121FF" w:rsidP="00BF76F4">
            <w:pPr>
              <w:pStyle w:val="PlainText"/>
              <w:spacing w:before="0" w:after="0"/>
              <w:jc w:val="center"/>
              <w:rPr>
                <w:rFonts w:ascii="Times New Roman" w:hAnsi="Times New Roman"/>
                <w:b/>
                <w:sz w:val="24"/>
                <w:szCs w:val="24"/>
              </w:rPr>
            </w:pPr>
            <w:r w:rsidRPr="00296935">
              <w:rPr>
                <w:rFonts w:ascii="Times New Roman" w:hAnsi="Times New Roman"/>
                <w:b/>
                <w:sz w:val="24"/>
                <w:szCs w:val="24"/>
              </w:rPr>
              <w:t>Units</w:t>
            </w:r>
          </w:p>
        </w:tc>
      </w:tr>
      <w:tr w:rsidR="001121FF" w:rsidRPr="00296935" w14:paraId="3635B085" w14:textId="77777777" w:rsidTr="00BF76F4">
        <w:trPr>
          <w:jc w:val="center"/>
        </w:trPr>
        <w:tc>
          <w:tcPr>
            <w:tcW w:w="2608" w:type="pct"/>
            <w:tcBorders>
              <w:top w:val="single" w:sz="4" w:space="0" w:color="auto"/>
            </w:tcBorders>
          </w:tcPr>
          <w:p w14:paraId="2C15C764"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Hydraulic conductivity</w:t>
            </w:r>
          </w:p>
        </w:tc>
        <w:tc>
          <w:tcPr>
            <w:tcW w:w="801" w:type="pct"/>
            <w:tcBorders>
              <w:top w:val="single" w:sz="4" w:space="0" w:color="auto"/>
            </w:tcBorders>
          </w:tcPr>
          <w:p w14:paraId="5A8F1DDE"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K</w:t>
            </w:r>
          </w:p>
        </w:tc>
        <w:tc>
          <w:tcPr>
            <w:tcW w:w="915" w:type="pct"/>
            <w:tcBorders>
              <w:top w:val="single" w:sz="4" w:space="0" w:color="auto"/>
            </w:tcBorders>
          </w:tcPr>
          <w:p w14:paraId="3F79C5FC" w14:textId="77777777" w:rsidR="001121FF" w:rsidRPr="00296935" w:rsidRDefault="001121FF" w:rsidP="00BF76F4">
            <w:pPr>
              <w:pStyle w:val="PlainText"/>
              <w:spacing w:before="0" w:after="0"/>
              <w:jc w:val="center"/>
              <w:rPr>
                <w:rFonts w:ascii="Times New Roman" w:hAnsi="Times New Roman"/>
                <w:sz w:val="24"/>
                <w:szCs w:val="24"/>
              </w:rPr>
            </w:pPr>
            <w:r>
              <w:rPr>
                <w:rFonts w:ascii="Times New Roman" w:hAnsi="Times New Roman"/>
                <w:sz w:val="24"/>
                <w:szCs w:val="24"/>
              </w:rPr>
              <w:t>1.0×10</w:t>
            </w:r>
            <w:r w:rsidRPr="00296935">
              <w:rPr>
                <w:rFonts w:ascii="Times New Roman" w:hAnsi="Times New Roman"/>
                <w:sz w:val="24"/>
                <w:szCs w:val="24"/>
                <w:vertAlign w:val="superscript"/>
              </w:rPr>
              <w:t>-4</w:t>
            </w:r>
          </w:p>
        </w:tc>
        <w:tc>
          <w:tcPr>
            <w:tcW w:w="676" w:type="pct"/>
            <w:tcBorders>
              <w:top w:val="single" w:sz="4" w:space="0" w:color="auto"/>
            </w:tcBorders>
          </w:tcPr>
          <w:p w14:paraId="3DAD2372"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 s</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1121FF" w:rsidRPr="00296935" w14:paraId="3306695D" w14:textId="77777777" w:rsidTr="00BF76F4">
        <w:trPr>
          <w:jc w:val="center"/>
        </w:trPr>
        <w:tc>
          <w:tcPr>
            <w:tcW w:w="2608" w:type="pct"/>
          </w:tcPr>
          <w:p w14:paraId="44C1AB91"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Porosity</w:t>
            </w:r>
          </w:p>
        </w:tc>
        <w:tc>
          <w:tcPr>
            <w:tcW w:w="801" w:type="pct"/>
          </w:tcPr>
          <w:p w14:paraId="54DFBDEE"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Cambria Math" w:hAnsi="Cambria Math"/>
                <w:i/>
                <w:sz w:val="24"/>
                <w:szCs w:val="24"/>
              </w:rPr>
              <w:t>𝜙</w:t>
            </w:r>
          </w:p>
        </w:tc>
        <w:tc>
          <w:tcPr>
            <w:tcW w:w="915" w:type="pct"/>
          </w:tcPr>
          <w:p w14:paraId="26862EA7"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0.4</w:t>
            </w:r>
          </w:p>
        </w:tc>
        <w:tc>
          <w:tcPr>
            <w:tcW w:w="676" w:type="pct"/>
          </w:tcPr>
          <w:p w14:paraId="04B87252"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1121FF" w:rsidRPr="00296935" w14:paraId="2D86D06A" w14:textId="77777777" w:rsidTr="00BF76F4">
        <w:trPr>
          <w:jc w:val="center"/>
        </w:trPr>
        <w:tc>
          <w:tcPr>
            <w:tcW w:w="2608" w:type="pct"/>
          </w:tcPr>
          <w:p w14:paraId="1804E9C2"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Specific storage</w:t>
            </w:r>
          </w:p>
        </w:tc>
        <w:tc>
          <w:tcPr>
            <w:tcW w:w="801" w:type="pct"/>
          </w:tcPr>
          <w:p w14:paraId="0F886A35"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S</w:t>
            </w:r>
            <w:r w:rsidRPr="00A92D2C">
              <w:rPr>
                <w:rFonts w:ascii="Times New Roman" w:hAnsi="Times New Roman"/>
                <w:i/>
                <w:sz w:val="24"/>
                <w:szCs w:val="24"/>
                <w:vertAlign w:val="subscript"/>
              </w:rPr>
              <w:t>s</w:t>
            </w:r>
          </w:p>
        </w:tc>
        <w:tc>
          <w:tcPr>
            <w:tcW w:w="915" w:type="pct"/>
          </w:tcPr>
          <w:p w14:paraId="7F5F259A"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0.0</w:t>
            </w:r>
          </w:p>
        </w:tc>
        <w:tc>
          <w:tcPr>
            <w:tcW w:w="676" w:type="pct"/>
          </w:tcPr>
          <w:p w14:paraId="0032878D"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1121FF" w:rsidRPr="00296935" w14:paraId="55E957BC" w14:textId="77777777" w:rsidTr="00BF76F4">
        <w:trPr>
          <w:jc w:val="center"/>
        </w:trPr>
        <w:tc>
          <w:tcPr>
            <w:tcW w:w="2608" w:type="pct"/>
          </w:tcPr>
          <w:p w14:paraId="27F64216"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Longitudinal dispersivity</w:t>
            </w:r>
          </w:p>
        </w:tc>
        <w:tc>
          <w:tcPr>
            <w:tcW w:w="801" w:type="pct"/>
          </w:tcPr>
          <w:p w14:paraId="2D52041C"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α</w:t>
            </w:r>
            <w:r w:rsidRPr="00A92D2C">
              <w:rPr>
                <w:rFonts w:ascii="Times New Roman" w:hAnsi="Times New Roman"/>
                <w:i/>
                <w:sz w:val="24"/>
                <w:szCs w:val="24"/>
                <w:vertAlign w:val="subscript"/>
              </w:rPr>
              <w:t>L</w:t>
            </w:r>
          </w:p>
        </w:tc>
        <w:tc>
          <w:tcPr>
            <w:tcW w:w="915" w:type="pct"/>
          </w:tcPr>
          <w:p w14:paraId="3E746FE7"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5.0</w:t>
            </w:r>
          </w:p>
        </w:tc>
        <w:tc>
          <w:tcPr>
            <w:tcW w:w="676" w:type="pct"/>
          </w:tcPr>
          <w:p w14:paraId="13F5C092"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Pr>
                <w:rFonts w:ascii="Times New Roman" w:eastAsiaTheme="minorEastAsia" w:hAnsi="Times New Roman" w:hint="eastAsia"/>
                <w:sz w:val="24"/>
                <w:szCs w:val="24"/>
                <w:lang w:eastAsia="zh-CN"/>
              </w:rPr>
              <w:t>]</w:t>
            </w:r>
          </w:p>
        </w:tc>
      </w:tr>
      <w:tr w:rsidR="001121FF" w:rsidRPr="00296935" w14:paraId="5F55602F" w14:textId="77777777" w:rsidTr="00BF76F4">
        <w:trPr>
          <w:jc w:val="center"/>
        </w:trPr>
        <w:tc>
          <w:tcPr>
            <w:tcW w:w="2608" w:type="pct"/>
          </w:tcPr>
          <w:p w14:paraId="73D7B810"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Transverse dispersivity</w:t>
            </w:r>
          </w:p>
        </w:tc>
        <w:tc>
          <w:tcPr>
            <w:tcW w:w="801" w:type="pct"/>
          </w:tcPr>
          <w:p w14:paraId="35BD25D0"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α</w:t>
            </w:r>
            <w:r w:rsidRPr="00A92D2C">
              <w:rPr>
                <w:rFonts w:ascii="Times New Roman" w:hAnsi="Times New Roman"/>
                <w:i/>
                <w:sz w:val="24"/>
                <w:szCs w:val="24"/>
                <w:vertAlign w:val="subscript"/>
              </w:rPr>
              <w:t>T</w:t>
            </w:r>
          </w:p>
        </w:tc>
        <w:tc>
          <w:tcPr>
            <w:tcW w:w="915" w:type="pct"/>
          </w:tcPr>
          <w:p w14:paraId="34607AE6"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0.5</w:t>
            </w:r>
          </w:p>
        </w:tc>
        <w:tc>
          <w:tcPr>
            <w:tcW w:w="676" w:type="pct"/>
          </w:tcPr>
          <w:p w14:paraId="74579754"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Pr>
                <w:rFonts w:ascii="Times New Roman" w:eastAsiaTheme="minorEastAsia" w:hAnsi="Times New Roman" w:hint="eastAsia"/>
                <w:sz w:val="24"/>
                <w:szCs w:val="24"/>
                <w:lang w:eastAsia="zh-CN"/>
              </w:rPr>
              <w:t>]</w:t>
            </w:r>
          </w:p>
        </w:tc>
      </w:tr>
      <w:tr w:rsidR="001121FF" w:rsidRPr="00296935" w14:paraId="3B310B9C" w14:textId="77777777" w:rsidTr="00BF76F4">
        <w:trPr>
          <w:jc w:val="center"/>
        </w:trPr>
        <w:tc>
          <w:tcPr>
            <w:tcW w:w="2608" w:type="pct"/>
          </w:tcPr>
          <w:p w14:paraId="6957CFDA"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Molecular diffusion coefficient</w:t>
            </w:r>
          </w:p>
        </w:tc>
        <w:tc>
          <w:tcPr>
            <w:tcW w:w="801" w:type="pct"/>
          </w:tcPr>
          <w:p w14:paraId="68CDC3CC" w14:textId="77777777" w:rsidR="001121FF" w:rsidRPr="00A92D2C" w:rsidRDefault="001121FF" w:rsidP="00BF76F4">
            <w:pPr>
              <w:pStyle w:val="PlainText"/>
              <w:spacing w:before="0" w:after="0"/>
              <w:jc w:val="center"/>
              <w:rPr>
                <w:rFonts w:ascii="Times New Roman" w:eastAsiaTheme="minorEastAsia" w:hAnsi="Times New Roman"/>
                <w:i/>
                <w:sz w:val="24"/>
                <w:szCs w:val="24"/>
                <w:lang w:eastAsia="zh-CN"/>
              </w:rPr>
            </w:pPr>
            <w:r w:rsidRPr="00A92D2C">
              <w:rPr>
                <w:rFonts w:ascii="Times New Roman" w:hAnsi="Times New Roman"/>
                <w:i/>
                <w:sz w:val="24"/>
                <w:szCs w:val="24"/>
              </w:rPr>
              <w:t>D</w:t>
            </w:r>
            <w:r w:rsidRPr="00A92D2C">
              <w:rPr>
                <w:rFonts w:ascii="Times New Roman" w:eastAsiaTheme="minorEastAsia" w:hAnsi="Times New Roman" w:hint="eastAsia"/>
                <w:i/>
                <w:sz w:val="24"/>
                <w:szCs w:val="24"/>
                <w:vertAlign w:val="subscript"/>
                <w:lang w:eastAsia="zh-CN"/>
              </w:rPr>
              <w:t>0</w:t>
            </w:r>
          </w:p>
        </w:tc>
        <w:tc>
          <w:tcPr>
            <w:tcW w:w="915" w:type="pct"/>
          </w:tcPr>
          <w:p w14:paraId="38DD4EA3" w14:textId="77777777" w:rsidR="001121FF" w:rsidRPr="00296935" w:rsidRDefault="001121FF" w:rsidP="00BF76F4">
            <w:pPr>
              <w:pStyle w:val="PlainText"/>
              <w:spacing w:before="0" w:after="0"/>
              <w:jc w:val="center"/>
              <w:rPr>
                <w:rFonts w:ascii="Times New Roman" w:hAnsi="Times New Roman"/>
                <w:sz w:val="24"/>
                <w:szCs w:val="24"/>
              </w:rPr>
            </w:pPr>
            <w:r>
              <w:rPr>
                <w:rFonts w:ascii="Times New Roman" w:hAnsi="Times New Roman"/>
                <w:sz w:val="24"/>
                <w:szCs w:val="24"/>
              </w:rPr>
              <w:t>1.0×10</w:t>
            </w:r>
            <w:r w:rsidRPr="00296935">
              <w:rPr>
                <w:rFonts w:ascii="Times New Roman" w:hAnsi="Times New Roman"/>
                <w:sz w:val="24"/>
                <w:szCs w:val="24"/>
                <w:vertAlign w:val="superscript"/>
              </w:rPr>
              <w:t>-8</w:t>
            </w:r>
          </w:p>
        </w:tc>
        <w:tc>
          <w:tcPr>
            <w:tcW w:w="676" w:type="pct"/>
          </w:tcPr>
          <w:p w14:paraId="1D1EA1C7"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sidRPr="00724946">
              <w:rPr>
                <w:rFonts w:ascii="Times New Roman" w:hAnsi="Times New Roman"/>
                <w:sz w:val="24"/>
                <w:szCs w:val="24"/>
                <w:vertAlign w:val="superscript"/>
              </w:rPr>
              <w:t xml:space="preserve">2 </w:t>
            </w:r>
            <w:r w:rsidRPr="00724946">
              <w:rPr>
                <w:rFonts w:ascii="Times New Roman" w:hAnsi="Times New Roman"/>
                <w:sz w:val="24"/>
                <w:szCs w:val="24"/>
              </w:rPr>
              <w:t>s</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1121FF" w:rsidRPr="00296935" w14:paraId="6DCD0857" w14:textId="77777777" w:rsidTr="00BF76F4">
        <w:trPr>
          <w:jc w:val="center"/>
        </w:trPr>
        <w:tc>
          <w:tcPr>
            <w:tcW w:w="2608" w:type="pct"/>
          </w:tcPr>
          <w:p w14:paraId="639741FA"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Saltwater density</w:t>
            </w:r>
          </w:p>
        </w:tc>
        <w:tc>
          <w:tcPr>
            <w:tcW w:w="801" w:type="pct"/>
          </w:tcPr>
          <w:p w14:paraId="3CCAF9A6"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s</w:t>
            </w:r>
          </w:p>
        </w:tc>
        <w:tc>
          <w:tcPr>
            <w:tcW w:w="915" w:type="pct"/>
          </w:tcPr>
          <w:p w14:paraId="51D82960"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1030</w:t>
            </w:r>
          </w:p>
        </w:tc>
        <w:tc>
          <w:tcPr>
            <w:tcW w:w="676" w:type="pct"/>
          </w:tcPr>
          <w:p w14:paraId="6CB81A12"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kg m</w:t>
            </w:r>
            <w:r w:rsidRPr="0072494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1121FF" w:rsidRPr="00296935" w14:paraId="24942D75" w14:textId="77777777" w:rsidTr="00BF76F4">
        <w:trPr>
          <w:jc w:val="center"/>
        </w:trPr>
        <w:tc>
          <w:tcPr>
            <w:tcW w:w="2608" w:type="pct"/>
          </w:tcPr>
          <w:p w14:paraId="6DC5EFB5"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Freshwater density</w:t>
            </w:r>
          </w:p>
        </w:tc>
        <w:tc>
          <w:tcPr>
            <w:tcW w:w="801" w:type="pct"/>
          </w:tcPr>
          <w:p w14:paraId="5D89E791"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0</w:t>
            </w:r>
          </w:p>
        </w:tc>
        <w:tc>
          <w:tcPr>
            <w:tcW w:w="915" w:type="pct"/>
          </w:tcPr>
          <w:p w14:paraId="0E858669"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1000</w:t>
            </w:r>
          </w:p>
        </w:tc>
        <w:tc>
          <w:tcPr>
            <w:tcW w:w="676" w:type="pct"/>
          </w:tcPr>
          <w:p w14:paraId="338230BA"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kg m</w:t>
            </w:r>
            <w:r w:rsidRPr="0072494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1121FF" w:rsidRPr="00296935" w14:paraId="1CDF8429" w14:textId="77777777" w:rsidTr="00BF76F4">
        <w:trPr>
          <w:jc w:val="center"/>
        </w:trPr>
        <w:tc>
          <w:tcPr>
            <w:tcW w:w="2608" w:type="pct"/>
          </w:tcPr>
          <w:p w14:paraId="63A0ABD5"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Maximum density ratio</w:t>
            </w:r>
          </w:p>
        </w:tc>
        <w:tc>
          <w:tcPr>
            <w:tcW w:w="801" w:type="pct"/>
          </w:tcPr>
          <w:p w14:paraId="25ECEB6A"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max</w:t>
            </w:r>
          </w:p>
        </w:tc>
        <w:tc>
          <w:tcPr>
            <w:tcW w:w="915" w:type="pct"/>
          </w:tcPr>
          <w:p w14:paraId="0D0FFD9B"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1.03</w:t>
            </w:r>
          </w:p>
        </w:tc>
        <w:tc>
          <w:tcPr>
            <w:tcW w:w="676" w:type="pct"/>
          </w:tcPr>
          <w:p w14:paraId="3980CA59"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1121FF" w:rsidRPr="00296935" w14:paraId="6AE6981A" w14:textId="77777777" w:rsidTr="00BF76F4">
        <w:trPr>
          <w:jc w:val="center"/>
        </w:trPr>
        <w:tc>
          <w:tcPr>
            <w:tcW w:w="2608" w:type="pct"/>
          </w:tcPr>
          <w:p w14:paraId="45DDEBD7"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Coefficient of density variation</w:t>
            </w:r>
          </w:p>
        </w:tc>
        <w:tc>
          <w:tcPr>
            <w:tcW w:w="801" w:type="pct"/>
          </w:tcPr>
          <w:p w14:paraId="6DAD73DD"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∂ρ/∂c</w:t>
            </w:r>
          </w:p>
        </w:tc>
        <w:tc>
          <w:tcPr>
            <w:tcW w:w="915" w:type="pct"/>
          </w:tcPr>
          <w:p w14:paraId="3242E08B"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0.0/0.7</w:t>
            </w:r>
          </w:p>
        </w:tc>
        <w:tc>
          <w:tcPr>
            <w:tcW w:w="676" w:type="pct"/>
          </w:tcPr>
          <w:p w14:paraId="4AAD06B1"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1121FF" w:rsidRPr="00296935" w14:paraId="06150F19" w14:textId="77777777" w:rsidTr="00BF76F4">
        <w:trPr>
          <w:jc w:val="center"/>
        </w:trPr>
        <w:tc>
          <w:tcPr>
            <w:tcW w:w="2608" w:type="pct"/>
            <w:tcBorders>
              <w:bottom w:val="single" w:sz="4" w:space="0" w:color="auto"/>
            </w:tcBorders>
          </w:tcPr>
          <w:p w14:paraId="2B661B8D" w14:textId="77777777" w:rsidR="001121FF" w:rsidRPr="00296935" w:rsidRDefault="001121FF" w:rsidP="00BF76F4">
            <w:pPr>
              <w:pStyle w:val="PlainText"/>
              <w:spacing w:before="0" w:after="0"/>
              <w:rPr>
                <w:rFonts w:ascii="Times New Roman" w:hAnsi="Times New Roman"/>
                <w:sz w:val="24"/>
                <w:szCs w:val="24"/>
              </w:rPr>
            </w:pPr>
            <w:r w:rsidRPr="00296935">
              <w:rPr>
                <w:rFonts w:ascii="Times New Roman" w:hAnsi="Times New Roman"/>
                <w:sz w:val="24"/>
                <w:szCs w:val="24"/>
              </w:rPr>
              <w:t>Saltwater concentration</w:t>
            </w:r>
          </w:p>
        </w:tc>
        <w:tc>
          <w:tcPr>
            <w:tcW w:w="801" w:type="pct"/>
            <w:tcBorders>
              <w:bottom w:val="single" w:sz="4" w:space="0" w:color="auto"/>
            </w:tcBorders>
          </w:tcPr>
          <w:p w14:paraId="073BBEAD" w14:textId="77777777" w:rsidR="001121FF" w:rsidRPr="00A92D2C" w:rsidRDefault="001121FF" w:rsidP="00BF76F4">
            <w:pPr>
              <w:pStyle w:val="PlainText"/>
              <w:spacing w:before="0" w:after="0"/>
              <w:jc w:val="center"/>
              <w:rPr>
                <w:rFonts w:ascii="Times New Roman" w:hAnsi="Times New Roman"/>
                <w:i/>
                <w:sz w:val="24"/>
                <w:szCs w:val="24"/>
              </w:rPr>
            </w:pPr>
            <w:r w:rsidRPr="00A92D2C">
              <w:rPr>
                <w:rFonts w:ascii="Times New Roman" w:hAnsi="Times New Roman"/>
                <w:i/>
                <w:sz w:val="24"/>
                <w:szCs w:val="24"/>
              </w:rPr>
              <w:t>C</w:t>
            </w:r>
            <w:r w:rsidRPr="00A92D2C">
              <w:rPr>
                <w:rFonts w:ascii="Times New Roman" w:hAnsi="Times New Roman"/>
                <w:i/>
                <w:sz w:val="24"/>
                <w:szCs w:val="24"/>
                <w:vertAlign w:val="subscript"/>
              </w:rPr>
              <w:t>s</w:t>
            </w:r>
          </w:p>
        </w:tc>
        <w:tc>
          <w:tcPr>
            <w:tcW w:w="915" w:type="pct"/>
            <w:tcBorders>
              <w:bottom w:val="single" w:sz="4" w:space="0" w:color="auto"/>
            </w:tcBorders>
          </w:tcPr>
          <w:p w14:paraId="1A0EAD25" w14:textId="77777777" w:rsidR="001121FF" w:rsidRPr="00296935" w:rsidRDefault="001121FF" w:rsidP="00BF76F4">
            <w:pPr>
              <w:pStyle w:val="PlainText"/>
              <w:spacing w:before="0" w:after="0"/>
              <w:jc w:val="center"/>
              <w:rPr>
                <w:rFonts w:ascii="Times New Roman" w:hAnsi="Times New Roman"/>
                <w:sz w:val="24"/>
                <w:szCs w:val="24"/>
              </w:rPr>
            </w:pPr>
            <w:r w:rsidRPr="00296935">
              <w:rPr>
                <w:rFonts w:ascii="Times New Roman" w:hAnsi="Times New Roman"/>
                <w:sz w:val="24"/>
                <w:szCs w:val="24"/>
              </w:rPr>
              <w:t>43</w:t>
            </w:r>
          </w:p>
        </w:tc>
        <w:tc>
          <w:tcPr>
            <w:tcW w:w="676" w:type="pct"/>
            <w:tcBorders>
              <w:bottom w:val="single" w:sz="4" w:space="0" w:color="auto"/>
            </w:tcBorders>
          </w:tcPr>
          <w:p w14:paraId="4015240E" w14:textId="77777777" w:rsidR="001121FF" w:rsidRPr="00724946" w:rsidRDefault="001121FF" w:rsidP="00BF76F4">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g l</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bl>
    <w:p w14:paraId="70F0D5AC" w14:textId="77777777" w:rsidR="001121FF" w:rsidRPr="00296935" w:rsidRDefault="001121FF" w:rsidP="001121FF">
      <w:pPr>
        <w:pStyle w:val="Simpleline"/>
      </w:pPr>
    </w:p>
    <w:p w14:paraId="62420C09" w14:textId="77777777" w:rsidR="001121FF" w:rsidRPr="000A7257" w:rsidRDefault="001121FF" w:rsidP="001121FF">
      <w:pPr>
        <w:pStyle w:val="Heading4"/>
      </w:pPr>
      <w:bookmarkStart w:id="867" w:name="_Toc520374697"/>
      <w:r>
        <w:t>Results</w:t>
      </w:r>
      <w:bookmarkEnd w:id="867"/>
    </w:p>
    <w:p w14:paraId="1AD4AC7C" w14:textId="226ED838" w:rsidR="007650AC" w:rsidRDefault="007650AC" w:rsidP="007650AC">
      <w:pPr>
        <w:pStyle w:val="PlainText"/>
        <w:rPr>
          <w:rFonts w:ascii="Times New Roman" w:hAnsi="Times New Roman"/>
          <w:sz w:val="24"/>
          <w:szCs w:val="24"/>
        </w:rPr>
      </w:pPr>
      <w:r>
        <w:fldChar w:fldCharType="begin"/>
      </w:r>
      <w:r>
        <w:instrText xml:space="preserve"> REF _Ref363736651 \h  \* MERGEFORMAT </w:instrText>
      </w:r>
      <w:r>
        <w:fldChar w:fldCharType="separate"/>
      </w:r>
      <w:r w:rsidR="00B560DA" w:rsidRPr="00B560DA">
        <w:rPr>
          <w:rFonts w:ascii="Times New Roman" w:hAnsi="Times New Roman"/>
          <w:sz w:val="24"/>
          <w:szCs w:val="24"/>
        </w:rPr>
        <w:t xml:space="preserve">Figure </w:t>
      </w:r>
      <w:r w:rsidR="00B560DA" w:rsidRPr="00B560DA">
        <w:rPr>
          <w:rFonts w:ascii="Times New Roman" w:hAnsi="Times New Roman"/>
          <w:noProof/>
          <w:sz w:val="24"/>
          <w:szCs w:val="24"/>
        </w:rPr>
        <w:t>3.15</w:t>
      </w:r>
      <w:r>
        <w:fldChar w:fldCharType="end"/>
      </w:r>
      <w:r w:rsidRPr="00296935">
        <w:rPr>
          <w:rFonts w:ascii="Times New Roman" w:hAnsi="Times New Roman"/>
          <w:sz w:val="24"/>
          <w:szCs w:val="24"/>
        </w:rPr>
        <w:t xml:space="preserve"> compares the diffusive concentration distributions for the constant density and variable density cases at a simulation time of 1000 days</w:t>
      </w:r>
      <w:r w:rsidR="004474F5">
        <w:rPr>
          <w:rFonts w:ascii="Times New Roman" w:hAnsi="Times New Roman"/>
          <w:sz w:val="24"/>
          <w:szCs w:val="24"/>
        </w:rPr>
        <w:t xml:space="preserve">.  </w:t>
      </w:r>
      <w:r w:rsidRPr="00296935">
        <w:rPr>
          <w:rFonts w:ascii="Times New Roman" w:hAnsi="Times New Roman"/>
          <w:sz w:val="24"/>
          <w:szCs w:val="24"/>
        </w:rPr>
        <w:t xml:space="preserve">As shown in </w:t>
      </w:r>
      <w:r>
        <w:fldChar w:fldCharType="begin"/>
      </w:r>
      <w:r>
        <w:instrText xml:space="preserve"> REF _Ref363736651 \h  \* MERGEFORMAT </w:instrText>
      </w:r>
      <w:r>
        <w:fldChar w:fldCharType="separate"/>
      </w:r>
      <w:r w:rsidR="00B560DA" w:rsidRPr="00B560DA">
        <w:rPr>
          <w:rFonts w:ascii="Times New Roman" w:hAnsi="Times New Roman"/>
          <w:sz w:val="24"/>
          <w:szCs w:val="24"/>
        </w:rPr>
        <w:t xml:space="preserve">Figure </w:t>
      </w:r>
      <w:r w:rsidR="00B560DA" w:rsidRPr="00B560DA">
        <w:rPr>
          <w:rFonts w:ascii="Times New Roman" w:hAnsi="Times New Roman"/>
          <w:noProof/>
          <w:sz w:val="24"/>
          <w:szCs w:val="24"/>
        </w:rPr>
        <w:t>3.15</w:t>
      </w:r>
      <w:r>
        <w:fldChar w:fldCharType="end"/>
      </w:r>
      <w:r w:rsidRPr="00296935">
        <w:rPr>
          <w:rFonts w:ascii="Times New Roman" w:hAnsi="Times New Roman"/>
          <w:sz w:val="24"/>
          <w:szCs w:val="24"/>
        </w:rPr>
        <w:t>, an excellent agreement was obtained for the two cases, indicating an absence of spurious fluid movement for the coupled case.</w:t>
      </w:r>
    </w:p>
    <w:p w14:paraId="6BE9C425" w14:textId="77777777" w:rsidR="001121FF" w:rsidRPr="00296935" w:rsidRDefault="001121FF" w:rsidP="007650AC">
      <w:pPr>
        <w:pStyle w:val="PlainText"/>
        <w:rPr>
          <w:rFonts w:ascii="Times New Roman" w:hAnsi="Times New Roman"/>
          <w:sz w:val="24"/>
          <w:szCs w:val="24"/>
        </w:rPr>
      </w:pPr>
    </w:p>
    <w:p w14:paraId="0216BB01" w14:textId="77777777" w:rsidR="00200807" w:rsidRDefault="00200807" w:rsidP="001121FF">
      <w:pPr>
        <w:pStyle w:val="PlainText"/>
        <w:keepNext/>
        <w:spacing w:after="0"/>
        <w:jc w:val="center"/>
      </w:pPr>
      <w:r>
        <w:rPr>
          <w:rFonts w:ascii="Arial" w:hAnsi="Arial" w:cs="Arial"/>
          <w:noProof/>
          <w:szCs w:val="22"/>
          <w:lang w:eastAsia="zh-CN"/>
        </w:rPr>
        <w:drawing>
          <wp:inline distT="0" distB="0" distL="0" distR="0" wp14:anchorId="7D42FD47" wp14:editId="0DFB8B46">
            <wp:extent cx="2099530" cy="3474720"/>
            <wp:effectExtent l="0" t="0" r="0" b="0"/>
            <wp:docPr id="113" name="Picture 113" descr="diers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ersch.jpg"/>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099615" cy="3474861"/>
                    </a:xfrm>
                    <a:prstGeom prst="rect">
                      <a:avLst/>
                    </a:prstGeom>
                    <a:noFill/>
                    <a:ln>
                      <a:noFill/>
                    </a:ln>
                  </pic:spPr>
                </pic:pic>
              </a:graphicData>
            </a:graphic>
          </wp:inline>
        </w:drawing>
      </w:r>
    </w:p>
    <w:p w14:paraId="3D10B6B5" w14:textId="1E094B90" w:rsidR="00200807" w:rsidRPr="00073F0B" w:rsidRDefault="00200807" w:rsidP="00687205">
      <w:pPr>
        <w:pStyle w:val="StyleCaptionTableCaptionCentered"/>
        <w:rPr>
          <w:rFonts w:cs="Arial"/>
          <w:szCs w:val="22"/>
        </w:rPr>
      </w:pPr>
      <w:bookmarkStart w:id="868" w:name="_Ref363736651"/>
      <w:bookmarkStart w:id="869" w:name="_Toc520375089"/>
      <w:r w:rsidRPr="00296935">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15</w:t>
      </w:r>
      <w:r w:rsidR="00183C7C">
        <w:fldChar w:fldCharType="end"/>
      </w:r>
      <w:bookmarkEnd w:id="868"/>
      <w:r w:rsidR="004C28A7">
        <w:t xml:space="preserve">: </w:t>
      </w:r>
      <w:bookmarkStart w:id="870" w:name="_Ref302403211"/>
      <w:r w:rsidRPr="00296935">
        <w:t>Concentration distributions at 1000 days for decoupled (∂ρ/∂c = 0; dashed</w:t>
      </w:r>
      <w:r w:rsidRPr="00073F0B">
        <w:rPr>
          <w:rFonts w:cs="Arial"/>
          <w:szCs w:val="22"/>
        </w:rPr>
        <w:t xml:space="preserve"> line</w:t>
      </w:r>
      <w:r>
        <w:rPr>
          <w:rFonts w:cs="Arial"/>
          <w:szCs w:val="22"/>
        </w:rPr>
        <w:t>s</w:t>
      </w:r>
      <w:r w:rsidRPr="00073F0B">
        <w:rPr>
          <w:rFonts w:cs="Arial"/>
          <w:szCs w:val="22"/>
        </w:rPr>
        <w:t>) and coupled (∂ρ/∂c = 0.7; solid line</w:t>
      </w:r>
      <w:r>
        <w:rPr>
          <w:rFonts w:cs="Arial"/>
          <w:szCs w:val="22"/>
        </w:rPr>
        <w:t>s</w:t>
      </w:r>
      <w:r w:rsidRPr="00073F0B">
        <w:rPr>
          <w:rFonts w:cs="Arial"/>
          <w:szCs w:val="22"/>
        </w:rPr>
        <w:t xml:space="preserve">) </w:t>
      </w:r>
      <w:r>
        <w:rPr>
          <w:rFonts w:cs="Arial"/>
          <w:szCs w:val="22"/>
        </w:rPr>
        <w:t>hydrostatic simulations</w:t>
      </w:r>
      <w:r w:rsidR="004474F5">
        <w:rPr>
          <w:rFonts w:cs="Arial"/>
          <w:szCs w:val="22"/>
        </w:rPr>
        <w:t xml:space="preserve">.  </w:t>
      </w:r>
      <w:r>
        <w:rPr>
          <w:rFonts w:cs="Arial"/>
          <w:szCs w:val="22"/>
        </w:rPr>
        <w:t>Concentration contours have the unit g l</w:t>
      </w:r>
      <w:r w:rsidRPr="00BE1C48">
        <w:rPr>
          <w:rFonts w:cs="Arial"/>
          <w:szCs w:val="22"/>
          <w:vertAlign w:val="superscript"/>
        </w:rPr>
        <w:t>-1</w:t>
      </w:r>
      <w:bookmarkEnd w:id="870"/>
      <w:r>
        <w:rPr>
          <w:rFonts w:cs="Arial" w:hint="eastAsia"/>
          <w:szCs w:val="22"/>
          <w:lang w:eastAsia="zh-CN"/>
        </w:rPr>
        <w:t xml:space="preserve"> </w:t>
      </w:r>
      <w:r w:rsidR="008236DA">
        <w:rPr>
          <w:rFonts w:cs="Arial" w:hint="eastAsia"/>
          <w:szCs w:val="22"/>
          <w:lang w:eastAsia="zh-CN"/>
        </w:rPr>
        <w:t>(Bea et al., 2011)</w:t>
      </w:r>
      <w:bookmarkEnd w:id="869"/>
    </w:p>
    <w:p w14:paraId="453E1114" w14:textId="77777777" w:rsidR="00200807" w:rsidRDefault="00200807" w:rsidP="00107124">
      <w:pPr>
        <w:pStyle w:val="Simpleline"/>
        <w:rPr>
          <w:lang w:val="en-CA" w:eastAsia="zh-CN"/>
        </w:rPr>
      </w:pPr>
    </w:p>
    <w:p w14:paraId="7921F624" w14:textId="77777777" w:rsidR="001121FF" w:rsidRPr="000A7257" w:rsidRDefault="001121FF" w:rsidP="001121FF">
      <w:pPr>
        <w:pStyle w:val="Heading4"/>
      </w:pPr>
      <w:bookmarkStart w:id="871" w:name="_Toc520374698"/>
      <w:r>
        <w:t>File locations</w:t>
      </w:r>
      <w:bookmarkEnd w:id="871"/>
    </w:p>
    <w:p w14:paraId="26ECC707" w14:textId="77777777" w:rsidR="00200807" w:rsidRPr="00ED3698" w:rsidRDefault="00200807" w:rsidP="00200807">
      <w:r w:rsidRPr="00ED3698">
        <w:t>The input file</w:t>
      </w:r>
      <w:r>
        <w:rPr>
          <w:rFonts w:hint="eastAsia"/>
          <w:lang w:eastAsia="zh-CN"/>
        </w:rPr>
        <w:t xml:space="preserve"> for coupled case</w:t>
      </w:r>
      <w:r w:rsidRPr="00ED3698">
        <w:t xml:space="preserve"> can be found under</w:t>
      </w:r>
    </w:p>
    <w:p w14:paraId="649C2C6F" w14:textId="77777777" w:rsidR="00200807" w:rsidRPr="00ED3698" w:rsidRDefault="00200807" w:rsidP="00200807">
      <w:pPr>
        <w:rPr>
          <w:lang w:eastAsia="zh-CN"/>
        </w:rPr>
      </w:pPr>
      <w:r>
        <w:rPr>
          <w:rFonts w:hint="eastAsia"/>
          <w:i/>
          <w:lang w:eastAsia="zh-CN"/>
        </w:rPr>
        <w:t>..</w:t>
      </w:r>
      <w:r w:rsidRPr="00795C44">
        <w:rPr>
          <w:i/>
        </w:rPr>
        <w:t>\benchmarking_nwmo_report\nwmo_verification_examples\</w:t>
      </w:r>
      <w:r w:rsidRPr="004C405C">
        <w:rPr>
          <w:i/>
        </w:rPr>
        <w:t>d311_hydrostatic_box_test\coupled\</w:t>
      </w:r>
      <w:r>
        <w:rPr>
          <w:rFonts w:hint="eastAsia"/>
          <w:i/>
          <w:lang w:eastAsia="zh-CN"/>
        </w:rPr>
        <w:t>diersch.dat</w:t>
      </w:r>
    </w:p>
    <w:p w14:paraId="566196CF" w14:textId="77777777" w:rsidR="00687205" w:rsidRDefault="00687205" w:rsidP="00687205">
      <w:pPr>
        <w:rPr>
          <w:lang w:eastAsia="zh-CN"/>
        </w:rPr>
      </w:pPr>
      <w:r>
        <w:rPr>
          <w:rFonts w:hint="eastAsia"/>
          <w:lang w:eastAsia="zh-CN"/>
        </w:rPr>
        <w:t xml:space="preserve">Database </w:t>
      </w:r>
      <w:r>
        <w:rPr>
          <w:lang w:eastAsia="zh-CN"/>
        </w:rPr>
        <w:t>is a subfolder under the folder of the input file</w:t>
      </w:r>
      <w:r>
        <w:rPr>
          <w:rFonts w:hint="eastAsia"/>
          <w:lang w:eastAsia="zh-CN"/>
        </w:rPr>
        <w:t>: \</w:t>
      </w:r>
      <w:r w:rsidRPr="00724946">
        <w:rPr>
          <w:rFonts w:hint="eastAsia"/>
          <w:i/>
          <w:lang w:eastAsia="zh-CN"/>
        </w:rPr>
        <w:t>database</w:t>
      </w:r>
      <w:r>
        <w:rPr>
          <w:i/>
          <w:lang w:eastAsia="zh-CN"/>
        </w:rPr>
        <w:t>\</w:t>
      </w:r>
      <w:r w:rsidRPr="00724946">
        <w:rPr>
          <w:i/>
          <w:lang w:eastAsia="zh-CN"/>
        </w:rPr>
        <w:t>kmno4_unix</w:t>
      </w:r>
    </w:p>
    <w:p w14:paraId="78E36008" w14:textId="77777777" w:rsidR="00200807" w:rsidRDefault="00200807" w:rsidP="00107124">
      <w:pPr>
        <w:pStyle w:val="Simpleline"/>
        <w:rPr>
          <w:lang w:val="en-CA" w:eastAsia="zh-CN"/>
        </w:rPr>
      </w:pPr>
    </w:p>
    <w:p w14:paraId="45E81522" w14:textId="77777777" w:rsidR="00200807" w:rsidRPr="00ED3698" w:rsidRDefault="00200807" w:rsidP="00200807">
      <w:r w:rsidRPr="00ED3698">
        <w:t>The input file</w:t>
      </w:r>
      <w:r>
        <w:rPr>
          <w:rFonts w:hint="eastAsia"/>
          <w:lang w:eastAsia="zh-CN"/>
        </w:rPr>
        <w:t xml:space="preserve"> for decoupled case</w:t>
      </w:r>
      <w:r w:rsidRPr="00ED3698">
        <w:t xml:space="preserve"> can be found under</w:t>
      </w:r>
    </w:p>
    <w:p w14:paraId="737F8780" w14:textId="77777777" w:rsidR="00200807" w:rsidRPr="00ED3698" w:rsidRDefault="00200807" w:rsidP="00200807">
      <w:pPr>
        <w:rPr>
          <w:lang w:eastAsia="zh-CN"/>
        </w:rPr>
      </w:pPr>
      <w:r>
        <w:rPr>
          <w:rFonts w:hint="eastAsia"/>
          <w:i/>
          <w:lang w:eastAsia="zh-CN"/>
        </w:rPr>
        <w:t>..</w:t>
      </w:r>
      <w:r w:rsidRPr="00795C44">
        <w:rPr>
          <w:i/>
        </w:rPr>
        <w:t>\benchmarking_nwmo_report\nwmo_verification_examples\</w:t>
      </w:r>
      <w:r w:rsidRPr="004C405C">
        <w:rPr>
          <w:i/>
        </w:rPr>
        <w:t>d311_hydrostatic_box_test\</w:t>
      </w:r>
      <w:r>
        <w:rPr>
          <w:rFonts w:hint="eastAsia"/>
          <w:i/>
          <w:lang w:eastAsia="zh-CN"/>
        </w:rPr>
        <w:t>de</w:t>
      </w:r>
      <w:r w:rsidRPr="004C405C">
        <w:rPr>
          <w:i/>
        </w:rPr>
        <w:t>coupled\</w:t>
      </w:r>
      <w:r>
        <w:rPr>
          <w:rFonts w:hint="eastAsia"/>
          <w:i/>
          <w:lang w:eastAsia="zh-CN"/>
        </w:rPr>
        <w:t>diersch.dat</w:t>
      </w:r>
    </w:p>
    <w:p w14:paraId="7E7E24A5" w14:textId="77777777" w:rsidR="00687205" w:rsidRDefault="00687205" w:rsidP="00687205">
      <w:pPr>
        <w:rPr>
          <w:i/>
          <w:lang w:eastAsia="zh-CN"/>
        </w:rPr>
      </w:pPr>
      <w:r>
        <w:rPr>
          <w:rFonts w:hint="eastAsia"/>
          <w:lang w:eastAsia="zh-CN"/>
        </w:rPr>
        <w:t xml:space="preserve">Database </w:t>
      </w:r>
      <w:r>
        <w:rPr>
          <w:lang w:eastAsia="zh-CN"/>
        </w:rPr>
        <w:t>is a subfolder under the folder of the input file</w:t>
      </w:r>
      <w:r>
        <w:rPr>
          <w:rFonts w:hint="eastAsia"/>
          <w:lang w:eastAsia="zh-CN"/>
        </w:rPr>
        <w:t>: \</w:t>
      </w:r>
      <w:r w:rsidRPr="00724946">
        <w:rPr>
          <w:rFonts w:hint="eastAsia"/>
          <w:i/>
          <w:lang w:eastAsia="zh-CN"/>
        </w:rPr>
        <w:t>database</w:t>
      </w:r>
      <w:r>
        <w:rPr>
          <w:i/>
          <w:lang w:eastAsia="zh-CN"/>
        </w:rPr>
        <w:t>\</w:t>
      </w:r>
      <w:r w:rsidRPr="00724946">
        <w:rPr>
          <w:i/>
          <w:lang w:eastAsia="zh-CN"/>
        </w:rPr>
        <w:t>kmno4_unix</w:t>
      </w:r>
    </w:p>
    <w:p w14:paraId="45DAC2F3" w14:textId="7475AB62" w:rsidR="00C450CE" w:rsidRDefault="00C450CE">
      <w:pPr>
        <w:widowControl/>
        <w:spacing w:before="0" w:after="0"/>
        <w:jc w:val="left"/>
        <w:rPr>
          <w:i/>
          <w:lang w:eastAsia="zh-CN"/>
        </w:rPr>
      </w:pPr>
      <w:r>
        <w:rPr>
          <w:i/>
          <w:lang w:eastAsia="zh-CN"/>
        </w:rPr>
        <w:br w:type="page"/>
      </w:r>
    </w:p>
    <w:p w14:paraId="5D9143BE" w14:textId="77777777" w:rsidR="00200807" w:rsidRPr="00296935" w:rsidRDefault="00200807" w:rsidP="00C450CE">
      <w:pPr>
        <w:pStyle w:val="Heading3"/>
      </w:pPr>
      <w:bookmarkStart w:id="872" w:name="_Toc520374699"/>
      <w:r w:rsidRPr="00296935">
        <w:rPr>
          <w:lang w:eastAsia="zh-CN"/>
        </w:rPr>
        <w:lastRenderedPageBreak/>
        <w:t xml:space="preserve">Hydrostatic box </w:t>
      </w:r>
      <w:r>
        <w:rPr>
          <w:rFonts w:hint="eastAsia"/>
          <w:lang w:eastAsia="zh-CN"/>
        </w:rPr>
        <w:t>problem (Voss)</w:t>
      </w:r>
      <w:bookmarkEnd w:id="872"/>
    </w:p>
    <w:p w14:paraId="731698DE" w14:textId="77777777" w:rsidR="008D7C88" w:rsidRPr="00ED3698" w:rsidRDefault="008D7C88" w:rsidP="008D7C88">
      <w:pPr>
        <w:pStyle w:val="Heading4"/>
      </w:pPr>
      <w:bookmarkStart w:id="873" w:name="_Toc520374700"/>
      <w:r>
        <w:t>Problem definition</w:t>
      </w:r>
      <w:bookmarkEnd w:id="873"/>
    </w:p>
    <w:p w14:paraId="44F3805F" w14:textId="77777777" w:rsidR="008D7C88" w:rsidRDefault="00200807" w:rsidP="00200807">
      <w:pPr>
        <w:rPr>
          <w:szCs w:val="24"/>
          <w:lang w:val="en-CA" w:eastAsia="zh-CN"/>
        </w:rPr>
      </w:pPr>
      <w:r w:rsidRPr="00724946">
        <w:rPr>
          <w:szCs w:val="24"/>
          <w:lang w:val="en-CA" w:eastAsia="zh-CN"/>
        </w:rPr>
        <w:t>The second box problem was simulated to investigate the potential for numerically-induced smearing of sharp concentration gradients in the direction normal to the direction of fluid movement (Voss and Souza, 1987)</w:t>
      </w:r>
      <w:r w:rsidR="004474F5">
        <w:rPr>
          <w:szCs w:val="24"/>
          <w:lang w:val="en-CA" w:eastAsia="zh-CN"/>
        </w:rPr>
        <w:t>.</w:t>
      </w:r>
    </w:p>
    <w:p w14:paraId="63C7B6A3" w14:textId="7BE9269B" w:rsidR="008D7C88" w:rsidRPr="00ED3698" w:rsidRDefault="008D7C88" w:rsidP="008D7C88">
      <w:pPr>
        <w:pStyle w:val="Heading4"/>
      </w:pPr>
      <w:bookmarkStart w:id="874" w:name="_Toc520374701"/>
      <w:r>
        <w:t>Model set-up</w:t>
      </w:r>
      <w:bookmarkEnd w:id="874"/>
    </w:p>
    <w:p w14:paraId="28E0A6CB" w14:textId="197BC3F3" w:rsidR="00200807" w:rsidRPr="00724946" w:rsidRDefault="00200807" w:rsidP="00200807">
      <w:pPr>
        <w:rPr>
          <w:szCs w:val="24"/>
          <w:lang w:val="en-CA" w:eastAsia="zh-CN"/>
        </w:rPr>
      </w:pPr>
      <w:r w:rsidRPr="00724946">
        <w:rPr>
          <w:szCs w:val="24"/>
          <w:lang w:val="en-CA" w:eastAsia="zh-CN"/>
        </w:rPr>
        <w:t>The domain dimensions were 2000 m in height and length, and the region was discretized using 21 control volumes in the x and z directions</w:t>
      </w:r>
      <w:r w:rsidR="004474F5">
        <w:rPr>
          <w:szCs w:val="24"/>
          <w:lang w:val="en-CA" w:eastAsia="zh-CN"/>
        </w:rPr>
        <w:t xml:space="preserve">.  </w:t>
      </w:r>
      <w:r w:rsidRPr="00724946">
        <w:rPr>
          <w:szCs w:val="24"/>
          <w:lang w:val="en-CA" w:eastAsia="zh-CN"/>
        </w:rPr>
        <w:t>Similar to the hydrostatic problem, a layer of freshwater was initially present above a layer of saltwater</w:t>
      </w:r>
      <w:r w:rsidR="008D7C88">
        <w:rPr>
          <w:szCs w:val="24"/>
          <w:lang w:val="en-CA" w:eastAsia="zh-CN"/>
        </w:rPr>
        <w:t>.</w:t>
      </w:r>
    </w:p>
    <w:p w14:paraId="4D6B7A42" w14:textId="70F2415D" w:rsidR="00200807" w:rsidRDefault="00200807" w:rsidP="00200807">
      <w:pPr>
        <w:rPr>
          <w:szCs w:val="24"/>
          <w:lang w:val="en-CA" w:eastAsia="zh-CN"/>
        </w:rPr>
      </w:pPr>
      <w:r w:rsidRPr="00724946">
        <w:rPr>
          <w:szCs w:val="24"/>
          <w:lang w:val="en-CA" w:eastAsia="zh-CN"/>
        </w:rPr>
        <w:t>A constant groundwater seepage velocity of 5 m d</w:t>
      </w:r>
      <w:r w:rsidRPr="00A92D2C">
        <w:rPr>
          <w:szCs w:val="24"/>
          <w:vertAlign w:val="superscript"/>
          <w:lang w:val="en-CA" w:eastAsia="zh-CN"/>
        </w:rPr>
        <w:t>-1</w:t>
      </w:r>
      <w:r w:rsidRPr="00724946">
        <w:rPr>
          <w:szCs w:val="24"/>
          <w:lang w:val="en-CA" w:eastAsia="zh-CN"/>
        </w:rPr>
        <w:t xml:space="preserve"> in the positive x-direction was simulated by assigning hydrostatic pressure profiles to the left and right sides of the model domain</w:t>
      </w:r>
      <w:r w:rsidR="004474F5">
        <w:rPr>
          <w:szCs w:val="24"/>
          <w:lang w:val="en-CA" w:eastAsia="zh-CN"/>
        </w:rPr>
        <w:t xml:space="preserve">.  </w:t>
      </w:r>
      <w:r w:rsidRPr="00724946">
        <w:rPr>
          <w:szCs w:val="24"/>
          <w:lang w:val="en-CA" w:eastAsia="zh-CN"/>
        </w:rPr>
        <w:t>Fixed solute concentrations were assigned to the influent (left) boundary of the domain, and these were set equal to the initial concentrations assigned to the model domain</w:t>
      </w:r>
      <w:r w:rsidR="004474F5">
        <w:rPr>
          <w:szCs w:val="24"/>
          <w:lang w:val="en-CA" w:eastAsia="zh-CN"/>
        </w:rPr>
        <w:t xml:space="preserve">.  </w:t>
      </w:r>
      <w:r w:rsidRPr="00724946">
        <w:rPr>
          <w:szCs w:val="24"/>
          <w:lang w:val="en-CA" w:eastAsia="zh-CN"/>
        </w:rPr>
        <w:t>A free exit solute boundary condition was assigned to the right side of the model domain</w:t>
      </w:r>
      <w:r w:rsidR="004474F5">
        <w:rPr>
          <w:szCs w:val="24"/>
          <w:lang w:val="en-CA" w:eastAsia="zh-CN"/>
        </w:rPr>
        <w:t xml:space="preserve">.  </w:t>
      </w:r>
      <w:r w:rsidRPr="00724946">
        <w:rPr>
          <w:szCs w:val="24"/>
          <w:lang w:val="en-CA" w:eastAsia="zh-CN"/>
        </w:rPr>
        <w:t>The molecular diffusion coefficient and the transverse dispersivity were both set to zero (</w:t>
      </w:r>
      <w:r w:rsidR="005F5019">
        <w:rPr>
          <w:szCs w:val="24"/>
          <w:lang w:val="en-CA" w:eastAsia="zh-CN"/>
        </w:rPr>
        <w:fldChar w:fldCharType="begin"/>
      </w:r>
      <w:r>
        <w:rPr>
          <w:szCs w:val="24"/>
          <w:lang w:val="en-CA" w:eastAsia="zh-CN"/>
        </w:rPr>
        <w:instrText xml:space="preserve"> REF _Ref363737790 \h </w:instrText>
      </w:r>
      <w:r w:rsidR="005F5019">
        <w:rPr>
          <w:szCs w:val="24"/>
          <w:lang w:val="en-CA" w:eastAsia="zh-CN"/>
        </w:rPr>
      </w:r>
      <w:r w:rsidR="005F5019">
        <w:rPr>
          <w:szCs w:val="24"/>
          <w:lang w:val="en-CA" w:eastAsia="zh-CN"/>
        </w:rPr>
        <w:fldChar w:fldCharType="separate"/>
      </w:r>
      <w:r w:rsidR="00B560DA">
        <w:t xml:space="preserve">Table </w:t>
      </w:r>
      <w:r w:rsidR="00B560DA">
        <w:rPr>
          <w:noProof/>
        </w:rPr>
        <w:t>3</w:t>
      </w:r>
      <w:r w:rsidR="00B560DA">
        <w:t>.</w:t>
      </w:r>
      <w:r w:rsidR="00B560DA">
        <w:rPr>
          <w:noProof/>
        </w:rPr>
        <w:t>20</w:t>
      </w:r>
      <w:r w:rsidR="005F5019">
        <w:rPr>
          <w:szCs w:val="24"/>
          <w:lang w:val="en-CA" w:eastAsia="zh-CN"/>
        </w:rPr>
        <w:fldChar w:fldCharType="end"/>
      </w:r>
      <w:r w:rsidRPr="00724946">
        <w:rPr>
          <w:szCs w:val="24"/>
          <w:lang w:val="en-CA" w:eastAsia="zh-CN"/>
        </w:rPr>
        <w:t>)</w:t>
      </w:r>
      <w:r w:rsidR="004474F5">
        <w:rPr>
          <w:szCs w:val="24"/>
          <w:lang w:val="en-CA" w:eastAsia="zh-CN"/>
        </w:rPr>
        <w:t xml:space="preserve">.  </w:t>
      </w:r>
      <w:r w:rsidRPr="00724946">
        <w:rPr>
          <w:szCs w:val="24"/>
          <w:lang w:val="en-CA" w:eastAsia="zh-CN"/>
        </w:rPr>
        <w:t>Given these values, no mechanism was present to cause the vertical spreading of solutes, except for potential numerical errors</w:t>
      </w:r>
      <w:r w:rsidR="004474F5">
        <w:rPr>
          <w:szCs w:val="24"/>
          <w:lang w:val="en-CA" w:eastAsia="zh-CN"/>
        </w:rPr>
        <w:t xml:space="preserve">.  </w:t>
      </w:r>
      <w:r w:rsidRPr="00724946">
        <w:rPr>
          <w:szCs w:val="24"/>
          <w:lang w:val="en-CA" w:eastAsia="zh-CN"/>
        </w:rPr>
        <w:t>The simulation was run for a total</w:t>
      </w:r>
      <w:r w:rsidR="00875CEB">
        <w:rPr>
          <w:rFonts w:hint="eastAsia"/>
          <w:szCs w:val="24"/>
          <w:lang w:val="en-CA" w:eastAsia="zh-CN"/>
        </w:rPr>
        <w:t xml:space="preserve"> </w:t>
      </w:r>
      <w:r w:rsidRPr="00724946">
        <w:rPr>
          <w:szCs w:val="24"/>
          <w:lang w:val="en-CA" w:eastAsia="zh-CN"/>
        </w:rPr>
        <w:t>of 4000 days.</w:t>
      </w:r>
    </w:p>
    <w:p w14:paraId="3C18F0EF" w14:textId="77777777" w:rsidR="008D7C88" w:rsidRDefault="008D7C88" w:rsidP="00200807">
      <w:pPr>
        <w:rPr>
          <w:szCs w:val="24"/>
          <w:lang w:val="en-CA" w:eastAsia="zh-CN"/>
        </w:rPr>
      </w:pPr>
    </w:p>
    <w:p w14:paraId="2F3E1EE1" w14:textId="463FFC5A" w:rsidR="00200807" w:rsidRDefault="00200807" w:rsidP="00200807">
      <w:pPr>
        <w:pStyle w:val="Caption"/>
        <w:keepNext/>
        <w:rPr>
          <w:lang w:eastAsia="zh-CN"/>
        </w:rPr>
      </w:pPr>
      <w:bookmarkStart w:id="875" w:name="_Ref363737790"/>
      <w:bookmarkStart w:id="876" w:name="_Toc520374961"/>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20</w:t>
      </w:r>
      <w:r w:rsidR="00FE1AD3">
        <w:fldChar w:fldCharType="end"/>
      </w:r>
      <w:bookmarkEnd w:id="875"/>
      <w:r w:rsidR="004C28A7">
        <w:t xml:space="preserve">: </w:t>
      </w:r>
      <w:r w:rsidRPr="00724946">
        <w:rPr>
          <w:lang w:eastAsia="zh-CN"/>
        </w:rPr>
        <w:t>Parameters for Hydrodynamic Box Problem</w:t>
      </w:r>
      <w:r>
        <w:rPr>
          <w:rFonts w:cs="Arial" w:hint="eastAsia"/>
          <w:szCs w:val="22"/>
          <w:lang w:eastAsia="zh-CN"/>
        </w:rPr>
        <w:t xml:space="preserve"> </w:t>
      </w:r>
      <w:r w:rsidR="008236DA">
        <w:rPr>
          <w:rFonts w:cs="Arial" w:hint="eastAsia"/>
          <w:szCs w:val="22"/>
          <w:lang w:eastAsia="zh-CN"/>
        </w:rPr>
        <w:t>(Bea et al., 2011)</w:t>
      </w:r>
      <w:bookmarkEnd w:id="876"/>
    </w:p>
    <w:tbl>
      <w:tblPr>
        <w:tblW w:w="5000" w:type="pct"/>
        <w:jc w:val="center"/>
        <w:tblLook w:val="04A0" w:firstRow="1" w:lastRow="0" w:firstColumn="1" w:lastColumn="0" w:noHBand="0" w:noVBand="1"/>
      </w:tblPr>
      <w:tblGrid>
        <w:gridCol w:w="4421"/>
        <w:gridCol w:w="1358"/>
        <w:gridCol w:w="1714"/>
        <w:gridCol w:w="1147"/>
      </w:tblGrid>
      <w:tr w:rsidR="00200807" w:rsidRPr="00724946" w14:paraId="33537178" w14:textId="77777777" w:rsidTr="00F67966">
        <w:trPr>
          <w:jc w:val="center"/>
        </w:trPr>
        <w:tc>
          <w:tcPr>
            <w:tcW w:w="2558" w:type="pct"/>
            <w:tcBorders>
              <w:top w:val="single" w:sz="4" w:space="0" w:color="auto"/>
              <w:bottom w:val="single" w:sz="4" w:space="0" w:color="auto"/>
            </w:tcBorders>
            <w:shd w:val="clear" w:color="auto" w:fill="D9D9D9" w:themeFill="background1" w:themeFillShade="D9"/>
          </w:tcPr>
          <w:p w14:paraId="7D335C9A" w14:textId="77777777" w:rsidR="00200807" w:rsidRPr="00724946" w:rsidRDefault="00200807" w:rsidP="00875CEB">
            <w:pPr>
              <w:pStyle w:val="PlainText"/>
              <w:spacing w:before="0" w:after="0"/>
              <w:jc w:val="center"/>
              <w:rPr>
                <w:rFonts w:ascii="Times New Roman" w:hAnsi="Times New Roman"/>
                <w:b/>
                <w:sz w:val="24"/>
                <w:szCs w:val="24"/>
              </w:rPr>
            </w:pPr>
            <w:r w:rsidRPr="00724946">
              <w:rPr>
                <w:rFonts w:ascii="Times New Roman" w:hAnsi="Times New Roman"/>
                <w:b/>
                <w:sz w:val="24"/>
                <w:szCs w:val="24"/>
              </w:rPr>
              <w:t>Parameter</w:t>
            </w:r>
          </w:p>
        </w:tc>
        <w:tc>
          <w:tcPr>
            <w:tcW w:w="786" w:type="pct"/>
            <w:tcBorders>
              <w:top w:val="single" w:sz="4" w:space="0" w:color="auto"/>
              <w:bottom w:val="single" w:sz="4" w:space="0" w:color="auto"/>
            </w:tcBorders>
            <w:shd w:val="clear" w:color="auto" w:fill="D9D9D9" w:themeFill="background1" w:themeFillShade="D9"/>
          </w:tcPr>
          <w:p w14:paraId="367468FF" w14:textId="77777777" w:rsidR="00200807" w:rsidRPr="00724946" w:rsidRDefault="00200807" w:rsidP="00875CEB">
            <w:pPr>
              <w:pStyle w:val="PlainText"/>
              <w:spacing w:before="0" w:after="0"/>
              <w:jc w:val="center"/>
              <w:rPr>
                <w:rFonts w:ascii="Times New Roman" w:hAnsi="Times New Roman"/>
                <w:b/>
                <w:sz w:val="24"/>
                <w:szCs w:val="24"/>
              </w:rPr>
            </w:pPr>
            <w:r w:rsidRPr="00724946">
              <w:rPr>
                <w:rFonts w:ascii="Times New Roman" w:hAnsi="Times New Roman"/>
                <w:b/>
                <w:sz w:val="24"/>
                <w:szCs w:val="24"/>
              </w:rPr>
              <w:t>Symbol</w:t>
            </w:r>
          </w:p>
        </w:tc>
        <w:tc>
          <w:tcPr>
            <w:tcW w:w="992" w:type="pct"/>
            <w:tcBorders>
              <w:top w:val="single" w:sz="4" w:space="0" w:color="auto"/>
              <w:bottom w:val="single" w:sz="4" w:space="0" w:color="auto"/>
            </w:tcBorders>
            <w:shd w:val="clear" w:color="auto" w:fill="D9D9D9" w:themeFill="background1" w:themeFillShade="D9"/>
          </w:tcPr>
          <w:p w14:paraId="2AECCB97" w14:textId="77777777" w:rsidR="00200807" w:rsidRPr="00724946" w:rsidRDefault="00200807" w:rsidP="00875CEB">
            <w:pPr>
              <w:pStyle w:val="PlainText"/>
              <w:spacing w:before="0" w:after="0"/>
              <w:jc w:val="center"/>
              <w:rPr>
                <w:rFonts w:ascii="Times New Roman" w:hAnsi="Times New Roman"/>
                <w:b/>
                <w:sz w:val="24"/>
                <w:szCs w:val="24"/>
              </w:rPr>
            </w:pPr>
            <w:r w:rsidRPr="00724946">
              <w:rPr>
                <w:rFonts w:ascii="Times New Roman" w:hAnsi="Times New Roman"/>
                <w:b/>
                <w:sz w:val="24"/>
                <w:szCs w:val="24"/>
              </w:rPr>
              <w:t>Value</w:t>
            </w:r>
          </w:p>
        </w:tc>
        <w:tc>
          <w:tcPr>
            <w:tcW w:w="664" w:type="pct"/>
            <w:tcBorders>
              <w:top w:val="single" w:sz="4" w:space="0" w:color="auto"/>
              <w:bottom w:val="single" w:sz="4" w:space="0" w:color="auto"/>
            </w:tcBorders>
            <w:shd w:val="clear" w:color="auto" w:fill="D9D9D9" w:themeFill="background1" w:themeFillShade="D9"/>
          </w:tcPr>
          <w:p w14:paraId="594B283C" w14:textId="77777777" w:rsidR="00200807" w:rsidRPr="00724946" w:rsidRDefault="00200807" w:rsidP="00875CEB">
            <w:pPr>
              <w:pStyle w:val="PlainText"/>
              <w:spacing w:before="0" w:after="0"/>
              <w:jc w:val="center"/>
              <w:rPr>
                <w:rFonts w:ascii="Times New Roman" w:hAnsi="Times New Roman"/>
                <w:b/>
                <w:sz w:val="24"/>
                <w:szCs w:val="24"/>
              </w:rPr>
            </w:pPr>
            <w:r w:rsidRPr="00724946">
              <w:rPr>
                <w:rFonts w:ascii="Times New Roman" w:hAnsi="Times New Roman"/>
                <w:b/>
                <w:sz w:val="24"/>
                <w:szCs w:val="24"/>
              </w:rPr>
              <w:t>Units</w:t>
            </w:r>
          </w:p>
        </w:tc>
      </w:tr>
      <w:tr w:rsidR="00200807" w:rsidRPr="00724946" w14:paraId="4EA366A4" w14:textId="77777777" w:rsidTr="00F67966">
        <w:trPr>
          <w:jc w:val="center"/>
        </w:trPr>
        <w:tc>
          <w:tcPr>
            <w:tcW w:w="2558" w:type="pct"/>
            <w:tcBorders>
              <w:top w:val="single" w:sz="4" w:space="0" w:color="auto"/>
            </w:tcBorders>
          </w:tcPr>
          <w:p w14:paraId="2334E31C"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Hydraulic conductivity</w:t>
            </w:r>
          </w:p>
        </w:tc>
        <w:tc>
          <w:tcPr>
            <w:tcW w:w="786" w:type="pct"/>
            <w:tcBorders>
              <w:top w:val="single" w:sz="4" w:space="0" w:color="auto"/>
            </w:tcBorders>
          </w:tcPr>
          <w:p w14:paraId="3EF96CD5"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K</w:t>
            </w:r>
          </w:p>
        </w:tc>
        <w:tc>
          <w:tcPr>
            <w:tcW w:w="992" w:type="pct"/>
            <w:tcBorders>
              <w:top w:val="single" w:sz="4" w:space="0" w:color="auto"/>
            </w:tcBorders>
          </w:tcPr>
          <w:p w14:paraId="01D1020C"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1.16</w:t>
            </w:r>
            <w:r>
              <w:rPr>
                <w:rFonts w:ascii="Times New Roman" w:hAnsi="Times New Roman"/>
                <w:sz w:val="24"/>
                <w:szCs w:val="24"/>
              </w:rPr>
              <w:t>×10</w:t>
            </w:r>
            <w:r w:rsidRPr="00724946">
              <w:rPr>
                <w:rFonts w:ascii="Times New Roman" w:hAnsi="Times New Roman"/>
                <w:sz w:val="24"/>
                <w:szCs w:val="24"/>
                <w:vertAlign w:val="superscript"/>
              </w:rPr>
              <w:t>-3</w:t>
            </w:r>
          </w:p>
        </w:tc>
        <w:tc>
          <w:tcPr>
            <w:tcW w:w="664" w:type="pct"/>
            <w:tcBorders>
              <w:top w:val="single" w:sz="4" w:space="0" w:color="auto"/>
            </w:tcBorders>
          </w:tcPr>
          <w:p w14:paraId="4A483198"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 s</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200807" w:rsidRPr="00724946" w14:paraId="2E4AC468" w14:textId="77777777" w:rsidTr="00F67966">
        <w:trPr>
          <w:jc w:val="center"/>
        </w:trPr>
        <w:tc>
          <w:tcPr>
            <w:tcW w:w="2558" w:type="pct"/>
          </w:tcPr>
          <w:p w14:paraId="6DA58AED"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Porosity</w:t>
            </w:r>
          </w:p>
        </w:tc>
        <w:tc>
          <w:tcPr>
            <w:tcW w:w="786" w:type="pct"/>
          </w:tcPr>
          <w:p w14:paraId="02CF8EC7"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Cambria Math" w:hAnsi="Cambria Math"/>
                <w:i/>
                <w:sz w:val="24"/>
                <w:szCs w:val="24"/>
              </w:rPr>
              <w:t>𝜙</w:t>
            </w:r>
          </w:p>
        </w:tc>
        <w:tc>
          <w:tcPr>
            <w:tcW w:w="992" w:type="pct"/>
          </w:tcPr>
          <w:p w14:paraId="6FA51253"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0.01</w:t>
            </w:r>
          </w:p>
        </w:tc>
        <w:tc>
          <w:tcPr>
            <w:tcW w:w="664" w:type="pct"/>
          </w:tcPr>
          <w:p w14:paraId="2ABCF68A"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200807" w:rsidRPr="00724946" w14:paraId="0EDEA271" w14:textId="77777777" w:rsidTr="00F67966">
        <w:trPr>
          <w:jc w:val="center"/>
        </w:trPr>
        <w:tc>
          <w:tcPr>
            <w:tcW w:w="2558" w:type="pct"/>
          </w:tcPr>
          <w:p w14:paraId="055D8D12"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Specific storage</w:t>
            </w:r>
          </w:p>
        </w:tc>
        <w:tc>
          <w:tcPr>
            <w:tcW w:w="786" w:type="pct"/>
          </w:tcPr>
          <w:p w14:paraId="70F9A35C"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S</w:t>
            </w:r>
            <w:r w:rsidRPr="00A92D2C">
              <w:rPr>
                <w:rFonts w:ascii="Times New Roman" w:hAnsi="Times New Roman"/>
                <w:i/>
                <w:sz w:val="24"/>
                <w:szCs w:val="24"/>
                <w:vertAlign w:val="subscript"/>
              </w:rPr>
              <w:t>s</w:t>
            </w:r>
          </w:p>
        </w:tc>
        <w:tc>
          <w:tcPr>
            <w:tcW w:w="992" w:type="pct"/>
          </w:tcPr>
          <w:p w14:paraId="33FCE6A0"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0.0</w:t>
            </w:r>
          </w:p>
        </w:tc>
        <w:tc>
          <w:tcPr>
            <w:tcW w:w="664" w:type="pct"/>
          </w:tcPr>
          <w:p w14:paraId="082858AD"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200807" w:rsidRPr="00724946" w14:paraId="62A33636" w14:textId="77777777" w:rsidTr="00F67966">
        <w:trPr>
          <w:jc w:val="center"/>
        </w:trPr>
        <w:tc>
          <w:tcPr>
            <w:tcW w:w="2558" w:type="pct"/>
          </w:tcPr>
          <w:p w14:paraId="0E0A885E"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Longitudinal dispersivity</w:t>
            </w:r>
          </w:p>
        </w:tc>
        <w:tc>
          <w:tcPr>
            <w:tcW w:w="786" w:type="pct"/>
          </w:tcPr>
          <w:p w14:paraId="451E4448"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α</w:t>
            </w:r>
            <w:r w:rsidR="00FC592A">
              <w:rPr>
                <w:rFonts w:ascii="Times New Roman" w:hAnsi="Times New Roman"/>
                <w:i/>
                <w:sz w:val="24"/>
                <w:szCs w:val="24"/>
                <w:vertAlign w:val="subscript"/>
              </w:rPr>
              <w:t>l</w:t>
            </w:r>
          </w:p>
        </w:tc>
        <w:tc>
          <w:tcPr>
            <w:tcW w:w="992" w:type="pct"/>
          </w:tcPr>
          <w:p w14:paraId="352E5898"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100.0</w:t>
            </w:r>
          </w:p>
        </w:tc>
        <w:tc>
          <w:tcPr>
            <w:tcW w:w="664" w:type="pct"/>
          </w:tcPr>
          <w:p w14:paraId="4E09A246"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Pr>
                <w:rFonts w:ascii="Times New Roman" w:eastAsiaTheme="minorEastAsia" w:hAnsi="Times New Roman" w:hint="eastAsia"/>
                <w:sz w:val="24"/>
                <w:szCs w:val="24"/>
                <w:lang w:eastAsia="zh-CN"/>
              </w:rPr>
              <w:t>]</w:t>
            </w:r>
          </w:p>
        </w:tc>
      </w:tr>
      <w:tr w:rsidR="00200807" w:rsidRPr="00724946" w14:paraId="32E27DC9" w14:textId="77777777" w:rsidTr="00F67966">
        <w:trPr>
          <w:jc w:val="center"/>
        </w:trPr>
        <w:tc>
          <w:tcPr>
            <w:tcW w:w="2558" w:type="pct"/>
          </w:tcPr>
          <w:p w14:paraId="2A63AD34"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Transverse dispersivity</w:t>
            </w:r>
          </w:p>
        </w:tc>
        <w:tc>
          <w:tcPr>
            <w:tcW w:w="786" w:type="pct"/>
          </w:tcPr>
          <w:p w14:paraId="4CF879D5"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α</w:t>
            </w:r>
            <w:r w:rsidR="00FC592A">
              <w:rPr>
                <w:rFonts w:ascii="Times New Roman" w:hAnsi="Times New Roman"/>
                <w:i/>
                <w:sz w:val="24"/>
                <w:szCs w:val="24"/>
                <w:vertAlign w:val="subscript"/>
              </w:rPr>
              <w:t>t</w:t>
            </w:r>
          </w:p>
        </w:tc>
        <w:tc>
          <w:tcPr>
            <w:tcW w:w="992" w:type="pct"/>
          </w:tcPr>
          <w:p w14:paraId="7366C754"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0.0</w:t>
            </w:r>
          </w:p>
        </w:tc>
        <w:tc>
          <w:tcPr>
            <w:tcW w:w="664" w:type="pct"/>
          </w:tcPr>
          <w:p w14:paraId="48F9D162"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Pr>
                <w:rFonts w:ascii="Times New Roman" w:eastAsiaTheme="minorEastAsia" w:hAnsi="Times New Roman" w:hint="eastAsia"/>
                <w:sz w:val="24"/>
                <w:szCs w:val="24"/>
                <w:lang w:eastAsia="zh-CN"/>
              </w:rPr>
              <w:t>]</w:t>
            </w:r>
          </w:p>
        </w:tc>
      </w:tr>
      <w:tr w:rsidR="00200807" w:rsidRPr="00724946" w14:paraId="30F23486" w14:textId="77777777" w:rsidTr="00F67966">
        <w:trPr>
          <w:jc w:val="center"/>
        </w:trPr>
        <w:tc>
          <w:tcPr>
            <w:tcW w:w="2558" w:type="pct"/>
          </w:tcPr>
          <w:p w14:paraId="3600520D"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Molecular diffusion coefficient</w:t>
            </w:r>
          </w:p>
        </w:tc>
        <w:tc>
          <w:tcPr>
            <w:tcW w:w="786" w:type="pct"/>
          </w:tcPr>
          <w:p w14:paraId="455881E2" w14:textId="77777777" w:rsidR="00200807" w:rsidRPr="00A92D2C" w:rsidRDefault="00200807" w:rsidP="00875CEB">
            <w:pPr>
              <w:pStyle w:val="PlainText"/>
              <w:spacing w:before="0" w:after="0"/>
              <w:jc w:val="center"/>
              <w:rPr>
                <w:rFonts w:ascii="Times New Roman" w:eastAsiaTheme="minorEastAsia" w:hAnsi="Times New Roman"/>
                <w:i/>
                <w:sz w:val="24"/>
                <w:szCs w:val="24"/>
                <w:lang w:eastAsia="zh-CN"/>
              </w:rPr>
            </w:pPr>
            <w:r w:rsidRPr="00A92D2C">
              <w:rPr>
                <w:rFonts w:ascii="Times New Roman" w:hAnsi="Times New Roman"/>
                <w:i/>
                <w:sz w:val="24"/>
                <w:szCs w:val="24"/>
              </w:rPr>
              <w:t>D</w:t>
            </w:r>
            <w:r w:rsidRPr="00A92D2C">
              <w:rPr>
                <w:rFonts w:ascii="Times New Roman" w:eastAsiaTheme="minorEastAsia" w:hAnsi="Times New Roman" w:hint="eastAsia"/>
                <w:i/>
                <w:sz w:val="24"/>
                <w:szCs w:val="24"/>
                <w:vertAlign w:val="subscript"/>
                <w:lang w:eastAsia="zh-CN"/>
              </w:rPr>
              <w:t>0</w:t>
            </w:r>
          </w:p>
        </w:tc>
        <w:tc>
          <w:tcPr>
            <w:tcW w:w="992" w:type="pct"/>
          </w:tcPr>
          <w:p w14:paraId="6F7B87AD"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0.0</w:t>
            </w:r>
          </w:p>
        </w:tc>
        <w:tc>
          <w:tcPr>
            <w:tcW w:w="664" w:type="pct"/>
          </w:tcPr>
          <w:p w14:paraId="7110EA1C"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m</w:t>
            </w:r>
            <w:r w:rsidRPr="00724946">
              <w:rPr>
                <w:rFonts w:ascii="Times New Roman" w:hAnsi="Times New Roman"/>
                <w:sz w:val="24"/>
                <w:szCs w:val="24"/>
                <w:vertAlign w:val="superscript"/>
              </w:rPr>
              <w:t xml:space="preserve">2 </w:t>
            </w:r>
            <w:r w:rsidRPr="00724946">
              <w:rPr>
                <w:rFonts w:ascii="Times New Roman" w:hAnsi="Times New Roman"/>
                <w:sz w:val="24"/>
                <w:szCs w:val="24"/>
              </w:rPr>
              <w:t>s</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r w:rsidR="00200807" w:rsidRPr="00724946" w14:paraId="1CBA4F10" w14:textId="77777777" w:rsidTr="00F67966">
        <w:trPr>
          <w:jc w:val="center"/>
        </w:trPr>
        <w:tc>
          <w:tcPr>
            <w:tcW w:w="2558" w:type="pct"/>
          </w:tcPr>
          <w:p w14:paraId="56D5D85D"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Saltwater density</w:t>
            </w:r>
          </w:p>
        </w:tc>
        <w:tc>
          <w:tcPr>
            <w:tcW w:w="786" w:type="pct"/>
          </w:tcPr>
          <w:p w14:paraId="64DA3FE6"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s</w:t>
            </w:r>
          </w:p>
        </w:tc>
        <w:tc>
          <w:tcPr>
            <w:tcW w:w="992" w:type="pct"/>
          </w:tcPr>
          <w:p w14:paraId="23D24BC6"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1025</w:t>
            </w:r>
          </w:p>
        </w:tc>
        <w:tc>
          <w:tcPr>
            <w:tcW w:w="664" w:type="pct"/>
          </w:tcPr>
          <w:p w14:paraId="55B1B003"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kg m</w:t>
            </w:r>
            <w:r w:rsidRPr="0072494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200807" w:rsidRPr="00724946" w14:paraId="02F464B4" w14:textId="77777777" w:rsidTr="00F67966">
        <w:trPr>
          <w:jc w:val="center"/>
        </w:trPr>
        <w:tc>
          <w:tcPr>
            <w:tcW w:w="2558" w:type="pct"/>
          </w:tcPr>
          <w:p w14:paraId="3277E8D6"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Freshwater density</w:t>
            </w:r>
          </w:p>
        </w:tc>
        <w:tc>
          <w:tcPr>
            <w:tcW w:w="786" w:type="pct"/>
          </w:tcPr>
          <w:p w14:paraId="3D2C3348"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0</w:t>
            </w:r>
          </w:p>
        </w:tc>
        <w:tc>
          <w:tcPr>
            <w:tcW w:w="992" w:type="pct"/>
          </w:tcPr>
          <w:p w14:paraId="63B82D51"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1000</w:t>
            </w:r>
          </w:p>
        </w:tc>
        <w:tc>
          <w:tcPr>
            <w:tcW w:w="664" w:type="pct"/>
          </w:tcPr>
          <w:p w14:paraId="2BAF664D"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kg m</w:t>
            </w:r>
            <w:r w:rsidRPr="00724946">
              <w:rPr>
                <w:rFonts w:ascii="Times New Roman" w:hAnsi="Times New Roman"/>
                <w:sz w:val="24"/>
                <w:szCs w:val="24"/>
                <w:vertAlign w:val="superscript"/>
              </w:rPr>
              <w:t>-3</w:t>
            </w:r>
            <w:r>
              <w:rPr>
                <w:rFonts w:ascii="Times New Roman" w:eastAsiaTheme="minorEastAsia" w:hAnsi="Times New Roman" w:hint="eastAsia"/>
                <w:sz w:val="24"/>
                <w:szCs w:val="24"/>
                <w:lang w:eastAsia="zh-CN"/>
              </w:rPr>
              <w:t>]</w:t>
            </w:r>
          </w:p>
        </w:tc>
      </w:tr>
      <w:tr w:rsidR="00200807" w:rsidRPr="00724946" w14:paraId="776DBC43" w14:textId="77777777" w:rsidTr="00F67966">
        <w:trPr>
          <w:jc w:val="center"/>
        </w:trPr>
        <w:tc>
          <w:tcPr>
            <w:tcW w:w="2558" w:type="pct"/>
          </w:tcPr>
          <w:p w14:paraId="74C800DD"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Maximum density ratio</w:t>
            </w:r>
          </w:p>
        </w:tc>
        <w:tc>
          <w:tcPr>
            <w:tcW w:w="786" w:type="pct"/>
          </w:tcPr>
          <w:p w14:paraId="37D61653"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ρ</w:t>
            </w:r>
            <w:r w:rsidRPr="00A92D2C">
              <w:rPr>
                <w:rFonts w:ascii="Times New Roman" w:hAnsi="Times New Roman"/>
                <w:i/>
                <w:sz w:val="24"/>
                <w:szCs w:val="24"/>
                <w:vertAlign w:val="subscript"/>
              </w:rPr>
              <w:t>max</w:t>
            </w:r>
          </w:p>
        </w:tc>
        <w:tc>
          <w:tcPr>
            <w:tcW w:w="992" w:type="pct"/>
          </w:tcPr>
          <w:p w14:paraId="2B233842"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1.025</w:t>
            </w:r>
          </w:p>
        </w:tc>
        <w:tc>
          <w:tcPr>
            <w:tcW w:w="664" w:type="pct"/>
          </w:tcPr>
          <w:p w14:paraId="0132081C"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200807" w:rsidRPr="00724946" w14:paraId="5D18DC9D" w14:textId="77777777" w:rsidTr="00F67966">
        <w:trPr>
          <w:jc w:val="center"/>
        </w:trPr>
        <w:tc>
          <w:tcPr>
            <w:tcW w:w="2558" w:type="pct"/>
          </w:tcPr>
          <w:p w14:paraId="47DC48FB"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Coefficient of density variation</w:t>
            </w:r>
          </w:p>
        </w:tc>
        <w:tc>
          <w:tcPr>
            <w:tcW w:w="786" w:type="pct"/>
          </w:tcPr>
          <w:p w14:paraId="68E8A71D"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∂ρ/∂c</w:t>
            </w:r>
          </w:p>
        </w:tc>
        <w:tc>
          <w:tcPr>
            <w:tcW w:w="992" w:type="pct"/>
          </w:tcPr>
          <w:p w14:paraId="405FECE2"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0.71</w:t>
            </w:r>
          </w:p>
        </w:tc>
        <w:tc>
          <w:tcPr>
            <w:tcW w:w="664" w:type="pct"/>
          </w:tcPr>
          <w:p w14:paraId="3B0F82C7"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w:t>
            </w:r>
            <w:r>
              <w:rPr>
                <w:rFonts w:ascii="Times New Roman" w:eastAsiaTheme="minorEastAsia" w:hAnsi="Times New Roman" w:hint="eastAsia"/>
                <w:sz w:val="24"/>
                <w:szCs w:val="24"/>
                <w:lang w:eastAsia="zh-CN"/>
              </w:rPr>
              <w:t>]</w:t>
            </w:r>
          </w:p>
        </w:tc>
      </w:tr>
      <w:tr w:rsidR="00200807" w:rsidRPr="00724946" w14:paraId="78CDA93B" w14:textId="77777777" w:rsidTr="00F67966">
        <w:trPr>
          <w:jc w:val="center"/>
        </w:trPr>
        <w:tc>
          <w:tcPr>
            <w:tcW w:w="2558" w:type="pct"/>
            <w:tcBorders>
              <w:bottom w:val="single" w:sz="4" w:space="0" w:color="auto"/>
            </w:tcBorders>
          </w:tcPr>
          <w:p w14:paraId="1DD46873" w14:textId="77777777" w:rsidR="00200807" w:rsidRPr="00724946" w:rsidRDefault="00200807" w:rsidP="00875CEB">
            <w:pPr>
              <w:pStyle w:val="PlainText"/>
              <w:spacing w:before="0" w:after="0"/>
              <w:rPr>
                <w:rFonts w:ascii="Times New Roman" w:hAnsi="Times New Roman"/>
                <w:sz w:val="24"/>
                <w:szCs w:val="24"/>
              </w:rPr>
            </w:pPr>
            <w:r w:rsidRPr="00724946">
              <w:rPr>
                <w:rFonts w:ascii="Times New Roman" w:hAnsi="Times New Roman"/>
                <w:sz w:val="24"/>
                <w:szCs w:val="24"/>
              </w:rPr>
              <w:t>Saltwater concentration</w:t>
            </w:r>
          </w:p>
        </w:tc>
        <w:tc>
          <w:tcPr>
            <w:tcW w:w="786" w:type="pct"/>
            <w:tcBorders>
              <w:bottom w:val="single" w:sz="4" w:space="0" w:color="auto"/>
            </w:tcBorders>
          </w:tcPr>
          <w:p w14:paraId="78B7CF74" w14:textId="77777777" w:rsidR="00200807" w:rsidRPr="00A92D2C" w:rsidRDefault="00200807" w:rsidP="00875CEB">
            <w:pPr>
              <w:pStyle w:val="PlainText"/>
              <w:spacing w:before="0" w:after="0"/>
              <w:jc w:val="center"/>
              <w:rPr>
                <w:rFonts w:ascii="Times New Roman" w:hAnsi="Times New Roman"/>
                <w:i/>
                <w:sz w:val="24"/>
                <w:szCs w:val="24"/>
              </w:rPr>
            </w:pPr>
            <w:r w:rsidRPr="00A92D2C">
              <w:rPr>
                <w:rFonts w:ascii="Times New Roman" w:hAnsi="Times New Roman"/>
                <w:i/>
                <w:sz w:val="24"/>
                <w:szCs w:val="24"/>
              </w:rPr>
              <w:t>C</w:t>
            </w:r>
            <w:r w:rsidRPr="00A92D2C">
              <w:rPr>
                <w:rFonts w:ascii="Times New Roman" w:hAnsi="Times New Roman"/>
                <w:i/>
                <w:sz w:val="24"/>
                <w:szCs w:val="24"/>
                <w:vertAlign w:val="subscript"/>
              </w:rPr>
              <w:t>s</w:t>
            </w:r>
          </w:p>
        </w:tc>
        <w:tc>
          <w:tcPr>
            <w:tcW w:w="992" w:type="pct"/>
            <w:tcBorders>
              <w:bottom w:val="single" w:sz="4" w:space="0" w:color="auto"/>
            </w:tcBorders>
          </w:tcPr>
          <w:p w14:paraId="3E9E8083" w14:textId="77777777" w:rsidR="00200807" w:rsidRPr="00724946" w:rsidRDefault="00200807" w:rsidP="00875CEB">
            <w:pPr>
              <w:pStyle w:val="PlainText"/>
              <w:spacing w:before="0" w:after="0"/>
              <w:jc w:val="center"/>
              <w:rPr>
                <w:rFonts w:ascii="Times New Roman" w:hAnsi="Times New Roman"/>
                <w:sz w:val="24"/>
                <w:szCs w:val="24"/>
              </w:rPr>
            </w:pPr>
            <w:r w:rsidRPr="00724946">
              <w:rPr>
                <w:rFonts w:ascii="Times New Roman" w:hAnsi="Times New Roman"/>
                <w:sz w:val="24"/>
                <w:szCs w:val="24"/>
              </w:rPr>
              <w:t>35</w:t>
            </w:r>
          </w:p>
        </w:tc>
        <w:tc>
          <w:tcPr>
            <w:tcW w:w="664" w:type="pct"/>
            <w:tcBorders>
              <w:bottom w:val="single" w:sz="4" w:space="0" w:color="auto"/>
            </w:tcBorders>
          </w:tcPr>
          <w:p w14:paraId="61B506AB" w14:textId="77777777" w:rsidR="00200807" w:rsidRPr="00724946" w:rsidRDefault="00200807" w:rsidP="00875CEB">
            <w:pPr>
              <w:pStyle w:val="PlainText"/>
              <w:spacing w:before="0" w:after="0"/>
              <w:jc w:val="center"/>
              <w:rPr>
                <w:rFonts w:ascii="Times New Roman" w:hAnsi="Times New Roman"/>
                <w:sz w:val="24"/>
                <w:szCs w:val="24"/>
              </w:rPr>
            </w:pPr>
            <w:r>
              <w:rPr>
                <w:rFonts w:ascii="Times New Roman" w:eastAsiaTheme="minorEastAsia" w:hAnsi="Times New Roman" w:hint="eastAsia"/>
                <w:sz w:val="24"/>
                <w:szCs w:val="24"/>
                <w:lang w:eastAsia="zh-CN"/>
              </w:rPr>
              <w:t>[</w:t>
            </w:r>
            <w:r w:rsidRPr="00724946">
              <w:rPr>
                <w:rFonts w:ascii="Times New Roman" w:hAnsi="Times New Roman"/>
                <w:sz w:val="24"/>
                <w:szCs w:val="24"/>
              </w:rPr>
              <w:t>g l</w:t>
            </w:r>
            <w:r w:rsidRPr="00724946">
              <w:rPr>
                <w:rFonts w:ascii="Times New Roman" w:hAnsi="Times New Roman"/>
                <w:sz w:val="24"/>
                <w:szCs w:val="24"/>
                <w:vertAlign w:val="superscript"/>
              </w:rPr>
              <w:t>-1</w:t>
            </w:r>
            <w:r>
              <w:rPr>
                <w:rFonts w:ascii="Times New Roman" w:eastAsiaTheme="minorEastAsia" w:hAnsi="Times New Roman" w:hint="eastAsia"/>
                <w:sz w:val="24"/>
                <w:szCs w:val="24"/>
                <w:lang w:eastAsia="zh-CN"/>
              </w:rPr>
              <w:t>]</w:t>
            </w:r>
          </w:p>
        </w:tc>
      </w:tr>
    </w:tbl>
    <w:p w14:paraId="04E237D8" w14:textId="77777777" w:rsidR="00200807" w:rsidRDefault="00200807" w:rsidP="00107124">
      <w:pPr>
        <w:pStyle w:val="Simpleline"/>
        <w:rPr>
          <w:lang w:eastAsia="zh-CN"/>
        </w:rPr>
      </w:pPr>
    </w:p>
    <w:p w14:paraId="23DFC862" w14:textId="77777777" w:rsidR="008D7C88" w:rsidRDefault="008D7C88" w:rsidP="00107124">
      <w:pPr>
        <w:pStyle w:val="Simpleline"/>
        <w:rPr>
          <w:lang w:eastAsia="zh-CN"/>
        </w:rPr>
      </w:pPr>
    </w:p>
    <w:p w14:paraId="7EFB6EC2" w14:textId="1F7858FD" w:rsidR="00E44490" w:rsidRPr="00ED3698" w:rsidRDefault="00E44490" w:rsidP="00E44490">
      <w:pPr>
        <w:pStyle w:val="Heading4"/>
      </w:pPr>
      <w:bookmarkStart w:id="877" w:name="_Toc520374702"/>
      <w:r>
        <w:t>Results</w:t>
      </w:r>
      <w:bookmarkEnd w:id="877"/>
    </w:p>
    <w:p w14:paraId="7585133C" w14:textId="7F1CB160" w:rsidR="00200807" w:rsidRPr="00724946" w:rsidRDefault="00200807" w:rsidP="00200807">
      <w:pPr>
        <w:pStyle w:val="PlainText"/>
        <w:jc w:val="both"/>
        <w:rPr>
          <w:rFonts w:ascii="Times New Roman" w:eastAsiaTheme="minorEastAsia" w:hAnsi="Times New Roman"/>
          <w:sz w:val="24"/>
          <w:szCs w:val="24"/>
          <w:lang w:eastAsia="zh-CN"/>
        </w:rPr>
      </w:pPr>
      <w:r w:rsidRPr="00724946">
        <w:rPr>
          <w:rFonts w:ascii="Times New Roman" w:eastAsiaTheme="minorEastAsia" w:hAnsi="Times New Roman"/>
          <w:sz w:val="24"/>
          <w:szCs w:val="24"/>
          <w:lang w:eastAsia="zh-CN"/>
        </w:rPr>
        <w:t xml:space="preserve">As </w:t>
      </w:r>
      <w:r w:rsidR="009C4449">
        <w:fldChar w:fldCharType="begin"/>
      </w:r>
      <w:r w:rsidR="009C4449">
        <w:instrText xml:space="preserve"> REF _Ref363737651 \h  \* MERGEFORMAT </w:instrText>
      </w:r>
      <w:r w:rsidR="009C4449">
        <w:fldChar w:fldCharType="separate"/>
      </w:r>
      <w:r w:rsidR="00B560DA" w:rsidRPr="00B560DA">
        <w:rPr>
          <w:rFonts w:ascii="Times New Roman" w:hAnsi="Times New Roman"/>
          <w:sz w:val="24"/>
        </w:rPr>
        <w:t>Figure 3.16</w:t>
      </w:r>
      <w:r w:rsidR="009C4449">
        <w:fldChar w:fldCharType="end"/>
      </w:r>
      <w:r>
        <w:rPr>
          <w:rFonts w:ascii="Times New Roman" w:eastAsiaTheme="minorEastAsia" w:hAnsi="Times New Roman" w:hint="eastAsia"/>
          <w:sz w:val="24"/>
          <w:szCs w:val="24"/>
          <w:lang w:eastAsia="zh-CN"/>
        </w:rPr>
        <w:t xml:space="preserve"> </w:t>
      </w:r>
      <w:r w:rsidRPr="00724946">
        <w:rPr>
          <w:rFonts w:ascii="Times New Roman" w:eastAsiaTheme="minorEastAsia" w:hAnsi="Times New Roman"/>
          <w:sz w:val="24"/>
          <w:szCs w:val="24"/>
          <w:lang w:eastAsia="zh-CN"/>
        </w:rPr>
        <w:t>indicates, the solute iso-concentration lines at the conclusion of the 4000 day simulation were identical to those of the initial solute distribution</w:t>
      </w:r>
      <w:r w:rsidR="004474F5">
        <w:rPr>
          <w:rFonts w:ascii="Times New Roman" w:eastAsiaTheme="minorEastAsia" w:hAnsi="Times New Roman"/>
          <w:sz w:val="24"/>
          <w:szCs w:val="24"/>
          <w:lang w:eastAsia="zh-CN"/>
        </w:rPr>
        <w:t xml:space="preserve">.  </w:t>
      </w:r>
      <w:r w:rsidRPr="00724946">
        <w:rPr>
          <w:rFonts w:ascii="Times New Roman" w:eastAsiaTheme="minorEastAsia" w:hAnsi="Times New Roman"/>
          <w:sz w:val="24"/>
          <w:szCs w:val="24"/>
          <w:lang w:eastAsia="zh-CN"/>
        </w:rPr>
        <w:t>The results indicate no numerically-induced solute spreading, or smearing of the solute concentration gradient.</w:t>
      </w:r>
    </w:p>
    <w:p w14:paraId="0D3FE6BA" w14:textId="77777777" w:rsidR="00200807" w:rsidRDefault="00200807" w:rsidP="00200807">
      <w:pPr>
        <w:pStyle w:val="PlainText"/>
        <w:keepNext/>
        <w:spacing w:line="360" w:lineRule="auto"/>
        <w:jc w:val="center"/>
      </w:pPr>
      <w:r>
        <w:rPr>
          <w:rFonts w:ascii="Arial" w:hAnsi="Arial" w:cs="Arial"/>
          <w:noProof/>
          <w:szCs w:val="22"/>
          <w:lang w:eastAsia="zh-CN"/>
        </w:rPr>
        <w:lastRenderedPageBreak/>
        <w:drawing>
          <wp:inline distT="0" distB="0" distL="0" distR="0" wp14:anchorId="061AC749" wp14:editId="4C5C009A">
            <wp:extent cx="3716020" cy="3379470"/>
            <wp:effectExtent l="0" t="0" r="0" b="0"/>
            <wp:docPr id="114" name="Picture 114" descr="vo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oss.jp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716020" cy="3379470"/>
                    </a:xfrm>
                    <a:prstGeom prst="rect">
                      <a:avLst/>
                    </a:prstGeom>
                    <a:noFill/>
                    <a:ln>
                      <a:noFill/>
                    </a:ln>
                  </pic:spPr>
                </pic:pic>
              </a:graphicData>
            </a:graphic>
          </wp:inline>
        </w:drawing>
      </w:r>
    </w:p>
    <w:p w14:paraId="67831FD8" w14:textId="1044BCE1" w:rsidR="00200807" w:rsidRPr="00724946" w:rsidRDefault="00200807" w:rsidP="00687205">
      <w:pPr>
        <w:pStyle w:val="StyleCaptionTableCaptionCentered"/>
        <w:rPr>
          <w:szCs w:val="24"/>
        </w:rPr>
      </w:pPr>
      <w:bookmarkStart w:id="878" w:name="_Ref363737651"/>
      <w:bookmarkStart w:id="879" w:name="_Toc520375090"/>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16</w:t>
      </w:r>
      <w:r w:rsidR="00183C7C">
        <w:fldChar w:fldCharType="end"/>
      </w:r>
      <w:bookmarkEnd w:id="878"/>
      <w:r w:rsidR="004C28A7">
        <w:t xml:space="preserve">: </w:t>
      </w:r>
      <w:r w:rsidRPr="00724946">
        <w:rPr>
          <w:lang w:eastAsia="zh-CN"/>
        </w:rPr>
        <w:t>Concentration distributions for the hydrodynamic box simulations</w:t>
      </w:r>
      <w:r w:rsidR="004474F5">
        <w:rPr>
          <w:lang w:eastAsia="zh-CN"/>
        </w:rPr>
        <w:t xml:space="preserve">.  </w:t>
      </w:r>
      <w:r w:rsidRPr="00724946">
        <w:rPr>
          <w:lang w:eastAsia="zh-CN"/>
        </w:rPr>
        <w:t>Concentration contours (g L</w:t>
      </w:r>
      <w:r w:rsidRPr="00724946">
        <w:rPr>
          <w:vertAlign w:val="superscript"/>
          <w:lang w:eastAsia="zh-CN"/>
        </w:rPr>
        <w:t>-1</w:t>
      </w:r>
      <w:r w:rsidRPr="00724946">
        <w:rPr>
          <w:lang w:eastAsia="zh-CN"/>
        </w:rPr>
        <w:t>) at 0 days (solid lines) and 4000 days (dashed lines) are coincident</w:t>
      </w:r>
      <w:bookmarkStart w:id="880" w:name="_Toc224129487"/>
      <w:bookmarkStart w:id="881" w:name="_Toc231882590"/>
      <w:bookmarkStart w:id="882" w:name="_Toc284523491"/>
      <w:bookmarkStart w:id="883" w:name="_Toc286733719"/>
      <w:bookmarkStart w:id="884" w:name="_Toc288330155"/>
      <w:bookmarkStart w:id="885" w:name="_Ref302403794"/>
      <w:r w:rsidRPr="00724946">
        <w:rPr>
          <w:szCs w:val="24"/>
        </w:rPr>
        <w:t xml:space="preserve"> </w:t>
      </w:r>
      <w:bookmarkEnd w:id="880"/>
      <w:bookmarkEnd w:id="881"/>
      <w:bookmarkEnd w:id="882"/>
      <w:bookmarkEnd w:id="883"/>
      <w:bookmarkEnd w:id="884"/>
      <w:bookmarkEnd w:id="885"/>
      <w:r w:rsidR="008236DA">
        <w:rPr>
          <w:rFonts w:cs="Arial" w:hint="eastAsia"/>
          <w:szCs w:val="22"/>
          <w:lang w:eastAsia="zh-CN"/>
        </w:rPr>
        <w:t>(Bea et al., 2011)</w:t>
      </w:r>
      <w:bookmarkEnd w:id="879"/>
    </w:p>
    <w:p w14:paraId="2C699D1A" w14:textId="77777777" w:rsidR="00200807" w:rsidRPr="00724946" w:rsidRDefault="00200807" w:rsidP="00107124">
      <w:pPr>
        <w:pStyle w:val="Simpleline"/>
        <w:rPr>
          <w:lang w:eastAsia="zh-CN"/>
        </w:rPr>
      </w:pPr>
    </w:p>
    <w:p w14:paraId="66FAB048" w14:textId="6BB644C5" w:rsidR="00E44490" w:rsidRPr="00ED3698" w:rsidRDefault="00E44490" w:rsidP="00E44490">
      <w:pPr>
        <w:pStyle w:val="Heading4"/>
      </w:pPr>
      <w:bookmarkStart w:id="886" w:name="_Toc520374703"/>
      <w:r>
        <w:t>File locations</w:t>
      </w:r>
      <w:bookmarkEnd w:id="886"/>
    </w:p>
    <w:p w14:paraId="65AD3D97" w14:textId="77777777" w:rsidR="00200807" w:rsidRPr="00ED3698" w:rsidRDefault="00200807" w:rsidP="00200807">
      <w:r w:rsidRPr="00ED3698">
        <w:t>The input file</w:t>
      </w:r>
      <w:r>
        <w:rPr>
          <w:rFonts w:hint="eastAsia"/>
          <w:lang w:eastAsia="zh-CN"/>
        </w:rPr>
        <w:t xml:space="preserve"> </w:t>
      </w:r>
      <w:r w:rsidRPr="00ED3698">
        <w:t>can be found under</w:t>
      </w:r>
    </w:p>
    <w:p w14:paraId="4220A797" w14:textId="77777777" w:rsidR="00200807" w:rsidRPr="00ED3698" w:rsidRDefault="00200807" w:rsidP="00200807">
      <w:pPr>
        <w:rPr>
          <w:lang w:eastAsia="zh-CN"/>
        </w:rPr>
      </w:pPr>
      <w:r>
        <w:rPr>
          <w:rFonts w:hint="eastAsia"/>
          <w:i/>
          <w:lang w:eastAsia="zh-CN"/>
        </w:rPr>
        <w:t>..</w:t>
      </w:r>
      <w:r w:rsidRPr="00795C44">
        <w:rPr>
          <w:i/>
        </w:rPr>
        <w:t>\benchmarking_nwmo_report\nwmo_verification_examples\</w:t>
      </w:r>
      <w:r>
        <w:rPr>
          <w:rFonts w:hint="eastAsia"/>
          <w:i/>
          <w:lang w:eastAsia="zh-CN"/>
        </w:rPr>
        <w:t>d</w:t>
      </w:r>
      <w:r w:rsidRPr="00724946">
        <w:rPr>
          <w:i/>
          <w:lang w:eastAsia="zh-CN"/>
        </w:rPr>
        <w:t>312_hydrodynamic_box_problem</w:t>
      </w:r>
      <w:r w:rsidRPr="004C405C">
        <w:rPr>
          <w:i/>
        </w:rPr>
        <w:t>\</w:t>
      </w:r>
      <w:r>
        <w:rPr>
          <w:rFonts w:hint="eastAsia"/>
          <w:i/>
          <w:lang w:eastAsia="zh-CN"/>
        </w:rPr>
        <w:t>voss.dat</w:t>
      </w:r>
    </w:p>
    <w:p w14:paraId="79CA2E9C" w14:textId="77777777" w:rsidR="00687205" w:rsidRDefault="00687205" w:rsidP="00687205">
      <w:pPr>
        <w:rPr>
          <w:lang w:eastAsia="zh-CN"/>
        </w:rPr>
      </w:pPr>
      <w:r>
        <w:rPr>
          <w:rFonts w:hint="eastAsia"/>
          <w:lang w:eastAsia="zh-CN"/>
        </w:rPr>
        <w:t xml:space="preserve">Database </w:t>
      </w:r>
      <w:r>
        <w:rPr>
          <w:lang w:eastAsia="zh-CN"/>
        </w:rPr>
        <w:t>is a subfolder under the folder of the input file</w:t>
      </w:r>
      <w:r>
        <w:rPr>
          <w:rFonts w:hint="eastAsia"/>
          <w:lang w:eastAsia="zh-CN"/>
        </w:rPr>
        <w:t>: \</w:t>
      </w:r>
      <w:r w:rsidRPr="00724946">
        <w:rPr>
          <w:rFonts w:hint="eastAsia"/>
          <w:i/>
          <w:lang w:eastAsia="zh-CN"/>
        </w:rPr>
        <w:t>database</w:t>
      </w:r>
      <w:r>
        <w:rPr>
          <w:i/>
          <w:lang w:eastAsia="zh-CN"/>
        </w:rPr>
        <w:t>\</w:t>
      </w:r>
      <w:r w:rsidRPr="00724946">
        <w:rPr>
          <w:i/>
          <w:lang w:eastAsia="zh-CN"/>
        </w:rPr>
        <w:t>kmno4_unix</w:t>
      </w:r>
    </w:p>
    <w:p w14:paraId="5C6AFFF2" w14:textId="77777777" w:rsidR="00200807" w:rsidRPr="00BF2C64" w:rsidRDefault="00687205" w:rsidP="007650AC">
      <w:pPr>
        <w:widowControl/>
        <w:spacing w:before="0" w:after="0"/>
        <w:jc w:val="left"/>
        <w:rPr>
          <w:lang w:eastAsia="zh-CN"/>
        </w:rPr>
      </w:pPr>
      <w:r>
        <w:rPr>
          <w:lang w:eastAsia="zh-CN"/>
        </w:rPr>
        <w:br w:type="page"/>
      </w:r>
    </w:p>
    <w:p w14:paraId="0FE9C8B3" w14:textId="77777777" w:rsidR="00200807" w:rsidRPr="00ED3698" w:rsidRDefault="00F8054B" w:rsidP="00200807">
      <w:pPr>
        <w:pStyle w:val="Heading2"/>
      </w:pPr>
      <w:bookmarkStart w:id="887" w:name="_Toc520374704"/>
      <w:r>
        <w:lastRenderedPageBreak/>
        <w:t>Multicomponent r</w:t>
      </w:r>
      <w:r w:rsidR="00200807" w:rsidRPr="00ED3698">
        <w:t>eactive transport</w:t>
      </w:r>
      <w:bookmarkEnd w:id="887"/>
    </w:p>
    <w:p w14:paraId="16C53014" w14:textId="4E7816DD" w:rsidR="00200807" w:rsidRDefault="0076771D" w:rsidP="00200807">
      <w:r>
        <w:t>MIN3P-THCm</w:t>
      </w:r>
      <w:r w:rsidR="00200807">
        <w:t xml:space="preserve"> </w:t>
      </w:r>
      <w:r w:rsidR="00200807" w:rsidRPr="00ED3698">
        <w:t>provides multicomponent reactive transport in saturated, unsaturated domain in 1D, 2D and 3D Cartesian and radial-coordinates</w:t>
      </w:r>
      <w:r w:rsidR="004474F5">
        <w:t xml:space="preserve">.  </w:t>
      </w:r>
      <w:bookmarkStart w:id="888" w:name="OLE_LINK2"/>
      <w:r w:rsidR="00200807">
        <w:rPr>
          <w:rFonts w:hint="eastAsia"/>
          <w:lang w:eastAsia="zh-CN"/>
        </w:rPr>
        <w:t xml:space="preserve">Some additional test examples to demonstrate code applications of </w:t>
      </w:r>
      <w:r>
        <w:rPr>
          <w:rFonts w:hint="eastAsia"/>
          <w:lang w:eastAsia="zh-CN"/>
        </w:rPr>
        <w:t>MIN3P-THCm</w:t>
      </w:r>
      <w:r w:rsidR="00200807">
        <w:rPr>
          <w:rFonts w:hint="eastAsia"/>
          <w:lang w:eastAsia="zh-CN"/>
        </w:rPr>
        <w:t xml:space="preserve"> for reactive transport are listed in </w:t>
      </w:r>
      <w:r w:rsidR="009C4449">
        <w:fldChar w:fldCharType="begin"/>
      </w:r>
      <w:r w:rsidR="009C4449">
        <w:instrText xml:space="preserve"> REF _Ref355286137 \h  \* MERGEFORMAT </w:instrText>
      </w:r>
      <w:r w:rsidR="009C4449">
        <w:fldChar w:fldCharType="separate"/>
      </w:r>
      <w:r w:rsidR="00B560DA" w:rsidRPr="00ED3698">
        <w:t xml:space="preserve">Table </w:t>
      </w:r>
      <w:r w:rsidR="00B560DA">
        <w:rPr>
          <w:noProof/>
        </w:rPr>
        <w:t>3.21</w:t>
      </w:r>
      <w:r w:rsidR="009C4449">
        <w:fldChar w:fldCharType="end"/>
      </w:r>
      <w:r w:rsidR="004474F5">
        <w:t xml:space="preserve">.  </w:t>
      </w:r>
    </w:p>
    <w:p w14:paraId="25D239D2" w14:textId="77777777" w:rsidR="00687205" w:rsidRPr="00C51263" w:rsidRDefault="00687205" w:rsidP="00200807">
      <w:pPr>
        <w:rPr>
          <w:sz w:val="16"/>
          <w:szCs w:val="16"/>
        </w:rPr>
      </w:pPr>
    </w:p>
    <w:p w14:paraId="0D00FCDE" w14:textId="1E22D64E" w:rsidR="00200807" w:rsidRPr="00ED3698" w:rsidRDefault="00200807" w:rsidP="00AE6CCB">
      <w:pPr>
        <w:pStyle w:val="StyleCaptionTableCaptionBold"/>
        <w:rPr>
          <w:lang w:eastAsia="zh-CN"/>
        </w:rPr>
      </w:pPr>
      <w:bookmarkStart w:id="889" w:name="_Ref355286137"/>
      <w:bookmarkStart w:id="890" w:name="_Toc520374962"/>
      <w:bookmarkEnd w:id="88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21</w:t>
      </w:r>
      <w:r w:rsidR="00FE1AD3">
        <w:fldChar w:fldCharType="end"/>
      </w:r>
      <w:bookmarkEnd w:id="889"/>
      <w:r w:rsidR="004C28A7">
        <w:t xml:space="preserve">: </w:t>
      </w:r>
      <w:r w:rsidRPr="00ED3698">
        <w:t xml:space="preserve">List of reactive transport </w:t>
      </w:r>
      <w:r w:rsidR="00A727C4">
        <w:rPr>
          <w:rFonts w:hint="eastAsia"/>
          <w:lang w:eastAsia="zh-CN"/>
        </w:rPr>
        <w:t>test examples</w:t>
      </w:r>
      <w:bookmarkEnd w:id="89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5469"/>
        <w:gridCol w:w="1222"/>
      </w:tblGrid>
      <w:tr w:rsidR="00200807" w:rsidRPr="00ED3698" w14:paraId="28962617" w14:textId="77777777" w:rsidTr="00F453C8">
        <w:tc>
          <w:tcPr>
            <w:tcW w:w="1831" w:type="dxa"/>
            <w:shd w:val="clear" w:color="auto" w:fill="D9D9D9"/>
          </w:tcPr>
          <w:p w14:paraId="79F18060" w14:textId="77777777" w:rsidR="00200807" w:rsidRPr="00ED3698" w:rsidRDefault="007016CF" w:rsidP="00875CEB">
            <w:pPr>
              <w:spacing w:before="0" w:after="0"/>
              <w:rPr>
                <w:b/>
              </w:rPr>
            </w:pPr>
            <w:r>
              <w:rPr>
                <w:b/>
              </w:rPr>
              <w:t xml:space="preserve">Example </w:t>
            </w:r>
            <w:r w:rsidR="00200807" w:rsidRPr="00ED3698">
              <w:rPr>
                <w:b/>
              </w:rPr>
              <w:t>Name</w:t>
            </w:r>
          </w:p>
        </w:tc>
        <w:tc>
          <w:tcPr>
            <w:tcW w:w="5469" w:type="dxa"/>
            <w:shd w:val="clear" w:color="auto" w:fill="D9D9D9"/>
          </w:tcPr>
          <w:p w14:paraId="40D6D7C3" w14:textId="77777777" w:rsidR="00200807" w:rsidRPr="00ED3698" w:rsidRDefault="00200807" w:rsidP="00875CEB">
            <w:pPr>
              <w:spacing w:before="0" w:after="0"/>
              <w:rPr>
                <w:b/>
              </w:rPr>
            </w:pPr>
            <w:r w:rsidRPr="00ED3698">
              <w:rPr>
                <w:b/>
              </w:rPr>
              <w:t>Description of Main Features</w:t>
            </w:r>
          </w:p>
        </w:tc>
        <w:tc>
          <w:tcPr>
            <w:tcW w:w="1222" w:type="dxa"/>
            <w:shd w:val="clear" w:color="auto" w:fill="D9D9D9"/>
          </w:tcPr>
          <w:p w14:paraId="0D203B78" w14:textId="77777777" w:rsidR="00200807" w:rsidRPr="00ED3698" w:rsidRDefault="00200807" w:rsidP="00A81713">
            <w:pPr>
              <w:spacing w:before="0" w:after="0"/>
              <w:jc w:val="center"/>
              <w:rPr>
                <w:b/>
                <w:lang w:eastAsia="zh-CN"/>
              </w:rPr>
            </w:pPr>
            <w:r>
              <w:rPr>
                <w:rFonts w:hint="eastAsia"/>
                <w:b/>
                <w:lang w:eastAsia="zh-CN"/>
              </w:rPr>
              <w:t>Section</w:t>
            </w:r>
          </w:p>
        </w:tc>
      </w:tr>
      <w:tr w:rsidR="00200807" w:rsidRPr="00ED3698" w14:paraId="69761DE0" w14:textId="77777777" w:rsidTr="00F453C8">
        <w:tc>
          <w:tcPr>
            <w:tcW w:w="1831" w:type="dxa"/>
            <w:shd w:val="clear" w:color="auto" w:fill="auto"/>
          </w:tcPr>
          <w:p w14:paraId="233FFC60" w14:textId="77777777" w:rsidR="00200807" w:rsidRPr="00ED3698" w:rsidRDefault="00200807" w:rsidP="00875CEB">
            <w:pPr>
              <w:spacing w:before="0" w:after="0"/>
            </w:pPr>
            <w:r w:rsidRPr="00ED3698">
              <w:t>complex</w:t>
            </w:r>
          </w:p>
        </w:tc>
        <w:tc>
          <w:tcPr>
            <w:tcW w:w="5469" w:type="dxa"/>
            <w:shd w:val="clear" w:color="auto" w:fill="auto"/>
          </w:tcPr>
          <w:p w14:paraId="68C1B54E" w14:textId="77777777" w:rsidR="00200807" w:rsidRPr="00ED3698" w:rsidRDefault="0050520B" w:rsidP="00F8054B">
            <w:pPr>
              <w:spacing w:before="0" w:after="0"/>
            </w:pPr>
            <w:r>
              <w:t xml:space="preserve">1D </w:t>
            </w:r>
            <w:r w:rsidR="00F8054B">
              <w:t>advective-dispersive transport with a</w:t>
            </w:r>
            <w:r w:rsidR="00200807" w:rsidRPr="00ED3698">
              <w:t>queous complex</w:t>
            </w:r>
            <w:r w:rsidR="00F8054B">
              <w:t>ation</w:t>
            </w:r>
          </w:p>
        </w:tc>
        <w:tc>
          <w:tcPr>
            <w:tcW w:w="1222" w:type="dxa"/>
            <w:shd w:val="clear" w:color="auto" w:fill="auto"/>
          </w:tcPr>
          <w:p w14:paraId="6A5567A5" w14:textId="77777777" w:rsidR="00200807" w:rsidRPr="00ED3698" w:rsidRDefault="009C4449" w:rsidP="00A81713">
            <w:pPr>
              <w:spacing w:before="0" w:after="0"/>
              <w:jc w:val="center"/>
            </w:pPr>
            <w:r>
              <w:fldChar w:fldCharType="begin"/>
            </w:r>
            <w:r>
              <w:instrText xml:space="preserve"> REF _Ref364422975 \r \h  \* MERGEFORMAT </w:instrText>
            </w:r>
            <w:r>
              <w:fldChar w:fldCharType="separate"/>
            </w:r>
            <w:r w:rsidR="00B560DA">
              <w:t>3.4.1</w:t>
            </w:r>
            <w:r>
              <w:fldChar w:fldCharType="end"/>
            </w:r>
          </w:p>
        </w:tc>
      </w:tr>
      <w:tr w:rsidR="009267EC" w:rsidRPr="00ED3698" w14:paraId="6EE8EA1C" w14:textId="77777777" w:rsidTr="00F453C8">
        <w:tc>
          <w:tcPr>
            <w:tcW w:w="1831" w:type="dxa"/>
            <w:shd w:val="clear" w:color="auto" w:fill="auto"/>
          </w:tcPr>
          <w:p w14:paraId="7364FAA8" w14:textId="77777777" w:rsidR="009267EC" w:rsidRPr="00ED3698" w:rsidRDefault="009267EC" w:rsidP="009267EC">
            <w:pPr>
              <w:spacing w:before="0" w:after="0"/>
            </w:pPr>
            <w:r w:rsidRPr="00ED3698">
              <w:t>hom_2D</w:t>
            </w:r>
          </w:p>
        </w:tc>
        <w:tc>
          <w:tcPr>
            <w:tcW w:w="5469" w:type="dxa"/>
            <w:shd w:val="clear" w:color="auto" w:fill="auto"/>
          </w:tcPr>
          <w:p w14:paraId="03F0E889" w14:textId="77777777" w:rsidR="009267EC" w:rsidRPr="00ED3698" w:rsidRDefault="009267EC" w:rsidP="00F8054B">
            <w:pPr>
              <w:spacing w:before="0" w:after="0"/>
            </w:pPr>
            <w:r w:rsidRPr="00ED3698">
              <w:t xml:space="preserve">2D </w:t>
            </w:r>
            <w:r w:rsidR="00F8054B">
              <w:t>advective-dispersive transport with a</w:t>
            </w:r>
            <w:r w:rsidR="00F8054B" w:rsidRPr="00ED3698">
              <w:t>queous complex</w:t>
            </w:r>
            <w:r w:rsidR="00F8054B">
              <w:t>ation</w:t>
            </w:r>
          </w:p>
        </w:tc>
        <w:tc>
          <w:tcPr>
            <w:tcW w:w="1222" w:type="dxa"/>
            <w:shd w:val="clear" w:color="auto" w:fill="auto"/>
          </w:tcPr>
          <w:p w14:paraId="4C1579A7" w14:textId="77777777" w:rsidR="009267EC" w:rsidRPr="00ED3698" w:rsidRDefault="009C4449" w:rsidP="009267EC">
            <w:pPr>
              <w:spacing w:before="0" w:after="0"/>
              <w:jc w:val="center"/>
            </w:pPr>
            <w:r>
              <w:fldChar w:fldCharType="begin"/>
            </w:r>
            <w:r>
              <w:instrText xml:space="preserve"> REF _Ref364425340 \r \h  \* MERGEFORMAT </w:instrText>
            </w:r>
            <w:r>
              <w:fldChar w:fldCharType="separate"/>
            </w:r>
            <w:r w:rsidR="00B560DA">
              <w:t>3.4.2</w:t>
            </w:r>
            <w:r>
              <w:fldChar w:fldCharType="end"/>
            </w:r>
          </w:p>
        </w:tc>
      </w:tr>
      <w:tr w:rsidR="009267EC" w:rsidRPr="00ED3698" w14:paraId="08A29012" w14:textId="77777777" w:rsidTr="00F453C8">
        <w:tc>
          <w:tcPr>
            <w:tcW w:w="1831" w:type="dxa"/>
            <w:shd w:val="clear" w:color="auto" w:fill="auto"/>
          </w:tcPr>
          <w:p w14:paraId="786A2A55" w14:textId="77777777" w:rsidR="009267EC" w:rsidRPr="00ED3698" w:rsidRDefault="009267EC" w:rsidP="009267EC">
            <w:pPr>
              <w:spacing w:before="0" w:after="0"/>
            </w:pPr>
            <w:r w:rsidRPr="00ED3698">
              <w:t>diff_harmonic</w:t>
            </w:r>
          </w:p>
        </w:tc>
        <w:tc>
          <w:tcPr>
            <w:tcW w:w="5469" w:type="dxa"/>
            <w:shd w:val="clear" w:color="auto" w:fill="auto"/>
          </w:tcPr>
          <w:p w14:paraId="1BE6E9F4" w14:textId="77777777" w:rsidR="009267EC" w:rsidRPr="00ED3698" w:rsidRDefault="005B2A78" w:rsidP="005B2A78">
            <w:pPr>
              <w:spacing w:before="0" w:after="0"/>
            </w:pPr>
            <w:r>
              <w:t>Spatial averaging methods for diffusion coefficients</w:t>
            </w:r>
            <w:r w:rsidR="009267EC" w:rsidRPr="00ED3698">
              <w:t xml:space="preserve"> </w:t>
            </w:r>
          </w:p>
        </w:tc>
        <w:tc>
          <w:tcPr>
            <w:tcW w:w="1222" w:type="dxa"/>
            <w:shd w:val="clear" w:color="auto" w:fill="auto"/>
          </w:tcPr>
          <w:p w14:paraId="04A9FED9" w14:textId="77777777" w:rsidR="009267EC" w:rsidRPr="00ED3698" w:rsidRDefault="009C4449" w:rsidP="009267EC">
            <w:pPr>
              <w:spacing w:before="0" w:after="0"/>
              <w:jc w:val="center"/>
            </w:pPr>
            <w:r>
              <w:fldChar w:fldCharType="begin"/>
            </w:r>
            <w:r>
              <w:instrText xml:space="preserve"> REF _Ref364423018 \r \h  \* MERGEFORMAT </w:instrText>
            </w:r>
            <w:r>
              <w:fldChar w:fldCharType="separate"/>
            </w:r>
            <w:r w:rsidR="00B560DA">
              <w:t>3.4.3</w:t>
            </w:r>
            <w:r>
              <w:fldChar w:fldCharType="end"/>
            </w:r>
          </w:p>
        </w:tc>
      </w:tr>
      <w:tr w:rsidR="009267EC" w:rsidRPr="00ED3698" w14:paraId="0A1698B9" w14:textId="77777777" w:rsidTr="00F453C8">
        <w:tc>
          <w:tcPr>
            <w:tcW w:w="1831" w:type="dxa"/>
            <w:shd w:val="clear" w:color="auto" w:fill="auto"/>
          </w:tcPr>
          <w:p w14:paraId="5F7DAFB8" w14:textId="77777777" w:rsidR="009267EC" w:rsidRPr="00ED3698" w:rsidRDefault="009267EC" w:rsidP="009267EC">
            <w:pPr>
              <w:spacing w:before="0" w:after="0"/>
            </w:pPr>
            <w:r>
              <w:rPr>
                <w:rFonts w:hint="eastAsia"/>
                <w:lang w:eastAsia="zh-CN"/>
              </w:rPr>
              <w:t>t</w:t>
            </w:r>
            <w:r w:rsidRPr="00ED3698">
              <w:t>ransrc</w:t>
            </w:r>
          </w:p>
        </w:tc>
        <w:tc>
          <w:tcPr>
            <w:tcW w:w="5469" w:type="dxa"/>
            <w:shd w:val="clear" w:color="auto" w:fill="auto"/>
          </w:tcPr>
          <w:p w14:paraId="73CB13FC" w14:textId="77777777" w:rsidR="009267EC" w:rsidRPr="00ED3698" w:rsidRDefault="00F8054B" w:rsidP="00F8054B">
            <w:pPr>
              <w:spacing w:before="0" w:after="0"/>
            </w:pPr>
            <w:r>
              <w:t>1D-advective-dispersive transport with transient boundary conditions</w:t>
            </w:r>
          </w:p>
        </w:tc>
        <w:tc>
          <w:tcPr>
            <w:tcW w:w="1222" w:type="dxa"/>
            <w:shd w:val="clear" w:color="auto" w:fill="auto"/>
          </w:tcPr>
          <w:p w14:paraId="50CAAB33" w14:textId="77777777" w:rsidR="009267EC" w:rsidRPr="00ED3698" w:rsidRDefault="009C4449" w:rsidP="009267EC">
            <w:pPr>
              <w:spacing w:before="0" w:after="0"/>
              <w:jc w:val="center"/>
            </w:pPr>
            <w:r>
              <w:fldChar w:fldCharType="begin"/>
            </w:r>
            <w:r>
              <w:instrText xml:space="preserve"> REF _Ref364425439 \r \h  \* MERGEFORMAT </w:instrText>
            </w:r>
            <w:r>
              <w:fldChar w:fldCharType="separate"/>
            </w:r>
            <w:r w:rsidR="00B560DA">
              <w:t>3.4.4</w:t>
            </w:r>
            <w:r>
              <w:fldChar w:fldCharType="end"/>
            </w:r>
          </w:p>
        </w:tc>
      </w:tr>
      <w:tr w:rsidR="00200807" w:rsidRPr="00ED3698" w14:paraId="05E771B7" w14:textId="77777777" w:rsidTr="00F453C8">
        <w:tc>
          <w:tcPr>
            <w:tcW w:w="1831" w:type="dxa"/>
            <w:shd w:val="clear" w:color="auto" w:fill="auto"/>
          </w:tcPr>
          <w:p w14:paraId="1FEDB8D7" w14:textId="77777777" w:rsidR="00200807" w:rsidRPr="00ED3698" w:rsidRDefault="00200807" w:rsidP="00875CEB">
            <w:pPr>
              <w:spacing w:before="0" w:after="0"/>
            </w:pPr>
            <w:r>
              <w:rPr>
                <w:rFonts w:hint="eastAsia"/>
                <w:lang w:eastAsia="zh-CN"/>
              </w:rPr>
              <w:t>d</w:t>
            </w:r>
            <w:r w:rsidRPr="00ED3698">
              <w:t>issol</w:t>
            </w:r>
          </w:p>
        </w:tc>
        <w:tc>
          <w:tcPr>
            <w:tcW w:w="5469" w:type="dxa"/>
            <w:shd w:val="clear" w:color="auto" w:fill="auto"/>
          </w:tcPr>
          <w:p w14:paraId="7DD8DC74" w14:textId="77777777" w:rsidR="00200807" w:rsidRPr="00ED3698" w:rsidRDefault="0050520B" w:rsidP="00F8054B">
            <w:pPr>
              <w:spacing w:before="0" w:after="0"/>
            </w:pPr>
            <w:r>
              <w:t xml:space="preserve">1D </w:t>
            </w:r>
            <w:r w:rsidR="00F8054B">
              <w:t>advective-dispersive transport with a</w:t>
            </w:r>
            <w:r w:rsidR="00F8054B" w:rsidRPr="00ED3698">
              <w:t>queous complex</w:t>
            </w:r>
            <w:r w:rsidR="00F8054B">
              <w:t>ation</w:t>
            </w:r>
            <w:r w:rsidR="00F8054B" w:rsidRPr="00ED3698">
              <w:t xml:space="preserve"> </w:t>
            </w:r>
            <w:r w:rsidR="00F8054B">
              <w:t>and mineral</w:t>
            </w:r>
            <w:r w:rsidR="00200807" w:rsidRPr="00ED3698">
              <w:t xml:space="preserve"> dissolution-precipitation</w:t>
            </w:r>
          </w:p>
        </w:tc>
        <w:tc>
          <w:tcPr>
            <w:tcW w:w="1222" w:type="dxa"/>
            <w:shd w:val="clear" w:color="auto" w:fill="auto"/>
          </w:tcPr>
          <w:p w14:paraId="038E51DE" w14:textId="77777777" w:rsidR="00200807" w:rsidRPr="00ED3698" w:rsidRDefault="009C4449" w:rsidP="00A81713">
            <w:pPr>
              <w:spacing w:before="0" w:after="0"/>
              <w:jc w:val="center"/>
            </w:pPr>
            <w:r>
              <w:fldChar w:fldCharType="begin"/>
            </w:r>
            <w:r>
              <w:instrText xml:space="preserve"> REF _Ref364423036 \r \h  \* MERGEFORMAT </w:instrText>
            </w:r>
            <w:r>
              <w:fldChar w:fldCharType="separate"/>
            </w:r>
            <w:r w:rsidR="00B560DA">
              <w:t>3.4.5</w:t>
            </w:r>
            <w:r>
              <w:fldChar w:fldCharType="end"/>
            </w:r>
          </w:p>
        </w:tc>
      </w:tr>
      <w:tr w:rsidR="00200807" w:rsidRPr="00ED3698" w14:paraId="197B13D1" w14:textId="77777777" w:rsidTr="00F453C8">
        <w:tc>
          <w:tcPr>
            <w:tcW w:w="1831" w:type="dxa"/>
            <w:shd w:val="clear" w:color="auto" w:fill="auto"/>
          </w:tcPr>
          <w:p w14:paraId="1B023893" w14:textId="77777777" w:rsidR="00200807" w:rsidRPr="00ED3698" w:rsidRDefault="00200807" w:rsidP="00875CEB">
            <w:pPr>
              <w:spacing w:before="0" w:after="0"/>
            </w:pPr>
            <w:r w:rsidRPr="00ED3698">
              <w:t>het_2d</w:t>
            </w:r>
          </w:p>
        </w:tc>
        <w:tc>
          <w:tcPr>
            <w:tcW w:w="5469" w:type="dxa"/>
            <w:shd w:val="clear" w:color="auto" w:fill="auto"/>
          </w:tcPr>
          <w:p w14:paraId="3F4110A1" w14:textId="77777777" w:rsidR="00200807" w:rsidRPr="00ED3698" w:rsidRDefault="0050520B" w:rsidP="00875CEB">
            <w:pPr>
              <w:spacing w:before="0" w:after="0"/>
            </w:pPr>
            <w:r>
              <w:t xml:space="preserve">2D </w:t>
            </w:r>
            <w:r w:rsidR="00F8054B">
              <w:t>advective-dispersive transport with a</w:t>
            </w:r>
            <w:r w:rsidR="00F8054B" w:rsidRPr="00ED3698">
              <w:t>queous complex</w:t>
            </w:r>
            <w:r w:rsidR="00F8054B">
              <w:t>ation</w:t>
            </w:r>
            <w:r w:rsidR="00F8054B" w:rsidRPr="00ED3698">
              <w:t xml:space="preserve"> </w:t>
            </w:r>
            <w:r w:rsidR="00F8054B">
              <w:t>and mineral</w:t>
            </w:r>
            <w:r w:rsidR="00F8054B" w:rsidRPr="00ED3698">
              <w:t xml:space="preserve"> dissolution-precipitation</w:t>
            </w:r>
          </w:p>
        </w:tc>
        <w:tc>
          <w:tcPr>
            <w:tcW w:w="1222" w:type="dxa"/>
            <w:shd w:val="clear" w:color="auto" w:fill="auto"/>
          </w:tcPr>
          <w:p w14:paraId="3E27D74A" w14:textId="77777777" w:rsidR="00200807" w:rsidRPr="00ED3698" w:rsidRDefault="009C4449" w:rsidP="00A81713">
            <w:pPr>
              <w:spacing w:before="0" w:after="0"/>
              <w:jc w:val="center"/>
            </w:pPr>
            <w:r>
              <w:fldChar w:fldCharType="begin"/>
            </w:r>
            <w:r>
              <w:instrText xml:space="preserve"> REF _Ref364425350 \r \h  \* MERGEFORMAT </w:instrText>
            </w:r>
            <w:r>
              <w:fldChar w:fldCharType="separate"/>
            </w:r>
            <w:r w:rsidR="00B560DA">
              <w:t>3.4.6</w:t>
            </w:r>
            <w:r>
              <w:fldChar w:fldCharType="end"/>
            </w:r>
          </w:p>
        </w:tc>
      </w:tr>
      <w:tr w:rsidR="009267EC" w:rsidRPr="00ED3698" w14:paraId="66FB2B95" w14:textId="77777777" w:rsidTr="00F453C8">
        <w:tc>
          <w:tcPr>
            <w:tcW w:w="1831" w:type="dxa"/>
            <w:shd w:val="clear" w:color="auto" w:fill="auto"/>
          </w:tcPr>
          <w:p w14:paraId="21B3FBEA" w14:textId="77777777" w:rsidR="009267EC" w:rsidRPr="00ED3698" w:rsidRDefault="009267EC" w:rsidP="009267EC">
            <w:pPr>
              <w:spacing w:before="0" w:after="0"/>
            </w:pPr>
            <w:r>
              <w:rPr>
                <w:rFonts w:hint="eastAsia"/>
                <w:lang w:eastAsia="zh-CN"/>
              </w:rPr>
              <w:t>w</w:t>
            </w:r>
            <w:r w:rsidRPr="00ED3698">
              <w:t>eather</w:t>
            </w:r>
          </w:p>
        </w:tc>
        <w:tc>
          <w:tcPr>
            <w:tcW w:w="5469" w:type="dxa"/>
            <w:shd w:val="clear" w:color="auto" w:fill="auto"/>
          </w:tcPr>
          <w:p w14:paraId="10D40253" w14:textId="77777777" w:rsidR="009267EC" w:rsidRPr="00ED3698" w:rsidRDefault="009267EC" w:rsidP="00F8054B">
            <w:pPr>
              <w:spacing w:before="0" w:after="0"/>
            </w:pPr>
            <w:r w:rsidRPr="00ED3698">
              <w:t>Mineral weathering</w:t>
            </w:r>
            <w:r w:rsidR="00F8054B">
              <w:t xml:space="preserve"> in a soil column</w:t>
            </w:r>
          </w:p>
        </w:tc>
        <w:tc>
          <w:tcPr>
            <w:tcW w:w="1222" w:type="dxa"/>
            <w:shd w:val="clear" w:color="auto" w:fill="auto"/>
          </w:tcPr>
          <w:p w14:paraId="3069D41D" w14:textId="77777777" w:rsidR="009267EC" w:rsidRPr="00ED3698" w:rsidRDefault="009C4449" w:rsidP="009267EC">
            <w:pPr>
              <w:keepNext/>
              <w:spacing w:before="0" w:after="0"/>
              <w:jc w:val="center"/>
            </w:pPr>
            <w:r>
              <w:fldChar w:fldCharType="begin"/>
            </w:r>
            <w:r>
              <w:instrText xml:space="preserve"> REF _Ref364425448 \r \h  \* MERGEFORMAT </w:instrText>
            </w:r>
            <w:r>
              <w:fldChar w:fldCharType="separate"/>
            </w:r>
            <w:r w:rsidR="00B560DA">
              <w:t>3.4.7</w:t>
            </w:r>
            <w:r>
              <w:fldChar w:fldCharType="end"/>
            </w:r>
          </w:p>
        </w:tc>
      </w:tr>
      <w:tr w:rsidR="00200807" w:rsidRPr="00ED3698" w14:paraId="07D32DF1" w14:textId="77777777" w:rsidTr="00F453C8">
        <w:tc>
          <w:tcPr>
            <w:tcW w:w="1831" w:type="dxa"/>
            <w:shd w:val="clear" w:color="auto" w:fill="auto"/>
          </w:tcPr>
          <w:p w14:paraId="4CC3E52B" w14:textId="77777777" w:rsidR="00200807" w:rsidRPr="00ED3698" w:rsidRDefault="00200807" w:rsidP="00875CEB">
            <w:pPr>
              <w:spacing w:before="0" w:after="0"/>
            </w:pPr>
            <w:r w:rsidRPr="00ED3698">
              <w:t>ion-binary</w:t>
            </w:r>
          </w:p>
        </w:tc>
        <w:tc>
          <w:tcPr>
            <w:tcW w:w="5469" w:type="dxa"/>
            <w:shd w:val="clear" w:color="auto" w:fill="auto"/>
          </w:tcPr>
          <w:p w14:paraId="123B8DFF" w14:textId="77777777" w:rsidR="00200807" w:rsidRPr="00ED3698" w:rsidRDefault="0050520B" w:rsidP="00F8054B">
            <w:pPr>
              <w:spacing w:before="0" w:after="0"/>
            </w:pPr>
            <w:r>
              <w:t xml:space="preserve">1D </w:t>
            </w:r>
            <w:r w:rsidR="00F8054B">
              <w:t>ad</w:t>
            </w:r>
            <w:r w:rsidR="000D67AA">
              <w:t>vective-dispersive transport with</w:t>
            </w:r>
            <w:r w:rsidR="00F8054B">
              <w:t xml:space="preserve"> b</w:t>
            </w:r>
            <w:r w:rsidR="00200807" w:rsidRPr="00ED3698">
              <w:t xml:space="preserve">inary </w:t>
            </w:r>
            <w:r w:rsidR="000D67AA">
              <w:t xml:space="preserve">mono-valent </w:t>
            </w:r>
            <w:r w:rsidR="00200807" w:rsidRPr="00ED3698">
              <w:t>ion exchange</w:t>
            </w:r>
          </w:p>
        </w:tc>
        <w:tc>
          <w:tcPr>
            <w:tcW w:w="1222" w:type="dxa"/>
            <w:shd w:val="clear" w:color="auto" w:fill="auto"/>
          </w:tcPr>
          <w:p w14:paraId="11C32E48" w14:textId="77777777" w:rsidR="00200807" w:rsidRPr="00ED3698" w:rsidRDefault="005F5019" w:rsidP="00A81713">
            <w:pPr>
              <w:spacing w:before="0" w:after="0"/>
              <w:jc w:val="center"/>
            </w:pPr>
            <w:r>
              <w:fldChar w:fldCharType="begin"/>
            </w:r>
            <w:r w:rsidR="009267EC">
              <w:instrText xml:space="preserve"> REF _Ref367109980 \r \h </w:instrText>
            </w:r>
            <w:r>
              <w:fldChar w:fldCharType="separate"/>
            </w:r>
            <w:r w:rsidR="00B560DA">
              <w:t>3.4.8</w:t>
            </w:r>
            <w:r>
              <w:fldChar w:fldCharType="end"/>
            </w:r>
          </w:p>
        </w:tc>
      </w:tr>
      <w:tr w:rsidR="009267EC" w:rsidRPr="00ED3698" w14:paraId="7B07B3E9" w14:textId="77777777" w:rsidTr="00F453C8">
        <w:tc>
          <w:tcPr>
            <w:tcW w:w="1831" w:type="dxa"/>
            <w:shd w:val="clear" w:color="auto" w:fill="auto"/>
          </w:tcPr>
          <w:p w14:paraId="4B96295A" w14:textId="77777777" w:rsidR="009267EC" w:rsidRPr="00ED3698" w:rsidRDefault="009267EC" w:rsidP="009267EC">
            <w:pPr>
              <w:spacing w:before="0" w:after="0"/>
            </w:pPr>
            <w:r w:rsidRPr="00ED3698">
              <w:t>comptran</w:t>
            </w:r>
          </w:p>
        </w:tc>
        <w:tc>
          <w:tcPr>
            <w:tcW w:w="5469" w:type="dxa"/>
            <w:shd w:val="clear" w:color="auto" w:fill="auto"/>
          </w:tcPr>
          <w:p w14:paraId="5ABD4161" w14:textId="77777777" w:rsidR="009267EC" w:rsidRPr="00ED3698" w:rsidRDefault="0050520B" w:rsidP="00F8054B">
            <w:pPr>
              <w:spacing w:before="0" w:after="0"/>
            </w:pPr>
            <w:r>
              <w:t xml:space="preserve">1D </w:t>
            </w:r>
            <w:r w:rsidR="00F8054B">
              <w:t xml:space="preserve">advective-dispersive transport including </w:t>
            </w:r>
            <w:r w:rsidR="009267EC" w:rsidRPr="00ED3698">
              <w:t>Monod kinetics, degradation of organic contamina</w:t>
            </w:r>
            <w:r w:rsidR="00F8054B">
              <w:t>n</w:t>
            </w:r>
            <w:r w:rsidR="009267EC" w:rsidRPr="00ED3698">
              <w:t>ts</w:t>
            </w:r>
          </w:p>
        </w:tc>
        <w:tc>
          <w:tcPr>
            <w:tcW w:w="1222" w:type="dxa"/>
            <w:shd w:val="clear" w:color="auto" w:fill="auto"/>
          </w:tcPr>
          <w:p w14:paraId="2981FE5B" w14:textId="77777777" w:rsidR="009267EC" w:rsidRPr="00ED3698" w:rsidRDefault="009C4449" w:rsidP="009267EC">
            <w:pPr>
              <w:spacing w:before="0" w:after="0"/>
              <w:jc w:val="center"/>
            </w:pPr>
            <w:r>
              <w:fldChar w:fldCharType="begin"/>
            </w:r>
            <w:r>
              <w:instrText xml:space="preserve"> REF _Ref364422990 \r \h  \* MERGEFORMAT </w:instrText>
            </w:r>
            <w:r>
              <w:fldChar w:fldCharType="separate"/>
            </w:r>
            <w:r w:rsidR="00B560DA">
              <w:t>3.4.9</w:t>
            </w:r>
            <w:r>
              <w:fldChar w:fldCharType="end"/>
            </w:r>
          </w:p>
        </w:tc>
      </w:tr>
      <w:tr w:rsidR="009267EC" w:rsidRPr="00ED3698" w14:paraId="3FBC6853" w14:textId="77777777" w:rsidTr="00F453C8">
        <w:tc>
          <w:tcPr>
            <w:tcW w:w="1831" w:type="dxa"/>
            <w:shd w:val="clear" w:color="auto" w:fill="auto"/>
          </w:tcPr>
          <w:p w14:paraId="718DDD17" w14:textId="77777777" w:rsidR="009267EC" w:rsidRPr="00ED3698" w:rsidRDefault="009267EC" w:rsidP="009267EC">
            <w:pPr>
              <w:spacing w:before="0" w:after="0"/>
            </w:pPr>
            <w:r>
              <w:rPr>
                <w:rFonts w:hint="eastAsia"/>
                <w:lang w:eastAsia="zh-CN"/>
              </w:rPr>
              <w:t>d</w:t>
            </w:r>
            <w:r w:rsidRPr="00ED3698">
              <w:t>egas</w:t>
            </w:r>
          </w:p>
        </w:tc>
        <w:tc>
          <w:tcPr>
            <w:tcW w:w="5469" w:type="dxa"/>
            <w:shd w:val="clear" w:color="auto" w:fill="auto"/>
          </w:tcPr>
          <w:p w14:paraId="6A67A77A" w14:textId="77777777" w:rsidR="009267EC" w:rsidRPr="00ED3698" w:rsidRDefault="0050520B" w:rsidP="0050520B">
            <w:pPr>
              <w:spacing w:before="0" w:after="0"/>
            </w:pPr>
            <w:r>
              <w:t xml:space="preserve">1D </w:t>
            </w:r>
            <w:r w:rsidR="00F8054B">
              <w:t>advective-dispersive transport, d</w:t>
            </w:r>
            <w:r w:rsidR="009267EC" w:rsidRPr="00ED3698">
              <w:t>egassing</w:t>
            </w:r>
            <w:r>
              <w:t xml:space="preserve"> from a </w:t>
            </w:r>
            <w:r w:rsidR="00292E3B">
              <w:t>hydrocarbon spill</w:t>
            </w:r>
          </w:p>
        </w:tc>
        <w:tc>
          <w:tcPr>
            <w:tcW w:w="1222" w:type="dxa"/>
            <w:shd w:val="clear" w:color="auto" w:fill="auto"/>
          </w:tcPr>
          <w:p w14:paraId="2590D15B" w14:textId="77777777" w:rsidR="009267EC" w:rsidRPr="00ED3698" w:rsidRDefault="009C4449" w:rsidP="009267EC">
            <w:pPr>
              <w:spacing w:before="0" w:after="0"/>
              <w:jc w:val="center"/>
            </w:pPr>
            <w:r>
              <w:fldChar w:fldCharType="begin"/>
            </w:r>
            <w:r>
              <w:instrText xml:space="preserve"> REF _Ref364423010 \r \h  \* MERGEFORMAT </w:instrText>
            </w:r>
            <w:r>
              <w:fldChar w:fldCharType="separate"/>
            </w:r>
            <w:r w:rsidR="00B560DA">
              <w:t>3.4.10</w:t>
            </w:r>
            <w:r>
              <w:fldChar w:fldCharType="end"/>
            </w:r>
          </w:p>
        </w:tc>
      </w:tr>
      <w:tr w:rsidR="00200807" w:rsidRPr="00ED3698" w14:paraId="2C50A2CC" w14:textId="77777777" w:rsidTr="00F453C8">
        <w:tc>
          <w:tcPr>
            <w:tcW w:w="1831" w:type="dxa"/>
            <w:shd w:val="clear" w:color="auto" w:fill="auto"/>
          </w:tcPr>
          <w:p w14:paraId="39FB10F1" w14:textId="77777777" w:rsidR="00200807" w:rsidRPr="00ED3698" w:rsidRDefault="00200807" w:rsidP="00875CEB">
            <w:pPr>
              <w:spacing w:before="0" w:after="0"/>
            </w:pPr>
            <w:r>
              <w:rPr>
                <w:rFonts w:hint="eastAsia"/>
                <w:lang w:eastAsia="zh-CN"/>
              </w:rPr>
              <w:t>r</w:t>
            </w:r>
            <w:r w:rsidRPr="00ED3698">
              <w:t>aoult</w:t>
            </w:r>
          </w:p>
        </w:tc>
        <w:tc>
          <w:tcPr>
            <w:tcW w:w="5469" w:type="dxa"/>
            <w:shd w:val="clear" w:color="auto" w:fill="auto"/>
          </w:tcPr>
          <w:p w14:paraId="6FC5D0C1" w14:textId="77777777" w:rsidR="00200807" w:rsidRPr="00ED3698" w:rsidRDefault="00200807" w:rsidP="00292E3B">
            <w:pPr>
              <w:spacing w:before="0" w:after="0"/>
            </w:pPr>
            <w:r w:rsidRPr="00ED3698">
              <w:t xml:space="preserve">Dissolution </w:t>
            </w:r>
            <w:r w:rsidR="00F8054B">
              <w:t xml:space="preserve">and volatilization </w:t>
            </w:r>
            <w:r w:rsidRPr="00ED3698">
              <w:t xml:space="preserve">of </w:t>
            </w:r>
            <w:r w:rsidR="00F8054B">
              <w:t xml:space="preserve">an </w:t>
            </w:r>
            <w:r w:rsidRPr="00ED3698">
              <w:t xml:space="preserve">organic contaminant mixture in </w:t>
            </w:r>
            <w:r w:rsidR="00292E3B">
              <w:t>the vadose zone</w:t>
            </w:r>
          </w:p>
        </w:tc>
        <w:tc>
          <w:tcPr>
            <w:tcW w:w="1222" w:type="dxa"/>
            <w:shd w:val="clear" w:color="auto" w:fill="auto"/>
          </w:tcPr>
          <w:p w14:paraId="12E668D6" w14:textId="77777777" w:rsidR="00200807" w:rsidRPr="00ED3698" w:rsidRDefault="009C4449" w:rsidP="00A81713">
            <w:pPr>
              <w:spacing w:before="0" w:after="0"/>
              <w:jc w:val="center"/>
            </w:pPr>
            <w:r>
              <w:fldChar w:fldCharType="begin"/>
            </w:r>
            <w:r>
              <w:instrText xml:space="preserve"> REF _Ref364425394 \r \h  \* MERGEFORMAT </w:instrText>
            </w:r>
            <w:r>
              <w:fldChar w:fldCharType="separate"/>
            </w:r>
            <w:r w:rsidR="00B560DA">
              <w:t>3.4.11</w:t>
            </w:r>
            <w:r>
              <w:fldChar w:fldCharType="end"/>
            </w:r>
          </w:p>
        </w:tc>
      </w:tr>
      <w:tr w:rsidR="00200807" w:rsidRPr="00ED3698" w14:paraId="2EDB6BB0" w14:textId="77777777" w:rsidTr="00F453C8">
        <w:tc>
          <w:tcPr>
            <w:tcW w:w="1831" w:type="dxa"/>
            <w:shd w:val="clear" w:color="auto" w:fill="auto"/>
          </w:tcPr>
          <w:p w14:paraId="2C8249C5" w14:textId="77777777" w:rsidR="00200807" w:rsidRPr="00ED3698" w:rsidRDefault="00200807" w:rsidP="00875CEB">
            <w:pPr>
              <w:spacing w:before="0" w:after="0"/>
            </w:pPr>
            <w:r w:rsidRPr="00ED3698">
              <w:t>surfa2</w:t>
            </w:r>
          </w:p>
        </w:tc>
        <w:tc>
          <w:tcPr>
            <w:tcW w:w="5469" w:type="dxa"/>
            <w:shd w:val="clear" w:color="auto" w:fill="auto"/>
          </w:tcPr>
          <w:p w14:paraId="1D54E65B" w14:textId="77777777" w:rsidR="00200807" w:rsidRPr="00ED3698" w:rsidRDefault="00F8054B" w:rsidP="00F8054B">
            <w:pPr>
              <w:spacing w:before="0" w:after="0"/>
            </w:pPr>
            <w:r>
              <w:t>1D-advective-dispersive transport with anionic s</w:t>
            </w:r>
            <w:r w:rsidR="00200807" w:rsidRPr="00ED3698">
              <w:t>urface complexation</w:t>
            </w:r>
            <w:r>
              <w:t xml:space="preserve"> reactions</w:t>
            </w:r>
          </w:p>
        </w:tc>
        <w:tc>
          <w:tcPr>
            <w:tcW w:w="1222" w:type="dxa"/>
            <w:shd w:val="clear" w:color="auto" w:fill="auto"/>
          </w:tcPr>
          <w:p w14:paraId="5D15F817" w14:textId="77777777" w:rsidR="00200807" w:rsidRPr="00ED3698" w:rsidRDefault="009C4449" w:rsidP="00A81713">
            <w:pPr>
              <w:spacing w:before="0" w:after="0"/>
              <w:jc w:val="center"/>
            </w:pPr>
            <w:r>
              <w:fldChar w:fldCharType="begin"/>
            </w:r>
            <w:r>
              <w:instrText xml:space="preserve"> REF _Ref364425401 \r \h  \* MERGEFORMAT </w:instrText>
            </w:r>
            <w:r>
              <w:fldChar w:fldCharType="separate"/>
            </w:r>
            <w:r w:rsidR="00B560DA">
              <w:t>3.4.12</w:t>
            </w:r>
            <w:r>
              <w:fldChar w:fldCharType="end"/>
            </w:r>
          </w:p>
        </w:tc>
      </w:tr>
      <w:tr w:rsidR="00200807" w:rsidRPr="00ED3698" w14:paraId="0CD55A6C" w14:textId="77777777" w:rsidTr="00F453C8">
        <w:tc>
          <w:tcPr>
            <w:tcW w:w="1831" w:type="dxa"/>
            <w:shd w:val="clear" w:color="auto" w:fill="auto"/>
          </w:tcPr>
          <w:p w14:paraId="32BF16E8" w14:textId="77777777" w:rsidR="00200807" w:rsidRPr="00ED3698" w:rsidRDefault="00200807" w:rsidP="00875CEB">
            <w:pPr>
              <w:spacing w:before="0" w:after="0"/>
            </w:pPr>
            <w:r w:rsidRPr="00ED3698">
              <w:t>surfme2</w:t>
            </w:r>
          </w:p>
        </w:tc>
        <w:tc>
          <w:tcPr>
            <w:tcW w:w="5469" w:type="dxa"/>
            <w:shd w:val="clear" w:color="auto" w:fill="auto"/>
          </w:tcPr>
          <w:p w14:paraId="67DE7F32" w14:textId="77777777" w:rsidR="00200807" w:rsidRPr="00ED3698" w:rsidRDefault="00F8054B" w:rsidP="00F8054B">
            <w:pPr>
              <w:spacing w:before="0" w:after="0"/>
            </w:pPr>
            <w:r>
              <w:t>1D-advective-dispersive transport with cationic s</w:t>
            </w:r>
            <w:r w:rsidRPr="00ED3698">
              <w:t>urface complexation</w:t>
            </w:r>
            <w:r>
              <w:t xml:space="preserve"> reactions</w:t>
            </w:r>
          </w:p>
        </w:tc>
        <w:tc>
          <w:tcPr>
            <w:tcW w:w="1222" w:type="dxa"/>
            <w:shd w:val="clear" w:color="auto" w:fill="auto"/>
          </w:tcPr>
          <w:p w14:paraId="5DC294DA" w14:textId="77777777" w:rsidR="00200807" w:rsidRPr="00ED3698" w:rsidRDefault="009C4449" w:rsidP="00A81713">
            <w:pPr>
              <w:spacing w:before="0" w:after="0"/>
              <w:jc w:val="center"/>
            </w:pPr>
            <w:r>
              <w:fldChar w:fldCharType="begin"/>
            </w:r>
            <w:r>
              <w:instrText xml:space="preserve"> REF _Ref364425409 \r \h  \* MERGEFORMAT </w:instrText>
            </w:r>
            <w:r>
              <w:fldChar w:fldCharType="separate"/>
            </w:r>
            <w:r w:rsidR="00B560DA">
              <w:t>3.4.13</w:t>
            </w:r>
            <w:r>
              <w:fldChar w:fldCharType="end"/>
            </w:r>
          </w:p>
        </w:tc>
      </w:tr>
      <w:tr w:rsidR="009267EC" w:rsidRPr="00ED3698" w14:paraId="6A3D9B99" w14:textId="77777777" w:rsidTr="00F453C8">
        <w:tc>
          <w:tcPr>
            <w:tcW w:w="1831" w:type="dxa"/>
            <w:shd w:val="clear" w:color="auto" w:fill="auto"/>
          </w:tcPr>
          <w:p w14:paraId="6FFA91EF" w14:textId="77777777" w:rsidR="009267EC" w:rsidRPr="00ED3698" w:rsidRDefault="009267EC" w:rsidP="009267EC">
            <w:pPr>
              <w:spacing w:before="0" w:after="0"/>
            </w:pPr>
            <w:r>
              <w:rPr>
                <w:rFonts w:hint="eastAsia"/>
                <w:lang w:eastAsia="zh-CN"/>
              </w:rPr>
              <w:t>p</w:t>
            </w:r>
            <w:r w:rsidRPr="00ED3698">
              <w:t>rb</w:t>
            </w:r>
          </w:p>
        </w:tc>
        <w:tc>
          <w:tcPr>
            <w:tcW w:w="5469" w:type="dxa"/>
            <w:shd w:val="clear" w:color="auto" w:fill="auto"/>
          </w:tcPr>
          <w:p w14:paraId="7ABD8092" w14:textId="77777777" w:rsidR="009267EC" w:rsidRPr="00ED3698" w:rsidRDefault="009267EC" w:rsidP="009267EC">
            <w:pPr>
              <w:spacing w:before="0" w:after="0"/>
            </w:pPr>
            <w:r w:rsidRPr="00ED3698">
              <w:t xml:space="preserve">Groundwater remediation by a </w:t>
            </w:r>
            <w:r w:rsidR="00F8054B">
              <w:t xml:space="preserve">permeable </w:t>
            </w:r>
            <w:r w:rsidRPr="00ED3698">
              <w:t>reactive barrier</w:t>
            </w:r>
          </w:p>
        </w:tc>
        <w:tc>
          <w:tcPr>
            <w:tcW w:w="1222" w:type="dxa"/>
            <w:shd w:val="clear" w:color="auto" w:fill="auto"/>
          </w:tcPr>
          <w:p w14:paraId="52FA5FE4" w14:textId="77777777" w:rsidR="009267EC" w:rsidRPr="00ED3698" w:rsidRDefault="009C4449" w:rsidP="009267EC">
            <w:pPr>
              <w:spacing w:before="0" w:after="0"/>
              <w:jc w:val="center"/>
            </w:pPr>
            <w:r>
              <w:fldChar w:fldCharType="begin"/>
            </w:r>
            <w:r>
              <w:instrText xml:space="preserve"> REF _Ref364425379 \r \h  \* MERGEFORMAT </w:instrText>
            </w:r>
            <w:r>
              <w:fldChar w:fldCharType="separate"/>
            </w:r>
            <w:r w:rsidR="00B560DA">
              <w:t>3.4.14</w:t>
            </w:r>
            <w:r>
              <w:fldChar w:fldCharType="end"/>
            </w:r>
          </w:p>
        </w:tc>
      </w:tr>
      <w:tr w:rsidR="009267EC" w:rsidRPr="00ED3698" w14:paraId="5425A675" w14:textId="77777777" w:rsidTr="00F453C8">
        <w:tc>
          <w:tcPr>
            <w:tcW w:w="1831" w:type="dxa"/>
            <w:shd w:val="clear" w:color="auto" w:fill="auto"/>
          </w:tcPr>
          <w:p w14:paraId="58871A64" w14:textId="77777777" w:rsidR="009267EC" w:rsidRPr="00ED3698" w:rsidRDefault="009267EC" w:rsidP="009267EC">
            <w:pPr>
              <w:spacing w:before="0" w:after="0"/>
            </w:pPr>
            <w:r>
              <w:rPr>
                <w:rFonts w:hint="eastAsia"/>
                <w:lang w:eastAsia="zh-CN"/>
              </w:rPr>
              <w:t>a</w:t>
            </w:r>
            <w:r w:rsidRPr="00ED3698">
              <w:t>md_ex</w:t>
            </w:r>
          </w:p>
        </w:tc>
        <w:tc>
          <w:tcPr>
            <w:tcW w:w="5469" w:type="dxa"/>
            <w:shd w:val="clear" w:color="auto" w:fill="auto"/>
          </w:tcPr>
          <w:p w14:paraId="520C580D" w14:textId="77777777" w:rsidR="009267EC" w:rsidRPr="00ED3698" w:rsidRDefault="00F8054B" w:rsidP="00F8054B">
            <w:pPr>
              <w:spacing w:before="0" w:after="0"/>
              <w:rPr>
                <w:lang w:eastAsia="zh-CN"/>
              </w:rPr>
            </w:pPr>
            <w:r>
              <w:rPr>
                <w:lang w:eastAsia="zh-CN"/>
              </w:rPr>
              <w:t>Generation and attenuation of a</w:t>
            </w:r>
            <w:r w:rsidR="009267EC">
              <w:rPr>
                <w:rFonts w:hint="eastAsia"/>
                <w:lang w:eastAsia="zh-CN"/>
              </w:rPr>
              <w:t>cid mine drainage</w:t>
            </w:r>
          </w:p>
        </w:tc>
        <w:tc>
          <w:tcPr>
            <w:tcW w:w="1222" w:type="dxa"/>
            <w:shd w:val="clear" w:color="auto" w:fill="auto"/>
          </w:tcPr>
          <w:p w14:paraId="3E9ACFE0" w14:textId="77777777" w:rsidR="009267EC" w:rsidRPr="00ED3698" w:rsidRDefault="009C4449" w:rsidP="009267EC">
            <w:pPr>
              <w:spacing w:before="0" w:after="0"/>
              <w:jc w:val="center"/>
            </w:pPr>
            <w:r>
              <w:fldChar w:fldCharType="begin"/>
            </w:r>
            <w:r>
              <w:instrText xml:space="preserve"> REF _Ref365413260 \n \h  \* MERGEFORMAT </w:instrText>
            </w:r>
            <w:r>
              <w:fldChar w:fldCharType="separate"/>
            </w:r>
            <w:r w:rsidR="00B560DA">
              <w:t>3.4.15</w:t>
            </w:r>
            <w:r>
              <w:fldChar w:fldCharType="end"/>
            </w:r>
          </w:p>
        </w:tc>
      </w:tr>
      <w:tr w:rsidR="00F453C8" w:rsidRPr="00ED3698" w14:paraId="592F2530" w14:textId="77777777" w:rsidTr="00F453C8">
        <w:tc>
          <w:tcPr>
            <w:tcW w:w="1831" w:type="dxa"/>
            <w:shd w:val="clear" w:color="auto" w:fill="auto"/>
          </w:tcPr>
          <w:p w14:paraId="436FA76D" w14:textId="1E4EC5C1" w:rsidR="00F453C8" w:rsidRDefault="00600363" w:rsidP="00F453C8">
            <w:pPr>
              <w:spacing w:before="0" w:after="0"/>
              <w:rPr>
                <w:lang w:eastAsia="zh-CN"/>
              </w:rPr>
            </w:pPr>
            <w:r>
              <w:rPr>
                <w:lang w:eastAsia="zh-CN"/>
              </w:rPr>
              <w:t>w</w:t>
            </w:r>
            <w:r w:rsidRPr="00600363">
              <w:rPr>
                <w:lang w:eastAsia="zh-CN"/>
              </w:rPr>
              <w:t>aybrant</w:t>
            </w:r>
          </w:p>
        </w:tc>
        <w:tc>
          <w:tcPr>
            <w:tcW w:w="5469" w:type="dxa"/>
            <w:shd w:val="clear" w:color="auto" w:fill="auto"/>
          </w:tcPr>
          <w:p w14:paraId="2D76E108" w14:textId="463269EF" w:rsidR="00F453C8" w:rsidRDefault="00F453C8" w:rsidP="00F453C8">
            <w:pPr>
              <w:spacing w:before="0" w:after="0"/>
              <w:rPr>
                <w:lang w:eastAsia="zh-CN"/>
              </w:rPr>
            </w:pPr>
            <w:r>
              <w:rPr>
                <w:lang w:eastAsia="zh-CN"/>
              </w:rPr>
              <w:t>Isotope fraction</w:t>
            </w:r>
          </w:p>
        </w:tc>
        <w:tc>
          <w:tcPr>
            <w:tcW w:w="1222" w:type="dxa"/>
            <w:shd w:val="clear" w:color="auto" w:fill="auto"/>
          </w:tcPr>
          <w:p w14:paraId="44A3C0FB" w14:textId="1716C806" w:rsidR="00F453C8" w:rsidRDefault="00F453C8" w:rsidP="00F453C8">
            <w:pPr>
              <w:spacing w:before="0" w:after="0"/>
              <w:jc w:val="center"/>
            </w:pPr>
            <w:r>
              <w:fldChar w:fldCharType="begin"/>
            </w:r>
            <w:r>
              <w:instrText xml:space="preserve"> REF _Ref449716244 \r \h </w:instrText>
            </w:r>
            <w:r>
              <w:fldChar w:fldCharType="separate"/>
            </w:r>
            <w:r w:rsidR="00B560DA">
              <w:t>3.4.16</w:t>
            </w:r>
            <w:r>
              <w:fldChar w:fldCharType="end"/>
            </w:r>
          </w:p>
        </w:tc>
      </w:tr>
      <w:tr w:rsidR="00F453C8" w:rsidRPr="00ED3698" w14:paraId="393B763D" w14:textId="77777777" w:rsidTr="00F453C8">
        <w:tc>
          <w:tcPr>
            <w:tcW w:w="1831" w:type="dxa"/>
            <w:shd w:val="clear" w:color="auto" w:fill="auto"/>
          </w:tcPr>
          <w:p w14:paraId="00B291A3" w14:textId="60044B9F" w:rsidR="00F453C8" w:rsidRDefault="00F453C8" w:rsidP="00F453C8">
            <w:pPr>
              <w:spacing w:before="0" w:after="0"/>
              <w:rPr>
                <w:lang w:eastAsia="zh-CN"/>
              </w:rPr>
            </w:pPr>
            <w:r>
              <w:rPr>
                <w:lang w:eastAsia="zh-CN"/>
              </w:rPr>
              <w:t>sulfur</w:t>
            </w:r>
          </w:p>
        </w:tc>
        <w:tc>
          <w:tcPr>
            <w:tcW w:w="5469" w:type="dxa"/>
            <w:shd w:val="clear" w:color="auto" w:fill="auto"/>
          </w:tcPr>
          <w:p w14:paraId="5D89BC9B" w14:textId="1FD5EA81" w:rsidR="00F453C8" w:rsidRDefault="00F453C8" w:rsidP="00F453C8">
            <w:pPr>
              <w:spacing w:before="0" w:after="0"/>
              <w:rPr>
                <w:lang w:eastAsia="zh-CN"/>
              </w:rPr>
            </w:pPr>
            <w:r>
              <w:rPr>
                <w:lang w:eastAsia="zh-CN"/>
              </w:rPr>
              <w:t>Salinity dependent SRB reaction</w:t>
            </w:r>
          </w:p>
        </w:tc>
        <w:tc>
          <w:tcPr>
            <w:tcW w:w="1222" w:type="dxa"/>
            <w:shd w:val="clear" w:color="auto" w:fill="auto"/>
          </w:tcPr>
          <w:p w14:paraId="08156E77" w14:textId="3536AEB7" w:rsidR="00F453C8" w:rsidRDefault="00F453C8" w:rsidP="00F453C8">
            <w:pPr>
              <w:spacing w:before="0" w:after="0"/>
              <w:jc w:val="center"/>
            </w:pPr>
            <w:r>
              <w:fldChar w:fldCharType="begin"/>
            </w:r>
            <w:r>
              <w:instrText xml:space="preserve"> REF _Ref457418435 \r \h </w:instrText>
            </w:r>
            <w:r>
              <w:fldChar w:fldCharType="separate"/>
            </w:r>
            <w:r w:rsidR="00B560DA">
              <w:t>3.4.17</w:t>
            </w:r>
            <w:r>
              <w:fldChar w:fldCharType="end"/>
            </w:r>
          </w:p>
        </w:tc>
      </w:tr>
    </w:tbl>
    <w:p w14:paraId="3933E60A" w14:textId="77777777" w:rsidR="00875CEB" w:rsidRDefault="00875CEB" w:rsidP="00875CEB">
      <w:pPr>
        <w:pStyle w:val="Simpleline"/>
      </w:pPr>
      <w:bookmarkStart w:id="891" w:name="_Ref364422965"/>
      <w:bookmarkStart w:id="892" w:name="_Ref355268321"/>
    </w:p>
    <w:p w14:paraId="71418FC3" w14:textId="77777777" w:rsidR="00C450CE" w:rsidRDefault="00C450CE" w:rsidP="00875CEB">
      <w:pPr>
        <w:pStyle w:val="Simpleline"/>
      </w:pPr>
    </w:p>
    <w:p w14:paraId="170CEC58" w14:textId="77777777" w:rsidR="00200807" w:rsidRPr="00ED3698" w:rsidRDefault="00F8054B" w:rsidP="00200807">
      <w:pPr>
        <w:pStyle w:val="Heading3"/>
      </w:pPr>
      <w:bookmarkStart w:id="893" w:name="_Ref364422975"/>
      <w:bookmarkStart w:id="894" w:name="_Toc520374705"/>
      <w:bookmarkEnd w:id="891"/>
      <w:r>
        <w:t>1D</w:t>
      </w:r>
      <w:r w:rsidR="0050520B">
        <w:t xml:space="preserve"> </w:t>
      </w:r>
      <w:r>
        <w:t>advective-dispersive transport with a</w:t>
      </w:r>
      <w:r w:rsidRPr="00ED3698">
        <w:t xml:space="preserve">queous </w:t>
      </w:r>
      <w:r w:rsidRPr="00ED3698">
        <w:lastRenderedPageBreak/>
        <w:t>complex</w:t>
      </w:r>
      <w:r>
        <w:t>ation</w:t>
      </w:r>
      <w:bookmarkEnd w:id="894"/>
      <w:r w:rsidRPr="00ED3698">
        <w:t xml:space="preserve"> </w:t>
      </w:r>
      <w:bookmarkEnd w:id="893"/>
    </w:p>
    <w:p w14:paraId="65D3B639" w14:textId="77777777" w:rsidR="00200807" w:rsidRPr="00ED3698" w:rsidRDefault="00771FFF" w:rsidP="00200807">
      <w:pPr>
        <w:pStyle w:val="Heading4"/>
      </w:pPr>
      <w:bookmarkStart w:id="895" w:name="_Toc520374706"/>
      <w:r>
        <w:t>Problem definition</w:t>
      </w:r>
      <w:bookmarkEnd w:id="895"/>
    </w:p>
    <w:p w14:paraId="060282C6" w14:textId="2AEE4DB1" w:rsidR="00200807" w:rsidRPr="00ED3698" w:rsidRDefault="00200807" w:rsidP="00200807">
      <w:pPr>
        <w:rPr>
          <w:lang w:eastAsia="zh-CN"/>
        </w:rPr>
      </w:pPr>
      <w:r w:rsidRPr="00ED3698">
        <w:t xml:space="preserve">This </w:t>
      </w:r>
      <w:r w:rsidR="00F8054B">
        <w:t>application example</w:t>
      </w:r>
      <w:r w:rsidRPr="00ED3698">
        <w:t xml:space="preserve"> is intended to demonstrate how </w:t>
      </w:r>
      <w:r w:rsidR="0076771D">
        <w:t>MIN3P-THCm</w:t>
      </w:r>
      <w:r>
        <w:t xml:space="preserve"> </w:t>
      </w:r>
      <w:r w:rsidR="00F8054B">
        <w:t>simulates</w:t>
      </w:r>
      <w:r w:rsidRPr="00ED3698">
        <w:t xml:space="preserve"> </w:t>
      </w:r>
      <w:r w:rsidR="00F8054B">
        <w:t>advective dispersive transport including aqueous complexation reactions</w:t>
      </w:r>
      <w:r w:rsidR="004474F5">
        <w:t xml:space="preserve">.  </w:t>
      </w:r>
      <w:r w:rsidR="0076771D">
        <w:t>MIN3P-THCm</w:t>
      </w:r>
      <w:r>
        <w:t xml:space="preserve"> </w:t>
      </w:r>
      <w:r w:rsidRPr="00ED3698">
        <w:t>calculate</w:t>
      </w:r>
      <w:r w:rsidR="00F8054B">
        <w:t>s</w:t>
      </w:r>
      <w:r w:rsidRPr="00ED3698">
        <w:t xml:space="preserve"> </w:t>
      </w:r>
      <w:r w:rsidR="00F8054B">
        <w:t xml:space="preserve">concentrations of </w:t>
      </w:r>
      <w:r w:rsidRPr="00ED3698">
        <w:t>secondary species according to the reactions defined in the database</w:t>
      </w:r>
      <w:r w:rsidR="004474F5">
        <w:t xml:space="preserve">.  </w:t>
      </w:r>
      <w:r w:rsidR="00F8054B">
        <w:t>C</w:t>
      </w:r>
      <w:r w:rsidRPr="00ED3698">
        <w:t xml:space="preserve">oncentrations of </w:t>
      </w:r>
      <w:r w:rsidR="00F8054B">
        <w:t xml:space="preserve">components as species in solution and aqueous complexes are provided </w:t>
      </w:r>
      <w:r w:rsidRPr="00ED3698">
        <w:t>in</w:t>
      </w:r>
      <w:r w:rsidR="00175AD6">
        <w:rPr>
          <w:rFonts w:hint="eastAsia"/>
          <w:lang w:eastAsia="zh-CN"/>
        </w:rPr>
        <w:t xml:space="preserve"> the output</w:t>
      </w:r>
      <w:r w:rsidR="00175AD6">
        <w:t xml:space="preserve"> file</w:t>
      </w:r>
      <w:r w:rsidR="00F8054B">
        <w:t>s</w:t>
      </w:r>
      <w:r w:rsidR="00175AD6">
        <w:t>.</w:t>
      </w:r>
    </w:p>
    <w:p w14:paraId="295FA625" w14:textId="77777777" w:rsidR="00200807" w:rsidRPr="00ED3698" w:rsidRDefault="00B3171D" w:rsidP="00200807">
      <w:pPr>
        <w:pStyle w:val="Heading4"/>
      </w:pPr>
      <w:bookmarkStart w:id="896" w:name="_Toc520374707"/>
      <w:r>
        <w:t>Model setup</w:t>
      </w:r>
      <w:bookmarkEnd w:id="896"/>
    </w:p>
    <w:p w14:paraId="5575A677" w14:textId="380458E1" w:rsidR="00200807" w:rsidRPr="00ED3698" w:rsidRDefault="00200807" w:rsidP="00200807">
      <w:r w:rsidRPr="00ED3698">
        <w:t>A 1D model</w:t>
      </w:r>
      <w:r w:rsidR="00F46257">
        <w:t>,</w:t>
      </w:r>
      <w:r w:rsidRPr="00ED3698">
        <w:t xml:space="preserve"> 0.40 m in </w:t>
      </w:r>
      <w:r w:rsidR="00F46257">
        <w:t xml:space="preserve">length, </w:t>
      </w:r>
      <w:r w:rsidRPr="00ED3698">
        <w:t>is discretized into 81 control volumes</w:t>
      </w:r>
      <w:r w:rsidR="004474F5">
        <w:t xml:space="preserve">.  </w:t>
      </w:r>
      <w:r w:rsidRPr="00ED3698">
        <w:t xml:space="preserve">The hydraulic head </w:t>
      </w:r>
      <w:r w:rsidR="00F46257">
        <w:t>at</w:t>
      </w:r>
      <w:r w:rsidRPr="00ED3698">
        <w:t xml:space="preserve"> </w:t>
      </w:r>
      <w:r w:rsidR="00175AD6">
        <w:t xml:space="preserve">the </w:t>
      </w:r>
      <w:r w:rsidR="00F46257">
        <w:t>inflow</w:t>
      </w:r>
      <w:r w:rsidR="00175AD6">
        <w:rPr>
          <w:rFonts w:hint="eastAsia"/>
          <w:lang w:eastAsia="zh-CN"/>
        </w:rPr>
        <w:t xml:space="preserve"> boundary</w:t>
      </w:r>
      <w:r w:rsidR="00175AD6">
        <w:t xml:space="preserve"> is constant </w:t>
      </w:r>
      <w:r w:rsidR="00F46257">
        <w:t>at</w:t>
      </w:r>
      <w:r w:rsidR="00175AD6">
        <w:t xml:space="preserve"> 0.0014 m</w:t>
      </w:r>
      <w:r w:rsidR="00F46257">
        <w:t>, whiel the hydraulic head at the outflow boundary is set to 0.0 m</w:t>
      </w:r>
      <w:r w:rsidR="004474F5">
        <w:t xml:space="preserve">.  </w:t>
      </w:r>
      <w:r w:rsidRPr="00ED3698">
        <w:t>With the infiltration of a CaCO</w:t>
      </w:r>
      <w:r w:rsidRPr="00ED3698">
        <w:rPr>
          <w:vertAlign w:val="subscript"/>
        </w:rPr>
        <w:t>3</w:t>
      </w:r>
      <w:r w:rsidR="00175AD6">
        <w:rPr>
          <w:rFonts w:hint="eastAsia"/>
          <w:lang w:eastAsia="zh-CN"/>
        </w:rPr>
        <w:t xml:space="preserve"> rich </w:t>
      </w:r>
      <w:r w:rsidRPr="00ED3698">
        <w:t xml:space="preserve">solution into the column, the aqueous species composition changes </w:t>
      </w:r>
      <w:r w:rsidR="00F46257">
        <w:t>over</w:t>
      </w:r>
      <w:r w:rsidRPr="00ED3698">
        <w:t xml:space="preserve"> time</w:t>
      </w:r>
      <w:r w:rsidR="004474F5">
        <w:t xml:space="preserve">.  </w:t>
      </w:r>
      <w:r w:rsidRPr="00ED3698">
        <w:t xml:space="preserve">In this </w:t>
      </w:r>
      <w:r w:rsidR="00F46257">
        <w:t>demonstration example</w:t>
      </w:r>
      <w:r w:rsidRPr="00ED3698">
        <w:t>, the primary species are H</w:t>
      </w:r>
      <w:r w:rsidRPr="00ED3698">
        <w:rPr>
          <w:vertAlign w:val="superscript"/>
        </w:rPr>
        <w:t>+</w:t>
      </w:r>
      <w:r w:rsidRPr="00ED3698">
        <w:t>, CO</w:t>
      </w:r>
      <w:r w:rsidRPr="00ED3698">
        <w:rPr>
          <w:vertAlign w:val="subscript"/>
        </w:rPr>
        <w:t>3</w:t>
      </w:r>
      <w:r>
        <w:rPr>
          <w:vertAlign w:val="superscript"/>
        </w:rPr>
        <w:t>2-</w:t>
      </w:r>
      <w:r w:rsidRPr="00ED3698">
        <w:t>, and Ca</w:t>
      </w:r>
      <w:r>
        <w:rPr>
          <w:vertAlign w:val="superscript"/>
        </w:rPr>
        <w:t>2+</w:t>
      </w:r>
      <w:r w:rsidRPr="00ED3698">
        <w:t>, and the secondary species are OH</w:t>
      </w:r>
      <w:r w:rsidRPr="00ED3698">
        <w:rPr>
          <w:vertAlign w:val="superscript"/>
        </w:rPr>
        <w:t>-</w:t>
      </w:r>
      <w:r w:rsidRPr="00ED3698">
        <w:t>, HCO</w:t>
      </w:r>
      <w:r w:rsidRPr="00ED3698">
        <w:rPr>
          <w:vertAlign w:val="subscript"/>
        </w:rPr>
        <w:t>3</w:t>
      </w:r>
      <w:r w:rsidRPr="00ED3698">
        <w:rPr>
          <w:vertAlign w:val="superscript"/>
        </w:rPr>
        <w:t>-</w:t>
      </w:r>
      <w:r w:rsidRPr="00ED3698">
        <w:t>, H</w:t>
      </w:r>
      <w:r w:rsidRPr="00ED3698">
        <w:rPr>
          <w:vertAlign w:val="subscript"/>
        </w:rPr>
        <w:t>2</w:t>
      </w:r>
      <w:r w:rsidRPr="00ED3698">
        <w:t>CO</w:t>
      </w:r>
      <w:r w:rsidRPr="00ED3698">
        <w:rPr>
          <w:vertAlign w:val="subscript"/>
        </w:rPr>
        <w:t>3</w:t>
      </w:r>
      <w:r w:rsidRPr="00ED3698">
        <w:t>(aq), CaOH</w:t>
      </w:r>
      <w:r w:rsidRPr="00ED3698">
        <w:rPr>
          <w:vertAlign w:val="superscript"/>
        </w:rPr>
        <w:t>+</w:t>
      </w:r>
      <w:r w:rsidRPr="00ED3698">
        <w:t>, CaHCO</w:t>
      </w:r>
      <w:r w:rsidRPr="00ED3698">
        <w:rPr>
          <w:vertAlign w:val="subscript"/>
        </w:rPr>
        <w:t>3</w:t>
      </w:r>
      <w:r w:rsidRPr="00ED3698">
        <w:rPr>
          <w:vertAlign w:val="superscript"/>
        </w:rPr>
        <w:t>+</w:t>
      </w:r>
      <w:r w:rsidRPr="00ED3698">
        <w:t xml:space="preserve"> and CaCO</w:t>
      </w:r>
      <w:r w:rsidRPr="00ED3698">
        <w:rPr>
          <w:vertAlign w:val="subscript"/>
        </w:rPr>
        <w:t>3</w:t>
      </w:r>
      <w:r w:rsidRPr="00ED3698">
        <w:t>(aq)</w:t>
      </w:r>
      <w:r w:rsidR="004474F5">
        <w:t xml:space="preserve">.  </w:t>
      </w:r>
      <w:r w:rsidRPr="00ED3698">
        <w:t>The initial condition (IC) of the pore water and the boundary aqueous composition (BC) are listed in</w:t>
      </w:r>
      <w:r w:rsidR="00FC592A">
        <w:t xml:space="preserve"> </w:t>
      </w:r>
      <w:r w:rsidR="00FC592A">
        <w:fldChar w:fldCharType="begin"/>
      </w:r>
      <w:r w:rsidR="00FC592A">
        <w:instrText xml:space="preserve"> REF _Ref383352507 \h </w:instrText>
      </w:r>
      <w:r w:rsidR="00FC592A">
        <w:fldChar w:fldCharType="separate"/>
      </w:r>
      <w:r w:rsidR="00B560DA" w:rsidRPr="00ED3698">
        <w:t xml:space="preserve">Table </w:t>
      </w:r>
      <w:r w:rsidR="00B560DA">
        <w:rPr>
          <w:noProof/>
        </w:rPr>
        <w:t>3</w:t>
      </w:r>
      <w:r w:rsidR="00B560DA">
        <w:t>.</w:t>
      </w:r>
      <w:r w:rsidR="00B560DA">
        <w:rPr>
          <w:noProof/>
        </w:rPr>
        <w:t>22</w:t>
      </w:r>
      <w:r w:rsidR="00FC592A">
        <w:fldChar w:fldCharType="end"/>
      </w:r>
      <w:r w:rsidR="004474F5">
        <w:t xml:space="preserve">.  </w:t>
      </w:r>
    </w:p>
    <w:p w14:paraId="1D8018F2" w14:textId="20B83035" w:rsidR="00200807" w:rsidRPr="00875CEB" w:rsidRDefault="00200807" w:rsidP="00AE6CCB">
      <w:pPr>
        <w:pStyle w:val="StyleCaptionTableCaptionBold"/>
      </w:pPr>
      <w:bookmarkStart w:id="897" w:name="_Ref383352507"/>
      <w:bookmarkStart w:id="898" w:name="_Toc520374963"/>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22</w:t>
      </w:r>
      <w:r w:rsidR="00FE1AD3">
        <w:fldChar w:fldCharType="end"/>
      </w:r>
      <w:bookmarkEnd w:id="897"/>
      <w:r w:rsidR="004C28A7">
        <w:t xml:space="preserve">: </w:t>
      </w:r>
      <w:r w:rsidRPr="00875CEB">
        <w:t xml:space="preserve">Initial </w:t>
      </w:r>
      <w:r w:rsidR="00F46257">
        <w:t>and</w:t>
      </w:r>
      <w:r w:rsidRPr="00875CEB">
        <w:t xml:space="preserve"> boundary conditions (IC &amp; BC) </w:t>
      </w:r>
      <w:r w:rsidR="00F46257">
        <w:t xml:space="preserve">for demonstration example </w:t>
      </w:r>
      <w:r w:rsidR="00F46257" w:rsidRPr="00F46257">
        <w:rPr>
          <w:i/>
        </w:rPr>
        <w:t>complex</w:t>
      </w:r>
      <w:bookmarkEnd w:id="898"/>
    </w:p>
    <w:tbl>
      <w:tblPr>
        <w:tblW w:w="4264" w:type="pct"/>
        <w:jc w:val="center"/>
        <w:tblBorders>
          <w:top w:val="single" w:sz="4" w:space="0" w:color="auto"/>
          <w:bottom w:val="single" w:sz="4" w:space="0" w:color="auto"/>
        </w:tblBorders>
        <w:tblLook w:val="04A0" w:firstRow="1" w:lastRow="0" w:firstColumn="1" w:lastColumn="0" w:noHBand="0" w:noVBand="1"/>
      </w:tblPr>
      <w:tblGrid>
        <w:gridCol w:w="1449"/>
        <w:gridCol w:w="2135"/>
        <w:gridCol w:w="2579"/>
        <w:gridCol w:w="1205"/>
      </w:tblGrid>
      <w:tr w:rsidR="00F46257" w:rsidRPr="006F770F" w14:paraId="7387AFDD" w14:textId="77777777" w:rsidTr="00F46257">
        <w:trPr>
          <w:trHeight w:val="300"/>
          <w:jc w:val="center"/>
        </w:trPr>
        <w:tc>
          <w:tcPr>
            <w:tcW w:w="983" w:type="pct"/>
            <w:tcBorders>
              <w:bottom w:val="single" w:sz="4" w:space="0" w:color="auto"/>
            </w:tcBorders>
            <w:shd w:val="clear" w:color="auto" w:fill="D9D9D9"/>
            <w:noWrap/>
            <w:vAlign w:val="center"/>
            <w:hideMark/>
          </w:tcPr>
          <w:p w14:paraId="5649BD1A" w14:textId="77777777" w:rsidR="00F46257" w:rsidRPr="006F770F" w:rsidRDefault="00F46257" w:rsidP="006F770F">
            <w:pPr>
              <w:spacing w:before="0" w:after="0"/>
              <w:jc w:val="left"/>
              <w:rPr>
                <w:b/>
                <w:color w:val="000000"/>
                <w:lang w:eastAsia="en-CA"/>
              </w:rPr>
            </w:pPr>
            <w:r w:rsidRPr="006F770F">
              <w:rPr>
                <w:b/>
                <w:color w:val="000000"/>
                <w:lang w:eastAsia="en-CA"/>
              </w:rPr>
              <w:t>Parameter</w:t>
            </w:r>
          </w:p>
        </w:tc>
        <w:tc>
          <w:tcPr>
            <w:tcW w:w="1449" w:type="pct"/>
            <w:tcBorders>
              <w:bottom w:val="single" w:sz="4" w:space="0" w:color="auto"/>
            </w:tcBorders>
            <w:shd w:val="clear" w:color="auto" w:fill="D9D9D9"/>
            <w:noWrap/>
            <w:vAlign w:val="center"/>
            <w:hideMark/>
          </w:tcPr>
          <w:p w14:paraId="65E86955" w14:textId="77777777" w:rsidR="00F46257" w:rsidRPr="006F770F" w:rsidRDefault="00F46257" w:rsidP="006F770F">
            <w:pPr>
              <w:spacing w:before="0" w:after="0"/>
              <w:jc w:val="center"/>
              <w:rPr>
                <w:b/>
                <w:color w:val="000000"/>
                <w:lang w:eastAsia="zh-CN"/>
              </w:rPr>
            </w:pPr>
            <w:r w:rsidRPr="006F770F">
              <w:rPr>
                <w:b/>
                <w:color w:val="000000"/>
                <w:lang w:eastAsia="en-CA"/>
              </w:rPr>
              <w:t>I</w:t>
            </w:r>
            <w:r>
              <w:rPr>
                <w:rFonts w:hint="eastAsia"/>
                <w:b/>
                <w:color w:val="000000"/>
                <w:lang w:eastAsia="zh-CN"/>
              </w:rPr>
              <w:t xml:space="preserve">nitial </w:t>
            </w:r>
            <w:r w:rsidRPr="006F770F">
              <w:rPr>
                <w:b/>
                <w:color w:val="000000"/>
                <w:lang w:eastAsia="en-CA"/>
              </w:rPr>
              <w:t>C</w:t>
            </w:r>
            <w:r>
              <w:rPr>
                <w:rFonts w:hint="eastAsia"/>
                <w:b/>
                <w:color w:val="000000"/>
                <w:lang w:eastAsia="zh-CN"/>
              </w:rPr>
              <w:t>ondition</w:t>
            </w:r>
          </w:p>
        </w:tc>
        <w:tc>
          <w:tcPr>
            <w:tcW w:w="1750" w:type="pct"/>
            <w:tcBorders>
              <w:bottom w:val="single" w:sz="4" w:space="0" w:color="auto"/>
            </w:tcBorders>
            <w:shd w:val="clear" w:color="auto" w:fill="D9D9D9"/>
            <w:vAlign w:val="center"/>
          </w:tcPr>
          <w:p w14:paraId="201DC862" w14:textId="77777777" w:rsidR="00F46257" w:rsidRPr="006F770F" w:rsidRDefault="00F46257" w:rsidP="006F770F">
            <w:pPr>
              <w:spacing w:before="0" w:after="0"/>
              <w:jc w:val="center"/>
              <w:rPr>
                <w:b/>
                <w:color w:val="000000"/>
                <w:lang w:eastAsia="zh-CN"/>
              </w:rPr>
            </w:pPr>
            <w:r w:rsidRPr="006F770F">
              <w:rPr>
                <w:b/>
                <w:color w:val="000000"/>
                <w:lang w:eastAsia="en-CA"/>
              </w:rPr>
              <w:t>B</w:t>
            </w:r>
            <w:r>
              <w:rPr>
                <w:rFonts w:hint="eastAsia"/>
                <w:b/>
                <w:color w:val="000000"/>
                <w:lang w:eastAsia="zh-CN"/>
              </w:rPr>
              <w:t xml:space="preserve">oundary </w:t>
            </w:r>
            <w:r w:rsidRPr="006F770F">
              <w:rPr>
                <w:b/>
                <w:color w:val="000000"/>
                <w:lang w:eastAsia="en-CA"/>
              </w:rPr>
              <w:t>C</w:t>
            </w:r>
            <w:r>
              <w:rPr>
                <w:rFonts w:hint="eastAsia"/>
                <w:b/>
                <w:color w:val="000000"/>
                <w:lang w:eastAsia="zh-CN"/>
              </w:rPr>
              <w:t>ondition</w:t>
            </w:r>
          </w:p>
        </w:tc>
        <w:tc>
          <w:tcPr>
            <w:tcW w:w="818" w:type="pct"/>
            <w:tcBorders>
              <w:bottom w:val="single" w:sz="4" w:space="0" w:color="auto"/>
            </w:tcBorders>
            <w:shd w:val="clear" w:color="auto" w:fill="D9D9D9"/>
            <w:noWrap/>
            <w:vAlign w:val="center"/>
            <w:hideMark/>
          </w:tcPr>
          <w:p w14:paraId="319D1DA9" w14:textId="77777777" w:rsidR="00F46257" w:rsidRPr="006F770F" w:rsidRDefault="00F46257" w:rsidP="006F770F">
            <w:pPr>
              <w:spacing w:before="0" w:after="0"/>
              <w:jc w:val="center"/>
              <w:rPr>
                <w:b/>
                <w:color w:val="000000"/>
                <w:lang w:eastAsia="en-CA"/>
              </w:rPr>
            </w:pPr>
            <w:r w:rsidRPr="006F770F">
              <w:rPr>
                <w:b/>
                <w:color w:val="000000"/>
                <w:lang w:eastAsia="en-CA"/>
              </w:rPr>
              <w:t>Unit</w:t>
            </w:r>
          </w:p>
        </w:tc>
      </w:tr>
      <w:tr w:rsidR="00F46257" w:rsidRPr="00ED3698" w14:paraId="0DF3D3B6" w14:textId="77777777" w:rsidTr="00F46257">
        <w:trPr>
          <w:trHeight w:val="300"/>
          <w:jc w:val="center"/>
        </w:trPr>
        <w:tc>
          <w:tcPr>
            <w:tcW w:w="983" w:type="pct"/>
            <w:tcBorders>
              <w:top w:val="single" w:sz="4" w:space="0" w:color="auto"/>
              <w:bottom w:val="nil"/>
            </w:tcBorders>
            <w:shd w:val="clear" w:color="auto" w:fill="auto"/>
            <w:noWrap/>
            <w:vAlign w:val="bottom"/>
            <w:hideMark/>
          </w:tcPr>
          <w:p w14:paraId="37729876" w14:textId="77777777" w:rsidR="00F46257" w:rsidRPr="00ED3698" w:rsidRDefault="00F46257" w:rsidP="00875CEB">
            <w:pPr>
              <w:spacing w:before="0" w:after="0"/>
              <w:rPr>
                <w:color w:val="000000"/>
                <w:lang w:eastAsia="en-CA"/>
              </w:rPr>
            </w:pPr>
            <w:r w:rsidRPr="00ED3698">
              <w:rPr>
                <w:color w:val="000000"/>
                <w:lang w:eastAsia="en-CA"/>
              </w:rPr>
              <w:t>H</w:t>
            </w:r>
            <w:r w:rsidRPr="00ED3698">
              <w:rPr>
                <w:color w:val="000000"/>
                <w:vertAlign w:val="superscript"/>
                <w:lang w:eastAsia="en-CA"/>
              </w:rPr>
              <w:t>+</w:t>
            </w:r>
          </w:p>
        </w:tc>
        <w:tc>
          <w:tcPr>
            <w:tcW w:w="1449" w:type="pct"/>
            <w:tcBorders>
              <w:top w:val="single" w:sz="4" w:space="0" w:color="auto"/>
              <w:bottom w:val="nil"/>
            </w:tcBorders>
            <w:shd w:val="clear" w:color="auto" w:fill="auto"/>
            <w:noWrap/>
            <w:vAlign w:val="center"/>
            <w:hideMark/>
          </w:tcPr>
          <w:p w14:paraId="424FC55A" w14:textId="77777777" w:rsidR="00F46257" w:rsidRPr="00ED3698" w:rsidRDefault="00F46257" w:rsidP="006F770F">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-7</w:t>
            </w:r>
          </w:p>
        </w:tc>
        <w:tc>
          <w:tcPr>
            <w:tcW w:w="1750" w:type="pct"/>
            <w:tcBorders>
              <w:top w:val="single" w:sz="4" w:space="0" w:color="auto"/>
              <w:bottom w:val="nil"/>
            </w:tcBorders>
            <w:vAlign w:val="center"/>
          </w:tcPr>
          <w:p w14:paraId="0952E969" w14:textId="77777777" w:rsidR="00F46257" w:rsidRPr="00ED3698" w:rsidRDefault="00F46257" w:rsidP="006F770F">
            <w:pPr>
              <w:spacing w:before="0" w:after="0"/>
              <w:jc w:val="center"/>
              <w:rPr>
                <w:color w:val="000000"/>
                <w:lang w:eastAsia="en-CA"/>
              </w:rPr>
            </w:pPr>
            <w:r w:rsidRPr="00ED3698">
              <w:rPr>
                <w:color w:val="000000"/>
                <w:lang w:eastAsia="en-CA"/>
              </w:rPr>
              <w:t>1.98</w:t>
            </w:r>
            <w:r w:rsidRPr="007E11F0">
              <w:rPr>
                <w:color w:val="000000"/>
                <w:lang w:eastAsia="en-CA"/>
              </w:rPr>
              <w:t>×10</w:t>
            </w:r>
            <w:r w:rsidRPr="007E11F0">
              <w:rPr>
                <w:color w:val="000000"/>
                <w:vertAlign w:val="superscript"/>
                <w:lang w:eastAsia="en-CA"/>
              </w:rPr>
              <w:t>-2</w:t>
            </w:r>
          </w:p>
        </w:tc>
        <w:tc>
          <w:tcPr>
            <w:tcW w:w="818" w:type="pct"/>
            <w:tcBorders>
              <w:top w:val="single" w:sz="4" w:space="0" w:color="auto"/>
              <w:bottom w:val="nil"/>
            </w:tcBorders>
            <w:shd w:val="clear" w:color="auto" w:fill="auto"/>
            <w:noWrap/>
            <w:vAlign w:val="center"/>
            <w:hideMark/>
          </w:tcPr>
          <w:p w14:paraId="4CD12135" w14:textId="77777777" w:rsidR="00F46257" w:rsidRDefault="00F46257" w:rsidP="00F46257">
            <w:pPr>
              <w:spacing w:before="0" w:after="0"/>
              <w:jc w:val="center"/>
            </w:pPr>
            <w:r w:rsidRPr="0048750F">
              <w:rPr>
                <w:rFonts w:hint="eastAsia"/>
                <w:color w:val="000000"/>
                <w:lang w:eastAsia="zh-CN"/>
              </w:rPr>
              <w:t>[</w:t>
            </w:r>
            <w:r w:rsidRPr="0048750F">
              <w:rPr>
                <w:color w:val="000000"/>
                <w:lang w:eastAsia="en-CA"/>
              </w:rPr>
              <w:t>m</w:t>
            </w:r>
            <w:r w:rsidRPr="0048750F">
              <w:rPr>
                <w:rFonts w:hint="eastAsia"/>
                <w:color w:val="000000"/>
                <w:lang w:eastAsia="zh-CN"/>
              </w:rPr>
              <w:t>ol</w:t>
            </w:r>
            <w:r w:rsidRPr="0048750F">
              <w:rPr>
                <w:color w:val="000000"/>
                <w:lang w:eastAsia="en-CA"/>
              </w:rPr>
              <w:t xml:space="preserve"> </w:t>
            </w:r>
            <w:r>
              <w:rPr>
                <w:color w:val="000000"/>
                <w:lang w:eastAsia="en-CA"/>
              </w:rPr>
              <w:t>l</w:t>
            </w:r>
            <w:r w:rsidRPr="0048750F">
              <w:rPr>
                <w:color w:val="000000"/>
                <w:vertAlign w:val="superscript"/>
                <w:lang w:eastAsia="en-CA"/>
              </w:rPr>
              <w:t>-1</w:t>
            </w:r>
            <w:r w:rsidRPr="0048750F">
              <w:rPr>
                <w:rFonts w:hint="eastAsia"/>
                <w:color w:val="000000"/>
                <w:lang w:eastAsia="zh-CN"/>
              </w:rPr>
              <w:t>]</w:t>
            </w:r>
          </w:p>
        </w:tc>
      </w:tr>
      <w:tr w:rsidR="00F46257" w:rsidRPr="00ED3698" w14:paraId="3D3855B9" w14:textId="77777777" w:rsidTr="00F46257">
        <w:trPr>
          <w:trHeight w:val="300"/>
          <w:jc w:val="center"/>
        </w:trPr>
        <w:tc>
          <w:tcPr>
            <w:tcW w:w="983" w:type="pct"/>
            <w:tcBorders>
              <w:top w:val="nil"/>
              <w:bottom w:val="nil"/>
            </w:tcBorders>
            <w:shd w:val="clear" w:color="auto" w:fill="auto"/>
            <w:noWrap/>
            <w:vAlign w:val="bottom"/>
            <w:hideMark/>
          </w:tcPr>
          <w:p w14:paraId="5E0D9E58" w14:textId="77777777" w:rsidR="00F46257" w:rsidRPr="00ED3698" w:rsidRDefault="00F46257" w:rsidP="00875CEB">
            <w:pPr>
              <w:spacing w:before="0" w:after="0"/>
              <w:rPr>
                <w:color w:val="000000"/>
                <w:lang w:eastAsia="en-CA"/>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1449" w:type="pct"/>
            <w:tcBorders>
              <w:top w:val="nil"/>
              <w:bottom w:val="nil"/>
            </w:tcBorders>
            <w:shd w:val="clear" w:color="auto" w:fill="auto"/>
            <w:noWrap/>
            <w:vAlign w:val="center"/>
            <w:hideMark/>
          </w:tcPr>
          <w:p w14:paraId="4B807CC5" w14:textId="77777777" w:rsidR="00F46257" w:rsidRPr="00ED3698" w:rsidRDefault="00F46257" w:rsidP="006F770F">
            <w:pPr>
              <w:spacing w:before="0" w:after="0"/>
              <w:jc w:val="center"/>
              <w:rPr>
                <w:color w:val="000000"/>
                <w:lang w:eastAsia="en-CA"/>
              </w:rPr>
            </w:pPr>
            <w:r w:rsidRPr="00ED3698">
              <w:rPr>
                <w:color w:val="000000"/>
                <w:lang w:eastAsia="en-CA"/>
              </w:rPr>
              <w:t>3.0</w:t>
            </w:r>
            <w:r w:rsidRPr="007E11F0">
              <w:rPr>
                <w:color w:val="000000"/>
                <w:lang w:eastAsia="en-CA"/>
              </w:rPr>
              <w:t>×10</w:t>
            </w:r>
            <w:r w:rsidRPr="007E11F0">
              <w:rPr>
                <w:color w:val="000000"/>
                <w:vertAlign w:val="superscript"/>
                <w:lang w:eastAsia="en-CA"/>
              </w:rPr>
              <w:t>-7</w:t>
            </w:r>
          </w:p>
        </w:tc>
        <w:tc>
          <w:tcPr>
            <w:tcW w:w="1750" w:type="pct"/>
            <w:tcBorders>
              <w:top w:val="nil"/>
              <w:bottom w:val="nil"/>
            </w:tcBorders>
            <w:vAlign w:val="center"/>
          </w:tcPr>
          <w:p w14:paraId="1B3F7380" w14:textId="77777777" w:rsidR="00F46257" w:rsidRPr="00ED3698" w:rsidRDefault="00F46257" w:rsidP="006F770F">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-2</w:t>
            </w:r>
          </w:p>
        </w:tc>
        <w:tc>
          <w:tcPr>
            <w:tcW w:w="818" w:type="pct"/>
            <w:tcBorders>
              <w:top w:val="nil"/>
              <w:bottom w:val="nil"/>
            </w:tcBorders>
            <w:shd w:val="clear" w:color="auto" w:fill="auto"/>
            <w:noWrap/>
            <w:vAlign w:val="center"/>
            <w:hideMark/>
          </w:tcPr>
          <w:p w14:paraId="6C3EB87C" w14:textId="77777777" w:rsidR="00F46257" w:rsidRDefault="00F46257" w:rsidP="00F46257">
            <w:pPr>
              <w:spacing w:before="0" w:after="0"/>
              <w:jc w:val="center"/>
            </w:pPr>
            <w:r w:rsidRPr="0048750F">
              <w:rPr>
                <w:rFonts w:hint="eastAsia"/>
                <w:color w:val="000000"/>
                <w:lang w:eastAsia="zh-CN"/>
              </w:rPr>
              <w:t>[</w:t>
            </w:r>
            <w:r w:rsidRPr="0048750F">
              <w:rPr>
                <w:color w:val="000000"/>
                <w:lang w:eastAsia="en-CA"/>
              </w:rPr>
              <w:t>m</w:t>
            </w:r>
            <w:r w:rsidRPr="0048750F">
              <w:rPr>
                <w:rFonts w:hint="eastAsia"/>
                <w:color w:val="000000"/>
                <w:lang w:eastAsia="zh-CN"/>
              </w:rPr>
              <w:t>ol</w:t>
            </w:r>
            <w:r w:rsidRPr="0048750F">
              <w:rPr>
                <w:color w:val="000000"/>
                <w:lang w:eastAsia="en-CA"/>
              </w:rPr>
              <w:t xml:space="preserve"> </w:t>
            </w:r>
            <w:r>
              <w:rPr>
                <w:color w:val="000000"/>
                <w:lang w:eastAsia="en-CA"/>
              </w:rPr>
              <w:t>l</w:t>
            </w:r>
            <w:r w:rsidRPr="0048750F">
              <w:rPr>
                <w:color w:val="000000"/>
                <w:vertAlign w:val="superscript"/>
                <w:lang w:eastAsia="en-CA"/>
              </w:rPr>
              <w:t>-1</w:t>
            </w:r>
            <w:r w:rsidRPr="0048750F">
              <w:rPr>
                <w:rFonts w:hint="eastAsia"/>
                <w:color w:val="000000"/>
                <w:lang w:eastAsia="zh-CN"/>
              </w:rPr>
              <w:t>]</w:t>
            </w:r>
          </w:p>
        </w:tc>
      </w:tr>
      <w:tr w:rsidR="00F46257" w:rsidRPr="00ED3698" w14:paraId="3586E001" w14:textId="77777777" w:rsidTr="00F46257">
        <w:trPr>
          <w:trHeight w:val="300"/>
          <w:jc w:val="center"/>
        </w:trPr>
        <w:tc>
          <w:tcPr>
            <w:tcW w:w="983" w:type="pct"/>
            <w:tcBorders>
              <w:top w:val="nil"/>
              <w:bottom w:val="single" w:sz="4" w:space="0" w:color="auto"/>
            </w:tcBorders>
            <w:shd w:val="clear" w:color="auto" w:fill="auto"/>
            <w:noWrap/>
            <w:vAlign w:val="bottom"/>
            <w:hideMark/>
          </w:tcPr>
          <w:p w14:paraId="353D6A9B" w14:textId="77777777" w:rsidR="00F46257" w:rsidRPr="00ED3698" w:rsidRDefault="00F46257" w:rsidP="00875CEB">
            <w:pPr>
              <w:spacing w:before="0" w:after="0"/>
              <w:rPr>
                <w:color w:val="000000"/>
                <w:lang w:eastAsia="en-CA"/>
              </w:rPr>
            </w:pPr>
            <w:r w:rsidRPr="00ED3698">
              <w:rPr>
                <w:color w:val="000000"/>
                <w:lang w:eastAsia="en-CA"/>
              </w:rPr>
              <w:t>Ca</w:t>
            </w:r>
            <w:r>
              <w:rPr>
                <w:color w:val="000000"/>
                <w:vertAlign w:val="superscript"/>
                <w:lang w:eastAsia="en-CA"/>
              </w:rPr>
              <w:t>2+</w:t>
            </w:r>
          </w:p>
        </w:tc>
        <w:tc>
          <w:tcPr>
            <w:tcW w:w="1449" w:type="pct"/>
            <w:tcBorders>
              <w:top w:val="nil"/>
              <w:bottom w:val="single" w:sz="4" w:space="0" w:color="auto"/>
            </w:tcBorders>
            <w:shd w:val="clear" w:color="auto" w:fill="auto"/>
            <w:noWrap/>
            <w:vAlign w:val="center"/>
            <w:hideMark/>
          </w:tcPr>
          <w:p w14:paraId="102F9254" w14:textId="77777777" w:rsidR="00F46257" w:rsidRPr="00ED3698" w:rsidRDefault="00F46257" w:rsidP="006F770F">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-7</w:t>
            </w:r>
          </w:p>
        </w:tc>
        <w:tc>
          <w:tcPr>
            <w:tcW w:w="1750" w:type="pct"/>
            <w:tcBorders>
              <w:top w:val="nil"/>
              <w:bottom w:val="single" w:sz="4" w:space="0" w:color="auto"/>
            </w:tcBorders>
            <w:vAlign w:val="center"/>
          </w:tcPr>
          <w:p w14:paraId="0C0D6813" w14:textId="77777777" w:rsidR="00F46257" w:rsidRPr="00ED3698" w:rsidRDefault="00F46257" w:rsidP="006F770F">
            <w:pPr>
              <w:spacing w:before="0" w:after="0"/>
              <w:jc w:val="center"/>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-4</w:t>
            </w:r>
          </w:p>
        </w:tc>
        <w:tc>
          <w:tcPr>
            <w:tcW w:w="818" w:type="pct"/>
            <w:tcBorders>
              <w:top w:val="nil"/>
              <w:bottom w:val="single" w:sz="4" w:space="0" w:color="auto"/>
            </w:tcBorders>
            <w:shd w:val="clear" w:color="auto" w:fill="auto"/>
            <w:noWrap/>
            <w:vAlign w:val="center"/>
            <w:hideMark/>
          </w:tcPr>
          <w:p w14:paraId="795E6648" w14:textId="77777777" w:rsidR="00F46257" w:rsidRDefault="00F46257" w:rsidP="00F46257">
            <w:pPr>
              <w:spacing w:before="0" w:after="0"/>
              <w:jc w:val="center"/>
            </w:pPr>
            <w:r w:rsidRPr="0048750F">
              <w:rPr>
                <w:rFonts w:hint="eastAsia"/>
                <w:color w:val="000000"/>
                <w:lang w:eastAsia="zh-CN"/>
              </w:rPr>
              <w:t>[</w:t>
            </w:r>
            <w:r w:rsidRPr="0048750F">
              <w:rPr>
                <w:color w:val="000000"/>
                <w:lang w:eastAsia="en-CA"/>
              </w:rPr>
              <w:t>m</w:t>
            </w:r>
            <w:r w:rsidRPr="0048750F">
              <w:rPr>
                <w:rFonts w:hint="eastAsia"/>
                <w:color w:val="000000"/>
                <w:lang w:eastAsia="zh-CN"/>
              </w:rPr>
              <w:t>ol</w:t>
            </w:r>
            <w:r w:rsidRPr="0048750F">
              <w:rPr>
                <w:color w:val="000000"/>
                <w:lang w:eastAsia="en-CA"/>
              </w:rPr>
              <w:t xml:space="preserve"> </w:t>
            </w:r>
            <w:r>
              <w:rPr>
                <w:color w:val="000000"/>
                <w:lang w:eastAsia="en-CA"/>
              </w:rPr>
              <w:t>l</w:t>
            </w:r>
            <w:r w:rsidRPr="0048750F">
              <w:rPr>
                <w:color w:val="000000"/>
                <w:vertAlign w:val="superscript"/>
                <w:lang w:eastAsia="en-CA"/>
              </w:rPr>
              <w:t>-1</w:t>
            </w:r>
            <w:r w:rsidRPr="0048750F">
              <w:rPr>
                <w:rFonts w:hint="eastAsia"/>
                <w:color w:val="000000"/>
                <w:lang w:eastAsia="zh-CN"/>
              </w:rPr>
              <w:t>]</w:t>
            </w:r>
          </w:p>
        </w:tc>
      </w:tr>
    </w:tbl>
    <w:p w14:paraId="124C45FB" w14:textId="77777777" w:rsidR="00200807" w:rsidRPr="00ED3698" w:rsidRDefault="00200807" w:rsidP="00107124">
      <w:pPr>
        <w:pStyle w:val="Simpleline"/>
      </w:pPr>
    </w:p>
    <w:p w14:paraId="132569D4" w14:textId="77777777" w:rsidR="00200807" w:rsidRPr="00ED3698" w:rsidRDefault="00200807" w:rsidP="009D54B1">
      <w:pPr>
        <w:pStyle w:val="StyleHeading4Bold"/>
      </w:pPr>
      <w:bookmarkStart w:id="899" w:name="_Toc520374708"/>
      <w:r w:rsidRPr="00ED3698">
        <w:t>Parameters</w:t>
      </w:r>
      <w:bookmarkEnd w:id="899"/>
    </w:p>
    <w:p w14:paraId="1D59B3F9" w14:textId="39BBC98E" w:rsidR="00200807" w:rsidRPr="00ED3698" w:rsidRDefault="00200807" w:rsidP="00200807">
      <w:r w:rsidRPr="00ED3698">
        <w:t>The parameters of the porous medi</w:t>
      </w:r>
      <w:r w:rsidR="00F46257">
        <w:t>um</w:t>
      </w:r>
      <w:r w:rsidRPr="00ED3698">
        <w:t xml:space="preserve"> are: porosity </w:t>
      </w:r>
      <w:r w:rsidR="00F46257">
        <w:t xml:space="preserve">is </w:t>
      </w:r>
      <w:r w:rsidRPr="00ED3698">
        <w:t xml:space="preserve">0.35, hydraulic conductivity </w:t>
      </w:r>
      <w:r w:rsidR="00F46257">
        <w:t xml:space="preserve">is </w:t>
      </w:r>
      <w:r w:rsidRPr="00ED3698">
        <w:t>1.16</w:t>
      </w:r>
      <w:r w:rsidRPr="007E11F0">
        <w:t>×10</w:t>
      </w:r>
      <w:r w:rsidRPr="007E11F0">
        <w:rPr>
          <w:vertAlign w:val="superscript"/>
        </w:rPr>
        <w:t>-5</w:t>
      </w:r>
      <w:r w:rsidRPr="00ED3698">
        <w:t xml:space="preserve"> [m/s], longitudinal dispersivity </w:t>
      </w:r>
      <w:r w:rsidR="00F46257">
        <w:t xml:space="preserve">is </w:t>
      </w:r>
      <w:r w:rsidRPr="00ED3698">
        <w:t>0.005 m</w:t>
      </w:r>
      <w:r w:rsidR="004474F5">
        <w:t xml:space="preserve">.  </w:t>
      </w:r>
    </w:p>
    <w:p w14:paraId="155A15A7" w14:textId="77777777" w:rsidR="00200807" w:rsidRPr="00ED3698" w:rsidRDefault="00200807" w:rsidP="00200807"/>
    <w:p w14:paraId="3BFD5201" w14:textId="77777777" w:rsidR="00200807" w:rsidRPr="00ED3698" w:rsidRDefault="003B3618" w:rsidP="003B3618">
      <w:pPr>
        <w:keepNext/>
        <w:jc w:val="center"/>
      </w:pPr>
      <w:r>
        <w:rPr>
          <w:noProof/>
          <w:lang w:val="en-CA" w:eastAsia="zh-CN"/>
        </w:rPr>
        <w:lastRenderedPageBreak/>
        <w:drawing>
          <wp:inline distT="0" distB="0" distL="0" distR="0" wp14:anchorId="3C8B8E6A" wp14:editId="50E35472">
            <wp:extent cx="3043088" cy="330669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l="4638" t="13059" b="2822"/>
                    <a:stretch/>
                  </pic:blipFill>
                  <pic:spPr bwMode="auto">
                    <a:xfrm>
                      <a:off x="0" y="0"/>
                      <a:ext cx="3045733" cy="3309573"/>
                    </a:xfrm>
                    <a:prstGeom prst="rect">
                      <a:avLst/>
                    </a:prstGeom>
                    <a:noFill/>
                    <a:ln>
                      <a:noFill/>
                    </a:ln>
                    <a:extLst>
                      <a:ext uri="{53640926-AAD7-44D8-BBD7-CCE9431645EC}">
                        <a14:shadowObscured xmlns:a14="http://schemas.microsoft.com/office/drawing/2010/main"/>
                      </a:ext>
                    </a:extLst>
                  </pic:spPr>
                </pic:pic>
              </a:graphicData>
            </a:graphic>
          </wp:inline>
        </w:drawing>
      </w:r>
    </w:p>
    <w:p w14:paraId="003FBBE5" w14:textId="7E7E368F" w:rsidR="00200807" w:rsidRDefault="00200807" w:rsidP="00200807">
      <w:pPr>
        <w:rPr>
          <w:i/>
          <w:lang w:eastAsia="zh-CN"/>
        </w:rPr>
      </w:pPr>
      <w:bookmarkStart w:id="900" w:name="_Ref355429188"/>
      <w:bookmarkStart w:id="901" w:name="_Toc520375091"/>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17</w:t>
      </w:r>
      <w:r w:rsidR="00183C7C">
        <w:fldChar w:fldCharType="end"/>
      </w:r>
      <w:bookmarkEnd w:id="900"/>
      <w:r w:rsidR="004C28A7">
        <w:t xml:space="preserve">: </w:t>
      </w:r>
      <w:r w:rsidRPr="00ED3698">
        <w:t>Profiles of concentrations of aqueous species at 3 days</w:t>
      </w:r>
      <w:r>
        <w:rPr>
          <w:rFonts w:hint="eastAsia"/>
          <w:lang w:eastAsia="zh-CN"/>
        </w:rPr>
        <w:t xml:space="preserve"> for benchmark </w:t>
      </w:r>
      <w:r w:rsidRPr="003431AD">
        <w:rPr>
          <w:rFonts w:hint="eastAsia"/>
          <w:i/>
          <w:lang w:eastAsia="zh-CN"/>
        </w:rPr>
        <w:t>complex</w:t>
      </w:r>
      <w:bookmarkEnd w:id="901"/>
    </w:p>
    <w:p w14:paraId="2817F744" w14:textId="77777777" w:rsidR="00C51263" w:rsidRPr="00ED3698" w:rsidRDefault="00C51263" w:rsidP="00200807">
      <w:pPr>
        <w:rPr>
          <w:lang w:eastAsia="zh-CN"/>
        </w:rPr>
      </w:pPr>
    </w:p>
    <w:p w14:paraId="3A75B296" w14:textId="77777777" w:rsidR="00F46257" w:rsidRPr="00ED3698" w:rsidRDefault="00F46257" w:rsidP="00F46257">
      <w:pPr>
        <w:pStyle w:val="Heading4"/>
      </w:pPr>
      <w:bookmarkStart w:id="902" w:name="_Toc520374709"/>
      <w:r w:rsidRPr="00ED3698">
        <w:t>Results</w:t>
      </w:r>
      <w:bookmarkEnd w:id="902"/>
    </w:p>
    <w:p w14:paraId="50510646" w14:textId="774C1E3F" w:rsidR="00F46257" w:rsidRPr="00ED3698" w:rsidRDefault="00F46257" w:rsidP="00F46257">
      <w:r w:rsidRPr="00ED3698">
        <w:t xml:space="preserve">Simulated results are shown in </w:t>
      </w:r>
      <w:r>
        <w:fldChar w:fldCharType="begin"/>
      </w:r>
      <w:r>
        <w:instrText xml:space="preserve"> REF _Ref355429188 \h  \* MERGEFORMAT </w:instrText>
      </w:r>
      <w:r>
        <w:fldChar w:fldCharType="separate"/>
      </w:r>
      <w:r w:rsidR="00B560DA" w:rsidRPr="00ED3698">
        <w:t xml:space="preserve">Figure </w:t>
      </w:r>
      <w:r w:rsidR="00B560DA">
        <w:rPr>
          <w:noProof/>
        </w:rPr>
        <w:t>3.17</w:t>
      </w:r>
      <w:r>
        <w:fldChar w:fldCharType="end"/>
      </w:r>
      <w:r w:rsidR="004474F5">
        <w:t xml:space="preserve">.  </w:t>
      </w:r>
      <w:r w:rsidRPr="00ED3698">
        <w:t>After 3 days, the dilute solution initial</w:t>
      </w:r>
      <w:r>
        <w:t>ly present</w:t>
      </w:r>
      <w:r w:rsidRPr="00ED3698">
        <w:t xml:space="preserve"> in the porous media (pH =7.4) is gradually replaced by the infil</w:t>
      </w:r>
      <w:r>
        <w:t>trating</w:t>
      </w:r>
      <w:r w:rsidRPr="00ED3698">
        <w:t xml:space="preserve"> solution with </w:t>
      </w:r>
      <w:r>
        <w:t xml:space="preserve">a </w:t>
      </w:r>
      <w:r w:rsidRPr="00ED3698">
        <w:t>pH 4.7</w:t>
      </w:r>
      <w:r w:rsidR="004474F5">
        <w:t xml:space="preserve">.  </w:t>
      </w:r>
      <w:r>
        <w:fldChar w:fldCharType="begin"/>
      </w:r>
      <w:r>
        <w:instrText xml:space="preserve"> REF _Ref355429188 \h  \* MERGEFORMAT </w:instrText>
      </w:r>
      <w:r>
        <w:fldChar w:fldCharType="separate"/>
      </w:r>
      <w:r w:rsidR="00B560DA" w:rsidRPr="00ED3698">
        <w:t xml:space="preserve">Figure </w:t>
      </w:r>
      <w:r w:rsidR="00B560DA">
        <w:rPr>
          <w:noProof/>
        </w:rPr>
        <w:t>3.17</w:t>
      </w:r>
      <w:r>
        <w:fldChar w:fldCharType="end"/>
      </w:r>
      <w:r>
        <w:t xml:space="preserve"> depicts the aqueous speciation along the flowpath.</w:t>
      </w:r>
    </w:p>
    <w:p w14:paraId="4F6A86D7" w14:textId="77777777" w:rsidR="00200807" w:rsidRDefault="00200807" w:rsidP="00107124">
      <w:pPr>
        <w:pStyle w:val="Simpleline"/>
        <w:rPr>
          <w:lang w:eastAsia="zh-CN"/>
        </w:rPr>
      </w:pPr>
    </w:p>
    <w:p w14:paraId="44C3D706" w14:textId="77777777" w:rsidR="00913113" w:rsidRPr="00192E8E" w:rsidRDefault="00913113" w:rsidP="00913113">
      <w:pPr>
        <w:pStyle w:val="StyleHeading4Bold"/>
      </w:pPr>
      <w:bookmarkStart w:id="903" w:name="_Toc520374710"/>
      <w:r>
        <w:t>File locations</w:t>
      </w:r>
      <w:bookmarkEnd w:id="903"/>
    </w:p>
    <w:p w14:paraId="281CD0C1" w14:textId="77777777" w:rsidR="00200807" w:rsidRPr="00ED3698" w:rsidRDefault="00200807" w:rsidP="00200807">
      <w:r w:rsidRPr="00ED3698">
        <w:t xml:space="preserve">The input file is: </w:t>
      </w:r>
      <w:r w:rsidRPr="003431AD">
        <w:rPr>
          <w:rFonts w:hint="eastAsia"/>
          <w:i/>
          <w:lang w:eastAsia="zh-CN"/>
        </w:rPr>
        <w:t>complex</w:t>
      </w:r>
      <w:r w:rsidRPr="003431AD">
        <w:rPr>
          <w:i/>
        </w:rPr>
        <w:t>.dat</w:t>
      </w:r>
      <w:r w:rsidRPr="00ED3698">
        <w:t xml:space="preserve"> under folder </w:t>
      </w:r>
      <w:r w:rsidR="004B0811">
        <w:t>.\</w:t>
      </w:r>
      <w:r w:rsidR="004B0811" w:rsidRPr="00687205">
        <w:rPr>
          <w:i/>
        </w:rPr>
        <w:t>benchmarks\benchmarks_standard\</w:t>
      </w:r>
      <w:r w:rsidR="00DC1F21" w:rsidRPr="00687205">
        <w:rPr>
          <w:i/>
        </w:rPr>
        <w:t>reactran\</w:t>
      </w:r>
    </w:p>
    <w:p w14:paraId="74815234" w14:textId="77777777" w:rsidR="00200807" w:rsidRDefault="00990FF2" w:rsidP="00F46257">
      <w:pPr>
        <w:rPr>
          <w:lang w:eastAsia="zh-CN"/>
        </w:rPr>
      </w:pPr>
      <w:r>
        <w:t xml:space="preserve">Database can be found under:  </w:t>
      </w:r>
      <w:r w:rsidRPr="00687205">
        <w:rPr>
          <w:i/>
        </w:rPr>
        <w:t>.\benchmarks\</w:t>
      </w:r>
      <w:r w:rsidR="00200807" w:rsidRPr="00687205">
        <w:rPr>
          <w:i/>
        </w:rPr>
        <w:t>database\default</w:t>
      </w:r>
    </w:p>
    <w:p w14:paraId="203B89C8" w14:textId="77777777" w:rsidR="0060798F" w:rsidRDefault="0060798F" w:rsidP="0060798F">
      <w:pPr>
        <w:pStyle w:val="Simpleline"/>
        <w:rPr>
          <w:lang w:eastAsia="zh-CN"/>
        </w:rPr>
      </w:pPr>
    </w:p>
    <w:p w14:paraId="27217EEC" w14:textId="77777777" w:rsidR="0060798F" w:rsidRPr="00ED3698" w:rsidRDefault="00BD7BB8" w:rsidP="0060798F">
      <w:pPr>
        <w:pStyle w:val="Heading3"/>
      </w:pPr>
      <w:bookmarkStart w:id="904" w:name="_Ref364423077"/>
      <w:bookmarkStart w:id="905" w:name="_Ref364425340"/>
      <w:bookmarkStart w:id="906" w:name="_Toc520374711"/>
      <w:r w:rsidRPr="00ED3698">
        <w:t xml:space="preserve">2D </w:t>
      </w:r>
      <w:r>
        <w:t>advective-dispersive transport with a</w:t>
      </w:r>
      <w:r w:rsidRPr="00ED3698">
        <w:t>queous complex</w:t>
      </w:r>
      <w:r>
        <w:t>ation</w:t>
      </w:r>
      <w:bookmarkEnd w:id="904"/>
      <w:bookmarkEnd w:id="905"/>
      <w:bookmarkEnd w:id="906"/>
    </w:p>
    <w:p w14:paraId="4B0EDF3A" w14:textId="77777777" w:rsidR="0060798F" w:rsidRPr="00ED3698" w:rsidRDefault="00771FFF" w:rsidP="0060798F">
      <w:pPr>
        <w:pStyle w:val="StyleHeading4Bold"/>
      </w:pPr>
      <w:bookmarkStart w:id="907" w:name="_Toc520374712"/>
      <w:r>
        <w:t>Problem definition</w:t>
      </w:r>
      <w:bookmarkEnd w:id="907"/>
    </w:p>
    <w:p w14:paraId="14969674" w14:textId="77777777" w:rsidR="0060798F" w:rsidRPr="00ED3698" w:rsidRDefault="0060798F" w:rsidP="0060798F">
      <w:r w:rsidRPr="00ED3698">
        <w:t xml:space="preserve">This 2D </w:t>
      </w:r>
      <w:r w:rsidR="00BD7BB8">
        <w:t>application example</w:t>
      </w:r>
      <w:r w:rsidRPr="00ED3698">
        <w:t xml:space="preserve"> </w:t>
      </w:r>
      <w:r w:rsidR="00BD7BB8">
        <w:t xml:space="preserve">demonstrates the use of </w:t>
      </w:r>
      <w:r w:rsidR="0076771D">
        <w:t>MIN3P-THCm</w:t>
      </w:r>
      <w:r w:rsidR="00BD7BB8">
        <w:t xml:space="preserve"> for multi-dimensional </w:t>
      </w:r>
      <w:r w:rsidRPr="00ED3698">
        <w:t xml:space="preserve">reactive transport including complexation </w:t>
      </w:r>
      <w:r>
        <w:t>reactions</w:t>
      </w:r>
      <w:r w:rsidRPr="00ED3698">
        <w:t>.</w:t>
      </w:r>
    </w:p>
    <w:p w14:paraId="7016A692" w14:textId="77777777" w:rsidR="0060798F" w:rsidRPr="00ED3698" w:rsidRDefault="00B3171D" w:rsidP="0060798F">
      <w:pPr>
        <w:pStyle w:val="StyleHeading4Bold"/>
      </w:pPr>
      <w:bookmarkStart w:id="908" w:name="_Toc520374713"/>
      <w:r>
        <w:t>Model setup</w:t>
      </w:r>
      <w:bookmarkEnd w:id="908"/>
    </w:p>
    <w:p w14:paraId="3001255A" w14:textId="5B141ED5" w:rsidR="0060798F" w:rsidRPr="00ED3698" w:rsidRDefault="0060798F" w:rsidP="0060798F">
      <w:r w:rsidRPr="00ED3698">
        <w:t>A 2D model</w:t>
      </w:r>
      <w:r w:rsidR="00BD7BB8">
        <w:t>,</w:t>
      </w:r>
      <w:r w:rsidRPr="00ED3698">
        <w:t xml:space="preserve"> 0.1 m in </w:t>
      </w:r>
      <w:r>
        <w:rPr>
          <w:rFonts w:hint="eastAsia"/>
          <w:lang w:eastAsia="zh-CN"/>
        </w:rPr>
        <w:t>width</w:t>
      </w:r>
      <w:r w:rsidRPr="00ED3698">
        <w:t xml:space="preserve"> and 0.2 m in depth</w:t>
      </w:r>
      <w:r w:rsidR="00BD7BB8">
        <w:t>,</w:t>
      </w:r>
      <w:r w:rsidRPr="00ED3698">
        <w:t xml:space="preserve"> is discretized into 21 x 41 control volumes</w:t>
      </w:r>
      <w:r>
        <w:t xml:space="preserve"> (</w:t>
      </w:r>
      <w:r w:rsidR="005F5019">
        <w:fldChar w:fldCharType="begin"/>
      </w:r>
      <w:r>
        <w:instrText xml:space="preserve"> REF _Ref361329340 \h </w:instrText>
      </w:r>
      <w:r w:rsidR="005F5019">
        <w:fldChar w:fldCharType="separate"/>
      </w:r>
      <w:r w:rsidR="00B560DA" w:rsidRPr="00ED3698">
        <w:t xml:space="preserve">Figure </w:t>
      </w:r>
      <w:r w:rsidR="00B560DA">
        <w:rPr>
          <w:noProof/>
        </w:rPr>
        <w:t>3</w:t>
      </w:r>
      <w:r w:rsidR="00B560DA">
        <w:t>.</w:t>
      </w:r>
      <w:r w:rsidR="00B560DA">
        <w:rPr>
          <w:noProof/>
        </w:rPr>
        <w:t>18</w:t>
      </w:r>
      <w:r w:rsidR="005F5019">
        <w:fldChar w:fldCharType="end"/>
      </w:r>
      <w:r>
        <w:t>)</w:t>
      </w:r>
      <w:r w:rsidR="004474F5">
        <w:t xml:space="preserve">.  </w:t>
      </w:r>
      <w:r w:rsidRPr="00ED3698">
        <w:t xml:space="preserve">The hydraulic head for the top boundary is constant </w:t>
      </w:r>
      <w:r w:rsidR="00BD7BB8">
        <w:t>at</w:t>
      </w:r>
      <w:r w:rsidRPr="00ED3698">
        <w:t xml:space="preserve"> 0.0 m, for the bottom </w:t>
      </w:r>
      <w:r w:rsidRPr="00ED3698">
        <w:lastRenderedPageBreak/>
        <w:t>boundary</w:t>
      </w:r>
      <w:r w:rsidR="00BD7BB8">
        <w:t xml:space="preserve">, the hydraulic head is set at </w:t>
      </w:r>
      <w:r w:rsidRPr="00ED3698">
        <w:t>0.0014 m</w:t>
      </w:r>
      <w:r w:rsidR="004474F5">
        <w:t xml:space="preserve">.  </w:t>
      </w:r>
      <w:r w:rsidRPr="00ED3698">
        <w:t xml:space="preserve">The </w:t>
      </w:r>
      <w:r w:rsidR="00BD7BB8">
        <w:t>remaining b</w:t>
      </w:r>
      <w:r w:rsidRPr="00ED3698">
        <w:t>oundaries are no flow boundaries</w:t>
      </w:r>
      <w:r w:rsidR="004474F5">
        <w:t xml:space="preserve">.  </w:t>
      </w:r>
      <w:r>
        <w:t>The primary species H</w:t>
      </w:r>
      <w:r w:rsidRPr="008C252E">
        <w:rPr>
          <w:vertAlign w:val="superscript"/>
        </w:rPr>
        <w:t>+</w:t>
      </w:r>
      <w:r>
        <w:t xml:space="preserve"> and </w:t>
      </w:r>
      <w:r w:rsidRPr="00ED3698">
        <w:rPr>
          <w:color w:val="000000"/>
          <w:lang w:eastAsia="en-CA"/>
        </w:rPr>
        <w:t>CO</w:t>
      </w:r>
      <w:r w:rsidRPr="00ED3698">
        <w:rPr>
          <w:color w:val="000000"/>
          <w:vertAlign w:val="subscript"/>
          <w:lang w:eastAsia="en-CA"/>
        </w:rPr>
        <w:t>3</w:t>
      </w:r>
      <w:r>
        <w:rPr>
          <w:color w:val="000000"/>
          <w:vertAlign w:val="superscript"/>
          <w:lang w:eastAsia="en-CA"/>
        </w:rPr>
        <w:t>2-</w:t>
      </w:r>
      <w:r>
        <w:t>, and the secondary species OH</w:t>
      </w:r>
      <w:r w:rsidRPr="002655F1">
        <w:rPr>
          <w:vertAlign w:val="superscript"/>
        </w:rPr>
        <w:t>-</w:t>
      </w:r>
      <w:r>
        <w:t>, HCO</w:t>
      </w:r>
      <w:r w:rsidRPr="002655F1">
        <w:rPr>
          <w:vertAlign w:val="subscript"/>
        </w:rPr>
        <w:t>3</w:t>
      </w:r>
      <w:r w:rsidRPr="002655F1">
        <w:rPr>
          <w:vertAlign w:val="superscript"/>
        </w:rPr>
        <w:t>-</w:t>
      </w:r>
      <w:r>
        <w:t xml:space="preserve"> and H</w:t>
      </w:r>
      <w:r w:rsidRPr="002655F1">
        <w:rPr>
          <w:vertAlign w:val="subscript"/>
        </w:rPr>
        <w:t>2</w:t>
      </w:r>
      <w:r>
        <w:t>CO</w:t>
      </w:r>
      <w:r w:rsidRPr="002655F1">
        <w:rPr>
          <w:vertAlign w:val="subscript"/>
        </w:rPr>
        <w:t>3</w:t>
      </w:r>
      <w:r>
        <w:t>(aq) are included in the geochemical system</w:t>
      </w:r>
      <w:r w:rsidR="004474F5">
        <w:t xml:space="preserve">.  </w:t>
      </w:r>
      <w:r w:rsidRPr="00ED3698">
        <w:t>The initial (IC) and boundary conditions (BC</w:t>
      </w:r>
      <w:r>
        <w:rPr>
          <w:rFonts w:hint="eastAsia"/>
          <w:lang w:eastAsia="zh-CN"/>
        </w:rPr>
        <w:t>s</w:t>
      </w:r>
      <w:r w:rsidRPr="00ED3698">
        <w:t xml:space="preserve">) for flow and mass transport are listed in </w:t>
      </w:r>
      <w:r w:rsidR="005F5019">
        <w:fldChar w:fldCharType="begin"/>
      </w:r>
      <w:r>
        <w:instrText xml:space="preserve"> REF _Ref361329620 \h </w:instrText>
      </w:r>
      <w:r w:rsidR="005F5019">
        <w:fldChar w:fldCharType="separate"/>
      </w:r>
      <w:r w:rsidR="00B560DA" w:rsidRPr="00ED3698">
        <w:t xml:space="preserve">Table </w:t>
      </w:r>
      <w:r w:rsidR="00B560DA">
        <w:rPr>
          <w:noProof/>
        </w:rPr>
        <w:t>3</w:t>
      </w:r>
      <w:r w:rsidR="00B560DA">
        <w:t>.</w:t>
      </w:r>
      <w:r w:rsidR="00B560DA">
        <w:rPr>
          <w:noProof/>
        </w:rPr>
        <w:t>23</w:t>
      </w:r>
      <w:r w:rsidR="005F5019">
        <w:fldChar w:fldCharType="end"/>
      </w:r>
      <w:r w:rsidR="004474F5">
        <w:t xml:space="preserve">.  </w:t>
      </w:r>
      <w:r w:rsidRPr="00ED3698">
        <w:t>A different solution</w:t>
      </w:r>
      <w:r>
        <w:t xml:space="preserve"> with higher concentrations of H</w:t>
      </w:r>
      <w:r w:rsidRPr="008C252E">
        <w:rPr>
          <w:vertAlign w:val="superscript"/>
        </w:rPr>
        <w:t>+</w:t>
      </w:r>
      <w:r>
        <w:t xml:space="preserve"> and </w:t>
      </w:r>
      <w:r w:rsidRPr="00ED3698">
        <w:rPr>
          <w:color w:val="000000"/>
          <w:lang w:eastAsia="en-CA"/>
        </w:rPr>
        <w:t>CO</w:t>
      </w:r>
      <w:r w:rsidRPr="00ED3698">
        <w:rPr>
          <w:color w:val="000000"/>
          <w:vertAlign w:val="subscript"/>
          <w:lang w:eastAsia="en-CA"/>
        </w:rPr>
        <w:t>3</w:t>
      </w:r>
      <w:r>
        <w:rPr>
          <w:color w:val="000000"/>
          <w:vertAlign w:val="superscript"/>
          <w:lang w:eastAsia="en-CA"/>
        </w:rPr>
        <w:t>2-</w:t>
      </w:r>
      <w:r w:rsidRPr="00ED3698">
        <w:t xml:space="preserve"> enters from the bottom left</w:t>
      </w:r>
      <w:r>
        <w:t xml:space="preserve"> corner</w:t>
      </w:r>
      <w:r w:rsidRPr="00ED3698">
        <w:t xml:space="preserve"> (</w:t>
      </w:r>
      <w:r w:rsidR="004474F5">
        <w:t xml:space="preserve">i.e. </w:t>
      </w:r>
      <w:r w:rsidRPr="00ED3698">
        <w:t>x=0.0 to 0.02 m, Z=0.0 m) (</w:t>
      </w:r>
      <w:r w:rsidR="005F5019">
        <w:fldChar w:fldCharType="begin"/>
      </w:r>
      <w:r>
        <w:instrText xml:space="preserve"> REF _Ref361329340 \h </w:instrText>
      </w:r>
      <w:r w:rsidR="005F5019">
        <w:fldChar w:fldCharType="separate"/>
      </w:r>
      <w:r w:rsidR="00B560DA" w:rsidRPr="00ED3698">
        <w:t xml:space="preserve">Figure </w:t>
      </w:r>
      <w:r w:rsidR="00B560DA">
        <w:rPr>
          <w:noProof/>
        </w:rPr>
        <w:t>3</w:t>
      </w:r>
      <w:r w:rsidR="00B560DA">
        <w:t>.</w:t>
      </w:r>
      <w:r w:rsidR="00B560DA">
        <w:rPr>
          <w:noProof/>
        </w:rPr>
        <w:t>18</w:t>
      </w:r>
      <w:r w:rsidR="005F5019">
        <w:fldChar w:fldCharType="end"/>
      </w:r>
      <w:r w:rsidRPr="00ED3698">
        <w:t>)</w:t>
      </w:r>
      <w:r w:rsidR="004474F5">
        <w:t xml:space="preserve">.  </w:t>
      </w:r>
      <w:r w:rsidRPr="00ED3698">
        <w:t>The chemical composition</w:t>
      </w:r>
      <w:r>
        <w:t xml:space="preserve"> in the solution</w:t>
      </w:r>
      <w:r w:rsidRPr="00ED3698">
        <w:t xml:space="preserve"> for the </w:t>
      </w:r>
      <w:r w:rsidR="004111D5">
        <w:t>remainder</w:t>
      </w:r>
      <w:r w:rsidRPr="00ED3698">
        <w:t xml:space="preserve"> of the bottom</w:t>
      </w:r>
      <w:r>
        <w:t xml:space="preserve"> boundary</w:t>
      </w:r>
      <w:r w:rsidRPr="00ED3698">
        <w:t xml:space="preserve"> is set to be the same as</w:t>
      </w:r>
      <w:r>
        <w:t xml:space="preserve"> that defined in the initial solution</w:t>
      </w:r>
      <w:r w:rsidRPr="00ED3698">
        <w:t xml:space="preserve"> </w:t>
      </w:r>
      <w:r>
        <w:t xml:space="preserve">of the domain by using the keyword </w:t>
      </w:r>
      <w:r w:rsidRPr="00D7556E">
        <w:rPr>
          <w:rStyle w:val="Coce"/>
          <w:sz w:val="22"/>
          <w:szCs w:val="22"/>
          <w:vertAlign w:val="baseline"/>
        </w:rPr>
        <w:t>'use background chemistry for boundary zone'</w:t>
      </w:r>
      <w:r>
        <w:rPr>
          <w:rStyle w:val="Coce"/>
          <w:rFonts w:hint="eastAsia"/>
          <w:sz w:val="22"/>
          <w:szCs w:val="22"/>
          <w:vertAlign w:val="baseline"/>
          <w:lang w:eastAsia="zh-CN"/>
        </w:rPr>
        <w:t xml:space="preserve"> </w:t>
      </w:r>
      <w:r w:rsidRPr="00CC1BEB">
        <w:rPr>
          <w:rFonts w:hint="eastAsia"/>
        </w:rPr>
        <w:t xml:space="preserve">(see </w:t>
      </w:r>
      <w:r w:rsidR="00BB498B">
        <w:t xml:space="preserve">the </w:t>
      </w:r>
      <w:r w:rsidR="000C78A0">
        <w:t xml:space="preserve">user manual </w:t>
      </w:r>
      <w:r w:rsidRPr="00CC1BEB">
        <w:rPr>
          <w:rFonts w:hint="eastAsia"/>
        </w:rPr>
        <w:t>section</w:t>
      </w:r>
      <w:r w:rsidR="000C78A0" w:rsidRPr="000C78A0">
        <w:t xml:space="preserve"> BOUNDARY CONDITIONS - REACTIVE TRANSPORT</w:t>
      </w:r>
      <w:r w:rsidRPr="00CC1BEB">
        <w:rPr>
          <w:rFonts w:hint="eastAsia"/>
        </w:rPr>
        <w:t>)</w:t>
      </w:r>
      <w:r w:rsidR="004474F5">
        <w:t xml:space="preserve">.  </w:t>
      </w:r>
      <w:r w:rsidRPr="00ED3698">
        <w:t xml:space="preserve">The </w:t>
      </w:r>
      <w:r>
        <w:t xml:space="preserve">BC for </w:t>
      </w:r>
      <w:r w:rsidRPr="00ED3698">
        <w:t xml:space="preserve">reactive transport on the top is set to be </w:t>
      </w:r>
      <w:r>
        <w:t xml:space="preserve">the </w:t>
      </w:r>
      <w:r w:rsidRPr="00ED3698">
        <w:t>second</w:t>
      </w:r>
      <w:r w:rsidR="004111D5">
        <w:t>, free exit,</w:t>
      </w:r>
      <w:r w:rsidRPr="00ED3698">
        <w:t xml:space="preserve"> </w:t>
      </w:r>
      <w:r>
        <w:t>type BC</w:t>
      </w:r>
      <w:r w:rsidR="004474F5">
        <w:t xml:space="preserve">.  </w:t>
      </w:r>
      <w:r>
        <w:t>The final simulation time is 4</w:t>
      </w:r>
      <w:r>
        <w:rPr>
          <w:rFonts w:hint="eastAsia"/>
          <w:lang w:eastAsia="zh-CN"/>
        </w:rPr>
        <w:t>.0</w:t>
      </w:r>
      <w:r>
        <w:t> days.</w:t>
      </w:r>
    </w:p>
    <w:p w14:paraId="7F99B0DA" w14:textId="5DA899F2" w:rsidR="0060798F" w:rsidRPr="00ED3698" w:rsidRDefault="00C450CE" w:rsidP="00E76B7D">
      <w:pPr>
        <w:keepNext/>
        <w:jc w:val="center"/>
      </w:pPr>
      <w:r w:rsidRPr="00ED3698">
        <w:rPr>
          <w:noProof/>
          <w:lang w:val="en-CA" w:eastAsia="zh-CN"/>
        </w:rPr>
        <w:drawing>
          <wp:inline distT="0" distB="0" distL="0" distR="0" wp14:anchorId="2826C8B5" wp14:editId="41AA02D8">
            <wp:extent cx="2363144" cy="338693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t="9375" r="44965"/>
                    <a:stretch/>
                  </pic:blipFill>
                  <pic:spPr bwMode="auto">
                    <a:xfrm>
                      <a:off x="0" y="0"/>
                      <a:ext cx="2363144" cy="3386937"/>
                    </a:xfrm>
                    <a:prstGeom prst="rect">
                      <a:avLst/>
                    </a:prstGeom>
                    <a:noFill/>
                    <a:ln>
                      <a:noFill/>
                    </a:ln>
                    <a:extLst>
                      <a:ext uri="{53640926-AAD7-44D8-BBD7-CCE9431645EC}">
                        <a14:shadowObscured xmlns:a14="http://schemas.microsoft.com/office/drawing/2010/main"/>
                      </a:ext>
                    </a:extLst>
                  </pic:spPr>
                </pic:pic>
              </a:graphicData>
            </a:graphic>
          </wp:inline>
        </w:drawing>
      </w:r>
      <w:r w:rsidR="00277B93">
        <w:rPr>
          <w:noProof/>
          <w:lang w:val="en-CA" w:eastAsia="zh-CN"/>
        </w:rPr>
        <mc:AlternateContent>
          <mc:Choice Requires="wpg">
            <w:drawing>
              <wp:anchor distT="0" distB="0" distL="114300" distR="114300" simplePos="0" relativeHeight="251657216" behindDoc="0" locked="0" layoutInCell="1" allowOverlap="1" wp14:anchorId="3C2B6E62" wp14:editId="69367EB0">
                <wp:simplePos x="0" y="0"/>
                <wp:positionH relativeFrom="column">
                  <wp:posOffset>2122805</wp:posOffset>
                </wp:positionH>
                <wp:positionV relativeFrom="paragraph">
                  <wp:posOffset>2969260</wp:posOffset>
                </wp:positionV>
                <wp:extent cx="292735" cy="278130"/>
                <wp:effectExtent l="0" t="0" r="12065" b="2667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735" cy="278130"/>
                          <a:chOff x="0" y="0"/>
                          <a:chExt cx="333375" cy="295275"/>
                        </a:xfrm>
                      </wpg:grpSpPr>
                      <wps:wsp>
                        <wps:cNvPr id="44" name="Rectangle 44"/>
                        <wps:cNvSpPr/>
                        <wps:spPr>
                          <a:xfrm>
                            <a:off x="0" y="0"/>
                            <a:ext cx="333375" cy="142875"/>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Up Arrow 46"/>
                        <wps:cNvSpPr/>
                        <wps:spPr>
                          <a:xfrm>
                            <a:off x="142875" y="142875"/>
                            <a:ext cx="73025" cy="152400"/>
                          </a:xfrm>
                          <a:prstGeom prst="up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D5AA72" id="Group 41" o:spid="_x0000_s1026" style="position:absolute;margin-left:167.15pt;margin-top:233.8pt;width:23.05pt;height:21.9pt;z-index:251657216;mso-width-relative:margin;mso-height-relative:margin" coordsize="333375,2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">
                <v:rect id="Rectangle 44" o:spid="_x0000_s1027" style="position:absolute;width:333375;height:142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pT8cUA&#10;AADbAAAADwAAAGRycy9kb3ducmV2LnhtbESPT2vCQBTE7wW/w/KE3urGKlWjq5RWQQ+l/gOvz+wz&#10;ic2+Ddk1xm/vCgWPw8z8hpnMGlOImiqXW1bQ7UQgiBOrc04V7HeLtyEI55E1FpZJwY0czKatlwnG&#10;2l55Q/XWpyJA2MWoIPO+jKV0SUYGXceWxME72cqgD7JKpa7wGuCmkO9R9CEN5hwWMizpK6Pkb3sx&#10;Crjpffd+98f5aLOuD8Xqxy7Og6VSr+3mcwzCU+Of4f/2Uivo9+HxJfwA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lPxxQAAANsAAAAPAAAAAAAAAAAAAAAAAJgCAABkcnMv&#10;ZG93bnJldi54bWxQSwUGAAAAAAQABAD1AAAAigMAAAAA&#10;" fillcolor="#d8d8d8 [2732]" strokecolor="black [3213]" strokeweight="2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6" o:spid="_x0000_s1028" type="#_x0000_t68" style="position:absolute;left:142875;top:142875;width:73025;height:15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tmMUA&#10;AADbAAAADwAAAGRycy9kb3ducmV2LnhtbESPT2vCQBTE7wW/w/IK3uqm0oYQ3UhRpPZQxFTB4yP7&#10;8odm38bsqqmfvlsQehxm5jfMfDGYVlyod41lBc+TCARxYXXDlYL91/opAeE8ssbWMin4IQeLbPQw&#10;x1TbK+/okvtKBAi7FBXU3neplK6oyaCb2I44eKXtDfog+0rqHq8Bblo5jaJYGmw4LNTY0bKm4js/&#10;GwXn19jY0+Hmbbt9L1d4Sz4/jolS48fhbQbC0+D/w/f2Rit4ieHvS/gB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O22YxQAAANsAAAAPAAAAAAAAAAAAAAAAAJgCAABkcnMv&#10;ZG93bnJldi54bWxQSwUGAAAAAAQABAD1AAAAigMAAAAA&#10;" adj="5175" fillcolor="white [3212]" strokecolor="black [3213]" strokeweight="2pt"/>
              </v:group>
            </w:pict>
          </mc:Fallback>
        </mc:AlternateContent>
      </w:r>
    </w:p>
    <w:p w14:paraId="4622A6F0" w14:textId="2F22A9C0" w:rsidR="0060798F" w:rsidRDefault="0060798F" w:rsidP="0060798F">
      <w:pPr>
        <w:pStyle w:val="Caption"/>
        <w:rPr>
          <w:lang w:eastAsia="zh-CN"/>
        </w:rPr>
      </w:pPr>
      <w:bookmarkStart w:id="909" w:name="_Ref361329340"/>
      <w:bookmarkStart w:id="910" w:name="_Toc520375092"/>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18</w:t>
      </w:r>
      <w:r w:rsidR="00183C7C">
        <w:fldChar w:fldCharType="end"/>
      </w:r>
      <w:bookmarkEnd w:id="909"/>
      <w:r w:rsidR="004C28A7">
        <w:t xml:space="preserve">: </w:t>
      </w:r>
      <w:r w:rsidRPr="00ED3698">
        <w:t xml:space="preserve">Boundary conditions: </w:t>
      </w:r>
      <w:r w:rsidR="004111D5">
        <w:t>A</w:t>
      </w:r>
      <w:r w:rsidRPr="00ED3698">
        <w:t xml:space="preserve"> </w:t>
      </w:r>
      <w:r w:rsidR="004111D5">
        <w:t xml:space="preserve">carbonic acid </w:t>
      </w:r>
      <w:r w:rsidRPr="00ED3698">
        <w:t xml:space="preserve">solution enters from </w:t>
      </w:r>
      <w:r w:rsidR="004111D5">
        <w:t xml:space="preserve">the </w:t>
      </w:r>
      <w:r w:rsidRPr="00ED3698">
        <w:t>bottom left, constant hydraulic head on the top (h=0.0 m) and bottom boundaries (h=0.0014 m)</w:t>
      </w:r>
      <w:r w:rsidR="004474F5">
        <w:t>.</w:t>
      </w:r>
      <w:bookmarkEnd w:id="910"/>
      <w:r w:rsidR="004474F5">
        <w:t xml:space="preserve">  </w:t>
      </w:r>
    </w:p>
    <w:p w14:paraId="3A6B15E3" w14:textId="77777777" w:rsidR="0060798F" w:rsidRPr="00156C47" w:rsidRDefault="0060798F" w:rsidP="0060798F">
      <w:pPr>
        <w:pStyle w:val="Simpleline"/>
        <w:rPr>
          <w:lang w:eastAsia="zh-CN"/>
        </w:rPr>
      </w:pPr>
    </w:p>
    <w:p w14:paraId="393370FE" w14:textId="5DB0EDBF" w:rsidR="0060798F" w:rsidRPr="00ED3698" w:rsidRDefault="0060798F" w:rsidP="0060798F">
      <w:pPr>
        <w:pStyle w:val="Caption"/>
      </w:pPr>
      <w:bookmarkStart w:id="911" w:name="_Ref361329620"/>
      <w:bookmarkStart w:id="912" w:name="_Toc520374964"/>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23</w:t>
      </w:r>
      <w:r w:rsidR="00FE1AD3">
        <w:fldChar w:fldCharType="end"/>
      </w:r>
      <w:bookmarkEnd w:id="911"/>
      <w:r w:rsidR="004C28A7">
        <w:t xml:space="preserve">: </w:t>
      </w:r>
      <w:r w:rsidRPr="00ED3698">
        <w:t xml:space="preserve">Initial </w:t>
      </w:r>
      <w:r w:rsidR="004111D5">
        <w:t xml:space="preserve">and </w:t>
      </w:r>
      <w:r w:rsidRPr="00ED3698">
        <w:t xml:space="preserve">boundary </w:t>
      </w:r>
      <w:r w:rsidR="004111D5">
        <w:t xml:space="preserve">conditions for flow </w:t>
      </w:r>
      <w:r w:rsidRPr="00ED3698">
        <w:t>and reactive transport</w:t>
      </w:r>
      <w:bookmarkEnd w:id="912"/>
      <w:r w:rsidRPr="00ED3698">
        <w:t xml:space="preserve"> </w:t>
      </w:r>
    </w:p>
    <w:tbl>
      <w:tblPr>
        <w:tblW w:w="4147" w:type="pct"/>
        <w:jc w:val="center"/>
        <w:tblBorders>
          <w:top w:val="single" w:sz="4" w:space="0" w:color="auto"/>
          <w:bottom w:val="single" w:sz="4" w:space="0" w:color="auto"/>
        </w:tblBorders>
        <w:tblLook w:val="04A0" w:firstRow="1" w:lastRow="0" w:firstColumn="1" w:lastColumn="0" w:noHBand="0" w:noVBand="1"/>
      </w:tblPr>
      <w:tblGrid>
        <w:gridCol w:w="1606"/>
        <w:gridCol w:w="1864"/>
        <w:gridCol w:w="1491"/>
        <w:gridCol w:w="1111"/>
        <w:gridCol w:w="1094"/>
      </w:tblGrid>
      <w:tr w:rsidR="004111D5" w:rsidRPr="004A5955" w14:paraId="74410CF4" w14:textId="77777777" w:rsidTr="004111D5">
        <w:trPr>
          <w:trHeight w:val="300"/>
          <w:jc w:val="center"/>
        </w:trPr>
        <w:tc>
          <w:tcPr>
            <w:tcW w:w="1142" w:type="pct"/>
            <w:tcBorders>
              <w:bottom w:val="single" w:sz="4" w:space="0" w:color="auto"/>
            </w:tcBorders>
            <w:shd w:val="clear" w:color="auto" w:fill="D9D9D9"/>
            <w:noWrap/>
            <w:vAlign w:val="center"/>
            <w:hideMark/>
          </w:tcPr>
          <w:p w14:paraId="05829DB7" w14:textId="77777777" w:rsidR="004111D5" w:rsidRPr="004A5955" w:rsidRDefault="004111D5" w:rsidP="009267EC">
            <w:pPr>
              <w:spacing w:before="0" w:after="0"/>
              <w:jc w:val="left"/>
              <w:rPr>
                <w:b/>
                <w:color w:val="000000"/>
                <w:lang w:eastAsia="en-CA"/>
              </w:rPr>
            </w:pPr>
            <w:r w:rsidRPr="004A5955">
              <w:rPr>
                <w:b/>
                <w:color w:val="000000"/>
                <w:lang w:eastAsia="en-CA"/>
              </w:rPr>
              <w:t>Parameter</w:t>
            </w:r>
          </w:p>
        </w:tc>
        <w:tc>
          <w:tcPr>
            <w:tcW w:w="1216" w:type="pct"/>
            <w:tcBorders>
              <w:bottom w:val="single" w:sz="4" w:space="0" w:color="auto"/>
            </w:tcBorders>
            <w:shd w:val="clear" w:color="auto" w:fill="D9D9D9"/>
            <w:noWrap/>
            <w:vAlign w:val="center"/>
            <w:hideMark/>
          </w:tcPr>
          <w:p w14:paraId="7EE915FF" w14:textId="77777777" w:rsidR="004111D5" w:rsidRPr="004A5955" w:rsidRDefault="004111D5" w:rsidP="009267EC">
            <w:pPr>
              <w:spacing w:before="0" w:after="0"/>
              <w:jc w:val="center"/>
              <w:rPr>
                <w:b/>
                <w:color w:val="000000"/>
                <w:lang w:eastAsia="en-CA"/>
              </w:rPr>
            </w:pPr>
            <w:r w:rsidRPr="004A5955">
              <w:rPr>
                <w:b/>
                <w:color w:val="000000"/>
                <w:lang w:eastAsia="en-CA"/>
              </w:rPr>
              <w:t>I</w:t>
            </w:r>
            <w:r>
              <w:rPr>
                <w:rFonts w:hint="eastAsia"/>
                <w:b/>
                <w:color w:val="000000"/>
                <w:lang w:eastAsia="zh-CN"/>
              </w:rPr>
              <w:t>nitial condition</w:t>
            </w:r>
          </w:p>
        </w:tc>
        <w:tc>
          <w:tcPr>
            <w:tcW w:w="1858" w:type="pct"/>
            <w:gridSpan w:val="2"/>
            <w:tcBorders>
              <w:bottom w:val="single" w:sz="4" w:space="0" w:color="auto"/>
            </w:tcBorders>
            <w:shd w:val="clear" w:color="auto" w:fill="D9D9D9"/>
            <w:vAlign w:val="center"/>
          </w:tcPr>
          <w:p w14:paraId="4EFDD165" w14:textId="77777777" w:rsidR="004111D5" w:rsidRPr="004A5955" w:rsidRDefault="004111D5" w:rsidP="009267EC">
            <w:pPr>
              <w:spacing w:before="0" w:after="0"/>
              <w:jc w:val="center"/>
              <w:rPr>
                <w:b/>
                <w:color w:val="000000"/>
                <w:lang w:eastAsia="zh-CN"/>
              </w:rPr>
            </w:pPr>
            <w:r>
              <w:rPr>
                <w:rFonts w:hint="eastAsia"/>
                <w:b/>
                <w:color w:val="000000"/>
                <w:lang w:eastAsia="zh-CN"/>
              </w:rPr>
              <w:t>Boundary conditions</w:t>
            </w:r>
          </w:p>
        </w:tc>
        <w:tc>
          <w:tcPr>
            <w:tcW w:w="784" w:type="pct"/>
            <w:tcBorders>
              <w:bottom w:val="single" w:sz="4" w:space="0" w:color="auto"/>
            </w:tcBorders>
            <w:shd w:val="clear" w:color="auto" w:fill="D9D9D9"/>
            <w:noWrap/>
            <w:vAlign w:val="center"/>
            <w:hideMark/>
          </w:tcPr>
          <w:p w14:paraId="7A56EFF9" w14:textId="77777777" w:rsidR="004111D5" w:rsidRPr="004A5955" w:rsidRDefault="004111D5" w:rsidP="009267EC">
            <w:pPr>
              <w:spacing w:before="0" w:after="0"/>
              <w:jc w:val="center"/>
              <w:rPr>
                <w:b/>
                <w:color w:val="000000"/>
                <w:lang w:eastAsia="en-CA"/>
              </w:rPr>
            </w:pPr>
            <w:r w:rsidRPr="004A5955">
              <w:rPr>
                <w:b/>
                <w:color w:val="000000"/>
                <w:lang w:eastAsia="en-CA"/>
              </w:rPr>
              <w:t>Unit</w:t>
            </w:r>
          </w:p>
        </w:tc>
      </w:tr>
      <w:tr w:rsidR="004111D5" w:rsidRPr="00ED3698" w14:paraId="3A419DE7" w14:textId="77777777" w:rsidTr="004111D5">
        <w:trPr>
          <w:trHeight w:val="300"/>
          <w:jc w:val="center"/>
        </w:trPr>
        <w:tc>
          <w:tcPr>
            <w:tcW w:w="2358" w:type="pct"/>
            <w:gridSpan w:val="2"/>
            <w:tcBorders>
              <w:top w:val="single" w:sz="4" w:space="0" w:color="auto"/>
              <w:bottom w:val="single" w:sz="4" w:space="0" w:color="auto"/>
            </w:tcBorders>
            <w:shd w:val="clear" w:color="auto" w:fill="auto"/>
            <w:noWrap/>
            <w:vAlign w:val="bottom"/>
          </w:tcPr>
          <w:p w14:paraId="7E9AE340" w14:textId="77777777" w:rsidR="004111D5" w:rsidRPr="00ED3698" w:rsidRDefault="004111D5" w:rsidP="009267EC">
            <w:pPr>
              <w:spacing w:before="0" w:after="0"/>
              <w:jc w:val="left"/>
            </w:pPr>
            <w:r w:rsidRPr="00F4591F">
              <w:rPr>
                <w:i/>
                <w:color w:val="000000"/>
                <w:sz w:val="22"/>
                <w:szCs w:val="22"/>
              </w:rPr>
              <w:t>Aqueous phase</w:t>
            </w:r>
          </w:p>
        </w:tc>
        <w:tc>
          <w:tcPr>
            <w:tcW w:w="1062" w:type="pct"/>
            <w:tcBorders>
              <w:top w:val="single" w:sz="4" w:space="0" w:color="auto"/>
              <w:bottom w:val="single" w:sz="4" w:space="0" w:color="auto"/>
            </w:tcBorders>
          </w:tcPr>
          <w:p w14:paraId="170CFCC6" w14:textId="77777777" w:rsidR="004111D5" w:rsidRPr="00ED3698" w:rsidRDefault="004111D5" w:rsidP="009267EC">
            <w:pPr>
              <w:spacing w:before="0" w:after="0"/>
              <w:jc w:val="center"/>
            </w:pPr>
            <w:r w:rsidRPr="00ED3698">
              <w:t>Bottom left</w:t>
            </w:r>
          </w:p>
        </w:tc>
        <w:tc>
          <w:tcPr>
            <w:tcW w:w="796" w:type="pct"/>
            <w:tcBorders>
              <w:top w:val="single" w:sz="4" w:space="0" w:color="auto"/>
              <w:bottom w:val="single" w:sz="4" w:space="0" w:color="auto"/>
            </w:tcBorders>
          </w:tcPr>
          <w:p w14:paraId="6849E868" w14:textId="77777777" w:rsidR="004111D5" w:rsidRPr="00ED3698" w:rsidRDefault="004111D5" w:rsidP="009267EC">
            <w:pPr>
              <w:spacing w:before="0" w:after="0"/>
              <w:rPr>
                <w:color w:val="000000"/>
                <w:lang w:eastAsia="en-CA"/>
              </w:rPr>
            </w:pPr>
            <w:r w:rsidRPr="00ED3698">
              <w:rPr>
                <w:color w:val="000000"/>
                <w:lang w:eastAsia="en-CA"/>
              </w:rPr>
              <w:t>Top</w:t>
            </w:r>
          </w:p>
        </w:tc>
        <w:tc>
          <w:tcPr>
            <w:tcW w:w="784" w:type="pct"/>
            <w:tcBorders>
              <w:top w:val="single" w:sz="4" w:space="0" w:color="auto"/>
              <w:bottom w:val="single" w:sz="4" w:space="0" w:color="auto"/>
            </w:tcBorders>
            <w:shd w:val="clear" w:color="auto" w:fill="auto"/>
            <w:noWrap/>
          </w:tcPr>
          <w:p w14:paraId="7665CBA0" w14:textId="77777777" w:rsidR="004111D5" w:rsidRPr="00ED3698" w:rsidRDefault="004111D5" w:rsidP="009267EC">
            <w:pPr>
              <w:spacing w:before="0" w:after="0"/>
              <w:rPr>
                <w:color w:val="000000"/>
                <w:lang w:eastAsia="en-CA"/>
              </w:rPr>
            </w:pPr>
          </w:p>
        </w:tc>
      </w:tr>
      <w:tr w:rsidR="004111D5" w:rsidRPr="00ED3698" w14:paraId="0AA2E843" w14:textId="77777777" w:rsidTr="004111D5">
        <w:trPr>
          <w:trHeight w:val="300"/>
          <w:jc w:val="center"/>
        </w:trPr>
        <w:tc>
          <w:tcPr>
            <w:tcW w:w="1142" w:type="pct"/>
            <w:tcBorders>
              <w:top w:val="single" w:sz="4" w:space="0" w:color="auto"/>
              <w:bottom w:val="nil"/>
            </w:tcBorders>
            <w:shd w:val="clear" w:color="auto" w:fill="auto"/>
            <w:noWrap/>
            <w:vAlign w:val="bottom"/>
            <w:hideMark/>
          </w:tcPr>
          <w:p w14:paraId="02538C9A" w14:textId="77777777" w:rsidR="004111D5" w:rsidRPr="00ED3698" w:rsidRDefault="004111D5" w:rsidP="009267EC">
            <w:pPr>
              <w:spacing w:before="0" w:after="0"/>
              <w:rPr>
                <w:color w:val="000000"/>
                <w:sz w:val="22"/>
                <w:szCs w:val="22"/>
              </w:rPr>
            </w:pPr>
            <w:r w:rsidRPr="00ED3698">
              <w:rPr>
                <w:color w:val="000000"/>
                <w:sz w:val="22"/>
                <w:szCs w:val="22"/>
              </w:rPr>
              <w:t>H+</w:t>
            </w:r>
          </w:p>
        </w:tc>
        <w:tc>
          <w:tcPr>
            <w:tcW w:w="1216" w:type="pct"/>
            <w:tcBorders>
              <w:top w:val="single" w:sz="4" w:space="0" w:color="auto"/>
              <w:bottom w:val="nil"/>
            </w:tcBorders>
            <w:shd w:val="clear" w:color="auto" w:fill="auto"/>
            <w:noWrap/>
            <w:hideMark/>
          </w:tcPr>
          <w:p w14:paraId="5A458FB7" w14:textId="77777777" w:rsidR="004111D5" w:rsidRPr="00ED3698" w:rsidRDefault="004111D5" w:rsidP="009267EC">
            <w:pPr>
              <w:spacing w:before="0" w:after="0"/>
              <w:jc w:val="center"/>
            </w:pPr>
            <w:r w:rsidRPr="00ED3698">
              <w:t>2.0</w:t>
            </w:r>
            <w:r w:rsidRPr="007E11F0">
              <w:t>×10</w:t>
            </w:r>
            <w:r w:rsidRPr="007E11F0">
              <w:rPr>
                <w:vertAlign w:val="superscript"/>
              </w:rPr>
              <w:t>-7</w:t>
            </w:r>
          </w:p>
        </w:tc>
        <w:tc>
          <w:tcPr>
            <w:tcW w:w="1062" w:type="pct"/>
            <w:tcBorders>
              <w:top w:val="single" w:sz="4" w:space="0" w:color="auto"/>
              <w:bottom w:val="nil"/>
            </w:tcBorders>
          </w:tcPr>
          <w:p w14:paraId="39A739EC" w14:textId="77777777" w:rsidR="004111D5" w:rsidRPr="00ED3698" w:rsidRDefault="004111D5" w:rsidP="009267EC">
            <w:pPr>
              <w:spacing w:before="0" w:after="0"/>
              <w:jc w:val="center"/>
            </w:pPr>
            <w:r w:rsidRPr="00ED3698">
              <w:t>2.0</w:t>
            </w:r>
            <w:r w:rsidRPr="007E11F0">
              <w:t>×10</w:t>
            </w:r>
            <w:r w:rsidRPr="007E11F0">
              <w:rPr>
                <w:vertAlign w:val="superscript"/>
              </w:rPr>
              <w:t>-2</w:t>
            </w:r>
          </w:p>
        </w:tc>
        <w:tc>
          <w:tcPr>
            <w:tcW w:w="796" w:type="pct"/>
            <w:vMerge w:val="restart"/>
            <w:tcBorders>
              <w:top w:val="single" w:sz="4" w:space="0" w:color="auto"/>
            </w:tcBorders>
            <w:vAlign w:val="center"/>
          </w:tcPr>
          <w:p w14:paraId="5F65E66D" w14:textId="77777777" w:rsidR="004111D5" w:rsidRPr="00ED3698" w:rsidRDefault="004111D5" w:rsidP="004111D5">
            <w:pPr>
              <w:spacing w:before="0" w:after="0"/>
              <w:jc w:val="center"/>
              <w:rPr>
                <w:color w:val="000000"/>
                <w:lang w:eastAsia="en-CA"/>
              </w:rPr>
            </w:pPr>
            <w:r>
              <w:rPr>
                <w:color w:val="000000"/>
                <w:lang w:eastAsia="en-CA"/>
              </w:rPr>
              <w:t>(free exit)</w:t>
            </w:r>
          </w:p>
        </w:tc>
        <w:tc>
          <w:tcPr>
            <w:tcW w:w="784" w:type="pct"/>
            <w:tcBorders>
              <w:top w:val="single" w:sz="4" w:space="0" w:color="auto"/>
              <w:bottom w:val="nil"/>
            </w:tcBorders>
            <w:shd w:val="clear" w:color="auto" w:fill="auto"/>
            <w:noWrap/>
            <w:hideMark/>
          </w:tcPr>
          <w:p w14:paraId="6345DFAD" w14:textId="77777777" w:rsidR="004111D5" w:rsidRDefault="004111D5" w:rsidP="004111D5">
            <w:pPr>
              <w:spacing w:before="0" w:after="0"/>
            </w:pPr>
            <w:r w:rsidRPr="00A17968">
              <w:rPr>
                <w:rFonts w:hint="eastAsia"/>
                <w:color w:val="000000"/>
                <w:lang w:eastAsia="zh-CN"/>
              </w:rPr>
              <w:t>[</w:t>
            </w:r>
            <w:r w:rsidRPr="00A17968">
              <w:rPr>
                <w:color w:val="000000"/>
                <w:lang w:eastAsia="en-CA"/>
              </w:rPr>
              <w:t xml:space="preserve">mol </w:t>
            </w:r>
            <w:r>
              <w:rPr>
                <w:color w:val="000000"/>
                <w:lang w:eastAsia="en-CA"/>
              </w:rPr>
              <w:t>l</w:t>
            </w:r>
            <w:r w:rsidRPr="00A17968">
              <w:rPr>
                <w:color w:val="000000"/>
                <w:vertAlign w:val="superscript"/>
                <w:lang w:eastAsia="en-CA"/>
              </w:rPr>
              <w:t>-1</w:t>
            </w:r>
            <w:r w:rsidRPr="00A17968">
              <w:rPr>
                <w:rFonts w:hint="eastAsia"/>
                <w:color w:val="000000"/>
                <w:lang w:eastAsia="zh-CN"/>
              </w:rPr>
              <w:t>]</w:t>
            </w:r>
          </w:p>
        </w:tc>
      </w:tr>
      <w:tr w:rsidR="004111D5" w:rsidRPr="00ED3698" w14:paraId="2B1CD966" w14:textId="77777777" w:rsidTr="004111D5">
        <w:trPr>
          <w:trHeight w:val="300"/>
          <w:jc w:val="center"/>
        </w:trPr>
        <w:tc>
          <w:tcPr>
            <w:tcW w:w="1142" w:type="pct"/>
            <w:tcBorders>
              <w:top w:val="nil"/>
              <w:bottom w:val="single" w:sz="4" w:space="0" w:color="auto"/>
            </w:tcBorders>
            <w:shd w:val="clear" w:color="auto" w:fill="auto"/>
            <w:noWrap/>
            <w:vAlign w:val="bottom"/>
          </w:tcPr>
          <w:p w14:paraId="26B501D9" w14:textId="77777777" w:rsidR="004111D5" w:rsidRPr="00ED3698" w:rsidRDefault="004111D5" w:rsidP="009267EC">
            <w:pPr>
              <w:spacing w:before="0" w:after="0"/>
              <w:rPr>
                <w:color w:val="000000"/>
                <w:sz w:val="22"/>
                <w:szCs w:val="22"/>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1216" w:type="pct"/>
            <w:tcBorders>
              <w:top w:val="nil"/>
              <w:bottom w:val="single" w:sz="4" w:space="0" w:color="auto"/>
            </w:tcBorders>
            <w:shd w:val="clear" w:color="auto" w:fill="auto"/>
            <w:noWrap/>
          </w:tcPr>
          <w:p w14:paraId="09149B75" w14:textId="77777777" w:rsidR="004111D5" w:rsidRPr="00ED3698" w:rsidRDefault="004111D5" w:rsidP="009267EC">
            <w:pPr>
              <w:spacing w:before="0" w:after="0"/>
              <w:jc w:val="center"/>
            </w:pPr>
            <w:r w:rsidRPr="00ED3698">
              <w:t>1.0</w:t>
            </w:r>
            <w:r w:rsidRPr="007E11F0">
              <w:t>×10</w:t>
            </w:r>
            <w:r w:rsidRPr="007E11F0">
              <w:rPr>
                <w:vertAlign w:val="superscript"/>
              </w:rPr>
              <w:t>-7</w:t>
            </w:r>
          </w:p>
        </w:tc>
        <w:tc>
          <w:tcPr>
            <w:tcW w:w="1062" w:type="pct"/>
            <w:tcBorders>
              <w:top w:val="nil"/>
              <w:bottom w:val="single" w:sz="4" w:space="0" w:color="auto"/>
            </w:tcBorders>
          </w:tcPr>
          <w:p w14:paraId="769C7EC3" w14:textId="77777777" w:rsidR="004111D5" w:rsidRPr="00ED3698" w:rsidRDefault="004111D5" w:rsidP="009267EC">
            <w:pPr>
              <w:spacing w:before="0" w:after="0"/>
              <w:jc w:val="center"/>
            </w:pPr>
            <w:r w:rsidRPr="00ED3698">
              <w:t>1.0</w:t>
            </w:r>
            <w:r w:rsidRPr="007E11F0">
              <w:t>×10</w:t>
            </w:r>
            <w:r w:rsidRPr="007E11F0">
              <w:rPr>
                <w:vertAlign w:val="superscript"/>
              </w:rPr>
              <w:t>-2</w:t>
            </w:r>
          </w:p>
        </w:tc>
        <w:tc>
          <w:tcPr>
            <w:tcW w:w="796" w:type="pct"/>
            <w:vMerge/>
            <w:tcBorders>
              <w:bottom w:val="single" w:sz="4" w:space="0" w:color="auto"/>
            </w:tcBorders>
          </w:tcPr>
          <w:p w14:paraId="6CB805EF" w14:textId="77777777" w:rsidR="004111D5" w:rsidRPr="00ED3698" w:rsidRDefault="004111D5" w:rsidP="009267EC">
            <w:pPr>
              <w:spacing w:before="0" w:after="0"/>
            </w:pPr>
          </w:p>
        </w:tc>
        <w:tc>
          <w:tcPr>
            <w:tcW w:w="784" w:type="pct"/>
            <w:tcBorders>
              <w:top w:val="nil"/>
              <w:bottom w:val="single" w:sz="4" w:space="0" w:color="auto"/>
            </w:tcBorders>
            <w:shd w:val="clear" w:color="auto" w:fill="auto"/>
            <w:noWrap/>
          </w:tcPr>
          <w:p w14:paraId="6AC88ED8" w14:textId="77777777" w:rsidR="004111D5" w:rsidRDefault="004111D5" w:rsidP="004111D5">
            <w:pPr>
              <w:spacing w:before="0" w:after="0"/>
            </w:pPr>
            <w:r w:rsidRPr="00A17968">
              <w:rPr>
                <w:rFonts w:hint="eastAsia"/>
                <w:color w:val="000000"/>
                <w:lang w:eastAsia="zh-CN"/>
              </w:rPr>
              <w:t>[</w:t>
            </w:r>
            <w:r w:rsidRPr="00A17968">
              <w:rPr>
                <w:color w:val="000000"/>
                <w:lang w:eastAsia="en-CA"/>
              </w:rPr>
              <w:t xml:space="preserve">mol </w:t>
            </w:r>
            <w:r>
              <w:rPr>
                <w:color w:val="000000"/>
                <w:lang w:eastAsia="en-CA"/>
              </w:rPr>
              <w:t>l</w:t>
            </w:r>
            <w:r w:rsidRPr="00A17968">
              <w:rPr>
                <w:color w:val="000000"/>
                <w:vertAlign w:val="superscript"/>
                <w:lang w:eastAsia="en-CA"/>
              </w:rPr>
              <w:t>-1</w:t>
            </w:r>
            <w:r w:rsidRPr="00A17968">
              <w:rPr>
                <w:rFonts w:hint="eastAsia"/>
                <w:color w:val="000000"/>
                <w:lang w:eastAsia="zh-CN"/>
              </w:rPr>
              <w:t>]</w:t>
            </w:r>
          </w:p>
        </w:tc>
      </w:tr>
      <w:tr w:rsidR="004111D5" w:rsidRPr="00ED3698" w14:paraId="18FA7DAB" w14:textId="77777777" w:rsidTr="004111D5">
        <w:trPr>
          <w:trHeight w:val="300"/>
          <w:jc w:val="center"/>
        </w:trPr>
        <w:tc>
          <w:tcPr>
            <w:tcW w:w="2358" w:type="pct"/>
            <w:gridSpan w:val="2"/>
            <w:tcBorders>
              <w:top w:val="single" w:sz="4" w:space="0" w:color="auto"/>
              <w:bottom w:val="single" w:sz="4" w:space="0" w:color="auto"/>
            </w:tcBorders>
            <w:shd w:val="clear" w:color="auto" w:fill="auto"/>
            <w:noWrap/>
            <w:vAlign w:val="bottom"/>
          </w:tcPr>
          <w:p w14:paraId="0CCCEB4F" w14:textId="77777777" w:rsidR="004111D5" w:rsidRPr="00ED3698" w:rsidRDefault="004111D5" w:rsidP="009267EC">
            <w:pPr>
              <w:spacing w:before="0" w:after="0"/>
              <w:jc w:val="left"/>
            </w:pPr>
            <w:r w:rsidRPr="00ED3698">
              <w:rPr>
                <w:i/>
                <w:color w:val="000000"/>
                <w:sz w:val="22"/>
                <w:szCs w:val="22"/>
              </w:rPr>
              <w:t>Hydraulic condition</w:t>
            </w:r>
          </w:p>
        </w:tc>
        <w:tc>
          <w:tcPr>
            <w:tcW w:w="1062" w:type="pct"/>
            <w:tcBorders>
              <w:top w:val="single" w:sz="4" w:space="0" w:color="auto"/>
              <w:bottom w:val="single" w:sz="4" w:space="0" w:color="auto"/>
            </w:tcBorders>
          </w:tcPr>
          <w:p w14:paraId="2C6BF397" w14:textId="77777777" w:rsidR="004111D5" w:rsidRPr="00ED3698" w:rsidRDefault="004111D5" w:rsidP="009267EC">
            <w:pPr>
              <w:spacing w:before="0" w:after="0"/>
              <w:jc w:val="center"/>
            </w:pPr>
          </w:p>
        </w:tc>
        <w:tc>
          <w:tcPr>
            <w:tcW w:w="796" w:type="pct"/>
            <w:tcBorders>
              <w:top w:val="single" w:sz="4" w:space="0" w:color="auto"/>
              <w:bottom w:val="single" w:sz="4" w:space="0" w:color="auto"/>
            </w:tcBorders>
          </w:tcPr>
          <w:p w14:paraId="446CC30B" w14:textId="77777777" w:rsidR="004111D5" w:rsidRPr="00ED3698" w:rsidRDefault="004111D5" w:rsidP="009267EC">
            <w:pPr>
              <w:spacing w:before="0" w:after="0"/>
            </w:pPr>
          </w:p>
        </w:tc>
        <w:tc>
          <w:tcPr>
            <w:tcW w:w="784" w:type="pct"/>
            <w:tcBorders>
              <w:top w:val="single" w:sz="4" w:space="0" w:color="auto"/>
              <w:bottom w:val="single" w:sz="4" w:space="0" w:color="auto"/>
            </w:tcBorders>
            <w:shd w:val="clear" w:color="auto" w:fill="auto"/>
            <w:noWrap/>
          </w:tcPr>
          <w:p w14:paraId="1B835903" w14:textId="77777777" w:rsidR="004111D5" w:rsidRPr="00ED3698" w:rsidRDefault="004111D5" w:rsidP="009267EC">
            <w:pPr>
              <w:spacing w:before="0" w:after="0"/>
              <w:rPr>
                <w:color w:val="000000"/>
                <w:lang w:eastAsia="en-CA"/>
              </w:rPr>
            </w:pPr>
          </w:p>
        </w:tc>
      </w:tr>
      <w:tr w:rsidR="004111D5" w:rsidRPr="00ED3698" w14:paraId="5548EDBB" w14:textId="77777777" w:rsidTr="004111D5">
        <w:trPr>
          <w:trHeight w:val="300"/>
          <w:jc w:val="center"/>
        </w:trPr>
        <w:tc>
          <w:tcPr>
            <w:tcW w:w="1142" w:type="pct"/>
            <w:tcBorders>
              <w:top w:val="single" w:sz="4" w:space="0" w:color="auto"/>
              <w:bottom w:val="single" w:sz="4" w:space="0" w:color="auto"/>
            </w:tcBorders>
            <w:shd w:val="clear" w:color="auto" w:fill="auto"/>
            <w:noWrap/>
            <w:vAlign w:val="bottom"/>
          </w:tcPr>
          <w:p w14:paraId="5CB3B7BA" w14:textId="77777777" w:rsidR="004111D5" w:rsidRPr="00ED3698" w:rsidRDefault="004111D5" w:rsidP="009267EC">
            <w:pPr>
              <w:spacing w:before="0" w:after="0"/>
              <w:rPr>
                <w:color w:val="000000"/>
                <w:sz w:val="22"/>
                <w:szCs w:val="22"/>
              </w:rPr>
            </w:pPr>
            <w:r w:rsidRPr="00ED3698">
              <w:rPr>
                <w:color w:val="000000"/>
                <w:sz w:val="22"/>
                <w:szCs w:val="22"/>
              </w:rPr>
              <w:t>Hydraulic head</w:t>
            </w:r>
          </w:p>
        </w:tc>
        <w:tc>
          <w:tcPr>
            <w:tcW w:w="1216" w:type="pct"/>
            <w:tcBorders>
              <w:top w:val="single" w:sz="4" w:space="0" w:color="auto"/>
              <w:bottom w:val="single" w:sz="4" w:space="0" w:color="auto"/>
            </w:tcBorders>
            <w:shd w:val="clear" w:color="auto" w:fill="auto"/>
            <w:noWrap/>
          </w:tcPr>
          <w:p w14:paraId="759C33A8" w14:textId="77777777" w:rsidR="004111D5" w:rsidRPr="00ED3698" w:rsidRDefault="004111D5" w:rsidP="009267EC">
            <w:pPr>
              <w:spacing w:before="0" w:after="0"/>
              <w:jc w:val="center"/>
            </w:pPr>
            <w:r w:rsidRPr="00ED3698">
              <w:t>0.0</w:t>
            </w:r>
          </w:p>
        </w:tc>
        <w:tc>
          <w:tcPr>
            <w:tcW w:w="1062" w:type="pct"/>
            <w:tcBorders>
              <w:top w:val="single" w:sz="4" w:space="0" w:color="auto"/>
              <w:bottom w:val="single" w:sz="4" w:space="0" w:color="auto"/>
            </w:tcBorders>
          </w:tcPr>
          <w:p w14:paraId="0476B31D" w14:textId="77777777" w:rsidR="004111D5" w:rsidRPr="00ED3698" w:rsidRDefault="004111D5" w:rsidP="009267EC">
            <w:pPr>
              <w:spacing w:before="0" w:after="0"/>
              <w:jc w:val="center"/>
            </w:pPr>
            <w:r w:rsidRPr="00ED3698">
              <w:t>0.0014</w:t>
            </w:r>
            <w:r>
              <w:t xml:space="preserve"> (first)</w:t>
            </w:r>
          </w:p>
        </w:tc>
        <w:tc>
          <w:tcPr>
            <w:tcW w:w="796" w:type="pct"/>
            <w:tcBorders>
              <w:top w:val="single" w:sz="4" w:space="0" w:color="auto"/>
              <w:bottom w:val="single" w:sz="4" w:space="0" w:color="auto"/>
            </w:tcBorders>
          </w:tcPr>
          <w:p w14:paraId="58C21568" w14:textId="77777777" w:rsidR="004111D5" w:rsidRPr="00ED3698" w:rsidRDefault="004111D5" w:rsidP="009267EC">
            <w:pPr>
              <w:spacing w:before="0" w:after="0"/>
            </w:pPr>
            <w:r w:rsidRPr="00ED3698">
              <w:t>0.0</w:t>
            </w:r>
            <w:r>
              <w:t xml:space="preserve"> (first)</w:t>
            </w:r>
          </w:p>
        </w:tc>
        <w:tc>
          <w:tcPr>
            <w:tcW w:w="784" w:type="pct"/>
            <w:tcBorders>
              <w:top w:val="single" w:sz="4" w:space="0" w:color="auto"/>
              <w:bottom w:val="single" w:sz="4" w:space="0" w:color="auto"/>
            </w:tcBorders>
            <w:shd w:val="clear" w:color="auto" w:fill="auto"/>
            <w:noWrap/>
          </w:tcPr>
          <w:p w14:paraId="28BC27A0" w14:textId="77777777" w:rsidR="004111D5" w:rsidRPr="00ED3698" w:rsidRDefault="004111D5" w:rsidP="009267E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9D4F925" w14:textId="77777777" w:rsidR="0060798F" w:rsidRPr="00ED3698" w:rsidRDefault="0060798F" w:rsidP="0060798F">
      <w:pPr>
        <w:pStyle w:val="Simpleline"/>
      </w:pPr>
    </w:p>
    <w:p w14:paraId="2A66F4F5" w14:textId="77777777" w:rsidR="0060798F" w:rsidRPr="00ED3698" w:rsidRDefault="0060798F" w:rsidP="0060798F">
      <w:pPr>
        <w:pStyle w:val="StyleHeading4Bold"/>
      </w:pPr>
      <w:bookmarkStart w:id="913" w:name="_Toc520374714"/>
      <w:r w:rsidRPr="00ED3698">
        <w:lastRenderedPageBreak/>
        <w:t>Parameters</w:t>
      </w:r>
      <w:bookmarkEnd w:id="913"/>
    </w:p>
    <w:p w14:paraId="4AD01FCA" w14:textId="540666FD" w:rsidR="0060798F" w:rsidRPr="00ED3698" w:rsidRDefault="0060798F" w:rsidP="0060798F">
      <w:pPr>
        <w:pStyle w:val="ListParagraph"/>
        <w:ind w:left="0"/>
      </w:pPr>
      <w:r w:rsidRPr="00ED3698">
        <w:t>The parameters of the porous medi</w:t>
      </w:r>
      <w:r w:rsidR="004111D5">
        <w:t>um</w:t>
      </w:r>
      <w:r w:rsidRPr="00ED3698">
        <w:t xml:space="preserve"> are: porosity </w:t>
      </w:r>
      <w:r w:rsidR="004111D5">
        <w:t xml:space="preserve">is </w:t>
      </w:r>
      <w:r w:rsidRPr="00ED3698">
        <w:t xml:space="preserve">0.35, hydraulic conductivity </w:t>
      </w:r>
      <w:r w:rsidR="004111D5">
        <w:t xml:space="preserve">is </w:t>
      </w:r>
      <w:r w:rsidRPr="00ED3698">
        <w:t>1.16</w:t>
      </w:r>
      <w:r w:rsidRPr="007E11F0">
        <w:t>×10</w:t>
      </w:r>
      <w:r w:rsidRPr="007E11F0">
        <w:rPr>
          <w:vertAlign w:val="superscript"/>
        </w:rPr>
        <w:t>-5</w:t>
      </w:r>
      <w:r w:rsidRPr="00ED3698">
        <w:t> m s</w:t>
      </w:r>
      <w:r w:rsidRPr="00ED3698">
        <w:rPr>
          <w:vertAlign w:val="superscript"/>
        </w:rPr>
        <w:t>-1</w:t>
      </w:r>
      <w:r w:rsidRPr="00ED3698">
        <w:t xml:space="preserve">, longitudinal dispersivity </w:t>
      </w:r>
      <w:r w:rsidR="004111D5">
        <w:t xml:space="preserve">is </w:t>
      </w:r>
      <w:r w:rsidRPr="00ED3698">
        <w:t xml:space="preserve">0.005 m, transverse dispersivity </w:t>
      </w:r>
      <w:r w:rsidR="004111D5">
        <w:t xml:space="preserve">is </w:t>
      </w:r>
      <w:r w:rsidRPr="00ED3698">
        <w:t>1.25</w:t>
      </w:r>
      <w:r w:rsidRPr="007E11F0">
        <w:t>×10</w:t>
      </w:r>
      <w:r w:rsidRPr="007E11F0">
        <w:rPr>
          <w:vertAlign w:val="superscript"/>
        </w:rPr>
        <w:t>-4</w:t>
      </w:r>
      <w:r w:rsidRPr="00ED3698">
        <w:t xml:space="preserve"> m, </w:t>
      </w:r>
      <w:r w:rsidR="004111D5">
        <w:t xml:space="preserve">and the </w:t>
      </w:r>
      <w:r w:rsidRPr="00ED3698">
        <w:t>diffusion coefficient is</w:t>
      </w:r>
      <w:r w:rsidR="004111D5">
        <w:t xml:space="preserve"> set to </w:t>
      </w:r>
      <w:r w:rsidRPr="00ED3698">
        <w:t>0.0</w:t>
      </w:r>
      <w:r w:rsidR="004111D5">
        <w:t xml:space="preserve"> m</w:t>
      </w:r>
      <w:r w:rsidR="004111D5" w:rsidRPr="004111D5">
        <w:rPr>
          <w:vertAlign w:val="superscript"/>
        </w:rPr>
        <w:t>2</w:t>
      </w:r>
      <w:r w:rsidR="004111D5">
        <w:t xml:space="preserve"> s</w:t>
      </w:r>
      <w:r w:rsidR="004111D5" w:rsidRPr="004111D5">
        <w:rPr>
          <w:vertAlign w:val="superscript"/>
        </w:rPr>
        <w:t>-1</w:t>
      </w:r>
      <w:r w:rsidR="004474F5">
        <w:t xml:space="preserve">.  </w:t>
      </w:r>
    </w:p>
    <w:p w14:paraId="2D60587C" w14:textId="77777777" w:rsidR="0060798F" w:rsidRPr="00ED3698" w:rsidRDefault="0060798F" w:rsidP="0060798F">
      <w:pPr>
        <w:pStyle w:val="StyleHeading4Bold"/>
      </w:pPr>
      <w:bookmarkStart w:id="914" w:name="_Toc520374715"/>
      <w:r w:rsidRPr="00ED3698">
        <w:t>Results</w:t>
      </w:r>
      <w:bookmarkEnd w:id="914"/>
    </w:p>
    <w:p w14:paraId="642F4730" w14:textId="22263B14" w:rsidR="0060798F" w:rsidRDefault="0060798F" w:rsidP="0060798F">
      <w:r w:rsidRPr="00ED3698">
        <w:t xml:space="preserve">The simulated </w:t>
      </w:r>
      <w:r>
        <w:t>contours of pH and calcite volume fractions</w:t>
      </w:r>
      <w:r w:rsidRPr="00ED3698">
        <w:t xml:space="preserve"> at </w:t>
      </w:r>
      <w:r>
        <w:t>4</w:t>
      </w:r>
      <w:r>
        <w:rPr>
          <w:rFonts w:hint="eastAsia"/>
          <w:lang w:eastAsia="zh-CN"/>
        </w:rPr>
        <w:t>.0</w:t>
      </w:r>
      <w:r>
        <w:t> days</w:t>
      </w:r>
      <w:r w:rsidRPr="00ED3698">
        <w:t xml:space="preserve"> </w:t>
      </w:r>
      <w:r>
        <w:t>are</w:t>
      </w:r>
      <w:r w:rsidRPr="00ED3698">
        <w:t xml:space="preserve"> shown in</w:t>
      </w:r>
      <w:r>
        <w:t xml:space="preserve"> </w:t>
      </w:r>
      <w:r w:rsidR="005F5019">
        <w:fldChar w:fldCharType="begin"/>
      </w:r>
      <w:r>
        <w:instrText xml:space="preserve"> REF _Ref361330555 \h </w:instrText>
      </w:r>
      <w:r w:rsidR="005F5019">
        <w:fldChar w:fldCharType="separate"/>
      </w:r>
      <w:r w:rsidR="00B560DA" w:rsidRPr="00ED3698">
        <w:t xml:space="preserve">Figure </w:t>
      </w:r>
      <w:r w:rsidR="00B560DA">
        <w:rPr>
          <w:noProof/>
        </w:rPr>
        <w:t>3</w:t>
      </w:r>
      <w:r w:rsidR="00B560DA">
        <w:t>.</w:t>
      </w:r>
      <w:r w:rsidR="00B560DA">
        <w:rPr>
          <w:noProof/>
        </w:rPr>
        <w:t>19</w:t>
      </w:r>
      <w:r w:rsidR="005F5019">
        <w:fldChar w:fldCharType="end"/>
      </w:r>
      <w:r w:rsidR="004474F5">
        <w:t xml:space="preserve">.  </w:t>
      </w:r>
      <w:r w:rsidRPr="00ED3698">
        <w:t>With the intrusion of the solution</w:t>
      </w:r>
      <w:r>
        <w:t xml:space="preserve"> with higher concentrations of H</w:t>
      </w:r>
      <w:r w:rsidRPr="008C252E">
        <w:rPr>
          <w:vertAlign w:val="superscript"/>
        </w:rPr>
        <w:t>+</w:t>
      </w:r>
      <w:r>
        <w:t xml:space="preserve"> and </w:t>
      </w:r>
      <w:r w:rsidRPr="00ED3698">
        <w:rPr>
          <w:color w:val="000000"/>
          <w:lang w:eastAsia="en-CA"/>
        </w:rPr>
        <w:t>CO</w:t>
      </w:r>
      <w:r w:rsidRPr="00ED3698">
        <w:rPr>
          <w:color w:val="000000"/>
          <w:vertAlign w:val="subscript"/>
          <w:lang w:eastAsia="en-CA"/>
        </w:rPr>
        <w:t>3</w:t>
      </w:r>
      <w:r>
        <w:rPr>
          <w:color w:val="000000"/>
          <w:vertAlign w:val="superscript"/>
          <w:lang w:eastAsia="en-CA"/>
        </w:rPr>
        <w:t>2-</w:t>
      </w:r>
      <w:r w:rsidRPr="00ED3698">
        <w:t xml:space="preserve"> from the bottom left boundary</w:t>
      </w:r>
      <w:r>
        <w:t xml:space="preserve"> upwards</w:t>
      </w:r>
      <w:r w:rsidRPr="00ED3698">
        <w:t xml:space="preserve">, </w:t>
      </w:r>
      <w:r>
        <w:t xml:space="preserve">the total </w:t>
      </w:r>
      <w:r w:rsidRPr="00ED3698">
        <w:rPr>
          <w:color w:val="000000"/>
          <w:lang w:eastAsia="en-CA"/>
        </w:rPr>
        <w:t>CO</w:t>
      </w:r>
      <w:r w:rsidRPr="00ED3698">
        <w:rPr>
          <w:color w:val="000000"/>
          <w:vertAlign w:val="subscript"/>
          <w:lang w:eastAsia="en-CA"/>
        </w:rPr>
        <w:t>3</w:t>
      </w:r>
      <w:r>
        <w:rPr>
          <w:color w:val="000000"/>
          <w:vertAlign w:val="superscript"/>
          <w:lang w:eastAsia="en-CA"/>
        </w:rPr>
        <w:t>2-</w:t>
      </w:r>
      <w:r>
        <w:t xml:space="preserve"> concentration increases accordingly (</w:t>
      </w:r>
      <w:r w:rsidR="005F5019">
        <w:fldChar w:fldCharType="begin"/>
      </w:r>
      <w:r>
        <w:instrText xml:space="preserve"> REF _Ref361330555 \h </w:instrText>
      </w:r>
      <w:r w:rsidR="005F5019">
        <w:fldChar w:fldCharType="separate"/>
      </w:r>
      <w:r w:rsidR="00B560DA" w:rsidRPr="00ED3698">
        <w:t xml:space="preserve">Figure </w:t>
      </w:r>
      <w:r w:rsidR="00B560DA">
        <w:rPr>
          <w:noProof/>
        </w:rPr>
        <w:t>3</w:t>
      </w:r>
      <w:r w:rsidR="00B560DA">
        <w:t>.</w:t>
      </w:r>
      <w:r w:rsidR="00B560DA">
        <w:rPr>
          <w:noProof/>
        </w:rPr>
        <w:t>19</w:t>
      </w:r>
      <w:r w:rsidR="005F5019">
        <w:fldChar w:fldCharType="end"/>
      </w:r>
      <w:r>
        <w:t xml:space="preserve"> left)</w:t>
      </w:r>
      <w:r w:rsidR="004474F5">
        <w:t xml:space="preserve">.  </w:t>
      </w:r>
      <w:r>
        <w:t>The concentration</w:t>
      </w:r>
      <w:r>
        <w:rPr>
          <w:rFonts w:hint="eastAsia"/>
          <w:lang w:eastAsia="zh-CN"/>
        </w:rPr>
        <w:t xml:space="preserve"> distribution</w:t>
      </w:r>
      <w:r>
        <w:t xml:space="preserve"> of the secondary species (</w:t>
      </w:r>
      <w:r w:rsidR="004474F5">
        <w:t xml:space="preserve">e.g. </w:t>
      </w:r>
      <w:r>
        <w:t>H</w:t>
      </w:r>
      <w:r w:rsidRPr="00ED3698">
        <w:rPr>
          <w:color w:val="000000"/>
          <w:lang w:eastAsia="en-CA"/>
        </w:rPr>
        <w:t>CO</w:t>
      </w:r>
      <w:r w:rsidRPr="00ED3698">
        <w:rPr>
          <w:color w:val="000000"/>
          <w:vertAlign w:val="subscript"/>
          <w:lang w:eastAsia="en-CA"/>
        </w:rPr>
        <w:t>3</w:t>
      </w:r>
      <w:r w:rsidRPr="00ED3698">
        <w:rPr>
          <w:color w:val="000000"/>
          <w:vertAlign w:val="superscript"/>
          <w:lang w:eastAsia="en-CA"/>
        </w:rPr>
        <w:t>-</w:t>
      </w:r>
      <w:r>
        <w:t xml:space="preserve">) </w:t>
      </w:r>
      <w:r>
        <w:rPr>
          <w:rFonts w:hint="eastAsia"/>
          <w:lang w:eastAsia="zh-CN"/>
        </w:rPr>
        <w:t xml:space="preserve">is depicted </w:t>
      </w:r>
      <w:r>
        <w:t xml:space="preserve">in </w:t>
      </w:r>
      <w:r w:rsidR="005F5019">
        <w:fldChar w:fldCharType="begin"/>
      </w:r>
      <w:r>
        <w:instrText xml:space="preserve"> REF _Ref361330555 \h </w:instrText>
      </w:r>
      <w:r w:rsidR="005F5019">
        <w:fldChar w:fldCharType="separate"/>
      </w:r>
      <w:r w:rsidR="00B560DA" w:rsidRPr="00ED3698">
        <w:t xml:space="preserve">Figure </w:t>
      </w:r>
      <w:r w:rsidR="00B560DA">
        <w:rPr>
          <w:noProof/>
        </w:rPr>
        <w:t>3</w:t>
      </w:r>
      <w:r w:rsidR="00B560DA">
        <w:t>.</w:t>
      </w:r>
      <w:r w:rsidR="00B560DA">
        <w:rPr>
          <w:noProof/>
        </w:rPr>
        <w:t>19</w:t>
      </w:r>
      <w:r w:rsidR="005F5019">
        <w:fldChar w:fldCharType="end"/>
      </w:r>
      <w:r>
        <w:t xml:space="preserve"> (right).</w:t>
      </w:r>
    </w:p>
    <w:p w14:paraId="04CAFAD8" w14:textId="77777777" w:rsidR="0060798F" w:rsidRPr="00ED3698" w:rsidRDefault="0060798F" w:rsidP="0060798F"/>
    <w:p w14:paraId="7A05F45A" w14:textId="77777777" w:rsidR="0060798F" w:rsidRPr="00C51263" w:rsidRDefault="0060798F" w:rsidP="0060798F">
      <w:pPr>
        <w:keepNext/>
        <w:rPr>
          <w:sz w:val="16"/>
          <w:szCs w:val="16"/>
        </w:rPr>
      </w:pPr>
      <w:r>
        <w:rPr>
          <w:noProof/>
          <w:lang w:val="en-CA" w:eastAsia="zh-CN"/>
        </w:rPr>
        <w:drawing>
          <wp:inline distT="0" distB="0" distL="0" distR="0" wp14:anchorId="2CF5DEC8" wp14:editId="6F706742">
            <wp:extent cx="2700000" cy="3209467"/>
            <wp:effectExtent l="0" t="0" r="571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2d-co3.png"/>
                    <pic:cNvPicPr/>
                  </pic:nvPicPr>
                  <pic:blipFill rotWithShape="1">
                    <a:blip r:embed="rId171" cstate="print">
                      <a:extLst>
                        <a:ext uri="{28A0092B-C50C-407E-A947-70E740481C1C}">
                          <a14:useLocalDpi xmlns:a14="http://schemas.microsoft.com/office/drawing/2010/main" val="0"/>
                        </a:ext>
                      </a:extLst>
                    </a:blip>
                    <a:srcRect t="9600" r="32400"/>
                    <a:stretch/>
                  </pic:blipFill>
                  <pic:spPr bwMode="auto">
                    <a:xfrm>
                      <a:off x="0" y="0"/>
                      <a:ext cx="2700000" cy="3209467"/>
                    </a:xfrm>
                    <a:prstGeom prst="rect">
                      <a:avLst/>
                    </a:prstGeom>
                    <a:ln>
                      <a:noFill/>
                    </a:ln>
                    <a:extLst>
                      <a:ext uri="{53640926-AAD7-44D8-BBD7-CCE9431645EC}">
                        <a14:shadowObscured xmlns:a14="http://schemas.microsoft.com/office/drawing/2010/main"/>
                      </a:ext>
                    </a:extLst>
                  </pic:spPr>
                </pic:pic>
              </a:graphicData>
            </a:graphic>
          </wp:inline>
        </w:drawing>
      </w:r>
      <w:r>
        <w:rPr>
          <w:noProof/>
          <w:lang w:val="en-CA" w:eastAsia="zh-CN"/>
        </w:rPr>
        <w:drawing>
          <wp:inline distT="0" distB="0" distL="0" distR="0" wp14:anchorId="46364F8E" wp14:editId="2C96C8BD">
            <wp:extent cx="2700000" cy="3219273"/>
            <wp:effectExtent l="0" t="0" r="5715"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2d-hco3.png"/>
                    <pic:cNvPicPr/>
                  </pic:nvPicPr>
                  <pic:blipFill rotWithShape="1">
                    <a:blip r:embed="rId172" cstate="print">
                      <a:extLst>
                        <a:ext uri="{28A0092B-C50C-407E-A947-70E740481C1C}">
                          <a14:useLocalDpi xmlns:a14="http://schemas.microsoft.com/office/drawing/2010/main" val="0"/>
                        </a:ext>
                      </a:extLst>
                    </a:blip>
                    <a:srcRect t="9542" r="32639"/>
                    <a:stretch/>
                  </pic:blipFill>
                  <pic:spPr bwMode="auto">
                    <a:xfrm>
                      <a:off x="0" y="0"/>
                      <a:ext cx="2700000" cy="3219273"/>
                    </a:xfrm>
                    <a:prstGeom prst="rect">
                      <a:avLst/>
                    </a:prstGeom>
                    <a:ln>
                      <a:noFill/>
                    </a:ln>
                    <a:extLst>
                      <a:ext uri="{53640926-AAD7-44D8-BBD7-CCE9431645EC}">
                        <a14:shadowObscured xmlns:a14="http://schemas.microsoft.com/office/drawing/2010/main"/>
                      </a:ext>
                    </a:extLst>
                  </pic:spPr>
                </pic:pic>
              </a:graphicData>
            </a:graphic>
          </wp:inline>
        </w:drawing>
      </w:r>
    </w:p>
    <w:p w14:paraId="517C1043" w14:textId="36C845AB" w:rsidR="0060798F" w:rsidRPr="001A1B59" w:rsidRDefault="0060798F" w:rsidP="0060798F">
      <w:pPr>
        <w:pStyle w:val="Caption"/>
        <w:rPr>
          <w:lang w:val="en-CA"/>
        </w:rPr>
      </w:pPr>
      <w:bookmarkStart w:id="915" w:name="_Ref361330555"/>
      <w:bookmarkStart w:id="916" w:name="_Toc520375093"/>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19</w:t>
      </w:r>
      <w:r w:rsidR="00183C7C">
        <w:fldChar w:fldCharType="end"/>
      </w:r>
      <w:bookmarkEnd w:id="915"/>
      <w:r w:rsidR="004C28A7">
        <w:t xml:space="preserve">: </w:t>
      </w:r>
      <w:r w:rsidRPr="00ED3698">
        <w:t xml:space="preserve">Simulated contours of </w:t>
      </w:r>
      <w:r>
        <w:t xml:space="preserve">the total </w:t>
      </w:r>
      <w:r w:rsidRPr="00ED3698">
        <w:rPr>
          <w:color w:val="000000"/>
          <w:lang w:eastAsia="en-CA"/>
        </w:rPr>
        <w:t>CO</w:t>
      </w:r>
      <w:r w:rsidRPr="00ED3698">
        <w:rPr>
          <w:color w:val="000000"/>
          <w:vertAlign w:val="subscript"/>
          <w:lang w:eastAsia="en-CA"/>
        </w:rPr>
        <w:t>3</w:t>
      </w:r>
      <w:r>
        <w:rPr>
          <w:color w:val="000000"/>
          <w:vertAlign w:val="superscript"/>
          <w:lang w:eastAsia="en-CA"/>
        </w:rPr>
        <w:t>2-</w:t>
      </w:r>
      <w:r>
        <w:t xml:space="preserve"> concentration</w:t>
      </w:r>
      <w:r w:rsidRPr="00ED3698">
        <w:t xml:space="preserve"> (left) and </w:t>
      </w:r>
      <w:r>
        <w:t>the H</w:t>
      </w:r>
      <w:r w:rsidRPr="00ED3698">
        <w:rPr>
          <w:color w:val="000000"/>
          <w:lang w:eastAsia="en-CA"/>
        </w:rPr>
        <w:t>CO</w:t>
      </w:r>
      <w:r w:rsidRPr="00ED3698">
        <w:rPr>
          <w:color w:val="000000"/>
          <w:vertAlign w:val="subscript"/>
          <w:lang w:eastAsia="en-CA"/>
        </w:rPr>
        <w:t>3</w:t>
      </w:r>
      <w:r w:rsidRPr="00ED3698">
        <w:rPr>
          <w:color w:val="000000"/>
          <w:vertAlign w:val="superscript"/>
          <w:lang w:eastAsia="en-CA"/>
        </w:rPr>
        <w:t>-</w:t>
      </w:r>
      <w:r>
        <w:t xml:space="preserve"> concentration</w:t>
      </w:r>
      <w:r w:rsidRPr="00ED3698">
        <w:t xml:space="preserve"> (right)</w:t>
      </w:r>
      <w:r>
        <w:t xml:space="preserve"> at </w:t>
      </w:r>
      <w:r>
        <w:rPr>
          <w:rFonts w:hint="eastAsia"/>
          <w:lang w:eastAsia="zh-CN"/>
        </w:rPr>
        <w:t>4.0</w:t>
      </w:r>
      <w:r>
        <w:rPr>
          <w:lang w:val="en-CA"/>
        </w:rPr>
        <w:t xml:space="preserve"> days</w:t>
      </w:r>
      <w:bookmarkEnd w:id="916"/>
    </w:p>
    <w:p w14:paraId="1F88C604" w14:textId="77777777" w:rsidR="0060798F" w:rsidRPr="005C494B" w:rsidRDefault="0060798F" w:rsidP="0060798F">
      <w:pPr>
        <w:pStyle w:val="Simpleline"/>
        <w:rPr>
          <w:lang w:val="en-CA"/>
        </w:rPr>
      </w:pPr>
    </w:p>
    <w:p w14:paraId="5D213B9A" w14:textId="77777777" w:rsidR="00913113" w:rsidRPr="00192E8E" w:rsidRDefault="00913113" w:rsidP="00913113">
      <w:pPr>
        <w:pStyle w:val="StyleHeading4Bold"/>
      </w:pPr>
      <w:bookmarkStart w:id="917" w:name="_Toc520374716"/>
      <w:r>
        <w:t>File locations</w:t>
      </w:r>
      <w:bookmarkEnd w:id="917"/>
    </w:p>
    <w:p w14:paraId="5EF86CF8" w14:textId="77777777" w:rsidR="0060798F" w:rsidRPr="00ED3698" w:rsidRDefault="0060798F" w:rsidP="0060798F">
      <w:r w:rsidRPr="00ED3698">
        <w:t xml:space="preserve">The input file for </w:t>
      </w:r>
      <w:r w:rsidR="005B2A78">
        <w:t>the demonstration example</w:t>
      </w:r>
      <w:r w:rsidRPr="00ED3698">
        <w:t xml:space="preserve"> can be found under</w:t>
      </w:r>
    </w:p>
    <w:p w14:paraId="7B7940C1" w14:textId="77777777" w:rsidR="0060798F" w:rsidRPr="00B26EBE" w:rsidRDefault="004B0811" w:rsidP="0060798F">
      <w:pPr>
        <w:rPr>
          <w:i/>
        </w:rPr>
      </w:pPr>
      <w:r>
        <w:rPr>
          <w:i/>
        </w:rPr>
        <w:t>.\benchmarks\benchmarks_standard\</w:t>
      </w:r>
      <w:r w:rsidR="00DC1F21">
        <w:rPr>
          <w:i/>
        </w:rPr>
        <w:t>reactran\</w:t>
      </w:r>
      <w:r w:rsidR="0060798F" w:rsidRPr="00B26EBE">
        <w:rPr>
          <w:i/>
        </w:rPr>
        <w:t>h</w:t>
      </w:r>
      <w:r w:rsidR="0060798F">
        <w:rPr>
          <w:rFonts w:hint="eastAsia"/>
          <w:i/>
          <w:lang w:eastAsia="zh-CN"/>
        </w:rPr>
        <w:t>om</w:t>
      </w:r>
      <w:r w:rsidR="0060798F" w:rsidRPr="00B26EBE">
        <w:rPr>
          <w:i/>
        </w:rPr>
        <w:t>_2d\h</w:t>
      </w:r>
      <w:r w:rsidR="0060798F">
        <w:rPr>
          <w:i/>
        </w:rPr>
        <w:t>om</w:t>
      </w:r>
      <w:r w:rsidR="0060798F" w:rsidRPr="00B26EBE">
        <w:rPr>
          <w:i/>
        </w:rPr>
        <w:t>-2d.dat</w:t>
      </w:r>
    </w:p>
    <w:p w14:paraId="75B62412" w14:textId="77777777" w:rsidR="00DC1F21" w:rsidRPr="004111D5" w:rsidRDefault="00990FF2" w:rsidP="004111D5">
      <w:pPr>
        <w:rPr>
          <w:i/>
          <w:lang w:eastAsia="zh-CN"/>
        </w:rPr>
      </w:pPr>
      <w:r>
        <w:t>Database can be found under:</w:t>
      </w:r>
      <w:r w:rsidR="004B0811">
        <w:t xml:space="preserve"> </w:t>
      </w:r>
      <w:r w:rsidR="004B0811" w:rsidRPr="00687205">
        <w:rPr>
          <w:i/>
        </w:rPr>
        <w:t>.</w:t>
      </w:r>
      <w:r w:rsidRPr="00687205">
        <w:rPr>
          <w:i/>
        </w:rPr>
        <w:t>\benchmarks\</w:t>
      </w:r>
      <w:r w:rsidR="00DC1F21" w:rsidRPr="004111D5">
        <w:rPr>
          <w:i/>
        </w:rPr>
        <w:t>database\default</w:t>
      </w:r>
    </w:p>
    <w:p w14:paraId="6792BF65" w14:textId="77777777" w:rsidR="00200807" w:rsidRPr="00ED3698" w:rsidRDefault="005B2A78" w:rsidP="00200807">
      <w:pPr>
        <w:pStyle w:val="Heading3"/>
      </w:pPr>
      <w:bookmarkStart w:id="918" w:name="_Ref364423018"/>
      <w:bookmarkStart w:id="919" w:name="_Toc520374717"/>
      <w:r>
        <w:lastRenderedPageBreak/>
        <w:t>Spatial averaging</w:t>
      </w:r>
      <w:r w:rsidR="00200807" w:rsidRPr="00ED3698">
        <w:t xml:space="preserve"> </w:t>
      </w:r>
      <w:r w:rsidR="00040E71">
        <w:t>m</w:t>
      </w:r>
      <w:r>
        <w:t xml:space="preserve">ethods for </w:t>
      </w:r>
      <w:r w:rsidR="00200807" w:rsidRPr="00ED3698">
        <w:t xml:space="preserve">diffusion </w:t>
      </w:r>
      <w:r w:rsidR="00200807">
        <w:t>coefficient</w:t>
      </w:r>
      <w:r>
        <w:t>s</w:t>
      </w:r>
      <w:bookmarkEnd w:id="918"/>
      <w:bookmarkEnd w:id="919"/>
    </w:p>
    <w:p w14:paraId="03C58573" w14:textId="77777777" w:rsidR="00200807" w:rsidRPr="00ED3698" w:rsidRDefault="00771FFF" w:rsidP="009D54B1">
      <w:pPr>
        <w:pStyle w:val="StyleHeading4Bold"/>
      </w:pPr>
      <w:bookmarkStart w:id="920" w:name="_Toc520374718"/>
      <w:r>
        <w:t>Problem definition</w:t>
      </w:r>
      <w:bookmarkEnd w:id="920"/>
    </w:p>
    <w:p w14:paraId="4B9D34A4" w14:textId="4E06E4D7" w:rsidR="00200807" w:rsidRDefault="00200807" w:rsidP="00200807">
      <w:pPr>
        <w:rPr>
          <w:lang w:eastAsia="zh-CN"/>
        </w:rPr>
      </w:pPr>
      <w:r w:rsidRPr="00ED3698">
        <w:t xml:space="preserve">This </w:t>
      </w:r>
      <w:r w:rsidR="005B2A78">
        <w:t>demonstration example</w:t>
      </w:r>
      <w:r w:rsidRPr="00ED3698">
        <w:t xml:space="preserve"> is </w:t>
      </w:r>
      <w:r w:rsidR="005B2A78">
        <w:t xml:space="preserve">a </w:t>
      </w:r>
      <w:r w:rsidRPr="00ED3698">
        <w:t>1D steady state diffusion problem to demonstrate the averaging</w:t>
      </w:r>
      <w:r w:rsidR="00012FA0">
        <w:rPr>
          <w:rFonts w:hint="eastAsia"/>
          <w:lang w:eastAsia="zh-CN"/>
        </w:rPr>
        <w:t xml:space="preserve"> methods implemented in </w:t>
      </w:r>
      <w:r w:rsidR="0076771D">
        <w:rPr>
          <w:rFonts w:hint="eastAsia"/>
          <w:lang w:eastAsia="zh-CN"/>
        </w:rPr>
        <w:t>MIN3P-THCm</w:t>
      </w:r>
      <w:r w:rsidR="00012FA0">
        <w:rPr>
          <w:rFonts w:hint="eastAsia"/>
          <w:lang w:eastAsia="zh-CN"/>
        </w:rPr>
        <w:t xml:space="preserve"> for calculating the</w:t>
      </w:r>
      <w:r w:rsidRPr="00ED3698">
        <w:t xml:space="preserve"> </w:t>
      </w:r>
      <w:r w:rsidR="00012FA0">
        <w:rPr>
          <w:rFonts w:hint="eastAsia"/>
          <w:lang w:eastAsia="zh-CN"/>
        </w:rPr>
        <w:t xml:space="preserve">effective </w:t>
      </w:r>
      <w:r w:rsidRPr="00ED3698">
        <w:t>diffusion coefficient</w:t>
      </w:r>
      <w:r w:rsidR="00012FA0">
        <w:rPr>
          <w:rFonts w:hint="eastAsia"/>
          <w:lang w:eastAsia="zh-CN"/>
        </w:rPr>
        <w:t xml:space="preserve">s between the centroids of two </w:t>
      </w:r>
      <w:r w:rsidR="00012FA0">
        <w:rPr>
          <w:lang w:eastAsia="zh-CN"/>
        </w:rPr>
        <w:t>adjacent</w:t>
      </w:r>
      <w:r w:rsidR="00012FA0">
        <w:rPr>
          <w:rFonts w:hint="eastAsia"/>
          <w:lang w:eastAsia="zh-CN"/>
        </w:rPr>
        <w:t xml:space="preserve"> control volumes with different diffusion paramters</w:t>
      </w:r>
      <w:r w:rsidRPr="00ED3698">
        <w:t>, which is important for the</w:t>
      </w:r>
      <w:r w:rsidR="00012FA0">
        <w:rPr>
          <w:rFonts w:hint="eastAsia"/>
          <w:lang w:eastAsia="zh-CN"/>
        </w:rPr>
        <w:t xml:space="preserve"> accurate</w:t>
      </w:r>
      <w:r w:rsidRPr="00ED3698">
        <w:t xml:space="preserve"> simulation of diffusion processes in heterogeneous materials</w:t>
      </w:r>
      <w:r w:rsidR="005F1714">
        <w:rPr>
          <w:rFonts w:hint="eastAsia"/>
          <w:lang w:eastAsia="zh-CN"/>
        </w:rPr>
        <w:t xml:space="preserve"> </w:t>
      </w:r>
      <w:r w:rsidR="00012FA0">
        <w:rPr>
          <w:rFonts w:hint="eastAsia"/>
          <w:lang w:eastAsia="zh-CN"/>
        </w:rPr>
        <w:t xml:space="preserve">(Patankar, 1980; </w:t>
      </w:r>
      <w:r w:rsidR="005F1714" w:rsidRPr="005F1714">
        <w:rPr>
          <w:lang w:eastAsia="zh-CN"/>
        </w:rPr>
        <w:t>Kadioglu</w:t>
      </w:r>
      <w:r w:rsidR="005F1714">
        <w:rPr>
          <w:rFonts w:hint="eastAsia"/>
          <w:lang w:eastAsia="zh-CN"/>
        </w:rPr>
        <w:t xml:space="preserve"> </w:t>
      </w:r>
      <w:r w:rsidR="004474F5">
        <w:rPr>
          <w:rFonts w:hint="eastAsia"/>
          <w:lang w:eastAsia="zh-CN"/>
        </w:rPr>
        <w:t xml:space="preserve">et al. </w:t>
      </w:r>
      <w:r w:rsidR="005F1714">
        <w:rPr>
          <w:rFonts w:hint="eastAsia"/>
          <w:lang w:eastAsia="zh-CN"/>
        </w:rPr>
        <w:t>2008</w:t>
      </w:r>
      <w:r w:rsidR="00012FA0">
        <w:rPr>
          <w:rFonts w:hint="eastAsia"/>
          <w:lang w:eastAsia="zh-CN"/>
        </w:rPr>
        <w:t>)</w:t>
      </w:r>
      <w:r w:rsidR="004474F5">
        <w:rPr>
          <w:rFonts w:hint="eastAsia"/>
          <w:lang w:eastAsia="zh-CN"/>
        </w:rPr>
        <w:t xml:space="preserve">.  </w:t>
      </w:r>
    </w:p>
    <w:p w14:paraId="68F94354" w14:textId="77777777" w:rsidR="00200807" w:rsidRPr="00ED3698" w:rsidRDefault="00B3171D" w:rsidP="009D54B1">
      <w:pPr>
        <w:pStyle w:val="StyleHeading4Bold"/>
      </w:pPr>
      <w:bookmarkStart w:id="921" w:name="_Toc520374719"/>
      <w:r>
        <w:t>Model setup</w:t>
      </w:r>
      <w:bookmarkEnd w:id="921"/>
    </w:p>
    <w:p w14:paraId="3D98DFDB" w14:textId="4CC1F4BC" w:rsidR="00200807" w:rsidRPr="00ED3698" w:rsidRDefault="00200807" w:rsidP="00200807">
      <w:r w:rsidRPr="00ED3698">
        <w:t>A 1D model with 1.0 m in length is divided into 3 zones: 0.0 –0.375 m (Zone1), 0.375-0.625m (Zone2) and 0.625– 1.0 m (Zone3)</w:t>
      </w:r>
      <w:r w:rsidR="004474F5">
        <w:t xml:space="preserve">.  </w:t>
      </w:r>
      <w:r w:rsidRPr="00ED3698">
        <w:t>This model is discretized into 5 control volumes</w:t>
      </w:r>
      <w:r w:rsidR="004474F5">
        <w:t xml:space="preserve">.  </w:t>
      </w:r>
      <w:r w:rsidRPr="00ED3698">
        <w:t xml:space="preserve">The tracer </w:t>
      </w:r>
      <w:r w:rsidR="009161D6">
        <w:rPr>
          <w:rFonts w:hint="eastAsia"/>
          <w:lang w:eastAsia="zh-CN"/>
        </w:rPr>
        <w:t>HTO</w:t>
      </w:r>
      <w:r w:rsidRPr="00ED3698">
        <w:t xml:space="preserve"> is the only component considered in the problem</w:t>
      </w:r>
      <w:r w:rsidR="004474F5">
        <w:t xml:space="preserve">.  </w:t>
      </w:r>
      <w:r w:rsidRPr="00ED3698">
        <w:t>Its initial concentration (IC), and the concentrations at left and right boundaries (BC</w:t>
      </w:r>
      <w:r w:rsidR="00AB0060">
        <w:rPr>
          <w:rFonts w:hint="eastAsia"/>
          <w:lang w:eastAsia="zh-CN"/>
        </w:rPr>
        <w:t>s</w:t>
      </w:r>
      <w:r w:rsidRPr="00ED3698">
        <w:t xml:space="preserve">) are listed in </w:t>
      </w:r>
      <w:r w:rsidR="009C4449">
        <w:fldChar w:fldCharType="begin"/>
      </w:r>
      <w:r w:rsidR="009C4449">
        <w:instrText xml:space="preserve"> REF _Ref355610695 \h  \* MERGEFORMAT </w:instrText>
      </w:r>
      <w:r w:rsidR="009C4449">
        <w:fldChar w:fldCharType="separate"/>
      </w:r>
      <w:r w:rsidR="00B560DA" w:rsidRPr="00ED3698">
        <w:t xml:space="preserve">Table </w:t>
      </w:r>
      <w:r w:rsidR="00B560DA">
        <w:rPr>
          <w:noProof/>
        </w:rPr>
        <w:t>3.24</w:t>
      </w:r>
      <w:r w:rsidR="009C4449">
        <w:fldChar w:fldCharType="end"/>
      </w:r>
      <w:r w:rsidR="004474F5">
        <w:t xml:space="preserve">.  </w:t>
      </w:r>
    </w:p>
    <w:p w14:paraId="2CD0B571" w14:textId="04515393" w:rsidR="00200807" w:rsidRPr="00ED3698" w:rsidRDefault="00200807" w:rsidP="00AE6CCB">
      <w:pPr>
        <w:pStyle w:val="StyleCaptionTableCaptionBold"/>
      </w:pPr>
      <w:bookmarkStart w:id="922" w:name="_Ref355610695"/>
      <w:bookmarkStart w:id="923" w:name="_Toc520374965"/>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24</w:t>
      </w:r>
      <w:r w:rsidR="00FE1AD3">
        <w:fldChar w:fldCharType="end"/>
      </w:r>
      <w:bookmarkEnd w:id="922"/>
      <w:r w:rsidR="004C28A7">
        <w:t xml:space="preserve">: </w:t>
      </w:r>
      <w:r w:rsidRPr="00ED3698">
        <w:t xml:space="preserve">Initial </w:t>
      </w:r>
      <w:r w:rsidR="005B2A78">
        <w:t>and</w:t>
      </w:r>
      <w:r w:rsidRPr="00ED3698">
        <w:t xml:space="preserve"> boundary conditions (IC &amp; BC) </w:t>
      </w:r>
      <w:r w:rsidR="005B2A78">
        <w:t>for</w:t>
      </w:r>
      <w:r w:rsidRPr="00ED3698">
        <w:t xml:space="preserve"> tracer HTO</w:t>
      </w:r>
      <w:bookmarkEnd w:id="923"/>
    </w:p>
    <w:tbl>
      <w:tblPr>
        <w:tblW w:w="4336" w:type="pct"/>
        <w:jc w:val="center"/>
        <w:tblBorders>
          <w:top w:val="single" w:sz="4" w:space="0" w:color="auto"/>
          <w:bottom w:val="single" w:sz="4" w:space="0" w:color="auto"/>
        </w:tblBorders>
        <w:tblLook w:val="04A0" w:firstRow="1" w:lastRow="0" w:firstColumn="1" w:lastColumn="0" w:noHBand="0" w:noVBand="1"/>
      </w:tblPr>
      <w:tblGrid>
        <w:gridCol w:w="1542"/>
        <w:gridCol w:w="1316"/>
        <w:gridCol w:w="1168"/>
        <w:gridCol w:w="740"/>
        <w:gridCol w:w="1651"/>
        <w:gridCol w:w="1076"/>
      </w:tblGrid>
      <w:tr w:rsidR="005B2A78" w:rsidRPr="000A3D2F" w14:paraId="1F80E2B8" w14:textId="77777777" w:rsidTr="005B2A78">
        <w:trPr>
          <w:trHeight w:val="300"/>
          <w:jc w:val="center"/>
        </w:trPr>
        <w:tc>
          <w:tcPr>
            <w:tcW w:w="1027" w:type="pct"/>
            <w:tcBorders>
              <w:bottom w:val="single" w:sz="4" w:space="0" w:color="auto"/>
            </w:tcBorders>
            <w:shd w:val="clear" w:color="auto" w:fill="D9D9D9"/>
            <w:noWrap/>
            <w:vAlign w:val="center"/>
            <w:hideMark/>
          </w:tcPr>
          <w:p w14:paraId="5DCD8492" w14:textId="77777777" w:rsidR="005B2A78" w:rsidRPr="000A3D2F" w:rsidRDefault="005B2A78" w:rsidP="00AB0060">
            <w:pPr>
              <w:spacing w:before="0" w:after="0"/>
              <w:jc w:val="center"/>
              <w:rPr>
                <w:b/>
                <w:color w:val="000000"/>
                <w:lang w:eastAsia="en-CA"/>
              </w:rPr>
            </w:pPr>
            <w:r w:rsidRPr="000A3D2F">
              <w:rPr>
                <w:b/>
                <w:color w:val="000000"/>
                <w:lang w:eastAsia="en-CA"/>
              </w:rPr>
              <w:t>Parameter</w:t>
            </w:r>
          </w:p>
        </w:tc>
        <w:tc>
          <w:tcPr>
            <w:tcW w:w="1632" w:type="pct"/>
            <w:gridSpan w:val="2"/>
            <w:tcBorders>
              <w:bottom w:val="single" w:sz="4" w:space="0" w:color="auto"/>
            </w:tcBorders>
            <w:shd w:val="clear" w:color="auto" w:fill="D9D9D9"/>
            <w:noWrap/>
            <w:vAlign w:val="center"/>
            <w:hideMark/>
          </w:tcPr>
          <w:p w14:paraId="3063AAAF" w14:textId="77777777" w:rsidR="005B2A78" w:rsidRPr="000A3D2F" w:rsidRDefault="005B2A78" w:rsidP="00AB0060">
            <w:pPr>
              <w:spacing w:before="0" w:after="0"/>
              <w:jc w:val="center"/>
              <w:rPr>
                <w:b/>
                <w:color w:val="000000"/>
                <w:lang w:eastAsia="zh-CN"/>
              </w:rPr>
            </w:pPr>
            <w:r w:rsidRPr="000A3D2F">
              <w:rPr>
                <w:b/>
                <w:color w:val="000000"/>
                <w:lang w:eastAsia="en-CA"/>
              </w:rPr>
              <w:t>I</w:t>
            </w:r>
            <w:r>
              <w:rPr>
                <w:rFonts w:hint="eastAsia"/>
                <w:b/>
                <w:color w:val="000000"/>
                <w:lang w:eastAsia="zh-CN"/>
              </w:rPr>
              <w:t xml:space="preserve">nitial </w:t>
            </w:r>
            <w:r w:rsidRPr="000A3D2F">
              <w:rPr>
                <w:b/>
                <w:color w:val="000000"/>
                <w:lang w:eastAsia="en-CA"/>
              </w:rPr>
              <w:t>C</w:t>
            </w:r>
            <w:r>
              <w:rPr>
                <w:rFonts w:hint="eastAsia"/>
                <w:b/>
                <w:color w:val="000000"/>
                <w:lang w:eastAsia="zh-CN"/>
              </w:rPr>
              <w:t>ondition</w:t>
            </w:r>
          </w:p>
        </w:tc>
        <w:tc>
          <w:tcPr>
            <w:tcW w:w="1614" w:type="pct"/>
            <w:gridSpan w:val="2"/>
            <w:tcBorders>
              <w:bottom w:val="single" w:sz="4" w:space="0" w:color="auto"/>
            </w:tcBorders>
            <w:shd w:val="clear" w:color="auto" w:fill="D9D9D9"/>
            <w:vAlign w:val="center"/>
          </w:tcPr>
          <w:p w14:paraId="7A97C6A6" w14:textId="77777777" w:rsidR="005B2A78" w:rsidRPr="000A3D2F" w:rsidRDefault="005B2A78" w:rsidP="00AB0060">
            <w:pPr>
              <w:spacing w:before="0" w:after="0"/>
              <w:jc w:val="center"/>
              <w:rPr>
                <w:b/>
                <w:color w:val="000000"/>
                <w:lang w:eastAsia="zh-CN"/>
              </w:rPr>
            </w:pPr>
            <w:r>
              <w:rPr>
                <w:rFonts w:hint="eastAsia"/>
                <w:b/>
                <w:color w:val="000000"/>
                <w:lang w:eastAsia="zh-CN"/>
              </w:rPr>
              <w:t>Boundary Conditions</w:t>
            </w:r>
          </w:p>
        </w:tc>
        <w:tc>
          <w:tcPr>
            <w:tcW w:w="727" w:type="pct"/>
            <w:tcBorders>
              <w:bottom w:val="single" w:sz="4" w:space="0" w:color="auto"/>
            </w:tcBorders>
            <w:shd w:val="clear" w:color="auto" w:fill="D9D9D9"/>
            <w:noWrap/>
            <w:vAlign w:val="center"/>
            <w:hideMark/>
          </w:tcPr>
          <w:p w14:paraId="2BACCEA9" w14:textId="77777777" w:rsidR="005B2A78" w:rsidRPr="000A3D2F" w:rsidRDefault="005B2A78" w:rsidP="00AB0060">
            <w:pPr>
              <w:spacing w:before="0" w:after="0"/>
              <w:jc w:val="center"/>
              <w:rPr>
                <w:b/>
                <w:color w:val="000000"/>
                <w:lang w:eastAsia="en-CA"/>
              </w:rPr>
            </w:pPr>
            <w:r w:rsidRPr="000A3D2F">
              <w:rPr>
                <w:b/>
                <w:color w:val="000000"/>
                <w:lang w:eastAsia="en-CA"/>
              </w:rPr>
              <w:t>Unit</w:t>
            </w:r>
          </w:p>
        </w:tc>
      </w:tr>
      <w:tr w:rsidR="005B2A78" w:rsidRPr="00ED3698" w14:paraId="3F8A6D2F" w14:textId="77777777" w:rsidTr="005B2A78">
        <w:trPr>
          <w:trHeight w:val="300"/>
          <w:jc w:val="center"/>
        </w:trPr>
        <w:tc>
          <w:tcPr>
            <w:tcW w:w="1027" w:type="pct"/>
            <w:tcBorders>
              <w:top w:val="single" w:sz="4" w:space="0" w:color="auto"/>
              <w:bottom w:val="single" w:sz="4" w:space="0" w:color="auto"/>
            </w:tcBorders>
            <w:shd w:val="clear" w:color="auto" w:fill="auto"/>
            <w:noWrap/>
            <w:vAlign w:val="center"/>
          </w:tcPr>
          <w:p w14:paraId="2E865E99" w14:textId="77777777" w:rsidR="005B2A78" w:rsidRPr="00ED3698" w:rsidRDefault="005B2A78" w:rsidP="00AB0060">
            <w:pPr>
              <w:spacing w:before="0" w:after="0"/>
              <w:jc w:val="left"/>
              <w:rPr>
                <w:i/>
                <w:color w:val="000000"/>
                <w:sz w:val="22"/>
                <w:szCs w:val="22"/>
              </w:rPr>
            </w:pPr>
            <w:r w:rsidRPr="00F4591F">
              <w:rPr>
                <w:i/>
                <w:color w:val="000000"/>
                <w:sz w:val="22"/>
                <w:szCs w:val="22"/>
              </w:rPr>
              <w:t>Aqueous phase</w:t>
            </w:r>
          </w:p>
        </w:tc>
        <w:tc>
          <w:tcPr>
            <w:tcW w:w="843" w:type="pct"/>
            <w:tcBorders>
              <w:top w:val="single" w:sz="4" w:space="0" w:color="auto"/>
              <w:bottom w:val="single" w:sz="4" w:space="0" w:color="auto"/>
            </w:tcBorders>
            <w:shd w:val="clear" w:color="auto" w:fill="auto"/>
            <w:noWrap/>
            <w:vAlign w:val="center"/>
          </w:tcPr>
          <w:p w14:paraId="73E7DE6F" w14:textId="77777777" w:rsidR="005B2A78" w:rsidRPr="00ED3698" w:rsidRDefault="005B2A78" w:rsidP="00AB0060">
            <w:pPr>
              <w:spacing w:before="0" w:after="0"/>
              <w:jc w:val="center"/>
            </w:pPr>
            <w:r w:rsidRPr="00ED3698">
              <w:t>Zone</w:t>
            </w:r>
            <w:r>
              <w:t xml:space="preserve"> </w:t>
            </w:r>
            <w:r w:rsidRPr="00ED3698">
              <w:t>1 &amp; 3</w:t>
            </w:r>
          </w:p>
        </w:tc>
        <w:tc>
          <w:tcPr>
            <w:tcW w:w="789" w:type="pct"/>
            <w:tcBorders>
              <w:top w:val="single" w:sz="4" w:space="0" w:color="auto"/>
              <w:bottom w:val="single" w:sz="4" w:space="0" w:color="auto"/>
            </w:tcBorders>
            <w:vAlign w:val="center"/>
          </w:tcPr>
          <w:p w14:paraId="214D33C6" w14:textId="77777777" w:rsidR="005B2A78" w:rsidRPr="00ED3698" w:rsidRDefault="005B2A78" w:rsidP="00AB0060">
            <w:pPr>
              <w:spacing w:before="0" w:after="0"/>
              <w:jc w:val="center"/>
            </w:pPr>
            <w:r w:rsidRPr="00ED3698">
              <w:t>Zone</w:t>
            </w:r>
            <w:r>
              <w:t xml:space="preserve"> </w:t>
            </w:r>
            <w:r w:rsidRPr="00ED3698">
              <w:t>2</w:t>
            </w:r>
          </w:p>
        </w:tc>
        <w:tc>
          <w:tcPr>
            <w:tcW w:w="503" w:type="pct"/>
            <w:tcBorders>
              <w:top w:val="single" w:sz="4" w:space="0" w:color="auto"/>
              <w:bottom w:val="single" w:sz="4" w:space="0" w:color="auto"/>
            </w:tcBorders>
            <w:vAlign w:val="center"/>
          </w:tcPr>
          <w:p w14:paraId="29C7F8B1" w14:textId="77777777" w:rsidR="005B2A78" w:rsidRPr="00ED3698" w:rsidRDefault="005B2A78" w:rsidP="00AB0060">
            <w:pPr>
              <w:spacing w:before="0" w:after="0"/>
              <w:jc w:val="center"/>
            </w:pPr>
            <w:r w:rsidRPr="00ED3698">
              <w:t>left</w:t>
            </w:r>
          </w:p>
        </w:tc>
        <w:tc>
          <w:tcPr>
            <w:tcW w:w="1111" w:type="pct"/>
            <w:tcBorders>
              <w:top w:val="single" w:sz="4" w:space="0" w:color="auto"/>
              <w:bottom w:val="single" w:sz="4" w:space="0" w:color="auto"/>
            </w:tcBorders>
            <w:vAlign w:val="center"/>
          </w:tcPr>
          <w:p w14:paraId="779C55E5" w14:textId="77777777" w:rsidR="005B2A78" w:rsidRPr="00ED3698" w:rsidRDefault="005B2A78" w:rsidP="00AB0060">
            <w:pPr>
              <w:spacing w:before="0" w:after="0"/>
              <w:jc w:val="center"/>
              <w:rPr>
                <w:color w:val="000000"/>
                <w:lang w:eastAsia="en-CA"/>
              </w:rPr>
            </w:pPr>
            <w:r w:rsidRPr="00ED3698">
              <w:rPr>
                <w:color w:val="000000"/>
                <w:lang w:eastAsia="en-CA"/>
              </w:rPr>
              <w:t>right</w:t>
            </w:r>
          </w:p>
        </w:tc>
        <w:tc>
          <w:tcPr>
            <w:tcW w:w="727" w:type="pct"/>
            <w:tcBorders>
              <w:top w:val="single" w:sz="4" w:space="0" w:color="auto"/>
              <w:bottom w:val="single" w:sz="4" w:space="0" w:color="auto"/>
            </w:tcBorders>
            <w:shd w:val="clear" w:color="auto" w:fill="auto"/>
            <w:noWrap/>
            <w:vAlign w:val="center"/>
          </w:tcPr>
          <w:p w14:paraId="439829DA" w14:textId="77777777" w:rsidR="005B2A78" w:rsidRPr="00ED3698" w:rsidRDefault="005B2A78" w:rsidP="00AB0060">
            <w:pPr>
              <w:spacing w:before="0" w:after="0"/>
              <w:jc w:val="center"/>
              <w:rPr>
                <w:color w:val="000000"/>
                <w:lang w:eastAsia="en-CA"/>
              </w:rPr>
            </w:pPr>
          </w:p>
        </w:tc>
      </w:tr>
      <w:tr w:rsidR="005B2A78" w:rsidRPr="00ED3698" w14:paraId="0D1605EB" w14:textId="77777777" w:rsidTr="005B2A78">
        <w:trPr>
          <w:trHeight w:val="300"/>
          <w:jc w:val="center"/>
        </w:trPr>
        <w:tc>
          <w:tcPr>
            <w:tcW w:w="1027" w:type="pct"/>
            <w:tcBorders>
              <w:top w:val="single" w:sz="4" w:space="0" w:color="auto"/>
              <w:bottom w:val="single" w:sz="4" w:space="0" w:color="auto"/>
            </w:tcBorders>
            <w:shd w:val="clear" w:color="auto" w:fill="auto"/>
            <w:noWrap/>
            <w:vAlign w:val="center"/>
            <w:hideMark/>
          </w:tcPr>
          <w:p w14:paraId="3C8B6783" w14:textId="77777777" w:rsidR="005B2A78" w:rsidRPr="00ED3698" w:rsidRDefault="005B2A78" w:rsidP="00AB0060">
            <w:pPr>
              <w:spacing w:before="0" w:after="0"/>
              <w:jc w:val="left"/>
              <w:rPr>
                <w:color w:val="000000"/>
                <w:sz w:val="22"/>
                <w:szCs w:val="22"/>
                <w:lang w:eastAsia="zh-CN"/>
              </w:rPr>
            </w:pPr>
            <w:r>
              <w:rPr>
                <w:rFonts w:hint="eastAsia"/>
                <w:color w:val="000000"/>
                <w:sz w:val="22"/>
                <w:szCs w:val="22"/>
                <w:lang w:eastAsia="zh-CN"/>
              </w:rPr>
              <w:t>HTO</w:t>
            </w:r>
          </w:p>
        </w:tc>
        <w:tc>
          <w:tcPr>
            <w:tcW w:w="843" w:type="pct"/>
            <w:tcBorders>
              <w:top w:val="single" w:sz="4" w:space="0" w:color="auto"/>
              <w:bottom w:val="single" w:sz="4" w:space="0" w:color="auto"/>
            </w:tcBorders>
            <w:shd w:val="clear" w:color="auto" w:fill="auto"/>
            <w:noWrap/>
            <w:vAlign w:val="center"/>
            <w:hideMark/>
          </w:tcPr>
          <w:p w14:paraId="4B0ED259" w14:textId="77777777" w:rsidR="005B2A78" w:rsidRPr="00ED3698" w:rsidRDefault="005B2A78" w:rsidP="00AB0060">
            <w:pPr>
              <w:spacing w:before="0" w:after="0"/>
              <w:jc w:val="center"/>
            </w:pPr>
            <w:r w:rsidRPr="00ED3698">
              <w:t>1.0</w:t>
            </w:r>
            <w:r w:rsidRPr="007E11F0">
              <w:t>×10</w:t>
            </w:r>
            <w:r w:rsidRPr="007E11F0">
              <w:rPr>
                <w:vertAlign w:val="superscript"/>
              </w:rPr>
              <w:t>-1</w:t>
            </w:r>
            <w:r w:rsidRPr="000A3D2F">
              <w:rPr>
                <w:vertAlign w:val="superscript"/>
              </w:rPr>
              <w:t>00</w:t>
            </w:r>
          </w:p>
        </w:tc>
        <w:tc>
          <w:tcPr>
            <w:tcW w:w="789" w:type="pct"/>
            <w:tcBorders>
              <w:top w:val="single" w:sz="4" w:space="0" w:color="auto"/>
              <w:bottom w:val="single" w:sz="4" w:space="0" w:color="auto"/>
            </w:tcBorders>
            <w:vAlign w:val="center"/>
          </w:tcPr>
          <w:p w14:paraId="12A87E4C" w14:textId="77777777" w:rsidR="005B2A78" w:rsidRPr="00ED3698" w:rsidRDefault="005B2A78" w:rsidP="00AB0060">
            <w:pPr>
              <w:spacing w:before="0" w:after="0"/>
              <w:jc w:val="center"/>
            </w:pPr>
            <w:r w:rsidRPr="00ED3698">
              <w:t>1.0</w:t>
            </w:r>
            <w:r w:rsidRPr="007E11F0">
              <w:t>×10</w:t>
            </w:r>
            <w:r w:rsidRPr="007E11F0">
              <w:rPr>
                <w:vertAlign w:val="superscript"/>
              </w:rPr>
              <w:t>-1</w:t>
            </w:r>
            <w:r w:rsidRPr="008F5EF7">
              <w:rPr>
                <w:vertAlign w:val="superscript"/>
              </w:rPr>
              <w:t>00</w:t>
            </w:r>
          </w:p>
        </w:tc>
        <w:tc>
          <w:tcPr>
            <w:tcW w:w="503" w:type="pct"/>
            <w:tcBorders>
              <w:top w:val="single" w:sz="4" w:space="0" w:color="auto"/>
              <w:bottom w:val="single" w:sz="4" w:space="0" w:color="auto"/>
            </w:tcBorders>
            <w:vAlign w:val="center"/>
          </w:tcPr>
          <w:p w14:paraId="6501D48B" w14:textId="77777777" w:rsidR="005B2A78" w:rsidRPr="00ED3698" w:rsidRDefault="005B2A78" w:rsidP="00AB0060">
            <w:pPr>
              <w:spacing w:before="0" w:after="0"/>
              <w:jc w:val="center"/>
            </w:pPr>
            <w:r w:rsidRPr="00ED3698">
              <w:t>1.0</w:t>
            </w:r>
          </w:p>
        </w:tc>
        <w:tc>
          <w:tcPr>
            <w:tcW w:w="1111" w:type="pct"/>
            <w:tcBorders>
              <w:top w:val="single" w:sz="4" w:space="0" w:color="auto"/>
              <w:bottom w:val="single" w:sz="4" w:space="0" w:color="auto"/>
            </w:tcBorders>
            <w:vAlign w:val="center"/>
          </w:tcPr>
          <w:p w14:paraId="1243B569" w14:textId="77777777" w:rsidR="005B2A78" w:rsidRPr="00ED3698" w:rsidRDefault="005B2A78" w:rsidP="00AB0060">
            <w:pPr>
              <w:spacing w:before="0" w:after="0"/>
              <w:jc w:val="center"/>
              <w:rPr>
                <w:color w:val="000000"/>
                <w:lang w:eastAsia="en-CA"/>
              </w:rPr>
            </w:pPr>
            <w:r w:rsidRPr="00ED3698">
              <w:t>1.0</w:t>
            </w:r>
            <w:r w:rsidRPr="007E11F0">
              <w:t>×10</w:t>
            </w:r>
            <w:r w:rsidRPr="007E11F0">
              <w:rPr>
                <w:vertAlign w:val="superscript"/>
              </w:rPr>
              <w:t>-1</w:t>
            </w:r>
            <w:r w:rsidRPr="008F5EF7">
              <w:rPr>
                <w:vertAlign w:val="superscript"/>
              </w:rPr>
              <w:t>00</w:t>
            </w:r>
          </w:p>
        </w:tc>
        <w:tc>
          <w:tcPr>
            <w:tcW w:w="727" w:type="pct"/>
            <w:tcBorders>
              <w:top w:val="single" w:sz="4" w:space="0" w:color="auto"/>
              <w:bottom w:val="single" w:sz="4" w:space="0" w:color="auto"/>
            </w:tcBorders>
            <w:shd w:val="clear" w:color="auto" w:fill="auto"/>
            <w:noWrap/>
            <w:vAlign w:val="center"/>
            <w:hideMark/>
          </w:tcPr>
          <w:p w14:paraId="4A93399D" w14:textId="77777777" w:rsidR="005B2A78" w:rsidRPr="00ED3698" w:rsidRDefault="005B2A78" w:rsidP="005B2A78">
            <w:pPr>
              <w:spacing w:before="0" w:after="0"/>
              <w:jc w:val="center"/>
            </w:pPr>
            <w:r>
              <w:rPr>
                <w:rFonts w:hint="eastAsia"/>
                <w:color w:val="000000"/>
                <w:lang w:eastAsia="zh-CN"/>
              </w:rPr>
              <w:t>[</w:t>
            </w:r>
            <w:r w:rsidRPr="00ED3698">
              <w:rPr>
                <w:color w:val="000000"/>
                <w:lang w:eastAsia="en-CA"/>
              </w:rPr>
              <w:t xml:space="preserve">mol </w:t>
            </w:r>
            <w:r>
              <w:rPr>
                <w:color w:val="000000"/>
                <w:lang w:eastAsia="en-CA"/>
              </w:rPr>
              <w:t>l</w:t>
            </w:r>
            <w:r w:rsidRPr="00ED3698">
              <w:rPr>
                <w:color w:val="000000"/>
                <w:vertAlign w:val="superscript"/>
                <w:lang w:eastAsia="en-CA"/>
              </w:rPr>
              <w:t>-1</w:t>
            </w:r>
            <w:r>
              <w:rPr>
                <w:rFonts w:hint="eastAsia"/>
                <w:color w:val="000000"/>
                <w:lang w:eastAsia="zh-CN"/>
              </w:rPr>
              <w:t>]</w:t>
            </w:r>
          </w:p>
        </w:tc>
      </w:tr>
    </w:tbl>
    <w:p w14:paraId="20EDBF98" w14:textId="77777777" w:rsidR="00200807" w:rsidRPr="00ED3698" w:rsidRDefault="00200807" w:rsidP="00107124">
      <w:pPr>
        <w:pStyle w:val="Simpleline"/>
      </w:pPr>
    </w:p>
    <w:p w14:paraId="5BDBFF09" w14:textId="77777777" w:rsidR="00200807" w:rsidRPr="00ED3698" w:rsidRDefault="00200807" w:rsidP="009D54B1">
      <w:pPr>
        <w:pStyle w:val="StyleHeading4Bold"/>
      </w:pPr>
      <w:bookmarkStart w:id="924" w:name="_Toc520374720"/>
      <w:r w:rsidRPr="00ED3698">
        <w:t>Parameters</w:t>
      </w:r>
      <w:bookmarkEnd w:id="924"/>
    </w:p>
    <w:p w14:paraId="21D3EDCA" w14:textId="532EC6AB" w:rsidR="00200807" w:rsidRPr="00ED3698" w:rsidRDefault="00200807" w:rsidP="00200807">
      <w:r w:rsidRPr="00ED3698">
        <w:t>The parameters of the porous medi</w:t>
      </w:r>
      <w:r w:rsidR="005B2A78">
        <w:t>um</w:t>
      </w:r>
      <w:r w:rsidRPr="00ED3698">
        <w:t xml:space="preserve"> are: porosity </w:t>
      </w:r>
      <w:r w:rsidR="005B2A78">
        <w:t xml:space="preserve">is </w:t>
      </w:r>
      <w:r w:rsidRPr="00ED3698">
        <w:t xml:space="preserve">0.50 for </w:t>
      </w:r>
      <w:r w:rsidR="005B2A78">
        <w:t>Z</w:t>
      </w:r>
      <w:r w:rsidRPr="00ED3698">
        <w:t>one</w:t>
      </w:r>
      <w:r w:rsidR="005B2A78">
        <w:t xml:space="preserve"> </w:t>
      </w:r>
      <w:r w:rsidRPr="00ED3698">
        <w:t xml:space="preserve">1 and </w:t>
      </w:r>
      <w:r w:rsidR="005B2A78">
        <w:t>Z</w:t>
      </w:r>
      <w:r w:rsidRPr="00ED3698">
        <w:t xml:space="preserve">one3, </w:t>
      </w:r>
      <w:r w:rsidR="005B2A78">
        <w:t xml:space="preserve">and </w:t>
      </w:r>
      <w:r w:rsidRPr="00ED3698">
        <w:t xml:space="preserve">0.04 for </w:t>
      </w:r>
      <w:r w:rsidR="005B2A78">
        <w:t>Z</w:t>
      </w:r>
      <w:r w:rsidRPr="00ED3698">
        <w:t>one</w:t>
      </w:r>
      <w:r w:rsidR="005B2A78">
        <w:t xml:space="preserve"> </w:t>
      </w:r>
      <w:r w:rsidRPr="00ED3698">
        <w:t>2</w:t>
      </w:r>
      <w:r w:rsidR="004474F5">
        <w:t xml:space="preserve">.  </w:t>
      </w:r>
      <w:r w:rsidR="005B2A78">
        <w:t>The f</w:t>
      </w:r>
      <w:r w:rsidRPr="00ED3698">
        <w:t>ree aqueous phase diffusion coefficient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ED3698">
        <w:t>) is 3.75</w:t>
      </w:r>
      <w:r w:rsidRPr="007E11F0">
        <w:t>×10</w:t>
      </w:r>
      <w:r w:rsidRPr="007E11F0">
        <w:rPr>
          <w:vertAlign w:val="superscript"/>
        </w:rPr>
        <w:t>-9</w:t>
      </w:r>
      <w:r w:rsidRPr="00ED3698">
        <w:t> m</w:t>
      </w:r>
      <w:r w:rsidRPr="00ED3698">
        <w:rPr>
          <w:vertAlign w:val="superscript"/>
        </w:rPr>
        <w:t>2</w:t>
      </w:r>
      <w:r w:rsidRPr="00ED3698">
        <w:t xml:space="preserve"> s</w:t>
      </w:r>
      <w:r w:rsidRPr="00ED3698">
        <w:rPr>
          <w:vertAlign w:val="superscript"/>
        </w:rPr>
        <w:t>-1</w:t>
      </w:r>
      <w:r w:rsidR="004474F5">
        <w:t xml:space="preserve">.  </w:t>
      </w:r>
      <w:r w:rsidRPr="00ED3698">
        <w:t>The effective diffusion coefficient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Pr="00ED3698">
        <w:t>) is calculated with the model of Millington and Quirk (1961):</w:t>
      </w:r>
    </w:p>
    <w:p w14:paraId="5A5618FA" w14:textId="77777777" w:rsidR="00200807" w:rsidRPr="00ED3698" w:rsidRDefault="004E7FA7" w:rsidP="00200807">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ϕ</m:t>
                  </m:r>
                </m:e>
                <m:sup>
                  <m:f>
                    <m:fPr>
                      <m:ctrlPr>
                        <w:rPr>
                          <w:rFonts w:ascii="Cambria Math" w:hAnsi="Cambria Math"/>
                          <w:i/>
                        </w:rPr>
                      </m:ctrlPr>
                    </m:fPr>
                    <m:num>
                      <m:r>
                        <w:rPr>
                          <w:rFonts w:ascii="Cambria Math" w:hAnsi="Cambria Math"/>
                        </w:rPr>
                        <m:t>4</m:t>
                      </m:r>
                    </m:num>
                    <m:den>
                      <m:r>
                        <w:rPr>
                          <w:rFonts w:ascii="Cambria Math" w:hAnsi="Cambria Math"/>
                        </w:rPr>
                        <m:t>3</m:t>
                      </m:r>
                    </m:den>
                  </m:f>
                </m:sup>
              </m:sSup>
              <m:r>
                <w:rPr>
                  <w:rFonts w:ascii="Cambria Math" w:hAnsi="Cambria Math"/>
                </w:rPr>
                <m:t>D</m:t>
              </m:r>
            </m:e>
            <m:sub>
              <m:r>
                <w:rPr>
                  <w:rFonts w:ascii="Cambria Math" w:hAnsi="Cambria Math"/>
                </w:rPr>
                <m:t>0</m:t>
              </m:r>
            </m:sub>
          </m:sSub>
        </m:oMath>
      </m:oMathPara>
    </w:p>
    <w:p w14:paraId="34090A4F" w14:textId="77777777" w:rsidR="00200807" w:rsidRPr="00ED3698" w:rsidRDefault="00200807" w:rsidP="00200807">
      <w:r w:rsidRPr="00ED3698">
        <w:t xml:space="preserve">In which </w:t>
      </w:r>
      <m:oMath>
        <m:r>
          <w:rPr>
            <w:rFonts w:ascii="Cambria Math" w:hAnsi="Cambria Math"/>
          </w:rPr>
          <m:t>ϕ</m:t>
        </m:r>
      </m:oMath>
      <w:r w:rsidRPr="00ED3698">
        <w:t xml:space="preserve"> is the porosity.</w:t>
      </w:r>
    </w:p>
    <w:p w14:paraId="59DD4A38" w14:textId="77777777" w:rsidR="00012FA0" w:rsidRDefault="00200807" w:rsidP="00012FA0">
      <w:pPr>
        <w:pStyle w:val="StyleHeading4Bold"/>
      </w:pPr>
      <w:bookmarkStart w:id="925" w:name="_Toc520374721"/>
      <w:r w:rsidRPr="00ED3698">
        <w:t>Averaging methods for effective diffusion coefficient</w:t>
      </w:r>
      <w:bookmarkEnd w:id="925"/>
    </w:p>
    <w:p w14:paraId="1975382A" w14:textId="44110B9C" w:rsidR="00012FA0" w:rsidRPr="00ED3698" w:rsidRDefault="00012FA0" w:rsidP="00012FA0">
      <w:r w:rsidRPr="00ED3698">
        <w:t xml:space="preserve">In </w:t>
      </w:r>
      <w:r w:rsidR="0076771D">
        <w:t>MIN3P-THCm</w:t>
      </w:r>
      <w:r w:rsidRPr="00ED3698">
        <w:t xml:space="preserve">, three different averaging methods </w:t>
      </w:r>
      <w:r w:rsidR="005B2A78">
        <w:t xml:space="preserve">to determine the effective diffusion coefficient </w:t>
      </w:r>
      <w:r w:rsidR="005B2A78" w:rsidRPr="005B2A78">
        <w:rPr>
          <w:i/>
        </w:rPr>
        <w:t>D</w:t>
      </w:r>
      <w:r w:rsidR="005B2A78" w:rsidRPr="005B2A78">
        <w:rPr>
          <w:i/>
          <w:vertAlign w:val="subscript"/>
        </w:rPr>
        <w:t>e</w:t>
      </w:r>
      <w:r w:rsidRPr="00ED3698">
        <w:t xml:space="preserve"> were implemented: </w:t>
      </w:r>
      <w:r w:rsidR="00785DAA">
        <w:t xml:space="preserve">two </w:t>
      </w:r>
      <w:r w:rsidRPr="00ED3698">
        <w:t>arithmetic</w:t>
      </w:r>
      <w:r w:rsidR="00785DAA">
        <w:t xml:space="preserve"> averaging methods</w:t>
      </w:r>
      <w:r w:rsidRPr="00ED3698">
        <w:t xml:space="preserve"> and </w:t>
      </w:r>
      <w:r>
        <w:rPr>
          <w:rFonts w:hint="eastAsia"/>
          <w:lang w:eastAsia="zh-CN"/>
        </w:rPr>
        <w:t>the h</w:t>
      </w:r>
      <w:r w:rsidRPr="00ED3698">
        <w:t>armonic averaging method</w:t>
      </w:r>
      <w:r w:rsidR="00785DAA">
        <w:t>a</w:t>
      </w:r>
      <w:r>
        <w:rPr>
          <w:rFonts w:hint="eastAsia"/>
          <w:lang w:eastAsia="zh-CN"/>
        </w:rPr>
        <w:t xml:space="preserve"> (see</w:t>
      </w:r>
      <w:r w:rsidR="00BB498B">
        <w:rPr>
          <w:lang w:eastAsia="zh-CN"/>
        </w:rPr>
        <w:t xml:space="preserve"> the</w:t>
      </w:r>
      <w:r>
        <w:rPr>
          <w:rFonts w:hint="eastAsia"/>
          <w:lang w:eastAsia="zh-CN"/>
        </w:rPr>
        <w:t xml:space="preserve"> </w:t>
      </w:r>
      <w:r w:rsidR="000C78A0">
        <w:rPr>
          <w:lang w:eastAsia="zh-CN"/>
        </w:rPr>
        <w:t xml:space="preserve">user manual </w:t>
      </w:r>
      <w:r>
        <w:rPr>
          <w:rFonts w:hint="eastAsia"/>
          <w:lang w:eastAsia="zh-CN"/>
        </w:rPr>
        <w:t xml:space="preserve">section </w:t>
      </w:r>
      <w:bookmarkStart w:id="926" w:name="_Ref366226335"/>
      <w:r w:rsidR="000C78A0" w:rsidRPr="00ED3698">
        <w:t>‘</w:t>
      </w:r>
      <w:r w:rsidR="000C78A0">
        <w:rPr>
          <w:rFonts w:hint="eastAsia"/>
          <w:lang w:eastAsia="zh-CN"/>
        </w:rPr>
        <w:t>averaging diffusion</w:t>
      </w:r>
      <w:r w:rsidR="000C78A0" w:rsidRPr="00ED3698">
        <w:t>’</w:t>
      </w:r>
      <w:bookmarkEnd w:id="926"/>
      <w:r w:rsidR="00785DAA">
        <w:rPr>
          <w:lang w:eastAsia="zh-CN"/>
        </w:rPr>
        <w:t xml:space="preserve"> for details</w:t>
      </w:r>
      <w:r>
        <w:rPr>
          <w:rFonts w:hint="eastAsia"/>
          <w:lang w:eastAsia="zh-CN"/>
        </w:rPr>
        <w:t>)</w:t>
      </w:r>
      <w:r w:rsidR="004474F5">
        <w:t xml:space="preserve">.  </w:t>
      </w:r>
    </w:p>
    <w:p w14:paraId="40F8535D" w14:textId="77777777" w:rsidR="00200807" w:rsidRPr="00ED3698" w:rsidRDefault="00200807" w:rsidP="009D54B1">
      <w:pPr>
        <w:pStyle w:val="StyleHeading4Bold"/>
      </w:pPr>
      <w:bookmarkStart w:id="927" w:name="_Toc520374722"/>
      <w:r w:rsidRPr="00ED3698">
        <w:t>Results</w:t>
      </w:r>
      <w:bookmarkEnd w:id="927"/>
    </w:p>
    <w:p w14:paraId="11A2E1CB" w14:textId="15D5EC33" w:rsidR="00200807" w:rsidRPr="00ED3698" w:rsidRDefault="00200807" w:rsidP="00200807">
      <w:r w:rsidRPr="00ED3698">
        <w:t>The simulated concentration profile</w:t>
      </w:r>
      <w:r w:rsidR="009161D6">
        <w:rPr>
          <w:rFonts w:hint="eastAsia"/>
          <w:lang w:eastAsia="zh-CN"/>
        </w:rPr>
        <w:t>s</w:t>
      </w:r>
      <w:r w:rsidR="00FC3C9D">
        <w:rPr>
          <w:rFonts w:hint="eastAsia"/>
          <w:lang w:eastAsia="zh-CN"/>
        </w:rPr>
        <w:t xml:space="preserve"> applying all three averaging methods mentioned above</w:t>
      </w:r>
      <w:r w:rsidRPr="00ED3698">
        <w:t xml:space="preserve"> at steady-state </w:t>
      </w:r>
      <w:r w:rsidR="009161D6">
        <w:rPr>
          <w:rFonts w:hint="eastAsia"/>
          <w:lang w:eastAsia="zh-CN"/>
        </w:rPr>
        <w:t>were</w:t>
      </w:r>
      <w:r w:rsidRPr="00ED3698">
        <w:t xml:space="preserve"> </w:t>
      </w:r>
      <w:r w:rsidR="006948DA">
        <w:t xml:space="preserve">verified with </w:t>
      </w:r>
      <w:r w:rsidR="00FC3C9D">
        <w:t>hand calculations</w:t>
      </w:r>
      <w:r w:rsidR="00FC3C9D">
        <w:rPr>
          <w:rFonts w:hint="eastAsia"/>
          <w:lang w:eastAsia="zh-CN"/>
        </w:rPr>
        <w:t xml:space="preserve"> (</w:t>
      </w:r>
      <w:r w:rsidR="009C4449">
        <w:fldChar w:fldCharType="begin"/>
      </w:r>
      <w:r w:rsidR="009C4449">
        <w:instrText xml:space="preserve"> REF _Ref355613476 \h  \* MERGEFORMAT </w:instrText>
      </w:r>
      <w:r w:rsidR="009C4449">
        <w:fldChar w:fldCharType="separate"/>
      </w:r>
      <w:r w:rsidR="00B560DA" w:rsidRPr="00ED3698">
        <w:t xml:space="preserve">Figure </w:t>
      </w:r>
      <w:r w:rsidR="00B560DA">
        <w:rPr>
          <w:noProof/>
        </w:rPr>
        <w:t>3.20</w:t>
      </w:r>
      <w:r w:rsidR="009C4449">
        <w:fldChar w:fldCharType="end"/>
      </w:r>
      <w:r w:rsidR="00FC3C9D">
        <w:rPr>
          <w:rFonts w:hint="eastAsia"/>
          <w:lang w:eastAsia="zh-CN"/>
        </w:rPr>
        <w:t>)</w:t>
      </w:r>
      <w:r w:rsidR="004474F5">
        <w:t xml:space="preserve">.  </w:t>
      </w:r>
    </w:p>
    <w:p w14:paraId="30BCD568" w14:textId="77777777" w:rsidR="00200807" w:rsidRPr="00ED3698" w:rsidRDefault="00FC3C9D" w:rsidP="00FC3C9D">
      <w:pPr>
        <w:keepNext/>
        <w:jc w:val="center"/>
      </w:pPr>
      <w:r>
        <w:rPr>
          <w:noProof/>
          <w:lang w:val="en-CA" w:eastAsia="zh-CN"/>
        </w:rPr>
        <w:lastRenderedPageBreak/>
        <w:drawing>
          <wp:inline distT="0" distB="0" distL="0" distR="0" wp14:anchorId="2F9FBF72" wp14:editId="1E804884">
            <wp:extent cx="3740727" cy="33220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747799" cy="3328296"/>
                    </a:xfrm>
                    <a:prstGeom prst="rect">
                      <a:avLst/>
                    </a:prstGeom>
                    <a:noFill/>
                    <a:ln>
                      <a:noFill/>
                    </a:ln>
                  </pic:spPr>
                </pic:pic>
              </a:graphicData>
            </a:graphic>
          </wp:inline>
        </w:drawing>
      </w:r>
    </w:p>
    <w:p w14:paraId="5753B425" w14:textId="77A37C43" w:rsidR="00200807" w:rsidRPr="00ED3698" w:rsidRDefault="00200807" w:rsidP="00200807">
      <w:pPr>
        <w:pStyle w:val="Caption"/>
      </w:pPr>
      <w:bookmarkStart w:id="928" w:name="_Ref355613476"/>
      <w:bookmarkStart w:id="929" w:name="_Toc520375094"/>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20</w:t>
      </w:r>
      <w:r w:rsidR="00183C7C">
        <w:fldChar w:fldCharType="end"/>
      </w:r>
      <w:bookmarkEnd w:id="928"/>
      <w:r w:rsidR="004C28A7">
        <w:t xml:space="preserve">: </w:t>
      </w:r>
      <w:r w:rsidRPr="00ED3698">
        <w:t>Comparison of simulated tracer concentration profiles by harmonic, arithmetic</w:t>
      </w:r>
      <w:r w:rsidR="00785DAA">
        <w:t xml:space="preserve">, </w:t>
      </w:r>
      <w:r w:rsidRPr="00ED3698">
        <w:t xml:space="preserve">and arithmetic De </w:t>
      </w:r>
      <w:r w:rsidR="00FC3C9D">
        <w:rPr>
          <w:rFonts w:hint="eastAsia"/>
          <w:lang w:eastAsia="zh-CN"/>
        </w:rPr>
        <w:t xml:space="preserve">averaging </w:t>
      </w:r>
      <w:r w:rsidRPr="00ED3698">
        <w:t>methods</w:t>
      </w:r>
      <w:bookmarkEnd w:id="929"/>
    </w:p>
    <w:p w14:paraId="4132E694" w14:textId="77777777" w:rsidR="00200807" w:rsidRPr="00ED3698" w:rsidRDefault="00200807" w:rsidP="00107124">
      <w:pPr>
        <w:pStyle w:val="Simpleline"/>
      </w:pPr>
    </w:p>
    <w:p w14:paraId="58C48E43" w14:textId="082C84CF" w:rsidR="00200807" w:rsidRPr="00ED3698" w:rsidRDefault="00200807" w:rsidP="00200807">
      <w:pPr>
        <w:rPr>
          <w:lang w:eastAsia="zh-CN"/>
        </w:rPr>
      </w:pPr>
      <w:r w:rsidRPr="00ED3698">
        <w:t>Simulated results indicate that the much lower porosity in Zone</w:t>
      </w:r>
      <w:r w:rsidR="000E180C">
        <w:t xml:space="preserve"> </w:t>
      </w:r>
      <w:r w:rsidRPr="00ED3698">
        <w:t>2 causes sharper decrease of tracer concentration in</w:t>
      </w:r>
      <w:r w:rsidR="005F1714">
        <w:rPr>
          <w:rFonts w:hint="eastAsia"/>
          <w:lang w:eastAsia="zh-CN"/>
        </w:rPr>
        <w:t xml:space="preserve"> the</w:t>
      </w:r>
      <w:r w:rsidRPr="00ED3698">
        <w:t xml:space="preserve"> middle zone</w:t>
      </w:r>
      <w:r w:rsidR="004474F5">
        <w:t xml:space="preserve">.  </w:t>
      </w:r>
      <w:r w:rsidRPr="00ED3698">
        <w:t xml:space="preserve">This effect is even more apparent when </w:t>
      </w:r>
      <w:r w:rsidR="000E180C">
        <w:t xml:space="preserve">the </w:t>
      </w:r>
      <w:r w:rsidRPr="00ED3698">
        <w:t>harmonic averaging method is used</w:t>
      </w:r>
      <w:r w:rsidR="004474F5">
        <w:t xml:space="preserve">.  </w:t>
      </w:r>
      <w:r w:rsidRPr="00ED3698">
        <w:t xml:space="preserve">The difference of the simulated results by both arithmetic averaging methods is </w:t>
      </w:r>
      <w:r w:rsidR="009D5CC1">
        <w:t>v</w:t>
      </w:r>
      <w:r w:rsidR="009D5CC1">
        <w:rPr>
          <w:rFonts w:hint="eastAsia"/>
          <w:lang w:eastAsia="zh-CN"/>
        </w:rPr>
        <w:t>ery</w:t>
      </w:r>
      <w:r w:rsidRPr="00ED3698">
        <w:t xml:space="preserve"> small and can be neglected with finer discretization</w:t>
      </w:r>
      <w:r w:rsidR="004474F5">
        <w:t xml:space="preserve">.  </w:t>
      </w:r>
      <w:r w:rsidR="005F1714">
        <w:rPr>
          <w:rFonts w:hint="eastAsia"/>
          <w:lang w:eastAsia="zh-CN"/>
        </w:rPr>
        <w:t xml:space="preserve">It is important to note that the simulated results in </w:t>
      </w:r>
      <w:r w:rsidR="005F5019">
        <w:rPr>
          <w:lang w:eastAsia="zh-CN"/>
        </w:rPr>
        <w:fldChar w:fldCharType="begin"/>
      </w:r>
      <w:r w:rsidR="005F1714">
        <w:rPr>
          <w:lang w:eastAsia="zh-CN"/>
        </w:rPr>
        <w:instrText xml:space="preserve"> </w:instrText>
      </w:r>
      <w:r w:rsidR="005F1714">
        <w:rPr>
          <w:rFonts w:hint="eastAsia"/>
          <w:lang w:eastAsia="zh-CN"/>
        </w:rPr>
        <w:instrText>REF _Ref355613476 \h</w:instrText>
      </w:r>
      <w:r w:rsidR="005F1714">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20</w:t>
      </w:r>
      <w:r w:rsidR="005F5019">
        <w:rPr>
          <w:lang w:eastAsia="zh-CN"/>
        </w:rPr>
        <w:fldChar w:fldCharType="end"/>
      </w:r>
      <w:r w:rsidR="005F1714">
        <w:rPr>
          <w:rFonts w:hint="eastAsia"/>
          <w:lang w:eastAsia="zh-CN"/>
        </w:rPr>
        <w:t xml:space="preserve"> were obtained by using 5 control volumes only, so that the difference between different averaging methods can be easily recognized and can be compared with hand calculations</w:t>
      </w:r>
      <w:r w:rsidR="004474F5">
        <w:rPr>
          <w:rFonts w:hint="eastAsia"/>
          <w:lang w:eastAsia="zh-CN"/>
        </w:rPr>
        <w:t xml:space="preserve">.  </w:t>
      </w:r>
      <w:r w:rsidR="005F1714">
        <w:rPr>
          <w:rFonts w:hint="eastAsia"/>
          <w:lang w:eastAsia="zh-CN"/>
        </w:rPr>
        <w:t>However, if the model is finer discretized, the difference will be reduced (</w:t>
      </w:r>
      <w:r w:rsidR="00EE519F" w:rsidRPr="00EE519F">
        <w:rPr>
          <w:lang w:eastAsia="zh-CN"/>
        </w:rPr>
        <w:t>Kadioglu</w:t>
      </w:r>
      <w:r w:rsidR="00EE519F">
        <w:rPr>
          <w:rFonts w:hint="eastAsia"/>
          <w:lang w:eastAsia="zh-CN"/>
        </w:rPr>
        <w:t xml:space="preserve"> et al., 2008</w:t>
      </w:r>
      <w:r w:rsidR="005F1714">
        <w:rPr>
          <w:rFonts w:hint="eastAsia"/>
          <w:lang w:eastAsia="zh-CN"/>
        </w:rPr>
        <w:t>).</w:t>
      </w:r>
    </w:p>
    <w:p w14:paraId="079279A8" w14:textId="77777777" w:rsidR="00913113" w:rsidRPr="00192E8E" w:rsidRDefault="00913113" w:rsidP="00913113">
      <w:pPr>
        <w:pStyle w:val="StyleHeading4Bold"/>
      </w:pPr>
      <w:bookmarkStart w:id="930" w:name="_Toc520374723"/>
      <w:r>
        <w:t>File locations</w:t>
      </w:r>
      <w:bookmarkEnd w:id="930"/>
    </w:p>
    <w:p w14:paraId="1951E94A" w14:textId="77777777" w:rsidR="00200807" w:rsidRPr="00ED3698" w:rsidRDefault="00200807" w:rsidP="00200807">
      <w:r w:rsidRPr="00ED3698">
        <w:t>The input file for the 1D steady-state diffusion using harmonic De averaging method can be found under</w:t>
      </w:r>
    </w:p>
    <w:p w14:paraId="766F8BC1" w14:textId="77777777" w:rsidR="00200807" w:rsidRPr="00ED3698" w:rsidRDefault="004B0811" w:rsidP="00200807">
      <w:pPr>
        <w:rPr>
          <w:i/>
        </w:rPr>
      </w:pPr>
      <w:r>
        <w:rPr>
          <w:i/>
        </w:rPr>
        <w:t>.\benchmarks\benchmarks_standard\</w:t>
      </w:r>
      <w:r w:rsidR="00DC1F21">
        <w:rPr>
          <w:i/>
        </w:rPr>
        <w:t>reactran\</w:t>
      </w:r>
      <w:r w:rsidR="00200807" w:rsidRPr="00ED3698">
        <w:rPr>
          <w:i/>
        </w:rPr>
        <w:t>diff_harmonic\diffh_cc\diffh.dat</w:t>
      </w:r>
    </w:p>
    <w:p w14:paraId="30515D15" w14:textId="77777777" w:rsidR="00200807" w:rsidRPr="00ED3698" w:rsidRDefault="00200807" w:rsidP="00200807">
      <w:pPr>
        <w:rPr>
          <w:lang w:eastAsia="zh-CN"/>
        </w:rPr>
      </w:pPr>
      <w:r w:rsidRPr="00ED3698">
        <w:t>The input file for the 1D steady-state diffusion using arithmetic averaging method can be found under</w:t>
      </w:r>
    </w:p>
    <w:p w14:paraId="3C6CACBF" w14:textId="77777777" w:rsidR="00200807" w:rsidRPr="00ED3698" w:rsidRDefault="004B0811" w:rsidP="00200807">
      <w:pPr>
        <w:rPr>
          <w:i/>
        </w:rPr>
      </w:pPr>
      <w:r>
        <w:rPr>
          <w:i/>
        </w:rPr>
        <w:t>.\benchmarks\benchmarks_standard\</w:t>
      </w:r>
      <w:r w:rsidR="00DC1F21">
        <w:rPr>
          <w:i/>
        </w:rPr>
        <w:t>reactran\</w:t>
      </w:r>
      <w:r w:rsidR="00200807" w:rsidRPr="00ED3698">
        <w:rPr>
          <w:i/>
        </w:rPr>
        <w:t>diff_harmonic\ diff_h_cc_noHarm\diff.dat</w:t>
      </w:r>
    </w:p>
    <w:p w14:paraId="302BE51E" w14:textId="77777777" w:rsidR="00200807" w:rsidRPr="00ED3698" w:rsidRDefault="00200807" w:rsidP="00200807">
      <w:r w:rsidRPr="00ED3698">
        <w:t>The input file for the 1D steady-state diffusion using arithmetic averaging method can be found under</w:t>
      </w:r>
    </w:p>
    <w:p w14:paraId="1F017F8D" w14:textId="77777777" w:rsidR="001E58EB" w:rsidRDefault="004B0811" w:rsidP="001E58EB">
      <w:pPr>
        <w:pStyle w:val="Simpleline"/>
        <w:rPr>
          <w:i/>
          <w:sz w:val="24"/>
          <w:szCs w:val="24"/>
        </w:rPr>
      </w:pPr>
      <w:r>
        <w:rPr>
          <w:i/>
          <w:sz w:val="24"/>
          <w:szCs w:val="24"/>
        </w:rPr>
        <w:t>.\benchmarks\benchmarks_standard\</w:t>
      </w:r>
      <w:r w:rsidR="00DC1F21">
        <w:rPr>
          <w:i/>
          <w:sz w:val="24"/>
          <w:szCs w:val="24"/>
        </w:rPr>
        <w:t>reactran\</w:t>
      </w:r>
      <w:r w:rsidR="00200807" w:rsidRPr="007F4015">
        <w:rPr>
          <w:i/>
          <w:sz w:val="24"/>
          <w:szCs w:val="24"/>
        </w:rPr>
        <w:t>diff_harmonic\ diff_h_cc_de_ave\diff.dat</w:t>
      </w:r>
    </w:p>
    <w:p w14:paraId="1786FAEC" w14:textId="77777777" w:rsidR="00687205" w:rsidRPr="00687205" w:rsidRDefault="00687205" w:rsidP="00C51263">
      <w:pPr>
        <w:rPr>
          <w:szCs w:val="24"/>
        </w:rPr>
      </w:pPr>
      <w:r>
        <w:rPr>
          <w:rFonts w:hint="eastAsia"/>
          <w:lang w:eastAsia="zh-CN"/>
        </w:rPr>
        <w:t>Database</w:t>
      </w:r>
      <w:r>
        <w:rPr>
          <w:lang w:eastAsia="zh-CN"/>
        </w:rPr>
        <w:t>s are the same and</w:t>
      </w:r>
      <w:r>
        <w:rPr>
          <w:rFonts w:hint="eastAsia"/>
          <w:lang w:eastAsia="zh-CN"/>
        </w:rPr>
        <w:t xml:space="preserve"> </w:t>
      </w:r>
      <w:r>
        <w:rPr>
          <w:lang w:eastAsia="zh-CN"/>
        </w:rPr>
        <w:t>can be found under</w:t>
      </w:r>
      <w:r>
        <w:rPr>
          <w:rFonts w:hint="eastAsia"/>
          <w:lang w:eastAsia="zh-CN"/>
        </w:rPr>
        <w:t xml:space="preserve">: </w:t>
      </w:r>
      <w:r>
        <w:rPr>
          <w:lang w:eastAsia="zh-CN"/>
        </w:rPr>
        <w:t>\</w:t>
      </w:r>
      <w:r>
        <w:rPr>
          <w:i/>
          <w:szCs w:val="24"/>
        </w:rPr>
        <w:t>benchmarks</w:t>
      </w:r>
      <w:r>
        <w:rPr>
          <w:rFonts w:hint="eastAsia"/>
          <w:lang w:eastAsia="zh-CN"/>
        </w:rPr>
        <w:t>\</w:t>
      </w:r>
      <w:r w:rsidRPr="00724946">
        <w:rPr>
          <w:rFonts w:hint="eastAsia"/>
          <w:i/>
          <w:lang w:eastAsia="zh-CN"/>
        </w:rPr>
        <w:t>database</w:t>
      </w:r>
      <w:r>
        <w:rPr>
          <w:i/>
          <w:lang w:eastAsia="zh-CN"/>
        </w:rPr>
        <w:t>\default</w:t>
      </w:r>
    </w:p>
    <w:p w14:paraId="3054FA24" w14:textId="77777777" w:rsidR="001E58EB" w:rsidRPr="00ED3698" w:rsidRDefault="00221636" w:rsidP="001E58EB">
      <w:pPr>
        <w:pStyle w:val="Heading3"/>
      </w:pPr>
      <w:bookmarkStart w:id="931" w:name="_Ref364425439"/>
      <w:bookmarkStart w:id="932" w:name="_Toc520374724"/>
      <w:r>
        <w:lastRenderedPageBreak/>
        <w:t>1D</w:t>
      </w:r>
      <w:r w:rsidR="0050520B">
        <w:t xml:space="preserve"> </w:t>
      </w:r>
      <w:r>
        <w:t>advective-dispersive transport with transient boundary conditions</w:t>
      </w:r>
      <w:bookmarkEnd w:id="932"/>
      <w:r>
        <w:rPr>
          <w:rFonts w:hint="eastAsia"/>
          <w:lang w:eastAsia="zh-CN"/>
        </w:rPr>
        <w:t xml:space="preserve"> </w:t>
      </w:r>
      <w:bookmarkEnd w:id="931"/>
    </w:p>
    <w:p w14:paraId="470CF8B7" w14:textId="77777777" w:rsidR="001E58EB" w:rsidRPr="00192E8E" w:rsidRDefault="00771FFF" w:rsidP="001E58EB">
      <w:pPr>
        <w:pStyle w:val="StyleHeading4Bold"/>
      </w:pPr>
      <w:bookmarkStart w:id="933" w:name="_Toc520374725"/>
      <w:r>
        <w:t>Problem definition</w:t>
      </w:r>
      <w:bookmarkEnd w:id="933"/>
    </w:p>
    <w:p w14:paraId="57AE62D0" w14:textId="77777777" w:rsidR="001E58EB" w:rsidRDefault="001E58EB" w:rsidP="001E58EB">
      <w:pPr>
        <w:rPr>
          <w:lang w:val="en-CA" w:eastAsia="zh-CN"/>
        </w:rPr>
      </w:pPr>
      <w:r w:rsidRPr="00ED3698">
        <w:rPr>
          <w:lang w:val="en-CA"/>
        </w:rPr>
        <w:t xml:space="preserve">This </w:t>
      </w:r>
      <w:r w:rsidR="00221636">
        <w:rPr>
          <w:lang w:val="en-CA"/>
        </w:rPr>
        <w:t>demonstration example</w:t>
      </w:r>
      <w:r w:rsidRPr="00ED3698">
        <w:rPr>
          <w:lang w:val="en-CA"/>
        </w:rPr>
        <w:t xml:space="preserve"> is a one dimensional </w:t>
      </w:r>
      <w:r>
        <w:rPr>
          <w:rFonts w:hint="eastAsia"/>
          <w:lang w:val="en-CA" w:eastAsia="zh-CN"/>
        </w:rPr>
        <w:t>reactive transport problem with transient boundary conditions.</w:t>
      </w:r>
    </w:p>
    <w:p w14:paraId="5811B9B3" w14:textId="77777777" w:rsidR="001E58EB" w:rsidRPr="00192E8E" w:rsidRDefault="00B3171D" w:rsidP="001E58EB">
      <w:pPr>
        <w:pStyle w:val="StyleHeading4Bold"/>
      </w:pPr>
      <w:bookmarkStart w:id="934" w:name="_Toc520374726"/>
      <w:r>
        <w:t>Model setup</w:t>
      </w:r>
      <w:bookmarkEnd w:id="934"/>
    </w:p>
    <w:p w14:paraId="3B0DF6B2" w14:textId="6E4DC5D1" w:rsidR="001E58EB" w:rsidRDefault="001E58EB" w:rsidP="001E58EB">
      <w:pPr>
        <w:rPr>
          <w:szCs w:val="24"/>
          <w:lang w:val="en-CA" w:eastAsia="zh-CN"/>
        </w:rPr>
      </w:pPr>
      <w:r w:rsidRPr="00ED3698">
        <w:rPr>
          <w:szCs w:val="24"/>
        </w:rPr>
        <w:t>A 1D model</w:t>
      </w:r>
      <w:r w:rsidR="00221636">
        <w:rPr>
          <w:szCs w:val="24"/>
        </w:rPr>
        <w:t>,</w:t>
      </w:r>
      <w:r w:rsidRPr="00ED3698">
        <w:rPr>
          <w:szCs w:val="24"/>
        </w:rPr>
        <w:t xml:space="preserve"> </w:t>
      </w:r>
      <w:r>
        <w:rPr>
          <w:rFonts w:hint="eastAsia"/>
          <w:szCs w:val="24"/>
          <w:lang w:eastAsia="zh-CN"/>
        </w:rPr>
        <w:t>0.2</w:t>
      </w:r>
      <w:r>
        <w:rPr>
          <w:szCs w:val="24"/>
          <w:lang w:eastAsia="zh-CN"/>
        </w:rPr>
        <w:t> </w:t>
      </w:r>
      <w:r w:rsidRPr="00ED3698">
        <w:rPr>
          <w:szCs w:val="24"/>
        </w:rPr>
        <w:t xml:space="preserve">m in </w:t>
      </w:r>
      <w:r>
        <w:rPr>
          <w:rFonts w:hint="eastAsia"/>
          <w:szCs w:val="24"/>
          <w:lang w:eastAsia="zh-CN"/>
        </w:rPr>
        <w:t>length</w:t>
      </w:r>
      <w:r w:rsidRPr="00ED3698">
        <w:rPr>
          <w:szCs w:val="24"/>
        </w:rPr>
        <w:t xml:space="preserve"> is discretized into </w:t>
      </w:r>
      <w:r>
        <w:rPr>
          <w:rFonts w:hint="eastAsia"/>
          <w:szCs w:val="24"/>
          <w:lang w:eastAsia="zh-CN"/>
        </w:rPr>
        <w:t>141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sidRPr="006A214A">
        <w:rPr>
          <w:szCs w:val="24"/>
          <w:lang w:val="en-CA" w:eastAsia="zh-CN"/>
        </w:rPr>
        <w:t>0.0014</w:t>
      </w:r>
      <w:r>
        <w:rPr>
          <w:szCs w:val="24"/>
          <w:lang w:eastAsia="zh-CN"/>
        </w:rPr>
        <w:t> </w:t>
      </w:r>
      <w:r w:rsidRPr="00ED3698">
        <w:rPr>
          <w:szCs w:val="24"/>
          <w:lang w:val="en-CA" w:eastAsia="en-CA"/>
        </w:rPr>
        <w:t>m for the interior control volumes and 0.</w:t>
      </w:r>
      <w:r>
        <w:rPr>
          <w:rFonts w:hint="eastAsia"/>
          <w:szCs w:val="24"/>
          <w:lang w:val="en-CA" w:eastAsia="zh-CN"/>
        </w:rPr>
        <w:t>0007</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00221636">
        <w:rPr>
          <w:szCs w:val="24"/>
          <w:lang w:val="en-CA" w:eastAsia="zh-CN"/>
        </w:rPr>
        <w:t xml:space="preserve">Transport simulations are conducted for </w:t>
      </w:r>
      <w:r>
        <w:rPr>
          <w:rFonts w:hint="eastAsia"/>
          <w:szCs w:val="24"/>
          <w:lang w:val="en-CA" w:eastAsia="zh-CN"/>
        </w:rPr>
        <w:t>steady-state saturated flow condition</w:t>
      </w:r>
      <w:r w:rsidR="00221636">
        <w:rPr>
          <w:szCs w:val="24"/>
          <w:lang w:val="en-CA" w:eastAsia="zh-CN"/>
        </w:rPr>
        <w:t>s</w:t>
      </w:r>
      <w:r w:rsidR="004474F5">
        <w:rPr>
          <w:rFonts w:hint="eastAsia"/>
          <w:szCs w:val="24"/>
          <w:lang w:val="en-CA" w:eastAsia="zh-CN"/>
        </w:rPr>
        <w:t xml:space="preserve">.  </w:t>
      </w:r>
      <w:r w:rsidRPr="00ED3698">
        <w:rPr>
          <w:szCs w:val="24"/>
          <w:lang w:val="en-CA" w:eastAsia="en-CA"/>
        </w:rPr>
        <w:t xml:space="preserve">Boundary conditions </w:t>
      </w:r>
      <w:r w:rsidR="00221636">
        <w:rPr>
          <w:szCs w:val="24"/>
          <w:lang w:val="en-CA" w:eastAsia="en-CA"/>
        </w:rPr>
        <w:t>for the flow problem a</w:t>
      </w:r>
      <w:r>
        <w:rPr>
          <w:rFonts w:hint="eastAsia"/>
          <w:szCs w:val="24"/>
          <w:lang w:val="en-CA" w:eastAsia="zh-CN"/>
        </w:rPr>
        <w:t xml:space="preserve">re constant hydraulic heads </w:t>
      </w:r>
      <w:r w:rsidR="00221636">
        <w:rPr>
          <w:szCs w:val="24"/>
          <w:lang w:val="en-CA" w:eastAsia="zh-CN"/>
        </w:rPr>
        <w:t>of</w:t>
      </w:r>
      <w:r>
        <w:rPr>
          <w:rFonts w:hint="eastAsia"/>
          <w:szCs w:val="24"/>
          <w:lang w:val="en-CA" w:eastAsia="zh-CN"/>
        </w:rPr>
        <w:t xml:space="preserve"> 0.0014</w:t>
      </w:r>
      <w:r>
        <w:rPr>
          <w:szCs w:val="24"/>
          <w:lang w:eastAsia="zh-CN"/>
        </w:rPr>
        <w:t> </w:t>
      </w:r>
      <w:r>
        <w:rPr>
          <w:rFonts w:hint="eastAsia"/>
          <w:szCs w:val="24"/>
          <w:lang w:eastAsia="zh-CN"/>
        </w:rPr>
        <w:t>m</w:t>
      </w:r>
      <w:r w:rsidRPr="00ED3698">
        <w:rPr>
          <w:szCs w:val="24"/>
          <w:lang w:val="en-CA" w:eastAsia="en-CA"/>
        </w:rPr>
        <w:t xml:space="preserve"> </w:t>
      </w:r>
      <w:r w:rsidR="00221636">
        <w:rPr>
          <w:szCs w:val="24"/>
          <w:lang w:val="en-CA" w:eastAsia="en-CA"/>
        </w:rPr>
        <w:t>at</w:t>
      </w:r>
      <w:r>
        <w:rPr>
          <w:rFonts w:hint="eastAsia"/>
          <w:szCs w:val="24"/>
          <w:lang w:val="en-CA" w:eastAsia="zh-CN"/>
        </w:rPr>
        <w:t xml:space="preserve"> the inflow</w:t>
      </w:r>
      <w:r w:rsidRPr="00ED3698">
        <w:rPr>
          <w:szCs w:val="24"/>
          <w:lang w:val="en-CA" w:eastAsia="en-CA"/>
        </w:rPr>
        <w:t xml:space="preserve"> boundary and </w:t>
      </w:r>
      <w:r>
        <w:rPr>
          <w:rFonts w:hint="eastAsia"/>
          <w:szCs w:val="24"/>
          <w:lang w:val="en-CA" w:eastAsia="zh-CN"/>
        </w:rPr>
        <w:t>0.0 </w:t>
      </w:r>
      <w:r w:rsidRPr="00ED3698">
        <w:rPr>
          <w:szCs w:val="24"/>
          <w:lang w:val="en-CA" w:eastAsia="en-CA"/>
        </w:rPr>
        <w:t xml:space="preserve">m </w:t>
      </w:r>
      <w:r w:rsidR="00221636">
        <w:rPr>
          <w:szCs w:val="24"/>
          <w:lang w:val="en-CA" w:eastAsia="en-CA"/>
        </w:rPr>
        <w:t>at</w:t>
      </w:r>
      <w:r w:rsidRPr="00ED3698">
        <w:rPr>
          <w:szCs w:val="24"/>
          <w:lang w:val="en-CA" w:eastAsia="en-CA"/>
        </w:rPr>
        <w:t xml:space="preserve"> the </w:t>
      </w:r>
      <w:r>
        <w:rPr>
          <w:rFonts w:hint="eastAsia"/>
          <w:szCs w:val="24"/>
          <w:lang w:val="en-CA" w:eastAsia="zh-CN"/>
        </w:rPr>
        <w:t>outflow</w:t>
      </w:r>
      <w:r w:rsidRPr="00ED3698">
        <w:rPr>
          <w:szCs w:val="24"/>
          <w:lang w:val="en-CA" w:eastAsia="en-CA"/>
        </w:rPr>
        <w:t xml:space="preserve"> boundary</w:t>
      </w:r>
      <w:r w:rsidR="004474F5">
        <w:rPr>
          <w:szCs w:val="24"/>
          <w:lang w:val="en-CA" w:eastAsia="en-CA"/>
        </w:rPr>
        <w:t xml:space="preserve">.  </w:t>
      </w:r>
      <w:r>
        <w:rPr>
          <w:rFonts w:hint="eastAsia"/>
          <w:szCs w:val="24"/>
          <w:lang w:val="en-CA" w:eastAsia="zh-CN"/>
        </w:rPr>
        <w:t>The geochemical system includes two aqueous components (H</w:t>
      </w:r>
      <w:r w:rsidRPr="00CF478C">
        <w:rPr>
          <w:rFonts w:hint="eastAsia"/>
          <w:szCs w:val="24"/>
          <w:vertAlign w:val="superscript"/>
          <w:lang w:val="en-CA" w:eastAsia="zh-CN"/>
        </w:rPr>
        <w:t>+</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3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and H</w:t>
      </w:r>
      <w:r w:rsidRPr="00704603">
        <w:rPr>
          <w:rFonts w:hint="eastAsia"/>
          <w:szCs w:val="24"/>
          <w:vertAlign w:val="subscript"/>
          <w:lang w:val="en-CA" w:eastAsia="zh-CN"/>
        </w:rPr>
        <w:t>2</w:t>
      </w:r>
      <w:r>
        <w:rPr>
          <w:rFonts w:hint="eastAsia"/>
          <w:szCs w:val="24"/>
          <w:lang w:val="en-CA" w:eastAsia="zh-CN"/>
        </w:rPr>
        <w:t>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 xml:space="preserve">The initial and boundary hydraulic and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_Ref362938587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25</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concentrations of H</w:t>
      </w:r>
      <w:r w:rsidRPr="00CF478C">
        <w:rPr>
          <w:rFonts w:hint="eastAsia"/>
          <w:szCs w:val="24"/>
          <w:vertAlign w:val="superscript"/>
          <w:lang w:val="en-CA" w:eastAsia="zh-CN"/>
        </w:rPr>
        <w:t>+</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xml:space="preserve"> at the inflow boundary remain the same from 0.0 to 0.5 days with </w:t>
      </w:r>
      <w:r>
        <w:rPr>
          <w:rFonts w:hint="eastAsia"/>
          <w:lang w:eastAsia="zh-CN"/>
        </w:rPr>
        <w:t>2</w:t>
      </w:r>
      <w:r w:rsidRPr="00F179B8">
        <w:t>.0×10</w:t>
      </w:r>
      <w:r w:rsidRPr="00F179B8">
        <w:rPr>
          <w:vertAlign w:val="superscript"/>
        </w:rPr>
        <w:t>-</w:t>
      </w:r>
      <w:r>
        <w:rPr>
          <w:rFonts w:hint="eastAsia"/>
          <w:vertAlign w:val="superscript"/>
          <w:lang w:eastAsia="zh-CN"/>
        </w:rPr>
        <w:t>2</w:t>
      </w:r>
      <w:r>
        <w:rPr>
          <w:rFonts w:hint="eastAsia"/>
          <w:szCs w:val="24"/>
          <w:lang w:val="en-CA" w:eastAsia="zh-CN"/>
        </w:rPr>
        <w:t xml:space="preserve"> </w:t>
      </w:r>
      <w:r w:rsidRPr="004D0C37">
        <w:rPr>
          <w:color w:val="000000"/>
          <w:lang w:eastAsia="en-CA"/>
        </w:rPr>
        <w:t>mol L</w:t>
      </w:r>
      <w:r w:rsidRPr="004D0C37">
        <w:rPr>
          <w:color w:val="000000"/>
          <w:vertAlign w:val="superscript"/>
          <w:lang w:eastAsia="en-CA"/>
        </w:rPr>
        <w:t>-1</w:t>
      </w:r>
      <w:r>
        <w:rPr>
          <w:rFonts w:hint="eastAsia"/>
          <w:szCs w:val="24"/>
          <w:lang w:val="en-CA" w:eastAsia="zh-CN"/>
        </w:rPr>
        <w:t xml:space="preserve"> (H</w:t>
      </w:r>
      <w:r w:rsidRPr="00B81D03">
        <w:rPr>
          <w:rFonts w:hint="eastAsia"/>
          <w:szCs w:val="24"/>
          <w:vertAlign w:val="superscript"/>
          <w:lang w:val="en-CA" w:eastAsia="zh-CN"/>
        </w:rPr>
        <w:t>+</w:t>
      </w:r>
      <w:r>
        <w:rPr>
          <w:rFonts w:hint="eastAsia"/>
          <w:szCs w:val="24"/>
          <w:lang w:val="en-CA" w:eastAsia="zh-CN"/>
        </w:rPr>
        <w:t xml:space="preserve">) and </w:t>
      </w:r>
      <w:r>
        <w:rPr>
          <w:rFonts w:hint="eastAsia"/>
          <w:lang w:eastAsia="zh-CN"/>
        </w:rPr>
        <w:t>1</w:t>
      </w:r>
      <w:r w:rsidRPr="00F179B8">
        <w:t>.0×10</w:t>
      </w:r>
      <w:r w:rsidRPr="00F179B8">
        <w:rPr>
          <w:vertAlign w:val="superscript"/>
        </w:rPr>
        <w:t>-</w:t>
      </w:r>
      <w:r>
        <w:rPr>
          <w:rFonts w:hint="eastAsia"/>
          <w:vertAlign w:val="superscript"/>
          <w:lang w:eastAsia="zh-CN"/>
        </w:rPr>
        <w:t xml:space="preserve">2 </w:t>
      </w:r>
      <w:r w:rsidRPr="004D0C37">
        <w:rPr>
          <w:color w:val="000000"/>
          <w:lang w:eastAsia="en-CA"/>
        </w:rPr>
        <w:t>mol L</w:t>
      </w:r>
      <w:r w:rsidRPr="004D0C37">
        <w:rPr>
          <w:color w:val="000000"/>
          <w:vertAlign w:val="superscript"/>
          <w:lang w:eastAsia="en-CA"/>
        </w:rPr>
        <w:t>-1</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sidRPr="00B81D03">
        <w:rPr>
          <w:rFonts w:hint="eastAsia"/>
          <w:szCs w:val="24"/>
          <w:lang w:val="en-CA" w:eastAsia="zh-CN"/>
        </w:rPr>
        <w:t>)</w:t>
      </w:r>
      <w:r>
        <w:rPr>
          <w:rFonts w:hint="eastAsia"/>
          <w:szCs w:val="24"/>
          <w:lang w:val="en-CA" w:eastAsia="zh-CN"/>
        </w:rPr>
        <w:t xml:space="preserve"> , after that, </w:t>
      </w:r>
      <w:r w:rsidR="00221636">
        <w:rPr>
          <w:szCs w:val="24"/>
          <w:lang w:val="en-CA" w:eastAsia="zh-CN"/>
        </w:rPr>
        <w:t xml:space="preserve">the concentrations at the boundary </w:t>
      </w:r>
      <w:r>
        <w:rPr>
          <w:rFonts w:hint="eastAsia"/>
          <w:szCs w:val="24"/>
          <w:lang w:val="en-CA" w:eastAsia="zh-CN"/>
        </w:rPr>
        <w:t>decrease to the initial concentrations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_Ref362938587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25</w:t>
      </w:r>
      <w:r w:rsidR="005F5019">
        <w:rPr>
          <w:szCs w:val="24"/>
          <w:lang w:val="en-CA" w:eastAsia="zh-CN"/>
        </w:rPr>
        <w:fldChar w:fldCharType="end"/>
      </w:r>
      <w:r>
        <w:rPr>
          <w:rFonts w:hint="eastAsia"/>
          <w:szCs w:val="24"/>
          <w:lang w:val="en-CA" w:eastAsia="zh-CN"/>
        </w:rPr>
        <w:t xml:space="preserve"> and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_Ref362947100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Figure </w:t>
      </w:r>
      <w:r w:rsidR="00B560DA">
        <w:rPr>
          <w:noProof/>
        </w:rPr>
        <w:t>3</w:t>
      </w:r>
      <w:r w:rsidR="00B560DA">
        <w:t>.</w:t>
      </w:r>
      <w:r w:rsidR="00B560DA">
        <w:rPr>
          <w:noProof/>
        </w:rPr>
        <w:t>21</w:t>
      </w:r>
      <w:r w:rsidR="005F5019">
        <w:rPr>
          <w:szCs w:val="24"/>
          <w:lang w:val="en-CA" w:eastAsia="zh-CN"/>
        </w:rPr>
        <w:fldChar w:fldCharType="end"/>
      </w:r>
      <w:r>
        <w:rPr>
          <w:rFonts w:hint="eastAsia"/>
          <w:szCs w:val="24"/>
          <w:lang w:val="en-CA" w:eastAsia="zh-CN"/>
        </w:rPr>
        <w:t xml:space="preserve"> </w:t>
      </w:r>
      <w:r w:rsidR="00221636">
        <w:rPr>
          <w:szCs w:val="24"/>
          <w:lang w:val="en-CA" w:eastAsia="zh-CN"/>
        </w:rPr>
        <w:t>- upper panel</w:t>
      </w:r>
      <w:r>
        <w:rPr>
          <w:rFonts w:hint="eastAsia"/>
          <w:szCs w:val="24"/>
          <w:lang w:val="en-CA" w:eastAsia="zh-CN"/>
        </w:rPr>
        <w:t>)</w:t>
      </w:r>
      <w:r w:rsidR="004474F5">
        <w:rPr>
          <w:rFonts w:hint="eastAsia"/>
          <w:szCs w:val="24"/>
          <w:lang w:val="en-CA" w:eastAsia="zh-CN"/>
        </w:rPr>
        <w:t xml:space="preserve">.  </w:t>
      </w:r>
    </w:p>
    <w:p w14:paraId="21BDEF5F" w14:textId="77777777" w:rsidR="00C51263" w:rsidRPr="00C51263" w:rsidRDefault="00C51263" w:rsidP="001E58EB">
      <w:pPr>
        <w:rPr>
          <w:sz w:val="16"/>
          <w:szCs w:val="16"/>
          <w:lang w:eastAsia="zh-CN"/>
        </w:rPr>
      </w:pPr>
    </w:p>
    <w:p w14:paraId="0E94C7C9" w14:textId="04B67ABB" w:rsidR="001E58EB" w:rsidRPr="00D01725" w:rsidRDefault="001E58EB" w:rsidP="001E58EB">
      <w:pPr>
        <w:pStyle w:val="StyleCaptionTableCaptionBold"/>
        <w:rPr>
          <w:lang w:eastAsia="zh-CN"/>
        </w:rPr>
      </w:pPr>
      <w:bookmarkStart w:id="935" w:name="_Ref362938587"/>
      <w:bookmarkStart w:id="936" w:name="_Toc520374966"/>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25</w:t>
      </w:r>
      <w:r w:rsidR="00FE1AD3">
        <w:fldChar w:fldCharType="end"/>
      </w:r>
      <w:bookmarkEnd w:id="935"/>
      <w:r w:rsidR="004C28A7">
        <w:t xml:space="preserve">: </w:t>
      </w:r>
      <w:r w:rsidRPr="00ED3698">
        <w:t xml:space="preserve">Initial &amp; boundary hydraulic and reactive transport conditions for benchmark </w:t>
      </w:r>
      <w:r>
        <w:rPr>
          <w:rFonts w:hint="eastAsia"/>
          <w:lang w:eastAsia="zh-CN"/>
        </w:rPr>
        <w:t>transrc</w:t>
      </w:r>
      <w:bookmarkEnd w:id="936"/>
    </w:p>
    <w:tbl>
      <w:tblPr>
        <w:tblW w:w="4351" w:type="pct"/>
        <w:jc w:val="center"/>
        <w:tblBorders>
          <w:top w:val="single" w:sz="4" w:space="0" w:color="auto"/>
          <w:bottom w:val="single" w:sz="4" w:space="0" w:color="auto"/>
        </w:tblBorders>
        <w:tblLook w:val="04A0" w:firstRow="1" w:lastRow="0" w:firstColumn="1" w:lastColumn="0" w:noHBand="0" w:noVBand="1"/>
      </w:tblPr>
      <w:tblGrid>
        <w:gridCol w:w="1566"/>
        <w:gridCol w:w="1864"/>
        <w:gridCol w:w="1058"/>
        <w:gridCol w:w="1058"/>
        <w:gridCol w:w="963"/>
        <w:gridCol w:w="1010"/>
      </w:tblGrid>
      <w:tr w:rsidR="00221636" w:rsidRPr="009A65AE" w14:paraId="69136921" w14:textId="77777777" w:rsidTr="00221636">
        <w:trPr>
          <w:trHeight w:val="300"/>
          <w:jc w:val="center"/>
        </w:trPr>
        <w:tc>
          <w:tcPr>
            <w:tcW w:w="1016" w:type="pct"/>
            <w:tcBorders>
              <w:bottom w:val="single" w:sz="4" w:space="0" w:color="auto"/>
            </w:tcBorders>
            <w:shd w:val="clear" w:color="auto" w:fill="D9D9D9"/>
            <w:noWrap/>
            <w:vAlign w:val="center"/>
            <w:hideMark/>
          </w:tcPr>
          <w:p w14:paraId="7CC12D4D" w14:textId="77777777" w:rsidR="00221636" w:rsidRPr="009A65AE" w:rsidRDefault="00221636" w:rsidP="009267EC">
            <w:pPr>
              <w:spacing w:before="0" w:after="0"/>
              <w:jc w:val="left"/>
              <w:rPr>
                <w:b/>
                <w:color w:val="000000"/>
                <w:lang w:eastAsia="en-CA"/>
              </w:rPr>
            </w:pPr>
            <w:r w:rsidRPr="009A65AE">
              <w:rPr>
                <w:b/>
                <w:color w:val="000000"/>
                <w:lang w:eastAsia="en-CA"/>
              </w:rPr>
              <w:t>Parameter</w:t>
            </w:r>
          </w:p>
        </w:tc>
        <w:tc>
          <w:tcPr>
            <w:tcW w:w="1209" w:type="pct"/>
            <w:tcBorders>
              <w:bottom w:val="single" w:sz="4" w:space="0" w:color="auto"/>
            </w:tcBorders>
            <w:shd w:val="clear" w:color="auto" w:fill="D9D9D9"/>
            <w:noWrap/>
            <w:vAlign w:val="center"/>
            <w:hideMark/>
          </w:tcPr>
          <w:p w14:paraId="19F3E786" w14:textId="77777777" w:rsidR="00221636" w:rsidRPr="009A65AE" w:rsidRDefault="00221636" w:rsidP="009267EC">
            <w:pPr>
              <w:spacing w:before="0" w:after="0"/>
              <w:jc w:val="center"/>
              <w:rPr>
                <w:b/>
                <w:color w:val="000000"/>
                <w:lang w:eastAsia="zh-CN"/>
              </w:rPr>
            </w:pPr>
            <w:r w:rsidRPr="009A65AE">
              <w:rPr>
                <w:b/>
                <w:color w:val="000000"/>
                <w:lang w:eastAsia="en-CA"/>
              </w:rPr>
              <w:t>I</w:t>
            </w:r>
            <w:r>
              <w:rPr>
                <w:rFonts w:hint="eastAsia"/>
                <w:b/>
                <w:color w:val="000000"/>
                <w:lang w:eastAsia="zh-CN"/>
              </w:rPr>
              <w:t>nitial condition</w:t>
            </w:r>
          </w:p>
        </w:tc>
        <w:tc>
          <w:tcPr>
            <w:tcW w:w="2067" w:type="pct"/>
            <w:gridSpan w:val="3"/>
            <w:tcBorders>
              <w:bottom w:val="single" w:sz="4" w:space="0" w:color="auto"/>
            </w:tcBorders>
            <w:shd w:val="clear" w:color="auto" w:fill="D9D9D9"/>
            <w:vAlign w:val="center"/>
          </w:tcPr>
          <w:p w14:paraId="3D05BF98" w14:textId="77777777" w:rsidR="00221636" w:rsidRPr="009A65AE" w:rsidRDefault="00221636" w:rsidP="009267EC">
            <w:pPr>
              <w:spacing w:before="0" w:after="0"/>
              <w:jc w:val="center"/>
              <w:rPr>
                <w:b/>
                <w:color w:val="000000"/>
                <w:lang w:eastAsia="zh-CN"/>
              </w:rPr>
            </w:pPr>
            <w:r>
              <w:rPr>
                <w:rFonts w:hint="eastAsia"/>
                <w:b/>
                <w:color w:val="000000"/>
                <w:lang w:eastAsia="zh-CN"/>
              </w:rPr>
              <w:t>Boundary conditions</w:t>
            </w:r>
          </w:p>
        </w:tc>
        <w:tc>
          <w:tcPr>
            <w:tcW w:w="707" w:type="pct"/>
            <w:tcBorders>
              <w:bottom w:val="single" w:sz="4" w:space="0" w:color="auto"/>
            </w:tcBorders>
            <w:shd w:val="clear" w:color="auto" w:fill="D9D9D9"/>
            <w:noWrap/>
            <w:vAlign w:val="center"/>
            <w:hideMark/>
          </w:tcPr>
          <w:p w14:paraId="209401BD" w14:textId="77777777" w:rsidR="00221636" w:rsidRPr="009A65AE" w:rsidRDefault="00221636" w:rsidP="009267EC">
            <w:pPr>
              <w:spacing w:before="0" w:after="0"/>
              <w:jc w:val="center"/>
              <w:rPr>
                <w:b/>
                <w:color w:val="000000"/>
                <w:lang w:eastAsia="en-CA"/>
              </w:rPr>
            </w:pPr>
            <w:r w:rsidRPr="009A65AE">
              <w:rPr>
                <w:b/>
                <w:color w:val="000000"/>
                <w:lang w:eastAsia="en-CA"/>
              </w:rPr>
              <w:t>Unit</w:t>
            </w:r>
          </w:p>
        </w:tc>
      </w:tr>
      <w:tr w:rsidR="00221636" w:rsidRPr="00ED3698" w14:paraId="45DB58EC" w14:textId="77777777" w:rsidTr="00221636">
        <w:trPr>
          <w:trHeight w:val="300"/>
          <w:jc w:val="center"/>
        </w:trPr>
        <w:tc>
          <w:tcPr>
            <w:tcW w:w="2226" w:type="pct"/>
            <w:gridSpan w:val="2"/>
            <w:tcBorders>
              <w:top w:val="single" w:sz="4" w:space="0" w:color="auto"/>
              <w:bottom w:val="single" w:sz="4" w:space="0" w:color="auto"/>
            </w:tcBorders>
            <w:shd w:val="clear" w:color="auto" w:fill="auto"/>
            <w:noWrap/>
            <w:vAlign w:val="center"/>
          </w:tcPr>
          <w:p w14:paraId="28B4FD0B" w14:textId="77777777" w:rsidR="00221636" w:rsidRPr="00ED3698" w:rsidRDefault="00221636" w:rsidP="009267EC">
            <w:pPr>
              <w:spacing w:before="0" w:after="0"/>
              <w:jc w:val="left"/>
            </w:pPr>
          </w:p>
        </w:tc>
        <w:tc>
          <w:tcPr>
            <w:tcW w:w="1442" w:type="pct"/>
            <w:gridSpan w:val="2"/>
            <w:tcBorders>
              <w:top w:val="single" w:sz="4" w:space="0" w:color="auto"/>
              <w:bottom w:val="single" w:sz="4" w:space="0" w:color="auto"/>
            </w:tcBorders>
            <w:vAlign w:val="center"/>
          </w:tcPr>
          <w:p w14:paraId="425C519C" w14:textId="77777777" w:rsidR="00221636" w:rsidRDefault="00221636" w:rsidP="009267EC">
            <w:pPr>
              <w:spacing w:before="0" w:after="0"/>
              <w:jc w:val="center"/>
              <w:rPr>
                <w:color w:val="000000"/>
                <w:lang w:eastAsia="zh-CN"/>
              </w:rPr>
            </w:pPr>
            <w:r>
              <w:rPr>
                <w:rFonts w:hint="eastAsia"/>
                <w:color w:val="000000"/>
                <w:lang w:eastAsia="zh-CN"/>
              </w:rPr>
              <w:t>inflow</w:t>
            </w:r>
          </w:p>
        </w:tc>
        <w:tc>
          <w:tcPr>
            <w:tcW w:w="625" w:type="pct"/>
            <w:tcBorders>
              <w:top w:val="single" w:sz="4" w:space="0" w:color="auto"/>
              <w:bottom w:val="single" w:sz="4" w:space="0" w:color="auto"/>
            </w:tcBorders>
            <w:vAlign w:val="center"/>
          </w:tcPr>
          <w:p w14:paraId="6AB39381" w14:textId="77777777" w:rsidR="00221636" w:rsidRPr="00ED3698" w:rsidRDefault="00221636" w:rsidP="009267EC">
            <w:pPr>
              <w:spacing w:before="0" w:after="0"/>
              <w:jc w:val="center"/>
              <w:rPr>
                <w:color w:val="000000"/>
                <w:lang w:eastAsia="zh-CN"/>
              </w:rPr>
            </w:pPr>
            <w:r>
              <w:rPr>
                <w:rFonts w:hint="eastAsia"/>
                <w:color w:val="000000"/>
                <w:lang w:eastAsia="zh-CN"/>
              </w:rPr>
              <w:t>outflow</w:t>
            </w:r>
          </w:p>
        </w:tc>
        <w:tc>
          <w:tcPr>
            <w:tcW w:w="707" w:type="pct"/>
            <w:tcBorders>
              <w:top w:val="single" w:sz="4" w:space="0" w:color="auto"/>
              <w:bottom w:val="single" w:sz="4" w:space="0" w:color="auto"/>
            </w:tcBorders>
            <w:shd w:val="clear" w:color="auto" w:fill="auto"/>
            <w:noWrap/>
            <w:vAlign w:val="center"/>
          </w:tcPr>
          <w:p w14:paraId="062EA0CC" w14:textId="77777777" w:rsidR="00221636" w:rsidRPr="00ED3698" w:rsidRDefault="00221636" w:rsidP="009267EC">
            <w:pPr>
              <w:spacing w:before="0" w:after="0"/>
              <w:jc w:val="center"/>
              <w:rPr>
                <w:color w:val="000000"/>
                <w:lang w:eastAsia="en-CA"/>
              </w:rPr>
            </w:pPr>
          </w:p>
        </w:tc>
      </w:tr>
      <w:tr w:rsidR="00221636" w:rsidRPr="00ED3698" w14:paraId="0CEFA4B6" w14:textId="77777777" w:rsidTr="00221636">
        <w:trPr>
          <w:trHeight w:val="300"/>
          <w:jc w:val="center"/>
        </w:trPr>
        <w:tc>
          <w:tcPr>
            <w:tcW w:w="1016" w:type="pct"/>
            <w:tcBorders>
              <w:top w:val="single" w:sz="4" w:space="0" w:color="auto"/>
              <w:bottom w:val="single" w:sz="4" w:space="0" w:color="auto"/>
            </w:tcBorders>
            <w:shd w:val="clear" w:color="auto" w:fill="auto"/>
            <w:noWrap/>
            <w:vAlign w:val="center"/>
          </w:tcPr>
          <w:p w14:paraId="0AEF3306" w14:textId="77777777" w:rsidR="00221636" w:rsidRDefault="00221636" w:rsidP="009267EC">
            <w:pPr>
              <w:spacing w:before="0" w:after="0"/>
              <w:jc w:val="left"/>
              <w:rPr>
                <w:i/>
                <w:color w:val="000000"/>
                <w:sz w:val="22"/>
                <w:szCs w:val="22"/>
              </w:rPr>
            </w:pPr>
            <w:r>
              <w:rPr>
                <w:i/>
                <w:color w:val="000000"/>
                <w:sz w:val="22"/>
                <w:szCs w:val="22"/>
              </w:rPr>
              <w:t>Aqueous phase</w:t>
            </w:r>
          </w:p>
        </w:tc>
        <w:tc>
          <w:tcPr>
            <w:tcW w:w="1209" w:type="pct"/>
            <w:tcBorders>
              <w:top w:val="single" w:sz="4" w:space="0" w:color="auto"/>
              <w:bottom w:val="single" w:sz="4" w:space="0" w:color="auto"/>
            </w:tcBorders>
            <w:shd w:val="clear" w:color="auto" w:fill="auto"/>
            <w:noWrap/>
            <w:vAlign w:val="center"/>
          </w:tcPr>
          <w:p w14:paraId="15852621" w14:textId="77777777" w:rsidR="00221636" w:rsidRPr="00ED3698" w:rsidRDefault="00221636" w:rsidP="009267EC">
            <w:pPr>
              <w:spacing w:before="0" w:after="0"/>
              <w:jc w:val="center"/>
            </w:pPr>
          </w:p>
        </w:tc>
        <w:tc>
          <w:tcPr>
            <w:tcW w:w="755" w:type="pct"/>
            <w:tcBorders>
              <w:top w:val="single" w:sz="4" w:space="0" w:color="auto"/>
              <w:bottom w:val="single" w:sz="4" w:space="0" w:color="auto"/>
            </w:tcBorders>
            <w:vAlign w:val="center"/>
          </w:tcPr>
          <w:p w14:paraId="30147543" w14:textId="77777777" w:rsidR="00221636" w:rsidRDefault="00221636" w:rsidP="009267EC">
            <w:pPr>
              <w:spacing w:before="0" w:after="0"/>
              <w:ind w:right="-16" w:hanging="108"/>
              <w:jc w:val="center"/>
              <w:rPr>
                <w:lang w:eastAsia="zh-CN"/>
              </w:rPr>
            </w:pPr>
            <w:r>
              <w:rPr>
                <w:rFonts w:hint="eastAsia"/>
                <w:lang w:eastAsia="zh-CN"/>
              </w:rPr>
              <w:t>0 to 0.5 day</w:t>
            </w:r>
          </w:p>
        </w:tc>
        <w:tc>
          <w:tcPr>
            <w:tcW w:w="687" w:type="pct"/>
            <w:tcBorders>
              <w:top w:val="single" w:sz="4" w:space="0" w:color="auto"/>
              <w:bottom w:val="single" w:sz="4" w:space="0" w:color="auto"/>
            </w:tcBorders>
            <w:vAlign w:val="center"/>
          </w:tcPr>
          <w:p w14:paraId="1BE36ACD" w14:textId="77777777" w:rsidR="00221636" w:rsidRDefault="00221636" w:rsidP="009267EC">
            <w:pPr>
              <w:spacing w:before="0" w:after="0"/>
              <w:jc w:val="center"/>
              <w:rPr>
                <w:color w:val="000000"/>
                <w:lang w:eastAsia="zh-CN"/>
              </w:rPr>
            </w:pPr>
            <w:r>
              <w:rPr>
                <w:rFonts w:hint="eastAsia"/>
                <w:color w:val="000000"/>
                <w:lang w:eastAsia="zh-CN"/>
              </w:rPr>
              <w:t>&gt;0.5</w:t>
            </w:r>
            <w:r>
              <w:rPr>
                <w:color w:val="000000"/>
                <w:lang w:eastAsia="zh-CN"/>
              </w:rPr>
              <w:t> </w:t>
            </w:r>
            <w:r>
              <w:rPr>
                <w:rFonts w:hint="eastAsia"/>
                <w:color w:val="000000"/>
                <w:lang w:eastAsia="zh-CN"/>
              </w:rPr>
              <w:t>day</w:t>
            </w:r>
          </w:p>
        </w:tc>
        <w:tc>
          <w:tcPr>
            <w:tcW w:w="625" w:type="pct"/>
            <w:tcBorders>
              <w:top w:val="single" w:sz="4" w:space="0" w:color="auto"/>
              <w:bottom w:val="single" w:sz="4" w:space="0" w:color="auto"/>
            </w:tcBorders>
            <w:vAlign w:val="center"/>
          </w:tcPr>
          <w:p w14:paraId="7E84FDAE" w14:textId="77777777" w:rsidR="00221636" w:rsidRDefault="00221636" w:rsidP="009267EC">
            <w:pPr>
              <w:spacing w:before="0" w:after="0"/>
              <w:jc w:val="center"/>
              <w:rPr>
                <w:color w:val="000000"/>
                <w:lang w:eastAsia="zh-CN"/>
              </w:rPr>
            </w:pPr>
          </w:p>
        </w:tc>
        <w:tc>
          <w:tcPr>
            <w:tcW w:w="707" w:type="pct"/>
            <w:tcBorders>
              <w:top w:val="single" w:sz="4" w:space="0" w:color="auto"/>
              <w:bottom w:val="single" w:sz="4" w:space="0" w:color="auto"/>
            </w:tcBorders>
            <w:shd w:val="clear" w:color="auto" w:fill="auto"/>
            <w:noWrap/>
            <w:vAlign w:val="center"/>
          </w:tcPr>
          <w:p w14:paraId="4F04F9CA" w14:textId="77777777" w:rsidR="00221636" w:rsidRPr="00ED3698" w:rsidRDefault="00221636" w:rsidP="009267EC">
            <w:pPr>
              <w:spacing w:before="0" w:after="0"/>
              <w:jc w:val="center"/>
              <w:rPr>
                <w:color w:val="000000"/>
                <w:lang w:eastAsia="en-CA"/>
              </w:rPr>
            </w:pPr>
          </w:p>
        </w:tc>
      </w:tr>
      <w:tr w:rsidR="00221636" w:rsidRPr="00ED3698" w14:paraId="0593F20F" w14:textId="77777777" w:rsidTr="00221636">
        <w:trPr>
          <w:trHeight w:val="300"/>
          <w:jc w:val="center"/>
        </w:trPr>
        <w:tc>
          <w:tcPr>
            <w:tcW w:w="1016" w:type="pct"/>
            <w:tcBorders>
              <w:top w:val="single" w:sz="4" w:space="0" w:color="auto"/>
              <w:bottom w:val="nil"/>
            </w:tcBorders>
            <w:shd w:val="clear" w:color="auto" w:fill="auto"/>
            <w:noWrap/>
            <w:vAlign w:val="center"/>
          </w:tcPr>
          <w:p w14:paraId="608E83ED" w14:textId="77777777" w:rsidR="00221636" w:rsidRDefault="00221636" w:rsidP="009267EC">
            <w:pPr>
              <w:spacing w:before="0" w:after="0"/>
              <w:ind w:left="318" w:hanging="318"/>
              <w:jc w:val="left"/>
              <w:rPr>
                <w:lang w:eastAsia="zh-CN"/>
              </w:rPr>
            </w:pPr>
            <w:r>
              <w:rPr>
                <w:rFonts w:hint="eastAsia"/>
                <w:lang w:eastAsia="zh-CN"/>
              </w:rPr>
              <w:t>H</w:t>
            </w:r>
            <w:r>
              <w:rPr>
                <w:rFonts w:hint="eastAsia"/>
                <w:vertAlign w:val="superscript"/>
                <w:lang w:eastAsia="zh-CN"/>
              </w:rPr>
              <w:t>+</w:t>
            </w:r>
          </w:p>
        </w:tc>
        <w:tc>
          <w:tcPr>
            <w:tcW w:w="1209" w:type="pct"/>
            <w:tcBorders>
              <w:top w:val="single" w:sz="4" w:space="0" w:color="auto"/>
              <w:bottom w:val="nil"/>
            </w:tcBorders>
            <w:shd w:val="clear" w:color="auto" w:fill="auto"/>
            <w:noWrap/>
            <w:vAlign w:val="center"/>
          </w:tcPr>
          <w:p w14:paraId="56680293" w14:textId="77777777" w:rsidR="00221636" w:rsidRPr="009875B3" w:rsidRDefault="00221636" w:rsidP="009267EC">
            <w:pPr>
              <w:spacing w:before="0" w:after="0"/>
              <w:jc w:val="center"/>
            </w:pPr>
            <w:r>
              <w:rPr>
                <w:rFonts w:hint="eastAsia"/>
                <w:lang w:eastAsia="zh-CN"/>
              </w:rPr>
              <w:t>2</w:t>
            </w:r>
            <w:r w:rsidRPr="00F179B8">
              <w:t>.0×10</w:t>
            </w:r>
            <w:r w:rsidRPr="00F179B8">
              <w:rPr>
                <w:vertAlign w:val="superscript"/>
              </w:rPr>
              <w:t>-</w:t>
            </w:r>
            <w:r>
              <w:rPr>
                <w:rFonts w:hint="eastAsia"/>
                <w:vertAlign w:val="superscript"/>
                <w:lang w:eastAsia="zh-CN"/>
              </w:rPr>
              <w:t>7</w:t>
            </w:r>
          </w:p>
        </w:tc>
        <w:tc>
          <w:tcPr>
            <w:tcW w:w="755" w:type="pct"/>
            <w:tcBorders>
              <w:top w:val="single" w:sz="4" w:space="0" w:color="auto"/>
              <w:bottom w:val="nil"/>
            </w:tcBorders>
            <w:vAlign w:val="center"/>
          </w:tcPr>
          <w:p w14:paraId="6F379552" w14:textId="77777777" w:rsidR="00221636" w:rsidRPr="009875B3" w:rsidRDefault="00221636" w:rsidP="009267EC">
            <w:pPr>
              <w:spacing w:before="0" w:after="0"/>
              <w:jc w:val="center"/>
            </w:pPr>
            <w:r>
              <w:rPr>
                <w:rFonts w:hint="eastAsia"/>
                <w:lang w:eastAsia="zh-CN"/>
              </w:rPr>
              <w:t>2</w:t>
            </w:r>
            <w:r w:rsidRPr="00F179B8">
              <w:t>.0×10</w:t>
            </w:r>
            <w:r w:rsidRPr="00F179B8">
              <w:rPr>
                <w:vertAlign w:val="superscript"/>
              </w:rPr>
              <w:t>-</w:t>
            </w:r>
            <w:r>
              <w:rPr>
                <w:rFonts w:hint="eastAsia"/>
                <w:vertAlign w:val="superscript"/>
                <w:lang w:eastAsia="zh-CN"/>
              </w:rPr>
              <w:t>2</w:t>
            </w:r>
          </w:p>
        </w:tc>
        <w:tc>
          <w:tcPr>
            <w:tcW w:w="687" w:type="pct"/>
            <w:tcBorders>
              <w:top w:val="single" w:sz="4" w:space="0" w:color="auto"/>
              <w:bottom w:val="nil"/>
            </w:tcBorders>
            <w:vAlign w:val="center"/>
          </w:tcPr>
          <w:p w14:paraId="4268556A" w14:textId="77777777" w:rsidR="00221636" w:rsidRPr="009875B3" w:rsidRDefault="00221636" w:rsidP="009267EC">
            <w:pPr>
              <w:spacing w:before="0" w:after="0"/>
              <w:jc w:val="center"/>
            </w:pPr>
            <w:r>
              <w:rPr>
                <w:rFonts w:hint="eastAsia"/>
                <w:lang w:eastAsia="zh-CN"/>
              </w:rPr>
              <w:t>2</w:t>
            </w:r>
            <w:r w:rsidRPr="00F179B8">
              <w:t>.0×10</w:t>
            </w:r>
            <w:r w:rsidRPr="00F179B8">
              <w:rPr>
                <w:vertAlign w:val="superscript"/>
              </w:rPr>
              <w:t>-</w:t>
            </w:r>
            <w:r>
              <w:rPr>
                <w:rFonts w:hint="eastAsia"/>
                <w:vertAlign w:val="superscript"/>
                <w:lang w:eastAsia="zh-CN"/>
              </w:rPr>
              <w:t>7</w:t>
            </w:r>
          </w:p>
        </w:tc>
        <w:tc>
          <w:tcPr>
            <w:tcW w:w="625" w:type="pct"/>
            <w:vMerge w:val="restart"/>
            <w:tcBorders>
              <w:top w:val="single" w:sz="4" w:space="0" w:color="auto"/>
            </w:tcBorders>
            <w:vAlign w:val="center"/>
          </w:tcPr>
          <w:p w14:paraId="37A18944" w14:textId="77777777" w:rsidR="00221636" w:rsidRPr="00ED3698" w:rsidRDefault="00221636" w:rsidP="009267EC">
            <w:pPr>
              <w:spacing w:before="0" w:after="0"/>
              <w:jc w:val="center"/>
              <w:rPr>
                <w:color w:val="000000"/>
                <w:lang w:eastAsia="en-CA"/>
              </w:rPr>
            </w:pPr>
            <w:r>
              <w:rPr>
                <w:color w:val="000000"/>
                <w:lang w:eastAsia="en-CA"/>
              </w:rPr>
              <w:t>(free exit)</w:t>
            </w:r>
          </w:p>
        </w:tc>
        <w:tc>
          <w:tcPr>
            <w:tcW w:w="707" w:type="pct"/>
            <w:tcBorders>
              <w:top w:val="single" w:sz="4" w:space="0" w:color="auto"/>
              <w:bottom w:val="nil"/>
            </w:tcBorders>
            <w:shd w:val="clear" w:color="auto" w:fill="auto"/>
            <w:noWrap/>
            <w:vAlign w:val="center"/>
            <w:hideMark/>
          </w:tcPr>
          <w:p w14:paraId="4B1BD3AA" w14:textId="77777777" w:rsidR="00221636" w:rsidRDefault="00221636" w:rsidP="00221636">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1636" w:rsidRPr="00ED3698" w14:paraId="59EDF1B9" w14:textId="77777777" w:rsidTr="00221636">
        <w:trPr>
          <w:trHeight w:val="300"/>
          <w:jc w:val="center"/>
        </w:trPr>
        <w:tc>
          <w:tcPr>
            <w:tcW w:w="1016" w:type="pct"/>
            <w:tcBorders>
              <w:top w:val="nil"/>
              <w:bottom w:val="nil"/>
            </w:tcBorders>
            <w:shd w:val="clear" w:color="auto" w:fill="auto"/>
            <w:noWrap/>
            <w:vAlign w:val="center"/>
          </w:tcPr>
          <w:p w14:paraId="17B9E000" w14:textId="77777777" w:rsidR="00221636" w:rsidRDefault="00221636" w:rsidP="009267EC">
            <w:pPr>
              <w:spacing w:before="0" w:after="0"/>
              <w:ind w:left="318" w:hanging="318"/>
              <w:jc w:val="left"/>
              <w:rPr>
                <w:lang w:val="en-CA" w:eastAsia="zh-CN"/>
              </w:rPr>
            </w:pPr>
            <w:r>
              <w:rPr>
                <w:rFonts w:hint="eastAsia"/>
                <w:szCs w:val="24"/>
                <w:lang w:val="en-CA" w:eastAsia="zh-CN"/>
              </w:rPr>
              <w:t>CO</w:t>
            </w:r>
            <w:r>
              <w:rPr>
                <w:rFonts w:hint="eastAsia"/>
                <w:szCs w:val="24"/>
                <w:vertAlign w:val="subscript"/>
                <w:lang w:val="en-CA" w:eastAsia="zh-CN"/>
              </w:rPr>
              <w:t>3</w:t>
            </w:r>
            <w:r w:rsidRPr="00EE0CC0">
              <w:rPr>
                <w:rFonts w:hint="eastAsia"/>
                <w:szCs w:val="24"/>
                <w:vertAlign w:val="superscript"/>
                <w:lang w:val="en-CA" w:eastAsia="zh-CN"/>
              </w:rPr>
              <w:t>2-</w:t>
            </w:r>
          </w:p>
        </w:tc>
        <w:tc>
          <w:tcPr>
            <w:tcW w:w="1209" w:type="pct"/>
            <w:tcBorders>
              <w:top w:val="nil"/>
              <w:bottom w:val="nil"/>
            </w:tcBorders>
            <w:shd w:val="clear" w:color="auto" w:fill="auto"/>
            <w:noWrap/>
            <w:vAlign w:val="center"/>
          </w:tcPr>
          <w:p w14:paraId="50D31C77" w14:textId="77777777" w:rsidR="00221636" w:rsidRDefault="00221636" w:rsidP="009267EC">
            <w:pPr>
              <w:spacing w:before="0" w:after="0"/>
              <w:jc w:val="center"/>
            </w:pPr>
            <w:r w:rsidRPr="00F179B8">
              <w:t>1.0×10</w:t>
            </w:r>
            <w:r w:rsidRPr="00F179B8">
              <w:rPr>
                <w:vertAlign w:val="superscript"/>
              </w:rPr>
              <w:t>-</w:t>
            </w:r>
            <w:r>
              <w:rPr>
                <w:rFonts w:hint="eastAsia"/>
                <w:vertAlign w:val="superscript"/>
                <w:lang w:eastAsia="zh-CN"/>
              </w:rPr>
              <w:t>7</w:t>
            </w:r>
          </w:p>
        </w:tc>
        <w:tc>
          <w:tcPr>
            <w:tcW w:w="755" w:type="pct"/>
            <w:tcBorders>
              <w:top w:val="nil"/>
              <w:bottom w:val="nil"/>
            </w:tcBorders>
            <w:vAlign w:val="center"/>
          </w:tcPr>
          <w:p w14:paraId="4DF7F179" w14:textId="77777777" w:rsidR="00221636" w:rsidRDefault="00221636" w:rsidP="009267EC">
            <w:pPr>
              <w:spacing w:before="0" w:after="0"/>
              <w:jc w:val="center"/>
            </w:pPr>
            <w:r w:rsidRPr="00F179B8">
              <w:t>1.0×10</w:t>
            </w:r>
            <w:r w:rsidRPr="00F179B8">
              <w:rPr>
                <w:vertAlign w:val="superscript"/>
              </w:rPr>
              <w:t>-</w:t>
            </w:r>
            <w:r>
              <w:rPr>
                <w:rFonts w:hint="eastAsia"/>
                <w:vertAlign w:val="superscript"/>
                <w:lang w:eastAsia="zh-CN"/>
              </w:rPr>
              <w:t>2</w:t>
            </w:r>
          </w:p>
        </w:tc>
        <w:tc>
          <w:tcPr>
            <w:tcW w:w="687" w:type="pct"/>
            <w:tcBorders>
              <w:top w:val="nil"/>
              <w:bottom w:val="nil"/>
            </w:tcBorders>
            <w:vAlign w:val="center"/>
          </w:tcPr>
          <w:p w14:paraId="3BF78C8B" w14:textId="77777777" w:rsidR="00221636" w:rsidRDefault="00221636" w:rsidP="009267EC">
            <w:pPr>
              <w:spacing w:before="0" w:after="0"/>
              <w:jc w:val="center"/>
            </w:pPr>
            <w:r w:rsidRPr="00F179B8">
              <w:t>1.0×10</w:t>
            </w:r>
            <w:r w:rsidRPr="00F179B8">
              <w:rPr>
                <w:vertAlign w:val="superscript"/>
              </w:rPr>
              <w:t>-</w:t>
            </w:r>
            <w:r>
              <w:rPr>
                <w:rFonts w:hint="eastAsia"/>
                <w:vertAlign w:val="superscript"/>
                <w:lang w:eastAsia="zh-CN"/>
              </w:rPr>
              <w:t>7</w:t>
            </w:r>
          </w:p>
        </w:tc>
        <w:tc>
          <w:tcPr>
            <w:tcW w:w="625" w:type="pct"/>
            <w:vMerge/>
            <w:tcBorders>
              <w:bottom w:val="nil"/>
            </w:tcBorders>
            <w:vAlign w:val="center"/>
          </w:tcPr>
          <w:p w14:paraId="22D78551" w14:textId="77777777" w:rsidR="00221636" w:rsidRPr="00ED3698" w:rsidRDefault="00221636" w:rsidP="009267EC">
            <w:pPr>
              <w:spacing w:before="0" w:after="0"/>
              <w:jc w:val="center"/>
            </w:pPr>
          </w:p>
        </w:tc>
        <w:tc>
          <w:tcPr>
            <w:tcW w:w="707" w:type="pct"/>
            <w:tcBorders>
              <w:top w:val="nil"/>
              <w:bottom w:val="nil"/>
            </w:tcBorders>
            <w:shd w:val="clear" w:color="auto" w:fill="auto"/>
            <w:noWrap/>
            <w:vAlign w:val="center"/>
          </w:tcPr>
          <w:p w14:paraId="41223F94" w14:textId="77777777" w:rsidR="00221636" w:rsidRDefault="00221636" w:rsidP="00221636">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1636" w:rsidRPr="00ED3698" w14:paraId="55E7300E" w14:textId="77777777" w:rsidTr="00221636">
        <w:trPr>
          <w:trHeight w:val="300"/>
          <w:jc w:val="center"/>
        </w:trPr>
        <w:tc>
          <w:tcPr>
            <w:tcW w:w="2226" w:type="pct"/>
            <w:gridSpan w:val="2"/>
            <w:tcBorders>
              <w:top w:val="single" w:sz="4" w:space="0" w:color="auto"/>
              <w:bottom w:val="nil"/>
            </w:tcBorders>
            <w:shd w:val="clear" w:color="auto" w:fill="auto"/>
            <w:noWrap/>
            <w:vAlign w:val="center"/>
          </w:tcPr>
          <w:p w14:paraId="185F21B2" w14:textId="77777777" w:rsidR="00221636" w:rsidRPr="00ED3698" w:rsidRDefault="00221636" w:rsidP="009267EC">
            <w:pPr>
              <w:spacing w:before="0" w:after="0"/>
              <w:jc w:val="left"/>
            </w:pPr>
            <w:r w:rsidRPr="00ED3698">
              <w:rPr>
                <w:i/>
                <w:color w:val="000000"/>
                <w:sz w:val="22"/>
                <w:szCs w:val="22"/>
              </w:rPr>
              <w:t>Hydraulic condition</w:t>
            </w:r>
          </w:p>
        </w:tc>
        <w:tc>
          <w:tcPr>
            <w:tcW w:w="755" w:type="pct"/>
            <w:tcBorders>
              <w:top w:val="single" w:sz="4" w:space="0" w:color="auto"/>
              <w:bottom w:val="nil"/>
            </w:tcBorders>
            <w:vAlign w:val="center"/>
          </w:tcPr>
          <w:p w14:paraId="149C7B30" w14:textId="77777777" w:rsidR="00221636" w:rsidRPr="00ED3698" w:rsidRDefault="00221636" w:rsidP="009267EC">
            <w:pPr>
              <w:spacing w:before="0" w:after="0"/>
              <w:jc w:val="center"/>
            </w:pPr>
          </w:p>
        </w:tc>
        <w:tc>
          <w:tcPr>
            <w:tcW w:w="687" w:type="pct"/>
            <w:tcBorders>
              <w:top w:val="single" w:sz="4" w:space="0" w:color="auto"/>
              <w:bottom w:val="nil"/>
            </w:tcBorders>
            <w:vAlign w:val="center"/>
          </w:tcPr>
          <w:p w14:paraId="522EABE4" w14:textId="77777777" w:rsidR="00221636" w:rsidRPr="00ED3698" w:rsidRDefault="00221636" w:rsidP="009267EC">
            <w:pPr>
              <w:spacing w:before="0" w:after="0"/>
              <w:jc w:val="center"/>
            </w:pPr>
          </w:p>
        </w:tc>
        <w:tc>
          <w:tcPr>
            <w:tcW w:w="625" w:type="pct"/>
            <w:tcBorders>
              <w:top w:val="single" w:sz="4" w:space="0" w:color="auto"/>
              <w:bottom w:val="nil"/>
            </w:tcBorders>
            <w:vAlign w:val="center"/>
          </w:tcPr>
          <w:p w14:paraId="6385204B" w14:textId="77777777" w:rsidR="00221636" w:rsidRPr="00ED3698" w:rsidRDefault="00221636" w:rsidP="009267EC">
            <w:pPr>
              <w:spacing w:before="0" w:after="0"/>
              <w:jc w:val="center"/>
            </w:pPr>
          </w:p>
        </w:tc>
        <w:tc>
          <w:tcPr>
            <w:tcW w:w="707" w:type="pct"/>
            <w:tcBorders>
              <w:top w:val="single" w:sz="4" w:space="0" w:color="auto"/>
              <w:bottom w:val="nil"/>
            </w:tcBorders>
            <w:shd w:val="clear" w:color="auto" w:fill="auto"/>
            <w:noWrap/>
            <w:vAlign w:val="center"/>
          </w:tcPr>
          <w:p w14:paraId="0534CE9E" w14:textId="77777777" w:rsidR="00221636" w:rsidRPr="00ED3698" w:rsidRDefault="00221636" w:rsidP="009267EC">
            <w:pPr>
              <w:spacing w:before="0" w:after="0"/>
              <w:jc w:val="center"/>
              <w:rPr>
                <w:color w:val="000000"/>
                <w:lang w:eastAsia="en-CA"/>
              </w:rPr>
            </w:pPr>
          </w:p>
        </w:tc>
      </w:tr>
      <w:tr w:rsidR="00221636" w:rsidRPr="00ED3698" w14:paraId="614455C7" w14:textId="77777777" w:rsidTr="00221636">
        <w:trPr>
          <w:trHeight w:val="300"/>
          <w:jc w:val="center"/>
        </w:trPr>
        <w:tc>
          <w:tcPr>
            <w:tcW w:w="1016" w:type="pct"/>
            <w:tcBorders>
              <w:top w:val="nil"/>
              <w:bottom w:val="single" w:sz="4" w:space="0" w:color="auto"/>
            </w:tcBorders>
            <w:shd w:val="clear" w:color="auto" w:fill="auto"/>
            <w:noWrap/>
            <w:vAlign w:val="center"/>
          </w:tcPr>
          <w:p w14:paraId="212B6CD1" w14:textId="77777777" w:rsidR="00221636" w:rsidRPr="00ED3698" w:rsidRDefault="00221636" w:rsidP="009267EC">
            <w:pPr>
              <w:spacing w:before="0" w:after="0"/>
              <w:jc w:val="left"/>
              <w:rPr>
                <w:color w:val="000000"/>
                <w:sz w:val="22"/>
                <w:szCs w:val="22"/>
              </w:rPr>
            </w:pPr>
            <w:r w:rsidRPr="00ED3698">
              <w:rPr>
                <w:color w:val="000000"/>
                <w:sz w:val="22"/>
                <w:szCs w:val="22"/>
              </w:rPr>
              <w:t>Hydraulic head</w:t>
            </w:r>
          </w:p>
        </w:tc>
        <w:tc>
          <w:tcPr>
            <w:tcW w:w="1209" w:type="pct"/>
            <w:tcBorders>
              <w:top w:val="nil"/>
              <w:bottom w:val="single" w:sz="4" w:space="0" w:color="auto"/>
            </w:tcBorders>
            <w:shd w:val="clear" w:color="auto" w:fill="auto"/>
            <w:noWrap/>
            <w:vAlign w:val="center"/>
          </w:tcPr>
          <w:p w14:paraId="19FA5EB3" w14:textId="77777777" w:rsidR="00221636" w:rsidRPr="00ED3698" w:rsidRDefault="00221636" w:rsidP="009267EC">
            <w:pPr>
              <w:spacing w:before="0" w:after="0"/>
              <w:jc w:val="center"/>
              <w:rPr>
                <w:lang w:eastAsia="zh-CN"/>
              </w:rPr>
            </w:pPr>
            <w:r>
              <w:rPr>
                <w:rFonts w:hint="eastAsia"/>
                <w:lang w:eastAsia="zh-CN"/>
              </w:rPr>
              <w:t>0.0</w:t>
            </w:r>
          </w:p>
        </w:tc>
        <w:tc>
          <w:tcPr>
            <w:tcW w:w="755" w:type="pct"/>
            <w:tcBorders>
              <w:top w:val="nil"/>
              <w:bottom w:val="single" w:sz="4" w:space="0" w:color="auto"/>
            </w:tcBorders>
            <w:vAlign w:val="center"/>
          </w:tcPr>
          <w:p w14:paraId="350FCB86" w14:textId="77777777" w:rsidR="00221636" w:rsidRPr="00ED3698" w:rsidRDefault="00221636" w:rsidP="00221636">
            <w:pPr>
              <w:spacing w:before="0" w:after="0"/>
              <w:jc w:val="center"/>
              <w:rPr>
                <w:lang w:eastAsia="zh-CN"/>
              </w:rPr>
            </w:pPr>
            <w:r>
              <w:rPr>
                <w:rFonts w:hint="eastAsia"/>
                <w:lang w:eastAsia="zh-CN"/>
              </w:rPr>
              <w:t>0.0014</w:t>
            </w:r>
            <w:r>
              <w:rPr>
                <w:lang w:eastAsia="zh-CN"/>
              </w:rPr>
              <w:t xml:space="preserve"> (first)</w:t>
            </w:r>
          </w:p>
        </w:tc>
        <w:tc>
          <w:tcPr>
            <w:tcW w:w="687" w:type="pct"/>
            <w:tcBorders>
              <w:top w:val="nil"/>
              <w:bottom w:val="single" w:sz="4" w:space="0" w:color="auto"/>
            </w:tcBorders>
            <w:vAlign w:val="center"/>
          </w:tcPr>
          <w:p w14:paraId="39FFACFF" w14:textId="77777777" w:rsidR="00221636" w:rsidRDefault="00221636" w:rsidP="009267EC">
            <w:pPr>
              <w:spacing w:before="0" w:after="0"/>
              <w:jc w:val="center"/>
              <w:rPr>
                <w:lang w:eastAsia="zh-CN"/>
              </w:rPr>
            </w:pPr>
            <w:r>
              <w:rPr>
                <w:rFonts w:hint="eastAsia"/>
                <w:lang w:eastAsia="zh-CN"/>
              </w:rPr>
              <w:t>0.0014</w:t>
            </w:r>
            <w:r>
              <w:rPr>
                <w:lang w:eastAsia="zh-CN"/>
              </w:rPr>
              <w:t xml:space="preserve"> (first) </w:t>
            </w:r>
          </w:p>
        </w:tc>
        <w:tc>
          <w:tcPr>
            <w:tcW w:w="625" w:type="pct"/>
            <w:tcBorders>
              <w:top w:val="nil"/>
              <w:bottom w:val="single" w:sz="4" w:space="0" w:color="auto"/>
            </w:tcBorders>
            <w:vAlign w:val="center"/>
          </w:tcPr>
          <w:p w14:paraId="209C79E5" w14:textId="77777777" w:rsidR="00221636" w:rsidRPr="00ED3698" w:rsidRDefault="00221636" w:rsidP="009267EC">
            <w:pPr>
              <w:spacing w:before="0" w:after="0"/>
              <w:jc w:val="center"/>
            </w:pPr>
            <w:r>
              <w:rPr>
                <w:rFonts w:hint="eastAsia"/>
                <w:lang w:eastAsia="zh-CN"/>
              </w:rPr>
              <w:t>0.0</w:t>
            </w:r>
            <w:r>
              <w:rPr>
                <w:lang w:eastAsia="zh-CN"/>
              </w:rPr>
              <w:t xml:space="preserve"> (first)</w:t>
            </w:r>
          </w:p>
        </w:tc>
        <w:tc>
          <w:tcPr>
            <w:tcW w:w="707" w:type="pct"/>
            <w:tcBorders>
              <w:top w:val="nil"/>
              <w:bottom w:val="single" w:sz="4" w:space="0" w:color="auto"/>
            </w:tcBorders>
            <w:shd w:val="clear" w:color="auto" w:fill="auto"/>
            <w:noWrap/>
            <w:vAlign w:val="center"/>
          </w:tcPr>
          <w:p w14:paraId="2DFD1611" w14:textId="77777777" w:rsidR="00221636" w:rsidRPr="00ED3698" w:rsidRDefault="00221636" w:rsidP="009267EC">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159B97B3" w14:textId="77777777" w:rsidR="001E58EB" w:rsidRPr="00ED3698" w:rsidRDefault="001E58EB" w:rsidP="001E58EB">
      <w:pPr>
        <w:pStyle w:val="Simpleline"/>
      </w:pPr>
    </w:p>
    <w:p w14:paraId="0D1770CB" w14:textId="77777777" w:rsidR="001E58EB" w:rsidRPr="00192E8E" w:rsidRDefault="001E58EB" w:rsidP="001E58EB">
      <w:pPr>
        <w:pStyle w:val="StyleHeading4Bold"/>
      </w:pPr>
      <w:bookmarkStart w:id="937" w:name="_Toc520374727"/>
      <w:r w:rsidRPr="00192E8E">
        <w:t>Parameters</w:t>
      </w:r>
      <w:bookmarkEnd w:id="937"/>
    </w:p>
    <w:p w14:paraId="574EC927" w14:textId="1E78B541" w:rsidR="001E58EB" w:rsidRDefault="001E58EB" w:rsidP="001E58EB">
      <w:pPr>
        <w:rPr>
          <w:lang w:eastAsia="zh-CN"/>
        </w:rPr>
      </w:pPr>
      <w:r w:rsidRPr="00ED3698">
        <w:t>The physical parameters (material properties)</w:t>
      </w:r>
      <w:r>
        <w:rPr>
          <w:rFonts w:hint="eastAsia"/>
          <w:lang w:eastAsia="zh-CN"/>
        </w:rPr>
        <w:t xml:space="preserve"> </w:t>
      </w:r>
      <w:r w:rsidRPr="00ED3698">
        <w:t>used for the simulations are</w:t>
      </w:r>
      <w:r>
        <w:rPr>
          <w:rFonts w:hint="eastAsia"/>
          <w:lang w:eastAsia="zh-CN"/>
        </w:rPr>
        <w:t xml:space="preserve"> </w:t>
      </w:r>
      <w:r w:rsidRPr="00ED3698">
        <w:t>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_Ref362940849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26</w:t>
      </w:r>
      <w:r w:rsidR="005F5019">
        <w:rPr>
          <w:lang w:eastAsia="zh-CN"/>
        </w:rPr>
        <w:fldChar w:fldCharType="end"/>
      </w:r>
      <w:r>
        <w:rPr>
          <w:rFonts w:hint="eastAsia"/>
          <w:lang w:eastAsia="zh-CN"/>
        </w:rPr>
        <w:t>.</w:t>
      </w:r>
    </w:p>
    <w:p w14:paraId="0487B9DC" w14:textId="77777777" w:rsidR="00221636" w:rsidRDefault="00221636" w:rsidP="001E58EB">
      <w:pPr>
        <w:rPr>
          <w:lang w:eastAsia="zh-CN"/>
        </w:rPr>
      </w:pPr>
    </w:p>
    <w:p w14:paraId="65F1D47B" w14:textId="77777777" w:rsidR="00221636" w:rsidRDefault="00221636" w:rsidP="001E58EB">
      <w:pPr>
        <w:rPr>
          <w:lang w:eastAsia="zh-CN"/>
        </w:rPr>
      </w:pPr>
    </w:p>
    <w:p w14:paraId="09716F4B" w14:textId="77777777" w:rsidR="00221636" w:rsidRDefault="00221636" w:rsidP="001E58EB">
      <w:pPr>
        <w:rPr>
          <w:lang w:eastAsia="zh-CN"/>
        </w:rPr>
      </w:pPr>
    </w:p>
    <w:p w14:paraId="5FC74658" w14:textId="77777777" w:rsidR="00C51263" w:rsidRDefault="00C51263" w:rsidP="001E58EB">
      <w:pPr>
        <w:rPr>
          <w:lang w:eastAsia="zh-CN"/>
        </w:rPr>
      </w:pPr>
    </w:p>
    <w:p w14:paraId="7AE27D59" w14:textId="768D231D" w:rsidR="001E58EB" w:rsidRPr="00ED3698" w:rsidRDefault="001E58EB" w:rsidP="001E58EB">
      <w:pPr>
        <w:pStyle w:val="StyleCaptionTableCaptionBold"/>
        <w:rPr>
          <w:lang w:eastAsia="zh-CN"/>
        </w:rPr>
      </w:pPr>
      <w:bookmarkStart w:id="938" w:name="_Ref362940849"/>
      <w:bookmarkStart w:id="939" w:name="_Toc520374967"/>
      <w:r w:rsidRPr="00ED3698">
        <w:lastRenderedPageBreak/>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26</w:t>
      </w:r>
      <w:r w:rsidR="00FE1AD3">
        <w:fldChar w:fldCharType="end"/>
      </w:r>
      <w:bookmarkEnd w:id="938"/>
      <w:r w:rsidR="004C28A7">
        <w:t xml:space="preserve">: </w:t>
      </w:r>
      <w:r w:rsidRPr="00ED3698">
        <w:t xml:space="preserve">Physical parameters for </w:t>
      </w:r>
      <w:r w:rsidR="00221636">
        <w:t>demonstration example</w:t>
      </w:r>
      <w:r w:rsidRPr="00ED3698">
        <w:t xml:space="preserve"> </w:t>
      </w:r>
      <w:r>
        <w:rPr>
          <w:rFonts w:hint="eastAsia"/>
          <w:lang w:eastAsia="zh-CN"/>
        </w:rPr>
        <w:t>transrc</w:t>
      </w:r>
      <w:bookmarkEnd w:id="939"/>
    </w:p>
    <w:tbl>
      <w:tblPr>
        <w:tblW w:w="5000" w:type="pct"/>
        <w:tblBorders>
          <w:top w:val="single" w:sz="4" w:space="0" w:color="auto"/>
          <w:bottom w:val="single" w:sz="4" w:space="0" w:color="auto"/>
        </w:tblBorders>
        <w:tblLook w:val="04A0" w:firstRow="1" w:lastRow="0" w:firstColumn="1" w:lastColumn="0" w:noHBand="0" w:noVBand="1"/>
      </w:tblPr>
      <w:tblGrid>
        <w:gridCol w:w="4559"/>
        <w:gridCol w:w="1296"/>
        <w:gridCol w:w="1498"/>
        <w:gridCol w:w="1287"/>
      </w:tblGrid>
      <w:tr w:rsidR="001E58EB" w:rsidRPr="00ED3698" w14:paraId="5C423AB7" w14:textId="77777777" w:rsidTr="009267EC">
        <w:trPr>
          <w:trHeight w:val="300"/>
        </w:trPr>
        <w:tc>
          <w:tcPr>
            <w:tcW w:w="2638" w:type="pct"/>
            <w:tcBorders>
              <w:bottom w:val="single" w:sz="4" w:space="0" w:color="auto"/>
            </w:tcBorders>
            <w:shd w:val="clear" w:color="auto" w:fill="D9D9D9"/>
            <w:noWrap/>
            <w:vAlign w:val="center"/>
            <w:hideMark/>
          </w:tcPr>
          <w:p w14:paraId="5DEFC84D" w14:textId="77777777" w:rsidR="001E58EB" w:rsidRPr="00ED3698" w:rsidRDefault="001E58EB" w:rsidP="009267EC">
            <w:pPr>
              <w:spacing w:before="0" w:after="0"/>
              <w:jc w:val="left"/>
              <w:rPr>
                <w:b/>
                <w:color w:val="000000"/>
                <w:lang w:eastAsia="en-CA"/>
              </w:rPr>
            </w:pPr>
            <w:r w:rsidRPr="00ED3698">
              <w:rPr>
                <w:b/>
                <w:color w:val="000000"/>
                <w:lang w:eastAsia="en-CA"/>
              </w:rPr>
              <w:t>Parameter</w:t>
            </w:r>
          </w:p>
        </w:tc>
        <w:tc>
          <w:tcPr>
            <w:tcW w:w="750" w:type="pct"/>
            <w:tcBorders>
              <w:bottom w:val="single" w:sz="4" w:space="0" w:color="auto"/>
            </w:tcBorders>
            <w:shd w:val="clear" w:color="auto" w:fill="D9D9D9"/>
            <w:noWrap/>
            <w:vAlign w:val="center"/>
            <w:hideMark/>
          </w:tcPr>
          <w:p w14:paraId="52E40D4F" w14:textId="77777777" w:rsidR="001E58EB" w:rsidRPr="00ED3698" w:rsidRDefault="001E58EB" w:rsidP="009267EC">
            <w:pPr>
              <w:spacing w:before="0" w:after="0"/>
              <w:jc w:val="left"/>
              <w:rPr>
                <w:b/>
                <w:color w:val="000000"/>
                <w:lang w:eastAsia="zh-CN"/>
              </w:rPr>
            </w:pPr>
            <w:r>
              <w:rPr>
                <w:rFonts w:hint="eastAsia"/>
                <w:b/>
                <w:color w:val="000000"/>
                <w:lang w:eastAsia="zh-CN"/>
              </w:rPr>
              <w:t>Symbol</w:t>
            </w:r>
          </w:p>
        </w:tc>
        <w:tc>
          <w:tcPr>
            <w:tcW w:w="867" w:type="pct"/>
            <w:tcBorders>
              <w:bottom w:val="single" w:sz="4" w:space="0" w:color="auto"/>
            </w:tcBorders>
            <w:shd w:val="clear" w:color="auto" w:fill="D9D9D9"/>
            <w:vAlign w:val="center"/>
          </w:tcPr>
          <w:p w14:paraId="11DF79A7" w14:textId="77777777" w:rsidR="001E58EB" w:rsidRPr="00ED3698" w:rsidRDefault="001E58EB" w:rsidP="009267EC">
            <w:pPr>
              <w:spacing w:before="0" w:after="0"/>
              <w:jc w:val="left"/>
              <w:rPr>
                <w:b/>
                <w:color w:val="000000"/>
                <w:lang w:eastAsia="en-CA"/>
              </w:rPr>
            </w:pPr>
            <w:r w:rsidRPr="00ED3698">
              <w:rPr>
                <w:b/>
                <w:color w:val="000000"/>
                <w:lang w:eastAsia="en-CA"/>
              </w:rPr>
              <w:t>Value</w:t>
            </w:r>
          </w:p>
        </w:tc>
        <w:tc>
          <w:tcPr>
            <w:tcW w:w="745" w:type="pct"/>
            <w:tcBorders>
              <w:bottom w:val="single" w:sz="4" w:space="0" w:color="auto"/>
            </w:tcBorders>
            <w:shd w:val="clear" w:color="auto" w:fill="D9D9D9"/>
            <w:noWrap/>
            <w:vAlign w:val="center"/>
            <w:hideMark/>
          </w:tcPr>
          <w:p w14:paraId="454AA900" w14:textId="77777777" w:rsidR="001E58EB" w:rsidRPr="00ED3698" w:rsidRDefault="001E58EB" w:rsidP="009267EC">
            <w:pPr>
              <w:spacing w:before="0" w:after="0"/>
              <w:jc w:val="left"/>
              <w:rPr>
                <w:b/>
                <w:color w:val="000000"/>
                <w:lang w:eastAsia="en-CA"/>
              </w:rPr>
            </w:pPr>
            <w:r w:rsidRPr="00FC4488">
              <w:rPr>
                <w:b/>
                <w:color w:val="000000"/>
                <w:lang w:eastAsia="en-CA"/>
              </w:rPr>
              <w:t>Unit</w:t>
            </w:r>
          </w:p>
        </w:tc>
      </w:tr>
      <w:tr w:rsidR="001E58EB" w:rsidRPr="00ED3698" w14:paraId="088C79FA" w14:textId="77777777" w:rsidTr="009267EC">
        <w:trPr>
          <w:trHeight w:val="300"/>
        </w:trPr>
        <w:tc>
          <w:tcPr>
            <w:tcW w:w="2638" w:type="pct"/>
            <w:tcBorders>
              <w:top w:val="single" w:sz="4" w:space="0" w:color="auto"/>
              <w:bottom w:val="nil"/>
            </w:tcBorders>
            <w:shd w:val="clear" w:color="auto" w:fill="auto"/>
            <w:noWrap/>
            <w:vAlign w:val="bottom"/>
            <w:hideMark/>
          </w:tcPr>
          <w:p w14:paraId="73D376E3" w14:textId="77777777" w:rsidR="001E58EB" w:rsidRPr="00ED3698" w:rsidRDefault="001E58EB" w:rsidP="009267EC">
            <w:pPr>
              <w:spacing w:before="0" w:after="0"/>
              <w:rPr>
                <w:color w:val="000000"/>
                <w:lang w:eastAsia="en-CA"/>
              </w:rPr>
            </w:pPr>
            <w:r w:rsidRPr="00ED3698">
              <w:rPr>
                <w:color w:val="000000"/>
                <w:lang w:eastAsia="en-CA"/>
              </w:rPr>
              <w:t>Length of domain</w:t>
            </w:r>
          </w:p>
        </w:tc>
        <w:tc>
          <w:tcPr>
            <w:tcW w:w="750" w:type="pct"/>
            <w:tcBorders>
              <w:top w:val="single" w:sz="4" w:space="0" w:color="auto"/>
              <w:bottom w:val="nil"/>
            </w:tcBorders>
            <w:shd w:val="clear" w:color="auto" w:fill="auto"/>
            <w:noWrap/>
            <w:vAlign w:val="bottom"/>
            <w:hideMark/>
          </w:tcPr>
          <w:p w14:paraId="1284DEB3" w14:textId="77777777" w:rsidR="001E58EB" w:rsidRPr="00221636" w:rsidRDefault="001E58EB" w:rsidP="009267EC">
            <w:pPr>
              <w:spacing w:before="0" w:after="0"/>
              <w:rPr>
                <w:i/>
                <w:color w:val="000000"/>
                <w:lang w:eastAsia="en-CA"/>
              </w:rPr>
            </w:pPr>
            <w:r w:rsidRPr="00221636">
              <w:rPr>
                <w:i/>
                <w:color w:val="000000"/>
                <w:lang w:eastAsia="en-CA"/>
              </w:rPr>
              <w:t>L</w:t>
            </w:r>
          </w:p>
        </w:tc>
        <w:tc>
          <w:tcPr>
            <w:tcW w:w="867" w:type="pct"/>
            <w:tcBorders>
              <w:top w:val="single" w:sz="4" w:space="0" w:color="auto"/>
              <w:bottom w:val="nil"/>
            </w:tcBorders>
          </w:tcPr>
          <w:p w14:paraId="0E6032CD" w14:textId="77777777" w:rsidR="001E58EB" w:rsidRPr="00ED3698" w:rsidRDefault="001E58EB" w:rsidP="009267EC">
            <w:pPr>
              <w:spacing w:before="0" w:after="0"/>
              <w:rPr>
                <w:color w:val="000000"/>
                <w:lang w:eastAsia="zh-CN"/>
              </w:rPr>
            </w:pPr>
            <w:r>
              <w:rPr>
                <w:rFonts w:hint="eastAsia"/>
                <w:color w:val="000000"/>
                <w:lang w:eastAsia="zh-CN"/>
              </w:rPr>
              <w:t>0.20</w:t>
            </w:r>
          </w:p>
        </w:tc>
        <w:tc>
          <w:tcPr>
            <w:tcW w:w="745" w:type="pct"/>
            <w:tcBorders>
              <w:top w:val="single" w:sz="4" w:space="0" w:color="auto"/>
              <w:bottom w:val="nil"/>
            </w:tcBorders>
            <w:shd w:val="clear" w:color="auto" w:fill="auto"/>
            <w:noWrap/>
            <w:vAlign w:val="bottom"/>
            <w:hideMark/>
          </w:tcPr>
          <w:p w14:paraId="1B8997AD" w14:textId="77777777" w:rsidR="001E58EB" w:rsidRPr="00ED3698" w:rsidRDefault="001E58EB" w:rsidP="009267E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E58EB" w:rsidRPr="00ED3698" w14:paraId="40346087" w14:textId="77777777" w:rsidTr="009267EC">
        <w:trPr>
          <w:trHeight w:val="300"/>
        </w:trPr>
        <w:tc>
          <w:tcPr>
            <w:tcW w:w="2638" w:type="pct"/>
            <w:tcBorders>
              <w:top w:val="nil"/>
              <w:bottom w:val="nil"/>
            </w:tcBorders>
            <w:shd w:val="clear" w:color="auto" w:fill="auto"/>
            <w:noWrap/>
            <w:vAlign w:val="bottom"/>
            <w:hideMark/>
          </w:tcPr>
          <w:p w14:paraId="10303328" w14:textId="77777777" w:rsidR="001E58EB" w:rsidRPr="00ED3698" w:rsidRDefault="001E58EB" w:rsidP="009267EC">
            <w:pPr>
              <w:spacing w:before="0" w:after="0"/>
              <w:rPr>
                <w:color w:val="000000"/>
                <w:lang w:eastAsia="en-CA"/>
              </w:rPr>
            </w:pPr>
            <w:r w:rsidRPr="00ED3698">
              <w:rPr>
                <w:color w:val="000000"/>
                <w:lang w:eastAsia="en-CA"/>
              </w:rPr>
              <w:t>Porosity</w:t>
            </w:r>
          </w:p>
        </w:tc>
        <w:tc>
          <w:tcPr>
            <w:tcW w:w="750" w:type="pct"/>
            <w:tcBorders>
              <w:top w:val="nil"/>
              <w:bottom w:val="nil"/>
            </w:tcBorders>
            <w:shd w:val="clear" w:color="auto" w:fill="auto"/>
            <w:noWrap/>
            <w:vAlign w:val="bottom"/>
            <w:hideMark/>
          </w:tcPr>
          <w:p w14:paraId="24273603" w14:textId="77777777" w:rsidR="001E58EB" w:rsidRPr="00221636" w:rsidRDefault="001E58EB" w:rsidP="009267EC">
            <w:pPr>
              <w:spacing w:before="0" w:after="0"/>
              <w:rPr>
                <w:i/>
                <w:color w:val="000000"/>
                <w:lang w:eastAsia="en-CA"/>
              </w:rPr>
            </w:pPr>
            <w:r w:rsidRPr="00221636">
              <w:rPr>
                <w:rFonts w:ascii="Cambria Math" w:hAnsi="Cambria Math" w:cs="Cambria Math"/>
                <w:i/>
                <w:color w:val="000000"/>
                <w:lang w:eastAsia="en-CA"/>
              </w:rPr>
              <w:t>𝜙</w:t>
            </w:r>
          </w:p>
        </w:tc>
        <w:tc>
          <w:tcPr>
            <w:tcW w:w="867" w:type="pct"/>
            <w:tcBorders>
              <w:top w:val="nil"/>
              <w:bottom w:val="nil"/>
            </w:tcBorders>
          </w:tcPr>
          <w:p w14:paraId="0F4FD893" w14:textId="77777777" w:rsidR="001E58EB" w:rsidRPr="00ED3698" w:rsidRDefault="001E58EB" w:rsidP="009267EC">
            <w:pPr>
              <w:spacing w:before="0" w:after="0"/>
              <w:rPr>
                <w:color w:val="000000"/>
                <w:lang w:eastAsia="zh-CN"/>
              </w:rPr>
            </w:pPr>
            <w:r w:rsidRPr="00ED3698">
              <w:rPr>
                <w:color w:val="000000"/>
                <w:lang w:eastAsia="en-CA"/>
              </w:rPr>
              <w:t>0.</w:t>
            </w:r>
            <w:r>
              <w:rPr>
                <w:rFonts w:hint="eastAsia"/>
                <w:color w:val="000000"/>
                <w:lang w:eastAsia="zh-CN"/>
              </w:rPr>
              <w:t>35</w:t>
            </w:r>
          </w:p>
        </w:tc>
        <w:tc>
          <w:tcPr>
            <w:tcW w:w="745" w:type="pct"/>
            <w:tcBorders>
              <w:top w:val="nil"/>
              <w:bottom w:val="nil"/>
            </w:tcBorders>
            <w:shd w:val="clear" w:color="auto" w:fill="auto"/>
            <w:noWrap/>
            <w:vAlign w:val="bottom"/>
            <w:hideMark/>
          </w:tcPr>
          <w:p w14:paraId="05343DD2" w14:textId="77777777" w:rsidR="001E58EB" w:rsidRPr="00ED3698" w:rsidRDefault="001E58EB" w:rsidP="009267E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1E58EB" w:rsidRPr="00ED3698" w14:paraId="03FD66C6" w14:textId="77777777" w:rsidTr="009267EC">
        <w:trPr>
          <w:trHeight w:val="300"/>
        </w:trPr>
        <w:tc>
          <w:tcPr>
            <w:tcW w:w="2638" w:type="pct"/>
            <w:tcBorders>
              <w:top w:val="nil"/>
              <w:bottom w:val="nil"/>
            </w:tcBorders>
            <w:shd w:val="clear" w:color="auto" w:fill="auto"/>
            <w:noWrap/>
            <w:vAlign w:val="bottom"/>
            <w:hideMark/>
          </w:tcPr>
          <w:p w14:paraId="34680092" w14:textId="77777777" w:rsidR="001E58EB" w:rsidRPr="00ED3698" w:rsidRDefault="001E58EB" w:rsidP="009267EC">
            <w:pPr>
              <w:spacing w:before="0" w:after="0"/>
              <w:rPr>
                <w:color w:val="000000"/>
                <w:lang w:eastAsia="en-CA"/>
              </w:rPr>
            </w:pPr>
            <w:r w:rsidRPr="00ED3698">
              <w:rPr>
                <w:color w:val="000000"/>
                <w:lang w:eastAsia="en-CA"/>
              </w:rPr>
              <w:t>Hydraulic conductivity</w:t>
            </w:r>
          </w:p>
        </w:tc>
        <w:tc>
          <w:tcPr>
            <w:tcW w:w="750" w:type="pct"/>
            <w:tcBorders>
              <w:top w:val="nil"/>
              <w:bottom w:val="nil"/>
            </w:tcBorders>
            <w:shd w:val="clear" w:color="auto" w:fill="auto"/>
            <w:noWrap/>
            <w:vAlign w:val="bottom"/>
            <w:hideMark/>
          </w:tcPr>
          <w:p w14:paraId="14EABF9A" w14:textId="77777777" w:rsidR="001E58EB" w:rsidRPr="00221636" w:rsidRDefault="001E58EB" w:rsidP="009267EC">
            <w:pPr>
              <w:spacing w:before="0" w:after="0"/>
              <w:rPr>
                <w:i/>
                <w:color w:val="000000"/>
                <w:lang w:eastAsia="zh-CN"/>
              </w:rPr>
            </w:pPr>
            <w:r w:rsidRPr="00221636">
              <w:rPr>
                <w:i/>
                <w:color w:val="000000"/>
                <w:lang w:eastAsia="en-CA"/>
              </w:rPr>
              <w:t>K</w:t>
            </w:r>
            <w:r w:rsidRPr="00221636">
              <w:rPr>
                <w:rFonts w:hint="eastAsia"/>
                <w:i/>
                <w:color w:val="000000"/>
                <w:vertAlign w:val="subscript"/>
                <w:lang w:eastAsia="zh-CN"/>
              </w:rPr>
              <w:t>zz</w:t>
            </w:r>
          </w:p>
        </w:tc>
        <w:tc>
          <w:tcPr>
            <w:tcW w:w="867" w:type="pct"/>
            <w:tcBorders>
              <w:top w:val="nil"/>
              <w:bottom w:val="nil"/>
            </w:tcBorders>
          </w:tcPr>
          <w:p w14:paraId="0CC53344" w14:textId="77777777" w:rsidR="001E58EB" w:rsidRPr="00ED3698" w:rsidRDefault="001E58EB" w:rsidP="009267EC">
            <w:pPr>
              <w:spacing w:before="0" w:after="0"/>
              <w:rPr>
                <w:color w:val="000000"/>
                <w:lang w:eastAsia="zh-CN"/>
              </w:rPr>
            </w:pPr>
            <w:r>
              <w:rPr>
                <w:color w:val="000000"/>
                <w:lang w:eastAsia="en-CA"/>
              </w:rPr>
              <w:t>1</w:t>
            </w:r>
            <w:r>
              <w:rPr>
                <w:rFonts w:hint="eastAsia"/>
                <w:color w:val="000000"/>
                <w:lang w:eastAsia="zh-CN"/>
              </w:rPr>
              <w:t>.16</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745" w:type="pct"/>
            <w:tcBorders>
              <w:top w:val="nil"/>
              <w:bottom w:val="nil"/>
            </w:tcBorders>
            <w:shd w:val="clear" w:color="auto" w:fill="auto"/>
            <w:noWrap/>
            <w:vAlign w:val="bottom"/>
            <w:hideMark/>
          </w:tcPr>
          <w:p w14:paraId="044C73A6" w14:textId="77777777" w:rsidR="001E58EB" w:rsidRPr="002D67BA" w:rsidRDefault="001E58EB" w:rsidP="009267EC">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1E58EB" w:rsidRPr="00ED3698" w14:paraId="596DB131" w14:textId="77777777" w:rsidTr="009267EC">
        <w:trPr>
          <w:trHeight w:val="300"/>
        </w:trPr>
        <w:tc>
          <w:tcPr>
            <w:tcW w:w="2638" w:type="pct"/>
            <w:tcBorders>
              <w:top w:val="nil"/>
              <w:bottom w:val="nil"/>
            </w:tcBorders>
            <w:shd w:val="clear" w:color="auto" w:fill="auto"/>
            <w:noWrap/>
            <w:vAlign w:val="bottom"/>
          </w:tcPr>
          <w:p w14:paraId="2B5C67A3" w14:textId="77777777" w:rsidR="001E58EB" w:rsidRPr="00ED3698" w:rsidRDefault="001E58EB" w:rsidP="009267EC">
            <w:pPr>
              <w:spacing w:before="0" w:after="0"/>
              <w:rPr>
                <w:color w:val="000000"/>
                <w:lang w:eastAsia="zh-CN"/>
              </w:rPr>
            </w:pPr>
            <w:r>
              <w:rPr>
                <w:rFonts w:hint="eastAsia"/>
                <w:color w:val="000000"/>
                <w:lang w:eastAsia="zh-CN"/>
              </w:rPr>
              <w:t>Diffusion coefficient</w:t>
            </w:r>
          </w:p>
        </w:tc>
        <w:tc>
          <w:tcPr>
            <w:tcW w:w="750" w:type="pct"/>
            <w:tcBorders>
              <w:top w:val="nil"/>
              <w:bottom w:val="nil"/>
            </w:tcBorders>
            <w:shd w:val="clear" w:color="auto" w:fill="auto"/>
            <w:noWrap/>
            <w:vAlign w:val="bottom"/>
          </w:tcPr>
          <w:p w14:paraId="1300AA6A" w14:textId="77777777" w:rsidR="001E58EB" w:rsidRPr="00221636" w:rsidRDefault="001E58EB" w:rsidP="009267EC">
            <w:pPr>
              <w:spacing w:before="0" w:after="0"/>
              <w:rPr>
                <w:i/>
                <w:color w:val="000000"/>
                <w:lang w:eastAsia="zh-CN"/>
              </w:rPr>
            </w:pPr>
            <w:r w:rsidRPr="00221636">
              <w:rPr>
                <w:rFonts w:hint="eastAsia"/>
                <w:i/>
                <w:color w:val="000000"/>
                <w:lang w:eastAsia="zh-CN"/>
              </w:rPr>
              <w:t>De</w:t>
            </w:r>
          </w:p>
        </w:tc>
        <w:tc>
          <w:tcPr>
            <w:tcW w:w="867" w:type="pct"/>
            <w:tcBorders>
              <w:top w:val="nil"/>
              <w:bottom w:val="nil"/>
            </w:tcBorders>
          </w:tcPr>
          <w:p w14:paraId="1B9661F4" w14:textId="77777777" w:rsidR="001E58EB" w:rsidRPr="00ED3698" w:rsidRDefault="001E58EB" w:rsidP="009267EC">
            <w:pPr>
              <w:spacing w:before="0" w:after="0"/>
              <w:rPr>
                <w:color w:val="000000"/>
                <w:lang w:eastAsia="zh-CN"/>
              </w:rPr>
            </w:pPr>
            <w:r>
              <w:rPr>
                <w:rFonts w:hint="eastAsia"/>
                <w:color w:val="000000"/>
                <w:lang w:eastAsia="zh-CN"/>
              </w:rPr>
              <w:t>0.0</w:t>
            </w:r>
          </w:p>
        </w:tc>
        <w:tc>
          <w:tcPr>
            <w:tcW w:w="745" w:type="pct"/>
            <w:tcBorders>
              <w:top w:val="nil"/>
              <w:bottom w:val="nil"/>
            </w:tcBorders>
            <w:shd w:val="clear" w:color="auto" w:fill="auto"/>
            <w:noWrap/>
            <w:vAlign w:val="bottom"/>
          </w:tcPr>
          <w:p w14:paraId="73387F04" w14:textId="77777777" w:rsidR="001E58EB" w:rsidRPr="00ED3698" w:rsidRDefault="001E58EB" w:rsidP="009267EC">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1E58EB" w:rsidRPr="00ED3698" w14:paraId="68D2AE96" w14:textId="77777777" w:rsidTr="009267EC">
        <w:trPr>
          <w:trHeight w:val="300"/>
        </w:trPr>
        <w:tc>
          <w:tcPr>
            <w:tcW w:w="2638" w:type="pct"/>
            <w:tcBorders>
              <w:top w:val="nil"/>
              <w:bottom w:val="nil"/>
            </w:tcBorders>
            <w:shd w:val="clear" w:color="auto" w:fill="auto"/>
            <w:noWrap/>
            <w:vAlign w:val="center"/>
          </w:tcPr>
          <w:p w14:paraId="60337EA3" w14:textId="77777777" w:rsidR="001E58EB" w:rsidRPr="00ED3698" w:rsidRDefault="001E58EB" w:rsidP="009267EC">
            <w:pPr>
              <w:spacing w:before="0" w:after="0"/>
              <w:jc w:val="left"/>
              <w:rPr>
                <w:color w:val="000000"/>
                <w:lang w:eastAsia="en-CA"/>
              </w:rPr>
            </w:pPr>
            <w:r>
              <w:rPr>
                <w:rFonts w:hint="eastAsia"/>
                <w:color w:val="000000"/>
                <w:lang w:eastAsia="zh-CN"/>
              </w:rPr>
              <w:t>L</w:t>
            </w:r>
            <w:r w:rsidRPr="00490495">
              <w:rPr>
                <w:color w:val="000000"/>
                <w:lang w:eastAsia="en-CA"/>
              </w:rPr>
              <w:t>ongitudinal dispersivity</w:t>
            </w:r>
          </w:p>
        </w:tc>
        <w:tc>
          <w:tcPr>
            <w:tcW w:w="750" w:type="pct"/>
            <w:tcBorders>
              <w:top w:val="nil"/>
              <w:bottom w:val="nil"/>
            </w:tcBorders>
            <w:shd w:val="clear" w:color="auto" w:fill="auto"/>
            <w:noWrap/>
            <w:vAlign w:val="center"/>
          </w:tcPr>
          <w:p w14:paraId="328E2B40" w14:textId="77777777" w:rsidR="001E58EB" w:rsidRPr="00221636" w:rsidRDefault="001E58EB" w:rsidP="00221636">
            <w:pPr>
              <w:spacing w:before="0" w:after="0"/>
              <w:jc w:val="left"/>
              <w:rPr>
                <w:i/>
                <w:color w:val="000000"/>
                <w:lang w:eastAsia="zh-CN"/>
              </w:rPr>
            </w:pPr>
            <w:r w:rsidRPr="00221636">
              <w:rPr>
                <w:rFonts w:ascii="Lucida Sans Unicode" w:hAnsi="Lucida Sans Unicode" w:cs="Lucida Sans Unicode"/>
                <w:i/>
                <w:color w:val="000000"/>
                <w:lang w:eastAsia="en-CA"/>
              </w:rPr>
              <w:t>α</w:t>
            </w:r>
            <w:r w:rsidR="00221636">
              <w:rPr>
                <w:i/>
                <w:color w:val="000000"/>
                <w:vertAlign w:val="subscript"/>
                <w:lang w:eastAsia="zh-CN"/>
              </w:rPr>
              <w:t>l</w:t>
            </w:r>
          </w:p>
        </w:tc>
        <w:tc>
          <w:tcPr>
            <w:tcW w:w="867" w:type="pct"/>
            <w:tcBorders>
              <w:top w:val="nil"/>
              <w:bottom w:val="nil"/>
            </w:tcBorders>
            <w:vAlign w:val="center"/>
          </w:tcPr>
          <w:p w14:paraId="131E0FA4" w14:textId="77777777" w:rsidR="001E58EB" w:rsidRPr="00ED3698" w:rsidRDefault="001E58EB" w:rsidP="009267EC">
            <w:pPr>
              <w:spacing w:before="0" w:after="0"/>
              <w:jc w:val="left"/>
              <w:rPr>
                <w:color w:val="000000"/>
                <w:lang w:eastAsia="zh-CN"/>
              </w:rPr>
            </w:pPr>
            <w:r>
              <w:rPr>
                <w:rFonts w:hint="eastAsia"/>
                <w:color w:val="000000"/>
                <w:lang w:eastAsia="zh-CN"/>
              </w:rPr>
              <w:t>0.0</w:t>
            </w:r>
          </w:p>
        </w:tc>
        <w:tc>
          <w:tcPr>
            <w:tcW w:w="745" w:type="pct"/>
            <w:tcBorders>
              <w:top w:val="nil"/>
              <w:bottom w:val="nil"/>
            </w:tcBorders>
            <w:shd w:val="clear" w:color="auto" w:fill="auto"/>
            <w:noWrap/>
            <w:vAlign w:val="center"/>
          </w:tcPr>
          <w:p w14:paraId="034AD4CF" w14:textId="77777777" w:rsidR="001E58EB" w:rsidRPr="00ED3698" w:rsidRDefault="001E58EB" w:rsidP="009267EC">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E58EB" w:rsidRPr="00ED3698" w14:paraId="1F04B901" w14:textId="77777777" w:rsidTr="009267EC">
        <w:trPr>
          <w:trHeight w:val="300"/>
        </w:trPr>
        <w:tc>
          <w:tcPr>
            <w:tcW w:w="2638" w:type="pct"/>
            <w:tcBorders>
              <w:top w:val="nil"/>
              <w:bottom w:val="single" w:sz="4" w:space="0" w:color="auto"/>
            </w:tcBorders>
            <w:shd w:val="clear" w:color="auto" w:fill="auto"/>
            <w:noWrap/>
            <w:vAlign w:val="center"/>
          </w:tcPr>
          <w:p w14:paraId="7580A2D5" w14:textId="77777777" w:rsidR="001E58EB" w:rsidRPr="00ED3698" w:rsidRDefault="001E58EB" w:rsidP="009267EC">
            <w:pPr>
              <w:spacing w:before="0" w:after="0"/>
              <w:jc w:val="left"/>
              <w:rPr>
                <w:color w:val="000000"/>
                <w:lang w:eastAsia="zh-CN"/>
              </w:rPr>
            </w:pPr>
            <w:r>
              <w:rPr>
                <w:rFonts w:hint="eastAsia"/>
                <w:color w:val="000000"/>
                <w:lang w:eastAsia="zh-CN"/>
              </w:rPr>
              <w:t>T</w:t>
            </w:r>
            <w:r w:rsidRPr="002D67BA">
              <w:rPr>
                <w:color w:val="000000"/>
                <w:lang w:eastAsia="zh-CN"/>
              </w:rPr>
              <w:t>ransverse horizontal dispersivity</w:t>
            </w:r>
          </w:p>
        </w:tc>
        <w:tc>
          <w:tcPr>
            <w:tcW w:w="750" w:type="pct"/>
            <w:tcBorders>
              <w:top w:val="nil"/>
              <w:bottom w:val="single" w:sz="4" w:space="0" w:color="auto"/>
            </w:tcBorders>
            <w:shd w:val="clear" w:color="auto" w:fill="auto"/>
            <w:noWrap/>
            <w:vAlign w:val="center"/>
          </w:tcPr>
          <w:p w14:paraId="62F3BD43" w14:textId="77777777" w:rsidR="001E58EB" w:rsidRPr="00221636" w:rsidRDefault="001E58EB" w:rsidP="009267EC">
            <w:pPr>
              <w:spacing w:before="0" w:after="0"/>
              <w:jc w:val="left"/>
              <w:rPr>
                <w:i/>
                <w:color w:val="000000"/>
                <w:lang w:eastAsia="zh-CN"/>
              </w:rPr>
            </w:pPr>
            <w:r w:rsidRPr="00221636">
              <w:rPr>
                <w:rFonts w:ascii="Lucida Sans Unicode" w:hAnsi="Lucida Sans Unicode" w:cs="Lucida Sans Unicode"/>
                <w:i/>
                <w:color w:val="000000"/>
                <w:lang w:eastAsia="en-CA"/>
              </w:rPr>
              <w:t>α</w:t>
            </w:r>
            <w:r w:rsidR="00221636">
              <w:rPr>
                <w:i/>
                <w:color w:val="000000"/>
                <w:vertAlign w:val="subscript"/>
                <w:lang w:eastAsia="zh-CN"/>
              </w:rPr>
              <w:t>t</w:t>
            </w:r>
          </w:p>
        </w:tc>
        <w:tc>
          <w:tcPr>
            <w:tcW w:w="867" w:type="pct"/>
            <w:tcBorders>
              <w:top w:val="nil"/>
              <w:bottom w:val="single" w:sz="4" w:space="0" w:color="auto"/>
            </w:tcBorders>
            <w:vAlign w:val="center"/>
          </w:tcPr>
          <w:p w14:paraId="3BB0A528" w14:textId="77777777" w:rsidR="001E58EB" w:rsidRPr="00ED3698" w:rsidRDefault="001E58EB" w:rsidP="009267EC">
            <w:pPr>
              <w:spacing w:before="0" w:after="0"/>
              <w:jc w:val="left"/>
              <w:rPr>
                <w:color w:val="000000"/>
                <w:lang w:eastAsia="zh-CN"/>
              </w:rPr>
            </w:pPr>
            <w:r>
              <w:rPr>
                <w:rFonts w:hint="eastAsia"/>
                <w:color w:val="000000"/>
                <w:lang w:eastAsia="zh-CN"/>
              </w:rPr>
              <w:t>0.0</w:t>
            </w:r>
          </w:p>
        </w:tc>
        <w:tc>
          <w:tcPr>
            <w:tcW w:w="745" w:type="pct"/>
            <w:tcBorders>
              <w:top w:val="nil"/>
              <w:bottom w:val="single" w:sz="4" w:space="0" w:color="auto"/>
            </w:tcBorders>
            <w:shd w:val="clear" w:color="auto" w:fill="auto"/>
            <w:noWrap/>
            <w:vAlign w:val="center"/>
          </w:tcPr>
          <w:p w14:paraId="02BCC601" w14:textId="77777777" w:rsidR="001E58EB" w:rsidRPr="00ED3698" w:rsidRDefault="001E58EB" w:rsidP="009267EC">
            <w:pPr>
              <w:spacing w:before="0" w:after="0"/>
              <w:jc w:val="left"/>
              <w:rPr>
                <w:color w:val="000000"/>
                <w:lang w:eastAsia="en-CA"/>
              </w:rPr>
            </w:pPr>
            <w:r>
              <w:rPr>
                <w:rFonts w:hint="eastAsia"/>
                <w:color w:val="000000"/>
                <w:lang w:eastAsia="zh-CN"/>
              </w:rPr>
              <w:t>[</w:t>
            </w:r>
            <w:r w:rsidRPr="00ED3698">
              <w:rPr>
                <w:color w:val="000000"/>
                <w:lang w:eastAsia="en-CA"/>
              </w:rPr>
              <w:t>m</w:t>
            </w:r>
            <w:r>
              <w:rPr>
                <w:rFonts w:hint="eastAsia"/>
                <w:color w:val="000000"/>
                <w:lang w:eastAsia="zh-CN"/>
              </w:rPr>
              <w:t>]</w:t>
            </w:r>
          </w:p>
        </w:tc>
      </w:tr>
    </w:tbl>
    <w:p w14:paraId="133A2E64" w14:textId="77777777" w:rsidR="001E58EB" w:rsidRDefault="001E58EB" w:rsidP="001E58EB">
      <w:pPr>
        <w:pStyle w:val="Simpleline"/>
        <w:rPr>
          <w:lang w:eastAsia="zh-CN"/>
        </w:rPr>
      </w:pPr>
    </w:p>
    <w:p w14:paraId="3A126056" w14:textId="77777777" w:rsidR="001E58EB" w:rsidRPr="00ED3698" w:rsidRDefault="001E58EB" w:rsidP="00221636">
      <w:pPr>
        <w:jc w:val="center"/>
        <w:rPr>
          <w:lang w:val="en-CA" w:eastAsia="zh-CN"/>
        </w:rPr>
      </w:pPr>
      <w:r>
        <w:rPr>
          <w:rFonts w:hint="eastAsia"/>
          <w:noProof/>
          <w:lang w:val="en-CA" w:eastAsia="zh-CN"/>
        </w:rPr>
        <w:drawing>
          <wp:inline distT="0" distB="0" distL="0" distR="0" wp14:anchorId="3A6AAA19" wp14:editId="290C5920">
            <wp:extent cx="4101579" cy="5248668"/>
            <wp:effectExtent l="0" t="0" r="0" b="0"/>
            <wp:docPr id="4106" name="Picture 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174" cstate="print">
                      <a:extLst>
                        <a:ext uri="{28A0092B-C50C-407E-A947-70E740481C1C}">
                          <a14:useLocalDpi xmlns:a14="http://schemas.microsoft.com/office/drawing/2010/main" val="0"/>
                        </a:ext>
                      </a:extLst>
                    </a:blip>
                    <a:srcRect b="2899"/>
                    <a:stretch/>
                  </pic:blipFill>
                  <pic:spPr bwMode="auto">
                    <a:xfrm>
                      <a:off x="0" y="0"/>
                      <a:ext cx="4104405" cy="5252284"/>
                    </a:xfrm>
                    <a:prstGeom prst="rect">
                      <a:avLst/>
                    </a:prstGeom>
                    <a:noFill/>
                    <a:ln>
                      <a:noFill/>
                    </a:ln>
                    <a:extLst>
                      <a:ext uri="{53640926-AAD7-44D8-BBD7-CCE9431645EC}">
                        <a14:shadowObscured xmlns:a14="http://schemas.microsoft.com/office/drawing/2010/main"/>
                      </a:ext>
                    </a:extLst>
                  </pic:spPr>
                </pic:pic>
              </a:graphicData>
            </a:graphic>
          </wp:inline>
        </w:drawing>
      </w:r>
    </w:p>
    <w:p w14:paraId="6E068AF2" w14:textId="67C8FBDB" w:rsidR="001E58EB" w:rsidRDefault="001E58EB" w:rsidP="001E58EB">
      <w:pPr>
        <w:pStyle w:val="Caption"/>
        <w:rPr>
          <w:lang w:eastAsia="zh-CN"/>
        </w:rPr>
      </w:pPr>
      <w:bookmarkStart w:id="940" w:name="_Ref362947100"/>
      <w:bookmarkStart w:id="941" w:name="_Toc520375095"/>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21</w:t>
      </w:r>
      <w:r w:rsidR="00183C7C">
        <w:fldChar w:fldCharType="end"/>
      </w:r>
      <w:bookmarkEnd w:id="940"/>
      <w:r w:rsidR="004C28A7">
        <w:t xml:space="preserve">: </w:t>
      </w:r>
      <w:r>
        <w:rPr>
          <w:rFonts w:hint="eastAsia"/>
          <w:lang w:eastAsia="zh-CN"/>
        </w:rPr>
        <w:t>Transient boundary concentrations (</w:t>
      </w:r>
      <w:r w:rsidR="00221636">
        <w:rPr>
          <w:lang w:eastAsia="zh-CN"/>
        </w:rPr>
        <w:t>upper panel</w:t>
      </w:r>
      <w:r>
        <w:rPr>
          <w:rFonts w:hint="eastAsia"/>
          <w:lang w:eastAsia="zh-CN"/>
        </w:rPr>
        <w:t xml:space="preserve">), simulated concentration profiles of components </w:t>
      </w:r>
      <w:r>
        <w:rPr>
          <w:rFonts w:hint="eastAsia"/>
          <w:szCs w:val="24"/>
          <w:lang w:val="en-CA" w:eastAsia="zh-CN"/>
        </w:rPr>
        <w:t>H</w:t>
      </w:r>
      <w:r w:rsidRPr="00CF478C">
        <w:rPr>
          <w:rFonts w:hint="eastAsia"/>
          <w:szCs w:val="24"/>
          <w:vertAlign w:val="superscript"/>
          <w:lang w:val="en-CA" w:eastAsia="zh-CN"/>
        </w:rPr>
        <w:t>+</w:t>
      </w:r>
      <w:r>
        <w:rPr>
          <w:rFonts w:hint="eastAsia"/>
          <w:szCs w:val="24"/>
          <w:lang w:val="en-CA" w:eastAsia="zh-CN"/>
        </w:rPr>
        <w:t xml:space="preserve"> and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lang w:eastAsia="zh-CN"/>
        </w:rPr>
        <w:t xml:space="preserve"> at 0.75 days (</w:t>
      </w:r>
      <w:r w:rsidR="00221636">
        <w:rPr>
          <w:lang w:eastAsia="zh-CN"/>
        </w:rPr>
        <w:t>middle panel</w:t>
      </w:r>
      <w:r>
        <w:rPr>
          <w:rFonts w:hint="eastAsia"/>
          <w:lang w:eastAsia="zh-CN"/>
        </w:rPr>
        <w:t xml:space="preserve">) and </w:t>
      </w:r>
      <w:r>
        <w:rPr>
          <w:lang w:eastAsia="zh-CN"/>
        </w:rPr>
        <w:t>4</w:t>
      </w:r>
      <w:r>
        <w:rPr>
          <w:rFonts w:hint="eastAsia"/>
          <w:lang w:eastAsia="zh-CN"/>
        </w:rPr>
        <w:t>.5 days (bottom</w:t>
      </w:r>
      <w:r w:rsidR="00221636">
        <w:rPr>
          <w:lang w:eastAsia="zh-CN"/>
        </w:rPr>
        <w:t xml:space="preserve"> panel</w:t>
      </w:r>
      <w:r>
        <w:rPr>
          <w:rFonts w:hint="eastAsia"/>
          <w:lang w:eastAsia="zh-CN"/>
        </w:rPr>
        <w:t xml:space="preserve">) for benchmark </w:t>
      </w:r>
      <w:r w:rsidRPr="00DC7659">
        <w:rPr>
          <w:rFonts w:hint="eastAsia"/>
          <w:i/>
          <w:lang w:eastAsia="zh-CN"/>
        </w:rPr>
        <w:t>transrc</w:t>
      </w:r>
      <w:bookmarkEnd w:id="941"/>
    </w:p>
    <w:p w14:paraId="0C0D5F9A" w14:textId="77777777" w:rsidR="00221636" w:rsidRPr="00192E8E" w:rsidRDefault="00221636" w:rsidP="00221636">
      <w:pPr>
        <w:pStyle w:val="Heading4"/>
      </w:pPr>
      <w:bookmarkStart w:id="942" w:name="_Toc520374728"/>
      <w:r w:rsidRPr="00192E8E">
        <w:lastRenderedPageBreak/>
        <w:t>Results</w:t>
      </w:r>
      <w:bookmarkEnd w:id="942"/>
    </w:p>
    <w:p w14:paraId="781949D2" w14:textId="0BAD9F35" w:rsidR="00221636" w:rsidRDefault="00221636" w:rsidP="00221636">
      <w:pPr>
        <w:rPr>
          <w:lang w:eastAsia="zh-CN"/>
        </w:rPr>
      </w:pPr>
      <w:r>
        <w:rPr>
          <w:rFonts w:hint="eastAsia"/>
          <w:lang w:eastAsia="zh-CN"/>
        </w:rPr>
        <w:t xml:space="preserve">The simulated profiles at 0.75 and 4.5 days depicted </w:t>
      </w:r>
      <w:r>
        <w:rPr>
          <w:lang w:eastAsia="zh-CN"/>
        </w:rPr>
        <w:t xml:space="preserve">the ingress of the high concentration pulse for both components </w:t>
      </w:r>
      <w:r>
        <w:rPr>
          <w:lang w:eastAsia="zh-CN"/>
        </w:rPr>
        <w:fldChar w:fldCharType="begin"/>
      </w:r>
      <w:r>
        <w:rPr>
          <w:lang w:eastAsia="zh-CN"/>
        </w:rPr>
        <w:instrText xml:space="preserve"> </w:instrText>
      </w:r>
      <w:r>
        <w:rPr>
          <w:rFonts w:hint="eastAsia"/>
          <w:lang w:eastAsia="zh-CN"/>
        </w:rPr>
        <w:instrText>REF _Ref362947100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21</w:t>
      </w:r>
      <w:r>
        <w:rPr>
          <w:lang w:eastAsia="zh-CN"/>
        </w:rPr>
        <w:fldChar w:fldCharType="end"/>
      </w:r>
      <w:r>
        <w:rPr>
          <w:rFonts w:hint="eastAsia"/>
          <w:lang w:eastAsia="zh-CN"/>
        </w:rPr>
        <w:t xml:space="preserve"> (middle and </w:t>
      </w:r>
      <w:r>
        <w:rPr>
          <w:lang w:eastAsia="zh-CN"/>
        </w:rPr>
        <w:t>lower panels)</w:t>
      </w:r>
      <w:r w:rsidR="004474F5">
        <w:rPr>
          <w:rFonts w:hint="eastAsia"/>
          <w:lang w:eastAsia="zh-CN"/>
        </w:rPr>
        <w:t xml:space="preserve">.  </w:t>
      </w:r>
    </w:p>
    <w:p w14:paraId="7D31E3F0" w14:textId="77777777" w:rsidR="00913113" w:rsidRPr="00192E8E" w:rsidRDefault="00913113" w:rsidP="00913113">
      <w:pPr>
        <w:pStyle w:val="StyleHeading4Bold"/>
      </w:pPr>
      <w:bookmarkStart w:id="943" w:name="_Toc520374729"/>
      <w:r>
        <w:t>File locations</w:t>
      </w:r>
      <w:bookmarkEnd w:id="943"/>
    </w:p>
    <w:p w14:paraId="7E0268B1" w14:textId="77777777" w:rsidR="00221636" w:rsidRDefault="00221636" w:rsidP="00221636">
      <w:pPr>
        <w:pStyle w:val="ListParagraph"/>
        <w:ind w:hanging="720"/>
      </w:pPr>
      <w:r w:rsidRPr="00ED3698">
        <w:t xml:space="preserve">The input file </w:t>
      </w:r>
      <w:r w:rsidRPr="00DC7659">
        <w:rPr>
          <w:rFonts w:hint="eastAsia"/>
          <w:i/>
          <w:lang w:eastAsia="zh-CN"/>
        </w:rPr>
        <w:t>transrc</w:t>
      </w:r>
      <w:r w:rsidRPr="00DC7659">
        <w:rPr>
          <w:i/>
        </w:rPr>
        <w:t>.dat</w:t>
      </w:r>
      <w:r w:rsidRPr="00ED3698">
        <w:t xml:space="preserve"> </w:t>
      </w:r>
      <w:r>
        <w:t>can be found in</w:t>
      </w:r>
      <w:r w:rsidRPr="00ED3698">
        <w:t xml:space="preserve"> folder</w:t>
      </w:r>
    </w:p>
    <w:p w14:paraId="3D774DE7" w14:textId="77777777" w:rsidR="00221636" w:rsidRDefault="00221636" w:rsidP="00221636">
      <w:pPr>
        <w:pStyle w:val="ListParagraph"/>
        <w:ind w:hanging="720"/>
      </w:pPr>
    </w:p>
    <w:p w14:paraId="24F47DA6" w14:textId="77777777" w:rsidR="00221636" w:rsidRPr="00ED3698" w:rsidRDefault="00221636" w:rsidP="00221636">
      <w:pPr>
        <w:pStyle w:val="ListParagraph"/>
        <w:ind w:hanging="720"/>
        <w:rPr>
          <w:lang w:eastAsia="zh-CN"/>
        </w:rPr>
      </w:pPr>
      <w:r w:rsidRPr="00ED3698">
        <w:t xml:space="preserve"> </w:t>
      </w:r>
      <w:r w:rsidR="004B0811">
        <w:rPr>
          <w:i/>
        </w:rPr>
        <w:t>.\benchmarks\benchmarks_standard\</w:t>
      </w:r>
      <w:r w:rsidRPr="00221636">
        <w:rPr>
          <w:i/>
        </w:rPr>
        <w:t>reactran\</w:t>
      </w:r>
      <w:r w:rsidRPr="00221636">
        <w:rPr>
          <w:rFonts w:hint="eastAsia"/>
          <w:i/>
          <w:lang w:eastAsia="zh-CN"/>
        </w:rPr>
        <w:t>transrc</w:t>
      </w:r>
    </w:p>
    <w:p w14:paraId="5284FDE7" w14:textId="77777777" w:rsidR="00221636" w:rsidRPr="00221636" w:rsidRDefault="00990FF2" w:rsidP="00221636">
      <w:pPr>
        <w:rPr>
          <w:i/>
          <w:lang w:eastAsia="zh-CN"/>
        </w:rPr>
      </w:pPr>
      <w:r>
        <w:rPr>
          <w:lang w:eastAsia="zh-CN"/>
        </w:rPr>
        <w:t>Database can be found under:</w:t>
      </w:r>
      <w:r w:rsidR="004B0811">
        <w:rPr>
          <w:lang w:eastAsia="zh-CN"/>
        </w:rPr>
        <w:t xml:space="preserve"> .</w:t>
      </w:r>
      <w:r>
        <w:rPr>
          <w:lang w:eastAsia="zh-CN"/>
        </w:rPr>
        <w:t>\benchmarks\</w:t>
      </w:r>
      <w:r w:rsidR="00221636" w:rsidRPr="00221636">
        <w:rPr>
          <w:i/>
          <w:lang w:eastAsia="zh-CN"/>
        </w:rPr>
        <w:t>database\</w:t>
      </w:r>
      <w:r w:rsidR="00221636" w:rsidRPr="00221636">
        <w:rPr>
          <w:rFonts w:hint="eastAsia"/>
          <w:i/>
          <w:lang w:eastAsia="zh-CN"/>
        </w:rPr>
        <w:t>default</w:t>
      </w:r>
    </w:p>
    <w:p w14:paraId="530D7463" w14:textId="77777777" w:rsidR="001E58EB" w:rsidRDefault="001E58EB" w:rsidP="001E58EB">
      <w:pPr>
        <w:pStyle w:val="Simpleline"/>
        <w:rPr>
          <w:lang w:eastAsia="zh-CN"/>
        </w:rPr>
      </w:pPr>
    </w:p>
    <w:p w14:paraId="4636E244" w14:textId="77777777" w:rsidR="00200807" w:rsidRPr="00ED3698" w:rsidRDefault="000D67AA" w:rsidP="00200807">
      <w:pPr>
        <w:pStyle w:val="Heading3"/>
      </w:pPr>
      <w:bookmarkStart w:id="944" w:name="_Ref364423036"/>
      <w:bookmarkStart w:id="945" w:name="_Toc520374730"/>
      <w:r>
        <w:t>1D</w:t>
      </w:r>
      <w:r w:rsidR="0050520B">
        <w:t xml:space="preserve"> </w:t>
      </w:r>
      <w:r>
        <w:t>advective-dispersive transport with a</w:t>
      </w:r>
      <w:r w:rsidRPr="00ED3698">
        <w:t>queous complex</w:t>
      </w:r>
      <w:r>
        <w:t>ation</w:t>
      </w:r>
      <w:r w:rsidRPr="00ED3698">
        <w:t xml:space="preserve"> </w:t>
      </w:r>
      <w:r>
        <w:t>and mineral</w:t>
      </w:r>
      <w:r w:rsidRPr="00ED3698">
        <w:t xml:space="preserve"> dissolution-precipitation</w:t>
      </w:r>
      <w:bookmarkEnd w:id="945"/>
      <w:r w:rsidRPr="00ED3698">
        <w:t xml:space="preserve"> </w:t>
      </w:r>
      <w:bookmarkEnd w:id="944"/>
    </w:p>
    <w:p w14:paraId="42931E8C" w14:textId="77777777" w:rsidR="00200807" w:rsidRPr="00ED3698" w:rsidRDefault="00771FFF" w:rsidP="009D54B1">
      <w:pPr>
        <w:pStyle w:val="StyleHeading4Bold"/>
      </w:pPr>
      <w:bookmarkStart w:id="946" w:name="_Toc520374731"/>
      <w:r>
        <w:t>Problem definition</w:t>
      </w:r>
      <w:bookmarkEnd w:id="946"/>
    </w:p>
    <w:p w14:paraId="2107C484" w14:textId="77777777" w:rsidR="00200807" w:rsidRPr="00ED3698" w:rsidRDefault="00200807" w:rsidP="00200807">
      <w:r w:rsidRPr="00ED3698">
        <w:t xml:space="preserve">This </w:t>
      </w:r>
      <w:r w:rsidR="00896A70">
        <w:t xml:space="preserve">application example demonstrates the use of </w:t>
      </w:r>
      <w:r w:rsidR="0076771D">
        <w:t>MIN3P-THCm</w:t>
      </w:r>
      <w:r w:rsidR="00896A70">
        <w:t xml:space="preserve"> for simulating </w:t>
      </w:r>
      <w:r w:rsidRPr="00ED3698">
        <w:t>reactive transport including complexation and kinetically controlled dissolution-precipitation reaction of calcite.</w:t>
      </w:r>
    </w:p>
    <w:p w14:paraId="420AC5C2" w14:textId="77777777" w:rsidR="00200807" w:rsidRPr="00ED3698" w:rsidRDefault="00B3171D" w:rsidP="009D54B1">
      <w:pPr>
        <w:pStyle w:val="StyleHeading4Bold"/>
      </w:pPr>
      <w:bookmarkStart w:id="947" w:name="_Toc520374732"/>
      <w:r>
        <w:t>Model setup</w:t>
      </w:r>
      <w:bookmarkEnd w:id="947"/>
    </w:p>
    <w:p w14:paraId="32517A18" w14:textId="6A152A42" w:rsidR="00200807" w:rsidRPr="00ED3698" w:rsidRDefault="00200807" w:rsidP="00200807">
      <w:r w:rsidRPr="00ED3698">
        <w:rPr>
          <w:noProof/>
          <w:lang w:val="en-CA" w:eastAsia="en-CA"/>
        </w:rPr>
        <w:t xml:space="preserve"> </w:t>
      </w:r>
      <w:r w:rsidRPr="00ED3698">
        <w:t>A 1D model</w:t>
      </w:r>
      <w:r w:rsidR="00896A70">
        <w:t xml:space="preserve">, </w:t>
      </w:r>
      <w:r w:rsidRPr="00ED3698">
        <w:t>0.4 m in length</w:t>
      </w:r>
      <w:r w:rsidR="00896A70">
        <w:t>,</w:t>
      </w:r>
      <w:r w:rsidRPr="00ED3698">
        <w:t xml:space="preserve"> is discretized into 81 control volumes</w:t>
      </w:r>
      <w:r w:rsidR="00514CA4">
        <w:rPr>
          <w:rFonts w:hint="eastAsia"/>
          <w:lang w:eastAsia="zh-CN"/>
        </w:rPr>
        <w:t xml:space="preserve">, resulting in 79 inner control volumes with a length of 0.05 m and two half </w:t>
      </w:r>
      <w:r w:rsidR="00514CA4">
        <w:rPr>
          <w:lang w:eastAsia="zh-CN"/>
        </w:rPr>
        <w:t>b</w:t>
      </w:r>
      <w:r w:rsidR="00514CA4">
        <w:rPr>
          <w:rFonts w:hint="eastAsia"/>
          <w:lang w:eastAsia="zh-CN"/>
        </w:rPr>
        <w:t>oundary control volumes with a length of 0.025 m</w:t>
      </w:r>
      <w:r w:rsidR="004474F5">
        <w:t xml:space="preserve">.  </w:t>
      </w:r>
      <w:r w:rsidRPr="00ED3698">
        <w:t xml:space="preserve">The initial concentration (IC) and boundary conditions (BC) for flow and mass transport are listed in </w:t>
      </w:r>
      <w:r w:rsidR="009C4449">
        <w:fldChar w:fldCharType="begin"/>
      </w:r>
      <w:r w:rsidR="009C4449">
        <w:instrText xml:space="preserve"> REF _Ref355962941 \h  \* MERGEFORMAT </w:instrText>
      </w:r>
      <w:r w:rsidR="009C4449">
        <w:fldChar w:fldCharType="separate"/>
      </w:r>
      <w:r w:rsidR="00B560DA" w:rsidRPr="00ED3698">
        <w:t xml:space="preserve">Table </w:t>
      </w:r>
      <w:r w:rsidR="00B560DA">
        <w:rPr>
          <w:noProof/>
        </w:rPr>
        <w:t>3.27</w:t>
      </w:r>
      <w:r w:rsidR="009C4449">
        <w:fldChar w:fldCharType="end"/>
      </w:r>
      <w:r w:rsidR="004474F5">
        <w:t xml:space="preserve">.  </w:t>
      </w:r>
      <w:r w:rsidRPr="00ED3698">
        <w:t>A solution with low pH enters from the left hand side</w:t>
      </w:r>
      <w:r w:rsidR="004474F5">
        <w:t xml:space="preserve">.  </w:t>
      </w:r>
      <w:r w:rsidRPr="00ED3698">
        <w:t xml:space="preserve">This solution </w:t>
      </w:r>
      <w:r w:rsidR="00896A70">
        <w:t xml:space="preserve">causes the </w:t>
      </w:r>
      <w:r w:rsidRPr="00ED3698">
        <w:t>dissol</w:t>
      </w:r>
      <w:r w:rsidR="00896A70">
        <w:t>utionof</w:t>
      </w:r>
      <w:r w:rsidRPr="00ED3698">
        <w:t xml:space="preserve"> calcite in the domain</w:t>
      </w:r>
      <w:r w:rsidR="004474F5">
        <w:t xml:space="preserve">.  </w:t>
      </w:r>
    </w:p>
    <w:p w14:paraId="7AC5C3A8" w14:textId="697E3B31" w:rsidR="00200807" w:rsidRPr="00ED3698" w:rsidRDefault="00200807" w:rsidP="00AE6CCB">
      <w:pPr>
        <w:pStyle w:val="StyleCaptionTableCaptionBold"/>
        <w:rPr>
          <w:lang w:eastAsia="zh-CN"/>
        </w:rPr>
      </w:pPr>
      <w:bookmarkStart w:id="948" w:name="_Ref355962941"/>
      <w:bookmarkStart w:id="949" w:name="_Toc52037496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27</w:t>
      </w:r>
      <w:r w:rsidR="00FE1AD3">
        <w:fldChar w:fldCharType="end"/>
      </w:r>
      <w:bookmarkEnd w:id="948"/>
      <w:r w:rsidR="004C28A7">
        <w:t xml:space="preserve">: </w:t>
      </w:r>
      <w:r w:rsidRPr="00107124">
        <w:t xml:space="preserve">Initial </w:t>
      </w:r>
      <w:r w:rsidR="00896A70">
        <w:t>and</w:t>
      </w:r>
      <w:r w:rsidRPr="00107124">
        <w:t xml:space="preserve"> boundary hydraulic and reactive transport conditions</w:t>
      </w:r>
      <w:r w:rsidRPr="00ED3698">
        <w:t xml:space="preserve"> </w:t>
      </w:r>
      <w:r w:rsidR="00514CA4">
        <w:rPr>
          <w:rFonts w:hint="eastAsia"/>
          <w:lang w:eastAsia="zh-CN"/>
        </w:rPr>
        <w:t xml:space="preserve">for </w:t>
      </w:r>
      <w:r w:rsidR="00896A70">
        <w:rPr>
          <w:lang w:eastAsia="zh-CN"/>
        </w:rPr>
        <w:t>demonstration example</w:t>
      </w:r>
      <w:r w:rsidR="00514CA4">
        <w:rPr>
          <w:rFonts w:hint="eastAsia"/>
          <w:lang w:eastAsia="zh-CN"/>
        </w:rPr>
        <w:t xml:space="preserve"> </w:t>
      </w:r>
      <w:r w:rsidR="00514CA4" w:rsidRPr="00514CA4">
        <w:rPr>
          <w:rFonts w:hint="eastAsia"/>
          <w:i/>
          <w:lang w:eastAsia="zh-CN"/>
        </w:rPr>
        <w:t>dissol</w:t>
      </w:r>
      <w:bookmarkEnd w:id="949"/>
    </w:p>
    <w:tbl>
      <w:tblPr>
        <w:tblW w:w="3997" w:type="pct"/>
        <w:jc w:val="center"/>
        <w:tblBorders>
          <w:top w:val="single" w:sz="4" w:space="0" w:color="auto"/>
          <w:bottom w:val="single" w:sz="4" w:space="0" w:color="auto"/>
        </w:tblBorders>
        <w:tblLook w:val="04A0" w:firstRow="1" w:lastRow="0" w:firstColumn="1" w:lastColumn="0" w:noHBand="0" w:noVBand="1"/>
      </w:tblPr>
      <w:tblGrid>
        <w:gridCol w:w="1566"/>
        <w:gridCol w:w="1918"/>
        <w:gridCol w:w="1321"/>
        <w:gridCol w:w="1020"/>
        <w:gridCol w:w="1082"/>
      </w:tblGrid>
      <w:tr w:rsidR="00F420A8" w:rsidRPr="004A5955" w14:paraId="4CCB6EEB" w14:textId="77777777" w:rsidTr="00896A70">
        <w:trPr>
          <w:trHeight w:val="300"/>
          <w:jc w:val="center"/>
        </w:trPr>
        <w:tc>
          <w:tcPr>
            <w:tcW w:w="1127" w:type="pct"/>
            <w:tcBorders>
              <w:bottom w:val="single" w:sz="4" w:space="0" w:color="auto"/>
            </w:tcBorders>
            <w:shd w:val="clear" w:color="auto" w:fill="D9D9D9"/>
            <w:noWrap/>
            <w:vAlign w:val="center"/>
            <w:hideMark/>
          </w:tcPr>
          <w:p w14:paraId="0FEFF52D" w14:textId="77777777" w:rsidR="00F420A8" w:rsidRPr="004A5955" w:rsidRDefault="00F420A8" w:rsidP="00DE6D14">
            <w:pPr>
              <w:spacing w:before="0" w:after="0"/>
              <w:jc w:val="center"/>
              <w:rPr>
                <w:b/>
                <w:color w:val="000000"/>
                <w:lang w:eastAsia="en-CA"/>
              </w:rPr>
            </w:pPr>
            <w:r w:rsidRPr="004A5955">
              <w:rPr>
                <w:b/>
                <w:color w:val="000000"/>
                <w:lang w:eastAsia="en-CA"/>
              </w:rPr>
              <w:t>Parameter</w:t>
            </w:r>
          </w:p>
        </w:tc>
        <w:tc>
          <w:tcPr>
            <w:tcW w:w="1390" w:type="pct"/>
            <w:tcBorders>
              <w:bottom w:val="single" w:sz="4" w:space="0" w:color="auto"/>
            </w:tcBorders>
            <w:shd w:val="clear" w:color="auto" w:fill="D9D9D9"/>
            <w:noWrap/>
            <w:vAlign w:val="center"/>
            <w:hideMark/>
          </w:tcPr>
          <w:p w14:paraId="039D7D9E" w14:textId="77777777" w:rsidR="00F420A8" w:rsidRPr="004A5955" w:rsidRDefault="00F420A8" w:rsidP="00DE6D14">
            <w:pPr>
              <w:spacing w:before="0" w:after="0"/>
              <w:jc w:val="center"/>
              <w:rPr>
                <w:b/>
                <w:color w:val="000000"/>
                <w:lang w:eastAsia="zh-CN"/>
              </w:rPr>
            </w:pPr>
            <w:r w:rsidRPr="004A5955">
              <w:rPr>
                <w:b/>
                <w:color w:val="000000"/>
                <w:lang w:eastAsia="en-CA"/>
              </w:rPr>
              <w:t>I</w:t>
            </w:r>
            <w:r>
              <w:rPr>
                <w:rFonts w:hint="eastAsia"/>
                <w:b/>
                <w:color w:val="000000"/>
                <w:lang w:eastAsia="zh-CN"/>
              </w:rPr>
              <w:t>nitial condition</w:t>
            </w:r>
          </w:p>
        </w:tc>
        <w:tc>
          <w:tcPr>
            <w:tcW w:w="1698" w:type="pct"/>
            <w:gridSpan w:val="2"/>
            <w:tcBorders>
              <w:bottom w:val="single" w:sz="4" w:space="0" w:color="auto"/>
            </w:tcBorders>
            <w:shd w:val="clear" w:color="auto" w:fill="D9D9D9"/>
            <w:vAlign w:val="center"/>
          </w:tcPr>
          <w:p w14:paraId="4BE8C7B3" w14:textId="77777777" w:rsidR="00F420A8" w:rsidRPr="004A5955" w:rsidRDefault="00F420A8" w:rsidP="00DE6D14">
            <w:pPr>
              <w:spacing w:before="0" w:after="0"/>
              <w:jc w:val="center"/>
              <w:rPr>
                <w:b/>
                <w:color w:val="000000"/>
                <w:lang w:eastAsia="zh-CN"/>
              </w:rPr>
            </w:pPr>
            <w:r>
              <w:rPr>
                <w:rFonts w:hint="eastAsia"/>
                <w:b/>
                <w:color w:val="000000"/>
                <w:lang w:eastAsia="zh-CN"/>
              </w:rPr>
              <w:t>Boundary conditions</w:t>
            </w:r>
          </w:p>
        </w:tc>
        <w:tc>
          <w:tcPr>
            <w:tcW w:w="785" w:type="pct"/>
            <w:tcBorders>
              <w:bottom w:val="single" w:sz="4" w:space="0" w:color="auto"/>
            </w:tcBorders>
            <w:shd w:val="clear" w:color="auto" w:fill="D9D9D9"/>
            <w:noWrap/>
            <w:vAlign w:val="center"/>
            <w:hideMark/>
          </w:tcPr>
          <w:p w14:paraId="3C420BCC" w14:textId="77777777" w:rsidR="00F420A8" w:rsidRPr="004A5955" w:rsidRDefault="00F420A8" w:rsidP="00DE6D14">
            <w:pPr>
              <w:spacing w:before="0" w:after="0"/>
              <w:jc w:val="center"/>
              <w:rPr>
                <w:b/>
                <w:color w:val="000000"/>
                <w:lang w:eastAsia="en-CA"/>
              </w:rPr>
            </w:pPr>
            <w:r w:rsidRPr="004A5955">
              <w:rPr>
                <w:b/>
                <w:color w:val="000000"/>
                <w:lang w:eastAsia="en-CA"/>
              </w:rPr>
              <w:t>Unit</w:t>
            </w:r>
          </w:p>
        </w:tc>
      </w:tr>
      <w:tr w:rsidR="00F420A8" w:rsidRPr="00ED3698" w14:paraId="398E4603" w14:textId="77777777" w:rsidTr="00896A70">
        <w:trPr>
          <w:trHeight w:val="300"/>
          <w:jc w:val="center"/>
        </w:trPr>
        <w:tc>
          <w:tcPr>
            <w:tcW w:w="2517" w:type="pct"/>
            <w:gridSpan w:val="2"/>
            <w:tcBorders>
              <w:top w:val="single" w:sz="4" w:space="0" w:color="auto"/>
              <w:bottom w:val="single" w:sz="4" w:space="0" w:color="auto"/>
            </w:tcBorders>
            <w:shd w:val="clear" w:color="auto" w:fill="auto"/>
            <w:noWrap/>
            <w:vAlign w:val="bottom"/>
          </w:tcPr>
          <w:p w14:paraId="336B1719" w14:textId="77777777" w:rsidR="00F420A8" w:rsidRPr="00ED3698" w:rsidRDefault="00F420A8" w:rsidP="00DE6D14">
            <w:pPr>
              <w:spacing w:before="0" w:after="0"/>
              <w:jc w:val="left"/>
            </w:pPr>
            <w:r w:rsidRPr="00F4591F">
              <w:rPr>
                <w:i/>
                <w:color w:val="000000"/>
                <w:sz w:val="22"/>
                <w:szCs w:val="22"/>
              </w:rPr>
              <w:t>Aqueous phase</w:t>
            </w:r>
          </w:p>
        </w:tc>
        <w:tc>
          <w:tcPr>
            <w:tcW w:w="958" w:type="pct"/>
            <w:tcBorders>
              <w:top w:val="single" w:sz="4" w:space="0" w:color="auto"/>
              <w:bottom w:val="single" w:sz="4" w:space="0" w:color="auto"/>
            </w:tcBorders>
          </w:tcPr>
          <w:p w14:paraId="2E61D8E0" w14:textId="77777777" w:rsidR="00F420A8" w:rsidRPr="00ED3698" w:rsidRDefault="00F420A8" w:rsidP="004A5955">
            <w:pPr>
              <w:spacing w:before="0" w:after="0"/>
              <w:jc w:val="center"/>
            </w:pPr>
            <w:r w:rsidRPr="00ED3698">
              <w:t>left</w:t>
            </w:r>
          </w:p>
        </w:tc>
        <w:tc>
          <w:tcPr>
            <w:tcW w:w="740" w:type="pct"/>
            <w:tcBorders>
              <w:top w:val="single" w:sz="4" w:space="0" w:color="auto"/>
              <w:bottom w:val="single" w:sz="4" w:space="0" w:color="auto"/>
            </w:tcBorders>
          </w:tcPr>
          <w:p w14:paraId="7AC9C517" w14:textId="77777777" w:rsidR="00F420A8" w:rsidRPr="00ED3698" w:rsidRDefault="00F420A8" w:rsidP="004A5955">
            <w:pPr>
              <w:spacing w:before="0" w:after="0"/>
              <w:rPr>
                <w:color w:val="000000"/>
                <w:lang w:eastAsia="en-CA"/>
              </w:rPr>
            </w:pPr>
            <w:r w:rsidRPr="00ED3698">
              <w:rPr>
                <w:color w:val="000000"/>
                <w:lang w:eastAsia="en-CA"/>
              </w:rPr>
              <w:t>right</w:t>
            </w:r>
          </w:p>
        </w:tc>
        <w:tc>
          <w:tcPr>
            <w:tcW w:w="785" w:type="pct"/>
            <w:tcBorders>
              <w:top w:val="single" w:sz="4" w:space="0" w:color="auto"/>
              <w:bottom w:val="single" w:sz="4" w:space="0" w:color="auto"/>
            </w:tcBorders>
            <w:shd w:val="clear" w:color="auto" w:fill="auto"/>
            <w:noWrap/>
          </w:tcPr>
          <w:p w14:paraId="299AFAA5" w14:textId="77777777" w:rsidR="00F420A8" w:rsidRPr="00ED3698" w:rsidRDefault="00F420A8" w:rsidP="004A5955">
            <w:pPr>
              <w:spacing w:before="0" w:after="0"/>
              <w:rPr>
                <w:color w:val="000000"/>
                <w:lang w:eastAsia="en-CA"/>
              </w:rPr>
            </w:pPr>
          </w:p>
        </w:tc>
      </w:tr>
      <w:tr w:rsidR="00896A70" w:rsidRPr="00ED3698" w14:paraId="63F74E4A" w14:textId="77777777" w:rsidTr="00896A70">
        <w:trPr>
          <w:trHeight w:val="300"/>
          <w:jc w:val="center"/>
        </w:trPr>
        <w:tc>
          <w:tcPr>
            <w:tcW w:w="1127" w:type="pct"/>
            <w:tcBorders>
              <w:top w:val="single" w:sz="4" w:space="0" w:color="auto"/>
              <w:bottom w:val="nil"/>
            </w:tcBorders>
            <w:shd w:val="clear" w:color="auto" w:fill="auto"/>
            <w:noWrap/>
            <w:vAlign w:val="bottom"/>
            <w:hideMark/>
          </w:tcPr>
          <w:p w14:paraId="2220B22A" w14:textId="77777777" w:rsidR="00896A70" w:rsidRPr="00ED3698" w:rsidRDefault="00896A70" w:rsidP="004A5955">
            <w:pPr>
              <w:spacing w:before="0" w:after="0"/>
              <w:rPr>
                <w:color w:val="000000"/>
                <w:sz w:val="22"/>
                <w:szCs w:val="22"/>
              </w:rPr>
            </w:pPr>
            <w:r w:rsidRPr="00ED3698">
              <w:rPr>
                <w:color w:val="000000"/>
                <w:sz w:val="22"/>
                <w:szCs w:val="22"/>
              </w:rPr>
              <w:t>H+</w:t>
            </w:r>
          </w:p>
        </w:tc>
        <w:tc>
          <w:tcPr>
            <w:tcW w:w="1390" w:type="pct"/>
            <w:tcBorders>
              <w:top w:val="single" w:sz="4" w:space="0" w:color="auto"/>
              <w:bottom w:val="nil"/>
            </w:tcBorders>
            <w:shd w:val="clear" w:color="auto" w:fill="auto"/>
            <w:noWrap/>
            <w:hideMark/>
          </w:tcPr>
          <w:p w14:paraId="5B5FBD43" w14:textId="77777777" w:rsidR="00896A70" w:rsidRPr="00ED3698" w:rsidRDefault="00896A70" w:rsidP="004A5955">
            <w:pPr>
              <w:spacing w:before="0" w:after="0"/>
              <w:jc w:val="center"/>
            </w:pPr>
            <w:r w:rsidRPr="00ED3698">
              <w:t>2.154</w:t>
            </w:r>
            <w:r>
              <w:rPr>
                <w:rFonts w:hint="eastAsia"/>
                <w:lang w:eastAsia="zh-CN"/>
              </w:rPr>
              <w:t>00</w:t>
            </w:r>
            <w:r w:rsidRPr="007E11F0">
              <w:t>×10</w:t>
            </w:r>
            <w:r w:rsidRPr="007E11F0">
              <w:rPr>
                <w:vertAlign w:val="superscript"/>
              </w:rPr>
              <w:t>-0</w:t>
            </w:r>
            <w:r w:rsidRPr="00006287">
              <w:rPr>
                <w:vertAlign w:val="superscript"/>
              </w:rPr>
              <w:t>4</w:t>
            </w:r>
          </w:p>
        </w:tc>
        <w:tc>
          <w:tcPr>
            <w:tcW w:w="958" w:type="pct"/>
            <w:tcBorders>
              <w:top w:val="single" w:sz="4" w:space="0" w:color="auto"/>
              <w:bottom w:val="nil"/>
            </w:tcBorders>
          </w:tcPr>
          <w:p w14:paraId="02ECA28A" w14:textId="77777777" w:rsidR="00896A70" w:rsidRPr="00ED3698" w:rsidRDefault="00896A70" w:rsidP="004A5955">
            <w:pPr>
              <w:spacing w:before="0" w:after="0"/>
              <w:jc w:val="center"/>
            </w:pPr>
            <w:r w:rsidRPr="00ED3698">
              <w:t>1.98</w:t>
            </w:r>
            <w:r w:rsidRPr="007E11F0">
              <w:t>×10</w:t>
            </w:r>
            <w:r w:rsidRPr="007E11F0">
              <w:rPr>
                <w:vertAlign w:val="superscript"/>
              </w:rPr>
              <w:t>-2</w:t>
            </w:r>
          </w:p>
        </w:tc>
        <w:tc>
          <w:tcPr>
            <w:tcW w:w="740" w:type="pct"/>
            <w:vMerge w:val="restart"/>
            <w:tcBorders>
              <w:top w:val="single" w:sz="4" w:space="0" w:color="auto"/>
            </w:tcBorders>
            <w:vAlign w:val="center"/>
          </w:tcPr>
          <w:p w14:paraId="4B242A86" w14:textId="77777777" w:rsidR="00896A70" w:rsidRPr="00ED3698" w:rsidRDefault="00896A70" w:rsidP="00896A70">
            <w:pPr>
              <w:spacing w:before="0" w:after="0"/>
              <w:jc w:val="center"/>
              <w:rPr>
                <w:color w:val="000000"/>
                <w:lang w:eastAsia="en-CA"/>
              </w:rPr>
            </w:pPr>
            <w:r>
              <w:t>(free exit)</w:t>
            </w:r>
          </w:p>
        </w:tc>
        <w:tc>
          <w:tcPr>
            <w:tcW w:w="785" w:type="pct"/>
            <w:tcBorders>
              <w:top w:val="single" w:sz="4" w:space="0" w:color="auto"/>
              <w:bottom w:val="nil"/>
            </w:tcBorders>
            <w:shd w:val="clear" w:color="auto" w:fill="auto"/>
            <w:noWrap/>
            <w:hideMark/>
          </w:tcPr>
          <w:p w14:paraId="45803ED5" w14:textId="77777777" w:rsidR="00896A70" w:rsidRDefault="00896A70" w:rsidP="00F420A8">
            <w:pPr>
              <w:spacing w:before="0" w:after="0"/>
            </w:pPr>
            <w:r w:rsidRPr="000740E6">
              <w:rPr>
                <w:rFonts w:hint="eastAsia"/>
                <w:color w:val="000000"/>
                <w:lang w:eastAsia="zh-CN"/>
              </w:rPr>
              <w:t>[</w:t>
            </w:r>
            <w:r w:rsidRPr="000740E6">
              <w:rPr>
                <w:color w:val="000000"/>
                <w:lang w:eastAsia="en-CA"/>
              </w:rPr>
              <w:t xml:space="preserve">mol </w:t>
            </w:r>
            <w:r>
              <w:rPr>
                <w:color w:val="000000"/>
                <w:lang w:eastAsia="en-CA"/>
              </w:rPr>
              <w:t>l</w:t>
            </w:r>
            <w:r w:rsidRPr="000740E6">
              <w:rPr>
                <w:color w:val="000000"/>
                <w:vertAlign w:val="superscript"/>
                <w:lang w:eastAsia="en-CA"/>
              </w:rPr>
              <w:t>-1</w:t>
            </w:r>
            <w:r w:rsidRPr="000740E6">
              <w:rPr>
                <w:rFonts w:hint="eastAsia"/>
                <w:color w:val="000000"/>
                <w:lang w:eastAsia="zh-CN"/>
              </w:rPr>
              <w:t>]</w:t>
            </w:r>
          </w:p>
        </w:tc>
      </w:tr>
      <w:tr w:rsidR="00896A70" w:rsidRPr="00ED3698" w14:paraId="4681A70C" w14:textId="77777777" w:rsidTr="00896A70">
        <w:trPr>
          <w:trHeight w:val="300"/>
          <w:jc w:val="center"/>
        </w:trPr>
        <w:tc>
          <w:tcPr>
            <w:tcW w:w="1127" w:type="pct"/>
            <w:tcBorders>
              <w:top w:val="nil"/>
              <w:bottom w:val="nil"/>
            </w:tcBorders>
            <w:shd w:val="clear" w:color="auto" w:fill="auto"/>
            <w:noWrap/>
            <w:vAlign w:val="bottom"/>
          </w:tcPr>
          <w:p w14:paraId="21834FB7" w14:textId="77777777" w:rsidR="00896A70" w:rsidRPr="00ED3698" w:rsidRDefault="00896A70" w:rsidP="004A5955">
            <w:pPr>
              <w:spacing w:before="0" w:after="0"/>
              <w:rPr>
                <w:color w:val="000000"/>
                <w:sz w:val="22"/>
                <w:szCs w:val="22"/>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1390" w:type="pct"/>
            <w:tcBorders>
              <w:top w:val="nil"/>
              <w:bottom w:val="nil"/>
            </w:tcBorders>
            <w:shd w:val="clear" w:color="auto" w:fill="auto"/>
            <w:noWrap/>
          </w:tcPr>
          <w:p w14:paraId="4595E95C" w14:textId="77777777" w:rsidR="00896A70" w:rsidRPr="00ED3698" w:rsidRDefault="00896A70" w:rsidP="004A5955">
            <w:pPr>
              <w:spacing w:before="0" w:after="0"/>
              <w:jc w:val="center"/>
            </w:pPr>
            <w:r w:rsidRPr="00ED3698">
              <w:t>2.69512</w:t>
            </w:r>
            <w:r w:rsidRPr="007E11F0">
              <w:t>×10</w:t>
            </w:r>
            <w:r w:rsidRPr="007E11F0">
              <w:rPr>
                <w:vertAlign w:val="superscript"/>
              </w:rPr>
              <w:t>-0</w:t>
            </w:r>
            <w:r w:rsidRPr="00006287">
              <w:rPr>
                <w:vertAlign w:val="superscript"/>
              </w:rPr>
              <w:t>4</w:t>
            </w:r>
          </w:p>
        </w:tc>
        <w:tc>
          <w:tcPr>
            <w:tcW w:w="958" w:type="pct"/>
            <w:tcBorders>
              <w:top w:val="nil"/>
              <w:bottom w:val="nil"/>
            </w:tcBorders>
          </w:tcPr>
          <w:p w14:paraId="23264C02" w14:textId="77777777" w:rsidR="00896A70" w:rsidRPr="00ED3698" w:rsidRDefault="00896A70" w:rsidP="004A5955">
            <w:pPr>
              <w:spacing w:before="0" w:after="0"/>
              <w:jc w:val="center"/>
            </w:pPr>
            <w:r w:rsidRPr="00ED3698">
              <w:t>1.00</w:t>
            </w:r>
            <w:r w:rsidRPr="007E11F0">
              <w:t>×10</w:t>
            </w:r>
            <w:r w:rsidRPr="007E11F0">
              <w:rPr>
                <w:vertAlign w:val="superscript"/>
              </w:rPr>
              <w:t>-2</w:t>
            </w:r>
          </w:p>
        </w:tc>
        <w:tc>
          <w:tcPr>
            <w:tcW w:w="740" w:type="pct"/>
            <w:vMerge/>
          </w:tcPr>
          <w:p w14:paraId="0F3EBD8C" w14:textId="77777777" w:rsidR="00896A70" w:rsidRPr="00ED3698" w:rsidRDefault="00896A70" w:rsidP="004A5955">
            <w:pPr>
              <w:spacing w:before="0" w:after="0"/>
            </w:pPr>
          </w:p>
        </w:tc>
        <w:tc>
          <w:tcPr>
            <w:tcW w:w="785" w:type="pct"/>
            <w:tcBorders>
              <w:top w:val="nil"/>
              <w:bottom w:val="nil"/>
            </w:tcBorders>
            <w:shd w:val="clear" w:color="auto" w:fill="auto"/>
            <w:noWrap/>
          </w:tcPr>
          <w:p w14:paraId="74FA6F02" w14:textId="77777777" w:rsidR="00896A70" w:rsidRDefault="00896A70" w:rsidP="00F420A8">
            <w:pPr>
              <w:spacing w:before="0" w:after="0"/>
            </w:pPr>
            <w:r w:rsidRPr="000740E6">
              <w:rPr>
                <w:rFonts w:hint="eastAsia"/>
                <w:color w:val="000000"/>
                <w:lang w:eastAsia="zh-CN"/>
              </w:rPr>
              <w:t>[</w:t>
            </w:r>
            <w:r w:rsidRPr="000740E6">
              <w:rPr>
                <w:color w:val="000000"/>
                <w:lang w:eastAsia="en-CA"/>
              </w:rPr>
              <w:t xml:space="preserve">mol </w:t>
            </w:r>
            <w:r>
              <w:rPr>
                <w:color w:val="000000"/>
                <w:lang w:eastAsia="en-CA"/>
              </w:rPr>
              <w:t>l</w:t>
            </w:r>
            <w:r w:rsidRPr="000740E6">
              <w:rPr>
                <w:color w:val="000000"/>
                <w:vertAlign w:val="superscript"/>
                <w:lang w:eastAsia="en-CA"/>
              </w:rPr>
              <w:t>-1</w:t>
            </w:r>
            <w:r w:rsidRPr="000740E6">
              <w:rPr>
                <w:rFonts w:hint="eastAsia"/>
                <w:color w:val="000000"/>
                <w:lang w:eastAsia="zh-CN"/>
              </w:rPr>
              <w:t>]</w:t>
            </w:r>
          </w:p>
        </w:tc>
      </w:tr>
      <w:tr w:rsidR="00896A70" w:rsidRPr="00ED3698" w14:paraId="632B7B61" w14:textId="77777777" w:rsidTr="00896A70">
        <w:trPr>
          <w:trHeight w:val="300"/>
          <w:jc w:val="center"/>
        </w:trPr>
        <w:tc>
          <w:tcPr>
            <w:tcW w:w="1127" w:type="pct"/>
            <w:tcBorders>
              <w:top w:val="nil"/>
              <w:bottom w:val="single" w:sz="4" w:space="0" w:color="auto"/>
            </w:tcBorders>
            <w:shd w:val="clear" w:color="auto" w:fill="auto"/>
            <w:noWrap/>
            <w:vAlign w:val="bottom"/>
          </w:tcPr>
          <w:p w14:paraId="76F252FE" w14:textId="77777777" w:rsidR="00896A70" w:rsidRPr="00ED3698" w:rsidRDefault="00896A70" w:rsidP="004A5955">
            <w:pPr>
              <w:spacing w:before="0" w:after="0"/>
              <w:rPr>
                <w:color w:val="000000"/>
                <w:sz w:val="22"/>
                <w:szCs w:val="22"/>
              </w:rPr>
            </w:pPr>
            <w:r w:rsidRPr="00ED3698">
              <w:rPr>
                <w:color w:val="000000"/>
                <w:lang w:eastAsia="en-CA"/>
              </w:rPr>
              <w:t>Ca</w:t>
            </w:r>
            <w:r>
              <w:rPr>
                <w:color w:val="000000"/>
                <w:vertAlign w:val="superscript"/>
                <w:lang w:eastAsia="en-CA"/>
              </w:rPr>
              <w:t>2+</w:t>
            </w:r>
          </w:p>
        </w:tc>
        <w:tc>
          <w:tcPr>
            <w:tcW w:w="1390" w:type="pct"/>
            <w:tcBorders>
              <w:top w:val="nil"/>
              <w:bottom w:val="single" w:sz="4" w:space="0" w:color="auto"/>
            </w:tcBorders>
            <w:shd w:val="clear" w:color="auto" w:fill="auto"/>
            <w:noWrap/>
          </w:tcPr>
          <w:p w14:paraId="4966E018" w14:textId="77777777" w:rsidR="00896A70" w:rsidRPr="00ED3698" w:rsidRDefault="00896A70" w:rsidP="004A5955">
            <w:pPr>
              <w:spacing w:before="0" w:after="0"/>
              <w:jc w:val="center"/>
            </w:pPr>
            <w:r w:rsidRPr="00ED3698">
              <w:t>1.69512</w:t>
            </w:r>
            <w:r w:rsidRPr="007E11F0">
              <w:t>×10</w:t>
            </w:r>
            <w:r w:rsidRPr="007E11F0">
              <w:rPr>
                <w:vertAlign w:val="superscript"/>
              </w:rPr>
              <w:t>-0</w:t>
            </w:r>
            <w:r w:rsidRPr="00006287">
              <w:rPr>
                <w:vertAlign w:val="superscript"/>
              </w:rPr>
              <w:t>4</w:t>
            </w:r>
          </w:p>
        </w:tc>
        <w:tc>
          <w:tcPr>
            <w:tcW w:w="958" w:type="pct"/>
            <w:tcBorders>
              <w:top w:val="nil"/>
              <w:bottom w:val="single" w:sz="4" w:space="0" w:color="auto"/>
            </w:tcBorders>
          </w:tcPr>
          <w:p w14:paraId="0AAFE272" w14:textId="77777777" w:rsidR="00896A70" w:rsidRPr="00ED3698" w:rsidRDefault="00896A70" w:rsidP="004A5955">
            <w:pPr>
              <w:spacing w:before="0" w:after="0"/>
              <w:jc w:val="center"/>
            </w:pPr>
            <w:r w:rsidRPr="00ED3698">
              <w:t>1.00</w:t>
            </w:r>
            <w:r w:rsidRPr="007E11F0">
              <w:t>×10</w:t>
            </w:r>
            <w:r w:rsidRPr="007E11F0">
              <w:rPr>
                <w:vertAlign w:val="superscript"/>
              </w:rPr>
              <w:t>-4</w:t>
            </w:r>
          </w:p>
        </w:tc>
        <w:tc>
          <w:tcPr>
            <w:tcW w:w="740" w:type="pct"/>
            <w:vMerge/>
            <w:tcBorders>
              <w:bottom w:val="single" w:sz="4" w:space="0" w:color="auto"/>
            </w:tcBorders>
          </w:tcPr>
          <w:p w14:paraId="188EEE35" w14:textId="77777777" w:rsidR="00896A70" w:rsidRPr="00ED3698" w:rsidRDefault="00896A70" w:rsidP="004A5955">
            <w:pPr>
              <w:spacing w:before="0" w:after="0"/>
            </w:pPr>
          </w:p>
        </w:tc>
        <w:tc>
          <w:tcPr>
            <w:tcW w:w="785" w:type="pct"/>
            <w:tcBorders>
              <w:top w:val="nil"/>
              <w:bottom w:val="single" w:sz="4" w:space="0" w:color="auto"/>
            </w:tcBorders>
            <w:shd w:val="clear" w:color="auto" w:fill="auto"/>
            <w:noWrap/>
          </w:tcPr>
          <w:p w14:paraId="3E5522F9" w14:textId="77777777" w:rsidR="00896A70" w:rsidRDefault="00896A70" w:rsidP="00F420A8">
            <w:pPr>
              <w:spacing w:before="0" w:after="0"/>
            </w:pPr>
            <w:r w:rsidRPr="000740E6">
              <w:rPr>
                <w:rFonts w:hint="eastAsia"/>
                <w:color w:val="000000"/>
                <w:lang w:eastAsia="zh-CN"/>
              </w:rPr>
              <w:t>[</w:t>
            </w:r>
            <w:r w:rsidRPr="000740E6">
              <w:rPr>
                <w:color w:val="000000"/>
                <w:lang w:eastAsia="en-CA"/>
              </w:rPr>
              <w:t xml:space="preserve">mol </w:t>
            </w:r>
            <w:r>
              <w:rPr>
                <w:color w:val="000000"/>
                <w:lang w:eastAsia="en-CA"/>
              </w:rPr>
              <w:t>l</w:t>
            </w:r>
            <w:r w:rsidRPr="000740E6">
              <w:rPr>
                <w:color w:val="000000"/>
                <w:vertAlign w:val="superscript"/>
                <w:lang w:eastAsia="en-CA"/>
              </w:rPr>
              <w:t>-1</w:t>
            </w:r>
            <w:r w:rsidRPr="000740E6">
              <w:rPr>
                <w:rFonts w:hint="eastAsia"/>
                <w:color w:val="000000"/>
                <w:lang w:eastAsia="zh-CN"/>
              </w:rPr>
              <w:t>]</w:t>
            </w:r>
          </w:p>
        </w:tc>
      </w:tr>
      <w:tr w:rsidR="00F420A8" w:rsidRPr="00ED3698" w14:paraId="4B676149" w14:textId="77777777" w:rsidTr="00896A70">
        <w:trPr>
          <w:trHeight w:val="300"/>
          <w:jc w:val="center"/>
        </w:trPr>
        <w:tc>
          <w:tcPr>
            <w:tcW w:w="1127" w:type="pct"/>
            <w:tcBorders>
              <w:top w:val="single" w:sz="4" w:space="0" w:color="auto"/>
              <w:bottom w:val="single" w:sz="4" w:space="0" w:color="auto"/>
            </w:tcBorders>
            <w:shd w:val="clear" w:color="auto" w:fill="auto"/>
            <w:noWrap/>
            <w:vAlign w:val="bottom"/>
          </w:tcPr>
          <w:p w14:paraId="162918AD" w14:textId="77777777" w:rsidR="00F420A8" w:rsidRPr="00ED3698" w:rsidRDefault="00F420A8" w:rsidP="004A5955">
            <w:pPr>
              <w:spacing w:before="0" w:after="0"/>
              <w:rPr>
                <w:i/>
                <w:color w:val="000000"/>
                <w:sz w:val="22"/>
                <w:szCs w:val="22"/>
              </w:rPr>
            </w:pPr>
            <w:r w:rsidRPr="00ED3698">
              <w:rPr>
                <w:i/>
                <w:color w:val="000000"/>
                <w:sz w:val="22"/>
                <w:szCs w:val="22"/>
              </w:rPr>
              <w:t>Mineral</w:t>
            </w:r>
          </w:p>
        </w:tc>
        <w:tc>
          <w:tcPr>
            <w:tcW w:w="1390" w:type="pct"/>
            <w:tcBorders>
              <w:top w:val="single" w:sz="4" w:space="0" w:color="auto"/>
              <w:bottom w:val="single" w:sz="4" w:space="0" w:color="auto"/>
            </w:tcBorders>
            <w:shd w:val="clear" w:color="auto" w:fill="auto"/>
            <w:noWrap/>
          </w:tcPr>
          <w:p w14:paraId="41A44F8F" w14:textId="77777777" w:rsidR="00F420A8" w:rsidRPr="00ED3698" w:rsidRDefault="00F420A8" w:rsidP="004A5955">
            <w:pPr>
              <w:spacing w:before="0" w:after="0"/>
              <w:jc w:val="center"/>
              <w:rPr>
                <w:i/>
              </w:rPr>
            </w:pPr>
          </w:p>
        </w:tc>
        <w:tc>
          <w:tcPr>
            <w:tcW w:w="958" w:type="pct"/>
            <w:tcBorders>
              <w:top w:val="single" w:sz="4" w:space="0" w:color="auto"/>
              <w:bottom w:val="single" w:sz="4" w:space="0" w:color="auto"/>
            </w:tcBorders>
          </w:tcPr>
          <w:p w14:paraId="578CE8F4" w14:textId="77777777" w:rsidR="00F420A8" w:rsidRPr="00ED3698" w:rsidRDefault="00F420A8" w:rsidP="004A5955">
            <w:pPr>
              <w:spacing w:before="0" w:after="0"/>
              <w:jc w:val="center"/>
              <w:rPr>
                <w:i/>
              </w:rPr>
            </w:pPr>
          </w:p>
        </w:tc>
        <w:tc>
          <w:tcPr>
            <w:tcW w:w="740" w:type="pct"/>
            <w:tcBorders>
              <w:top w:val="single" w:sz="4" w:space="0" w:color="auto"/>
              <w:bottom w:val="single" w:sz="4" w:space="0" w:color="auto"/>
            </w:tcBorders>
          </w:tcPr>
          <w:p w14:paraId="53D1C7D5" w14:textId="77777777" w:rsidR="00F420A8" w:rsidRPr="00ED3698" w:rsidRDefault="00F420A8" w:rsidP="004A5955">
            <w:pPr>
              <w:spacing w:before="0" w:after="0"/>
              <w:rPr>
                <w:i/>
              </w:rPr>
            </w:pPr>
          </w:p>
        </w:tc>
        <w:tc>
          <w:tcPr>
            <w:tcW w:w="785" w:type="pct"/>
            <w:tcBorders>
              <w:top w:val="single" w:sz="4" w:space="0" w:color="auto"/>
              <w:bottom w:val="single" w:sz="4" w:space="0" w:color="auto"/>
            </w:tcBorders>
            <w:shd w:val="clear" w:color="auto" w:fill="auto"/>
            <w:noWrap/>
          </w:tcPr>
          <w:p w14:paraId="31EC2580" w14:textId="77777777" w:rsidR="00F420A8" w:rsidRPr="00ED3698" w:rsidRDefault="00F420A8" w:rsidP="004A5955">
            <w:pPr>
              <w:spacing w:before="0" w:after="0"/>
              <w:rPr>
                <w:i/>
                <w:color w:val="000000"/>
                <w:lang w:eastAsia="en-CA"/>
              </w:rPr>
            </w:pPr>
          </w:p>
        </w:tc>
      </w:tr>
      <w:tr w:rsidR="00F420A8" w:rsidRPr="00ED3698" w14:paraId="24B2A02A" w14:textId="77777777" w:rsidTr="00896A70">
        <w:trPr>
          <w:trHeight w:val="300"/>
          <w:jc w:val="center"/>
        </w:trPr>
        <w:tc>
          <w:tcPr>
            <w:tcW w:w="1127" w:type="pct"/>
            <w:tcBorders>
              <w:top w:val="single" w:sz="4" w:space="0" w:color="auto"/>
              <w:bottom w:val="single" w:sz="4" w:space="0" w:color="auto"/>
            </w:tcBorders>
            <w:shd w:val="clear" w:color="auto" w:fill="auto"/>
            <w:noWrap/>
            <w:vAlign w:val="bottom"/>
          </w:tcPr>
          <w:p w14:paraId="580C19CA" w14:textId="77777777" w:rsidR="00F420A8" w:rsidRPr="00ED3698" w:rsidRDefault="00F420A8" w:rsidP="004A5955">
            <w:pPr>
              <w:spacing w:before="0" w:after="0"/>
              <w:rPr>
                <w:color w:val="000000"/>
                <w:sz w:val="22"/>
                <w:szCs w:val="22"/>
              </w:rPr>
            </w:pPr>
            <w:r w:rsidRPr="00ED3698">
              <w:rPr>
                <w:color w:val="000000"/>
                <w:sz w:val="22"/>
                <w:szCs w:val="22"/>
              </w:rPr>
              <w:t>Calcite</w:t>
            </w:r>
          </w:p>
        </w:tc>
        <w:tc>
          <w:tcPr>
            <w:tcW w:w="1390" w:type="pct"/>
            <w:tcBorders>
              <w:top w:val="single" w:sz="4" w:space="0" w:color="auto"/>
              <w:bottom w:val="single" w:sz="4" w:space="0" w:color="auto"/>
            </w:tcBorders>
            <w:shd w:val="clear" w:color="auto" w:fill="auto"/>
            <w:noWrap/>
          </w:tcPr>
          <w:p w14:paraId="63464647" w14:textId="77777777" w:rsidR="00F420A8" w:rsidRPr="00ED3698" w:rsidRDefault="00F420A8" w:rsidP="004A5955">
            <w:pPr>
              <w:spacing w:before="0" w:after="0"/>
              <w:jc w:val="center"/>
            </w:pPr>
            <w:r w:rsidRPr="00ED3698">
              <w:t>5.0</w:t>
            </w:r>
            <w:r w:rsidRPr="007E11F0">
              <w:t>×10</w:t>
            </w:r>
            <w:r w:rsidRPr="007E11F0">
              <w:rPr>
                <w:vertAlign w:val="superscript"/>
              </w:rPr>
              <w:t>-5</w:t>
            </w:r>
          </w:p>
        </w:tc>
        <w:tc>
          <w:tcPr>
            <w:tcW w:w="958" w:type="pct"/>
            <w:tcBorders>
              <w:top w:val="single" w:sz="4" w:space="0" w:color="auto"/>
              <w:bottom w:val="single" w:sz="4" w:space="0" w:color="auto"/>
            </w:tcBorders>
          </w:tcPr>
          <w:p w14:paraId="1A030137" w14:textId="77777777" w:rsidR="00F420A8" w:rsidRPr="00ED3698" w:rsidRDefault="00F420A8" w:rsidP="004A5955">
            <w:pPr>
              <w:spacing w:before="0" w:after="0"/>
              <w:jc w:val="center"/>
            </w:pPr>
            <w:r w:rsidRPr="00ED3698">
              <w:t>-</w:t>
            </w:r>
          </w:p>
        </w:tc>
        <w:tc>
          <w:tcPr>
            <w:tcW w:w="740" w:type="pct"/>
            <w:tcBorders>
              <w:top w:val="single" w:sz="4" w:space="0" w:color="auto"/>
              <w:bottom w:val="single" w:sz="4" w:space="0" w:color="auto"/>
            </w:tcBorders>
          </w:tcPr>
          <w:p w14:paraId="00525248" w14:textId="77777777" w:rsidR="00F420A8" w:rsidRPr="00ED3698" w:rsidRDefault="00F420A8" w:rsidP="004A5955">
            <w:pPr>
              <w:spacing w:before="0" w:after="0"/>
            </w:pPr>
            <w:r w:rsidRPr="00ED3698">
              <w:t>-</w:t>
            </w:r>
          </w:p>
        </w:tc>
        <w:tc>
          <w:tcPr>
            <w:tcW w:w="785" w:type="pct"/>
            <w:tcBorders>
              <w:top w:val="single" w:sz="4" w:space="0" w:color="auto"/>
              <w:bottom w:val="single" w:sz="4" w:space="0" w:color="auto"/>
            </w:tcBorders>
            <w:shd w:val="clear" w:color="auto" w:fill="auto"/>
            <w:noWrap/>
          </w:tcPr>
          <w:p w14:paraId="712B4994" w14:textId="77777777" w:rsidR="00F420A8" w:rsidRPr="00ED3698" w:rsidRDefault="00F420A8" w:rsidP="004A5955">
            <w:pPr>
              <w:spacing w:before="0" w:after="0"/>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F420A8" w:rsidRPr="00ED3698" w14:paraId="07B485B7" w14:textId="77777777" w:rsidTr="00896A70">
        <w:trPr>
          <w:trHeight w:val="300"/>
          <w:jc w:val="center"/>
        </w:trPr>
        <w:tc>
          <w:tcPr>
            <w:tcW w:w="2517" w:type="pct"/>
            <w:gridSpan w:val="2"/>
            <w:tcBorders>
              <w:top w:val="single" w:sz="4" w:space="0" w:color="auto"/>
              <w:bottom w:val="single" w:sz="4" w:space="0" w:color="auto"/>
            </w:tcBorders>
            <w:shd w:val="clear" w:color="auto" w:fill="auto"/>
            <w:noWrap/>
            <w:vAlign w:val="bottom"/>
          </w:tcPr>
          <w:p w14:paraId="73B7349C" w14:textId="77777777" w:rsidR="00F420A8" w:rsidRPr="00ED3698" w:rsidRDefault="00F420A8" w:rsidP="00DE6D14">
            <w:pPr>
              <w:spacing w:before="0" w:after="0"/>
              <w:jc w:val="left"/>
            </w:pPr>
            <w:r w:rsidRPr="00ED3698">
              <w:rPr>
                <w:i/>
                <w:color w:val="000000"/>
                <w:sz w:val="22"/>
                <w:szCs w:val="22"/>
              </w:rPr>
              <w:t>Hydraulic condition</w:t>
            </w:r>
          </w:p>
        </w:tc>
        <w:tc>
          <w:tcPr>
            <w:tcW w:w="958" w:type="pct"/>
            <w:tcBorders>
              <w:top w:val="single" w:sz="4" w:space="0" w:color="auto"/>
              <w:bottom w:val="single" w:sz="4" w:space="0" w:color="auto"/>
            </w:tcBorders>
          </w:tcPr>
          <w:p w14:paraId="566A3E34" w14:textId="77777777" w:rsidR="00F420A8" w:rsidRPr="00ED3698" w:rsidRDefault="00F420A8" w:rsidP="004A5955">
            <w:pPr>
              <w:spacing w:before="0" w:after="0"/>
              <w:jc w:val="center"/>
            </w:pPr>
          </w:p>
        </w:tc>
        <w:tc>
          <w:tcPr>
            <w:tcW w:w="740" w:type="pct"/>
            <w:tcBorders>
              <w:top w:val="single" w:sz="4" w:space="0" w:color="auto"/>
              <w:bottom w:val="single" w:sz="4" w:space="0" w:color="auto"/>
            </w:tcBorders>
          </w:tcPr>
          <w:p w14:paraId="44E142B5" w14:textId="77777777" w:rsidR="00F420A8" w:rsidRPr="00ED3698" w:rsidRDefault="00F420A8" w:rsidP="004A5955">
            <w:pPr>
              <w:spacing w:before="0" w:after="0"/>
            </w:pPr>
          </w:p>
        </w:tc>
        <w:tc>
          <w:tcPr>
            <w:tcW w:w="785" w:type="pct"/>
            <w:tcBorders>
              <w:top w:val="single" w:sz="4" w:space="0" w:color="auto"/>
              <w:bottom w:val="single" w:sz="4" w:space="0" w:color="auto"/>
            </w:tcBorders>
            <w:shd w:val="clear" w:color="auto" w:fill="auto"/>
            <w:noWrap/>
          </w:tcPr>
          <w:p w14:paraId="10C8F039" w14:textId="77777777" w:rsidR="00F420A8" w:rsidRPr="00ED3698" w:rsidRDefault="00F420A8" w:rsidP="004A5955">
            <w:pPr>
              <w:spacing w:before="0" w:after="0"/>
              <w:rPr>
                <w:color w:val="000000"/>
                <w:lang w:eastAsia="en-CA"/>
              </w:rPr>
            </w:pPr>
          </w:p>
        </w:tc>
      </w:tr>
      <w:tr w:rsidR="00F420A8" w:rsidRPr="00ED3698" w14:paraId="0C63961F" w14:textId="77777777" w:rsidTr="00896A70">
        <w:trPr>
          <w:trHeight w:val="300"/>
          <w:jc w:val="center"/>
        </w:trPr>
        <w:tc>
          <w:tcPr>
            <w:tcW w:w="1127" w:type="pct"/>
            <w:tcBorders>
              <w:top w:val="single" w:sz="4" w:space="0" w:color="auto"/>
              <w:bottom w:val="single" w:sz="4" w:space="0" w:color="auto"/>
            </w:tcBorders>
            <w:shd w:val="clear" w:color="auto" w:fill="auto"/>
            <w:noWrap/>
            <w:vAlign w:val="bottom"/>
          </w:tcPr>
          <w:p w14:paraId="337A6A24" w14:textId="77777777" w:rsidR="00F420A8" w:rsidRPr="00ED3698" w:rsidRDefault="00F420A8" w:rsidP="004A5955">
            <w:pPr>
              <w:spacing w:before="0" w:after="0"/>
              <w:rPr>
                <w:color w:val="000000"/>
                <w:sz w:val="22"/>
                <w:szCs w:val="22"/>
              </w:rPr>
            </w:pPr>
            <w:r w:rsidRPr="00ED3698">
              <w:rPr>
                <w:color w:val="000000"/>
                <w:sz w:val="22"/>
                <w:szCs w:val="22"/>
              </w:rPr>
              <w:t>Hydraulic head</w:t>
            </w:r>
          </w:p>
        </w:tc>
        <w:tc>
          <w:tcPr>
            <w:tcW w:w="1390" w:type="pct"/>
            <w:tcBorders>
              <w:top w:val="single" w:sz="4" w:space="0" w:color="auto"/>
              <w:bottom w:val="single" w:sz="4" w:space="0" w:color="auto"/>
            </w:tcBorders>
            <w:shd w:val="clear" w:color="auto" w:fill="auto"/>
            <w:noWrap/>
          </w:tcPr>
          <w:p w14:paraId="7A46A471" w14:textId="77777777" w:rsidR="00F420A8" w:rsidRPr="00ED3698" w:rsidRDefault="00F420A8" w:rsidP="004A5955">
            <w:pPr>
              <w:spacing w:before="0" w:after="0"/>
              <w:jc w:val="center"/>
            </w:pPr>
            <w:r w:rsidRPr="00ED3698">
              <w:t>0.0</w:t>
            </w:r>
          </w:p>
        </w:tc>
        <w:tc>
          <w:tcPr>
            <w:tcW w:w="958" w:type="pct"/>
            <w:tcBorders>
              <w:top w:val="single" w:sz="4" w:space="0" w:color="auto"/>
              <w:bottom w:val="single" w:sz="4" w:space="0" w:color="auto"/>
            </w:tcBorders>
          </w:tcPr>
          <w:p w14:paraId="031F7A31" w14:textId="77777777" w:rsidR="00F420A8" w:rsidRPr="00ED3698" w:rsidRDefault="00F420A8" w:rsidP="00896A70">
            <w:pPr>
              <w:spacing w:before="0" w:after="0"/>
              <w:jc w:val="center"/>
            </w:pPr>
            <w:r w:rsidRPr="00ED3698">
              <w:t>0.0014</w:t>
            </w:r>
            <w:r w:rsidR="00896A70">
              <w:t xml:space="preserve"> (first)</w:t>
            </w:r>
          </w:p>
        </w:tc>
        <w:tc>
          <w:tcPr>
            <w:tcW w:w="740" w:type="pct"/>
            <w:tcBorders>
              <w:top w:val="single" w:sz="4" w:space="0" w:color="auto"/>
              <w:bottom w:val="single" w:sz="4" w:space="0" w:color="auto"/>
            </w:tcBorders>
          </w:tcPr>
          <w:p w14:paraId="699F5615" w14:textId="77777777" w:rsidR="00F420A8" w:rsidRPr="00ED3698" w:rsidRDefault="00F420A8" w:rsidP="004A5955">
            <w:pPr>
              <w:spacing w:before="0" w:after="0"/>
            </w:pPr>
            <w:r w:rsidRPr="00ED3698">
              <w:t>0.0</w:t>
            </w:r>
            <w:r w:rsidR="00896A70">
              <w:t xml:space="preserve"> (first)</w:t>
            </w:r>
          </w:p>
        </w:tc>
        <w:tc>
          <w:tcPr>
            <w:tcW w:w="785" w:type="pct"/>
            <w:tcBorders>
              <w:top w:val="single" w:sz="4" w:space="0" w:color="auto"/>
              <w:bottom w:val="single" w:sz="4" w:space="0" w:color="auto"/>
            </w:tcBorders>
            <w:shd w:val="clear" w:color="auto" w:fill="auto"/>
            <w:noWrap/>
          </w:tcPr>
          <w:p w14:paraId="20B64AE2" w14:textId="77777777" w:rsidR="00F420A8" w:rsidRPr="00ED3698" w:rsidRDefault="00F420A8" w:rsidP="004A5955">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382EAD1" w14:textId="77777777" w:rsidR="00200807" w:rsidRPr="00ED3698" w:rsidRDefault="00200807" w:rsidP="00107124">
      <w:pPr>
        <w:pStyle w:val="Simpleline"/>
      </w:pPr>
    </w:p>
    <w:p w14:paraId="30773FAD" w14:textId="77777777" w:rsidR="00200807" w:rsidRPr="00ED3698" w:rsidRDefault="00200807" w:rsidP="009D54B1">
      <w:pPr>
        <w:pStyle w:val="StyleHeading4Bold"/>
      </w:pPr>
      <w:bookmarkStart w:id="950" w:name="_Toc520374733"/>
      <w:r w:rsidRPr="00ED3698">
        <w:lastRenderedPageBreak/>
        <w:t>Parameters</w:t>
      </w:r>
      <w:bookmarkEnd w:id="950"/>
    </w:p>
    <w:p w14:paraId="69D28AF7" w14:textId="62BE4484" w:rsidR="00200807" w:rsidRDefault="00200807" w:rsidP="00A23B4A">
      <w:pPr>
        <w:pStyle w:val="ListParagraph"/>
        <w:ind w:left="0"/>
        <w:rPr>
          <w:lang w:eastAsia="zh-CN"/>
        </w:rPr>
      </w:pPr>
      <w:r w:rsidRPr="00ED3698">
        <w:t xml:space="preserve">The parameters of the porous media are: porosity </w:t>
      </w:r>
      <w:r w:rsidR="00896A70">
        <w:t xml:space="preserve">is </w:t>
      </w:r>
      <w:r w:rsidRPr="00ED3698">
        <w:t xml:space="preserve">0.35, hydraulic conductivity </w:t>
      </w:r>
      <w:r w:rsidR="00896A70">
        <w:t xml:space="preserve">is </w:t>
      </w:r>
      <w:r w:rsidRPr="00ED3698">
        <w:t>1.16</w:t>
      </w:r>
      <w:r w:rsidRPr="007E11F0">
        <w:t>×10</w:t>
      </w:r>
      <w:r w:rsidRPr="007E11F0">
        <w:rPr>
          <w:vertAlign w:val="superscript"/>
        </w:rPr>
        <w:t>-5</w:t>
      </w:r>
      <w:r w:rsidRPr="00ED3698">
        <w:t> m s</w:t>
      </w:r>
      <w:r w:rsidRPr="00ED3698">
        <w:rPr>
          <w:vertAlign w:val="superscript"/>
        </w:rPr>
        <w:t>-1</w:t>
      </w:r>
      <w:r w:rsidRPr="00ED3698">
        <w:t xml:space="preserve">, longitudinal dispersivity </w:t>
      </w:r>
      <w:r w:rsidR="00896A70">
        <w:t xml:space="preserve">is </w:t>
      </w:r>
      <w:r w:rsidRPr="00ED3698">
        <w:t xml:space="preserve">0.005 m, </w:t>
      </w:r>
      <w:r w:rsidR="00896A70">
        <w:t xml:space="preserve">and the </w:t>
      </w:r>
      <w:r w:rsidR="000B7870">
        <w:t>diffusion coefficient</w:t>
      </w:r>
      <w:r w:rsidRPr="00ED3698">
        <w:t xml:space="preserve"> is 0.0</w:t>
      </w:r>
      <w:r w:rsidR="00896A70">
        <w:t xml:space="preserve"> m</w:t>
      </w:r>
      <w:r w:rsidR="00896A70" w:rsidRPr="00896A70">
        <w:rPr>
          <w:vertAlign w:val="superscript"/>
        </w:rPr>
        <w:t>2</w:t>
      </w:r>
      <w:r w:rsidR="00896A70">
        <w:t xml:space="preserve"> s</w:t>
      </w:r>
      <w:r w:rsidR="00896A70" w:rsidRPr="00896A70">
        <w:rPr>
          <w:vertAlign w:val="superscript"/>
        </w:rPr>
        <w:t>-1</w:t>
      </w:r>
      <w:r w:rsidR="004474F5">
        <w:t xml:space="preserve">.  </w:t>
      </w:r>
      <w:r w:rsidR="00A23B4A">
        <w:rPr>
          <w:rFonts w:hint="eastAsia"/>
          <w:lang w:eastAsia="zh-CN"/>
        </w:rPr>
        <w:t>The kinetic reaction of calcite (</w:t>
      </w:r>
      <w:r w:rsidR="004474F5">
        <w:rPr>
          <w:rFonts w:hint="eastAsia"/>
          <w:lang w:eastAsia="zh-CN"/>
        </w:rPr>
        <w:t xml:space="preserve">i.e. </w:t>
      </w:r>
      <w:r w:rsidR="00A23B4A">
        <w:rPr>
          <w:lang w:eastAsia="zh-CN"/>
        </w:rPr>
        <w:t>‘</w:t>
      </w:r>
      <w:r w:rsidR="00A23B4A">
        <w:rPr>
          <w:rFonts w:hint="eastAsia"/>
          <w:lang w:eastAsia="zh-CN"/>
        </w:rPr>
        <w:t>calcite-ch</w:t>
      </w:r>
      <w:r w:rsidR="00A23B4A">
        <w:rPr>
          <w:lang w:eastAsia="zh-CN"/>
        </w:rPr>
        <w:t>’</w:t>
      </w:r>
      <w:r w:rsidR="00A23B4A">
        <w:rPr>
          <w:rFonts w:hint="eastAsia"/>
          <w:lang w:eastAsia="zh-CN"/>
        </w:rPr>
        <w:t xml:space="preserve"> in database) </w:t>
      </w:r>
      <w:r w:rsidR="00896A70">
        <w:rPr>
          <w:lang w:eastAsia="zh-CN"/>
        </w:rPr>
        <w:t>i</w:t>
      </w:r>
      <w:r w:rsidR="00A23B4A">
        <w:rPr>
          <w:rFonts w:hint="eastAsia"/>
          <w:lang w:eastAsia="zh-CN"/>
        </w:rPr>
        <w:t xml:space="preserve">s described by a model with three parallel reaction pathways as described in </w:t>
      </w:r>
      <w:r w:rsidR="00253525">
        <w:rPr>
          <w:lang w:eastAsia="zh-CN"/>
        </w:rPr>
        <w:t xml:space="preserve">the user manual </w:t>
      </w:r>
      <w:r w:rsidR="00A23B4A">
        <w:rPr>
          <w:rFonts w:hint="eastAsia"/>
          <w:lang w:eastAsia="zh-CN"/>
        </w:rPr>
        <w:t xml:space="preserve">section </w:t>
      </w:r>
      <w:r w:rsidR="00253525">
        <w:rPr>
          <w:lang w:eastAsia="zh-CN"/>
        </w:rPr>
        <w:t>“</w:t>
      </w:r>
      <w:r w:rsidR="00253525" w:rsidRPr="00253525">
        <w:rPr>
          <w:lang w:eastAsia="zh-CN"/>
        </w:rPr>
        <w:t>Surface-controlled rate expressions</w:t>
      </w:r>
      <w:r w:rsidR="00253525">
        <w:rPr>
          <w:lang w:eastAsia="zh-CN"/>
        </w:rPr>
        <w:t>”</w:t>
      </w:r>
      <w:r w:rsidR="00253525" w:rsidRPr="00253525">
        <w:rPr>
          <w:rFonts w:hint="eastAsia"/>
          <w:lang w:eastAsia="zh-CN"/>
        </w:rPr>
        <w:t xml:space="preserve"> </w:t>
      </w:r>
      <w:r w:rsidR="00A23B4A">
        <w:rPr>
          <w:rFonts w:hint="eastAsia"/>
          <w:lang w:eastAsia="zh-CN"/>
        </w:rPr>
        <w:t>(</w:t>
      </w:r>
      <w:r w:rsidR="00A23B4A">
        <w:rPr>
          <w:lang w:eastAsia="zh-CN"/>
        </w:rPr>
        <w:t>Chou</w:t>
      </w:r>
      <w:r w:rsidR="00A23B4A">
        <w:rPr>
          <w:rFonts w:hint="eastAsia"/>
          <w:lang w:eastAsia="zh-CN"/>
        </w:rPr>
        <w:t xml:space="preserve"> </w:t>
      </w:r>
      <w:r w:rsidR="004474F5">
        <w:rPr>
          <w:rFonts w:hint="eastAsia"/>
          <w:lang w:eastAsia="zh-CN"/>
        </w:rPr>
        <w:t xml:space="preserve">et al. </w:t>
      </w:r>
      <w:r w:rsidR="00A23B4A" w:rsidRPr="00751630">
        <w:rPr>
          <w:lang w:eastAsia="zh-CN"/>
        </w:rPr>
        <w:t>198</w:t>
      </w:r>
      <w:r w:rsidR="00A23B4A">
        <w:rPr>
          <w:rFonts w:hint="eastAsia"/>
          <w:lang w:eastAsia="zh-CN"/>
        </w:rPr>
        <w:t>9)</w:t>
      </w:r>
      <w:r w:rsidR="004474F5">
        <w:rPr>
          <w:rFonts w:hint="eastAsia"/>
          <w:lang w:eastAsia="zh-CN"/>
        </w:rPr>
        <w:t xml:space="preserve">.  </w:t>
      </w:r>
      <w:r w:rsidR="00A23B4A">
        <w:rPr>
          <w:rFonts w:hint="eastAsia"/>
          <w:lang w:eastAsia="zh-CN"/>
        </w:rPr>
        <w:t xml:space="preserve">The </w:t>
      </w:r>
      <w:r w:rsidR="000B7870">
        <w:rPr>
          <w:rFonts w:hint="eastAsia"/>
          <w:lang w:eastAsia="zh-CN"/>
        </w:rPr>
        <w:t>update</w:t>
      </w:r>
      <w:r w:rsidR="00A23B4A">
        <w:rPr>
          <w:rFonts w:hint="eastAsia"/>
          <w:lang w:eastAsia="zh-CN"/>
        </w:rPr>
        <w:t xml:space="preserve"> model</w:t>
      </w:r>
      <w:r w:rsidR="000B7870">
        <w:rPr>
          <w:rFonts w:hint="eastAsia"/>
          <w:lang w:eastAsia="zh-CN"/>
        </w:rPr>
        <w:t xml:space="preserve"> for kinetic parameters</w:t>
      </w:r>
      <w:r w:rsidR="00A23B4A">
        <w:rPr>
          <w:rFonts w:hint="eastAsia"/>
          <w:lang w:eastAsia="zh-CN"/>
        </w:rPr>
        <w:t xml:space="preserve"> is </w:t>
      </w:r>
      <w:r w:rsidR="00A23B4A">
        <w:rPr>
          <w:lang w:eastAsia="zh-CN"/>
        </w:rPr>
        <w:t>‘</w:t>
      </w:r>
      <w:r w:rsidR="00A23B4A">
        <w:rPr>
          <w:rFonts w:hint="eastAsia"/>
          <w:lang w:eastAsia="zh-CN"/>
        </w:rPr>
        <w:t>geometric</w:t>
      </w:r>
      <w:r w:rsidR="00A23B4A">
        <w:rPr>
          <w:lang w:eastAsia="zh-CN"/>
        </w:rPr>
        <w:t>’</w:t>
      </w:r>
      <w:r w:rsidR="00A23B4A">
        <w:rPr>
          <w:rFonts w:hint="eastAsia"/>
          <w:lang w:eastAsia="zh-CN"/>
        </w:rPr>
        <w:t xml:space="preserve"> </w:t>
      </w:r>
      <w:r w:rsidR="000B7870">
        <w:rPr>
          <w:rFonts w:hint="eastAsia"/>
          <w:lang w:eastAsia="zh-CN"/>
        </w:rPr>
        <w:t>(see</w:t>
      </w:r>
      <w:r w:rsidR="00253525">
        <w:rPr>
          <w:lang w:eastAsia="zh-CN"/>
        </w:rPr>
        <w:t xml:space="preserve"> the user manual</w:t>
      </w:r>
      <w:r w:rsidR="000B7870">
        <w:rPr>
          <w:rFonts w:hint="eastAsia"/>
          <w:lang w:eastAsia="zh-CN"/>
        </w:rPr>
        <w:t xml:space="preserve"> section</w:t>
      </w:r>
      <w:r w:rsidR="00253525">
        <w:rPr>
          <w:lang w:eastAsia="zh-CN"/>
        </w:rPr>
        <w:t xml:space="preserve"> “Initial condition – Batch reactions” sub section “mineral input”</w:t>
      </w:r>
      <w:r w:rsidR="000B7870">
        <w:rPr>
          <w:rFonts w:hint="eastAsia"/>
          <w:lang w:eastAsia="zh-CN"/>
        </w:rPr>
        <w:t xml:space="preserve">) and related parameters are listed in </w:t>
      </w:r>
      <w:r w:rsidR="005F5019">
        <w:rPr>
          <w:lang w:eastAsia="zh-CN"/>
        </w:rPr>
        <w:fldChar w:fldCharType="begin"/>
      </w:r>
      <w:r w:rsidR="00F633C1">
        <w:rPr>
          <w:lang w:eastAsia="zh-CN"/>
        </w:rPr>
        <w:instrText xml:space="preserve"> </w:instrText>
      </w:r>
      <w:r w:rsidR="00F633C1">
        <w:rPr>
          <w:rFonts w:hint="eastAsia"/>
          <w:lang w:eastAsia="zh-CN"/>
        </w:rPr>
        <w:instrText>REF _Ref366843224 \h</w:instrText>
      </w:r>
      <w:r w:rsidR="00F633C1">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28</w:t>
      </w:r>
      <w:r w:rsidR="005F5019">
        <w:rPr>
          <w:lang w:eastAsia="zh-CN"/>
        </w:rPr>
        <w:fldChar w:fldCharType="end"/>
      </w:r>
      <w:r w:rsidR="004474F5">
        <w:rPr>
          <w:rFonts w:hint="eastAsia"/>
          <w:lang w:eastAsia="zh-CN"/>
        </w:rPr>
        <w:t xml:space="preserve">.  </w:t>
      </w:r>
    </w:p>
    <w:p w14:paraId="4D2A0BA2" w14:textId="00492D42" w:rsidR="000B7870" w:rsidRDefault="000B7870" w:rsidP="000B7870">
      <w:pPr>
        <w:pStyle w:val="Caption"/>
        <w:keepNext/>
        <w:rPr>
          <w:lang w:eastAsia="zh-CN"/>
        </w:rPr>
      </w:pPr>
      <w:bookmarkStart w:id="951" w:name="_Ref366843224"/>
      <w:bookmarkStart w:id="952" w:name="_Toc520374969"/>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28</w:t>
      </w:r>
      <w:r w:rsidR="00FE1AD3">
        <w:fldChar w:fldCharType="end"/>
      </w:r>
      <w:bookmarkEnd w:id="951"/>
      <w:r w:rsidR="004C28A7">
        <w:t xml:space="preserve">: </w:t>
      </w:r>
      <w:r>
        <w:rPr>
          <w:rFonts w:hint="eastAsia"/>
          <w:lang w:eastAsia="zh-CN"/>
        </w:rPr>
        <w:t>G</w:t>
      </w:r>
      <w:r>
        <w:rPr>
          <w:lang w:eastAsia="zh-CN"/>
        </w:rPr>
        <w:t>eometric</w:t>
      </w:r>
      <w:r>
        <w:rPr>
          <w:rFonts w:hint="eastAsia"/>
          <w:lang w:eastAsia="zh-CN"/>
        </w:rPr>
        <w:t xml:space="preserve"> updat</w:t>
      </w:r>
      <w:r w:rsidR="00896A70">
        <w:rPr>
          <w:lang w:eastAsia="zh-CN"/>
        </w:rPr>
        <w:t>e</w:t>
      </w:r>
      <w:r>
        <w:rPr>
          <w:rFonts w:hint="eastAsia"/>
          <w:lang w:eastAsia="zh-CN"/>
        </w:rPr>
        <w:t xml:space="preserve"> model parameters for calcite </w:t>
      </w:r>
      <w:r w:rsidR="00896A70">
        <w:rPr>
          <w:lang w:eastAsia="zh-CN"/>
        </w:rPr>
        <w:t>dissolution</w:t>
      </w:r>
      <w:bookmarkEnd w:id="952"/>
    </w:p>
    <w:tbl>
      <w:tblPr>
        <w:tblW w:w="5000" w:type="pct"/>
        <w:tblBorders>
          <w:top w:val="single" w:sz="4" w:space="0" w:color="auto"/>
          <w:bottom w:val="single" w:sz="4" w:space="0" w:color="auto"/>
        </w:tblBorders>
        <w:tblLook w:val="04A0" w:firstRow="1" w:lastRow="0" w:firstColumn="1" w:lastColumn="0" w:noHBand="0" w:noVBand="1"/>
      </w:tblPr>
      <w:tblGrid>
        <w:gridCol w:w="4166"/>
        <w:gridCol w:w="1358"/>
        <w:gridCol w:w="1726"/>
        <w:gridCol w:w="1390"/>
      </w:tblGrid>
      <w:tr w:rsidR="000B7870" w:rsidRPr="00ED3698" w14:paraId="7478DB1A" w14:textId="77777777" w:rsidTr="000B7870">
        <w:trPr>
          <w:trHeight w:val="300"/>
        </w:trPr>
        <w:tc>
          <w:tcPr>
            <w:tcW w:w="2418" w:type="pct"/>
            <w:tcBorders>
              <w:bottom w:val="single" w:sz="4" w:space="0" w:color="auto"/>
            </w:tcBorders>
            <w:shd w:val="clear" w:color="auto" w:fill="D9D9D9"/>
            <w:noWrap/>
            <w:vAlign w:val="center"/>
            <w:hideMark/>
          </w:tcPr>
          <w:p w14:paraId="610D20E3" w14:textId="77777777" w:rsidR="000B7870" w:rsidRPr="00ED3698" w:rsidRDefault="000B7870" w:rsidP="009267EC">
            <w:pPr>
              <w:spacing w:before="0" w:after="0"/>
              <w:jc w:val="left"/>
              <w:rPr>
                <w:b/>
                <w:color w:val="000000"/>
                <w:lang w:eastAsia="en-CA"/>
              </w:rPr>
            </w:pPr>
            <w:r w:rsidRPr="00ED3698">
              <w:rPr>
                <w:b/>
                <w:color w:val="000000"/>
                <w:lang w:eastAsia="en-CA"/>
              </w:rPr>
              <w:t>Parameter</w:t>
            </w:r>
          </w:p>
        </w:tc>
        <w:tc>
          <w:tcPr>
            <w:tcW w:w="792" w:type="pct"/>
            <w:tcBorders>
              <w:bottom w:val="single" w:sz="4" w:space="0" w:color="auto"/>
            </w:tcBorders>
            <w:shd w:val="clear" w:color="auto" w:fill="D9D9D9"/>
            <w:noWrap/>
            <w:vAlign w:val="center"/>
            <w:hideMark/>
          </w:tcPr>
          <w:p w14:paraId="4FB398E7" w14:textId="77777777" w:rsidR="000B7870" w:rsidRPr="00ED3698" w:rsidRDefault="000B7870" w:rsidP="009267EC">
            <w:pPr>
              <w:spacing w:before="0" w:after="0"/>
              <w:jc w:val="left"/>
              <w:rPr>
                <w:b/>
                <w:color w:val="000000"/>
                <w:lang w:eastAsia="zh-CN"/>
              </w:rPr>
            </w:pPr>
            <w:r>
              <w:rPr>
                <w:rFonts w:hint="eastAsia"/>
                <w:b/>
                <w:color w:val="000000"/>
                <w:lang w:eastAsia="zh-CN"/>
              </w:rPr>
              <w:t>Symbol</w:t>
            </w:r>
          </w:p>
        </w:tc>
        <w:tc>
          <w:tcPr>
            <w:tcW w:w="1005" w:type="pct"/>
            <w:tcBorders>
              <w:bottom w:val="single" w:sz="4" w:space="0" w:color="auto"/>
            </w:tcBorders>
            <w:shd w:val="clear" w:color="auto" w:fill="D9D9D9"/>
            <w:vAlign w:val="center"/>
          </w:tcPr>
          <w:p w14:paraId="37FDBA19" w14:textId="77777777" w:rsidR="000B7870" w:rsidRPr="00ED3698" w:rsidRDefault="000B7870" w:rsidP="009267EC">
            <w:pPr>
              <w:spacing w:before="0" w:after="0"/>
              <w:jc w:val="left"/>
              <w:rPr>
                <w:b/>
                <w:color w:val="000000"/>
                <w:lang w:eastAsia="zh-CN"/>
              </w:rPr>
            </w:pPr>
            <w:r>
              <w:rPr>
                <w:rFonts w:hint="eastAsia"/>
                <w:b/>
                <w:color w:val="000000"/>
                <w:lang w:eastAsia="zh-CN"/>
              </w:rPr>
              <w:t>Calcite-ch</w:t>
            </w:r>
          </w:p>
        </w:tc>
        <w:tc>
          <w:tcPr>
            <w:tcW w:w="785" w:type="pct"/>
            <w:tcBorders>
              <w:bottom w:val="single" w:sz="4" w:space="0" w:color="auto"/>
            </w:tcBorders>
            <w:shd w:val="clear" w:color="auto" w:fill="D9D9D9"/>
            <w:noWrap/>
            <w:vAlign w:val="center"/>
            <w:hideMark/>
          </w:tcPr>
          <w:p w14:paraId="1BD9254E" w14:textId="77777777" w:rsidR="000B7870" w:rsidRPr="00ED3698" w:rsidRDefault="000B7870" w:rsidP="009267EC">
            <w:pPr>
              <w:spacing w:before="0" w:after="0"/>
              <w:jc w:val="left"/>
              <w:rPr>
                <w:b/>
                <w:color w:val="000000"/>
                <w:lang w:eastAsia="en-CA"/>
              </w:rPr>
            </w:pPr>
            <w:r w:rsidRPr="00FC4488">
              <w:rPr>
                <w:b/>
                <w:color w:val="000000"/>
                <w:lang w:eastAsia="en-CA"/>
              </w:rPr>
              <w:t>Unit</w:t>
            </w:r>
          </w:p>
        </w:tc>
      </w:tr>
      <w:tr w:rsidR="000B7870" w:rsidRPr="00ED3698" w14:paraId="2B084E1E" w14:textId="77777777" w:rsidTr="000B7870">
        <w:trPr>
          <w:trHeight w:val="300"/>
        </w:trPr>
        <w:tc>
          <w:tcPr>
            <w:tcW w:w="2418" w:type="pct"/>
            <w:tcBorders>
              <w:top w:val="single" w:sz="4" w:space="0" w:color="auto"/>
              <w:bottom w:val="nil"/>
            </w:tcBorders>
            <w:shd w:val="clear" w:color="auto" w:fill="auto"/>
            <w:noWrap/>
            <w:vAlign w:val="center"/>
            <w:hideMark/>
          </w:tcPr>
          <w:p w14:paraId="5B7A765F" w14:textId="77777777" w:rsidR="000B7870" w:rsidRPr="00ED3698" w:rsidRDefault="00896A70" w:rsidP="00896A70">
            <w:pPr>
              <w:spacing w:before="0" w:after="0"/>
              <w:jc w:val="left"/>
              <w:rPr>
                <w:color w:val="000000"/>
                <w:lang w:eastAsia="en-CA"/>
              </w:rPr>
            </w:pPr>
            <w:r>
              <w:rPr>
                <w:lang w:eastAsia="zh-CN"/>
              </w:rPr>
              <w:t>Surface area</w:t>
            </w:r>
          </w:p>
        </w:tc>
        <w:tc>
          <w:tcPr>
            <w:tcW w:w="792" w:type="pct"/>
            <w:tcBorders>
              <w:top w:val="single" w:sz="4" w:space="0" w:color="auto"/>
              <w:bottom w:val="nil"/>
            </w:tcBorders>
            <w:shd w:val="clear" w:color="auto" w:fill="auto"/>
            <w:noWrap/>
            <w:vAlign w:val="center"/>
            <w:hideMark/>
          </w:tcPr>
          <w:p w14:paraId="041BF328" w14:textId="77777777" w:rsidR="000B7870" w:rsidRPr="00896A70" w:rsidRDefault="000B7870" w:rsidP="009267EC">
            <w:pPr>
              <w:spacing w:before="0" w:after="0"/>
              <w:jc w:val="left"/>
              <w:rPr>
                <w:i/>
                <w:color w:val="000000"/>
                <w:lang w:eastAsia="zh-CN"/>
              </w:rPr>
            </w:pPr>
            <w:r w:rsidRPr="00896A70">
              <w:rPr>
                <w:rFonts w:hint="eastAsia"/>
                <w:i/>
                <w:color w:val="000000"/>
                <w:lang w:eastAsia="zh-CN"/>
              </w:rPr>
              <w:t>S</w:t>
            </w:r>
          </w:p>
        </w:tc>
        <w:tc>
          <w:tcPr>
            <w:tcW w:w="1005" w:type="pct"/>
            <w:tcBorders>
              <w:top w:val="single" w:sz="4" w:space="0" w:color="auto"/>
              <w:bottom w:val="nil"/>
            </w:tcBorders>
            <w:vAlign w:val="center"/>
          </w:tcPr>
          <w:p w14:paraId="3F4BF470" w14:textId="77777777" w:rsidR="000B7870" w:rsidRPr="00ED3698" w:rsidRDefault="000B7870" w:rsidP="000B7870">
            <w:pPr>
              <w:spacing w:before="0" w:after="0"/>
              <w:jc w:val="left"/>
              <w:rPr>
                <w:color w:val="000000"/>
                <w:lang w:eastAsia="zh-CN"/>
              </w:rPr>
            </w:pPr>
            <w:r w:rsidRPr="006862C4">
              <w:rPr>
                <w:color w:val="000000"/>
                <w:lang w:eastAsia="zh-CN"/>
              </w:rPr>
              <w:t>1.</w:t>
            </w:r>
            <w:r>
              <w:rPr>
                <w:rFonts w:hint="eastAsia"/>
                <w:color w:val="000000"/>
                <w:lang w:eastAsia="zh-CN"/>
              </w:rPr>
              <w:t>0</w:t>
            </w:r>
          </w:p>
        </w:tc>
        <w:tc>
          <w:tcPr>
            <w:tcW w:w="785" w:type="pct"/>
            <w:tcBorders>
              <w:top w:val="single" w:sz="4" w:space="0" w:color="auto"/>
              <w:bottom w:val="nil"/>
            </w:tcBorders>
            <w:shd w:val="clear" w:color="auto" w:fill="auto"/>
            <w:noWrap/>
            <w:vAlign w:val="center"/>
            <w:hideMark/>
          </w:tcPr>
          <w:p w14:paraId="5FED3B49" w14:textId="77777777" w:rsidR="000B7870" w:rsidRPr="00ED3698" w:rsidRDefault="000B7870" w:rsidP="00896A70">
            <w:pPr>
              <w:spacing w:before="0" w:after="0"/>
              <w:jc w:val="left"/>
              <w:rPr>
                <w:color w:val="000000"/>
                <w:lang w:eastAsia="zh-CN"/>
              </w:rPr>
            </w:pPr>
            <w:r>
              <w:rPr>
                <w:rFonts w:hint="eastAsia"/>
                <w:color w:val="000000"/>
                <w:lang w:eastAsia="zh-CN"/>
              </w:rPr>
              <w:t>[</w:t>
            </w:r>
            <w:r w:rsidR="00896A70">
              <w:rPr>
                <w:color w:val="000000"/>
                <w:lang w:eastAsia="zh-CN"/>
              </w:rPr>
              <w:t>m</w:t>
            </w:r>
            <w:r w:rsidR="00896A70" w:rsidRPr="00896A70">
              <w:rPr>
                <w:color w:val="000000"/>
                <w:vertAlign w:val="superscript"/>
                <w:lang w:eastAsia="zh-CN"/>
              </w:rPr>
              <w:t>2</w:t>
            </w:r>
            <w:r w:rsidR="00896A70">
              <w:rPr>
                <w:color w:val="000000"/>
                <w:lang w:eastAsia="zh-CN"/>
              </w:rPr>
              <w:t xml:space="preserve"> l</w:t>
            </w:r>
            <w:r w:rsidR="00896A70" w:rsidRPr="00896A70">
              <w:rPr>
                <w:color w:val="000000"/>
                <w:vertAlign w:val="superscript"/>
                <w:lang w:eastAsia="zh-CN"/>
              </w:rPr>
              <w:t>-1</w:t>
            </w:r>
            <w:r w:rsidR="00896A70">
              <w:rPr>
                <w:color w:val="000000"/>
                <w:lang w:eastAsia="zh-CN"/>
              </w:rPr>
              <w:t xml:space="preserve"> bulk</w:t>
            </w:r>
            <w:r>
              <w:rPr>
                <w:rFonts w:hint="eastAsia"/>
                <w:color w:val="000000"/>
                <w:lang w:eastAsia="zh-CN"/>
              </w:rPr>
              <w:t>]</w:t>
            </w:r>
          </w:p>
        </w:tc>
      </w:tr>
      <w:tr w:rsidR="000B7870" w:rsidRPr="00ED3698" w14:paraId="49D3D80B" w14:textId="77777777" w:rsidTr="000B7870">
        <w:trPr>
          <w:trHeight w:val="300"/>
        </w:trPr>
        <w:tc>
          <w:tcPr>
            <w:tcW w:w="2418" w:type="pct"/>
            <w:tcBorders>
              <w:top w:val="nil"/>
              <w:bottom w:val="nil"/>
            </w:tcBorders>
            <w:shd w:val="clear" w:color="auto" w:fill="auto"/>
            <w:noWrap/>
            <w:vAlign w:val="center"/>
            <w:hideMark/>
          </w:tcPr>
          <w:p w14:paraId="78A98C44" w14:textId="77777777" w:rsidR="000B7870" w:rsidRPr="00ED3698" w:rsidRDefault="00896A70" w:rsidP="00896A70">
            <w:pPr>
              <w:spacing w:before="0" w:after="0"/>
              <w:jc w:val="left"/>
              <w:rPr>
                <w:color w:val="000000"/>
                <w:lang w:eastAsia="en-CA"/>
              </w:rPr>
            </w:pPr>
            <w:r>
              <w:rPr>
                <w:lang w:eastAsia="zh-CN"/>
              </w:rPr>
              <w:t xml:space="preserve">Initial </w:t>
            </w:r>
            <w:r w:rsidR="000B7870">
              <w:rPr>
                <w:lang w:eastAsia="zh-CN"/>
              </w:rPr>
              <w:t>particle radius</w:t>
            </w:r>
          </w:p>
        </w:tc>
        <w:tc>
          <w:tcPr>
            <w:tcW w:w="792" w:type="pct"/>
            <w:tcBorders>
              <w:top w:val="nil"/>
              <w:bottom w:val="nil"/>
            </w:tcBorders>
            <w:shd w:val="clear" w:color="auto" w:fill="auto"/>
            <w:noWrap/>
            <w:vAlign w:val="center"/>
            <w:hideMark/>
          </w:tcPr>
          <w:p w14:paraId="1B7715D3" w14:textId="77777777" w:rsidR="000B7870" w:rsidRPr="00896A70" w:rsidRDefault="000B7870" w:rsidP="00896A70">
            <w:pPr>
              <w:spacing w:before="0" w:after="0"/>
              <w:jc w:val="left"/>
              <w:rPr>
                <w:i/>
                <w:color w:val="000000"/>
                <w:lang w:eastAsia="zh-CN"/>
              </w:rPr>
            </w:pPr>
            <w:r w:rsidRPr="00896A70">
              <w:rPr>
                <w:rFonts w:ascii="Cambria Math" w:hAnsi="Cambria Math" w:cs="Cambria Math" w:hint="eastAsia"/>
                <w:i/>
                <w:color w:val="000000"/>
                <w:lang w:eastAsia="zh-CN"/>
              </w:rPr>
              <w:t>r</w:t>
            </w:r>
            <w:r w:rsidRPr="00896A70">
              <w:rPr>
                <w:rFonts w:ascii="Cambria Math" w:hAnsi="Cambria Math" w:cs="Cambria Math" w:hint="eastAsia"/>
                <w:i/>
                <w:color w:val="000000"/>
                <w:vertAlign w:val="subscript"/>
                <w:lang w:eastAsia="zh-CN"/>
              </w:rPr>
              <w:t>i</w:t>
            </w:r>
          </w:p>
        </w:tc>
        <w:tc>
          <w:tcPr>
            <w:tcW w:w="1005" w:type="pct"/>
            <w:tcBorders>
              <w:top w:val="nil"/>
              <w:bottom w:val="nil"/>
            </w:tcBorders>
            <w:vAlign w:val="center"/>
          </w:tcPr>
          <w:p w14:paraId="428D02B7" w14:textId="77777777" w:rsidR="000B7870" w:rsidRPr="00ED3698" w:rsidRDefault="000B7870" w:rsidP="000B7870">
            <w:pPr>
              <w:spacing w:before="0" w:after="0"/>
              <w:jc w:val="left"/>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4</w:t>
            </w:r>
          </w:p>
        </w:tc>
        <w:tc>
          <w:tcPr>
            <w:tcW w:w="785" w:type="pct"/>
            <w:tcBorders>
              <w:top w:val="nil"/>
              <w:bottom w:val="nil"/>
            </w:tcBorders>
            <w:shd w:val="clear" w:color="auto" w:fill="auto"/>
            <w:noWrap/>
            <w:vAlign w:val="center"/>
            <w:hideMark/>
          </w:tcPr>
          <w:p w14:paraId="36ADEFC3" w14:textId="77777777" w:rsidR="000B7870" w:rsidRPr="00ED3698" w:rsidRDefault="000B7870" w:rsidP="009267EC">
            <w:pPr>
              <w:spacing w:before="0" w:after="0"/>
              <w:jc w:val="left"/>
              <w:rPr>
                <w:color w:val="000000"/>
                <w:lang w:eastAsia="zh-CN"/>
              </w:rPr>
            </w:pPr>
            <w:r>
              <w:rPr>
                <w:rFonts w:hint="eastAsia"/>
                <w:color w:val="000000"/>
                <w:lang w:eastAsia="zh-CN"/>
              </w:rPr>
              <w:t>[m]</w:t>
            </w:r>
          </w:p>
        </w:tc>
      </w:tr>
      <w:tr w:rsidR="000B7870" w:rsidRPr="00ED3698" w14:paraId="24C3CE32" w14:textId="77777777" w:rsidTr="000B7870">
        <w:trPr>
          <w:trHeight w:val="300"/>
        </w:trPr>
        <w:tc>
          <w:tcPr>
            <w:tcW w:w="2418" w:type="pct"/>
            <w:tcBorders>
              <w:top w:val="nil"/>
              <w:bottom w:val="nil"/>
            </w:tcBorders>
            <w:shd w:val="clear" w:color="auto" w:fill="auto"/>
            <w:noWrap/>
            <w:vAlign w:val="center"/>
            <w:hideMark/>
          </w:tcPr>
          <w:p w14:paraId="5F13ED6B" w14:textId="77777777" w:rsidR="000B7870" w:rsidRPr="00ED3698" w:rsidRDefault="00896A70" w:rsidP="009267EC">
            <w:pPr>
              <w:spacing w:before="0" w:after="0"/>
              <w:jc w:val="left"/>
              <w:rPr>
                <w:color w:val="000000"/>
                <w:lang w:eastAsia="en-CA"/>
              </w:rPr>
            </w:pPr>
            <w:r>
              <w:rPr>
                <w:color w:val="000000"/>
                <w:lang w:eastAsia="en-CA"/>
              </w:rPr>
              <w:t>Particle radius</w:t>
            </w:r>
          </w:p>
        </w:tc>
        <w:tc>
          <w:tcPr>
            <w:tcW w:w="792" w:type="pct"/>
            <w:tcBorders>
              <w:top w:val="nil"/>
              <w:bottom w:val="nil"/>
            </w:tcBorders>
            <w:shd w:val="clear" w:color="auto" w:fill="auto"/>
            <w:noWrap/>
            <w:vAlign w:val="center"/>
            <w:hideMark/>
          </w:tcPr>
          <w:p w14:paraId="1A881065" w14:textId="77777777" w:rsidR="000B7870" w:rsidRPr="00896A70" w:rsidRDefault="000B7870" w:rsidP="00896A70">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s</w:t>
            </w:r>
          </w:p>
        </w:tc>
        <w:tc>
          <w:tcPr>
            <w:tcW w:w="1005" w:type="pct"/>
            <w:tcBorders>
              <w:top w:val="nil"/>
              <w:bottom w:val="nil"/>
            </w:tcBorders>
            <w:vAlign w:val="center"/>
          </w:tcPr>
          <w:p w14:paraId="70E9A318" w14:textId="77777777" w:rsidR="000B7870" w:rsidRPr="00ED3698" w:rsidRDefault="000B7870" w:rsidP="000B7870">
            <w:pPr>
              <w:spacing w:before="0" w:after="0"/>
              <w:jc w:val="left"/>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4</w:t>
            </w:r>
          </w:p>
        </w:tc>
        <w:tc>
          <w:tcPr>
            <w:tcW w:w="785" w:type="pct"/>
            <w:tcBorders>
              <w:top w:val="nil"/>
              <w:bottom w:val="nil"/>
            </w:tcBorders>
            <w:shd w:val="clear" w:color="auto" w:fill="auto"/>
            <w:noWrap/>
            <w:vAlign w:val="center"/>
            <w:hideMark/>
          </w:tcPr>
          <w:p w14:paraId="4E22B698" w14:textId="77777777" w:rsidR="000B7870" w:rsidRDefault="000B7870" w:rsidP="009267EC">
            <w:pPr>
              <w:spacing w:before="0" w:after="0"/>
              <w:jc w:val="left"/>
            </w:pPr>
            <w:r w:rsidRPr="00CE69C5">
              <w:rPr>
                <w:rFonts w:hint="eastAsia"/>
                <w:color w:val="000000"/>
                <w:lang w:eastAsia="zh-CN"/>
              </w:rPr>
              <w:t>[m]</w:t>
            </w:r>
          </w:p>
        </w:tc>
      </w:tr>
      <w:tr w:rsidR="000B7870" w:rsidRPr="00ED3698" w14:paraId="72C5A4FD" w14:textId="77777777" w:rsidTr="000B7870">
        <w:trPr>
          <w:trHeight w:val="300"/>
        </w:trPr>
        <w:tc>
          <w:tcPr>
            <w:tcW w:w="2418" w:type="pct"/>
            <w:tcBorders>
              <w:top w:val="nil"/>
              <w:bottom w:val="single" w:sz="4" w:space="0" w:color="auto"/>
            </w:tcBorders>
            <w:shd w:val="clear" w:color="auto" w:fill="auto"/>
            <w:noWrap/>
            <w:vAlign w:val="center"/>
          </w:tcPr>
          <w:p w14:paraId="06CA1A00" w14:textId="77777777" w:rsidR="000B7870" w:rsidRPr="00ED3698" w:rsidRDefault="00896A70" w:rsidP="00896A70">
            <w:pPr>
              <w:spacing w:before="0" w:after="0"/>
              <w:jc w:val="left"/>
              <w:rPr>
                <w:color w:val="000000"/>
                <w:lang w:eastAsia="zh-CN"/>
              </w:rPr>
            </w:pPr>
            <w:r>
              <w:rPr>
                <w:lang w:eastAsia="zh-CN"/>
              </w:rPr>
              <w:t xml:space="preserve">Minimum particle </w:t>
            </w:r>
            <w:r w:rsidR="000B7870">
              <w:rPr>
                <w:lang w:eastAsia="zh-CN"/>
              </w:rPr>
              <w:t>radius</w:t>
            </w:r>
          </w:p>
        </w:tc>
        <w:tc>
          <w:tcPr>
            <w:tcW w:w="792" w:type="pct"/>
            <w:tcBorders>
              <w:top w:val="nil"/>
              <w:bottom w:val="single" w:sz="4" w:space="0" w:color="auto"/>
            </w:tcBorders>
            <w:shd w:val="clear" w:color="auto" w:fill="auto"/>
            <w:noWrap/>
            <w:vAlign w:val="center"/>
          </w:tcPr>
          <w:p w14:paraId="12543091" w14:textId="77777777" w:rsidR="000B7870" w:rsidRPr="00896A70" w:rsidRDefault="000B7870" w:rsidP="00896A70">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min</w:t>
            </w:r>
          </w:p>
        </w:tc>
        <w:tc>
          <w:tcPr>
            <w:tcW w:w="1005" w:type="pct"/>
            <w:tcBorders>
              <w:top w:val="nil"/>
              <w:bottom w:val="single" w:sz="4" w:space="0" w:color="auto"/>
            </w:tcBorders>
            <w:vAlign w:val="center"/>
          </w:tcPr>
          <w:p w14:paraId="42D7F7DA" w14:textId="77777777" w:rsidR="000B7870" w:rsidRPr="00ED3698" w:rsidRDefault="000B7870"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785" w:type="pct"/>
            <w:tcBorders>
              <w:top w:val="nil"/>
              <w:bottom w:val="single" w:sz="4" w:space="0" w:color="auto"/>
            </w:tcBorders>
            <w:shd w:val="clear" w:color="auto" w:fill="auto"/>
            <w:noWrap/>
            <w:vAlign w:val="center"/>
          </w:tcPr>
          <w:p w14:paraId="724C437A" w14:textId="77777777" w:rsidR="000B7870" w:rsidRDefault="000B7870" w:rsidP="009267EC">
            <w:pPr>
              <w:spacing w:before="0" w:after="0"/>
              <w:jc w:val="left"/>
            </w:pPr>
            <w:r w:rsidRPr="00CE69C5">
              <w:rPr>
                <w:rFonts w:hint="eastAsia"/>
                <w:color w:val="000000"/>
                <w:lang w:eastAsia="zh-CN"/>
              </w:rPr>
              <w:t>[m]</w:t>
            </w:r>
          </w:p>
        </w:tc>
      </w:tr>
    </w:tbl>
    <w:p w14:paraId="23577FEA" w14:textId="77777777" w:rsidR="000B7870" w:rsidRDefault="000B7870" w:rsidP="000B7870">
      <w:pPr>
        <w:pStyle w:val="Simpleline"/>
        <w:rPr>
          <w:lang w:eastAsia="zh-CN"/>
        </w:rPr>
      </w:pPr>
    </w:p>
    <w:p w14:paraId="56D54DBC" w14:textId="77777777" w:rsidR="002C4B14" w:rsidRPr="00ED3698" w:rsidRDefault="002C4B14" w:rsidP="002C4B14">
      <w:pPr>
        <w:pStyle w:val="Heading4"/>
      </w:pPr>
      <w:bookmarkStart w:id="953" w:name="_Toc520374734"/>
      <w:r w:rsidRPr="00ED3698">
        <w:t>Results</w:t>
      </w:r>
      <w:bookmarkEnd w:id="953"/>
    </w:p>
    <w:p w14:paraId="50140940" w14:textId="400E010D" w:rsidR="002C4B14" w:rsidRDefault="002C4B14" w:rsidP="002C4B14">
      <w:r w:rsidRPr="00ED3698">
        <w:t xml:space="preserve">The simulated concentration profile </w:t>
      </w:r>
      <w:r>
        <w:rPr>
          <w:rFonts w:hint="eastAsia"/>
          <w:lang w:eastAsia="zh-CN"/>
        </w:rPr>
        <w:t>after 6.0 days</w:t>
      </w:r>
      <w:r w:rsidRPr="00ED3698">
        <w:t xml:space="preserve"> is shown in </w:t>
      </w:r>
      <w:r>
        <w:fldChar w:fldCharType="begin"/>
      </w:r>
      <w:r>
        <w:instrText xml:space="preserve"> REF _Ref368656265 \h </w:instrText>
      </w:r>
      <w:r>
        <w:fldChar w:fldCharType="separate"/>
      </w:r>
      <w:r w:rsidR="00B560DA">
        <w:t xml:space="preserve">Figure </w:t>
      </w:r>
      <w:r w:rsidR="00B560DA">
        <w:rPr>
          <w:noProof/>
        </w:rPr>
        <w:t>3</w:t>
      </w:r>
      <w:r w:rsidR="00B560DA">
        <w:t>.</w:t>
      </w:r>
      <w:r w:rsidR="00B560DA">
        <w:rPr>
          <w:noProof/>
        </w:rPr>
        <w:t>22</w:t>
      </w:r>
      <w:r>
        <w:fldChar w:fldCharType="end"/>
      </w:r>
      <w:r w:rsidR="004474F5">
        <w:t xml:space="preserve">.  </w:t>
      </w:r>
      <w:r w:rsidRPr="00ED3698">
        <w:t>With the intrusion of the low pH solution from the left boundary, calcite dissolves and results in the increase of Ca</w:t>
      </w:r>
      <w:r>
        <w:rPr>
          <w:vertAlign w:val="superscript"/>
        </w:rPr>
        <w:t>2+</w:t>
      </w:r>
      <w:r w:rsidRPr="00ED3698">
        <w:t>, CO</w:t>
      </w:r>
      <w:r w:rsidRPr="00ED3698">
        <w:rPr>
          <w:vertAlign w:val="subscript"/>
        </w:rPr>
        <w:t>3</w:t>
      </w:r>
      <w:r>
        <w:rPr>
          <w:vertAlign w:val="superscript"/>
        </w:rPr>
        <w:t>2-</w:t>
      </w:r>
      <w:r w:rsidRPr="00ED3698">
        <w:t>, CaHCO</w:t>
      </w:r>
      <w:r w:rsidRPr="00ED3698">
        <w:rPr>
          <w:vertAlign w:val="subscript"/>
        </w:rPr>
        <w:t>3</w:t>
      </w:r>
      <w:r w:rsidRPr="00ED3698">
        <w:rPr>
          <w:vertAlign w:val="superscript"/>
        </w:rPr>
        <w:t>+</w:t>
      </w:r>
      <w:r w:rsidRPr="00ED3698">
        <w:t xml:space="preserve"> concentration in the solution</w:t>
      </w:r>
      <w:r w:rsidR="004474F5">
        <w:t xml:space="preserve">.  </w:t>
      </w:r>
    </w:p>
    <w:p w14:paraId="2BB3C1EE" w14:textId="77777777" w:rsidR="002C4B14" w:rsidRPr="00CD7687" w:rsidRDefault="002C4B14" w:rsidP="002C4B14">
      <w:pPr>
        <w:rPr>
          <w:lang w:eastAsia="zh-CN"/>
        </w:rPr>
      </w:pPr>
    </w:p>
    <w:p w14:paraId="2A238D98" w14:textId="77777777" w:rsidR="002C4B14" w:rsidRPr="00192E8E" w:rsidRDefault="002C4B14" w:rsidP="002C4B14">
      <w:pPr>
        <w:pStyle w:val="StyleHeading4Bold"/>
      </w:pPr>
      <w:bookmarkStart w:id="954" w:name="_Toc520374735"/>
      <w:r>
        <w:t>File locations</w:t>
      </w:r>
      <w:bookmarkEnd w:id="954"/>
    </w:p>
    <w:p w14:paraId="30FBDAA9" w14:textId="77777777" w:rsidR="002C4B14" w:rsidRPr="00ED3698" w:rsidRDefault="002C4B14" w:rsidP="002C4B14">
      <w:r w:rsidRPr="00ED3698">
        <w:t xml:space="preserve">The input file for </w:t>
      </w:r>
      <w:r>
        <w:t>this demonstration example</w:t>
      </w:r>
      <w:r w:rsidRPr="00ED3698">
        <w:t xml:space="preserve"> can be found under</w:t>
      </w:r>
      <w:r>
        <w:t>:</w:t>
      </w:r>
    </w:p>
    <w:p w14:paraId="49004216" w14:textId="77777777" w:rsidR="002C4B14" w:rsidRPr="00ED3698" w:rsidRDefault="002C4B14" w:rsidP="002C4B14">
      <w:pPr>
        <w:rPr>
          <w:i/>
        </w:rPr>
      </w:pPr>
      <w:r>
        <w:rPr>
          <w:i/>
        </w:rPr>
        <w:t>.\benchmarks\benchmarks_standard\reactran\</w:t>
      </w:r>
      <w:r w:rsidRPr="00ED3698">
        <w:rPr>
          <w:i/>
        </w:rPr>
        <w:t>dissol.dat</w:t>
      </w:r>
      <w:r>
        <w:rPr>
          <w:i/>
        </w:rPr>
        <w:t xml:space="preserve">  </w:t>
      </w:r>
    </w:p>
    <w:p w14:paraId="29F424C7" w14:textId="77777777" w:rsidR="002C4B14" w:rsidRPr="005B2A78" w:rsidRDefault="002C4B14" w:rsidP="002C4B14">
      <w:pPr>
        <w:rPr>
          <w:i/>
          <w:lang w:eastAsia="zh-CN"/>
        </w:rPr>
      </w:pPr>
      <w:r>
        <w:t>Database can be found under:  .\benchmarks\</w:t>
      </w:r>
      <w:r w:rsidRPr="005B2A78">
        <w:rPr>
          <w:i/>
        </w:rPr>
        <w:t>database\default</w:t>
      </w:r>
    </w:p>
    <w:p w14:paraId="1633B785" w14:textId="77777777" w:rsidR="002C4B14" w:rsidRDefault="002C4B14" w:rsidP="002C4B14">
      <w:pPr>
        <w:pStyle w:val="Simpleline"/>
      </w:pPr>
    </w:p>
    <w:p w14:paraId="6A8E0AE1" w14:textId="77777777" w:rsidR="002C4B14" w:rsidRDefault="002C4B14" w:rsidP="000B7870">
      <w:pPr>
        <w:pStyle w:val="Simpleline"/>
        <w:rPr>
          <w:lang w:eastAsia="zh-CN"/>
        </w:rPr>
      </w:pPr>
    </w:p>
    <w:p w14:paraId="6ED2ED2D" w14:textId="77777777" w:rsidR="00CD7687" w:rsidRDefault="00CD7687" w:rsidP="00896A70">
      <w:pPr>
        <w:jc w:val="center"/>
      </w:pPr>
      <w:r>
        <w:rPr>
          <w:noProof/>
          <w:lang w:val="en-CA" w:eastAsia="zh-CN"/>
        </w:rPr>
        <w:lastRenderedPageBreak/>
        <w:drawing>
          <wp:inline distT="0" distB="0" distL="0" distR="0" wp14:anchorId="59C3E482" wp14:editId="4B223ECB">
            <wp:extent cx="3923029" cy="48577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3925269" cy="4860524"/>
                    </a:xfrm>
                    <a:prstGeom prst="rect">
                      <a:avLst/>
                    </a:prstGeom>
                    <a:noFill/>
                  </pic:spPr>
                </pic:pic>
              </a:graphicData>
            </a:graphic>
          </wp:inline>
        </w:drawing>
      </w:r>
    </w:p>
    <w:p w14:paraId="2CE1C7E4" w14:textId="1C65269B" w:rsidR="00CD7687" w:rsidRDefault="00CD7687" w:rsidP="00CD7687">
      <w:pPr>
        <w:pStyle w:val="Caption"/>
        <w:rPr>
          <w:lang w:eastAsia="zh-CN"/>
        </w:rPr>
      </w:pPr>
      <w:bookmarkStart w:id="955" w:name="_Ref368656265"/>
      <w:bookmarkStart w:id="956" w:name="_Toc520375096"/>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22</w:t>
      </w:r>
      <w:r w:rsidR="00183C7C">
        <w:fldChar w:fldCharType="end"/>
      </w:r>
      <w:bookmarkEnd w:id="955"/>
      <w:r w:rsidR="004C28A7">
        <w:t xml:space="preserve">: </w:t>
      </w:r>
      <w:r w:rsidRPr="00ED3698">
        <w:t>Profiles of aqueous species’ concentration</w:t>
      </w:r>
      <w:r>
        <w:rPr>
          <w:rFonts w:hint="eastAsia"/>
          <w:lang w:eastAsia="zh-CN"/>
        </w:rPr>
        <w:t>s (up)</w:t>
      </w:r>
      <w:r w:rsidRPr="00ED3698">
        <w:t xml:space="preserve"> and mineral fraction of calcite at 6 days</w:t>
      </w:r>
      <w:r>
        <w:rPr>
          <w:rFonts w:hint="eastAsia"/>
          <w:lang w:eastAsia="zh-CN"/>
        </w:rPr>
        <w:t xml:space="preserve"> (down)</w:t>
      </w:r>
      <w:bookmarkEnd w:id="956"/>
    </w:p>
    <w:p w14:paraId="591418E5" w14:textId="77777777" w:rsidR="002C4B14" w:rsidRPr="002C4B14" w:rsidRDefault="002C4B14" w:rsidP="002C4B14">
      <w:pPr>
        <w:rPr>
          <w:lang w:eastAsia="zh-CN"/>
        </w:rPr>
      </w:pPr>
    </w:p>
    <w:p w14:paraId="62A0B488" w14:textId="77777777" w:rsidR="00200807" w:rsidRPr="00ED3698" w:rsidRDefault="00964749" w:rsidP="00200807">
      <w:pPr>
        <w:pStyle w:val="Heading3"/>
      </w:pPr>
      <w:bookmarkStart w:id="957" w:name="_Ref364425350"/>
      <w:bookmarkStart w:id="958" w:name="_Toc520374736"/>
      <w:r>
        <w:t>2D</w:t>
      </w:r>
      <w:r w:rsidR="0050520B">
        <w:t xml:space="preserve"> </w:t>
      </w:r>
      <w:r>
        <w:t>advective-dispersive transport with a</w:t>
      </w:r>
      <w:r w:rsidRPr="00ED3698">
        <w:t>queous complex</w:t>
      </w:r>
      <w:r>
        <w:t>ation</w:t>
      </w:r>
      <w:r w:rsidRPr="00ED3698">
        <w:t xml:space="preserve"> </w:t>
      </w:r>
      <w:r>
        <w:t>and mineral</w:t>
      </w:r>
      <w:r w:rsidRPr="00ED3698">
        <w:t xml:space="preserve"> dissolution-precipitation</w:t>
      </w:r>
      <w:bookmarkEnd w:id="957"/>
      <w:bookmarkEnd w:id="958"/>
    </w:p>
    <w:p w14:paraId="4A3A9F8B" w14:textId="77777777" w:rsidR="00200807" w:rsidRPr="00ED3698" w:rsidRDefault="00771FFF" w:rsidP="009D54B1">
      <w:pPr>
        <w:pStyle w:val="StyleHeading4Bold"/>
      </w:pPr>
      <w:bookmarkStart w:id="959" w:name="_Toc520374737"/>
      <w:r>
        <w:t>Problem definition</w:t>
      </w:r>
      <w:bookmarkEnd w:id="959"/>
    </w:p>
    <w:p w14:paraId="4607850B" w14:textId="77777777" w:rsidR="00200807" w:rsidRPr="00ED3698" w:rsidRDefault="00200807" w:rsidP="00200807">
      <w:r w:rsidRPr="00ED3698">
        <w:t xml:space="preserve">This </w:t>
      </w:r>
      <w:r w:rsidR="00964749">
        <w:t>application example</w:t>
      </w:r>
      <w:r w:rsidRPr="00ED3698">
        <w:t xml:space="preserve"> </w:t>
      </w:r>
      <w:r w:rsidR="00964749">
        <w:t>describes</w:t>
      </w:r>
      <w:r w:rsidRPr="00ED3698">
        <w:t xml:space="preserve"> reactive transport including complexation and kinetically controlled dissolution- precipitation reaction of calcite</w:t>
      </w:r>
      <w:r w:rsidR="00964749">
        <w:t xml:space="preserve"> for a 2D-system</w:t>
      </w:r>
      <w:r w:rsidRPr="00ED3698">
        <w:t>.</w:t>
      </w:r>
    </w:p>
    <w:p w14:paraId="2987BFE7" w14:textId="77777777" w:rsidR="00200807" w:rsidRPr="00ED3698" w:rsidRDefault="00B3171D" w:rsidP="009D54B1">
      <w:pPr>
        <w:pStyle w:val="StyleHeading4Bold"/>
      </w:pPr>
      <w:bookmarkStart w:id="960" w:name="_Toc520374738"/>
      <w:r>
        <w:t>Model setup</w:t>
      </w:r>
      <w:bookmarkEnd w:id="960"/>
    </w:p>
    <w:p w14:paraId="57D9D0A4" w14:textId="06F481BE" w:rsidR="00200807" w:rsidRPr="00ED3698" w:rsidRDefault="00200807" w:rsidP="00200807">
      <w:r>
        <w:t xml:space="preserve">The geometry, domain discretization and hydraulic conditions (IC, BC) are the same as </w:t>
      </w:r>
      <w:r w:rsidR="00E815AF">
        <w:t>for</w:t>
      </w:r>
      <w:r>
        <w:t xml:space="preserve"> </w:t>
      </w:r>
      <w:r w:rsidR="00E815AF">
        <w:t>the corresponding 2D-</w:t>
      </w:r>
      <w:r>
        <w:t xml:space="preserve">example </w:t>
      </w:r>
      <w:r w:rsidR="00E815AF">
        <w:t xml:space="preserve">without mineral dissolution-precipitation </w:t>
      </w:r>
      <w:r>
        <w:t>(</w:t>
      </w:r>
      <w:r w:rsidR="005F5019">
        <w:fldChar w:fldCharType="begin"/>
      </w:r>
      <w:r>
        <w:instrText xml:space="preserve"> REF _Ref361329340 \h </w:instrText>
      </w:r>
      <w:r w:rsidR="005F5019">
        <w:fldChar w:fldCharType="separate"/>
      </w:r>
      <w:r w:rsidR="00B560DA" w:rsidRPr="00ED3698">
        <w:t xml:space="preserve">Figure </w:t>
      </w:r>
      <w:r w:rsidR="00B560DA">
        <w:rPr>
          <w:noProof/>
        </w:rPr>
        <w:t>3</w:t>
      </w:r>
      <w:r w:rsidR="00B560DA">
        <w:t>.</w:t>
      </w:r>
      <w:r w:rsidR="00B560DA">
        <w:rPr>
          <w:noProof/>
        </w:rPr>
        <w:t>18</w:t>
      </w:r>
      <w:r w:rsidR="005F5019">
        <w:fldChar w:fldCharType="end"/>
      </w:r>
      <w:r>
        <w:t>)</w:t>
      </w:r>
      <w:r w:rsidR="004474F5">
        <w:t xml:space="preserve">.  </w:t>
      </w:r>
      <w:r>
        <w:t>The primary species H</w:t>
      </w:r>
      <w:r w:rsidRPr="008C252E">
        <w:rPr>
          <w:vertAlign w:val="superscript"/>
        </w:rPr>
        <w:t>+</w:t>
      </w:r>
      <w:r>
        <w:t xml:space="preserve"> and </w:t>
      </w:r>
      <w:r w:rsidRPr="00ED3698">
        <w:rPr>
          <w:color w:val="000000"/>
          <w:lang w:eastAsia="en-CA"/>
        </w:rPr>
        <w:t>CO</w:t>
      </w:r>
      <w:r w:rsidRPr="00ED3698">
        <w:rPr>
          <w:color w:val="000000"/>
          <w:vertAlign w:val="subscript"/>
          <w:lang w:eastAsia="en-CA"/>
        </w:rPr>
        <w:t>3</w:t>
      </w:r>
      <w:r>
        <w:rPr>
          <w:color w:val="000000"/>
          <w:vertAlign w:val="superscript"/>
          <w:lang w:eastAsia="en-CA"/>
        </w:rPr>
        <w:t>2-</w:t>
      </w:r>
      <w:r>
        <w:t>, the secondary species OH</w:t>
      </w:r>
      <w:r w:rsidRPr="002655F1">
        <w:rPr>
          <w:vertAlign w:val="superscript"/>
        </w:rPr>
        <w:t>-</w:t>
      </w:r>
      <w:r>
        <w:t>, HCO</w:t>
      </w:r>
      <w:r w:rsidRPr="002655F1">
        <w:rPr>
          <w:vertAlign w:val="subscript"/>
        </w:rPr>
        <w:t>3</w:t>
      </w:r>
      <w:r w:rsidRPr="002655F1">
        <w:rPr>
          <w:vertAlign w:val="superscript"/>
        </w:rPr>
        <w:t>-</w:t>
      </w:r>
      <w:r>
        <w:t xml:space="preserve"> and H</w:t>
      </w:r>
      <w:r w:rsidRPr="002655F1">
        <w:rPr>
          <w:vertAlign w:val="subscript"/>
        </w:rPr>
        <w:t>2</w:t>
      </w:r>
      <w:r>
        <w:t>CO</w:t>
      </w:r>
      <w:r w:rsidRPr="002655F1">
        <w:rPr>
          <w:vertAlign w:val="subscript"/>
        </w:rPr>
        <w:t>3</w:t>
      </w:r>
      <w:r>
        <w:t>(aq), and the mineral calcite are included in the geochemical system</w:t>
      </w:r>
      <w:r w:rsidR="004474F5">
        <w:t xml:space="preserve">.  </w:t>
      </w:r>
      <w:r w:rsidRPr="00ED3698">
        <w:t xml:space="preserve">The initial pore water </w:t>
      </w:r>
      <w:r w:rsidR="00E815AF">
        <w:lastRenderedPageBreak/>
        <w:t xml:space="preserve">concentrations </w:t>
      </w:r>
      <w:r w:rsidRPr="00ED3698">
        <w:t xml:space="preserve">and mineral </w:t>
      </w:r>
      <w:r w:rsidR="00E815AF">
        <w:t>contents</w:t>
      </w:r>
      <w:r w:rsidRPr="00ED3698">
        <w:t xml:space="preserve"> (IC) </w:t>
      </w:r>
      <w:r w:rsidR="00E815AF">
        <w:t>are</w:t>
      </w:r>
      <w:r w:rsidRPr="00ED3698">
        <w:t xml:space="preserve"> shown in</w:t>
      </w:r>
      <w:r>
        <w:t xml:space="preserve"> </w:t>
      </w:r>
      <w:r w:rsidR="005F5019">
        <w:fldChar w:fldCharType="begin"/>
      </w:r>
      <w:r>
        <w:instrText xml:space="preserve"> REF _Ref361331015 \h </w:instrText>
      </w:r>
      <w:r w:rsidR="005F5019">
        <w:fldChar w:fldCharType="separate"/>
      </w:r>
      <w:r w:rsidR="00B560DA" w:rsidRPr="00ED3698">
        <w:t xml:space="preserve">Table </w:t>
      </w:r>
      <w:r w:rsidR="00B560DA">
        <w:rPr>
          <w:noProof/>
        </w:rPr>
        <w:t>3</w:t>
      </w:r>
      <w:r w:rsidR="00B560DA">
        <w:t>.</w:t>
      </w:r>
      <w:r w:rsidR="00B560DA">
        <w:rPr>
          <w:noProof/>
        </w:rPr>
        <w:t>29</w:t>
      </w:r>
      <w:r w:rsidR="005F5019">
        <w:fldChar w:fldCharType="end"/>
      </w:r>
      <w:r w:rsidR="004474F5">
        <w:t xml:space="preserve">.  </w:t>
      </w:r>
      <w:r w:rsidRPr="00ED3698">
        <w:t>A</w:t>
      </w:r>
      <w:r>
        <w:t xml:space="preserve"> low pH</w:t>
      </w:r>
      <w:r w:rsidRPr="00ED3698">
        <w:t xml:space="preserve"> solution </w:t>
      </w:r>
      <w:r>
        <w:t>flows into the domain</w:t>
      </w:r>
      <w:r w:rsidRPr="00ED3698">
        <w:t xml:space="preserve"> </w:t>
      </w:r>
      <w:r w:rsidR="00E815AF">
        <w:t xml:space="preserve">from the </w:t>
      </w:r>
      <w:r w:rsidRPr="00ED3698">
        <w:t>bottom left (</w:t>
      </w:r>
      <w:r>
        <w:t xml:space="preserve">between </w:t>
      </w:r>
      <w:r w:rsidRPr="00ED3698">
        <w:t>x=0.0 to 0.02 m, Z=0.0 m) (</w:t>
      </w:r>
      <w:r w:rsidR="005F5019">
        <w:fldChar w:fldCharType="begin"/>
      </w:r>
      <w:r>
        <w:instrText xml:space="preserve"> REF _Ref361329340 \h </w:instrText>
      </w:r>
      <w:r w:rsidR="005F5019">
        <w:fldChar w:fldCharType="separate"/>
      </w:r>
      <w:r w:rsidR="00B560DA" w:rsidRPr="00ED3698">
        <w:t xml:space="preserve">Figure </w:t>
      </w:r>
      <w:r w:rsidR="00B560DA">
        <w:rPr>
          <w:noProof/>
        </w:rPr>
        <w:t>3</w:t>
      </w:r>
      <w:r w:rsidR="00B560DA">
        <w:t>.</w:t>
      </w:r>
      <w:r w:rsidR="00B560DA">
        <w:rPr>
          <w:noProof/>
        </w:rPr>
        <w:t>18</w:t>
      </w:r>
      <w:r w:rsidR="005F5019">
        <w:fldChar w:fldCharType="end"/>
      </w:r>
      <w:r w:rsidRPr="00ED3698">
        <w:t>)</w:t>
      </w:r>
      <w:r w:rsidR="004474F5">
        <w:t xml:space="preserve">.  </w:t>
      </w:r>
      <w:r w:rsidRPr="00ED3698">
        <w:t xml:space="preserve">The BC of chemical composition for the </w:t>
      </w:r>
      <w:r w:rsidR="00E815AF">
        <w:t>remainder</w:t>
      </w:r>
      <w:r w:rsidRPr="00ED3698">
        <w:t xml:space="preserve"> of the bottom is set to be the same as that of IC</w:t>
      </w:r>
      <w:r w:rsidR="004474F5">
        <w:t xml:space="preserve">.  </w:t>
      </w:r>
      <w:r w:rsidRPr="00ED3698">
        <w:t xml:space="preserve">The reactive transport boundary on the top is set </w:t>
      </w:r>
      <w:r w:rsidR="00E815AF">
        <w:t>as a</w:t>
      </w:r>
      <w:r w:rsidRPr="00ED3698">
        <w:t xml:space="preserve"> second </w:t>
      </w:r>
      <w:r w:rsidR="00E815AF">
        <w:t xml:space="preserve">(free exit) </w:t>
      </w:r>
      <w:r>
        <w:t>type BC</w:t>
      </w:r>
      <w:r w:rsidR="004474F5">
        <w:t xml:space="preserve">.  </w:t>
      </w:r>
    </w:p>
    <w:p w14:paraId="5A26079B" w14:textId="14C0314A" w:rsidR="00200807" w:rsidRPr="00ED3698" w:rsidRDefault="00200807" w:rsidP="00AE6CCB">
      <w:pPr>
        <w:pStyle w:val="StyleCaptionTableCaptionBold"/>
        <w:rPr>
          <w:lang w:eastAsia="zh-CN"/>
        </w:rPr>
      </w:pPr>
      <w:bookmarkStart w:id="961" w:name="_Ref361331015"/>
      <w:bookmarkStart w:id="962" w:name="_Toc520374970"/>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29</w:t>
      </w:r>
      <w:r w:rsidR="00FE1AD3">
        <w:fldChar w:fldCharType="end"/>
      </w:r>
      <w:bookmarkEnd w:id="961"/>
      <w:r w:rsidRPr="00ED3698">
        <w:tab/>
      </w:r>
      <w:r w:rsidRPr="00694542">
        <w:t xml:space="preserve">Initial </w:t>
      </w:r>
      <w:r w:rsidR="00E815AF">
        <w:t xml:space="preserve">and </w:t>
      </w:r>
      <w:r w:rsidRPr="00694542">
        <w:t xml:space="preserve">boundary </w:t>
      </w:r>
      <w:r w:rsidR="00E815AF">
        <w:t>conditions for flow</w:t>
      </w:r>
      <w:r w:rsidRPr="00694542">
        <w:t xml:space="preserve"> and reactive transport</w:t>
      </w:r>
      <w:r w:rsidR="00E815AF">
        <w:t xml:space="preserve"> – demonstration example </w:t>
      </w:r>
      <w:r w:rsidR="000B576A" w:rsidRPr="000B576A">
        <w:rPr>
          <w:rFonts w:hint="eastAsia"/>
          <w:i/>
          <w:lang w:eastAsia="zh-CN"/>
        </w:rPr>
        <w:t>het_2d</w:t>
      </w:r>
      <w:bookmarkEnd w:id="962"/>
    </w:p>
    <w:tbl>
      <w:tblPr>
        <w:tblW w:w="3989" w:type="pct"/>
        <w:jc w:val="center"/>
        <w:tblBorders>
          <w:top w:val="single" w:sz="4" w:space="0" w:color="auto"/>
          <w:bottom w:val="single" w:sz="4" w:space="0" w:color="auto"/>
        </w:tblBorders>
        <w:tblLook w:val="04A0" w:firstRow="1" w:lastRow="0" w:firstColumn="1" w:lastColumn="0" w:noHBand="0" w:noVBand="1"/>
      </w:tblPr>
      <w:tblGrid>
        <w:gridCol w:w="1571"/>
        <w:gridCol w:w="1869"/>
        <w:gridCol w:w="1413"/>
        <w:gridCol w:w="948"/>
        <w:gridCol w:w="1092"/>
      </w:tblGrid>
      <w:tr w:rsidR="00E815AF" w:rsidRPr="00A548D2" w14:paraId="06F61A3C" w14:textId="77777777" w:rsidTr="00E815AF">
        <w:trPr>
          <w:trHeight w:val="300"/>
          <w:jc w:val="center"/>
        </w:trPr>
        <w:tc>
          <w:tcPr>
            <w:tcW w:w="1139" w:type="pct"/>
            <w:tcBorders>
              <w:bottom w:val="single" w:sz="4" w:space="0" w:color="auto"/>
            </w:tcBorders>
            <w:shd w:val="clear" w:color="auto" w:fill="D9D9D9"/>
            <w:noWrap/>
            <w:vAlign w:val="center"/>
            <w:hideMark/>
          </w:tcPr>
          <w:p w14:paraId="7FFEB1F3" w14:textId="77777777" w:rsidR="00E815AF" w:rsidRPr="00A548D2" w:rsidRDefault="00E815AF" w:rsidP="00E66A13">
            <w:pPr>
              <w:spacing w:before="0" w:after="0"/>
              <w:jc w:val="left"/>
              <w:rPr>
                <w:b/>
                <w:color w:val="000000"/>
                <w:lang w:eastAsia="en-CA"/>
              </w:rPr>
            </w:pPr>
            <w:r w:rsidRPr="00A548D2">
              <w:rPr>
                <w:b/>
                <w:color w:val="000000"/>
                <w:lang w:eastAsia="en-CA"/>
              </w:rPr>
              <w:t>Parameter</w:t>
            </w:r>
          </w:p>
        </w:tc>
        <w:tc>
          <w:tcPr>
            <w:tcW w:w="1356" w:type="pct"/>
            <w:tcBorders>
              <w:bottom w:val="single" w:sz="4" w:space="0" w:color="auto"/>
            </w:tcBorders>
            <w:shd w:val="clear" w:color="auto" w:fill="D9D9D9"/>
            <w:noWrap/>
            <w:vAlign w:val="center"/>
            <w:hideMark/>
          </w:tcPr>
          <w:p w14:paraId="68FDC603" w14:textId="77777777" w:rsidR="00E815AF" w:rsidRPr="00A548D2" w:rsidRDefault="00E815AF" w:rsidP="00E66A13">
            <w:pPr>
              <w:spacing w:before="0" w:after="0"/>
              <w:jc w:val="center"/>
              <w:rPr>
                <w:b/>
                <w:color w:val="000000"/>
                <w:lang w:eastAsia="en-CA"/>
              </w:rPr>
            </w:pPr>
            <w:r w:rsidRPr="00A548D2">
              <w:rPr>
                <w:b/>
                <w:color w:val="000000"/>
                <w:lang w:eastAsia="en-CA"/>
              </w:rPr>
              <w:t>I</w:t>
            </w:r>
            <w:r>
              <w:rPr>
                <w:rFonts w:hint="eastAsia"/>
                <w:b/>
                <w:color w:val="000000"/>
                <w:lang w:eastAsia="zh-CN"/>
              </w:rPr>
              <w:t>nitial condition</w:t>
            </w:r>
          </w:p>
        </w:tc>
        <w:tc>
          <w:tcPr>
            <w:tcW w:w="1713" w:type="pct"/>
            <w:gridSpan w:val="2"/>
            <w:tcBorders>
              <w:bottom w:val="single" w:sz="4" w:space="0" w:color="auto"/>
            </w:tcBorders>
            <w:shd w:val="clear" w:color="auto" w:fill="D9D9D9"/>
            <w:vAlign w:val="center"/>
          </w:tcPr>
          <w:p w14:paraId="6AA26257" w14:textId="77777777" w:rsidR="00E815AF" w:rsidRPr="00A548D2" w:rsidRDefault="00E815AF" w:rsidP="00E66A13">
            <w:pPr>
              <w:spacing w:before="0" w:after="0"/>
              <w:jc w:val="center"/>
              <w:rPr>
                <w:b/>
                <w:color w:val="000000"/>
                <w:lang w:eastAsia="zh-CN"/>
              </w:rPr>
            </w:pPr>
            <w:r>
              <w:rPr>
                <w:rFonts w:hint="eastAsia"/>
                <w:b/>
                <w:color w:val="000000"/>
                <w:lang w:eastAsia="zh-CN"/>
              </w:rPr>
              <w:t>Boundary conditions</w:t>
            </w:r>
          </w:p>
        </w:tc>
        <w:tc>
          <w:tcPr>
            <w:tcW w:w="792" w:type="pct"/>
            <w:tcBorders>
              <w:bottom w:val="single" w:sz="4" w:space="0" w:color="auto"/>
            </w:tcBorders>
            <w:shd w:val="clear" w:color="auto" w:fill="D9D9D9"/>
            <w:noWrap/>
            <w:vAlign w:val="center"/>
            <w:hideMark/>
          </w:tcPr>
          <w:p w14:paraId="72A38A1B" w14:textId="77777777" w:rsidR="00E815AF" w:rsidRPr="00A548D2" w:rsidRDefault="00E815AF" w:rsidP="00E66A13">
            <w:pPr>
              <w:spacing w:before="0" w:after="0"/>
              <w:jc w:val="center"/>
              <w:rPr>
                <w:b/>
                <w:color w:val="000000"/>
                <w:lang w:eastAsia="en-CA"/>
              </w:rPr>
            </w:pPr>
            <w:r w:rsidRPr="00A548D2">
              <w:rPr>
                <w:b/>
                <w:color w:val="000000"/>
                <w:lang w:eastAsia="en-CA"/>
              </w:rPr>
              <w:t>Unit</w:t>
            </w:r>
          </w:p>
        </w:tc>
      </w:tr>
      <w:tr w:rsidR="00E815AF" w:rsidRPr="00ED3698" w14:paraId="7F4499D9" w14:textId="77777777" w:rsidTr="00E815AF">
        <w:trPr>
          <w:trHeight w:val="300"/>
          <w:jc w:val="center"/>
        </w:trPr>
        <w:tc>
          <w:tcPr>
            <w:tcW w:w="2495" w:type="pct"/>
            <w:gridSpan w:val="2"/>
            <w:tcBorders>
              <w:top w:val="single" w:sz="4" w:space="0" w:color="auto"/>
              <w:bottom w:val="single" w:sz="4" w:space="0" w:color="auto"/>
            </w:tcBorders>
            <w:shd w:val="clear" w:color="auto" w:fill="auto"/>
            <w:noWrap/>
            <w:vAlign w:val="center"/>
          </w:tcPr>
          <w:p w14:paraId="2A591CFB" w14:textId="77777777" w:rsidR="00E815AF" w:rsidRPr="00E66A13" w:rsidRDefault="00E815AF" w:rsidP="00E66A13">
            <w:pPr>
              <w:spacing w:before="0" w:after="0"/>
              <w:jc w:val="left"/>
              <w:rPr>
                <w:szCs w:val="24"/>
              </w:rPr>
            </w:pPr>
            <w:r w:rsidRPr="00E66A13">
              <w:rPr>
                <w:i/>
                <w:color w:val="000000"/>
                <w:szCs w:val="24"/>
              </w:rPr>
              <w:t>Aqueous phase</w:t>
            </w:r>
          </w:p>
        </w:tc>
        <w:tc>
          <w:tcPr>
            <w:tcW w:w="1025" w:type="pct"/>
            <w:tcBorders>
              <w:top w:val="single" w:sz="4" w:space="0" w:color="auto"/>
              <w:bottom w:val="single" w:sz="4" w:space="0" w:color="auto"/>
            </w:tcBorders>
            <w:vAlign w:val="center"/>
          </w:tcPr>
          <w:p w14:paraId="37B990F7" w14:textId="77777777" w:rsidR="00E815AF" w:rsidRPr="00ED3698" w:rsidRDefault="00E815AF" w:rsidP="00E66A13">
            <w:pPr>
              <w:spacing w:before="0" w:after="0"/>
              <w:jc w:val="center"/>
            </w:pPr>
            <w:r w:rsidRPr="00ED3698">
              <w:t>Bottom left</w:t>
            </w:r>
          </w:p>
        </w:tc>
        <w:tc>
          <w:tcPr>
            <w:tcW w:w="688" w:type="pct"/>
            <w:tcBorders>
              <w:top w:val="single" w:sz="4" w:space="0" w:color="auto"/>
              <w:bottom w:val="single" w:sz="4" w:space="0" w:color="auto"/>
            </w:tcBorders>
            <w:vAlign w:val="center"/>
          </w:tcPr>
          <w:p w14:paraId="64FB2E04" w14:textId="77777777" w:rsidR="00E815AF" w:rsidRPr="00ED3698" w:rsidRDefault="00E815AF" w:rsidP="00E66A13">
            <w:pPr>
              <w:spacing w:before="0" w:after="0"/>
              <w:jc w:val="center"/>
              <w:rPr>
                <w:color w:val="000000"/>
                <w:lang w:eastAsia="en-CA"/>
              </w:rPr>
            </w:pPr>
            <w:r w:rsidRPr="00ED3698">
              <w:rPr>
                <w:color w:val="000000"/>
                <w:lang w:eastAsia="en-CA"/>
              </w:rPr>
              <w:t>Top</w:t>
            </w:r>
          </w:p>
        </w:tc>
        <w:tc>
          <w:tcPr>
            <w:tcW w:w="792" w:type="pct"/>
            <w:tcBorders>
              <w:top w:val="single" w:sz="4" w:space="0" w:color="auto"/>
              <w:bottom w:val="single" w:sz="4" w:space="0" w:color="auto"/>
            </w:tcBorders>
            <w:shd w:val="clear" w:color="auto" w:fill="auto"/>
            <w:noWrap/>
            <w:vAlign w:val="center"/>
          </w:tcPr>
          <w:p w14:paraId="13214AF0" w14:textId="77777777" w:rsidR="00E815AF" w:rsidRPr="00ED3698" w:rsidRDefault="00E815AF" w:rsidP="00E66A13">
            <w:pPr>
              <w:spacing w:before="0" w:after="0"/>
              <w:jc w:val="center"/>
              <w:rPr>
                <w:color w:val="000000"/>
                <w:lang w:eastAsia="en-CA"/>
              </w:rPr>
            </w:pPr>
          </w:p>
        </w:tc>
      </w:tr>
      <w:tr w:rsidR="00E815AF" w:rsidRPr="00ED3698" w14:paraId="6033828D" w14:textId="77777777" w:rsidTr="00E815AF">
        <w:trPr>
          <w:trHeight w:val="300"/>
          <w:jc w:val="center"/>
        </w:trPr>
        <w:tc>
          <w:tcPr>
            <w:tcW w:w="1139" w:type="pct"/>
            <w:tcBorders>
              <w:top w:val="single" w:sz="4" w:space="0" w:color="auto"/>
              <w:bottom w:val="nil"/>
            </w:tcBorders>
            <w:shd w:val="clear" w:color="auto" w:fill="auto"/>
            <w:noWrap/>
            <w:vAlign w:val="center"/>
            <w:hideMark/>
          </w:tcPr>
          <w:p w14:paraId="05CF10AC" w14:textId="77777777" w:rsidR="00E815AF" w:rsidRPr="00ED3698" w:rsidRDefault="00E815AF" w:rsidP="00E66A13">
            <w:pPr>
              <w:spacing w:before="0" w:after="0"/>
              <w:jc w:val="left"/>
              <w:rPr>
                <w:color w:val="000000"/>
                <w:sz w:val="22"/>
                <w:szCs w:val="22"/>
              </w:rPr>
            </w:pPr>
            <w:r w:rsidRPr="00ED3698">
              <w:rPr>
                <w:color w:val="000000"/>
                <w:sz w:val="22"/>
                <w:szCs w:val="22"/>
              </w:rPr>
              <w:t>H+</w:t>
            </w:r>
          </w:p>
        </w:tc>
        <w:tc>
          <w:tcPr>
            <w:tcW w:w="1356" w:type="pct"/>
            <w:tcBorders>
              <w:top w:val="single" w:sz="4" w:space="0" w:color="auto"/>
              <w:bottom w:val="nil"/>
            </w:tcBorders>
            <w:shd w:val="clear" w:color="auto" w:fill="auto"/>
            <w:noWrap/>
            <w:vAlign w:val="center"/>
            <w:hideMark/>
          </w:tcPr>
          <w:p w14:paraId="73BF4D41" w14:textId="77777777" w:rsidR="00E815AF" w:rsidRPr="00ED3698" w:rsidRDefault="00E815AF" w:rsidP="00E66A13">
            <w:pPr>
              <w:spacing w:before="0" w:after="0"/>
              <w:jc w:val="center"/>
            </w:pPr>
            <w:r w:rsidRPr="00ED3698">
              <w:t>2.0</w:t>
            </w:r>
            <w:r w:rsidRPr="007E11F0">
              <w:t>×10</w:t>
            </w:r>
            <w:r w:rsidRPr="007E11F0">
              <w:rPr>
                <w:vertAlign w:val="superscript"/>
              </w:rPr>
              <w:t>-7</w:t>
            </w:r>
          </w:p>
        </w:tc>
        <w:tc>
          <w:tcPr>
            <w:tcW w:w="1025" w:type="pct"/>
            <w:tcBorders>
              <w:top w:val="single" w:sz="4" w:space="0" w:color="auto"/>
              <w:bottom w:val="nil"/>
            </w:tcBorders>
            <w:vAlign w:val="center"/>
          </w:tcPr>
          <w:p w14:paraId="0D03AE5A" w14:textId="77777777" w:rsidR="00E815AF" w:rsidRPr="00ED3698" w:rsidRDefault="00E815AF" w:rsidP="00E66A13">
            <w:pPr>
              <w:spacing w:before="0" w:after="0"/>
              <w:jc w:val="center"/>
            </w:pPr>
            <w:r w:rsidRPr="00ED3698">
              <w:t>2.0</w:t>
            </w:r>
            <w:r w:rsidRPr="007E11F0">
              <w:t>×10</w:t>
            </w:r>
            <w:r w:rsidRPr="007E11F0">
              <w:rPr>
                <w:vertAlign w:val="superscript"/>
              </w:rPr>
              <w:t>-4</w:t>
            </w:r>
          </w:p>
        </w:tc>
        <w:tc>
          <w:tcPr>
            <w:tcW w:w="688" w:type="pct"/>
            <w:vMerge w:val="restart"/>
            <w:tcBorders>
              <w:top w:val="single" w:sz="4" w:space="0" w:color="auto"/>
            </w:tcBorders>
            <w:vAlign w:val="center"/>
          </w:tcPr>
          <w:p w14:paraId="6144705C" w14:textId="77777777" w:rsidR="00E815AF" w:rsidRPr="00ED3698" w:rsidRDefault="00E815AF" w:rsidP="00E66A13">
            <w:pPr>
              <w:spacing w:before="0" w:after="0"/>
              <w:jc w:val="center"/>
              <w:rPr>
                <w:color w:val="000000"/>
                <w:lang w:eastAsia="en-CA"/>
              </w:rPr>
            </w:pPr>
            <w:r>
              <w:rPr>
                <w:color w:val="000000"/>
                <w:lang w:eastAsia="en-CA"/>
              </w:rPr>
              <w:t>(free exit)</w:t>
            </w:r>
          </w:p>
        </w:tc>
        <w:tc>
          <w:tcPr>
            <w:tcW w:w="792" w:type="pct"/>
            <w:tcBorders>
              <w:top w:val="single" w:sz="4" w:space="0" w:color="auto"/>
              <w:bottom w:val="nil"/>
            </w:tcBorders>
            <w:shd w:val="clear" w:color="auto" w:fill="auto"/>
            <w:noWrap/>
            <w:vAlign w:val="center"/>
            <w:hideMark/>
          </w:tcPr>
          <w:p w14:paraId="19976612" w14:textId="77777777" w:rsidR="00E815AF" w:rsidRDefault="00E815AF" w:rsidP="00E815AF">
            <w:pPr>
              <w:spacing w:before="0" w:after="0"/>
              <w:jc w:val="center"/>
            </w:pPr>
            <w:r w:rsidRPr="007B5E69">
              <w:rPr>
                <w:rFonts w:hint="eastAsia"/>
                <w:color w:val="000000"/>
                <w:lang w:eastAsia="zh-CN"/>
              </w:rPr>
              <w:t>[</w:t>
            </w:r>
            <w:r w:rsidRPr="007B5E69">
              <w:rPr>
                <w:color w:val="000000"/>
                <w:lang w:eastAsia="en-CA"/>
              </w:rPr>
              <w:t xml:space="preserve">mol </w:t>
            </w:r>
            <w:r>
              <w:rPr>
                <w:color w:val="000000"/>
                <w:lang w:eastAsia="en-CA"/>
              </w:rPr>
              <w:t>l</w:t>
            </w:r>
            <w:r w:rsidRPr="007B5E69">
              <w:rPr>
                <w:color w:val="000000"/>
                <w:vertAlign w:val="superscript"/>
                <w:lang w:eastAsia="en-CA"/>
              </w:rPr>
              <w:t>-1</w:t>
            </w:r>
            <w:r w:rsidRPr="007B5E69">
              <w:rPr>
                <w:rFonts w:hint="eastAsia"/>
                <w:color w:val="000000"/>
                <w:lang w:eastAsia="zh-CN"/>
              </w:rPr>
              <w:t>]</w:t>
            </w:r>
          </w:p>
        </w:tc>
      </w:tr>
      <w:tr w:rsidR="00E815AF" w:rsidRPr="00ED3698" w14:paraId="1AEA3A9A" w14:textId="77777777" w:rsidTr="00E815AF">
        <w:trPr>
          <w:trHeight w:val="300"/>
          <w:jc w:val="center"/>
        </w:trPr>
        <w:tc>
          <w:tcPr>
            <w:tcW w:w="1139" w:type="pct"/>
            <w:tcBorders>
              <w:top w:val="nil"/>
              <w:bottom w:val="nil"/>
            </w:tcBorders>
            <w:shd w:val="clear" w:color="auto" w:fill="auto"/>
            <w:noWrap/>
            <w:vAlign w:val="center"/>
          </w:tcPr>
          <w:p w14:paraId="33243609" w14:textId="77777777" w:rsidR="00E815AF" w:rsidRPr="00ED3698" w:rsidRDefault="00E815AF" w:rsidP="00E66A13">
            <w:pPr>
              <w:spacing w:before="0" w:after="0"/>
              <w:jc w:val="left"/>
              <w:rPr>
                <w:color w:val="000000"/>
                <w:sz w:val="22"/>
                <w:szCs w:val="22"/>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1356" w:type="pct"/>
            <w:tcBorders>
              <w:top w:val="nil"/>
              <w:bottom w:val="nil"/>
            </w:tcBorders>
            <w:shd w:val="clear" w:color="auto" w:fill="auto"/>
            <w:noWrap/>
            <w:vAlign w:val="center"/>
          </w:tcPr>
          <w:p w14:paraId="0F39D6CE" w14:textId="77777777" w:rsidR="00E815AF" w:rsidRPr="00ED3698" w:rsidRDefault="00E815AF" w:rsidP="00E66A13">
            <w:pPr>
              <w:spacing w:before="0" w:after="0"/>
              <w:jc w:val="center"/>
            </w:pPr>
            <w:r w:rsidRPr="00ED3698">
              <w:t>1.0</w:t>
            </w:r>
            <w:r w:rsidRPr="007E11F0">
              <w:t>×10</w:t>
            </w:r>
            <w:r w:rsidRPr="007E11F0">
              <w:rPr>
                <w:vertAlign w:val="superscript"/>
              </w:rPr>
              <w:t>-7</w:t>
            </w:r>
          </w:p>
        </w:tc>
        <w:tc>
          <w:tcPr>
            <w:tcW w:w="1025" w:type="pct"/>
            <w:tcBorders>
              <w:top w:val="nil"/>
              <w:bottom w:val="nil"/>
            </w:tcBorders>
            <w:vAlign w:val="center"/>
          </w:tcPr>
          <w:p w14:paraId="38F26704" w14:textId="77777777" w:rsidR="00E815AF" w:rsidRPr="00ED3698" w:rsidRDefault="00E815AF" w:rsidP="00E66A13">
            <w:pPr>
              <w:spacing w:before="0" w:after="0"/>
              <w:jc w:val="center"/>
            </w:pPr>
            <w:r w:rsidRPr="00ED3698">
              <w:t>1.0</w:t>
            </w:r>
            <w:r w:rsidRPr="007E11F0">
              <w:t>×10</w:t>
            </w:r>
            <w:r w:rsidRPr="007E11F0">
              <w:rPr>
                <w:vertAlign w:val="superscript"/>
              </w:rPr>
              <w:t>-4</w:t>
            </w:r>
          </w:p>
        </w:tc>
        <w:tc>
          <w:tcPr>
            <w:tcW w:w="688" w:type="pct"/>
            <w:vMerge/>
            <w:vAlign w:val="center"/>
          </w:tcPr>
          <w:p w14:paraId="4666D78C" w14:textId="77777777" w:rsidR="00E815AF" w:rsidRPr="00ED3698" w:rsidRDefault="00E815AF" w:rsidP="00E66A13">
            <w:pPr>
              <w:spacing w:before="0" w:after="0"/>
              <w:jc w:val="center"/>
            </w:pPr>
          </w:p>
        </w:tc>
        <w:tc>
          <w:tcPr>
            <w:tcW w:w="792" w:type="pct"/>
            <w:tcBorders>
              <w:top w:val="nil"/>
              <w:bottom w:val="nil"/>
            </w:tcBorders>
            <w:shd w:val="clear" w:color="auto" w:fill="auto"/>
            <w:noWrap/>
            <w:vAlign w:val="center"/>
          </w:tcPr>
          <w:p w14:paraId="7268008E" w14:textId="77777777" w:rsidR="00E815AF" w:rsidRDefault="00E815AF" w:rsidP="00E815AF">
            <w:pPr>
              <w:spacing w:before="0" w:after="0"/>
              <w:jc w:val="center"/>
            </w:pPr>
            <w:r w:rsidRPr="007B5E69">
              <w:rPr>
                <w:rFonts w:hint="eastAsia"/>
                <w:color w:val="000000"/>
                <w:lang w:eastAsia="zh-CN"/>
              </w:rPr>
              <w:t>[</w:t>
            </w:r>
            <w:r w:rsidRPr="007B5E69">
              <w:rPr>
                <w:color w:val="000000"/>
                <w:lang w:eastAsia="en-CA"/>
              </w:rPr>
              <w:t xml:space="preserve">mol </w:t>
            </w:r>
            <w:r>
              <w:rPr>
                <w:color w:val="000000"/>
                <w:lang w:eastAsia="en-CA"/>
              </w:rPr>
              <w:t>l</w:t>
            </w:r>
            <w:r w:rsidRPr="007B5E69">
              <w:rPr>
                <w:color w:val="000000"/>
                <w:vertAlign w:val="superscript"/>
                <w:lang w:eastAsia="en-CA"/>
              </w:rPr>
              <w:t>-1</w:t>
            </w:r>
            <w:r w:rsidRPr="007B5E69">
              <w:rPr>
                <w:rFonts w:hint="eastAsia"/>
                <w:color w:val="000000"/>
                <w:lang w:eastAsia="zh-CN"/>
              </w:rPr>
              <w:t>]</w:t>
            </w:r>
          </w:p>
        </w:tc>
      </w:tr>
      <w:tr w:rsidR="00E815AF" w:rsidRPr="00ED3698" w14:paraId="151C52B2" w14:textId="77777777" w:rsidTr="00E815AF">
        <w:trPr>
          <w:trHeight w:val="300"/>
          <w:jc w:val="center"/>
        </w:trPr>
        <w:tc>
          <w:tcPr>
            <w:tcW w:w="1139" w:type="pct"/>
            <w:tcBorders>
              <w:top w:val="nil"/>
              <w:bottom w:val="single" w:sz="4" w:space="0" w:color="auto"/>
            </w:tcBorders>
            <w:shd w:val="clear" w:color="auto" w:fill="auto"/>
            <w:noWrap/>
            <w:vAlign w:val="center"/>
          </w:tcPr>
          <w:p w14:paraId="26D6F8E5" w14:textId="77777777" w:rsidR="00E815AF" w:rsidRPr="00ED3698" w:rsidRDefault="00E815AF" w:rsidP="00E66A13">
            <w:pPr>
              <w:spacing w:before="0" w:after="0"/>
              <w:jc w:val="left"/>
              <w:rPr>
                <w:color w:val="000000"/>
                <w:sz w:val="22"/>
                <w:szCs w:val="22"/>
              </w:rPr>
            </w:pPr>
            <w:r w:rsidRPr="00ED3698">
              <w:rPr>
                <w:color w:val="000000"/>
                <w:lang w:eastAsia="en-CA"/>
              </w:rPr>
              <w:t>Ca</w:t>
            </w:r>
            <w:r>
              <w:rPr>
                <w:color w:val="000000"/>
                <w:vertAlign w:val="superscript"/>
                <w:lang w:eastAsia="en-CA"/>
              </w:rPr>
              <w:t>2+</w:t>
            </w:r>
          </w:p>
        </w:tc>
        <w:tc>
          <w:tcPr>
            <w:tcW w:w="1356" w:type="pct"/>
            <w:tcBorders>
              <w:top w:val="nil"/>
              <w:bottom w:val="single" w:sz="4" w:space="0" w:color="auto"/>
            </w:tcBorders>
            <w:shd w:val="clear" w:color="auto" w:fill="auto"/>
            <w:noWrap/>
            <w:vAlign w:val="center"/>
          </w:tcPr>
          <w:p w14:paraId="20171F97" w14:textId="77777777" w:rsidR="00E815AF" w:rsidRPr="00ED3698" w:rsidRDefault="00E815AF" w:rsidP="00E66A13">
            <w:pPr>
              <w:spacing w:before="0" w:after="0"/>
              <w:jc w:val="center"/>
            </w:pPr>
            <w:r w:rsidRPr="00ED3698">
              <w:t>1.0</w:t>
            </w:r>
            <w:r w:rsidRPr="007E11F0">
              <w:t>×10</w:t>
            </w:r>
            <w:r w:rsidRPr="007E11F0">
              <w:rPr>
                <w:vertAlign w:val="superscript"/>
              </w:rPr>
              <w:t>-8</w:t>
            </w:r>
          </w:p>
        </w:tc>
        <w:tc>
          <w:tcPr>
            <w:tcW w:w="1025" w:type="pct"/>
            <w:tcBorders>
              <w:top w:val="nil"/>
              <w:bottom w:val="single" w:sz="4" w:space="0" w:color="auto"/>
            </w:tcBorders>
            <w:vAlign w:val="center"/>
          </w:tcPr>
          <w:p w14:paraId="3223B8C0" w14:textId="77777777" w:rsidR="00E815AF" w:rsidRPr="00ED3698" w:rsidRDefault="00E815AF" w:rsidP="00E66A13">
            <w:pPr>
              <w:spacing w:before="0" w:after="0"/>
              <w:jc w:val="center"/>
            </w:pPr>
            <w:r w:rsidRPr="00ED3698">
              <w:t>1.0</w:t>
            </w:r>
            <w:r w:rsidRPr="007E11F0">
              <w:t>×10</w:t>
            </w:r>
            <w:r w:rsidRPr="007E11F0">
              <w:rPr>
                <w:vertAlign w:val="superscript"/>
              </w:rPr>
              <w:t>-8</w:t>
            </w:r>
          </w:p>
        </w:tc>
        <w:tc>
          <w:tcPr>
            <w:tcW w:w="688" w:type="pct"/>
            <w:vMerge/>
            <w:tcBorders>
              <w:bottom w:val="single" w:sz="4" w:space="0" w:color="auto"/>
            </w:tcBorders>
            <w:vAlign w:val="center"/>
          </w:tcPr>
          <w:p w14:paraId="1F736FE0" w14:textId="77777777" w:rsidR="00E815AF" w:rsidRPr="00ED3698" w:rsidRDefault="00E815AF" w:rsidP="00E66A13">
            <w:pPr>
              <w:spacing w:before="0" w:after="0"/>
              <w:jc w:val="center"/>
            </w:pPr>
          </w:p>
        </w:tc>
        <w:tc>
          <w:tcPr>
            <w:tcW w:w="792" w:type="pct"/>
            <w:tcBorders>
              <w:top w:val="nil"/>
              <w:bottom w:val="single" w:sz="4" w:space="0" w:color="auto"/>
            </w:tcBorders>
            <w:shd w:val="clear" w:color="auto" w:fill="auto"/>
            <w:noWrap/>
            <w:vAlign w:val="center"/>
          </w:tcPr>
          <w:p w14:paraId="2A979AD9" w14:textId="77777777" w:rsidR="00E815AF" w:rsidRDefault="00E815AF" w:rsidP="00E815AF">
            <w:pPr>
              <w:spacing w:before="0" w:after="0"/>
              <w:jc w:val="center"/>
            </w:pPr>
            <w:r w:rsidRPr="007B5E69">
              <w:rPr>
                <w:rFonts w:hint="eastAsia"/>
                <w:color w:val="000000"/>
                <w:lang w:eastAsia="zh-CN"/>
              </w:rPr>
              <w:t>[</w:t>
            </w:r>
            <w:r w:rsidRPr="007B5E69">
              <w:rPr>
                <w:color w:val="000000"/>
                <w:lang w:eastAsia="en-CA"/>
              </w:rPr>
              <w:t xml:space="preserve">mol </w:t>
            </w:r>
            <w:r>
              <w:rPr>
                <w:color w:val="000000"/>
                <w:lang w:eastAsia="en-CA"/>
              </w:rPr>
              <w:t>l</w:t>
            </w:r>
            <w:r w:rsidRPr="007B5E69">
              <w:rPr>
                <w:color w:val="000000"/>
                <w:vertAlign w:val="superscript"/>
                <w:lang w:eastAsia="en-CA"/>
              </w:rPr>
              <w:t>-1</w:t>
            </w:r>
            <w:r w:rsidRPr="007B5E69">
              <w:rPr>
                <w:rFonts w:hint="eastAsia"/>
                <w:color w:val="000000"/>
                <w:lang w:eastAsia="zh-CN"/>
              </w:rPr>
              <w:t>]</w:t>
            </w:r>
          </w:p>
        </w:tc>
      </w:tr>
      <w:tr w:rsidR="00E815AF" w:rsidRPr="00ED3698" w14:paraId="1FF55741" w14:textId="77777777" w:rsidTr="00E815AF">
        <w:trPr>
          <w:trHeight w:val="300"/>
          <w:jc w:val="center"/>
        </w:trPr>
        <w:tc>
          <w:tcPr>
            <w:tcW w:w="1139" w:type="pct"/>
            <w:tcBorders>
              <w:top w:val="single" w:sz="4" w:space="0" w:color="auto"/>
              <w:bottom w:val="single" w:sz="4" w:space="0" w:color="auto"/>
            </w:tcBorders>
            <w:shd w:val="clear" w:color="auto" w:fill="auto"/>
            <w:noWrap/>
            <w:vAlign w:val="center"/>
          </w:tcPr>
          <w:p w14:paraId="7A9D44A9" w14:textId="77777777" w:rsidR="00E815AF" w:rsidRPr="00E66A13" w:rsidRDefault="00E815AF" w:rsidP="00E66A13">
            <w:pPr>
              <w:spacing w:before="0" w:after="0"/>
              <w:jc w:val="left"/>
              <w:rPr>
                <w:i/>
                <w:color w:val="000000"/>
                <w:szCs w:val="24"/>
              </w:rPr>
            </w:pPr>
            <w:r w:rsidRPr="00E66A13">
              <w:rPr>
                <w:i/>
                <w:color w:val="000000"/>
                <w:szCs w:val="24"/>
              </w:rPr>
              <w:t>Mineral</w:t>
            </w:r>
          </w:p>
        </w:tc>
        <w:tc>
          <w:tcPr>
            <w:tcW w:w="1356" w:type="pct"/>
            <w:tcBorders>
              <w:top w:val="single" w:sz="4" w:space="0" w:color="auto"/>
              <w:bottom w:val="single" w:sz="4" w:space="0" w:color="auto"/>
            </w:tcBorders>
            <w:shd w:val="clear" w:color="auto" w:fill="auto"/>
            <w:noWrap/>
            <w:vAlign w:val="center"/>
          </w:tcPr>
          <w:p w14:paraId="7E600AF7" w14:textId="77777777" w:rsidR="00E815AF" w:rsidRPr="00ED3698" w:rsidRDefault="00E815AF" w:rsidP="00E66A13">
            <w:pPr>
              <w:spacing w:before="0" w:after="0"/>
              <w:jc w:val="center"/>
              <w:rPr>
                <w:i/>
              </w:rPr>
            </w:pPr>
          </w:p>
        </w:tc>
        <w:tc>
          <w:tcPr>
            <w:tcW w:w="1025" w:type="pct"/>
            <w:tcBorders>
              <w:top w:val="single" w:sz="4" w:space="0" w:color="auto"/>
              <w:bottom w:val="single" w:sz="4" w:space="0" w:color="auto"/>
            </w:tcBorders>
            <w:vAlign w:val="center"/>
          </w:tcPr>
          <w:p w14:paraId="4591A46F" w14:textId="77777777" w:rsidR="00E815AF" w:rsidRPr="00ED3698" w:rsidRDefault="00E815AF" w:rsidP="00E66A13">
            <w:pPr>
              <w:spacing w:before="0" w:after="0"/>
              <w:jc w:val="center"/>
              <w:rPr>
                <w:i/>
              </w:rPr>
            </w:pPr>
          </w:p>
        </w:tc>
        <w:tc>
          <w:tcPr>
            <w:tcW w:w="688" w:type="pct"/>
            <w:tcBorders>
              <w:top w:val="single" w:sz="4" w:space="0" w:color="auto"/>
              <w:bottom w:val="single" w:sz="4" w:space="0" w:color="auto"/>
            </w:tcBorders>
            <w:vAlign w:val="center"/>
          </w:tcPr>
          <w:p w14:paraId="7F5E1627" w14:textId="77777777" w:rsidR="00E815AF" w:rsidRPr="00ED3698" w:rsidRDefault="00E815AF" w:rsidP="00E66A13">
            <w:pPr>
              <w:spacing w:before="0" w:after="0"/>
              <w:jc w:val="center"/>
              <w:rPr>
                <w:i/>
              </w:rPr>
            </w:pPr>
          </w:p>
        </w:tc>
        <w:tc>
          <w:tcPr>
            <w:tcW w:w="792" w:type="pct"/>
            <w:tcBorders>
              <w:top w:val="single" w:sz="4" w:space="0" w:color="auto"/>
              <w:bottom w:val="single" w:sz="4" w:space="0" w:color="auto"/>
            </w:tcBorders>
            <w:shd w:val="clear" w:color="auto" w:fill="auto"/>
            <w:noWrap/>
            <w:vAlign w:val="center"/>
          </w:tcPr>
          <w:p w14:paraId="5784E295" w14:textId="77777777" w:rsidR="00E815AF" w:rsidRPr="00ED3698" w:rsidRDefault="00E815AF" w:rsidP="00E66A13">
            <w:pPr>
              <w:spacing w:before="0" w:after="0"/>
              <w:jc w:val="center"/>
              <w:rPr>
                <w:i/>
                <w:color w:val="000000"/>
                <w:lang w:eastAsia="en-CA"/>
              </w:rPr>
            </w:pPr>
          </w:p>
        </w:tc>
      </w:tr>
      <w:tr w:rsidR="00E815AF" w:rsidRPr="00ED3698" w14:paraId="2DA1AEFA" w14:textId="77777777" w:rsidTr="00E815AF">
        <w:trPr>
          <w:trHeight w:val="300"/>
          <w:jc w:val="center"/>
        </w:trPr>
        <w:tc>
          <w:tcPr>
            <w:tcW w:w="1139" w:type="pct"/>
            <w:tcBorders>
              <w:top w:val="single" w:sz="4" w:space="0" w:color="auto"/>
              <w:bottom w:val="single" w:sz="4" w:space="0" w:color="auto"/>
            </w:tcBorders>
            <w:shd w:val="clear" w:color="auto" w:fill="auto"/>
            <w:noWrap/>
            <w:vAlign w:val="center"/>
          </w:tcPr>
          <w:p w14:paraId="22212C63" w14:textId="77777777" w:rsidR="00E815AF" w:rsidRPr="00ED3698" w:rsidRDefault="00E815AF" w:rsidP="00E66A13">
            <w:pPr>
              <w:spacing w:before="0" w:after="0"/>
              <w:jc w:val="left"/>
              <w:rPr>
                <w:color w:val="000000"/>
                <w:sz w:val="22"/>
                <w:szCs w:val="22"/>
              </w:rPr>
            </w:pPr>
            <w:r w:rsidRPr="00ED3698">
              <w:rPr>
                <w:color w:val="000000"/>
                <w:sz w:val="22"/>
                <w:szCs w:val="22"/>
              </w:rPr>
              <w:t>Calcite</w:t>
            </w:r>
          </w:p>
        </w:tc>
        <w:tc>
          <w:tcPr>
            <w:tcW w:w="1356" w:type="pct"/>
            <w:tcBorders>
              <w:top w:val="single" w:sz="4" w:space="0" w:color="auto"/>
              <w:bottom w:val="single" w:sz="4" w:space="0" w:color="auto"/>
            </w:tcBorders>
            <w:shd w:val="clear" w:color="auto" w:fill="auto"/>
            <w:noWrap/>
            <w:vAlign w:val="center"/>
          </w:tcPr>
          <w:p w14:paraId="6DB08849" w14:textId="77777777" w:rsidR="00E815AF" w:rsidRPr="00ED3698" w:rsidRDefault="00E815AF" w:rsidP="00E66A13">
            <w:pPr>
              <w:spacing w:before="0" w:after="0"/>
              <w:jc w:val="center"/>
            </w:pPr>
            <w:r w:rsidRPr="00ED3698">
              <w:t>1.0</w:t>
            </w:r>
            <w:r w:rsidRPr="007E11F0">
              <w:t>×10</w:t>
            </w:r>
            <w:r w:rsidRPr="007E11F0">
              <w:rPr>
                <w:vertAlign w:val="superscript"/>
              </w:rPr>
              <w:t>-5</w:t>
            </w:r>
          </w:p>
        </w:tc>
        <w:tc>
          <w:tcPr>
            <w:tcW w:w="1025" w:type="pct"/>
            <w:tcBorders>
              <w:top w:val="single" w:sz="4" w:space="0" w:color="auto"/>
              <w:bottom w:val="single" w:sz="4" w:space="0" w:color="auto"/>
            </w:tcBorders>
            <w:vAlign w:val="center"/>
          </w:tcPr>
          <w:p w14:paraId="28694CCF" w14:textId="77777777" w:rsidR="00E815AF" w:rsidRPr="00ED3698" w:rsidRDefault="00E815AF" w:rsidP="00E66A13">
            <w:pPr>
              <w:spacing w:before="0" w:after="0"/>
              <w:jc w:val="center"/>
            </w:pPr>
            <w:r w:rsidRPr="00ED3698">
              <w:t>-</w:t>
            </w:r>
          </w:p>
        </w:tc>
        <w:tc>
          <w:tcPr>
            <w:tcW w:w="688" w:type="pct"/>
            <w:tcBorders>
              <w:top w:val="single" w:sz="4" w:space="0" w:color="auto"/>
              <w:bottom w:val="single" w:sz="4" w:space="0" w:color="auto"/>
            </w:tcBorders>
            <w:vAlign w:val="center"/>
          </w:tcPr>
          <w:p w14:paraId="6AB47770" w14:textId="77777777" w:rsidR="00E815AF" w:rsidRPr="00ED3698" w:rsidRDefault="00E815AF" w:rsidP="00E66A13">
            <w:pPr>
              <w:spacing w:before="0" w:after="0"/>
              <w:jc w:val="center"/>
            </w:pPr>
            <w:r w:rsidRPr="00ED3698">
              <w:t>-</w:t>
            </w:r>
          </w:p>
        </w:tc>
        <w:tc>
          <w:tcPr>
            <w:tcW w:w="792" w:type="pct"/>
            <w:tcBorders>
              <w:top w:val="single" w:sz="4" w:space="0" w:color="auto"/>
              <w:bottom w:val="single" w:sz="4" w:space="0" w:color="auto"/>
            </w:tcBorders>
            <w:shd w:val="clear" w:color="auto" w:fill="auto"/>
            <w:noWrap/>
            <w:vAlign w:val="center"/>
          </w:tcPr>
          <w:p w14:paraId="28570684" w14:textId="77777777" w:rsidR="00E815AF" w:rsidRPr="00AB7437" w:rsidRDefault="00E815AF" w:rsidP="00E66A13">
            <w:pPr>
              <w:spacing w:before="0" w:after="0"/>
              <w:jc w:val="center"/>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Pr>
                <w:rFonts w:hint="eastAsia"/>
                <w:color w:val="000000"/>
                <w:lang w:eastAsia="zh-CN"/>
              </w:rPr>
              <w:t>]</w:t>
            </w:r>
          </w:p>
        </w:tc>
      </w:tr>
      <w:tr w:rsidR="00E815AF" w:rsidRPr="00ED3698" w14:paraId="58CBAEA8" w14:textId="77777777" w:rsidTr="00E815AF">
        <w:trPr>
          <w:trHeight w:val="300"/>
          <w:jc w:val="center"/>
        </w:trPr>
        <w:tc>
          <w:tcPr>
            <w:tcW w:w="2495" w:type="pct"/>
            <w:gridSpan w:val="2"/>
            <w:tcBorders>
              <w:top w:val="single" w:sz="4" w:space="0" w:color="auto"/>
              <w:bottom w:val="single" w:sz="4" w:space="0" w:color="auto"/>
            </w:tcBorders>
            <w:shd w:val="clear" w:color="auto" w:fill="auto"/>
            <w:noWrap/>
            <w:vAlign w:val="center"/>
          </w:tcPr>
          <w:p w14:paraId="2EC26910" w14:textId="77777777" w:rsidR="00E815AF" w:rsidRPr="00E66A13" w:rsidRDefault="00E815AF" w:rsidP="00E66A13">
            <w:pPr>
              <w:spacing w:before="0" w:after="0"/>
              <w:jc w:val="left"/>
              <w:rPr>
                <w:szCs w:val="24"/>
              </w:rPr>
            </w:pPr>
            <w:r w:rsidRPr="00E66A13">
              <w:rPr>
                <w:i/>
                <w:color w:val="000000"/>
                <w:szCs w:val="24"/>
              </w:rPr>
              <w:t>Hydraulic condition</w:t>
            </w:r>
          </w:p>
        </w:tc>
        <w:tc>
          <w:tcPr>
            <w:tcW w:w="1025" w:type="pct"/>
            <w:tcBorders>
              <w:top w:val="single" w:sz="4" w:space="0" w:color="auto"/>
              <w:bottom w:val="single" w:sz="4" w:space="0" w:color="auto"/>
            </w:tcBorders>
            <w:vAlign w:val="center"/>
          </w:tcPr>
          <w:p w14:paraId="73456626" w14:textId="77777777" w:rsidR="00E815AF" w:rsidRPr="00ED3698" w:rsidRDefault="00E815AF" w:rsidP="00E66A13">
            <w:pPr>
              <w:spacing w:before="0" w:after="0"/>
              <w:jc w:val="center"/>
            </w:pPr>
          </w:p>
        </w:tc>
        <w:tc>
          <w:tcPr>
            <w:tcW w:w="688" w:type="pct"/>
            <w:tcBorders>
              <w:top w:val="single" w:sz="4" w:space="0" w:color="auto"/>
              <w:bottom w:val="single" w:sz="4" w:space="0" w:color="auto"/>
            </w:tcBorders>
            <w:vAlign w:val="center"/>
          </w:tcPr>
          <w:p w14:paraId="486CA9C1" w14:textId="77777777" w:rsidR="00E815AF" w:rsidRPr="00ED3698" w:rsidRDefault="00E815AF" w:rsidP="00E66A13">
            <w:pPr>
              <w:spacing w:before="0" w:after="0"/>
              <w:jc w:val="center"/>
            </w:pPr>
          </w:p>
        </w:tc>
        <w:tc>
          <w:tcPr>
            <w:tcW w:w="792" w:type="pct"/>
            <w:tcBorders>
              <w:top w:val="single" w:sz="4" w:space="0" w:color="auto"/>
              <w:bottom w:val="single" w:sz="4" w:space="0" w:color="auto"/>
            </w:tcBorders>
            <w:shd w:val="clear" w:color="auto" w:fill="auto"/>
            <w:noWrap/>
            <w:vAlign w:val="center"/>
          </w:tcPr>
          <w:p w14:paraId="0BB924F6" w14:textId="77777777" w:rsidR="00E815AF" w:rsidRPr="00ED3698" w:rsidRDefault="00E815AF" w:rsidP="00E66A13">
            <w:pPr>
              <w:spacing w:before="0" w:after="0"/>
              <w:jc w:val="center"/>
              <w:rPr>
                <w:color w:val="000000"/>
                <w:lang w:eastAsia="en-CA"/>
              </w:rPr>
            </w:pPr>
          </w:p>
        </w:tc>
      </w:tr>
      <w:tr w:rsidR="00E815AF" w:rsidRPr="00ED3698" w14:paraId="0D7BF594" w14:textId="77777777" w:rsidTr="00E815AF">
        <w:trPr>
          <w:trHeight w:val="300"/>
          <w:jc w:val="center"/>
        </w:trPr>
        <w:tc>
          <w:tcPr>
            <w:tcW w:w="1139" w:type="pct"/>
            <w:tcBorders>
              <w:top w:val="single" w:sz="4" w:space="0" w:color="auto"/>
              <w:bottom w:val="single" w:sz="4" w:space="0" w:color="auto"/>
            </w:tcBorders>
            <w:shd w:val="clear" w:color="auto" w:fill="auto"/>
            <w:noWrap/>
            <w:vAlign w:val="center"/>
          </w:tcPr>
          <w:p w14:paraId="18F85334" w14:textId="77777777" w:rsidR="00E815AF" w:rsidRPr="00ED3698" w:rsidRDefault="00E815AF" w:rsidP="00E66A13">
            <w:pPr>
              <w:spacing w:before="0" w:after="0"/>
              <w:jc w:val="left"/>
              <w:rPr>
                <w:color w:val="000000"/>
                <w:sz w:val="22"/>
                <w:szCs w:val="22"/>
              </w:rPr>
            </w:pPr>
            <w:r w:rsidRPr="00ED3698">
              <w:rPr>
                <w:color w:val="000000"/>
                <w:sz w:val="22"/>
                <w:szCs w:val="22"/>
              </w:rPr>
              <w:t>Hydraulic head</w:t>
            </w:r>
          </w:p>
        </w:tc>
        <w:tc>
          <w:tcPr>
            <w:tcW w:w="1356" w:type="pct"/>
            <w:tcBorders>
              <w:top w:val="single" w:sz="4" w:space="0" w:color="auto"/>
              <w:bottom w:val="single" w:sz="4" w:space="0" w:color="auto"/>
            </w:tcBorders>
            <w:shd w:val="clear" w:color="auto" w:fill="auto"/>
            <w:noWrap/>
            <w:vAlign w:val="center"/>
          </w:tcPr>
          <w:p w14:paraId="099CA226" w14:textId="77777777" w:rsidR="00E815AF" w:rsidRPr="00ED3698" w:rsidRDefault="00E815AF" w:rsidP="00E66A13">
            <w:pPr>
              <w:spacing w:before="0" w:after="0"/>
              <w:jc w:val="center"/>
            </w:pPr>
            <w:r w:rsidRPr="00ED3698">
              <w:t>0.0</w:t>
            </w:r>
          </w:p>
        </w:tc>
        <w:tc>
          <w:tcPr>
            <w:tcW w:w="1025" w:type="pct"/>
            <w:tcBorders>
              <w:top w:val="single" w:sz="4" w:space="0" w:color="auto"/>
              <w:bottom w:val="single" w:sz="4" w:space="0" w:color="auto"/>
            </w:tcBorders>
            <w:vAlign w:val="center"/>
          </w:tcPr>
          <w:p w14:paraId="59053E61" w14:textId="77777777" w:rsidR="00E815AF" w:rsidRPr="00ED3698" w:rsidRDefault="00E815AF" w:rsidP="00E66A13">
            <w:pPr>
              <w:spacing w:before="0" w:after="0"/>
              <w:jc w:val="center"/>
            </w:pPr>
            <w:r w:rsidRPr="00ED3698">
              <w:t>0.0014</w:t>
            </w:r>
            <w:r>
              <w:t xml:space="preserve"> (first)</w:t>
            </w:r>
          </w:p>
        </w:tc>
        <w:tc>
          <w:tcPr>
            <w:tcW w:w="688" w:type="pct"/>
            <w:tcBorders>
              <w:top w:val="single" w:sz="4" w:space="0" w:color="auto"/>
              <w:bottom w:val="single" w:sz="4" w:space="0" w:color="auto"/>
            </w:tcBorders>
            <w:vAlign w:val="center"/>
          </w:tcPr>
          <w:p w14:paraId="39370061" w14:textId="77777777" w:rsidR="00E815AF" w:rsidRPr="00ED3698" w:rsidRDefault="00E815AF" w:rsidP="00E66A13">
            <w:pPr>
              <w:spacing w:before="0" w:after="0"/>
              <w:jc w:val="center"/>
            </w:pPr>
            <w:r w:rsidRPr="00ED3698">
              <w:t>0.0</w:t>
            </w:r>
            <w:r>
              <w:t xml:space="preserve"> (first)</w:t>
            </w:r>
          </w:p>
        </w:tc>
        <w:tc>
          <w:tcPr>
            <w:tcW w:w="792" w:type="pct"/>
            <w:tcBorders>
              <w:top w:val="single" w:sz="4" w:space="0" w:color="auto"/>
              <w:bottom w:val="single" w:sz="4" w:space="0" w:color="auto"/>
            </w:tcBorders>
            <w:shd w:val="clear" w:color="auto" w:fill="auto"/>
            <w:noWrap/>
            <w:vAlign w:val="center"/>
          </w:tcPr>
          <w:p w14:paraId="0E166DB8" w14:textId="77777777" w:rsidR="00E815AF" w:rsidRPr="00ED3698" w:rsidRDefault="00E815AF" w:rsidP="00E66A13">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788D80D" w14:textId="77777777" w:rsidR="00200807" w:rsidRPr="00ED3698" w:rsidRDefault="00200807" w:rsidP="00107124">
      <w:pPr>
        <w:pStyle w:val="Simpleline"/>
      </w:pPr>
    </w:p>
    <w:p w14:paraId="07D547CA" w14:textId="77777777" w:rsidR="00200807" w:rsidRPr="00ED3698" w:rsidRDefault="00200807" w:rsidP="009D54B1">
      <w:pPr>
        <w:pStyle w:val="StyleHeading4Bold"/>
      </w:pPr>
      <w:bookmarkStart w:id="963" w:name="_Toc520374739"/>
      <w:r w:rsidRPr="00ED3698">
        <w:t>Parameters</w:t>
      </w:r>
      <w:bookmarkEnd w:id="963"/>
    </w:p>
    <w:p w14:paraId="1C2FB46D" w14:textId="0D90CFBC" w:rsidR="00F633C1" w:rsidRDefault="00200807" w:rsidP="00F633C1">
      <w:pPr>
        <w:pStyle w:val="ListParagraph"/>
        <w:ind w:left="0"/>
        <w:rPr>
          <w:lang w:eastAsia="zh-CN"/>
        </w:rPr>
      </w:pPr>
      <w:r w:rsidRPr="00ED3698">
        <w:t>The parameters of the porous medi</w:t>
      </w:r>
      <w:r w:rsidR="00E815AF">
        <w:t>um</w:t>
      </w:r>
      <w:r w:rsidRPr="00ED3698">
        <w:t xml:space="preserve"> are: porosity </w:t>
      </w:r>
      <w:r w:rsidR="00E815AF">
        <w:t xml:space="preserve">is </w:t>
      </w:r>
      <w:r w:rsidRPr="00ED3698">
        <w:t xml:space="preserve">0.35, hydraulic conductivity </w:t>
      </w:r>
      <w:r w:rsidR="00E815AF">
        <w:t xml:space="preserve">is </w:t>
      </w:r>
      <w:r w:rsidRPr="00ED3698">
        <w:t>1.16</w:t>
      </w:r>
      <w:r w:rsidRPr="007E11F0">
        <w:t>×10</w:t>
      </w:r>
      <w:r w:rsidRPr="007E11F0">
        <w:rPr>
          <w:vertAlign w:val="superscript"/>
        </w:rPr>
        <w:t>-5</w:t>
      </w:r>
      <w:r w:rsidRPr="00ED3698">
        <w:t> m s</w:t>
      </w:r>
      <w:r w:rsidRPr="00ED3698">
        <w:rPr>
          <w:vertAlign w:val="superscript"/>
        </w:rPr>
        <w:t>-1</w:t>
      </w:r>
      <w:r w:rsidRPr="00ED3698">
        <w:t xml:space="preserve">, longitudinal dispersivity </w:t>
      </w:r>
      <w:r w:rsidR="00E815AF">
        <w:t xml:space="preserve">is </w:t>
      </w:r>
      <w:r w:rsidRPr="00ED3698">
        <w:t xml:space="preserve">0.005 m, transverse dispersivity </w:t>
      </w:r>
      <w:r w:rsidR="00E815AF">
        <w:t xml:space="preserve">is </w:t>
      </w:r>
      <w:r w:rsidRPr="00ED3698">
        <w:t>1.25</w:t>
      </w:r>
      <w:r w:rsidRPr="007E11F0">
        <w:t>×10</w:t>
      </w:r>
      <w:r w:rsidRPr="007E11F0">
        <w:rPr>
          <w:vertAlign w:val="superscript"/>
        </w:rPr>
        <w:t>-4</w:t>
      </w:r>
      <w:r w:rsidRPr="00ED3698">
        <w:t xml:space="preserve"> m, </w:t>
      </w:r>
      <w:r w:rsidR="00E815AF">
        <w:t xml:space="preserve">and the </w:t>
      </w:r>
      <w:r w:rsidR="000B7870">
        <w:t>diffusion coefficient</w:t>
      </w:r>
      <w:r w:rsidRPr="00ED3698">
        <w:t xml:space="preserve"> is 0.0</w:t>
      </w:r>
      <w:r w:rsidR="00E815AF">
        <w:t xml:space="preserve"> m</w:t>
      </w:r>
      <w:r w:rsidR="00E815AF" w:rsidRPr="00E815AF">
        <w:rPr>
          <w:vertAlign w:val="superscript"/>
        </w:rPr>
        <w:t>2</w:t>
      </w:r>
      <w:r w:rsidR="00E815AF">
        <w:t xml:space="preserve"> s</w:t>
      </w:r>
      <w:r w:rsidR="00E815AF" w:rsidRPr="00E815AF">
        <w:rPr>
          <w:vertAlign w:val="superscript"/>
        </w:rPr>
        <w:t>-1</w:t>
      </w:r>
      <w:r w:rsidR="004474F5">
        <w:t xml:space="preserve">.  </w:t>
      </w:r>
      <w:r w:rsidR="00F633C1">
        <w:rPr>
          <w:rFonts w:hint="eastAsia"/>
          <w:lang w:eastAsia="zh-CN"/>
        </w:rPr>
        <w:t>The kinetic reaction of calcite (</w:t>
      </w:r>
      <w:r w:rsidR="004474F5">
        <w:rPr>
          <w:rFonts w:hint="eastAsia"/>
          <w:lang w:eastAsia="zh-CN"/>
        </w:rPr>
        <w:t xml:space="preserve">i.e. </w:t>
      </w:r>
      <w:r w:rsidR="00F633C1">
        <w:rPr>
          <w:lang w:eastAsia="zh-CN"/>
        </w:rPr>
        <w:t>‘</w:t>
      </w:r>
      <w:r w:rsidR="00F633C1">
        <w:rPr>
          <w:rFonts w:hint="eastAsia"/>
          <w:lang w:eastAsia="zh-CN"/>
        </w:rPr>
        <w:t>calcite-ch</w:t>
      </w:r>
      <w:r w:rsidR="00F633C1">
        <w:rPr>
          <w:lang w:eastAsia="zh-CN"/>
        </w:rPr>
        <w:t>’</w:t>
      </w:r>
      <w:r w:rsidR="00F633C1">
        <w:rPr>
          <w:rFonts w:hint="eastAsia"/>
          <w:lang w:eastAsia="zh-CN"/>
        </w:rPr>
        <w:t xml:space="preserve"> in database) </w:t>
      </w:r>
      <w:r w:rsidR="00E815AF">
        <w:rPr>
          <w:lang w:eastAsia="zh-CN"/>
        </w:rPr>
        <w:t>i</w:t>
      </w:r>
      <w:r w:rsidR="00F633C1">
        <w:rPr>
          <w:rFonts w:hint="eastAsia"/>
          <w:lang w:eastAsia="zh-CN"/>
        </w:rPr>
        <w:t xml:space="preserve">s described by a model with three parallel reaction pathways as described in </w:t>
      </w:r>
      <w:r w:rsidR="00253525">
        <w:rPr>
          <w:lang w:eastAsia="zh-CN"/>
        </w:rPr>
        <w:t xml:space="preserve">the user manual </w:t>
      </w:r>
      <w:r w:rsidR="00253525">
        <w:rPr>
          <w:rFonts w:hint="eastAsia"/>
          <w:lang w:eastAsia="zh-CN"/>
        </w:rPr>
        <w:t xml:space="preserve">section </w:t>
      </w:r>
      <w:r w:rsidR="00253525">
        <w:rPr>
          <w:lang w:eastAsia="zh-CN"/>
        </w:rPr>
        <w:t>“</w:t>
      </w:r>
      <w:r w:rsidR="00253525" w:rsidRPr="00253525">
        <w:rPr>
          <w:lang w:eastAsia="zh-CN"/>
        </w:rPr>
        <w:t>Surface-controlled rate expressions</w:t>
      </w:r>
      <w:r w:rsidR="00253525">
        <w:rPr>
          <w:lang w:eastAsia="zh-CN"/>
        </w:rPr>
        <w:t>”</w:t>
      </w:r>
      <w:r w:rsidR="00253525" w:rsidRPr="00253525">
        <w:rPr>
          <w:rFonts w:hint="eastAsia"/>
          <w:lang w:eastAsia="zh-CN"/>
        </w:rPr>
        <w:t xml:space="preserve"> </w:t>
      </w:r>
      <w:r w:rsidR="00253525">
        <w:rPr>
          <w:rFonts w:hint="eastAsia"/>
          <w:lang w:eastAsia="zh-CN"/>
        </w:rPr>
        <w:t>(</w:t>
      </w:r>
      <w:r w:rsidR="00253525">
        <w:rPr>
          <w:lang w:eastAsia="zh-CN"/>
        </w:rPr>
        <w:t>Chou</w:t>
      </w:r>
      <w:r w:rsidR="00253525">
        <w:rPr>
          <w:rFonts w:hint="eastAsia"/>
          <w:lang w:eastAsia="zh-CN"/>
        </w:rPr>
        <w:t xml:space="preserve"> </w:t>
      </w:r>
      <w:r w:rsidR="004474F5">
        <w:rPr>
          <w:rFonts w:hint="eastAsia"/>
          <w:lang w:eastAsia="zh-CN"/>
        </w:rPr>
        <w:t xml:space="preserve">et al. </w:t>
      </w:r>
      <w:r w:rsidR="00253525" w:rsidRPr="00751630">
        <w:rPr>
          <w:lang w:eastAsia="zh-CN"/>
        </w:rPr>
        <w:t>198</w:t>
      </w:r>
      <w:r w:rsidR="00253525">
        <w:rPr>
          <w:rFonts w:hint="eastAsia"/>
          <w:lang w:eastAsia="zh-CN"/>
        </w:rPr>
        <w:t>9)</w:t>
      </w:r>
      <w:r w:rsidR="004474F5">
        <w:rPr>
          <w:rFonts w:hint="eastAsia"/>
          <w:lang w:eastAsia="zh-CN"/>
        </w:rPr>
        <w:t xml:space="preserve">.  </w:t>
      </w:r>
      <w:r w:rsidR="00253525">
        <w:rPr>
          <w:rFonts w:hint="eastAsia"/>
          <w:lang w:eastAsia="zh-CN"/>
        </w:rPr>
        <w:t xml:space="preserve">The update model for kinetic parameters is </w:t>
      </w:r>
      <w:r w:rsidR="00253525">
        <w:rPr>
          <w:lang w:eastAsia="zh-CN"/>
        </w:rPr>
        <w:t>‘</w:t>
      </w:r>
      <w:r w:rsidR="00253525">
        <w:rPr>
          <w:rFonts w:hint="eastAsia"/>
          <w:lang w:eastAsia="zh-CN"/>
        </w:rPr>
        <w:t>geometric</w:t>
      </w:r>
      <w:r w:rsidR="00253525">
        <w:rPr>
          <w:lang w:eastAsia="zh-CN"/>
        </w:rPr>
        <w:t>’</w:t>
      </w:r>
      <w:r w:rsidR="00253525">
        <w:rPr>
          <w:rFonts w:hint="eastAsia"/>
          <w:lang w:eastAsia="zh-CN"/>
        </w:rPr>
        <w:t xml:space="preserve"> (see</w:t>
      </w:r>
      <w:r w:rsidR="00253525">
        <w:rPr>
          <w:lang w:eastAsia="zh-CN"/>
        </w:rPr>
        <w:t xml:space="preserve"> the user manual</w:t>
      </w:r>
      <w:r w:rsidR="00253525">
        <w:rPr>
          <w:rFonts w:hint="eastAsia"/>
          <w:lang w:eastAsia="zh-CN"/>
        </w:rPr>
        <w:t xml:space="preserve"> section</w:t>
      </w:r>
      <w:r w:rsidR="00253525">
        <w:rPr>
          <w:lang w:eastAsia="zh-CN"/>
        </w:rPr>
        <w:t xml:space="preserve"> “Initial condition – Batch reactions” sub section “mineral input”</w:t>
      </w:r>
      <w:r w:rsidR="00253525">
        <w:rPr>
          <w:rFonts w:hint="eastAsia"/>
          <w:lang w:eastAsia="zh-CN"/>
        </w:rPr>
        <w:t>)</w:t>
      </w:r>
      <w:r w:rsidR="00F633C1">
        <w:rPr>
          <w:rFonts w:hint="eastAsia"/>
          <w:lang w:eastAsia="zh-CN"/>
        </w:rPr>
        <w:t xml:space="preserve"> and related parameters are listed in </w:t>
      </w:r>
      <w:r w:rsidR="005F5019">
        <w:rPr>
          <w:lang w:eastAsia="zh-CN"/>
        </w:rPr>
        <w:fldChar w:fldCharType="begin"/>
      </w:r>
      <w:r w:rsidR="00F633C1">
        <w:rPr>
          <w:lang w:eastAsia="zh-CN"/>
        </w:rPr>
        <w:instrText xml:space="preserve"> </w:instrText>
      </w:r>
      <w:r w:rsidR="00F633C1">
        <w:rPr>
          <w:rFonts w:hint="eastAsia"/>
          <w:lang w:eastAsia="zh-CN"/>
        </w:rPr>
        <w:instrText>REF _Ref366843416 \h</w:instrText>
      </w:r>
      <w:r w:rsidR="00F633C1">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30</w:t>
      </w:r>
      <w:r w:rsidR="005F5019">
        <w:rPr>
          <w:lang w:eastAsia="zh-CN"/>
        </w:rPr>
        <w:fldChar w:fldCharType="end"/>
      </w:r>
      <w:r w:rsidR="004474F5">
        <w:rPr>
          <w:rFonts w:hint="eastAsia"/>
          <w:lang w:eastAsia="zh-CN"/>
        </w:rPr>
        <w:t xml:space="preserve">.  </w:t>
      </w:r>
    </w:p>
    <w:p w14:paraId="6D297B3B" w14:textId="205C768B" w:rsidR="00F633C1" w:rsidRDefault="00F633C1" w:rsidP="00F633C1">
      <w:pPr>
        <w:pStyle w:val="Caption"/>
        <w:keepNext/>
        <w:rPr>
          <w:lang w:eastAsia="zh-CN"/>
        </w:rPr>
      </w:pPr>
      <w:bookmarkStart w:id="964" w:name="_Ref366843416"/>
      <w:bookmarkStart w:id="965" w:name="_Toc520374971"/>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30</w:t>
      </w:r>
      <w:r w:rsidR="00FE1AD3">
        <w:fldChar w:fldCharType="end"/>
      </w:r>
      <w:bookmarkEnd w:id="964"/>
      <w:r w:rsidR="004C28A7">
        <w:t xml:space="preserve">: </w:t>
      </w:r>
      <w:r>
        <w:rPr>
          <w:rFonts w:hint="eastAsia"/>
          <w:lang w:eastAsia="zh-CN"/>
        </w:rPr>
        <w:t>G</w:t>
      </w:r>
      <w:r>
        <w:rPr>
          <w:lang w:eastAsia="zh-CN"/>
        </w:rPr>
        <w:t>eometric</w:t>
      </w:r>
      <w:r w:rsidR="000D67AA">
        <w:rPr>
          <w:rFonts w:hint="eastAsia"/>
          <w:lang w:eastAsia="zh-CN"/>
        </w:rPr>
        <w:t xml:space="preserve"> updat</w:t>
      </w:r>
      <w:r w:rsidR="000D67AA">
        <w:rPr>
          <w:lang w:eastAsia="zh-CN"/>
        </w:rPr>
        <w:t>e</w:t>
      </w:r>
      <w:r>
        <w:rPr>
          <w:rFonts w:hint="eastAsia"/>
          <w:lang w:eastAsia="zh-CN"/>
        </w:rPr>
        <w:t xml:space="preserve"> model parameters for calcite </w:t>
      </w:r>
      <w:r w:rsidR="00084C68">
        <w:rPr>
          <w:rFonts w:hint="eastAsia"/>
          <w:lang w:eastAsia="zh-CN"/>
        </w:rPr>
        <w:t xml:space="preserve">for benchmark </w:t>
      </w:r>
      <w:r w:rsidR="00084C68" w:rsidRPr="00084C68">
        <w:rPr>
          <w:rFonts w:hint="eastAsia"/>
          <w:i/>
          <w:lang w:eastAsia="zh-CN"/>
        </w:rPr>
        <w:t>het_2d</w:t>
      </w:r>
      <w:bookmarkEnd w:id="965"/>
    </w:p>
    <w:tbl>
      <w:tblPr>
        <w:tblW w:w="5000" w:type="pct"/>
        <w:tblBorders>
          <w:top w:val="single" w:sz="4" w:space="0" w:color="auto"/>
          <w:bottom w:val="single" w:sz="4" w:space="0" w:color="auto"/>
        </w:tblBorders>
        <w:tblLook w:val="04A0" w:firstRow="1" w:lastRow="0" w:firstColumn="1" w:lastColumn="0" w:noHBand="0" w:noVBand="1"/>
      </w:tblPr>
      <w:tblGrid>
        <w:gridCol w:w="4166"/>
        <w:gridCol w:w="1358"/>
        <w:gridCol w:w="1726"/>
        <w:gridCol w:w="1390"/>
      </w:tblGrid>
      <w:tr w:rsidR="00F633C1" w:rsidRPr="00ED3698" w14:paraId="33CC0302" w14:textId="77777777" w:rsidTr="009267EC">
        <w:trPr>
          <w:trHeight w:val="300"/>
        </w:trPr>
        <w:tc>
          <w:tcPr>
            <w:tcW w:w="2418" w:type="pct"/>
            <w:tcBorders>
              <w:bottom w:val="single" w:sz="4" w:space="0" w:color="auto"/>
            </w:tcBorders>
            <w:shd w:val="clear" w:color="auto" w:fill="D9D9D9"/>
            <w:noWrap/>
            <w:vAlign w:val="center"/>
            <w:hideMark/>
          </w:tcPr>
          <w:p w14:paraId="6B698B21" w14:textId="77777777" w:rsidR="00F633C1" w:rsidRPr="00ED3698" w:rsidRDefault="00F633C1" w:rsidP="009267EC">
            <w:pPr>
              <w:spacing w:before="0" w:after="0"/>
              <w:jc w:val="left"/>
              <w:rPr>
                <w:b/>
                <w:color w:val="000000"/>
                <w:lang w:eastAsia="en-CA"/>
              </w:rPr>
            </w:pPr>
            <w:r w:rsidRPr="00ED3698">
              <w:rPr>
                <w:b/>
                <w:color w:val="000000"/>
                <w:lang w:eastAsia="en-CA"/>
              </w:rPr>
              <w:t>Parameter</w:t>
            </w:r>
          </w:p>
        </w:tc>
        <w:tc>
          <w:tcPr>
            <w:tcW w:w="792" w:type="pct"/>
            <w:tcBorders>
              <w:bottom w:val="single" w:sz="4" w:space="0" w:color="auto"/>
            </w:tcBorders>
            <w:shd w:val="clear" w:color="auto" w:fill="D9D9D9"/>
            <w:noWrap/>
            <w:vAlign w:val="center"/>
            <w:hideMark/>
          </w:tcPr>
          <w:p w14:paraId="4B0B6534" w14:textId="77777777" w:rsidR="00F633C1" w:rsidRPr="00ED3698" w:rsidRDefault="00F633C1" w:rsidP="009267EC">
            <w:pPr>
              <w:spacing w:before="0" w:after="0"/>
              <w:jc w:val="left"/>
              <w:rPr>
                <w:b/>
                <w:color w:val="000000"/>
                <w:lang w:eastAsia="zh-CN"/>
              </w:rPr>
            </w:pPr>
            <w:r>
              <w:rPr>
                <w:rFonts w:hint="eastAsia"/>
                <w:b/>
                <w:color w:val="000000"/>
                <w:lang w:eastAsia="zh-CN"/>
              </w:rPr>
              <w:t>Symbol</w:t>
            </w:r>
          </w:p>
        </w:tc>
        <w:tc>
          <w:tcPr>
            <w:tcW w:w="1005" w:type="pct"/>
            <w:tcBorders>
              <w:bottom w:val="single" w:sz="4" w:space="0" w:color="auto"/>
            </w:tcBorders>
            <w:shd w:val="clear" w:color="auto" w:fill="D9D9D9"/>
            <w:vAlign w:val="center"/>
          </w:tcPr>
          <w:p w14:paraId="0F364B3E" w14:textId="77777777" w:rsidR="00F633C1" w:rsidRPr="00ED3698" w:rsidRDefault="00F633C1" w:rsidP="009267EC">
            <w:pPr>
              <w:spacing w:before="0" w:after="0"/>
              <w:jc w:val="left"/>
              <w:rPr>
                <w:b/>
                <w:color w:val="000000"/>
                <w:lang w:eastAsia="zh-CN"/>
              </w:rPr>
            </w:pPr>
            <w:r>
              <w:rPr>
                <w:rFonts w:hint="eastAsia"/>
                <w:b/>
                <w:color w:val="000000"/>
                <w:lang w:eastAsia="zh-CN"/>
              </w:rPr>
              <w:t>Calcite-ch</w:t>
            </w:r>
          </w:p>
        </w:tc>
        <w:tc>
          <w:tcPr>
            <w:tcW w:w="785" w:type="pct"/>
            <w:tcBorders>
              <w:bottom w:val="single" w:sz="4" w:space="0" w:color="auto"/>
            </w:tcBorders>
            <w:shd w:val="clear" w:color="auto" w:fill="D9D9D9"/>
            <w:noWrap/>
            <w:vAlign w:val="center"/>
            <w:hideMark/>
          </w:tcPr>
          <w:p w14:paraId="30F14AB6" w14:textId="77777777" w:rsidR="00F633C1" w:rsidRPr="00ED3698" w:rsidRDefault="00F633C1" w:rsidP="009267EC">
            <w:pPr>
              <w:spacing w:before="0" w:after="0"/>
              <w:jc w:val="left"/>
              <w:rPr>
                <w:b/>
                <w:color w:val="000000"/>
                <w:lang w:eastAsia="en-CA"/>
              </w:rPr>
            </w:pPr>
            <w:r w:rsidRPr="00FC4488">
              <w:rPr>
                <w:b/>
                <w:color w:val="000000"/>
                <w:lang w:eastAsia="en-CA"/>
              </w:rPr>
              <w:t>Unit</w:t>
            </w:r>
          </w:p>
        </w:tc>
      </w:tr>
      <w:tr w:rsidR="00E815AF" w:rsidRPr="00ED3698" w14:paraId="21C75984" w14:textId="77777777" w:rsidTr="009267EC">
        <w:trPr>
          <w:trHeight w:val="300"/>
        </w:trPr>
        <w:tc>
          <w:tcPr>
            <w:tcW w:w="2418" w:type="pct"/>
            <w:tcBorders>
              <w:top w:val="single" w:sz="4" w:space="0" w:color="auto"/>
              <w:bottom w:val="nil"/>
            </w:tcBorders>
            <w:shd w:val="clear" w:color="auto" w:fill="auto"/>
            <w:noWrap/>
            <w:vAlign w:val="center"/>
            <w:hideMark/>
          </w:tcPr>
          <w:p w14:paraId="349C23DE" w14:textId="77777777" w:rsidR="00E815AF" w:rsidRPr="00ED3698" w:rsidRDefault="00E815AF" w:rsidP="00F66AFF">
            <w:pPr>
              <w:spacing w:before="0" w:after="0"/>
              <w:jc w:val="left"/>
              <w:rPr>
                <w:color w:val="000000"/>
                <w:lang w:eastAsia="en-CA"/>
              </w:rPr>
            </w:pPr>
            <w:r>
              <w:rPr>
                <w:lang w:eastAsia="zh-CN"/>
              </w:rPr>
              <w:t>Surface area</w:t>
            </w:r>
          </w:p>
        </w:tc>
        <w:tc>
          <w:tcPr>
            <w:tcW w:w="792" w:type="pct"/>
            <w:tcBorders>
              <w:top w:val="single" w:sz="4" w:space="0" w:color="auto"/>
              <w:bottom w:val="nil"/>
            </w:tcBorders>
            <w:shd w:val="clear" w:color="auto" w:fill="auto"/>
            <w:noWrap/>
            <w:vAlign w:val="center"/>
            <w:hideMark/>
          </w:tcPr>
          <w:p w14:paraId="6518C1B4" w14:textId="77777777" w:rsidR="00E815AF" w:rsidRPr="00896A70" w:rsidRDefault="00E815AF" w:rsidP="00F66AFF">
            <w:pPr>
              <w:spacing w:before="0" w:after="0"/>
              <w:jc w:val="left"/>
              <w:rPr>
                <w:i/>
                <w:color w:val="000000"/>
                <w:lang w:eastAsia="zh-CN"/>
              </w:rPr>
            </w:pPr>
            <w:r w:rsidRPr="00896A70">
              <w:rPr>
                <w:rFonts w:hint="eastAsia"/>
                <w:i/>
                <w:color w:val="000000"/>
                <w:lang w:eastAsia="zh-CN"/>
              </w:rPr>
              <w:t>S</w:t>
            </w:r>
          </w:p>
        </w:tc>
        <w:tc>
          <w:tcPr>
            <w:tcW w:w="1005" w:type="pct"/>
            <w:tcBorders>
              <w:top w:val="single" w:sz="4" w:space="0" w:color="auto"/>
              <w:bottom w:val="nil"/>
            </w:tcBorders>
            <w:vAlign w:val="center"/>
          </w:tcPr>
          <w:p w14:paraId="01CC103A" w14:textId="77777777" w:rsidR="00E815AF" w:rsidRPr="00ED3698" w:rsidRDefault="00E815AF" w:rsidP="00F633C1">
            <w:pPr>
              <w:spacing w:before="0" w:after="0"/>
              <w:jc w:val="left"/>
              <w:rPr>
                <w:color w:val="000000"/>
                <w:lang w:eastAsia="zh-CN"/>
              </w:rPr>
            </w:pPr>
            <w:r w:rsidRPr="006862C4">
              <w:rPr>
                <w:color w:val="000000"/>
                <w:lang w:eastAsia="zh-CN"/>
              </w:rPr>
              <w:t>1.</w:t>
            </w:r>
            <w:r>
              <w:rPr>
                <w:rFonts w:hint="eastAsia"/>
                <w:color w:val="000000"/>
                <w:lang w:eastAsia="zh-CN"/>
              </w:rPr>
              <w:t>157</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1</w:t>
            </w:r>
          </w:p>
        </w:tc>
        <w:tc>
          <w:tcPr>
            <w:tcW w:w="785" w:type="pct"/>
            <w:tcBorders>
              <w:top w:val="single" w:sz="4" w:space="0" w:color="auto"/>
              <w:bottom w:val="nil"/>
            </w:tcBorders>
            <w:shd w:val="clear" w:color="auto" w:fill="auto"/>
            <w:noWrap/>
            <w:vAlign w:val="center"/>
            <w:hideMark/>
          </w:tcPr>
          <w:p w14:paraId="0C9741E3" w14:textId="77777777" w:rsidR="00E815AF" w:rsidRPr="00ED3698" w:rsidRDefault="008D01EA" w:rsidP="009267EC">
            <w:pPr>
              <w:spacing w:before="0" w:after="0"/>
              <w:jc w:val="left"/>
              <w:rPr>
                <w:color w:val="000000"/>
                <w:lang w:eastAsia="zh-CN"/>
              </w:rPr>
            </w:pPr>
            <w:r>
              <w:rPr>
                <w:rFonts w:hint="eastAsia"/>
                <w:color w:val="000000"/>
                <w:lang w:eastAsia="zh-CN"/>
              </w:rPr>
              <w:t>[</w:t>
            </w:r>
            <w:r>
              <w:rPr>
                <w:color w:val="000000"/>
                <w:lang w:eastAsia="zh-CN"/>
              </w:rPr>
              <w:t>m</w:t>
            </w:r>
            <w:r w:rsidRPr="008D01EA">
              <w:rPr>
                <w:color w:val="000000"/>
                <w:vertAlign w:val="superscript"/>
                <w:lang w:eastAsia="zh-CN"/>
              </w:rPr>
              <w:t>2</w:t>
            </w:r>
            <w:r>
              <w:rPr>
                <w:color w:val="000000"/>
                <w:lang w:eastAsia="zh-CN"/>
              </w:rPr>
              <w:t xml:space="preserve"> l</w:t>
            </w:r>
            <w:r w:rsidRPr="008D01EA">
              <w:rPr>
                <w:color w:val="000000"/>
                <w:vertAlign w:val="superscript"/>
                <w:lang w:eastAsia="zh-CN"/>
              </w:rPr>
              <w:t>-1</w:t>
            </w:r>
            <w:r>
              <w:rPr>
                <w:color w:val="000000"/>
                <w:lang w:eastAsia="zh-CN"/>
              </w:rPr>
              <w:t xml:space="preserve"> bulk</w:t>
            </w:r>
            <w:r w:rsidR="00E815AF">
              <w:rPr>
                <w:rFonts w:hint="eastAsia"/>
                <w:color w:val="000000"/>
                <w:lang w:eastAsia="zh-CN"/>
              </w:rPr>
              <w:t>]</w:t>
            </w:r>
          </w:p>
        </w:tc>
      </w:tr>
      <w:tr w:rsidR="00E815AF" w:rsidRPr="00ED3698" w14:paraId="4C0D6FBE" w14:textId="77777777" w:rsidTr="009267EC">
        <w:trPr>
          <w:trHeight w:val="300"/>
        </w:trPr>
        <w:tc>
          <w:tcPr>
            <w:tcW w:w="2418" w:type="pct"/>
            <w:tcBorders>
              <w:top w:val="nil"/>
              <w:bottom w:val="nil"/>
            </w:tcBorders>
            <w:shd w:val="clear" w:color="auto" w:fill="auto"/>
            <w:noWrap/>
            <w:vAlign w:val="center"/>
            <w:hideMark/>
          </w:tcPr>
          <w:p w14:paraId="77C1E253" w14:textId="77777777" w:rsidR="00E815AF" w:rsidRPr="00ED3698" w:rsidRDefault="00E815AF" w:rsidP="00F66AFF">
            <w:pPr>
              <w:spacing w:before="0" w:after="0"/>
              <w:jc w:val="left"/>
              <w:rPr>
                <w:color w:val="000000"/>
                <w:lang w:eastAsia="en-CA"/>
              </w:rPr>
            </w:pPr>
            <w:r>
              <w:rPr>
                <w:lang w:eastAsia="zh-CN"/>
              </w:rPr>
              <w:t>Initial particle radius</w:t>
            </w:r>
          </w:p>
        </w:tc>
        <w:tc>
          <w:tcPr>
            <w:tcW w:w="792" w:type="pct"/>
            <w:tcBorders>
              <w:top w:val="nil"/>
              <w:bottom w:val="nil"/>
            </w:tcBorders>
            <w:shd w:val="clear" w:color="auto" w:fill="auto"/>
            <w:noWrap/>
            <w:vAlign w:val="center"/>
            <w:hideMark/>
          </w:tcPr>
          <w:p w14:paraId="641482BF" w14:textId="77777777" w:rsidR="00E815AF" w:rsidRPr="00896A70" w:rsidRDefault="00E815AF" w:rsidP="00F66AFF">
            <w:pPr>
              <w:spacing w:before="0" w:after="0"/>
              <w:jc w:val="left"/>
              <w:rPr>
                <w:i/>
                <w:color w:val="000000"/>
                <w:lang w:eastAsia="zh-CN"/>
              </w:rPr>
            </w:pPr>
            <w:r w:rsidRPr="00896A70">
              <w:rPr>
                <w:rFonts w:ascii="Cambria Math" w:hAnsi="Cambria Math" w:cs="Cambria Math" w:hint="eastAsia"/>
                <w:i/>
                <w:color w:val="000000"/>
                <w:lang w:eastAsia="zh-CN"/>
              </w:rPr>
              <w:t>r</w:t>
            </w:r>
            <w:r w:rsidRPr="00896A70">
              <w:rPr>
                <w:rFonts w:ascii="Cambria Math" w:hAnsi="Cambria Math" w:cs="Cambria Math" w:hint="eastAsia"/>
                <w:i/>
                <w:color w:val="000000"/>
                <w:vertAlign w:val="subscript"/>
                <w:lang w:eastAsia="zh-CN"/>
              </w:rPr>
              <w:t>i</w:t>
            </w:r>
          </w:p>
        </w:tc>
        <w:tc>
          <w:tcPr>
            <w:tcW w:w="1005" w:type="pct"/>
            <w:tcBorders>
              <w:top w:val="nil"/>
              <w:bottom w:val="nil"/>
            </w:tcBorders>
            <w:vAlign w:val="center"/>
          </w:tcPr>
          <w:p w14:paraId="01E8D3E6" w14:textId="77777777" w:rsidR="00E815AF" w:rsidRPr="00ED3698" w:rsidRDefault="00E815AF" w:rsidP="00F633C1">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785" w:type="pct"/>
            <w:tcBorders>
              <w:top w:val="nil"/>
              <w:bottom w:val="nil"/>
            </w:tcBorders>
            <w:shd w:val="clear" w:color="auto" w:fill="auto"/>
            <w:noWrap/>
            <w:vAlign w:val="center"/>
            <w:hideMark/>
          </w:tcPr>
          <w:p w14:paraId="5C15D15B" w14:textId="77777777" w:rsidR="00E815AF" w:rsidRPr="00ED3698" w:rsidRDefault="00E815AF" w:rsidP="009267EC">
            <w:pPr>
              <w:spacing w:before="0" w:after="0"/>
              <w:jc w:val="left"/>
              <w:rPr>
                <w:color w:val="000000"/>
                <w:lang w:eastAsia="zh-CN"/>
              </w:rPr>
            </w:pPr>
            <w:r>
              <w:rPr>
                <w:rFonts w:hint="eastAsia"/>
                <w:color w:val="000000"/>
                <w:lang w:eastAsia="zh-CN"/>
              </w:rPr>
              <w:t>[m]</w:t>
            </w:r>
          </w:p>
        </w:tc>
      </w:tr>
      <w:tr w:rsidR="00E815AF" w:rsidRPr="00ED3698" w14:paraId="01EA8FEC" w14:textId="77777777" w:rsidTr="009267EC">
        <w:trPr>
          <w:trHeight w:val="300"/>
        </w:trPr>
        <w:tc>
          <w:tcPr>
            <w:tcW w:w="2418" w:type="pct"/>
            <w:tcBorders>
              <w:top w:val="nil"/>
              <w:bottom w:val="nil"/>
            </w:tcBorders>
            <w:shd w:val="clear" w:color="auto" w:fill="auto"/>
            <w:noWrap/>
            <w:vAlign w:val="center"/>
            <w:hideMark/>
          </w:tcPr>
          <w:p w14:paraId="3A84BB25" w14:textId="77777777" w:rsidR="00E815AF" w:rsidRPr="00ED3698" w:rsidRDefault="00E815AF" w:rsidP="00F66AFF">
            <w:pPr>
              <w:spacing w:before="0" w:after="0"/>
              <w:jc w:val="left"/>
              <w:rPr>
                <w:color w:val="000000"/>
                <w:lang w:eastAsia="en-CA"/>
              </w:rPr>
            </w:pPr>
            <w:r>
              <w:rPr>
                <w:color w:val="000000"/>
                <w:lang w:eastAsia="en-CA"/>
              </w:rPr>
              <w:t>Particle radius</w:t>
            </w:r>
          </w:p>
        </w:tc>
        <w:tc>
          <w:tcPr>
            <w:tcW w:w="792" w:type="pct"/>
            <w:tcBorders>
              <w:top w:val="nil"/>
              <w:bottom w:val="nil"/>
            </w:tcBorders>
            <w:shd w:val="clear" w:color="auto" w:fill="auto"/>
            <w:noWrap/>
            <w:vAlign w:val="center"/>
            <w:hideMark/>
          </w:tcPr>
          <w:p w14:paraId="110C3C3B" w14:textId="77777777" w:rsidR="00E815AF" w:rsidRPr="00896A70" w:rsidRDefault="00E815AF" w:rsidP="00F66AFF">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s</w:t>
            </w:r>
          </w:p>
        </w:tc>
        <w:tc>
          <w:tcPr>
            <w:tcW w:w="1005" w:type="pct"/>
            <w:tcBorders>
              <w:top w:val="nil"/>
              <w:bottom w:val="nil"/>
            </w:tcBorders>
            <w:vAlign w:val="center"/>
          </w:tcPr>
          <w:p w14:paraId="1D6F6958" w14:textId="77777777" w:rsidR="00E815AF" w:rsidRPr="00ED3698" w:rsidRDefault="00E815AF"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785" w:type="pct"/>
            <w:tcBorders>
              <w:top w:val="nil"/>
              <w:bottom w:val="nil"/>
            </w:tcBorders>
            <w:shd w:val="clear" w:color="auto" w:fill="auto"/>
            <w:noWrap/>
            <w:vAlign w:val="center"/>
            <w:hideMark/>
          </w:tcPr>
          <w:p w14:paraId="56291A80" w14:textId="77777777" w:rsidR="00E815AF" w:rsidRDefault="00E815AF" w:rsidP="009267EC">
            <w:pPr>
              <w:spacing w:before="0" w:after="0"/>
              <w:jc w:val="left"/>
            </w:pPr>
            <w:r w:rsidRPr="00CE69C5">
              <w:rPr>
                <w:rFonts w:hint="eastAsia"/>
                <w:color w:val="000000"/>
                <w:lang w:eastAsia="zh-CN"/>
              </w:rPr>
              <w:t>[m]</w:t>
            </w:r>
          </w:p>
        </w:tc>
      </w:tr>
      <w:tr w:rsidR="00E815AF" w:rsidRPr="00ED3698" w14:paraId="44E83CE8" w14:textId="77777777" w:rsidTr="009267EC">
        <w:trPr>
          <w:trHeight w:val="300"/>
        </w:trPr>
        <w:tc>
          <w:tcPr>
            <w:tcW w:w="2418" w:type="pct"/>
            <w:tcBorders>
              <w:top w:val="nil"/>
              <w:bottom w:val="single" w:sz="4" w:space="0" w:color="auto"/>
            </w:tcBorders>
            <w:shd w:val="clear" w:color="auto" w:fill="auto"/>
            <w:noWrap/>
            <w:vAlign w:val="center"/>
          </w:tcPr>
          <w:p w14:paraId="1EA00809" w14:textId="77777777" w:rsidR="00E815AF" w:rsidRPr="00ED3698" w:rsidRDefault="00E815AF" w:rsidP="00F66AFF">
            <w:pPr>
              <w:spacing w:before="0" w:after="0"/>
              <w:jc w:val="left"/>
              <w:rPr>
                <w:color w:val="000000"/>
                <w:lang w:eastAsia="zh-CN"/>
              </w:rPr>
            </w:pPr>
            <w:r>
              <w:rPr>
                <w:lang w:eastAsia="zh-CN"/>
              </w:rPr>
              <w:t>Minimum particle radius</w:t>
            </w:r>
          </w:p>
        </w:tc>
        <w:tc>
          <w:tcPr>
            <w:tcW w:w="792" w:type="pct"/>
            <w:tcBorders>
              <w:top w:val="nil"/>
              <w:bottom w:val="single" w:sz="4" w:space="0" w:color="auto"/>
            </w:tcBorders>
            <w:shd w:val="clear" w:color="auto" w:fill="auto"/>
            <w:noWrap/>
            <w:vAlign w:val="center"/>
          </w:tcPr>
          <w:p w14:paraId="7C60F6B1" w14:textId="77777777" w:rsidR="00E815AF" w:rsidRPr="00896A70" w:rsidRDefault="00E815AF" w:rsidP="00F66AFF">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min</w:t>
            </w:r>
          </w:p>
        </w:tc>
        <w:tc>
          <w:tcPr>
            <w:tcW w:w="1005" w:type="pct"/>
            <w:tcBorders>
              <w:top w:val="nil"/>
              <w:bottom w:val="single" w:sz="4" w:space="0" w:color="auto"/>
            </w:tcBorders>
            <w:vAlign w:val="center"/>
          </w:tcPr>
          <w:p w14:paraId="2EE4E8B3" w14:textId="77777777" w:rsidR="00E815AF" w:rsidRPr="00ED3698" w:rsidRDefault="00E815AF"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785" w:type="pct"/>
            <w:tcBorders>
              <w:top w:val="nil"/>
              <w:bottom w:val="single" w:sz="4" w:space="0" w:color="auto"/>
            </w:tcBorders>
            <w:shd w:val="clear" w:color="auto" w:fill="auto"/>
            <w:noWrap/>
            <w:vAlign w:val="center"/>
          </w:tcPr>
          <w:p w14:paraId="1EBFF35F" w14:textId="77777777" w:rsidR="00E815AF" w:rsidRDefault="00E815AF" w:rsidP="009267EC">
            <w:pPr>
              <w:spacing w:before="0" w:after="0"/>
              <w:jc w:val="left"/>
            </w:pPr>
            <w:r w:rsidRPr="00CE69C5">
              <w:rPr>
                <w:rFonts w:hint="eastAsia"/>
                <w:color w:val="000000"/>
                <w:lang w:eastAsia="zh-CN"/>
              </w:rPr>
              <w:t>[m]</w:t>
            </w:r>
          </w:p>
        </w:tc>
      </w:tr>
    </w:tbl>
    <w:p w14:paraId="1C756F5E" w14:textId="77777777" w:rsidR="00F633C1" w:rsidRDefault="00F633C1" w:rsidP="00F633C1">
      <w:pPr>
        <w:pStyle w:val="Simpleline"/>
        <w:rPr>
          <w:lang w:eastAsia="zh-CN"/>
        </w:rPr>
      </w:pPr>
    </w:p>
    <w:p w14:paraId="603E2FE1" w14:textId="77777777" w:rsidR="00200807" w:rsidRPr="00ED3698" w:rsidRDefault="00200807" w:rsidP="009D54B1">
      <w:pPr>
        <w:pStyle w:val="StyleHeading4Bold"/>
      </w:pPr>
      <w:bookmarkStart w:id="966" w:name="_Toc520374740"/>
      <w:r w:rsidRPr="00ED3698">
        <w:t>Results</w:t>
      </w:r>
      <w:bookmarkEnd w:id="966"/>
    </w:p>
    <w:p w14:paraId="4CBFB68F" w14:textId="6B92107E" w:rsidR="00200807" w:rsidRDefault="00200807" w:rsidP="00200807">
      <w:r w:rsidRPr="00ED3698">
        <w:t xml:space="preserve">The simulated </w:t>
      </w:r>
      <w:r>
        <w:t>contours of pH and calcite volume fractions</w:t>
      </w:r>
      <w:r w:rsidRPr="00ED3698">
        <w:t xml:space="preserve"> at </w:t>
      </w:r>
      <w:r>
        <w:t>10 days</w:t>
      </w:r>
      <w:r w:rsidRPr="00ED3698">
        <w:t xml:space="preserve"> </w:t>
      </w:r>
      <w:r>
        <w:t>are</w:t>
      </w:r>
      <w:r w:rsidRPr="00ED3698">
        <w:t xml:space="preserve"> shown in</w:t>
      </w:r>
      <w:r>
        <w:t xml:space="preserve"> </w:t>
      </w:r>
      <w:r w:rsidR="005F5019">
        <w:fldChar w:fldCharType="begin"/>
      </w:r>
      <w:r>
        <w:instrText xml:space="preserve"> REF _Ref361323847 \h </w:instrText>
      </w:r>
      <w:r w:rsidR="005F5019">
        <w:fldChar w:fldCharType="separate"/>
      </w:r>
      <w:r w:rsidR="00B560DA" w:rsidRPr="00ED3698">
        <w:t xml:space="preserve">Figure </w:t>
      </w:r>
      <w:r w:rsidR="00B560DA">
        <w:rPr>
          <w:noProof/>
        </w:rPr>
        <w:t>3</w:t>
      </w:r>
      <w:r w:rsidR="00B560DA">
        <w:t>.</w:t>
      </w:r>
      <w:r w:rsidR="00B560DA">
        <w:rPr>
          <w:noProof/>
        </w:rPr>
        <w:t>23</w:t>
      </w:r>
      <w:r w:rsidR="005F5019">
        <w:fldChar w:fldCharType="end"/>
      </w:r>
      <w:r w:rsidR="004474F5">
        <w:t xml:space="preserve">.  </w:t>
      </w:r>
      <w:r w:rsidRPr="00ED3698">
        <w:t xml:space="preserve">With the intrusion of the low pH solution </w:t>
      </w:r>
      <w:r>
        <w:t>at the bottom left corner</w:t>
      </w:r>
      <w:r w:rsidRPr="00ED3698">
        <w:t>, calcite dissolves</w:t>
      </w:r>
      <w:r>
        <w:t xml:space="preserve"> (</w:t>
      </w:r>
      <w:r w:rsidR="005F5019">
        <w:fldChar w:fldCharType="begin"/>
      </w:r>
      <w:r>
        <w:instrText xml:space="preserve"> REF _Ref361323847 \h </w:instrText>
      </w:r>
      <w:r w:rsidR="005F5019">
        <w:fldChar w:fldCharType="separate"/>
      </w:r>
      <w:r w:rsidR="00B560DA" w:rsidRPr="00ED3698">
        <w:t xml:space="preserve">Figure </w:t>
      </w:r>
      <w:r w:rsidR="00B560DA">
        <w:rPr>
          <w:noProof/>
        </w:rPr>
        <w:t>3</w:t>
      </w:r>
      <w:r w:rsidR="00B560DA">
        <w:t>.</w:t>
      </w:r>
      <w:r w:rsidR="00B560DA">
        <w:rPr>
          <w:noProof/>
        </w:rPr>
        <w:t>23</w:t>
      </w:r>
      <w:r w:rsidR="005F5019">
        <w:fldChar w:fldCharType="end"/>
      </w:r>
      <w:r>
        <w:t xml:space="preserve"> right)</w:t>
      </w:r>
      <w:r w:rsidRPr="00ED3698">
        <w:t xml:space="preserve"> and results in the increase of Ca</w:t>
      </w:r>
      <w:r>
        <w:rPr>
          <w:vertAlign w:val="superscript"/>
        </w:rPr>
        <w:t>2+</w:t>
      </w:r>
      <w:r w:rsidRPr="00ED3698">
        <w:t>, CO</w:t>
      </w:r>
      <w:r w:rsidRPr="00ED3698">
        <w:rPr>
          <w:vertAlign w:val="subscript"/>
        </w:rPr>
        <w:t>3</w:t>
      </w:r>
      <w:r>
        <w:rPr>
          <w:vertAlign w:val="superscript"/>
        </w:rPr>
        <w:t>2-</w:t>
      </w:r>
      <w:r w:rsidRPr="00ED3698">
        <w:t>, CaHCO</w:t>
      </w:r>
      <w:r w:rsidRPr="00ED3698">
        <w:rPr>
          <w:vertAlign w:val="subscript"/>
        </w:rPr>
        <w:t>3</w:t>
      </w:r>
      <w:r w:rsidRPr="00ED3698">
        <w:rPr>
          <w:vertAlign w:val="superscript"/>
        </w:rPr>
        <w:t>+</w:t>
      </w:r>
      <w:r>
        <w:t xml:space="preserve"> concentration in the pore water solution, while pH decreases from 9.9 to 5.</w:t>
      </w:r>
      <w:r w:rsidR="00E815AF">
        <w:t>2</w:t>
      </w:r>
      <w:r>
        <w:t xml:space="preserve"> accordingly (</w:t>
      </w:r>
      <w:r w:rsidR="005F5019">
        <w:fldChar w:fldCharType="begin"/>
      </w:r>
      <w:r>
        <w:instrText xml:space="preserve"> REF _Ref361323847 \h </w:instrText>
      </w:r>
      <w:r w:rsidR="005F5019">
        <w:fldChar w:fldCharType="separate"/>
      </w:r>
      <w:r w:rsidR="00B560DA" w:rsidRPr="00ED3698">
        <w:t xml:space="preserve">Figure </w:t>
      </w:r>
      <w:r w:rsidR="00B560DA">
        <w:rPr>
          <w:noProof/>
        </w:rPr>
        <w:t>3</w:t>
      </w:r>
      <w:r w:rsidR="00B560DA">
        <w:t>.</w:t>
      </w:r>
      <w:r w:rsidR="00B560DA">
        <w:rPr>
          <w:noProof/>
        </w:rPr>
        <w:t>23</w:t>
      </w:r>
      <w:r w:rsidR="005F5019">
        <w:fldChar w:fldCharType="end"/>
      </w:r>
      <w:r>
        <w:t xml:space="preserve"> left).</w:t>
      </w:r>
    </w:p>
    <w:p w14:paraId="71CB7466" w14:textId="77777777" w:rsidR="00200807" w:rsidRPr="00ED3698" w:rsidRDefault="00200807" w:rsidP="00200807"/>
    <w:p w14:paraId="253D4ED7" w14:textId="77777777" w:rsidR="00200807" w:rsidRPr="00ED3698" w:rsidRDefault="00200807" w:rsidP="00200807">
      <w:pPr>
        <w:keepNext/>
      </w:pPr>
      <w:r>
        <w:rPr>
          <w:noProof/>
          <w:lang w:val="en-CA" w:eastAsia="zh-CN"/>
        </w:rPr>
        <w:drawing>
          <wp:inline distT="0" distB="0" distL="0" distR="0" wp14:anchorId="7BCFDD57" wp14:editId="706B4C83">
            <wp:extent cx="2700000" cy="324535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t-2d-pH.png"/>
                    <pic:cNvPicPr/>
                  </pic:nvPicPr>
                  <pic:blipFill rotWithShape="1">
                    <a:blip r:embed="rId176" cstate="print">
                      <a:extLst>
                        <a:ext uri="{28A0092B-C50C-407E-A947-70E740481C1C}">
                          <a14:useLocalDpi xmlns:a14="http://schemas.microsoft.com/office/drawing/2010/main" val="0"/>
                        </a:ext>
                      </a:extLst>
                    </a:blip>
                    <a:srcRect t="8553" r="32400"/>
                    <a:stretch/>
                  </pic:blipFill>
                  <pic:spPr bwMode="auto">
                    <a:xfrm>
                      <a:off x="0" y="0"/>
                      <a:ext cx="2700000" cy="3245358"/>
                    </a:xfrm>
                    <a:prstGeom prst="rect">
                      <a:avLst/>
                    </a:prstGeom>
                    <a:ln>
                      <a:noFill/>
                    </a:ln>
                    <a:extLst>
                      <a:ext uri="{53640926-AAD7-44D8-BBD7-CCE9431645EC}">
                        <a14:shadowObscured xmlns:a14="http://schemas.microsoft.com/office/drawing/2010/main"/>
                      </a:ext>
                    </a:extLst>
                  </pic:spPr>
                </pic:pic>
              </a:graphicData>
            </a:graphic>
          </wp:inline>
        </w:drawing>
      </w:r>
      <w:r>
        <w:rPr>
          <w:noProof/>
          <w:lang w:val="en-CA" w:eastAsia="zh-CN"/>
        </w:rPr>
        <w:drawing>
          <wp:inline distT="0" distB="0" distL="0" distR="0" wp14:anchorId="5F632BCF" wp14:editId="7A948587">
            <wp:extent cx="2700000" cy="3243195"/>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t="7950" r="32400" b="702"/>
                    <a:stretch/>
                  </pic:blipFill>
                  <pic:spPr bwMode="auto">
                    <a:xfrm>
                      <a:off x="0" y="0"/>
                      <a:ext cx="2700000" cy="3243195"/>
                    </a:xfrm>
                    <a:prstGeom prst="rect">
                      <a:avLst/>
                    </a:prstGeom>
                    <a:noFill/>
                    <a:ln>
                      <a:noFill/>
                    </a:ln>
                    <a:extLst>
                      <a:ext uri="{53640926-AAD7-44D8-BBD7-CCE9431645EC}">
                        <a14:shadowObscured xmlns:a14="http://schemas.microsoft.com/office/drawing/2010/main"/>
                      </a:ext>
                    </a:extLst>
                  </pic:spPr>
                </pic:pic>
              </a:graphicData>
            </a:graphic>
          </wp:inline>
        </w:drawing>
      </w:r>
    </w:p>
    <w:p w14:paraId="3C06433B" w14:textId="2A931FEB" w:rsidR="00200807" w:rsidRPr="001A1B59" w:rsidRDefault="00200807" w:rsidP="00200807">
      <w:pPr>
        <w:pStyle w:val="Caption"/>
        <w:rPr>
          <w:lang w:val="en-CA"/>
        </w:rPr>
      </w:pPr>
      <w:bookmarkStart w:id="967" w:name="_Ref361323847"/>
      <w:bookmarkStart w:id="968" w:name="_Toc520375097"/>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23</w:t>
      </w:r>
      <w:r w:rsidR="00183C7C">
        <w:fldChar w:fldCharType="end"/>
      </w:r>
      <w:bookmarkEnd w:id="967"/>
      <w:r w:rsidR="004C28A7">
        <w:t xml:space="preserve">: </w:t>
      </w:r>
      <w:r w:rsidRPr="00ED3698">
        <w:t>Simulated contours of pH (left) and calcite volume fraction (right)</w:t>
      </w:r>
      <w:r>
        <w:t xml:space="preserve"> at 10</w:t>
      </w:r>
      <w:r>
        <w:rPr>
          <w:lang w:val="en-CA"/>
        </w:rPr>
        <w:t xml:space="preserve"> days</w:t>
      </w:r>
      <w:bookmarkEnd w:id="968"/>
    </w:p>
    <w:p w14:paraId="574DFFF4" w14:textId="77777777" w:rsidR="00200807" w:rsidRPr="00ED3698" w:rsidRDefault="00200807" w:rsidP="00107124">
      <w:pPr>
        <w:pStyle w:val="Simpleline"/>
      </w:pPr>
    </w:p>
    <w:p w14:paraId="66612574" w14:textId="77777777" w:rsidR="00913113" w:rsidRPr="00192E8E" w:rsidRDefault="00913113" w:rsidP="00913113">
      <w:pPr>
        <w:pStyle w:val="StyleHeading4Bold"/>
      </w:pPr>
      <w:bookmarkStart w:id="969" w:name="_Toc520374741"/>
      <w:r>
        <w:t>File locations</w:t>
      </w:r>
      <w:bookmarkEnd w:id="969"/>
    </w:p>
    <w:p w14:paraId="37E6CFF9" w14:textId="77777777" w:rsidR="00200807" w:rsidRPr="00ED3698" w:rsidRDefault="00200807" w:rsidP="00200807">
      <w:r w:rsidRPr="00ED3698">
        <w:t xml:space="preserve">The input file for the </w:t>
      </w:r>
      <w:r w:rsidR="005B2A78">
        <w:t>demonstration example</w:t>
      </w:r>
      <w:r w:rsidRPr="00ED3698">
        <w:t xml:space="preserve"> can be found under</w:t>
      </w:r>
    </w:p>
    <w:p w14:paraId="2CC54E76" w14:textId="77777777" w:rsidR="00200807" w:rsidRPr="00B26EBE" w:rsidRDefault="004B0811" w:rsidP="00200807">
      <w:pPr>
        <w:rPr>
          <w:i/>
        </w:rPr>
      </w:pPr>
      <w:r>
        <w:rPr>
          <w:i/>
        </w:rPr>
        <w:t>.\benchmarks\benchmarks_standard\</w:t>
      </w:r>
      <w:r w:rsidR="00DC1F21">
        <w:rPr>
          <w:i/>
        </w:rPr>
        <w:t>reactran\</w:t>
      </w:r>
      <w:r w:rsidR="00200807" w:rsidRPr="00B26EBE">
        <w:rPr>
          <w:i/>
        </w:rPr>
        <w:t>het_2d\het-2d.dat</w:t>
      </w:r>
    </w:p>
    <w:p w14:paraId="285FD7E4" w14:textId="77777777" w:rsidR="005B2A78" w:rsidRDefault="00990FF2" w:rsidP="005B2A78">
      <w:pPr>
        <w:rPr>
          <w:i/>
        </w:rPr>
      </w:pPr>
      <w:r>
        <w:t>Database can be found under:  .\benchmarks\</w:t>
      </w:r>
      <w:r w:rsidR="005B2A78" w:rsidRPr="005B2A78">
        <w:rPr>
          <w:i/>
        </w:rPr>
        <w:t>database\default</w:t>
      </w:r>
    </w:p>
    <w:p w14:paraId="7FEA0331" w14:textId="77777777" w:rsidR="00DD2EB8" w:rsidRPr="00DD2EB8" w:rsidRDefault="00DD2EB8" w:rsidP="005B2A78">
      <w:pPr>
        <w:rPr>
          <w:i/>
          <w:sz w:val="16"/>
          <w:szCs w:val="16"/>
          <w:lang w:eastAsia="zh-CN"/>
        </w:rPr>
      </w:pPr>
    </w:p>
    <w:p w14:paraId="4F8965F0" w14:textId="77777777" w:rsidR="001E58EB" w:rsidRPr="00ED3698" w:rsidRDefault="008D01EA" w:rsidP="001E58EB">
      <w:pPr>
        <w:pStyle w:val="Heading3"/>
      </w:pPr>
      <w:bookmarkStart w:id="970" w:name="_Ref364425448"/>
      <w:bookmarkStart w:id="971" w:name="_Ref364425368"/>
      <w:bookmarkStart w:id="972" w:name="_Toc520374742"/>
      <w:r w:rsidRPr="00ED3698">
        <w:t>Mineral weathering</w:t>
      </w:r>
      <w:r>
        <w:t xml:space="preserve"> in a soil column</w:t>
      </w:r>
      <w:bookmarkEnd w:id="972"/>
      <w:r>
        <w:rPr>
          <w:rFonts w:hint="eastAsia"/>
          <w:lang w:eastAsia="zh-CN"/>
        </w:rPr>
        <w:t xml:space="preserve"> </w:t>
      </w:r>
      <w:bookmarkEnd w:id="970"/>
    </w:p>
    <w:p w14:paraId="65187AD5" w14:textId="77777777" w:rsidR="001E58EB" w:rsidRPr="00192E8E" w:rsidRDefault="00771FFF" w:rsidP="001E58EB">
      <w:pPr>
        <w:pStyle w:val="StyleHeading4Bold"/>
      </w:pPr>
      <w:bookmarkStart w:id="973" w:name="_Toc520374743"/>
      <w:r>
        <w:t>Problem definition</w:t>
      </w:r>
      <w:bookmarkEnd w:id="973"/>
    </w:p>
    <w:p w14:paraId="772D24A1" w14:textId="77777777" w:rsidR="001E58EB" w:rsidRDefault="001E58EB" w:rsidP="001E58EB">
      <w:pPr>
        <w:rPr>
          <w:lang w:val="en-CA" w:eastAsia="zh-CN"/>
        </w:rPr>
      </w:pPr>
      <w:r w:rsidRPr="00ED3698">
        <w:rPr>
          <w:lang w:val="en-CA"/>
        </w:rPr>
        <w:t xml:space="preserve">This </w:t>
      </w:r>
      <w:r w:rsidR="008D01EA">
        <w:rPr>
          <w:lang w:val="en-CA"/>
        </w:rPr>
        <w:t>demonstration example</w:t>
      </w:r>
      <w:r w:rsidRPr="00ED3698">
        <w:rPr>
          <w:lang w:val="en-CA"/>
        </w:rPr>
        <w:t xml:space="preserve"> is a one</w:t>
      </w:r>
      <w:r w:rsidR="008D01EA">
        <w:rPr>
          <w:lang w:val="en-CA"/>
        </w:rPr>
        <w:t>-</w:t>
      </w:r>
      <w:r w:rsidRPr="00ED3698">
        <w:rPr>
          <w:lang w:val="en-CA"/>
        </w:rPr>
        <w:t xml:space="preserve">dimensional </w:t>
      </w:r>
      <w:r>
        <w:rPr>
          <w:rFonts w:hint="eastAsia"/>
          <w:lang w:val="en-CA" w:eastAsia="zh-CN"/>
        </w:rPr>
        <w:t>reactive transport problem with kinetically controlled mineral weathering at different rate</w:t>
      </w:r>
      <w:r w:rsidR="008D01EA">
        <w:rPr>
          <w:lang w:val="en-CA" w:eastAsia="zh-CN"/>
        </w:rPr>
        <w:t>s</w:t>
      </w:r>
      <w:r>
        <w:rPr>
          <w:rFonts w:hint="eastAsia"/>
          <w:lang w:val="en-CA" w:eastAsia="zh-CN"/>
        </w:rPr>
        <w:t>.</w:t>
      </w:r>
    </w:p>
    <w:p w14:paraId="19E319DE" w14:textId="77777777" w:rsidR="001E58EB" w:rsidRPr="00192E8E" w:rsidRDefault="00B3171D" w:rsidP="001E58EB">
      <w:pPr>
        <w:pStyle w:val="StyleHeading4Bold"/>
      </w:pPr>
      <w:bookmarkStart w:id="974" w:name="_Toc520374744"/>
      <w:r>
        <w:t>Model setup</w:t>
      </w:r>
      <w:bookmarkEnd w:id="974"/>
    </w:p>
    <w:p w14:paraId="38642A59" w14:textId="171B182A" w:rsidR="001E58EB" w:rsidRDefault="001E58EB" w:rsidP="001E58EB">
      <w:pPr>
        <w:rPr>
          <w:szCs w:val="24"/>
          <w:lang w:val="en-CA" w:eastAsia="zh-CN"/>
        </w:rPr>
      </w:pPr>
      <w:r w:rsidRPr="00ED3698">
        <w:rPr>
          <w:szCs w:val="24"/>
        </w:rPr>
        <w:t xml:space="preserve">A 1D model with </w:t>
      </w:r>
      <w:r>
        <w:rPr>
          <w:rFonts w:hint="eastAsia"/>
          <w:szCs w:val="24"/>
          <w:lang w:eastAsia="zh-CN"/>
        </w:rPr>
        <w:t>0.4</w:t>
      </w:r>
      <w:r>
        <w:rPr>
          <w:szCs w:val="24"/>
          <w:lang w:eastAsia="zh-CN"/>
        </w:rPr>
        <w:t> </w:t>
      </w:r>
      <w:r w:rsidRPr="00ED3698">
        <w:rPr>
          <w:szCs w:val="24"/>
        </w:rPr>
        <w:t xml:space="preserve">m in </w:t>
      </w:r>
      <w:r>
        <w:rPr>
          <w:rFonts w:hint="eastAsia"/>
          <w:szCs w:val="24"/>
          <w:lang w:eastAsia="zh-CN"/>
        </w:rPr>
        <w:t>length</w:t>
      </w:r>
      <w:r w:rsidRPr="00ED3698">
        <w:rPr>
          <w:szCs w:val="24"/>
        </w:rPr>
        <w:t xml:space="preserve"> is discretized into </w:t>
      </w:r>
      <w:r>
        <w:rPr>
          <w:rFonts w:hint="eastAsia"/>
          <w:szCs w:val="24"/>
          <w:lang w:eastAsia="zh-CN"/>
        </w:rPr>
        <w:t>81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sidRPr="006A214A">
        <w:rPr>
          <w:szCs w:val="24"/>
          <w:lang w:val="en-CA" w:eastAsia="zh-CN"/>
        </w:rPr>
        <w:t>0.</w:t>
      </w:r>
      <w:r>
        <w:rPr>
          <w:rFonts w:hint="eastAsia"/>
          <w:szCs w:val="24"/>
          <w:lang w:val="en-CA" w:eastAsia="zh-CN"/>
        </w:rPr>
        <w:t>005</w:t>
      </w:r>
      <w:r>
        <w:rPr>
          <w:szCs w:val="24"/>
          <w:lang w:eastAsia="zh-CN"/>
        </w:rPr>
        <w:t> </w:t>
      </w:r>
      <w:r w:rsidRPr="00ED3698">
        <w:rPr>
          <w:szCs w:val="24"/>
          <w:lang w:val="en-CA" w:eastAsia="en-CA"/>
        </w:rPr>
        <w:t>m for the interior control volumes and 0.</w:t>
      </w:r>
      <w:r>
        <w:rPr>
          <w:rFonts w:hint="eastAsia"/>
          <w:szCs w:val="24"/>
          <w:lang w:val="en-CA" w:eastAsia="zh-CN"/>
        </w:rPr>
        <w:t>0025</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008D01EA">
        <w:rPr>
          <w:szCs w:val="24"/>
          <w:lang w:val="en-CA" w:eastAsia="zh-CN"/>
        </w:rPr>
        <w:t>S</w:t>
      </w:r>
      <w:r>
        <w:rPr>
          <w:rFonts w:hint="eastAsia"/>
          <w:szCs w:val="24"/>
          <w:lang w:val="en-CA" w:eastAsia="zh-CN"/>
        </w:rPr>
        <w:t>teady-state saturated flow condition</w:t>
      </w:r>
      <w:r w:rsidR="008D01EA">
        <w:rPr>
          <w:szCs w:val="24"/>
          <w:lang w:val="en-CA" w:eastAsia="zh-CN"/>
        </w:rPr>
        <w:t>s</w:t>
      </w:r>
      <w:r>
        <w:rPr>
          <w:rFonts w:hint="eastAsia"/>
          <w:szCs w:val="24"/>
          <w:lang w:val="en-CA" w:eastAsia="zh-CN"/>
        </w:rPr>
        <w:t xml:space="preserve"> </w:t>
      </w:r>
      <w:r w:rsidR="008D01EA">
        <w:rPr>
          <w:szCs w:val="24"/>
          <w:lang w:val="en-CA" w:eastAsia="zh-CN"/>
        </w:rPr>
        <w:t>are applied</w:t>
      </w:r>
      <w:r w:rsidR="004474F5">
        <w:rPr>
          <w:rFonts w:hint="eastAsia"/>
          <w:szCs w:val="24"/>
          <w:lang w:val="en-CA" w:eastAsia="zh-CN"/>
        </w:rPr>
        <w:t xml:space="preserve">.  </w:t>
      </w:r>
      <w:r w:rsidR="008D01EA">
        <w:rPr>
          <w:szCs w:val="24"/>
          <w:lang w:val="en-CA" w:eastAsia="en-CA"/>
        </w:rPr>
        <w:t>A c</w:t>
      </w:r>
      <w:r>
        <w:rPr>
          <w:rFonts w:hint="eastAsia"/>
          <w:szCs w:val="24"/>
          <w:lang w:val="en-CA" w:eastAsia="zh-CN"/>
        </w:rPr>
        <w:t xml:space="preserve">onstant hydraulic head </w:t>
      </w:r>
      <w:r w:rsidR="008D01EA">
        <w:rPr>
          <w:szCs w:val="24"/>
          <w:lang w:val="en-CA" w:eastAsia="zh-CN"/>
        </w:rPr>
        <w:t>of</w:t>
      </w:r>
      <w:r>
        <w:rPr>
          <w:rFonts w:hint="eastAsia"/>
          <w:szCs w:val="24"/>
          <w:lang w:val="en-CA" w:eastAsia="zh-CN"/>
        </w:rPr>
        <w:t xml:space="preserve"> 0.00014</w:t>
      </w:r>
      <w:r>
        <w:rPr>
          <w:szCs w:val="24"/>
          <w:lang w:eastAsia="zh-CN"/>
        </w:rPr>
        <w:t> </w:t>
      </w:r>
      <w:r>
        <w:rPr>
          <w:rFonts w:hint="eastAsia"/>
          <w:szCs w:val="24"/>
          <w:lang w:eastAsia="zh-CN"/>
        </w:rPr>
        <w:t xml:space="preserve">m </w:t>
      </w:r>
      <w:r w:rsidR="008D01EA">
        <w:rPr>
          <w:szCs w:val="24"/>
          <w:lang w:eastAsia="zh-CN"/>
        </w:rPr>
        <w:t>is</w:t>
      </w:r>
      <w:r>
        <w:rPr>
          <w:rFonts w:hint="eastAsia"/>
          <w:szCs w:val="24"/>
          <w:lang w:eastAsia="zh-CN"/>
        </w:rPr>
        <w:t xml:space="preserve"> specified </w:t>
      </w:r>
      <w:r w:rsidR="008D01EA">
        <w:rPr>
          <w:szCs w:val="24"/>
          <w:lang w:eastAsia="zh-CN"/>
        </w:rPr>
        <w:t>at</w:t>
      </w:r>
      <w:r>
        <w:rPr>
          <w:rFonts w:hint="eastAsia"/>
          <w:szCs w:val="24"/>
          <w:lang w:val="en-CA" w:eastAsia="zh-CN"/>
        </w:rPr>
        <w:t xml:space="preserve"> the inflow</w:t>
      </w:r>
      <w:r w:rsidRPr="00ED3698">
        <w:rPr>
          <w:szCs w:val="24"/>
          <w:lang w:val="en-CA" w:eastAsia="en-CA"/>
        </w:rPr>
        <w:t xml:space="preserve"> boundary and </w:t>
      </w:r>
      <w:r>
        <w:rPr>
          <w:rFonts w:hint="eastAsia"/>
          <w:szCs w:val="24"/>
          <w:lang w:val="en-CA" w:eastAsia="zh-CN"/>
        </w:rPr>
        <w:t>0.0 </w:t>
      </w:r>
      <w:r w:rsidRPr="00ED3698">
        <w:rPr>
          <w:szCs w:val="24"/>
          <w:lang w:val="en-CA" w:eastAsia="en-CA"/>
        </w:rPr>
        <w:t xml:space="preserve">m </w:t>
      </w:r>
      <w:r w:rsidR="008D01EA">
        <w:rPr>
          <w:szCs w:val="24"/>
          <w:lang w:val="en-CA" w:eastAsia="en-CA"/>
        </w:rPr>
        <w:t>at</w:t>
      </w:r>
      <w:r w:rsidRPr="00ED3698">
        <w:rPr>
          <w:szCs w:val="24"/>
          <w:lang w:val="en-CA" w:eastAsia="en-CA"/>
        </w:rPr>
        <w:t xml:space="preserve"> the </w:t>
      </w:r>
      <w:r>
        <w:rPr>
          <w:rFonts w:hint="eastAsia"/>
          <w:szCs w:val="24"/>
          <w:lang w:val="en-CA" w:eastAsia="zh-CN"/>
        </w:rPr>
        <w:t>outflow</w:t>
      </w:r>
      <w:r w:rsidRPr="00ED3698">
        <w:rPr>
          <w:szCs w:val="24"/>
          <w:lang w:val="en-CA" w:eastAsia="en-CA"/>
        </w:rPr>
        <w:t xml:space="preserve"> boundary</w:t>
      </w:r>
      <w:r w:rsidR="004474F5">
        <w:rPr>
          <w:szCs w:val="24"/>
          <w:lang w:val="en-CA" w:eastAsia="en-CA"/>
        </w:rPr>
        <w:t xml:space="preserve">.  </w:t>
      </w:r>
      <w:r>
        <w:rPr>
          <w:rFonts w:hint="eastAsia"/>
          <w:szCs w:val="24"/>
          <w:lang w:val="en-CA" w:eastAsia="zh-CN"/>
        </w:rPr>
        <w:t>The geochemical system includes six aqueous components (H</w:t>
      </w:r>
      <w:r w:rsidRPr="00CF478C">
        <w:rPr>
          <w:rFonts w:hint="eastAsia"/>
          <w:szCs w:val="24"/>
          <w:vertAlign w:val="superscript"/>
          <w:lang w:val="en-CA" w:eastAsia="zh-CN"/>
        </w:rPr>
        <w:t>+</w:t>
      </w:r>
      <w:r>
        <w:rPr>
          <w:rFonts w:hint="eastAsia"/>
          <w:szCs w:val="24"/>
          <w:lang w:val="en-CA" w:eastAsia="zh-CN"/>
        </w:rPr>
        <w:t>, Ca</w:t>
      </w:r>
      <w:r w:rsidRPr="00EE0CC0">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Na</w:t>
      </w:r>
      <w:r>
        <w:rPr>
          <w:rFonts w:hint="eastAsia"/>
          <w:szCs w:val="24"/>
          <w:vertAlign w:val="superscript"/>
          <w:lang w:val="en-CA" w:eastAsia="zh-CN"/>
        </w:rPr>
        <w:t>+</w:t>
      </w:r>
      <w:r>
        <w:rPr>
          <w:rFonts w:hint="eastAsia"/>
          <w:szCs w:val="24"/>
          <w:lang w:val="en-CA" w:eastAsia="zh-CN"/>
        </w:rPr>
        <w:t>, H</w:t>
      </w:r>
      <w:r w:rsidRPr="00FC4167">
        <w:rPr>
          <w:rFonts w:hint="eastAsia"/>
          <w:szCs w:val="24"/>
          <w:vertAlign w:val="subscript"/>
          <w:lang w:val="en-CA" w:eastAsia="zh-CN"/>
        </w:rPr>
        <w:t>4</w:t>
      </w:r>
      <w:r>
        <w:rPr>
          <w:rFonts w:hint="eastAsia"/>
          <w:szCs w:val="24"/>
          <w:lang w:val="en-CA" w:eastAsia="zh-CN"/>
        </w:rPr>
        <w:t>SiO</w:t>
      </w:r>
      <w:r>
        <w:rPr>
          <w:rFonts w:hint="eastAsia"/>
          <w:szCs w:val="24"/>
          <w:vertAlign w:val="subscript"/>
          <w:lang w:val="en-CA" w:eastAsia="zh-CN"/>
        </w:rPr>
        <w:t>4</w:t>
      </w:r>
      <w:r>
        <w:rPr>
          <w:rFonts w:hint="eastAsia"/>
          <w:szCs w:val="24"/>
          <w:lang w:val="en-CA" w:eastAsia="zh-CN"/>
        </w:rPr>
        <w:t>, Al</w:t>
      </w:r>
      <w:r>
        <w:rPr>
          <w:rFonts w:hint="eastAsia"/>
          <w:szCs w:val="24"/>
          <w:vertAlign w:val="superscript"/>
          <w:lang w:val="en-CA" w:eastAsia="zh-CN"/>
        </w:rPr>
        <w:t>3+</w:t>
      </w:r>
      <w:r>
        <w:rPr>
          <w:rFonts w:hint="eastAsia"/>
          <w:szCs w:val="24"/>
          <w:lang w:val="en-CA" w:eastAsia="zh-CN"/>
        </w:rPr>
        <w:t xml:space="preserve">, </w:t>
      </w:r>
      <w:r>
        <w:rPr>
          <w:rFonts w:hint="eastAsia"/>
          <w:lang w:val="en-CA" w:eastAsia="zh-CN"/>
        </w:rPr>
        <w:t>C</w:t>
      </w:r>
      <w:r>
        <w:rPr>
          <w:rFonts w:hint="eastAsia"/>
          <w:szCs w:val="24"/>
          <w:lang w:val="en-CA" w:eastAsia="zh-CN"/>
        </w:rPr>
        <w:t>O</w:t>
      </w:r>
      <w:r>
        <w:rPr>
          <w:rFonts w:hint="eastAsia"/>
          <w:szCs w:val="24"/>
          <w:vertAlign w:val="subscript"/>
          <w:lang w:val="en-CA" w:eastAsia="zh-CN"/>
        </w:rPr>
        <w:t>3</w:t>
      </w:r>
      <w:r w:rsidRPr="00EE0CC0">
        <w:rPr>
          <w:rFonts w:hint="eastAsia"/>
          <w:szCs w:val="24"/>
          <w:vertAlign w:val="superscript"/>
          <w:lang w:val="en-CA" w:eastAsia="zh-CN"/>
        </w:rPr>
        <w:t>2-</w:t>
      </w:r>
      <w:r>
        <w:rPr>
          <w:rFonts w:hint="eastAsia"/>
          <w:szCs w:val="24"/>
          <w:lang w:val="en-CA" w:eastAsia="zh-CN"/>
        </w:rPr>
        <w:t>), 14 secondary aqueous species (OH</w:t>
      </w:r>
      <w:r w:rsidRPr="005067C8">
        <w:rPr>
          <w:rFonts w:hint="eastAsia"/>
          <w:szCs w:val="24"/>
          <w:vertAlign w:val="superscript"/>
          <w:lang w:val="en-CA" w:eastAsia="zh-CN"/>
        </w:rPr>
        <w:t>-</w:t>
      </w:r>
      <w:r>
        <w:rPr>
          <w:rFonts w:hint="eastAsia"/>
          <w:szCs w:val="24"/>
          <w:lang w:val="en-CA" w:eastAsia="zh-CN"/>
        </w:rPr>
        <w:t xml:space="preserve">, </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H</w:t>
      </w:r>
      <w:r w:rsidRPr="00704603">
        <w:rPr>
          <w:rFonts w:hint="eastAsia"/>
          <w:szCs w:val="24"/>
          <w:vertAlign w:val="subscript"/>
          <w:lang w:val="en-CA" w:eastAsia="zh-CN"/>
        </w:rPr>
        <w:t>2</w:t>
      </w:r>
      <w:r>
        <w:rPr>
          <w:rFonts w:hint="eastAsia"/>
          <w:szCs w:val="24"/>
          <w:lang w:val="en-CA" w:eastAsia="zh-CN"/>
        </w:rPr>
        <w:t>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CaOH</w:t>
      </w:r>
      <w:r>
        <w:rPr>
          <w:rFonts w:hint="eastAsia"/>
          <w:szCs w:val="24"/>
          <w:vertAlign w:val="superscript"/>
          <w:lang w:val="en-CA" w:eastAsia="zh-CN"/>
        </w:rPr>
        <w:t>+</w:t>
      </w:r>
      <w:r>
        <w:rPr>
          <w:szCs w:val="24"/>
          <w:lang w:val="en-CA" w:eastAsia="zh-CN"/>
        </w:rPr>
        <w:t>,</w:t>
      </w:r>
      <w:r>
        <w:rPr>
          <w:rFonts w:hint="eastAsia"/>
          <w:szCs w:val="24"/>
          <w:lang w:val="en-CA" w:eastAsia="zh-CN"/>
        </w:rPr>
        <w:t xml:space="preserve"> Ca</w:t>
      </w:r>
      <w:r>
        <w:rPr>
          <w:szCs w:val="24"/>
          <w:lang w:val="en-CA" w:eastAsia="zh-CN"/>
        </w:rPr>
        <w:t>H</w:t>
      </w:r>
      <w:r>
        <w:rPr>
          <w:rFonts w:hint="eastAsia"/>
          <w:szCs w:val="24"/>
          <w:lang w:val="en-CA" w:eastAsia="zh-CN"/>
        </w:rPr>
        <w:t>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CaC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H</w:t>
      </w:r>
      <w:r>
        <w:rPr>
          <w:rFonts w:hint="eastAsia"/>
          <w:szCs w:val="24"/>
          <w:vertAlign w:val="subscript"/>
          <w:lang w:val="en-CA" w:eastAsia="zh-CN"/>
        </w:rPr>
        <w:t>3</w:t>
      </w:r>
      <w:r>
        <w:rPr>
          <w:rFonts w:hint="eastAsia"/>
          <w:szCs w:val="24"/>
          <w:lang w:val="en-CA" w:eastAsia="zh-CN"/>
        </w:rPr>
        <w:t>SiO</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w:t>
      </w:r>
      <w:r w:rsidR="004474F5">
        <w:rPr>
          <w:rFonts w:hint="eastAsia"/>
          <w:szCs w:val="24"/>
          <w:lang w:val="en-CA" w:eastAsia="zh-CN"/>
        </w:rPr>
        <w:t xml:space="preserve">.  </w:t>
      </w:r>
      <w:r>
        <w:rPr>
          <w:rFonts w:hint="eastAsia"/>
          <w:szCs w:val="24"/>
          <w:lang w:val="en-CA" w:eastAsia="zh-CN"/>
        </w:rPr>
        <w:t>H</w:t>
      </w:r>
      <w:r>
        <w:rPr>
          <w:rFonts w:hint="eastAsia"/>
          <w:szCs w:val="24"/>
          <w:vertAlign w:val="subscript"/>
          <w:lang w:val="en-CA" w:eastAsia="zh-CN"/>
        </w:rPr>
        <w:t>2</w:t>
      </w:r>
      <w:r>
        <w:rPr>
          <w:rFonts w:hint="eastAsia"/>
          <w:szCs w:val="24"/>
          <w:lang w:val="en-CA" w:eastAsia="zh-CN"/>
        </w:rPr>
        <w:t>SiO</w:t>
      </w:r>
      <w:r>
        <w:rPr>
          <w:rFonts w:hint="eastAsia"/>
          <w:szCs w:val="24"/>
          <w:vertAlign w:val="subscript"/>
          <w:lang w:val="en-CA" w:eastAsia="zh-CN"/>
        </w:rPr>
        <w:t>4</w:t>
      </w:r>
      <w:r>
        <w:rPr>
          <w:rFonts w:hint="eastAsia"/>
          <w:szCs w:val="24"/>
          <w:vertAlign w:val="superscript"/>
          <w:lang w:val="en-CA" w:eastAsia="zh-CN"/>
        </w:rPr>
        <w:t>2-</w:t>
      </w:r>
      <w:r>
        <w:rPr>
          <w:rFonts w:hint="eastAsia"/>
          <w:szCs w:val="24"/>
          <w:lang w:val="en-CA" w:eastAsia="zh-CN"/>
        </w:rPr>
        <w:t>, NaC</w:t>
      </w:r>
      <w:r>
        <w:rPr>
          <w:szCs w:val="24"/>
          <w:lang w:val="en-CA" w:eastAsia="zh-CN"/>
        </w:rPr>
        <w:t>O</w:t>
      </w:r>
      <w:r>
        <w:rPr>
          <w:rFonts w:hint="eastAsia"/>
          <w:szCs w:val="24"/>
          <w:vertAlign w:val="subscript"/>
          <w:lang w:val="en-CA" w:eastAsia="zh-CN"/>
        </w:rPr>
        <w:t>3</w:t>
      </w:r>
      <w:r>
        <w:rPr>
          <w:rFonts w:hint="eastAsia"/>
          <w:szCs w:val="24"/>
          <w:vertAlign w:val="superscript"/>
          <w:lang w:val="en-CA" w:eastAsia="zh-CN"/>
        </w:rPr>
        <w:t>-</w:t>
      </w:r>
      <w:r>
        <w:rPr>
          <w:szCs w:val="24"/>
          <w:lang w:val="en-CA" w:eastAsia="zh-CN"/>
        </w:rPr>
        <w:t>,</w:t>
      </w:r>
      <w:r>
        <w:rPr>
          <w:rFonts w:hint="eastAsia"/>
          <w:szCs w:val="24"/>
          <w:lang w:val="en-CA" w:eastAsia="zh-CN"/>
        </w:rPr>
        <w:t xml:space="preserve"> NaHC</w:t>
      </w:r>
      <w:r>
        <w:rPr>
          <w:szCs w:val="24"/>
          <w:lang w:val="en-CA" w:eastAsia="zh-CN"/>
        </w:rPr>
        <w:t>O</w:t>
      </w:r>
      <w:r>
        <w:rPr>
          <w:rFonts w:hint="eastAsia"/>
          <w:szCs w:val="24"/>
          <w:vertAlign w:val="subscript"/>
          <w:lang w:val="en-CA" w:eastAsia="zh-CN"/>
        </w:rPr>
        <w:t>3</w:t>
      </w:r>
      <w:r>
        <w:rPr>
          <w:szCs w:val="24"/>
          <w:lang w:val="en-CA" w:eastAsia="zh-CN"/>
        </w:rPr>
        <w:t>(aq</w:t>
      </w:r>
      <w:r>
        <w:rPr>
          <w:rFonts w:hint="eastAsia"/>
          <w:szCs w:val="24"/>
          <w:lang w:val="en-CA" w:eastAsia="zh-CN"/>
        </w:rPr>
        <w:t>), Al(OH)</w:t>
      </w:r>
      <w:r w:rsidRPr="00FC4167">
        <w:rPr>
          <w:rFonts w:hint="eastAsia"/>
          <w:szCs w:val="24"/>
          <w:vertAlign w:val="superscript"/>
          <w:lang w:val="en-CA" w:eastAsia="zh-CN"/>
        </w:rPr>
        <w:t>2</w:t>
      </w:r>
      <w:r>
        <w:rPr>
          <w:rFonts w:hint="eastAsia"/>
          <w:szCs w:val="24"/>
          <w:vertAlign w:val="superscript"/>
          <w:lang w:val="en-CA" w:eastAsia="zh-CN"/>
        </w:rPr>
        <w:t>+</w:t>
      </w:r>
      <w:r>
        <w:rPr>
          <w:rFonts w:hint="eastAsia"/>
          <w:szCs w:val="24"/>
          <w:lang w:val="en-CA" w:eastAsia="zh-CN"/>
        </w:rPr>
        <w:t>, Al(OH)</w:t>
      </w:r>
      <w:r>
        <w:rPr>
          <w:rFonts w:hint="eastAsia"/>
          <w:szCs w:val="24"/>
          <w:vertAlign w:val="subscript"/>
          <w:lang w:val="en-CA" w:eastAsia="zh-CN"/>
        </w:rPr>
        <w:t>2</w:t>
      </w:r>
      <w:r>
        <w:rPr>
          <w:rFonts w:hint="eastAsia"/>
          <w:szCs w:val="24"/>
          <w:vertAlign w:val="superscript"/>
          <w:lang w:val="en-CA" w:eastAsia="zh-CN"/>
        </w:rPr>
        <w:t>+</w:t>
      </w:r>
      <w:r>
        <w:rPr>
          <w:rFonts w:hint="eastAsia"/>
          <w:szCs w:val="24"/>
          <w:lang w:val="en-CA" w:eastAsia="zh-CN"/>
        </w:rPr>
        <w:t xml:space="preserve">, </w:t>
      </w:r>
      <w:r>
        <w:rPr>
          <w:rFonts w:hint="eastAsia"/>
          <w:szCs w:val="24"/>
          <w:lang w:val="en-CA" w:eastAsia="zh-CN"/>
        </w:rPr>
        <w:lastRenderedPageBreak/>
        <w:t>Al(OH)</w:t>
      </w:r>
      <w:r>
        <w:rPr>
          <w:rFonts w:hint="eastAsia"/>
          <w:szCs w:val="24"/>
          <w:vertAlign w:val="subscript"/>
          <w:lang w:val="en-CA" w:eastAsia="zh-CN"/>
        </w:rPr>
        <w:t>3</w:t>
      </w:r>
      <w:r>
        <w:rPr>
          <w:rFonts w:hint="eastAsia"/>
          <w:szCs w:val="24"/>
          <w:lang w:val="en-CA" w:eastAsia="zh-CN"/>
        </w:rPr>
        <w:t>(aq) and Al(OH)</w:t>
      </w:r>
      <w:r>
        <w:rPr>
          <w:rFonts w:hint="eastAsia"/>
          <w:szCs w:val="24"/>
          <w:vertAlign w:val="subscript"/>
          <w:lang w:val="en-CA" w:eastAsia="zh-CN"/>
        </w:rPr>
        <w:t>4</w:t>
      </w:r>
      <w:r>
        <w:rPr>
          <w:rFonts w:hint="eastAsia"/>
          <w:szCs w:val="24"/>
          <w:vertAlign w:val="superscript"/>
          <w:lang w:val="en-CA" w:eastAsia="zh-CN"/>
        </w:rPr>
        <w:t>-</w:t>
      </w:r>
      <w:r>
        <w:rPr>
          <w:rFonts w:hint="eastAsia"/>
          <w:szCs w:val="24"/>
          <w:lang w:val="en-CA" w:eastAsia="zh-CN"/>
        </w:rPr>
        <w:t xml:space="preserve">), </w:t>
      </w:r>
      <w:r w:rsidR="008D01EA">
        <w:rPr>
          <w:szCs w:val="24"/>
          <w:lang w:val="en-CA" w:eastAsia="zh-CN"/>
        </w:rPr>
        <w:t xml:space="preserve">and </w:t>
      </w:r>
      <w:r>
        <w:rPr>
          <w:rFonts w:hint="eastAsia"/>
          <w:szCs w:val="24"/>
          <w:lang w:val="en-CA" w:eastAsia="zh-CN"/>
        </w:rPr>
        <w:t>two minerals (calcite and albite)</w:t>
      </w:r>
      <w:r w:rsidR="004474F5">
        <w:rPr>
          <w:rFonts w:hint="eastAsia"/>
          <w:szCs w:val="24"/>
          <w:lang w:val="en-CA" w:eastAsia="zh-CN"/>
        </w:rPr>
        <w:t xml:space="preserve">.  </w:t>
      </w:r>
      <w:r>
        <w:rPr>
          <w:rFonts w:hint="eastAsia"/>
          <w:szCs w:val="24"/>
          <w:lang w:val="en-CA" w:eastAsia="zh-CN"/>
        </w:rPr>
        <w:t xml:space="preserve">The initial and boundary hydraulic and geochemical conditions are listed </w:t>
      </w:r>
      <w:r>
        <w:rPr>
          <w:szCs w:val="24"/>
          <w:lang w:val="en-CA" w:eastAsia="zh-CN"/>
        </w:rPr>
        <w:t>in</w:t>
      </w:r>
      <w:r>
        <w:rPr>
          <w:rFonts w:hint="eastAsia"/>
          <w:szCs w:val="24"/>
          <w:lang w:val="en-CA" w:eastAsia="zh-CN"/>
        </w:rPr>
        <w:t xml:space="preserve">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_Ref367105418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31</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chemical compositions of the initial solution are the same as those of the inflow solution with a pH of 5.6</w:t>
      </w:r>
      <w:r w:rsidR="004474F5">
        <w:rPr>
          <w:rFonts w:hint="eastAsia"/>
          <w:szCs w:val="24"/>
          <w:lang w:val="en-CA" w:eastAsia="zh-CN"/>
        </w:rPr>
        <w:t xml:space="preserve">.  </w:t>
      </w:r>
      <w:r>
        <w:rPr>
          <w:rFonts w:hint="eastAsia"/>
          <w:szCs w:val="24"/>
          <w:lang w:val="en-CA" w:eastAsia="zh-CN"/>
        </w:rPr>
        <w:t>This solution is, however, not in equilibrium with calcite and albite</w:t>
      </w:r>
      <w:r w:rsidR="004474F5">
        <w:rPr>
          <w:rFonts w:hint="eastAsia"/>
          <w:szCs w:val="24"/>
          <w:lang w:val="en-CA" w:eastAsia="zh-CN"/>
        </w:rPr>
        <w:t xml:space="preserve">.  </w:t>
      </w:r>
      <w:r>
        <w:rPr>
          <w:rFonts w:hint="eastAsia"/>
          <w:szCs w:val="24"/>
          <w:lang w:val="en-CA" w:eastAsia="zh-CN"/>
        </w:rPr>
        <w:t>The chemical initialization was calculated before the reactive transport at each control volumes</w:t>
      </w:r>
      <w:r w:rsidR="004474F5">
        <w:rPr>
          <w:rFonts w:hint="eastAsia"/>
          <w:szCs w:val="24"/>
          <w:lang w:val="en-CA" w:eastAsia="zh-CN"/>
        </w:rPr>
        <w:t xml:space="preserve">.  </w:t>
      </w:r>
      <w:r>
        <w:rPr>
          <w:rFonts w:hint="eastAsia"/>
          <w:szCs w:val="24"/>
          <w:lang w:val="en-CA" w:eastAsia="zh-CN"/>
        </w:rPr>
        <w:t xml:space="preserve">The calculated results show </w:t>
      </w:r>
      <w:r w:rsidR="008D01EA">
        <w:rPr>
          <w:szCs w:val="24"/>
          <w:lang w:val="en-CA" w:eastAsia="zh-CN"/>
        </w:rPr>
        <w:t>that the</w:t>
      </w:r>
      <w:r>
        <w:rPr>
          <w:rFonts w:hint="eastAsia"/>
          <w:szCs w:val="24"/>
          <w:lang w:val="en-CA" w:eastAsia="zh-CN"/>
        </w:rPr>
        <w:t xml:space="preserve"> pH value of the initialized pore water solution </w:t>
      </w:r>
      <w:r w:rsidR="008D01EA">
        <w:rPr>
          <w:szCs w:val="24"/>
          <w:lang w:val="en-CA" w:eastAsia="zh-CN"/>
        </w:rPr>
        <w:t>i</w:t>
      </w:r>
      <w:r>
        <w:rPr>
          <w:rFonts w:hint="eastAsia"/>
          <w:szCs w:val="24"/>
          <w:lang w:val="en-CA" w:eastAsia="zh-CN"/>
        </w:rPr>
        <w:t>s 9.5.</w:t>
      </w:r>
    </w:p>
    <w:p w14:paraId="6917E41A" w14:textId="77777777" w:rsidR="004C28A7" w:rsidRPr="00FC4167" w:rsidRDefault="004C28A7" w:rsidP="001E58EB">
      <w:pPr>
        <w:rPr>
          <w:szCs w:val="24"/>
          <w:lang w:val="en-CA" w:eastAsia="zh-CN"/>
        </w:rPr>
      </w:pPr>
    </w:p>
    <w:p w14:paraId="75B963DB" w14:textId="474CD1C2" w:rsidR="001E58EB" w:rsidRPr="00D01725" w:rsidRDefault="001E58EB" w:rsidP="001E58EB">
      <w:pPr>
        <w:pStyle w:val="StyleCaptionTableCaptionBold"/>
        <w:rPr>
          <w:lang w:eastAsia="zh-CN"/>
        </w:rPr>
      </w:pPr>
      <w:bookmarkStart w:id="975" w:name="_Ref367105418"/>
      <w:bookmarkStart w:id="976" w:name="_Toc520374972"/>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31</w:t>
      </w:r>
      <w:r w:rsidR="00FE1AD3">
        <w:fldChar w:fldCharType="end"/>
      </w:r>
      <w:bookmarkEnd w:id="975"/>
      <w:r w:rsidR="004C28A7">
        <w:t xml:space="preserve">: </w:t>
      </w:r>
      <w:r w:rsidRPr="00ED3698">
        <w:t xml:space="preserve">Initial </w:t>
      </w:r>
      <w:r w:rsidR="00225E9D">
        <w:t>and</w:t>
      </w:r>
      <w:r w:rsidRPr="00ED3698">
        <w:t xml:space="preserve"> boundary </w:t>
      </w:r>
      <w:r w:rsidR="00225E9D">
        <w:t>conditions for flow</w:t>
      </w:r>
      <w:r w:rsidRPr="00ED3698">
        <w:t xml:space="preserve"> and reactive transport for </w:t>
      </w:r>
      <w:r w:rsidR="00225E9D">
        <w:t>demonstration example</w:t>
      </w:r>
      <w:r w:rsidRPr="00ED3698">
        <w:t xml:space="preserve"> </w:t>
      </w:r>
      <w:r w:rsidRPr="0022310E">
        <w:rPr>
          <w:rFonts w:hint="eastAsia"/>
          <w:i/>
          <w:lang w:eastAsia="zh-CN"/>
        </w:rPr>
        <w:t>weather</w:t>
      </w:r>
      <w:bookmarkEnd w:id="976"/>
    </w:p>
    <w:tbl>
      <w:tblPr>
        <w:tblW w:w="3989" w:type="pct"/>
        <w:jc w:val="center"/>
        <w:tblLook w:val="04A0" w:firstRow="1" w:lastRow="0" w:firstColumn="1" w:lastColumn="0" w:noHBand="0" w:noVBand="1"/>
      </w:tblPr>
      <w:tblGrid>
        <w:gridCol w:w="1571"/>
        <w:gridCol w:w="1870"/>
        <w:gridCol w:w="1363"/>
        <w:gridCol w:w="999"/>
        <w:gridCol w:w="1090"/>
      </w:tblGrid>
      <w:tr w:rsidR="00225E9D" w:rsidRPr="009A65AE" w14:paraId="4ED11C8D" w14:textId="77777777" w:rsidTr="008D01EA">
        <w:trPr>
          <w:trHeight w:val="300"/>
          <w:jc w:val="center"/>
        </w:trPr>
        <w:tc>
          <w:tcPr>
            <w:tcW w:w="1139" w:type="pct"/>
            <w:tcBorders>
              <w:top w:val="single" w:sz="4" w:space="0" w:color="auto"/>
              <w:bottom w:val="single" w:sz="4" w:space="0" w:color="auto"/>
            </w:tcBorders>
            <w:shd w:val="clear" w:color="auto" w:fill="D9D9D9"/>
            <w:noWrap/>
            <w:vAlign w:val="center"/>
            <w:hideMark/>
          </w:tcPr>
          <w:p w14:paraId="6438CC5B" w14:textId="77777777" w:rsidR="00225E9D" w:rsidRPr="009A65AE" w:rsidRDefault="00225E9D" w:rsidP="009267EC">
            <w:pPr>
              <w:spacing w:before="0" w:after="0"/>
              <w:jc w:val="left"/>
              <w:rPr>
                <w:b/>
                <w:color w:val="000000"/>
                <w:lang w:eastAsia="en-CA"/>
              </w:rPr>
            </w:pPr>
            <w:r w:rsidRPr="009A65AE">
              <w:rPr>
                <w:b/>
                <w:color w:val="000000"/>
                <w:lang w:eastAsia="en-CA"/>
              </w:rPr>
              <w:t>Parameter</w:t>
            </w:r>
          </w:p>
        </w:tc>
        <w:tc>
          <w:tcPr>
            <w:tcW w:w="1356" w:type="pct"/>
            <w:tcBorders>
              <w:top w:val="single" w:sz="4" w:space="0" w:color="auto"/>
              <w:bottom w:val="single" w:sz="4" w:space="0" w:color="auto"/>
            </w:tcBorders>
            <w:shd w:val="clear" w:color="auto" w:fill="D9D9D9"/>
            <w:noWrap/>
            <w:vAlign w:val="center"/>
            <w:hideMark/>
          </w:tcPr>
          <w:p w14:paraId="7204AC60" w14:textId="77777777" w:rsidR="00225E9D" w:rsidRPr="009A65AE" w:rsidRDefault="00225E9D" w:rsidP="009267EC">
            <w:pPr>
              <w:spacing w:before="0" w:after="0"/>
              <w:jc w:val="center"/>
              <w:rPr>
                <w:b/>
                <w:color w:val="000000"/>
                <w:lang w:eastAsia="zh-CN"/>
              </w:rPr>
            </w:pPr>
            <w:r>
              <w:rPr>
                <w:rFonts w:hint="eastAsia"/>
                <w:b/>
                <w:color w:val="000000"/>
                <w:lang w:eastAsia="zh-CN"/>
              </w:rPr>
              <w:t>Initial condition</w:t>
            </w:r>
          </w:p>
        </w:tc>
        <w:tc>
          <w:tcPr>
            <w:tcW w:w="1713" w:type="pct"/>
            <w:gridSpan w:val="2"/>
            <w:tcBorders>
              <w:top w:val="single" w:sz="4" w:space="0" w:color="auto"/>
              <w:bottom w:val="single" w:sz="4" w:space="0" w:color="auto"/>
            </w:tcBorders>
            <w:shd w:val="clear" w:color="auto" w:fill="D9D9D9"/>
            <w:vAlign w:val="center"/>
          </w:tcPr>
          <w:p w14:paraId="3855DF9A" w14:textId="77777777" w:rsidR="00225E9D" w:rsidRPr="009A65AE" w:rsidRDefault="00225E9D" w:rsidP="009267EC">
            <w:pPr>
              <w:spacing w:before="0" w:after="0"/>
              <w:jc w:val="center"/>
              <w:rPr>
                <w:b/>
                <w:color w:val="000000"/>
                <w:lang w:eastAsia="zh-CN"/>
              </w:rPr>
            </w:pPr>
            <w:r>
              <w:rPr>
                <w:rFonts w:hint="eastAsia"/>
                <w:b/>
                <w:color w:val="000000"/>
                <w:lang w:eastAsia="zh-CN"/>
              </w:rPr>
              <w:t>Boundary conditions</w:t>
            </w:r>
          </w:p>
        </w:tc>
        <w:tc>
          <w:tcPr>
            <w:tcW w:w="791" w:type="pct"/>
            <w:tcBorders>
              <w:top w:val="single" w:sz="4" w:space="0" w:color="auto"/>
              <w:bottom w:val="single" w:sz="4" w:space="0" w:color="auto"/>
            </w:tcBorders>
            <w:shd w:val="clear" w:color="auto" w:fill="D9D9D9"/>
            <w:noWrap/>
            <w:vAlign w:val="center"/>
            <w:hideMark/>
          </w:tcPr>
          <w:p w14:paraId="516FF32E" w14:textId="77777777" w:rsidR="00225E9D" w:rsidRPr="009A65AE" w:rsidRDefault="00225E9D" w:rsidP="009267EC">
            <w:pPr>
              <w:spacing w:before="0" w:after="0"/>
              <w:jc w:val="center"/>
              <w:rPr>
                <w:b/>
                <w:color w:val="000000"/>
                <w:lang w:eastAsia="en-CA"/>
              </w:rPr>
            </w:pPr>
            <w:r w:rsidRPr="009A65AE">
              <w:rPr>
                <w:b/>
                <w:color w:val="000000"/>
                <w:lang w:eastAsia="en-CA"/>
              </w:rPr>
              <w:t>Unit</w:t>
            </w:r>
          </w:p>
        </w:tc>
      </w:tr>
      <w:tr w:rsidR="00225E9D" w:rsidRPr="00ED3698" w14:paraId="3A69E0D1" w14:textId="77777777" w:rsidTr="008D01EA">
        <w:trPr>
          <w:trHeight w:val="300"/>
          <w:jc w:val="center"/>
        </w:trPr>
        <w:tc>
          <w:tcPr>
            <w:tcW w:w="2495" w:type="pct"/>
            <w:gridSpan w:val="2"/>
            <w:tcBorders>
              <w:top w:val="single" w:sz="4" w:space="0" w:color="auto"/>
            </w:tcBorders>
            <w:shd w:val="clear" w:color="auto" w:fill="auto"/>
            <w:noWrap/>
            <w:vAlign w:val="center"/>
          </w:tcPr>
          <w:p w14:paraId="47413C31" w14:textId="77777777" w:rsidR="00225E9D" w:rsidRPr="00ED3698" w:rsidRDefault="00225E9D" w:rsidP="009267EC">
            <w:pPr>
              <w:spacing w:before="0" w:after="0"/>
              <w:jc w:val="left"/>
            </w:pPr>
            <w:r>
              <w:rPr>
                <w:i/>
                <w:color w:val="000000"/>
                <w:sz w:val="22"/>
                <w:szCs w:val="22"/>
              </w:rPr>
              <w:t>Aqueous phase</w:t>
            </w:r>
          </w:p>
        </w:tc>
        <w:tc>
          <w:tcPr>
            <w:tcW w:w="989" w:type="pct"/>
            <w:tcBorders>
              <w:top w:val="single" w:sz="4" w:space="0" w:color="auto"/>
            </w:tcBorders>
            <w:vAlign w:val="center"/>
          </w:tcPr>
          <w:p w14:paraId="2CAEFE04" w14:textId="77777777" w:rsidR="00225E9D" w:rsidRPr="00ED3698" w:rsidRDefault="00225E9D" w:rsidP="009267EC">
            <w:pPr>
              <w:spacing w:before="0" w:after="0"/>
              <w:jc w:val="center"/>
              <w:rPr>
                <w:lang w:eastAsia="zh-CN"/>
              </w:rPr>
            </w:pPr>
            <w:r>
              <w:rPr>
                <w:rFonts w:hint="eastAsia"/>
                <w:lang w:eastAsia="zh-CN"/>
              </w:rPr>
              <w:t>top</w:t>
            </w:r>
          </w:p>
        </w:tc>
        <w:tc>
          <w:tcPr>
            <w:tcW w:w="725" w:type="pct"/>
            <w:tcBorders>
              <w:top w:val="single" w:sz="4" w:space="0" w:color="auto"/>
            </w:tcBorders>
            <w:vAlign w:val="center"/>
          </w:tcPr>
          <w:p w14:paraId="5053AD9A" w14:textId="77777777" w:rsidR="00225E9D" w:rsidRPr="00ED3698" w:rsidRDefault="00225E9D" w:rsidP="009267EC">
            <w:pPr>
              <w:spacing w:before="0" w:after="0"/>
              <w:jc w:val="center"/>
              <w:rPr>
                <w:color w:val="000000"/>
                <w:lang w:eastAsia="zh-CN"/>
              </w:rPr>
            </w:pPr>
            <w:r>
              <w:rPr>
                <w:rFonts w:hint="eastAsia"/>
                <w:color w:val="000000"/>
                <w:lang w:eastAsia="zh-CN"/>
              </w:rPr>
              <w:t>bottom</w:t>
            </w:r>
          </w:p>
        </w:tc>
        <w:tc>
          <w:tcPr>
            <w:tcW w:w="791" w:type="pct"/>
            <w:tcBorders>
              <w:top w:val="single" w:sz="4" w:space="0" w:color="auto"/>
            </w:tcBorders>
            <w:shd w:val="clear" w:color="auto" w:fill="auto"/>
            <w:noWrap/>
            <w:vAlign w:val="center"/>
          </w:tcPr>
          <w:p w14:paraId="3537D818" w14:textId="77777777" w:rsidR="00225E9D" w:rsidRPr="00ED3698" w:rsidRDefault="00225E9D" w:rsidP="009267EC">
            <w:pPr>
              <w:spacing w:before="0" w:after="0"/>
              <w:jc w:val="center"/>
              <w:rPr>
                <w:color w:val="000000"/>
                <w:lang w:eastAsia="en-CA"/>
              </w:rPr>
            </w:pPr>
          </w:p>
        </w:tc>
      </w:tr>
      <w:tr w:rsidR="00225E9D" w:rsidRPr="00ED3698" w14:paraId="3E808C22" w14:textId="77777777" w:rsidTr="008D01EA">
        <w:trPr>
          <w:trHeight w:val="300"/>
          <w:jc w:val="center"/>
        </w:trPr>
        <w:tc>
          <w:tcPr>
            <w:tcW w:w="1139" w:type="pct"/>
            <w:shd w:val="clear" w:color="auto" w:fill="auto"/>
            <w:noWrap/>
            <w:vAlign w:val="center"/>
          </w:tcPr>
          <w:p w14:paraId="0AE29270" w14:textId="77777777" w:rsidR="00225E9D" w:rsidRDefault="00225E9D" w:rsidP="009267EC">
            <w:pPr>
              <w:spacing w:before="0" w:after="0"/>
              <w:ind w:left="318" w:hanging="318"/>
              <w:jc w:val="left"/>
              <w:rPr>
                <w:lang w:eastAsia="zh-CN"/>
              </w:rPr>
            </w:pPr>
            <w:r>
              <w:rPr>
                <w:rFonts w:hint="eastAsia"/>
                <w:szCs w:val="24"/>
                <w:lang w:val="en-CA" w:eastAsia="zh-CN"/>
              </w:rPr>
              <w:t>Ca</w:t>
            </w:r>
            <w:r w:rsidRPr="00EE0CC0">
              <w:rPr>
                <w:rFonts w:hint="eastAsia"/>
                <w:szCs w:val="24"/>
                <w:vertAlign w:val="superscript"/>
                <w:lang w:val="en-CA" w:eastAsia="zh-CN"/>
              </w:rPr>
              <w:t>2</w:t>
            </w:r>
            <w:r>
              <w:rPr>
                <w:rFonts w:hint="eastAsia"/>
                <w:szCs w:val="24"/>
                <w:vertAlign w:val="superscript"/>
                <w:lang w:val="en-CA" w:eastAsia="zh-CN"/>
              </w:rPr>
              <w:t>+</w:t>
            </w:r>
          </w:p>
        </w:tc>
        <w:tc>
          <w:tcPr>
            <w:tcW w:w="1356" w:type="pct"/>
            <w:shd w:val="clear" w:color="auto" w:fill="auto"/>
            <w:noWrap/>
            <w:vAlign w:val="center"/>
          </w:tcPr>
          <w:p w14:paraId="3118845E" w14:textId="77777777" w:rsidR="00225E9D" w:rsidRPr="00B84B39" w:rsidRDefault="00225E9D" w:rsidP="009267EC">
            <w:pPr>
              <w:spacing w:before="0" w:after="0"/>
              <w:jc w:val="center"/>
            </w:pPr>
            <w:r w:rsidRPr="00B84B39">
              <w:t>1.60</w:t>
            </w:r>
            <w:r w:rsidRPr="004A0C68">
              <w:t>×10</w:t>
            </w:r>
            <w:r w:rsidRPr="004A0C68">
              <w:rPr>
                <w:vertAlign w:val="superscript"/>
              </w:rPr>
              <w:t>-05</w:t>
            </w:r>
          </w:p>
        </w:tc>
        <w:tc>
          <w:tcPr>
            <w:tcW w:w="989" w:type="pct"/>
            <w:vAlign w:val="center"/>
          </w:tcPr>
          <w:p w14:paraId="149ACE09" w14:textId="77777777" w:rsidR="00225E9D" w:rsidRPr="00ED231D" w:rsidRDefault="00225E9D" w:rsidP="009267EC">
            <w:pPr>
              <w:spacing w:before="0" w:after="0"/>
              <w:jc w:val="center"/>
            </w:pPr>
            <w:r w:rsidRPr="00ED231D">
              <w:t>1.60</w:t>
            </w:r>
            <w:r w:rsidRPr="004A0C68">
              <w:t>×10</w:t>
            </w:r>
            <w:r w:rsidRPr="004A0C68">
              <w:rPr>
                <w:vertAlign w:val="superscript"/>
              </w:rPr>
              <w:t>-05</w:t>
            </w:r>
          </w:p>
        </w:tc>
        <w:tc>
          <w:tcPr>
            <w:tcW w:w="725" w:type="pct"/>
            <w:vMerge w:val="restart"/>
            <w:vAlign w:val="center"/>
          </w:tcPr>
          <w:p w14:paraId="11DEF87A" w14:textId="77777777" w:rsidR="00225E9D" w:rsidRPr="00ED3698" w:rsidRDefault="008D01EA" w:rsidP="009267EC">
            <w:pPr>
              <w:spacing w:before="0" w:after="0"/>
              <w:jc w:val="center"/>
              <w:rPr>
                <w:color w:val="000000"/>
                <w:lang w:eastAsia="en-CA"/>
              </w:rPr>
            </w:pPr>
            <w:r>
              <w:rPr>
                <w:color w:val="000000"/>
                <w:lang w:eastAsia="en-CA"/>
              </w:rPr>
              <w:t>(free exit)</w:t>
            </w:r>
          </w:p>
        </w:tc>
        <w:tc>
          <w:tcPr>
            <w:tcW w:w="791" w:type="pct"/>
            <w:shd w:val="clear" w:color="auto" w:fill="auto"/>
            <w:noWrap/>
            <w:vAlign w:val="center"/>
            <w:hideMark/>
          </w:tcPr>
          <w:p w14:paraId="31EF258E"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492BD811" w14:textId="77777777" w:rsidTr="008D01EA">
        <w:trPr>
          <w:trHeight w:val="300"/>
          <w:jc w:val="center"/>
        </w:trPr>
        <w:tc>
          <w:tcPr>
            <w:tcW w:w="1139" w:type="pct"/>
            <w:shd w:val="clear" w:color="auto" w:fill="auto"/>
            <w:noWrap/>
            <w:vAlign w:val="center"/>
          </w:tcPr>
          <w:p w14:paraId="648CBC22" w14:textId="77777777" w:rsidR="00225E9D" w:rsidRDefault="00225E9D" w:rsidP="009267EC">
            <w:pPr>
              <w:spacing w:before="0" w:after="0"/>
              <w:ind w:left="318" w:hanging="318"/>
              <w:jc w:val="left"/>
              <w:rPr>
                <w:lang w:eastAsia="zh-CN"/>
              </w:rPr>
            </w:pPr>
            <w:r>
              <w:rPr>
                <w:rFonts w:hint="eastAsia"/>
                <w:szCs w:val="24"/>
                <w:lang w:val="en-CA" w:eastAsia="zh-CN"/>
              </w:rPr>
              <w:t>Na</w:t>
            </w:r>
            <w:r>
              <w:rPr>
                <w:rFonts w:hint="eastAsia"/>
                <w:szCs w:val="24"/>
                <w:vertAlign w:val="superscript"/>
                <w:lang w:val="en-CA" w:eastAsia="zh-CN"/>
              </w:rPr>
              <w:t>+</w:t>
            </w:r>
          </w:p>
        </w:tc>
        <w:tc>
          <w:tcPr>
            <w:tcW w:w="1356" w:type="pct"/>
            <w:shd w:val="clear" w:color="auto" w:fill="auto"/>
            <w:noWrap/>
            <w:vAlign w:val="center"/>
          </w:tcPr>
          <w:p w14:paraId="061A3EA5" w14:textId="77777777" w:rsidR="00225E9D" w:rsidRPr="00B84B39" w:rsidRDefault="00225E9D" w:rsidP="009267EC">
            <w:pPr>
              <w:spacing w:before="0" w:after="0"/>
              <w:jc w:val="center"/>
            </w:pPr>
            <w:r w:rsidRPr="00B84B39">
              <w:t>1.30</w:t>
            </w:r>
            <w:r w:rsidRPr="004A0C68">
              <w:t>×10</w:t>
            </w:r>
            <w:r w:rsidRPr="004A0C68">
              <w:rPr>
                <w:vertAlign w:val="superscript"/>
              </w:rPr>
              <w:t>-05</w:t>
            </w:r>
          </w:p>
        </w:tc>
        <w:tc>
          <w:tcPr>
            <w:tcW w:w="989" w:type="pct"/>
            <w:vAlign w:val="center"/>
          </w:tcPr>
          <w:p w14:paraId="37E1EEB3" w14:textId="77777777" w:rsidR="00225E9D" w:rsidRPr="00ED231D" w:rsidRDefault="00225E9D" w:rsidP="009267EC">
            <w:pPr>
              <w:spacing w:before="0" w:after="0"/>
              <w:jc w:val="center"/>
            </w:pPr>
            <w:r w:rsidRPr="00ED231D">
              <w:t>1.30</w:t>
            </w:r>
            <w:r w:rsidRPr="004A0C68">
              <w:t>×10</w:t>
            </w:r>
            <w:r w:rsidRPr="004A0C68">
              <w:rPr>
                <w:vertAlign w:val="superscript"/>
              </w:rPr>
              <w:t>-05</w:t>
            </w:r>
          </w:p>
        </w:tc>
        <w:tc>
          <w:tcPr>
            <w:tcW w:w="725" w:type="pct"/>
            <w:vMerge/>
            <w:vAlign w:val="center"/>
          </w:tcPr>
          <w:p w14:paraId="718F09B0" w14:textId="77777777" w:rsidR="00225E9D" w:rsidRPr="00ED3698" w:rsidRDefault="00225E9D" w:rsidP="009267EC">
            <w:pPr>
              <w:spacing w:before="0" w:after="0"/>
              <w:jc w:val="center"/>
            </w:pPr>
          </w:p>
        </w:tc>
        <w:tc>
          <w:tcPr>
            <w:tcW w:w="791" w:type="pct"/>
            <w:shd w:val="clear" w:color="auto" w:fill="auto"/>
            <w:noWrap/>
            <w:vAlign w:val="center"/>
          </w:tcPr>
          <w:p w14:paraId="17739BC7"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1BE4E648" w14:textId="77777777" w:rsidTr="008D01EA">
        <w:trPr>
          <w:trHeight w:val="300"/>
          <w:jc w:val="center"/>
        </w:trPr>
        <w:tc>
          <w:tcPr>
            <w:tcW w:w="1139" w:type="pct"/>
            <w:shd w:val="clear" w:color="auto" w:fill="auto"/>
            <w:noWrap/>
            <w:vAlign w:val="center"/>
          </w:tcPr>
          <w:p w14:paraId="320CD58D" w14:textId="77777777" w:rsidR="00225E9D" w:rsidRDefault="00225E9D" w:rsidP="009267EC">
            <w:pPr>
              <w:spacing w:before="0" w:after="0"/>
              <w:ind w:left="318" w:hanging="318"/>
              <w:jc w:val="left"/>
              <w:rPr>
                <w:lang w:eastAsia="zh-CN"/>
              </w:rPr>
            </w:pPr>
            <w:r>
              <w:rPr>
                <w:rFonts w:hint="eastAsia"/>
                <w:szCs w:val="24"/>
                <w:lang w:val="en-CA" w:eastAsia="zh-CN"/>
              </w:rPr>
              <w:t>CO</w:t>
            </w:r>
            <w:r>
              <w:rPr>
                <w:rFonts w:hint="eastAsia"/>
                <w:szCs w:val="24"/>
                <w:vertAlign w:val="subscript"/>
                <w:lang w:val="en-CA" w:eastAsia="zh-CN"/>
              </w:rPr>
              <w:t>3</w:t>
            </w:r>
            <w:r w:rsidRPr="00EE0CC0">
              <w:rPr>
                <w:rFonts w:hint="eastAsia"/>
                <w:szCs w:val="24"/>
                <w:vertAlign w:val="superscript"/>
                <w:lang w:val="en-CA" w:eastAsia="zh-CN"/>
              </w:rPr>
              <w:t>2-</w:t>
            </w:r>
          </w:p>
        </w:tc>
        <w:tc>
          <w:tcPr>
            <w:tcW w:w="1356" w:type="pct"/>
            <w:shd w:val="clear" w:color="auto" w:fill="auto"/>
            <w:noWrap/>
            <w:vAlign w:val="center"/>
          </w:tcPr>
          <w:p w14:paraId="31693FBD" w14:textId="77777777" w:rsidR="00225E9D" w:rsidRPr="00B84B39" w:rsidRDefault="00225E9D" w:rsidP="009267EC">
            <w:pPr>
              <w:spacing w:before="0" w:after="0"/>
              <w:jc w:val="center"/>
            </w:pPr>
            <w:r w:rsidRPr="00B84B39">
              <w:t>2.10</w:t>
            </w:r>
            <w:r w:rsidRPr="004A0C68">
              <w:t>×10</w:t>
            </w:r>
            <w:r w:rsidRPr="004A0C68">
              <w:rPr>
                <w:vertAlign w:val="superscript"/>
              </w:rPr>
              <w:t>-05</w:t>
            </w:r>
          </w:p>
        </w:tc>
        <w:tc>
          <w:tcPr>
            <w:tcW w:w="989" w:type="pct"/>
            <w:vAlign w:val="center"/>
          </w:tcPr>
          <w:p w14:paraId="2DBF145F" w14:textId="77777777" w:rsidR="00225E9D" w:rsidRPr="00ED231D" w:rsidRDefault="00225E9D" w:rsidP="009267EC">
            <w:pPr>
              <w:spacing w:before="0" w:after="0"/>
              <w:jc w:val="center"/>
            </w:pPr>
            <w:r w:rsidRPr="00ED231D">
              <w:t>2.10</w:t>
            </w:r>
            <w:r w:rsidRPr="004A0C68">
              <w:t>×10</w:t>
            </w:r>
            <w:r w:rsidRPr="004A0C68">
              <w:rPr>
                <w:vertAlign w:val="superscript"/>
              </w:rPr>
              <w:t>-05</w:t>
            </w:r>
          </w:p>
        </w:tc>
        <w:tc>
          <w:tcPr>
            <w:tcW w:w="725" w:type="pct"/>
            <w:vMerge/>
            <w:vAlign w:val="center"/>
          </w:tcPr>
          <w:p w14:paraId="167D4AC5" w14:textId="77777777" w:rsidR="00225E9D" w:rsidRPr="00ED3698" w:rsidRDefault="00225E9D" w:rsidP="009267EC">
            <w:pPr>
              <w:spacing w:before="0" w:after="0"/>
              <w:jc w:val="center"/>
            </w:pPr>
          </w:p>
        </w:tc>
        <w:tc>
          <w:tcPr>
            <w:tcW w:w="791" w:type="pct"/>
            <w:shd w:val="clear" w:color="auto" w:fill="auto"/>
            <w:noWrap/>
            <w:vAlign w:val="center"/>
          </w:tcPr>
          <w:p w14:paraId="5FAA1B44"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3778A4DC" w14:textId="77777777" w:rsidTr="008D01EA">
        <w:trPr>
          <w:trHeight w:val="300"/>
          <w:jc w:val="center"/>
        </w:trPr>
        <w:tc>
          <w:tcPr>
            <w:tcW w:w="1139" w:type="pct"/>
            <w:shd w:val="clear" w:color="auto" w:fill="auto"/>
            <w:noWrap/>
            <w:vAlign w:val="center"/>
          </w:tcPr>
          <w:p w14:paraId="3763252F" w14:textId="77777777" w:rsidR="00225E9D" w:rsidRDefault="00225E9D" w:rsidP="009267EC">
            <w:pPr>
              <w:spacing w:before="0" w:after="0"/>
              <w:ind w:left="318" w:hanging="318"/>
              <w:jc w:val="left"/>
              <w:rPr>
                <w:lang w:eastAsia="zh-CN"/>
              </w:rPr>
            </w:pPr>
            <w:r>
              <w:rPr>
                <w:rFonts w:hint="eastAsia"/>
                <w:szCs w:val="24"/>
                <w:lang w:val="en-CA" w:eastAsia="zh-CN"/>
              </w:rPr>
              <w:t>H</w:t>
            </w:r>
            <w:r w:rsidRPr="00FC4167">
              <w:rPr>
                <w:rFonts w:hint="eastAsia"/>
                <w:szCs w:val="24"/>
                <w:vertAlign w:val="subscript"/>
                <w:lang w:val="en-CA" w:eastAsia="zh-CN"/>
              </w:rPr>
              <w:t>4</w:t>
            </w:r>
            <w:r>
              <w:rPr>
                <w:rFonts w:hint="eastAsia"/>
                <w:szCs w:val="24"/>
                <w:lang w:val="en-CA" w:eastAsia="zh-CN"/>
              </w:rPr>
              <w:t>SiO</w:t>
            </w:r>
            <w:r>
              <w:rPr>
                <w:rFonts w:hint="eastAsia"/>
                <w:szCs w:val="24"/>
                <w:vertAlign w:val="subscript"/>
                <w:lang w:val="en-CA" w:eastAsia="zh-CN"/>
              </w:rPr>
              <w:t>4</w:t>
            </w:r>
          </w:p>
        </w:tc>
        <w:tc>
          <w:tcPr>
            <w:tcW w:w="1356" w:type="pct"/>
            <w:shd w:val="clear" w:color="auto" w:fill="auto"/>
            <w:noWrap/>
            <w:vAlign w:val="center"/>
          </w:tcPr>
          <w:p w14:paraId="71964B6C" w14:textId="77777777" w:rsidR="00225E9D" w:rsidRPr="00B84B39" w:rsidRDefault="00225E9D" w:rsidP="009267EC">
            <w:pPr>
              <w:spacing w:before="0" w:after="0"/>
              <w:jc w:val="center"/>
            </w:pPr>
            <w:r w:rsidRPr="00B84B39">
              <w:t>1.00</w:t>
            </w:r>
            <w:r w:rsidRPr="004A0C68">
              <w:t>×10</w:t>
            </w:r>
            <w:r w:rsidRPr="004A0C68">
              <w:rPr>
                <w:vertAlign w:val="superscript"/>
              </w:rPr>
              <w:t>-10</w:t>
            </w:r>
          </w:p>
        </w:tc>
        <w:tc>
          <w:tcPr>
            <w:tcW w:w="989" w:type="pct"/>
            <w:vAlign w:val="center"/>
          </w:tcPr>
          <w:p w14:paraId="2DD855C9" w14:textId="77777777" w:rsidR="00225E9D" w:rsidRPr="00ED231D" w:rsidRDefault="00225E9D" w:rsidP="009267EC">
            <w:pPr>
              <w:spacing w:before="0" w:after="0"/>
              <w:jc w:val="center"/>
            </w:pPr>
            <w:r w:rsidRPr="00ED231D">
              <w:t>1.00</w:t>
            </w:r>
            <w:r w:rsidRPr="004A0C68">
              <w:t>×10</w:t>
            </w:r>
            <w:r w:rsidRPr="004A0C68">
              <w:rPr>
                <w:vertAlign w:val="superscript"/>
              </w:rPr>
              <w:t>-10</w:t>
            </w:r>
          </w:p>
        </w:tc>
        <w:tc>
          <w:tcPr>
            <w:tcW w:w="725" w:type="pct"/>
            <w:vMerge/>
            <w:vAlign w:val="center"/>
          </w:tcPr>
          <w:p w14:paraId="5F5FDB0E" w14:textId="77777777" w:rsidR="00225E9D" w:rsidRPr="00ED3698" w:rsidRDefault="00225E9D" w:rsidP="009267EC">
            <w:pPr>
              <w:spacing w:before="0" w:after="0"/>
              <w:jc w:val="center"/>
            </w:pPr>
          </w:p>
        </w:tc>
        <w:tc>
          <w:tcPr>
            <w:tcW w:w="791" w:type="pct"/>
            <w:shd w:val="clear" w:color="auto" w:fill="auto"/>
            <w:noWrap/>
            <w:vAlign w:val="center"/>
          </w:tcPr>
          <w:p w14:paraId="7B639C85"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78DAC732" w14:textId="77777777" w:rsidTr="008D01EA">
        <w:trPr>
          <w:trHeight w:val="300"/>
          <w:jc w:val="center"/>
        </w:trPr>
        <w:tc>
          <w:tcPr>
            <w:tcW w:w="1139" w:type="pct"/>
            <w:shd w:val="clear" w:color="auto" w:fill="auto"/>
            <w:noWrap/>
            <w:vAlign w:val="center"/>
          </w:tcPr>
          <w:p w14:paraId="2A596038" w14:textId="77777777" w:rsidR="00225E9D" w:rsidRDefault="00225E9D" w:rsidP="009267EC">
            <w:pPr>
              <w:spacing w:before="0" w:after="0"/>
              <w:ind w:left="318" w:hanging="318"/>
              <w:jc w:val="left"/>
              <w:rPr>
                <w:lang w:eastAsia="zh-CN"/>
              </w:rPr>
            </w:pPr>
            <w:r>
              <w:rPr>
                <w:rFonts w:hint="eastAsia"/>
                <w:szCs w:val="24"/>
                <w:lang w:val="en-CA" w:eastAsia="zh-CN"/>
              </w:rPr>
              <w:t>Al</w:t>
            </w:r>
            <w:r>
              <w:rPr>
                <w:rFonts w:hint="eastAsia"/>
                <w:szCs w:val="24"/>
                <w:vertAlign w:val="superscript"/>
                <w:lang w:val="en-CA" w:eastAsia="zh-CN"/>
              </w:rPr>
              <w:t>3+</w:t>
            </w:r>
          </w:p>
        </w:tc>
        <w:tc>
          <w:tcPr>
            <w:tcW w:w="1356" w:type="pct"/>
            <w:shd w:val="clear" w:color="auto" w:fill="auto"/>
            <w:noWrap/>
            <w:vAlign w:val="center"/>
          </w:tcPr>
          <w:p w14:paraId="41CD0515" w14:textId="77777777" w:rsidR="00225E9D" w:rsidRPr="00B84B39" w:rsidRDefault="00225E9D" w:rsidP="009267EC">
            <w:pPr>
              <w:spacing w:before="0" w:after="0"/>
              <w:jc w:val="center"/>
            </w:pPr>
            <w:r w:rsidRPr="00B84B39">
              <w:t>1.00</w:t>
            </w:r>
            <w:r w:rsidRPr="004A0C68">
              <w:t>×10</w:t>
            </w:r>
            <w:r w:rsidRPr="004A0C68">
              <w:rPr>
                <w:vertAlign w:val="superscript"/>
              </w:rPr>
              <w:t>-10</w:t>
            </w:r>
          </w:p>
        </w:tc>
        <w:tc>
          <w:tcPr>
            <w:tcW w:w="989" w:type="pct"/>
            <w:vAlign w:val="center"/>
          </w:tcPr>
          <w:p w14:paraId="7148CE11" w14:textId="77777777" w:rsidR="00225E9D" w:rsidRPr="00ED231D" w:rsidRDefault="00225E9D" w:rsidP="009267EC">
            <w:pPr>
              <w:spacing w:before="0" w:after="0"/>
              <w:jc w:val="center"/>
            </w:pPr>
            <w:r w:rsidRPr="00ED231D">
              <w:t>1.00</w:t>
            </w:r>
            <w:r w:rsidRPr="004A0C68">
              <w:t>×10</w:t>
            </w:r>
            <w:r w:rsidRPr="004A0C68">
              <w:rPr>
                <w:vertAlign w:val="superscript"/>
              </w:rPr>
              <w:t>-10</w:t>
            </w:r>
          </w:p>
        </w:tc>
        <w:tc>
          <w:tcPr>
            <w:tcW w:w="725" w:type="pct"/>
            <w:vMerge/>
            <w:vAlign w:val="center"/>
          </w:tcPr>
          <w:p w14:paraId="11166168" w14:textId="77777777" w:rsidR="00225E9D" w:rsidRPr="00ED3698" w:rsidRDefault="00225E9D" w:rsidP="009267EC">
            <w:pPr>
              <w:spacing w:before="0" w:after="0"/>
              <w:jc w:val="center"/>
            </w:pPr>
          </w:p>
        </w:tc>
        <w:tc>
          <w:tcPr>
            <w:tcW w:w="791" w:type="pct"/>
            <w:shd w:val="clear" w:color="auto" w:fill="auto"/>
            <w:noWrap/>
            <w:vAlign w:val="center"/>
          </w:tcPr>
          <w:p w14:paraId="22A396BE"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662E5179" w14:textId="77777777" w:rsidTr="008D01EA">
        <w:trPr>
          <w:trHeight w:val="300"/>
          <w:jc w:val="center"/>
        </w:trPr>
        <w:tc>
          <w:tcPr>
            <w:tcW w:w="1139" w:type="pct"/>
            <w:tcBorders>
              <w:bottom w:val="single" w:sz="4" w:space="0" w:color="auto"/>
            </w:tcBorders>
            <w:shd w:val="clear" w:color="auto" w:fill="auto"/>
            <w:noWrap/>
            <w:vAlign w:val="center"/>
          </w:tcPr>
          <w:p w14:paraId="7C18B0A3" w14:textId="77777777" w:rsidR="00225E9D" w:rsidRDefault="00225E9D" w:rsidP="009267EC">
            <w:pPr>
              <w:spacing w:before="0" w:after="0"/>
              <w:ind w:left="318" w:hanging="318"/>
              <w:jc w:val="left"/>
              <w:rPr>
                <w:lang w:val="en-CA" w:eastAsia="zh-CN"/>
              </w:rPr>
            </w:pPr>
            <w:r>
              <w:rPr>
                <w:rFonts w:hint="eastAsia"/>
                <w:szCs w:val="24"/>
                <w:lang w:val="en-CA" w:eastAsia="zh-CN"/>
              </w:rPr>
              <w:t>H</w:t>
            </w:r>
            <w:r>
              <w:rPr>
                <w:rFonts w:hint="eastAsia"/>
                <w:szCs w:val="24"/>
                <w:vertAlign w:val="superscript"/>
                <w:lang w:val="en-CA" w:eastAsia="zh-CN"/>
              </w:rPr>
              <w:t>+</w:t>
            </w:r>
          </w:p>
        </w:tc>
        <w:tc>
          <w:tcPr>
            <w:tcW w:w="1356" w:type="pct"/>
            <w:tcBorders>
              <w:bottom w:val="single" w:sz="4" w:space="0" w:color="auto"/>
            </w:tcBorders>
            <w:shd w:val="clear" w:color="auto" w:fill="auto"/>
            <w:noWrap/>
            <w:vAlign w:val="center"/>
          </w:tcPr>
          <w:p w14:paraId="5A3D5792" w14:textId="77777777" w:rsidR="00225E9D" w:rsidRDefault="00225E9D" w:rsidP="009267EC">
            <w:pPr>
              <w:spacing w:before="0" w:after="0"/>
              <w:jc w:val="center"/>
            </w:pPr>
            <w:r w:rsidRPr="00B84B39">
              <w:t>4.14</w:t>
            </w:r>
            <w:r w:rsidRPr="004A0C68">
              <w:t>×10</w:t>
            </w:r>
            <w:r w:rsidRPr="004A0C68">
              <w:rPr>
                <w:vertAlign w:val="superscript"/>
              </w:rPr>
              <w:t>-05</w:t>
            </w:r>
          </w:p>
        </w:tc>
        <w:tc>
          <w:tcPr>
            <w:tcW w:w="989" w:type="pct"/>
            <w:tcBorders>
              <w:bottom w:val="single" w:sz="4" w:space="0" w:color="auto"/>
            </w:tcBorders>
            <w:vAlign w:val="center"/>
          </w:tcPr>
          <w:p w14:paraId="7E556DB4" w14:textId="77777777" w:rsidR="00225E9D" w:rsidRDefault="00225E9D" w:rsidP="009267EC">
            <w:pPr>
              <w:spacing w:before="0" w:after="0"/>
              <w:jc w:val="center"/>
              <w:rPr>
                <w:lang w:eastAsia="zh-CN"/>
              </w:rPr>
            </w:pPr>
            <w:r>
              <w:t>4.14</w:t>
            </w:r>
            <w:r w:rsidRPr="004A0C68">
              <w:t>×10</w:t>
            </w:r>
            <w:r w:rsidRPr="004A0C68">
              <w:rPr>
                <w:vertAlign w:val="superscript"/>
              </w:rPr>
              <w:t>-05</w:t>
            </w:r>
          </w:p>
        </w:tc>
        <w:tc>
          <w:tcPr>
            <w:tcW w:w="725" w:type="pct"/>
            <w:vMerge/>
            <w:tcBorders>
              <w:bottom w:val="single" w:sz="4" w:space="0" w:color="auto"/>
            </w:tcBorders>
            <w:vAlign w:val="center"/>
          </w:tcPr>
          <w:p w14:paraId="2E5E8149" w14:textId="77777777" w:rsidR="00225E9D" w:rsidRPr="00ED3698" w:rsidRDefault="00225E9D" w:rsidP="009267EC">
            <w:pPr>
              <w:spacing w:before="0" w:after="0"/>
              <w:jc w:val="center"/>
            </w:pPr>
          </w:p>
        </w:tc>
        <w:tc>
          <w:tcPr>
            <w:tcW w:w="791" w:type="pct"/>
            <w:tcBorders>
              <w:bottom w:val="single" w:sz="4" w:space="0" w:color="auto"/>
            </w:tcBorders>
            <w:shd w:val="clear" w:color="auto" w:fill="auto"/>
            <w:noWrap/>
            <w:vAlign w:val="center"/>
          </w:tcPr>
          <w:p w14:paraId="7A92A0C3" w14:textId="77777777" w:rsidR="00225E9D" w:rsidRDefault="00225E9D" w:rsidP="00225E9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225E9D" w:rsidRPr="00ED3698" w14:paraId="454CE16D" w14:textId="77777777" w:rsidTr="008D01EA">
        <w:trPr>
          <w:trHeight w:val="300"/>
          <w:jc w:val="center"/>
        </w:trPr>
        <w:tc>
          <w:tcPr>
            <w:tcW w:w="1139" w:type="pct"/>
            <w:tcBorders>
              <w:top w:val="single" w:sz="4" w:space="0" w:color="auto"/>
            </w:tcBorders>
            <w:shd w:val="clear" w:color="auto" w:fill="auto"/>
            <w:noWrap/>
            <w:vAlign w:val="center"/>
          </w:tcPr>
          <w:p w14:paraId="19F879E2" w14:textId="77777777" w:rsidR="00225E9D" w:rsidRPr="00ED3698" w:rsidRDefault="00225E9D" w:rsidP="009267EC">
            <w:pPr>
              <w:spacing w:before="0" w:after="0"/>
              <w:jc w:val="left"/>
              <w:rPr>
                <w:i/>
                <w:color w:val="000000"/>
                <w:sz w:val="22"/>
                <w:szCs w:val="22"/>
              </w:rPr>
            </w:pPr>
            <w:r w:rsidRPr="00ED3698">
              <w:rPr>
                <w:i/>
                <w:color w:val="000000"/>
                <w:sz w:val="22"/>
                <w:szCs w:val="22"/>
              </w:rPr>
              <w:t>Mineral</w:t>
            </w:r>
          </w:p>
        </w:tc>
        <w:tc>
          <w:tcPr>
            <w:tcW w:w="1356" w:type="pct"/>
            <w:tcBorders>
              <w:top w:val="single" w:sz="4" w:space="0" w:color="auto"/>
            </w:tcBorders>
            <w:shd w:val="clear" w:color="auto" w:fill="auto"/>
            <w:noWrap/>
            <w:vAlign w:val="center"/>
          </w:tcPr>
          <w:p w14:paraId="6C688E4B" w14:textId="77777777" w:rsidR="00225E9D" w:rsidRPr="00AA0081" w:rsidRDefault="00225E9D" w:rsidP="009267EC">
            <w:pPr>
              <w:spacing w:before="0" w:after="0"/>
              <w:jc w:val="center"/>
            </w:pPr>
          </w:p>
        </w:tc>
        <w:tc>
          <w:tcPr>
            <w:tcW w:w="989" w:type="pct"/>
            <w:tcBorders>
              <w:top w:val="single" w:sz="4" w:space="0" w:color="auto"/>
            </w:tcBorders>
            <w:vAlign w:val="center"/>
          </w:tcPr>
          <w:p w14:paraId="0227C01F" w14:textId="77777777" w:rsidR="00225E9D" w:rsidRPr="00ED3698" w:rsidRDefault="00225E9D" w:rsidP="009267EC">
            <w:pPr>
              <w:spacing w:before="0" w:after="0"/>
              <w:jc w:val="center"/>
              <w:rPr>
                <w:i/>
              </w:rPr>
            </w:pPr>
          </w:p>
        </w:tc>
        <w:tc>
          <w:tcPr>
            <w:tcW w:w="725" w:type="pct"/>
            <w:tcBorders>
              <w:top w:val="single" w:sz="4" w:space="0" w:color="auto"/>
            </w:tcBorders>
            <w:vAlign w:val="center"/>
          </w:tcPr>
          <w:p w14:paraId="4A0215E4" w14:textId="77777777" w:rsidR="00225E9D" w:rsidRPr="00ED3698" w:rsidRDefault="00225E9D" w:rsidP="009267EC">
            <w:pPr>
              <w:spacing w:before="0" w:after="0"/>
              <w:jc w:val="center"/>
              <w:rPr>
                <w:i/>
              </w:rPr>
            </w:pPr>
          </w:p>
        </w:tc>
        <w:tc>
          <w:tcPr>
            <w:tcW w:w="791" w:type="pct"/>
            <w:tcBorders>
              <w:top w:val="single" w:sz="4" w:space="0" w:color="auto"/>
            </w:tcBorders>
            <w:shd w:val="clear" w:color="auto" w:fill="auto"/>
            <w:noWrap/>
            <w:vAlign w:val="center"/>
          </w:tcPr>
          <w:p w14:paraId="4D0EA140" w14:textId="77777777" w:rsidR="00225E9D" w:rsidRPr="00ED3698" w:rsidRDefault="00225E9D" w:rsidP="009267EC">
            <w:pPr>
              <w:spacing w:before="0" w:after="0"/>
              <w:jc w:val="center"/>
              <w:rPr>
                <w:i/>
                <w:color w:val="000000"/>
                <w:lang w:eastAsia="en-CA"/>
              </w:rPr>
            </w:pPr>
          </w:p>
        </w:tc>
      </w:tr>
      <w:tr w:rsidR="00225E9D" w:rsidRPr="00ED3698" w14:paraId="370EDE21" w14:textId="77777777" w:rsidTr="008D01EA">
        <w:trPr>
          <w:trHeight w:val="300"/>
          <w:jc w:val="center"/>
        </w:trPr>
        <w:tc>
          <w:tcPr>
            <w:tcW w:w="1139" w:type="pct"/>
            <w:shd w:val="clear" w:color="auto" w:fill="auto"/>
            <w:noWrap/>
            <w:vAlign w:val="center"/>
          </w:tcPr>
          <w:p w14:paraId="3170EFE2" w14:textId="77777777" w:rsidR="00225E9D" w:rsidRDefault="00225E9D" w:rsidP="009267EC">
            <w:pPr>
              <w:spacing w:before="0" w:after="0"/>
              <w:ind w:left="318" w:hanging="318"/>
              <w:jc w:val="left"/>
              <w:rPr>
                <w:lang w:eastAsia="zh-CN"/>
              </w:rPr>
            </w:pPr>
            <w:r>
              <w:rPr>
                <w:rFonts w:hint="eastAsia"/>
                <w:lang w:eastAsia="zh-CN"/>
              </w:rPr>
              <w:t>Calcite</w:t>
            </w:r>
          </w:p>
        </w:tc>
        <w:tc>
          <w:tcPr>
            <w:tcW w:w="1356" w:type="pct"/>
            <w:shd w:val="clear" w:color="auto" w:fill="auto"/>
            <w:noWrap/>
            <w:vAlign w:val="center"/>
          </w:tcPr>
          <w:p w14:paraId="54AF9069" w14:textId="77777777" w:rsidR="00225E9D" w:rsidRDefault="00225E9D" w:rsidP="009267EC">
            <w:pPr>
              <w:spacing w:before="0" w:after="0"/>
              <w:jc w:val="center"/>
              <w:rPr>
                <w:lang w:eastAsia="zh-CN"/>
              </w:rPr>
            </w:pPr>
            <w:r>
              <w:rPr>
                <w:rFonts w:hint="eastAsia"/>
                <w:lang w:eastAsia="zh-CN"/>
              </w:rPr>
              <w:t>5.00</w:t>
            </w:r>
            <w:r w:rsidRPr="004A0C68">
              <w:rPr>
                <w:rFonts w:hint="eastAsia"/>
                <w:lang w:eastAsia="zh-CN"/>
              </w:rPr>
              <w:t>×</w:t>
            </w:r>
            <w:r w:rsidRPr="004A0C68">
              <w:rPr>
                <w:rFonts w:hint="eastAsia"/>
                <w:lang w:eastAsia="zh-CN"/>
              </w:rPr>
              <w:t>10</w:t>
            </w:r>
            <w:r w:rsidRPr="004A0C68">
              <w:rPr>
                <w:rFonts w:hint="eastAsia"/>
                <w:vertAlign w:val="superscript"/>
                <w:lang w:eastAsia="zh-CN"/>
              </w:rPr>
              <w:t>-05</w:t>
            </w:r>
          </w:p>
        </w:tc>
        <w:tc>
          <w:tcPr>
            <w:tcW w:w="989" w:type="pct"/>
            <w:vAlign w:val="center"/>
          </w:tcPr>
          <w:p w14:paraId="6E43E7C8" w14:textId="77777777" w:rsidR="00225E9D" w:rsidRPr="00ED3698" w:rsidRDefault="00225E9D" w:rsidP="009267EC">
            <w:pPr>
              <w:spacing w:before="0" w:after="0"/>
              <w:jc w:val="center"/>
            </w:pPr>
            <w:r w:rsidRPr="00ED3698">
              <w:t>-</w:t>
            </w:r>
          </w:p>
        </w:tc>
        <w:tc>
          <w:tcPr>
            <w:tcW w:w="725" w:type="pct"/>
            <w:vAlign w:val="center"/>
          </w:tcPr>
          <w:p w14:paraId="3E1FC31E" w14:textId="77777777" w:rsidR="00225E9D" w:rsidRPr="00ED3698" w:rsidRDefault="00225E9D" w:rsidP="009267EC">
            <w:pPr>
              <w:spacing w:before="0" w:after="0"/>
              <w:jc w:val="center"/>
            </w:pPr>
            <w:r w:rsidRPr="00ED3698">
              <w:t>-</w:t>
            </w:r>
          </w:p>
        </w:tc>
        <w:tc>
          <w:tcPr>
            <w:tcW w:w="791" w:type="pct"/>
            <w:shd w:val="clear" w:color="auto" w:fill="auto"/>
            <w:noWrap/>
            <w:vAlign w:val="center"/>
          </w:tcPr>
          <w:p w14:paraId="638D1942" w14:textId="77777777" w:rsidR="00225E9D" w:rsidRPr="00ED3698" w:rsidRDefault="00225E9D"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225E9D" w:rsidRPr="00ED3698" w14:paraId="31AB0FBE" w14:textId="77777777" w:rsidTr="008D01EA">
        <w:trPr>
          <w:trHeight w:val="300"/>
          <w:jc w:val="center"/>
        </w:trPr>
        <w:tc>
          <w:tcPr>
            <w:tcW w:w="1139" w:type="pct"/>
            <w:tcBorders>
              <w:bottom w:val="single" w:sz="4" w:space="0" w:color="auto"/>
            </w:tcBorders>
            <w:shd w:val="clear" w:color="auto" w:fill="auto"/>
            <w:noWrap/>
            <w:vAlign w:val="center"/>
          </w:tcPr>
          <w:p w14:paraId="506C7A12" w14:textId="77777777" w:rsidR="00225E9D" w:rsidRDefault="00225E9D" w:rsidP="009267EC">
            <w:pPr>
              <w:spacing w:before="0" w:after="0"/>
              <w:ind w:left="318" w:hanging="318"/>
              <w:jc w:val="left"/>
              <w:rPr>
                <w:lang w:eastAsia="zh-CN"/>
              </w:rPr>
            </w:pPr>
            <w:r>
              <w:rPr>
                <w:rFonts w:hint="eastAsia"/>
                <w:lang w:eastAsia="zh-CN"/>
              </w:rPr>
              <w:t>Albite</w:t>
            </w:r>
          </w:p>
        </w:tc>
        <w:tc>
          <w:tcPr>
            <w:tcW w:w="1356" w:type="pct"/>
            <w:tcBorders>
              <w:bottom w:val="single" w:sz="4" w:space="0" w:color="auto"/>
            </w:tcBorders>
            <w:shd w:val="clear" w:color="auto" w:fill="auto"/>
            <w:noWrap/>
            <w:vAlign w:val="center"/>
          </w:tcPr>
          <w:p w14:paraId="6C93D576" w14:textId="77777777" w:rsidR="00225E9D" w:rsidRDefault="00225E9D" w:rsidP="009267EC">
            <w:pPr>
              <w:spacing w:before="0" w:after="0"/>
              <w:jc w:val="center"/>
            </w:pPr>
            <w:r>
              <w:rPr>
                <w:rFonts w:hint="eastAsia"/>
                <w:lang w:eastAsia="zh-CN"/>
              </w:rPr>
              <w:t>5.00</w:t>
            </w:r>
            <w:r w:rsidRPr="004A0C68">
              <w:rPr>
                <w:rFonts w:hint="eastAsia"/>
                <w:lang w:eastAsia="zh-CN"/>
              </w:rPr>
              <w:t>×</w:t>
            </w:r>
            <w:r w:rsidRPr="004A0C68">
              <w:rPr>
                <w:rFonts w:hint="eastAsia"/>
                <w:lang w:eastAsia="zh-CN"/>
              </w:rPr>
              <w:t>10</w:t>
            </w:r>
            <w:r w:rsidRPr="004A0C68">
              <w:rPr>
                <w:rFonts w:hint="eastAsia"/>
                <w:vertAlign w:val="superscript"/>
                <w:lang w:eastAsia="zh-CN"/>
              </w:rPr>
              <w:t>-03</w:t>
            </w:r>
          </w:p>
        </w:tc>
        <w:tc>
          <w:tcPr>
            <w:tcW w:w="989" w:type="pct"/>
            <w:tcBorders>
              <w:bottom w:val="single" w:sz="4" w:space="0" w:color="auto"/>
            </w:tcBorders>
            <w:vAlign w:val="center"/>
          </w:tcPr>
          <w:p w14:paraId="7E70F04C" w14:textId="77777777" w:rsidR="00225E9D" w:rsidRPr="00ED3698" w:rsidRDefault="00225E9D" w:rsidP="009267EC">
            <w:pPr>
              <w:spacing w:before="0" w:after="0"/>
              <w:jc w:val="center"/>
            </w:pPr>
            <w:r w:rsidRPr="00ED3698">
              <w:t>-</w:t>
            </w:r>
          </w:p>
        </w:tc>
        <w:tc>
          <w:tcPr>
            <w:tcW w:w="725" w:type="pct"/>
            <w:tcBorders>
              <w:bottom w:val="single" w:sz="4" w:space="0" w:color="auto"/>
            </w:tcBorders>
            <w:vAlign w:val="center"/>
          </w:tcPr>
          <w:p w14:paraId="4DBF8B1F" w14:textId="77777777" w:rsidR="00225E9D" w:rsidRPr="00ED3698" w:rsidRDefault="00225E9D" w:rsidP="009267EC">
            <w:pPr>
              <w:spacing w:before="0" w:after="0"/>
              <w:jc w:val="center"/>
            </w:pPr>
            <w:r w:rsidRPr="00ED3698">
              <w:t>-</w:t>
            </w:r>
          </w:p>
        </w:tc>
        <w:tc>
          <w:tcPr>
            <w:tcW w:w="791" w:type="pct"/>
            <w:tcBorders>
              <w:bottom w:val="single" w:sz="4" w:space="0" w:color="auto"/>
            </w:tcBorders>
            <w:shd w:val="clear" w:color="auto" w:fill="auto"/>
            <w:noWrap/>
            <w:vAlign w:val="center"/>
          </w:tcPr>
          <w:p w14:paraId="4848F350" w14:textId="77777777" w:rsidR="00225E9D" w:rsidRPr="00ED3698" w:rsidRDefault="00225E9D"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225E9D" w:rsidRPr="00ED3698" w14:paraId="093EE28C" w14:textId="77777777" w:rsidTr="008D01EA">
        <w:trPr>
          <w:trHeight w:val="300"/>
          <w:jc w:val="center"/>
        </w:trPr>
        <w:tc>
          <w:tcPr>
            <w:tcW w:w="2495" w:type="pct"/>
            <w:gridSpan w:val="2"/>
            <w:tcBorders>
              <w:top w:val="single" w:sz="4" w:space="0" w:color="auto"/>
            </w:tcBorders>
            <w:shd w:val="clear" w:color="auto" w:fill="auto"/>
            <w:noWrap/>
            <w:vAlign w:val="center"/>
          </w:tcPr>
          <w:p w14:paraId="0A87B109" w14:textId="77777777" w:rsidR="00225E9D" w:rsidRPr="00ED3698" w:rsidRDefault="00225E9D" w:rsidP="009267EC">
            <w:pPr>
              <w:spacing w:before="0" w:after="0"/>
              <w:jc w:val="left"/>
            </w:pPr>
            <w:r w:rsidRPr="00ED3698">
              <w:rPr>
                <w:i/>
                <w:color w:val="000000"/>
                <w:sz w:val="22"/>
                <w:szCs w:val="22"/>
              </w:rPr>
              <w:t>Hydraulic condition</w:t>
            </w:r>
          </w:p>
        </w:tc>
        <w:tc>
          <w:tcPr>
            <w:tcW w:w="989" w:type="pct"/>
            <w:tcBorders>
              <w:top w:val="single" w:sz="4" w:space="0" w:color="auto"/>
            </w:tcBorders>
            <w:vAlign w:val="center"/>
          </w:tcPr>
          <w:p w14:paraId="129F64EA" w14:textId="77777777" w:rsidR="00225E9D" w:rsidRPr="00ED3698" w:rsidRDefault="00225E9D" w:rsidP="009267EC">
            <w:pPr>
              <w:spacing w:before="0" w:after="0"/>
              <w:jc w:val="center"/>
            </w:pPr>
          </w:p>
        </w:tc>
        <w:tc>
          <w:tcPr>
            <w:tcW w:w="725" w:type="pct"/>
            <w:tcBorders>
              <w:top w:val="single" w:sz="4" w:space="0" w:color="auto"/>
            </w:tcBorders>
            <w:vAlign w:val="center"/>
          </w:tcPr>
          <w:p w14:paraId="07EF12CB" w14:textId="77777777" w:rsidR="00225E9D" w:rsidRPr="00ED3698" w:rsidRDefault="00225E9D" w:rsidP="009267EC">
            <w:pPr>
              <w:spacing w:before="0" w:after="0"/>
              <w:jc w:val="center"/>
            </w:pPr>
          </w:p>
        </w:tc>
        <w:tc>
          <w:tcPr>
            <w:tcW w:w="791" w:type="pct"/>
            <w:tcBorders>
              <w:top w:val="single" w:sz="4" w:space="0" w:color="auto"/>
            </w:tcBorders>
            <w:shd w:val="clear" w:color="auto" w:fill="auto"/>
            <w:noWrap/>
            <w:vAlign w:val="center"/>
          </w:tcPr>
          <w:p w14:paraId="79B0A88B" w14:textId="77777777" w:rsidR="00225E9D" w:rsidRPr="00ED3698" w:rsidRDefault="00225E9D" w:rsidP="009267EC">
            <w:pPr>
              <w:spacing w:before="0" w:after="0"/>
              <w:jc w:val="center"/>
              <w:rPr>
                <w:color w:val="000000"/>
                <w:lang w:eastAsia="en-CA"/>
              </w:rPr>
            </w:pPr>
          </w:p>
        </w:tc>
      </w:tr>
      <w:tr w:rsidR="00225E9D" w:rsidRPr="00ED3698" w14:paraId="3BFFD4AE" w14:textId="77777777" w:rsidTr="008D01EA">
        <w:trPr>
          <w:trHeight w:val="300"/>
          <w:jc w:val="center"/>
        </w:trPr>
        <w:tc>
          <w:tcPr>
            <w:tcW w:w="1139" w:type="pct"/>
            <w:tcBorders>
              <w:bottom w:val="single" w:sz="4" w:space="0" w:color="auto"/>
            </w:tcBorders>
            <w:shd w:val="clear" w:color="auto" w:fill="auto"/>
            <w:noWrap/>
            <w:vAlign w:val="center"/>
          </w:tcPr>
          <w:p w14:paraId="4C85C6B0" w14:textId="77777777" w:rsidR="00225E9D" w:rsidRPr="00ED3698" w:rsidRDefault="00225E9D" w:rsidP="009267EC">
            <w:pPr>
              <w:spacing w:before="0" w:after="0"/>
              <w:jc w:val="left"/>
              <w:rPr>
                <w:color w:val="000000"/>
                <w:sz w:val="22"/>
                <w:szCs w:val="22"/>
              </w:rPr>
            </w:pPr>
            <w:r w:rsidRPr="00ED3698">
              <w:rPr>
                <w:color w:val="000000"/>
                <w:sz w:val="22"/>
                <w:szCs w:val="22"/>
              </w:rPr>
              <w:t>Hydraulic head</w:t>
            </w:r>
          </w:p>
        </w:tc>
        <w:tc>
          <w:tcPr>
            <w:tcW w:w="1356" w:type="pct"/>
            <w:tcBorders>
              <w:bottom w:val="single" w:sz="4" w:space="0" w:color="auto"/>
            </w:tcBorders>
            <w:shd w:val="clear" w:color="auto" w:fill="auto"/>
            <w:noWrap/>
            <w:vAlign w:val="center"/>
          </w:tcPr>
          <w:p w14:paraId="43241FC2" w14:textId="77777777" w:rsidR="00225E9D" w:rsidRPr="00ED3698" w:rsidRDefault="00225E9D" w:rsidP="009267EC">
            <w:pPr>
              <w:spacing w:before="0" w:after="0"/>
              <w:jc w:val="center"/>
              <w:rPr>
                <w:lang w:eastAsia="zh-CN"/>
              </w:rPr>
            </w:pPr>
            <w:r>
              <w:rPr>
                <w:rFonts w:hint="eastAsia"/>
                <w:lang w:eastAsia="zh-CN"/>
              </w:rPr>
              <w:t>0.0</w:t>
            </w:r>
          </w:p>
        </w:tc>
        <w:tc>
          <w:tcPr>
            <w:tcW w:w="989" w:type="pct"/>
            <w:tcBorders>
              <w:bottom w:val="single" w:sz="4" w:space="0" w:color="auto"/>
            </w:tcBorders>
            <w:vAlign w:val="center"/>
          </w:tcPr>
          <w:p w14:paraId="5BE33CCD" w14:textId="77777777" w:rsidR="00225E9D" w:rsidRPr="00ED3698" w:rsidRDefault="00225E9D" w:rsidP="008D01EA">
            <w:pPr>
              <w:spacing w:before="0" w:after="0"/>
              <w:jc w:val="center"/>
              <w:rPr>
                <w:lang w:eastAsia="zh-CN"/>
              </w:rPr>
            </w:pPr>
            <w:r>
              <w:rPr>
                <w:rFonts w:hint="eastAsia"/>
                <w:lang w:eastAsia="zh-CN"/>
              </w:rPr>
              <w:t>0.00014</w:t>
            </w:r>
            <w:r w:rsidR="008D01EA">
              <w:rPr>
                <w:lang w:eastAsia="zh-CN"/>
              </w:rPr>
              <w:t xml:space="preserve"> (first)</w:t>
            </w:r>
          </w:p>
        </w:tc>
        <w:tc>
          <w:tcPr>
            <w:tcW w:w="725" w:type="pct"/>
            <w:tcBorders>
              <w:bottom w:val="single" w:sz="4" w:space="0" w:color="auto"/>
            </w:tcBorders>
            <w:vAlign w:val="center"/>
          </w:tcPr>
          <w:p w14:paraId="37A070D2" w14:textId="77777777" w:rsidR="00225E9D" w:rsidRPr="00ED3698" w:rsidRDefault="00225E9D" w:rsidP="009267EC">
            <w:pPr>
              <w:spacing w:before="0" w:after="0"/>
              <w:jc w:val="center"/>
            </w:pPr>
            <w:r>
              <w:rPr>
                <w:rFonts w:hint="eastAsia"/>
                <w:lang w:eastAsia="zh-CN"/>
              </w:rPr>
              <w:t>0.0</w:t>
            </w:r>
            <w:r w:rsidR="008D01EA">
              <w:rPr>
                <w:lang w:eastAsia="zh-CN"/>
              </w:rPr>
              <w:t xml:space="preserve"> (first)</w:t>
            </w:r>
          </w:p>
        </w:tc>
        <w:tc>
          <w:tcPr>
            <w:tcW w:w="791" w:type="pct"/>
            <w:tcBorders>
              <w:bottom w:val="single" w:sz="4" w:space="0" w:color="auto"/>
            </w:tcBorders>
            <w:shd w:val="clear" w:color="auto" w:fill="auto"/>
            <w:noWrap/>
            <w:vAlign w:val="center"/>
          </w:tcPr>
          <w:p w14:paraId="2114F4CB" w14:textId="77777777" w:rsidR="00225E9D" w:rsidRPr="00ED3698" w:rsidRDefault="00225E9D" w:rsidP="009267EC">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08EF53F" w14:textId="77777777" w:rsidR="001E58EB" w:rsidRPr="00ED3698" w:rsidRDefault="001E58EB" w:rsidP="001E58EB">
      <w:pPr>
        <w:pStyle w:val="Simpleline"/>
      </w:pPr>
    </w:p>
    <w:p w14:paraId="67634A26" w14:textId="77777777" w:rsidR="001E58EB" w:rsidRPr="00192E8E" w:rsidRDefault="001E58EB" w:rsidP="001E58EB">
      <w:pPr>
        <w:pStyle w:val="StyleHeading4Bold"/>
      </w:pPr>
      <w:bookmarkStart w:id="977" w:name="_Toc520374745"/>
      <w:r w:rsidRPr="00192E8E">
        <w:t>Parameters</w:t>
      </w:r>
      <w:bookmarkEnd w:id="977"/>
    </w:p>
    <w:p w14:paraId="672092F5" w14:textId="548A7D0B" w:rsidR="001E58EB" w:rsidRPr="009C5F4E" w:rsidRDefault="001E58EB" w:rsidP="001E58EB">
      <w:pPr>
        <w:rPr>
          <w:lang w:eastAsia="zh-CN"/>
        </w:rPr>
      </w:pPr>
      <w:r w:rsidRPr="00ED3698">
        <w:t>The physical parameters (material properties)</w:t>
      </w:r>
      <w:r>
        <w:rPr>
          <w:rFonts w:hint="eastAsia"/>
          <w:lang w:eastAsia="zh-CN"/>
        </w:rPr>
        <w:t xml:space="preserve"> </w:t>
      </w:r>
      <w:r w:rsidRPr="00ED3698">
        <w:t>for the simulations are</w:t>
      </w:r>
      <w:r>
        <w:rPr>
          <w:rFonts w:hint="eastAsia"/>
          <w:lang w:eastAsia="zh-CN"/>
        </w:rPr>
        <w:t xml:space="preserve"> </w:t>
      </w:r>
      <w:r w:rsidRPr="00ED3698">
        <w:t>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_Ref367105880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32</w:t>
      </w:r>
      <w:r w:rsidR="005F5019">
        <w:rPr>
          <w:lang w:eastAsia="zh-CN"/>
        </w:rPr>
        <w:fldChar w:fldCharType="end"/>
      </w:r>
      <w:r>
        <w:rPr>
          <w:rFonts w:hint="eastAsia"/>
          <w:lang w:eastAsia="zh-CN"/>
        </w:rPr>
        <w:t>.</w:t>
      </w:r>
    </w:p>
    <w:p w14:paraId="67B2A435" w14:textId="35098ABA" w:rsidR="001E58EB" w:rsidRPr="00ED3698" w:rsidRDefault="001E58EB" w:rsidP="001E58EB">
      <w:pPr>
        <w:pStyle w:val="StyleCaptionTableCaptionBold"/>
        <w:rPr>
          <w:lang w:eastAsia="zh-CN"/>
        </w:rPr>
      </w:pPr>
      <w:bookmarkStart w:id="978" w:name="_Ref367105880"/>
      <w:bookmarkStart w:id="979" w:name="_Toc520374973"/>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32</w:t>
      </w:r>
      <w:r w:rsidR="00FE1AD3">
        <w:fldChar w:fldCharType="end"/>
      </w:r>
      <w:bookmarkEnd w:id="978"/>
      <w:r w:rsidR="004C28A7">
        <w:t xml:space="preserve">: </w:t>
      </w:r>
      <w:r w:rsidRPr="00ED3698">
        <w:t xml:space="preserve">Physical parameters for benchmark </w:t>
      </w:r>
      <w:r>
        <w:rPr>
          <w:rFonts w:hint="eastAsia"/>
          <w:lang w:eastAsia="zh-CN"/>
        </w:rPr>
        <w:t>transrc</w:t>
      </w:r>
      <w:bookmarkEnd w:id="979"/>
    </w:p>
    <w:tbl>
      <w:tblPr>
        <w:tblW w:w="5000" w:type="pct"/>
        <w:tblBorders>
          <w:top w:val="single" w:sz="4" w:space="0" w:color="auto"/>
          <w:bottom w:val="single" w:sz="4" w:space="0" w:color="auto"/>
        </w:tblBorders>
        <w:tblLook w:val="04A0" w:firstRow="1" w:lastRow="0" w:firstColumn="1" w:lastColumn="0" w:noHBand="0" w:noVBand="1"/>
      </w:tblPr>
      <w:tblGrid>
        <w:gridCol w:w="4559"/>
        <w:gridCol w:w="1296"/>
        <w:gridCol w:w="1498"/>
        <w:gridCol w:w="1287"/>
      </w:tblGrid>
      <w:tr w:rsidR="001E58EB" w:rsidRPr="00ED3698" w14:paraId="782A9A46" w14:textId="77777777" w:rsidTr="009267EC">
        <w:trPr>
          <w:trHeight w:val="300"/>
        </w:trPr>
        <w:tc>
          <w:tcPr>
            <w:tcW w:w="2638" w:type="pct"/>
            <w:tcBorders>
              <w:bottom w:val="single" w:sz="4" w:space="0" w:color="auto"/>
            </w:tcBorders>
            <w:shd w:val="clear" w:color="auto" w:fill="D9D9D9"/>
            <w:noWrap/>
            <w:vAlign w:val="center"/>
            <w:hideMark/>
          </w:tcPr>
          <w:p w14:paraId="4B5271F9" w14:textId="77777777" w:rsidR="001E58EB" w:rsidRPr="00ED3698" w:rsidRDefault="001E58EB" w:rsidP="009267EC">
            <w:pPr>
              <w:spacing w:before="0" w:after="0"/>
              <w:jc w:val="left"/>
              <w:rPr>
                <w:b/>
                <w:color w:val="000000"/>
                <w:lang w:eastAsia="en-CA"/>
              </w:rPr>
            </w:pPr>
            <w:r w:rsidRPr="00ED3698">
              <w:rPr>
                <w:b/>
                <w:color w:val="000000"/>
                <w:lang w:eastAsia="en-CA"/>
              </w:rPr>
              <w:t>Parameter</w:t>
            </w:r>
          </w:p>
        </w:tc>
        <w:tc>
          <w:tcPr>
            <w:tcW w:w="750" w:type="pct"/>
            <w:tcBorders>
              <w:bottom w:val="single" w:sz="4" w:space="0" w:color="auto"/>
            </w:tcBorders>
            <w:shd w:val="clear" w:color="auto" w:fill="D9D9D9"/>
            <w:noWrap/>
            <w:vAlign w:val="center"/>
            <w:hideMark/>
          </w:tcPr>
          <w:p w14:paraId="34EB4CCD" w14:textId="77777777" w:rsidR="001E58EB" w:rsidRPr="00ED3698" w:rsidRDefault="001E58EB" w:rsidP="009267EC">
            <w:pPr>
              <w:spacing w:before="0" w:after="0"/>
              <w:jc w:val="left"/>
              <w:rPr>
                <w:b/>
                <w:color w:val="000000"/>
                <w:lang w:eastAsia="zh-CN"/>
              </w:rPr>
            </w:pPr>
            <w:r>
              <w:rPr>
                <w:rFonts w:hint="eastAsia"/>
                <w:b/>
                <w:color w:val="000000"/>
                <w:lang w:eastAsia="zh-CN"/>
              </w:rPr>
              <w:t>Symbol</w:t>
            </w:r>
          </w:p>
        </w:tc>
        <w:tc>
          <w:tcPr>
            <w:tcW w:w="867" w:type="pct"/>
            <w:tcBorders>
              <w:bottom w:val="single" w:sz="4" w:space="0" w:color="auto"/>
            </w:tcBorders>
            <w:shd w:val="clear" w:color="auto" w:fill="D9D9D9"/>
            <w:vAlign w:val="center"/>
          </w:tcPr>
          <w:p w14:paraId="41EE2B2A" w14:textId="77777777" w:rsidR="001E58EB" w:rsidRPr="00ED3698" w:rsidRDefault="001E58EB" w:rsidP="009267EC">
            <w:pPr>
              <w:spacing w:before="0" w:after="0"/>
              <w:jc w:val="left"/>
              <w:rPr>
                <w:b/>
                <w:color w:val="000000"/>
                <w:lang w:eastAsia="en-CA"/>
              </w:rPr>
            </w:pPr>
            <w:r w:rsidRPr="00ED3698">
              <w:rPr>
                <w:b/>
                <w:color w:val="000000"/>
                <w:lang w:eastAsia="en-CA"/>
              </w:rPr>
              <w:t>Value</w:t>
            </w:r>
          </w:p>
        </w:tc>
        <w:tc>
          <w:tcPr>
            <w:tcW w:w="745" w:type="pct"/>
            <w:tcBorders>
              <w:bottom w:val="single" w:sz="4" w:space="0" w:color="auto"/>
            </w:tcBorders>
            <w:shd w:val="clear" w:color="auto" w:fill="D9D9D9"/>
            <w:noWrap/>
            <w:vAlign w:val="center"/>
            <w:hideMark/>
          </w:tcPr>
          <w:p w14:paraId="68FACA2A" w14:textId="77777777" w:rsidR="001E58EB" w:rsidRPr="00ED3698" w:rsidRDefault="001E58EB" w:rsidP="009267EC">
            <w:pPr>
              <w:spacing w:before="0" w:after="0"/>
              <w:jc w:val="left"/>
              <w:rPr>
                <w:b/>
                <w:color w:val="000000"/>
                <w:lang w:eastAsia="en-CA"/>
              </w:rPr>
            </w:pPr>
            <w:r w:rsidRPr="00FC4488">
              <w:rPr>
                <w:b/>
                <w:color w:val="000000"/>
                <w:lang w:eastAsia="en-CA"/>
              </w:rPr>
              <w:t>Unit</w:t>
            </w:r>
          </w:p>
        </w:tc>
      </w:tr>
      <w:tr w:rsidR="001E58EB" w:rsidRPr="00ED3698" w14:paraId="70CAEB9A" w14:textId="77777777" w:rsidTr="009267EC">
        <w:trPr>
          <w:trHeight w:val="300"/>
        </w:trPr>
        <w:tc>
          <w:tcPr>
            <w:tcW w:w="2638" w:type="pct"/>
            <w:tcBorders>
              <w:top w:val="single" w:sz="4" w:space="0" w:color="auto"/>
              <w:bottom w:val="nil"/>
            </w:tcBorders>
            <w:shd w:val="clear" w:color="auto" w:fill="auto"/>
            <w:noWrap/>
            <w:vAlign w:val="center"/>
            <w:hideMark/>
          </w:tcPr>
          <w:p w14:paraId="156D7AA6" w14:textId="77777777" w:rsidR="001E58EB" w:rsidRPr="00ED3698" w:rsidRDefault="001E58EB" w:rsidP="009267EC">
            <w:pPr>
              <w:spacing w:before="0" w:after="0"/>
              <w:jc w:val="left"/>
              <w:rPr>
                <w:color w:val="000000"/>
                <w:lang w:eastAsia="en-CA"/>
              </w:rPr>
            </w:pPr>
            <w:r w:rsidRPr="00ED3698">
              <w:rPr>
                <w:color w:val="000000"/>
                <w:lang w:eastAsia="en-CA"/>
              </w:rPr>
              <w:t>Length of domain</w:t>
            </w:r>
          </w:p>
        </w:tc>
        <w:tc>
          <w:tcPr>
            <w:tcW w:w="750" w:type="pct"/>
            <w:tcBorders>
              <w:top w:val="single" w:sz="4" w:space="0" w:color="auto"/>
              <w:bottom w:val="nil"/>
            </w:tcBorders>
            <w:shd w:val="clear" w:color="auto" w:fill="auto"/>
            <w:noWrap/>
            <w:vAlign w:val="center"/>
            <w:hideMark/>
          </w:tcPr>
          <w:p w14:paraId="2406F8AA" w14:textId="77777777" w:rsidR="001E58EB" w:rsidRPr="008D01EA" w:rsidRDefault="001E58EB" w:rsidP="009267EC">
            <w:pPr>
              <w:spacing w:before="0" w:after="0"/>
              <w:jc w:val="left"/>
              <w:rPr>
                <w:i/>
                <w:color w:val="000000"/>
                <w:lang w:eastAsia="en-CA"/>
              </w:rPr>
            </w:pPr>
            <w:r w:rsidRPr="008D01EA">
              <w:rPr>
                <w:i/>
                <w:color w:val="000000"/>
                <w:lang w:eastAsia="en-CA"/>
              </w:rPr>
              <w:t>L</w:t>
            </w:r>
          </w:p>
        </w:tc>
        <w:tc>
          <w:tcPr>
            <w:tcW w:w="867" w:type="pct"/>
            <w:tcBorders>
              <w:top w:val="single" w:sz="4" w:space="0" w:color="auto"/>
              <w:bottom w:val="nil"/>
            </w:tcBorders>
            <w:vAlign w:val="center"/>
          </w:tcPr>
          <w:p w14:paraId="3A7E5ABD" w14:textId="77777777" w:rsidR="001E58EB" w:rsidRPr="00ED3698" w:rsidRDefault="001E58EB" w:rsidP="009267EC">
            <w:pPr>
              <w:spacing w:before="0" w:after="0"/>
              <w:jc w:val="left"/>
              <w:rPr>
                <w:color w:val="000000"/>
                <w:lang w:eastAsia="zh-CN"/>
              </w:rPr>
            </w:pPr>
            <w:r>
              <w:rPr>
                <w:rFonts w:hint="eastAsia"/>
                <w:color w:val="000000"/>
                <w:lang w:eastAsia="zh-CN"/>
              </w:rPr>
              <w:t>0.40</w:t>
            </w:r>
          </w:p>
        </w:tc>
        <w:tc>
          <w:tcPr>
            <w:tcW w:w="745" w:type="pct"/>
            <w:tcBorders>
              <w:top w:val="single" w:sz="4" w:space="0" w:color="auto"/>
              <w:bottom w:val="nil"/>
            </w:tcBorders>
            <w:shd w:val="clear" w:color="auto" w:fill="auto"/>
            <w:noWrap/>
            <w:vAlign w:val="center"/>
            <w:hideMark/>
          </w:tcPr>
          <w:p w14:paraId="1C6BDB5B" w14:textId="77777777" w:rsidR="001E58EB" w:rsidRPr="00ED3698" w:rsidRDefault="001E58EB" w:rsidP="009267EC">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E58EB" w:rsidRPr="00ED3698" w14:paraId="0188A378" w14:textId="77777777" w:rsidTr="009267EC">
        <w:trPr>
          <w:trHeight w:val="300"/>
        </w:trPr>
        <w:tc>
          <w:tcPr>
            <w:tcW w:w="2638" w:type="pct"/>
            <w:tcBorders>
              <w:top w:val="nil"/>
              <w:bottom w:val="nil"/>
            </w:tcBorders>
            <w:shd w:val="clear" w:color="auto" w:fill="auto"/>
            <w:noWrap/>
            <w:vAlign w:val="center"/>
            <w:hideMark/>
          </w:tcPr>
          <w:p w14:paraId="33BD5FF8" w14:textId="77777777" w:rsidR="001E58EB" w:rsidRPr="00ED3698" w:rsidRDefault="001E58EB" w:rsidP="009267EC">
            <w:pPr>
              <w:spacing w:before="0" w:after="0"/>
              <w:jc w:val="left"/>
              <w:rPr>
                <w:color w:val="000000"/>
                <w:lang w:eastAsia="en-CA"/>
              </w:rPr>
            </w:pPr>
            <w:r w:rsidRPr="00ED3698">
              <w:rPr>
                <w:color w:val="000000"/>
                <w:lang w:eastAsia="en-CA"/>
              </w:rPr>
              <w:t>Porosity</w:t>
            </w:r>
          </w:p>
        </w:tc>
        <w:tc>
          <w:tcPr>
            <w:tcW w:w="750" w:type="pct"/>
            <w:tcBorders>
              <w:top w:val="nil"/>
              <w:bottom w:val="nil"/>
            </w:tcBorders>
            <w:shd w:val="clear" w:color="auto" w:fill="auto"/>
            <w:noWrap/>
            <w:vAlign w:val="center"/>
            <w:hideMark/>
          </w:tcPr>
          <w:p w14:paraId="03176BAA" w14:textId="77777777" w:rsidR="001E58EB" w:rsidRPr="008D01EA" w:rsidRDefault="001E58EB" w:rsidP="009267EC">
            <w:pPr>
              <w:spacing w:before="0" w:after="0"/>
              <w:jc w:val="left"/>
              <w:rPr>
                <w:i/>
                <w:color w:val="000000"/>
                <w:lang w:eastAsia="en-CA"/>
              </w:rPr>
            </w:pPr>
            <w:r w:rsidRPr="008D01EA">
              <w:rPr>
                <w:rFonts w:ascii="Cambria Math" w:hAnsi="Cambria Math" w:cs="Cambria Math"/>
                <w:i/>
                <w:color w:val="000000"/>
                <w:lang w:eastAsia="en-CA"/>
              </w:rPr>
              <w:t>𝜙</w:t>
            </w:r>
          </w:p>
        </w:tc>
        <w:tc>
          <w:tcPr>
            <w:tcW w:w="867" w:type="pct"/>
            <w:tcBorders>
              <w:top w:val="nil"/>
              <w:bottom w:val="nil"/>
            </w:tcBorders>
            <w:vAlign w:val="center"/>
          </w:tcPr>
          <w:p w14:paraId="3489FF92" w14:textId="77777777" w:rsidR="001E58EB" w:rsidRPr="00ED3698" w:rsidRDefault="001E58EB" w:rsidP="009267EC">
            <w:pPr>
              <w:spacing w:before="0" w:after="0"/>
              <w:jc w:val="left"/>
              <w:rPr>
                <w:color w:val="000000"/>
                <w:lang w:eastAsia="zh-CN"/>
              </w:rPr>
            </w:pPr>
            <w:r w:rsidRPr="00ED3698">
              <w:rPr>
                <w:color w:val="000000"/>
                <w:lang w:eastAsia="en-CA"/>
              </w:rPr>
              <w:t>0.</w:t>
            </w:r>
            <w:r>
              <w:rPr>
                <w:rFonts w:hint="eastAsia"/>
                <w:color w:val="000000"/>
                <w:lang w:eastAsia="zh-CN"/>
              </w:rPr>
              <w:t>35</w:t>
            </w:r>
          </w:p>
        </w:tc>
        <w:tc>
          <w:tcPr>
            <w:tcW w:w="745" w:type="pct"/>
            <w:tcBorders>
              <w:top w:val="nil"/>
              <w:bottom w:val="nil"/>
            </w:tcBorders>
            <w:shd w:val="clear" w:color="auto" w:fill="auto"/>
            <w:noWrap/>
            <w:vAlign w:val="center"/>
            <w:hideMark/>
          </w:tcPr>
          <w:p w14:paraId="2D1E6154" w14:textId="77777777" w:rsidR="001E58EB" w:rsidRPr="00ED3698" w:rsidRDefault="001E58EB" w:rsidP="009267EC">
            <w:pPr>
              <w:spacing w:before="0" w:after="0"/>
              <w:jc w:val="left"/>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1E58EB" w:rsidRPr="00ED3698" w14:paraId="06F4E3A8" w14:textId="77777777" w:rsidTr="009267EC">
        <w:trPr>
          <w:trHeight w:val="300"/>
        </w:trPr>
        <w:tc>
          <w:tcPr>
            <w:tcW w:w="2638" w:type="pct"/>
            <w:tcBorders>
              <w:top w:val="nil"/>
              <w:bottom w:val="nil"/>
            </w:tcBorders>
            <w:shd w:val="clear" w:color="auto" w:fill="auto"/>
            <w:noWrap/>
            <w:vAlign w:val="center"/>
            <w:hideMark/>
          </w:tcPr>
          <w:p w14:paraId="71F3DECC" w14:textId="77777777" w:rsidR="001E58EB" w:rsidRPr="00ED3698" w:rsidRDefault="001E58EB" w:rsidP="009267EC">
            <w:pPr>
              <w:spacing w:before="0" w:after="0"/>
              <w:jc w:val="left"/>
              <w:rPr>
                <w:color w:val="000000"/>
                <w:lang w:eastAsia="en-CA"/>
              </w:rPr>
            </w:pPr>
            <w:r w:rsidRPr="00ED3698">
              <w:rPr>
                <w:color w:val="000000"/>
                <w:lang w:eastAsia="en-CA"/>
              </w:rPr>
              <w:t>Hydraulic conductivity</w:t>
            </w:r>
          </w:p>
        </w:tc>
        <w:tc>
          <w:tcPr>
            <w:tcW w:w="750" w:type="pct"/>
            <w:tcBorders>
              <w:top w:val="nil"/>
              <w:bottom w:val="nil"/>
            </w:tcBorders>
            <w:shd w:val="clear" w:color="auto" w:fill="auto"/>
            <w:noWrap/>
            <w:vAlign w:val="center"/>
            <w:hideMark/>
          </w:tcPr>
          <w:p w14:paraId="33B73EC2" w14:textId="77777777" w:rsidR="001E58EB" w:rsidRPr="008D01EA" w:rsidRDefault="001E58EB" w:rsidP="009267EC">
            <w:pPr>
              <w:spacing w:before="0" w:after="0"/>
              <w:jc w:val="left"/>
              <w:rPr>
                <w:i/>
                <w:color w:val="000000"/>
                <w:lang w:eastAsia="zh-CN"/>
              </w:rPr>
            </w:pPr>
            <w:r w:rsidRPr="008D01EA">
              <w:rPr>
                <w:i/>
                <w:color w:val="000000"/>
                <w:lang w:eastAsia="en-CA"/>
              </w:rPr>
              <w:t>K</w:t>
            </w:r>
            <w:r w:rsidRPr="008D01EA">
              <w:rPr>
                <w:rFonts w:hint="eastAsia"/>
                <w:i/>
                <w:color w:val="000000"/>
                <w:vertAlign w:val="subscript"/>
                <w:lang w:eastAsia="zh-CN"/>
              </w:rPr>
              <w:t>zz</w:t>
            </w:r>
          </w:p>
        </w:tc>
        <w:tc>
          <w:tcPr>
            <w:tcW w:w="867" w:type="pct"/>
            <w:tcBorders>
              <w:top w:val="nil"/>
              <w:bottom w:val="nil"/>
            </w:tcBorders>
            <w:vAlign w:val="center"/>
          </w:tcPr>
          <w:p w14:paraId="17EF673B" w14:textId="77777777" w:rsidR="001E58EB" w:rsidRPr="00ED3698" w:rsidRDefault="001E58EB" w:rsidP="009267EC">
            <w:pPr>
              <w:spacing w:before="0" w:after="0"/>
              <w:jc w:val="left"/>
              <w:rPr>
                <w:color w:val="000000"/>
                <w:lang w:eastAsia="zh-CN"/>
              </w:rPr>
            </w:pPr>
            <w:r>
              <w:rPr>
                <w:color w:val="000000"/>
                <w:lang w:eastAsia="en-CA"/>
              </w:rPr>
              <w:t>1</w:t>
            </w:r>
            <w:r>
              <w:rPr>
                <w:rFonts w:hint="eastAsia"/>
                <w:color w:val="000000"/>
                <w:lang w:eastAsia="zh-CN"/>
              </w:rPr>
              <w:t>.16</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5</w:t>
            </w:r>
          </w:p>
        </w:tc>
        <w:tc>
          <w:tcPr>
            <w:tcW w:w="745" w:type="pct"/>
            <w:tcBorders>
              <w:top w:val="nil"/>
              <w:bottom w:val="nil"/>
            </w:tcBorders>
            <w:shd w:val="clear" w:color="auto" w:fill="auto"/>
            <w:noWrap/>
            <w:vAlign w:val="center"/>
            <w:hideMark/>
          </w:tcPr>
          <w:p w14:paraId="5657F23D" w14:textId="77777777" w:rsidR="001E58EB" w:rsidRPr="002D67BA" w:rsidRDefault="001E58EB" w:rsidP="009267EC">
            <w:pPr>
              <w:spacing w:before="0" w:after="0"/>
              <w:jc w:val="left"/>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1E58EB" w:rsidRPr="00ED3698" w14:paraId="5F91FE52" w14:textId="77777777" w:rsidTr="009267EC">
        <w:trPr>
          <w:trHeight w:val="300"/>
        </w:trPr>
        <w:tc>
          <w:tcPr>
            <w:tcW w:w="2638" w:type="pct"/>
            <w:tcBorders>
              <w:top w:val="nil"/>
              <w:bottom w:val="nil"/>
            </w:tcBorders>
            <w:shd w:val="clear" w:color="auto" w:fill="auto"/>
            <w:noWrap/>
            <w:vAlign w:val="center"/>
          </w:tcPr>
          <w:p w14:paraId="7BCE612B" w14:textId="77777777" w:rsidR="001E58EB" w:rsidRPr="00ED3698" w:rsidRDefault="001E58EB" w:rsidP="009267EC">
            <w:pPr>
              <w:spacing w:before="0" w:after="0"/>
              <w:jc w:val="left"/>
              <w:rPr>
                <w:color w:val="000000"/>
                <w:lang w:eastAsia="zh-CN"/>
              </w:rPr>
            </w:pPr>
            <w:r>
              <w:rPr>
                <w:rFonts w:hint="eastAsia"/>
                <w:color w:val="000000"/>
                <w:lang w:eastAsia="zh-CN"/>
              </w:rPr>
              <w:t>Diffusion coefficient</w:t>
            </w:r>
          </w:p>
        </w:tc>
        <w:tc>
          <w:tcPr>
            <w:tcW w:w="750" w:type="pct"/>
            <w:tcBorders>
              <w:top w:val="nil"/>
              <w:bottom w:val="nil"/>
            </w:tcBorders>
            <w:shd w:val="clear" w:color="auto" w:fill="auto"/>
            <w:noWrap/>
            <w:vAlign w:val="center"/>
          </w:tcPr>
          <w:p w14:paraId="3772B737" w14:textId="77777777" w:rsidR="001E58EB" w:rsidRPr="008D01EA" w:rsidRDefault="001E58EB" w:rsidP="008D01EA">
            <w:pPr>
              <w:spacing w:before="0" w:after="0"/>
              <w:jc w:val="left"/>
              <w:rPr>
                <w:i/>
                <w:color w:val="000000"/>
                <w:vertAlign w:val="superscript"/>
                <w:lang w:eastAsia="zh-CN"/>
              </w:rPr>
            </w:pPr>
            <w:r w:rsidRPr="008D01EA">
              <w:rPr>
                <w:rFonts w:hint="eastAsia"/>
                <w:i/>
                <w:color w:val="000000"/>
                <w:lang w:eastAsia="zh-CN"/>
              </w:rPr>
              <w:t>D</w:t>
            </w:r>
            <w:r w:rsidR="008D01EA" w:rsidRPr="008D01EA">
              <w:rPr>
                <w:i/>
                <w:color w:val="000000"/>
                <w:vertAlign w:val="subscript"/>
                <w:lang w:eastAsia="zh-CN"/>
              </w:rPr>
              <w:t>0</w:t>
            </w:r>
            <w:r w:rsidR="008D01EA" w:rsidRPr="008D01EA">
              <w:rPr>
                <w:i/>
                <w:color w:val="000000"/>
                <w:vertAlign w:val="superscript"/>
                <w:lang w:eastAsia="zh-CN"/>
              </w:rPr>
              <w:t>a</w:t>
            </w:r>
          </w:p>
        </w:tc>
        <w:tc>
          <w:tcPr>
            <w:tcW w:w="867" w:type="pct"/>
            <w:tcBorders>
              <w:top w:val="nil"/>
              <w:bottom w:val="nil"/>
            </w:tcBorders>
            <w:vAlign w:val="center"/>
          </w:tcPr>
          <w:p w14:paraId="46EB97EA" w14:textId="77777777" w:rsidR="001E58EB" w:rsidRPr="00ED3698" w:rsidRDefault="001E58EB" w:rsidP="009267EC">
            <w:pPr>
              <w:spacing w:before="0" w:after="0"/>
              <w:jc w:val="left"/>
              <w:rPr>
                <w:color w:val="000000"/>
                <w:lang w:eastAsia="zh-CN"/>
              </w:rPr>
            </w:pPr>
            <w:r>
              <w:rPr>
                <w:rFonts w:hint="eastAsia"/>
                <w:color w:val="000000"/>
                <w:lang w:eastAsia="zh-CN"/>
              </w:rPr>
              <w:t>0.0</w:t>
            </w:r>
          </w:p>
        </w:tc>
        <w:tc>
          <w:tcPr>
            <w:tcW w:w="745" w:type="pct"/>
            <w:tcBorders>
              <w:top w:val="nil"/>
              <w:bottom w:val="nil"/>
            </w:tcBorders>
            <w:shd w:val="clear" w:color="auto" w:fill="auto"/>
            <w:noWrap/>
            <w:vAlign w:val="center"/>
          </w:tcPr>
          <w:p w14:paraId="572FCB2A" w14:textId="77777777" w:rsidR="001E58EB" w:rsidRPr="00ED3698" w:rsidRDefault="001E58EB" w:rsidP="009267EC">
            <w:pPr>
              <w:spacing w:before="0" w:after="0"/>
              <w:jc w:val="left"/>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1E58EB" w:rsidRPr="00ED3698" w14:paraId="47025F4B" w14:textId="77777777" w:rsidTr="009267EC">
        <w:trPr>
          <w:trHeight w:val="300"/>
        </w:trPr>
        <w:tc>
          <w:tcPr>
            <w:tcW w:w="2638" w:type="pct"/>
            <w:tcBorders>
              <w:top w:val="nil"/>
              <w:bottom w:val="nil"/>
            </w:tcBorders>
            <w:shd w:val="clear" w:color="auto" w:fill="auto"/>
            <w:noWrap/>
            <w:vAlign w:val="center"/>
          </w:tcPr>
          <w:p w14:paraId="7ED6777C" w14:textId="77777777" w:rsidR="001E58EB" w:rsidRPr="00ED3698" w:rsidRDefault="001E58EB" w:rsidP="009267EC">
            <w:pPr>
              <w:spacing w:before="0" w:after="0"/>
              <w:jc w:val="left"/>
              <w:rPr>
                <w:color w:val="000000"/>
                <w:lang w:eastAsia="en-CA"/>
              </w:rPr>
            </w:pPr>
            <w:r>
              <w:rPr>
                <w:rFonts w:hint="eastAsia"/>
                <w:color w:val="000000"/>
                <w:lang w:eastAsia="zh-CN"/>
              </w:rPr>
              <w:t>L</w:t>
            </w:r>
            <w:r w:rsidRPr="00490495">
              <w:rPr>
                <w:color w:val="000000"/>
                <w:lang w:eastAsia="en-CA"/>
              </w:rPr>
              <w:t>ongitudinal dispersivity</w:t>
            </w:r>
          </w:p>
        </w:tc>
        <w:tc>
          <w:tcPr>
            <w:tcW w:w="750" w:type="pct"/>
            <w:tcBorders>
              <w:top w:val="nil"/>
              <w:bottom w:val="nil"/>
            </w:tcBorders>
            <w:shd w:val="clear" w:color="auto" w:fill="auto"/>
            <w:noWrap/>
            <w:vAlign w:val="center"/>
          </w:tcPr>
          <w:p w14:paraId="04B2DF3D" w14:textId="77777777" w:rsidR="001E58EB" w:rsidRPr="008D01EA" w:rsidRDefault="001E58EB" w:rsidP="009267EC">
            <w:pPr>
              <w:spacing w:before="0" w:after="0"/>
              <w:jc w:val="left"/>
              <w:rPr>
                <w:i/>
                <w:color w:val="000000"/>
                <w:lang w:eastAsia="zh-CN"/>
              </w:rPr>
            </w:pPr>
            <w:r w:rsidRPr="008D01EA">
              <w:rPr>
                <w:rFonts w:ascii="Lucida Sans Unicode" w:hAnsi="Lucida Sans Unicode" w:cs="Lucida Sans Unicode"/>
                <w:i/>
                <w:color w:val="000000"/>
                <w:lang w:eastAsia="en-CA"/>
              </w:rPr>
              <w:t>α</w:t>
            </w:r>
            <w:r w:rsidR="008D01EA" w:rsidRPr="008D01EA">
              <w:rPr>
                <w:i/>
                <w:color w:val="000000"/>
                <w:vertAlign w:val="subscript"/>
                <w:lang w:eastAsia="zh-CN"/>
              </w:rPr>
              <w:t>l</w:t>
            </w:r>
          </w:p>
        </w:tc>
        <w:tc>
          <w:tcPr>
            <w:tcW w:w="867" w:type="pct"/>
            <w:tcBorders>
              <w:top w:val="nil"/>
              <w:bottom w:val="nil"/>
            </w:tcBorders>
            <w:vAlign w:val="center"/>
          </w:tcPr>
          <w:p w14:paraId="5D2ADF21" w14:textId="77777777" w:rsidR="001E58EB" w:rsidRPr="00ED3698" w:rsidRDefault="001E58EB" w:rsidP="009267EC">
            <w:pPr>
              <w:spacing w:before="0" w:after="0"/>
              <w:jc w:val="left"/>
              <w:rPr>
                <w:color w:val="000000"/>
                <w:lang w:eastAsia="zh-CN"/>
              </w:rPr>
            </w:pPr>
            <w:r>
              <w:rPr>
                <w:rFonts w:hint="eastAsia"/>
                <w:color w:val="000000"/>
                <w:lang w:eastAsia="zh-CN"/>
              </w:rPr>
              <w:t>0.0025</w:t>
            </w:r>
          </w:p>
        </w:tc>
        <w:tc>
          <w:tcPr>
            <w:tcW w:w="745" w:type="pct"/>
            <w:tcBorders>
              <w:top w:val="nil"/>
              <w:bottom w:val="nil"/>
            </w:tcBorders>
            <w:shd w:val="clear" w:color="auto" w:fill="auto"/>
            <w:noWrap/>
            <w:vAlign w:val="center"/>
          </w:tcPr>
          <w:p w14:paraId="50BEE920" w14:textId="77777777" w:rsidR="001E58EB" w:rsidRPr="00ED3698" w:rsidRDefault="001E58EB" w:rsidP="009267EC">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1E58EB" w:rsidRPr="00ED3698" w14:paraId="3C18F12A" w14:textId="77777777" w:rsidTr="009267EC">
        <w:trPr>
          <w:trHeight w:val="300"/>
        </w:trPr>
        <w:tc>
          <w:tcPr>
            <w:tcW w:w="2638" w:type="pct"/>
            <w:tcBorders>
              <w:top w:val="nil"/>
              <w:bottom w:val="single" w:sz="4" w:space="0" w:color="auto"/>
            </w:tcBorders>
            <w:shd w:val="clear" w:color="auto" w:fill="auto"/>
            <w:noWrap/>
            <w:vAlign w:val="center"/>
          </w:tcPr>
          <w:p w14:paraId="410EA4F3" w14:textId="77777777" w:rsidR="001E58EB" w:rsidRPr="00ED3698" w:rsidRDefault="001E58EB" w:rsidP="009267EC">
            <w:pPr>
              <w:spacing w:before="0" w:after="0"/>
              <w:jc w:val="left"/>
              <w:rPr>
                <w:color w:val="000000"/>
                <w:lang w:eastAsia="zh-CN"/>
              </w:rPr>
            </w:pPr>
            <w:r>
              <w:rPr>
                <w:rFonts w:hint="eastAsia"/>
                <w:color w:val="000000"/>
                <w:lang w:eastAsia="zh-CN"/>
              </w:rPr>
              <w:t>T</w:t>
            </w:r>
            <w:r w:rsidRPr="002D67BA">
              <w:rPr>
                <w:color w:val="000000"/>
                <w:lang w:eastAsia="zh-CN"/>
              </w:rPr>
              <w:t>ransverse horizontal dispersivity</w:t>
            </w:r>
          </w:p>
        </w:tc>
        <w:tc>
          <w:tcPr>
            <w:tcW w:w="750" w:type="pct"/>
            <w:tcBorders>
              <w:top w:val="nil"/>
              <w:bottom w:val="single" w:sz="4" w:space="0" w:color="auto"/>
            </w:tcBorders>
            <w:shd w:val="clear" w:color="auto" w:fill="auto"/>
            <w:noWrap/>
            <w:vAlign w:val="center"/>
          </w:tcPr>
          <w:p w14:paraId="69DADCE9" w14:textId="77777777" w:rsidR="001E58EB" w:rsidRPr="008D01EA" w:rsidRDefault="001E58EB" w:rsidP="009267EC">
            <w:pPr>
              <w:spacing w:before="0" w:after="0"/>
              <w:jc w:val="left"/>
              <w:rPr>
                <w:i/>
                <w:color w:val="000000"/>
                <w:lang w:eastAsia="zh-CN"/>
              </w:rPr>
            </w:pPr>
            <w:r w:rsidRPr="008D01EA">
              <w:rPr>
                <w:rFonts w:ascii="Lucida Sans Unicode" w:hAnsi="Lucida Sans Unicode" w:cs="Lucida Sans Unicode"/>
                <w:i/>
                <w:color w:val="000000"/>
                <w:lang w:eastAsia="en-CA"/>
              </w:rPr>
              <w:t>α</w:t>
            </w:r>
            <w:r w:rsidR="008D01EA" w:rsidRPr="008D01EA">
              <w:rPr>
                <w:i/>
                <w:color w:val="000000"/>
                <w:vertAlign w:val="subscript"/>
                <w:lang w:eastAsia="zh-CN"/>
              </w:rPr>
              <w:t>t</w:t>
            </w:r>
          </w:p>
        </w:tc>
        <w:tc>
          <w:tcPr>
            <w:tcW w:w="867" w:type="pct"/>
            <w:tcBorders>
              <w:top w:val="nil"/>
              <w:bottom w:val="single" w:sz="4" w:space="0" w:color="auto"/>
            </w:tcBorders>
            <w:vAlign w:val="center"/>
          </w:tcPr>
          <w:p w14:paraId="0C59C04C" w14:textId="77777777" w:rsidR="001E58EB" w:rsidRPr="00ED3698" w:rsidRDefault="001E58EB" w:rsidP="009267EC">
            <w:pPr>
              <w:spacing w:before="0" w:after="0"/>
              <w:jc w:val="left"/>
              <w:rPr>
                <w:color w:val="000000"/>
                <w:lang w:eastAsia="zh-CN"/>
              </w:rPr>
            </w:pPr>
            <w:r>
              <w:rPr>
                <w:rFonts w:hint="eastAsia"/>
                <w:color w:val="000000"/>
                <w:lang w:eastAsia="zh-CN"/>
              </w:rPr>
              <w:t>0.0</w:t>
            </w:r>
          </w:p>
        </w:tc>
        <w:tc>
          <w:tcPr>
            <w:tcW w:w="745" w:type="pct"/>
            <w:tcBorders>
              <w:top w:val="nil"/>
              <w:bottom w:val="single" w:sz="4" w:space="0" w:color="auto"/>
            </w:tcBorders>
            <w:shd w:val="clear" w:color="auto" w:fill="auto"/>
            <w:noWrap/>
            <w:vAlign w:val="center"/>
          </w:tcPr>
          <w:p w14:paraId="6A32DB6E" w14:textId="77777777" w:rsidR="001E58EB" w:rsidRPr="00ED3698" w:rsidRDefault="001E58EB" w:rsidP="009267EC">
            <w:pPr>
              <w:spacing w:before="0" w:after="0"/>
              <w:jc w:val="left"/>
              <w:rPr>
                <w:color w:val="000000"/>
                <w:lang w:eastAsia="en-CA"/>
              </w:rPr>
            </w:pPr>
            <w:r>
              <w:rPr>
                <w:rFonts w:hint="eastAsia"/>
                <w:color w:val="000000"/>
                <w:lang w:eastAsia="zh-CN"/>
              </w:rPr>
              <w:t>[</w:t>
            </w:r>
            <w:r w:rsidRPr="00ED3698">
              <w:rPr>
                <w:color w:val="000000"/>
                <w:lang w:eastAsia="en-CA"/>
              </w:rPr>
              <w:t>m</w:t>
            </w:r>
            <w:r>
              <w:rPr>
                <w:rFonts w:hint="eastAsia"/>
                <w:color w:val="000000"/>
                <w:lang w:eastAsia="zh-CN"/>
              </w:rPr>
              <w:t>]</w:t>
            </w:r>
          </w:p>
        </w:tc>
      </w:tr>
    </w:tbl>
    <w:p w14:paraId="23E8A8CF" w14:textId="77777777" w:rsidR="001E58EB" w:rsidRDefault="001E58EB" w:rsidP="001E58EB">
      <w:pPr>
        <w:pStyle w:val="Simpleline"/>
        <w:rPr>
          <w:lang w:eastAsia="zh-CN"/>
        </w:rPr>
      </w:pPr>
    </w:p>
    <w:p w14:paraId="2FA0CACB" w14:textId="5D140803" w:rsidR="001E58EB" w:rsidRDefault="001E58EB" w:rsidP="001E58EB">
      <w:pPr>
        <w:rPr>
          <w:lang w:eastAsia="zh-CN"/>
        </w:rPr>
      </w:pPr>
      <w:r>
        <w:rPr>
          <w:rFonts w:hint="eastAsia"/>
          <w:lang w:eastAsia="zh-CN"/>
        </w:rPr>
        <w:t xml:space="preserve">The update model used for the simulation </w:t>
      </w:r>
      <w:r w:rsidR="008D01EA">
        <w:rPr>
          <w:lang w:eastAsia="zh-CN"/>
        </w:rPr>
        <w:t>is</w:t>
      </w:r>
      <w:r>
        <w:rPr>
          <w:rFonts w:hint="eastAsia"/>
          <w:lang w:eastAsia="zh-CN"/>
        </w:rPr>
        <w:t xml:space="preserve"> </w:t>
      </w:r>
      <w:r w:rsidR="008D01EA">
        <w:rPr>
          <w:lang w:eastAsia="zh-CN"/>
        </w:rPr>
        <w:t xml:space="preserve">the </w:t>
      </w:r>
      <w:r>
        <w:rPr>
          <w:rFonts w:hint="eastAsia"/>
          <w:lang w:eastAsia="zh-CN"/>
        </w:rPr>
        <w:t>geometric model</w:t>
      </w:r>
      <w:r w:rsidR="004474F5">
        <w:rPr>
          <w:rFonts w:hint="eastAsia"/>
          <w:lang w:eastAsia="zh-CN"/>
        </w:rPr>
        <w:t xml:space="preserve">.  </w:t>
      </w:r>
      <w:r>
        <w:rPr>
          <w:rFonts w:hint="eastAsia"/>
          <w:lang w:eastAsia="zh-CN"/>
        </w:rPr>
        <w:t xml:space="preserve">Related parameters are listed in </w:t>
      </w:r>
      <w:r w:rsidR="009C4449">
        <w:fldChar w:fldCharType="begin"/>
      </w:r>
      <w:r w:rsidR="009C4449">
        <w:instrText xml:space="preserve"> REF _Ref362962262 \h  \* MERGEFORMAT </w:instrText>
      </w:r>
      <w:r w:rsidR="009C4449">
        <w:fldChar w:fldCharType="separate"/>
      </w:r>
      <w:r w:rsidR="00B560DA">
        <w:t xml:space="preserve">Table </w:t>
      </w:r>
      <w:r w:rsidR="00B560DA">
        <w:rPr>
          <w:noProof/>
        </w:rPr>
        <w:t>3.33</w:t>
      </w:r>
      <w:r w:rsidR="009C4449">
        <w:fldChar w:fldCharType="end"/>
      </w:r>
      <w:r w:rsidR="004474F5">
        <w:rPr>
          <w:rFonts w:hint="eastAsia"/>
          <w:lang w:eastAsia="zh-CN"/>
        </w:rPr>
        <w:t xml:space="preserve">.  </w:t>
      </w:r>
      <w:r>
        <w:rPr>
          <w:rFonts w:hint="eastAsia"/>
          <w:lang w:eastAsia="zh-CN"/>
        </w:rPr>
        <w:t>The pH</w:t>
      </w:r>
      <w:r w:rsidR="008D01EA">
        <w:rPr>
          <w:lang w:eastAsia="zh-CN"/>
        </w:rPr>
        <w:t>-</w:t>
      </w:r>
      <w:r>
        <w:rPr>
          <w:rFonts w:hint="eastAsia"/>
          <w:lang w:eastAsia="zh-CN"/>
        </w:rPr>
        <w:t xml:space="preserve">dependent kinetic reaction of albite </w:t>
      </w:r>
      <w:r w:rsidR="008D01EA">
        <w:rPr>
          <w:lang w:eastAsia="zh-CN"/>
        </w:rPr>
        <w:t>i</w:t>
      </w:r>
      <w:r>
        <w:rPr>
          <w:rFonts w:hint="eastAsia"/>
          <w:lang w:eastAsia="zh-CN"/>
        </w:rPr>
        <w:t xml:space="preserve">s described by a model with two parallel reaction pathways (corresponding to albite-ph_1 and albite-ph_2 with </w:t>
      </w:r>
      <w:r>
        <w:rPr>
          <w:rFonts w:hint="eastAsia"/>
          <w:lang w:eastAsia="zh-CN"/>
        </w:rPr>
        <w:lastRenderedPageBreak/>
        <w:t xml:space="preserve">different kinetic rates) as described in </w:t>
      </w:r>
      <w:r w:rsidR="00253525">
        <w:rPr>
          <w:lang w:eastAsia="zh-CN"/>
        </w:rPr>
        <w:t xml:space="preserve">the user manual </w:t>
      </w:r>
      <w:r>
        <w:rPr>
          <w:rFonts w:hint="eastAsia"/>
          <w:lang w:eastAsia="zh-CN"/>
        </w:rPr>
        <w:t xml:space="preserve">section </w:t>
      </w:r>
      <w:r w:rsidR="00253525">
        <w:rPr>
          <w:lang w:eastAsia="zh-CN"/>
        </w:rPr>
        <w:t xml:space="preserve">“Minerla dissolution-precipitation reactions” </w:t>
      </w:r>
      <w:r>
        <w:rPr>
          <w:rFonts w:hint="eastAsia"/>
          <w:lang w:eastAsia="zh-CN"/>
        </w:rPr>
        <w:t>(</w:t>
      </w:r>
      <w:r>
        <w:rPr>
          <w:lang w:eastAsia="zh-CN"/>
        </w:rPr>
        <w:t>Wollast and Chou</w:t>
      </w:r>
      <w:r w:rsidRPr="00751630">
        <w:rPr>
          <w:lang w:eastAsia="zh-CN"/>
        </w:rPr>
        <w:t xml:space="preserve"> 1985</w:t>
      </w:r>
      <w:r>
        <w:rPr>
          <w:rFonts w:hint="eastAsia"/>
          <w:lang w:eastAsia="zh-CN"/>
        </w:rPr>
        <w:t>)</w:t>
      </w:r>
      <w:r w:rsidR="004474F5">
        <w:rPr>
          <w:rFonts w:hint="eastAsia"/>
          <w:lang w:eastAsia="zh-CN"/>
        </w:rPr>
        <w:t xml:space="preserve">.  </w:t>
      </w:r>
    </w:p>
    <w:p w14:paraId="46908D0F" w14:textId="2A5575F7" w:rsidR="001E58EB" w:rsidRDefault="001E58EB" w:rsidP="001E58EB">
      <w:pPr>
        <w:pStyle w:val="Caption"/>
        <w:keepNext/>
        <w:rPr>
          <w:lang w:eastAsia="zh-CN"/>
        </w:rPr>
      </w:pPr>
      <w:bookmarkStart w:id="980" w:name="_Ref362962262"/>
      <w:bookmarkStart w:id="981" w:name="_Toc520374974"/>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33</w:t>
      </w:r>
      <w:r w:rsidR="00FE1AD3">
        <w:fldChar w:fldCharType="end"/>
      </w:r>
      <w:bookmarkEnd w:id="980"/>
      <w:r w:rsidR="004C28A7">
        <w:t xml:space="preserve">: </w:t>
      </w:r>
      <w:r>
        <w:rPr>
          <w:rFonts w:hint="eastAsia"/>
          <w:lang w:eastAsia="zh-CN"/>
        </w:rPr>
        <w:t>G</w:t>
      </w:r>
      <w:r>
        <w:rPr>
          <w:lang w:eastAsia="zh-CN"/>
        </w:rPr>
        <w:t>eometric</w:t>
      </w:r>
      <w:r>
        <w:rPr>
          <w:rFonts w:hint="eastAsia"/>
          <w:lang w:eastAsia="zh-CN"/>
        </w:rPr>
        <w:t xml:space="preserve"> updat</w:t>
      </w:r>
      <w:r w:rsidR="008D01EA">
        <w:rPr>
          <w:lang w:eastAsia="zh-CN"/>
        </w:rPr>
        <w:t>e</w:t>
      </w:r>
      <w:r>
        <w:rPr>
          <w:rFonts w:hint="eastAsia"/>
          <w:lang w:eastAsia="zh-CN"/>
        </w:rPr>
        <w:t xml:space="preserve"> model parameters for calcite and albite</w:t>
      </w:r>
      <w:bookmarkEnd w:id="981"/>
      <w:r>
        <w:rPr>
          <w:rFonts w:hint="eastAsia"/>
          <w:lang w:eastAsia="zh-CN"/>
        </w:rPr>
        <w:t xml:space="preserve"> </w:t>
      </w:r>
    </w:p>
    <w:tbl>
      <w:tblPr>
        <w:tblW w:w="5000" w:type="pct"/>
        <w:tblBorders>
          <w:top w:val="single" w:sz="4" w:space="0" w:color="auto"/>
          <w:bottom w:val="single" w:sz="4" w:space="0" w:color="auto"/>
        </w:tblBorders>
        <w:tblLook w:val="04A0" w:firstRow="1" w:lastRow="0" w:firstColumn="1" w:lastColumn="0" w:noHBand="0" w:noVBand="1"/>
      </w:tblPr>
      <w:tblGrid>
        <w:gridCol w:w="3529"/>
        <w:gridCol w:w="1118"/>
        <w:gridCol w:w="1443"/>
        <w:gridCol w:w="1160"/>
        <w:gridCol w:w="1390"/>
      </w:tblGrid>
      <w:tr w:rsidR="001E58EB" w:rsidRPr="00ED3698" w14:paraId="01CC0784" w14:textId="77777777" w:rsidTr="009267EC">
        <w:trPr>
          <w:trHeight w:val="300"/>
        </w:trPr>
        <w:tc>
          <w:tcPr>
            <w:tcW w:w="2075" w:type="pct"/>
            <w:tcBorders>
              <w:bottom w:val="single" w:sz="4" w:space="0" w:color="auto"/>
            </w:tcBorders>
            <w:shd w:val="clear" w:color="auto" w:fill="D9D9D9"/>
            <w:noWrap/>
            <w:vAlign w:val="center"/>
            <w:hideMark/>
          </w:tcPr>
          <w:p w14:paraId="328064F2" w14:textId="77777777" w:rsidR="001E58EB" w:rsidRPr="00ED3698" w:rsidRDefault="001E58EB" w:rsidP="009267EC">
            <w:pPr>
              <w:spacing w:before="0" w:after="0"/>
              <w:jc w:val="left"/>
              <w:rPr>
                <w:b/>
                <w:color w:val="000000"/>
                <w:lang w:eastAsia="en-CA"/>
              </w:rPr>
            </w:pPr>
            <w:r w:rsidRPr="00ED3698">
              <w:rPr>
                <w:b/>
                <w:color w:val="000000"/>
                <w:lang w:eastAsia="en-CA"/>
              </w:rPr>
              <w:t>Parameter</w:t>
            </w:r>
          </w:p>
        </w:tc>
        <w:tc>
          <w:tcPr>
            <w:tcW w:w="680" w:type="pct"/>
            <w:tcBorders>
              <w:bottom w:val="single" w:sz="4" w:space="0" w:color="auto"/>
            </w:tcBorders>
            <w:shd w:val="clear" w:color="auto" w:fill="D9D9D9"/>
            <w:noWrap/>
            <w:vAlign w:val="center"/>
            <w:hideMark/>
          </w:tcPr>
          <w:p w14:paraId="02AD725B" w14:textId="77777777" w:rsidR="001E58EB" w:rsidRPr="00ED3698" w:rsidRDefault="001E58EB" w:rsidP="009267EC">
            <w:pPr>
              <w:spacing w:before="0" w:after="0"/>
              <w:jc w:val="left"/>
              <w:rPr>
                <w:b/>
                <w:color w:val="000000"/>
                <w:lang w:eastAsia="zh-CN"/>
              </w:rPr>
            </w:pPr>
            <w:r>
              <w:rPr>
                <w:rFonts w:hint="eastAsia"/>
                <w:b/>
                <w:color w:val="000000"/>
                <w:lang w:eastAsia="zh-CN"/>
              </w:rPr>
              <w:t>Symbol</w:t>
            </w:r>
          </w:p>
        </w:tc>
        <w:tc>
          <w:tcPr>
            <w:tcW w:w="868" w:type="pct"/>
            <w:tcBorders>
              <w:bottom w:val="single" w:sz="4" w:space="0" w:color="auto"/>
            </w:tcBorders>
            <w:shd w:val="clear" w:color="auto" w:fill="D9D9D9"/>
            <w:vAlign w:val="center"/>
          </w:tcPr>
          <w:p w14:paraId="5308C9C0" w14:textId="77777777" w:rsidR="001E58EB" w:rsidRPr="00ED3698" w:rsidRDefault="001E58EB" w:rsidP="009267EC">
            <w:pPr>
              <w:spacing w:before="0" w:after="0"/>
              <w:jc w:val="left"/>
              <w:rPr>
                <w:b/>
                <w:color w:val="000000"/>
                <w:lang w:eastAsia="zh-CN"/>
              </w:rPr>
            </w:pPr>
            <w:r>
              <w:rPr>
                <w:rFonts w:hint="eastAsia"/>
                <w:b/>
                <w:color w:val="000000"/>
                <w:lang w:eastAsia="zh-CN"/>
              </w:rPr>
              <w:t>Calcite</w:t>
            </w:r>
          </w:p>
        </w:tc>
        <w:tc>
          <w:tcPr>
            <w:tcW w:w="704" w:type="pct"/>
            <w:tcBorders>
              <w:bottom w:val="single" w:sz="4" w:space="0" w:color="auto"/>
            </w:tcBorders>
            <w:shd w:val="clear" w:color="auto" w:fill="D9D9D9"/>
            <w:vAlign w:val="center"/>
          </w:tcPr>
          <w:p w14:paraId="1330A98A" w14:textId="77777777" w:rsidR="001E58EB" w:rsidRPr="00FC4488" w:rsidRDefault="001E58EB" w:rsidP="009267EC">
            <w:pPr>
              <w:spacing w:before="0" w:after="0"/>
              <w:jc w:val="left"/>
              <w:rPr>
                <w:b/>
                <w:color w:val="000000"/>
                <w:lang w:eastAsia="zh-CN"/>
              </w:rPr>
            </w:pPr>
            <w:r>
              <w:rPr>
                <w:rFonts w:hint="eastAsia"/>
                <w:b/>
                <w:color w:val="000000"/>
                <w:lang w:eastAsia="zh-CN"/>
              </w:rPr>
              <w:t>Albite</w:t>
            </w:r>
          </w:p>
        </w:tc>
        <w:tc>
          <w:tcPr>
            <w:tcW w:w="673" w:type="pct"/>
            <w:tcBorders>
              <w:bottom w:val="single" w:sz="4" w:space="0" w:color="auto"/>
            </w:tcBorders>
            <w:shd w:val="clear" w:color="auto" w:fill="D9D9D9"/>
            <w:noWrap/>
            <w:vAlign w:val="center"/>
            <w:hideMark/>
          </w:tcPr>
          <w:p w14:paraId="4CE4D4FF" w14:textId="77777777" w:rsidR="001E58EB" w:rsidRPr="00ED3698" w:rsidRDefault="001E58EB" w:rsidP="009267EC">
            <w:pPr>
              <w:spacing w:before="0" w:after="0"/>
              <w:jc w:val="left"/>
              <w:rPr>
                <w:b/>
                <w:color w:val="000000"/>
                <w:lang w:eastAsia="en-CA"/>
              </w:rPr>
            </w:pPr>
            <w:r w:rsidRPr="00FC4488">
              <w:rPr>
                <w:b/>
                <w:color w:val="000000"/>
                <w:lang w:eastAsia="en-CA"/>
              </w:rPr>
              <w:t>Unit</w:t>
            </w:r>
          </w:p>
        </w:tc>
      </w:tr>
      <w:tr w:rsidR="008D01EA" w:rsidRPr="00ED3698" w14:paraId="09A3BF04" w14:textId="77777777" w:rsidTr="009267EC">
        <w:trPr>
          <w:trHeight w:val="300"/>
        </w:trPr>
        <w:tc>
          <w:tcPr>
            <w:tcW w:w="2075" w:type="pct"/>
            <w:tcBorders>
              <w:top w:val="single" w:sz="4" w:space="0" w:color="auto"/>
              <w:bottom w:val="nil"/>
            </w:tcBorders>
            <w:shd w:val="clear" w:color="auto" w:fill="auto"/>
            <w:noWrap/>
            <w:vAlign w:val="center"/>
            <w:hideMark/>
          </w:tcPr>
          <w:p w14:paraId="0B49145E" w14:textId="77777777" w:rsidR="008D01EA" w:rsidRPr="00ED3698" w:rsidRDefault="008D01EA" w:rsidP="00F66AFF">
            <w:pPr>
              <w:spacing w:before="0" w:after="0"/>
              <w:jc w:val="left"/>
              <w:rPr>
                <w:color w:val="000000"/>
                <w:lang w:eastAsia="en-CA"/>
              </w:rPr>
            </w:pPr>
            <w:r>
              <w:rPr>
                <w:lang w:eastAsia="zh-CN"/>
              </w:rPr>
              <w:t>Surface area</w:t>
            </w:r>
          </w:p>
        </w:tc>
        <w:tc>
          <w:tcPr>
            <w:tcW w:w="680" w:type="pct"/>
            <w:tcBorders>
              <w:top w:val="single" w:sz="4" w:space="0" w:color="auto"/>
              <w:bottom w:val="nil"/>
            </w:tcBorders>
            <w:shd w:val="clear" w:color="auto" w:fill="auto"/>
            <w:noWrap/>
            <w:vAlign w:val="center"/>
            <w:hideMark/>
          </w:tcPr>
          <w:p w14:paraId="0D9F2395" w14:textId="77777777" w:rsidR="008D01EA" w:rsidRPr="00896A70" w:rsidRDefault="008D01EA" w:rsidP="00F66AFF">
            <w:pPr>
              <w:spacing w:before="0" w:after="0"/>
              <w:jc w:val="left"/>
              <w:rPr>
                <w:i/>
                <w:color w:val="000000"/>
                <w:lang w:eastAsia="zh-CN"/>
              </w:rPr>
            </w:pPr>
            <w:r w:rsidRPr="00896A70">
              <w:rPr>
                <w:rFonts w:hint="eastAsia"/>
                <w:i/>
                <w:color w:val="000000"/>
                <w:lang w:eastAsia="zh-CN"/>
              </w:rPr>
              <w:t>S</w:t>
            </w:r>
          </w:p>
        </w:tc>
        <w:tc>
          <w:tcPr>
            <w:tcW w:w="868" w:type="pct"/>
            <w:tcBorders>
              <w:top w:val="single" w:sz="4" w:space="0" w:color="auto"/>
              <w:bottom w:val="nil"/>
            </w:tcBorders>
            <w:vAlign w:val="center"/>
          </w:tcPr>
          <w:p w14:paraId="2D24D5E6" w14:textId="77777777" w:rsidR="008D01EA" w:rsidRPr="00ED3698" w:rsidRDefault="008D01EA" w:rsidP="009267EC">
            <w:pPr>
              <w:spacing w:before="0" w:after="0"/>
              <w:jc w:val="left"/>
              <w:rPr>
                <w:color w:val="000000"/>
                <w:lang w:eastAsia="zh-CN"/>
              </w:rPr>
            </w:pPr>
            <w:r w:rsidRPr="006862C4">
              <w:rPr>
                <w:color w:val="000000"/>
                <w:lang w:eastAsia="zh-CN"/>
              </w:rPr>
              <w:t>1.157</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704" w:type="pct"/>
            <w:tcBorders>
              <w:top w:val="single" w:sz="4" w:space="0" w:color="auto"/>
              <w:bottom w:val="nil"/>
            </w:tcBorders>
            <w:vAlign w:val="center"/>
          </w:tcPr>
          <w:p w14:paraId="792EADC8" w14:textId="77777777" w:rsidR="008D01EA" w:rsidRDefault="008D01EA" w:rsidP="009267EC">
            <w:pPr>
              <w:spacing w:before="0" w:after="0"/>
              <w:jc w:val="left"/>
              <w:rPr>
                <w:color w:val="000000"/>
                <w:lang w:eastAsia="zh-CN"/>
              </w:rPr>
            </w:pPr>
            <w:r>
              <w:rPr>
                <w:color w:val="000000"/>
                <w:lang w:eastAsia="zh-CN"/>
              </w:rPr>
              <w:t>1.0×</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1</w:t>
            </w:r>
          </w:p>
        </w:tc>
        <w:tc>
          <w:tcPr>
            <w:tcW w:w="673" w:type="pct"/>
            <w:tcBorders>
              <w:top w:val="single" w:sz="4" w:space="0" w:color="auto"/>
              <w:bottom w:val="nil"/>
            </w:tcBorders>
            <w:shd w:val="clear" w:color="auto" w:fill="auto"/>
            <w:noWrap/>
            <w:vAlign w:val="center"/>
            <w:hideMark/>
          </w:tcPr>
          <w:p w14:paraId="0ECDD652" w14:textId="77777777" w:rsidR="008D01EA" w:rsidRPr="00ED3698" w:rsidRDefault="008D01EA" w:rsidP="008D01EA">
            <w:pPr>
              <w:spacing w:before="0" w:after="0"/>
              <w:jc w:val="left"/>
              <w:rPr>
                <w:color w:val="000000"/>
                <w:lang w:eastAsia="zh-CN"/>
              </w:rPr>
            </w:pPr>
            <w:r>
              <w:rPr>
                <w:rFonts w:hint="eastAsia"/>
                <w:color w:val="000000"/>
                <w:lang w:eastAsia="zh-CN"/>
              </w:rPr>
              <w:t>[</w:t>
            </w:r>
            <w:r>
              <w:rPr>
                <w:color w:val="000000"/>
                <w:lang w:eastAsia="zh-CN"/>
              </w:rPr>
              <w:t>m</w:t>
            </w:r>
            <w:r w:rsidRPr="008D01EA">
              <w:rPr>
                <w:color w:val="000000"/>
                <w:vertAlign w:val="superscript"/>
                <w:lang w:eastAsia="zh-CN"/>
              </w:rPr>
              <w:t>2</w:t>
            </w:r>
            <w:r>
              <w:rPr>
                <w:color w:val="000000"/>
                <w:lang w:eastAsia="zh-CN"/>
              </w:rPr>
              <w:t xml:space="preserve"> l</w:t>
            </w:r>
            <w:r w:rsidRPr="008D01EA">
              <w:rPr>
                <w:color w:val="000000"/>
                <w:vertAlign w:val="superscript"/>
                <w:lang w:eastAsia="zh-CN"/>
              </w:rPr>
              <w:t>-1</w:t>
            </w:r>
            <w:r>
              <w:rPr>
                <w:color w:val="000000"/>
                <w:lang w:eastAsia="zh-CN"/>
              </w:rPr>
              <w:t xml:space="preserve"> bulk</w:t>
            </w:r>
            <w:r>
              <w:rPr>
                <w:rFonts w:hint="eastAsia"/>
                <w:color w:val="000000"/>
                <w:lang w:eastAsia="zh-CN"/>
              </w:rPr>
              <w:t>]</w:t>
            </w:r>
          </w:p>
        </w:tc>
      </w:tr>
      <w:tr w:rsidR="008D01EA" w:rsidRPr="00ED3698" w14:paraId="2959199C" w14:textId="77777777" w:rsidTr="009267EC">
        <w:trPr>
          <w:trHeight w:val="300"/>
        </w:trPr>
        <w:tc>
          <w:tcPr>
            <w:tcW w:w="2075" w:type="pct"/>
            <w:tcBorders>
              <w:top w:val="nil"/>
              <w:bottom w:val="nil"/>
            </w:tcBorders>
            <w:shd w:val="clear" w:color="auto" w:fill="auto"/>
            <w:noWrap/>
            <w:vAlign w:val="center"/>
            <w:hideMark/>
          </w:tcPr>
          <w:p w14:paraId="69E3AAE8" w14:textId="77777777" w:rsidR="008D01EA" w:rsidRPr="00ED3698" w:rsidRDefault="008D01EA" w:rsidP="00F66AFF">
            <w:pPr>
              <w:spacing w:before="0" w:after="0"/>
              <w:jc w:val="left"/>
              <w:rPr>
                <w:color w:val="000000"/>
                <w:lang w:eastAsia="en-CA"/>
              </w:rPr>
            </w:pPr>
            <w:r>
              <w:rPr>
                <w:lang w:eastAsia="zh-CN"/>
              </w:rPr>
              <w:t>Initial particle radius</w:t>
            </w:r>
          </w:p>
        </w:tc>
        <w:tc>
          <w:tcPr>
            <w:tcW w:w="680" w:type="pct"/>
            <w:tcBorders>
              <w:top w:val="nil"/>
              <w:bottom w:val="nil"/>
            </w:tcBorders>
            <w:shd w:val="clear" w:color="auto" w:fill="auto"/>
            <w:noWrap/>
            <w:vAlign w:val="center"/>
            <w:hideMark/>
          </w:tcPr>
          <w:p w14:paraId="5E2077CC" w14:textId="77777777" w:rsidR="008D01EA" w:rsidRPr="00896A70" w:rsidRDefault="008D01EA" w:rsidP="00F66AFF">
            <w:pPr>
              <w:spacing w:before="0" w:after="0"/>
              <w:jc w:val="left"/>
              <w:rPr>
                <w:i/>
                <w:color w:val="000000"/>
                <w:lang w:eastAsia="zh-CN"/>
              </w:rPr>
            </w:pPr>
            <w:r w:rsidRPr="00896A70">
              <w:rPr>
                <w:rFonts w:ascii="Cambria Math" w:hAnsi="Cambria Math" w:cs="Cambria Math" w:hint="eastAsia"/>
                <w:i/>
                <w:color w:val="000000"/>
                <w:lang w:eastAsia="zh-CN"/>
              </w:rPr>
              <w:t>r</w:t>
            </w:r>
            <w:r w:rsidRPr="00896A70">
              <w:rPr>
                <w:rFonts w:ascii="Cambria Math" w:hAnsi="Cambria Math" w:cs="Cambria Math" w:hint="eastAsia"/>
                <w:i/>
                <w:color w:val="000000"/>
                <w:vertAlign w:val="subscript"/>
                <w:lang w:eastAsia="zh-CN"/>
              </w:rPr>
              <w:t>i</w:t>
            </w:r>
          </w:p>
        </w:tc>
        <w:tc>
          <w:tcPr>
            <w:tcW w:w="868" w:type="pct"/>
            <w:tcBorders>
              <w:top w:val="nil"/>
              <w:bottom w:val="nil"/>
            </w:tcBorders>
            <w:vAlign w:val="center"/>
          </w:tcPr>
          <w:p w14:paraId="1EA0AE12" w14:textId="77777777" w:rsidR="008D01EA" w:rsidRPr="00ED3698" w:rsidRDefault="008D01EA" w:rsidP="009267EC">
            <w:pPr>
              <w:spacing w:before="0" w:after="0"/>
              <w:jc w:val="left"/>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704" w:type="pct"/>
            <w:tcBorders>
              <w:top w:val="nil"/>
              <w:bottom w:val="nil"/>
            </w:tcBorders>
            <w:vAlign w:val="center"/>
          </w:tcPr>
          <w:p w14:paraId="15429DAB" w14:textId="77777777" w:rsidR="008D01EA" w:rsidRDefault="008D01EA"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673" w:type="pct"/>
            <w:tcBorders>
              <w:top w:val="nil"/>
              <w:bottom w:val="nil"/>
            </w:tcBorders>
            <w:shd w:val="clear" w:color="auto" w:fill="auto"/>
            <w:noWrap/>
            <w:vAlign w:val="center"/>
            <w:hideMark/>
          </w:tcPr>
          <w:p w14:paraId="37A75448" w14:textId="77777777" w:rsidR="008D01EA" w:rsidRPr="00ED3698" w:rsidRDefault="008D01EA" w:rsidP="009267EC">
            <w:pPr>
              <w:spacing w:before="0" w:after="0"/>
              <w:jc w:val="left"/>
              <w:rPr>
                <w:color w:val="000000"/>
                <w:lang w:eastAsia="zh-CN"/>
              </w:rPr>
            </w:pPr>
            <w:r>
              <w:rPr>
                <w:rFonts w:hint="eastAsia"/>
                <w:color w:val="000000"/>
                <w:lang w:eastAsia="zh-CN"/>
              </w:rPr>
              <w:t>[m]</w:t>
            </w:r>
          </w:p>
        </w:tc>
      </w:tr>
      <w:tr w:rsidR="008D01EA" w:rsidRPr="00ED3698" w14:paraId="51F2027E" w14:textId="77777777" w:rsidTr="009267EC">
        <w:trPr>
          <w:trHeight w:val="300"/>
        </w:trPr>
        <w:tc>
          <w:tcPr>
            <w:tcW w:w="2075" w:type="pct"/>
            <w:tcBorders>
              <w:top w:val="nil"/>
              <w:bottom w:val="nil"/>
            </w:tcBorders>
            <w:shd w:val="clear" w:color="auto" w:fill="auto"/>
            <w:noWrap/>
            <w:vAlign w:val="center"/>
            <w:hideMark/>
          </w:tcPr>
          <w:p w14:paraId="5A384C23" w14:textId="77777777" w:rsidR="008D01EA" w:rsidRPr="00ED3698" w:rsidRDefault="008D01EA" w:rsidP="00F66AFF">
            <w:pPr>
              <w:spacing w:before="0" w:after="0"/>
              <w:jc w:val="left"/>
              <w:rPr>
                <w:color w:val="000000"/>
                <w:lang w:eastAsia="en-CA"/>
              </w:rPr>
            </w:pPr>
            <w:r>
              <w:rPr>
                <w:color w:val="000000"/>
                <w:lang w:eastAsia="en-CA"/>
              </w:rPr>
              <w:t>Particle radius</w:t>
            </w:r>
          </w:p>
        </w:tc>
        <w:tc>
          <w:tcPr>
            <w:tcW w:w="680" w:type="pct"/>
            <w:tcBorders>
              <w:top w:val="nil"/>
              <w:bottom w:val="nil"/>
            </w:tcBorders>
            <w:shd w:val="clear" w:color="auto" w:fill="auto"/>
            <w:noWrap/>
            <w:vAlign w:val="center"/>
            <w:hideMark/>
          </w:tcPr>
          <w:p w14:paraId="3CCDCC15" w14:textId="77777777" w:rsidR="008D01EA" w:rsidRPr="00896A70" w:rsidRDefault="008D01EA" w:rsidP="00F66AFF">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s</w:t>
            </w:r>
          </w:p>
        </w:tc>
        <w:tc>
          <w:tcPr>
            <w:tcW w:w="868" w:type="pct"/>
            <w:tcBorders>
              <w:top w:val="nil"/>
              <w:bottom w:val="nil"/>
            </w:tcBorders>
            <w:vAlign w:val="center"/>
          </w:tcPr>
          <w:p w14:paraId="3E1B14A6" w14:textId="77777777" w:rsidR="008D01EA" w:rsidRPr="00ED3698" w:rsidRDefault="008D01EA" w:rsidP="009267EC">
            <w:pPr>
              <w:spacing w:before="0" w:after="0"/>
              <w:jc w:val="left"/>
              <w:rPr>
                <w:color w:val="000000"/>
                <w:lang w:eastAsia="zh-CN"/>
              </w:rPr>
            </w:pPr>
            <w:r>
              <w:rPr>
                <w:color w:val="000000"/>
                <w:lang w:eastAsia="en-CA"/>
              </w:rPr>
              <w:t>1</w:t>
            </w:r>
            <w:r>
              <w:rPr>
                <w:rFonts w:hint="eastAsia"/>
                <w:color w:val="000000"/>
                <w:lang w:eastAsia="zh-CN"/>
              </w:rPr>
              <w:t>.5</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704" w:type="pct"/>
            <w:tcBorders>
              <w:top w:val="nil"/>
              <w:bottom w:val="nil"/>
            </w:tcBorders>
            <w:vAlign w:val="center"/>
          </w:tcPr>
          <w:p w14:paraId="2FF40809" w14:textId="77777777" w:rsidR="008D01EA" w:rsidRDefault="008D01EA"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673" w:type="pct"/>
            <w:tcBorders>
              <w:top w:val="nil"/>
              <w:bottom w:val="nil"/>
            </w:tcBorders>
            <w:shd w:val="clear" w:color="auto" w:fill="auto"/>
            <w:noWrap/>
            <w:vAlign w:val="center"/>
            <w:hideMark/>
          </w:tcPr>
          <w:p w14:paraId="3FE5120B" w14:textId="77777777" w:rsidR="008D01EA" w:rsidRDefault="008D01EA" w:rsidP="009267EC">
            <w:pPr>
              <w:spacing w:before="0" w:after="0"/>
              <w:jc w:val="left"/>
            </w:pPr>
            <w:r w:rsidRPr="00CE69C5">
              <w:rPr>
                <w:rFonts w:hint="eastAsia"/>
                <w:color w:val="000000"/>
                <w:lang w:eastAsia="zh-CN"/>
              </w:rPr>
              <w:t>[m]</w:t>
            </w:r>
          </w:p>
        </w:tc>
      </w:tr>
      <w:tr w:rsidR="008D01EA" w:rsidRPr="00ED3698" w14:paraId="5AB04F02" w14:textId="77777777" w:rsidTr="009267EC">
        <w:trPr>
          <w:trHeight w:val="300"/>
        </w:trPr>
        <w:tc>
          <w:tcPr>
            <w:tcW w:w="2075" w:type="pct"/>
            <w:tcBorders>
              <w:top w:val="nil"/>
              <w:bottom w:val="single" w:sz="4" w:space="0" w:color="auto"/>
            </w:tcBorders>
            <w:shd w:val="clear" w:color="auto" w:fill="auto"/>
            <w:noWrap/>
            <w:vAlign w:val="center"/>
          </w:tcPr>
          <w:p w14:paraId="4C567516" w14:textId="77777777" w:rsidR="008D01EA" w:rsidRPr="00ED3698" w:rsidRDefault="008D01EA" w:rsidP="00F66AFF">
            <w:pPr>
              <w:spacing w:before="0" w:after="0"/>
              <w:jc w:val="left"/>
              <w:rPr>
                <w:color w:val="000000"/>
                <w:lang w:eastAsia="zh-CN"/>
              </w:rPr>
            </w:pPr>
            <w:r>
              <w:rPr>
                <w:lang w:eastAsia="zh-CN"/>
              </w:rPr>
              <w:t>Minimum particle radius</w:t>
            </w:r>
          </w:p>
        </w:tc>
        <w:tc>
          <w:tcPr>
            <w:tcW w:w="680" w:type="pct"/>
            <w:tcBorders>
              <w:top w:val="nil"/>
              <w:bottom w:val="single" w:sz="4" w:space="0" w:color="auto"/>
            </w:tcBorders>
            <w:shd w:val="clear" w:color="auto" w:fill="auto"/>
            <w:noWrap/>
            <w:vAlign w:val="center"/>
          </w:tcPr>
          <w:p w14:paraId="2BD6BA9D" w14:textId="77777777" w:rsidR="008D01EA" w:rsidRPr="00896A70" w:rsidRDefault="008D01EA" w:rsidP="00F66AFF">
            <w:pPr>
              <w:spacing w:before="0" w:after="0"/>
              <w:jc w:val="left"/>
              <w:rPr>
                <w:i/>
                <w:color w:val="000000"/>
                <w:lang w:eastAsia="zh-CN"/>
              </w:rPr>
            </w:pPr>
            <w:r w:rsidRPr="00896A70">
              <w:rPr>
                <w:rFonts w:hint="eastAsia"/>
                <w:i/>
                <w:color w:val="000000"/>
                <w:lang w:eastAsia="zh-CN"/>
              </w:rPr>
              <w:t>r</w:t>
            </w:r>
            <w:r w:rsidRPr="00896A70">
              <w:rPr>
                <w:rFonts w:hint="eastAsia"/>
                <w:i/>
                <w:color w:val="000000"/>
                <w:vertAlign w:val="subscript"/>
                <w:lang w:eastAsia="zh-CN"/>
              </w:rPr>
              <w:t>min</w:t>
            </w:r>
          </w:p>
        </w:tc>
        <w:tc>
          <w:tcPr>
            <w:tcW w:w="868" w:type="pct"/>
            <w:tcBorders>
              <w:top w:val="nil"/>
              <w:bottom w:val="single" w:sz="4" w:space="0" w:color="auto"/>
            </w:tcBorders>
            <w:vAlign w:val="center"/>
          </w:tcPr>
          <w:p w14:paraId="67C1E8E8" w14:textId="77777777" w:rsidR="008D01EA" w:rsidRPr="00ED3698" w:rsidRDefault="008D01EA"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704" w:type="pct"/>
            <w:tcBorders>
              <w:top w:val="nil"/>
              <w:bottom w:val="single" w:sz="4" w:space="0" w:color="auto"/>
            </w:tcBorders>
            <w:vAlign w:val="center"/>
          </w:tcPr>
          <w:p w14:paraId="1510FE40" w14:textId="77777777" w:rsidR="008D01EA" w:rsidRDefault="008D01EA" w:rsidP="009267EC">
            <w:pPr>
              <w:spacing w:before="0" w:after="0"/>
              <w:jc w:val="left"/>
              <w:rPr>
                <w:color w:val="000000"/>
                <w:lang w:eastAsia="zh-CN"/>
              </w:rPr>
            </w:pPr>
            <w:r>
              <w:rPr>
                <w:rFonts w:hint="eastAsia"/>
                <w:color w:val="000000"/>
                <w:lang w:eastAsia="zh-CN"/>
              </w:rPr>
              <w:t>3.0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7</w:t>
            </w:r>
          </w:p>
        </w:tc>
        <w:tc>
          <w:tcPr>
            <w:tcW w:w="673" w:type="pct"/>
            <w:tcBorders>
              <w:top w:val="nil"/>
              <w:bottom w:val="single" w:sz="4" w:space="0" w:color="auto"/>
            </w:tcBorders>
            <w:shd w:val="clear" w:color="auto" w:fill="auto"/>
            <w:noWrap/>
            <w:vAlign w:val="center"/>
          </w:tcPr>
          <w:p w14:paraId="47F69B4A" w14:textId="77777777" w:rsidR="008D01EA" w:rsidRDefault="008D01EA" w:rsidP="009267EC">
            <w:pPr>
              <w:spacing w:before="0" w:after="0"/>
              <w:jc w:val="left"/>
            </w:pPr>
            <w:r w:rsidRPr="00CE69C5">
              <w:rPr>
                <w:rFonts w:hint="eastAsia"/>
                <w:color w:val="000000"/>
                <w:lang w:eastAsia="zh-CN"/>
              </w:rPr>
              <w:t>[m]</w:t>
            </w:r>
          </w:p>
        </w:tc>
      </w:tr>
    </w:tbl>
    <w:p w14:paraId="38D3D37F" w14:textId="77777777" w:rsidR="001E58EB" w:rsidRDefault="001E58EB" w:rsidP="001E58EB">
      <w:pPr>
        <w:pStyle w:val="Simpleline"/>
        <w:rPr>
          <w:lang w:eastAsia="zh-CN"/>
        </w:rPr>
      </w:pPr>
    </w:p>
    <w:p w14:paraId="31658BD3" w14:textId="77777777" w:rsidR="001E58EB" w:rsidRPr="00192E8E" w:rsidRDefault="001E58EB" w:rsidP="001E58EB">
      <w:pPr>
        <w:pStyle w:val="StyleHeading4Bold"/>
      </w:pPr>
      <w:bookmarkStart w:id="982" w:name="_Toc520374746"/>
      <w:r w:rsidRPr="00192E8E">
        <w:t>Results</w:t>
      </w:r>
      <w:bookmarkEnd w:id="982"/>
    </w:p>
    <w:p w14:paraId="1FB1EB94" w14:textId="7F346BF6" w:rsidR="001E58EB" w:rsidRDefault="008D01EA" w:rsidP="001E58EB">
      <w:pPr>
        <w:rPr>
          <w:lang w:eastAsia="zh-CN"/>
        </w:rPr>
      </w:pPr>
      <w:r>
        <w:rPr>
          <w:lang w:eastAsia="zh-CN"/>
        </w:rPr>
        <w:t>Due</w:t>
      </w:r>
      <w:r w:rsidR="001E58EB">
        <w:rPr>
          <w:rFonts w:hint="eastAsia"/>
          <w:lang w:eastAsia="zh-CN"/>
        </w:rPr>
        <w:t xml:space="preserve"> </w:t>
      </w:r>
      <w:r>
        <w:rPr>
          <w:lang w:eastAsia="zh-CN"/>
        </w:rPr>
        <w:t>to the infiltration</w:t>
      </w:r>
      <w:r w:rsidR="001E58EB">
        <w:rPr>
          <w:rFonts w:hint="eastAsia"/>
          <w:lang w:eastAsia="zh-CN"/>
        </w:rPr>
        <w:t xml:space="preserve"> of the low pH solution from the top, </w:t>
      </w:r>
      <w:r w:rsidR="001E58EB" w:rsidRPr="00947485">
        <w:rPr>
          <w:rFonts w:hint="eastAsia"/>
          <w:szCs w:val="24"/>
          <w:lang w:val="en-CA" w:eastAsia="zh-CN"/>
        </w:rPr>
        <w:t>calcite</w:t>
      </w:r>
      <w:r w:rsidR="001E58EB">
        <w:rPr>
          <w:rFonts w:hint="eastAsia"/>
          <w:lang w:eastAsia="zh-CN"/>
        </w:rPr>
        <w:t xml:space="preserve"> dissolve</w:t>
      </w:r>
      <w:r>
        <w:rPr>
          <w:lang w:eastAsia="zh-CN"/>
        </w:rPr>
        <w:t>s</w:t>
      </w:r>
      <w:r w:rsidR="001E58EB">
        <w:rPr>
          <w:rFonts w:hint="eastAsia"/>
          <w:lang w:eastAsia="zh-CN"/>
        </w:rPr>
        <w:t xml:space="preserve"> </w:t>
      </w:r>
      <w:r>
        <w:rPr>
          <w:lang w:eastAsia="zh-CN"/>
        </w:rPr>
        <w:t xml:space="preserve">at a </w:t>
      </w:r>
      <w:r w:rsidR="001E58EB">
        <w:rPr>
          <w:rFonts w:hint="eastAsia"/>
          <w:lang w:eastAsia="zh-CN"/>
        </w:rPr>
        <w:t>high rate (</w:t>
      </w:r>
      <w:r w:rsidR="005F5019">
        <w:rPr>
          <w:lang w:eastAsia="zh-CN"/>
        </w:rPr>
        <w:fldChar w:fldCharType="begin"/>
      </w:r>
      <w:r w:rsidR="001E58EB">
        <w:rPr>
          <w:lang w:eastAsia="zh-CN"/>
        </w:rPr>
        <w:instrText xml:space="preserve"> </w:instrText>
      </w:r>
      <w:r w:rsidR="001E58EB">
        <w:rPr>
          <w:rFonts w:hint="eastAsia"/>
          <w:lang w:eastAsia="zh-CN"/>
        </w:rPr>
        <w:instrText>REF _Ref363030380 \h</w:instrText>
      </w:r>
      <w:r w:rsidR="001E58EB">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24</w:t>
      </w:r>
      <w:r w:rsidR="005F5019">
        <w:rPr>
          <w:lang w:eastAsia="zh-CN"/>
        </w:rPr>
        <w:fldChar w:fldCharType="end"/>
      </w:r>
      <w:r w:rsidR="001E58EB">
        <w:rPr>
          <w:rFonts w:hint="eastAsia"/>
          <w:lang w:eastAsia="zh-CN"/>
        </w:rPr>
        <w:t xml:space="preserve"> bottom left and right)</w:t>
      </w:r>
      <w:r w:rsidR="004474F5">
        <w:rPr>
          <w:rFonts w:hint="eastAsia"/>
          <w:lang w:eastAsia="zh-CN"/>
        </w:rPr>
        <w:t xml:space="preserve">.  </w:t>
      </w:r>
      <w:r w:rsidR="001E58EB">
        <w:rPr>
          <w:rFonts w:hint="eastAsia"/>
          <w:lang w:eastAsia="zh-CN"/>
        </w:rPr>
        <w:t xml:space="preserve">The dissolution rate of </w:t>
      </w:r>
      <w:r>
        <w:rPr>
          <w:lang w:eastAsia="zh-CN"/>
        </w:rPr>
        <w:t xml:space="preserve">albite </w:t>
      </w:r>
      <w:r w:rsidR="001E58EB">
        <w:rPr>
          <w:rFonts w:hint="eastAsia"/>
          <w:lang w:eastAsia="zh-CN"/>
        </w:rPr>
        <w:t>increase</w:t>
      </w:r>
      <w:r>
        <w:rPr>
          <w:lang w:eastAsia="zh-CN"/>
        </w:rPr>
        <w:t>s</w:t>
      </w:r>
      <w:r w:rsidR="001E58EB">
        <w:rPr>
          <w:rFonts w:hint="eastAsia"/>
          <w:lang w:eastAsia="zh-CN"/>
        </w:rPr>
        <w:t xml:space="preserve"> </w:t>
      </w:r>
      <w:r w:rsidR="00C50034">
        <w:rPr>
          <w:lang w:eastAsia="zh-CN"/>
        </w:rPr>
        <w:t>under moer alkaline conditions</w:t>
      </w:r>
      <w:r w:rsidR="004474F5">
        <w:rPr>
          <w:rFonts w:hint="eastAsia"/>
          <w:lang w:eastAsia="zh-CN"/>
        </w:rPr>
        <w:t xml:space="preserve">.  </w:t>
      </w:r>
      <w:r w:rsidR="001E58EB">
        <w:rPr>
          <w:rFonts w:hint="eastAsia"/>
          <w:lang w:eastAsia="zh-CN"/>
        </w:rPr>
        <w:t xml:space="preserve">As the dissolution rates of albite </w:t>
      </w:r>
      <w:r w:rsidR="00C50034">
        <w:rPr>
          <w:lang w:eastAsia="zh-CN"/>
        </w:rPr>
        <w:t>ar</w:t>
      </w:r>
      <w:r w:rsidR="001E58EB">
        <w:rPr>
          <w:rFonts w:hint="eastAsia"/>
          <w:lang w:eastAsia="zh-CN"/>
        </w:rPr>
        <w:t xml:space="preserve">e low, the </w:t>
      </w:r>
      <w:r w:rsidR="00C50034">
        <w:rPr>
          <w:lang w:eastAsia="zh-CN"/>
        </w:rPr>
        <w:t>depletion</w:t>
      </w:r>
      <w:r w:rsidR="001E58EB">
        <w:rPr>
          <w:rFonts w:hint="eastAsia"/>
          <w:lang w:eastAsia="zh-CN"/>
        </w:rPr>
        <w:t xml:space="preserve"> of the total amount of albite </w:t>
      </w:r>
      <w:r w:rsidR="00C50034">
        <w:rPr>
          <w:lang w:eastAsia="zh-CN"/>
        </w:rPr>
        <w:t>is</w:t>
      </w:r>
      <w:r w:rsidR="001E58EB">
        <w:rPr>
          <w:rFonts w:hint="eastAsia"/>
          <w:lang w:eastAsia="zh-CN"/>
        </w:rPr>
        <w:t xml:space="preserve"> </w:t>
      </w:r>
      <w:r w:rsidR="00C50034">
        <w:rPr>
          <w:lang w:eastAsia="zh-CN"/>
        </w:rPr>
        <w:t>in</w:t>
      </w:r>
      <w:r w:rsidR="001E58EB">
        <w:rPr>
          <w:rFonts w:hint="eastAsia"/>
          <w:lang w:eastAsia="zh-CN"/>
        </w:rPr>
        <w:t xml:space="preserve">significant </w:t>
      </w:r>
      <w:r w:rsidR="00C50034">
        <w:rPr>
          <w:lang w:eastAsia="zh-CN"/>
        </w:rPr>
        <w:t xml:space="preserve">for the simulation period </w:t>
      </w:r>
      <w:r w:rsidR="001E58EB">
        <w:rPr>
          <w:rFonts w:hint="eastAsia"/>
          <w:lang w:eastAsia="zh-CN"/>
        </w:rPr>
        <w:t>(</w:t>
      </w:r>
      <w:r w:rsidR="005F5019">
        <w:rPr>
          <w:lang w:eastAsia="zh-CN"/>
        </w:rPr>
        <w:fldChar w:fldCharType="begin"/>
      </w:r>
      <w:r w:rsidR="001E58EB">
        <w:rPr>
          <w:lang w:eastAsia="zh-CN"/>
        </w:rPr>
        <w:instrText xml:space="preserve"> </w:instrText>
      </w:r>
      <w:r w:rsidR="001E58EB">
        <w:rPr>
          <w:rFonts w:hint="eastAsia"/>
          <w:lang w:eastAsia="zh-CN"/>
        </w:rPr>
        <w:instrText>REF _Ref363030380 \h</w:instrText>
      </w:r>
      <w:r w:rsidR="001E58EB">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24</w:t>
      </w:r>
      <w:r w:rsidR="005F5019">
        <w:rPr>
          <w:lang w:eastAsia="zh-CN"/>
        </w:rPr>
        <w:fldChar w:fldCharType="end"/>
      </w:r>
      <w:r w:rsidR="001E58EB">
        <w:rPr>
          <w:rFonts w:hint="eastAsia"/>
          <w:lang w:eastAsia="zh-CN"/>
        </w:rPr>
        <w:t xml:space="preserve"> bottom left)</w:t>
      </w:r>
      <w:r w:rsidR="004474F5">
        <w:rPr>
          <w:rFonts w:hint="eastAsia"/>
          <w:lang w:eastAsia="zh-CN"/>
        </w:rPr>
        <w:t xml:space="preserve">.  </w:t>
      </w:r>
      <w:r w:rsidR="00C50034">
        <w:rPr>
          <w:lang w:eastAsia="zh-CN"/>
        </w:rPr>
        <w:t>However, t</w:t>
      </w:r>
      <w:r w:rsidR="001E58EB">
        <w:rPr>
          <w:rFonts w:hint="eastAsia"/>
          <w:lang w:eastAsia="zh-CN"/>
        </w:rPr>
        <w:t>he changes of related dissolved components such as Na</w:t>
      </w:r>
      <w:r w:rsidR="001E58EB" w:rsidRPr="00192D86">
        <w:rPr>
          <w:rFonts w:hint="eastAsia"/>
          <w:vertAlign w:val="superscript"/>
          <w:lang w:eastAsia="zh-CN"/>
        </w:rPr>
        <w:t>+</w:t>
      </w:r>
      <w:r w:rsidR="001E58EB">
        <w:rPr>
          <w:rFonts w:hint="eastAsia"/>
          <w:lang w:eastAsia="zh-CN"/>
        </w:rPr>
        <w:t>, Al</w:t>
      </w:r>
      <w:r w:rsidR="001E58EB" w:rsidRPr="00192D86">
        <w:rPr>
          <w:rFonts w:hint="eastAsia"/>
          <w:vertAlign w:val="superscript"/>
          <w:lang w:eastAsia="zh-CN"/>
        </w:rPr>
        <w:t>3+</w:t>
      </w:r>
      <w:r w:rsidR="001E58EB">
        <w:rPr>
          <w:rFonts w:hint="eastAsia"/>
          <w:lang w:eastAsia="zh-CN"/>
        </w:rPr>
        <w:t xml:space="preserve"> and H</w:t>
      </w:r>
      <w:r w:rsidR="001E58EB" w:rsidRPr="00192D86">
        <w:rPr>
          <w:rFonts w:hint="eastAsia"/>
          <w:vertAlign w:val="subscript"/>
          <w:lang w:eastAsia="zh-CN"/>
        </w:rPr>
        <w:t>4</w:t>
      </w:r>
      <w:r w:rsidR="001E58EB">
        <w:rPr>
          <w:rFonts w:hint="eastAsia"/>
          <w:lang w:eastAsia="zh-CN"/>
        </w:rPr>
        <w:t>SiO</w:t>
      </w:r>
      <w:r w:rsidR="001E58EB" w:rsidRPr="00192D86">
        <w:rPr>
          <w:rFonts w:hint="eastAsia"/>
          <w:vertAlign w:val="subscript"/>
          <w:lang w:eastAsia="zh-CN"/>
        </w:rPr>
        <w:t>4</w:t>
      </w:r>
      <w:r w:rsidR="001E58EB">
        <w:rPr>
          <w:rFonts w:hint="eastAsia"/>
          <w:lang w:eastAsia="zh-CN"/>
        </w:rPr>
        <w:t xml:space="preserve"> </w:t>
      </w:r>
      <w:r w:rsidR="00C50034">
        <w:rPr>
          <w:lang w:eastAsia="zh-CN"/>
        </w:rPr>
        <w:t>a</w:t>
      </w:r>
      <w:r w:rsidR="001E58EB">
        <w:rPr>
          <w:rFonts w:hint="eastAsia"/>
          <w:lang w:eastAsia="zh-CN"/>
        </w:rPr>
        <w:t>re significant (</w:t>
      </w:r>
      <w:r w:rsidR="005F5019">
        <w:rPr>
          <w:lang w:eastAsia="zh-CN"/>
        </w:rPr>
        <w:fldChar w:fldCharType="begin"/>
      </w:r>
      <w:r w:rsidR="001E58EB">
        <w:rPr>
          <w:lang w:eastAsia="zh-CN"/>
        </w:rPr>
        <w:instrText xml:space="preserve"> </w:instrText>
      </w:r>
      <w:r w:rsidR="001E58EB">
        <w:rPr>
          <w:rFonts w:hint="eastAsia"/>
          <w:lang w:eastAsia="zh-CN"/>
        </w:rPr>
        <w:instrText>REF _Ref363030380 \h</w:instrText>
      </w:r>
      <w:r w:rsidR="001E58EB">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24</w:t>
      </w:r>
      <w:r w:rsidR="005F5019">
        <w:rPr>
          <w:lang w:eastAsia="zh-CN"/>
        </w:rPr>
        <w:fldChar w:fldCharType="end"/>
      </w:r>
      <w:r w:rsidR="001E58EB">
        <w:rPr>
          <w:rFonts w:hint="eastAsia"/>
          <w:lang w:eastAsia="zh-CN"/>
        </w:rPr>
        <w:t xml:space="preserve"> top right).</w:t>
      </w:r>
    </w:p>
    <w:p w14:paraId="07A76303" w14:textId="77777777" w:rsidR="00DD2EB8" w:rsidRPr="00192E8E" w:rsidRDefault="00DD2EB8" w:rsidP="00DD2EB8">
      <w:pPr>
        <w:pStyle w:val="StyleHeading4Bold"/>
      </w:pPr>
      <w:bookmarkStart w:id="983" w:name="_Toc520374747"/>
      <w:r>
        <w:t>File locations</w:t>
      </w:r>
      <w:bookmarkEnd w:id="983"/>
    </w:p>
    <w:p w14:paraId="3B8E2030" w14:textId="77777777" w:rsidR="00DD2EB8" w:rsidRDefault="00DD2EB8" w:rsidP="00DD2EB8">
      <w:pPr>
        <w:pStyle w:val="ListParagraph"/>
        <w:ind w:hanging="720"/>
      </w:pPr>
      <w:r w:rsidRPr="00ED3698">
        <w:t xml:space="preserve">The input file is: </w:t>
      </w:r>
      <w:r w:rsidRPr="00DC7659">
        <w:rPr>
          <w:rFonts w:hint="eastAsia"/>
          <w:i/>
          <w:lang w:eastAsia="zh-CN"/>
        </w:rPr>
        <w:t>weather</w:t>
      </w:r>
      <w:r w:rsidRPr="00DC7659">
        <w:rPr>
          <w:i/>
        </w:rPr>
        <w:t>.dat</w:t>
      </w:r>
      <w:r w:rsidRPr="00ED3698">
        <w:t xml:space="preserve"> under folder</w:t>
      </w:r>
    </w:p>
    <w:p w14:paraId="5675B0D2" w14:textId="77777777" w:rsidR="00DD2EB8" w:rsidRDefault="00DD2EB8" w:rsidP="00DD2EB8">
      <w:pPr>
        <w:pStyle w:val="ListParagraph"/>
        <w:ind w:hanging="720"/>
      </w:pPr>
    </w:p>
    <w:p w14:paraId="7C0D4AE4" w14:textId="77777777" w:rsidR="00DD2EB8" w:rsidRPr="00ED3698" w:rsidRDefault="00DD2EB8" w:rsidP="00DD2EB8">
      <w:pPr>
        <w:pStyle w:val="ListParagraph"/>
        <w:ind w:hanging="720"/>
        <w:rPr>
          <w:lang w:eastAsia="zh-CN"/>
        </w:rPr>
      </w:pPr>
      <w:r w:rsidRPr="00ED3698">
        <w:t xml:space="preserve"> </w:t>
      </w:r>
      <w:r>
        <w:rPr>
          <w:i/>
        </w:rPr>
        <w:t>.\benchmarks\benchmarks_standard\</w:t>
      </w:r>
      <w:r w:rsidRPr="00C50034">
        <w:rPr>
          <w:i/>
        </w:rPr>
        <w:t>reactran\</w:t>
      </w:r>
      <w:r w:rsidRPr="00C50034">
        <w:rPr>
          <w:rFonts w:hint="eastAsia"/>
          <w:i/>
          <w:lang w:eastAsia="zh-CN"/>
        </w:rPr>
        <w:t>weather</w:t>
      </w:r>
    </w:p>
    <w:p w14:paraId="24FF0E88" w14:textId="77777777" w:rsidR="00DD2EB8" w:rsidRDefault="00DD2EB8" w:rsidP="00DD2EB8">
      <w:pPr>
        <w:spacing w:before="240"/>
        <w:rPr>
          <w:i/>
          <w:lang w:eastAsia="zh-CN"/>
        </w:rPr>
      </w:pPr>
      <w:r>
        <w:rPr>
          <w:rFonts w:hint="eastAsia"/>
          <w:lang w:eastAsia="zh-CN"/>
        </w:rPr>
        <w:t>Database can be found under: .\benchmarks\</w:t>
      </w:r>
      <w:r w:rsidRPr="00C50034">
        <w:rPr>
          <w:i/>
          <w:lang w:eastAsia="zh-CN"/>
        </w:rPr>
        <w:t>database\</w:t>
      </w:r>
      <w:r w:rsidRPr="00C50034">
        <w:rPr>
          <w:rFonts w:hint="eastAsia"/>
          <w:i/>
          <w:lang w:eastAsia="zh-CN"/>
        </w:rPr>
        <w:t>default</w:t>
      </w:r>
    </w:p>
    <w:p w14:paraId="67DD3B10" w14:textId="77777777" w:rsidR="00DD2EB8" w:rsidRDefault="00DD2EB8" w:rsidP="00DD2EB8">
      <w:pPr>
        <w:spacing w:before="240"/>
        <w:rPr>
          <w:lang w:eastAsia="zh-CN"/>
        </w:rPr>
      </w:pPr>
    </w:p>
    <w:p w14:paraId="2D2FD5D7" w14:textId="77777777" w:rsidR="00DD2EB8" w:rsidRDefault="00DD2EB8" w:rsidP="001E58EB">
      <w:pPr>
        <w:rPr>
          <w:lang w:val="en-CA" w:eastAsia="zh-CN"/>
        </w:rPr>
      </w:pPr>
    </w:p>
    <w:p w14:paraId="1F2B6AB4" w14:textId="77777777" w:rsidR="001E58EB" w:rsidRPr="00ED3698" w:rsidRDefault="001E58EB" w:rsidP="00C50034">
      <w:pPr>
        <w:jc w:val="center"/>
        <w:rPr>
          <w:lang w:val="en-CA" w:eastAsia="zh-CN"/>
        </w:rPr>
      </w:pPr>
      <w:r>
        <w:rPr>
          <w:rFonts w:hint="eastAsia"/>
          <w:noProof/>
          <w:lang w:val="en-CA" w:eastAsia="zh-CN"/>
        </w:rPr>
        <w:lastRenderedPageBreak/>
        <w:drawing>
          <wp:inline distT="0" distB="0" distL="0" distR="0" wp14:anchorId="2ED38A60" wp14:editId="047041F2">
            <wp:extent cx="4170218" cy="4577658"/>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174244" cy="4582077"/>
                    </a:xfrm>
                    <a:prstGeom prst="rect">
                      <a:avLst/>
                    </a:prstGeom>
                    <a:noFill/>
                    <a:ln>
                      <a:noFill/>
                    </a:ln>
                  </pic:spPr>
                </pic:pic>
              </a:graphicData>
            </a:graphic>
          </wp:inline>
        </w:drawing>
      </w:r>
    </w:p>
    <w:p w14:paraId="5FA94DCF" w14:textId="7E7A2765" w:rsidR="001E58EB" w:rsidRDefault="001E58EB" w:rsidP="001E58EB">
      <w:pPr>
        <w:pStyle w:val="Caption"/>
        <w:rPr>
          <w:lang w:eastAsia="zh-CN"/>
        </w:rPr>
      </w:pPr>
      <w:bookmarkStart w:id="984" w:name="_Ref363030380"/>
      <w:bookmarkStart w:id="985" w:name="_Toc520375098"/>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24</w:t>
      </w:r>
      <w:r w:rsidR="00183C7C">
        <w:fldChar w:fldCharType="end"/>
      </w:r>
      <w:bookmarkEnd w:id="984"/>
      <w:r w:rsidR="004C28A7">
        <w:t xml:space="preserve">: </w:t>
      </w:r>
      <w:r>
        <w:rPr>
          <w:rFonts w:hint="eastAsia"/>
          <w:lang w:eastAsia="zh-CN"/>
        </w:rPr>
        <w:t xml:space="preserve">Simulated profiles of pH (top left), concentrations of selected </w:t>
      </w:r>
      <w:r>
        <w:rPr>
          <w:lang w:eastAsia="zh-CN"/>
        </w:rPr>
        <w:t>components (</w:t>
      </w:r>
      <w:r>
        <w:rPr>
          <w:rFonts w:hint="eastAsia"/>
          <w:lang w:eastAsia="zh-CN"/>
        </w:rPr>
        <w:t xml:space="preserve">top right), mineral volume fractions (bottom left) and dissolution rates (bottom right) for </w:t>
      </w:r>
      <w:r w:rsidR="00C50034">
        <w:rPr>
          <w:lang w:eastAsia="zh-CN"/>
        </w:rPr>
        <w:t>the demonstration example</w:t>
      </w:r>
      <w:r>
        <w:rPr>
          <w:rFonts w:hint="eastAsia"/>
          <w:lang w:eastAsia="zh-CN"/>
        </w:rPr>
        <w:t xml:space="preserve"> weather at 5.0 years</w:t>
      </w:r>
      <w:bookmarkEnd w:id="985"/>
    </w:p>
    <w:p w14:paraId="7D1AF6E8" w14:textId="77777777" w:rsidR="001E58EB" w:rsidRDefault="001E58EB" w:rsidP="001E58EB">
      <w:pPr>
        <w:pStyle w:val="Simpleline"/>
        <w:rPr>
          <w:lang w:eastAsia="zh-CN"/>
        </w:rPr>
      </w:pPr>
    </w:p>
    <w:p w14:paraId="0E7F1407" w14:textId="77777777" w:rsidR="00200807" w:rsidRPr="00ED3698" w:rsidRDefault="000D67AA" w:rsidP="00200807">
      <w:pPr>
        <w:pStyle w:val="Heading3"/>
      </w:pPr>
      <w:bookmarkStart w:id="986" w:name="_Ref367109980"/>
      <w:bookmarkStart w:id="987" w:name="_Toc520374748"/>
      <w:r>
        <w:t>1D</w:t>
      </w:r>
      <w:r w:rsidR="0050520B">
        <w:t xml:space="preserve"> </w:t>
      </w:r>
      <w:r>
        <w:t>advective-dispersive transport with b</w:t>
      </w:r>
      <w:r w:rsidRPr="00ED3698">
        <w:t xml:space="preserve">inary </w:t>
      </w:r>
      <w:r>
        <w:t xml:space="preserve">mono-valent </w:t>
      </w:r>
      <w:r w:rsidRPr="00ED3698">
        <w:t>ion exchange</w:t>
      </w:r>
      <w:bookmarkEnd w:id="971"/>
      <w:bookmarkEnd w:id="986"/>
      <w:bookmarkEnd w:id="987"/>
    </w:p>
    <w:p w14:paraId="3C2FF9D4" w14:textId="77777777" w:rsidR="00200807" w:rsidRPr="00ED3698" w:rsidRDefault="00771FFF" w:rsidP="009D54B1">
      <w:pPr>
        <w:pStyle w:val="StyleHeading4Bold"/>
      </w:pPr>
      <w:bookmarkStart w:id="988" w:name="_Toc520374749"/>
      <w:r>
        <w:t>Problem definition</w:t>
      </w:r>
      <w:bookmarkEnd w:id="988"/>
    </w:p>
    <w:p w14:paraId="17901714" w14:textId="47D92984" w:rsidR="00200807" w:rsidRPr="00ED3698" w:rsidRDefault="00200807" w:rsidP="00200807">
      <w:r w:rsidRPr="00ED3698">
        <w:t>This</w:t>
      </w:r>
      <w:r>
        <w:t xml:space="preserve"> </w:t>
      </w:r>
      <w:r w:rsidR="000D67AA">
        <w:t xml:space="preserve">demonstration example </w:t>
      </w:r>
      <w:r w:rsidRPr="00ED3698">
        <w:t>is de</w:t>
      </w:r>
      <w:r w:rsidR="000D67AA">
        <w:t xml:space="preserve">signed </w:t>
      </w:r>
      <w:r w:rsidRPr="00ED3698">
        <w:t>to simulate</w:t>
      </w:r>
      <w:r>
        <w:t xml:space="preserve"> </w:t>
      </w:r>
      <w:r w:rsidR="000D67AA">
        <w:t>1D</w:t>
      </w:r>
      <w:r>
        <w:t xml:space="preserve"> advective and dispersive</w:t>
      </w:r>
      <w:r w:rsidRPr="00ED3698">
        <w:t xml:space="preserve"> mass transport in saturated porous media </w:t>
      </w:r>
      <w:r w:rsidR="000D67AA">
        <w:t>affected</w:t>
      </w:r>
      <w:r w:rsidRPr="00ED3698">
        <w:t xml:space="preserve"> by</w:t>
      </w:r>
      <w:r>
        <w:t xml:space="preserve"> homovalent</w:t>
      </w:r>
      <w:r w:rsidRPr="00ED3698">
        <w:t xml:space="preserve"> ion exchange processes</w:t>
      </w:r>
      <w:r w:rsidR="004474F5">
        <w:t xml:space="preserve">.  </w:t>
      </w:r>
    </w:p>
    <w:p w14:paraId="0DD224AC" w14:textId="77777777" w:rsidR="00200807" w:rsidRPr="00ED3698" w:rsidRDefault="00B3171D" w:rsidP="009D54B1">
      <w:pPr>
        <w:pStyle w:val="StyleHeading4Bold"/>
      </w:pPr>
      <w:bookmarkStart w:id="989" w:name="_Toc520374750"/>
      <w:r>
        <w:t>Model setup</w:t>
      </w:r>
      <w:bookmarkEnd w:id="989"/>
    </w:p>
    <w:p w14:paraId="51D59C1F" w14:textId="3418012C" w:rsidR="00200807" w:rsidRPr="00ED3698" w:rsidRDefault="00200807" w:rsidP="00200807">
      <w:r w:rsidRPr="00ED3698">
        <w:t>A 1D model</w:t>
      </w:r>
      <w:r w:rsidR="000D67AA">
        <w:t>,</w:t>
      </w:r>
      <w:r w:rsidRPr="00ED3698">
        <w:t xml:space="preserve"> </w:t>
      </w:r>
      <w:r>
        <w:t>30.0 </w:t>
      </w:r>
      <w:r w:rsidRPr="00ED3698">
        <w:t>m in length</w:t>
      </w:r>
      <w:r w:rsidR="000D67AA">
        <w:t>,</w:t>
      </w:r>
      <w:r w:rsidRPr="00ED3698">
        <w:t xml:space="preserve"> is discretized into </w:t>
      </w:r>
      <w:r>
        <w:t>101 control volumes, in which the first and the last are half control volumes</w:t>
      </w:r>
      <w:r w:rsidR="004474F5">
        <w:t xml:space="preserve">.  </w:t>
      </w:r>
      <w:r w:rsidRPr="00ED3698">
        <w:t>The hydraulic head on th</w:t>
      </w:r>
      <w:r w:rsidR="000D67AA">
        <w:t>e left boundary is constant at</w:t>
      </w:r>
      <w:r>
        <w:t xml:space="preserve"> 30.0</w:t>
      </w:r>
      <w:r w:rsidRPr="00ED3698">
        <w:t> m, while the hydraulic head on</w:t>
      </w:r>
      <w:r w:rsidR="000D67AA">
        <w:t xml:space="preserve"> the right border is constant at 0.0 m</w:t>
      </w:r>
      <w:r w:rsidR="004474F5">
        <w:t xml:space="preserve">.  </w:t>
      </w:r>
      <w:r w:rsidR="000D67AA">
        <w:t>T</w:t>
      </w:r>
      <w:r w:rsidRPr="00ED3698">
        <w:t xml:space="preserve">he infiltration of a </w:t>
      </w:r>
      <w:r w:rsidR="000D67AA">
        <w:t>Na-bearing</w:t>
      </w:r>
      <w:r w:rsidRPr="00ED3698">
        <w:t xml:space="preserve">-solution </w:t>
      </w:r>
      <w:r w:rsidR="00AD2826">
        <w:t>leads to the displacement of</w:t>
      </w:r>
      <w:r w:rsidRPr="00ED3698">
        <w:t xml:space="preserve"> exchangeable K-X</w:t>
      </w:r>
      <w:r w:rsidR="004474F5">
        <w:t xml:space="preserve">.  </w:t>
      </w:r>
      <w:r w:rsidRPr="00ED3698">
        <w:t xml:space="preserve">The initial condition (IC) of the pore water and the </w:t>
      </w:r>
      <w:r w:rsidR="00084C68">
        <w:rPr>
          <w:rFonts w:hint="eastAsia"/>
          <w:lang w:eastAsia="zh-CN"/>
        </w:rPr>
        <w:t>chemical</w:t>
      </w:r>
      <w:r w:rsidRPr="00ED3698">
        <w:t xml:space="preserve"> composition </w:t>
      </w:r>
      <w:r w:rsidR="00084C68">
        <w:rPr>
          <w:rFonts w:hint="eastAsia"/>
          <w:lang w:eastAsia="zh-CN"/>
        </w:rPr>
        <w:t xml:space="preserve">at the inflow boundary </w:t>
      </w:r>
      <w:r w:rsidRPr="00ED3698">
        <w:t xml:space="preserve">(BC) </w:t>
      </w:r>
      <w:r w:rsidRPr="00ED3698">
        <w:lastRenderedPageBreak/>
        <w:t xml:space="preserve">are listed in </w:t>
      </w:r>
      <w:r w:rsidR="00DD2EB8">
        <w:fldChar w:fldCharType="begin"/>
      </w:r>
      <w:r w:rsidR="00DD2EB8">
        <w:instrText xml:space="preserve"> REF _Ref366772225 \h </w:instrText>
      </w:r>
      <w:r w:rsidR="00DD2EB8">
        <w:fldChar w:fldCharType="separate"/>
      </w:r>
      <w:r w:rsidR="00B560DA" w:rsidRPr="00ED3698">
        <w:t xml:space="preserve">Table </w:t>
      </w:r>
      <w:r w:rsidR="00B560DA">
        <w:rPr>
          <w:noProof/>
        </w:rPr>
        <w:t>3</w:t>
      </w:r>
      <w:r w:rsidR="00B560DA">
        <w:t>.</w:t>
      </w:r>
      <w:r w:rsidR="00B560DA">
        <w:rPr>
          <w:noProof/>
        </w:rPr>
        <w:t>34</w:t>
      </w:r>
      <w:r w:rsidR="00DD2EB8">
        <w:fldChar w:fldCharType="end"/>
      </w:r>
      <w:r w:rsidR="004474F5">
        <w:t xml:space="preserve">.  </w:t>
      </w:r>
    </w:p>
    <w:p w14:paraId="0AD32F9A" w14:textId="35D10B41" w:rsidR="00200807" w:rsidRPr="00ED3698" w:rsidRDefault="00200807" w:rsidP="00AE6CCB">
      <w:pPr>
        <w:pStyle w:val="StyleCaptionTableCaptionBold"/>
        <w:rPr>
          <w:lang w:eastAsia="zh-CN"/>
        </w:rPr>
      </w:pPr>
      <w:bookmarkStart w:id="990" w:name="_Ref366772225"/>
      <w:bookmarkStart w:id="991" w:name="_Toc520374975"/>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34</w:t>
      </w:r>
      <w:r w:rsidR="00FE1AD3">
        <w:fldChar w:fldCharType="end"/>
      </w:r>
      <w:bookmarkEnd w:id="990"/>
      <w:r w:rsidR="004C28A7">
        <w:t xml:space="preserve">: </w:t>
      </w:r>
      <w:r w:rsidR="00AD2826">
        <w:t>Initial and</w:t>
      </w:r>
      <w:r w:rsidRPr="00ED3698">
        <w:t xml:space="preserve"> bou</w:t>
      </w:r>
      <w:r w:rsidR="00AD2826">
        <w:t>ndary conditions of</w:t>
      </w:r>
      <w:r w:rsidRPr="00ED3698">
        <w:t xml:space="preserve"> solutions</w:t>
      </w:r>
      <w:r w:rsidR="00AD2826">
        <w:rPr>
          <w:rFonts w:hint="eastAsia"/>
          <w:lang w:eastAsia="zh-CN"/>
        </w:rPr>
        <w:t xml:space="preserve"> for </w:t>
      </w:r>
      <w:r w:rsidR="00AD2826">
        <w:rPr>
          <w:lang w:eastAsia="zh-CN"/>
        </w:rPr>
        <w:t>demonstration example</w:t>
      </w:r>
      <w:r w:rsidR="00084C68">
        <w:rPr>
          <w:rFonts w:hint="eastAsia"/>
          <w:lang w:eastAsia="zh-CN"/>
        </w:rPr>
        <w:t xml:space="preserve"> </w:t>
      </w:r>
      <w:r w:rsidR="00084C68" w:rsidRPr="00084C68">
        <w:rPr>
          <w:rFonts w:hint="eastAsia"/>
          <w:i/>
          <w:lang w:eastAsia="zh-CN"/>
        </w:rPr>
        <w:t>ion</w:t>
      </w:r>
      <w:r w:rsidR="00084C68">
        <w:rPr>
          <w:rFonts w:hint="eastAsia"/>
          <w:i/>
          <w:lang w:eastAsia="zh-CN"/>
        </w:rPr>
        <w:t>-binary</w:t>
      </w:r>
      <w:bookmarkEnd w:id="991"/>
    </w:p>
    <w:tbl>
      <w:tblPr>
        <w:tblW w:w="4245" w:type="pct"/>
        <w:jc w:val="center"/>
        <w:tblBorders>
          <w:top w:val="single" w:sz="4" w:space="0" w:color="auto"/>
          <w:bottom w:val="single" w:sz="4" w:space="0" w:color="auto"/>
        </w:tblBorders>
        <w:tblLook w:val="04A0" w:firstRow="1" w:lastRow="0" w:firstColumn="1" w:lastColumn="0" w:noHBand="0" w:noVBand="1"/>
      </w:tblPr>
      <w:tblGrid>
        <w:gridCol w:w="1486"/>
        <w:gridCol w:w="2117"/>
        <w:gridCol w:w="2572"/>
        <w:gridCol w:w="1160"/>
      </w:tblGrid>
      <w:tr w:rsidR="00AD2826" w:rsidRPr="00694542" w14:paraId="5425A276" w14:textId="77777777" w:rsidTr="00AD2826">
        <w:trPr>
          <w:trHeight w:val="300"/>
          <w:jc w:val="center"/>
        </w:trPr>
        <w:tc>
          <w:tcPr>
            <w:tcW w:w="1013" w:type="pct"/>
            <w:tcBorders>
              <w:bottom w:val="single" w:sz="4" w:space="0" w:color="auto"/>
            </w:tcBorders>
            <w:shd w:val="clear" w:color="auto" w:fill="D9D9D9"/>
            <w:noWrap/>
            <w:vAlign w:val="center"/>
            <w:hideMark/>
          </w:tcPr>
          <w:p w14:paraId="62D5CE5B" w14:textId="77777777" w:rsidR="00AD2826" w:rsidRPr="00694542" w:rsidRDefault="00AD2826" w:rsidP="00E66A13">
            <w:pPr>
              <w:spacing w:before="0" w:after="0"/>
              <w:jc w:val="left"/>
              <w:rPr>
                <w:b/>
                <w:color w:val="000000"/>
                <w:lang w:eastAsia="en-CA"/>
              </w:rPr>
            </w:pPr>
            <w:r w:rsidRPr="00694542">
              <w:rPr>
                <w:b/>
                <w:color w:val="000000"/>
                <w:lang w:eastAsia="en-CA"/>
              </w:rPr>
              <w:t>Parameter</w:t>
            </w:r>
          </w:p>
        </w:tc>
        <w:tc>
          <w:tcPr>
            <w:tcW w:w="1443" w:type="pct"/>
            <w:tcBorders>
              <w:bottom w:val="single" w:sz="4" w:space="0" w:color="auto"/>
            </w:tcBorders>
            <w:shd w:val="clear" w:color="auto" w:fill="D9D9D9"/>
            <w:noWrap/>
            <w:vAlign w:val="center"/>
            <w:hideMark/>
          </w:tcPr>
          <w:p w14:paraId="3F5A67BA" w14:textId="77777777" w:rsidR="00AD2826" w:rsidRPr="00694542" w:rsidRDefault="00AD2826" w:rsidP="00E66A13">
            <w:pPr>
              <w:spacing w:before="0" w:after="0"/>
              <w:jc w:val="center"/>
              <w:rPr>
                <w:b/>
                <w:color w:val="000000"/>
                <w:lang w:eastAsia="en-CA"/>
              </w:rPr>
            </w:pPr>
            <w:r w:rsidRPr="00694542">
              <w:rPr>
                <w:b/>
                <w:color w:val="000000"/>
                <w:lang w:eastAsia="en-CA"/>
              </w:rPr>
              <w:t>I</w:t>
            </w:r>
            <w:r>
              <w:rPr>
                <w:rFonts w:hint="eastAsia"/>
                <w:b/>
                <w:color w:val="000000"/>
                <w:lang w:eastAsia="zh-CN"/>
              </w:rPr>
              <w:t>nitial condition</w:t>
            </w:r>
          </w:p>
        </w:tc>
        <w:tc>
          <w:tcPr>
            <w:tcW w:w="1753" w:type="pct"/>
            <w:tcBorders>
              <w:bottom w:val="single" w:sz="4" w:space="0" w:color="auto"/>
            </w:tcBorders>
            <w:shd w:val="clear" w:color="auto" w:fill="D9D9D9"/>
            <w:vAlign w:val="center"/>
          </w:tcPr>
          <w:p w14:paraId="0A4A2F47" w14:textId="77777777" w:rsidR="00AD2826" w:rsidRPr="00694542" w:rsidRDefault="00AD2826" w:rsidP="00E66A13">
            <w:pPr>
              <w:spacing w:before="0" w:after="0"/>
              <w:jc w:val="center"/>
              <w:rPr>
                <w:b/>
                <w:color w:val="000000"/>
                <w:lang w:eastAsia="zh-CN"/>
              </w:rPr>
            </w:pPr>
            <w:r>
              <w:rPr>
                <w:rFonts w:hint="eastAsia"/>
                <w:b/>
                <w:color w:val="000000"/>
                <w:lang w:eastAsia="zh-CN"/>
              </w:rPr>
              <w:t>Boundary condition</w:t>
            </w:r>
          </w:p>
        </w:tc>
        <w:tc>
          <w:tcPr>
            <w:tcW w:w="791" w:type="pct"/>
            <w:tcBorders>
              <w:bottom w:val="single" w:sz="4" w:space="0" w:color="auto"/>
            </w:tcBorders>
            <w:shd w:val="clear" w:color="auto" w:fill="D9D9D9"/>
            <w:noWrap/>
            <w:vAlign w:val="center"/>
            <w:hideMark/>
          </w:tcPr>
          <w:p w14:paraId="5B046F10" w14:textId="77777777" w:rsidR="00AD2826" w:rsidRPr="00694542" w:rsidRDefault="00AD2826" w:rsidP="00E66A13">
            <w:pPr>
              <w:spacing w:before="0" w:after="0"/>
              <w:jc w:val="center"/>
              <w:rPr>
                <w:b/>
                <w:color w:val="000000"/>
                <w:lang w:eastAsia="en-CA"/>
              </w:rPr>
            </w:pPr>
            <w:r w:rsidRPr="00694542">
              <w:rPr>
                <w:b/>
                <w:color w:val="000000"/>
                <w:lang w:eastAsia="en-CA"/>
              </w:rPr>
              <w:t>Unit</w:t>
            </w:r>
          </w:p>
        </w:tc>
      </w:tr>
      <w:tr w:rsidR="00AD2826" w:rsidRPr="00ED3698" w14:paraId="1CA282DF" w14:textId="77777777" w:rsidTr="00AD2826">
        <w:trPr>
          <w:trHeight w:val="300"/>
          <w:jc w:val="center"/>
        </w:trPr>
        <w:tc>
          <w:tcPr>
            <w:tcW w:w="1013" w:type="pct"/>
            <w:tcBorders>
              <w:top w:val="single" w:sz="4" w:space="0" w:color="auto"/>
              <w:bottom w:val="nil"/>
            </w:tcBorders>
            <w:shd w:val="clear" w:color="auto" w:fill="auto"/>
            <w:noWrap/>
            <w:vAlign w:val="center"/>
            <w:hideMark/>
          </w:tcPr>
          <w:p w14:paraId="42D6670D" w14:textId="77777777" w:rsidR="00AD2826" w:rsidRPr="00ED3698" w:rsidRDefault="00AD2826" w:rsidP="00E66A13">
            <w:pPr>
              <w:spacing w:before="0" w:after="0"/>
              <w:jc w:val="left"/>
              <w:rPr>
                <w:color w:val="000000"/>
                <w:lang w:eastAsia="en-CA"/>
              </w:rPr>
            </w:pPr>
            <w:r w:rsidRPr="00ED3698">
              <w:rPr>
                <w:color w:val="000000"/>
                <w:lang w:eastAsia="en-CA"/>
              </w:rPr>
              <w:t>Na</w:t>
            </w:r>
            <w:r w:rsidRPr="00ED3698">
              <w:rPr>
                <w:color w:val="000000"/>
                <w:vertAlign w:val="superscript"/>
                <w:lang w:eastAsia="en-CA"/>
              </w:rPr>
              <w:t>+</w:t>
            </w:r>
          </w:p>
        </w:tc>
        <w:tc>
          <w:tcPr>
            <w:tcW w:w="1443" w:type="pct"/>
            <w:tcBorders>
              <w:top w:val="single" w:sz="4" w:space="0" w:color="auto"/>
              <w:bottom w:val="nil"/>
            </w:tcBorders>
            <w:shd w:val="clear" w:color="auto" w:fill="auto"/>
            <w:noWrap/>
            <w:vAlign w:val="center"/>
            <w:hideMark/>
          </w:tcPr>
          <w:p w14:paraId="363C43ED" w14:textId="77777777" w:rsidR="00AD2826" w:rsidRPr="00ED3698" w:rsidRDefault="00AD2826" w:rsidP="00E66A13">
            <w:pPr>
              <w:spacing w:before="0" w:after="0"/>
              <w:jc w:val="center"/>
              <w:rPr>
                <w:color w:val="000000"/>
                <w:lang w:eastAsia="en-CA"/>
              </w:rPr>
            </w:pPr>
            <w:r>
              <w:rPr>
                <w:color w:val="000000"/>
                <w:lang w:eastAsia="en-CA"/>
              </w:rPr>
              <w:t>20</w:t>
            </w:r>
            <w:r w:rsidRPr="00ED3698">
              <w:rPr>
                <w:color w:val="000000"/>
                <w:lang w:eastAsia="en-CA"/>
              </w:rPr>
              <w:t>.</w:t>
            </w:r>
            <w:r>
              <w:rPr>
                <w:color w:val="000000"/>
                <w:lang w:eastAsia="en-CA"/>
              </w:rPr>
              <w:t>0</w:t>
            </w:r>
          </w:p>
        </w:tc>
        <w:tc>
          <w:tcPr>
            <w:tcW w:w="1753" w:type="pct"/>
            <w:tcBorders>
              <w:top w:val="single" w:sz="4" w:space="0" w:color="auto"/>
              <w:bottom w:val="nil"/>
            </w:tcBorders>
            <w:vAlign w:val="center"/>
          </w:tcPr>
          <w:p w14:paraId="4106ABA5" w14:textId="77777777" w:rsidR="00AD2826" w:rsidRPr="00ED3698" w:rsidRDefault="00AD2826" w:rsidP="00E66A13">
            <w:pPr>
              <w:spacing w:before="0" w:after="0"/>
              <w:jc w:val="center"/>
              <w:rPr>
                <w:color w:val="000000"/>
                <w:lang w:eastAsia="en-CA"/>
              </w:rPr>
            </w:pPr>
            <w:r>
              <w:rPr>
                <w:color w:val="000000"/>
                <w:lang w:eastAsia="en-CA"/>
              </w:rPr>
              <w:t>9.5</w:t>
            </w:r>
          </w:p>
        </w:tc>
        <w:tc>
          <w:tcPr>
            <w:tcW w:w="791" w:type="pct"/>
            <w:tcBorders>
              <w:top w:val="single" w:sz="4" w:space="0" w:color="auto"/>
              <w:bottom w:val="nil"/>
            </w:tcBorders>
            <w:shd w:val="clear" w:color="auto" w:fill="auto"/>
            <w:noWrap/>
            <w:vAlign w:val="center"/>
            <w:hideMark/>
          </w:tcPr>
          <w:p w14:paraId="37F3BCE6" w14:textId="77777777" w:rsidR="00AD2826" w:rsidRPr="00AB7437" w:rsidRDefault="00AD2826" w:rsidP="00E66A13">
            <w:pPr>
              <w:spacing w:before="0" w:after="0"/>
              <w:jc w:val="center"/>
              <w:rPr>
                <w:lang w:eastAsia="zh-CN"/>
              </w:rPr>
            </w:pPr>
            <w:r>
              <w:rPr>
                <w:rFonts w:hint="eastAsia"/>
                <w:color w:val="000000"/>
                <w:lang w:eastAsia="zh-CN"/>
              </w:rPr>
              <w:t>[</w:t>
            </w:r>
            <w:r w:rsidRPr="00ED3698">
              <w:rPr>
                <w:color w:val="000000"/>
                <w:lang w:eastAsia="en-CA"/>
              </w:rPr>
              <w:t>m</w:t>
            </w:r>
            <w:r>
              <w:rPr>
                <w:color w:val="000000"/>
                <w:lang w:eastAsia="en-CA"/>
              </w:rPr>
              <w:t>g</w:t>
            </w:r>
            <w:r w:rsidRPr="00ED3698">
              <w:rPr>
                <w:color w:val="000000"/>
                <w:lang w:eastAsia="en-CA"/>
              </w:rPr>
              <w:t xml:space="preserve"> L</w:t>
            </w:r>
            <w:r w:rsidRPr="00ED3698">
              <w:rPr>
                <w:color w:val="000000"/>
                <w:vertAlign w:val="superscript"/>
                <w:lang w:eastAsia="en-CA"/>
              </w:rPr>
              <w:t>-1</w:t>
            </w:r>
            <w:r>
              <w:rPr>
                <w:rFonts w:hint="eastAsia"/>
                <w:color w:val="000000"/>
                <w:lang w:eastAsia="zh-CN"/>
              </w:rPr>
              <w:t>]</w:t>
            </w:r>
          </w:p>
        </w:tc>
      </w:tr>
      <w:tr w:rsidR="00AD2826" w:rsidRPr="00ED3698" w14:paraId="4DBB52A1" w14:textId="77777777" w:rsidTr="00AD2826">
        <w:trPr>
          <w:trHeight w:val="300"/>
          <w:jc w:val="center"/>
        </w:trPr>
        <w:tc>
          <w:tcPr>
            <w:tcW w:w="1013" w:type="pct"/>
            <w:tcBorders>
              <w:top w:val="nil"/>
              <w:bottom w:val="single" w:sz="4" w:space="0" w:color="auto"/>
            </w:tcBorders>
            <w:shd w:val="clear" w:color="auto" w:fill="auto"/>
            <w:noWrap/>
            <w:vAlign w:val="center"/>
            <w:hideMark/>
          </w:tcPr>
          <w:p w14:paraId="21836B26" w14:textId="77777777" w:rsidR="00AD2826" w:rsidRPr="00ED3698" w:rsidRDefault="00AD2826" w:rsidP="00E66A13">
            <w:pPr>
              <w:spacing w:before="0" w:after="0"/>
              <w:jc w:val="left"/>
              <w:rPr>
                <w:color w:val="000000"/>
                <w:lang w:eastAsia="en-CA"/>
              </w:rPr>
            </w:pPr>
            <w:r w:rsidRPr="00ED3698">
              <w:rPr>
                <w:color w:val="000000"/>
                <w:lang w:eastAsia="en-CA"/>
              </w:rPr>
              <w:t>K</w:t>
            </w:r>
            <w:r w:rsidRPr="00ED3698">
              <w:rPr>
                <w:color w:val="000000"/>
                <w:vertAlign w:val="superscript"/>
                <w:lang w:eastAsia="en-CA"/>
              </w:rPr>
              <w:t>+</w:t>
            </w:r>
          </w:p>
        </w:tc>
        <w:tc>
          <w:tcPr>
            <w:tcW w:w="1443" w:type="pct"/>
            <w:tcBorders>
              <w:top w:val="nil"/>
              <w:bottom w:val="single" w:sz="4" w:space="0" w:color="auto"/>
            </w:tcBorders>
            <w:shd w:val="clear" w:color="auto" w:fill="auto"/>
            <w:noWrap/>
            <w:vAlign w:val="center"/>
            <w:hideMark/>
          </w:tcPr>
          <w:p w14:paraId="49B244E1" w14:textId="77777777" w:rsidR="00AD2826" w:rsidRPr="00ED3698" w:rsidRDefault="00AD2826" w:rsidP="00E66A13">
            <w:pPr>
              <w:spacing w:before="0" w:after="0"/>
              <w:jc w:val="center"/>
              <w:rPr>
                <w:color w:val="000000"/>
                <w:lang w:eastAsia="en-CA"/>
              </w:rPr>
            </w:pPr>
            <w:r>
              <w:rPr>
                <w:color w:val="000000"/>
                <w:lang w:eastAsia="en-CA"/>
              </w:rPr>
              <w:t>80</w:t>
            </w:r>
            <w:r w:rsidRPr="00ED3698">
              <w:rPr>
                <w:color w:val="000000"/>
                <w:lang w:eastAsia="en-CA"/>
              </w:rPr>
              <w:t>.</w:t>
            </w:r>
            <w:r>
              <w:rPr>
                <w:color w:val="000000"/>
                <w:lang w:eastAsia="en-CA"/>
              </w:rPr>
              <w:t>0</w:t>
            </w:r>
          </w:p>
        </w:tc>
        <w:tc>
          <w:tcPr>
            <w:tcW w:w="1753" w:type="pct"/>
            <w:tcBorders>
              <w:top w:val="nil"/>
              <w:bottom w:val="single" w:sz="4" w:space="0" w:color="auto"/>
            </w:tcBorders>
            <w:vAlign w:val="center"/>
          </w:tcPr>
          <w:p w14:paraId="57094ECB" w14:textId="77777777" w:rsidR="00AD2826" w:rsidRPr="00ED3698" w:rsidRDefault="00AD2826" w:rsidP="00E66A13">
            <w:pPr>
              <w:spacing w:before="0" w:after="0"/>
              <w:jc w:val="center"/>
              <w:rPr>
                <w:color w:val="000000"/>
                <w:lang w:eastAsia="en-CA"/>
              </w:rPr>
            </w:pPr>
            <w:r>
              <w:rPr>
                <w:color w:val="000000"/>
                <w:lang w:eastAsia="en-CA"/>
              </w:rPr>
              <w:t>0.5</w:t>
            </w:r>
          </w:p>
        </w:tc>
        <w:tc>
          <w:tcPr>
            <w:tcW w:w="791" w:type="pct"/>
            <w:tcBorders>
              <w:top w:val="nil"/>
              <w:bottom w:val="single" w:sz="4" w:space="0" w:color="auto"/>
            </w:tcBorders>
            <w:shd w:val="clear" w:color="auto" w:fill="auto"/>
            <w:noWrap/>
            <w:vAlign w:val="center"/>
            <w:hideMark/>
          </w:tcPr>
          <w:p w14:paraId="1B20A088" w14:textId="77777777" w:rsidR="00AD2826" w:rsidRPr="00AB7437" w:rsidRDefault="00AD2826" w:rsidP="00E66A13">
            <w:pPr>
              <w:spacing w:before="0" w:after="0"/>
              <w:jc w:val="center"/>
              <w:rPr>
                <w:lang w:eastAsia="zh-CN"/>
              </w:rPr>
            </w:pPr>
            <w:r>
              <w:rPr>
                <w:rFonts w:hint="eastAsia"/>
                <w:color w:val="000000"/>
                <w:lang w:eastAsia="zh-CN"/>
              </w:rPr>
              <w:t>[</w:t>
            </w:r>
            <w:r w:rsidRPr="00ED3698">
              <w:rPr>
                <w:color w:val="000000"/>
                <w:lang w:eastAsia="en-CA"/>
              </w:rPr>
              <w:t>m</w:t>
            </w:r>
            <w:r>
              <w:rPr>
                <w:color w:val="000000"/>
                <w:lang w:eastAsia="en-CA"/>
              </w:rPr>
              <w:t>g</w:t>
            </w:r>
            <w:r w:rsidRPr="00ED3698">
              <w:rPr>
                <w:color w:val="000000"/>
                <w:lang w:eastAsia="en-CA"/>
              </w:rPr>
              <w:t xml:space="preserve"> L</w:t>
            </w:r>
            <w:r w:rsidRPr="00ED3698">
              <w:rPr>
                <w:color w:val="000000"/>
                <w:vertAlign w:val="superscript"/>
                <w:lang w:eastAsia="en-CA"/>
              </w:rPr>
              <w:t>-1</w:t>
            </w:r>
            <w:r>
              <w:rPr>
                <w:rFonts w:hint="eastAsia"/>
                <w:color w:val="000000"/>
                <w:lang w:eastAsia="zh-CN"/>
              </w:rPr>
              <w:t>]</w:t>
            </w:r>
          </w:p>
        </w:tc>
      </w:tr>
    </w:tbl>
    <w:p w14:paraId="265DC06F" w14:textId="77777777" w:rsidR="00200807" w:rsidRPr="00ED3698" w:rsidRDefault="00200807" w:rsidP="00107124">
      <w:pPr>
        <w:pStyle w:val="Simpleline"/>
      </w:pPr>
    </w:p>
    <w:p w14:paraId="75AC22E9" w14:textId="77777777" w:rsidR="00200807" w:rsidRPr="00ED3698" w:rsidRDefault="00200807" w:rsidP="009D54B1">
      <w:pPr>
        <w:pStyle w:val="StyleHeading4Bold"/>
      </w:pPr>
      <w:bookmarkStart w:id="992" w:name="_Toc520374751"/>
      <w:r w:rsidRPr="00ED3698">
        <w:t>Parameters</w:t>
      </w:r>
      <w:bookmarkEnd w:id="992"/>
    </w:p>
    <w:p w14:paraId="67C43483" w14:textId="2E73AD0D" w:rsidR="00200807" w:rsidRPr="00ED3698" w:rsidRDefault="00200807" w:rsidP="00200807">
      <w:r w:rsidRPr="00ED3698">
        <w:t>Th</w:t>
      </w:r>
      <w:r w:rsidR="00AD2826">
        <w:t>e parameters of the porous medium</w:t>
      </w:r>
      <w:r w:rsidRPr="00ED3698">
        <w:t xml:space="preserve"> are: porosit</w:t>
      </w:r>
      <w:r>
        <w:t xml:space="preserve">y </w:t>
      </w:r>
      <w:r w:rsidR="00AD2826">
        <w:t xml:space="preserve">is </w:t>
      </w:r>
      <w:r>
        <w:t>0.50, hydraulic conductivity</w:t>
      </w:r>
      <w:r w:rsidR="00AD2826">
        <w:t xml:space="preserve"> is </w:t>
      </w:r>
      <w:r>
        <w:t xml:space="preserve"> 5.125×10</w:t>
      </w:r>
      <w:r w:rsidRPr="009D799E">
        <w:rPr>
          <w:vertAlign w:val="superscript"/>
        </w:rPr>
        <w:t>-5</w:t>
      </w:r>
      <w:r w:rsidR="00084C68">
        <w:t> </w:t>
      </w:r>
      <w:r>
        <w:t xml:space="preserve">m </w:t>
      </w:r>
      <w:r w:rsidRPr="00ED3698">
        <w:t>s</w:t>
      </w:r>
      <w:r w:rsidRPr="00AF265D">
        <w:rPr>
          <w:vertAlign w:val="superscript"/>
        </w:rPr>
        <w:t>-1</w:t>
      </w:r>
      <w:r w:rsidRPr="00ED3698">
        <w:t xml:space="preserve">, </w:t>
      </w:r>
      <w:r w:rsidR="00AD2826">
        <w:t xml:space="preserve">the </w:t>
      </w:r>
      <w:r>
        <w:t xml:space="preserve">diffusion coefficient </w:t>
      </w:r>
      <w:r w:rsidR="00AD2826">
        <w:t xml:space="preserve">is </w:t>
      </w:r>
      <w:r>
        <w:t>1.0×10</w:t>
      </w:r>
      <w:r w:rsidRPr="009D799E">
        <w:rPr>
          <w:vertAlign w:val="superscript"/>
        </w:rPr>
        <w:t>-</w:t>
      </w:r>
      <w:r>
        <w:rPr>
          <w:vertAlign w:val="superscript"/>
        </w:rPr>
        <w:t>9</w:t>
      </w:r>
      <w:r w:rsidR="00084C68">
        <w:t> </w:t>
      </w:r>
      <w:r>
        <w:t>m</w:t>
      </w:r>
      <w:r w:rsidRPr="00AF265D">
        <w:rPr>
          <w:vertAlign w:val="superscript"/>
        </w:rPr>
        <w:t>2</w:t>
      </w:r>
      <w:r>
        <w:t xml:space="preserve"> </w:t>
      </w:r>
      <w:r w:rsidRPr="00ED3698">
        <w:t>s</w:t>
      </w:r>
      <w:r w:rsidRPr="00AF265D">
        <w:rPr>
          <w:vertAlign w:val="superscript"/>
        </w:rPr>
        <w:t>-1</w:t>
      </w:r>
      <w:r w:rsidRPr="00ED3698">
        <w:t xml:space="preserve">, </w:t>
      </w:r>
      <w:r w:rsidRPr="00AF265D">
        <w:t>longitudinal dispersivity</w:t>
      </w:r>
      <w:r>
        <w:t xml:space="preserve"> </w:t>
      </w:r>
      <w:r w:rsidR="00AD2826">
        <w:t xml:space="preserve">is </w:t>
      </w:r>
      <w:r>
        <w:t xml:space="preserve">0.187 m, </w:t>
      </w:r>
      <w:r w:rsidRPr="00ED3698">
        <w:t xml:space="preserve">dry bulk density </w:t>
      </w:r>
      <w:r w:rsidR="00AD2826">
        <w:t xml:space="preserve">is </w:t>
      </w:r>
      <w:r w:rsidRPr="00ED3698">
        <w:t>1.</w:t>
      </w:r>
      <w:r>
        <w:t>32</w:t>
      </w:r>
      <w:r w:rsidRPr="00ED3698">
        <w:t>5 g/cm</w:t>
      </w:r>
      <w:r w:rsidRPr="00084C68">
        <w:rPr>
          <w:vertAlign w:val="superscript"/>
        </w:rPr>
        <w:t>3</w:t>
      </w:r>
      <w:r w:rsidRPr="00ED3698">
        <w:t xml:space="preserve"> and </w:t>
      </w:r>
      <w:r w:rsidR="00AD2826">
        <w:t xml:space="preserve">the </w:t>
      </w:r>
      <w:r w:rsidRPr="00ED3698">
        <w:t xml:space="preserve">cation exchange capacity (CEC) </w:t>
      </w:r>
      <w:r w:rsidR="00AD2826">
        <w:t xml:space="preserve">is </w:t>
      </w:r>
      <w:r>
        <w:t>0.45</w:t>
      </w:r>
      <w:r w:rsidR="00084C68">
        <w:t xml:space="preserve"> meq/100 g solid</w:t>
      </w:r>
      <w:r w:rsidR="004474F5">
        <w:t xml:space="preserve">.  </w:t>
      </w:r>
    </w:p>
    <w:p w14:paraId="6D1F66C5" w14:textId="77777777" w:rsidR="00200807" w:rsidRPr="00690B19" w:rsidRDefault="00200807" w:rsidP="009D54B1">
      <w:pPr>
        <w:pStyle w:val="StyleHeading4Bold"/>
      </w:pPr>
      <w:bookmarkStart w:id="993" w:name="_Toc520374752"/>
      <w:r w:rsidRPr="00690B19">
        <w:t>Results</w:t>
      </w:r>
      <w:bookmarkEnd w:id="993"/>
    </w:p>
    <w:p w14:paraId="68B683F5" w14:textId="5A013826" w:rsidR="00200807" w:rsidRPr="00ED3698" w:rsidRDefault="00200807" w:rsidP="00200807">
      <w:r w:rsidRPr="00ED3698">
        <w:t xml:space="preserve">Simulated results are </w:t>
      </w:r>
      <w:r>
        <w:t xml:space="preserve">shown in </w:t>
      </w:r>
      <w:r w:rsidR="005F5019">
        <w:fldChar w:fldCharType="begin"/>
      </w:r>
      <w:r>
        <w:instrText xml:space="preserve"> REF _Ref361647511 \h </w:instrText>
      </w:r>
      <w:r w:rsidR="005F5019">
        <w:fldChar w:fldCharType="separate"/>
      </w:r>
      <w:r w:rsidR="00B560DA" w:rsidRPr="00ED3698">
        <w:t xml:space="preserve">Figure </w:t>
      </w:r>
      <w:r w:rsidR="00B560DA">
        <w:rPr>
          <w:noProof/>
        </w:rPr>
        <w:t>3</w:t>
      </w:r>
      <w:r w:rsidR="00B560DA">
        <w:t>.</w:t>
      </w:r>
      <w:r w:rsidR="00B560DA">
        <w:rPr>
          <w:noProof/>
        </w:rPr>
        <w:t>25</w:t>
      </w:r>
      <w:r w:rsidR="005F5019">
        <w:fldChar w:fldCharType="end"/>
      </w:r>
      <w:r w:rsidR="004474F5">
        <w:t xml:space="preserve">.  </w:t>
      </w:r>
      <w:r>
        <w:t>The initial concentrations of components Na</w:t>
      </w:r>
      <w:r w:rsidRPr="00390374">
        <w:rPr>
          <w:vertAlign w:val="superscript"/>
        </w:rPr>
        <w:t>+</w:t>
      </w:r>
      <w:r>
        <w:t xml:space="preserve"> and K</w:t>
      </w:r>
      <w:r w:rsidRPr="00390374">
        <w:rPr>
          <w:vertAlign w:val="superscript"/>
        </w:rPr>
        <w:t>+</w:t>
      </w:r>
      <w:r w:rsidR="00AD2826">
        <w:t xml:space="preserve"> in the pore water</w:t>
      </w:r>
      <w:r>
        <w:t xml:space="preserve"> of the domain are much higher than those in the </w:t>
      </w:r>
      <w:r w:rsidR="00084C68">
        <w:rPr>
          <w:rFonts w:hint="eastAsia"/>
          <w:lang w:eastAsia="zh-CN"/>
        </w:rPr>
        <w:t xml:space="preserve">inflow </w:t>
      </w:r>
      <w:r>
        <w:t>boundary solution</w:t>
      </w:r>
      <w:r w:rsidR="00AD2826">
        <w:t>; however, the ratio of Na/K is higher in the inflow solution than in the background water, leading to the displacement of K by Na (</w:t>
      </w:r>
      <w:r w:rsidR="005F5019">
        <w:fldChar w:fldCharType="begin"/>
      </w:r>
      <w:r w:rsidR="00BE73E2">
        <w:instrText xml:space="preserve"> REF _Ref361647511 \h </w:instrText>
      </w:r>
      <w:r w:rsidR="005F5019">
        <w:fldChar w:fldCharType="separate"/>
      </w:r>
      <w:r w:rsidR="00B560DA" w:rsidRPr="00ED3698">
        <w:t xml:space="preserve">Figure </w:t>
      </w:r>
      <w:r w:rsidR="00B560DA">
        <w:rPr>
          <w:noProof/>
        </w:rPr>
        <w:t>3</w:t>
      </w:r>
      <w:r w:rsidR="00B560DA">
        <w:t>.</w:t>
      </w:r>
      <w:r w:rsidR="00B560DA">
        <w:rPr>
          <w:noProof/>
        </w:rPr>
        <w:t>25</w:t>
      </w:r>
      <w:r w:rsidR="005F5019">
        <w:fldChar w:fldCharType="end"/>
      </w:r>
      <w:r w:rsidR="00084C68">
        <w:rPr>
          <w:rFonts w:hint="eastAsia"/>
          <w:lang w:eastAsia="zh-CN"/>
        </w:rPr>
        <w:t>)</w:t>
      </w:r>
      <w:r w:rsidR="004474F5">
        <w:t xml:space="preserve">.  </w:t>
      </w:r>
    </w:p>
    <w:p w14:paraId="3CF13987" w14:textId="77777777" w:rsidR="00200807" w:rsidRPr="00ED3698" w:rsidRDefault="00200807" w:rsidP="00200807">
      <w:pPr>
        <w:keepNext/>
      </w:pPr>
      <w:r>
        <w:rPr>
          <w:noProof/>
          <w:lang w:val="en-CA" w:eastAsia="zh-CN"/>
        </w:rPr>
        <w:lastRenderedPageBreak/>
        <w:drawing>
          <wp:inline distT="0" distB="0" distL="0" distR="0" wp14:anchorId="619E95D0" wp14:editId="1BE62F8C">
            <wp:extent cx="5486400" cy="58521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wmf"/>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486400" cy="5852160"/>
                    </a:xfrm>
                    <a:prstGeom prst="rect">
                      <a:avLst/>
                    </a:prstGeom>
                  </pic:spPr>
                </pic:pic>
              </a:graphicData>
            </a:graphic>
          </wp:inline>
        </w:drawing>
      </w:r>
    </w:p>
    <w:p w14:paraId="0D38BCA0" w14:textId="16AD60F2" w:rsidR="00200807" w:rsidRPr="00ED3698" w:rsidRDefault="00200807" w:rsidP="00200807">
      <w:pPr>
        <w:rPr>
          <w:lang w:eastAsia="zh-CN"/>
        </w:rPr>
      </w:pPr>
      <w:bookmarkStart w:id="994" w:name="_Ref361647511"/>
      <w:bookmarkStart w:id="995" w:name="_Toc520375099"/>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25</w:t>
      </w:r>
      <w:r w:rsidR="00183C7C">
        <w:fldChar w:fldCharType="end"/>
      </w:r>
      <w:bookmarkEnd w:id="994"/>
      <w:r w:rsidR="004C28A7">
        <w:t xml:space="preserve">: </w:t>
      </w:r>
      <w:r>
        <w:t xml:space="preserve">Simulated </w:t>
      </w:r>
      <w:r w:rsidR="00AD2826">
        <w:t xml:space="preserve">spatial </w:t>
      </w:r>
      <w:r>
        <w:t>profiles</w:t>
      </w:r>
      <w:r w:rsidRPr="00ED3698">
        <w:t xml:space="preserve"> of </w:t>
      </w:r>
      <w:r w:rsidR="00AD2826">
        <w:t xml:space="preserve">total </w:t>
      </w:r>
      <w:r w:rsidRPr="00ED3698">
        <w:t>aqueous component concentrations</w:t>
      </w:r>
      <w:r>
        <w:t xml:space="preserve"> (up</w:t>
      </w:r>
      <w:r w:rsidR="00AD2826">
        <w:t>per panel</w:t>
      </w:r>
      <w:r>
        <w:t>)</w:t>
      </w:r>
      <w:r w:rsidRPr="00ED3698">
        <w:t xml:space="preserve"> </w:t>
      </w:r>
      <w:r w:rsidR="00AD2826">
        <w:t>and ion exchanged species</w:t>
      </w:r>
      <w:r>
        <w:t xml:space="preserve"> (</w:t>
      </w:r>
      <w:r w:rsidR="00AD2826">
        <w:t>lower panel</w:t>
      </w:r>
      <w:r>
        <w:t>) at 25 hours (solid lines) and at 55 hours</w:t>
      </w:r>
      <w:r w:rsidR="00084C68">
        <w:rPr>
          <w:rFonts w:hint="eastAsia"/>
          <w:lang w:eastAsia="zh-CN"/>
        </w:rPr>
        <w:t xml:space="preserve"> (dashed lines)</w:t>
      </w:r>
      <w:bookmarkEnd w:id="995"/>
    </w:p>
    <w:p w14:paraId="54A8EBAA" w14:textId="77777777" w:rsidR="00200807" w:rsidRPr="00ED3698" w:rsidRDefault="00200807" w:rsidP="00107124">
      <w:pPr>
        <w:pStyle w:val="Simpleline"/>
      </w:pPr>
    </w:p>
    <w:p w14:paraId="6F65B2AB" w14:textId="77777777" w:rsidR="00913113" w:rsidRPr="00192E8E" w:rsidRDefault="00913113" w:rsidP="00913113">
      <w:pPr>
        <w:pStyle w:val="StyleHeading4Bold"/>
      </w:pPr>
      <w:bookmarkStart w:id="996" w:name="_Toc520374753"/>
      <w:r>
        <w:t>File locations</w:t>
      </w:r>
      <w:bookmarkEnd w:id="996"/>
    </w:p>
    <w:p w14:paraId="2B844920" w14:textId="77777777" w:rsidR="00200807" w:rsidRPr="00ED3698" w:rsidRDefault="00200807" w:rsidP="00200807">
      <w:pPr>
        <w:pStyle w:val="ListParagraph"/>
        <w:ind w:hanging="720"/>
      </w:pPr>
      <w:r w:rsidRPr="00ED3698">
        <w:t xml:space="preserve">The input file is: </w:t>
      </w:r>
      <w:r w:rsidR="0047119A">
        <w:rPr>
          <w:rFonts w:hint="eastAsia"/>
          <w:i/>
          <w:lang w:eastAsia="zh-CN"/>
        </w:rPr>
        <w:t>binary</w:t>
      </w:r>
      <w:r w:rsidRPr="00D7556E">
        <w:rPr>
          <w:i/>
        </w:rPr>
        <w:t>.dat</w:t>
      </w:r>
      <w:r w:rsidRPr="00ED3698">
        <w:t xml:space="preserve"> under folder </w:t>
      </w:r>
      <w:r w:rsidR="004B0811">
        <w:rPr>
          <w:i/>
        </w:rPr>
        <w:t>.\benchmarks\benchmarks_standard\</w:t>
      </w:r>
      <w:r w:rsidR="00DC1F21">
        <w:rPr>
          <w:i/>
        </w:rPr>
        <w:t>reactran\</w:t>
      </w:r>
      <w:r>
        <w:rPr>
          <w:i/>
        </w:rPr>
        <w:t>ion-binary</w:t>
      </w:r>
    </w:p>
    <w:p w14:paraId="0CF625F9" w14:textId="77777777" w:rsidR="00200807" w:rsidRDefault="00990FF2" w:rsidP="00AD2826">
      <w:pPr>
        <w:rPr>
          <w:i/>
        </w:rPr>
      </w:pPr>
      <w:r>
        <w:t>Database can be found under:</w:t>
      </w:r>
      <w:r w:rsidR="004B0811">
        <w:t xml:space="preserve"> .</w:t>
      </w:r>
      <w:r>
        <w:t>\benchmarks\</w:t>
      </w:r>
      <w:r w:rsidR="001713A1" w:rsidRPr="00AD2826">
        <w:rPr>
          <w:i/>
        </w:rPr>
        <w:t>database</w:t>
      </w:r>
      <w:r w:rsidR="00AD2826">
        <w:rPr>
          <w:i/>
        </w:rPr>
        <w:t>\default</w:t>
      </w:r>
    </w:p>
    <w:p w14:paraId="5A1B70A9" w14:textId="77777777" w:rsidR="00200807" w:rsidRDefault="00200807" w:rsidP="00107124">
      <w:pPr>
        <w:pStyle w:val="Simpleline"/>
      </w:pPr>
    </w:p>
    <w:p w14:paraId="69BDEDDE" w14:textId="77777777" w:rsidR="0060798F" w:rsidRPr="00ED3698" w:rsidRDefault="00F66AFF" w:rsidP="00F66AFF">
      <w:pPr>
        <w:pStyle w:val="Heading3"/>
      </w:pPr>
      <w:bookmarkStart w:id="997" w:name="_Ref364422990"/>
      <w:bookmarkStart w:id="998" w:name="_Toc520374754"/>
      <w:bookmarkEnd w:id="892"/>
      <w:r w:rsidRPr="00F66AFF">
        <w:lastRenderedPageBreak/>
        <w:t>1D</w:t>
      </w:r>
      <w:r w:rsidR="0050520B">
        <w:t xml:space="preserve"> </w:t>
      </w:r>
      <w:r w:rsidRPr="00F66AFF">
        <w:t>advective-dispersive transport including Monod kinetics, degradation of organic contaminants</w:t>
      </w:r>
      <w:bookmarkEnd w:id="997"/>
      <w:bookmarkEnd w:id="998"/>
    </w:p>
    <w:p w14:paraId="365B3BC2" w14:textId="77777777" w:rsidR="0060798F" w:rsidRPr="00ED3698" w:rsidRDefault="00771FFF" w:rsidP="0060798F">
      <w:pPr>
        <w:pStyle w:val="StyleHeading4Bold"/>
      </w:pPr>
      <w:bookmarkStart w:id="999" w:name="_Toc520374755"/>
      <w:r>
        <w:t>Problem definition</w:t>
      </w:r>
      <w:bookmarkEnd w:id="999"/>
    </w:p>
    <w:p w14:paraId="651060B5" w14:textId="09D0F798" w:rsidR="0060798F" w:rsidRPr="00ED3698" w:rsidRDefault="0060798F" w:rsidP="0060798F">
      <w:r w:rsidRPr="00ED3698">
        <w:t xml:space="preserve">This </w:t>
      </w:r>
      <w:r w:rsidR="00F66AFF">
        <w:t>application example</w:t>
      </w:r>
      <w:r w:rsidRPr="00ED3698">
        <w:t xml:space="preserve"> demonstrates the </w:t>
      </w:r>
      <w:r w:rsidR="00F66AFF">
        <w:t xml:space="preserve">use of </w:t>
      </w:r>
      <w:r w:rsidRPr="00ED3698">
        <w:t xml:space="preserve">intra-aqueous </w:t>
      </w:r>
      <w:r w:rsidR="00F66AFF">
        <w:t xml:space="preserve">and heterogeneous </w:t>
      </w:r>
      <w:r w:rsidRPr="00ED3698">
        <w:t xml:space="preserve">kinetic redox reactions </w:t>
      </w:r>
      <w:r w:rsidR="00F66AFF">
        <w:t>based on the</w:t>
      </w:r>
      <w:r w:rsidRPr="00ED3698">
        <w:t xml:space="preserve"> Monod equation</w:t>
      </w:r>
      <w:r w:rsidR="00F66AFF">
        <w:t>s</w:t>
      </w:r>
      <w:r w:rsidRPr="00ED3698">
        <w:t xml:space="preserve"> for the degradation of organic contamina</w:t>
      </w:r>
      <w:r w:rsidR="00F66AFF">
        <w:t>n</w:t>
      </w:r>
      <w:r w:rsidRPr="00ED3698">
        <w:t xml:space="preserve">ts through aerobic </w:t>
      </w:r>
      <w:r w:rsidR="00F66AFF">
        <w:t>and anaerobic degradation processes</w:t>
      </w:r>
      <w:r w:rsidR="004474F5">
        <w:t xml:space="preserve">.  </w:t>
      </w:r>
    </w:p>
    <w:p w14:paraId="405AFAC9" w14:textId="77777777" w:rsidR="0060798F" w:rsidRPr="00ED3698" w:rsidRDefault="00B3171D" w:rsidP="0060798F">
      <w:pPr>
        <w:pStyle w:val="StyleHeading4Bold"/>
      </w:pPr>
      <w:bookmarkStart w:id="1000" w:name="_Toc520374756"/>
      <w:r>
        <w:t>Model setup</w:t>
      </w:r>
      <w:bookmarkEnd w:id="1000"/>
    </w:p>
    <w:p w14:paraId="7D53D499" w14:textId="4D212EC1" w:rsidR="0060798F" w:rsidRPr="00ED3698" w:rsidRDefault="0060798F" w:rsidP="0060798F">
      <w:r w:rsidRPr="00ED3698">
        <w:t>A 1D model</w:t>
      </w:r>
      <w:r w:rsidR="00F66AFF">
        <w:t>,</w:t>
      </w:r>
      <w:r w:rsidRPr="00ED3698">
        <w:t xml:space="preserve"> 1.0 m in length</w:t>
      </w:r>
      <w:r w:rsidR="00F66AFF">
        <w:t>,</w:t>
      </w:r>
      <w:r w:rsidRPr="00ED3698">
        <w:t xml:space="preserve"> is discretized into 41 control volumes</w:t>
      </w:r>
      <w:r w:rsidR="004474F5">
        <w:t xml:space="preserve">.  </w:t>
      </w:r>
      <w:r w:rsidRPr="00ED3698">
        <w:t>The domain is homogeneous</w:t>
      </w:r>
      <w:r w:rsidR="004474F5">
        <w:t xml:space="preserve">.  </w:t>
      </w:r>
      <w:r w:rsidRPr="00ED3698">
        <w:t>The hydraulic head on the left bo</w:t>
      </w:r>
      <w:r w:rsidR="00F66AFF">
        <w:t>undary</w:t>
      </w:r>
      <w:r w:rsidRPr="00ED3698">
        <w:t xml:space="preserve"> is constant </w:t>
      </w:r>
      <w:r w:rsidR="00F66AFF">
        <w:t>at</w:t>
      </w:r>
      <w:r w:rsidRPr="00ED3698">
        <w:t xml:space="preserve"> 1.0 m, while the hydraulic head on the right bo</w:t>
      </w:r>
      <w:r w:rsidR="00F66AFF">
        <w:t>undary</w:t>
      </w:r>
      <w:r w:rsidRPr="00ED3698">
        <w:t xml:space="preserve"> is constant </w:t>
      </w:r>
      <w:r w:rsidR="00F66AFF">
        <w:t>at</w:t>
      </w:r>
      <w:r w:rsidRPr="00ED3698">
        <w:t xml:space="preserve"> 0.0 m</w:t>
      </w:r>
      <w:r w:rsidR="004474F5">
        <w:t xml:space="preserve">.  </w:t>
      </w:r>
      <w:r w:rsidRPr="00ED3698">
        <w:t xml:space="preserve">The initial condition (IC) of the pore water </w:t>
      </w:r>
      <w:r w:rsidR="00F66AFF">
        <w:t>and</w:t>
      </w:r>
      <w:r w:rsidRPr="00ED3698">
        <w:t xml:space="preserve"> minerals, and the aqueous </w:t>
      </w:r>
      <w:r w:rsidR="00F66AFF">
        <w:t xml:space="preserve">concentartions at the boundary </w:t>
      </w:r>
      <w:r w:rsidRPr="00ED3698">
        <w:t xml:space="preserve">(BC) are listed in </w:t>
      </w:r>
      <w:r w:rsidR="009C4449">
        <w:fldChar w:fldCharType="begin"/>
      </w:r>
      <w:r w:rsidR="009C4449">
        <w:instrText xml:space="preserve"> REF _Ref355452502 \h  \* MERGEFORMAT </w:instrText>
      </w:r>
      <w:r w:rsidR="009C4449">
        <w:fldChar w:fldCharType="separate"/>
      </w:r>
      <w:r w:rsidR="00B560DA" w:rsidRPr="00ED3698">
        <w:t xml:space="preserve">Table </w:t>
      </w:r>
      <w:r w:rsidR="00B560DA">
        <w:rPr>
          <w:noProof/>
        </w:rPr>
        <w:t>3.35</w:t>
      </w:r>
      <w:r w:rsidR="009C4449">
        <w:fldChar w:fldCharType="end"/>
      </w:r>
      <w:r w:rsidRPr="00ED3698">
        <w:t>.</w:t>
      </w:r>
    </w:p>
    <w:p w14:paraId="140FDAC9" w14:textId="31C32425" w:rsidR="0060798F" w:rsidRPr="00ED3698" w:rsidRDefault="0060798F" w:rsidP="0060798F">
      <w:pPr>
        <w:pStyle w:val="StyleCaptionTableCaptionBold"/>
        <w:rPr>
          <w:lang w:eastAsia="zh-CN"/>
        </w:rPr>
      </w:pPr>
      <w:bookmarkStart w:id="1001" w:name="_Ref355452502"/>
      <w:bookmarkStart w:id="1002" w:name="_Toc520374976"/>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35</w:t>
      </w:r>
      <w:r w:rsidR="00FE1AD3">
        <w:fldChar w:fldCharType="end"/>
      </w:r>
      <w:bookmarkEnd w:id="1001"/>
      <w:r w:rsidR="004C28A7">
        <w:t xml:space="preserve">: </w:t>
      </w:r>
      <w:r w:rsidR="00F66AFF">
        <w:t>Initial and</w:t>
      </w:r>
      <w:r w:rsidRPr="00D839AA">
        <w:t xml:space="preserve"> boundary conditions </w:t>
      </w:r>
      <w:r w:rsidR="00F66AFF">
        <w:t>for</w:t>
      </w:r>
      <w:r w:rsidRPr="00D839AA">
        <w:t xml:space="preserve"> </w:t>
      </w:r>
      <w:r w:rsidR="00F66AFF">
        <w:t xml:space="preserve">aqueous </w:t>
      </w:r>
      <w:r w:rsidRPr="00D839AA">
        <w:t>solutions and minerals</w:t>
      </w:r>
      <w:r w:rsidR="00AA0F91">
        <w:rPr>
          <w:rFonts w:hint="eastAsia"/>
          <w:lang w:eastAsia="zh-CN"/>
        </w:rPr>
        <w:t xml:space="preserve"> for </w:t>
      </w:r>
      <w:r w:rsidR="00F66AFF">
        <w:rPr>
          <w:lang w:eastAsia="zh-CN"/>
        </w:rPr>
        <w:t>demonstration example</w:t>
      </w:r>
      <w:r w:rsidR="00AA0F91">
        <w:rPr>
          <w:rFonts w:hint="eastAsia"/>
          <w:lang w:eastAsia="zh-CN"/>
        </w:rPr>
        <w:t xml:space="preserve"> </w:t>
      </w:r>
      <w:r w:rsidR="00AA0F91" w:rsidRPr="00AA0F91">
        <w:rPr>
          <w:rFonts w:hint="eastAsia"/>
          <w:i/>
          <w:lang w:eastAsia="zh-CN"/>
        </w:rPr>
        <w:t>comptran</w:t>
      </w:r>
      <w:bookmarkEnd w:id="1002"/>
    </w:p>
    <w:tbl>
      <w:tblPr>
        <w:tblW w:w="4286" w:type="pct"/>
        <w:jc w:val="center"/>
        <w:tblBorders>
          <w:top w:val="single" w:sz="4" w:space="0" w:color="auto"/>
          <w:bottom w:val="single" w:sz="4" w:space="0" w:color="auto"/>
        </w:tblBorders>
        <w:tblLook w:val="04A0" w:firstRow="1" w:lastRow="0" w:firstColumn="1" w:lastColumn="0" w:noHBand="0" w:noVBand="1"/>
      </w:tblPr>
      <w:tblGrid>
        <w:gridCol w:w="1657"/>
        <w:gridCol w:w="2074"/>
        <w:gridCol w:w="2503"/>
        <w:gridCol w:w="1172"/>
      </w:tblGrid>
      <w:tr w:rsidR="00F66AFF" w:rsidRPr="006F770F" w14:paraId="32AD0BC2" w14:textId="77777777" w:rsidTr="00F66AFF">
        <w:trPr>
          <w:trHeight w:val="300"/>
          <w:jc w:val="center"/>
        </w:trPr>
        <w:tc>
          <w:tcPr>
            <w:tcW w:w="1119" w:type="pct"/>
            <w:tcBorders>
              <w:bottom w:val="single" w:sz="4" w:space="0" w:color="auto"/>
            </w:tcBorders>
            <w:shd w:val="clear" w:color="auto" w:fill="D9D9D9"/>
            <w:noWrap/>
            <w:vAlign w:val="center"/>
            <w:hideMark/>
          </w:tcPr>
          <w:p w14:paraId="3F490565" w14:textId="77777777" w:rsidR="00F66AFF" w:rsidRPr="006F770F" w:rsidRDefault="00F66AFF" w:rsidP="009267EC">
            <w:pPr>
              <w:spacing w:before="0" w:after="0"/>
              <w:jc w:val="left"/>
              <w:rPr>
                <w:b/>
                <w:color w:val="000000"/>
                <w:lang w:eastAsia="en-CA"/>
              </w:rPr>
            </w:pPr>
            <w:r w:rsidRPr="006F770F">
              <w:rPr>
                <w:b/>
                <w:color w:val="000000"/>
                <w:lang w:eastAsia="en-CA"/>
              </w:rPr>
              <w:t>Parameter</w:t>
            </w:r>
          </w:p>
        </w:tc>
        <w:tc>
          <w:tcPr>
            <w:tcW w:w="1400" w:type="pct"/>
            <w:tcBorders>
              <w:bottom w:val="single" w:sz="4" w:space="0" w:color="auto"/>
            </w:tcBorders>
            <w:shd w:val="clear" w:color="auto" w:fill="D9D9D9"/>
            <w:noWrap/>
            <w:vAlign w:val="center"/>
            <w:hideMark/>
          </w:tcPr>
          <w:p w14:paraId="6F60CC41" w14:textId="77777777" w:rsidR="00F66AFF" w:rsidRPr="006F770F" w:rsidRDefault="00F66AFF" w:rsidP="009267EC">
            <w:pPr>
              <w:spacing w:before="0" w:after="0"/>
              <w:jc w:val="center"/>
              <w:rPr>
                <w:b/>
                <w:color w:val="000000"/>
                <w:lang w:eastAsia="zh-CN"/>
              </w:rPr>
            </w:pPr>
            <w:r w:rsidRPr="006F770F">
              <w:rPr>
                <w:b/>
                <w:color w:val="000000"/>
                <w:lang w:eastAsia="en-CA"/>
              </w:rPr>
              <w:t>I</w:t>
            </w:r>
            <w:r w:rsidRPr="006F770F">
              <w:rPr>
                <w:rFonts w:hint="eastAsia"/>
                <w:b/>
                <w:color w:val="000000"/>
                <w:lang w:eastAsia="zh-CN"/>
              </w:rPr>
              <w:t xml:space="preserve">nitial </w:t>
            </w:r>
            <w:r w:rsidRPr="006F770F">
              <w:rPr>
                <w:b/>
                <w:color w:val="000000"/>
                <w:lang w:eastAsia="en-CA"/>
              </w:rPr>
              <w:t>C</w:t>
            </w:r>
            <w:r w:rsidRPr="006F770F">
              <w:rPr>
                <w:rFonts w:hint="eastAsia"/>
                <w:b/>
                <w:color w:val="000000"/>
                <w:lang w:eastAsia="zh-CN"/>
              </w:rPr>
              <w:t>ondition</w:t>
            </w:r>
          </w:p>
        </w:tc>
        <w:tc>
          <w:tcPr>
            <w:tcW w:w="1690" w:type="pct"/>
            <w:tcBorders>
              <w:bottom w:val="single" w:sz="4" w:space="0" w:color="auto"/>
            </w:tcBorders>
            <w:shd w:val="clear" w:color="auto" w:fill="D9D9D9"/>
            <w:vAlign w:val="center"/>
          </w:tcPr>
          <w:p w14:paraId="6F88CE46" w14:textId="77777777" w:rsidR="00F66AFF" w:rsidRPr="006F770F" w:rsidRDefault="00F66AFF" w:rsidP="009267EC">
            <w:pPr>
              <w:spacing w:before="0" w:after="0"/>
              <w:jc w:val="center"/>
              <w:rPr>
                <w:b/>
                <w:color w:val="000000"/>
                <w:lang w:eastAsia="zh-CN"/>
              </w:rPr>
            </w:pPr>
            <w:r w:rsidRPr="006F770F">
              <w:rPr>
                <w:b/>
                <w:color w:val="000000"/>
                <w:lang w:eastAsia="en-CA"/>
              </w:rPr>
              <w:t>B</w:t>
            </w:r>
            <w:r w:rsidRPr="006F770F">
              <w:rPr>
                <w:rFonts w:hint="eastAsia"/>
                <w:b/>
                <w:color w:val="000000"/>
                <w:lang w:eastAsia="zh-CN"/>
              </w:rPr>
              <w:t xml:space="preserve">oundary </w:t>
            </w:r>
            <w:r w:rsidRPr="006F770F">
              <w:rPr>
                <w:b/>
                <w:color w:val="000000"/>
                <w:lang w:eastAsia="en-CA"/>
              </w:rPr>
              <w:t>C</w:t>
            </w:r>
            <w:r w:rsidRPr="006F770F">
              <w:rPr>
                <w:rFonts w:hint="eastAsia"/>
                <w:b/>
                <w:color w:val="000000"/>
                <w:lang w:eastAsia="zh-CN"/>
              </w:rPr>
              <w:t>ondition</w:t>
            </w:r>
          </w:p>
        </w:tc>
        <w:tc>
          <w:tcPr>
            <w:tcW w:w="791" w:type="pct"/>
            <w:tcBorders>
              <w:bottom w:val="single" w:sz="4" w:space="0" w:color="auto"/>
            </w:tcBorders>
            <w:shd w:val="clear" w:color="auto" w:fill="D9D9D9"/>
            <w:noWrap/>
            <w:vAlign w:val="center"/>
            <w:hideMark/>
          </w:tcPr>
          <w:p w14:paraId="6E5E4C96" w14:textId="77777777" w:rsidR="00F66AFF" w:rsidRPr="006F770F" w:rsidRDefault="00F66AFF" w:rsidP="009267EC">
            <w:pPr>
              <w:spacing w:before="0" w:after="0"/>
              <w:jc w:val="center"/>
              <w:rPr>
                <w:b/>
                <w:color w:val="000000"/>
                <w:lang w:eastAsia="en-CA"/>
              </w:rPr>
            </w:pPr>
            <w:r w:rsidRPr="006F770F">
              <w:rPr>
                <w:b/>
                <w:color w:val="000000"/>
                <w:lang w:eastAsia="en-CA"/>
              </w:rPr>
              <w:t>Unit</w:t>
            </w:r>
          </w:p>
        </w:tc>
      </w:tr>
      <w:tr w:rsidR="00F66AFF" w:rsidRPr="00ED3698" w14:paraId="3F923EB2" w14:textId="77777777" w:rsidTr="00F66AFF">
        <w:trPr>
          <w:trHeight w:val="300"/>
          <w:jc w:val="center"/>
        </w:trPr>
        <w:tc>
          <w:tcPr>
            <w:tcW w:w="1119" w:type="pct"/>
            <w:tcBorders>
              <w:top w:val="single" w:sz="4" w:space="0" w:color="auto"/>
              <w:bottom w:val="nil"/>
            </w:tcBorders>
            <w:shd w:val="clear" w:color="auto" w:fill="auto"/>
            <w:noWrap/>
            <w:vAlign w:val="center"/>
          </w:tcPr>
          <w:p w14:paraId="33A8CF4B" w14:textId="77777777" w:rsidR="00F66AFF" w:rsidRPr="00ED3698" w:rsidRDefault="00F66AFF" w:rsidP="009267EC">
            <w:pPr>
              <w:spacing w:before="0" w:after="0"/>
              <w:jc w:val="left"/>
              <w:rPr>
                <w:i/>
                <w:color w:val="000000"/>
                <w:sz w:val="22"/>
                <w:szCs w:val="22"/>
              </w:rPr>
            </w:pPr>
            <w:r w:rsidRPr="00F4591F">
              <w:rPr>
                <w:i/>
                <w:color w:val="000000"/>
                <w:sz w:val="22"/>
                <w:szCs w:val="22"/>
              </w:rPr>
              <w:t>Aqueous phase</w:t>
            </w:r>
          </w:p>
        </w:tc>
        <w:tc>
          <w:tcPr>
            <w:tcW w:w="1400" w:type="pct"/>
            <w:tcBorders>
              <w:top w:val="single" w:sz="4" w:space="0" w:color="auto"/>
              <w:bottom w:val="nil"/>
            </w:tcBorders>
            <w:shd w:val="clear" w:color="auto" w:fill="auto"/>
            <w:noWrap/>
            <w:vAlign w:val="center"/>
          </w:tcPr>
          <w:p w14:paraId="6E254477" w14:textId="77777777" w:rsidR="00F66AFF" w:rsidRPr="00ED3698" w:rsidRDefault="00F66AFF" w:rsidP="009267EC">
            <w:pPr>
              <w:spacing w:before="0" w:after="0"/>
              <w:jc w:val="center"/>
            </w:pPr>
          </w:p>
        </w:tc>
        <w:tc>
          <w:tcPr>
            <w:tcW w:w="1690" w:type="pct"/>
            <w:tcBorders>
              <w:top w:val="single" w:sz="4" w:space="0" w:color="auto"/>
              <w:bottom w:val="nil"/>
            </w:tcBorders>
            <w:vAlign w:val="center"/>
          </w:tcPr>
          <w:p w14:paraId="26C0695E" w14:textId="77777777" w:rsidR="00F66AFF" w:rsidRPr="00ED3698" w:rsidRDefault="00F66AFF" w:rsidP="009267EC">
            <w:pPr>
              <w:spacing w:before="0" w:after="0"/>
              <w:jc w:val="center"/>
            </w:pPr>
          </w:p>
        </w:tc>
        <w:tc>
          <w:tcPr>
            <w:tcW w:w="791" w:type="pct"/>
            <w:tcBorders>
              <w:top w:val="single" w:sz="4" w:space="0" w:color="auto"/>
              <w:bottom w:val="nil"/>
            </w:tcBorders>
            <w:shd w:val="clear" w:color="auto" w:fill="auto"/>
            <w:noWrap/>
            <w:vAlign w:val="center"/>
          </w:tcPr>
          <w:p w14:paraId="3E96F06C" w14:textId="77777777" w:rsidR="00F66AFF" w:rsidRPr="00ED3698" w:rsidRDefault="00F66AFF" w:rsidP="009267EC">
            <w:pPr>
              <w:spacing w:before="0" w:after="0"/>
              <w:jc w:val="center"/>
              <w:rPr>
                <w:color w:val="000000"/>
                <w:lang w:eastAsia="en-CA"/>
              </w:rPr>
            </w:pPr>
          </w:p>
        </w:tc>
      </w:tr>
      <w:tr w:rsidR="00F66AFF" w:rsidRPr="00ED3698" w14:paraId="6D873972" w14:textId="77777777" w:rsidTr="00F66AFF">
        <w:trPr>
          <w:trHeight w:val="300"/>
          <w:jc w:val="center"/>
        </w:trPr>
        <w:tc>
          <w:tcPr>
            <w:tcW w:w="1119" w:type="pct"/>
            <w:tcBorders>
              <w:top w:val="nil"/>
              <w:bottom w:val="nil"/>
            </w:tcBorders>
            <w:shd w:val="clear" w:color="auto" w:fill="auto"/>
            <w:noWrap/>
            <w:vAlign w:val="center"/>
            <w:hideMark/>
          </w:tcPr>
          <w:p w14:paraId="687BF5DF" w14:textId="77777777" w:rsidR="00F66AFF" w:rsidRPr="00ED3698" w:rsidRDefault="00F66AFF" w:rsidP="00F66AFF">
            <w:pPr>
              <w:spacing w:before="0" w:after="0"/>
              <w:jc w:val="left"/>
              <w:rPr>
                <w:color w:val="000000"/>
                <w:sz w:val="22"/>
                <w:szCs w:val="22"/>
              </w:rPr>
            </w:pPr>
            <w:r>
              <w:rPr>
                <w:rFonts w:hint="eastAsia"/>
                <w:color w:val="000000"/>
                <w:sz w:val="22"/>
                <w:szCs w:val="22"/>
                <w:lang w:eastAsia="zh-CN"/>
              </w:rPr>
              <w:t>CH</w:t>
            </w:r>
            <w:r w:rsidRPr="006F770F">
              <w:rPr>
                <w:color w:val="000000"/>
                <w:sz w:val="22"/>
                <w:szCs w:val="22"/>
                <w:vertAlign w:val="subscript"/>
              </w:rPr>
              <w:t>2</w:t>
            </w:r>
            <w:r>
              <w:rPr>
                <w:rFonts w:hint="eastAsia"/>
                <w:color w:val="000000"/>
                <w:sz w:val="22"/>
                <w:szCs w:val="22"/>
                <w:lang w:eastAsia="zh-CN"/>
              </w:rPr>
              <w:t>O</w:t>
            </w:r>
          </w:p>
        </w:tc>
        <w:tc>
          <w:tcPr>
            <w:tcW w:w="1400" w:type="pct"/>
            <w:tcBorders>
              <w:top w:val="nil"/>
              <w:bottom w:val="nil"/>
            </w:tcBorders>
            <w:shd w:val="clear" w:color="auto" w:fill="auto"/>
            <w:noWrap/>
            <w:vAlign w:val="center"/>
            <w:hideMark/>
          </w:tcPr>
          <w:p w14:paraId="76946997"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1690" w:type="pct"/>
            <w:tcBorders>
              <w:top w:val="nil"/>
              <w:bottom w:val="nil"/>
            </w:tcBorders>
            <w:vAlign w:val="center"/>
          </w:tcPr>
          <w:p w14:paraId="36A3B02E" w14:textId="77777777" w:rsidR="00F66AFF" w:rsidRPr="00ED3698" w:rsidRDefault="00F66AFF" w:rsidP="009267EC">
            <w:pPr>
              <w:spacing w:before="0" w:after="0"/>
              <w:jc w:val="center"/>
            </w:pPr>
            <w:r w:rsidRPr="00ED3698">
              <w:t>3.1</w:t>
            </w:r>
            <w:r w:rsidRPr="007E11F0">
              <w:t>×10</w:t>
            </w:r>
            <w:r w:rsidRPr="007E11F0">
              <w:rPr>
                <w:vertAlign w:val="superscript"/>
              </w:rPr>
              <w:t>-3</w:t>
            </w:r>
          </w:p>
        </w:tc>
        <w:tc>
          <w:tcPr>
            <w:tcW w:w="791" w:type="pct"/>
            <w:tcBorders>
              <w:top w:val="nil"/>
              <w:bottom w:val="nil"/>
            </w:tcBorders>
            <w:shd w:val="clear" w:color="auto" w:fill="auto"/>
            <w:noWrap/>
            <w:vAlign w:val="center"/>
            <w:hideMark/>
          </w:tcPr>
          <w:p w14:paraId="40AAA4F6" w14:textId="77777777" w:rsidR="00F66AFF" w:rsidRPr="00ED3698" w:rsidRDefault="00F66AFF" w:rsidP="00F66AFF">
            <w:pPr>
              <w:spacing w:before="0" w:after="0"/>
              <w:jc w:val="center"/>
            </w:pPr>
            <w:r>
              <w:rPr>
                <w:rFonts w:hint="eastAsia"/>
                <w:color w:val="000000"/>
                <w:lang w:eastAsia="zh-CN"/>
              </w:rPr>
              <w:t>[</w:t>
            </w:r>
            <w:r w:rsidRPr="00ED3698">
              <w:rPr>
                <w:color w:val="000000"/>
                <w:lang w:eastAsia="en-CA"/>
              </w:rPr>
              <w:t>m</w:t>
            </w:r>
            <w:r>
              <w:rPr>
                <w:rFonts w:hint="eastAsia"/>
                <w:color w:val="000000"/>
                <w:lang w:eastAsia="zh-CN"/>
              </w:rPr>
              <w:t>ol</w:t>
            </w:r>
            <w:r w:rsidRPr="00ED3698">
              <w:rPr>
                <w:color w:val="000000"/>
                <w:lang w:eastAsia="en-CA"/>
              </w:rPr>
              <w:t xml:space="preserve"> </w:t>
            </w:r>
            <w:r>
              <w:rPr>
                <w:color w:val="000000"/>
                <w:lang w:eastAsia="en-CA"/>
              </w:rPr>
              <w:t>l</w:t>
            </w:r>
            <w:r w:rsidRPr="00ED3698">
              <w:rPr>
                <w:color w:val="000000"/>
                <w:vertAlign w:val="superscript"/>
                <w:lang w:eastAsia="en-CA"/>
              </w:rPr>
              <w:t>-1</w:t>
            </w:r>
            <w:r>
              <w:rPr>
                <w:rFonts w:hint="eastAsia"/>
                <w:color w:val="000000"/>
                <w:lang w:eastAsia="zh-CN"/>
              </w:rPr>
              <w:t>]</w:t>
            </w:r>
          </w:p>
        </w:tc>
      </w:tr>
      <w:tr w:rsidR="00F66AFF" w:rsidRPr="00ED3698" w14:paraId="1CC44A57" w14:textId="77777777" w:rsidTr="00F66AFF">
        <w:trPr>
          <w:trHeight w:val="300"/>
          <w:jc w:val="center"/>
        </w:trPr>
        <w:tc>
          <w:tcPr>
            <w:tcW w:w="1119" w:type="pct"/>
            <w:tcBorders>
              <w:top w:val="nil"/>
              <w:bottom w:val="nil"/>
            </w:tcBorders>
            <w:shd w:val="clear" w:color="auto" w:fill="auto"/>
            <w:noWrap/>
            <w:vAlign w:val="center"/>
            <w:hideMark/>
          </w:tcPr>
          <w:p w14:paraId="77B3C093" w14:textId="77777777" w:rsidR="00F66AFF" w:rsidRPr="00ED3698" w:rsidRDefault="00F66AFF" w:rsidP="009267EC">
            <w:pPr>
              <w:spacing w:before="0" w:after="0"/>
              <w:jc w:val="left"/>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1400" w:type="pct"/>
            <w:tcBorders>
              <w:top w:val="nil"/>
              <w:bottom w:val="nil"/>
            </w:tcBorders>
            <w:shd w:val="clear" w:color="auto" w:fill="auto"/>
            <w:noWrap/>
            <w:vAlign w:val="center"/>
            <w:hideMark/>
          </w:tcPr>
          <w:p w14:paraId="45EFB27A" w14:textId="77777777" w:rsidR="00F66AFF" w:rsidRPr="00ED3698" w:rsidRDefault="00F66AFF" w:rsidP="009267EC">
            <w:pPr>
              <w:spacing w:before="0" w:after="0"/>
              <w:jc w:val="center"/>
            </w:pPr>
            <w:r w:rsidRPr="00ED3698">
              <w:t>2.5</w:t>
            </w:r>
            <w:r w:rsidRPr="007E11F0">
              <w:t>×10</w:t>
            </w:r>
            <w:r w:rsidRPr="007E11F0">
              <w:rPr>
                <w:vertAlign w:val="superscript"/>
              </w:rPr>
              <w:t>-4</w:t>
            </w:r>
          </w:p>
        </w:tc>
        <w:tc>
          <w:tcPr>
            <w:tcW w:w="1690" w:type="pct"/>
            <w:tcBorders>
              <w:top w:val="nil"/>
              <w:bottom w:val="nil"/>
            </w:tcBorders>
            <w:vAlign w:val="center"/>
          </w:tcPr>
          <w:p w14:paraId="179EBB87" w14:textId="77777777" w:rsidR="00F66AFF" w:rsidRPr="00ED3698" w:rsidRDefault="00F66AFF" w:rsidP="009267EC">
            <w:pPr>
              <w:spacing w:before="0" w:after="0"/>
              <w:jc w:val="center"/>
            </w:pPr>
            <w:r w:rsidRPr="00ED3698">
              <w:t>2.5</w:t>
            </w:r>
            <w:r w:rsidRPr="007E11F0">
              <w:t>×10</w:t>
            </w:r>
            <w:r w:rsidRPr="007E11F0">
              <w:rPr>
                <w:vertAlign w:val="superscript"/>
              </w:rPr>
              <w:t>-4</w:t>
            </w:r>
          </w:p>
        </w:tc>
        <w:tc>
          <w:tcPr>
            <w:tcW w:w="791" w:type="pct"/>
            <w:tcBorders>
              <w:top w:val="nil"/>
              <w:bottom w:val="nil"/>
            </w:tcBorders>
            <w:shd w:val="clear" w:color="auto" w:fill="auto"/>
            <w:noWrap/>
            <w:vAlign w:val="center"/>
            <w:hideMark/>
          </w:tcPr>
          <w:p w14:paraId="3F8CEF47"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58DF9ED7" w14:textId="77777777" w:rsidTr="00F66AFF">
        <w:trPr>
          <w:trHeight w:val="300"/>
          <w:jc w:val="center"/>
        </w:trPr>
        <w:tc>
          <w:tcPr>
            <w:tcW w:w="1119" w:type="pct"/>
            <w:tcBorders>
              <w:top w:val="nil"/>
              <w:bottom w:val="nil"/>
            </w:tcBorders>
            <w:shd w:val="clear" w:color="auto" w:fill="auto"/>
            <w:noWrap/>
            <w:vAlign w:val="center"/>
            <w:hideMark/>
          </w:tcPr>
          <w:p w14:paraId="3164B363" w14:textId="77777777" w:rsidR="00F66AFF" w:rsidRPr="00ED3698" w:rsidRDefault="00F66AFF" w:rsidP="009267EC">
            <w:pPr>
              <w:spacing w:before="0" w:after="0"/>
              <w:jc w:val="left"/>
              <w:rPr>
                <w:color w:val="000000"/>
                <w:sz w:val="22"/>
                <w:szCs w:val="22"/>
              </w:rPr>
            </w:pPr>
            <w:r w:rsidRPr="00ED3698">
              <w:rPr>
                <w:color w:val="000000"/>
                <w:sz w:val="22"/>
                <w:szCs w:val="22"/>
              </w:rPr>
              <w:t>NO</w:t>
            </w:r>
            <w:r w:rsidRPr="00ED3698">
              <w:rPr>
                <w:color w:val="000000"/>
                <w:sz w:val="22"/>
                <w:szCs w:val="22"/>
                <w:vertAlign w:val="subscript"/>
              </w:rPr>
              <w:t>3</w:t>
            </w:r>
            <w:r w:rsidRPr="00ED3698">
              <w:rPr>
                <w:color w:val="000000"/>
                <w:sz w:val="22"/>
                <w:szCs w:val="22"/>
                <w:vertAlign w:val="superscript"/>
              </w:rPr>
              <w:t>-</w:t>
            </w:r>
          </w:p>
        </w:tc>
        <w:tc>
          <w:tcPr>
            <w:tcW w:w="1400" w:type="pct"/>
            <w:tcBorders>
              <w:top w:val="nil"/>
              <w:bottom w:val="nil"/>
            </w:tcBorders>
            <w:shd w:val="clear" w:color="auto" w:fill="auto"/>
            <w:noWrap/>
            <w:vAlign w:val="center"/>
            <w:hideMark/>
          </w:tcPr>
          <w:p w14:paraId="7F42B740"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1690" w:type="pct"/>
            <w:tcBorders>
              <w:top w:val="nil"/>
              <w:bottom w:val="nil"/>
            </w:tcBorders>
            <w:vAlign w:val="center"/>
          </w:tcPr>
          <w:p w14:paraId="3D7D0DBB" w14:textId="77777777" w:rsidR="00F66AFF" w:rsidRPr="00ED3698" w:rsidRDefault="00F66AFF" w:rsidP="009267EC">
            <w:pPr>
              <w:spacing w:before="0" w:after="0"/>
              <w:jc w:val="center"/>
            </w:pPr>
            <w:r w:rsidRPr="00ED3698">
              <w:t>2.3</w:t>
            </w:r>
            <w:r w:rsidRPr="007E11F0">
              <w:t>×10</w:t>
            </w:r>
            <w:r w:rsidRPr="007E11F0">
              <w:rPr>
                <w:vertAlign w:val="superscript"/>
              </w:rPr>
              <w:t>-4</w:t>
            </w:r>
          </w:p>
        </w:tc>
        <w:tc>
          <w:tcPr>
            <w:tcW w:w="791" w:type="pct"/>
            <w:tcBorders>
              <w:top w:val="nil"/>
              <w:bottom w:val="nil"/>
            </w:tcBorders>
            <w:shd w:val="clear" w:color="auto" w:fill="auto"/>
            <w:noWrap/>
            <w:vAlign w:val="center"/>
            <w:hideMark/>
          </w:tcPr>
          <w:p w14:paraId="0184A5F7"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4BA4DDCA" w14:textId="77777777" w:rsidTr="00F66AFF">
        <w:trPr>
          <w:trHeight w:val="300"/>
          <w:jc w:val="center"/>
        </w:trPr>
        <w:tc>
          <w:tcPr>
            <w:tcW w:w="1119" w:type="pct"/>
            <w:tcBorders>
              <w:top w:val="nil"/>
              <w:bottom w:val="nil"/>
            </w:tcBorders>
            <w:shd w:val="clear" w:color="auto" w:fill="auto"/>
            <w:noWrap/>
            <w:vAlign w:val="center"/>
            <w:hideMark/>
          </w:tcPr>
          <w:p w14:paraId="15DD7B18" w14:textId="77777777" w:rsidR="00F66AFF" w:rsidRPr="00ED3698" w:rsidRDefault="00F66AFF" w:rsidP="009267EC">
            <w:pPr>
              <w:spacing w:before="0" w:after="0"/>
              <w:jc w:val="left"/>
              <w:rPr>
                <w:color w:val="000000"/>
                <w:sz w:val="22"/>
                <w:szCs w:val="22"/>
              </w:rPr>
            </w:pPr>
            <w:r w:rsidRPr="00ED3698">
              <w:rPr>
                <w:color w:val="000000"/>
                <w:sz w:val="22"/>
                <w:szCs w:val="22"/>
              </w:rPr>
              <w:t>Fe</w:t>
            </w:r>
            <w:r>
              <w:rPr>
                <w:color w:val="000000"/>
                <w:sz w:val="22"/>
                <w:szCs w:val="22"/>
                <w:vertAlign w:val="superscript"/>
              </w:rPr>
              <w:t>2+</w:t>
            </w:r>
          </w:p>
        </w:tc>
        <w:tc>
          <w:tcPr>
            <w:tcW w:w="1400" w:type="pct"/>
            <w:tcBorders>
              <w:top w:val="nil"/>
              <w:bottom w:val="nil"/>
            </w:tcBorders>
            <w:shd w:val="clear" w:color="auto" w:fill="auto"/>
            <w:noWrap/>
            <w:vAlign w:val="center"/>
            <w:hideMark/>
          </w:tcPr>
          <w:p w14:paraId="6CC8169E"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1690" w:type="pct"/>
            <w:tcBorders>
              <w:top w:val="nil"/>
              <w:bottom w:val="nil"/>
            </w:tcBorders>
            <w:vAlign w:val="center"/>
          </w:tcPr>
          <w:p w14:paraId="53188F80"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791" w:type="pct"/>
            <w:tcBorders>
              <w:top w:val="nil"/>
              <w:bottom w:val="nil"/>
            </w:tcBorders>
            <w:shd w:val="clear" w:color="auto" w:fill="auto"/>
            <w:noWrap/>
            <w:vAlign w:val="center"/>
            <w:hideMark/>
          </w:tcPr>
          <w:p w14:paraId="7046151D"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5836279D" w14:textId="77777777" w:rsidTr="00F66AFF">
        <w:trPr>
          <w:trHeight w:val="300"/>
          <w:jc w:val="center"/>
        </w:trPr>
        <w:tc>
          <w:tcPr>
            <w:tcW w:w="1119" w:type="pct"/>
            <w:tcBorders>
              <w:top w:val="nil"/>
              <w:bottom w:val="nil"/>
            </w:tcBorders>
            <w:shd w:val="clear" w:color="auto" w:fill="auto"/>
            <w:noWrap/>
            <w:vAlign w:val="center"/>
            <w:hideMark/>
          </w:tcPr>
          <w:p w14:paraId="0EDD69B9" w14:textId="77777777" w:rsidR="00F66AFF" w:rsidRPr="00ED3698" w:rsidRDefault="00F66AFF" w:rsidP="009267EC">
            <w:pPr>
              <w:spacing w:before="0" w:after="0"/>
              <w:jc w:val="left"/>
              <w:rPr>
                <w:color w:val="000000"/>
                <w:sz w:val="22"/>
                <w:szCs w:val="22"/>
              </w:rPr>
            </w:pPr>
            <w:r w:rsidRPr="00ED3698">
              <w:rPr>
                <w:color w:val="000000"/>
                <w:sz w:val="22"/>
                <w:szCs w:val="22"/>
              </w:rPr>
              <w:t>Mn</w:t>
            </w:r>
            <w:r>
              <w:rPr>
                <w:color w:val="000000"/>
                <w:sz w:val="22"/>
                <w:szCs w:val="22"/>
                <w:vertAlign w:val="superscript"/>
              </w:rPr>
              <w:t>2+</w:t>
            </w:r>
          </w:p>
        </w:tc>
        <w:tc>
          <w:tcPr>
            <w:tcW w:w="1400" w:type="pct"/>
            <w:tcBorders>
              <w:top w:val="nil"/>
              <w:bottom w:val="nil"/>
            </w:tcBorders>
            <w:shd w:val="clear" w:color="auto" w:fill="auto"/>
            <w:noWrap/>
            <w:vAlign w:val="center"/>
            <w:hideMark/>
          </w:tcPr>
          <w:p w14:paraId="5F2DA1CA"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1690" w:type="pct"/>
            <w:tcBorders>
              <w:top w:val="nil"/>
              <w:bottom w:val="nil"/>
            </w:tcBorders>
            <w:vAlign w:val="center"/>
          </w:tcPr>
          <w:p w14:paraId="74A4BC70"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791" w:type="pct"/>
            <w:tcBorders>
              <w:top w:val="nil"/>
              <w:bottom w:val="nil"/>
            </w:tcBorders>
            <w:shd w:val="clear" w:color="auto" w:fill="auto"/>
            <w:noWrap/>
            <w:vAlign w:val="center"/>
            <w:hideMark/>
          </w:tcPr>
          <w:p w14:paraId="6EDE10C4"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101BE163" w14:textId="77777777" w:rsidTr="00F66AFF">
        <w:trPr>
          <w:trHeight w:val="300"/>
          <w:jc w:val="center"/>
        </w:trPr>
        <w:tc>
          <w:tcPr>
            <w:tcW w:w="1119" w:type="pct"/>
            <w:tcBorders>
              <w:top w:val="nil"/>
              <w:bottom w:val="nil"/>
            </w:tcBorders>
            <w:shd w:val="clear" w:color="auto" w:fill="auto"/>
            <w:noWrap/>
            <w:vAlign w:val="center"/>
            <w:hideMark/>
          </w:tcPr>
          <w:p w14:paraId="309A87FB" w14:textId="77777777" w:rsidR="00F66AFF" w:rsidRPr="00ED3698" w:rsidRDefault="00F66AFF" w:rsidP="009267EC">
            <w:pPr>
              <w:spacing w:before="0" w:after="0"/>
              <w:jc w:val="left"/>
              <w:rPr>
                <w:color w:val="000000"/>
                <w:sz w:val="22"/>
                <w:szCs w:val="22"/>
              </w:rPr>
            </w:pPr>
            <w:r w:rsidRPr="00ED3698">
              <w:rPr>
                <w:color w:val="000000"/>
                <w:sz w:val="22"/>
                <w:szCs w:val="22"/>
              </w:rPr>
              <w:t>N</w:t>
            </w:r>
            <w:r w:rsidRPr="00ED3698">
              <w:rPr>
                <w:color w:val="000000"/>
                <w:sz w:val="22"/>
                <w:szCs w:val="22"/>
                <w:vertAlign w:val="subscript"/>
              </w:rPr>
              <w:t>2</w:t>
            </w:r>
            <w:r w:rsidRPr="00ED3698">
              <w:rPr>
                <w:color w:val="000000"/>
                <w:sz w:val="22"/>
                <w:szCs w:val="22"/>
              </w:rPr>
              <w:t>(aq)</w:t>
            </w:r>
          </w:p>
        </w:tc>
        <w:tc>
          <w:tcPr>
            <w:tcW w:w="1400" w:type="pct"/>
            <w:tcBorders>
              <w:top w:val="nil"/>
              <w:bottom w:val="nil"/>
            </w:tcBorders>
            <w:shd w:val="clear" w:color="auto" w:fill="auto"/>
            <w:noWrap/>
            <w:vAlign w:val="center"/>
            <w:hideMark/>
          </w:tcPr>
          <w:p w14:paraId="335F68C6"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1690" w:type="pct"/>
            <w:tcBorders>
              <w:top w:val="nil"/>
              <w:bottom w:val="nil"/>
            </w:tcBorders>
            <w:vAlign w:val="center"/>
          </w:tcPr>
          <w:p w14:paraId="6E433D6F" w14:textId="77777777" w:rsidR="00F66AFF" w:rsidRPr="00ED3698" w:rsidRDefault="00F66AFF" w:rsidP="009267EC">
            <w:pPr>
              <w:spacing w:before="0" w:after="0"/>
              <w:jc w:val="center"/>
            </w:pPr>
            <w:r w:rsidRPr="00ED3698">
              <w:t>1.0</w:t>
            </w:r>
            <w:r w:rsidRPr="007E11F0">
              <w:t>×10</w:t>
            </w:r>
            <w:r w:rsidRPr="007E11F0">
              <w:rPr>
                <w:vertAlign w:val="superscript"/>
              </w:rPr>
              <w:t>-7</w:t>
            </w:r>
          </w:p>
        </w:tc>
        <w:tc>
          <w:tcPr>
            <w:tcW w:w="791" w:type="pct"/>
            <w:tcBorders>
              <w:top w:val="nil"/>
              <w:bottom w:val="nil"/>
            </w:tcBorders>
            <w:shd w:val="clear" w:color="auto" w:fill="auto"/>
            <w:noWrap/>
            <w:vAlign w:val="center"/>
            <w:hideMark/>
          </w:tcPr>
          <w:p w14:paraId="2498AC6F"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2E9C1855" w14:textId="77777777" w:rsidTr="00F66AFF">
        <w:trPr>
          <w:trHeight w:val="300"/>
          <w:jc w:val="center"/>
        </w:trPr>
        <w:tc>
          <w:tcPr>
            <w:tcW w:w="1119" w:type="pct"/>
            <w:tcBorders>
              <w:top w:val="nil"/>
              <w:bottom w:val="nil"/>
            </w:tcBorders>
            <w:shd w:val="clear" w:color="auto" w:fill="auto"/>
            <w:noWrap/>
            <w:vAlign w:val="center"/>
            <w:hideMark/>
          </w:tcPr>
          <w:p w14:paraId="18A25C3F" w14:textId="77777777" w:rsidR="00F66AFF" w:rsidRPr="00ED3698" w:rsidRDefault="00F66AFF" w:rsidP="009267EC">
            <w:pPr>
              <w:spacing w:before="0" w:after="0"/>
              <w:jc w:val="left"/>
              <w:rPr>
                <w:color w:val="000000"/>
                <w:lang w:eastAsia="zh-CN"/>
              </w:rPr>
            </w:pPr>
            <w:r w:rsidRPr="00ED3698">
              <w:rPr>
                <w:color w:val="000000"/>
                <w:lang w:eastAsia="en-CA"/>
              </w:rPr>
              <w:t>CO</w:t>
            </w:r>
            <w:r w:rsidRPr="00ED3698">
              <w:rPr>
                <w:color w:val="000000"/>
                <w:vertAlign w:val="subscript"/>
                <w:lang w:eastAsia="en-CA"/>
              </w:rPr>
              <w:t>3</w:t>
            </w:r>
            <w:r>
              <w:rPr>
                <w:rFonts w:hint="eastAsia"/>
                <w:color w:val="000000"/>
                <w:vertAlign w:val="superscript"/>
                <w:lang w:eastAsia="zh-CN"/>
              </w:rPr>
              <w:t>2-</w:t>
            </w:r>
          </w:p>
        </w:tc>
        <w:tc>
          <w:tcPr>
            <w:tcW w:w="1400" w:type="pct"/>
            <w:tcBorders>
              <w:top w:val="nil"/>
              <w:bottom w:val="nil"/>
            </w:tcBorders>
            <w:shd w:val="clear" w:color="auto" w:fill="auto"/>
            <w:noWrap/>
            <w:vAlign w:val="center"/>
            <w:hideMark/>
          </w:tcPr>
          <w:p w14:paraId="27B9A917" w14:textId="77777777" w:rsidR="00F66AFF" w:rsidRPr="00ED3698" w:rsidRDefault="00F66AFF" w:rsidP="009267EC">
            <w:pPr>
              <w:spacing w:before="0" w:after="0"/>
              <w:jc w:val="center"/>
            </w:pPr>
            <w:r w:rsidRPr="00ED3698">
              <w:t>5.0</w:t>
            </w:r>
            <w:r w:rsidRPr="007E11F0">
              <w:t>×10</w:t>
            </w:r>
            <w:r w:rsidRPr="007E11F0">
              <w:rPr>
                <w:vertAlign w:val="superscript"/>
              </w:rPr>
              <w:t>-4</w:t>
            </w:r>
          </w:p>
        </w:tc>
        <w:tc>
          <w:tcPr>
            <w:tcW w:w="1690" w:type="pct"/>
            <w:tcBorders>
              <w:top w:val="nil"/>
              <w:bottom w:val="nil"/>
            </w:tcBorders>
            <w:vAlign w:val="center"/>
          </w:tcPr>
          <w:p w14:paraId="1898A6C8" w14:textId="77777777" w:rsidR="00F66AFF" w:rsidRPr="00ED3698" w:rsidRDefault="00F66AFF" w:rsidP="009267EC">
            <w:pPr>
              <w:spacing w:before="0" w:after="0"/>
              <w:jc w:val="center"/>
            </w:pPr>
            <w:r w:rsidRPr="00ED3698">
              <w:t>5.0</w:t>
            </w:r>
            <w:r w:rsidRPr="007E11F0">
              <w:t>×10</w:t>
            </w:r>
            <w:r w:rsidRPr="007E11F0">
              <w:rPr>
                <w:vertAlign w:val="superscript"/>
              </w:rPr>
              <w:t>-4</w:t>
            </w:r>
          </w:p>
        </w:tc>
        <w:tc>
          <w:tcPr>
            <w:tcW w:w="791" w:type="pct"/>
            <w:tcBorders>
              <w:top w:val="nil"/>
              <w:bottom w:val="nil"/>
            </w:tcBorders>
            <w:shd w:val="clear" w:color="auto" w:fill="auto"/>
            <w:noWrap/>
            <w:vAlign w:val="center"/>
            <w:hideMark/>
          </w:tcPr>
          <w:p w14:paraId="33430ED0" w14:textId="77777777" w:rsidR="00F66AFF" w:rsidRDefault="00F66AFF" w:rsidP="00F66AFF">
            <w:pPr>
              <w:spacing w:before="0" w:after="0"/>
              <w:jc w:val="center"/>
            </w:pPr>
            <w:r w:rsidRPr="00C275A0">
              <w:rPr>
                <w:rFonts w:hint="eastAsia"/>
                <w:color w:val="000000"/>
                <w:lang w:eastAsia="zh-CN"/>
              </w:rPr>
              <w:t>[</w:t>
            </w:r>
            <w:r w:rsidRPr="00C275A0">
              <w:rPr>
                <w:color w:val="000000"/>
                <w:lang w:eastAsia="en-CA"/>
              </w:rPr>
              <w:t>m</w:t>
            </w:r>
            <w:r w:rsidRPr="00C275A0">
              <w:rPr>
                <w:rFonts w:hint="eastAsia"/>
                <w:color w:val="000000"/>
                <w:lang w:eastAsia="zh-CN"/>
              </w:rPr>
              <w:t>ol</w:t>
            </w:r>
            <w:r w:rsidRPr="00C275A0">
              <w:rPr>
                <w:color w:val="000000"/>
                <w:lang w:eastAsia="en-CA"/>
              </w:rPr>
              <w:t xml:space="preserve"> </w:t>
            </w:r>
            <w:r>
              <w:rPr>
                <w:color w:val="000000"/>
                <w:lang w:eastAsia="en-CA"/>
              </w:rPr>
              <w:t>l</w:t>
            </w:r>
            <w:r w:rsidRPr="00C275A0">
              <w:rPr>
                <w:color w:val="000000"/>
                <w:vertAlign w:val="superscript"/>
                <w:lang w:eastAsia="en-CA"/>
              </w:rPr>
              <w:t>-1</w:t>
            </w:r>
            <w:r w:rsidRPr="00C275A0">
              <w:rPr>
                <w:rFonts w:hint="eastAsia"/>
                <w:color w:val="000000"/>
                <w:lang w:eastAsia="zh-CN"/>
              </w:rPr>
              <w:t>]</w:t>
            </w:r>
          </w:p>
        </w:tc>
      </w:tr>
      <w:tr w:rsidR="00F66AFF" w:rsidRPr="00ED3698" w14:paraId="56A52011" w14:textId="77777777" w:rsidTr="00F66AFF">
        <w:trPr>
          <w:trHeight w:val="300"/>
          <w:jc w:val="center"/>
        </w:trPr>
        <w:tc>
          <w:tcPr>
            <w:tcW w:w="1119" w:type="pct"/>
            <w:tcBorders>
              <w:top w:val="nil"/>
              <w:bottom w:val="single" w:sz="4" w:space="0" w:color="auto"/>
            </w:tcBorders>
            <w:shd w:val="clear" w:color="auto" w:fill="auto"/>
            <w:noWrap/>
            <w:vAlign w:val="center"/>
          </w:tcPr>
          <w:p w14:paraId="355E3565" w14:textId="77777777" w:rsidR="00F66AFF" w:rsidRPr="00ED3698" w:rsidRDefault="00F66AFF" w:rsidP="009267EC">
            <w:pPr>
              <w:spacing w:before="0" w:after="0"/>
              <w:jc w:val="left"/>
              <w:rPr>
                <w:color w:val="000000"/>
                <w:lang w:eastAsia="en-CA"/>
              </w:rPr>
            </w:pPr>
            <w:r w:rsidRPr="00ED3698">
              <w:rPr>
                <w:color w:val="000000"/>
                <w:lang w:eastAsia="en-CA"/>
              </w:rPr>
              <w:t>H</w:t>
            </w:r>
            <w:r w:rsidRPr="006F770F">
              <w:rPr>
                <w:color w:val="000000"/>
                <w:vertAlign w:val="superscript"/>
                <w:lang w:eastAsia="en-CA"/>
              </w:rPr>
              <w:t>+</w:t>
            </w:r>
          </w:p>
        </w:tc>
        <w:tc>
          <w:tcPr>
            <w:tcW w:w="1400" w:type="pct"/>
            <w:tcBorders>
              <w:top w:val="nil"/>
              <w:bottom w:val="single" w:sz="4" w:space="0" w:color="auto"/>
            </w:tcBorders>
            <w:shd w:val="clear" w:color="auto" w:fill="auto"/>
            <w:noWrap/>
            <w:vAlign w:val="center"/>
          </w:tcPr>
          <w:p w14:paraId="7A332639" w14:textId="77777777" w:rsidR="00F66AFF" w:rsidRPr="00ED3698" w:rsidRDefault="00F66AFF" w:rsidP="009267EC">
            <w:pPr>
              <w:spacing w:before="0" w:after="0"/>
              <w:jc w:val="center"/>
            </w:pPr>
            <w:r w:rsidRPr="00ED3698">
              <w:t>5.51</w:t>
            </w:r>
          </w:p>
        </w:tc>
        <w:tc>
          <w:tcPr>
            <w:tcW w:w="1690" w:type="pct"/>
            <w:tcBorders>
              <w:top w:val="nil"/>
              <w:bottom w:val="single" w:sz="4" w:space="0" w:color="auto"/>
            </w:tcBorders>
            <w:vAlign w:val="center"/>
          </w:tcPr>
          <w:p w14:paraId="174E644D" w14:textId="77777777" w:rsidR="00F66AFF" w:rsidRPr="00ED3698" w:rsidRDefault="00F66AFF" w:rsidP="009267EC">
            <w:pPr>
              <w:spacing w:before="0" w:after="0"/>
              <w:jc w:val="center"/>
            </w:pPr>
            <w:r w:rsidRPr="00ED3698">
              <w:t>5.51</w:t>
            </w:r>
          </w:p>
        </w:tc>
        <w:tc>
          <w:tcPr>
            <w:tcW w:w="791" w:type="pct"/>
            <w:tcBorders>
              <w:top w:val="nil"/>
              <w:bottom w:val="single" w:sz="4" w:space="0" w:color="auto"/>
            </w:tcBorders>
            <w:shd w:val="clear" w:color="auto" w:fill="auto"/>
            <w:noWrap/>
            <w:vAlign w:val="center"/>
          </w:tcPr>
          <w:p w14:paraId="356AA0BC" w14:textId="77777777" w:rsidR="00F66AFF" w:rsidRPr="00ED3698" w:rsidRDefault="00F66AFF" w:rsidP="009267EC">
            <w:pPr>
              <w:spacing w:before="0" w:after="0"/>
              <w:jc w:val="center"/>
              <w:rPr>
                <w:color w:val="000000"/>
                <w:lang w:eastAsia="en-CA"/>
              </w:rPr>
            </w:pPr>
            <w:r>
              <w:rPr>
                <w:color w:val="000000"/>
                <w:lang w:eastAsia="en-CA"/>
              </w:rPr>
              <w:t>pH</w:t>
            </w:r>
          </w:p>
        </w:tc>
      </w:tr>
      <w:tr w:rsidR="00F66AFF" w:rsidRPr="00ED3698" w14:paraId="42B0CBFC" w14:textId="77777777" w:rsidTr="00F66AFF">
        <w:trPr>
          <w:trHeight w:val="300"/>
          <w:jc w:val="center"/>
        </w:trPr>
        <w:tc>
          <w:tcPr>
            <w:tcW w:w="1119" w:type="pct"/>
            <w:tcBorders>
              <w:top w:val="single" w:sz="4" w:space="0" w:color="auto"/>
              <w:bottom w:val="nil"/>
            </w:tcBorders>
            <w:shd w:val="clear" w:color="auto" w:fill="auto"/>
            <w:noWrap/>
            <w:vAlign w:val="center"/>
          </w:tcPr>
          <w:p w14:paraId="17CC08DD" w14:textId="77777777" w:rsidR="00F66AFF" w:rsidRPr="00ED3698" w:rsidRDefault="00F66AFF" w:rsidP="009267EC">
            <w:pPr>
              <w:spacing w:before="0" w:after="0"/>
              <w:jc w:val="left"/>
              <w:rPr>
                <w:i/>
                <w:color w:val="000000"/>
                <w:lang w:eastAsia="en-CA"/>
              </w:rPr>
            </w:pPr>
            <w:r w:rsidRPr="00ED3698">
              <w:rPr>
                <w:i/>
                <w:color w:val="000000"/>
                <w:lang w:eastAsia="en-CA"/>
              </w:rPr>
              <w:t>minerals</w:t>
            </w:r>
          </w:p>
        </w:tc>
        <w:tc>
          <w:tcPr>
            <w:tcW w:w="1400" w:type="pct"/>
            <w:tcBorders>
              <w:top w:val="single" w:sz="4" w:space="0" w:color="auto"/>
              <w:bottom w:val="nil"/>
            </w:tcBorders>
            <w:shd w:val="clear" w:color="auto" w:fill="auto"/>
            <w:noWrap/>
            <w:vAlign w:val="center"/>
          </w:tcPr>
          <w:p w14:paraId="097CD437" w14:textId="77777777" w:rsidR="00F66AFF" w:rsidRPr="00ED3698" w:rsidRDefault="00F66AFF" w:rsidP="009267EC">
            <w:pPr>
              <w:spacing w:before="0" w:after="0"/>
              <w:jc w:val="center"/>
              <w:rPr>
                <w:i/>
              </w:rPr>
            </w:pPr>
          </w:p>
        </w:tc>
        <w:tc>
          <w:tcPr>
            <w:tcW w:w="1690" w:type="pct"/>
            <w:tcBorders>
              <w:top w:val="single" w:sz="4" w:space="0" w:color="auto"/>
              <w:bottom w:val="nil"/>
            </w:tcBorders>
            <w:vAlign w:val="center"/>
          </w:tcPr>
          <w:p w14:paraId="14E5F1DD" w14:textId="77777777" w:rsidR="00F66AFF" w:rsidRPr="00ED3698" w:rsidRDefault="00F66AFF" w:rsidP="009267EC">
            <w:pPr>
              <w:spacing w:before="0" w:after="0"/>
              <w:jc w:val="center"/>
              <w:rPr>
                <w:i/>
              </w:rPr>
            </w:pPr>
          </w:p>
        </w:tc>
        <w:tc>
          <w:tcPr>
            <w:tcW w:w="791" w:type="pct"/>
            <w:tcBorders>
              <w:top w:val="single" w:sz="4" w:space="0" w:color="auto"/>
              <w:bottom w:val="nil"/>
            </w:tcBorders>
            <w:shd w:val="clear" w:color="auto" w:fill="auto"/>
            <w:noWrap/>
            <w:vAlign w:val="center"/>
          </w:tcPr>
          <w:p w14:paraId="547C6162" w14:textId="77777777" w:rsidR="00F66AFF" w:rsidRPr="00ED3698" w:rsidRDefault="00F66AFF" w:rsidP="009267EC">
            <w:pPr>
              <w:spacing w:before="0" w:after="0"/>
              <w:jc w:val="center"/>
              <w:rPr>
                <w:i/>
                <w:color w:val="000000"/>
                <w:lang w:eastAsia="en-CA"/>
              </w:rPr>
            </w:pPr>
          </w:p>
        </w:tc>
      </w:tr>
      <w:tr w:rsidR="00F66AFF" w:rsidRPr="00ED3698" w14:paraId="6C1BFEB1" w14:textId="77777777" w:rsidTr="00F66AFF">
        <w:trPr>
          <w:trHeight w:val="300"/>
          <w:jc w:val="center"/>
        </w:trPr>
        <w:tc>
          <w:tcPr>
            <w:tcW w:w="1119" w:type="pct"/>
            <w:tcBorders>
              <w:top w:val="nil"/>
              <w:bottom w:val="nil"/>
            </w:tcBorders>
            <w:shd w:val="clear" w:color="auto" w:fill="auto"/>
            <w:noWrap/>
            <w:vAlign w:val="center"/>
          </w:tcPr>
          <w:p w14:paraId="138E6528" w14:textId="77777777" w:rsidR="00F66AFF" w:rsidRPr="00ED3698" w:rsidRDefault="00F66AFF" w:rsidP="009267EC">
            <w:pPr>
              <w:spacing w:before="0" w:after="0"/>
              <w:jc w:val="left"/>
              <w:rPr>
                <w:color w:val="000000"/>
                <w:lang w:eastAsia="en-CA"/>
              </w:rPr>
            </w:pPr>
            <w:r w:rsidRPr="00ED3698">
              <w:rPr>
                <w:color w:val="000000"/>
                <w:lang w:eastAsia="en-CA"/>
              </w:rPr>
              <w:t>Fe</w:t>
            </w:r>
            <w:r>
              <w:rPr>
                <w:rFonts w:hint="eastAsia"/>
                <w:color w:val="000000"/>
                <w:lang w:eastAsia="zh-CN"/>
              </w:rPr>
              <w:t>(OH)</w:t>
            </w:r>
            <w:r w:rsidRPr="006F770F">
              <w:rPr>
                <w:color w:val="000000"/>
                <w:vertAlign w:val="subscript"/>
                <w:lang w:eastAsia="en-CA"/>
              </w:rPr>
              <w:t>3</w:t>
            </w:r>
          </w:p>
        </w:tc>
        <w:tc>
          <w:tcPr>
            <w:tcW w:w="1400" w:type="pct"/>
            <w:tcBorders>
              <w:top w:val="nil"/>
              <w:bottom w:val="nil"/>
            </w:tcBorders>
            <w:shd w:val="clear" w:color="auto" w:fill="auto"/>
            <w:noWrap/>
            <w:vAlign w:val="center"/>
          </w:tcPr>
          <w:p w14:paraId="58CB6481" w14:textId="77777777" w:rsidR="00F66AFF" w:rsidRPr="00ED3698" w:rsidRDefault="00F66AFF" w:rsidP="009267EC">
            <w:pPr>
              <w:spacing w:before="0" w:after="0"/>
              <w:jc w:val="center"/>
              <w:rPr>
                <w:lang w:eastAsia="zh-CN"/>
              </w:rPr>
            </w:pPr>
            <w:r w:rsidRPr="00ED3698">
              <w:t>7.92</w:t>
            </w:r>
            <w:r w:rsidRPr="007E11F0">
              <w:t>×10</w:t>
            </w:r>
            <w:r w:rsidRPr="007E11F0">
              <w:rPr>
                <w:vertAlign w:val="superscript"/>
              </w:rPr>
              <w:t>-</w:t>
            </w:r>
            <w:r>
              <w:rPr>
                <w:rFonts w:hint="eastAsia"/>
                <w:vertAlign w:val="superscript"/>
                <w:lang w:eastAsia="zh-CN"/>
              </w:rPr>
              <w:t>6</w:t>
            </w:r>
          </w:p>
        </w:tc>
        <w:tc>
          <w:tcPr>
            <w:tcW w:w="1690" w:type="pct"/>
            <w:tcBorders>
              <w:top w:val="nil"/>
              <w:bottom w:val="nil"/>
            </w:tcBorders>
            <w:vAlign w:val="center"/>
          </w:tcPr>
          <w:p w14:paraId="0DDB92D1" w14:textId="77777777" w:rsidR="00F66AFF" w:rsidRPr="00ED3698" w:rsidRDefault="00F66AFF" w:rsidP="009267EC">
            <w:pPr>
              <w:spacing w:before="0" w:after="0"/>
              <w:jc w:val="center"/>
            </w:pPr>
            <w:r w:rsidRPr="00ED3698">
              <w:t>-</w:t>
            </w:r>
          </w:p>
        </w:tc>
        <w:tc>
          <w:tcPr>
            <w:tcW w:w="791" w:type="pct"/>
            <w:tcBorders>
              <w:top w:val="nil"/>
              <w:bottom w:val="nil"/>
            </w:tcBorders>
            <w:shd w:val="clear" w:color="auto" w:fill="auto"/>
            <w:noWrap/>
            <w:vAlign w:val="center"/>
          </w:tcPr>
          <w:p w14:paraId="3B9C0942" w14:textId="77777777" w:rsidR="00F66AFF" w:rsidRPr="008F5EF7" w:rsidRDefault="00F66AFF" w:rsidP="009267EC">
            <w:pPr>
              <w:spacing w:before="0" w:after="0"/>
              <w:jc w:val="center"/>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Pr>
                <w:rFonts w:hint="eastAsia"/>
                <w:color w:val="000000"/>
                <w:lang w:eastAsia="zh-CN"/>
              </w:rPr>
              <w:t>]</w:t>
            </w:r>
          </w:p>
        </w:tc>
      </w:tr>
      <w:tr w:rsidR="00F66AFF" w:rsidRPr="00ED3698" w14:paraId="75BDFCD7" w14:textId="77777777" w:rsidTr="00F66AFF">
        <w:trPr>
          <w:trHeight w:val="300"/>
          <w:jc w:val="center"/>
        </w:trPr>
        <w:tc>
          <w:tcPr>
            <w:tcW w:w="1119" w:type="pct"/>
            <w:tcBorders>
              <w:top w:val="nil"/>
              <w:bottom w:val="single" w:sz="4" w:space="0" w:color="auto"/>
            </w:tcBorders>
            <w:shd w:val="clear" w:color="auto" w:fill="auto"/>
            <w:noWrap/>
            <w:vAlign w:val="center"/>
          </w:tcPr>
          <w:p w14:paraId="0906C4B7" w14:textId="77777777" w:rsidR="00F66AFF" w:rsidRPr="00ED3698" w:rsidRDefault="00F66AFF" w:rsidP="009267EC">
            <w:pPr>
              <w:spacing w:before="0" w:after="0"/>
              <w:jc w:val="left"/>
              <w:rPr>
                <w:color w:val="000000"/>
                <w:lang w:eastAsia="en-CA"/>
              </w:rPr>
            </w:pPr>
            <w:r w:rsidRPr="00ED3698">
              <w:rPr>
                <w:color w:val="000000"/>
                <w:lang w:eastAsia="en-CA"/>
              </w:rPr>
              <w:t>Mn</w:t>
            </w:r>
            <w:r>
              <w:rPr>
                <w:rFonts w:hint="eastAsia"/>
                <w:color w:val="000000"/>
                <w:lang w:eastAsia="zh-CN"/>
              </w:rPr>
              <w:t>O</w:t>
            </w:r>
            <w:r w:rsidRPr="006F770F">
              <w:rPr>
                <w:color w:val="000000"/>
                <w:vertAlign w:val="subscript"/>
                <w:lang w:eastAsia="en-CA"/>
              </w:rPr>
              <w:t>2</w:t>
            </w:r>
          </w:p>
        </w:tc>
        <w:tc>
          <w:tcPr>
            <w:tcW w:w="1400" w:type="pct"/>
            <w:tcBorders>
              <w:top w:val="nil"/>
              <w:bottom w:val="single" w:sz="4" w:space="0" w:color="auto"/>
            </w:tcBorders>
            <w:shd w:val="clear" w:color="auto" w:fill="auto"/>
            <w:noWrap/>
            <w:vAlign w:val="center"/>
          </w:tcPr>
          <w:p w14:paraId="63B5500F" w14:textId="77777777" w:rsidR="00F66AFF" w:rsidRPr="00ED3698" w:rsidRDefault="00F66AFF" w:rsidP="009267EC">
            <w:pPr>
              <w:spacing w:before="0" w:after="0"/>
              <w:jc w:val="center"/>
              <w:rPr>
                <w:lang w:eastAsia="zh-CN"/>
              </w:rPr>
            </w:pPr>
            <w:r>
              <w:t>6.04</w:t>
            </w:r>
            <w:r w:rsidRPr="007E11F0">
              <w:t>×10</w:t>
            </w:r>
            <w:r w:rsidRPr="007E11F0">
              <w:rPr>
                <w:vertAlign w:val="superscript"/>
              </w:rPr>
              <w:t>-</w:t>
            </w:r>
            <w:r>
              <w:rPr>
                <w:rFonts w:hint="eastAsia"/>
                <w:vertAlign w:val="superscript"/>
                <w:lang w:eastAsia="zh-CN"/>
              </w:rPr>
              <w:t>8</w:t>
            </w:r>
          </w:p>
        </w:tc>
        <w:tc>
          <w:tcPr>
            <w:tcW w:w="1690" w:type="pct"/>
            <w:tcBorders>
              <w:top w:val="nil"/>
              <w:bottom w:val="single" w:sz="4" w:space="0" w:color="auto"/>
            </w:tcBorders>
            <w:vAlign w:val="center"/>
          </w:tcPr>
          <w:p w14:paraId="3DCD3667" w14:textId="77777777" w:rsidR="00F66AFF" w:rsidRPr="00ED3698" w:rsidRDefault="00F66AFF" w:rsidP="009267EC">
            <w:pPr>
              <w:spacing w:before="0" w:after="0"/>
              <w:jc w:val="center"/>
            </w:pPr>
            <w:r w:rsidRPr="00ED3698">
              <w:t>-</w:t>
            </w:r>
          </w:p>
        </w:tc>
        <w:tc>
          <w:tcPr>
            <w:tcW w:w="791" w:type="pct"/>
            <w:tcBorders>
              <w:top w:val="nil"/>
              <w:bottom w:val="single" w:sz="4" w:space="0" w:color="auto"/>
            </w:tcBorders>
            <w:shd w:val="clear" w:color="auto" w:fill="auto"/>
            <w:noWrap/>
            <w:vAlign w:val="center"/>
          </w:tcPr>
          <w:p w14:paraId="04ACD6ED" w14:textId="77777777" w:rsidR="00F66AFF" w:rsidRPr="008F5EF7" w:rsidRDefault="00F66AFF" w:rsidP="009267EC">
            <w:pPr>
              <w:spacing w:before="0" w:after="0"/>
              <w:jc w:val="center"/>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Pr>
                <w:rFonts w:hint="eastAsia"/>
                <w:color w:val="000000"/>
                <w:lang w:eastAsia="zh-CN"/>
              </w:rPr>
              <w:t>]</w:t>
            </w:r>
          </w:p>
        </w:tc>
      </w:tr>
    </w:tbl>
    <w:p w14:paraId="1499AD88" w14:textId="77777777" w:rsidR="0060798F" w:rsidRPr="00ED3698" w:rsidRDefault="0060798F" w:rsidP="0060798F">
      <w:pPr>
        <w:pStyle w:val="Simpleline"/>
      </w:pPr>
    </w:p>
    <w:p w14:paraId="66A303C2" w14:textId="77777777" w:rsidR="0060798F" w:rsidRPr="00ED3698" w:rsidRDefault="0060798F" w:rsidP="0060798F">
      <w:pPr>
        <w:pStyle w:val="StyleHeading4Bold"/>
      </w:pPr>
      <w:bookmarkStart w:id="1003" w:name="_Toc520374757"/>
      <w:r w:rsidRPr="00ED3698">
        <w:t>Parameters</w:t>
      </w:r>
      <w:bookmarkEnd w:id="1003"/>
    </w:p>
    <w:p w14:paraId="16D42303" w14:textId="678759A5" w:rsidR="0060798F" w:rsidRPr="00ED3698" w:rsidRDefault="0060798F" w:rsidP="0060798F">
      <w:pPr>
        <w:rPr>
          <w:color w:val="000000"/>
          <w:lang w:eastAsia="en-CA"/>
        </w:rPr>
      </w:pPr>
      <w:r w:rsidRPr="00ED3698">
        <w:t>Th</w:t>
      </w:r>
      <w:r w:rsidR="0003157E">
        <w:t>e parameters of the porous medium</w:t>
      </w:r>
      <w:r w:rsidRPr="00ED3698">
        <w:t xml:space="preserve"> are: porosity </w:t>
      </w:r>
      <w:r w:rsidR="0003157E">
        <w:t xml:space="preserve">is </w:t>
      </w:r>
      <w:r w:rsidRPr="00ED3698">
        <w:t xml:space="preserve">0.30, hydraulic conductivity </w:t>
      </w:r>
      <w:r w:rsidR="0003157E">
        <w:t xml:space="preserve">is </w:t>
      </w:r>
      <w:r w:rsidRPr="00ED3698">
        <w:t>8.68</w:t>
      </w:r>
      <w:r w:rsidRPr="007E11F0">
        <w:t>×10</w:t>
      </w:r>
      <w:r w:rsidRPr="007E11F0">
        <w:rPr>
          <w:vertAlign w:val="superscript"/>
        </w:rPr>
        <w:t>-1</w:t>
      </w:r>
      <w:r w:rsidRPr="00F66AFF">
        <w:rPr>
          <w:vertAlign w:val="superscript"/>
        </w:rPr>
        <w:t>0</w:t>
      </w:r>
      <w:r w:rsidR="00F66AFF">
        <w:t xml:space="preserve"> [m </w:t>
      </w:r>
      <w:r w:rsidRPr="00ED3698">
        <w:t>s</w:t>
      </w:r>
      <w:r w:rsidR="00F66AFF" w:rsidRPr="00F66AFF">
        <w:rPr>
          <w:vertAlign w:val="superscript"/>
        </w:rPr>
        <w:t>-1</w:t>
      </w:r>
      <w:r w:rsidRPr="00ED3698">
        <w:t xml:space="preserve">], longitudinal dispersivity </w:t>
      </w:r>
      <w:r w:rsidR="0003157E">
        <w:t xml:space="preserve">is </w:t>
      </w:r>
      <w:r w:rsidRPr="00ED3698">
        <w:t>0.025 m</w:t>
      </w:r>
      <w:r w:rsidR="004474F5">
        <w:t xml:space="preserve">.  </w:t>
      </w:r>
      <w:r w:rsidRPr="00ED3698">
        <w:t>The geochemical reactions for the aerobic degradation of the organic contamina</w:t>
      </w:r>
      <w:r w:rsidR="0003157E">
        <w:t>nt</w:t>
      </w:r>
      <w:r w:rsidRPr="00ED3698">
        <w:t xml:space="preserve"> and </w:t>
      </w:r>
      <w:r w:rsidR="0003157E">
        <w:t xml:space="preserve">contaminant degradation coupled with </w:t>
      </w:r>
      <w:r w:rsidRPr="00ED3698">
        <w:t xml:space="preserve">denitrification </w:t>
      </w:r>
      <w:r w:rsidR="0003157E">
        <w:t xml:space="preserve">are </w:t>
      </w:r>
      <w:r w:rsidRPr="00ED3698">
        <w:t xml:space="preserve">provided in the database redox.dbs based on Abrams </w:t>
      </w:r>
      <w:r w:rsidR="004474F5">
        <w:t xml:space="preserve">et al. </w:t>
      </w:r>
      <w:r w:rsidRPr="00ED3698">
        <w:t>(1998)</w:t>
      </w:r>
      <w:r w:rsidR="004474F5">
        <w:t xml:space="preserve">.  </w:t>
      </w:r>
      <w:r w:rsidR="0003157E">
        <w:t>Effective rate coefficients</w:t>
      </w:r>
      <w:r w:rsidRPr="00ED3698">
        <w:t xml:space="preserve"> for both reactions are 1.46</w:t>
      </w:r>
      <w:r w:rsidRPr="007E11F0">
        <w:t>×10</w:t>
      </w:r>
      <w:r w:rsidRPr="007E11F0">
        <w:rPr>
          <w:vertAlign w:val="superscript"/>
        </w:rPr>
        <w:t>-</w:t>
      </w:r>
      <w:r>
        <w:rPr>
          <w:rFonts w:hint="eastAsia"/>
          <w:vertAlign w:val="superscript"/>
          <w:lang w:eastAsia="zh-CN"/>
        </w:rPr>
        <w:t>11</w:t>
      </w:r>
      <w:r w:rsidRPr="00ED3698">
        <w:t>.</w:t>
      </w:r>
      <w:r w:rsidR="0003157E">
        <w:t>mol l</w:t>
      </w:r>
      <w:r w:rsidR="0003157E" w:rsidRPr="0003157E">
        <w:rPr>
          <w:vertAlign w:val="superscript"/>
        </w:rPr>
        <w:t>-1</w:t>
      </w:r>
      <w:r w:rsidR="0003157E">
        <w:t xml:space="preserve"> H</w:t>
      </w:r>
      <w:r w:rsidR="0003157E" w:rsidRPr="0003157E">
        <w:rPr>
          <w:vertAlign w:val="subscript"/>
        </w:rPr>
        <w:t>2</w:t>
      </w:r>
      <w:r w:rsidR="0003157E">
        <w:t>O s</w:t>
      </w:r>
      <w:r w:rsidR="0003157E" w:rsidRPr="0003157E">
        <w:rPr>
          <w:vertAlign w:val="superscript"/>
        </w:rPr>
        <w:t>-1</w:t>
      </w:r>
      <w:r w:rsidR="004474F5">
        <w:t xml:space="preserve">.  </w:t>
      </w:r>
      <w:r w:rsidRPr="00ED3698">
        <w:t xml:space="preserve">The parameters for the </w:t>
      </w:r>
      <w:r>
        <w:t xml:space="preserve">surface-controlled </w:t>
      </w:r>
      <w:r w:rsidR="0003157E">
        <w:t>reductive dissolution of the mineral phases</w:t>
      </w:r>
      <w:r w:rsidRPr="00ED3698">
        <w:t xml:space="preserve"> </w:t>
      </w:r>
      <w:r w:rsidRPr="00ED3698">
        <w:rPr>
          <w:color w:val="000000"/>
          <w:lang w:eastAsia="en-CA"/>
        </w:rPr>
        <w:t>Fe</w:t>
      </w:r>
      <w:r w:rsidR="0003157E">
        <w:rPr>
          <w:color w:val="000000"/>
          <w:lang w:eastAsia="en-CA"/>
        </w:rPr>
        <w:t>OH</w:t>
      </w:r>
      <w:r w:rsidRPr="0003157E">
        <w:rPr>
          <w:color w:val="000000"/>
          <w:vertAlign w:val="subscript"/>
          <w:lang w:eastAsia="en-CA"/>
        </w:rPr>
        <w:t>3</w:t>
      </w:r>
      <w:r w:rsidRPr="00ED3698">
        <w:rPr>
          <w:color w:val="000000"/>
          <w:lang w:eastAsia="en-CA"/>
        </w:rPr>
        <w:t xml:space="preserve"> and Mn</w:t>
      </w:r>
      <w:r w:rsidR="0003157E">
        <w:rPr>
          <w:color w:val="000000"/>
          <w:lang w:eastAsia="en-CA"/>
        </w:rPr>
        <w:t>O</w:t>
      </w:r>
      <w:r w:rsidRPr="0003157E">
        <w:rPr>
          <w:color w:val="000000"/>
          <w:vertAlign w:val="subscript"/>
          <w:lang w:eastAsia="en-CA"/>
        </w:rPr>
        <w:t>2</w:t>
      </w:r>
      <w:r w:rsidRPr="00ED3698">
        <w:rPr>
          <w:color w:val="000000"/>
          <w:lang w:eastAsia="en-CA"/>
        </w:rPr>
        <w:t xml:space="preserve"> are provided in the input file</w:t>
      </w:r>
      <w:r w:rsidR="004474F5">
        <w:rPr>
          <w:color w:val="000000"/>
          <w:lang w:eastAsia="en-CA"/>
        </w:rPr>
        <w:t xml:space="preserve">.  </w:t>
      </w:r>
    </w:p>
    <w:p w14:paraId="634FF564" w14:textId="77777777" w:rsidR="0060798F" w:rsidRPr="00ED3698" w:rsidRDefault="0060798F" w:rsidP="0060798F">
      <w:pPr>
        <w:rPr>
          <w:color w:val="000000"/>
          <w:lang w:eastAsia="en-CA"/>
        </w:rPr>
      </w:pPr>
      <w:r w:rsidRPr="00ED3698">
        <w:rPr>
          <w:color w:val="000000"/>
          <w:lang w:eastAsia="en-CA"/>
        </w:rPr>
        <w:t>The main reactions</w:t>
      </w:r>
      <w:r>
        <w:rPr>
          <w:rFonts w:hint="eastAsia"/>
          <w:color w:val="000000"/>
          <w:lang w:eastAsia="zh-CN"/>
        </w:rPr>
        <w:t xml:space="preserve"> considered in the simulation</w:t>
      </w:r>
      <w:r w:rsidRPr="00ED3698">
        <w:rPr>
          <w:color w:val="000000"/>
          <w:lang w:eastAsia="en-CA"/>
        </w:rPr>
        <w:t xml:space="preserve"> are:</w:t>
      </w:r>
    </w:p>
    <w:p w14:paraId="0D85EC3A" w14:textId="77777777" w:rsidR="0060798F" w:rsidRPr="00ED3698" w:rsidRDefault="004E7FA7" w:rsidP="0060798F">
      <m:oMathPara>
        <m:oMath>
          <m:sSub>
            <m:sSubPr>
              <m:ctrlPr>
                <w:rPr>
                  <w:rFonts w:ascii="Cambria Math" w:hAnsi="Cambria Math"/>
                  <w:i/>
                </w:rPr>
              </m:ctrlPr>
            </m:sSubPr>
            <m:e>
              <m:r>
                <w:rPr>
                  <w:rFonts w:ascii="Cambria Math" w:hAnsi="Cambria Math"/>
                </w:rPr>
                <m:t>O</m:t>
              </m:r>
            </m:e>
            <m:sub>
              <m:r>
                <w:rPr>
                  <w:rFonts w:ascii="Cambria Math" w:hAnsi="Cambria Math"/>
                </w:rPr>
                <m:t>2</m:t>
              </m:r>
            </m:sub>
          </m:sSub>
          <m:d>
            <m:dPr>
              <m:ctrlPr>
                <w:rPr>
                  <w:rFonts w:ascii="Cambria Math" w:hAnsi="Cambria Math"/>
                  <w:i/>
                </w:rPr>
              </m:ctrlPr>
            </m:dPr>
            <m:e>
              <m:r>
                <w:rPr>
                  <w:rFonts w:ascii="Cambria Math" w:hAnsi="Cambria Math"/>
                </w:rPr>
                <m:t>aq</m:t>
              </m:r>
            </m:e>
          </m:d>
          <m:r>
            <w:rPr>
              <w:rFonts w:ascii="Cambria Math" w:hAnsi="Cambria Math"/>
            </w:rPr>
            <m:t>+</m:t>
          </m:r>
          <m:r>
            <m:rPr>
              <m:nor/>
            </m:rPr>
            <m:t>C</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r>
            <w:rPr>
              <w:rFonts w:ascii="Cambria Math" w:hAnsi="Cambria Math"/>
            </w:rPr>
            <m:t xml:space="preserve">= </m:t>
          </m:r>
          <m:sSubSup>
            <m:sSubSupPr>
              <m:ctrlPr>
                <w:rPr>
                  <w:rFonts w:ascii="Cambria Math" w:hAnsi="Cambria Math"/>
                  <w:i/>
                </w:rPr>
              </m:ctrlPr>
            </m:sSubSupPr>
            <m:e>
              <m:r>
                <w:rPr>
                  <w:rFonts w:ascii="Cambria Math" w:hAnsi="Cambria Math"/>
                </w:rPr>
                <m:t>CO</m:t>
              </m:r>
            </m:e>
            <m:sub>
              <m:r>
                <w:rPr>
                  <w:rFonts w:ascii="Cambria Math" w:hAnsi="Cambria Math"/>
                </w:rPr>
                <m:t>3</m:t>
              </m:r>
            </m:sub>
            <m:sup>
              <m:r>
                <w:rPr>
                  <w:rFonts w:ascii="Cambria Math" w:hAnsi="Cambria Math"/>
                </w:rPr>
                <m:t>2-</m:t>
              </m:r>
            </m:sup>
          </m:sSubSup>
          <m:r>
            <w:rPr>
              <w:rFonts w:ascii="Cambria Math" w:hAnsi="Cambria Math"/>
            </w:rPr>
            <m:t>+2</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65C419F3" w14:textId="77777777" w:rsidR="0060798F" w:rsidRPr="00ED3698" w:rsidRDefault="004E7FA7" w:rsidP="0060798F">
      <m:oMathPara>
        <m:oMath>
          <m:sSubSup>
            <m:sSubSupPr>
              <m:ctrlPr>
                <w:rPr>
                  <w:rFonts w:ascii="Cambria Math" w:hAnsi="Cambria Math"/>
                  <w:i/>
                </w:rPr>
              </m:ctrlPr>
            </m:sSubSupPr>
            <m:e>
              <m:r>
                <w:rPr>
                  <w:rFonts w:ascii="Cambria Math" w:hAnsi="Cambria Math"/>
                </w:rPr>
                <m:t>NO</m:t>
              </m:r>
            </m:e>
            <m:sub>
              <m:r>
                <w:rPr>
                  <w:rFonts w:ascii="Cambria Math" w:hAnsi="Cambria Math"/>
                </w:rPr>
                <m:t>3</m:t>
              </m:r>
            </m:sub>
            <m:sup>
              <m:r>
                <w:rPr>
                  <w:rFonts w:ascii="Cambria Math" w:hAnsi="Cambria Math"/>
                </w:rPr>
                <m:t>-</m:t>
              </m:r>
            </m:sup>
          </m:sSubSup>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2</m:t>
              </m:r>
            </m:den>
          </m:f>
          <m:r>
            <m:rPr>
              <m:nor/>
            </m:rPr>
            <m:t>C</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i/>
                </w:rPr>
              </m:ctrlPr>
            </m:dPr>
            <m:e>
              <m:r>
                <w:rPr>
                  <w:rFonts w:ascii="Cambria Math" w:hAnsi="Cambria Math"/>
                </w:rPr>
                <m:t>aq</m:t>
              </m:r>
            </m:e>
          </m:d>
          <m:r>
            <w:rPr>
              <w:rFonts w:ascii="Cambria Math" w:hAnsi="Cambria Math"/>
            </w:rPr>
            <m:t xml:space="preserve">+ </m:t>
          </m:r>
          <m:sSubSup>
            <m:sSubSupPr>
              <m:ctrlPr>
                <w:rPr>
                  <w:rFonts w:ascii="Cambria Math" w:hAnsi="Cambria Math"/>
                  <w:i/>
                </w:rPr>
              </m:ctrlPr>
            </m:sSubSup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CO</m:t>
              </m:r>
            </m:e>
            <m:sub>
              <m:r>
                <w:rPr>
                  <w:rFonts w:ascii="Cambria Math" w:hAnsi="Cambria Math"/>
                </w:rPr>
                <m:t>3</m:t>
              </m:r>
            </m:sub>
            <m:sup>
              <m:r>
                <w:rPr>
                  <w:rFonts w:ascii="Cambria Math" w:hAnsi="Cambria Math"/>
                </w:rPr>
                <m:t>2-</m:t>
              </m:r>
            </m:sup>
          </m:sSubSup>
          <m:r>
            <w:rPr>
              <w:rFonts w:ascii="Cambria Math" w:hAnsi="Cambria Math"/>
            </w:rPr>
            <m:t>+3</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oMath>
      </m:oMathPara>
    </w:p>
    <w:p w14:paraId="2F2477EA" w14:textId="77777777" w:rsidR="0060798F" w:rsidRPr="00ED3698" w:rsidRDefault="0060798F" w:rsidP="0060798F">
      <m:oMathPara>
        <m:oMath>
          <m:r>
            <m:rPr>
              <m:nor/>
            </m:rPr>
            <w:rPr>
              <w:i/>
            </w:rPr>
            <m:t>Mn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2</m:t>
              </m:r>
            </m:den>
          </m:f>
          <m:r>
            <m:rPr>
              <m:nor/>
            </m:rPr>
            <m:t>C</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Mn</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CO</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oMath>
      </m:oMathPara>
    </w:p>
    <w:p w14:paraId="2519106B" w14:textId="77777777" w:rsidR="0060798F" w:rsidRPr="00ED3698" w:rsidRDefault="0060798F" w:rsidP="0060798F">
      <m:oMathPara>
        <m:oMath>
          <m:r>
            <m:rPr>
              <m:nor/>
            </m:rPr>
            <w:rPr>
              <w:i/>
            </w:rPr>
            <m:t>Fe(OH</m:t>
          </m:r>
          <m:sSub>
            <m:sSubPr>
              <m:ctrlPr>
                <w:rPr>
                  <w:rFonts w:ascii="Cambria Math" w:hAnsi="Cambria Math"/>
                  <w:i/>
                </w:rPr>
              </m:ctrlPr>
            </m:sSubPr>
            <m:e>
              <m:r>
                <w:rPr>
                  <w:rFonts w:ascii="Cambria Math" w:hAnsi="Cambria Math"/>
                </w:rPr>
                <m:t>)</m:t>
              </m:r>
            </m:e>
            <m:sub>
              <m:r>
                <w:rPr>
                  <w:rFonts w:ascii="Cambria Math" w:hAnsi="Cambria Math"/>
                </w:rPr>
                <m:t>3</m:t>
              </m:r>
            </m:sub>
          </m:sSub>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4</m:t>
              </m:r>
            </m:den>
          </m:f>
          <m:r>
            <m:rPr>
              <m:nor/>
            </m:rPr>
            <m:t>C</m:t>
          </m:r>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Fe</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CO</m:t>
              </m:r>
            </m:e>
            <m:sub>
              <m:r>
                <w:rPr>
                  <w:rFonts w:ascii="Cambria Math" w:hAnsi="Cambria Math"/>
                </w:rPr>
                <m:t>3</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2</m:t>
              </m:r>
            </m:sub>
          </m:sSub>
          <m:r>
            <m:rPr>
              <m:nor/>
            </m:rPr>
            <m:t>O</m:t>
          </m:r>
        </m:oMath>
      </m:oMathPara>
    </w:p>
    <w:p w14:paraId="4D97AC7E" w14:textId="77777777" w:rsidR="0060798F" w:rsidRPr="00ED3698" w:rsidRDefault="0060798F" w:rsidP="0060798F">
      <w:pPr>
        <w:pStyle w:val="StyleHeading4Bold"/>
      </w:pPr>
      <w:bookmarkStart w:id="1004" w:name="_Toc520374758"/>
      <w:r w:rsidRPr="00ED3698">
        <w:t>Results</w:t>
      </w:r>
      <w:bookmarkEnd w:id="1004"/>
    </w:p>
    <w:p w14:paraId="4EC12C86" w14:textId="61C888F4" w:rsidR="0060798F" w:rsidRDefault="0060798F" w:rsidP="0060798F">
      <w:r w:rsidRPr="00ED3698">
        <w:t xml:space="preserve">Simulated results are </w:t>
      </w:r>
      <w:r w:rsidR="00AA0F91">
        <w:rPr>
          <w:rFonts w:hint="eastAsia"/>
          <w:lang w:eastAsia="zh-CN"/>
        </w:rPr>
        <w:t>depicted</w:t>
      </w:r>
      <w:r w:rsidRPr="00ED3698">
        <w:t xml:space="preserve"> in </w:t>
      </w:r>
      <w:r w:rsidR="009C4449">
        <w:fldChar w:fldCharType="begin"/>
      </w:r>
      <w:r w:rsidR="009C4449">
        <w:instrText xml:space="preserve"> REF _Ref355452639 \h  \* MERGEFORMAT </w:instrText>
      </w:r>
      <w:r w:rsidR="009C4449">
        <w:fldChar w:fldCharType="separate"/>
      </w:r>
      <w:r w:rsidR="00B560DA" w:rsidRPr="00ED3698">
        <w:t xml:space="preserve">Figure </w:t>
      </w:r>
      <w:r w:rsidR="00B560DA">
        <w:rPr>
          <w:noProof/>
        </w:rPr>
        <w:t>3.26</w:t>
      </w:r>
      <w:r w:rsidR="009C4449">
        <w:fldChar w:fldCharType="end"/>
      </w:r>
      <w:r w:rsidRPr="00ED3698">
        <w:t xml:space="preserve"> and </w:t>
      </w:r>
      <w:r w:rsidR="009C4449">
        <w:fldChar w:fldCharType="begin"/>
      </w:r>
      <w:r w:rsidR="009C4449">
        <w:instrText xml:space="preserve"> REF _Ref355452647 \h  \* MERGEFORMAT </w:instrText>
      </w:r>
      <w:r w:rsidR="009C4449">
        <w:fldChar w:fldCharType="separate"/>
      </w:r>
      <w:r w:rsidR="00B560DA" w:rsidRPr="00ED3698">
        <w:t xml:space="preserve">Figure </w:t>
      </w:r>
      <w:r w:rsidR="00B560DA">
        <w:rPr>
          <w:noProof/>
        </w:rPr>
        <w:t>3.27</w:t>
      </w:r>
      <w:r w:rsidR="009C4449">
        <w:fldChar w:fldCharType="end"/>
      </w:r>
      <w:r w:rsidR="004474F5">
        <w:t xml:space="preserve">.  </w:t>
      </w:r>
      <w:r w:rsidR="0003157E">
        <w:t>Due to the infiltration</w:t>
      </w:r>
      <w:r w:rsidRPr="00ED3698">
        <w:t xml:space="preserve"> of </w:t>
      </w:r>
      <w:r w:rsidR="0003157E">
        <w:t xml:space="preserve">the </w:t>
      </w:r>
      <w:r w:rsidRPr="00ED3698">
        <w:t>organic substance CH</w:t>
      </w:r>
      <w:r w:rsidRPr="00F867E6">
        <w:rPr>
          <w:vertAlign w:val="subscript"/>
        </w:rPr>
        <w:t>2</w:t>
      </w:r>
      <w:r w:rsidRPr="00ED3698">
        <w:t>O from the left boundary, aerobic deg</w:t>
      </w:r>
      <w:r w:rsidR="0003157E">
        <w:t>radation is initiated</w:t>
      </w:r>
      <w:r w:rsidR="004474F5">
        <w:t xml:space="preserve">.  </w:t>
      </w:r>
      <w:r w:rsidRPr="00ED3698">
        <w:t>The consumption of O</w:t>
      </w:r>
      <w:r w:rsidRPr="00F867E6">
        <w:rPr>
          <w:vertAlign w:val="subscript"/>
        </w:rPr>
        <w:t>2</w:t>
      </w:r>
      <w:r w:rsidRPr="00ED3698">
        <w:t>(aq) and production of CO</w:t>
      </w:r>
      <w:r w:rsidRPr="00F867E6">
        <w:rPr>
          <w:vertAlign w:val="subscript"/>
        </w:rPr>
        <w:t>3</w:t>
      </w:r>
      <w:r>
        <w:rPr>
          <w:rFonts w:hint="eastAsia"/>
          <w:vertAlign w:val="superscript"/>
          <w:lang w:eastAsia="zh-CN"/>
        </w:rPr>
        <w:t>2-</w:t>
      </w:r>
      <w:r w:rsidRPr="00ED3698">
        <w:t xml:space="preserve"> result</w:t>
      </w:r>
      <w:r w:rsidR="0003157E">
        <w:t>s</w:t>
      </w:r>
      <w:r w:rsidRPr="00ED3698">
        <w:t xml:space="preserve"> in the decrease of O</w:t>
      </w:r>
      <w:r w:rsidRPr="00F867E6">
        <w:rPr>
          <w:vertAlign w:val="subscript"/>
        </w:rPr>
        <w:t>2</w:t>
      </w:r>
      <w:r w:rsidRPr="00ED3698">
        <w:t>(aq) and pH in the solution</w:t>
      </w:r>
      <w:r w:rsidR="004474F5">
        <w:t xml:space="preserve">.  </w:t>
      </w:r>
      <w:r w:rsidRPr="00ED3698">
        <w:t>At the same time, NO</w:t>
      </w:r>
      <w:r w:rsidRPr="00F867E6">
        <w:rPr>
          <w:vertAlign w:val="subscript"/>
        </w:rPr>
        <w:t>3</w:t>
      </w:r>
      <w:r w:rsidR="0003157E">
        <w:t>- in the infiltrating</w:t>
      </w:r>
      <w:r w:rsidRPr="00ED3698">
        <w:t xml:space="preserve"> solution reacts with the organic substance CH</w:t>
      </w:r>
      <w:r w:rsidRPr="00F867E6">
        <w:rPr>
          <w:vertAlign w:val="subscript"/>
        </w:rPr>
        <w:t>2</w:t>
      </w:r>
      <w:r w:rsidRPr="00ED3698">
        <w:t>O, which results in additional increase of CO</w:t>
      </w:r>
      <w:r w:rsidRPr="00F867E6">
        <w:rPr>
          <w:vertAlign w:val="subscript"/>
        </w:rPr>
        <w:t>3</w:t>
      </w:r>
      <w:r>
        <w:rPr>
          <w:rFonts w:hint="eastAsia"/>
          <w:vertAlign w:val="superscript"/>
          <w:lang w:eastAsia="zh-CN"/>
        </w:rPr>
        <w:t>2-</w:t>
      </w:r>
      <w:r w:rsidRPr="00ED3698">
        <w:t xml:space="preserve"> and lowering of pH</w:t>
      </w:r>
      <w:r w:rsidR="004474F5">
        <w:t xml:space="preserve">.  </w:t>
      </w:r>
      <w:r w:rsidRPr="00ED3698">
        <w:t>Further intrusion of CH</w:t>
      </w:r>
      <w:r w:rsidRPr="00F867E6">
        <w:rPr>
          <w:vertAlign w:val="subscript"/>
        </w:rPr>
        <w:t>2</w:t>
      </w:r>
      <w:r w:rsidR="0003157E">
        <w:t>O reduvtively dissolves</w:t>
      </w:r>
      <w:r w:rsidRPr="00ED3698">
        <w:t xml:space="preserve"> </w:t>
      </w:r>
      <m:oMath>
        <m:r>
          <m:rPr>
            <m:nor/>
          </m:rPr>
          <m:t>Mn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(s)</m:t>
        </m:r>
      </m:oMath>
      <w:r w:rsidRPr="00ED3698">
        <w:t xml:space="preserve"> and </w:t>
      </w:r>
      <m:oMath>
        <m:r>
          <m:rPr>
            <m:nor/>
          </m:rPr>
          <m:t>Fe(OH</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(s)</m:t>
        </m:r>
      </m:oMath>
      <w:r w:rsidR="004474F5">
        <w:t xml:space="preserve">.  </w:t>
      </w:r>
      <w:r w:rsidRPr="00ED3698">
        <w:t>Consequently, the concentration of Fe</w:t>
      </w:r>
      <w:r>
        <w:rPr>
          <w:rFonts w:hint="eastAsia"/>
          <w:vertAlign w:val="superscript"/>
          <w:lang w:eastAsia="zh-CN"/>
        </w:rPr>
        <w:t>2+</w:t>
      </w:r>
      <w:r w:rsidRPr="00ED3698">
        <w:t xml:space="preserve"> and Mn</w:t>
      </w:r>
      <w:r>
        <w:rPr>
          <w:rFonts w:hint="eastAsia"/>
          <w:vertAlign w:val="superscript"/>
          <w:lang w:eastAsia="zh-CN"/>
        </w:rPr>
        <w:t>2+</w:t>
      </w:r>
      <w:r w:rsidR="0003157E">
        <w:t>, and the pH increase</w:t>
      </w:r>
      <w:r w:rsidRPr="00ED3698">
        <w:t>.</w:t>
      </w:r>
    </w:p>
    <w:p w14:paraId="63D5E6D8" w14:textId="77777777" w:rsidR="00E85B96" w:rsidRDefault="00E85B96" w:rsidP="00E85B96">
      <w:pPr>
        <w:pStyle w:val="Simpleline"/>
        <w:rPr>
          <w:lang w:eastAsia="zh-CN"/>
        </w:rPr>
      </w:pPr>
    </w:p>
    <w:p w14:paraId="2005E854" w14:textId="77777777" w:rsidR="00E85B96" w:rsidRPr="00192E8E" w:rsidRDefault="00E85B96" w:rsidP="00E85B96">
      <w:pPr>
        <w:pStyle w:val="StyleHeading4Bold"/>
      </w:pPr>
      <w:bookmarkStart w:id="1005" w:name="_Toc520374759"/>
      <w:r>
        <w:t>File locations</w:t>
      </w:r>
      <w:bookmarkEnd w:id="1005"/>
    </w:p>
    <w:p w14:paraId="1DAE9BA9" w14:textId="77777777" w:rsidR="00E85B96" w:rsidRDefault="00E85B96" w:rsidP="00E85B96">
      <w:pPr>
        <w:pStyle w:val="ListParagraph"/>
        <w:ind w:hanging="720"/>
      </w:pPr>
      <w:r w:rsidRPr="00ED3698">
        <w:t xml:space="preserve">The input file is: </w:t>
      </w:r>
      <w:r w:rsidRPr="004111D5">
        <w:rPr>
          <w:rFonts w:hint="eastAsia"/>
          <w:i/>
          <w:lang w:eastAsia="zh-CN"/>
        </w:rPr>
        <w:t>comptran</w:t>
      </w:r>
      <w:r w:rsidRPr="004111D5">
        <w:rPr>
          <w:i/>
        </w:rPr>
        <w:t>.dat</w:t>
      </w:r>
      <w:r w:rsidRPr="00ED3698">
        <w:t xml:space="preserve"> under folder</w:t>
      </w:r>
    </w:p>
    <w:p w14:paraId="4E965E43" w14:textId="77777777" w:rsidR="00E85B96" w:rsidRDefault="00E85B96" w:rsidP="00E85B96">
      <w:pPr>
        <w:pStyle w:val="ListParagraph"/>
        <w:ind w:hanging="720"/>
      </w:pPr>
    </w:p>
    <w:p w14:paraId="79AB0F32" w14:textId="77777777" w:rsidR="00E85B96" w:rsidRPr="004111D5" w:rsidRDefault="00E85B96" w:rsidP="00E85B96">
      <w:pPr>
        <w:pStyle w:val="ListParagraph"/>
        <w:ind w:hanging="720"/>
        <w:rPr>
          <w:i/>
          <w:lang w:eastAsia="zh-CN"/>
        </w:rPr>
      </w:pPr>
      <w:r>
        <w:rPr>
          <w:i/>
        </w:rPr>
        <w:t>.\benchmarks\benchmarks_standard\</w:t>
      </w:r>
      <w:r w:rsidRPr="004111D5">
        <w:rPr>
          <w:i/>
        </w:rPr>
        <w:t>reactran\</w:t>
      </w:r>
      <w:r w:rsidRPr="004111D5">
        <w:rPr>
          <w:rFonts w:hint="eastAsia"/>
          <w:i/>
          <w:lang w:eastAsia="zh-CN"/>
        </w:rPr>
        <w:t>comptran</w:t>
      </w:r>
    </w:p>
    <w:p w14:paraId="3272EFB8" w14:textId="77777777" w:rsidR="00E85B96" w:rsidRPr="00ED3698" w:rsidRDefault="00E85B96" w:rsidP="00E85B96">
      <w:pPr>
        <w:rPr>
          <w:lang w:eastAsia="zh-CN"/>
        </w:rPr>
      </w:pPr>
      <w:r>
        <w:t>Database can be found under: .\benchmarks\</w:t>
      </w:r>
      <w:r w:rsidRPr="004111D5">
        <w:rPr>
          <w:i/>
        </w:rPr>
        <w:t>database\default</w:t>
      </w:r>
    </w:p>
    <w:p w14:paraId="7E6337BD" w14:textId="77777777" w:rsidR="00E85B96" w:rsidRPr="00ED3698" w:rsidRDefault="00E85B96" w:rsidP="00E85B96">
      <w:pPr>
        <w:pStyle w:val="Simpleline"/>
        <w:rPr>
          <w:lang w:eastAsia="zh-CN"/>
        </w:rPr>
      </w:pPr>
    </w:p>
    <w:p w14:paraId="3F5E3BF4" w14:textId="77777777" w:rsidR="00E85B96" w:rsidRPr="00ED3698" w:rsidRDefault="00E85B96" w:rsidP="0060798F"/>
    <w:p w14:paraId="1D2EE7DE" w14:textId="77777777" w:rsidR="0060798F" w:rsidRPr="00ED3698" w:rsidRDefault="0060798F" w:rsidP="0060798F">
      <w:pPr>
        <w:keepNext/>
      </w:pPr>
      <w:r w:rsidRPr="00ED3698">
        <w:rPr>
          <w:noProof/>
          <w:lang w:val="en-CA" w:eastAsia="zh-CN"/>
        </w:rPr>
        <w:lastRenderedPageBreak/>
        <w:drawing>
          <wp:inline distT="0" distB="0" distL="0" distR="0" wp14:anchorId="68BABF4F" wp14:editId="5F4A3567">
            <wp:extent cx="5476875" cy="7410450"/>
            <wp:effectExtent l="0" t="0" r="0" b="0"/>
            <wp:docPr id="122" name="Picture 122" descr="comp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omptran"/>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476875" cy="7410450"/>
                    </a:xfrm>
                    <a:prstGeom prst="rect">
                      <a:avLst/>
                    </a:prstGeom>
                    <a:noFill/>
                    <a:ln>
                      <a:noFill/>
                    </a:ln>
                  </pic:spPr>
                </pic:pic>
              </a:graphicData>
            </a:graphic>
          </wp:inline>
        </w:drawing>
      </w:r>
    </w:p>
    <w:p w14:paraId="2B81FC87" w14:textId="27F4DA58" w:rsidR="0060798F" w:rsidRPr="00450BEF" w:rsidRDefault="0060798F" w:rsidP="0060798F">
      <w:pPr>
        <w:pStyle w:val="Caption"/>
        <w:rPr>
          <w:i/>
          <w:lang w:eastAsia="zh-CN"/>
        </w:rPr>
      </w:pPr>
      <w:bookmarkStart w:id="1006" w:name="_Ref355452639"/>
      <w:bookmarkStart w:id="1007" w:name="_Toc520375100"/>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26</w:t>
      </w:r>
      <w:r w:rsidR="00183C7C">
        <w:fldChar w:fldCharType="end"/>
      </w:r>
      <w:bookmarkEnd w:id="1006"/>
      <w:r w:rsidR="004C28A7">
        <w:t xml:space="preserve">: </w:t>
      </w:r>
      <w:r w:rsidR="0003157E">
        <w:t>Spatial p</w:t>
      </w:r>
      <w:r w:rsidRPr="00ED3698">
        <w:t>rofiles of O</w:t>
      </w:r>
      <w:r w:rsidRPr="00F867E6">
        <w:rPr>
          <w:vertAlign w:val="subscript"/>
        </w:rPr>
        <w:t>2</w:t>
      </w:r>
      <w:r w:rsidRPr="00ED3698">
        <w:t>(aq), NO</w:t>
      </w:r>
      <w:r w:rsidRPr="00F867E6">
        <w:rPr>
          <w:vertAlign w:val="subscript"/>
        </w:rPr>
        <w:t>3</w:t>
      </w:r>
      <w:r w:rsidRPr="00F867E6">
        <w:rPr>
          <w:vertAlign w:val="superscript"/>
        </w:rPr>
        <w:t>-</w:t>
      </w:r>
      <w:r w:rsidRPr="00ED3698">
        <w:t xml:space="preserve">, Fe(II), Mn(II) (left), and pH, </w:t>
      </w:r>
      <w:r w:rsidR="00450BEF">
        <w:t>alkalinity (right) at 0.0 years</w:t>
      </w:r>
      <w:r w:rsidRPr="00ED3698">
        <w:t>, 1.0 year, 3.0 years</w:t>
      </w:r>
      <w:r w:rsidR="0003157E">
        <w:rPr>
          <w:rFonts w:hint="eastAsia"/>
          <w:lang w:eastAsia="zh-CN"/>
        </w:rPr>
        <w:t xml:space="preserve"> for </w:t>
      </w:r>
      <w:r w:rsidR="0003157E">
        <w:rPr>
          <w:lang w:eastAsia="zh-CN"/>
        </w:rPr>
        <w:t xml:space="preserve">demonstration example </w:t>
      </w:r>
      <w:r w:rsidRPr="00450BEF">
        <w:rPr>
          <w:rFonts w:hint="eastAsia"/>
          <w:i/>
          <w:lang w:eastAsia="zh-CN"/>
        </w:rPr>
        <w:t>comptran</w:t>
      </w:r>
      <w:bookmarkEnd w:id="1007"/>
    </w:p>
    <w:p w14:paraId="34C18875" w14:textId="77777777" w:rsidR="0060798F" w:rsidRPr="00ED3698" w:rsidRDefault="0060798F" w:rsidP="0060798F">
      <w:pPr>
        <w:keepNext/>
      </w:pPr>
      <w:r w:rsidRPr="00ED3698">
        <w:rPr>
          <w:noProof/>
          <w:lang w:val="en-CA" w:eastAsia="zh-CN"/>
        </w:rPr>
        <w:lastRenderedPageBreak/>
        <w:drawing>
          <wp:inline distT="0" distB="0" distL="0" distR="0" wp14:anchorId="3CEFAC5A" wp14:editId="51B3BCCE">
            <wp:extent cx="5476875" cy="7429500"/>
            <wp:effectExtent l="0" t="0" r="0" b="0"/>
            <wp:docPr id="121" name="Picture 121" descr="comptr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mptran-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476875" cy="7429500"/>
                    </a:xfrm>
                    <a:prstGeom prst="rect">
                      <a:avLst/>
                    </a:prstGeom>
                    <a:noFill/>
                    <a:ln>
                      <a:noFill/>
                    </a:ln>
                  </pic:spPr>
                </pic:pic>
              </a:graphicData>
            </a:graphic>
          </wp:inline>
        </w:drawing>
      </w:r>
    </w:p>
    <w:p w14:paraId="7F9CB9EE" w14:textId="181D48EC" w:rsidR="0060798F" w:rsidRPr="00ED3698" w:rsidRDefault="0060798F" w:rsidP="0060798F">
      <w:pPr>
        <w:pStyle w:val="Caption"/>
        <w:rPr>
          <w:lang w:eastAsia="zh-CN"/>
        </w:rPr>
      </w:pPr>
      <w:bookmarkStart w:id="1008" w:name="_Ref355452647"/>
      <w:bookmarkStart w:id="1009" w:name="_Toc520375101"/>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27</w:t>
      </w:r>
      <w:r w:rsidR="00183C7C">
        <w:fldChar w:fldCharType="end"/>
      </w:r>
      <w:bookmarkEnd w:id="1008"/>
      <w:r w:rsidR="004C28A7">
        <w:t xml:space="preserve">: </w:t>
      </w:r>
      <w:r w:rsidR="0003157E">
        <w:t>Spatial p</w:t>
      </w:r>
      <w:r w:rsidRPr="00ED3698">
        <w:t>rofiles of O</w:t>
      </w:r>
      <w:r w:rsidRPr="00F867E6">
        <w:rPr>
          <w:vertAlign w:val="subscript"/>
        </w:rPr>
        <w:t>2</w:t>
      </w:r>
      <w:r w:rsidRPr="00ED3698">
        <w:t>(aq), NO</w:t>
      </w:r>
      <w:r w:rsidRPr="00F867E6">
        <w:rPr>
          <w:vertAlign w:val="subscript"/>
        </w:rPr>
        <w:t>3</w:t>
      </w:r>
      <w:r w:rsidRPr="00F867E6">
        <w:rPr>
          <w:vertAlign w:val="superscript"/>
        </w:rPr>
        <w:t>-</w:t>
      </w:r>
      <w:r w:rsidRPr="00ED3698">
        <w:t xml:space="preserve">, </w:t>
      </w:r>
      <w:r w:rsidR="0003157E">
        <w:t>Fe(II), Mn(II) (left), and pH, a</w:t>
      </w:r>
      <w:r w:rsidRPr="00ED3698">
        <w:t>lkalinity (right) at 3.5</w:t>
      </w:r>
      <w:r w:rsidR="0003157E">
        <w:t xml:space="preserve"> years</w:t>
      </w:r>
      <w:r w:rsidRPr="00ED3698">
        <w:t>, 5.0 year</w:t>
      </w:r>
      <w:r w:rsidR="0003157E">
        <w:t>a</w:t>
      </w:r>
      <w:r w:rsidRPr="00ED3698">
        <w:t xml:space="preserve">, </w:t>
      </w:r>
      <w:r w:rsidR="0003157E">
        <w:t xml:space="preserve">and </w:t>
      </w:r>
      <w:r w:rsidRPr="00ED3698">
        <w:t>6.0 years</w:t>
      </w:r>
      <w:r>
        <w:rPr>
          <w:rFonts w:hint="eastAsia"/>
          <w:lang w:eastAsia="zh-CN"/>
        </w:rPr>
        <w:t xml:space="preserve"> for </w:t>
      </w:r>
      <w:r w:rsidR="0003157E">
        <w:rPr>
          <w:lang w:eastAsia="zh-CN"/>
        </w:rPr>
        <w:t>demonstration example</w:t>
      </w:r>
      <w:r>
        <w:rPr>
          <w:rFonts w:hint="eastAsia"/>
          <w:lang w:eastAsia="zh-CN"/>
        </w:rPr>
        <w:t xml:space="preserve"> comptran</w:t>
      </w:r>
      <w:bookmarkEnd w:id="1009"/>
    </w:p>
    <w:p w14:paraId="3A95DFF7" w14:textId="77777777" w:rsidR="0060798F" w:rsidRPr="00ED3698" w:rsidRDefault="0050520B" w:rsidP="0060798F">
      <w:pPr>
        <w:pStyle w:val="Heading3"/>
      </w:pPr>
      <w:bookmarkStart w:id="1010" w:name="_Ref364423010"/>
      <w:bookmarkStart w:id="1011" w:name="_Toc520374760"/>
      <w:r>
        <w:lastRenderedPageBreak/>
        <w:t xml:space="preserve">1D advective-dispersive transport - </w:t>
      </w:r>
      <w:r w:rsidR="0060798F" w:rsidRPr="00ED3698">
        <w:t xml:space="preserve">Degassing from </w:t>
      </w:r>
      <w:r w:rsidR="00040E71">
        <w:t>a</w:t>
      </w:r>
      <w:r>
        <w:t xml:space="preserve"> </w:t>
      </w:r>
      <w:bookmarkEnd w:id="1010"/>
      <w:r w:rsidR="00544C45">
        <w:t>hydrocarbon spill</w:t>
      </w:r>
      <w:bookmarkEnd w:id="1011"/>
    </w:p>
    <w:p w14:paraId="22BDCDFD" w14:textId="77777777" w:rsidR="0060798F" w:rsidRPr="00ED3698" w:rsidRDefault="00771FFF" w:rsidP="0060798F">
      <w:pPr>
        <w:pStyle w:val="StyleHeading4Bold"/>
      </w:pPr>
      <w:bookmarkStart w:id="1012" w:name="_Toc520374761"/>
      <w:r>
        <w:t>Problem definition</w:t>
      </w:r>
      <w:bookmarkEnd w:id="1012"/>
    </w:p>
    <w:p w14:paraId="669432C8" w14:textId="6CEEB558" w:rsidR="0060798F" w:rsidRPr="00ED3698" w:rsidRDefault="0050520B" w:rsidP="0060798F">
      <w:r>
        <w:t xml:space="preserve">This application example </w:t>
      </w:r>
      <w:r w:rsidR="0060798F" w:rsidRPr="00ED3698">
        <w:t xml:space="preserve">demonstrates the </w:t>
      </w:r>
      <w:r>
        <w:t xml:space="preserve">simulation of </w:t>
      </w:r>
      <w:r w:rsidR="0060798F" w:rsidRPr="00ED3698">
        <w:t xml:space="preserve">gas release induced </w:t>
      </w:r>
      <w:r>
        <w:t xml:space="preserve">by biodegradation processes during </w:t>
      </w:r>
      <w:r w:rsidR="0060798F" w:rsidRPr="00ED3698">
        <w:t xml:space="preserve">reactive transport </w:t>
      </w:r>
      <w:r>
        <w:t>of</w:t>
      </w:r>
      <w:r w:rsidR="0060798F" w:rsidRPr="00ED3698">
        <w:t xml:space="preserve"> organic contamina</w:t>
      </w:r>
      <w:r w:rsidR="00544C45">
        <w:t>n</w:t>
      </w:r>
      <w:r w:rsidR="0060798F" w:rsidRPr="00ED3698">
        <w:t>ts</w:t>
      </w:r>
      <w:r w:rsidR="004474F5">
        <w:t xml:space="preserve">.  </w:t>
      </w:r>
      <w:r>
        <w:t>Processes affecting gas</w:t>
      </w:r>
      <w:r w:rsidR="0060798F" w:rsidRPr="00ED3698">
        <w:t xml:space="preserve"> </w:t>
      </w:r>
      <w:r w:rsidR="00544C45">
        <w:t>generation are</w:t>
      </w:r>
      <w:r w:rsidR="0060798F" w:rsidRPr="00ED3698">
        <w:t xml:space="preserve"> aerobic degradation, denitrification and fermentation</w:t>
      </w:r>
      <w:r w:rsidR="0060798F">
        <w:rPr>
          <w:rFonts w:hint="eastAsia"/>
          <w:lang w:eastAsia="zh-CN"/>
        </w:rPr>
        <w:t xml:space="preserve"> simulated as </w:t>
      </w:r>
      <w:r w:rsidR="0060798F" w:rsidRPr="00C95EF0">
        <w:rPr>
          <w:lang w:eastAsia="zh-CN"/>
        </w:rPr>
        <w:t>intra-aqueous kinetic reactions</w:t>
      </w:r>
      <w:r w:rsidR="0060798F">
        <w:rPr>
          <w:rFonts w:hint="eastAsia"/>
          <w:lang w:eastAsia="zh-CN"/>
        </w:rPr>
        <w:t xml:space="preserve"> (see </w:t>
      </w:r>
      <w:r w:rsidR="00253525">
        <w:rPr>
          <w:lang w:eastAsia="zh-CN"/>
        </w:rPr>
        <w:t xml:space="preserve">the theory manual </w:t>
      </w:r>
      <w:r w:rsidR="0060798F">
        <w:rPr>
          <w:rFonts w:hint="eastAsia"/>
          <w:lang w:eastAsia="zh-CN"/>
        </w:rPr>
        <w:t>section</w:t>
      </w:r>
      <w:r w:rsidR="00253525">
        <w:rPr>
          <w:lang w:eastAsia="zh-CN"/>
        </w:rPr>
        <w:t xml:space="preserve"> “</w:t>
      </w:r>
      <w:r w:rsidR="00253525" w:rsidRPr="00253525">
        <w:rPr>
          <w:lang w:eastAsia="zh-CN"/>
        </w:rPr>
        <w:t>Intra-aqueous kinetic reactions</w:t>
      </w:r>
      <w:r w:rsidR="00253525">
        <w:rPr>
          <w:lang w:eastAsia="zh-CN"/>
        </w:rPr>
        <w:t>”</w:t>
      </w:r>
      <w:r w:rsidR="0060798F">
        <w:rPr>
          <w:rFonts w:hint="eastAsia"/>
          <w:lang w:eastAsia="zh-CN"/>
        </w:rPr>
        <w:t>)</w:t>
      </w:r>
      <w:r w:rsidR="004474F5">
        <w:t xml:space="preserve">.  </w:t>
      </w:r>
      <w:r w:rsidR="00544C45">
        <w:t>Consequently, the produced</w:t>
      </w:r>
      <w:r w:rsidR="0060798F" w:rsidRPr="00ED3698">
        <w:t xml:space="preserve"> gases </w:t>
      </w:r>
      <w:r w:rsidR="00544C45">
        <w:t>cause an increase in</w:t>
      </w:r>
      <w:r w:rsidR="0060798F" w:rsidRPr="00ED3698">
        <w:t xml:space="preserve"> gas pressure</w:t>
      </w:r>
      <w:r w:rsidR="00544C45">
        <w:t>s</w:t>
      </w:r>
      <w:r w:rsidR="0060798F" w:rsidRPr="00ED3698">
        <w:t xml:space="preserve"> </w:t>
      </w:r>
      <w:r w:rsidR="00544C45">
        <w:t>in the subsurface</w:t>
      </w:r>
      <w:r w:rsidR="004474F5">
        <w:t xml:space="preserve">.  </w:t>
      </w:r>
      <w:r w:rsidR="0060798F" w:rsidRPr="00ED3698">
        <w:t xml:space="preserve">If the </w:t>
      </w:r>
      <w:r w:rsidR="00544C45">
        <w:t xml:space="preserve">total </w:t>
      </w:r>
      <w:r w:rsidR="0060798F" w:rsidRPr="00ED3698">
        <w:t xml:space="preserve">gas pressure exceeds the </w:t>
      </w:r>
      <w:r w:rsidR="00544C45">
        <w:t>hydrodynamic</w:t>
      </w:r>
      <w:r w:rsidR="0060798F" w:rsidRPr="00ED3698">
        <w:t xml:space="preserve"> pressure, gas </w:t>
      </w:r>
      <w:r w:rsidR="00544C45">
        <w:t>will tend to exsolve and degas</w:t>
      </w:r>
      <w:r w:rsidR="004474F5">
        <w:t xml:space="preserve">.  </w:t>
      </w:r>
    </w:p>
    <w:p w14:paraId="5E6D149F" w14:textId="77777777" w:rsidR="0060798F" w:rsidRPr="00ED3698" w:rsidRDefault="00B3171D" w:rsidP="0060798F">
      <w:pPr>
        <w:pStyle w:val="StyleHeading4Bold"/>
      </w:pPr>
      <w:bookmarkStart w:id="1013" w:name="_Toc520374762"/>
      <w:r>
        <w:t>Model setup</w:t>
      </w:r>
      <w:bookmarkEnd w:id="1013"/>
    </w:p>
    <w:p w14:paraId="19BCFC2B" w14:textId="57A2D642" w:rsidR="0060798F" w:rsidRPr="00ED3698" w:rsidRDefault="00544C45" w:rsidP="0060798F">
      <w:r>
        <w:t xml:space="preserve">A 1D model, </w:t>
      </w:r>
      <w:r w:rsidR="0060798F" w:rsidRPr="00ED3698">
        <w:t>300 m in length</w:t>
      </w:r>
      <w:r>
        <w:t>,</w:t>
      </w:r>
      <w:r w:rsidR="0060798F" w:rsidRPr="00ED3698">
        <w:t xml:space="preserve"> is discretized into 3 zones: 0.0 – 10.0m (Zone</w:t>
      </w:r>
      <w:r>
        <w:t xml:space="preserve"> </w:t>
      </w:r>
      <w:r w:rsidR="0060798F" w:rsidRPr="00ED3698">
        <w:t>1), 10-15.0 m (Zone</w:t>
      </w:r>
      <w:r>
        <w:t xml:space="preserve"> </w:t>
      </w:r>
      <w:r w:rsidR="0060798F" w:rsidRPr="00ED3698">
        <w:t>2) and 15.0 – 300.0 m (Zone</w:t>
      </w:r>
      <w:r>
        <w:t xml:space="preserve"> </w:t>
      </w:r>
      <w:r w:rsidR="0060798F" w:rsidRPr="00ED3698">
        <w:t>3)</w:t>
      </w:r>
      <w:r w:rsidR="004474F5">
        <w:t xml:space="preserve">.  </w:t>
      </w:r>
      <w:r w:rsidR="0060798F" w:rsidRPr="00ED3698">
        <w:t>The domain is homogeneous</w:t>
      </w:r>
      <w:r w:rsidR="0060798F">
        <w:rPr>
          <w:rFonts w:hint="eastAsia"/>
          <w:lang w:eastAsia="zh-CN"/>
        </w:rPr>
        <w:t xml:space="preserve"> in </w:t>
      </w:r>
      <w:r>
        <w:rPr>
          <w:lang w:eastAsia="zh-CN"/>
        </w:rPr>
        <w:t xml:space="preserve">terms of </w:t>
      </w:r>
      <w:r w:rsidR="0060798F">
        <w:rPr>
          <w:rFonts w:hint="eastAsia"/>
          <w:lang w:eastAsia="zh-CN"/>
        </w:rPr>
        <w:t>physical parameters</w:t>
      </w:r>
      <w:r w:rsidR="004474F5">
        <w:t xml:space="preserve">.  </w:t>
      </w:r>
      <w:r w:rsidR="0060798F" w:rsidRPr="00ED3698">
        <w:t xml:space="preserve">The hydraulic head </w:t>
      </w:r>
      <w:r>
        <w:t>at</w:t>
      </w:r>
      <w:r w:rsidR="0060798F" w:rsidRPr="00ED3698">
        <w:t xml:space="preserve"> the </w:t>
      </w:r>
      <w:r w:rsidR="000605DD">
        <w:t>inflow</w:t>
      </w:r>
      <w:r w:rsidR="0060798F" w:rsidRPr="00ED3698">
        <w:t xml:space="preserve"> bo</w:t>
      </w:r>
      <w:r>
        <w:t xml:space="preserve">undary is constant at </w:t>
      </w:r>
      <w:r w:rsidR="0060798F" w:rsidRPr="00ED3698">
        <w:t xml:space="preserve">2.1 m, while the hydraulic head </w:t>
      </w:r>
      <w:r>
        <w:t>at</w:t>
      </w:r>
      <w:r w:rsidR="000605DD">
        <w:t xml:space="preserve"> the outflow boundary</w:t>
      </w:r>
      <w:r w:rsidR="0060798F" w:rsidRPr="00ED3698">
        <w:t xml:space="preserve"> is constant </w:t>
      </w:r>
      <w:r>
        <w:t>at</w:t>
      </w:r>
      <w:r w:rsidR="0060798F" w:rsidRPr="00ED3698">
        <w:t xml:space="preserve"> 0.3 m</w:t>
      </w:r>
      <w:r w:rsidR="004474F5">
        <w:t xml:space="preserve">.  </w:t>
      </w:r>
      <w:r w:rsidR="0060798F" w:rsidRPr="00ED3698">
        <w:t xml:space="preserve">The initial condition (IC) of the pore water </w:t>
      </w:r>
      <w:r>
        <w:t xml:space="preserve">concentrations and </w:t>
      </w:r>
      <w:r w:rsidR="0060798F" w:rsidRPr="00ED3698">
        <w:t>mineral</w:t>
      </w:r>
      <w:r>
        <w:t xml:space="preserve"> contents</w:t>
      </w:r>
      <w:r w:rsidR="0060798F" w:rsidRPr="00ED3698">
        <w:t xml:space="preserve">, and the </w:t>
      </w:r>
      <w:r>
        <w:t>inflow</w:t>
      </w:r>
      <w:r w:rsidR="0060798F" w:rsidRPr="00ED3698">
        <w:t xml:space="preserve"> boundary </w:t>
      </w:r>
      <w:r>
        <w:t>condition</w:t>
      </w:r>
      <w:r w:rsidR="0060798F" w:rsidRPr="00ED3698">
        <w:t xml:space="preserve"> (BC) are</w:t>
      </w:r>
      <w:r w:rsidR="0060798F">
        <w:t xml:space="preserve"> </w:t>
      </w:r>
      <w:r>
        <w:t>l</w:t>
      </w:r>
      <w:r w:rsidR="0060798F" w:rsidRPr="00ED3698">
        <w:t xml:space="preserve">isted in </w:t>
      </w:r>
      <w:r w:rsidR="009C4449">
        <w:fldChar w:fldCharType="begin"/>
      </w:r>
      <w:r w:rsidR="009C4449">
        <w:instrText xml:space="preserve"> REF _Ref355540926 \h  \* MERGEFORMAT </w:instrText>
      </w:r>
      <w:r w:rsidR="009C4449">
        <w:fldChar w:fldCharType="separate"/>
      </w:r>
      <w:r w:rsidR="00B560DA" w:rsidRPr="00ED3698">
        <w:t xml:space="preserve">Table </w:t>
      </w:r>
      <w:r w:rsidR="00B560DA">
        <w:rPr>
          <w:noProof/>
        </w:rPr>
        <w:t>3.36</w:t>
      </w:r>
      <w:r w:rsidR="009C4449">
        <w:fldChar w:fldCharType="end"/>
      </w:r>
      <w:r w:rsidR="004474F5">
        <w:t xml:space="preserve">.  </w:t>
      </w:r>
      <w:r w:rsidR="0060798F" w:rsidRPr="00ED3698">
        <w:t xml:space="preserve">The only difference of </w:t>
      </w:r>
      <w:r>
        <w:t xml:space="preserve">the </w:t>
      </w:r>
      <w:r w:rsidR="0060798F">
        <w:rPr>
          <w:rFonts w:hint="eastAsia"/>
          <w:lang w:eastAsia="zh-CN"/>
        </w:rPr>
        <w:t>three zones</w:t>
      </w:r>
      <w:r w:rsidR="0060798F" w:rsidRPr="00ED3698">
        <w:t xml:space="preserve"> lies in the initial</w:t>
      </w:r>
      <w:r w:rsidR="0060798F">
        <w:rPr>
          <w:rFonts w:hint="eastAsia"/>
          <w:lang w:eastAsia="zh-CN"/>
        </w:rPr>
        <w:t xml:space="preserve"> concentration of </w:t>
      </w:r>
      <w:r>
        <w:rPr>
          <w:lang w:eastAsia="zh-CN"/>
        </w:rPr>
        <w:t xml:space="preserve">an </w:t>
      </w:r>
      <w:r w:rsidR="0060798F" w:rsidRPr="00ED3698">
        <w:t xml:space="preserve">organic </w:t>
      </w:r>
      <w:r>
        <w:t xml:space="preserve">contaminant, here described as benzene </w:t>
      </w:r>
      <w:r w:rsidR="000605DD">
        <w:t>(</w:t>
      </w:r>
      <w:r w:rsidR="0060798F" w:rsidRPr="00ED3698">
        <w:t>C</w:t>
      </w:r>
      <w:r w:rsidR="0060798F" w:rsidRPr="003C45EA">
        <w:rPr>
          <w:vertAlign w:val="subscript"/>
        </w:rPr>
        <w:t>6</w:t>
      </w:r>
      <w:r w:rsidR="0060798F" w:rsidRPr="00ED3698">
        <w:t>H</w:t>
      </w:r>
      <w:r w:rsidR="0060798F" w:rsidRPr="003C45EA">
        <w:rPr>
          <w:vertAlign w:val="subscript"/>
        </w:rPr>
        <w:t>6</w:t>
      </w:r>
      <w:r w:rsidR="000605DD">
        <w:t>)</w:t>
      </w:r>
      <w:r>
        <w:t xml:space="preserve"> present as a immobile NAPL phase</w:t>
      </w:r>
      <w:r w:rsidR="0060798F" w:rsidRPr="00ED3698">
        <w:t>, which exists only in Zone</w:t>
      </w:r>
      <w:r>
        <w:t xml:space="preserve"> </w:t>
      </w:r>
      <w:r w:rsidR="0060798F" w:rsidRPr="00ED3698">
        <w:t xml:space="preserve">2 with a volume fraction of </w:t>
      </w:r>
      <w:r w:rsidR="0060798F">
        <w:rPr>
          <w:rFonts w:hint="eastAsia"/>
          <w:lang w:eastAsia="zh-CN"/>
        </w:rPr>
        <w:t>0.01 </w:t>
      </w:r>
      <w:r w:rsidR="0060798F" w:rsidRPr="00ED3698">
        <w:rPr>
          <w:color w:val="000000"/>
          <w:lang w:eastAsia="en-CA"/>
        </w:rPr>
        <w:t>m</w:t>
      </w:r>
      <w:r w:rsidR="0060798F" w:rsidRPr="00ED3698">
        <w:rPr>
          <w:color w:val="000000"/>
          <w:vertAlign w:val="superscript"/>
          <w:lang w:eastAsia="en-CA"/>
        </w:rPr>
        <w:t>3</w:t>
      </w:r>
      <w:r>
        <w:rPr>
          <w:color w:val="000000"/>
          <w:lang w:eastAsia="en-CA"/>
        </w:rPr>
        <w:t xml:space="preserve"> </w:t>
      </w:r>
      <w:r w:rsidR="0060798F" w:rsidRPr="00ED3698">
        <w:rPr>
          <w:color w:val="000000"/>
          <w:lang w:eastAsia="en-CA"/>
        </w:rPr>
        <w:t>m</w:t>
      </w:r>
      <w:r w:rsidR="0060798F" w:rsidRPr="00ED3698">
        <w:rPr>
          <w:color w:val="000000"/>
          <w:vertAlign w:val="superscript"/>
          <w:lang w:eastAsia="en-CA"/>
        </w:rPr>
        <w:t>-3</w:t>
      </w:r>
      <w:r w:rsidR="004474F5">
        <w:t xml:space="preserve">.  </w:t>
      </w:r>
    </w:p>
    <w:p w14:paraId="0222C063" w14:textId="27B0D897" w:rsidR="0060798F" w:rsidRPr="00ED3698" w:rsidRDefault="0060798F" w:rsidP="0060798F">
      <w:pPr>
        <w:pStyle w:val="StyleCaptionTableCaptionBold"/>
      </w:pPr>
      <w:bookmarkStart w:id="1014" w:name="_Ref355540926"/>
      <w:bookmarkStart w:id="1015" w:name="_Toc520374977"/>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36</w:t>
      </w:r>
      <w:r w:rsidR="00FE1AD3">
        <w:fldChar w:fldCharType="end"/>
      </w:r>
      <w:bookmarkEnd w:id="1014"/>
      <w:r w:rsidR="004C28A7">
        <w:t xml:space="preserve">: </w:t>
      </w:r>
      <w:r w:rsidRPr="00ED3698">
        <w:t xml:space="preserve">Initial </w:t>
      </w:r>
      <w:r w:rsidR="000605DD">
        <w:t>and</w:t>
      </w:r>
      <w:r w:rsidRPr="00ED3698">
        <w:t xml:space="preserve"> boundary conditions (IC &amp; BC) </w:t>
      </w:r>
      <w:r w:rsidR="000605DD">
        <w:t xml:space="preserve">for </w:t>
      </w:r>
      <w:r w:rsidRPr="00ED3698">
        <w:t>solutions and minerals</w:t>
      </w:r>
      <w:bookmarkEnd w:id="1015"/>
    </w:p>
    <w:tbl>
      <w:tblPr>
        <w:tblW w:w="4330" w:type="pct"/>
        <w:jc w:val="center"/>
        <w:tblBorders>
          <w:top w:val="single" w:sz="4" w:space="0" w:color="auto"/>
          <w:bottom w:val="single" w:sz="4" w:space="0" w:color="auto"/>
        </w:tblBorders>
        <w:tblLook w:val="04A0" w:firstRow="1" w:lastRow="0" w:firstColumn="1" w:lastColumn="0" w:noHBand="0" w:noVBand="1"/>
      </w:tblPr>
      <w:tblGrid>
        <w:gridCol w:w="1552"/>
        <w:gridCol w:w="1263"/>
        <w:gridCol w:w="1113"/>
        <w:gridCol w:w="2345"/>
        <w:gridCol w:w="1209"/>
      </w:tblGrid>
      <w:tr w:rsidR="000605DD" w:rsidRPr="00D839AA" w14:paraId="6BAC2147" w14:textId="77777777" w:rsidTr="000605DD">
        <w:trPr>
          <w:trHeight w:val="300"/>
          <w:jc w:val="center"/>
        </w:trPr>
        <w:tc>
          <w:tcPr>
            <w:tcW w:w="1037" w:type="pct"/>
            <w:tcBorders>
              <w:bottom w:val="single" w:sz="4" w:space="0" w:color="auto"/>
            </w:tcBorders>
            <w:shd w:val="clear" w:color="auto" w:fill="D9D9D9"/>
            <w:noWrap/>
            <w:vAlign w:val="center"/>
            <w:hideMark/>
          </w:tcPr>
          <w:p w14:paraId="0A3B4360" w14:textId="77777777" w:rsidR="000605DD" w:rsidRPr="00D839AA" w:rsidRDefault="000605DD" w:rsidP="009267EC">
            <w:pPr>
              <w:spacing w:before="0" w:after="0"/>
              <w:jc w:val="left"/>
              <w:rPr>
                <w:b/>
                <w:color w:val="000000"/>
                <w:lang w:eastAsia="en-CA"/>
              </w:rPr>
            </w:pPr>
            <w:r w:rsidRPr="00D839AA">
              <w:rPr>
                <w:b/>
                <w:color w:val="000000"/>
                <w:lang w:eastAsia="en-CA"/>
              </w:rPr>
              <w:t>Parameter</w:t>
            </w:r>
          </w:p>
        </w:tc>
        <w:tc>
          <w:tcPr>
            <w:tcW w:w="1588" w:type="pct"/>
            <w:gridSpan w:val="2"/>
            <w:tcBorders>
              <w:bottom w:val="single" w:sz="4" w:space="0" w:color="auto"/>
            </w:tcBorders>
            <w:shd w:val="clear" w:color="auto" w:fill="D9D9D9"/>
            <w:noWrap/>
            <w:vAlign w:val="center"/>
            <w:hideMark/>
          </w:tcPr>
          <w:p w14:paraId="1E947034" w14:textId="77777777" w:rsidR="000605DD" w:rsidRPr="00D839AA" w:rsidRDefault="000605DD" w:rsidP="009267EC">
            <w:pPr>
              <w:spacing w:before="0" w:after="0"/>
              <w:jc w:val="center"/>
              <w:rPr>
                <w:b/>
                <w:color w:val="000000"/>
                <w:lang w:eastAsia="zh-CN"/>
              </w:rPr>
            </w:pPr>
            <w:r w:rsidRPr="00D839AA">
              <w:rPr>
                <w:b/>
                <w:color w:val="000000"/>
                <w:lang w:eastAsia="en-CA"/>
              </w:rPr>
              <w:t>I</w:t>
            </w:r>
            <w:r>
              <w:rPr>
                <w:rFonts w:hint="eastAsia"/>
                <w:b/>
                <w:color w:val="000000"/>
                <w:lang w:eastAsia="zh-CN"/>
              </w:rPr>
              <w:t xml:space="preserve">nitial </w:t>
            </w:r>
            <w:r w:rsidRPr="00D839AA">
              <w:rPr>
                <w:b/>
                <w:color w:val="000000"/>
                <w:lang w:eastAsia="en-CA"/>
              </w:rPr>
              <w:t>C</w:t>
            </w:r>
            <w:r>
              <w:rPr>
                <w:rFonts w:hint="eastAsia"/>
                <w:b/>
                <w:color w:val="000000"/>
                <w:lang w:eastAsia="zh-CN"/>
              </w:rPr>
              <w:t>ondition</w:t>
            </w:r>
          </w:p>
        </w:tc>
        <w:tc>
          <w:tcPr>
            <w:tcW w:w="1567" w:type="pct"/>
            <w:tcBorders>
              <w:bottom w:val="single" w:sz="4" w:space="0" w:color="auto"/>
            </w:tcBorders>
            <w:shd w:val="clear" w:color="auto" w:fill="D9D9D9"/>
            <w:vAlign w:val="center"/>
          </w:tcPr>
          <w:p w14:paraId="3FA13972" w14:textId="77777777" w:rsidR="000605DD" w:rsidRPr="00D839AA" w:rsidRDefault="000605DD" w:rsidP="009267EC">
            <w:pPr>
              <w:spacing w:before="0" w:after="0"/>
              <w:jc w:val="center"/>
              <w:rPr>
                <w:b/>
                <w:color w:val="000000"/>
                <w:lang w:eastAsia="en-CA"/>
              </w:rPr>
            </w:pPr>
            <w:r w:rsidRPr="00D839AA">
              <w:rPr>
                <w:b/>
                <w:color w:val="000000"/>
                <w:lang w:eastAsia="en-CA"/>
              </w:rPr>
              <w:t>B</w:t>
            </w:r>
            <w:r>
              <w:rPr>
                <w:rFonts w:hint="eastAsia"/>
                <w:b/>
                <w:color w:val="000000"/>
                <w:lang w:eastAsia="zh-CN"/>
              </w:rPr>
              <w:t>oundary Condition</w:t>
            </w:r>
          </w:p>
        </w:tc>
        <w:tc>
          <w:tcPr>
            <w:tcW w:w="808" w:type="pct"/>
            <w:tcBorders>
              <w:bottom w:val="single" w:sz="4" w:space="0" w:color="auto"/>
            </w:tcBorders>
            <w:shd w:val="clear" w:color="auto" w:fill="D9D9D9"/>
            <w:noWrap/>
            <w:vAlign w:val="center"/>
            <w:hideMark/>
          </w:tcPr>
          <w:p w14:paraId="2725AEB5" w14:textId="77777777" w:rsidR="000605DD" w:rsidRPr="00D839AA" w:rsidRDefault="000605DD" w:rsidP="009267EC">
            <w:pPr>
              <w:spacing w:before="0" w:after="0"/>
              <w:jc w:val="center"/>
              <w:rPr>
                <w:b/>
                <w:color w:val="000000"/>
                <w:lang w:eastAsia="en-CA"/>
              </w:rPr>
            </w:pPr>
            <w:r w:rsidRPr="00D839AA">
              <w:rPr>
                <w:b/>
                <w:color w:val="000000"/>
                <w:lang w:eastAsia="en-CA"/>
              </w:rPr>
              <w:t>Unit</w:t>
            </w:r>
          </w:p>
        </w:tc>
      </w:tr>
      <w:tr w:rsidR="000605DD" w:rsidRPr="00ED3698" w14:paraId="226CA7F6" w14:textId="77777777" w:rsidTr="000605DD">
        <w:trPr>
          <w:trHeight w:val="300"/>
          <w:jc w:val="center"/>
        </w:trPr>
        <w:tc>
          <w:tcPr>
            <w:tcW w:w="1037" w:type="pct"/>
            <w:tcBorders>
              <w:top w:val="single" w:sz="4" w:space="0" w:color="auto"/>
              <w:bottom w:val="nil"/>
            </w:tcBorders>
            <w:shd w:val="clear" w:color="auto" w:fill="auto"/>
            <w:noWrap/>
            <w:vAlign w:val="center"/>
          </w:tcPr>
          <w:p w14:paraId="4585A498" w14:textId="77777777" w:rsidR="000605DD" w:rsidRPr="00ED3698" w:rsidRDefault="000605DD" w:rsidP="009267EC">
            <w:pPr>
              <w:spacing w:before="0" w:after="0"/>
              <w:jc w:val="left"/>
              <w:rPr>
                <w:i/>
                <w:color w:val="000000"/>
                <w:sz w:val="22"/>
                <w:szCs w:val="22"/>
              </w:rPr>
            </w:pPr>
            <w:r w:rsidRPr="00F4591F">
              <w:rPr>
                <w:i/>
                <w:color w:val="000000"/>
                <w:sz w:val="22"/>
                <w:szCs w:val="22"/>
              </w:rPr>
              <w:t>Aqueous phase</w:t>
            </w:r>
          </w:p>
        </w:tc>
        <w:tc>
          <w:tcPr>
            <w:tcW w:w="844" w:type="pct"/>
            <w:tcBorders>
              <w:top w:val="single" w:sz="4" w:space="0" w:color="auto"/>
              <w:bottom w:val="nil"/>
            </w:tcBorders>
            <w:shd w:val="clear" w:color="auto" w:fill="auto"/>
            <w:noWrap/>
            <w:vAlign w:val="center"/>
          </w:tcPr>
          <w:p w14:paraId="3308222D" w14:textId="77777777" w:rsidR="000605DD" w:rsidRPr="00ED3698" w:rsidRDefault="000605DD" w:rsidP="009267EC">
            <w:pPr>
              <w:spacing w:before="0" w:after="0"/>
              <w:jc w:val="center"/>
            </w:pPr>
            <w:r w:rsidRPr="00ED3698">
              <w:t>Zone1 &amp; 3</w:t>
            </w:r>
          </w:p>
        </w:tc>
        <w:tc>
          <w:tcPr>
            <w:tcW w:w="744" w:type="pct"/>
            <w:tcBorders>
              <w:top w:val="single" w:sz="4" w:space="0" w:color="auto"/>
              <w:bottom w:val="nil"/>
            </w:tcBorders>
            <w:vAlign w:val="center"/>
          </w:tcPr>
          <w:p w14:paraId="5A13F2B6" w14:textId="77777777" w:rsidR="000605DD" w:rsidRPr="00ED3698" w:rsidRDefault="000605DD" w:rsidP="009267EC">
            <w:pPr>
              <w:spacing w:before="0" w:after="0"/>
              <w:jc w:val="center"/>
            </w:pPr>
            <w:r w:rsidRPr="00ED3698">
              <w:t>Zone2</w:t>
            </w:r>
          </w:p>
        </w:tc>
        <w:tc>
          <w:tcPr>
            <w:tcW w:w="1567" w:type="pct"/>
            <w:tcBorders>
              <w:top w:val="single" w:sz="4" w:space="0" w:color="auto"/>
              <w:bottom w:val="nil"/>
            </w:tcBorders>
            <w:vAlign w:val="center"/>
          </w:tcPr>
          <w:p w14:paraId="4A530C34" w14:textId="77777777" w:rsidR="000605DD" w:rsidRPr="00ED3698" w:rsidRDefault="000605DD" w:rsidP="009267EC">
            <w:pPr>
              <w:spacing w:before="0" w:after="0"/>
              <w:jc w:val="center"/>
            </w:pPr>
          </w:p>
        </w:tc>
        <w:tc>
          <w:tcPr>
            <w:tcW w:w="808" w:type="pct"/>
            <w:tcBorders>
              <w:top w:val="single" w:sz="4" w:space="0" w:color="auto"/>
              <w:bottom w:val="nil"/>
            </w:tcBorders>
            <w:shd w:val="clear" w:color="auto" w:fill="auto"/>
            <w:noWrap/>
            <w:vAlign w:val="center"/>
          </w:tcPr>
          <w:p w14:paraId="6F0809CB" w14:textId="77777777" w:rsidR="000605DD" w:rsidRPr="00ED3698" w:rsidRDefault="000605DD" w:rsidP="009267EC">
            <w:pPr>
              <w:spacing w:before="0" w:after="0"/>
              <w:jc w:val="center"/>
              <w:rPr>
                <w:color w:val="000000"/>
                <w:lang w:eastAsia="en-CA"/>
              </w:rPr>
            </w:pPr>
          </w:p>
        </w:tc>
      </w:tr>
      <w:tr w:rsidR="000605DD" w:rsidRPr="00ED3698" w14:paraId="0120F05A" w14:textId="77777777" w:rsidTr="000605DD">
        <w:trPr>
          <w:trHeight w:val="300"/>
          <w:jc w:val="center"/>
        </w:trPr>
        <w:tc>
          <w:tcPr>
            <w:tcW w:w="1037" w:type="pct"/>
            <w:tcBorders>
              <w:top w:val="single" w:sz="4" w:space="0" w:color="auto"/>
              <w:bottom w:val="nil"/>
            </w:tcBorders>
            <w:shd w:val="clear" w:color="auto" w:fill="auto"/>
            <w:noWrap/>
            <w:vAlign w:val="center"/>
            <w:hideMark/>
          </w:tcPr>
          <w:p w14:paraId="3D743B8B" w14:textId="77777777" w:rsidR="000605DD" w:rsidRPr="00ED3698" w:rsidRDefault="000605DD" w:rsidP="009267EC">
            <w:pPr>
              <w:spacing w:before="0" w:after="0"/>
              <w:jc w:val="left"/>
              <w:rPr>
                <w:color w:val="000000"/>
                <w:sz w:val="22"/>
                <w:szCs w:val="22"/>
              </w:rPr>
            </w:pPr>
            <w:r w:rsidRPr="00ED3698">
              <w:rPr>
                <w:color w:val="000000"/>
                <w:sz w:val="22"/>
                <w:szCs w:val="22"/>
              </w:rPr>
              <w:t>C</w:t>
            </w:r>
            <w:r w:rsidRPr="003C45EA">
              <w:rPr>
                <w:color w:val="000000"/>
                <w:sz w:val="22"/>
                <w:szCs w:val="22"/>
                <w:vertAlign w:val="subscript"/>
              </w:rPr>
              <w:t>6</w:t>
            </w:r>
            <w:r>
              <w:rPr>
                <w:rFonts w:hint="eastAsia"/>
                <w:color w:val="000000"/>
                <w:sz w:val="22"/>
                <w:szCs w:val="22"/>
                <w:lang w:eastAsia="zh-CN"/>
              </w:rPr>
              <w:t>H</w:t>
            </w:r>
            <w:r w:rsidRPr="003C45EA">
              <w:rPr>
                <w:color w:val="000000"/>
                <w:sz w:val="22"/>
                <w:szCs w:val="22"/>
                <w:vertAlign w:val="subscript"/>
              </w:rPr>
              <w:t>6</w:t>
            </w:r>
          </w:p>
        </w:tc>
        <w:tc>
          <w:tcPr>
            <w:tcW w:w="844" w:type="pct"/>
            <w:tcBorders>
              <w:top w:val="single" w:sz="4" w:space="0" w:color="auto"/>
              <w:bottom w:val="nil"/>
            </w:tcBorders>
            <w:shd w:val="clear" w:color="auto" w:fill="auto"/>
            <w:noWrap/>
            <w:vAlign w:val="center"/>
            <w:hideMark/>
          </w:tcPr>
          <w:p w14:paraId="2F1D1FA9" w14:textId="77777777" w:rsidR="000605DD" w:rsidRPr="00ED3698" w:rsidRDefault="000605DD" w:rsidP="009267EC">
            <w:pPr>
              <w:spacing w:before="0" w:after="0"/>
              <w:jc w:val="center"/>
            </w:pPr>
            <w:r w:rsidRPr="00ED3698">
              <w:t>1.0</w:t>
            </w:r>
            <w:r w:rsidRPr="007E11F0">
              <w:t>×10</w:t>
            </w:r>
            <w:r w:rsidRPr="007E11F0">
              <w:rPr>
                <w:vertAlign w:val="superscript"/>
              </w:rPr>
              <w:t>-1</w:t>
            </w:r>
            <w:r w:rsidRPr="008F5EF7">
              <w:rPr>
                <w:vertAlign w:val="superscript"/>
              </w:rPr>
              <w:t>0</w:t>
            </w:r>
          </w:p>
        </w:tc>
        <w:tc>
          <w:tcPr>
            <w:tcW w:w="744" w:type="pct"/>
            <w:tcBorders>
              <w:top w:val="single" w:sz="4" w:space="0" w:color="auto"/>
              <w:bottom w:val="nil"/>
            </w:tcBorders>
            <w:vAlign w:val="center"/>
          </w:tcPr>
          <w:p w14:paraId="0B5459E9" w14:textId="77777777" w:rsidR="000605DD" w:rsidRPr="00ED3698" w:rsidRDefault="000605DD" w:rsidP="009267EC">
            <w:pPr>
              <w:spacing w:before="0" w:after="0"/>
              <w:jc w:val="center"/>
            </w:pPr>
            <w:r w:rsidRPr="00ED3698">
              <w:t>1.0</w:t>
            </w:r>
            <w:r w:rsidRPr="007E11F0">
              <w:t>×10</w:t>
            </w:r>
            <w:r w:rsidRPr="007E11F0">
              <w:rPr>
                <w:vertAlign w:val="superscript"/>
              </w:rPr>
              <w:t>-1</w:t>
            </w:r>
            <w:r w:rsidRPr="008F5EF7">
              <w:rPr>
                <w:vertAlign w:val="superscript"/>
              </w:rPr>
              <w:t>0</w:t>
            </w:r>
          </w:p>
        </w:tc>
        <w:tc>
          <w:tcPr>
            <w:tcW w:w="1567" w:type="pct"/>
            <w:tcBorders>
              <w:top w:val="single" w:sz="4" w:space="0" w:color="auto"/>
              <w:bottom w:val="nil"/>
            </w:tcBorders>
            <w:vAlign w:val="center"/>
          </w:tcPr>
          <w:p w14:paraId="3E09E602" w14:textId="77777777" w:rsidR="000605DD" w:rsidRPr="00ED3698" w:rsidRDefault="000605DD" w:rsidP="009267EC">
            <w:pPr>
              <w:spacing w:before="0" w:after="0"/>
              <w:jc w:val="center"/>
            </w:pPr>
            <w:r w:rsidRPr="00ED3698">
              <w:t>1.0</w:t>
            </w:r>
            <w:r w:rsidRPr="007E11F0">
              <w:t>×10</w:t>
            </w:r>
            <w:r w:rsidRPr="007E11F0">
              <w:rPr>
                <w:vertAlign w:val="superscript"/>
              </w:rPr>
              <w:t>-1</w:t>
            </w:r>
            <w:r w:rsidRPr="008F5EF7">
              <w:rPr>
                <w:vertAlign w:val="superscript"/>
              </w:rPr>
              <w:t>0</w:t>
            </w:r>
          </w:p>
        </w:tc>
        <w:tc>
          <w:tcPr>
            <w:tcW w:w="808" w:type="pct"/>
            <w:tcBorders>
              <w:top w:val="single" w:sz="4" w:space="0" w:color="auto"/>
              <w:bottom w:val="nil"/>
            </w:tcBorders>
            <w:shd w:val="clear" w:color="auto" w:fill="auto"/>
            <w:noWrap/>
            <w:vAlign w:val="center"/>
            <w:hideMark/>
          </w:tcPr>
          <w:p w14:paraId="1CC9B491" w14:textId="77777777" w:rsidR="000605DD" w:rsidRPr="008F5EF7" w:rsidRDefault="000605DD" w:rsidP="000605DD">
            <w:pPr>
              <w:spacing w:before="0" w:after="0"/>
              <w:jc w:val="center"/>
              <w:rPr>
                <w:lang w:eastAsia="zh-CN"/>
              </w:rPr>
            </w:pPr>
            <w:r>
              <w:rPr>
                <w:rFonts w:hint="eastAsia"/>
                <w:color w:val="000000"/>
                <w:lang w:eastAsia="zh-CN"/>
              </w:rPr>
              <w:t>[</w:t>
            </w:r>
            <w:r w:rsidRPr="00ED3698">
              <w:rPr>
                <w:color w:val="000000"/>
                <w:lang w:eastAsia="en-CA"/>
              </w:rPr>
              <w:t xml:space="preserve">mg </w:t>
            </w:r>
            <w:r>
              <w:rPr>
                <w:color w:val="000000"/>
                <w:lang w:eastAsia="en-CA"/>
              </w:rPr>
              <w:t>l</w:t>
            </w:r>
            <w:r w:rsidRPr="00ED3698">
              <w:rPr>
                <w:color w:val="000000"/>
                <w:vertAlign w:val="superscript"/>
                <w:lang w:eastAsia="en-CA"/>
              </w:rPr>
              <w:t>-1</w:t>
            </w:r>
            <w:r>
              <w:rPr>
                <w:rFonts w:hint="eastAsia"/>
                <w:color w:val="000000"/>
                <w:lang w:eastAsia="zh-CN"/>
              </w:rPr>
              <w:t>]</w:t>
            </w:r>
          </w:p>
        </w:tc>
      </w:tr>
      <w:tr w:rsidR="000605DD" w:rsidRPr="00ED3698" w14:paraId="6F50AB52" w14:textId="77777777" w:rsidTr="000605DD">
        <w:trPr>
          <w:trHeight w:val="300"/>
          <w:jc w:val="center"/>
        </w:trPr>
        <w:tc>
          <w:tcPr>
            <w:tcW w:w="1037" w:type="pct"/>
            <w:tcBorders>
              <w:top w:val="nil"/>
              <w:bottom w:val="nil"/>
            </w:tcBorders>
            <w:shd w:val="clear" w:color="auto" w:fill="auto"/>
            <w:noWrap/>
            <w:vAlign w:val="center"/>
            <w:hideMark/>
          </w:tcPr>
          <w:p w14:paraId="67B15FB8" w14:textId="77777777" w:rsidR="000605DD" w:rsidRPr="00ED3698" w:rsidRDefault="000605DD" w:rsidP="009267EC">
            <w:pPr>
              <w:spacing w:before="0" w:after="0"/>
              <w:jc w:val="left"/>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844" w:type="pct"/>
            <w:tcBorders>
              <w:top w:val="nil"/>
              <w:bottom w:val="nil"/>
            </w:tcBorders>
            <w:shd w:val="clear" w:color="auto" w:fill="auto"/>
            <w:noWrap/>
            <w:vAlign w:val="center"/>
            <w:hideMark/>
          </w:tcPr>
          <w:p w14:paraId="1AB20A70" w14:textId="77777777" w:rsidR="000605DD" w:rsidRPr="00ED3698" w:rsidRDefault="000605DD" w:rsidP="009267EC">
            <w:pPr>
              <w:spacing w:before="0" w:after="0"/>
              <w:jc w:val="center"/>
            </w:pPr>
            <w:r w:rsidRPr="00ED3698">
              <w:t>0.21</w:t>
            </w:r>
          </w:p>
        </w:tc>
        <w:tc>
          <w:tcPr>
            <w:tcW w:w="744" w:type="pct"/>
            <w:tcBorders>
              <w:top w:val="nil"/>
              <w:bottom w:val="nil"/>
            </w:tcBorders>
            <w:vAlign w:val="center"/>
          </w:tcPr>
          <w:p w14:paraId="3B471B8B" w14:textId="77777777" w:rsidR="000605DD" w:rsidRPr="00ED3698" w:rsidRDefault="000605DD" w:rsidP="009267EC">
            <w:pPr>
              <w:spacing w:before="0" w:after="0"/>
              <w:jc w:val="center"/>
            </w:pPr>
            <w:r w:rsidRPr="00ED3698">
              <w:t>0.21</w:t>
            </w:r>
          </w:p>
        </w:tc>
        <w:tc>
          <w:tcPr>
            <w:tcW w:w="1567" w:type="pct"/>
            <w:tcBorders>
              <w:top w:val="nil"/>
              <w:bottom w:val="nil"/>
            </w:tcBorders>
            <w:vAlign w:val="center"/>
          </w:tcPr>
          <w:p w14:paraId="31F86775" w14:textId="77777777" w:rsidR="000605DD" w:rsidRPr="00ED3698" w:rsidRDefault="000605DD" w:rsidP="009267EC">
            <w:pPr>
              <w:spacing w:before="0" w:after="0"/>
              <w:jc w:val="center"/>
            </w:pPr>
            <w:r w:rsidRPr="00ED3698">
              <w:t>0.21</w:t>
            </w:r>
          </w:p>
        </w:tc>
        <w:tc>
          <w:tcPr>
            <w:tcW w:w="808" w:type="pct"/>
            <w:tcBorders>
              <w:top w:val="nil"/>
              <w:bottom w:val="nil"/>
            </w:tcBorders>
            <w:shd w:val="clear" w:color="auto" w:fill="auto"/>
            <w:noWrap/>
            <w:vAlign w:val="center"/>
            <w:hideMark/>
          </w:tcPr>
          <w:p w14:paraId="21A5C3AE" w14:textId="77777777" w:rsidR="000605DD" w:rsidRPr="000605DD" w:rsidRDefault="000605DD" w:rsidP="009267EC">
            <w:pPr>
              <w:spacing w:before="0" w:after="0"/>
              <w:jc w:val="center"/>
              <w:rPr>
                <w:lang w:eastAsia="zh-CN"/>
              </w:rPr>
            </w:pPr>
            <w:r>
              <w:rPr>
                <w:color w:val="000000"/>
                <w:lang w:eastAsia="zh-CN"/>
              </w:rPr>
              <w:t>pO</w:t>
            </w:r>
            <w:r w:rsidRPr="000605DD">
              <w:rPr>
                <w:color w:val="000000"/>
                <w:vertAlign w:val="subscript"/>
                <w:lang w:eastAsia="zh-CN"/>
              </w:rPr>
              <w:t>2</w:t>
            </w:r>
            <w:r>
              <w:rPr>
                <w:color w:val="000000"/>
                <w:lang w:eastAsia="zh-CN"/>
              </w:rPr>
              <w:t xml:space="preserve"> [atm]</w:t>
            </w:r>
          </w:p>
        </w:tc>
      </w:tr>
      <w:tr w:rsidR="000605DD" w:rsidRPr="00ED3698" w14:paraId="38020A8C" w14:textId="77777777" w:rsidTr="000605DD">
        <w:trPr>
          <w:trHeight w:val="300"/>
          <w:jc w:val="center"/>
        </w:trPr>
        <w:tc>
          <w:tcPr>
            <w:tcW w:w="1037" w:type="pct"/>
            <w:tcBorders>
              <w:top w:val="nil"/>
              <w:bottom w:val="nil"/>
            </w:tcBorders>
            <w:shd w:val="clear" w:color="auto" w:fill="auto"/>
            <w:noWrap/>
            <w:vAlign w:val="center"/>
            <w:hideMark/>
          </w:tcPr>
          <w:p w14:paraId="04C96313" w14:textId="77777777" w:rsidR="000605DD" w:rsidRPr="00ED3698" w:rsidRDefault="000605DD" w:rsidP="009267EC">
            <w:pPr>
              <w:spacing w:before="0" w:after="0"/>
              <w:jc w:val="left"/>
              <w:rPr>
                <w:color w:val="000000"/>
                <w:sz w:val="22"/>
                <w:szCs w:val="22"/>
              </w:rPr>
            </w:pPr>
            <w:r w:rsidRPr="00ED3698">
              <w:rPr>
                <w:color w:val="000000"/>
                <w:sz w:val="22"/>
                <w:szCs w:val="22"/>
              </w:rPr>
              <w:t>NO</w:t>
            </w:r>
            <w:r w:rsidRPr="00ED3698">
              <w:rPr>
                <w:color w:val="000000"/>
                <w:sz w:val="22"/>
                <w:szCs w:val="22"/>
                <w:vertAlign w:val="subscript"/>
              </w:rPr>
              <w:t>3</w:t>
            </w:r>
            <w:r w:rsidRPr="00ED3698">
              <w:rPr>
                <w:color w:val="000000"/>
                <w:sz w:val="22"/>
                <w:szCs w:val="22"/>
                <w:vertAlign w:val="superscript"/>
              </w:rPr>
              <w:t>-</w:t>
            </w:r>
          </w:p>
        </w:tc>
        <w:tc>
          <w:tcPr>
            <w:tcW w:w="844" w:type="pct"/>
            <w:tcBorders>
              <w:top w:val="nil"/>
              <w:bottom w:val="nil"/>
            </w:tcBorders>
            <w:shd w:val="clear" w:color="auto" w:fill="auto"/>
            <w:noWrap/>
            <w:vAlign w:val="center"/>
            <w:hideMark/>
          </w:tcPr>
          <w:p w14:paraId="3CEA942A" w14:textId="77777777" w:rsidR="000605DD" w:rsidRPr="00ED3698" w:rsidRDefault="000605DD" w:rsidP="009267EC">
            <w:pPr>
              <w:spacing w:before="0" w:after="0"/>
              <w:jc w:val="center"/>
            </w:pPr>
            <w:r w:rsidRPr="00ED3698">
              <w:t>10.0</w:t>
            </w:r>
          </w:p>
        </w:tc>
        <w:tc>
          <w:tcPr>
            <w:tcW w:w="744" w:type="pct"/>
            <w:tcBorders>
              <w:top w:val="nil"/>
              <w:bottom w:val="nil"/>
            </w:tcBorders>
            <w:vAlign w:val="center"/>
          </w:tcPr>
          <w:p w14:paraId="0E42D4F2" w14:textId="77777777" w:rsidR="000605DD" w:rsidRPr="00ED3698" w:rsidRDefault="000605DD" w:rsidP="009267EC">
            <w:pPr>
              <w:spacing w:before="0" w:after="0"/>
              <w:jc w:val="center"/>
            </w:pPr>
            <w:r w:rsidRPr="00ED3698">
              <w:t>10.0</w:t>
            </w:r>
          </w:p>
        </w:tc>
        <w:tc>
          <w:tcPr>
            <w:tcW w:w="1567" w:type="pct"/>
            <w:tcBorders>
              <w:top w:val="nil"/>
              <w:bottom w:val="nil"/>
            </w:tcBorders>
            <w:vAlign w:val="center"/>
          </w:tcPr>
          <w:p w14:paraId="34EFF88B" w14:textId="77777777" w:rsidR="000605DD" w:rsidRPr="00ED3698" w:rsidRDefault="000605DD" w:rsidP="009267EC">
            <w:pPr>
              <w:spacing w:before="0" w:after="0"/>
              <w:jc w:val="center"/>
            </w:pPr>
            <w:r w:rsidRPr="00ED3698">
              <w:t>10.0</w:t>
            </w:r>
          </w:p>
        </w:tc>
        <w:tc>
          <w:tcPr>
            <w:tcW w:w="808" w:type="pct"/>
            <w:tcBorders>
              <w:top w:val="nil"/>
              <w:bottom w:val="nil"/>
            </w:tcBorders>
            <w:shd w:val="clear" w:color="auto" w:fill="auto"/>
            <w:noWrap/>
            <w:vAlign w:val="center"/>
            <w:hideMark/>
          </w:tcPr>
          <w:p w14:paraId="751EC1E9" w14:textId="77777777" w:rsidR="000605DD" w:rsidRDefault="000605DD" w:rsidP="000605DD">
            <w:pPr>
              <w:spacing w:before="0" w:after="0"/>
              <w:jc w:val="center"/>
            </w:pPr>
            <w:r w:rsidRPr="00E7037F">
              <w:rPr>
                <w:rFonts w:hint="eastAsia"/>
                <w:color w:val="000000"/>
                <w:lang w:eastAsia="zh-CN"/>
              </w:rPr>
              <w:t>[</w:t>
            </w:r>
            <w:r w:rsidRPr="00E7037F">
              <w:rPr>
                <w:color w:val="000000"/>
                <w:lang w:eastAsia="en-CA"/>
              </w:rPr>
              <w:t xml:space="preserve">mg </w:t>
            </w:r>
            <w:r>
              <w:rPr>
                <w:color w:val="000000"/>
                <w:lang w:eastAsia="en-CA"/>
              </w:rPr>
              <w:t>l</w:t>
            </w:r>
            <w:r w:rsidRPr="00E7037F">
              <w:rPr>
                <w:color w:val="000000"/>
                <w:vertAlign w:val="superscript"/>
                <w:lang w:eastAsia="en-CA"/>
              </w:rPr>
              <w:t>-1</w:t>
            </w:r>
            <w:r w:rsidRPr="00E7037F">
              <w:rPr>
                <w:rFonts w:hint="eastAsia"/>
                <w:color w:val="000000"/>
                <w:lang w:eastAsia="zh-CN"/>
              </w:rPr>
              <w:t>]</w:t>
            </w:r>
          </w:p>
        </w:tc>
      </w:tr>
      <w:tr w:rsidR="000605DD" w:rsidRPr="00ED3698" w14:paraId="617464E7" w14:textId="77777777" w:rsidTr="000605DD">
        <w:trPr>
          <w:trHeight w:val="300"/>
          <w:jc w:val="center"/>
        </w:trPr>
        <w:tc>
          <w:tcPr>
            <w:tcW w:w="1037" w:type="pct"/>
            <w:tcBorders>
              <w:top w:val="nil"/>
              <w:bottom w:val="nil"/>
            </w:tcBorders>
            <w:shd w:val="clear" w:color="auto" w:fill="auto"/>
            <w:noWrap/>
            <w:vAlign w:val="center"/>
            <w:hideMark/>
          </w:tcPr>
          <w:p w14:paraId="415B5CEC" w14:textId="77777777" w:rsidR="000605DD" w:rsidRPr="00ED3698" w:rsidRDefault="000605DD" w:rsidP="009267EC">
            <w:pPr>
              <w:spacing w:before="0" w:after="0"/>
              <w:jc w:val="left"/>
              <w:rPr>
                <w:color w:val="000000"/>
                <w:sz w:val="22"/>
                <w:szCs w:val="22"/>
              </w:rPr>
            </w:pPr>
            <w:r w:rsidRPr="00ED3698">
              <w:rPr>
                <w:color w:val="000000"/>
                <w:sz w:val="22"/>
                <w:szCs w:val="22"/>
              </w:rPr>
              <w:t>CH</w:t>
            </w:r>
            <w:r w:rsidRPr="00ED3698">
              <w:rPr>
                <w:color w:val="000000"/>
                <w:sz w:val="22"/>
                <w:szCs w:val="22"/>
                <w:vertAlign w:val="subscript"/>
              </w:rPr>
              <w:t>4</w:t>
            </w:r>
            <w:r w:rsidRPr="00ED3698">
              <w:rPr>
                <w:color w:val="000000"/>
                <w:sz w:val="22"/>
                <w:szCs w:val="22"/>
              </w:rPr>
              <w:t>(aq)</w:t>
            </w:r>
          </w:p>
        </w:tc>
        <w:tc>
          <w:tcPr>
            <w:tcW w:w="844" w:type="pct"/>
            <w:tcBorders>
              <w:top w:val="nil"/>
              <w:bottom w:val="nil"/>
            </w:tcBorders>
            <w:shd w:val="clear" w:color="auto" w:fill="auto"/>
            <w:noWrap/>
            <w:vAlign w:val="center"/>
            <w:hideMark/>
          </w:tcPr>
          <w:p w14:paraId="6908AF2F" w14:textId="77777777" w:rsidR="000605DD" w:rsidRPr="00ED3698" w:rsidRDefault="000605DD" w:rsidP="009267EC">
            <w:pPr>
              <w:spacing w:before="0" w:after="0"/>
              <w:jc w:val="center"/>
            </w:pPr>
            <w:r w:rsidRPr="00ED3698">
              <w:t>1.0</w:t>
            </w:r>
            <w:r w:rsidRPr="007E11F0">
              <w:t>×10</w:t>
            </w:r>
            <w:r w:rsidRPr="007E11F0">
              <w:rPr>
                <w:vertAlign w:val="superscript"/>
              </w:rPr>
              <w:t>-1</w:t>
            </w:r>
            <w:r w:rsidRPr="00667B38">
              <w:rPr>
                <w:vertAlign w:val="superscript"/>
              </w:rPr>
              <w:t>0</w:t>
            </w:r>
          </w:p>
        </w:tc>
        <w:tc>
          <w:tcPr>
            <w:tcW w:w="744" w:type="pct"/>
            <w:tcBorders>
              <w:top w:val="nil"/>
              <w:bottom w:val="nil"/>
            </w:tcBorders>
            <w:vAlign w:val="center"/>
          </w:tcPr>
          <w:p w14:paraId="0D359C08" w14:textId="77777777" w:rsidR="000605DD" w:rsidRPr="00ED3698" w:rsidRDefault="000605DD" w:rsidP="009267EC">
            <w:pPr>
              <w:spacing w:before="0" w:after="0"/>
              <w:jc w:val="center"/>
            </w:pPr>
            <w:r w:rsidRPr="00ED3698">
              <w:t>1.0</w:t>
            </w:r>
            <w:r w:rsidRPr="007E11F0">
              <w:t>×10</w:t>
            </w:r>
            <w:r w:rsidRPr="007E11F0">
              <w:rPr>
                <w:vertAlign w:val="superscript"/>
              </w:rPr>
              <w:t>-1</w:t>
            </w:r>
            <w:r w:rsidRPr="008F5EF7">
              <w:rPr>
                <w:vertAlign w:val="superscript"/>
              </w:rPr>
              <w:t>0</w:t>
            </w:r>
          </w:p>
        </w:tc>
        <w:tc>
          <w:tcPr>
            <w:tcW w:w="1567" w:type="pct"/>
            <w:tcBorders>
              <w:top w:val="nil"/>
              <w:bottom w:val="nil"/>
            </w:tcBorders>
            <w:vAlign w:val="center"/>
          </w:tcPr>
          <w:p w14:paraId="5CAF9F58" w14:textId="77777777" w:rsidR="000605DD" w:rsidRPr="00ED3698" w:rsidRDefault="000605DD" w:rsidP="009267EC">
            <w:pPr>
              <w:spacing w:before="0" w:after="0"/>
              <w:jc w:val="center"/>
            </w:pPr>
            <w:r w:rsidRPr="00ED3698">
              <w:t>1.0</w:t>
            </w:r>
            <w:r w:rsidRPr="007E11F0">
              <w:t>×10</w:t>
            </w:r>
            <w:r w:rsidRPr="007E11F0">
              <w:rPr>
                <w:vertAlign w:val="superscript"/>
              </w:rPr>
              <w:t>-1</w:t>
            </w:r>
            <w:r w:rsidRPr="008F5EF7">
              <w:rPr>
                <w:vertAlign w:val="superscript"/>
              </w:rPr>
              <w:t>0</w:t>
            </w:r>
          </w:p>
        </w:tc>
        <w:tc>
          <w:tcPr>
            <w:tcW w:w="808" w:type="pct"/>
            <w:tcBorders>
              <w:top w:val="nil"/>
              <w:bottom w:val="nil"/>
            </w:tcBorders>
            <w:shd w:val="clear" w:color="auto" w:fill="auto"/>
            <w:noWrap/>
            <w:vAlign w:val="center"/>
            <w:hideMark/>
          </w:tcPr>
          <w:p w14:paraId="5880D4E6" w14:textId="77777777" w:rsidR="000605DD" w:rsidRDefault="000605DD" w:rsidP="000605DD">
            <w:pPr>
              <w:spacing w:before="0" w:after="0"/>
              <w:jc w:val="center"/>
            </w:pPr>
            <w:r w:rsidRPr="00E7037F">
              <w:rPr>
                <w:rFonts w:hint="eastAsia"/>
                <w:color w:val="000000"/>
                <w:lang w:eastAsia="zh-CN"/>
              </w:rPr>
              <w:t>[</w:t>
            </w:r>
            <w:r w:rsidRPr="00E7037F">
              <w:rPr>
                <w:color w:val="000000"/>
                <w:lang w:eastAsia="en-CA"/>
              </w:rPr>
              <w:t xml:space="preserve">mg </w:t>
            </w:r>
            <w:r>
              <w:rPr>
                <w:color w:val="000000"/>
                <w:lang w:eastAsia="en-CA"/>
              </w:rPr>
              <w:t>l</w:t>
            </w:r>
            <w:r w:rsidRPr="00E7037F">
              <w:rPr>
                <w:color w:val="000000"/>
                <w:vertAlign w:val="superscript"/>
                <w:lang w:eastAsia="en-CA"/>
              </w:rPr>
              <w:t>-1</w:t>
            </w:r>
            <w:r w:rsidRPr="00E7037F">
              <w:rPr>
                <w:rFonts w:hint="eastAsia"/>
                <w:color w:val="000000"/>
                <w:lang w:eastAsia="zh-CN"/>
              </w:rPr>
              <w:t>]</w:t>
            </w:r>
          </w:p>
        </w:tc>
      </w:tr>
      <w:tr w:rsidR="000605DD" w:rsidRPr="00ED3698" w14:paraId="14D1CF16" w14:textId="77777777" w:rsidTr="000605DD">
        <w:trPr>
          <w:trHeight w:val="300"/>
          <w:jc w:val="center"/>
        </w:trPr>
        <w:tc>
          <w:tcPr>
            <w:tcW w:w="1037" w:type="pct"/>
            <w:tcBorders>
              <w:top w:val="nil"/>
              <w:bottom w:val="nil"/>
            </w:tcBorders>
            <w:shd w:val="clear" w:color="auto" w:fill="auto"/>
            <w:noWrap/>
            <w:vAlign w:val="center"/>
            <w:hideMark/>
          </w:tcPr>
          <w:p w14:paraId="494FDA98" w14:textId="77777777" w:rsidR="000605DD" w:rsidRPr="00ED3698" w:rsidRDefault="000605DD" w:rsidP="009267EC">
            <w:pPr>
              <w:spacing w:before="0" w:after="0"/>
              <w:jc w:val="left"/>
              <w:rPr>
                <w:color w:val="000000"/>
                <w:sz w:val="22"/>
                <w:szCs w:val="22"/>
              </w:rPr>
            </w:pPr>
            <w:r w:rsidRPr="00ED3698">
              <w:rPr>
                <w:color w:val="000000"/>
                <w:sz w:val="22"/>
                <w:szCs w:val="22"/>
              </w:rPr>
              <w:t>N</w:t>
            </w:r>
            <w:r w:rsidRPr="00ED3698">
              <w:rPr>
                <w:color w:val="000000"/>
                <w:sz w:val="22"/>
                <w:szCs w:val="22"/>
                <w:vertAlign w:val="subscript"/>
              </w:rPr>
              <w:t>2</w:t>
            </w:r>
            <w:r w:rsidRPr="00ED3698">
              <w:rPr>
                <w:color w:val="000000"/>
                <w:sz w:val="22"/>
                <w:szCs w:val="22"/>
              </w:rPr>
              <w:t>(aq)</w:t>
            </w:r>
          </w:p>
        </w:tc>
        <w:tc>
          <w:tcPr>
            <w:tcW w:w="844" w:type="pct"/>
            <w:tcBorders>
              <w:top w:val="nil"/>
              <w:bottom w:val="nil"/>
            </w:tcBorders>
            <w:shd w:val="clear" w:color="auto" w:fill="auto"/>
            <w:noWrap/>
            <w:vAlign w:val="center"/>
            <w:hideMark/>
          </w:tcPr>
          <w:p w14:paraId="1781C98B" w14:textId="77777777" w:rsidR="000605DD" w:rsidRPr="00ED3698" w:rsidRDefault="000605DD" w:rsidP="009267EC">
            <w:pPr>
              <w:spacing w:before="0" w:after="0"/>
              <w:jc w:val="center"/>
            </w:pPr>
            <w:r w:rsidRPr="00ED3698">
              <w:t>0.79</w:t>
            </w:r>
          </w:p>
        </w:tc>
        <w:tc>
          <w:tcPr>
            <w:tcW w:w="744" w:type="pct"/>
            <w:tcBorders>
              <w:top w:val="nil"/>
              <w:bottom w:val="nil"/>
            </w:tcBorders>
            <w:vAlign w:val="center"/>
          </w:tcPr>
          <w:p w14:paraId="691DA88B" w14:textId="77777777" w:rsidR="000605DD" w:rsidRPr="00ED3698" w:rsidRDefault="000605DD" w:rsidP="009267EC">
            <w:pPr>
              <w:spacing w:before="0" w:after="0"/>
              <w:jc w:val="center"/>
            </w:pPr>
            <w:r w:rsidRPr="00ED3698">
              <w:t>0.79</w:t>
            </w:r>
          </w:p>
        </w:tc>
        <w:tc>
          <w:tcPr>
            <w:tcW w:w="1567" w:type="pct"/>
            <w:tcBorders>
              <w:top w:val="nil"/>
              <w:bottom w:val="nil"/>
            </w:tcBorders>
            <w:vAlign w:val="center"/>
          </w:tcPr>
          <w:p w14:paraId="31D7CE8A" w14:textId="77777777" w:rsidR="000605DD" w:rsidRPr="00ED3698" w:rsidRDefault="000605DD" w:rsidP="009267EC">
            <w:pPr>
              <w:spacing w:before="0" w:after="0"/>
              <w:jc w:val="center"/>
            </w:pPr>
            <w:r w:rsidRPr="00ED3698">
              <w:t>0.79</w:t>
            </w:r>
          </w:p>
        </w:tc>
        <w:tc>
          <w:tcPr>
            <w:tcW w:w="808" w:type="pct"/>
            <w:tcBorders>
              <w:top w:val="nil"/>
              <w:bottom w:val="nil"/>
            </w:tcBorders>
            <w:shd w:val="clear" w:color="auto" w:fill="auto"/>
            <w:noWrap/>
            <w:vAlign w:val="center"/>
            <w:hideMark/>
          </w:tcPr>
          <w:p w14:paraId="3F1B4924" w14:textId="77777777" w:rsidR="000605DD" w:rsidRPr="00ED3698" w:rsidRDefault="000605DD" w:rsidP="000605DD">
            <w:pPr>
              <w:spacing w:before="0" w:after="0"/>
              <w:jc w:val="center"/>
              <w:rPr>
                <w:lang w:eastAsia="zh-CN"/>
              </w:rPr>
            </w:pPr>
            <w:r>
              <w:rPr>
                <w:color w:val="000000"/>
                <w:lang w:eastAsia="en-CA"/>
              </w:rPr>
              <w:t>pN</w:t>
            </w:r>
            <w:r w:rsidRPr="000605DD">
              <w:rPr>
                <w:color w:val="000000"/>
                <w:vertAlign w:val="subscript"/>
                <w:lang w:eastAsia="en-CA"/>
              </w:rPr>
              <w:t>2</w:t>
            </w:r>
            <w:r>
              <w:rPr>
                <w:color w:val="000000"/>
                <w:lang w:eastAsia="en-CA"/>
              </w:rPr>
              <w:t xml:space="preserve"> </w:t>
            </w:r>
            <w:r w:rsidRPr="00ED3698">
              <w:rPr>
                <w:color w:val="000000"/>
                <w:lang w:eastAsia="en-CA"/>
              </w:rPr>
              <w:t>(atm)</w:t>
            </w:r>
          </w:p>
        </w:tc>
      </w:tr>
      <w:tr w:rsidR="000605DD" w:rsidRPr="00ED3698" w14:paraId="41EF5B1A" w14:textId="77777777" w:rsidTr="000605DD">
        <w:trPr>
          <w:trHeight w:val="300"/>
          <w:jc w:val="center"/>
        </w:trPr>
        <w:tc>
          <w:tcPr>
            <w:tcW w:w="1037" w:type="pct"/>
            <w:tcBorders>
              <w:top w:val="nil"/>
              <w:bottom w:val="nil"/>
            </w:tcBorders>
            <w:shd w:val="clear" w:color="auto" w:fill="auto"/>
            <w:noWrap/>
            <w:vAlign w:val="center"/>
            <w:hideMark/>
          </w:tcPr>
          <w:p w14:paraId="50022CC6" w14:textId="77777777" w:rsidR="000605DD" w:rsidRPr="00ED3698" w:rsidRDefault="000605DD" w:rsidP="009267EC">
            <w:pPr>
              <w:spacing w:before="0" w:after="0"/>
              <w:jc w:val="left"/>
              <w:rPr>
                <w:color w:val="000000"/>
                <w:lang w:eastAsia="en-CA"/>
              </w:rPr>
            </w:pPr>
            <w:r w:rsidRPr="00ED3698">
              <w:rPr>
                <w:color w:val="000000"/>
                <w:lang w:eastAsia="en-CA"/>
              </w:rPr>
              <w:t>CO</w:t>
            </w:r>
            <w:r w:rsidRPr="00ED3698">
              <w:rPr>
                <w:color w:val="000000"/>
                <w:vertAlign w:val="subscript"/>
                <w:lang w:eastAsia="en-CA"/>
              </w:rPr>
              <w:t>3</w:t>
            </w:r>
            <w:r w:rsidRPr="00ED3698">
              <w:rPr>
                <w:color w:val="000000"/>
                <w:vertAlign w:val="superscript"/>
                <w:lang w:eastAsia="en-CA"/>
              </w:rPr>
              <w:t>-</w:t>
            </w:r>
          </w:p>
        </w:tc>
        <w:tc>
          <w:tcPr>
            <w:tcW w:w="844" w:type="pct"/>
            <w:tcBorders>
              <w:top w:val="nil"/>
              <w:bottom w:val="nil"/>
            </w:tcBorders>
            <w:shd w:val="clear" w:color="auto" w:fill="auto"/>
            <w:noWrap/>
            <w:vAlign w:val="center"/>
            <w:hideMark/>
          </w:tcPr>
          <w:p w14:paraId="7E7C8117" w14:textId="77777777" w:rsidR="000605DD" w:rsidRPr="00ED3698" w:rsidRDefault="000605DD" w:rsidP="009267EC">
            <w:pPr>
              <w:spacing w:before="0" w:after="0"/>
              <w:jc w:val="center"/>
            </w:pPr>
            <w:r w:rsidRPr="00ED3698">
              <w:t>373.8</w:t>
            </w:r>
          </w:p>
        </w:tc>
        <w:tc>
          <w:tcPr>
            <w:tcW w:w="744" w:type="pct"/>
            <w:tcBorders>
              <w:top w:val="nil"/>
              <w:bottom w:val="nil"/>
            </w:tcBorders>
            <w:vAlign w:val="center"/>
          </w:tcPr>
          <w:p w14:paraId="09715568" w14:textId="77777777" w:rsidR="000605DD" w:rsidRPr="00ED3698" w:rsidRDefault="000605DD" w:rsidP="009267EC">
            <w:pPr>
              <w:spacing w:before="0" w:after="0"/>
              <w:jc w:val="center"/>
            </w:pPr>
            <w:r w:rsidRPr="00ED3698">
              <w:t>373.8</w:t>
            </w:r>
          </w:p>
        </w:tc>
        <w:tc>
          <w:tcPr>
            <w:tcW w:w="1567" w:type="pct"/>
            <w:tcBorders>
              <w:top w:val="nil"/>
              <w:bottom w:val="nil"/>
            </w:tcBorders>
            <w:vAlign w:val="center"/>
          </w:tcPr>
          <w:p w14:paraId="5BE6289B" w14:textId="77777777" w:rsidR="000605DD" w:rsidRPr="00ED3698" w:rsidRDefault="000605DD" w:rsidP="009267EC">
            <w:pPr>
              <w:spacing w:before="0" w:after="0"/>
              <w:jc w:val="center"/>
            </w:pPr>
            <w:r w:rsidRPr="00ED3698">
              <w:t>373.8</w:t>
            </w:r>
          </w:p>
        </w:tc>
        <w:tc>
          <w:tcPr>
            <w:tcW w:w="808" w:type="pct"/>
            <w:tcBorders>
              <w:top w:val="nil"/>
              <w:bottom w:val="nil"/>
            </w:tcBorders>
            <w:shd w:val="clear" w:color="auto" w:fill="auto"/>
            <w:noWrap/>
            <w:vAlign w:val="center"/>
            <w:hideMark/>
          </w:tcPr>
          <w:p w14:paraId="27B0BA7F" w14:textId="77777777" w:rsidR="000605DD" w:rsidRPr="00ED3698" w:rsidRDefault="000605DD" w:rsidP="000605DD">
            <w:pPr>
              <w:spacing w:before="0" w:after="0"/>
              <w:jc w:val="center"/>
            </w:pPr>
            <w:r>
              <w:rPr>
                <w:rFonts w:hint="eastAsia"/>
                <w:color w:val="000000"/>
                <w:lang w:eastAsia="zh-CN"/>
              </w:rPr>
              <w:t>[</w:t>
            </w:r>
            <w:r w:rsidRPr="00ED3698">
              <w:rPr>
                <w:color w:val="000000"/>
                <w:lang w:eastAsia="en-CA"/>
              </w:rPr>
              <w:t xml:space="preserve">mg </w:t>
            </w:r>
            <w:r>
              <w:rPr>
                <w:color w:val="000000"/>
                <w:lang w:eastAsia="en-CA"/>
              </w:rPr>
              <w:t>l</w:t>
            </w:r>
            <w:r w:rsidRPr="00ED3698">
              <w:rPr>
                <w:color w:val="000000"/>
                <w:vertAlign w:val="superscript"/>
                <w:lang w:eastAsia="en-CA"/>
              </w:rPr>
              <w:t>-1</w:t>
            </w:r>
            <w:r>
              <w:rPr>
                <w:rFonts w:hint="eastAsia"/>
                <w:color w:val="000000"/>
                <w:lang w:eastAsia="zh-CN"/>
              </w:rPr>
              <w:t>]</w:t>
            </w:r>
          </w:p>
        </w:tc>
      </w:tr>
      <w:tr w:rsidR="000605DD" w:rsidRPr="00ED3698" w14:paraId="04694862" w14:textId="77777777" w:rsidTr="000605DD">
        <w:trPr>
          <w:trHeight w:val="300"/>
          <w:jc w:val="center"/>
        </w:trPr>
        <w:tc>
          <w:tcPr>
            <w:tcW w:w="1037" w:type="pct"/>
            <w:tcBorders>
              <w:top w:val="nil"/>
              <w:bottom w:val="single" w:sz="4" w:space="0" w:color="auto"/>
            </w:tcBorders>
            <w:shd w:val="clear" w:color="auto" w:fill="auto"/>
            <w:noWrap/>
            <w:vAlign w:val="center"/>
          </w:tcPr>
          <w:p w14:paraId="1686BA6E" w14:textId="77777777" w:rsidR="000605DD" w:rsidRPr="00ED3698" w:rsidRDefault="000605DD" w:rsidP="009267EC">
            <w:pPr>
              <w:spacing w:before="0" w:after="0"/>
              <w:jc w:val="left"/>
              <w:rPr>
                <w:color w:val="000000"/>
                <w:lang w:eastAsia="en-CA"/>
              </w:rPr>
            </w:pPr>
            <w:r w:rsidRPr="00ED3698">
              <w:rPr>
                <w:color w:val="000000"/>
                <w:lang w:eastAsia="en-CA"/>
              </w:rPr>
              <w:t>H</w:t>
            </w:r>
            <w:r w:rsidRPr="003C45EA">
              <w:rPr>
                <w:color w:val="000000"/>
                <w:vertAlign w:val="superscript"/>
                <w:lang w:eastAsia="en-CA"/>
              </w:rPr>
              <w:t>+</w:t>
            </w:r>
          </w:p>
        </w:tc>
        <w:tc>
          <w:tcPr>
            <w:tcW w:w="844" w:type="pct"/>
            <w:tcBorders>
              <w:top w:val="nil"/>
              <w:bottom w:val="single" w:sz="4" w:space="0" w:color="auto"/>
            </w:tcBorders>
            <w:shd w:val="clear" w:color="auto" w:fill="auto"/>
            <w:noWrap/>
            <w:vAlign w:val="center"/>
          </w:tcPr>
          <w:p w14:paraId="49AADA76" w14:textId="77777777" w:rsidR="000605DD" w:rsidRPr="00ED3698" w:rsidRDefault="000605DD" w:rsidP="009267EC">
            <w:pPr>
              <w:spacing w:before="0" w:after="0"/>
              <w:jc w:val="center"/>
            </w:pPr>
            <w:r w:rsidRPr="00ED3698">
              <w:t>7.2</w:t>
            </w:r>
          </w:p>
        </w:tc>
        <w:tc>
          <w:tcPr>
            <w:tcW w:w="744" w:type="pct"/>
            <w:tcBorders>
              <w:top w:val="nil"/>
              <w:bottom w:val="single" w:sz="4" w:space="0" w:color="auto"/>
            </w:tcBorders>
            <w:vAlign w:val="center"/>
          </w:tcPr>
          <w:p w14:paraId="3A8BCC2A" w14:textId="77777777" w:rsidR="000605DD" w:rsidRPr="00ED3698" w:rsidRDefault="000605DD" w:rsidP="009267EC">
            <w:pPr>
              <w:spacing w:before="0" w:after="0"/>
              <w:jc w:val="center"/>
            </w:pPr>
            <w:r w:rsidRPr="00ED3698">
              <w:t>7.2</w:t>
            </w:r>
          </w:p>
        </w:tc>
        <w:tc>
          <w:tcPr>
            <w:tcW w:w="1567" w:type="pct"/>
            <w:tcBorders>
              <w:top w:val="nil"/>
              <w:bottom w:val="single" w:sz="4" w:space="0" w:color="auto"/>
            </w:tcBorders>
            <w:vAlign w:val="center"/>
          </w:tcPr>
          <w:p w14:paraId="2024454C" w14:textId="77777777" w:rsidR="000605DD" w:rsidRPr="00ED3698" w:rsidRDefault="000605DD" w:rsidP="009267EC">
            <w:pPr>
              <w:spacing w:before="0" w:after="0"/>
              <w:jc w:val="center"/>
            </w:pPr>
            <w:r w:rsidRPr="00ED3698">
              <w:t>7.2</w:t>
            </w:r>
          </w:p>
        </w:tc>
        <w:tc>
          <w:tcPr>
            <w:tcW w:w="808" w:type="pct"/>
            <w:tcBorders>
              <w:top w:val="nil"/>
              <w:bottom w:val="single" w:sz="4" w:space="0" w:color="auto"/>
            </w:tcBorders>
            <w:shd w:val="clear" w:color="auto" w:fill="auto"/>
            <w:noWrap/>
            <w:vAlign w:val="center"/>
          </w:tcPr>
          <w:p w14:paraId="2A832683" w14:textId="77777777" w:rsidR="000605DD" w:rsidRPr="00ED3698" w:rsidRDefault="000605DD" w:rsidP="009267EC">
            <w:pPr>
              <w:spacing w:before="0" w:after="0"/>
              <w:jc w:val="center"/>
              <w:rPr>
                <w:color w:val="000000"/>
                <w:lang w:eastAsia="en-CA"/>
              </w:rPr>
            </w:pPr>
            <w:r>
              <w:rPr>
                <w:color w:val="000000"/>
                <w:lang w:eastAsia="en-CA"/>
              </w:rPr>
              <w:t>pH</w:t>
            </w:r>
          </w:p>
        </w:tc>
      </w:tr>
      <w:tr w:rsidR="000605DD" w:rsidRPr="00ED3698" w14:paraId="1554E5C2" w14:textId="77777777" w:rsidTr="000605DD">
        <w:trPr>
          <w:trHeight w:val="300"/>
          <w:jc w:val="center"/>
        </w:trPr>
        <w:tc>
          <w:tcPr>
            <w:tcW w:w="1037" w:type="pct"/>
            <w:tcBorders>
              <w:top w:val="single" w:sz="4" w:space="0" w:color="auto"/>
              <w:bottom w:val="single" w:sz="4" w:space="0" w:color="auto"/>
            </w:tcBorders>
            <w:shd w:val="clear" w:color="auto" w:fill="auto"/>
            <w:noWrap/>
            <w:vAlign w:val="center"/>
          </w:tcPr>
          <w:p w14:paraId="560A9471" w14:textId="77777777" w:rsidR="000605DD" w:rsidRPr="00ED3698" w:rsidRDefault="000605DD" w:rsidP="009267EC">
            <w:pPr>
              <w:spacing w:before="0" w:after="0"/>
              <w:jc w:val="left"/>
              <w:rPr>
                <w:i/>
                <w:color w:val="000000"/>
                <w:lang w:eastAsia="zh-CN"/>
              </w:rPr>
            </w:pPr>
            <w:r>
              <w:rPr>
                <w:i/>
                <w:color w:val="000000"/>
                <w:lang w:eastAsia="en-CA"/>
              </w:rPr>
              <w:t>NAPL phase</w:t>
            </w:r>
          </w:p>
        </w:tc>
        <w:tc>
          <w:tcPr>
            <w:tcW w:w="844" w:type="pct"/>
            <w:tcBorders>
              <w:top w:val="single" w:sz="4" w:space="0" w:color="auto"/>
              <w:bottom w:val="single" w:sz="4" w:space="0" w:color="auto"/>
            </w:tcBorders>
            <w:shd w:val="clear" w:color="auto" w:fill="auto"/>
            <w:noWrap/>
            <w:vAlign w:val="center"/>
          </w:tcPr>
          <w:p w14:paraId="6EED9FC5" w14:textId="77777777" w:rsidR="000605DD" w:rsidRPr="00ED3698" w:rsidRDefault="000605DD" w:rsidP="009267EC">
            <w:pPr>
              <w:spacing w:before="0" w:after="0"/>
              <w:jc w:val="center"/>
              <w:rPr>
                <w:i/>
              </w:rPr>
            </w:pPr>
          </w:p>
        </w:tc>
        <w:tc>
          <w:tcPr>
            <w:tcW w:w="744" w:type="pct"/>
            <w:tcBorders>
              <w:top w:val="single" w:sz="4" w:space="0" w:color="auto"/>
              <w:bottom w:val="single" w:sz="4" w:space="0" w:color="auto"/>
            </w:tcBorders>
            <w:vAlign w:val="center"/>
          </w:tcPr>
          <w:p w14:paraId="2D1737E9" w14:textId="77777777" w:rsidR="000605DD" w:rsidRPr="00ED3698" w:rsidRDefault="000605DD" w:rsidP="009267EC">
            <w:pPr>
              <w:spacing w:before="0" w:after="0"/>
              <w:jc w:val="center"/>
              <w:rPr>
                <w:i/>
              </w:rPr>
            </w:pPr>
          </w:p>
        </w:tc>
        <w:tc>
          <w:tcPr>
            <w:tcW w:w="1567" w:type="pct"/>
            <w:tcBorders>
              <w:top w:val="single" w:sz="4" w:space="0" w:color="auto"/>
              <w:bottom w:val="single" w:sz="4" w:space="0" w:color="auto"/>
            </w:tcBorders>
            <w:vAlign w:val="center"/>
          </w:tcPr>
          <w:p w14:paraId="6EC8BC7C" w14:textId="77777777" w:rsidR="000605DD" w:rsidRPr="00ED3698" w:rsidRDefault="000605DD" w:rsidP="009267EC">
            <w:pPr>
              <w:spacing w:before="0" w:after="0"/>
              <w:jc w:val="center"/>
              <w:rPr>
                <w:i/>
              </w:rPr>
            </w:pPr>
          </w:p>
        </w:tc>
        <w:tc>
          <w:tcPr>
            <w:tcW w:w="808" w:type="pct"/>
            <w:tcBorders>
              <w:top w:val="single" w:sz="4" w:space="0" w:color="auto"/>
              <w:bottom w:val="single" w:sz="4" w:space="0" w:color="auto"/>
            </w:tcBorders>
            <w:shd w:val="clear" w:color="auto" w:fill="auto"/>
            <w:noWrap/>
            <w:vAlign w:val="center"/>
          </w:tcPr>
          <w:p w14:paraId="25F3CEE5" w14:textId="77777777" w:rsidR="000605DD" w:rsidRPr="00ED3698" w:rsidRDefault="000605DD" w:rsidP="009267EC">
            <w:pPr>
              <w:spacing w:before="0" w:after="0"/>
              <w:jc w:val="center"/>
              <w:rPr>
                <w:i/>
                <w:color w:val="000000"/>
                <w:lang w:eastAsia="en-CA"/>
              </w:rPr>
            </w:pPr>
          </w:p>
        </w:tc>
      </w:tr>
      <w:tr w:rsidR="000605DD" w:rsidRPr="00ED3698" w14:paraId="2B3023E6" w14:textId="77777777" w:rsidTr="000605DD">
        <w:trPr>
          <w:trHeight w:val="300"/>
          <w:jc w:val="center"/>
        </w:trPr>
        <w:tc>
          <w:tcPr>
            <w:tcW w:w="1037" w:type="pct"/>
            <w:tcBorders>
              <w:top w:val="single" w:sz="4" w:space="0" w:color="auto"/>
              <w:bottom w:val="single" w:sz="4" w:space="0" w:color="auto"/>
            </w:tcBorders>
            <w:shd w:val="clear" w:color="auto" w:fill="auto"/>
            <w:noWrap/>
            <w:vAlign w:val="center"/>
          </w:tcPr>
          <w:p w14:paraId="74FF10A6" w14:textId="77777777" w:rsidR="000605DD" w:rsidRPr="00ED3698" w:rsidRDefault="000605DD" w:rsidP="009267EC">
            <w:pPr>
              <w:spacing w:before="0" w:after="0"/>
              <w:jc w:val="left"/>
              <w:rPr>
                <w:color w:val="000000"/>
                <w:lang w:eastAsia="en-CA"/>
              </w:rPr>
            </w:pPr>
            <w:r w:rsidRPr="00ED3698">
              <w:rPr>
                <w:color w:val="000000"/>
                <w:lang w:eastAsia="en-CA"/>
              </w:rPr>
              <w:t>C</w:t>
            </w:r>
            <w:r w:rsidRPr="003C45EA">
              <w:rPr>
                <w:color w:val="000000"/>
                <w:vertAlign w:val="subscript"/>
                <w:lang w:eastAsia="en-CA"/>
              </w:rPr>
              <w:t>6</w:t>
            </w:r>
            <w:r>
              <w:rPr>
                <w:rFonts w:hint="eastAsia"/>
                <w:color w:val="000000"/>
                <w:lang w:eastAsia="zh-CN"/>
              </w:rPr>
              <w:t>H</w:t>
            </w:r>
            <w:r w:rsidRPr="003C45EA">
              <w:rPr>
                <w:color w:val="000000"/>
                <w:vertAlign w:val="subscript"/>
                <w:lang w:eastAsia="en-CA"/>
              </w:rPr>
              <w:t>6</w:t>
            </w:r>
            <w:r>
              <w:rPr>
                <w:color w:val="000000"/>
                <w:lang w:eastAsia="en-CA"/>
              </w:rPr>
              <w:t>(n</w:t>
            </w:r>
            <w:r w:rsidRPr="00ED3698">
              <w:rPr>
                <w:color w:val="000000"/>
                <w:lang w:eastAsia="en-CA"/>
              </w:rPr>
              <w:t>)</w:t>
            </w:r>
          </w:p>
        </w:tc>
        <w:tc>
          <w:tcPr>
            <w:tcW w:w="844" w:type="pct"/>
            <w:tcBorders>
              <w:top w:val="single" w:sz="4" w:space="0" w:color="auto"/>
              <w:bottom w:val="single" w:sz="4" w:space="0" w:color="auto"/>
            </w:tcBorders>
            <w:shd w:val="clear" w:color="auto" w:fill="auto"/>
            <w:noWrap/>
            <w:vAlign w:val="center"/>
          </w:tcPr>
          <w:p w14:paraId="782EB3F3" w14:textId="77777777" w:rsidR="000605DD" w:rsidRPr="00ED3698" w:rsidRDefault="000605DD" w:rsidP="009267EC">
            <w:pPr>
              <w:spacing w:before="0" w:after="0"/>
              <w:jc w:val="center"/>
            </w:pPr>
            <w:r w:rsidRPr="00ED3698">
              <w:t>0.0</w:t>
            </w:r>
          </w:p>
        </w:tc>
        <w:tc>
          <w:tcPr>
            <w:tcW w:w="744" w:type="pct"/>
            <w:tcBorders>
              <w:top w:val="single" w:sz="4" w:space="0" w:color="auto"/>
              <w:bottom w:val="single" w:sz="4" w:space="0" w:color="auto"/>
            </w:tcBorders>
            <w:vAlign w:val="center"/>
          </w:tcPr>
          <w:p w14:paraId="32BA7707" w14:textId="77777777" w:rsidR="000605DD" w:rsidRPr="00ED3698" w:rsidRDefault="000605DD" w:rsidP="009267EC">
            <w:pPr>
              <w:spacing w:before="0" w:after="0"/>
              <w:jc w:val="center"/>
            </w:pPr>
            <w:r w:rsidRPr="00ED3698">
              <w:t>0.01</w:t>
            </w:r>
          </w:p>
        </w:tc>
        <w:tc>
          <w:tcPr>
            <w:tcW w:w="1567" w:type="pct"/>
            <w:tcBorders>
              <w:top w:val="single" w:sz="4" w:space="0" w:color="auto"/>
              <w:bottom w:val="single" w:sz="4" w:space="0" w:color="auto"/>
            </w:tcBorders>
            <w:vAlign w:val="center"/>
          </w:tcPr>
          <w:p w14:paraId="367503DC" w14:textId="77777777" w:rsidR="000605DD" w:rsidRPr="00ED3698" w:rsidRDefault="000605DD" w:rsidP="009267EC">
            <w:pPr>
              <w:spacing w:before="0" w:after="0"/>
              <w:jc w:val="center"/>
            </w:pPr>
            <w:r w:rsidRPr="00ED3698">
              <w:t>-</w:t>
            </w:r>
          </w:p>
        </w:tc>
        <w:tc>
          <w:tcPr>
            <w:tcW w:w="808" w:type="pct"/>
            <w:tcBorders>
              <w:top w:val="single" w:sz="4" w:space="0" w:color="auto"/>
              <w:bottom w:val="single" w:sz="4" w:space="0" w:color="auto"/>
            </w:tcBorders>
            <w:shd w:val="clear" w:color="auto" w:fill="auto"/>
            <w:noWrap/>
            <w:vAlign w:val="center"/>
          </w:tcPr>
          <w:p w14:paraId="4221F13A" w14:textId="77777777" w:rsidR="000605DD" w:rsidRPr="008F5EF7" w:rsidRDefault="000605DD" w:rsidP="009267EC">
            <w:pPr>
              <w:spacing w:before="0" w:after="0"/>
              <w:jc w:val="center"/>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Pr>
                <w:rFonts w:hint="eastAsia"/>
                <w:color w:val="000000"/>
                <w:lang w:eastAsia="zh-CN"/>
              </w:rPr>
              <w:t>]</w:t>
            </w:r>
          </w:p>
        </w:tc>
      </w:tr>
    </w:tbl>
    <w:p w14:paraId="70DE029F" w14:textId="77777777" w:rsidR="0060798F" w:rsidRDefault="0060798F" w:rsidP="0060798F">
      <w:pPr>
        <w:pStyle w:val="Simpleline"/>
        <w:rPr>
          <w:lang w:eastAsia="zh-CN"/>
        </w:rPr>
      </w:pPr>
    </w:p>
    <w:p w14:paraId="10178653" w14:textId="77777777" w:rsidR="0060798F" w:rsidRPr="00ED3698" w:rsidRDefault="0060798F" w:rsidP="0060798F">
      <w:pPr>
        <w:pStyle w:val="Simpleline"/>
        <w:rPr>
          <w:lang w:eastAsia="zh-CN"/>
        </w:rPr>
      </w:pPr>
    </w:p>
    <w:p w14:paraId="7188DBAA" w14:textId="77777777" w:rsidR="0060798F" w:rsidRPr="00ED3698" w:rsidRDefault="0060798F" w:rsidP="0060798F">
      <w:pPr>
        <w:pStyle w:val="StyleHeading4Bold"/>
      </w:pPr>
      <w:bookmarkStart w:id="1016" w:name="_Toc520374763"/>
      <w:r w:rsidRPr="00ED3698">
        <w:t>Parameters</w:t>
      </w:r>
      <w:bookmarkEnd w:id="1016"/>
    </w:p>
    <w:p w14:paraId="2A600DD5" w14:textId="02C7F8F0" w:rsidR="0060798F" w:rsidRDefault="0060798F" w:rsidP="0060798F">
      <w:pPr>
        <w:rPr>
          <w:color w:val="000000"/>
          <w:lang w:eastAsia="zh-CN"/>
        </w:rPr>
      </w:pPr>
      <w:r w:rsidRPr="00ED3698">
        <w:t xml:space="preserve">The parameters of the porous media are: porosity </w:t>
      </w:r>
      <w:r w:rsidR="000605DD">
        <w:t xml:space="preserve">is </w:t>
      </w:r>
      <w:r w:rsidRPr="00ED3698">
        <w:t xml:space="preserve">0.30, hydraulic conductivity </w:t>
      </w:r>
      <w:r w:rsidR="000605DD">
        <w:t xml:space="preserve">is </w:t>
      </w:r>
      <w:r w:rsidRPr="00ED3698">
        <w:t>5.8</w:t>
      </w:r>
      <w:r w:rsidRPr="007E11F0">
        <w:t>×10</w:t>
      </w:r>
      <w:r w:rsidRPr="007E11F0">
        <w:rPr>
          <w:vertAlign w:val="superscript"/>
        </w:rPr>
        <w:t>-5</w:t>
      </w:r>
      <w:r>
        <w:t> m</w:t>
      </w:r>
      <w:r w:rsidRPr="003C45EA">
        <w:t xml:space="preserve"> </w:t>
      </w:r>
      <w:r w:rsidRPr="00ED3698">
        <w:t>s</w:t>
      </w:r>
      <w:r w:rsidRPr="00ED3698">
        <w:rPr>
          <w:vertAlign w:val="superscript"/>
        </w:rPr>
        <w:t>-1</w:t>
      </w:r>
      <w:r w:rsidR="004474F5">
        <w:t xml:space="preserve">.  </w:t>
      </w:r>
      <w:r w:rsidRPr="00ED3698">
        <w:rPr>
          <w:color w:val="000000"/>
          <w:lang w:eastAsia="en-CA"/>
        </w:rPr>
        <w:t>The</w:t>
      </w:r>
      <w:r>
        <w:rPr>
          <w:rFonts w:hint="eastAsia"/>
          <w:color w:val="000000"/>
          <w:lang w:eastAsia="zh-CN"/>
        </w:rPr>
        <w:t xml:space="preserve"> rate constant for the</w:t>
      </w:r>
      <w:r w:rsidRPr="00ED3698">
        <w:rPr>
          <w:color w:val="000000"/>
          <w:lang w:eastAsia="en-CA"/>
        </w:rPr>
        <w:t xml:space="preserve"> degassing </w:t>
      </w:r>
      <w:r>
        <w:rPr>
          <w:rFonts w:hint="eastAsia"/>
          <w:color w:val="000000"/>
          <w:lang w:eastAsia="zh-CN"/>
        </w:rPr>
        <w:t xml:space="preserve">of </w:t>
      </w:r>
      <w:r w:rsidR="000605DD">
        <w:rPr>
          <w:color w:val="000000"/>
          <w:lang w:eastAsia="zh-CN"/>
        </w:rPr>
        <w:t>ex</w:t>
      </w:r>
      <w:r>
        <w:rPr>
          <w:rFonts w:hint="eastAsia"/>
          <w:color w:val="000000"/>
          <w:lang w:eastAsia="zh-CN"/>
        </w:rPr>
        <w:t>solved gas</w:t>
      </w:r>
      <w:r w:rsidRPr="00ED3698">
        <w:rPr>
          <w:color w:val="000000"/>
          <w:lang w:eastAsia="en-CA"/>
        </w:rPr>
        <w:t xml:space="preserve"> is 1.0</w:t>
      </w:r>
      <w:r w:rsidRPr="007E11F0">
        <w:t>×10</w:t>
      </w:r>
      <w:r>
        <w:rPr>
          <w:vertAlign w:val="superscript"/>
        </w:rPr>
        <w:t>-</w:t>
      </w:r>
      <w:r>
        <w:rPr>
          <w:rFonts w:hint="eastAsia"/>
          <w:vertAlign w:val="superscript"/>
          <w:lang w:eastAsia="zh-CN"/>
        </w:rPr>
        <w:t>8</w:t>
      </w:r>
      <w:r>
        <w:rPr>
          <w:vertAlign w:val="superscript"/>
        </w:rPr>
        <w:t> </w:t>
      </w:r>
      <w:r w:rsidRPr="00ED3698">
        <w:rPr>
          <w:color w:val="000000"/>
          <w:lang w:eastAsia="en-CA"/>
        </w:rPr>
        <w:t xml:space="preserve">mol </w:t>
      </w:r>
      <w:r w:rsidR="000605DD">
        <w:rPr>
          <w:color w:val="000000"/>
          <w:lang w:eastAsia="en-CA"/>
        </w:rPr>
        <w:t>l</w:t>
      </w:r>
      <w:r w:rsidRPr="00ED3698">
        <w:rPr>
          <w:color w:val="000000"/>
          <w:vertAlign w:val="superscript"/>
          <w:lang w:eastAsia="en-CA"/>
        </w:rPr>
        <w:t>-1</w:t>
      </w:r>
      <w:r w:rsidRPr="00ED3698">
        <w:rPr>
          <w:color w:val="000000"/>
          <w:lang w:eastAsia="en-CA"/>
        </w:rPr>
        <w:t xml:space="preserve"> H</w:t>
      </w:r>
      <w:r w:rsidRPr="00ED3698">
        <w:rPr>
          <w:color w:val="000000"/>
          <w:vertAlign w:val="subscript"/>
          <w:lang w:eastAsia="en-CA"/>
        </w:rPr>
        <w:t>2</w:t>
      </w:r>
      <w:r w:rsidRPr="00ED3698">
        <w:rPr>
          <w:color w:val="000000"/>
          <w:lang w:eastAsia="en-CA"/>
        </w:rPr>
        <w:t>O s</w:t>
      </w:r>
      <w:r w:rsidRPr="00ED3698">
        <w:rPr>
          <w:color w:val="000000"/>
          <w:vertAlign w:val="superscript"/>
          <w:lang w:eastAsia="en-CA"/>
        </w:rPr>
        <w:t>-1</w:t>
      </w:r>
      <w:r w:rsidRPr="00ED3698">
        <w:rPr>
          <w:color w:val="000000"/>
          <w:lang w:eastAsia="en-CA"/>
        </w:rPr>
        <w:t>.</w:t>
      </w:r>
    </w:p>
    <w:p w14:paraId="41FF6EA2" w14:textId="77777777" w:rsidR="0060798F" w:rsidRDefault="0060798F" w:rsidP="0060798F">
      <w:pPr>
        <w:rPr>
          <w:color w:val="000000"/>
          <w:lang w:eastAsia="zh-CN"/>
        </w:rPr>
      </w:pPr>
      <w:r>
        <w:rPr>
          <w:rFonts w:hint="eastAsia"/>
          <w:color w:val="000000"/>
          <w:lang w:eastAsia="zh-CN"/>
        </w:rPr>
        <w:t xml:space="preserve">The </w:t>
      </w:r>
      <w:r w:rsidR="000605DD">
        <w:rPr>
          <w:color w:val="000000"/>
          <w:lang w:eastAsia="zh-CN"/>
        </w:rPr>
        <w:t xml:space="preserve">NAPL </w:t>
      </w:r>
      <w:r>
        <w:rPr>
          <w:color w:val="000000"/>
          <w:lang w:eastAsia="zh-CN"/>
        </w:rPr>
        <w:t>dissolution</w:t>
      </w:r>
      <w:r w:rsidR="000605DD">
        <w:rPr>
          <w:rFonts w:hint="eastAsia"/>
          <w:color w:val="000000"/>
          <w:lang w:eastAsia="zh-CN"/>
        </w:rPr>
        <w:t xml:space="preserve"> of C</w:t>
      </w:r>
      <w:r w:rsidR="000605DD" w:rsidRPr="00C3180A">
        <w:rPr>
          <w:rFonts w:hint="eastAsia"/>
          <w:color w:val="000000"/>
          <w:vertAlign w:val="subscript"/>
          <w:lang w:eastAsia="zh-CN"/>
        </w:rPr>
        <w:t>6</w:t>
      </w:r>
      <w:r w:rsidR="000605DD">
        <w:rPr>
          <w:rFonts w:hint="eastAsia"/>
          <w:color w:val="000000"/>
          <w:lang w:eastAsia="zh-CN"/>
        </w:rPr>
        <w:t>H</w:t>
      </w:r>
      <w:r w:rsidR="000605DD" w:rsidRPr="00C3180A">
        <w:rPr>
          <w:rFonts w:hint="eastAsia"/>
          <w:color w:val="000000"/>
          <w:vertAlign w:val="subscript"/>
          <w:lang w:eastAsia="zh-CN"/>
        </w:rPr>
        <w:t>6</w:t>
      </w:r>
      <w:r w:rsidR="000605DD">
        <w:rPr>
          <w:rFonts w:hint="eastAsia"/>
          <w:color w:val="000000"/>
          <w:lang w:eastAsia="zh-CN"/>
        </w:rPr>
        <w:t>(</w:t>
      </w:r>
      <w:r w:rsidR="000605DD">
        <w:rPr>
          <w:color w:val="000000"/>
          <w:lang w:eastAsia="zh-CN"/>
        </w:rPr>
        <w:t>n</w:t>
      </w:r>
      <w:r>
        <w:rPr>
          <w:rFonts w:hint="eastAsia"/>
          <w:color w:val="000000"/>
          <w:lang w:eastAsia="zh-CN"/>
        </w:rPr>
        <w:t xml:space="preserve">) can be expressed </w:t>
      </w:r>
      <w:r w:rsidR="000605DD">
        <w:rPr>
          <w:color w:val="000000"/>
          <w:lang w:eastAsia="zh-CN"/>
        </w:rPr>
        <w:t>analogous to a</w:t>
      </w:r>
      <w:r>
        <w:rPr>
          <w:rFonts w:hint="eastAsia"/>
          <w:color w:val="000000"/>
          <w:lang w:eastAsia="zh-CN"/>
        </w:rPr>
        <w:t xml:space="preserve"> mineral dissolution</w:t>
      </w:r>
      <w:r w:rsidR="000605DD">
        <w:rPr>
          <w:color w:val="000000"/>
          <w:lang w:eastAsia="zh-CN"/>
        </w:rPr>
        <w:t>-precipitation reaction</w:t>
      </w:r>
      <w:r>
        <w:rPr>
          <w:rFonts w:hint="eastAsia"/>
          <w:color w:val="000000"/>
          <w:lang w:eastAsia="zh-CN"/>
        </w:rPr>
        <w:t>:</w:t>
      </w:r>
    </w:p>
    <w:p w14:paraId="7F4416E9" w14:textId="77777777" w:rsidR="0060798F" w:rsidRDefault="000605DD" w:rsidP="0060798F">
      <w:pPr>
        <w:rPr>
          <w:color w:val="000000"/>
          <w:lang w:eastAsia="zh-CN"/>
        </w:rPr>
      </w:pPr>
      <w:r>
        <w:rPr>
          <w:rFonts w:hint="eastAsia"/>
          <w:color w:val="000000"/>
          <w:lang w:eastAsia="zh-CN"/>
        </w:rPr>
        <w:lastRenderedPageBreak/>
        <w:t>C</w:t>
      </w:r>
      <w:r w:rsidRPr="00C3180A">
        <w:rPr>
          <w:rFonts w:hint="eastAsia"/>
          <w:color w:val="000000"/>
          <w:vertAlign w:val="subscript"/>
          <w:lang w:eastAsia="zh-CN"/>
        </w:rPr>
        <w:t>6</w:t>
      </w:r>
      <w:r>
        <w:rPr>
          <w:rFonts w:hint="eastAsia"/>
          <w:color w:val="000000"/>
          <w:lang w:eastAsia="zh-CN"/>
        </w:rPr>
        <w:t>H</w:t>
      </w:r>
      <w:r w:rsidRPr="00C3180A">
        <w:rPr>
          <w:rFonts w:hint="eastAsia"/>
          <w:color w:val="000000"/>
          <w:vertAlign w:val="subscript"/>
          <w:lang w:eastAsia="zh-CN"/>
        </w:rPr>
        <w:t>6</w:t>
      </w:r>
      <w:r>
        <w:rPr>
          <w:rFonts w:hint="eastAsia"/>
          <w:color w:val="000000"/>
          <w:lang w:eastAsia="zh-CN"/>
        </w:rPr>
        <w:t xml:space="preserve"> </w:t>
      </w:r>
      <w:r>
        <w:rPr>
          <w:color w:val="000000"/>
          <w:lang w:eastAsia="zh-CN"/>
        </w:rPr>
        <w:t xml:space="preserve">↔ </w:t>
      </w:r>
      <w:r>
        <w:rPr>
          <w:rFonts w:hint="eastAsia"/>
          <w:color w:val="000000"/>
          <w:lang w:eastAsia="zh-CN"/>
        </w:rPr>
        <w:t>C</w:t>
      </w:r>
      <w:r w:rsidRPr="00C3180A">
        <w:rPr>
          <w:rFonts w:hint="eastAsia"/>
          <w:color w:val="000000"/>
          <w:vertAlign w:val="subscript"/>
          <w:lang w:eastAsia="zh-CN"/>
        </w:rPr>
        <w:t>6</w:t>
      </w:r>
      <w:r>
        <w:rPr>
          <w:rFonts w:hint="eastAsia"/>
          <w:color w:val="000000"/>
          <w:lang w:eastAsia="zh-CN"/>
        </w:rPr>
        <w:t>H</w:t>
      </w:r>
      <w:r w:rsidRPr="00C3180A">
        <w:rPr>
          <w:rFonts w:hint="eastAsia"/>
          <w:color w:val="000000"/>
          <w:vertAlign w:val="subscript"/>
          <w:lang w:eastAsia="zh-CN"/>
        </w:rPr>
        <w:t>6</w:t>
      </w:r>
      <w:r>
        <w:rPr>
          <w:rFonts w:hint="eastAsia"/>
          <w:color w:val="000000"/>
          <w:lang w:eastAsia="zh-CN"/>
        </w:rPr>
        <w:t>(</w:t>
      </w:r>
      <w:r>
        <w:rPr>
          <w:color w:val="000000"/>
          <w:lang w:eastAsia="zh-CN"/>
        </w:rPr>
        <w:t>n</w:t>
      </w:r>
      <w:r w:rsidR="0060798F">
        <w:rPr>
          <w:rFonts w:hint="eastAsia"/>
          <w:color w:val="000000"/>
          <w:lang w:eastAsia="zh-CN"/>
        </w:rPr>
        <w:t>)           log</w:t>
      </w:r>
      <w:r>
        <w:rPr>
          <w:color w:val="000000"/>
          <w:lang w:eastAsia="zh-CN"/>
        </w:rPr>
        <w:t xml:space="preserve"> </w:t>
      </w:r>
      <w:r w:rsidR="0060798F">
        <w:rPr>
          <w:rFonts w:hint="eastAsia"/>
          <w:color w:val="000000"/>
          <w:lang w:eastAsia="zh-CN"/>
        </w:rPr>
        <w:t>K</w:t>
      </w:r>
      <w:r>
        <w:rPr>
          <w:color w:val="000000"/>
          <w:lang w:eastAsia="zh-CN"/>
        </w:rPr>
        <w:t xml:space="preserve"> </w:t>
      </w:r>
      <w:r w:rsidR="0060798F">
        <w:rPr>
          <w:rFonts w:hint="eastAsia"/>
          <w:color w:val="000000"/>
          <w:lang w:eastAsia="zh-CN"/>
        </w:rPr>
        <w:t>=</w:t>
      </w:r>
      <w:r>
        <w:rPr>
          <w:color w:val="000000"/>
          <w:lang w:eastAsia="zh-CN"/>
        </w:rPr>
        <w:t xml:space="preserve"> </w:t>
      </w:r>
      <w:r w:rsidR="0060798F">
        <w:rPr>
          <w:rFonts w:hint="eastAsia"/>
          <w:color w:val="000000"/>
          <w:lang w:eastAsia="zh-CN"/>
        </w:rPr>
        <w:t>3.19</w:t>
      </w:r>
      <w:r>
        <w:rPr>
          <w:color w:val="000000"/>
          <w:lang w:eastAsia="zh-CN"/>
        </w:rPr>
        <w:t>4</w:t>
      </w:r>
    </w:p>
    <w:p w14:paraId="722FF595" w14:textId="77777777" w:rsidR="0060798F" w:rsidRDefault="0060798F" w:rsidP="0060798F">
      <w:pPr>
        <w:rPr>
          <w:color w:val="000000"/>
          <w:lang w:eastAsia="zh-CN"/>
        </w:rPr>
      </w:pPr>
      <w:r>
        <w:rPr>
          <w:rFonts w:hint="eastAsia"/>
          <w:color w:val="000000"/>
          <w:lang w:eastAsia="zh-CN"/>
        </w:rPr>
        <w:t xml:space="preserve">The initial rate constant is </w:t>
      </w:r>
      <w:r w:rsidR="000605DD">
        <w:rPr>
          <w:color w:val="000000"/>
          <w:lang w:eastAsia="zh-CN"/>
        </w:rPr>
        <w:t xml:space="preserve">set to </w:t>
      </w:r>
      <w:r w:rsidRPr="00ED3698">
        <w:rPr>
          <w:color w:val="000000"/>
          <w:lang w:eastAsia="en-CA"/>
        </w:rPr>
        <w:t>1.0</w:t>
      </w:r>
      <w:r w:rsidRPr="007E11F0">
        <w:t>×10</w:t>
      </w:r>
      <w:r>
        <w:rPr>
          <w:vertAlign w:val="superscript"/>
        </w:rPr>
        <w:t>-</w:t>
      </w:r>
      <w:r>
        <w:rPr>
          <w:rFonts w:hint="eastAsia"/>
          <w:vertAlign w:val="superscript"/>
          <w:lang w:eastAsia="zh-CN"/>
        </w:rPr>
        <w:t>7</w:t>
      </w:r>
      <w:r>
        <w:rPr>
          <w:vertAlign w:val="superscript"/>
        </w:rPr>
        <w:t> </w:t>
      </w:r>
      <w:r w:rsidRPr="00D54C42">
        <w:t>m</w:t>
      </w:r>
      <w:r w:rsidR="000605DD">
        <w:t>ol l</w:t>
      </w:r>
      <w:r w:rsidRPr="00D54C42">
        <w:rPr>
          <w:vertAlign w:val="superscript"/>
        </w:rPr>
        <w:t>-1</w:t>
      </w:r>
      <w:r w:rsidRPr="00D54C42">
        <w:t xml:space="preserve"> bulk</w:t>
      </w:r>
      <w:r w:rsidR="000605DD">
        <w:t xml:space="preserve"> s</w:t>
      </w:r>
      <w:r w:rsidR="000605DD" w:rsidRPr="000605DD">
        <w:rPr>
          <w:vertAlign w:val="superscript"/>
        </w:rPr>
        <w:t>-1</w:t>
      </w:r>
      <w:r w:rsidRPr="00D54C42">
        <w:rPr>
          <w:rFonts w:hint="eastAsia"/>
          <w:color w:val="000000"/>
          <w:lang w:eastAsia="zh-CN"/>
        </w:rPr>
        <w:t>.</w:t>
      </w:r>
    </w:p>
    <w:p w14:paraId="34ED4898" w14:textId="6C83BB5F" w:rsidR="0060798F" w:rsidRDefault="0060798F" w:rsidP="0060798F">
      <w:pPr>
        <w:rPr>
          <w:color w:val="000000"/>
          <w:lang w:eastAsia="zh-CN"/>
        </w:rPr>
      </w:pPr>
      <w:r>
        <w:rPr>
          <w:rFonts w:hint="eastAsia"/>
          <w:color w:val="000000"/>
          <w:lang w:eastAsia="zh-CN"/>
        </w:rPr>
        <w:t>The i</w:t>
      </w:r>
      <w:r w:rsidRPr="00511DB1">
        <w:rPr>
          <w:color w:val="000000"/>
          <w:lang w:eastAsia="zh-CN"/>
        </w:rPr>
        <w:t>ntra-aqueous kinetic reactions</w:t>
      </w:r>
      <w:r>
        <w:rPr>
          <w:rFonts w:hint="eastAsia"/>
          <w:color w:val="000000"/>
          <w:lang w:eastAsia="zh-CN"/>
        </w:rPr>
        <w:t xml:space="preserve"> and the </w:t>
      </w:r>
      <w:r w:rsidR="000605DD">
        <w:rPr>
          <w:color w:val="000000"/>
          <w:lang w:eastAsia="zh-CN"/>
        </w:rPr>
        <w:t>effective rate coefficients</w:t>
      </w:r>
      <w:r>
        <w:rPr>
          <w:rFonts w:hint="eastAsia"/>
          <w:color w:val="000000"/>
          <w:lang w:eastAsia="zh-CN"/>
        </w:rPr>
        <w:t xml:space="preserve"> are listed in </w:t>
      </w:r>
      <w:r w:rsidR="005F5019">
        <w:rPr>
          <w:color w:val="000000"/>
          <w:lang w:eastAsia="zh-CN"/>
        </w:rPr>
        <w:fldChar w:fldCharType="begin"/>
      </w:r>
      <w:r>
        <w:rPr>
          <w:color w:val="000000"/>
          <w:lang w:eastAsia="zh-CN"/>
        </w:rPr>
        <w:instrText xml:space="preserve"> </w:instrText>
      </w:r>
      <w:r>
        <w:rPr>
          <w:rFonts w:hint="eastAsia"/>
          <w:color w:val="000000"/>
          <w:lang w:eastAsia="zh-CN"/>
        </w:rPr>
        <w:instrText>REF _Ref366680901 \h</w:instrText>
      </w:r>
      <w:r>
        <w:rPr>
          <w:color w:val="000000"/>
          <w:lang w:eastAsia="zh-CN"/>
        </w:rPr>
        <w:instrText xml:space="preserve"> </w:instrText>
      </w:r>
      <w:r w:rsidR="005F5019">
        <w:rPr>
          <w:color w:val="000000"/>
          <w:lang w:eastAsia="zh-CN"/>
        </w:rPr>
      </w:r>
      <w:r w:rsidR="005F5019">
        <w:rPr>
          <w:color w:val="000000"/>
          <w:lang w:eastAsia="zh-CN"/>
        </w:rPr>
        <w:fldChar w:fldCharType="separate"/>
      </w:r>
      <w:r w:rsidR="00B560DA" w:rsidRPr="00ED3698">
        <w:t xml:space="preserve">Table </w:t>
      </w:r>
      <w:r w:rsidR="00B560DA">
        <w:rPr>
          <w:noProof/>
        </w:rPr>
        <w:t>3</w:t>
      </w:r>
      <w:r w:rsidR="00B560DA">
        <w:t>.</w:t>
      </w:r>
      <w:r w:rsidR="00B560DA">
        <w:rPr>
          <w:noProof/>
        </w:rPr>
        <w:t>37</w:t>
      </w:r>
      <w:r w:rsidR="005F5019">
        <w:rPr>
          <w:color w:val="000000"/>
          <w:lang w:eastAsia="zh-CN"/>
        </w:rPr>
        <w:fldChar w:fldCharType="end"/>
      </w:r>
      <w:r w:rsidR="004474F5">
        <w:rPr>
          <w:rFonts w:hint="eastAsia"/>
          <w:color w:val="000000"/>
          <w:lang w:eastAsia="zh-CN"/>
        </w:rPr>
        <w:t xml:space="preserve">.  </w:t>
      </w:r>
      <w:r w:rsidR="000605DD">
        <w:rPr>
          <w:color w:val="000000"/>
          <w:lang w:eastAsia="zh-CN"/>
        </w:rPr>
        <w:t xml:space="preserve">The reaction </w:t>
      </w:r>
      <w:r>
        <w:rPr>
          <w:rFonts w:hint="eastAsia"/>
          <w:color w:val="000000"/>
          <w:sz w:val="22"/>
          <w:szCs w:val="22"/>
          <w:lang w:eastAsia="zh-CN"/>
        </w:rPr>
        <w:t>C</w:t>
      </w:r>
      <w:r w:rsidRPr="00C95EF0">
        <w:rPr>
          <w:color w:val="000000"/>
          <w:sz w:val="22"/>
          <w:szCs w:val="22"/>
          <w:lang w:eastAsia="zh-CN"/>
        </w:rPr>
        <w:t>6</w:t>
      </w:r>
      <w:r>
        <w:rPr>
          <w:rFonts w:hint="eastAsia"/>
          <w:color w:val="000000"/>
          <w:sz w:val="22"/>
          <w:szCs w:val="22"/>
          <w:lang w:eastAsia="zh-CN"/>
        </w:rPr>
        <w:t>H</w:t>
      </w:r>
      <w:r w:rsidRPr="00C95EF0">
        <w:rPr>
          <w:color w:val="000000"/>
          <w:sz w:val="22"/>
          <w:szCs w:val="22"/>
          <w:lang w:eastAsia="zh-CN"/>
        </w:rPr>
        <w:t>6-</w:t>
      </w:r>
      <w:r>
        <w:rPr>
          <w:rFonts w:hint="eastAsia"/>
          <w:color w:val="000000"/>
          <w:sz w:val="22"/>
          <w:szCs w:val="22"/>
          <w:lang w:eastAsia="zh-CN"/>
        </w:rPr>
        <w:t>O</w:t>
      </w:r>
      <w:r w:rsidRPr="00C95EF0">
        <w:rPr>
          <w:color w:val="000000"/>
          <w:sz w:val="22"/>
          <w:szCs w:val="22"/>
          <w:lang w:eastAsia="zh-CN"/>
        </w:rPr>
        <w:t>2</w:t>
      </w:r>
      <w:r>
        <w:rPr>
          <w:rFonts w:hint="eastAsia"/>
          <w:color w:val="000000"/>
          <w:sz w:val="22"/>
          <w:szCs w:val="22"/>
          <w:lang w:eastAsia="zh-CN"/>
        </w:rPr>
        <w:t xml:space="preserve"> represents the </w:t>
      </w:r>
      <w:r w:rsidRPr="00ED3698">
        <w:t>aerobic degradation</w:t>
      </w:r>
      <w:r>
        <w:rPr>
          <w:rFonts w:hint="eastAsia"/>
          <w:lang w:eastAsia="zh-CN"/>
        </w:rPr>
        <w:t>,</w:t>
      </w:r>
      <w:r w:rsidRPr="00ED3698">
        <w:t xml:space="preserve"> </w:t>
      </w:r>
      <w:r>
        <w:rPr>
          <w:rFonts w:hint="eastAsia"/>
          <w:color w:val="000000"/>
          <w:sz w:val="22"/>
          <w:szCs w:val="22"/>
          <w:lang w:eastAsia="zh-CN"/>
        </w:rPr>
        <w:t>C</w:t>
      </w:r>
      <w:r w:rsidRPr="00C95EF0">
        <w:rPr>
          <w:color w:val="000000"/>
          <w:sz w:val="22"/>
          <w:szCs w:val="22"/>
          <w:lang w:eastAsia="zh-CN"/>
        </w:rPr>
        <w:t>6</w:t>
      </w:r>
      <w:r>
        <w:rPr>
          <w:rFonts w:hint="eastAsia"/>
          <w:color w:val="000000"/>
          <w:sz w:val="22"/>
          <w:szCs w:val="22"/>
          <w:lang w:eastAsia="zh-CN"/>
        </w:rPr>
        <w:t>H</w:t>
      </w:r>
      <w:r w:rsidRPr="00C95EF0">
        <w:rPr>
          <w:color w:val="000000"/>
          <w:sz w:val="22"/>
          <w:szCs w:val="22"/>
          <w:lang w:eastAsia="zh-CN"/>
        </w:rPr>
        <w:t>6</w:t>
      </w:r>
      <w:r w:rsidRPr="00C95EF0">
        <w:rPr>
          <w:sz w:val="22"/>
          <w:szCs w:val="22"/>
        </w:rPr>
        <w:t>-</w:t>
      </w:r>
      <w:r>
        <w:rPr>
          <w:rFonts w:hint="eastAsia"/>
          <w:sz w:val="22"/>
          <w:szCs w:val="22"/>
          <w:lang w:eastAsia="zh-CN"/>
        </w:rPr>
        <w:t xml:space="preserve">NO3 </w:t>
      </w:r>
      <w:r w:rsidR="000605DD">
        <w:rPr>
          <w:sz w:val="22"/>
          <w:szCs w:val="22"/>
          <w:lang w:eastAsia="zh-CN"/>
        </w:rPr>
        <w:t>defined contamiant degradation via</w:t>
      </w:r>
      <w:r>
        <w:rPr>
          <w:rFonts w:hint="eastAsia"/>
          <w:sz w:val="22"/>
          <w:szCs w:val="22"/>
          <w:lang w:eastAsia="zh-CN"/>
        </w:rPr>
        <w:t xml:space="preserve"> </w:t>
      </w:r>
      <w:r w:rsidRPr="00ED3698">
        <w:t>denitrification and</w:t>
      </w:r>
      <w:r>
        <w:rPr>
          <w:rFonts w:hint="eastAsia"/>
          <w:lang w:eastAsia="zh-CN"/>
        </w:rPr>
        <w:t xml:space="preserve"> </w:t>
      </w:r>
      <w:r>
        <w:rPr>
          <w:rFonts w:hint="eastAsia"/>
          <w:color w:val="000000"/>
          <w:sz w:val="22"/>
          <w:szCs w:val="22"/>
          <w:lang w:eastAsia="zh-CN"/>
        </w:rPr>
        <w:t>C</w:t>
      </w:r>
      <w:r w:rsidRPr="00C95EF0">
        <w:rPr>
          <w:color w:val="000000"/>
          <w:sz w:val="22"/>
          <w:szCs w:val="22"/>
          <w:lang w:eastAsia="zh-CN"/>
        </w:rPr>
        <w:t>6</w:t>
      </w:r>
      <w:r>
        <w:rPr>
          <w:rFonts w:hint="eastAsia"/>
          <w:color w:val="000000"/>
          <w:sz w:val="22"/>
          <w:szCs w:val="22"/>
          <w:lang w:eastAsia="zh-CN"/>
        </w:rPr>
        <w:t>H</w:t>
      </w:r>
      <w:r w:rsidRPr="00C95EF0">
        <w:rPr>
          <w:color w:val="000000"/>
          <w:sz w:val="22"/>
          <w:szCs w:val="22"/>
          <w:lang w:eastAsia="zh-CN"/>
        </w:rPr>
        <w:t>6</w:t>
      </w:r>
      <w:r w:rsidRPr="00C95EF0">
        <w:rPr>
          <w:sz w:val="22"/>
          <w:szCs w:val="22"/>
        </w:rPr>
        <w:t>-</w:t>
      </w:r>
      <w:r>
        <w:rPr>
          <w:rFonts w:hint="eastAsia"/>
          <w:sz w:val="22"/>
          <w:szCs w:val="22"/>
          <w:lang w:eastAsia="zh-CN"/>
        </w:rPr>
        <w:t>CH</w:t>
      </w:r>
      <w:r w:rsidRPr="00C95EF0">
        <w:rPr>
          <w:sz w:val="22"/>
          <w:szCs w:val="22"/>
        </w:rPr>
        <w:t>4</w:t>
      </w:r>
      <w:r>
        <w:rPr>
          <w:rFonts w:hint="eastAsia"/>
          <w:sz w:val="22"/>
          <w:szCs w:val="22"/>
          <w:lang w:eastAsia="zh-CN"/>
        </w:rPr>
        <w:t xml:space="preserve"> </w:t>
      </w:r>
      <w:r w:rsidR="00C3180A">
        <w:rPr>
          <w:sz w:val="22"/>
          <w:szCs w:val="22"/>
          <w:lang w:eastAsia="zh-CN"/>
        </w:rPr>
        <w:t>is related to</w:t>
      </w:r>
      <w:r w:rsidRPr="00ED3698">
        <w:t xml:space="preserve"> fermentation</w:t>
      </w:r>
      <w:r w:rsidR="00C3180A">
        <w:t xml:space="preserve"> and methanogenesis of the contamiant</w:t>
      </w:r>
      <w:r w:rsidR="004474F5">
        <w:rPr>
          <w:rFonts w:hint="eastAsia"/>
          <w:lang w:eastAsia="zh-CN"/>
        </w:rPr>
        <w:t xml:space="preserve">.  </w:t>
      </w:r>
      <w:r>
        <w:rPr>
          <w:rFonts w:hint="eastAsia"/>
          <w:lang w:eastAsia="zh-CN"/>
        </w:rPr>
        <w:t>Monod-kinetics parameters are defined in database redox.dbs.</w:t>
      </w:r>
    </w:p>
    <w:p w14:paraId="0E06C59D" w14:textId="17E67CF9" w:rsidR="0060798F" w:rsidRPr="00AB60F3" w:rsidRDefault="0060798F" w:rsidP="0060798F">
      <w:pPr>
        <w:pStyle w:val="StyleCaptionTableCaptionBold"/>
        <w:rPr>
          <w:lang w:eastAsia="zh-CN"/>
        </w:rPr>
      </w:pPr>
      <w:bookmarkStart w:id="1017" w:name="_Ref366680901"/>
      <w:bookmarkStart w:id="1018" w:name="_Toc52037497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37</w:t>
      </w:r>
      <w:r w:rsidR="00FE1AD3">
        <w:fldChar w:fldCharType="end"/>
      </w:r>
      <w:bookmarkEnd w:id="1017"/>
      <w:r w:rsidR="004C28A7">
        <w:t xml:space="preserve">: </w:t>
      </w:r>
      <w:r w:rsidRPr="00511DB1">
        <w:t>Intra-aqueous kinetic reactions</w:t>
      </w:r>
      <w:r>
        <w:rPr>
          <w:rFonts w:hint="eastAsia"/>
          <w:lang w:eastAsia="zh-CN"/>
        </w:rPr>
        <w:t xml:space="preserve"> and </w:t>
      </w:r>
      <w:r w:rsidR="00C3180A">
        <w:rPr>
          <w:lang w:eastAsia="zh-CN"/>
        </w:rPr>
        <w:t>effective ate coefficients</w:t>
      </w:r>
      <w:r>
        <w:rPr>
          <w:rFonts w:hint="eastAsia"/>
          <w:lang w:eastAsia="zh-CN"/>
        </w:rPr>
        <w:t xml:space="preserve"> </w:t>
      </w:r>
      <w:r w:rsidRPr="00ED3698">
        <w:t xml:space="preserve">for benchmark </w:t>
      </w:r>
      <w:r>
        <w:rPr>
          <w:rFonts w:hint="eastAsia"/>
          <w:i/>
          <w:lang w:eastAsia="zh-CN"/>
        </w:rPr>
        <w:t>degassing</w:t>
      </w:r>
      <w:bookmarkEnd w:id="1018"/>
    </w:p>
    <w:tbl>
      <w:tblPr>
        <w:tblW w:w="5000" w:type="pct"/>
        <w:tblBorders>
          <w:top w:val="single" w:sz="4" w:space="0" w:color="auto"/>
          <w:bottom w:val="single" w:sz="4" w:space="0" w:color="auto"/>
        </w:tblBorders>
        <w:tblLook w:val="04A0" w:firstRow="1" w:lastRow="0" w:firstColumn="1" w:lastColumn="0" w:noHBand="0" w:noVBand="1"/>
      </w:tblPr>
      <w:tblGrid>
        <w:gridCol w:w="1587"/>
        <w:gridCol w:w="4246"/>
        <w:gridCol w:w="1563"/>
        <w:gridCol w:w="1244"/>
      </w:tblGrid>
      <w:tr w:rsidR="0060798F" w:rsidRPr="001550D8" w14:paraId="4A1D1632" w14:textId="77777777" w:rsidTr="009267EC">
        <w:tc>
          <w:tcPr>
            <w:tcW w:w="942" w:type="pct"/>
            <w:tcBorders>
              <w:bottom w:val="single" w:sz="4" w:space="0" w:color="auto"/>
            </w:tcBorders>
            <w:shd w:val="clear" w:color="auto" w:fill="D9D9D9" w:themeFill="background1" w:themeFillShade="D9"/>
            <w:vAlign w:val="center"/>
          </w:tcPr>
          <w:p w14:paraId="34D7DC12" w14:textId="77777777" w:rsidR="0060798F" w:rsidRPr="00CE2FE4" w:rsidRDefault="0060798F" w:rsidP="009267EC">
            <w:pPr>
              <w:spacing w:before="0" w:after="0"/>
              <w:ind w:left="318" w:hanging="284"/>
              <w:rPr>
                <w:b/>
                <w:lang w:eastAsia="zh-CN"/>
              </w:rPr>
            </w:pPr>
            <w:r>
              <w:rPr>
                <w:rFonts w:hint="eastAsia"/>
                <w:b/>
                <w:lang w:eastAsia="zh-CN"/>
              </w:rPr>
              <w:t>Name</w:t>
            </w:r>
          </w:p>
        </w:tc>
        <w:tc>
          <w:tcPr>
            <w:tcW w:w="2481" w:type="pct"/>
            <w:tcBorders>
              <w:bottom w:val="single" w:sz="4" w:space="0" w:color="auto"/>
            </w:tcBorders>
            <w:shd w:val="clear" w:color="auto" w:fill="D9D9D9" w:themeFill="background1" w:themeFillShade="D9"/>
            <w:vAlign w:val="center"/>
          </w:tcPr>
          <w:p w14:paraId="582275AE" w14:textId="77777777" w:rsidR="0060798F" w:rsidRPr="00CE2FE4" w:rsidRDefault="0060798F" w:rsidP="009267EC">
            <w:pPr>
              <w:spacing w:before="0" w:after="0"/>
              <w:jc w:val="center"/>
              <w:rPr>
                <w:b/>
              </w:rPr>
            </w:pPr>
            <w:r w:rsidRPr="00CE2FE4">
              <w:rPr>
                <w:b/>
              </w:rPr>
              <w:t>Reaction</w:t>
            </w:r>
          </w:p>
        </w:tc>
        <w:tc>
          <w:tcPr>
            <w:tcW w:w="928" w:type="pct"/>
            <w:tcBorders>
              <w:bottom w:val="single" w:sz="4" w:space="0" w:color="auto"/>
            </w:tcBorders>
            <w:shd w:val="clear" w:color="auto" w:fill="D9D9D9" w:themeFill="background1" w:themeFillShade="D9"/>
            <w:vAlign w:val="center"/>
          </w:tcPr>
          <w:p w14:paraId="3D097791" w14:textId="77777777" w:rsidR="0060798F" w:rsidRPr="00CE2FE4" w:rsidRDefault="00C3180A" w:rsidP="009267EC">
            <w:pPr>
              <w:spacing w:before="0" w:after="0"/>
              <w:jc w:val="center"/>
              <w:rPr>
                <w:b/>
                <w:lang w:eastAsia="zh-CN"/>
              </w:rPr>
            </w:pPr>
            <w:r>
              <w:rPr>
                <w:b/>
                <w:lang w:eastAsia="zh-CN"/>
              </w:rPr>
              <w:t>Effective rate</w:t>
            </w:r>
            <w:r>
              <w:rPr>
                <w:rFonts w:hint="eastAsia"/>
                <w:b/>
                <w:lang w:eastAsia="zh-CN"/>
              </w:rPr>
              <w:t xml:space="preserve"> </w:t>
            </w:r>
            <w:r>
              <w:rPr>
                <w:b/>
                <w:lang w:eastAsia="zh-CN"/>
              </w:rPr>
              <w:t>coefficient</w:t>
            </w:r>
            <w:r>
              <w:rPr>
                <w:rFonts w:hint="eastAsia"/>
                <w:b/>
                <w:lang w:eastAsia="zh-CN"/>
              </w:rPr>
              <w:t xml:space="preserve"> [</w:t>
            </w:r>
            <w:r>
              <w:rPr>
                <w:b/>
                <w:lang w:eastAsia="zh-CN"/>
              </w:rPr>
              <w:t>mol l</w:t>
            </w:r>
            <w:r w:rsidRPr="00C3180A">
              <w:rPr>
                <w:b/>
                <w:vertAlign w:val="superscript"/>
                <w:lang w:eastAsia="zh-CN"/>
              </w:rPr>
              <w:t>-1</w:t>
            </w:r>
            <w:r>
              <w:rPr>
                <w:b/>
                <w:lang w:eastAsia="zh-CN"/>
              </w:rPr>
              <w:t xml:space="preserve"> H</w:t>
            </w:r>
            <w:r w:rsidRPr="00C3180A">
              <w:rPr>
                <w:b/>
                <w:vertAlign w:val="subscript"/>
                <w:lang w:eastAsia="zh-CN"/>
              </w:rPr>
              <w:t>2</w:t>
            </w:r>
            <w:r>
              <w:rPr>
                <w:b/>
                <w:lang w:eastAsia="zh-CN"/>
              </w:rPr>
              <w:t>O s</w:t>
            </w:r>
            <w:r w:rsidRPr="00C3180A">
              <w:rPr>
                <w:b/>
                <w:vertAlign w:val="superscript"/>
                <w:lang w:eastAsia="zh-CN"/>
              </w:rPr>
              <w:t>-1</w:t>
            </w:r>
            <w:r w:rsidR="0060798F">
              <w:rPr>
                <w:rFonts w:hint="eastAsia"/>
                <w:b/>
                <w:lang w:eastAsia="zh-CN"/>
              </w:rPr>
              <w:t>]</w:t>
            </w:r>
          </w:p>
        </w:tc>
        <w:tc>
          <w:tcPr>
            <w:tcW w:w="649" w:type="pct"/>
            <w:tcBorders>
              <w:bottom w:val="single" w:sz="4" w:space="0" w:color="auto"/>
            </w:tcBorders>
            <w:shd w:val="clear" w:color="auto" w:fill="D9D9D9" w:themeFill="background1" w:themeFillShade="D9"/>
            <w:vAlign w:val="center"/>
          </w:tcPr>
          <w:p w14:paraId="2F3CC9F9" w14:textId="77777777" w:rsidR="0060798F" w:rsidRDefault="0060798F" w:rsidP="00C3180A">
            <w:pPr>
              <w:spacing w:before="0" w:after="0"/>
              <w:jc w:val="center"/>
              <w:rPr>
                <w:b/>
                <w:lang w:eastAsia="zh-CN"/>
              </w:rPr>
            </w:pPr>
            <w:r>
              <w:rPr>
                <w:rFonts w:hint="eastAsia"/>
                <w:b/>
                <w:lang w:eastAsia="zh-CN"/>
              </w:rPr>
              <w:t>Inhibit</w:t>
            </w:r>
            <w:r w:rsidR="00C3180A">
              <w:rPr>
                <w:b/>
                <w:lang w:eastAsia="zh-CN"/>
              </w:rPr>
              <w:t>ing species</w:t>
            </w:r>
          </w:p>
        </w:tc>
      </w:tr>
      <w:tr w:rsidR="0060798F" w14:paraId="1CF300B5" w14:textId="77777777" w:rsidTr="009267EC">
        <w:tc>
          <w:tcPr>
            <w:tcW w:w="942" w:type="pct"/>
            <w:tcBorders>
              <w:top w:val="nil"/>
              <w:bottom w:val="nil"/>
            </w:tcBorders>
            <w:shd w:val="clear" w:color="auto" w:fill="auto"/>
            <w:vAlign w:val="center"/>
          </w:tcPr>
          <w:p w14:paraId="58E9539B" w14:textId="77777777" w:rsidR="0060798F" w:rsidRPr="004111D5" w:rsidRDefault="0060798F" w:rsidP="009267EC">
            <w:pPr>
              <w:spacing w:before="0" w:after="0"/>
              <w:ind w:left="318" w:hanging="284"/>
              <w:rPr>
                <w:szCs w:val="24"/>
                <w:lang w:eastAsia="zh-CN"/>
              </w:rPr>
            </w:pPr>
            <w:r w:rsidRPr="004111D5">
              <w:rPr>
                <w:rFonts w:hint="eastAsia"/>
                <w:color w:val="000000"/>
                <w:szCs w:val="24"/>
                <w:lang w:eastAsia="zh-CN"/>
              </w:rPr>
              <w:t>C</w:t>
            </w:r>
            <w:r w:rsidRPr="004111D5">
              <w:rPr>
                <w:color w:val="000000"/>
                <w:szCs w:val="24"/>
                <w:lang w:eastAsia="zh-CN"/>
              </w:rPr>
              <w:t>6</w:t>
            </w:r>
            <w:r w:rsidRPr="004111D5">
              <w:rPr>
                <w:rFonts w:hint="eastAsia"/>
                <w:color w:val="000000"/>
                <w:szCs w:val="24"/>
                <w:lang w:eastAsia="zh-CN"/>
              </w:rPr>
              <w:t>H</w:t>
            </w:r>
            <w:r w:rsidRPr="004111D5">
              <w:rPr>
                <w:color w:val="000000"/>
                <w:szCs w:val="24"/>
                <w:lang w:eastAsia="zh-CN"/>
              </w:rPr>
              <w:t>6-</w:t>
            </w:r>
            <w:r w:rsidRPr="004111D5">
              <w:rPr>
                <w:rFonts w:hint="eastAsia"/>
                <w:color w:val="000000"/>
                <w:szCs w:val="24"/>
                <w:lang w:eastAsia="zh-CN"/>
              </w:rPr>
              <w:t>O</w:t>
            </w:r>
            <w:r w:rsidRPr="004111D5">
              <w:rPr>
                <w:color w:val="000000"/>
                <w:szCs w:val="24"/>
                <w:lang w:eastAsia="zh-CN"/>
              </w:rPr>
              <w:t>2</w:t>
            </w:r>
          </w:p>
        </w:tc>
        <w:tc>
          <w:tcPr>
            <w:tcW w:w="2481" w:type="pct"/>
            <w:tcBorders>
              <w:top w:val="nil"/>
              <w:bottom w:val="nil"/>
            </w:tcBorders>
            <w:shd w:val="clear" w:color="auto" w:fill="auto"/>
            <w:vAlign w:val="center"/>
          </w:tcPr>
          <w:p w14:paraId="0A393A2D" w14:textId="77777777" w:rsidR="0060798F" w:rsidRPr="004111D5" w:rsidRDefault="0060798F" w:rsidP="009267EC">
            <w:pPr>
              <w:spacing w:before="0" w:after="0"/>
              <w:jc w:val="left"/>
              <w:rPr>
                <w:szCs w:val="24"/>
              </w:rPr>
            </w:pPr>
            <w:r w:rsidRPr="004111D5">
              <w:rPr>
                <w:rFonts w:eastAsia="Calibri"/>
                <w:szCs w:val="24"/>
                <w:lang w:val="en-CA"/>
              </w:rPr>
              <w:t>C</w:t>
            </w:r>
            <w:r w:rsidRPr="00C3180A">
              <w:rPr>
                <w:rFonts w:eastAsia="Calibri"/>
                <w:szCs w:val="24"/>
                <w:vertAlign w:val="subscript"/>
                <w:lang w:val="en-CA"/>
              </w:rPr>
              <w:t>6</w:t>
            </w:r>
            <w:r w:rsidRPr="004111D5">
              <w:rPr>
                <w:rFonts w:eastAsia="Calibri"/>
                <w:szCs w:val="24"/>
                <w:lang w:val="en-CA"/>
              </w:rPr>
              <w:t>H</w:t>
            </w:r>
            <w:r w:rsidRPr="00C3180A">
              <w:rPr>
                <w:rFonts w:eastAsia="Calibri"/>
                <w:szCs w:val="24"/>
                <w:vertAlign w:val="subscript"/>
                <w:lang w:val="en-CA"/>
              </w:rPr>
              <w:t>6</w:t>
            </w:r>
            <w:r w:rsidRPr="004111D5">
              <w:rPr>
                <w:szCs w:val="24"/>
                <w:lang w:val="en-CA" w:eastAsia="zh-CN"/>
              </w:rPr>
              <w:t xml:space="preserve"> + 7.5O</w:t>
            </w:r>
            <w:r w:rsidRPr="004111D5">
              <w:rPr>
                <w:szCs w:val="24"/>
                <w:vertAlign w:val="subscript"/>
                <w:lang w:val="en-CA" w:eastAsia="zh-CN"/>
              </w:rPr>
              <w:t>2</w:t>
            </w:r>
            <w:r w:rsidRPr="004111D5">
              <w:rPr>
                <w:szCs w:val="24"/>
                <w:lang w:val="en-CA" w:eastAsia="zh-CN"/>
              </w:rPr>
              <w:t>(aq)</w:t>
            </w:r>
            <w:r w:rsidR="00C3180A" w:rsidRPr="004111D5">
              <w:rPr>
                <w:szCs w:val="24"/>
                <w:lang w:val="en-CA" w:eastAsia="zh-CN"/>
              </w:rPr>
              <w:t xml:space="preserve"> </w:t>
            </w:r>
            <w:r w:rsidR="00C3180A">
              <w:rPr>
                <w:szCs w:val="24"/>
                <w:lang w:val="en-CA" w:eastAsia="zh-CN"/>
              </w:rPr>
              <w:t xml:space="preserve">→ </w:t>
            </w:r>
            <w:r w:rsidR="00C3180A" w:rsidRPr="004111D5">
              <w:rPr>
                <w:szCs w:val="24"/>
                <w:lang w:val="en-CA" w:eastAsia="zh-CN"/>
              </w:rPr>
              <w:t>6</w:t>
            </w:r>
            <w:r w:rsidR="00C3180A" w:rsidRPr="004111D5">
              <w:rPr>
                <w:rFonts w:eastAsia="Calibri"/>
                <w:szCs w:val="24"/>
                <w:lang w:val="en-CA"/>
              </w:rPr>
              <w:t>CO</w:t>
            </w:r>
            <w:r w:rsidR="00C3180A" w:rsidRPr="004111D5">
              <w:rPr>
                <w:rFonts w:eastAsia="Calibri"/>
                <w:szCs w:val="24"/>
                <w:vertAlign w:val="subscript"/>
                <w:lang w:val="en-CA"/>
              </w:rPr>
              <w:t>3</w:t>
            </w:r>
            <w:r w:rsidR="00C3180A" w:rsidRPr="004111D5">
              <w:rPr>
                <w:rFonts w:eastAsia="Calibri"/>
                <w:szCs w:val="24"/>
                <w:vertAlign w:val="superscript"/>
                <w:lang w:val="en-CA"/>
              </w:rPr>
              <w:t>2-</w:t>
            </w:r>
            <w:r w:rsidR="00C3180A" w:rsidRPr="004111D5">
              <w:rPr>
                <w:szCs w:val="24"/>
                <w:lang w:val="en-CA" w:eastAsia="zh-CN"/>
              </w:rPr>
              <w:t xml:space="preserve"> + 12</w:t>
            </w:r>
            <w:r w:rsidR="00C3180A" w:rsidRPr="004111D5">
              <w:rPr>
                <w:rFonts w:eastAsia="Calibri"/>
                <w:szCs w:val="24"/>
                <w:lang w:val="en-CA"/>
              </w:rPr>
              <w:t>H</w:t>
            </w:r>
            <w:r w:rsidR="00C3180A" w:rsidRPr="004111D5">
              <w:rPr>
                <w:rFonts w:eastAsia="Calibri"/>
                <w:szCs w:val="24"/>
                <w:vertAlign w:val="superscript"/>
                <w:lang w:val="en-CA"/>
              </w:rPr>
              <w:t>+</w:t>
            </w:r>
          </w:p>
        </w:tc>
        <w:tc>
          <w:tcPr>
            <w:tcW w:w="928" w:type="pct"/>
            <w:tcBorders>
              <w:top w:val="nil"/>
              <w:bottom w:val="nil"/>
            </w:tcBorders>
            <w:shd w:val="clear" w:color="auto" w:fill="auto"/>
            <w:vAlign w:val="center"/>
          </w:tcPr>
          <w:p w14:paraId="50799428" w14:textId="77777777" w:rsidR="0060798F" w:rsidRPr="004111D5" w:rsidRDefault="0060798F" w:rsidP="009267EC">
            <w:pPr>
              <w:spacing w:before="0" w:after="0"/>
              <w:jc w:val="center"/>
              <w:rPr>
                <w:szCs w:val="24"/>
                <w:lang w:eastAsia="zh-CN"/>
              </w:rPr>
            </w:pPr>
            <w:r w:rsidRPr="004111D5">
              <w:rPr>
                <w:rFonts w:hint="eastAsia"/>
                <w:szCs w:val="24"/>
                <w:lang w:val="en-CA" w:eastAsia="zh-CN"/>
              </w:rPr>
              <w:t>1.0</w:t>
            </w:r>
            <w:r w:rsidRPr="004111D5">
              <w:rPr>
                <w:szCs w:val="24"/>
              </w:rPr>
              <w:t>×10</w:t>
            </w:r>
            <w:r w:rsidRPr="004111D5">
              <w:rPr>
                <w:szCs w:val="24"/>
                <w:vertAlign w:val="superscript"/>
              </w:rPr>
              <w:t>-</w:t>
            </w:r>
            <w:r w:rsidRPr="004111D5">
              <w:rPr>
                <w:rFonts w:hint="eastAsia"/>
                <w:szCs w:val="24"/>
                <w:vertAlign w:val="superscript"/>
                <w:lang w:eastAsia="zh-CN"/>
              </w:rPr>
              <w:t>9</w:t>
            </w:r>
          </w:p>
        </w:tc>
        <w:tc>
          <w:tcPr>
            <w:tcW w:w="649" w:type="pct"/>
            <w:tcBorders>
              <w:top w:val="nil"/>
              <w:bottom w:val="nil"/>
            </w:tcBorders>
          </w:tcPr>
          <w:p w14:paraId="6335AB21" w14:textId="77777777" w:rsidR="0060798F" w:rsidRPr="004111D5" w:rsidRDefault="0060798F" w:rsidP="009267EC">
            <w:pPr>
              <w:spacing w:before="0" w:after="0"/>
              <w:jc w:val="center"/>
              <w:rPr>
                <w:szCs w:val="24"/>
                <w:lang w:val="en-CA" w:eastAsia="zh-CN"/>
              </w:rPr>
            </w:pPr>
            <w:r w:rsidRPr="004111D5">
              <w:rPr>
                <w:rFonts w:hint="eastAsia"/>
                <w:szCs w:val="24"/>
                <w:lang w:val="en-CA" w:eastAsia="zh-CN"/>
              </w:rPr>
              <w:t>-</w:t>
            </w:r>
          </w:p>
        </w:tc>
      </w:tr>
      <w:tr w:rsidR="0060798F" w14:paraId="136F5C07" w14:textId="77777777" w:rsidTr="009267EC">
        <w:tc>
          <w:tcPr>
            <w:tcW w:w="942" w:type="pct"/>
            <w:tcBorders>
              <w:top w:val="nil"/>
            </w:tcBorders>
            <w:shd w:val="clear" w:color="auto" w:fill="auto"/>
            <w:vAlign w:val="center"/>
          </w:tcPr>
          <w:p w14:paraId="316EF2ED" w14:textId="77777777" w:rsidR="0060798F" w:rsidRPr="004111D5" w:rsidRDefault="0060798F" w:rsidP="009267EC">
            <w:pPr>
              <w:spacing w:before="0" w:after="0"/>
              <w:ind w:left="318" w:hanging="284"/>
              <w:rPr>
                <w:szCs w:val="24"/>
              </w:rPr>
            </w:pPr>
            <w:r w:rsidRPr="004111D5">
              <w:rPr>
                <w:rFonts w:hint="eastAsia"/>
                <w:color w:val="000000"/>
                <w:szCs w:val="24"/>
                <w:lang w:eastAsia="zh-CN"/>
              </w:rPr>
              <w:t>C</w:t>
            </w:r>
            <w:r w:rsidRPr="004111D5">
              <w:rPr>
                <w:color w:val="000000"/>
                <w:szCs w:val="24"/>
                <w:lang w:eastAsia="zh-CN"/>
              </w:rPr>
              <w:t>6</w:t>
            </w:r>
            <w:r w:rsidRPr="004111D5">
              <w:rPr>
                <w:rFonts w:hint="eastAsia"/>
                <w:color w:val="000000"/>
                <w:szCs w:val="24"/>
                <w:lang w:eastAsia="zh-CN"/>
              </w:rPr>
              <w:t>H</w:t>
            </w:r>
            <w:r w:rsidRPr="004111D5">
              <w:rPr>
                <w:color w:val="000000"/>
                <w:szCs w:val="24"/>
                <w:lang w:eastAsia="zh-CN"/>
              </w:rPr>
              <w:t>6</w:t>
            </w:r>
            <w:r w:rsidRPr="004111D5">
              <w:rPr>
                <w:szCs w:val="24"/>
              </w:rPr>
              <w:t>-</w:t>
            </w:r>
            <w:r w:rsidRPr="004111D5">
              <w:rPr>
                <w:rFonts w:hint="eastAsia"/>
                <w:szCs w:val="24"/>
                <w:lang w:eastAsia="zh-CN"/>
              </w:rPr>
              <w:t>NO3</w:t>
            </w:r>
          </w:p>
        </w:tc>
        <w:tc>
          <w:tcPr>
            <w:tcW w:w="2481" w:type="pct"/>
            <w:tcBorders>
              <w:top w:val="nil"/>
            </w:tcBorders>
            <w:shd w:val="clear" w:color="auto" w:fill="auto"/>
            <w:vAlign w:val="center"/>
          </w:tcPr>
          <w:p w14:paraId="086A3968" w14:textId="77777777" w:rsidR="0060798F" w:rsidRPr="00C3180A" w:rsidRDefault="0060798F" w:rsidP="009267EC">
            <w:pPr>
              <w:spacing w:before="0" w:after="0"/>
              <w:jc w:val="left"/>
              <w:rPr>
                <w:rFonts w:eastAsia="Calibri"/>
                <w:szCs w:val="24"/>
                <w:lang w:val="en-CA"/>
              </w:rPr>
            </w:pPr>
            <w:r w:rsidRPr="004111D5">
              <w:rPr>
                <w:rFonts w:eastAsia="Calibri"/>
                <w:szCs w:val="24"/>
                <w:lang w:val="en-CA"/>
              </w:rPr>
              <w:t>C</w:t>
            </w:r>
            <w:r w:rsidRPr="00C3180A">
              <w:rPr>
                <w:rFonts w:eastAsia="Calibri"/>
                <w:szCs w:val="24"/>
                <w:vertAlign w:val="subscript"/>
                <w:lang w:val="en-CA"/>
              </w:rPr>
              <w:t>6</w:t>
            </w:r>
            <w:r w:rsidRPr="004111D5">
              <w:rPr>
                <w:rFonts w:eastAsia="Calibri"/>
                <w:szCs w:val="24"/>
                <w:lang w:val="en-CA"/>
              </w:rPr>
              <w:t>H</w:t>
            </w:r>
            <w:r w:rsidRPr="00C3180A">
              <w:rPr>
                <w:rFonts w:eastAsia="Calibri"/>
                <w:szCs w:val="24"/>
                <w:vertAlign w:val="subscript"/>
                <w:lang w:val="en-CA"/>
              </w:rPr>
              <w:t>6</w:t>
            </w:r>
            <w:r w:rsidRPr="004111D5">
              <w:rPr>
                <w:szCs w:val="24"/>
                <w:lang w:val="en-CA" w:eastAsia="zh-CN"/>
              </w:rPr>
              <w:t xml:space="preserve"> + 6NO</w:t>
            </w:r>
            <w:r w:rsidRPr="004111D5">
              <w:rPr>
                <w:szCs w:val="24"/>
                <w:vertAlign w:val="subscript"/>
                <w:lang w:val="en-CA" w:eastAsia="zh-CN"/>
              </w:rPr>
              <w:t>3</w:t>
            </w:r>
            <w:r w:rsidRPr="004111D5">
              <w:rPr>
                <w:rFonts w:eastAsia="Calibri"/>
                <w:szCs w:val="24"/>
                <w:vertAlign w:val="superscript"/>
                <w:lang w:val="en-CA"/>
              </w:rPr>
              <w:t>-</w:t>
            </w:r>
            <w:r w:rsidR="00C3180A">
              <w:rPr>
                <w:rFonts w:eastAsia="Calibri"/>
                <w:szCs w:val="24"/>
                <w:lang w:val="en-CA"/>
              </w:rPr>
              <w:t xml:space="preserve">  → </w:t>
            </w:r>
            <w:r w:rsidR="00C3180A" w:rsidRPr="004111D5">
              <w:rPr>
                <w:szCs w:val="24"/>
                <w:lang w:val="en-CA" w:eastAsia="zh-CN"/>
              </w:rPr>
              <w:t>6</w:t>
            </w:r>
            <w:r w:rsidR="00C3180A" w:rsidRPr="004111D5">
              <w:rPr>
                <w:rFonts w:eastAsia="Calibri"/>
                <w:szCs w:val="24"/>
                <w:lang w:val="en-CA"/>
              </w:rPr>
              <w:t>CO</w:t>
            </w:r>
            <w:r w:rsidR="00C3180A" w:rsidRPr="004111D5">
              <w:rPr>
                <w:rFonts w:eastAsia="Calibri"/>
                <w:szCs w:val="24"/>
                <w:vertAlign w:val="subscript"/>
                <w:lang w:val="en-CA"/>
              </w:rPr>
              <w:t>3</w:t>
            </w:r>
            <w:r w:rsidR="00C3180A" w:rsidRPr="004111D5">
              <w:rPr>
                <w:rFonts w:eastAsia="Calibri"/>
                <w:szCs w:val="24"/>
                <w:vertAlign w:val="superscript"/>
                <w:lang w:val="en-CA"/>
              </w:rPr>
              <w:t>2-</w:t>
            </w:r>
            <w:r w:rsidR="00C3180A" w:rsidRPr="004111D5">
              <w:rPr>
                <w:szCs w:val="24"/>
                <w:lang w:val="en-CA" w:eastAsia="zh-CN"/>
              </w:rPr>
              <w:t xml:space="preserve"> + 6</w:t>
            </w:r>
            <w:r w:rsidR="00C3180A" w:rsidRPr="004111D5">
              <w:rPr>
                <w:rFonts w:eastAsia="Calibri"/>
                <w:szCs w:val="24"/>
                <w:lang w:val="en-CA"/>
              </w:rPr>
              <w:t>H</w:t>
            </w:r>
            <w:r w:rsidR="00C3180A" w:rsidRPr="004111D5">
              <w:rPr>
                <w:rFonts w:eastAsia="Calibri"/>
                <w:szCs w:val="24"/>
                <w:vertAlign w:val="superscript"/>
                <w:lang w:val="en-CA"/>
              </w:rPr>
              <w:t>+</w:t>
            </w:r>
            <w:r w:rsidR="00C3180A" w:rsidRPr="004111D5">
              <w:rPr>
                <w:rFonts w:eastAsia="Calibri"/>
                <w:szCs w:val="24"/>
                <w:lang w:val="en-CA"/>
              </w:rPr>
              <w:t xml:space="preserve"> </w:t>
            </w:r>
            <w:r w:rsidR="00C3180A" w:rsidRPr="004111D5">
              <w:rPr>
                <w:szCs w:val="24"/>
                <w:lang w:val="en-CA" w:eastAsia="zh-CN"/>
              </w:rPr>
              <w:t>+ 3N</w:t>
            </w:r>
            <w:r w:rsidR="00C3180A" w:rsidRPr="004111D5">
              <w:rPr>
                <w:szCs w:val="24"/>
                <w:vertAlign w:val="subscript"/>
                <w:lang w:val="en-CA" w:eastAsia="zh-CN"/>
              </w:rPr>
              <w:t>2</w:t>
            </w:r>
            <w:r w:rsidR="00C3180A" w:rsidRPr="004111D5">
              <w:rPr>
                <w:szCs w:val="24"/>
                <w:lang w:val="en-CA" w:eastAsia="zh-CN"/>
              </w:rPr>
              <w:t>(aq)</w:t>
            </w:r>
          </w:p>
        </w:tc>
        <w:tc>
          <w:tcPr>
            <w:tcW w:w="928" w:type="pct"/>
            <w:tcBorders>
              <w:top w:val="nil"/>
            </w:tcBorders>
            <w:shd w:val="clear" w:color="auto" w:fill="auto"/>
            <w:vAlign w:val="center"/>
          </w:tcPr>
          <w:p w14:paraId="6E28ECF2" w14:textId="77777777" w:rsidR="0060798F" w:rsidRPr="004111D5" w:rsidRDefault="0060798F" w:rsidP="009267EC">
            <w:pPr>
              <w:spacing w:before="0" w:after="0"/>
              <w:jc w:val="center"/>
              <w:rPr>
                <w:szCs w:val="24"/>
              </w:rPr>
            </w:pPr>
            <w:r w:rsidRPr="004111D5">
              <w:rPr>
                <w:rFonts w:hint="eastAsia"/>
                <w:szCs w:val="24"/>
                <w:lang w:val="en-CA" w:eastAsia="zh-CN"/>
              </w:rPr>
              <w:t>1.0</w:t>
            </w:r>
            <w:r w:rsidRPr="004111D5">
              <w:rPr>
                <w:szCs w:val="24"/>
              </w:rPr>
              <w:t>×10</w:t>
            </w:r>
            <w:r w:rsidRPr="004111D5">
              <w:rPr>
                <w:szCs w:val="24"/>
                <w:vertAlign w:val="superscript"/>
              </w:rPr>
              <w:t>-</w:t>
            </w:r>
            <w:r w:rsidRPr="004111D5">
              <w:rPr>
                <w:rFonts w:hint="eastAsia"/>
                <w:szCs w:val="24"/>
                <w:vertAlign w:val="superscript"/>
                <w:lang w:eastAsia="zh-CN"/>
              </w:rPr>
              <w:t>10</w:t>
            </w:r>
          </w:p>
        </w:tc>
        <w:tc>
          <w:tcPr>
            <w:tcW w:w="649" w:type="pct"/>
            <w:tcBorders>
              <w:top w:val="nil"/>
            </w:tcBorders>
          </w:tcPr>
          <w:p w14:paraId="3316F986" w14:textId="77777777" w:rsidR="0060798F" w:rsidRPr="004111D5" w:rsidRDefault="0060798F" w:rsidP="009267EC">
            <w:pPr>
              <w:spacing w:before="0" w:after="0"/>
              <w:jc w:val="center"/>
              <w:rPr>
                <w:szCs w:val="24"/>
                <w:lang w:val="en-CA" w:eastAsia="zh-CN"/>
              </w:rPr>
            </w:pPr>
            <w:r w:rsidRPr="004111D5">
              <w:rPr>
                <w:rFonts w:hint="eastAsia"/>
                <w:szCs w:val="24"/>
                <w:lang w:val="en-CA" w:eastAsia="zh-CN"/>
              </w:rPr>
              <w:t>O</w:t>
            </w:r>
            <w:r w:rsidRPr="00C3180A">
              <w:rPr>
                <w:rFonts w:hint="eastAsia"/>
                <w:szCs w:val="24"/>
                <w:vertAlign w:val="subscript"/>
                <w:lang w:val="en-CA" w:eastAsia="zh-CN"/>
              </w:rPr>
              <w:t>2</w:t>
            </w:r>
            <w:r w:rsidRPr="004111D5">
              <w:rPr>
                <w:rFonts w:hint="eastAsia"/>
                <w:szCs w:val="24"/>
                <w:lang w:val="en-CA" w:eastAsia="zh-CN"/>
              </w:rPr>
              <w:t>(aq)</w:t>
            </w:r>
          </w:p>
        </w:tc>
      </w:tr>
      <w:tr w:rsidR="0060798F" w14:paraId="4A04A07D" w14:textId="77777777" w:rsidTr="009267EC">
        <w:tc>
          <w:tcPr>
            <w:tcW w:w="942" w:type="pct"/>
            <w:tcBorders>
              <w:top w:val="nil"/>
            </w:tcBorders>
            <w:shd w:val="clear" w:color="auto" w:fill="auto"/>
            <w:vAlign w:val="center"/>
          </w:tcPr>
          <w:p w14:paraId="322A43EC" w14:textId="77777777" w:rsidR="0060798F" w:rsidRPr="004111D5" w:rsidRDefault="0060798F" w:rsidP="00C3180A">
            <w:pPr>
              <w:spacing w:before="0" w:after="0"/>
              <w:ind w:left="318" w:hanging="284"/>
              <w:rPr>
                <w:szCs w:val="24"/>
              </w:rPr>
            </w:pPr>
            <w:r w:rsidRPr="004111D5">
              <w:rPr>
                <w:rFonts w:hint="eastAsia"/>
                <w:color w:val="000000"/>
                <w:szCs w:val="24"/>
                <w:lang w:eastAsia="zh-CN"/>
              </w:rPr>
              <w:t>C</w:t>
            </w:r>
            <w:r w:rsidRPr="004111D5">
              <w:rPr>
                <w:color w:val="000000"/>
                <w:szCs w:val="24"/>
                <w:lang w:eastAsia="zh-CN"/>
              </w:rPr>
              <w:t>6</w:t>
            </w:r>
            <w:r w:rsidRPr="004111D5">
              <w:rPr>
                <w:rFonts w:hint="eastAsia"/>
                <w:color w:val="000000"/>
                <w:szCs w:val="24"/>
                <w:lang w:eastAsia="zh-CN"/>
              </w:rPr>
              <w:t>H</w:t>
            </w:r>
            <w:r w:rsidRPr="004111D5">
              <w:rPr>
                <w:color w:val="000000"/>
                <w:szCs w:val="24"/>
                <w:lang w:eastAsia="zh-CN"/>
              </w:rPr>
              <w:t>6</w:t>
            </w:r>
            <w:r w:rsidRPr="004111D5">
              <w:rPr>
                <w:szCs w:val="24"/>
              </w:rPr>
              <w:t>-</w:t>
            </w:r>
            <w:r w:rsidRPr="004111D5">
              <w:rPr>
                <w:rFonts w:hint="eastAsia"/>
                <w:szCs w:val="24"/>
                <w:lang w:eastAsia="zh-CN"/>
              </w:rPr>
              <w:t>CH</w:t>
            </w:r>
            <w:r w:rsidRPr="004111D5">
              <w:rPr>
                <w:szCs w:val="24"/>
              </w:rPr>
              <w:t>4</w:t>
            </w:r>
          </w:p>
        </w:tc>
        <w:tc>
          <w:tcPr>
            <w:tcW w:w="2481" w:type="pct"/>
            <w:tcBorders>
              <w:top w:val="nil"/>
            </w:tcBorders>
            <w:shd w:val="clear" w:color="auto" w:fill="auto"/>
          </w:tcPr>
          <w:p w14:paraId="1A7C843C" w14:textId="77777777" w:rsidR="0060798F" w:rsidRPr="004111D5" w:rsidRDefault="0060798F" w:rsidP="009267EC">
            <w:pPr>
              <w:spacing w:before="0" w:after="0"/>
              <w:jc w:val="left"/>
              <w:rPr>
                <w:rFonts w:eastAsia="Calibri"/>
                <w:szCs w:val="24"/>
                <w:lang w:val="en-CA"/>
              </w:rPr>
            </w:pPr>
            <w:r w:rsidRPr="004111D5">
              <w:rPr>
                <w:rFonts w:eastAsia="Calibri"/>
                <w:szCs w:val="24"/>
                <w:lang w:val="en-CA"/>
              </w:rPr>
              <w:t>C</w:t>
            </w:r>
            <w:r w:rsidRPr="00C3180A">
              <w:rPr>
                <w:rFonts w:eastAsia="Calibri"/>
                <w:szCs w:val="24"/>
                <w:vertAlign w:val="subscript"/>
                <w:lang w:val="en-CA"/>
              </w:rPr>
              <w:t>6</w:t>
            </w:r>
            <w:r w:rsidRPr="004111D5">
              <w:rPr>
                <w:rFonts w:eastAsia="Calibri"/>
                <w:szCs w:val="24"/>
                <w:lang w:val="en-CA"/>
              </w:rPr>
              <w:t>H</w:t>
            </w:r>
            <w:r w:rsidRPr="00C3180A">
              <w:rPr>
                <w:rFonts w:eastAsia="Calibri"/>
                <w:szCs w:val="24"/>
                <w:vertAlign w:val="subscript"/>
                <w:lang w:val="en-CA"/>
              </w:rPr>
              <w:t>6</w:t>
            </w:r>
            <w:r w:rsidRPr="004111D5">
              <w:rPr>
                <w:szCs w:val="24"/>
                <w:lang w:val="en-CA" w:eastAsia="zh-CN"/>
              </w:rPr>
              <w:t xml:space="preserve"> + 6.75H</w:t>
            </w:r>
            <w:r w:rsidRPr="004111D5">
              <w:rPr>
                <w:szCs w:val="24"/>
                <w:vertAlign w:val="subscript"/>
                <w:lang w:val="en-CA" w:eastAsia="zh-CN"/>
              </w:rPr>
              <w:t>2</w:t>
            </w:r>
            <w:r w:rsidRPr="004111D5">
              <w:rPr>
                <w:szCs w:val="24"/>
                <w:lang w:val="en-CA" w:eastAsia="zh-CN"/>
              </w:rPr>
              <w:t>O</w:t>
            </w:r>
            <w:r w:rsidR="00C3180A">
              <w:rPr>
                <w:szCs w:val="24"/>
                <w:lang w:val="en-CA" w:eastAsia="zh-CN"/>
              </w:rPr>
              <w:t xml:space="preserve">  → </w:t>
            </w:r>
            <w:r w:rsidR="00C3180A" w:rsidRPr="004111D5">
              <w:rPr>
                <w:szCs w:val="24"/>
                <w:lang w:val="en-CA" w:eastAsia="zh-CN"/>
              </w:rPr>
              <w:t>2.25</w:t>
            </w:r>
            <w:r w:rsidR="00C3180A" w:rsidRPr="004111D5">
              <w:rPr>
                <w:rFonts w:eastAsia="Calibri"/>
                <w:szCs w:val="24"/>
                <w:lang w:val="en-CA"/>
              </w:rPr>
              <w:t>CO</w:t>
            </w:r>
            <w:r w:rsidR="00C3180A" w:rsidRPr="004111D5">
              <w:rPr>
                <w:rFonts w:eastAsia="Calibri"/>
                <w:szCs w:val="24"/>
                <w:vertAlign w:val="subscript"/>
                <w:lang w:val="en-CA"/>
              </w:rPr>
              <w:t>3</w:t>
            </w:r>
            <w:r w:rsidR="00C3180A" w:rsidRPr="004111D5">
              <w:rPr>
                <w:rFonts w:eastAsia="Calibri"/>
                <w:szCs w:val="24"/>
                <w:vertAlign w:val="superscript"/>
                <w:lang w:val="en-CA"/>
              </w:rPr>
              <w:t>2-</w:t>
            </w:r>
            <w:r w:rsidR="00C3180A" w:rsidRPr="004111D5">
              <w:rPr>
                <w:szCs w:val="24"/>
                <w:lang w:val="en-CA" w:eastAsia="zh-CN"/>
              </w:rPr>
              <w:t xml:space="preserve"> + 4.5</w:t>
            </w:r>
            <w:r w:rsidR="00C3180A" w:rsidRPr="004111D5">
              <w:rPr>
                <w:rFonts w:eastAsia="Calibri"/>
                <w:szCs w:val="24"/>
                <w:lang w:val="en-CA"/>
              </w:rPr>
              <w:t>H</w:t>
            </w:r>
            <w:r w:rsidR="00C3180A" w:rsidRPr="004111D5">
              <w:rPr>
                <w:rFonts w:eastAsia="Calibri"/>
                <w:szCs w:val="24"/>
                <w:vertAlign w:val="superscript"/>
                <w:lang w:val="en-CA"/>
              </w:rPr>
              <w:t>+</w:t>
            </w:r>
            <w:r w:rsidR="00C3180A" w:rsidRPr="004111D5">
              <w:rPr>
                <w:rFonts w:eastAsia="Calibri"/>
                <w:szCs w:val="24"/>
                <w:lang w:val="en-CA"/>
              </w:rPr>
              <w:t xml:space="preserve"> </w:t>
            </w:r>
            <w:r w:rsidR="00C3180A" w:rsidRPr="004111D5">
              <w:rPr>
                <w:szCs w:val="24"/>
                <w:lang w:val="en-CA" w:eastAsia="zh-CN"/>
              </w:rPr>
              <w:t>+ 3.75CH</w:t>
            </w:r>
            <w:r w:rsidR="00C3180A" w:rsidRPr="004111D5">
              <w:rPr>
                <w:szCs w:val="24"/>
                <w:vertAlign w:val="subscript"/>
                <w:lang w:val="en-CA" w:eastAsia="zh-CN"/>
              </w:rPr>
              <w:t>4</w:t>
            </w:r>
            <w:r w:rsidR="00C3180A" w:rsidRPr="004111D5">
              <w:rPr>
                <w:szCs w:val="24"/>
                <w:lang w:val="en-CA" w:eastAsia="zh-CN"/>
              </w:rPr>
              <w:t>(aq)</w:t>
            </w:r>
          </w:p>
        </w:tc>
        <w:tc>
          <w:tcPr>
            <w:tcW w:w="928" w:type="pct"/>
            <w:tcBorders>
              <w:top w:val="nil"/>
            </w:tcBorders>
            <w:shd w:val="clear" w:color="auto" w:fill="auto"/>
            <w:vAlign w:val="center"/>
          </w:tcPr>
          <w:p w14:paraId="35E9C0EC" w14:textId="77777777" w:rsidR="0060798F" w:rsidRPr="004111D5" w:rsidRDefault="0060798F" w:rsidP="009267EC">
            <w:pPr>
              <w:spacing w:before="0" w:after="0"/>
              <w:jc w:val="center"/>
              <w:rPr>
                <w:szCs w:val="24"/>
              </w:rPr>
            </w:pPr>
            <w:r w:rsidRPr="004111D5">
              <w:rPr>
                <w:rFonts w:hint="eastAsia"/>
                <w:szCs w:val="24"/>
                <w:lang w:val="en-CA" w:eastAsia="zh-CN"/>
              </w:rPr>
              <w:t>1.0</w:t>
            </w:r>
            <w:r w:rsidRPr="004111D5">
              <w:rPr>
                <w:szCs w:val="24"/>
              </w:rPr>
              <w:t>×10</w:t>
            </w:r>
            <w:r w:rsidRPr="004111D5">
              <w:rPr>
                <w:szCs w:val="24"/>
                <w:vertAlign w:val="superscript"/>
              </w:rPr>
              <w:t>-</w:t>
            </w:r>
            <w:r w:rsidRPr="004111D5">
              <w:rPr>
                <w:rFonts w:hint="eastAsia"/>
                <w:szCs w:val="24"/>
                <w:vertAlign w:val="superscript"/>
                <w:lang w:eastAsia="zh-CN"/>
              </w:rPr>
              <w:t>11</w:t>
            </w:r>
          </w:p>
        </w:tc>
        <w:tc>
          <w:tcPr>
            <w:tcW w:w="649" w:type="pct"/>
            <w:tcBorders>
              <w:top w:val="nil"/>
            </w:tcBorders>
          </w:tcPr>
          <w:p w14:paraId="639AF061" w14:textId="77777777" w:rsidR="0060798F" w:rsidRPr="004111D5" w:rsidRDefault="0060798F" w:rsidP="009267EC">
            <w:pPr>
              <w:spacing w:before="0" w:after="0"/>
              <w:jc w:val="center"/>
              <w:rPr>
                <w:szCs w:val="24"/>
                <w:lang w:val="en-CA" w:eastAsia="zh-CN"/>
              </w:rPr>
            </w:pPr>
            <w:r w:rsidRPr="004111D5">
              <w:rPr>
                <w:rFonts w:hint="eastAsia"/>
                <w:szCs w:val="24"/>
                <w:lang w:val="en-CA" w:eastAsia="zh-CN"/>
              </w:rPr>
              <w:t>O</w:t>
            </w:r>
            <w:r w:rsidRPr="00C3180A">
              <w:rPr>
                <w:rFonts w:hint="eastAsia"/>
                <w:szCs w:val="24"/>
                <w:vertAlign w:val="subscript"/>
                <w:lang w:val="en-CA" w:eastAsia="zh-CN"/>
              </w:rPr>
              <w:t>2</w:t>
            </w:r>
            <w:r w:rsidRPr="004111D5">
              <w:rPr>
                <w:rFonts w:hint="eastAsia"/>
                <w:szCs w:val="24"/>
                <w:lang w:val="en-CA" w:eastAsia="zh-CN"/>
              </w:rPr>
              <w:t xml:space="preserve">(aq), </w:t>
            </w:r>
            <w:r w:rsidRPr="004111D5">
              <w:rPr>
                <w:rFonts w:hint="eastAsia"/>
                <w:szCs w:val="24"/>
                <w:lang w:eastAsia="zh-CN"/>
              </w:rPr>
              <w:t>NO</w:t>
            </w:r>
            <w:r w:rsidRPr="004111D5">
              <w:rPr>
                <w:rFonts w:hint="eastAsia"/>
                <w:szCs w:val="24"/>
                <w:vertAlign w:val="subscript"/>
                <w:lang w:eastAsia="zh-CN"/>
              </w:rPr>
              <w:t>3</w:t>
            </w:r>
            <w:r w:rsidRPr="004111D5">
              <w:rPr>
                <w:rFonts w:hint="eastAsia"/>
                <w:szCs w:val="24"/>
                <w:vertAlign w:val="superscript"/>
                <w:lang w:eastAsia="zh-CN"/>
              </w:rPr>
              <w:t>-</w:t>
            </w:r>
          </w:p>
        </w:tc>
      </w:tr>
    </w:tbl>
    <w:p w14:paraId="2E8DC0CA" w14:textId="77777777" w:rsidR="0060798F" w:rsidRPr="00ED3698" w:rsidRDefault="0060798F" w:rsidP="0060798F">
      <w:pPr>
        <w:pStyle w:val="Simpleline"/>
        <w:rPr>
          <w:lang w:eastAsia="zh-CN"/>
        </w:rPr>
      </w:pPr>
    </w:p>
    <w:p w14:paraId="0F29D602" w14:textId="77777777" w:rsidR="0060798F" w:rsidRPr="00ED3698" w:rsidRDefault="0060798F" w:rsidP="0060798F">
      <w:pPr>
        <w:pStyle w:val="StyleHeading4Bold"/>
      </w:pPr>
      <w:bookmarkStart w:id="1019" w:name="_Toc520374764"/>
      <w:r w:rsidRPr="00ED3698">
        <w:t>Results</w:t>
      </w:r>
      <w:bookmarkEnd w:id="1019"/>
    </w:p>
    <w:p w14:paraId="5303CF49" w14:textId="3A32415A" w:rsidR="0060798F" w:rsidRDefault="0060798F" w:rsidP="0060798F">
      <w:pPr>
        <w:rPr>
          <w:lang w:eastAsia="zh-CN"/>
        </w:rPr>
      </w:pPr>
      <w:r w:rsidRPr="00ED3698">
        <w:t xml:space="preserve">Simulated </w:t>
      </w:r>
      <w:r>
        <w:rPr>
          <w:rFonts w:hint="eastAsia"/>
          <w:lang w:eastAsia="zh-CN"/>
        </w:rPr>
        <w:t>profiles at 3.0 years</w:t>
      </w:r>
      <w:r w:rsidRPr="00ED3698">
        <w:t xml:space="preserve"> are shown in </w:t>
      </w:r>
      <w:r w:rsidR="009C4449">
        <w:fldChar w:fldCharType="begin"/>
      </w:r>
      <w:r w:rsidR="009C4449">
        <w:instrText xml:space="preserve"> REF _Ref355550546 \h  \* MERGEFORMAT </w:instrText>
      </w:r>
      <w:r w:rsidR="009C4449">
        <w:fldChar w:fldCharType="separate"/>
      </w:r>
      <w:r w:rsidR="00B560DA" w:rsidRPr="00ED3698">
        <w:t xml:space="preserve">Figure </w:t>
      </w:r>
      <w:r w:rsidR="00B560DA">
        <w:rPr>
          <w:noProof/>
        </w:rPr>
        <w:t>3.28</w:t>
      </w:r>
      <w:r w:rsidR="009C4449">
        <w:fldChar w:fldCharType="end"/>
      </w:r>
      <w:r w:rsidR="004474F5">
        <w:t xml:space="preserve">.  </w:t>
      </w:r>
      <w:r w:rsidRPr="00ED3698">
        <w:t>C</w:t>
      </w:r>
      <w:r w:rsidRPr="00F867E6">
        <w:rPr>
          <w:vertAlign w:val="subscript"/>
        </w:rPr>
        <w:t>6</w:t>
      </w:r>
      <w:r w:rsidRPr="00ED3698">
        <w:t>H</w:t>
      </w:r>
      <w:r w:rsidRPr="00F867E6">
        <w:rPr>
          <w:vertAlign w:val="subscript"/>
        </w:rPr>
        <w:t>6</w:t>
      </w:r>
      <w:r w:rsidRPr="00ED3698">
        <w:t xml:space="preserve"> is degraded through aerobic </w:t>
      </w:r>
      <w:r w:rsidR="00C3180A">
        <w:t>degradation</w:t>
      </w:r>
      <w:r w:rsidRPr="00ED3698">
        <w:t xml:space="preserve">, denitrification and fermentation and results in the </w:t>
      </w:r>
      <w:r>
        <w:rPr>
          <w:rFonts w:hint="eastAsia"/>
          <w:lang w:eastAsia="zh-CN"/>
        </w:rPr>
        <w:t>consumption of O</w:t>
      </w:r>
      <w:r w:rsidRPr="0027113F">
        <w:rPr>
          <w:rFonts w:hint="eastAsia"/>
          <w:vertAlign w:val="subscript"/>
          <w:lang w:eastAsia="zh-CN"/>
        </w:rPr>
        <w:t>2</w:t>
      </w:r>
      <w:r>
        <w:rPr>
          <w:rFonts w:hint="eastAsia"/>
          <w:lang w:eastAsia="zh-CN"/>
        </w:rPr>
        <w:t xml:space="preserve">(g), </w:t>
      </w:r>
      <w:r w:rsidR="00C3180A">
        <w:rPr>
          <w:lang w:eastAsia="zh-CN"/>
        </w:rPr>
        <w:t xml:space="preserve">and </w:t>
      </w:r>
      <w:r>
        <w:rPr>
          <w:rFonts w:hint="eastAsia"/>
          <w:lang w:eastAsia="zh-CN"/>
        </w:rPr>
        <w:t>NO</w:t>
      </w:r>
      <w:r w:rsidRPr="0027113F">
        <w:rPr>
          <w:rFonts w:hint="eastAsia"/>
          <w:vertAlign w:val="subscript"/>
          <w:lang w:eastAsia="zh-CN"/>
        </w:rPr>
        <w:t>3</w:t>
      </w:r>
      <w:r w:rsidRPr="000A44E6">
        <w:rPr>
          <w:rFonts w:hint="eastAsia"/>
          <w:vertAlign w:val="superscript"/>
          <w:lang w:eastAsia="zh-CN"/>
        </w:rPr>
        <w:t>-</w:t>
      </w:r>
      <w:r>
        <w:rPr>
          <w:rFonts w:hint="eastAsia"/>
          <w:lang w:eastAsia="zh-CN"/>
        </w:rPr>
        <w:t xml:space="preserve">, and the </w:t>
      </w:r>
      <w:r w:rsidRPr="00ED3698">
        <w:t>production of N</w:t>
      </w:r>
      <w:r w:rsidRPr="00F867E6">
        <w:rPr>
          <w:vertAlign w:val="subscript"/>
        </w:rPr>
        <w:t>2</w:t>
      </w:r>
      <w:r w:rsidR="00C3180A">
        <w:t xml:space="preserve">(g), </w:t>
      </w:r>
      <w:r w:rsidRPr="00ED3698">
        <w:t>CH</w:t>
      </w:r>
      <w:r w:rsidRPr="00F867E6">
        <w:rPr>
          <w:vertAlign w:val="subscript"/>
        </w:rPr>
        <w:t>4</w:t>
      </w:r>
      <w:r w:rsidRPr="00ED3698">
        <w:t>(g)</w:t>
      </w:r>
      <w:r w:rsidR="00C3180A">
        <w:t xml:space="preserve"> and CO</w:t>
      </w:r>
      <w:r w:rsidR="00C3180A" w:rsidRPr="00C3180A">
        <w:rPr>
          <w:vertAlign w:val="subscript"/>
        </w:rPr>
        <w:t>2</w:t>
      </w:r>
      <w:r w:rsidR="00C3180A">
        <w:t>(g)</w:t>
      </w:r>
      <w:r>
        <w:rPr>
          <w:rFonts w:hint="eastAsia"/>
          <w:lang w:eastAsia="zh-CN"/>
        </w:rPr>
        <w:t>,</w:t>
      </w:r>
      <w:r w:rsidRPr="00ED3698">
        <w:t xml:space="preserve"> </w:t>
      </w:r>
      <w:r w:rsidR="00C3180A">
        <w:t xml:space="preserve">associated with a </w:t>
      </w:r>
      <w:r>
        <w:rPr>
          <w:rFonts w:hint="eastAsia"/>
          <w:lang w:eastAsia="zh-CN"/>
        </w:rPr>
        <w:t>decrease</w:t>
      </w:r>
      <w:r w:rsidRPr="00ED3698">
        <w:t xml:space="preserve"> of pH</w:t>
      </w:r>
      <w:r w:rsidR="00C3180A">
        <w:rPr>
          <w:rFonts w:hint="eastAsia"/>
          <w:lang w:eastAsia="zh-CN"/>
        </w:rPr>
        <w:t xml:space="preserve"> in </w:t>
      </w:r>
      <w:r w:rsidR="00C3180A">
        <w:rPr>
          <w:lang w:eastAsia="zh-CN"/>
        </w:rPr>
        <w:t>Z</w:t>
      </w:r>
      <w:r>
        <w:rPr>
          <w:rFonts w:hint="eastAsia"/>
          <w:lang w:eastAsia="zh-CN"/>
        </w:rPr>
        <w:t xml:space="preserve">one 2 and </w:t>
      </w:r>
      <w:r w:rsidR="00313F94">
        <w:rPr>
          <w:lang w:eastAsia="zh-CN"/>
        </w:rPr>
        <w:t xml:space="preserve">in the </w:t>
      </w:r>
      <w:r>
        <w:rPr>
          <w:rFonts w:hint="eastAsia"/>
          <w:lang w:eastAsia="zh-CN"/>
        </w:rPr>
        <w:t>down</w:t>
      </w:r>
      <w:r w:rsidR="00C3180A">
        <w:rPr>
          <w:lang w:eastAsia="zh-CN"/>
        </w:rPr>
        <w:t>gradient</w:t>
      </w:r>
      <w:r w:rsidR="00313F94">
        <w:rPr>
          <w:lang w:eastAsia="zh-CN"/>
        </w:rPr>
        <w:t xml:space="preserve"> region</w:t>
      </w:r>
      <w:r w:rsidR="004474F5">
        <w:rPr>
          <w:rFonts w:hint="eastAsia"/>
          <w:lang w:eastAsia="zh-CN"/>
        </w:rPr>
        <w:t xml:space="preserve">.  </w:t>
      </w:r>
      <w:r w:rsidR="00313F94">
        <w:rPr>
          <w:lang w:eastAsia="zh-CN"/>
        </w:rPr>
        <w:t>T</w:t>
      </w:r>
      <w:r>
        <w:rPr>
          <w:rFonts w:hint="eastAsia"/>
          <w:lang w:eastAsia="zh-CN"/>
        </w:rPr>
        <w:t xml:space="preserve">otal </w:t>
      </w:r>
      <w:r w:rsidR="00313F94">
        <w:rPr>
          <w:lang w:eastAsia="zh-CN"/>
        </w:rPr>
        <w:t xml:space="preserve">dissolved </w:t>
      </w:r>
      <w:r>
        <w:rPr>
          <w:rFonts w:hint="eastAsia"/>
          <w:lang w:eastAsia="zh-CN"/>
        </w:rPr>
        <w:t>gas pressure</w:t>
      </w:r>
      <w:r w:rsidR="00313F94">
        <w:rPr>
          <w:lang w:eastAsia="zh-CN"/>
        </w:rPr>
        <w:t>s</w:t>
      </w:r>
      <w:r>
        <w:rPr>
          <w:rFonts w:hint="eastAsia"/>
          <w:lang w:eastAsia="zh-CN"/>
        </w:rPr>
        <w:t xml:space="preserve"> </w:t>
      </w:r>
      <w:r w:rsidR="00313F94">
        <w:rPr>
          <w:lang w:eastAsia="zh-CN"/>
        </w:rPr>
        <w:t xml:space="preserve">become </w:t>
      </w:r>
      <w:r>
        <w:rPr>
          <w:rFonts w:hint="eastAsia"/>
          <w:lang w:eastAsia="zh-CN"/>
        </w:rPr>
        <w:t xml:space="preserve">elevated </w:t>
      </w:r>
      <w:r w:rsidR="00313F94">
        <w:rPr>
          <w:lang w:eastAsia="zh-CN"/>
        </w:rPr>
        <w:t>in regions where active</w:t>
      </w:r>
      <w:r>
        <w:rPr>
          <w:rFonts w:hint="eastAsia"/>
          <w:lang w:eastAsia="zh-CN"/>
        </w:rPr>
        <w:t xml:space="preserve"> C</w:t>
      </w:r>
      <w:r w:rsidRPr="00313F94">
        <w:rPr>
          <w:rFonts w:hint="eastAsia"/>
          <w:vertAlign w:val="subscript"/>
          <w:lang w:eastAsia="zh-CN"/>
        </w:rPr>
        <w:t>6</w:t>
      </w:r>
      <w:r>
        <w:rPr>
          <w:rFonts w:hint="eastAsia"/>
          <w:lang w:eastAsia="zh-CN"/>
        </w:rPr>
        <w:t>H</w:t>
      </w:r>
      <w:r w:rsidRPr="00313F94">
        <w:rPr>
          <w:rFonts w:hint="eastAsia"/>
          <w:vertAlign w:val="subscript"/>
          <w:lang w:eastAsia="zh-CN"/>
        </w:rPr>
        <w:t>6</w:t>
      </w:r>
      <w:r>
        <w:rPr>
          <w:rFonts w:hint="eastAsia"/>
          <w:lang w:eastAsia="zh-CN"/>
        </w:rPr>
        <w:t xml:space="preserve"> </w:t>
      </w:r>
      <w:r w:rsidR="00313F94">
        <w:rPr>
          <w:lang w:eastAsia="zh-CN"/>
        </w:rPr>
        <w:t>degeradtion takes place, resulting in gas exsolution and degassing</w:t>
      </w:r>
      <w:r w:rsidR="004474F5">
        <w:rPr>
          <w:rFonts w:hint="eastAsia"/>
          <w:lang w:eastAsia="zh-CN"/>
        </w:rPr>
        <w:t xml:space="preserve">.  </w:t>
      </w:r>
      <w:r w:rsidR="00313F94">
        <w:rPr>
          <w:lang w:eastAsia="zh-CN"/>
        </w:rPr>
        <w:t>T</w:t>
      </w:r>
      <w:r>
        <w:rPr>
          <w:rFonts w:hint="eastAsia"/>
          <w:lang w:eastAsia="zh-CN"/>
        </w:rPr>
        <w:t xml:space="preserve">he degassing rates of individual gases are </w:t>
      </w:r>
      <w:r>
        <w:rPr>
          <w:lang w:eastAsia="zh-CN"/>
        </w:rPr>
        <w:t>depicted</w:t>
      </w:r>
      <w:r>
        <w:rPr>
          <w:rFonts w:hint="eastAsia"/>
          <w:lang w:eastAsia="zh-CN"/>
        </w:rPr>
        <w:t xml:space="preserve"> in </w:t>
      </w:r>
      <w:r w:rsidR="005F5019">
        <w:rPr>
          <w:lang w:eastAsia="zh-CN"/>
        </w:rPr>
        <w:fldChar w:fldCharType="begin"/>
      </w:r>
      <w:r>
        <w:rPr>
          <w:lang w:eastAsia="zh-CN"/>
        </w:rPr>
        <w:instrText xml:space="preserve"> </w:instrText>
      </w:r>
      <w:r>
        <w:rPr>
          <w:rFonts w:hint="eastAsia"/>
          <w:lang w:eastAsia="zh-CN"/>
        </w:rPr>
        <w:instrText>REF _Ref355550546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28</w:t>
      </w:r>
      <w:r w:rsidR="005F5019">
        <w:rPr>
          <w:lang w:eastAsia="zh-CN"/>
        </w:rPr>
        <w:fldChar w:fldCharType="end"/>
      </w:r>
      <w:r>
        <w:rPr>
          <w:rFonts w:hint="eastAsia"/>
          <w:lang w:eastAsia="zh-CN"/>
        </w:rPr>
        <w:t>c</w:t>
      </w:r>
      <w:r w:rsidR="004474F5">
        <w:t xml:space="preserve">.  </w:t>
      </w:r>
      <w:r>
        <w:rPr>
          <w:rFonts w:hint="eastAsia"/>
          <w:lang w:eastAsia="zh-CN"/>
        </w:rPr>
        <w:t>The C</w:t>
      </w:r>
      <w:r w:rsidRPr="00313F94">
        <w:rPr>
          <w:rFonts w:hint="eastAsia"/>
          <w:vertAlign w:val="subscript"/>
          <w:lang w:eastAsia="zh-CN"/>
        </w:rPr>
        <w:t>6</w:t>
      </w:r>
      <w:r>
        <w:rPr>
          <w:rFonts w:hint="eastAsia"/>
          <w:lang w:eastAsia="zh-CN"/>
        </w:rPr>
        <w:t>H</w:t>
      </w:r>
      <w:r w:rsidRPr="00313F94">
        <w:rPr>
          <w:rFonts w:hint="eastAsia"/>
          <w:vertAlign w:val="subscript"/>
          <w:lang w:eastAsia="zh-CN"/>
        </w:rPr>
        <w:t>6</w:t>
      </w:r>
      <w:r>
        <w:rPr>
          <w:rFonts w:hint="eastAsia"/>
          <w:lang w:eastAsia="zh-CN"/>
        </w:rPr>
        <w:t xml:space="preserve"> degradation rates by </w:t>
      </w:r>
      <w:r w:rsidRPr="00ED3698">
        <w:t>aerobic degradation, denitrification and fermentation</w:t>
      </w:r>
      <w:r>
        <w:rPr>
          <w:rFonts w:hint="eastAsia"/>
          <w:lang w:eastAsia="zh-CN"/>
        </w:rPr>
        <w:t xml:space="preserve"> are depicted in </w:t>
      </w:r>
      <w:r w:rsidR="005F5019">
        <w:rPr>
          <w:lang w:eastAsia="zh-CN"/>
        </w:rPr>
        <w:fldChar w:fldCharType="begin"/>
      </w:r>
      <w:r>
        <w:rPr>
          <w:lang w:eastAsia="zh-CN"/>
        </w:rPr>
        <w:instrText xml:space="preserve"> </w:instrText>
      </w:r>
      <w:r>
        <w:rPr>
          <w:rFonts w:hint="eastAsia"/>
          <w:lang w:eastAsia="zh-CN"/>
        </w:rPr>
        <w:instrText>REF _Ref355550546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28</w:t>
      </w:r>
      <w:r w:rsidR="005F5019">
        <w:rPr>
          <w:lang w:eastAsia="zh-CN"/>
        </w:rPr>
        <w:fldChar w:fldCharType="end"/>
      </w:r>
      <w:r w:rsidR="00313F94">
        <w:rPr>
          <w:rFonts w:hint="eastAsia"/>
          <w:lang w:eastAsia="zh-CN"/>
        </w:rPr>
        <w:t>d</w:t>
      </w:r>
      <w:r w:rsidR="004474F5">
        <w:rPr>
          <w:rFonts w:hint="eastAsia"/>
          <w:lang w:eastAsia="zh-CN"/>
        </w:rPr>
        <w:t xml:space="preserve">.  </w:t>
      </w:r>
      <w:r>
        <w:rPr>
          <w:rFonts w:hint="eastAsia"/>
          <w:lang w:eastAsia="zh-CN"/>
        </w:rPr>
        <w:t xml:space="preserve">The highest degration rates for both </w:t>
      </w:r>
      <w:r w:rsidRPr="00ED3698">
        <w:t>aerobic degradation</w:t>
      </w:r>
      <w:r>
        <w:rPr>
          <w:rFonts w:hint="eastAsia"/>
          <w:lang w:eastAsia="zh-CN"/>
        </w:rPr>
        <w:t xml:space="preserve"> and</w:t>
      </w:r>
      <w:r w:rsidRPr="00ED3698">
        <w:t xml:space="preserve"> denitrification </w:t>
      </w:r>
      <w:r>
        <w:rPr>
          <w:rFonts w:hint="eastAsia"/>
          <w:lang w:eastAsia="zh-CN"/>
        </w:rPr>
        <w:t>processes are at x</w:t>
      </w:r>
      <w:r w:rsidR="00313F94">
        <w:rPr>
          <w:lang w:eastAsia="zh-CN"/>
        </w:rPr>
        <w:t xml:space="preserve"> </w:t>
      </w:r>
      <w:r>
        <w:rPr>
          <w:rFonts w:hint="eastAsia"/>
          <w:lang w:eastAsia="zh-CN"/>
        </w:rPr>
        <w:t>=</w:t>
      </w:r>
      <w:r w:rsidR="00313F94">
        <w:rPr>
          <w:lang w:eastAsia="zh-CN"/>
        </w:rPr>
        <w:t xml:space="preserve"> </w:t>
      </w:r>
      <w:r>
        <w:rPr>
          <w:rFonts w:hint="eastAsia"/>
          <w:lang w:eastAsia="zh-CN"/>
        </w:rPr>
        <w:t>11.25 m near the inflow boundary (</w:t>
      </w:r>
      <w:r w:rsidR="005F5019">
        <w:rPr>
          <w:lang w:eastAsia="zh-CN"/>
        </w:rPr>
        <w:fldChar w:fldCharType="begin"/>
      </w:r>
      <w:r>
        <w:rPr>
          <w:lang w:eastAsia="zh-CN"/>
        </w:rPr>
        <w:instrText xml:space="preserve"> </w:instrText>
      </w:r>
      <w:r>
        <w:rPr>
          <w:rFonts w:hint="eastAsia"/>
          <w:lang w:eastAsia="zh-CN"/>
        </w:rPr>
        <w:instrText>REF _Ref355550546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28</w:t>
      </w:r>
      <w:r w:rsidR="005F5019">
        <w:rPr>
          <w:lang w:eastAsia="zh-CN"/>
        </w:rPr>
        <w:fldChar w:fldCharType="end"/>
      </w:r>
      <w:r>
        <w:rPr>
          <w:rFonts w:hint="eastAsia"/>
          <w:lang w:eastAsia="zh-CN"/>
        </w:rPr>
        <w:t>d)</w:t>
      </w:r>
      <w:r w:rsidR="004474F5">
        <w:rPr>
          <w:rFonts w:hint="eastAsia"/>
          <w:lang w:eastAsia="zh-CN"/>
        </w:rPr>
        <w:t xml:space="preserve">.  </w:t>
      </w:r>
      <w:r>
        <w:rPr>
          <w:rFonts w:hint="eastAsia"/>
          <w:lang w:eastAsia="zh-CN"/>
        </w:rPr>
        <w:t xml:space="preserve">This is </w:t>
      </w:r>
      <w:r w:rsidR="00313F94">
        <w:rPr>
          <w:lang w:eastAsia="zh-CN"/>
        </w:rPr>
        <w:t>due to</w:t>
      </w:r>
      <w:r>
        <w:rPr>
          <w:rFonts w:hint="eastAsia"/>
          <w:lang w:eastAsia="zh-CN"/>
        </w:rPr>
        <w:t xml:space="preserve"> the continuous supply </w:t>
      </w:r>
      <w:r w:rsidR="00313F94">
        <w:rPr>
          <w:lang w:eastAsia="zh-CN"/>
        </w:rPr>
        <w:t>of</w:t>
      </w:r>
      <w:r>
        <w:rPr>
          <w:rFonts w:hint="eastAsia"/>
          <w:lang w:eastAsia="zh-CN"/>
        </w:rPr>
        <w:t xml:space="preserve"> O</w:t>
      </w:r>
      <w:r w:rsidRPr="00CA0F7D">
        <w:rPr>
          <w:rFonts w:hint="eastAsia"/>
          <w:vertAlign w:val="subscript"/>
          <w:lang w:eastAsia="zh-CN"/>
        </w:rPr>
        <w:t>2</w:t>
      </w:r>
      <w:r>
        <w:rPr>
          <w:rFonts w:hint="eastAsia"/>
          <w:lang w:eastAsia="zh-CN"/>
        </w:rPr>
        <w:t>(g) and NO</w:t>
      </w:r>
      <w:r w:rsidRPr="0027113F">
        <w:rPr>
          <w:rFonts w:hint="eastAsia"/>
          <w:vertAlign w:val="subscript"/>
          <w:lang w:eastAsia="zh-CN"/>
        </w:rPr>
        <w:t>3</w:t>
      </w:r>
      <w:r w:rsidRPr="000A44E6">
        <w:rPr>
          <w:rFonts w:hint="eastAsia"/>
          <w:vertAlign w:val="superscript"/>
          <w:lang w:eastAsia="zh-CN"/>
        </w:rPr>
        <w:t>-</w:t>
      </w:r>
      <w:r>
        <w:rPr>
          <w:rFonts w:hint="eastAsia"/>
          <w:lang w:eastAsia="zh-CN"/>
        </w:rPr>
        <w:t xml:space="preserve"> through advective and diffusive transport</w:t>
      </w:r>
      <w:r w:rsidR="004474F5">
        <w:rPr>
          <w:rFonts w:hint="eastAsia"/>
          <w:lang w:eastAsia="zh-CN"/>
        </w:rPr>
        <w:t xml:space="preserve">.  </w:t>
      </w:r>
      <w:r>
        <w:rPr>
          <w:rFonts w:hint="eastAsia"/>
          <w:lang w:eastAsia="zh-CN"/>
        </w:rPr>
        <w:t xml:space="preserve">The degradation rate by </w:t>
      </w:r>
      <w:r>
        <w:rPr>
          <w:lang w:eastAsia="zh-CN"/>
        </w:rPr>
        <w:t>fermentation</w:t>
      </w:r>
      <w:r w:rsidR="00313F94">
        <w:rPr>
          <w:lang w:eastAsia="zh-CN"/>
        </w:rPr>
        <w:t xml:space="preserve"> and methanogenesis</w:t>
      </w:r>
      <w:r>
        <w:rPr>
          <w:rFonts w:hint="eastAsia"/>
          <w:lang w:eastAsia="zh-CN"/>
        </w:rPr>
        <w:t xml:space="preserve"> depends on the concentration of dissolved C</w:t>
      </w:r>
      <w:r w:rsidRPr="00313F94">
        <w:rPr>
          <w:rFonts w:hint="eastAsia"/>
          <w:vertAlign w:val="subscript"/>
          <w:lang w:eastAsia="zh-CN"/>
        </w:rPr>
        <w:t>6</w:t>
      </w:r>
      <w:r>
        <w:rPr>
          <w:rFonts w:hint="eastAsia"/>
          <w:lang w:eastAsia="zh-CN"/>
        </w:rPr>
        <w:t>H</w:t>
      </w:r>
      <w:r w:rsidRPr="00313F94">
        <w:rPr>
          <w:rFonts w:hint="eastAsia"/>
          <w:vertAlign w:val="subscript"/>
          <w:lang w:eastAsia="zh-CN"/>
        </w:rPr>
        <w:t>6</w:t>
      </w:r>
      <w:r w:rsidR="004474F5">
        <w:rPr>
          <w:rFonts w:hint="eastAsia"/>
          <w:lang w:eastAsia="zh-CN"/>
        </w:rPr>
        <w:t xml:space="preserve">.  </w:t>
      </w:r>
    </w:p>
    <w:p w14:paraId="54340513" w14:textId="77777777" w:rsidR="0060798F" w:rsidRDefault="0060798F" w:rsidP="0060798F">
      <w:pPr>
        <w:pStyle w:val="Simpleline"/>
        <w:rPr>
          <w:lang w:eastAsia="zh-CN"/>
        </w:rPr>
      </w:pPr>
    </w:p>
    <w:p w14:paraId="6AB396C5" w14:textId="77777777" w:rsidR="00913113" w:rsidRPr="00192E8E" w:rsidRDefault="00913113" w:rsidP="00913113">
      <w:pPr>
        <w:pStyle w:val="StyleHeading4Bold"/>
      </w:pPr>
      <w:bookmarkStart w:id="1020" w:name="_Toc520374765"/>
      <w:r>
        <w:t>File locations</w:t>
      </w:r>
      <w:bookmarkEnd w:id="1020"/>
    </w:p>
    <w:p w14:paraId="06AC00DA" w14:textId="77777777" w:rsidR="00687205" w:rsidRDefault="0060798F" w:rsidP="0060798F">
      <w:pPr>
        <w:pStyle w:val="ListParagraph"/>
        <w:ind w:hanging="720"/>
      </w:pPr>
      <w:r w:rsidRPr="00ED3698">
        <w:t xml:space="preserve">The input file is: </w:t>
      </w:r>
      <w:r w:rsidRPr="00456FC2">
        <w:rPr>
          <w:rFonts w:hint="eastAsia"/>
          <w:i/>
          <w:lang w:eastAsia="zh-CN"/>
        </w:rPr>
        <w:t>degas</w:t>
      </w:r>
      <w:r w:rsidRPr="00456FC2">
        <w:rPr>
          <w:i/>
        </w:rPr>
        <w:t>.dat</w:t>
      </w:r>
      <w:r w:rsidRPr="00ED3698">
        <w:t xml:space="preserve"> under folder</w:t>
      </w:r>
      <w:r w:rsidR="00687205">
        <w:t>:</w:t>
      </w:r>
    </w:p>
    <w:p w14:paraId="0FA95349" w14:textId="77777777" w:rsidR="0060798F" w:rsidRPr="00ED3698" w:rsidRDefault="0060798F" w:rsidP="0060798F">
      <w:pPr>
        <w:pStyle w:val="ListParagraph"/>
        <w:ind w:hanging="720"/>
        <w:rPr>
          <w:lang w:eastAsia="zh-CN"/>
        </w:rPr>
      </w:pPr>
      <w:r w:rsidRPr="00ED3698">
        <w:t xml:space="preserve"> </w:t>
      </w:r>
      <w:r w:rsidR="004B0811">
        <w:rPr>
          <w:i/>
        </w:rPr>
        <w:t>.\benchmarks\benchmarks_standard\</w:t>
      </w:r>
      <w:r w:rsidR="00DC1F21" w:rsidRPr="002B11FB">
        <w:rPr>
          <w:i/>
        </w:rPr>
        <w:t>reactran\</w:t>
      </w:r>
      <w:r w:rsidRPr="002B11FB">
        <w:rPr>
          <w:rFonts w:hint="eastAsia"/>
          <w:i/>
          <w:lang w:eastAsia="zh-CN"/>
        </w:rPr>
        <w:t>degas</w:t>
      </w:r>
    </w:p>
    <w:p w14:paraId="6DECD1D0" w14:textId="77777777" w:rsidR="0060798F" w:rsidRPr="004111D5" w:rsidRDefault="00990FF2" w:rsidP="004111D5">
      <w:pPr>
        <w:rPr>
          <w:i/>
        </w:rPr>
      </w:pPr>
      <w:r>
        <w:t>Database can be found under:  .\benchmarks\</w:t>
      </w:r>
      <w:r w:rsidR="001713A1" w:rsidRPr="004111D5">
        <w:rPr>
          <w:i/>
        </w:rPr>
        <w:t>database</w:t>
      </w:r>
      <w:r w:rsidR="0060798F" w:rsidRPr="004111D5">
        <w:rPr>
          <w:i/>
        </w:rPr>
        <w:t>\default</w:t>
      </w:r>
    </w:p>
    <w:p w14:paraId="3139FE8B" w14:textId="77777777" w:rsidR="0060798F" w:rsidRPr="00ED3698" w:rsidRDefault="0060798F" w:rsidP="0060798F">
      <w:pPr>
        <w:pStyle w:val="Simpleline"/>
      </w:pPr>
    </w:p>
    <w:p w14:paraId="18E6D637" w14:textId="77777777" w:rsidR="0060798F" w:rsidRPr="00ED3698" w:rsidRDefault="0060798F" w:rsidP="0060798F">
      <w:pPr>
        <w:keepNext/>
      </w:pPr>
      <w:r>
        <w:rPr>
          <w:noProof/>
          <w:lang w:val="en-CA" w:eastAsia="zh-CN"/>
        </w:rPr>
        <w:lastRenderedPageBreak/>
        <w:drawing>
          <wp:inline distT="0" distB="0" distL="0" distR="0" wp14:anchorId="775F08F1" wp14:editId="13E70B27">
            <wp:extent cx="5486400" cy="72028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486400" cy="7202805"/>
                    </a:xfrm>
                    <a:prstGeom prst="rect">
                      <a:avLst/>
                    </a:prstGeom>
                    <a:noFill/>
                    <a:ln>
                      <a:noFill/>
                    </a:ln>
                  </pic:spPr>
                </pic:pic>
              </a:graphicData>
            </a:graphic>
          </wp:inline>
        </w:drawing>
      </w:r>
    </w:p>
    <w:p w14:paraId="6AB4CCE7" w14:textId="5E64868D" w:rsidR="0060798F" w:rsidRPr="00ED3698" w:rsidRDefault="0060798F" w:rsidP="0060798F">
      <w:pPr>
        <w:pStyle w:val="Caption"/>
        <w:rPr>
          <w:lang w:eastAsia="zh-CN"/>
        </w:rPr>
      </w:pPr>
      <w:bookmarkStart w:id="1021" w:name="_Ref355550546"/>
      <w:bookmarkStart w:id="1022" w:name="_Toc520375102"/>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28</w:t>
      </w:r>
      <w:r w:rsidR="00183C7C">
        <w:fldChar w:fldCharType="end"/>
      </w:r>
      <w:bookmarkEnd w:id="1021"/>
      <w:r w:rsidR="004C28A7">
        <w:t xml:space="preserve">: </w:t>
      </w:r>
      <w:r w:rsidRPr="00ED3698">
        <w:t>Profiles of simulated aqueous component concentration (a), gas partial pressure (b), degassing rate (c), degrad</w:t>
      </w:r>
      <w:r w:rsidR="00313F94">
        <w:t xml:space="preserve">ation rates of organic contaminant </w:t>
      </w:r>
      <w:r w:rsidRPr="00ED3698">
        <w:t>(d) and pH (e)</w:t>
      </w:r>
      <w:r>
        <w:rPr>
          <w:rFonts w:hint="eastAsia"/>
          <w:lang w:eastAsia="zh-CN"/>
        </w:rPr>
        <w:t xml:space="preserve"> at 3 years</w:t>
      </w:r>
      <w:bookmarkEnd w:id="1022"/>
    </w:p>
    <w:p w14:paraId="35259A5A" w14:textId="77777777" w:rsidR="00200807" w:rsidRPr="00ED3698" w:rsidRDefault="00292E3B" w:rsidP="00200807">
      <w:pPr>
        <w:pStyle w:val="Heading3"/>
      </w:pPr>
      <w:bookmarkStart w:id="1023" w:name="_Ref364425394"/>
      <w:bookmarkStart w:id="1024" w:name="_Toc520374766"/>
      <w:r w:rsidRPr="00ED3698">
        <w:lastRenderedPageBreak/>
        <w:t xml:space="preserve">Dissolution </w:t>
      </w:r>
      <w:r>
        <w:t xml:space="preserve">and volatilization </w:t>
      </w:r>
      <w:r w:rsidRPr="00ED3698">
        <w:t xml:space="preserve">of </w:t>
      </w:r>
      <w:r>
        <w:t xml:space="preserve">an </w:t>
      </w:r>
      <w:r w:rsidRPr="00ED3698">
        <w:t xml:space="preserve">organic contaminant mixture in </w:t>
      </w:r>
      <w:r>
        <w:t xml:space="preserve">the </w:t>
      </w:r>
      <w:bookmarkEnd w:id="1023"/>
      <w:r>
        <w:t>vadose zone</w:t>
      </w:r>
      <w:bookmarkEnd w:id="1024"/>
    </w:p>
    <w:p w14:paraId="7E9F3FC4" w14:textId="77777777" w:rsidR="00200807" w:rsidRPr="00192E8E" w:rsidRDefault="00771FFF" w:rsidP="009D54B1">
      <w:pPr>
        <w:pStyle w:val="StyleHeading4Bold"/>
      </w:pPr>
      <w:bookmarkStart w:id="1025" w:name="_Toc520374767"/>
      <w:r>
        <w:t>Problem definition</w:t>
      </w:r>
      <w:bookmarkEnd w:id="1025"/>
    </w:p>
    <w:p w14:paraId="3E5E3093" w14:textId="373BC126" w:rsidR="00200807" w:rsidRPr="00ED3698" w:rsidRDefault="004355C4" w:rsidP="00200807">
      <w:r>
        <w:rPr>
          <w:lang w:val="en-CA"/>
        </w:rPr>
        <w:t>This demonstration example is a one-</w:t>
      </w:r>
      <w:r w:rsidR="00200807" w:rsidRPr="00ED3698">
        <w:rPr>
          <w:lang w:val="en-CA"/>
        </w:rPr>
        <w:t>dimensional problem</w:t>
      </w:r>
      <w:r w:rsidR="00200807">
        <w:rPr>
          <w:rFonts w:hint="eastAsia"/>
          <w:lang w:val="en-CA" w:eastAsia="zh-CN"/>
        </w:rPr>
        <w:t xml:space="preserve"> </w:t>
      </w:r>
      <w:r>
        <w:rPr>
          <w:lang w:val="en-CA" w:eastAsia="zh-CN"/>
        </w:rPr>
        <w:t>simulating</w:t>
      </w:r>
      <w:r>
        <w:rPr>
          <w:rFonts w:hint="eastAsia"/>
          <w:lang w:val="en-CA" w:eastAsia="zh-CN"/>
        </w:rPr>
        <w:t xml:space="preserve"> the dissolution and </w:t>
      </w:r>
      <w:r>
        <w:rPr>
          <w:lang w:val="en-CA" w:eastAsia="zh-CN"/>
        </w:rPr>
        <w:t>volatilization</w:t>
      </w:r>
      <w:r w:rsidR="00200807">
        <w:rPr>
          <w:rFonts w:hint="eastAsia"/>
          <w:lang w:val="en-CA" w:eastAsia="zh-CN"/>
        </w:rPr>
        <w:t xml:space="preserve"> </w:t>
      </w:r>
      <w:r>
        <w:rPr>
          <w:lang w:val="en-CA" w:eastAsia="zh-CN"/>
        </w:rPr>
        <w:t>from an</w:t>
      </w:r>
      <w:r w:rsidR="00200807">
        <w:rPr>
          <w:rFonts w:hint="eastAsia"/>
          <w:lang w:val="en-CA" w:eastAsia="zh-CN"/>
        </w:rPr>
        <w:t xml:space="preserve"> organic contaminant mixture in unsaturated porous medi</w:t>
      </w:r>
      <w:r>
        <w:rPr>
          <w:lang w:val="en-CA" w:eastAsia="zh-CN"/>
        </w:rPr>
        <w:t>a</w:t>
      </w:r>
      <w:r w:rsidR="004474F5">
        <w:rPr>
          <w:rFonts w:hint="eastAsia"/>
          <w:lang w:val="en-CA" w:eastAsia="zh-CN"/>
        </w:rPr>
        <w:t xml:space="preserve">.  </w:t>
      </w:r>
      <w:r w:rsidR="00200807">
        <w:rPr>
          <w:rFonts w:hint="eastAsia"/>
          <w:lang w:val="en-CA" w:eastAsia="zh-CN"/>
        </w:rPr>
        <w:t xml:space="preserve">The organic contaminants considered are PCE, MTBE, </w:t>
      </w:r>
      <w:r>
        <w:rPr>
          <w:lang w:val="en-CA" w:eastAsia="zh-CN"/>
        </w:rPr>
        <w:t>pentane</w:t>
      </w:r>
      <w:r w:rsidR="00200807">
        <w:rPr>
          <w:rFonts w:hint="eastAsia"/>
          <w:lang w:val="en-CA" w:eastAsia="zh-CN"/>
        </w:rPr>
        <w:t>, iso-</w:t>
      </w:r>
      <w:r>
        <w:rPr>
          <w:lang w:val="en-CA" w:eastAsia="zh-CN"/>
        </w:rPr>
        <w:t>o</w:t>
      </w:r>
      <w:r w:rsidR="00200807" w:rsidRPr="008A36B3">
        <w:rPr>
          <w:lang w:val="en-CA" w:eastAsia="zh-CN"/>
        </w:rPr>
        <w:t>ctane</w:t>
      </w:r>
      <w:r w:rsidR="00200807">
        <w:rPr>
          <w:rFonts w:hint="eastAsia"/>
          <w:lang w:val="en-CA" w:eastAsia="zh-CN"/>
        </w:rPr>
        <w:t xml:space="preserve">, </w:t>
      </w:r>
      <w:r>
        <w:rPr>
          <w:lang w:val="en-CA" w:eastAsia="zh-CN"/>
        </w:rPr>
        <w:t>t</w:t>
      </w:r>
      <w:r w:rsidR="00200807" w:rsidRPr="00161D29">
        <w:rPr>
          <w:lang w:val="en-CA" w:eastAsia="zh-CN"/>
        </w:rPr>
        <w:t>oluene</w:t>
      </w:r>
      <w:r w:rsidR="00200807" w:rsidRPr="00161D29">
        <w:rPr>
          <w:rFonts w:hint="eastAsia"/>
          <w:lang w:val="en-CA" w:eastAsia="zh-CN"/>
        </w:rPr>
        <w:t xml:space="preserve"> </w:t>
      </w:r>
      <w:r w:rsidR="00200807">
        <w:rPr>
          <w:rFonts w:hint="eastAsia"/>
          <w:lang w:val="en-CA" w:eastAsia="zh-CN"/>
        </w:rPr>
        <w:t>and 1,3,5-TMB</w:t>
      </w:r>
      <w:r w:rsidR="004474F5">
        <w:rPr>
          <w:rFonts w:hint="eastAsia"/>
          <w:lang w:val="en-CA" w:eastAsia="zh-CN"/>
        </w:rPr>
        <w:t xml:space="preserve">.  </w:t>
      </w:r>
      <w:r w:rsidR="00200807">
        <w:rPr>
          <w:rFonts w:hint="eastAsia"/>
          <w:lang w:val="en-CA" w:eastAsia="zh-CN"/>
        </w:rPr>
        <w:t>The dissolution reactions are as</w:t>
      </w:r>
      <w:r>
        <w:rPr>
          <w:rFonts w:hint="eastAsia"/>
          <w:lang w:val="en-CA" w:eastAsia="zh-CN"/>
        </w:rPr>
        <w:t>sumed to be reversible reaction</w:t>
      </w:r>
      <w:r>
        <w:rPr>
          <w:lang w:val="en-CA" w:eastAsia="zh-CN"/>
        </w:rPr>
        <w:t xml:space="preserve"> and solubility follow </w:t>
      </w:r>
      <w:r w:rsidR="00200807" w:rsidRPr="004D1A64">
        <w:rPr>
          <w:lang w:val="en-CA" w:eastAsia="zh-CN"/>
        </w:rPr>
        <w:t>Raoult's law</w:t>
      </w:r>
      <w:r w:rsidR="00200807">
        <w:rPr>
          <w:rFonts w:hint="eastAsia"/>
          <w:lang w:val="en-CA" w:eastAsia="zh-CN"/>
        </w:rPr>
        <w:t>.</w:t>
      </w:r>
    </w:p>
    <w:p w14:paraId="3E7A404F" w14:textId="77777777" w:rsidR="00200807" w:rsidRPr="00192E8E" w:rsidRDefault="00B3171D" w:rsidP="009D54B1">
      <w:pPr>
        <w:pStyle w:val="StyleHeading4Bold"/>
      </w:pPr>
      <w:bookmarkStart w:id="1026" w:name="_Toc520374768"/>
      <w:r>
        <w:t>Model setup</w:t>
      </w:r>
      <w:bookmarkEnd w:id="1026"/>
    </w:p>
    <w:p w14:paraId="7301E66C" w14:textId="0E28C154" w:rsidR="00200807" w:rsidRPr="00161D29" w:rsidRDefault="00200807" w:rsidP="00200807">
      <w:pPr>
        <w:rPr>
          <w:szCs w:val="24"/>
          <w:lang w:eastAsia="zh-CN"/>
        </w:rPr>
      </w:pPr>
      <w:r w:rsidRPr="00ED3698">
        <w:rPr>
          <w:szCs w:val="24"/>
        </w:rPr>
        <w:t>A 1D model</w:t>
      </w:r>
      <w:r w:rsidR="004355C4">
        <w:rPr>
          <w:szCs w:val="24"/>
        </w:rPr>
        <w:t>,</w:t>
      </w:r>
      <w:r w:rsidRPr="00ED3698">
        <w:rPr>
          <w:szCs w:val="24"/>
        </w:rPr>
        <w:t xml:space="preserve"> </w:t>
      </w:r>
      <w:r>
        <w:rPr>
          <w:rFonts w:hint="eastAsia"/>
          <w:szCs w:val="24"/>
          <w:lang w:eastAsia="zh-CN"/>
        </w:rPr>
        <w:t>0.58</w:t>
      </w:r>
      <w:r>
        <w:rPr>
          <w:szCs w:val="24"/>
          <w:lang w:eastAsia="zh-CN"/>
        </w:rPr>
        <w:t> </w:t>
      </w:r>
      <w:r w:rsidRPr="00ED3698">
        <w:rPr>
          <w:szCs w:val="24"/>
        </w:rPr>
        <w:t>m in depth</w:t>
      </w:r>
      <w:r w:rsidR="004355C4">
        <w:rPr>
          <w:szCs w:val="24"/>
        </w:rPr>
        <w:t>,</w:t>
      </w:r>
      <w:r w:rsidRPr="00ED3698">
        <w:rPr>
          <w:szCs w:val="24"/>
        </w:rPr>
        <w:t xml:space="preserve"> is discretized into </w:t>
      </w:r>
      <w:r>
        <w:rPr>
          <w:rFonts w:hint="eastAsia"/>
          <w:szCs w:val="24"/>
          <w:lang w:eastAsia="zh-CN"/>
        </w:rPr>
        <w:t>59</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of 0.0</w:t>
      </w:r>
      <w:r>
        <w:rPr>
          <w:rFonts w:hint="eastAsia"/>
          <w:szCs w:val="24"/>
          <w:lang w:val="en-CA" w:eastAsia="zh-CN"/>
        </w:rPr>
        <w:t>1</w:t>
      </w:r>
      <w:r w:rsidRPr="00ED3698">
        <w:rPr>
          <w:szCs w:val="24"/>
          <w:lang w:val="en-CA" w:eastAsia="en-CA"/>
        </w:rPr>
        <w:t xml:space="preserve"> m for the interior control volumes and 0.0</w:t>
      </w:r>
      <w:r>
        <w:rPr>
          <w:rFonts w:hint="eastAsia"/>
          <w:szCs w:val="24"/>
          <w:lang w:val="en-CA" w:eastAsia="zh-CN"/>
        </w:rPr>
        <w:t>0</w:t>
      </w:r>
      <w:r w:rsidRPr="00ED3698">
        <w:rPr>
          <w:szCs w:val="24"/>
          <w:lang w:val="en-CA" w:eastAsia="en-CA"/>
        </w:rPr>
        <w:t xml:space="preserve">5 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004355C4">
        <w:rPr>
          <w:szCs w:val="24"/>
          <w:lang w:val="en-CA" w:eastAsia="zh-CN"/>
        </w:rPr>
        <w:t>S</w:t>
      </w:r>
      <w:r>
        <w:rPr>
          <w:rFonts w:hint="eastAsia"/>
          <w:szCs w:val="24"/>
          <w:lang w:val="en-CA" w:eastAsia="zh-CN"/>
        </w:rPr>
        <w:t>teady-state unsaturated flow condition</w:t>
      </w:r>
      <w:r w:rsidR="004355C4">
        <w:rPr>
          <w:szCs w:val="24"/>
          <w:lang w:val="en-CA" w:eastAsia="zh-CN"/>
        </w:rPr>
        <w:t>s</w:t>
      </w:r>
      <w:r>
        <w:rPr>
          <w:rFonts w:hint="eastAsia"/>
          <w:szCs w:val="24"/>
          <w:lang w:val="en-CA" w:eastAsia="zh-CN"/>
        </w:rPr>
        <w:t xml:space="preserve"> </w:t>
      </w:r>
      <w:r w:rsidR="004355C4">
        <w:rPr>
          <w:szCs w:val="24"/>
          <w:lang w:val="en-CA" w:eastAsia="zh-CN"/>
        </w:rPr>
        <w:t>are</w:t>
      </w:r>
      <w:r>
        <w:rPr>
          <w:rFonts w:hint="eastAsia"/>
          <w:szCs w:val="24"/>
          <w:lang w:val="en-CA" w:eastAsia="zh-CN"/>
        </w:rPr>
        <w:t xml:space="preserve"> </w:t>
      </w:r>
      <w:r w:rsidR="004355C4">
        <w:rPr>
          <w:szCs w:val="24"/>
          <w:lang w:val="en-CA" w:eastAsia="zh-CN"/>
        </w:rPr>
        <w:t>assumed</w:t>
      </w:r>
      <w:r w:rsidR="004474F5">
        <w:rPr>
          <w:rFonts w:hint="eastAsia"/>
          <w:szCs w:val="24"/>
          <w:lang w:val="en-CA" w:eastAsia="zh-CN"/>
        </w:rPr>
        <w:t xml:space="preserve">.  </w:t>
      </w:r>
      <w:r w:rsidRPr="00ED3698">
        <w:rPr>
          <w:szCs w:val="24"/>
          <w:lang w:val="en-CA" w:eastAsia="en-CA"/>
        </w:rPr>
        <w:t xml:space="preserve">Boundary conditions </w:t>
      </w:r>
      <w:r>
        <w:rPr>
          <w:rFonts w:hint="eastAsia"/>
          <w:szCs w:val="24"/>
          <w:lang w:val="en-CA" w:eastAsia="zh-CN"/>
        </w:rPr>
        <w:t xml:space="preserve">are constant hydraulic heads </w:t>
      </w:r>
      <w:r w:rsidR="004355C4">
        <w:rPr>
          <w:szCs w:val="24"/>
          <w:lang w:val="en-CA" w:eastAsia="zh-CN"/>
        </w:rPr>
        <w:t>of</w:t>
      </w:r>
      <w:r>
        <w:rPr>
          <w:rFonts w:hint="eastAsia"/>
          <w:szCs w:val="24"/>
          <w:lang w:val="en-CA" w:eastAsia="zh-CN"/>
        </w:rPr>
        <w:t xml:space="preserve"> -0.34</w:t>
      </w:r>
      <w:r>
        <w:rPr>
          <w:szCs w:val="24"/>
          <w:lang w:eastAsia="zh-CN"/>
        </w:rPr>
        <w:t> </w:t>
      </w:r>
      <w:r>
        <w:rPr>
          <w:rFonts w:hint="eastAsia"/>
          <w:szCs w:val="24"/>
          <w:lang w:eastAsia="zh-CN"/>
        </w:rPr>
        <w:t>m</w:t>
      </w:r>
      <w:r w:rsidRPr="00ED3698">
        <w:rPr>
          <w:szCs w:val="24"/>
          <w:lang w:val="en-CA" w:eastAsia="en-CA"/>
        </w:rPr>
        <w:t xml:space="preserve"> </w:t>
      </w:r>
      <w:r w:rsidR="004355C4">
        <w:rPr>
          <w:szCs w:val="24"/>
          <w:lang w:val="en-CA" w:eastAsia="en-CA"/>
        </w:rPr>
        <w:t>at</w:t>
      </w:r>
      <w:r w:rsidRPr="00ED3698">
        <w:rPr>
          <w:szCs w:val="24"/>
          <w:lang w:val="en-CA" w:eastAsia="en-CA"/>
        </w:rPr>
        <w:t xml:space="preserve"> the top and </w:t>
      </w:r>
      <w:r>
        <w:rPr>
          <w:rFonts w:hint="eastAsia"/>
          <w:szCs w:val="24"/>
          <w:lang w:val="en-CA" w:eastAsia="zh-CN"/>
        </w:rPr>
        <w:t>0.24 </w:t>
      </w:r>
      <w:r w:rsidRPr="00ED3698">
        <w:rPr>
          <w:szCs w:val="24"/>
          <w:lang w:val="en-CA" w:eastAsia="en-CA"/>
        </w:rPr>
        <w:t xml:space="preserve">m </w:t>
      </w:r>
      <w:r w:rsidR="004355C4">
        <w:rPr>
          <w:szCs w:val="24"/>
          <w:lang w:val="en-CA" w:eastAsia="en-CA"/>
        </w:rPr>
        <w:t>at</w:t>
      </w:r>
      <w:r w:rsidRPr="00ED3698">
        <w:rPr>
          <w:szCs w:val="24"/>
          <w:lang w:val="en-CA" w:eastAsia="en-CA"/>
        </w:rPr>
        <w:t xml:space="preserve"> the bottom boundar</w:t>
      </w:r>
      <w:r w:rsidR="001F5A00">
        <w:rPr>
          <w:rFonts w:hint="eastAsia"/>
          <w:szCs w:val="24"/>
          <w:lang w:val="en-CA" w:eastAsia="zh-CN"/>
        </w:rPr>
        <w:t>ies</w:t>
      </w:r>
      <w:r w:rsidR="004355C4">
        <w:rPr>
          <w:szCs w:val="24"/>
          <w:lang w:val="en-CA" w:eastAsia="zh-CN"/>
        </w:rPr>
        <w:t>, implying a no flow condition</w:t>
      </w:r>
      <w:r w:rsidR="004474F5">
        <w:rPr>
          <w:szCs w:val="24"/>
          <w:lang w:val="en-CA" w:eastAsia="en-CA"/>
        </w:rPr>
        <w:t xml:space="preserve">.  </w:t>
      </w:r>
      <w:r>
        <w:rPr>
          <w:rFonts w:hint="eastAsia"/>
          <w:szCs w:val="24"/>
          <w:lang w:val="en-CA" w:eastAsia="zh-CN"/>
        </w:rPr>
        <w:t xml:space="preserve">It </w:t>
      </w:r>
      <w:r w:rsidR="004355C4">
        <w:rPr>
          <w:szCs w:val="24"/>
          <w:lang w:val="en-CA" w:eastAsia="zh-CN"/>
        </w:rPr>
        <w:t>is</w:t>
      </w:r>
      <w:r>
        <w:rPr>
          <w:rFonts w:hint="eastAsia"/>
          <w:szCs w:val="24"/>
          <w:lang w:val="en-CA" w:eastAsia="zh-CN"/>
        </w:rPr>
        <w:t xml:space="preserve"> assumed that all organic contaminants can exist in aqueous, gaseous and </w:t>
      </w:r>
      <w:r w:rsidR="004355C4">
        <w:rPr>
          <w:szCs w:val="24"/>
          <w:lang w:val="en-CA" w:eastAsia="zh-CN"/>
        </w:rPr>
        <w:t>the mixed</w:t>
      </w:r>
      <w:r>
        <w:rPr>
          <w:rFonts w:hint="eastAsia"/>
          <w:szCs w:val="24"/>
          <w:lang w:val="en-CA" w:eastAsia="zh-CN"/>
        </w:rPr>
        <w:t xml:space="preserve"> </w:t>
      </w:r>
      <w:r w:rsidR="004355C4">
        <w:rPr>
          <w:szCs w:val="24"/>
          <w:lang w:val="en-CA" w:eastAsia="zh-CN"/>
        </w:rPr>
        <w:t xml:space="preserve">NAPL </w:t>
      </w:r>
      <w:r>
        <w:rPr>
          <w:rFonts w:hint="eastAsia"/>
          <w:szCs w:val="24"/>
          <w:lang w:val="en-CA" w:eastAsia="zh-CN"/>
        </w:rPr>
        <w:t xml:space="preserve">phase without any degradation; and chemical reactions </w:t>
      </w:r>
      <w:r w:rsidR="004355C4">
        <w:rPr>
          <w:szCs w:val="24"/>
          <w:lang w:val="en-CA" w:eastAsia="zh-CN"/>
        </w:rPr>
        <w:t>do not</w:t>
      </w:r>
      <w:r>
        <w:rPr>
          <w:rFonts w:hint="eastAsia"/>
          <w:szCs w:val="24"/>
          <w:lang w:val="en-CA" w:eastAsia="zh-CN"/>
        </w:rPr>
        <w:t xml:space="preserve"> occur</w:t>
      </w:r>
      <w:r w:rsidR="004474F5">
        <w:rPr>
          <w:rFonts w:hint="eastAsia"/>
          <w:szCs w:val="24"/>
          <w:lang w:val="en-CA" w:eastAsia="zh-CN"/>
        </w:rPr>
        <w:t xml:space="preserve">.  </w:t>
      </w:r>
      <w:r>
        <w:rPr>
          <w:rFonts w:hint="eastAsia"/>
          <w:szCs w:val="24"/>
          <w:lang w:val="en-CA" w:eastAsia="zh-CN"/>
        </w:rPr>
        <w:t xml:space="preserve">The initial and boundary </w:t>
      </w:r>
      <w:r w:rsidR="004355C4">
        <w:rPr>
          <w:szCs w:val="24"/>
          <w:lang w:val="en-CA" w:eastAsia="zh-CN"/>
        </w:rPr>
        <w:t xml:space="preserve">conditions for flow and reactive transport </w:t>
      </w:r>
      <w:r>
        <w:rPr>
          <w:rFonts w:hint="eastAsia"/>
          <w:szCs w:val="24"/>
          <w:lang w:val="en-CA" w:eastAsia="zh-CN"/>
        </w:rPr>
        <w:t xml:space="preserve">are listed in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_Ref362450461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38</w:t>
      </w:r>
      <w:r w:rsidR="005F5019">
        <w:rPr>
          <w:szCs w:val="24"/>
          <w:lang w:val="en-CA" w:eastAsia="zh-CN"/>
        </w:rPr>
        <w:fldChar w:fldCharType="end"/>
      </w:r>
      <w:r w:rsidR="004474F5">
        <w:rPr>
          <w:rFonts w:hint="eastAsia"/>
          <w:szCs w:val="24"/>
          <w:lang w:val="en-CA" w:eastAsia="zh-CN"/>
        </w:rPr>
        <w:t xml:space="preserve">.  </w:t>
      </w:r>
      <w:r>
        <w:rPr>
          <w:rFonts w:hint="eastAsia"/>
          <w:szCs w:val="24"/>
          <w:lang w:val="en-CA" w:eastAsia="zh-CN"/>
        </w:rPr>
        <w:t>The organic contaminants initially exist in the domain at a depth from 0.24</w:t>
      </w:r>
      <w:r>
        <w:rPr>
          <w:szCs w:val="24"/>
          <w:lang w:eastAsia="zh-CN"/>
        </w:rPr>
        <w:t> </w:t>
      </w:r>
      <w:r>
        <w:rPr>
          <w:rFonts w:hint="eastAsia"/>
          <w:szCs w:val="24"/>
          <w:lang w:eastAsia="zh-CN"/>
        </w:rPr>
        <w:t>m to 0.243</w:t>
      </w:r>
      <w:r>
        <w:rPr>
          <w:szCs w:val="24"/>
          <w:lang w:eastAsia="zh-CN"/>
        </w:rPr>
        <w:t> </w:t>
      </w:r>
      <w:r>
        <w:rPr>
          <w:rFonts w:hint="eastAsia"/>
          <w:szCs w:val="24"/>
          <w:lang w:eastAsia="zh-CN"/>
        </w:rPr>
        <w:t>m (</w:t>
      </w:r>
      <w:r>
        <w:rPr>
          <w:szCs w:val="24"/>
          <w:lang w:eastAsia="zh-CN"/>
        </w:rPr>
        <w:t>corresponding</w:t>
      </w:r>
      <w:r>
        <w:rPr>
          <w:rFonts w:hint="eastAsia"/>
          <w:szCs w:val="24"/>
          <w:lang w:eastAsia="zh-CN"/>
        </w:rPr>
        <w:t xml:space="preserve"> to z=0.337 to 0.34</w:t>
      </w:r>
      <w:r>
        <w:rPr>
          <w:szCs w:val="24"/>
          <w:lang w:eastAsia="zh-CN"/>
        </w:rPr>
        <w:t> </w:t>
      </w:r>
      <w:r>
        <w:rPr>
          <w:rFonts w:hint="eastAsia"/>
          <w:szCs w:val="24"/>
          <w:lang w:eastAsia="zh-CN"/>
        </w:rPr>
        <w:t>m in the input file)</w:t>
      </w:r>
      <w:r w:rsidR="004474F5">
        <w:rPr>
          <w:rFonts w:hint="eastAsia"/>
          <w:szCs w:val="24"/>
          <w:lang w:eastAsia="zh-CN"/>
        </w:rPr>
        <w:t xml:space="preserve">.  </w:t>
      </w:r>
    </w:p>
    <w:p w14:paraId="2AF1A144" w14:textId="4F7C0B42" w:rsidR="00200807" w:rsidRPr="00ED3698" w:rsidRDefault="00200807" w:rsidP="00AE6CCB">
      <w:pPr>
        <w:pStyle w:val="StyleCaptionTableCaptionBold"/>
      </w:pPr>
      <w:bookmarkStart w:id="1027" w:name="_Ref362450461"/>
      <w:bookmarkStart w:id="1028" w:name="_Toc520374979"/>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38</w:t>
      </w:r>
      <w:r w:rsidR="00FE1AD3">
        <w:fldChar w:fldCharType="end"/>
      </w:r>
      <w:bookmarkEnd w:id="1027"/>
      <w:r w:rsidR="004C28A7">
        <w:t xml:space="preserve">: </w:t>
      </w:r>
      <w:r w:rsidRPr="00694542">
        <w:t xml:space="preserve">Initial </w:t>
      </w:r>
      <w:r w:rsidR="004355C4">
        <w:t>and</w:t>
      </w:r>
      <w:r w:rsidRPr="00694542">
        <w:t xml:space="preserve"> boundary </w:t>
      </w:r>
      <w:r w:rsidR="004355C4">
        <w:t>conditions for flow</w:t>
      </w:r>
      <w:r w:rsidRPr="00694542">
        <w:t xml:space="preserve"> and reactive transport</w:t>
      </w:r>
      <w:r w:rsidR="004355C4">
        <w:t xml:space="preserve"> – demonstration example raoult</w:t>
      </w:r>
      <w:bookmarkEnd w:id="1028"/>
      <w:r w:rsidRPr="00694542">
        <w:t xml:space="preserve"> </w:t>
      </w:r>
    </w:p>
    <w:tbl>
      <w:tblPr>
        <w:tblW w:w="4000" w:type="pct"/>
        <w:jc w:val="center"/>
        <w:tblBorders>
          <w:top w:val="single" w:sz="4" w:space="0" w:color="auto"/>
          <w:bottom w:val="single" w:sz="4" w:space="0" w:color="auto"/>
        </w:tblBorders>
        <w:tblLook w:val="04A0" w:firstRow="1" w:lastRow="0" w:firstColumn="1" w:lastColumn="0" w:noHBand="0" w:noVBand="1"/>
      </w:tblPr>
      <w:tblGrid>
        <w:gridCol w:w="1638"/>
        <w:gridCol w:w="1864"/>
        <w:gridCol w:w="1346"/>
        <w:gridCol w:w="985"/>
        <w:gridCol w:w="1079"/>
      </w:tblGrid>
      <w:tr w:rsidR="004355C4" w:rsidRPr="00192D86" w14:paraId="08D5283F" w14:textId="77777777" w:rsidTr="0050229F">
        <w:trPr>
          <w:trHeight w:val="300"/>
          <w:jc w:val="center"/>
        </w:trPr>
        <w:tc>
          <w:tcPr>
            <w:tcW w:w="1188" w:type="pct"/>
            <w:tcBorders>
              <w:bottom w:val="single" w:sz="4" w:space="0" w:color="auto"/>
            </w:tcBorders>
            <w:shd w:val="clear" w:color="auto" w:fill="D9D9D9"/>
            <w:noWrap/>
            <w:vAlign w:val="center"/>
            <w:hideMark/>
          </w:tcPr>
          <w:p w14:paraId="12C47410" w14:textId="77777777" w:rsidR="004355C4" w:rsidRPr="00192D86" w:rsidRDefault="004355C4" w:rsidP="00192D86">
            <w:pPr>
              <w:spacing w:before="0" w:after="0"/>
              <w:jc w:val="left"/>
              <w:rPr>
                <w:b/>
                <w:color w:val="000000"/>
                <w:lang w:eastAsia="en-CA"/>
              </w:rPr>
            </w:pPr>
            <w:r w:rsidRPr="00192D86">
              <w:rPr>
                <w:b/>
                <w:color w:val="000000"/>
                <w:lang w:eastAsia="en-CA"/>
              </w:rPr>
              <w:t>Parameter</w:t>
            </w:r>
          </w:p>
        </w:tc>
        <w:tc>
          <w:tcPr>
            <w:tcW w:w="1337" w:type="pct"/>
            <w:tcBorders>
              <w:bottom w:val="single" w:sz="4" w:space="0" w:color="auto"/>
            </w:tcBorders>
            <w:shd w:val="clear" w:color="auto" w:fill="D9D9D9"/>
            <w:noWrap/>
            <w:vAlign w:val="center"/>
            <w:hideMark/>
          </w:tcPr>
          <w:p w14:paraId="15A552CC" w14:textId="77777777" w:rsidR="004355C4" w:rsidRPr="00192D86" w:rsidRDefault="004355C4" w:rsidP="00192D86">
            <w:pPr>
              <w:spacing w:before="0" w:after="0"/>
              <w:jc w:val="center"/>
              <w:rPr>
                <w:b/>
                <w:color w:val="000000"/>
                <w:lang w:eastAsia="zh-CN"/>
              </w:rPr>
            </w:pPr>
            <w:r w:rsidRPr="00192D86">
              <w:rPr>
                <w:b/>
                <w:color w:val="000000"/>
                <w:lang w:eastAsia="en-CA"/>
              </w:rPr>
              <w:t>I</w:t>
            </w:r>
            <w:r w:rsidRPr="00192D86">
              <w:rPr>
                <w:rFonts w:hint="eastAsia"/>
                <w:b/>
                <w:color w:val="000000"/>
                <w:lang w:eastAsia="zh-CN"/>
              </w:rPr>
              <w:t>nitial condition</w:t>
            </w:r>
          </w:p>
        </w:tc>
        <w:tc>
          <w:tcPr>
            <w:tcW w:w="1691" w:type="pct"/>
            <w:gridSpan w:val="2"/>
            <w:tcBorders>
              <w:bottom w:val="single" w:sz="4" w:space="0" w:color="auto"/>
            </w:tcBorders>
            <w:shd w:val="clear" w:color="auto" w:fill="D9D9D9"/>
            <w:vAlign w:val="center"/>
          </w:tcPr>
          <w:p w14:paraId="02660C71" w14:textId="77777777" w:rsidR="004355C4" w:rsidRPr="00192D86" w:rsidRDefault="004355C4" w:rsidP="00192D86">
            <w:pPr>
              <w:spacing w:before="0" w:after="0"/>
              <w:jc w:val="center"/>
              <w:rPr>
                <w:b/>
                <w:color w:val="000000"/>
                <w:lang w:eastAsia="zh-CN"/>
              </w:rPr>
            </w:pPr>
            <w:r w:rsidRPr="00192D86">
              <w:rPr>
                <w:rFonts w:hint="eastAsia"/>
                <w:b/>
                <w:color w:val="000000"/>
                <w:lang w:eastAsia="zh-CN"/>
              </w:rPr>
              <w:t>Boundary conditions</w:t>
            </w:r>
          </w:p>
        </w:tc>
        <w:tc>
          <w:tcPr>
            <w:tcW w:w="783" w:type="pct"/>
            <w:tcBorders>
              <w:bottom w:val="single" w:sz="4" w:space="0" w:color="auto"/>
            </w:tcBorders>
            <w:shd w:val="clear" w:color="auto" w:fill="D9D9D9"/>
            <w:noWrap/>
            <w:vAlign w:val="center"/>
            <w:hideMark/>
          </w:tcPr>
          <w:p w14:paraId="1FF80499" w14:textId="77777777" w:rsidR="004355C4" w:rsidRPr="00192D86" w:rsidRDefault="004355C4" w:rsidP="00192D86">
            <w:pPr>
              <w:spacing w:before="0" w:after="0"/>
              <w:jc w:val="center"/>
              <w:rPr>
                <w:b/>
                <w:color w:val="000000"/>
                <w:lang w:eastAsia="en-CA"/>
              </w:rPr>
            </w:pPr>
            <w:r w:rsidRPr="00192D86">
              <w:rPr>
                <w:b/>
                <w:color w:val="000000"/>
                <w:lang w:eastAsia="en-CA"/>
              </w:rPr>
              <w:t>Unit</w:t>
            </w:r>
          </w:p>
        </w:tc>
      </w:tr>
      <w:tr w:rsidR="004355C4" w:rsidRPr="00ED3698" w14:paraId="75EBAA87" w14:textId="77777777" w:rsidTr="0050229F">
        <w:trPr>
          <w:trHeight w:val="300"/>
          <w:jc w:val="center"/>
        </w:trPr>
        <w:tc>
          <w:tcPr>
            <w:tcW w:w="1188" w:type="pct"/>
            <w:tcBorders>
              <w:top w:val="single" w:sz="4" w:space="0" w:color="auto"/>
              <w:bottom w:val="nil"/>
            </w:tcBorders>
            <w:shd w:val="clear" w:color="auto" w:fill="auto"/>
            <w:noWrap/>
            <w:vAlign w:val="center"/>
          </w:tcPr>
          <w:p w14:paraId="7475A804" w14:textId="77777777" w:rsidR="004355C4" w:rsidRPr="00ED3698" w:rsidRDefault="004355C4" w:rsidP="00192D86">
            <w:pPr>
              <w:spacing w:before="0" w:after="0"/>
              <w:jc w:val="left"/>
              <w:rPr>
                <w:i/>
                <w:color w:val="000000"/>
                <w:sz w:val="22"/>
                <w:szCs w:val="22"/>
                <w:lang w:eastAsia="zh-CN"/>
              </w:rPr>
            </w:pPr>
            <w:r>
              <w:rPr>
                <w:i/>
                <w:color w:val="000000"/>
                <w:sz w:val="22"/>
                <w:szCs w:val="22"/>
              </w:rPr>
              <w:t>Aqueous phase</w:t>
            </w:r>
          </w:p>
        </w:tc>
        <w:tc>
          <w:tcPr>
            <w:tcW w:w="1337" w:type="pct"/>
            <w:tcBorders>
              <w:top w:val="single" w:sz="4" w:space="0" w:color="auto"/>
              <w:bottom w:val="nil"/>
            </w:tcBorders>
            <w:shd w:val="clear" w:color="auto" w:fill="auto"/>
            <w:noWrap/>
            <w:vAlign w:val="center"/>
          </w:tcPr>
          <w:p w14:paraId="60BB84F5" w14:textId="77777777" w:rsidR="004355C4" w:rsidRPr="00ED3698" w:rsidRDefault="004355C4" w:rsidP="00192D86">
            <w:pPr>
              <w:spacing w:before="0" w:after="0"/>
              <w:jc w:val="center"/>
            </w:pPr>
          </w:p>
        </w:tc>
        <w:tc>
          <w:tcPr>
            <w:tcW w:w="976" w:type="pct"/>
            <w:tcBorders>
              <w:top w:val="single" w:sz="4" w:space="0" w:color="auto"/>
              <w:bottom w:val="nil"/>
            </w:tcBorders>
            <w:vAlign w:val="center"/>
          </w:tcPr>
          <w:p w14:paraId="14E88D3D" w14:textId="77777777" w:rsidR="004355C4" w:rsidRPr="00ED3698" w:rsidRDefault="004355C4" w:rsidP="00192D86">
            <w:pPr>
              <w:spacing w:before="0" w:after="0"/>
              <w:jc w:val="center"/>
              <w:rPr>
                <w:lang w:eastAsia="zh-CN"/>
              </w:rPr>
            </w:pPr>
            <w:r>
              <w:rPr>
                <w:rFonts w:hint="eastAsia"/>
                <w:lang w:eastAsia="zh-CN"/>
              </w:rPr>
              <w:t>top</w:t>
            </w:r>
          </w:p>
        </w:tc>
        <w:tc>
          <w:tcPr>
            <w:tcW w:w="715" w:type="pct"/>
            <w:tcBorders>
              <w:top w:val="single" w:sz="4" w:space="0" w:color="auto"/>
              <w:bottom w:val="nil"/>
            </w:tcBorders>
            <w:vAlign w:val="center"/>
          </w:tcPr>
          <w:p w14:paraId="387F15A8" w14:textId="77777777" w:rsidR="004355C4" w:rsidRPr="00ED3698" w:rsidRDefault="004355C4" w:rsidP="00192D86">
            <w:pPr>
              <w:spacing w:before="0" w:after="0"/>
              <w:jc w:val="center"/>
              <w:rPr>
                <w:color w:val="000000"/>
                <w:lang w:eastAsia="zh-CN"/>
              </w:rPr>
            </w:pPr>
            <w:r>
              <w:rPr>
                <w:rFonts w:hint="eastAsia"/>
                <w:color w:val="000000"/>
                <w:lang w:eastAsia="zh-CN"/>
              </w:rPr>
              <w:t>bottom</w:t>
            </w:r>
          </w:p>
        </w:tc>
        <w:tc>
          <w:tcPr>
            <w:tcW w:w="783" w:type="pct"/>
            <w:tcBorders>
              <w:top w:val="single" w:sz="4" w:space="0" w:color="auto"/>
              <w:bottom w:val="nil"/>
            </w:tcBorders>
            <w:shd w:val="clear" w:color="auto" w:fill="auto"/>
            <w:noWrap/>
            <w:vAlign w:val="center"/>
          </w:tcPr>
          <w:p w14:paraId="7E6EA638" w14:textId="77777777" w:rsidR="004355C4" w:rsidRPr="00ED3698" w:rsidRDefault="004355C4" w:rsidP="00192D86">
            <w:pPr>
              <w:spacing w:before="0" w:after="0"/>
              <w:jc w:val="center"/>
              <w:rPr>
                <w:color w:val="000000"/>
                <w:lang w:eastAsia="en-CA"/>
              </w:rPr>
            </w:pPr>
          </w:p>
        </w:tc>
      </w:tr>
      <w:tr w:rsidR="004355C4" w:rsidRPr="00ED3698" w14:paraId="1BE60EF7" w14:textId="77777777" w:rsidTr="0050229F">
        <w:trPr>
          <w:trHeight w:val="300"/>
          <w:jc w:val="center"/>
        </w:trPr>
        <w:tc>
          <w:tcPr>
            <w:tcW w:w="1188" w:type="pct"/>
            <w:tcBorders>
              <w:top w:val="nil"/>
              <w:bottom w:val="nil"/>
            </w:tcBorders>
            <w:shd w:val="clear" w:color="auto" w:fill="auto"/>
            <w:noWrap/>
            <w:vAlign w:val="center"/>
            <w:hideMark/>
          </w:tcPr>
          <w:p w14:paraId="6CF9E45E" w14:textId="77777777" w:rsidR="004355C4" w:rsidRDefault="004355C4" w:rsidP="00192D86">
            <w:pPr>
              <w:spacing w:before="0" w:after="0"/>
              <w:ind w:left="318" w:hanging="318"/>
              <w:jc w:val="left"/>
              <w:rPr>
                <w:lang w:eastAsia="zh-CN"/>
              </w:rPr>
            </w:pPr>
            <w:r>
              <w:rPr>
                <w:rFonts w:hint="eastAsia"/>
                <w:lang w:eastAsia="zh-CN"/>
              </w:rPr>
              <w:t>PCE</w:t>
            </w:r>
          </w:p>
        </w:tc>
        <w:tc>
          <w:tcPr>
            <w:tcW w:w="1337" w:type="pct"/>
            <w:tcBorders>
              <w:top w:val="nil"/>
              <w:bottom w:val="nil"/>
            </w:tcBorders>
            <w:shd w:val="clear" w:color="auto" w:fill="auto"/>
            <w:noWrap/>
            <w:vAlign w:val="center"/>
          </w:tcPr>
          <w:p w14:paraId="49BAD692" w14:textId="77777777" w:rsidR="004355C4" w:rsidRPr="009875B3"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1FC67296" w14:textId="77777777" w:rsidR="004355C4" w:rsidRPr="00C424EC" w:rsidRDefault="004355C4" w:rsidP="0050229F">
            <w:pPr>
              <w:spacing w:before="0" w:after="0"/>
              <w:jc w:val="center"/>
            </w:pPr>
            <w:r w:rsidRPr="00C424EC">
              <w:t>1.0</w:t>
            </w:r>
            <w:r w:rsidRPr="005865DC">
              <w:t>×10</w:t>
            </w:r>
            <w:r w:rsidRPr="005865DC">
              <w:rPr>
                <w:vertAlign w:val="superscript"/>
              </w:rPr>
              <w:t>-10</w:t>
            </w:r>
          </w:p>
        </w:tc>
        <w:tc>
          <w:tcPr>
            <w:tcW w:w="715" w:type="pct"/>
            <w:vMerge w:val="restart"/>
            <w:tcBorders>
              <w:top w:val="nil"/>
            </w:tcBorders>
            <w:vAlign w:val="center"/>
          </w:tcPr>
          <w:p w14:paraId="1B26AC47" w14:textId="77777777" w:rsidR="004355C4" w:rsidRPr="00ED3698" w:rsidRDefault="004355C4" w:rsidP="00192D86">
            <w:pPr>
              <w:spacing w:before="0" w:after="0"/>
              <w:jc w:val="center"/>
              <w:rPr>
                <w:color w:val="000000"/>
                <w:lang w:eastAsia="en-CA"/>
              </w:rPr>
            </w:pPr>
            <w:r>
              <w:rPr>
                <w:color w:val="000000"/>
                <w:lang w:eastAsia="en-CA"/>
              </w:rPr>
              <w:t>(free exit)</w:t>
            </w:r>
          </w:p>
        </w:tc>
        <w:tc>
          <w:tcPr>
            <w:tcW w:w="783" w:type="pct"/>
            <w:tcBorders>
              <w:top w:val="nil"/>
              <w:bottom w:val="nil"/>
            </w:tcBorders>
            <w:shd w:val="clear" w:color="auto" w:fill="auto"/>
            <w:noWrap/>
            <w:vAlign w:val="center"/>
            <w:hideMark/>
          </w:tcPr>
          <w:p w14:paraId="35ABD3B8" w14:textId="77777777" w:rsidR="004355C4" w:rsidRPr="00AB7437" w:rsidRDefault="004355C4" w:rsidP="004355C4">
            <w:pPr>
              <w:spacing w:before="0" w:after="0"/>
              <w:jc w:val="center"/>
              <w:rPr>
                <w:lang w:eastAsia="zh-CN"/>
              </w:rPr>
            </w:pPr>
            <w:r>
              <w:rPr>
                <w:rFonts w:hint="eastAsia"/>
                <w:color w:val="000000"/>
                <w:lang w:eastAsia="zh-CN"/>
              </w:rPr>
              <w:t>[</w:t>
            </w:r>
            <w:r w:rsidRPr="00ED3698">
              <w:rPr>
                <w:color w:val="000000"/>
                <w:lang w:eastAsia="en-CA"/>
              </w:rPr>
              <w:t xml:space="preserve">mol </w:t>
            </w:r>
            <w:r>
              <w:rPr>
                <w:color w:val="000000"/>
                <w:lang w:eastAsia="en-CA"/>
              </w:rPr>
              <w:t>l</w:t>
            </w:r>
            <w:r w:rsidRPr="00ED3698">
              <w:rPr>
                <w:color w:val="000000"/>
                <w:vertAlign w:val="superscript"/>
                <w:lang w:eastAsia="en-CA"/>
              </w:rPr>
              <w:t>-1</w:t>
            </w:r>
            <w:r>
              <w:rPr>
                <w:rFonts w:hint="eastAsia"/>
                <w:color w:val="000000"/>
                <w:lang w:eastAsia="zh-CN"/>
              </w:rPr>
              <w:t>]</w:t>
            </w:r>
          </w:p>
        </w:tc>
      </w:tr>
      <w:tr w:rsidR="004355C4" w:rsidRPr="00ED3698" w14:paraId="3918DA9B" w14:textId="77777777" w:rsidTr="0050229F">
        <w:trPr>
          <w:trHeight w:val="300"/>
          <w:jc w:val="center"/>
        </w:trPr>
        <w:tc>
          <w:tcPr>
            <w:tcW w:w="1188" w:type="pct"/>
            <w:tcBorders>
              <w:top w:val="nil"/>
              <w:bottom w:val="nil"/>
            </w:tcBorders>
            <w:shd w:val="clear" w:color="auto" w:fill="auto"/>
            <w:noWrap/>
            <w:vAlign w:val="center"/>
          </w:tcPr>
          <w:p w14:paraId="63D8DA64" w14:textId="77777777" w:rsidR="004355C4" w:rsidRDefault="004355C4" w:rsidP="00192D86">
            <w:pPr>
              <w:spacing w:before="0" w:after="0"/>
              <w:ind w:left="318" w:hanging="318"/>
              <w:jc w:val="left"/>
              <w:rPr>
                <w:lang w:eastAsia="zh-CN"/>
              </w:rPr>
            </w:pPr>
            <w:r>
              <w:rPr>
                <w:rFonts w:hint="eastAsia"/>
                <w:lang w:eastAsia="zh-CN"/>
              </w:rPr>
              <w:t>MTBE</w:t>
            </w:r>
          </w:p>
        </w:tc>
        <w:tc>
          <w:tcPr>
            <w:tcW w:w="1337" w:type="pct"/>
            <w:tcBorders>
              <w:top w:val="nil"/>
              <w:bottom w:val="nil"/>
            </w:tcBorders>
            <w:shd w:val="clear" w:color="auto" w:fill="auto"/>
            <w:noWrap/>
            <w:vAlign w:val="center"/>
          </w:tcPr>
          <w:p w14:paraId="113F252B" w14:textId="77777777" w:rsidR="004355C4" w:rsidRPr="009875B3"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3E81993F" w14:textId="77777777" w:rsidR="004355C4" w:rsidRPr="00C424EC" w:rsidRDefault="004355C4" w:rsidP="0050229F">
            <w:pPr>
              <w:spacing w:before="0" w:after="0"/>
              <w:jc w:val="center"/>
            </w:pPr>
            <w:r w:rsidRPr="00C424EC">
              <w:t>1.0</w:t>
            </w:r>
            <w:r w:rsidRPr="005865DC">
              <w:t>×10</w:t>
            </w:r>
            <w:r w:rsidRPr="005865DC">
              <w:rPr>
                <w:vertAlign w:val="superscript"/>
              </w:rPr>
              <w:t>-10</w:t>
            </w:r>
          </w:p>
        </w:tc>
        <w:tc>
          <w:tcPr>
            <w:tcW w:w="715" w:type="pct"/>
            <w:vMerge/>
            <w:vAlign w:val="center"/>
          </w:tcPr>
          <w:p w14:paraId="0CE0C953" w14:textId="77777777" w:rsidR="004355C4" w:rsidRPr="00ED3698" w:rsidRDefault="004355C4" w:rsidP="00192D86">
            <w:pPr>
              <w:spacing w:before="0" w:after="0"/>
              <w:jc w:val="center"/>
            </w:pPr>
          </w:p>
        </w:tc>
        <w:tc>
          <w:tcPr>
            <w:tcW w:w="783" w:type="pct"/>
            <w:tcBorders>
              <w:top w:val="nil"/>
              <w:bottom w:val="nil"/>
            </w:tcBorders>
            <w:shd w:val="clear" w:color="auto" w:fill="auto"/>
            <w:noWrap/>
            <w:vAlign w:val="center"/>
          </w:tcPr>
          <w:p w14:paraId="26983AEA" w14:textId="77777777" w:rsidR="004355C4" w:rsidRDefault="004355C4" w:rsidP="004355C4">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355C4" w:rsidRPr="00ED3698" w14:paraId="1D6602DA" w14:textId="77777777" w:rsidTr="0050229F">
        <w:trPr>
          <w:trHeight w:val="300"/>
          <w:jc w:val="center"/>
        </w:trPr>
        <w:tc>
          <w:tcPr>
            <w:tcW w:w="1188" w:type="pct"/>
            <w:tcBorders>
              <w:top w:val="nil"/>
              <w:bottom w:val="nil"/>
            </w:tcBorders>
            <w:shd w:val="clear" w:color="auto" w:fill="auto"/>
            <w:noWrap/>
            <w:vAlign w:val="center"/>
          </w:tcPr>
          <w:p w14:paraId="09873D9C" w14:textId="77777777" w:rsidR="004355C4" w:rsidRDefault="004355C4" w:rsidP="00192D86">
            <w:pPr>
              <w:spacing w:before="0" w:after="0"/>
              <w:ind w:left="318" w:hanging="318"/>
              <w:jc w:val="left"/>
            </w:pPr>
            <w:r>
              <w:t>Pentane</w:t>
            </w:r>
          </w:p>
        </w:tc>
        <w:tc>
          <w:tcPr>
            <w:tcW w:w="1337" w:type="pct"/>
            <w:tcBorders>
              <w:top w:val="nil"/>
              <w:bottom w:val="nil"/>
            </w:tcBorders>
            <w:shd w:val="clear" w:color="auto" w:fill="auto"/>
            <w:noWrap/>
            <w:vAlign w:val="center"/>
          </w:tcPr>
          <w:p w14:paraId="24534039" w14:textId="77777777" w:rsidR="004355C4" w:rsidRPr="009875B3"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28D3872D" w14:textId="77777777" w:rsidR="004355C4" w:rsidRPr="00C424EC" w:rsidRDefault="004355C4" w:rsidP="0050229F">
            <w:pPr>
              <w:spacing w:before="0" w:after="0"/>
              <w:jc w:val="center"/>
            </w:pPr>
            <w:r w:rsidRPr="00C424EC">
              <w:t>1.0</w:t>
            </w:r>
            <w:r w:rsidRPr="005865DC">
              <w:t>×10</w:t>
            </w:r>
            <w:r w:rsidRPr="005865DC">
              <w:rPr>
                <w:vertAlign w:val="superscript"/>
              </w:rPr>
              <w:t>-10</w:t>
            </w:r>
          </w:p>
        </w:tc>
        <w:tc>
          <w:tcPr>
            <w:tcW w:w="715" w:type="pct"/>
            <w:vMerge/>
            <w:vAlign w:val="center"/>
          </w:tcPr>
          <w:p w14:paraId="55F5933A" w14:textId="77777777" w:rsidR="004355C4" w:rsidRPr="00ED3698" w:rsidRDefault="004355C4" w:rsidP="00192D86">
            <w:pPr>
              <w:spacing w:before="0" w:after="0"/>
              <w:jc w:val="center"/>
            </w:pPr>
          </w:p>
        </w:tc>
        <w:tc>
          <w:tcPr>
            <w:tcW w:w="783" w:type="pct"/>
            <w:tcBorders>
              <w:top w:val="nil"/>
              <w:bottom w:val="nil"/>
            </w:tcBorders>
            <w:shd w:val="clear" w:color="auto" w:fill="auto"/>
            <w:noWrap/>
            <w:vAlign w:val="center"/>
          </w:tcPr>
          <w:p w14:paraId="491DF5A8" w14:textId="77777777" w:rsidR="004355C4" w:rsidRDefault="004355C4" w:rsidP="004355C4">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355C4" w:rsidRPr="00ED3698" w14:paraId="0C345315" w14:textId="77777777" w:rsidTr="0050229F">
        <w:trPr>
          <w:trHeight w:val="300"/>
          <w:jc w:val="center"/>
        </w:trPr>
        <w:tc>
          <w:tcPr>
            <w:tcW w:w="1188" w:type="pct"/>
            <w:tcBorders>
              <w:top w:val="nil"/>
              <w:bottom w:val="nil"/>
            </w:tcBorders>
            <w:shd w:val="clear" w:color="auto" w:fill="auto"/>
            <w:noWrap/>
            <w:vAlign w:val="center"/>
          </w:tcPr>
          <w:p w14:paraId="6D883059" w14:textId="77777777" w:rsidR="004355C4" w:rsidRDefault="004355C4" w:rsidP="004355C4">
            <w:pPr>
              <w:spacing w:before="0" w:after="0"/>
              <w:ind w:left="318" w:hanging="318"/>
              <w:jc w:val="left"/>
              <w:rPr>
                <w:lang w:eastAsia="zh-CN"/>
              </w:rPr>
            </w:pPr>
            <w:r>
              <w:rPr>
                <w:rFonts w:hint="eastAsia"/>
                <w:lang w:val="en-CA" w:eastAsia="zh-CN"/>
              </w:rPr>
              <w:t>iso-</w:t>
            </w:r>
            <w:r>
              <w:rPr>
                <w:lang w:val="en-CA" w:eastAsia="zh-CN"/>
              </w:rPr>
              <w:t>octane</w:t>
            </w:r>
          </w:p>
        </w:tc>
        <w:tc>
          <w:tcPr>
            <w:tcW w:w="1337" w:type="pct"/>
            <w:tcBorders>
              <w:top w:val="nil"/>
              <w:bottom w:val="nil"/>
            </w:tcBorders>
            <w:shd w:val="clear" w:color="auto" w:fill="auto"/>
            <w:noWrap/>
            <w:vAlign w:val="center"/>
          </w:tcPr>
          <w:p w14:paraId="1CB3A74B" w14:textId="77777777" w:rsidR="004355C4"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33259D85" w14:textId="77777777" w:rsidR="004355C4" w:rsidRDefault="004355C4" w:rsidP="0050229F">
            <w:pPr>
              <w:spacing w:before="0" w:after="0"/>
              <w:jc w:val="center"/>
            </w:pPr>
            <w:r w:rsidRPr="00C424EC">
              <w:t>1.0</w:t>
            </w:r>
            <w:r w:rsidRPr="005865DC">
              <w:t>×10</w:t>
            </w:r>
            <w:r w:rsidRPr="005865DC">
              <w:rPr>
                <w:vertAlign w:val="superscript"/>
              </w:rPr>
              <w:t>-10</w:t>
            </w:r>
          </w:p>
        </w:tc>
        <w:tc>
          <w:tcPr>
            <w:tcW w:w="715" w:type="pct"/>
            <w:vMerge/>
            <w:vAlign w:val="center"/>
          </w:tcPr>
          <w:p w14:paraId="4518D6C6" w14:textId="77777777" w:rsidR="004355C4" w:rsidRPr="00ED3698" w:rsidRDefault="004355C4" w:rsidP="00192D86">
            <w:pPr>
              <w:spacing w:before="0" w:after="0"/>
              <w:jc w:val="center"/>
            </w:pPr>
          </w:p>
        </w:tc>
        <w:tc>
          <w:tcPr>
            <w:tcW w:w="783" w:type="pct"/>
            <w:tcBorders>
              <w:top w:val="nil"/>
              <w:bottom w:val="nil"/>
            </w:tcBorders>
            <w:shd w:val="clear" w:color="auto" w:fill="auto"/>
            <w:noWrap/>
            <w:vAlign w:val="center"/>
          </w:tcPr>
          <w:p w14:paraId="64F45380" w14:textId="77777777" w:rsidR="004355C4" w:rsidRDefault="004355C4" w:rsidP="004355C4">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355C4" w:rsidRPr="00ED3698" w14:paraId="7385CB4E" w14:textId="77777777" w:rsidTr="0050229F">
        <w:trPr>
          <w:trHeight w:val="300"/>
          <w:jc w:val="center"/>
        </w:trPr>
        <w:tc>
          <w:tcPr>
            <w:tcW w:w="1188" w:type="pct"/>
            <w:tcBorders>
              <w:top w:val="nil"/>
              <w:bottom w:val="nil"/>
            </w:tcBorders>
            <w:shd w:val="clear" w:color="auto" w:fill="auto"/>
            <w:noWrap/>
            <w:vAlign w:val="center"/>
          </w:tcPr>
          <w:p w14:paraId="4E641097" w14:textId="77777777" w:rsidR="004355C4" w:rsidRDefault="004355C4" w:rsidP="00192D86">
            <w:pPr>
              <w:spacing w:before="0" w:after="0"/>
              <w:ind w:left="318" w:hanging="318"/>
              <w:jc w:val="left"/>
              <w:rPr>
                <w:lang w:val="en-CA" w:eastAsia="zh-CN"/>
              </w:rPr>
            </w:pPr>
            <w:r>
              <w:rPr>
                <w:lang w:val="en-CA" w:eastAsia="zh-CN"/>
              </w:rPr>
              <w:t>Toluene</w:t>
            </w:r>
          </w:p>
        </w:tc>
        <w:tc>
          <w:tcPr>
            <w:tcW w:w="1337" w:type="pct"/>
            <w:tcBorders>
              <w:top w:val="nil"/>
              <w:bottom w:val="nil"/>
            </w:tcBorders>
            <w:shd w:val="clear" w:color="auto" w:fill="auto"/>
            <w:noWrap/>
            <w:vAlign w:val="center"/>
          </w:tcPr>
          <w:p w14:paraId="6FDD4107" w14:textId="77777777" w:rsidR="004355C4" w:rsidRPr="009875B3"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16149106" w14:textId="77777777" w:rsidR="004355C4" w:rsidRPr="00C424EC" w:rsidRDefault="004355C4" w:rsidP="0050229F">
            <w:pPr>
              <w:spacing w:before="0" w:after="0"/>
              <w:jc w:val="center"/>
            </w:pPr>
            <w:r w:rsidRPr="00C424EC">
              <w:t>1.0</w:t>
            </w:r>
            <w:r w:rsidRPr="005865DC">
              <w:t>×10</w:t>
            </w:r>
            <w:r w:rsidRPr="005865DC">
              <w:rPr>
                <w:vertAlign w:val="superscript"/>
              </w:rPr>
              <w:t>-10</w:t>
            </w:r>
          </w:p>
        </w:tc>
        <w:tc>
          <w:tcPr>
            <w:tcW w:w="715" w:type="pct"/>
            <w:vMerge/>
            <w:vAlign w:val="center"/>
          </w:tcPr>
          <w:p w14:paraId="2E0C40D0" w14:textId="77777777" w:rsidR="004355C4" w:rsidRPr="00ED3698" w:rsidRDefault="004355C4" w:rsidP="00192D86">
            <w:pPr>
              <w:spacing w:before="0" w:after="0"/>
              <w:jc w:val="center"/>
            </w:pPr>
          </w:p>
        </w:tc>
        <w:tc>
          <w:tcPr>
            <w:tcW w:w="783" w:type="pct"/>
            <w:tcBorders>
              <w:top w:val="nil"/>
              <w:bottom w:val="nil"/>
            </w:tcBorders>
            <w:shd w:val="clear" w:color="auto" w:fill="auto"/>
            <w:noWrap/>
            <w:vAlign w:val="center"/>
          </w:tcPr>
          <w:p w14:paraId="271F36CB" w14:textId="77777777" w:rsidR="004355C4" w:rsidRDefault="004355C4" w:rsidP="004355C4">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355C4" w:rsidRPr="00ED3698" w14:paraId="4C08EECA" w14:textId="77777777" w:rsidTr="0050229F">
        <w:trPr>
          <w:trHeight w:val="300"/>
          <w:jc w:val="center"/>
        </w:trPr>
        <w:tc>
          <w:tcPr>
            <w:tcW w:w="1188" w:type="pct"/>
            <w:tcBorders>
              <w:top w:val="nil"/>
              <w:bottom w:val="nil"/>
            </w:tcBorders>
            <w:shd w:val="clear" w:color="auto" w:fill="auto"/>
            <w:noWrap/>
            <w:vAlign w:val="center"/>
          </w:tcPr>
          <w:p w14:paraId="6ED56D10" w14:textId="77777777" w:rsidR="004355C4" w:rsidRDefault="004355C4" w:rsidP="00192D86">
            <w:pPr>
              <w:spacing w:before="0" w:after="0"/>
              <w:ind w:left="318" w:hanging="318"/>
              <w:jc w:val="left"/>
              <w:rPr>
                <w:lang w:val="en-CA" w:eastAsia="zh-CN"/>
              </w:rPr>
            </w:pPr>
            <w:r>
              <w:rPr>
                <w:rFonts w:hint="eastAsia"/>
                <w:lang w:val="en-CA" w:eastAsia="zh-CN"/>
              </w:rPr>
              <w:t>1,3,5-TMB</w:t>
            </w:r>
          </w:p>
        </w:tc>
        <w:tc>
          <w:tcPr>
            <w:tcW w:w="1337" w:type="pct"/>
            <w:tcBorders>
              <w:top w:val="nil"/>
              <w:bottom w:val="nil"/>
            </w:tcBorders>
            <w:shd w:val="clear" w:color="auto" w:fill="auto"/>
            <w:noWrap/>
            <w:vAlign w:val="center"/>
          </w:tcPr>
          <w:p w14:paraId="0CC5F73A" w14:textId="77777777" w:rsidR="004355C4" w:rsidRPr="009875B3" w:rsidRDefault="004355C4" w:rsidP="0050229F">
            <w:pPr>
              <w:spacing w:before="0" w:after="0"/>
              <w:jc w:val="center"/>
            </w:pPr>
            <w:r w:rsidRPr="009875B3">
              <w:t>1.0</w:t>
            </w:r>
            <w:r w:rsidRPr="005865DC">
              <w:t>×10</w:t>
            </w:r>
            <w:r w:rsidRPr="005865DC">
              <w:rPr>
                <w:vertAlign w:val="superscript"/>
              </w:rPr>
              <w:t>-10</w:t>
            </w:r>
          </w:p>
        </w:tc>
        <w:tc>
          <w:tcPr>
            <w:tcW w:w="976" w:type="pct"/>
            <w:tcBorders>
              <w:top w:val="nil"/>
              <w:bottom w:val="nil"/>
            </w:tcBorders>
            <w:vAlign w:val="center"/>
          </w:tcPr>
          <w:p w14:paraId="21AA1BA7" w14:textId="77777777" w:rsidR="004355C4" w:rsidRPr="00C424EC" w:rsidRDefault="004355C4" w:rsidP="0050229F">
            <w:pPr>
              <w:spacing w:before="0" w:after="0"/>
              <w:jc w:val="center"/>
            </w:pPr>
            <w:r w:rsidRPr="00C424EC">
              <w:t>1.0</w:t>
            </w:r>
            <w:r w:rsidRPr="005865DC">
              <w:t>×10</w:t>
            </w:r>
            <w:r w:rsidRPr="005865DC">
              <w:rPr>
                <w:vertAlign w:val="superscript"/>
              </w:rPr>
              <w:t>-10</w:t>
            </w:r>
          </w:p>
        </w:tc>
        <w:tc>
          <w:tcPr>
            <w:tcW w:w="715" w:type="pct"/>
            <w:vMerge/>
            <w:tcBorders>
              <w:bottom w:val="nil"/>
            </w:tcBorders>
            <w:vAlign w:val="center"/>
          </w:tcPr>
          <w:p w14:paraId="15F39642" w14:textId="77777777" w:rsidR="004355C4" w:rsidRPr="00ED3698" w:rsidRDefault="004355C4" w:rsidP="00192D86">
            <w:pPr>
              <w:spacing w:before="0" w:after="0"/>
              <w:jc w:val="center"/>
            </w:pPr>
          </w:p>
        </w:tc>
        <w:tc>
          <w:tcPr>
            <w:tcW w:w="783" w:type="pct"/>
            <w:tcBorders>
              <w:top w:val="nil"/>
              <w:bottom w:val="nil"/>
            </w:tcBorders>
            <w:shd w:val="clear" w:color="auto" w:fill="auto"/>
            <w:noWrap/>
            <w:vAlign w:val="center"/>
          </w:tcPr>
          <w:p w14:paraId="3CD82B7B" w14:textId="77777777" w:rsidR="004355C4" w:rsidRDefault="004355C4" w:rsidP="004355C4">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355C4" w:rsidRPr="00ED3698" w14:paraId="08495351" w14:textId="77777777" w:rsidTr="0050229F">
        <w:trPr>
          <w:trHeight w:val="300"/>
          <w:jc w:val="center"/>
        </w:trPr>
        <w:tc>
          <w:tcPr>
            <w:tcW w:w="1188" w:type="pct"/>
            <w:tcBorders>
              <w:top w:val="single" w:sz="4" w:space="0" w:color="auto"/>
              <w:bottom w:val="nil"/>
            </w:tcBorders>
            <w:shd w:val="clear" w:color="auto" w:fill="auto"/>
            <w:noWrap/>
            <w:vAlign w:val="center"/>
          </w:tcPr>
          <w:p w14:paraId="0DBDA4CF" w14:textId="77777777" w:rsidR="004355C4" w:rsidRPr="00ED3698" w:rsidRDefault="004355C4" w:rsidP="00192D86">
            <w:pPr>
              <w:spacing w:before="0" w:after="0"/>
              <w:jc w:val="left"/>
              <w:rPr>
                <w:i/>
                <w:color w:val="000000"/>
                <w:sz w:val="22"/>
                <w:szCs w:val="22"/>
              </w:rPr>
            </w:pPr>
            <w:r>
              <w:rPr>
                <w:i/>
                <w:color w:val="000000"/>
                <w:sz w:val="22"/>
                <w:szCs w:val="22"/>
              </w:rPr>
              <w:t>NAPL mixture</w:t>
            </w:r>
          </w:p>
        </w:tc>
        <w:tc>
          <w:tcPr>
            <w:tcW w:w="1337" w:type="pct"/>
            <w:tcBorders>
              <w:top w:val="single" w:sz="4" w:space="0" w:color="auto"/>
              <w:bottom w:val="nil"/>
            </w:tcBorders>
            <w:shd w:val="clear" w:color="auto" w:fill="auto"/>
            <w:noWrap/>
            <w:vAlign w:val="center"/>
          </w:tcPr>
          <w:p w14:paraId="3F68627B" w14:textId="77777777" w:rsidR="004355C4" w:rsidRPr="00AA0081" w:rsidRDefault="004355C4" w:rsidP="00192D86">
            <w:pPr>
              <w:spacing w:before="0" w:after="0"/>
              <w:jc w:val="center"/>
            </w:pPr>
          </w:p>
        </w:tc>
        <w:tc>
          <w:tcPr>
            <w:tcW w:w="976" w:type="pct"/>
            <w:tcBorders>
              <w:top w:val="single" w:sz="4" w:space="0" w:color="auto"/>
              <w:bottom w:val="nil"/>
            </w:tcBorders>
            <w:vAlign w:val="center"/>
          </w:tcPr>
          <w:p w14:paraId="2296D4E3" w14:textId="77777777" w:rsidR="004355C4" w:rsidRPr="00ED3698" w:rsidRDefault="004355C4" w:rsidP="00192D86">
            <w:pPr>
              <w:spacing w:before="0" w:after="0"/>
              <w:jc w:val="center"/>
              <w:rPr>
                <w:i/>
              </w:rPr>
            </w:pPr>
          </w:p>
        </w:tc>
        <w:tc>
          <w:tcPr>
            <w:tcW w:w="715" w:type="pct"/>
            <w:tcBorders>
              <w:top w:val="single" w:sz="4" w:space="0" w:color="auto"/>
              <w:bottom w:val="nil"/>
            </w:tcBorders>
            <w:vAlign w:val="center"/>
          </w:tcPr>
          <w:p w14:paraId="0F71D7E4" w14:textId="77777777" w:rsidR="004355C4" w:rsidRPr="00ED3698" w:rsidRDefault="004355C4" w:rsidP="00192D86">
            <w:pPr>
              <w:spacing w:before="0" w:after="0"/>
              <w:jc w:val="center"/>
              <w:rPr>
                <w:i/>
              </w:rPr>
            </w:pPr>
          </w:p>
        </w:tc>
        <w:tc>
          <w:tcPr>
            <w:tcW w:w="783" w:type="pct"/>
            <w:tcBorders>
              <w:top w:val="single" w:sz="4" w:space="0" w:color="auto"/>
              <w:bottom w:val="nil"/>
            </w:tcBorders>
            <w:shd w:val="clear" w:color="auto" w:fill="auto"/>
            <w:noWrap/>
            <w:vAlign w:val="center"/>
          </w:tcPr>
          <w:p w14:paraId="1D740DFD" w14:textId="77777777" w:rsidR="004355C4" w:rsidRPr="00ED3698" w:rsidRDefault="004355C4" w:rsidP="00192D86">
            <w:pPr>
              <w:spacing w:before="0" w:after="0"/>
              <w:jc w:val="center"/>
              <w:rPr>
                <w:i/>
                <w:color w:val="000000"/>
                <w:lang w:eastAsia="en-CA"/>
              </w:rPr>
            </w:pPr>
          </w:p>
        </w:tc>
      </w:tr>
      <w:tr w:rsidR="004355C4" w:rsidRPr="00ED3698" w14:paraId="065869AF" w14:textId="77777777" w:rsidTr="0050229F">
        <w:trPr>
          <w:trHeight w:val="300"/>
          <w:jc w:val="center"/>
        </w:trPr>
        <w:tc>
          <w:tcPr>
            <w:tcW w:w="1188" w:type="pct"/>
            <w:tcBorders>
              <w:top w:val="nil"/>
              <w:bottom w:val="nil"/>
            </w:tcBorders>
            <w:shd w:val="clear" w:color="auto" w:fill="auto"/>
            <w:noWrap/>
            <w:vAlign w:val="center"/>
          </w:tcPr>
          <w:p w14:paraId="000E0AF1" w14:textId="77777777" w:rsidR="004355C4" w:rsidRDefault="004355C4" w:rsidP="00192D86">
            <w:pPr>
              <w:spacing w:before="0" w:after="0"/>
              <w:ind w:left="318" w:hanging="318"/>
              <w:jc w:val="left"/>
              <w:rPr>
                <w:lang w:eastAsia="zh-CN"/>
              </w:rPr>
            </w:pPr>
            <w:r>
              <w:rPr>
                <w:rFonts w:hint="eastAsia"/>
                <w:lang w:eastAsia="zh-CN"/>
              </w:rPr>
              <w:t>PCE</w:t>
            </w:r>
          </w:p>
        </w:tc>
        <w:tc>
          <w:tcPr>
            <w:tcW w:w="1337" w:type="pct"/>
            <w:tcBorders>
              <w:top w:val="nil"/>
              <w:bottom w:val="nil"/>
            </w:tcBorders>
            <w:shd w:val="clear" w:color="auto" w:fill="auto"/>
            <w:noWrap/>
            <w:vAlign w:val="center"/>
          </w:tcPr>
          <w:p w14:paraId="35C68217" w14:textId="77777777" w:rsidR="004355C4" w:rsidRDefault="004355C4" w:rsidP="00192D86">
            <w:pPr>
              <w:spacing w:before="0" w:after="0"/>
              <w:jc w:val="center"/>
            </w:pPr>
            <w:r>
              <w:t>0.</w:t>
            </w:r>
            <w:r>
              <w:rPr>
                <w:rFonts w:hint="eastAsia"/>
                <w:lang w:eastAsia="zh-CN"/>
              </w:rPr>
              <w:t>2</w:t>
            </w:r>
            <w:r>
              <w:rPr>
                <w:rFonts w:hint="eastAsia"/>
              </w:rPr>
              <w:t>5</w:t>
            </w:r>
          </w:p>
        </w:tc>
        <w:tc>
          <w:tcPr>
            <w:tcW w:w="976" w:type="pct"/>
            <w:tcBorders>
              <w:top w:val="nil"/>
              <w:bottom w:val="nil"/>
            </w:tcBorders>
            <w:vAlign w:val="center"/>
          </w:tcPr>
          <w:p w14:paraId="1B796B39"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1C133A08"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28A613F5"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30BC5F26" w14:textId="77777777" w:rsidTr="0050229F">
        <w:trPr>
          <w:trHeight w:val="300"/>
          <w:jc w:val="center"/>
        </w:trPr>
        <w:tc>
          <w:tcPr>
            <w:tcW w:w="1188" w:type="pct"/>
            <w:tcBorders>
              <w:top w:val="nil"/>
              <w:bottom w:val="nil"/>
            </w:tcBorders>
            <w:shd w:val="clear" w:color="auto" w:fill="auto"/>
            <w:noWrap/>
            <w:vAlign w:val="center"/>
          </w:tcPr>
          <w:p w14:paraId="08DB2396" w14:textId="77777777" w:rsidR="004355C4" w:rsidRDefault="004355C4" w:rsidP="00192D86">
            <w:pPr>
              <w:spacing w:before="0" w:after="0"/>
              <w:ind w:left="318" w:hanging="318"/>
              <w:jc w:val="left"/>
              <w:rPr>
                <w:lang w:eastAsia="zh-CN"/>
              </w:rPr>
            </w:pPr>
            <w:r>
              <w:rPr>
                <w:rFonts w:hint="eastAsia"/>
                <w:lang w:eastAsia="zh-CN"/>
              </w:rPr>
              <w:t>MTBE</w:t>
            </w:r>
          </w:p>
        </w:tc>
        <w:tc>
          <w:tcPr>
            <w:tcW w:w="1337" w:type="pct"/>
            <w:tcBorders>
              <w:top w:val="nil"/>
              <w:bottom w:val="nil"/>
            </w:tcBorders>
            <w:shd w:val="clear" w:color="auto" w:fill="auto"/>
            <w:noWrap/>
            <w:vAlign w:val="center"/>
          </w:tcPr>
          <w:p w14:paraId="59F0F022" w14:textId="77777777" w:rsidR="004355C4" w:rsidRDefault="004355C4" w:rsidP="00192D86">
            <w:pPr>
              <w:spacing w:before="0" w:after="0"/>
              <w:jc w:val="center"/>
            </w:pPr>
            <w:r>
              <w:t>0.</w:t>
            </w:r>
            <w:r>
              <w:rPr>
                <w:rFonts w:hint="eastAsia"/>
                <w:lang w:eastAsia="zh-CN"/>
              </w:rPr>
              <w:t>12</w:t>
            </w:r>
            <w:r>
              <w:rPr>
                <w:rFonts w:hint="eastAsia"/>
              </w:rPr>
              <w:t>5</w:t>
            </w:r>
          </w:p>
        </w:tc>
        <w:tc>
          <w:tcPr>
            <w:tcW w:w="976" w:type="pct"/>
            <w:tcBorders>
              <w:top w:val="nil"/>
              <w:bottom w:val="nil"/>
            </w:tcBorders>
            <w:vAlign w:val="center"/>
          </w:tcPr>
          <w:p w14:paraId="0B391C80"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29070D4E"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0E9622A9"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75EB6A78" w14:textId="77777777" w:rsidTr="0050229F">
        <w:trPr>
          <w:trHeight w:val="300"/>
          <w:jc w:val="center"/>
        </w:trPr>
        <w:tc>
          <w:tcPr>
            <w:tcW w:w="1188" w:type="pct"/>
            <w:tcBorders>
              <w:top w:val="nil"/>
              <w:bottom w:val="nil"/>
            </w:tcBorders>
            <w:shd w:val="clear" w:color="auto" w:fill="auto"/>
            <w:noWrap/>
            <w:vAlign w:val="center"/>
          </w:tcPr>
          <w:p w14:paraId="459AFFA8" w14:textId="77777777" w:rsidR="004355C4" w:rsidRDefault="004355C4" w:rsidP="00192D86">
            <w:pPr>
              <w:spacing w:before="0" w:after="0"/>
              <w:ind w:left="318" w:hanging="318"/>
              <w:jc w:val="left"/>
            </w:pPr>
            <w:r>
              <w:rPr>
                <w:rFonts w:hint="eastAsia"/>
                <w:lang w:val="en-CA" w:eastAsia="zh-CN"/>
              </w:rPr>
              <w:t>P</w:t>
            </w:r>
            <w:r>
              <w:rPr>
                <w:lang w:val="en-CA" w:eastAsia="zh-CN"/>
              </w:rPr>
              <w:t>entane</w:t>
            </w:r>
          </w:p>
        </w:tc>
        <w:tc>
          <w:tcPr>
            <w:tcW w:w="1337" w:type="pct"/>
            <w:tcBorders>
              <w:top w:val="nil"/>
              <w:bottom w:val="nil"/>
            </w:tcBorders>
            <w:shd w:val="clear" w:color="auto" w:fill="auto"/>
            <w:noWrap/>
            <w:vAlign w:val="center"/>
          </w:tcPr>
          <w:p w14:paraId="664EBB7A" w14:textId="77777777" w:rsidR="004355C4" w:rsidRDefault="004355C4" w:rsidP="00192D86">
            <w:pPr>
              <w:spacing w:before="0" w:after="0"/>
              <w:jc w:val="center"/>
            </w:pPr>
            <w:r>
              <w:t>0.</w:t>
            </w:r>
            <w:r>
              <w:rPr>
                <w:rFonts w:hint="eastAsia"/>
                <w:lang w:eastAsia="zh-CN"/>
              </w:rPr>
              <w:t>12</w:t>
            </w:r>
            <w:r>
              <w:rPr>
                <w:rFonts w:hint="eastAsia"/>
              </w:rPr>
              <w:t>5</w:t>
            </w:r>
          </w:p>
        </w:tc>
        <w:tc>
          <w:tcPr>
            <w:tcW w:w="976" w:type="pct"/>
            <w:tcBorders>
              <w:top w:val="nil"/>
              <w:bottom w:val="nil"/>
            </w:tcBorders>
            <w:vAlign w:val="center"/>
          </w:tcPr>
          <w:p w14:paraId="757B234A"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1005C446"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4847649B"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46513043" w14:textId="77777777" w:rsidTr="0050229F">
        <w:trPr>
          <w:trHeight w:val="300"/>
          <w:jc w:val="center"/>
        </w:trPr>
        <w:tc>
          <w:tcPr>
            <w:tcW w:w="1188" w:type="pct"/>
            <w:tcBorders>
              <w:top w:val="nil"/>
              <w:bottom w:val="nil"/>
            </w:tcBorders>
            <w:shd w:val="clear" w:color="auto" w:fill="auto"/>
            <w:noWrap/>
            <w:vAlign w:val="center"/>
          </w:tcPr>
          <w:p w14:paraId="63606777" w14:textId="77777777" w:rsidR="004355C4" w:rsidRDefault="004355C4" w:rsidP="004355C4">
            <w:pPr>
              <w:spacing w:before="0" w:after="0"/>
              <w:ind w:left="318" w:hanging="318"/>
              <w:jc w:val="left"/>
              <w:rPr>
                <w:lang w:eastAsia="zh-CN"/>
              </w:rPr>
            </w:pPr>
            <w:r>
              <w:rPr>
                <w:rFonts w:hint="eastAsia"/>
                <w:lang w:val="en-CA" w:eastAsia="zh-CN"/>
              </w:rPr>
              <w:t>iso-</w:t>
            </w:r>
            <w:r>
              <w:rPr>
                <w:lang w:val="en-CA" w:eastAsia="zh-CN"/>
              </w:rPr>
              <w:t>octane</w:t>
            </w:r>
          </w:p>
        </w:tc>
        <w:tc>
          <w:tcPr>
            <w:tcW w:w="1337" w:type="pct"/>
            <w:tcBorders>
              <w:top w:val="nil"/>
              <w:bottom w:val="nil"/>
            </w:tcBorders>
            <w:shd w:val="clear" w:color="auto" w:fill="auto"/>
            <w:noWrap/>
            <w:vAlign w:val="center"/>
          </w:tcPr>
          <w:p w14:paraId="046E3366" w14:textId="77777777" w:rsidR="004355C4" w:rsidRDefault="004355C4" w:rsidP="00192D86">
            <w:pPr>
              <w:spacing w:before="0" w:after="0"/>
              <w:jc w:val="center"/>
            </w:pPr>
            <w:r>
              <w:t>0.</w:t>
            </w:r>
            <w:r>
              <w:rPr>
                <w:rFonts w:hint="eastAsia"/>
                <w:lang w:eastAsia="zh-CN"/>
              </w:rPr>
              <w:t>0</w:t>
            </w:r>
            <w:r>
              <w:rPr>
                <w:rFonts w:hint="eastAsia"/>
              </w:rPr>
              <w:t>5</w:t>
            </w:r>
          </w:p>
        </w:tc>
        <w:tc>
          <w:tcPr>
            <w:tcW w:w="976" w:type="pct"/>
            <w:tcBorders>
              <w:top w:val="nil"/>
              <w:bottom w:val="nil"/>
            </w:tcBorders>
            <w:vAlign w:val="center"/>
          </w:tcPr>
          <w:p w14:paraId="12B68A80"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7FEC1E0C"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2049B27D"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4130169B" w14:textId="77777777" w:rsidTr="0050229F">
        <w:trPr>
          <w:trHeight w:val="300"/>
          <w:jc w:val="center"/>
        </w:trPr>
        <w:tc>
          <w:tcPr>
            <w:tcW w:w="1188" w:type="pct"/>
            <w:tcBorders>
              <w:top w:val="nil"/>
              <w:bottom w:val="nil"/>
            </w:tcBorders>
            <w:shd w:val="clear" w:color="auto" w:fill="auto"/>
            <w:noWrap/>
            <w:vAlign w:val="center"/>
          </w:tcPr>
          <w:p w14:paraId="33B565CA" w14:textId="77777777" w:rsidR="004355C4" w:rsidRDefault="004355C4" w:rsidP="00192D86">
            <w:pPr>
              <w:spacing w:before="0" w:after="0"/>
              <w:ind w:left="318" w:hanging="318"/>
              <w:jc w:val="left"/>
              <w:rPr>
                <w:lang w:val="en-CA" w:eastAsia="zh-CN"/>
              </w:rPr>
            </w:pPr>
            <w:r>
              <w:rPr>
                <w:rFonts w:hint="eastAsia"/>
                <w:lang w:val="en-CA" w:eastAsia="zh-CN"/>
              </w:rPr>
              <w:t>T</w:t>
            </w:r>
            <w:r>
              <w:rPr>
                <w:lang w:val="en-CA" w:eastAsia="zh-CN"/>
              </w:rPr>
              <w:t>oluene</w:t>
            </w:r>
          </w:p>
        </w:tc>
        <w:tc>
          <w:tcPr>
            <w:tcW w:w="1337" w:type="pct"/>
            <w:tcBorders>
              <w:top w:val="nil"/>
              <w:bottom w:val="nil"/>
            </w:tcBorders>
            <w:shd w:val="clear" w:color="auto" w:fill="auto"/>
            <w:noWrap/>
            <w:vAlign w:val="center"/>
          </w:tcPr>
          <w:p w14:paraId="510EBBFE" w14:textId="77777777" w:rsidR="004355C4" w:rsidRDefault="004355C4" w:rsidP="00192D86">
            <w:pPr>
              <w:spacing w:before="0" w:after="0"/>
              <w:jc w:val="center"/>
            </w:pPr>
            <w:r>
              <w:t>0.</w:t>
            </w:r>
            <w:r>
              <w:rPr>
                <w:rFonts w:hint="eastAsia"/>
                <w:lang w:eastAsia="zh-CN"/>
              </w:rPr>
              <w:t>2</w:t>
            </w:r>
            <w:r>
              <w:rPr>
                <w:rFonts w:hint="eastAsia"/>
              </w:rPr>
              <w:t>5</w:t>
            </w:r>
          </w:p>
        </w:tc>
        <w:tc>
          <w:tcPr>
            <w:tcW w:w="976" w:type="pct"/>
            <w:tcBorders>
              <w:top w:val="nil"/>
              <w:bottom w:val="nil"/>
            </w:tcBorders>
            <w:vAlign w:val="center"/>
          </w:tcPr>
          <w:p w14:paraId="3D4ECF4C"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13737027"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4EA23DF7"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37593DC3" w14:textId="77777777" w:rsidTr="0050229F">
        <w:trPr>
          <w:trHeight w:val="300"/>
          <w:jc w:val="center"/>
        </w:trPr>
        <w:tc>
          <w:tcPr>
            <w:tcW w:w="1188" w:type="pct"/>
            <w:tcBorders>
              <w:top w:val="nil"/>
              <w:bottom w:val="nil"/>
            </w:tcBorders>
            <w:shd w:val="clear" w:color="auto" w:fill="auto"/>
            <w:noWrap/>
            <w:vAlign w:val="center"/>
          </w:tcPr>
          <w:p w14:paraId="6CE00508" w14:textId="77777777" w:rsidR="004355C4" w:rsidRDefault="004355C4" w:rsidP="00192D86">
            <w:pPr>
              <w:spacing w:before="0" w:after="0"/>
              <w:ind w:left="318" w:hanging="318"/>
              <w:jc w:val="left"/>
              <w:rPr>
                <w:lang w:val="en-CA" w:eastAsia="zh-CN"/>
              </w:rPr>
            </w:pPr>
            <w:r>
              <w:rPr>
                <w:rFonts w:hint="eastAsia"/>
                <w:lang w:val="en-CA" w:eastAsia="zh-CN"/>
              </w:rPr>
              <w:t>1,3,5-TMB</w:t>
            </w:r>
          </w:p>
        </w:tc>
        <w:tc>
          <w:tcPr>
            <w:tcW w:w="1337" w:type="pct"/>
            <w:tcBorders>
              <w:top w:val="nil"/>
              <w:bottom w:val="nil"/>
            </w:tcBorders>
            <w:shd w:val="clear" w:color="auto" w:fill="auto"/>
            <w:noWrap/>
            <w:vAlign w:val="center"/>
          </w:tcPr>
          <w:p w14:paraId="692E041B" w14:textId="77777777" w:rsidR="004355C4" w:rsidRDefault="004355C4" w:rsidP="00192D86">
            <w:pPr>
              <w:spacing w:before="0" w:after="0"/>
              <w:jc w:val="center"/>
            </w:pPr>
            <w:r>
              <w:t>0.</w:t>
            </w:r>
            <w:r>
              <w:rPr>
                <w:rFonts w:hint="eastAsia"/>
                <w:lang w:eastAsia="zh-CN"/>
              </w:rPr>
              <w:t>2</w:t>
            </w:r>
          </w:p>
        </w:tc>
        <w:tc>
          <w:tcPr>
            <w:tcW w:w="976" w:type="pct"/>
            <w:tcBorders>
              <w:top w:val="nil"/>
              <w:bottom w:val="nil"/>
            </w:tcBorders>
            <w:vAlign w:val="center"/>
          </w:tcPr>
          <w:p w14:paraId="256077EC" w14:textId="77777777" w:rsidR="004355C4" w:rsidRPr="00ED3698" w:rsidRDefault="004355C4" w:rsidP="00192D86">
            <w:pPr>
              <w:spacing w:before="0" w:after="0"/>
              <w:jc w:val="center"/>
            </w:pPr>
            <w:r w:rsidRPr="00ED3698">
              <w:t>-</w:t>
            </w:r>
          </w:p>
        </w:tc>
        <w:tc>
          <w:tcPr>
            <w:tcW w:w="715" w:type="pct"/>
            <w:tcBorders>
              <w:top w:val="nil"/>
              <w:bottom w:val="nil"/>
            </w:tcBorders>
            <w:vAlign w:val="center"/>
          </w:tcPr>
          <w:p w14:paraId="00E552BC" w14:textId="77777777" w:rsidR="004355C4" w:rsidRPr="00ED3698" w:rsidRDefault="004355C4" w:rsidP="00192D86">
            <w:pPr>
              <w:spacing w:before="0" w:after="0"/>
              <w:jc w:val="center"/>
            </w:pPr>
            <w:r w:rsidRPr="00ED3698">
              <w:t>-</w:t>
            </w:r>
          </w:p>
        </w:tc>
        <w:tc>
          <w:tcPr>
            <w:tcW w:w="783" w:type="pct"/>
            <w:tcBorders>
              <w:top w:val="nil"/>
              <w:bottom w:val="nil"/>
            </w:tcBorders>
            <w:shd w:val="clear" w:color="auto" w:fill="auto"/>
            <w:noWrap/>
            <w:vAlign w:val="center"/>
          </w:tcPr>
          <w:p w14:paraId="78A39A09" w14:textId="77777777" w:rsidR="004355C4" w:rsidRPr="00ED3698" w:rsidRDefault="004355C4" w:rsidP="00192D86">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355C4" w:rsidRPr="00ED3698" w14:paraId="6F596AF8" w14:textId="77777777" w:rsidTr="0050229F">
        <w:trPr>
          <w:trHeight w:val="300"/>
          <w:jc w:val="center"/>
        </w:trPr>
        <w:tc>
          <w:tcPr>
            <w:tcW w:w="2526" w:type="pct"/>
            <w:gridSpan w:val="2"/>
            <w:tcBorders>
              <w:top w:val="single" w:sz="4" w:space="0" w:color="auto"/>
              <w:bottom w:val="nil"/>
            </w:tcBorders>
            <w:shd w:val="clear" w:color="auto" w:fill="auto"/>
            <w:noWrap/>
            <w:vAlign w:val="center"/>
          </w:tcPr>
          <w:p w14:paraId="75A335D5" w14:textId="77777777" w:rsidR="004355C4" w:rsidRPr="00ED3698" w:rsidRDefault="004355C4" w:rsidP="00192D86">
            <w:pPr>
              <w:spacing w:before="0" w:after="0"/>
              <w:jc w:val="left"/>
            </w:pPr>
            <w:r w:rsidRPr="00ED3698">
              <w:rPr>
                <w:i/>
                <w:color w:val="000000"/>
                <w:sz w:val="22"/>
                <w:szCs w:val="22"/>
              </w:rPr>
              <w:t>Hydraulic condition</w:t>
            </w:r>
          </w:p>
        </w:tc>
        <w:tc>
          <w:tcPr>
            <w:tcW w:w="976" w:type="pct"/>
            <w:tcBorders>
              <w:top w:val="single" w:sz="4" w:space="0" w:color="auto"/>
              <w:bottom w:val="nil"/>
            </w:tcBorders>
            <w:vAlign w:val="center"/>
          </w:tcPr>
          <w:p w14:paraId="11551DF9" w14:textId="77777777" w:rsidR="004355C4" w:rsidRPr="00ED3698" w:rsidRDefault="004355C4" w:rsidP="00192D86">
            <w:pPr>
              <w:spacing w:before="0" w:after="0"/>
              <w:jc w:val="center"/>
            </w:pPr>
          </w:p>
        </w:tc>
        <w:tc>
          <w:tcPr>
            <w:tcW w:w="715" w:type="pct"/>
            <w:tcBorders>
              <w:top w:val="single" w:sz="4" w:space="0" w:color="auto"/>
              <w:bottom w:val="nil"/>
            </w:tcBorders>
            <w:vAlign w:val="center"/>
          </w:tcPr>
          <w:p w14:paraId="096B9B06" w14:textId="77777777" w:rsidR="004355C4" w:rsidRPr="00ED3698" w:rsidRDefault="004355C4" w:rsidP="00192D86">
            <w:pPr>
              <w:spacing w:before="0" w:after="0"/>
              <w:jc w:val="center"/>
            </w:pPr>
          </w:p>
        </w:tc>
        <w:tc>
          <w:tcPr>
            <w:tcW w:w="783" w:type="pct"/>
            <w:tcBorders>
              <w:top w:val="single" w:sz="4" w:space="0" w:color="auto"/>
              <w:bottom w:val="nil"/>
            </w:tcBorders>
            <w:shd w:val="clear" w:color="auto" w:fill="auto"/>
            <w:noWrap/>
            <w:vAlign w:val="center"/>
          </w:tcPr>
          <w:p w14:paraId="0026E630" w14:textId="77777777" w:rsidR="004355C4" w:rsidRPr="00ED3698" w:rsidRDefault="004355C4" w:rsidP="00192D86">
            <w:pPr>
              <w:spacing w:before="0" w:after="0"/>
              <w:jc w:val="center"/>
              <w:rPr>
                <w:color w:val="000000"/>
                <w:lang w:eastAsia="en-CA"/>
              </w:rPr>
            </w:pPr>
          </w:p>
        </w:tc>
      </w:tr>
      <w:tr w:rsidR="004355C4" w:rsidRPr="00ED3698" w14:paraId="43162B5A" w14:textId="77777777" w:rsidTr="0050229F">
        <w:trPr>
          <w:trHeight w:val="300"/>
          <w:jc w:val="center"/>
        </w:trPr>
        <w:tc>
          <w:tcPr>
            <w:tcW w:w="1188" w:type="pct"/>
            <w:tcBorders>
              <w:top w:val="nil"/>
              <w:bottom w:val="single" w:sz="4" w:space="0" w:color="auto"/>
            </w:tcBorders>
            <w:shd w:val="clear" w:color="auto" w:fill="auto"/>
            <w:noWrap/>
            <w:vAlign w:val="center"/>
          </w:tcPr>
          <w:p w14:paraId="54699A64" w14:textId="77777777" w:rsidR="004355C4" w:rsidRPr="00ED3698" w:rsidRDefault="004355C4" w:rsidP="00192D86">
            <w:pPr>
              <w:spacing w:before="0" w:after="0"/>
              <w:jc w:val="left"/>
              <w:rPr>
                <w:color w:val="000000"/>
                <w:sz w:val="22"/>
                <w:szCs w:val="22"/>
              </w:rPr>
            </w:pPr>
            <w:r w:rsidRPr="00ED3698">
              <w:rPr>
                <w:color w:val="000000"/>
                <w:sz w:val="22"/>
                <w:szCs w:val="22"/>
              </w:rPr>
              <w:t>Hydraulic head</w:t>
            </w:r>
          </w:p>
        </w:tc>
        <w:tc>
          <w:tcPr>
            <w:tcW w:w="1337" w:type="pct"/>
            <w:tcBorders>
              <w:top w:val="nil"/>
              <w:bottom w:val="single" w:sz="4" w:space="0" w:color="auto"/>
            </w:tcBorders>
            <w:shd w:val="clear" w:color="auto" w:fill="auto"/>
            <w:noWrap/>
            <w:vAlign w:val="center"/>
          </w:tcPr>
          <w:p w14:paraId="7254BE93" w14:textId="77777777" w:rsidR="004355C4" w:rsidRPr="00ED3698" w:rsidRDefault="004355C4" w:rsidP="00192D86">
            <w:pPr>
              <w:spacing w:before="0" w:after="0"/>
              <w:jc w:val="center"/>
              <w:rPr>
                <w:lang w:eastAsia="zh-CN"/>
              </w:rPr>
            </w:pPr>
            <w:r>
              <w:rPr>
                <w:rFonts w:hint="eastAsia"/>
                <w:lang w:eastAsia="zh-CN"/>
              </w:rPr>
              <w:t>0.24</w:t>
            </w:r>
          </w:p>
        </w:tc>
        <w:tc>
          <w:tcPr>
            <w:tcW w:w="976" w:type="pct"/>
            <w:tcBorders>
              <w:top w:val="nil"/>
              <w:bottom w:val="single" w:sz="4" w:space="0" w:color="auto"/>
            </w:tcBorders>
            <w:vAlign w:val="center"/>
          </w:tcPr>
          <w:p w14:paraId="381FFBD9" w14:textId="77777777" w:rsidR="004355C4" w:rsidRPr="00ED3698" w:rsidRDefault="004355C4" w:rsidP="00192D86">
            <w:pPr>
              <w:spacing w:before="0" w:after="0"/>
              <w:jc w:val="center"/>
              <w:rPr>
                <w:lang w:eastAsia="zh-CN"/>
              </w:rPr>
            </w:pPr>
            <w:r>
              <w:rPr>
                <w:rFonts w:hint="eastAsia"/>
                <w:lang w:eastAsia="zh-CN"/>
              </w:rPr>
              <w:t>-0.34</w:t>
            </w:r>
            <w:r>
              <w:rPr>
                <w:lang w:eastAsia="zh-CN"/>
              </w:rPr>
              <w:t xml:space="preserve"> (first)</w:t>
            </w:r>
          </w:p>
        </w:tc>
        <w:tc>
          <w:tcPr>
            <w:tcW w:w="715" w:type="pct"/>
            <w:tcBorders>
              <w:top w:val="nil"/>
              <w:bottom w:val="single" w:sz="4" w:space="0" w:color="auto"/>
            </w:tcBorders>
            <w:vAlign w:val="center"/>
          </w:tcPr>
          <w:p w14:paraId="3E0D83C8" w14:textId="77777777" w:rsidR="004355C4" w:rsidRPr="00ED3698" w:rsidRDefault="004355C4" w:rsidP="00192D86">
            <w:pPr>
              <w:spacing w:before="0" w:after="0"/>
              <w:jc w:val="center"/>
            </w:pPr>
            <w:r>
              <w:rPr>
                <w:rFonts w:hint="eastAsia"/>
                <w:lang w:eastAsia="zh-CN"/>
              </w:rPr>
              <w:t>0.24</w:t>
            </w:r>
            <w:r>
              <w:rPr>
                <w:lang w:eastAsia="zh-CN"/>
              </w:rPr>
              <w:t xml:space="preserve"> (first)</w:t>
            </w:r>
          </w:p>
        </w:tc>
        <w:tc>
          <w:tcPr>
            <w:tcW w:w="783" w:type="pct"/>
            <w:tcBorders>
              <w:top w:val="nil"/>
              <w:bottom w:val="single" w:sz="4" w:space="0" w:color="auto"/>
            </w:tcBorders>
            <w:shd w:val="clear" w:color="auto" w:fill="auto"/>
            <w:noWrap/>
            <w:vAlign w:val="center"/>
          </w:tcPr>
          <w:p w14:paraId="2785623B" w14:textId="77777777" w:rsidR="004355C4" w:rsidRPr="00ED3698" w:rsidRDefault="004355C4" w:rsidP="00192D86">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448A0532" w14:textId="77777777" w:rsidR="00200807" w:rsidRPr="00ED3698" w:rsidRDefault="00200807" w:rsidP="00107124">
      <w:pPr>
        <w:pStyle w:val="Simpleline"/>
      </w:pPr>
    </w:p>
    <w:p w14:paraId="7DF61F69" w14:textId="77777777" w:rsidR="00200807" w:rsidRPr="00192E8E" w:rsidRDefault="00200807" w:rsidP="009D54B1">
      <w:pPr>
        <w:pStyle w:val="StyleHeading4Bold"/>
      </w:pPr>
      <w:bookmarkStart w:id="1029" w:name="_Toc520374769"/>
      <w:r w:rsidRPr="00192E8E">
        <w:lastRenderedPageBreak/>
        <w:t>Parameters</w:t>
      </w:r>
      <w:bookmarkEnd w:id="1029"/>
    </w:p>
    <w:p w14:paraId="661FED96" w14:textId="68A944F3" w:rsidR="00200807" w:rsidRDefault="00200807" w:rsidP="00200807">
      <w:pPr>
        <w:rPr>
          <w:lang w:eastAsia="zh-CN"/>
        </w:rPr>
      </w:pPr>
      <w:r w:rsidRPr="00ED3698">
        <w:t>The physical parameters (material properties) used for the simulation are summarized in</w:t>
      </w:r>
      <w:r>
        <w:rPr>
          <w:rFonts w:hint="eastAsia"/>
          <w:lang w:eastAsia="zh-CN"/>
        </w:rPr>
        <w:t xml:space="preserve"> </w:t>
      </w:r>
      <w:r w:rsidR="005F5019">
        <w:rPr>
          <w:lang w:eastAsia="zh-CN"/>
        </w:rPr>
        <w:fldChar w:fldCharType="begin"/>
      </w:r>
      <w:r>
        <w:rPr>
          <w:lang w:eastAsia="zh-CN"/>
        </w:rPr>
        <w:instrText xml:space="preserve"> </w:instrText>
      </w:r>
      <w:r>
        <w:rPr>
          <w:rFonts w:hint="eastAsia"/>
          <w:lang w:eastAsia="zh-CN"/>
        </w:rPr>
        <w:instrText>REF _Ref362451455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39</w:t>
      </w:r>
      <w:r w:rsidR="005F5019">
        <w:rPr>
          <w:lang w:eastAsia="zh-CN"/>
        </w:rPr>
        <w:fldChar w:fldCharType="end"/>
      </w:r>
      <w:r w:rsidR="004474F5">
        <w:t xml:space="preserve">.  </w:t>
      </w:r>
    </w:p>
    <w:p w14:paraId="71EA89CD" w14:textId="05118351" w:rsidR="00200807" w:rsidRPr="00ED3698" w:rsidRDefault="00200807" w:rsidP="00AE6CCB">
      <w:pPr>
        <w:pStyle w:val="StyleCaptionTableCaptionBold"/>
        <w:rPr>
          <w:lang w:eastAsia="zh-CN"/>
        </w:rPr>
      </w:pPr>
      <w:bookmarkStart w:id="1030" w:name="_Ref362451455"/>
      <w:bookmarkStart w:id="1031" w:name="_Toc520374980"/>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39</w:t>
      </w:r>
      <w:r w:rsidR="00FE1AD3">
        <w:fldChar w:fldCharType="end"/>
      </w:r>
      <w:bookmarkEnd w:id="1030"/>
      <w:r w:rsidR="004C28A7">
        <w:t xml:space="preserve">: </w:t>
      </w:r>
      <w:r w:rsidRPr="00ED3698">
        <w:t>P</w:t>
      </w:r>
      <w:r w:rsidR="0050229F">
        <w:t>hysical parameters for demonstration example</w:t>
      </w:r>
      <w:r w:rsidRPr="00ED3698">
        <w:t xml:space="preserve"> </w:t>
      </w:r>
      <w:r>
        <w:rPr>
          <w:rFonts w:hint="eastAsia"/>
          <w:lang w:eastAsia="zh-CN"/>
        </w:rPr>
        <w:t>raoult</w:t>
      </w:r>
      <w:bookmarkEnd w:id="1031"/>
    </w:p>
    <w:tbl>
      <w:tblPr>
        <w:tblW w:w="5000" w:type="pct"/>
        <w:tblBorders>
          <w:top w:val="single" w:sz="4" w:space="0" w:color="auto"/>
          <w:bottom w:val="single" w:sz="4" w:space="0" w:color="auto"/>
        </w:tblBorders>
        <w:tblLook w:val="04A0" w:firstRow="1" w:lastRow="0" w:firstColumn="1" w:lastColumn="0" w:noHBand="0" w:noVBand="1"/>
      </w:tblPr>
      <w:tblGrid>
        <w:gridCol w:w="4842"/>
        <w:gridCol w:w="1298"/>
        <w:gridCol w:w="1301"/>
        <w:gridCol w:w="1199"/>
      </w:tblGrid>
      <w:tr w:rsidR="00200807" w:rsidRPr="00ED3698" w14:paraId="5ED7898C" w14:textId="77777777" w:rsidTr="00F67966">
        <w:trPr>
          <w:trHeight w:val="300"/>
        </w:trPr>
        <w:tc>
          <w:tcPr>
            <w:tcW w:w="2802" w:type="pct"/>
            <w:tcBorders>
              <w:bottom w:val="single" w:sz="4" w:space="0" w:color="auto"/>
            </w:tcBorders>
            <w:shd w:val="clear" w:color="auto" w:fill="D9D9D9"/>
            <w:noWrap/>
            <w:vAlign w:val="bottom"/>
            <w:hideMark/>
          </w:tcPr>
          <w:p w14:paraId="4DB57668" w14:textId="77777777" w:rsidR="00200807" w:rsidRPr="00ED3698" w:rsidRDefault="00200807" w:rsidP="00694542">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bottom"/>
            <w:hideMark/>
          </w:tcPr>
          <w:p w14:paraId="458C5437" w14:textId="77777777" w:rsidR="00200807" w:rsidRPr="00ED3698" w:rsidRDefault="00D7556E" w:rsidP="00694542">
            <w:pPr>
              <w:spacing w:before="0" w:after="0"/>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tcPr>
          <w:p w14:paraId="3387930E" w14:textId="77777777" w:rsidR="00200807" w:rsidRPr="00ED3698" w:rsidRDefault="00200807" w:rsidP="00694542">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bottom"/>
            <w:hideMark/>
          </w:tcPr>
          <w:p w14:paraId="73214817" w14:textId="77777777" w:rsidR="00200807" w:rsidRPr="00ED3698" w:rsidRDefault="00200807" w:rsidP="00694542">
            <w:pPr>
              <w:spacing w:before="0" w:after="0"/>
              <w:rPr>
                <w:b/>
                <w:color w:val="000000"/>
                <w:lang w:eastAsia="en-CA"/>
              </w:rPr>
            </w:pPr>
            <w:r w:rsidRPr="00FC4488">
              <w:rPr>
                <w:b/>
                <w:color w:val="000000"/>
                <w:lang w:eastAsia="en-CA"/>
              </w:rPr>
              <w:t>Unit</w:t>
            </w:r>
          </w:p>
        </w:tc>
      </w:tr>
      <w:tr w:rsidR="00200807" w:rsidRPr="00ED3698" w14:paraId="29FBBBA2" w14:textId="77777777" w:rsidTr="00F67966">
        <w:trPr>
          <w:trHeight w:val="300"/>
        </w:trPr>
        <w:tc>
          <w:tcPr>
            <w:tcW w:w="2802" w:type="pct"/>
            <w:tcBorders>
              <w:top w:val="single" w:sz="4" w:space="0" w:color="auto"/>
              <w:bottom w:val="nil"/>
            </w:tcBorders>
            <w:shd w:val="clear" w:color="auto" w:fill="auto"/>
            <w:noWrap/>
            <w:vAlign w:val="bottom"/>
            <w:hideMark/>
          </w:tcPr>
          <w:p w14:paraId="0DC4AEFB" w14:textId="77777777" w:rsidR="00200807" w:rsidRPr="00ED3698" w:rsidRDefault="00200807" w:rsidP="00694542">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4D7994F8" w14:textId="77777777" w:rsidR="00200807" w:rsidRPr="0050229F" w:rsidRDefault="00200807" w:rsidP="00694542">
            <w:pPr>
              <w:spacing w:before="0" w:after="0"/>
              <w:rPr>
                <w:i/>
                <w:color w:val="000000"/>
                <w:lang w:eastAsia="en-CA"/>
              </w:rPr>
            </w:pPr>
            <w:r w:rsidRPr="0050229F">
              <w:rPr>
                <w:i/>
                <w:color w:val="000000"/>
                <w:lang w:eastAsia="en-CA"/>
              </w:rPr>
              <w:t>L</w:t>
            </w:r>
          </w:p>
        </w:tc>
        <w:tc>
          <w:tcPr>
            <w:tcW w:w="753" w:type="pct"/>
            <w:tcBorders>
              <w:top w:val="single" w:sz="4" w:space="0" w:color="auto"/>
              <w:bottom w:val="nil"/>
            </w:tcBorders>
          </w:tcPr>
          <w:p w14:paraId="4C54DA5D" w14:textId="77777777" w:rsidR="00200807" w:rsidRPr="00ED3698" w:rsidRDefault="00200807" w:rsidP="00694542">
            <w:pPr>
              <w:spacing w:before="0" w:after="0"/>
              <w:rPr>
                <w:color w:val="000000"/>
                <w:lang w:eastAsia="zh-CN"/>
              </w:rPr>
            </w:pPr>
            <w:r>
              <w:rPr>
                <w:rFonts w:hint="eastAsia"/>
                <w:color w:val="000000"/>
                <w:lang w:eastAsia="zh-CN"/>
              </w:rPr>
              <w:t>0.58</w:t>
            </w:r>
          </w:p>
        </w:tc>
        <w:tc>
          <w:tcPr>
            <w:tcW w:w="694" w:type="pct"/>
            <w:tcBorders>
              <w:top w:val="single" w:sz="4" w:space="0" w:color="auto"/>
              <w:bottom w:val="nil"/>
            </w:tcBorders>
            <w:shd w:val="clear" w:color="auto" w:fill="auto"/>
            <w:noWrap/>
            <w:vAlign w:val="bottom"/>
            <w:hideMark/>
          </w:tcPr>
          <w:p w14:paraId="6E4A0DAE"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00807" w:rsidRPr="00ED3698" w14:paraId="2CC85777" w14:textId="77777777" w:rsidTr="00F67966">
        <w:trPr>
          <w:trHeight w:val="300"/>
        </w:trPr>
        <w:tc>
          <w:tcPr>
            <w:tcW w:w="2802" w:type="pct"/>
            <w:tcBorders>
              <w:top w:val="nil"/>
              <w:bottom w:val="nil"/>
            </w:tcBorders>
            <w:shd w:val="clear" w:color="auto" w:fill="auto"/>
            <w:noWrap/>
            <w:vAlign w:val="bottom"/>
            <w:hideMark/>
          </w:tcPr>
          <w:p w14:paraId="3959ED39" w14:textId="77777777" w:rsidR="00200807" w:rsidRPr="00ED3698" w:rsidRDefault="00200807" w:rsidP="00694542">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49EE8676" w14:textId="77777777" w:rsidR="00200807" w:rsidRPr="0050229F" w:rsidRDefault="00200807" w:rsidP="00694542">
            <w:pPr>
              <w:spacing w:before="0" w:after="0"/>
              <w:rPr>
                <w:i/>
                <w:color w:val="000000"/>
                <w:lang w:eastAsia="en-CA"/>
              </w:rPr>
            </w:pPr>
            <w:r w:rsidRPr="0050229F">
              <w:rPr>
                <w:rFonts w:ascii="Cambria Math" w:hAnsi="Cambria Math" w:cs="Cambria Math"/>
                <w:i/>
                <w:color w:val="000000"/>
                <w:lang w:eastAsia="en-CA"/>
              </w:rPr>
              <w:t>𝜙</w:t>
            </w:r>
          </w:p>
        </w:tc>
        <w:tc>
          <w:tcPr>
            <w:tcW w:w="753" w:type="pct"/>
            <w:tcBorders>
              <w:top w:val="nil"/>
              <w:bottom w:val="nil"/>
            </w:tcBorders>
          </w:tcPr>
          <w:p w14:paraId="5EA94624" w14:textId="77777777" w:rsidR="00200807" w:rsidRPr="00ED3698" w:rsidRDefault="00200807" w:rsidP="00694542">
            <w:pPr>
              <w:spacing w:before="0" w:after="0"/>
              <w:rPr>
                <w:color w:val="000000"/>
                <w:lang w:eastAsia="zh-CN"/>
              </w:rPr>
            </w:pPr>
            <w:r w:rsidRPr="00ED3698">
              <w:rPr>
                <w:color w:val="000000"/>
                <w:lang w:eastAsia="en-CA"/>
              </w:rPr>
              <w:t>0.</w:t>
            </w:r>
            <w:r>
              <w:rPr>
                <w:rFonts w:hint="eastAsia"/>
                <w:color w:val="000000"/>
                <w:lang w:eastAsia="zh-CN"/>
              </w:rPr>
              <w:t>287</w:t>
            </w:r>
          </w:p>
        </w:tc>
        <w:tc>
          <w:tcPr>
            <w:tcW w:w="694" w:type="pct"/>
            <w:tcBorders>
              <w:top w:val="nil"/>
              <w:bottom w:val="nil"/>
            </w:tcBorders>
            <w:shd w:val="clear" w:color="auto" w:fill="auto"/>
            <w:noWrap/>
            <w:vAlign w:val="bottom"/>
            <w:hideMark/>
          </w:tcPr>
          <w:p w14:paraId="1EF4B4C9"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00807" w:rsidRPr="00ED3698" w14:paraId="13D0AB6A" w14:textId="77777777" w:rsidTr="00F67966">
        <w:trPr>
          <w:trHeight w:val="300"/>
        </w:trPr>
        <w:tc>
          <w:tcPr>
            <w:tcW w:w="2802" w:type="pct"/>
            <w:tcBorders>
              <w:top w:val="nil"/>
              <w:bottom w:val="nil"/>
            </w:tcBorders>
            <w:shd w:val="clear" w:color="auto" w:fill="auto"/>
            <w:noWrap/>
            <w:vAlign w:val="bottom"/>
            <w:hideMark/>
          </w:tcPr>
          <w:p w14:paraId="1CD03EE8" w14:textId="77777777" w:rsidR="00200807" w:rsidRPr="00ED3698" w:rsidRDefault="00200807" w:rsidP="00694542">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7C0A197A" w14:textId="77777777" w:rsidR="00200807" w:rsidRPr="0050229F" w:rsidRDefault="00200807" w:rsidP="00694542">
            <w:pPr>
              <w:spacing w:before="0" w:after="0"/>
              <w:rPr>
                <w:i/>
                <w:color w:val="000000"/>
                <w:lang w:eastAsia="en-CA"/>
              </w:rPr>
            </w:pPr>
            <w:r w:rsidRPr="0050229F">
              <w:rPr>
                <w:i/>
                <w:color w:val="000000"/>
                <w:lang w:eastAsia="en-CA"/>
              </w:rPr>
              <w:t>K</w:t>
            </w:r>
            <w:r w:rsidRPr="0050229F">
              <w:rPr>
                <w:i/>
                <w:color w:val="000000"/>
                <w:vertAlign w:val="subscript"/>
                <w:lang w:eastAsia="en-CA"/>
              </w:rPr>
              <w:t>zz</w:t>
            </w:r>
          </w:p>
        </w:tc>
        <w:tc>
          <w:tcPr>
            <w:tcW w:w="753" w:type="pct"/>
            <w:tcBorders>
              <w:top w:val="nil"/>
              <w:bottom w:val="nil"/>
            </w:tcBorders>
          </w:tcPr>
          <w:p w14:paraId="2A805D4D" w14:textId="77777777" w:rsidR="00200807" w:rsidRPr="00ED3698" w:rsidRDefault="00200807" w:rsidP="00694542">
            <w:pPr>
              <w:spacing w:before="0" w:after="0"/>
              <w:rPr>
                <w:color w:val="000000"/>
                <w:lang w:eastAsia="zh-CN"/>
              </w:rPr>
            </w:pPr>
            <w:r>
              <w:rPr>
                <w:color w:val="000000"/>
                <w:lang w:eastAsia="en-CA"/>
              </w:rPr>
              <w:t>1</w:t>
            </w:r>
            <w:r>
              <w:rPr>
                <w:rFonts w:hint="eastAsia"/>
                <w:color w:val="000000"/>
                <w:lang w:eastAsia="zh-CN"/>
              </w:rPr>
              <w:t>.21</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3</w:t>
            </w:r>
          </w:p>
        </w:tc>
        <w:tc>
          <w:tcPr>
            <w:tcW w:w="694" w:type="pct"/>
            <w:tcBorders>
              <w:top w:val="nil"/>
              <w:bottom w:val="nil"/>
            </w:tcBorders>
            <w:shd w:val="clear" w:color="auto" w:fill="auto"/>
            <w:noWrap/>
            <w:vAlign w:val="bottom"/>
            <w:hideMark/>
          </w:tcPr>
          <w:p w14:paraId="19880FBE" w14:textId="77777777" w:rsidR="00200807" w:rsidRPr="002D67BA" w:rsidRDefault="00200807" w:rsidP="00694542">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200807" w:rsidRPr="00ED3698" w14:paraId="4B252CA1" w14:textId="77777777" w:rsidTr="00F67966">
        <w:trPr>
          <w:trHeight w:val="300"/>
        </w:trPr>
        <w:tc>
          <w:tcPr>
            <w:tcW w:w="2802" w:type="pct"/>
            <w:tcBorders>
              <w:top w:val="nil"/>
              <w:bottom w:val="nil"/>
            </w:tcBorders>
            <w:shd w:val="clear" w:color="auto" w:fill="auto"/>
            <w:noWrap/>
            <w:vAlign w:val="bottom"/>
            <w:hideMark/>
          </w:tcPr>
          <w:p w14:paraId="474CCE9C" w14:textId="77777777" w:rsidR="00200807" w:rsidRPr="00ED3698" w:rsidRDefault="00200807" w:rsidP="00694542">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689F0CFD" w14:textId="77777777" w:rsidR="00200807" w:rsidRPr="0050229F" w:rsidRDefault="00200807" w:rsidP="00694542">
            <w:pPr>
              <w:spacing w:before="0" w:after="0"/>
              <w:rPr>
                <w:i/>
                <w:color w:val="000000"/>
                <w:lang w:eastAsia="en-CA"/>
              </w:rPr>
            </w:pPr>
            <w:r w:rsidRPr="0050229F">
              <w:rPr>
                <w:i/>
                <w:color w:val="000000"/>
                <w:lang w:eastAsia="en-CA"/>
              </w:rPr>
              <w:t>S</w:t>
            </w:r>
            <w:r w:rsidRPr="0050229F">
              <w:rPr>
                <w:i/>
                <w:color w:val="000000"/>
                <w:vertAlign w:val="subscript"/>
                <w:lang w:eastAsia="en-CA"/>
              </w:rPr>
              <w:t>ra</w:t>
            </w:r>
          </w:p>
        </w:tc>
        <w:tc>
          <w:tcPr>
            <w:tcW w:w="753" w:type="pct"/>
            <w:tcBorders>
              <w:top w:val="nil"/>
              <w:bottom w:val="nil"/>
            </w:tcBorders>
          </w:tcPr>
          <w:p w14:paraId="38C22957" w14:textId="77777777" w:rsidR="00200807" w:rsidRPr="00ED3698" w:rsidRDefault="00200807" w:rsidP="00694542">
            <w:pPr>
              <w:spacing w:before="0" w:after="0"/>
              <w:rPr>
                <w:color w:val="000000"/>
                <w:lang w:eastAsia="zh-CN"/>
              </w:rPr>
            </w:pPr>
            <w:r w:rsidRPr="00ED3698">
              <w:rPr>
                <w:color w:val="000000"/>
                <w:lang w:eastAsia="en-CA"/>
              </w:rPr>
              <w:t>0.</w:t>
            </w:r>
            <w:r>
              <w:rPr>
                <w:rFonts w:hint="eastAsia"/>
                <w:color w:val="000000"/>
                <w:lang w:eastAsia="zh-CN"/>
              </w:rPr>
              <w:t>125</w:t>
            </w:r>
          </w:p>
        </w:tc>
        <w:tc>
          <w:tcPr>
            <w:tcW w:w="694" w:type="pct"/>
            <w:tcBorders>
              <w:top w:val="nil"/>
              <w:bottom w:val="nil"/>
            </w:tcBorders>
            <w:shd w:val="clear" w:color="auto" w:fill="auto"/>
            <w:noWrap/>
            <w:vAlign w:val="bottom"/>
            <w:hideMark/>
          </w:tcPr>
          <w:p w14:paraId="0BB8C9DF"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00807" w:rsidRPr="00161D29" w14:paraId="666A005C" w14:textId="77777777" w:rsidTr="00F67966">
        <w:trPr>
          <w:trHeight w:val="300"/>
        </w:trPr>
        <w:tc>
          <w:tcPr>
            <w:tcW w:w="2802" w:type="pct"/>
            <w:vMerge w:val="restart"/>
            <w:tcBorders>
              <w:top w:val="nil"/>
              <w:bottom w:val="nil"/>
            </w:tcBorders>
            <w:shd w:val="clear" w:color="auto" w:fill="auto"/>
            <w:noWrap/>
            <w:vAlign w:val="bottom"/>
          </w:tcPr>
          <w:p w14:paraId="6C2DF44D" w14:textId="77777777" w:rsidR="00200807" w:rsidRPr="00161D29" w:rsidRDefault="00200807" w:rsidP="00694542">
            <w:pPr>
              <w:spacing w:before="0" w:after="0"/>
              <w:rPr>
                <w:color w:val="000000"/>
                <w:lang w:eastAsia="en-CA"/>
              </w:rPr>
            </w:pPr>
            <w:r w:rsidRPr="00161D29">
              <w:rPr>
                <w:color w:val="000000"/>
                <w:lang w:eastAsia="en-CA"/>
              </w:rPr>
              <w:t>Van Genuchten parameter α</w:t>
            </w:r>
          </w:p>
          <w:p w14:paraId="3A0229AE" w14:textId="77777777" w:rsidR="00200807" w:rsidRPr="00161D29" w:rsidRDefault="00200807" w:rsidP="00694542">
            <w:pPr>
              <w:spacing w:before="0" w:after="0"/>
              <w:rPr>
                <w:color w:val="000000"/>
                <w:lang w:eastAsia="en-CA"/>
              </w:rPr>
            </w:pPr>
            <w:r w:rsidRPr="00161D29">
              <w:rPr>
                <w:color w:val="000000"/>
                <w:lang w:eastAsia="en-CA"/>
              </w:rPr>
              <w:t>Van Genuchten parameter n</w:t>
            </w:r>
          </w:p>
        </w:tc>
        <w:tc>
          <w:tcPr>
            <w:tcW w:w="751" w:type="pct"/>
            <w:tcBorders>
              <w:top w:val="nil"/>
              <w:bottom w:val="nil"/>
            </w:tcBorders>
            <w:shd w:val="clear" w:color="auto" w:fill="auto"/>
            <w:noWrap/>
            <w:vAlign w:val="bottom"/>
          </w:tcPr>
          <w:p w14:paraId="0005CDDC" w14:textId="77777777" w:rsidR="00200807" w:rsidRPr="0050229F" w:rsidRDefault="0050229F" w:rsidP="00694542">
            <w:pPr>
              <w:spacing w:before="0" w:after="0"/>
              <w:rPr>
                <w:i/>
                <w:color w:val="000000"/>
                <w:lang w:eastAsia="en-CA"/>
              </w:rPr>
            </w:pPr>
            <w:r w:rsidRPr="0050229F">
              <w:rPr>
                <w:i/>
                <w:color w:val="000000"/>
                <w:lang w:eastAsia="en-CA"/>
              </w:rPr>
              <w:t>α</w:t>
            </w:r>
          </w:p>
        </w:tc>
        <w:tc>
          <w:tcPr>
            <w:tcW w:w="753" w:type="pct"/>
            <w:tcBorders>
              <w:top w:val="nil"/>
              <w:bottom w:val="nil"/>
            </w:tcBorders>
          </w:tcPr>
          <w:p w14:paraId="79B715A2" w14:textId="77777777" w:rsidR="00200807" w:rsidRPr="00161D29" w:rsidRDefault="00200807" w:rsidP="00694542">
            <w:pPr>
              <w:spacing w:before="0" w:after="0"/>
              <w:rPr>
                <w:color w:val="000000"/>
                <w:lang w:eastAsia="zh-CN"/>
              </w:rPr>
            </w:pPr>
            <w:r w:rsidRPr="00161D29">
              <w:rPr>
                <w:rFonts w:hint="eastAsia"/>
                <w:color w:val="000000"/>
                <w:lang w:eastAsia="zh-CN"/>
              </w:rPr>
              <w:t>20.0</w:t>
            </w:r>
          </w:p>
        </w:tc>
        <w:tc>
          <w:tcPr>
            <w:tcW w:w="694" w:type="pct"/>
            <w:tcBorders>
              <w:top w:val="nil"/>
              <w:bottom w:val="nil"/>
            </w:tcBorders>
            <w:shd w:val="clear" w:color="auto" w:fill="auto"/>
            <w:noWrap/>
            <w:vAlign w:val="bottom"/>
          </w:tcPr>
          <w:p w14:paraId="7FC5E834" w14:textId="77777777" w:rsidR="00200807" w:rsidRPr="00161D29" w:rsidRDefault="00200807" w:rsidP="00694542">
            <w:pPr>
              <w:spacing w:before="0" w:after="0"/>
              <w:rPr>
                <w:color w:val="000000"/>
                <w:lang w:eastAsia="zh-CN"/>
              </w:rPr>
            </w:pPr>
            <w:r w:rsidRPr="00161D29">
              <w:rPr>
                <w:rFonts w:hint="eastAsia"/>
                <w:color w:val="000000"/>
                <w:lang w:eastAsia="zh-CN"/>
              </w:rPr>
              <w:t>[</w:t>
            </w:r>
            <w:r w:rsidRPr="00161D29">
              <w:rPr>
                <w:color w:val="000000"/>
                <w:lang w:eastAsia="en-CA"/>
              </w:rPr>
              <w:t>m</w:t>
            </w:r>
            <w:r w:rsidRPr="00161D29">
              <w:rPr>
                <w:color w:val="000000"/>
                <w:vertAlign w:val="superscript"/>
                <w:lang w:eastAsia="en-CA"/>
              </w:rPr>
              <w:t>-1</w:t>
            </w:r>
            <w:r w:rsidRPr="00161D29">
              <w:rPr>
                <w:rFonts w:hint="eastAsia"/>
                <w:color w:val="000000"/>
                <w:lang w:eastAsia="zh-CN"/>
              </w:rPr>
              <w:t>]</w:t>
            </w:r>
          </w:p>
        </w:tc>
      </w:tr>
      <w:tr w:rsidR="00200807" w:rsidRPr="00ED3698" w14:paraId="78A8C2FB" w14:textId="77777777" w:rsidTr="00F67966">
        <w:trPr>
          <w:trHeight w:val="300"/>
        </w:trPr>
        <w:tc>
          <w:tcPr>
            <w:tcW w:w="2802" w:type="pct"/>
            <w:vMerge/>
            <w:tcBorders>
              <w:top w:val="nil"/>
              <w:bottom w:val="nil"/>
            </w:tcBorders>
            <w:shd w:val="clear" w:color="auto" w:fill="auto"/>
            <w:noWrap/>
            <w:vAlign w:val="bottom"/>
          </w:tcPr>
          <w:p w14:paraId="0B9CB1CD" w14:textId="77777777" w:rsidR="00200807" w:rsidRPr="00ED3698" w:rsidRDefault="00200807" w:rsidP="00694542">
            <w:pPr>
              <w:spacing w:before="0" w:after="0"/>
              <w:rPr>
                <w:color w:val="000000"/>
                <w:lang w:eastAsia="en-CA"/>
              </w:rPr>
            </w:pPr>
          </w:p>
        </w:tc>
        <w:tc>
          <w:tcPr>
            <w:tcW w:w="751" w:type="pct"/>
            <w:tcBorders>
              <w:top w:val="nil"/>
              <w:bottom w:val="nil"/>
            </w:tcBorders>
            <w:shd w:val="clear" w:color="auto" w:fill="auto"/>
            <w:noWrap/>
            <w:vAlign w:val="bottom"/>
          </w:tcPr>
          <w:p w14:paraId="155DB9ED" w14:textId="77777777" w:rsidR="00200807" w:rsidRPr="0050229F" w:rsidRDefault="0050229F" w:rsidP="00694542">
            <w:pPr>
              <w:spacing w:before="0" w:after="0"/>
              <w:rPr>
                <w:i/>
                <w:color w:val="000000"/>
                <w:lang w:eastAsia="en-CA"/>
              </w:rPr>
            </w:pPr>
            <w:r w:rsidRPr="0050229F">
              <w:rPr>
                <w:i/>
                <w:color w:val="000000"/>
                <w:lang w:eastAsia="en-CA"/>
              </w:rPr>
              <w:t>n</w:t>
            </w:r>
          </w:p>
        </w:tc>
        <w:tc>
          <w:tcPr>
            <w:tcW w:w="753" w:type="pct"/>
            <w:tcBorders>
              <w:top w:val="nil"/>
              <w:bottom w:val="nil"/>
            </w:tcBorders>
          </w:tcPr>
          <w:p w14:paraId="47B27245" w14:textId="77777777" w:rsidR="00200807" w:rsidRPr="00ED3698" w:rsidRDefault="00200807" w:rsidP="00694542">
            <w:pPr>
              <w:spacing w:before="0" w:after="0"/>
              <w:rPr>
                <w:color w:val="000000"/>
                <w:lang w:eastAsia="zh-CN"/>
              </w:rPr>
            </w:pPr>
            <w:r>
              <w:rPr>
                <w:rFonts w:hint="eastAsia"/>
                <w:color w:val="000000"/>
                <w:lang w:eastAsia="zh-CN"/>
              </w:rPr>
              <w:t>5.0</w:t>
            </w:r>
          </w:p>
        </w:tc>
        <w:tc>
          <w:tcPr>
            <w:tcW w:w="694" w:type="pct"/>
            <w:tcBorders>
              <w:top w:val="nil"/>
              <w:bottom w:val="nil"/>
            </w:tcBorders>
            <w:shd w:val="clear" w:color="auto" w:fill="auto"/>
            <w:noWrap/>
            <w:vAlign w:val="bottom"/>
          </w:tcPr>
          <w:p w14:paraId="23D68B3F"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00807" w:rsidRPr="00ED3698" w14:paraId="56823283" w14:textId="77777777" w:rsidTr="00F67966">
        <w:trPr>
          <w:trHeight w:val="300"/>
        </w:trPr>
        <w:tc>
          <w:tcPr>
            <w:tcW w:w="2802" w:type="pct"/>
            <w:tcBorders>
              <w:top w:val="nil"/>
              <w:bottom w:val="nil"/>
            </w:tcBorders>
            <w:shd w:val="clear" w:color="auto" w:fill="auto"/>
            <w:noWrap/>
            <w:vAlign w:val="bottom"/>
          </w:tcPr>
          <w:p w14:paraId="7D4D01E1" w14:textId="77777777" w:rsidR="00200807" w:rsidRPr="00ED3698" w:rsidRDefault="00200807" w:rsidP="00694542">
            <w:pPr>
              <w:spacing w:before="0" w:after="0"/>
              <w:rPr>
                <w:color w:val="000000"/>
                <w:lang w:eastAsia="zh-CN"/>
              </w:rPr>
            </w:pPr>
            <w:r>
              <w:rPr>
                <w:rFonts w:hint="eastAsia"/>
                <w:color w:val="000000"/>
                <w:lang w:eastAsia="zh-CN"/>
              </w:rPr>
              <w:t>Diffusion coefficient, aqueous</w:t>
            </w:r>
          </w:p>
        </w:tc>
        <w:tc>
          <w:tcPr>
            <w:tcW w:w="751" w:type="pct"/>
            <w:tcBorders>
              <w:top w:val="nil"/>
              <w:bottom w:val="nil"/>
            </w:tcBorders>
            <w:shd w:val="clear" w:color="auto" w:fill="auto"/>
            <w:noWrap/>
            <w:vAlign w:val="bottom"/>
          </w:tcPr>
          <w:p w14:paraId="0E4E07C2" w14:textId="77777777" w:rsidR="00200807" w:rsidRPr="0050229F" w:rsidRDefault="00200807" w:rsidP="0050229F">
            <w:pPr>
              <w:spacing w:before="0" w:after="0"/>
              <w:rPr>
                <w:i/>
                <w:color w:val="000000"/>
                <w:vertAlign w:val="superscript"/>
                <w:lang w:eastAsia="zh-CN"/>
              </w:rPr>
            </w:pPr>
            <w:r w:rsidRPr="0050229F">
              <w:rPr>
                <w:rFonts w:hint="eastAsia"/>
                <w:i/>
                <w:color w:val="000000"/>
                <w:lang w:eastAsia="zh-CN"/>
              </w:rPr>
              <w:t>D</w:t>
            </w:r>
            <w:r w:rsidR="0050229F" w:rsidRPr="0050229F">
              <w:rPr>
                <w:i/>
                <w:color w:val="000000"/>
                <w:vertAlign w:val="subscript"/>
                <w:lang w:eastAsia="zh-CN"/>
              </w:rPr>
              <w:t>0</w:t>
            </w:r>
            <w:r w:rsidR="0050229F" w:rsidRPr="0050229F">
              <w:rPr>
                <w:i/>
                <w:color w:val="000000"/>
                <w:vertAlign w:val="superscript"/>
                <w:lang w:eastAsia="zh-CN"/>
              </w:rPr>
              <w:t>a</w:t>
            </w:r>
          </w:p>
        </w:tc>
        <w:tc>
          <w:tcPr>
            <w:tcW w:w="753" w:type="pct"/>
            <w:tcBorders>
              <w:top w:val="nil"/>
              <w:bottom w:val="nil"/>
            </w:tcBorders>
          </w:tcPr>
          <w:p w14:paraId="628C4A0F" w14:textId="77777777" w:rsidR="00200807" w:rsidRPr="00ED3698" w:rsidRDefault="00200807" w:rsidP="00694542">
            <w:pPr>
              <w:spacing w:before="0" w:after="0"/>
              <w:rPr>
                <w:color w:val="000000"/>
                <w:lang w:eastAsia="zh-CN"/>
              </w:rPr>
            </w:pPr>
            <w:r>
              <w:rPr>
                <w:rFonts w:hint="eastAsia"/>
                <w:color w:val="000000"/>
                <w:lang w:eastAsia="zh-CN"/>
              </w:rPr>
              <w:t>8.0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10</w:t>
            </w:r>
          </w:p>
        </w:tc>
        <w:tc>
          <w:tcPr>
            <w:tcW w:w="694" w:type="pct"/>
            <w:tcBorders>
              <w:top w:val="nil"/>
              <w:bottom w:val="nil"/>
            </w:tcBorders>
            <w:shd w:val="clear" w:color="auto" w:fill="auto"/>
            <w:noWrap/>
            <w:vAlign w:val="bottom"/>
          </w:tcPr>
          <w:p w14:paraId="3B01FE36" w14:textId="77777777" w:rsidR="00200807" w:rsidRPr="00ED3698" w:rsidRDefault="00200807" w:rsidP="00694542">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00807" w:rsidRPr="00ED3698" w14:paraId="50CBF87F" w14:textId="77777777" w:rsidTr="0050229F">
        <w:trPr>
          <w:trHeight w:val="300"/>
        </w:trPr>
        <w:tc>
          <w:tcPr>
            <w:tcW w:w="2802" w:type="pct"/>
            <w:tcBorders>
              <w:top w:val="nil"/>
              <w:bottom w:val="nil"/>
            </w:tcBorders>
            <w:shd w:val="clear" w:color="auto" w:fill="auto"/>
            <w:noWrap/>
            <w:vAlign w:val="bottom"/>
          </w:tcPr>
          <w:p w14:paraId="5BD89DB6" w14:textId="77777777" w:rsidR="00200807" w:rsidRDefault="00200807" w:rsidP="00694542">
            <w:pPr>
              <w:spacing w:before="0" w:after="0"/>
              <w:rPr>
                <w:color w:val="000000"/>
                <w:lang w:eastAsia="zh-CN"/>
              </w:rPr>
            </w:pPr>
            <w:r>
              <w:rPr>
                <w:rFonts w:hint="eastAsia"/>
                <w:color w:val="000000"/>
                <w:lang w:eastAsia="zh-CN"/>
              </w:rPr>
              <w:t>Diffusion coefficient, gas</w:t>
            </w:r>
          </w:p>
        </w:tc>
        <w:tc>
          <w:tcPr>
            <w:tcW w:w="751" w:type="pct"/>
            <w:tcBorders>
              <w:top w:val="nil"/>
              <w:bottom w:val="nil"/>
            </w:tcBorders>
            <w:shd w:val="clear" w:color="auto" w:fill="auto"/>
            <w:noWrap/>
            <w:vAlign w:val="bottom"/>
          </w:tcPr>
          <w:p w14:paraId="20272BF5" w14:textId="77777777" w:rsidR="00200807" w:rsidRPr="0050229F" w:rsidRDefault="00200807" w:rsidP="0050229F">
            <w:pPr>
              <w:spacing w:before="0" w:after="0"/>
              <w:rPr>
                <w:i/>
                <w:color w:val="000000"/>
                <w:vertAlign w:val="superscript"/>
                <w:lang w:eastAsia="zh-CN"/>
              </w:rPr>
            </w:pPr>
            <w:r w:rsidRPr="0050229F">
              <w:rPr>
                <w:rFonts w:hint="eastAsia"/>
                <w:i/>
                <w:color w:val="000000"/>
                <w:lang w:eastAsia="zh-CN"/>
              </w:rPr>
              <w:t>D</w:t>
            </w:r>
            <w:r w:rsidR="0050229F" w:rsidRPr="0050229F">
              <w:rPr>
                <w:i/>
                <w:color w:val="000000"/>
                <w:vertAlign w:val="subscript"/>
                <w:lang w:eastAsia="zh-CN"/>
              </w:rPr>
              <w:t>0</w:t>
            </w:r>
            <w:r w:rsidR="0050229F" w:rsidRPr="0050229F">
              <w:rPr>
                <w:i/>
                <w:color w:val="000000"/>
                <w:vertAlign w:val="superscript"/>
                <w:lang w:eastAsia="zh-CN"/>
              </w:rPr>
              <w:t>g</w:t>
            </w:r>
          </w:p>
        </w:tc>
        <w:tc>
          <w:tcPr>
            <w:tcW w:w="753" w:type="pct"/>
            <w:tcBorders>
              <w:top w:val="nil"/>
              <w:bottom w:val="nil"/>
            </w:tcBorders>
          </w:tcPr>
          <w:p w14:paraId="19CE0B81" w14:textId="77777777" w:rsidR="00200807" w:rsidRDefault="00200807" w:rsidP="00694542">
            <w:pPr>
              <w:spacing w:before="0" w:after="0"/>
              <w:rPr>
                <w:color w:val="000000"/>
                <w:lang w:eastAsia="zh-CN"/>
              </w:rPr>
            </w:pPr>
            <w:r>
              <w:rPr>
                <w:rFonts w:hint="eastAsia"/>
                <w:color w:val="000000"/>
                <w:lang w:eastAsia="zh-CN"/>
              </w:rPr>
              <w:t>7.3</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6</w:t>
            </w:r>
          </w:p>
        </w:tc>
        <w:tc>
          <w:tcPr>
            <w:tcW w:w="694" w:type="pct"/>
            <w:tcBorders>
              <w:top w:val="nil"/>
              <w:bottom w:val="nil"/>
            </w:tcBorders>
            <w:shd w:val="clear" w:color="auto" w:fill="auto"/>
            <w:noWrap/>
            <w:vAlign w:val="center"/>
          </w:tcPr>
          <w:p w14:paraId="109C21DE" w14:textId="77777777" w:rsidR="00200807" w:rsidRPr="00490495" w:rsidRDefault="00200807" w:rsidP="00694542">
            <w:pPr>
              <w:spacing w:before="0" w:after="0"/>
              <w:jc w:val="left"/>
              <w:rPr>
                <w:color w:val="000000"/>
                <w:lang w:eastAsia="zh-CN"/>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00807" w:rsidRPr="00ED3698" w14:paraId="67EB266B" w14:textId="77777777" w:rsidTr="0050229F">
        <w:trPr>
          <w:trHeight w:val="300"/>
        </w:trPr>
        <w:tc>
          <w:tcPr>
            <w:tcW w:w="2802" w:type="pct"/>
            <w:tcBorders>
              <w:top w:val="nil"/>
              <w:bottom w:val="single" w:sz="4" w:space="0" w:color="auto"/>
            </w:tcBorders>
            <w:shd w:val="clear" w:color="auto" w:fill="auto"/>
            <w:noWrap/>
            <w:vAlign w:val="center"/>
          </w:tcPr>
          <w:p w14:paraId="3C08F87A" w14:textId="77777777" w:rsidR="00200807" w:rsidRPr="00ED3698" w:rsidRDefault="00200807" w:rsidP="00694542">
            <w:pPr>
              <w:spacing w:before="0" w:after="0"/>
              <w:jc w:val="left"/>
              <w:rPr>
                <w:color w:val="000000"/>
                <w:lang w:eastAsia="en-CA"/>
              </w:rPr>
            </w:pPr>
            <w:r w:rsidRPr="00490495">
              <w:rPr>
                <w:color w:val="000000"/>
                <w:lang w:eastAsia="en-CA"/>
              </w:rPr>
              <w:t>longitudinal dispersivity</w:t>
            </w:r>
          </w:p>
        </w:tc>
        <w:tc>
          <w:tcPr>
            <w:tcW w:w="751" w:type="pct"/>
            <w:tcBorders>
              <w:top w:val="nil"/>
              <w:bottom w:val="single" w:sz="4" w:space="0" w:color="auto"/>
            </w:tcBorders>
            <w:shd w:val="clear" w:color="auto" w:fill="auto"/>
            <w:noWrap/>
            <w:vAlign w:val="center"/>
          </w:tcPr>
          <w:p w14:paraId="3F314014" w14:textId="77777777" w:rsidR="00200807" w:rsidRPr="0050229F" w:rsidRDefault="00200807" w:rsidP="00694542">
            <w:pPr>
              <w:spacing w:before="0" w:after="0"/>
              <w:jc w:val="left"/>
              <w:rPr>
                <w:i/>
                <w:color w:val="000000"/>
                <w:lang w:eastAsia="zh-CN"/>
              </w:rPr>
            </w:pPr>
            <w:r w:rsidRPr="0050229F">
              <w:rPr>
                <w:rFonts w:ascii="Lucida Sans Unicode" w:hAnsi="Lucida Sans Unicode" w:cs="Lucida Sans Unicode"/>
                <w:i/>
                <w:color w:val="000000"/>
                <w:lang w:eastAsia="en-CA"/>
              </w:rPr>
              <w:t>α</w:t>
            </w:r>
            <w:r w:rsidR="0050229F" w:rsidRPr="0050229F">
              <w:rPr>
                <w:i/>
                <w:color w:val="000000"/>
                <w:vertAlign w:val="subscript"/>
                <w:lang w:eastAsia="zh-CN"/>
              </w:rPr>
              <w:t>l</w:t>
            </w:r>
          </w:p>
        </w:tc>
        <w:tc>
          <w:tcPr>
            <w:tcW w:w="753" w:type="pct"/>
            <w:tcBorders>
              <w:top w:val="nil"/>
              <w:bottom w:val="single" w:sz="4" w:space="0" w:color="auto"/>
            </w:tcBorders>
            <w:vAlign w:val="center"/>
          </w:tcPr>
          <w:p w14:paraId="5F741E59" w14:textId="77777777" w:rsidR="00200807" w:rsidRPr="00ED3698" w:rsidRDefault="00200807" w:rsidP="00694542">
            <w:pPr>
              <w:spacing w:before="0" w:after="0"/>
              <w:jc w:val="left"/>
              <w:rPr>
                <w:color w:val="000000"/>
                <w:lang w:eastAsia="zh-CN"/>
              </w:rPr>
            </w:pPr>
            <w:r>
              <w:rPr>
                <w:rFonts w:hint="eastAsia"/>
                <w:color w:val="000000"/>
                <w:lang w:eastAsia="zh-CN"/>
              </w:rPr>
              <w:t>0.001</w:t>
            </w:r>
          </w:p>
        </w:tc>
        <w:tc>
          <w:tcPr>
            <w:tcW w:w="694" w:type="pct"/>
            <w:tcBorders>
              <w:top w:val="nil"/>
              <w:bottom w:val="single" w:sz="4" w:space="0" w:color="auto"/>
            </w:tcBorders>
            <w:shd w:val="clear" w:color="auto" w:fill="auto"/>
            <w:noWrap/>
            <w:vAlign w:val="center"/>
          </w:tcPr>
          <w:p w14:paraId="04BD296E" w14:textId="77777777" w:rsidR="00200807" w:rsidRPr="00ED3698" w:rsidRDefault="00200807" w:rsidP="00694542">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432DBF52" w14:textId="77777777" w:rsidR="00200807" w:rsidRDefault="00200807" w:rsidP="00107124">
      <w:pPr>
        <w:pStyle w:val="Simpleline"/>
        <w:rPr>
          <w:lang w:eastAsia="zh-CN"/>
        </w:rPr>
      </w:pPr>
    </w:p>
    <w:p w14:paraId="4D118E92" w14:textId="77777777" w:rsidR="00200807" w:rsidRPr="00192E8E" w:rsidRDefault="00200807" w:rsidP="009D54B1">
      <w:pPr>
        <w:pStyle w:val="StyleHeading4Bold"/>
      </w:pPr>
      <w:bookmarkStart w:id="1032" w:name="_Toc520374770"/>
      <w:r w:rsidRPr="00192E8E">
        <w:t>Results</w:t>
      </w:r>
      <w:bookmarkEnd w:id="1032"/>
    </w:p>
    <w:p w14:paraId="35975274" w14:textId="5E4CF007" w:rsidR="00200807" w:rsidRDefault="00200807" w:rsidP="00200807">
      <w:pPr>
        <w:rPr>
          <w:lang w:eastAsia="zh-CN"/>
        </w:rPr>
      </w:pPr>
      <w:r>
        <w:rPr>
          <w:rFonts w:hint="eastAsia"/>
          <w:lang w:eastAsia="zh-CN"/>
        </w:rPr>
        <w:t xml:space="preserve">Simulated results show that the domain below </w:t>
      </w:r>
      <w:r w:rsidR="0050229F">
        <w:rPr>
          <w:lang w:eastAsia="zh-CN"/>
        </w:rPr>
        <w:t>a</w:t>
      </w:r>
      <w:r>
        <w:rPr>
          <w:rFonts w:hint="eastAsia"/>
          <w:lang w:eastAsia="zh-CN"/>
        </w:rPr>
        <w:t xml:space="preserve"> depth of 0.33 </w:t>
      </w:r>
      <w:r w:rsidR="0050229F">
        <w:rPr>
          <w:lang w:eastAsia="zh-CN"/>
        </w:rPr>
        <w:t>remains</w:t>
      </w:r>
      <w:r>
        <w:rPr>
          <w:rFonts w:hint="eastAsia"/>
          <w:lang w:eastAsia="zh-CN"/>
        </w:rPr>
        <w:t xml:space="preserve"> saturated (</w:t>
      </w:r>
      <w:r w:rsidR="005F5019">
        <w:rPr>
          <w:lang w:eastAsia="zh-CN"/>
        </w:rPr>
        <w:fldChar w:fldCharType="begin"/>
      </w:r>
      <w:r>
        <w:rPr>
          <w:lang w:eastAsia="zh-CN"/>
        </w:rPr>
        <w:instrText xml:space="preserve"> </w:instrText>
      </w:r>
      <w:r>
        <w:rPr>
          <w:rFonts w:hint="eastAsia"/>
          <w:lang w:eastAsia="zh-CN"/>
        </w:rPr>
        <w:instrText>REF _Ref362454307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29</w:t>
      </w:r>
      <w:r w:rsidR="005F5019">
        <w:rPr>
          <w:lang w:eastAsia="zh-CN"/>
        </w:rPr>
        <w:fldChar w:fldCharType="end"/>
      </w:r>
      <w:r>
        <w:rPr>
          <w:rFonts w:hint="eastAsia"/>
          <w:lang w:eastAsia="zh-CN"/>
        </w:rPr>
        <w:t xml:space="preserve"> </w:t>
      </w:r>
      <w:r w:rsidR="0050229F">
        <w:rPr>
          <w:lang w:eastAsia="zh-CN"/>
        </w:rPr>
        <w:t xml:space="preserve">– </w:t>
      </w:r>
      <w:r>
        <w:rPr>
          <w:rFonts w:hint="eastAsia"/>
          <w:lang w:eastAsia="zh-CN"/>
        </w:rPr>
        <w:t>right</w:t>
      </w:r>
      <w:r w:rsidR="0050229F">
        <w:rPr>
          <w:lang w:eastAsia="zh-CN"/>
        </w:rPr>
        <w:t xml:space="preserve"> panel</w:t>
      </w:r>
      <w:r>
        <w:rPr>
          <w:rFonts w:hint="eastAsia"/>
          <w:lang w:eastAsia="zh-CN"/>
        </w:rPr>
        <w:t>)</w:t>
      </w:r>
      <w:r w:rsidR="004474F5">
        <w:rPr>
          <w:rFonts w:hint="eastAsia"/>
          <w:lang w:eastAsia="zh-CN"/>
        </w:rPr>
        <w:t xml:space="preserve">.  </w:t>
      </w:r>
      <w:r>
        <w:rPr>
          <w:rFonts w:hint="eastAsia"/>
          <w:lang w:eastAsia="zh-CN"/>
        </w:rPr>
        <w:t xml:space="preserve">All organic contaminants initially exist just below the </w:t>
      </w:r>
      <w:r>
        <w:rPr>
          <w:lang w:eastAsia="zh-CN"/>
        </w:rPr>
        <w:t>saturated</w:t>
      </w:r>
      <w:r>
        <w:rPr>
          <w:rFonts w:hint="eastAsia"/>
          <w:lang w:eastAsia="zh-CN"/>
        </w:rPr>
        <w:t xml:space="preserve"> line in </w:t>
      </w:r>
      <w:r w:rsidR="0050229F">
        <w:rPr>
          <w:lang w:eastAsia="zh-CN"/>
        </w:rPr>
        <w:t>the NAPL mixture</w:t>
      </w:r>
      <w:r w:rsidR="004474F5">
        <w:rPr>
          <w:rFonts w:hint="eastAsia"/>
          <w:lang w:eastAsia="zh-CN"/>
        </w:rPr>
        <w:t xml:space="preserve">.  </w:t>
      </w:r>
      <w:r w:rsidR="001F5A00">
        <w:rPr>
          <w:rFonts w:hint="eastAsia"/>
          <w:lang w:eastAsia="zh-CN"/>
        </w:rPr>
        <w:t>The contaminants</w:t>
      </w:r>
      <w:r>
        <w:rPr>
          <w:rFonts w:hint="eastAsia"/>
          <w:lang w:eastAsia="zh-CN"/>
        </w:rPr>
        <w:t xml:space="preserve"> dissolve</w:t>
      </w:r>
      <w:r w:rsidR="001F5A00">
        <w:rPr>
          <w:rFonts w:hint="eastAsia"/>
          <w:lang w:eastAsia="zh-CN"/>
        </w:rPr>
        <w:t xml:space="preserve"> </w:t>
      </w:r>
      <w:r>
        <w:rPr>
          <w:rFonts w:hint="eastAsia"/>
          <w:lang w:eastAsia="zh-CN"/>
        </w:rPr>
        <w:t xml:space="preserve">and </w:t>
      </w:r>
      <w:r w:rsidR="001F5A00">
        <w:rPr>
          <w:rFonts w:hint="eastAsia"/>
          <w:lang w:eastAsia="zh-CN"/>
        </w:rPr>
        <w:t xml:space="preserve">then </w:t>
      </w:r>
      <w:r w:rsidR="0050229F">
        <w:rPr>
          <w:lang w:eastAsia="zh-CN"/>
        </w:rPr>
        <w:t>volstilze</w:t>
      </w:r>
      <w:r w:rsidR="004474F5">
        <w:rPr>
          <w:rFonts w:hint="eastAsia"/>
          <w:lang w:eastAsia="zh-CN"/>
        </w:rPr>
        <w:t xml:space="preserve">.  </w:t>
      </w:r>
      <w:r w:rsidR="0050229F">
        <w:rPr>
          <w:lang w:eastAsia="zh-CN"/>
        </w:rPr>
        <w:t xml:space="preserve">Volatilzed </w:t>
      </w:r>
      <w:r>
        <w:rPr>
          <w:rFonts w:hint="eastAsia"/>
          <w:lang w:eastAsia="zh-CN"/>
        </w:rPr>
        <w:t xml:space="preserve">organic contaminants migrate </w:t>
      </w:r>
      <w:r w:rsidR="0050229F">
        <w:rPr>
          <w:lang w:eastAsia="zh-CN"/>
        </w:rPr>
        <w:t xml:space="preserve">upwards by </w:t>
      </w:r>
      <w:r w:rsidR="001F5A00">
        <w:rPr>
          <w:rFonts w:hint="eastAsia"/>
          <w:lang w:eastAsia="zh-CN"/>
        </w:rPr>
        <w:t>diffusion</w:t>
      </w:r>
      <w:r w:rsidR="004474F5">
        <w:rPr>
          <w:rFonts w:hint="eastAsia"/>
          <w:lang w:eastAsia="zh-CN"/>
        </w:rPr>
        <w:t xml:space="preserve">.  </w:t>
      </w:r>
      <w:r w:rsidR="00A53C34">
        <w:rPr>
          <w:rFonts w:hint="eastAsia"/>
          <w:lang w:eastAsia="zh-CN"/>
        </w:rPr>
        <w:t>At 50 years, the profiles of gas partial pressures of all organic contaminants and of th</w:t>
      </w:r>
      <w:r w:rsidR="0050229F">
        <w:rPr>
          <w:rFonts w:hint="eastAsia"/>
          <w:lang w:eastAsia="zh-CN"/>
        </w:rPr>
        <w:t xml:space="preserve">e total gas pressure are </w:t>
      </w:r>
      <w:r w:rsidR="0050229F">
        <w:rPr>
          <w:lang w:eastAsia="zh-CN"/>
        </w:rPr>
        <w:t>depicted</w:t>
      </w:r>
      <w:r w:rsidR="00A53C34">
        <w:rPr>
          <w:rFonts w:hint="eastAsia"/>
          <w:lang w:eastAsia="zh-CN"/>
        </w:rPr>
        <w:t xml:space="preserve"> in </w:t>
      </w:r>
      <w:r w:rsidR="005F5019">
        <w:rPr>
          <w:lang w:eastAsia="zh-CN"/>
        </w:rPr>
        <w:fldChar w:fldCharType="begin"/>
      </w:r>
      <w:r>
        <w:rPr>
          <w:lang w:eastAsia="zh-CN"/>
        </w:rPr>
        <w:instrText xml:space="preserve"> </w:instrText>
      </w:r>
      <w:r>
        <w:rPr>
          <w:rFonts w:hint="eastAsia"/>
          <w:lang w:eastAsia="zh-CN"/>
        </w:rPr>
        <w:instrText>REF _Ref362454307 \h</w:instrText>
      </w:r>
      <w:r>
        <w:rPr>
          <w:lang w:eastAsia="zh-CN"/>
        </w:rPr>
        <w:instrText xml:space="preserve"> </w:instrText>
      </w:r>
      <w:r w:rsidR="005F5019">
        <w:rPr>
          <w:lang w:eastAsia="zh-CN"/>
        </w:rPr>
      </w:r>
      <w:r w:rsidR="005F5019">
        <w:rPr>
          <w:lang w:eastAsia="zh-CN"/>
        </w:rPr>
        <w:fldChar w:fldCharType="separate"/>
      </w:r>
      <w:r w:rsidR="00B560DA" w:rsidRPr="00ED3698">
        <w:t xml:space="preserve">Figure </w:t>
      </w:r>
      <w:r w:rsidR="00B560DA">
        <w:rPr>
          <w:noProof/>
        </w:rPr>
        <w:t>3</w:t>
      </w:r>
      <w:r w:rsidR="00B560DA">
        <w:t>.</w:t>
      </w:r>
      <w:r w:rsidR="00B560DA">
        <w:rPr>
          <w:noProof/>
        </w:rPr>
        <w:t>29</w:t>
      </w:r>
      <w:r w:rsidR="005F5019">
        <w:rPr>
          <w:lang w:eastAsia="zh-CN"/>
        </w:rPr>
        <w:fldChar w:fldCharType="end"/>
      </w:r>
      <w:r w:rsidR="00A53C34">
        <w:rPr>
          <w:rFonts w:hint="eastAsia"/>
          <w:lang w:eastAsia="zh-CN"/>
        </w:rPr>
        <w:t xml:space="preserve"> </w:t>
      </w:r>
      <w:r w:rsidR="0050229F">
        <w:rPr>
          <w:lang w:eastAsia="zh-CN"/>
        </w:rPr>
        <w:t>(</w:t>
      </w:r>
      <w:r w:rsidR="00A53C34">
        <w:rPr>
          <w:rFonts w:hint="eastAsia"/>
          <w:lang w:eastAsia="zh-CN"/>
        </w:rPr>
        <w:t>left</w:t>
      </w:r>
      <w:r w:rsidR="0050229F">
        <w:rPr>
          <w:lang w:eastAsia="zh-CN"/>
        </w:rPr>
        <w:t xml:space="preserve"> panel)</w:t>
      </w:r>
      <w:r w:rsidR="004474F5">
        <w:rPr>
          <w:rFonts w:hint="eastAsia"/>
          <w:lang w:eastAsia="zh-CN"/>
        </w:rPr>
        <w:t xml:space="preserve">.  </w:t>
      </w:r>
      <w:r w:rsidR="000636F1">
        <w:rPr>
          <w:lang w:eastAsia="zh-CN"/>
        </w:rPr>
        <w:fldChar w:fldCharType="begin"/>
      </w:r>
      <w:r w:rsidR="000636F1">
        <w:rPr>
          <w:lang w:eastAsia="zh-CN"/>
        </w:rPr>
        <w:instrText xml:space="preserve"> </w:instrText>
      </w:r>
      <w:r w:rsidR="000636F1">
        <w:rPr>
          <w:rFonts w:hint="eastAsia"/>
          <w:lang w:eastAsia="zh-CN"/>
        </w:rPr>
        <w:instrText>REF _Ref362455163 \h</w:instrText>
      </w:r>
      <w:r w:rsidR="000636F1">
        <w:rPr>
          <w:lang w:eastAsia="zh-CN"/>
        </w:rPr>
        <w:instrText xml:space="preserve"> </w:instrText>
      </w:r>
      <w:r w:rsidR="000636F1">
        <w:rPr>
          <w:lang w:eastAsia="zh-CN"/>
        </w:rPr>
      </w:r>
      <w:r w:rsidR="000636F1">
        <w:rPr>
          <w:lang w:eastAsia="zh-CN"/>
        </w:rPr>
        <w:fldChar w:fldCharType="separate"/>
      </w:r>
      <w:r w:rsidR="00B560DA">
        <w:t xml:space="preserve">Figure </w:t>
      </w:r>
      <w:r w:rsidR="00B560DA">
        <w:rPr>
          <w:noProof/>
        </w:rPr>
        <w:t>3</w:t>
      </w:r>
      <w:r w:rsidR="00B560DA">
        <w:t>.</w:t>
      </w:r>
      <w:r w:rsidR="00B560DA">
        <w:rPr>
          <w:noProof/>
        </w:rPr>
        <w:t>30</w:t>
      </w:r>
      <w:r w:rsidR="000636F1">
        <w:rPr>
          <w:lang w:eastAsia="zh-CN"/>
        </w:rPr>
        <w:fldChar w:fldCharType="end"/>
      </w:r>
      <w:r w:rsidR="000636F1">
        <w:rPr>
          <w:lang w:eastAsia="zh-CN"/>
        </w:rPr>
        <w:t xml:space="preserve"> shows the temporal evolution of the NAPL mixture following Raoult’s law.</w:t>
      </w:r>
    </w:p>
    <w:p w14:paraId="0942F6B3" w14:textId="77777777" w:rsidR="0044589E" w:rsidRDefault="0044589E" w:rsidP="00200807">
      <w:pPr>
        <w:rPr>
          <w:lang w:eastAsia="zh-CN"/>
        </w:rPr>
      </w:pPr>
    </w:p>
    <w:p w14:paraId="68FEDA3C" w14:textId="77777777" w:rsidR="00913113" w:rsidRPr="00192E8E" w:rsidRDefault="00913113" w:rsidP="00913113">
      <w:pPr>
        <w:pStyle w:val="StyleHeading4Bold"/>
      </w:pPr>
      <w:bookmarkStart w:id="1033" w:name="_Toc520374771"/>
      <w:r>
        <w:t>File locations</w:t>
      </w:r>
      <w:bookmarkEnd w:id="1033"/>
    </w:p>
    <w:p w14:paraId="14072C41" w14:textId="77777777" w:rsidR="00687205" w:rsidRDefault="0044589E" w:rsidP="0044589E">
      <w:pPr>
        <w:pStyle w:val="ListParagraph"/>
        <w:ind w:hanging="720"/>
      </w:pPr>
      <w:r w:rsidRPr="00ED3698">
        <w:t xml:space="preserve">The input file is: </w:t>
      </w:r>
      <w:r w:rsidRPr="00A53C34">
        <w:rPr>
          <w:rFonts w:hint="eastAsia"/>
          <w:i/>
          <w:lang w:eastAsia="zh-CN"/>
        </w:rPr>
        <w:t>raoult</w:t>
      </w:r>
      <w:r w:rsidRPr="00A53C34">
        <w:rPr>
          <w:i/>
        </w:rPr>
        <w:t>.dat</w:t>
      </w:r>
      <w:r w:rsidRPr="00ED3698">
        <w:t xml:space="preserve"> under folder</w:t>
      </w:r>
      <w:r w:rsidR="00687205">
        <w:t>:</w:t>
      </w:r>
    </w:p>
    <w:p w14:paraId="72398823" w14:textId="77777777" w:rsidR="0044589E" w:rsidRDefault="0044589E" w:rsidP="0044589E">
      <w:pPr>
        <w:pStyle w:val="ListParagraph"/>
        <w:ind w:hanging="720"/>
        <w:rPr>
          <w:lang w:eastAsia="zh-CN"/>
        </w:rPr>
      </w:pPr>
      <w:r w:rsidRPr="00ED3698">
        <w:t xml:space="preserve"> </w:t>
      </w:r>
      <w:r w:rsidR="004B0811">
        <w:rPr>
          <w:i/>
        </w:rPr>
        <w:t>.\benchmarks\benchmarks_standard\</w:t>
      </w:r>
      <w:r w:rsidRPr="0044589E">
        <w:rPr>
          <w:i/>
        </w:rPr>
        <w:t>reactran\</w:t>
      </w:r>
      <w:r w:rsidRPr="0044589E">
        <w:rPr>
          <w:rFonts w:hint="eastAsia"/>
          <w:i/>
          <w:lang w:eastAsia="zh-CN"/>
        </w:rPr>
        <w:t>raoult</w:t>
      </w:r>
    </w:p>
    <w:p w14:paraId="24288E58" w14:textId="77777777" w:rsidR="0044589E" w:rsidRDefault="00070CA0" w:rsidP="0044589E">
      <w:pPr>
        <w:pStyle w:val="ListParagraph"/>
        <w:ind w:hanging="720"/>
        <w:rPr>
          <w:u w:val="single"/>
          <w:lang w:eastAsia="zh-CN"/>
        </w:rPr>
      </w:pPr>
      <w:r>
        <w:t>Database can be found under:  .\benchmarks\</w:t>
      </w:r>
      <w:r w:rsidRPr="004111D5">
        <w:rPr>
          <w:i/>
        </w:rPr>
        <w:t>database\</w:t>
      </w:r>
      <w:r w:rsidRPr="00070CA0">
        <w:rPr>
          <w:rFonts w:hint="eastAsia"/>
          <w:i/>
          <w:lang w:eastAsia="zh-CN"/>
        </w:rPr>
        <w:t xml:space="preserve"> </w:t>
      </w:r>
      <w:r w:rsidRPr="0050229F">
        <w:rPr>
          <w:rFonts w:hint="eastAsia"/>
          <w:i/>
          <w:lang w:eastAsia="zh-CN"/>
        </w:rPr>
        <w:t>organic</w:t>
      </w:r>
    </w:p>
    <w:p w14:paraId="42E98189" w14:textId="77777777" w:rsidR="0044589E" w:rsidRPr="0060120F" w:rsidRDefault="0044589E" w:rsidP="00200807"/>
    <w:p w14:paraId="131B4E1F" w14:textId="77777777" w:rsidR="00200807" w:rsidRPr="00ED3698" w:rsidRDefault="00200807" w:rsidP="00B64CDF">
      <w:pPr>
        <w:jc w:val="center"/>
        <w:rPr>
          <w:lang w:val="en-CA"/>
        </w:rPr>
      </w:pPr>
      <w:r>
        <w:rPr>
          <w:noProof/>
          <w:lang w:val="en-CA" w:eastAsia="zh-CN"/>
        </w:rPr>
        <w:lastRenderedPageBreak/>
        <w:drawing>
          <wp:inline distT="0" distB="0" distL="0" distR="0" wp14:anchorId="21A3858D" wp14:editId="19473669">
            <wp:extent cx="3227957" cy="3730267"/>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83" cstate="print">
                      <a:extLst>
                        <a:ext uri="{28A0092B-C50C-407E-A947-70E740481C1C}">
                          <a14:useLocalDpi xmlns:a14="http://schemas.microsoft.com/office/drawing/2010/main" val="0"/>
                        </a:ext>
                      </a:extLst>
                    </a:blip>
                    <a:srcRect b="3699"/>
                    <a:stretch/>
                  </pic:blipFill>
                  <pic:spPr bwMode="auto">
                    <a:xfrm>
                      <a:off x="0" y="0"/>
                      <a:ext cx="3230939" cy="3733713"/>
                    </a:xfrm>
                    <a:prstGeom prst="rect">
                      <a:avLst/>
                    </a:prstGeom>
                    <a:noFill/>
                    <a:ln>
                      <a:noFill/>
                    </a:ln>
                    <a:extLst>
                      <a:ext uri="{53640926-AAD7-44D8-BBD7-CCE9431645EC}">
                        <a14:shadowObscured xmlns:a14="http://schemas.microsoft.com/office/drawing/2010/main"/>
                      </a:ext>
                    </a:extLst>
                  </pic:spPr>
                </pic:pic>
              </a:graphicData>
            </a:graphic>
          </wp:inline>
        </w:drawing>
      </w:r>
    </w:p>
    <w:p w14:paraId="1990BD93" w14:textId="4730F6F2" w:rsidR="00200807" w:rsidRDefault="00200807" w:rsidP="00200807">
      <w:pPr>
        <w:pStyle w:val="Caption"/>
        <w:rPr>
          <w:lang w:eastAsia="zh-CN"/>
        </w:rPr>
      </w:pPr>
      <w:bookmarkStart w:id="1034" w:name="_Ref362454307"/>
      <w:bookmarkStart w:id="1035" w:name="_Toc520375103"/>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29</w:t>
      </w:r>
      <w:r w:rsidR="00183C7C">
        <w:fldChar w:fldCharType="end"/>
      </w:r>
      <w:bookmarkEnd w:id="1034"/>
      <w:r w:rsidR="004C28A7">
        <w:t xml:space="preserve">: </w:t>
      </w:r>
      <w:r>
        <w:rPr>
          <w:rFonts w:hint="eastAsia"/>
          <w:lang w:eastAsia="zh-CN"/>
        </w:rPr>
        <w:t xml:space="preserve">Simulated </w:t>
      </w:r>
      <w:r w:rsidR="0050229F">
        <w:rPr>
          <w:lang w:eastAsia="zh-CN"/>
        </w:rPr>
        <w:t xml:space="preserve">spatial </w:t>
      </w:r>
      <w:r>
        <w:rPr>
          <w:rFonts w:hint="eastAsia"/>
          <w:lang w:eastAsia="zh-CN"/>
        </w:rPr>
        <w:t>p</w:t>
      </w:r>
      <w:r w:rsidRPr="00ED3698">
        <w:t>rofiles</w:t>
      </w:r>
      <w:r>
        <w:rPr>
          <w:rFonts w:hint="eastAsia"/>
          <w:lang w:eastAsia="zh-CN"/>
        </w:rPr>
        <w:t xml:space="preserve"> </w:t>
      </w:r>
      <w:r w:rsidRPr="00ED3698">
        <w:t>of</w:t>
      </w:r>
      <w:r>
        <w:rPr>
          <w:rFonts w:hint="eastAsia"/>
          <w:lang w:eastAsia="zh-CN"/>
        </w:rPr>
        <w:t xml:space="preserve"> partial pressures of </w:t>
      </w:r>
      <w:r w:rsidR="0050229F">
        <w:rPr>
          <w:lang w:eastAsia="zh-CN"/>
        </w:rPr>
        <w:t xml:space="preserve">the </w:t>
      </w:r>
      <w:r>
        <w:rPr>
          <w:rFonts w:hint="eastAsia"/>
          <w:lang w:eastAsia="zh-CN"/>
        </w:rPr>
        <w:t>six</w:t>
      </w:r>
      <w:r w:rsidRPr="00ED3698">
        <w:t xml:space="preserve"> </w:t>
      </w:r>
      <w:r>
        <w:rPr>
          <w:rFonts w:hint="eastAsia"/>
          <w:lang w:eastAsia="zh-CN"/>
        </w:rPr>
        <w:t xml:space="preserve">organic contaminants and total gas </w:t>
      </w:r>
      <w:r>
        <w:rPr>
          <w:lang w:eastAsia="zh-CN"/>
        </w:rPr>
        <w:t>pressures</w:t>
      </w:r>
      <w:r>
        <w:rPr>
          <w:rFonts w:hint="eastAsia"/>
          <w:lang w:eastAsia="zh-CN"/>
        </w:rPr>
        <w:t xml:space="preserve"> (p</w:t>
      </w:r>
      <w:r w:rsidRPr="0050229F">
        <w:rPr>
          <w:rFonts w:hint="eastAsia"/>
          <w:vertAlign w:val="subscript"/>
          <w:lang w:eastAsia="zh-CN"/>
        </w:rPr>
        <w:t>tot</w:t>
      </w:r>
      <w:r>
        <w:rPr>
          <w:rFonts w:hint="eastAsia"/>
          <w:lang w:eastAsia="zh-CN"/>
        </w:rPr>
        <w:t>) at 50 days (left), and</w:t>
      </w:r>
      <w:r w:rsidR="0050229F">
        <w:rPr>
          <w:rFonts w:hint="eastAsia"/>
          <w:lang w:eastAsia="zh-CN"/>
        </w:rPr>
        <w:t xml:space="preserve"> saturation profiles of gas (</w:t>
      </w:r>
      <w:r w:rsidR="0050229F">
        <w:rPr>
          <w:lang w:eastAsia="zh-CN"/>
        </w:rPr>
        <w:t>S</w:t>
      </w:r>
      <w:r w:rsidR="0050229F" w:rsidRPr="0050229F">
        <w:rPr>
          <w:vertAlign w:val="subscript"/>
          <w:lang w:eastAsia="zh-CN"/>
        </w:rPr>
        <w:t>g</w:t>
      </w:r>
      <w:r w:rsidR="0050229F">
        <w:rPr>
          <w:rFonts w:hint="eastAsia"/>
          <w:lang w:eastAsia="zh-CN"/>
        </w:rPr>
        <w:t xml:space="preserve">) and </w:t>
      </w:r>
      <w:r w:rsidR="0050229F">
        <w:rPr>
          <w:lang w:eastAsia="zh-CN"/>
        </w:rPr>
        <w:t>aqueous</w:t>
      </w:r>
      <w:r w:rsidR="0050229F">
        <w:rPr>
          <w:rFonts w:hint="eastAsia"/>
          <w:lang w:eastAsia="zh-CN"/>
        </w:rPr>
        <w:t xml:space="preserve"> (</w:t>
      </w:r>
      <w:r w:rsidR="0050229F">
        <w:rPr>
          <w:lang w:eastAsia="zh-CN"/>
        </w:rPr>
        <w:t>S</w:t>
      </w:r>
      <w:r w:rsidR="0050229F" w:rsidRPr="0050229F">
        <w:rPr>
          <w:vertAlign w:val="subscript"/>
          <w:lang w:eastAsia="zh-CN"/>
        </w:rPr>
        <w:t>a</w:t>
      </w:r>
      <w:r>
        <w:rPr>
          <w:rFonts w:hint="eastAsia"/>
          <w:lang w:eastAsia="zh-CN"/>
        </w:rPr>
        <w:t>) phases at steady state (right)</w:t>
      </w:r>
      <w:bookmarkEnd w:id="1035"/>
    </w:p>
    <w:p w14:paraId="60C580B9" w14:textId="77777777" w:rsidR="00200807" w:rsidRDefault="00200807" w:rsidP="00107124">
      <w:pPr>
        <w:pStyle w:val="Simpleline"/>
        <w:rPr>
          <w:lang w:eastAsia="zh-CN"/>
        </w:rPr>
      </w:pPr>
    </w:p>
    <w:p w14:paraId="13E82E9F" w14:textId="77777777" w:rsidR="00200807" w:rsidRDefault="00200807" w:rsidP="00B64CDF">
      <w:pPr>
        <w:keepNext/>
        <w:jc w:val="center"/>
      </w:pPr>
      <w:r>
        <w:rPr>
          <w:rFonts w:hint="eastAsia"/>
          <w:noProof/>
          <w:lang w:val="en-CA" w:eastAsia="zh-CN"/>
        </w:rPr>
        <w:drawing>
          <wp:inline distT="0" distB="0" distL="0" distR="0" wp14:anchorId="5BFF18DC" wp14:editId="64698B08">
            <wp:extent cx="4689282" cy="24776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84" cstate="print">
                      <a:extLst>
                        <a:ext uri="{28A0092B-C50C-407E-A947-70E740481C1C}">
                          <a14:useLocalDpi xmlns:a14="http://schemas.microsoft.com/office/drawing/2010/main" val="0"/>
                        </a:ext>
                      </a:extLst>
                    </a:blip>
                    <a:srcRect t="2319" b="5217"/>
                    <a:stretch/>
                  </pic:blipFill>
                  <pic:spPr bwMode="auto">
                    <a:xfrm>
                      <a:off x="0" y="0"/>
                      <a:ext cx="4689282" cy="2477650"/>
                    </a:xfrm>
                    <a:prstGeom prst="rect">
                      <a:avLst/>
                    </a:prstGeom>
                    <a:noFill/>
                    <a:ln>
                      <a:noFill/>
                    </a:ln>
                    <a:extLst>
                      <a:ext uri="{53640926-AAD7-44D8-BBD7-CCE9431645EC}">
                        <a14:shadowObscured xmlns:a14="http://schemas.microsoft.com/office/drawing/2010/main"/>
                      </a:ext>
                    </a:extLst>
                  </pic:spPr>
                </pic:pic>
              </a:graphicData>
            </a:graphic>
          </wp:inline>
        </w:drawing>
      </w:r>
    </w:p>
    <w:p w14:paraId="4D515570" w14:textId="5ADD129A" w:rsidR="00200807" w:rsidRPr="00CD2E28" w:rsidRDefault="00200807" w:rsidP="00200807">
      <w:pPr>
        <w:pStyle w:val="Caption"/>
        <w:rPr>
          <w:lang w:eastAsia="zh-CN"/>
        </w:rPr>
      </w:pPr>
      <w:bookmarkStart w:id="1036" w:name="_Ref362455163"/>
      <w:bookmarkStart w:id="1037" w:name="_Toc520375104"/>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30</w:t>
      </w:r>
      <w:r w:rsidR="00183C7C">
        <w:fldChar w:fldCharType="end"/>
      </w:r>
      <w:bookmarkEnd w:id="1036"/>
      <w:r w:rsidR="004C28A7">
        <w:t xml:space="preserve">: </w:t>
      </w:r>
      <w:r>
        <w:rPr>
          <w:rFonts w:hint="eastAsia"/>
          <w:lang w:eastAsia="zh-CN"/>
        </w:rPr>
        <w:t xml:space="preserve">Simulated system mass evolution of </w:t>
      </w:r>
      <w:r w:rsidR="0050229F">
        <w:rPr>
          <w:lang w:eastAsia="zh-CN"/>
        </w:rPr>
        <w:t xml:space="preserve">the </w:t>
      </w:r>
      <w:r>
        <w:rPr>
          <w:rFonts w:hint="eastAsia"/>
          <w:lang w:eastAsia="zh-CN"/>
        </w:rPr>
        <w:t xml:space="preserve">six organic components in </w:t>
      </w:r>
      <w:r w:rsidR="0050229F">
        <w:rPr>
          <w:lang w:eastAsia="zh-CN"/>
        </w:rPr>
        <w:t>the NAPL mixture</w:t>
      </w:r>
      <w:bookmarkEnd w:id="1037"/>
    </w:p>
    <w:p w14:paraId="4447950F" w14:textId="77777777" w:rsidR="00200807" w:rsidRPr="00FC3A49" w:rsidRDefault="00200807" w:rsidP="00107124">
      <w:pPr>
        <w:pStyle w:val="Simpleline"/>
        <w:rPr>
          <w:lang w:eastAsia="zh-CN"/>
        </w:rPr>
      </w:pPr>
    </w:p>
    <w:p w14:paraId="092E4575" w14:textId="77777777" w:rsidR="00200807" w:rsidRDefault="00200807" w:rsidP="00107124">
      <w:pPr>
        <w:pStyle w:val="Simpleline"/>
        <w:rPr>
          <w:lang w:eastAsia="zh-CN"/>
        </w:rPr>
      </w:pPr>
    </w:p>
    <w:p w14:paraId="4F2B4749" w14:textId="77777777" w:rsidR="00200807" w:rsidRPr="00ED3698" w:rsidRDefault="00C879CD" w:rsidP="00200807">
      <w:pPr>
        <w:pStyle w:val="Heading3"/>
      </w:pPr>
      <w:bookmarkStart w:id="1038" w:name="_Ref364425401"/>
      <w:bookmarkStart w:id="1039" w:name="_Toc520374772"/>
      <w:r>
        <w:lastRenderedPageBreak/>
        <w:t>1D-advective-dispersive transport with anionic s</w:t>
      </w:r>
      <w:r w:rsidRPr="00ED3698">
        <w:t>urface complexation</w:t>
      </w:r>
      <w:r>
        <w:t xml:space="preserve"> reactions</w:t>
      </w:r>
      <w:bookmarkEnd w:id="1038"/>
      <w:bookmarkEnd w:id="1039"/>
    </w:p>
    <w:p w14:paraId="4A5A94AF" w14:textId="77777777" w:rsidR="00200807" w:rsidRPr="00192E8E" w:rsidRDefault="00771FFF" w:rsidP="009D54B1">
      <w:pPr>
        <w:pStyle w:val="StyleHeading4Bold"/>
      </w:pPr>
      <w:bookmarkStart w:id="1040" w:name="_Toc520374773"/>
      <w:r>
        <w:t>Problem definition</w:t>
      </w:r>
      <w:bookmarkEnd w:id="1040"/>
    </w:p>
    <w:p w14:paraId="1006DD43" w14:textId="34970CD4" w:rsidR="00200807" w:rsidRPr="00ED3698" w:rsidRDefault="00200807" w:rsidP="00200807">
      <w:r w:rsidRPr="00ED3698">
        <w:rPr>
          <w:lang w:val="en-CA"/>
        </w:rPr>
        <w:t xml:space="preserve">This </w:t>
      </w:r>
      <w:r w:rsidR="00C879CD">
        <w:rPr>
          <w:lang w:val="en-CA"/>
        </w:rPr>
        <w:t>demonstration example</w:t>
      </w:r>
      <w:r w:rsidRPr="00ED3698">
        <w:rPr>
          <w:lang w:val="en-CA"/>
        </w:rPr>
        <w:t xml:space="preserve"> is a one</w:t>
      </w:r>
      <w:r w:rsidR="00C879CD">
        <w:rPr>
          <w:lang w:val="en-CA"/>
        </w:rPr>
        <w:t>-</w:t>
      </w:r>
      <w:r w:rsidRPr="00ED3698">
        <w:rPr>
          <w:lang w:val="en-CA"/>
        </w:rPr>
        <w:t xml:space="preserve">dimensional </w:t>
      </w:r>
      <w:r w:rsidR="00C879CD">
        <w:rPr>
          <w:lang w:val="en-CA"/>
        </w:rPr>
        <w:t xml:space="preserve">advective-dispersive </w:t>
      </w:r>
      <w:r>
        <w:rPr>
          <w:rFonts w:hint="eastAsia"/>
          <w:lang w:val="en-CA" w:eastAsia="zh-CN"/>
        </w:rPr>
        <w:t>reactive transport problem considering surface complexation in saturated porous media</w:t>
      </w:r>
      <w:r w:rsidR="004474F5">
        <w:rPr>
          <w:rFonts w:hint="eastAsia"/>
          <w:lang w:val="en-CA" w:eastAsia="zh-CN"/>
        </w:rPr>
        <w:t xml:space="preserve">.  </w:t>
      </w:r>
      <w:r w:rsidRPr="00ED53D1">
        <w:rPr>
          <w:lang w:val="en-CA" w:eastAsia="zh-CN"/>
        </w:rPr>
        <w:t xml:space="preserve">This example </w:t>
      </w:r>
      <w:r w:rsidR="00C879CD">
        <w:rPr>
          <w:lang w:val="en-CA" w:eastAsia="zh-CN"/>
        </w:rPr>
        <w:t>simulates</w:t>
      </w:r>
      <w:r>
        <w:rPr>
          <w:rFonts w:hint="eastAsia"/>
          <w:lang w:val="en-CA" w:eastAsia="zh-CN"/>
        </w:rPr>
        <w:t xml:space="preserve"> </w:t>
      </w:r>
      <w:r w:rsidR="00C879CD">
        <w:rPr>
          <w:lang w:val="en-CA" w:eastAsia="zh-CN"/>
        </w:rPr>
        <w:t>adsorption of a</w:t>
      </w:r>
      <w:r w:rsidRPr="00ED53D1">
        <w:rPr>
          <w:lang w:val="en-CA" w:eastAsia="zh-CN"/>
        </w:rPr>
        <w:t xml:space="preserve"> ligand (A-) to a hydrous oxide using a non-electrostatic surface complexation model</w:t>
      </w:r>
      <w:r w:rsidR="004474F5">
        <w:rPr>
          <w:lang w:val="en-CA" w:eastAsia="zh-CN"/>
        </w:rPr>
        <w:t xml:space="preserve">.  </w:t>
      </w:r>
      <w:r w:rsidRPr="00ED53D1">
        <w:rPr>
          <w:lang w:val="en-CA" w:eastAsia="zh-CN"/>
        </w:rPr>
        <w:t>The reaction parameters are based on Example 9.3b (page 545) in Stumm and Morgan (1996)</w:t>
      </w:r>
      <w:r w:rsidR="004474F5">
        <w:rPr>
          <w:lang w:val="en-CA" w:eastAsia="zh-CN"/>
        </w:rPr>
        <w:t xml:space="preserve">.  </w:t>
      </w:r>
      <w:r>
        <w:rPr>
          <w:rFonts w:hint="eastAsia"/>
          <w:szCs w:val="24"/>
          <w:lang w:val="en-CA" w:eastAsia="zh-CN"/>
        </w:rPr>
        <w:t>The surface complexation reactions are highly pH dependent</w:t>
      </w:r>
      <w:r w:rsidRPr="00ED53D1">
        <w:rPr>
          <w:lang w:val="en-CA" w:eastAsia="zh-CN"/>
        </w:rPr>
        <w:t>.</w:t>
      </w:r>
    </w:p>
    <w:p w14:paraId="72630517" w14:textId="77777777" w:rsidR="00200807" w:rsidRPr="00192E8E" w:rsidRDefault="00B3171D" w:rsidP="009D54B1">
      <w:pPr>
        <w:pStyle w:val="StyleHeading4Bold"/>
      </w:pPr>
      <w:bookmarkStart w:id="1041" w:name="_Toc520374774"/>
      <w:r>
        <w:t>Model setup</w:t>
      </w:r>
      <w:bookmarkEnd w:id="1041"/>
    </w:p>
    <w:p w14:paraId="5BC73492" w14:textId="267CB58B" w:rsidR="00200807" w:rsidRPr="00161D29" w:rsidRDefault="00200807" w:rsidP="00200807">
      <w:pPr>
        <w:rPr>
          <w:szCs w:val="24"/>
          <w:lang w:eastAsia="zh-CN"/>
        </w:rPr>
      </w:pPr>
      <w:r w:rsidRPr="00ED3698">
        <w:rPr>
          <w:szCs w:val="24"/>
        </w:rPr>
        <w:t>A 1D model</w:t>
      </w:r>
      <w:r w:rsidR="00C879CD">
        <w:rPr>
          <w:szCs w:val="24"/>
        </w:rPr>
        <w:t>,</w:t>
      </w:r>
      <w:r w:rsidRPr="00ED3698">
        <w:rPr>
          <w:szCs w:val="24"/>
        </w:rPr>
        <w:t xml:space="preserve"> </w:t>
      </w:r>
      <w:r>
        <w:rPr>
          <w:rFonts w:hint="eastAsia"/>
          <w:szCs w:val="24"/>
          <w:lang w:eastAsia="zh-CN"/>
        </w:rPr>
        <w:t>16.0</w:t>
      </w:r>
      <w:r>
        <w:rPr>
          <w:szCs w:val="24"/>
          <w:lang w:eastAsia="zh-CN"/>
        </w:rPr>
        <w:t> </w:t>
      </w:r>
      <w:r w:rsidRPr="00ED3698">
        <w:rPr>
          <w:szCs w:val="24"/>
        </w:rPr>
        <w:t xml:space="preserve">m in </w:t>
      </w:r>
      <w:r>
        <w:rPr>
          <w:rFonts w:hint="eastAsia"/>
          <w:szCs w:val="24"/>
          <w:lang w:eastAsia="zh-CN"/>
        </w:rPr>
        <w:t>length</w:t>
      </w:r>
      <w:r w:rsidR="00C879CD">
        <w:rPr>
          <w:szCs w:val="24"/>
          <w:lang w:eastAsia="zh-CN"/>
        </w:rPr>
        <w:t>,</w:t>
      </w:r>
      <w:r w:rsidRPr="00ED3698">
        <w:rPr>
          <w:szCs w:val="24"/>
        </w:rPr>
        <w:t xml:space="preserve"> is discretized into </w:t>
      </w:r>
      <w:r>
        <w:rPr>
          <w:rFonts w:hint="eastAsia"/>
          <w:szCs w:val="24"/>
          <w:lang w:eastAsia="zh-CN"/>
        </w:rPr>
        <w:t>101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Pr>
          <w:rFonts w:hint="eastAsia"/>
          <w:szCs w:val="24"/>
          <w:lang w:val="en-CA" w:eastAsia="zh-CN"/>
        </w:rPr>
        <w:t>0.16</w:t>
      </w:r>
      <w:r>
        <w:rPr>
          <w:szCs w:val="24"/>
          <w:lang w:eastAsia="zh-CN"/>
        </w:rPr>
        <w:t> </w:t>
      </w:r>
      <w:r w:rsidRPr="00ED3698">
        <w:rPr>
          <w:szCs w:val="24"/>
          <w:lang w:val="en-CA" w:eastAsia="en-CA"/>
        </w:rPr>
        <w:t>m for the interior control volumes and 0.</w:t>
      </w:r>
      <w:r>
        <w:rPr>
          <w:rFonts w:hint="eastAsia"/>
          <w:szCs w:val="24"/>
          <w:lang w:val="en-CA" w:eastAsia="zh-CN"/>
        </w:rPr>
        <w:t>08</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 xml:space="preserve">Boundary conditions </w:t>
      </w:r>
      <w:r>
        <w:rPr>
          <w:rFonts w:hint="eastAsia"/>
          <w:szCs w:val="24"/>
          <w:lang w:val="en-CA" w:eastAsia="zh-CN"/>
        </w:rPr>
        <w:t xml:space="preserve">are constant hydraulic heads </w:t>
      </w:r>
      <w:r w:rsidR="00C879CD">
        <w:rPr>
          <w:szCs w:val="24"/>
          <w:lang w:val="en-CA" w:eastAsia="zh-CN"/>
        </w:rPr>
        <w:t>of</w:t>
      </w:r>
      <w:r>
        <w:rPr>
          <w:rFonts w:hint="eastAsia"/>
          <w:szCs w:val="24"/>
          <w:lang w:val="en-CA" w:eastAsia="zh-CN"/>
        </w:rPr>
        <w:t xml:space="preserve"> 1.4</w:t>
      </w:r>
      <w:r>
        <w:rPr>
          <w:szCs w:val="24"/>
          <w:lang w:eastAsia="zh-CN"/>
        </w:rPr>
        <w:t> </w:t>
      </w:r>
      <w:r>
        <w:rPr>
          <w:rFonts w:hint="eastAsia"/>
          <w:szCs w:val="24"/>
          <w:lang w:eastAsia="zh-CN"/>
        </w:rPr>
        <w:t>m</w:t>
      </w:r>
      <w:r w:rsidRPr="00ED3698">
        <w:rPr>
          <w:szCs w:val="24"/>
          <w:lang w:val="en-CA" w:eastAsia="en-CA"/>
        </w:rPr>
        <w:t xml:space="preserve"> </w:t>
      </w:r>
      <w:r w:rsidR="00C879CD">
        <w:rPr>
          <w:szCs w:val="24"/>
          <w:lang w:val="en-CA" w:eastAsia="en-CA"/>
        </w:rPr>
        <w:t>at</w:t>
      </w:r>
      <w:r>
        <w:rPr>
          <w:rFonts w:hint="eastAsia"/>
          <w:szCs w:val="24"/>
          <w:lang w:val="en-CA" w:eastAsia="zh-CN"/>
        </w:rPr>
        <w:t xml:space="preserve"> the inflow</w:t>
      </w:r>
      <w:r w:rsidRPr="00ED3698">
        <w:rPr>
          <w:szCs w:val="24"/>
          <w:lang w:val="en-CA" w:eastAsia="en-CA"/>
        </w:rPr>
        <w:t xml:space="preserve"> boundary and </w:t>
      </w:r>
      <w:r>
        <w:rPr>
          <w:rFonts w:hint="eastAsia"/>
          <w:szCs w:val="24"/>
          <w:lang w:val="en-CA" w:eastAsia="zh-CN"/>
        </w:rPr>
        <w:t>0.0 </w:t>
      </w:r>
      <w:r w:rsidRPr="00ED3698">
        <w:rPr>
          <w:szCs w:val="24"/>
          <w:lang w:val="en-CA" w:eastAsia="en-CA"/>
        </w:rPr>
        <w:t xml:space="preserve">m </w:t>
      </w:r>
      <w:r w:rsidR="00C879CD">
        <w:rPr>
          <w:szCs w:val="24"/>
          <w:lang w:val="en-CA" w:eastAsia="en-CA"/>
        </w:rPr>
        <w:t>at</w:t>
      </w:r>
      <w:r w:rsidRPr="00ED3698">
        <w:rPr>
          <w:szCs w:val="24"/>
          <w:lang w:val="en-CA" w:eastAsia="en-CA"/>
        </w:rPr>
        <w:t xml:space="preserve"> the </w:t>
      </w:r>
      <w:r>
        <w:rPr>
          <w:rFonts w:hint="eastAsia"/>
          <w:szCs w:val="24"/>
          <w:lang w:val="en-CA" w:eastAsia="zh-CN"/>
        </w:rPr>
        <w:t>outflow</w:t>
      </w:r>
      <w:r w:rsidRPr="00ED3698">
        <w:rPr>
          <w:szCs w:val="24"/>
          <w:lang w:val="en-CA" w:eastAsia="en-CA"/>
        </w:rPr>
        <w:t xml:space="preserve"> boundary</w:t>
      </w:r>
      <w:r w:rsidR="004474F5">
        <w:rPr>
          <w:szCs w:val="24"/>
          <w:lang w:val="en-CA" w:eastAsia="en-CA"/>
        </w:rPr>
        <w:t xml:space="preserve">.  </w:t>
      </w:r>
      <w:r>
        <w:rPr>
          <w:rFonts w:hint="eastAsia"/>
          <w:szCs w:val="24"/>
          <w:lang w:val="en-CA" w:eastAsia="zh-CN"/>
        </w:rPr>
        <w:t>The geochemical system includes three aqueous components (H</w:t>
      </w:r>
      <w:r w:rsidRPr="00CF478C">
        <w:rPr>
          <w:rFonts w:hint="eastAsia"/>
          <w:szCs w:val="24"/>
          <w:vertAlign w:val="superscript"/>
          <w:lang w:val="en-CA" w:eastAsia="zh-CN"/>
        </w:rPr>
        <w:t>+</w:t>
      </w:r>
      <w:r>
        <w:rPr>
          <w:rFonts w:hint="eastAsia"/>
          <w:szCs w:val="24"/>
          <w:lang w:val="en-CA" w:eastAsia="zh-CN"/>
        </w:rPr>
        <w:t>, HA and Na</w:t>
      </w:r>
      <w:r w:rsidRPr="00CF478C">
        <w:rPr>
          <w:rFonts w:hint="eastAsia"/>
          <w:szCs w:val="24"/>
          <w:vertAlign w:val="superscript"/>
          <w:lang w:val="en-CA" w:eastAsia="zh-CN"/>
        </w:rPr>
        <w:t>+</w:t>
      </w:r>
      <w:r>
        <w:rPr>
          <w:rFonts w:hint="eastAsia"/>
          <w:szCs w:val="24"/>
          <w:lang w:val="en-CA" w:eastAsia="zh-CN"/>
        </w:rPr>
        <w:t xml:space="preserve">), one non-aqueous component </w:t>
      </w:r>
      <w:r>
        <w:rPr>
          <w:szCs w:val="24"/>
          <w:lang w:val="en-CA" w:eastAsia="zh-CN"/>
        </w:rPr>
        <w:t>‘</w:t>
      </w:r>
      <w:r>
        <w:rPr>
          <w:rFonts w:hint="eastAsia"/>
          <w:szCs w:val="24"/>
          <w:lang w:val="en-CA" w:eastAsia="zh-CN"/>
        </w:rPr>
        <w:t>=SOH</w:t>
      </w:r>
      <w:r>
        <w:rPr>
          <w:szCs w:val="24"/>
          <w:lang w:val="en-CA" w:eastAsia="zh-CN"/>
        </w:rPr>
        <w:t>’</w:t>
      </w:r>
      <w:r>
        <w:rPr>
          <w:rFonts w:hint="eastAsia"/>
          <w:szCs w:val="24"/>
          <w:lang w:val="en-CA" w:eastAsia="zh-CN"/>
        </w:rPr>
        <w:t>, two secondary aqueous species (OH</w:t>
      </w:r>
      <w:r w:rsidRPr="005067C8">
        <w:rPr>
          <w:rFonts w:hint="eastAsia"/>
          <w:szCs w:val="24"/>
          <w:vertAlign w:val="superscript"/>
          <w:lang w:val="en-CA" w:eastAsia="zh-CN"/>
        </w:rPr>
        <w:t>-</w:t>
      </w:r>
      <w:r>
        <w:rPr>
          <w:rFonts w:hint="eastAsia"/>
          <w:szCs w:val="24"/>
          <w:lang w:val="en-CA" w:eastAsia="zh-CN"/>
        </w:rPr>
        <w:t>, A</w:t>
      </w:r>
      <w:r w:rsidRPr="005067C8">
        <w:rPr>
          <w:rFonts w:hint="eastAsia"/>
          <w:szCs w:val="24"/>
          <w:vertAlign w:val="superscript"/>
          <w:lang w:val="en-CA" w:eastAsia="zh-CN"/>
        </w:rPr>
        <w:t>-</w:t>
      </w:r>
      <w:r>
        <w:rPr>
          <w:rFonts w:hint="eastAsia"/>
          <w:szCs w:val="24"/>
          <w:lang w:val="en-CA" w:eastAsia="zh-CN"/>
        </w:rPr>
        <w:t>) and three s</w:t>
      </w:r>
      <w:r w:rsidR="00C879CD">
        <w:rPr>
          <w:szCs w:val="24"/>
          <w:lang w:val="en-CA" w:eastAsia="zh-CN"/>
        </w:rPr>
        <w:t>urface-complexed</w:t>
      </w:r>
      <w:r>
        <w:rPr>
          <w:rFonts w:hint="eastAsia"/>
          <w:szCs w:val="24"/>
          <w:lang w:val="en-CA" w:eastAsia="zh-CN"/>
        </w:rPr>
        <w:t xml:space="preserve"> species (=SOH</w:t>
      </w:r>
      <w:r w:rsidRPr="005067C8">
        <w:rPr>
          <w:rFonts w:hint="eastAsia"/>
          <w:szCs w:val="24"/>
          <w:vertAlign w:val="subscript"/>
          <w:lang w:val="en-CA" w:eastAsia="zh-CN"/>
        </w:rPr>
        <w:t>2</w:t>
      </w:r>
      <w:r w:rsidRPr="005067C8">
        <w:rPr>
          <w:rFonts w:hint="eastAsia"/>
          <w:szCs w:val="24"/>
          <w:vertAlign w:val="superscript"/>
          <w:lang w:val="en-CA" w:eastAsia="zh-CN"/>
        </w:rPr>
        <w:t>+</w:t>
      </w:r>
      <w:r>
        <w:rPr>
          <w:rFonts w:hint="eastAsia"/>
          <w:szCs w:val="24"/>
          <w:lang w:val="en-CA" w:eastAsia="zh-CN"/>
        </w:rPr>
        <w:t>, =SO</w:t>
      </w:r>
      <w:r w:rsidRPr="005067C8">
        <w:rPr>
          <w:rFonts w:hint="eastAsia"/>
          <w:szCs w:val="24"/>
          <w:vertAlign w:val="superscript"/>
          <w:lang w:val="en-CA" w:eastAsia="zh-CN"/>
        </w:rPr>
        <w:t>-</w:t>
      </w:r>
      <w:r>
        <w:rPr>
          <w:rFonts w:hint="eastAsia"/>
          <w:szCs w:val="24"/>
          <w:lang w:val="en-CA" w:eastAsia="zh-CN"/>
        </w:rPr>
        <w:t xml:space="preserve"> and =SA)</w:t>
      </w:r>
      <w:r w:rsidR="004474F5">
        <w:rPr>
          <w:rFonts w:hint="eastAsia"/>
          <w:szCs w:val="24"/>
          <w:lang w:val="en-CA" w:eastAsia="zh-CN"/>
        </w:rPr>
        <w:t xml:space="preserve">.  </w:t>
      </w:r>
      <w:r>
        <w:rPr>
          <w:rFonts w:hint="eastAsia"/>
          <w:szCs w:val="24"/>
          <w:lang w:val="en-CA" w:eastAsia="zh-CN"/>
        </w:rPr>
        <w:t xml:space="preserve">The initial and boundary conditions </w:t>
      </w:r>
      <w:r w:rsidR="00C879CD">
        <w:rPr>
          <w:szCs w:val="24"/>
          <w:lang w:val="en-CA" w:eastAsia="zh-CN"/>
        </w:rPr>
        <w:t xml:space="preserve">for the flow and reactive transport problem </w:t>
      </w:r>
      <w:r>
        <w:rPr>
          <w:rFonts w:hint="eastAsia"/>
          <w:szCs w:val="24"/>
          <w:lang w:val="en-CA" w:eastAsia="zh-CN"/>
        </w:rPr>
        <w:t xml:space="preserve">are listed in </w:t>
      </w:r>
      <w:r w:rsidR="005F5019">
        <w:rPr>
          <w:szCs w:val="24"/>
          <w:lang w:val="en-CA" w:eastAsia="zh-CN"/>
        </w:rPr>
        <w:fldChar w:fldCharType="begin"/>
      </w:r>
      <w:r>
        <w:rPr>
          <w:szCs w:val="24"/>
          <w:lang w:val="en-CA" w:eastAsia="zh-CN"/>
        </w:rPr>
        <w:instrText xml:space="preserve"> </w:instrText>
      </w:r>
      <w:r>
        <w:rPr>
          <w:rFonts w:hint="eastAsia"/>
          <w:szCs w:val="24"/>
          <w:lang w:val="en-CA" w:eastAsia="zh-CN"/>
        </w:rPr>
        <w:instrText>REF _Ref362629777 \h</w:instrText>
      </w:r>
      <w:r>
        <w:rPr>
          <w:szCs w:val="24"/>
          <w:lang w:val="en-CA" w:eastAsia="zh-CN"/>
        </w:rPr>
        <w:instrText xml:space="preserve"> </w:instrText>
      </w:r>
      <w:r w:rsidR="005F5019">
        <w:rPr>
          <w:szCs w:val="24"/>
          <w:lang w:val="en-CA" w:eastAsia="zh-CN"/>
        </w:rPr>
      </w:r>
      <w:r w:rsidR="005F5019">
        <w:rPr>
          <w:szCs w:val="24"/>
          <w:lang w:val="en-CA" w:eastAsia="zh-CN"/>
        </w:rPr>
        <w:fldChar w:fldCharType="separate"/>
      </w:r>
      <w:r w:rsidR="00B560DA" w:rsidRPr="00ED3698">
        <w:t xml:space="preserve">Table </w:t>
      </w:r>
      <w:r w:rsidR="00B560DA">
        <w:rPr>
          <w:noProof/>
        </w:rPr>
        <w:t>3</w:t>
      </w:r>
      <w:r w:rsidR="00B560DA">
        <w:t>.</w:t>
      </w:r>
      <w:r w:rsidR="00B560DA">
        <w:rPr>
          <w:noProof/>
        </w:rPr>
        <w:t>40</w:t>
      </w:r>
      <w:r w:rsidR="005F5019">
        <w:rPr>
          <w:szCs w:val="24"/>
          <w:lang w:val="en-CA" w:eastAsia="zh-CN"/>
        </w:rPr>
        <w:fldChar w:fldCharType="end"/>
      </w:r>
      <w:r w:rsidR="004474F5">
        <w:rPr>
          <w:rFonts w:hint="eastAsia"/>
          <w:szCs w:val="24"/>
          <w:lang w:val="en-CA" w:eastAsia="zh-CN"/>
        </w:rPr>
        <w:t xml:space="preserve">.  </w:t>
      </w:r>
    </w:p>
    <w:p w14:paraId="0438B091" w14:textId="4CFD553F" w:rsidR="00200807" w:rsidRPr="00D01725" w:rsidRDefault="00200807" w:rsidP="00AE6CCB">
      <w:pPr>
        <w:pStyle w:val="StyleCaptionTableCaptionBold"/>
        <w:rPr>
          <w:lang w:eastAsia="zh-CN"/>
        </w:rPr>
      </w:pPr>
      <w:bookmarkStart w:id="1042" w:name="_Ref362629777"/>
      <w:bookmarkStart w:id="1043" w:name="_Toc520374981"/>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40</w:t>
      </w:r>
      <w:r w:rsidR="00FE1AD3">
        <w:fldChar w:fldCharType="end"/>
      </w:r>
      <w:bookmarkEnd w:id="1042"/>
      <w:r w:rsidR="004C28A7">
        <w:t xml:space="preserve">: </w:t>
      </w:r>
      <w:r w:rsidRPr="00ED3698">
        <w:t xml:space="preserve">Initial </w:t>
      </w:r>
      <w:r w:rsidR="00C879CD">
        <w:t xml:space="preserve">and </w:t>
      </w:r>
      <w:r w:rsidRPr="00ED3698">
        <w:t xml:space="preserve">boundary </w:t>
      </w:r>
      <w:r w:rsidR="00C879CD">
        <w:t xml:space="preserve">conditions for flow </w:t>
      </w:r>
      <w:r w:rsidRPr="00ED3698">
        <w:t>and reactive transport</w:t>
      </w:r>
      <w:r w:rsidR="00C879CD">
        <w:t xml:space="preserve"> – demonstration example - </w:t>
      </w:r>
      <w:r w:rsidRPr="00ED3698">
        <w:t xml:space="preserve">benchmark </w:t>
      </w:r>
      <w:r>
        <w:rPr>
          <w:rFonts w:hint="eastAsia"/>
          <w:lang w:eastAsia="zh-CN"/>
        </w:rPr>
        <w:t>surfa2</w:t>
      </w:r>
      <w:bookmarkEnd w:id="1043"/>
    </w:p>
    <w:tbl>
      <w:tblPr>
        <w:tblW w:w="4321" w:type="pct"/>
        <w:jc w:val="center"/>
        <w:tblBorders>
          <w:top w:val="single" w:sz="4" w:space="0" w:color="auto"/>
          <w:bottom w:val="single" w:sz="4" w:space="0" w:color="auto"/>
        </w:tblBorders>
        <w:tblLook w:val="04A0" w:firstRow="1" w:lastRow="0" w:firstColumn="1" w:lastColumn="0" w:noHBand="0" w:noVBand="1"/>
      </w:tblPr>
      <w:tblGrid>
        <w:gridCol w:w="2039"/>
        <w:gridCol w:w="1905"/>
        <w:gridCol w:w="1241"/>
        <w:gridCol w:w="1168"/>
        <w:gridCol w:w="1114"/>
      </w:tblGrid>
      <w:tr w:rsidR="00C879CD" w:rsidRPr="00192D86" w14:paraId="36A7F53A" w14:textId="77777777" w:rsidTr="00C879CD">
        <w:trPr>
          <w:trHeight w:val="300"/>
          <w:jc w:val="center"/>
        </w:trPr>
        <w:tc>
          <w:tcPr>
            <w:tcW w:w="1365" w:type="pct"/>
            <w:tcBorders>
              <w:bottom w:val="single" w:sz="4" w:space="0" w:color="auto"/>
            </w:tcBorders>
            <w:shd w:val="clear" w:color="auto" w:fill="D9D9D9"/>
            <w:noWrap/>
            <w:vAlign w:val="bottom"/>
            <w:hideMark/>
          </w:tcPr>
          <w:p w14:paraId="0DDA50E5" w14:textId="77777777" w:rsidR="00C879CD" w:rsidRPr="00192D86" w:rsidRDefault="00C879CD" w:rsidP="00694542">
            <w:pPr>
              <w:spacing w:before="0" w:after="0"/>
              <w:rPr>
                <w:b/>
                <w:color w:val="000000"/>
                <w:lang w:eastAsia="en-CA"/>
              </w:rPr>
            </w:pPr>
            <w:r w:rsidRPr="00192D86">
              <w:rPr>
                <w:b/>
                <w:color w:val="000000"/>
                <w:lang w:eastAsia="en-CA"/>
              </w:rPr>
              <w:t>Parameter</w:t>
            </w:r>
          </w:p>
        </w:tc>
        <w:tc>
          <w:tcPr>
            <w:tcW w:w="1275" w:type="pct"/>
            <w:tcBorders>
              <w:bottom w:val="single" w:sz="4" w:space="0" w:color="auto"/>
            </w:tcBorders>
            <w:shd w:val="clear" w:color="auto" w:fill="D9D9D9"/>
            <w:noWrap/>
            <w:vAlign w:val="bottom"/>
            <w:hideMark/>
          </w:tcPr>
          <w:p w14:paraId="0B5E06BC" w14:textId="77777777" w:rsidR="00C879CD" w:rsidRPr="00192D86" w:rsidRDefault="00C879CD" w:rsidP="00192D86">
            <w:pPr>
              <w:spacing w:before="0" w:after="0"/>
              <w:jc w:val="center"/>
              <w:rPr>
                <w:b/>
                <w:color w:val="000000"/>
                <w:lang w:eastAsia="zh-CN"/>
              </w:rPr>
            </w:pPr>
            <w:r w:rsidRPr="00192D86">
              <w:rPr>
                <w:b/>
                <w:color w:val="000000"/>
                <w:lang w:eastAsia="en-CA"/>
              </w:rPr>
              <w:t>I</w:t>
            </w:r>
            <w:r w:rsidRPr="00192D86">
              <w:rPr>
                <w:rFonts w:hint="eastAsia"/>
                <w:b/>
                <w:color w:val="000000"/>
                <w:lang w:eastAsia="zh-CN"/>
              </w:rPr>
              <w:t>nitial condition</w:t>
            </w:r>
          </w:p>
        </w:tc>
        <w:tc>
          <w:tcPr>
            <w:tcW w:w="1613" w:type="pct"/>
            <w:gridSpan w:val="2"/>
            <w:tcBorders>
              <w:bottom w:val="single" w:sz="4" w:space="0" w:color="auto"/>
            </w:tcBorders>
            <w:shd w:val="clear" w:color="auto" w:fill="D9D9D9"/>
          </w:tcPr>
          <w:p w14:paraId="31350DD9" w14:textId="77777777" w:rsidR="00C879CD" w:rsidRPr="00192D86" w:rsidRDefault="00C879CD" w:rsidP="00694542">
            <w:pPr>
              <w:spacing w:before="0" w:after="0"/>
              <w:rPr>
                <w:b/>
                <w:color w:val="000000"/>
                <w:lang w:eastAsia="zh-CN"/>
              </w:rPr>
            </w:pPr>
            <w:r w:rsidRPr="00192D86">
              <w:rPr>
                <w:rFonts w:hint="eastAsia"/>
                <w:b/>
                <w:color w:val="000000"/>
                <w:lang w:eastAsia="zh-CN"/>
              </w:rPr>
              <w:t>Boundary conditions</w:t>
            </w:r>
          </w:p>
        </w:tc>
        <w:tc>
          <w:tcPr>
            <w:tcW w:w="746" w:type="pct"/>
            <w:tcBorders>
              <w:bottom w:val="single" w:sz="4" w:space="0" w:color="auto"/>
            </w:tcBorders>
            <w:shd w:val="clear" w:color="auto" w:fill="D9D9D9"/>
            <w:noWrap/>
            <w:vAlign w:val="bottom"/>
            <w:hideMark/>
          </w:tcPr>
          <w:p w14:paraId="5B611679" w14:textId="77777777" w:rsidR="00C879CD" w:rsidRPr="00192D86" w:rsidRDefault="00C879CD" w:rsidP="00694542">
            <w:pPr>
              <w:spacing w:before="0" w:after="0"/>
              <w:rPr>
                <w:b/>
                <w:color w:val="000000"/>
                <w:lang w:eastAsia="en-CA"/>
              </w:rPr>
            </w:pPr>
            <w:r w:rsidRPr="00192D86">
              <w:rPr>
                <w:b/>
                <w:color w:val="000000"/>
                <w:lang w:eastAsia="en-CA"/>
              </w:rPr>
              <w:t>Unit</w:t>
            </w:r>
          </w:p>
        </w:tc>
      </w:tr>
      <w:tr w:rsidR="00C879CD" w:rsidRPr="00ED3698" w14:paraId="003A63C0" w14:textId="77777777" w:rsidTr="00C879CD">
        <w:trPr>
          <w:trHeight w:val="300"/>
          <w:jc w:val="center"/>
        </w:trPr>
        <w:tc>
          <w:tcPr>
            <w:tcW w:w="1365" w:type="pct"/>
            <w:tcBorders>
              <w:top w:val="single" w:sz="4" w:space="0" w:color="auto"/>
              <w:bottom w:val="nil"/>
            </w:tcBorders>
            <w:shd w:val="clear" w:color="auto" w:fill="auto"/>
            <w:noWrap/>
            <w:vAlign w:val="bottom"/>
          </w:tcPr>
          <w:p w14:paraId="647780AB" w14:textId="77777777" w:rsidR="00C879CD" w:rsidRPr="00ED3698" w:rsidRDefault="00C879CD" w:rsidP="00694542">
            <w:pPr>
              <w:spacing w:before="0" w:after="0"/>
              <w:rPr>
                <w:i/>
                <w:color w:val="000000"/>
                <w:sz w:val="22"/>
                <w:szCs w:val="22"/>
                <w:lang w:eastAsia="zh-CN"/>
              </w:rPr>
            </w:pPr>
            <w:r>
              <w:rPr>
                <w:i/>
                <w:color w:val="000000"/>
                <w:sz w:val="22"/>
                <w:szCs w:val="22"/>
              </w:rPr>
              <w:t>Aqueous phase</w:t>
            </w:r>
          </w:p>
        </w:tc>
        <w:tc>
          <w:tcPr>
            <w:tcW w:w="1275" w:type="pct"/>
            <w:tcBorders>
              <w:top w:val="single" w:sz="4" w:space="0" w:color="auto"/>
              <w:bottom w:val="nil"/>
            </w:tcBorders>
            <w:shd w:val="clear" w:color="auto" w:fill="auto"/>
            <w:noWrap/>
          </w:tcPr>
          <w:p w14:paraId="57900EB7" w14:textId="77777777" w:rsidR="00C879CD" w:rsidRPr="00ED3698" w:rsidRDefault="00C879CD" w:rsidP="00694542">
            <w:pPr>
              <w:spacing w:before="0" w:after="0"/>
              <w:jc w:val="center"/>
            </w:pPr>
          </w:p>
        </w:tc>
        <w:tc>
          <w:tcPr>
            <w:tcW w:w="831" w:type="pct"/>
            <w:tcBorders>
              <w:top w:val="single" w:sz="4" w:space="0" w:color="auto"/>
              <w:bottom w:val="nil"/>
            </w:tcBorders>
            <w:vAlign w:val="center"/>
          </w:tcPr>
          <w:p w14:paraId="4C916037" w14:textId="77777777" w:rsidR="00C879CD" w:rsidRPr="00ED3698" w:rsidRDefault="00C879CD" w:rsidP="00C879CD">
            <w:pPr>
              <w:spacing w:before="0" w:after="0"/>
              <w:jc w:val="center"/>
              <w:rPr>
                <w:lang w:eastAsia="zh-CN"/>
              </w:rPr>
            </w:pPr>
            <w:r>
              <w:rPr>
                <w:rFonts w:hint="eastAsia"/>
                <w:lang w:eastAsia="zh-CN"/>
              </w:rPr>
              <w:t>inflow</w:t>
            </w:r>
          </w:p>
        </w:tc>
        <w:tc>
          <w:tcPr>
            <w:tcW w:w="782" w:type="pct"/>
            <w:tcBorders>
              <w:top w:val="single" w:sz="4" w:space="0" w:color="auto"/>
              <w:bottom w:val="nil"/>
            </w:tcBorders>
            <w:vAlign w:val="center"/>
          </w:tcPr>
          <w:p w14:paraId="002500BD" w14:textId="77777777" w:rsidR="00C879CD" w:rsidRPr="00ED3698" w:rsidRDefault="00C879CD" w:rsidP="00C879CD">
            <w:pPr>
              <w:spacing w:before="0" w:after="0"/>
              <w:jc w:val="center"/>
              <w:rPr>
                <w:color w:val="000000"/>
                <w:lang w:eastAsia="zh-CN"/>
              </w:rPr>
            </w:pPr>
            <w:r>
              <w:rPr>
                <w:rFonts w:hint="eastAsia"/>
                <w:color w:val="000000"/>
                <w:lang w:eastAsia="zh-CN"/>
              </w:rPr>
              <w:t>outflow</w:t>
            </w:r>
          </w:p>
        </w:tc>
        <w:tc>
          <w:tcPr>
            <w:tcW w:w="746" w:type="pct"/>
            <w:tcBorders>
              <w:top w:val="single" w:sz="4" w:space="0" w:color="auto"/>
              <w:bottom w:val="nil"/>
            </w:tcBorders>
            <w:shd w:val="clear" w:color="auto" w:fill="auto"/>
            <w:noWrap/>
          </w:tcPr>
          <w:p w14:paraId="269A1593" w14:textId="77777777" w:rsidR="00C879CD" w:rsidRPr="00ED3698" w:rsidRDefault="00C879CD" w:rsidP="00694542">
            <w:pPr>
              <w:spacing w:before="0" w:after="0"/>
              <w:rPr>
                <w:color w:val="000000"/>
                <w:lang w:eastAsia="en-CA"/>
              </w:rPr>
            </w:pPr>
          </w:p>
        </w:tc>
      </w:tr>
      <w:tr w:rsidR="00C879CD" w:rsidRPr="00ED3698" w14:paraId="6582F668" w14:textId="77777777" w:rsidTr="00C879CD">
        <w:trPr>
          <w:trHeight w:val="300"/>
          <w:jc w:val="center"/>
        </w:trPr>
        <w:tc>
          <w:tcPr>
            <w:tcW w:w="1365" w:type="pct"/>
            <w:tcBorders>
              <w:top w:val="nil"/>
              <w:bottom w:val="nil"/>
            </w:tcBorders>
            <w:shd w:val="clear" w:color="auto" w:fill="auto"/>
            <w:noWrap/>
            <w:vAlign w:val="center"/>
          </w:tcPr>
          <w:p w14:paraId="5B117937" w14:textId="77777777" w:rsidR="00C879CD" w:rsidRDefault="00C879CD" w:rsidP="00694542">
            <w:pPr>
              <w:spacing w:before="0" w:after="0"/>
              <w:ind w:left="318" w:hanging="318"/>
              <w:rPr>
                <w:lang w:eastAsia="zh-CN"/>
              </w:rPr>
            </w:pPr>
            <w:r>
              <w:rPr>
                <w:rFonts w:hint="eastAsia"/>
                <w:lang w:eastAsia="zh-CN"/>
              </w:rPr>
              <w:t>H</w:t>
            </w:r>
            <w:r>
              <w:rPr>
                <w:rFonts w:hint="eastAsia"/>
                <w:vertAlign w:val="superscript"/>
                <w:lang w:eastAsia="zh-CN"/>
              </w:rPr>
              <w:t>+</w:t>
            </w:r>
          </w:p>
        </w:tc>
        <w:tc>
          <w:tcPr>
            <w:tcW w:w="1275" w:type="pct"/>
            <w:tcBorders>
              <w:top w:val="nil"/>
              <w:bottom w:val="nil"/>
            </w:tcBorders>
            <w:shd w:val="clear" w:color="auto" w:fill="auto"/>
            <w:noWrap/>
          </w:tcPr>
          <w:p w14:paraId="48642339" w14:textId="77777777" w:rsidR="00C879CD" w:rsidRPr="009875B3" w:rsidRDefault="00C879CD" w:rsidP="00694542">
            <w:pPr>
              <w:spacing w:before="0" w:after="0"/>
              <w:jc w:val="center"/>
            </w:pPr>
            <w:r>
              <w:rPr>
                <w:rFonts w:hint="eastAsia"/>
                <w:lang w:eastAsia="zh-CN"/>
              </w:rPr>
              <w:t>6</w:t>
            </w:r>
            <w:r>
              <w:t>.0</w:t>
            </w:r>
          </w:p>
        </w:tc>
        <w:tc>
          <w:tcPr>
            <w:tcW w:w="831" w:type="pct"/>
            <w:tcBorders>
              <w:top w:val="nil"/>
              <w:bottom w:val="nil"/>
            </w:tcBorders>
          </w:tcPr>
          <w:p w14:paraId="44A82DAE" w14:textId="77777777" w:rsidR="00C879CD" w:rsidRPr="00C424EC" w:rsidRDefault="00C879CD" w:rsidP="00694542">
            <w:pPr>
              <w:spacing w:before="0" w:after="0"/>
              <w:jc w:val="center"/>
              <w:rPr>
                <w:lang w:eastAsia="zh-CN"/>
              </w:rPr>
            </w:pPr>
            <w:r>
              <w:rPr>
                <w:rFonts w:hint="eastAsia"/>
                <w:lang w:eastAsia="zh-CN"/>
              </w:rPr>
              <w:t>2.0</w:t>
            </w:r>
          </w:p>
        </w:tc>
        <w:tc>
          <w:tcPr>
            <w:tcW w:w="782" w:type="pct"/>
            <w:vMerge w:val="restart"/>
            <w:tcBorders>
              <w:top w:val="nil"/>
            </w:tcBorders>
            <w:vAlign w:val="center"/>
          </w:tcPr>
          <w:p w14:paraId="02ED3C3D" w14:textId="77777777" w:rsidR="00C879CD" w:rsidRPr="00ED3698" w:rsidRDefault="00C879CD" w:rsidP="00C879CD">
            <w:pPr>
              <w:spacing w:before="0" w:after="0"/>
              <w:jc w:val="center"/>
              <w:rPr>
                <w:color w:val="000000"/>
                <w:lang w:eastAsia="en-CA"/>
              </w:rPr>
            </w:pPr>
            <w:r>
              <w:rPr>
                <w:color w:val="000000"/>
                <w:lang w:eastAsia="en-CA"/>
              </w:rPr>
              <w:t>(free exit)</w:t>
            </w:r>
          </w:p>
        </w:tc>
        <w:tc>
          <w:tcPr>
            <w:tcW w:w="746" w:type="pct"/>
            <w:tcBorders>
              <w:top w:val="nil"/>
              <w:bottom w:val="nil"/>
            </w:tcBorders>
            <w:shd w:val="clear" w:color="auto" w:fill="auto"/>
            <w:noWrap/>
            <w:hideMark/>
          </w:tcPr>
          <w:p w14:paraId="622CA356" w14:textId="77777777" w:rsidR="00C879CD" w:rsidRPr="00AB7437" w:rsidRDefault="00C879CD" w:rsidP="00694542">
            <w:pPr>
              <w:spacing w:before="0" w:after="0"/>
              <w:rPr>
                <w:lang w:eastAsia="zh-CN"/>
              </w:rPr>
            </w:pPr>
            <w:r>
              <w:rPr>
                <w:lang w:eastAsia="zh-CN"/>
              </w:rPr>
              <w:t>pH</w:t>
            </w:r>
          </w:p>
        </w:tc>
      </w:tr>
      <w:tr w:rsidR="00C879CD" w:rsidRPr="00ED3698" w14:paraId="444E7F62" w14:textId="77777777" w:rsidTr="00C879CD">
        <w:trPr>
          <w:trHeight w:val="300"/>
          <w:jc w:val="center"/>
        </w:trPr>
        <w:tc>
          <w:tcPr>
            <w:tcW w:w="1365" w:type="pct"/>
            <w:tcBorders>
              <w:top w:val="nil"/>
              <w:bottom w:val="nil"/>
            </w:tcBorders>
            <w:shd w:val="clear" w:color="auto" w:fill="auto"/>
            <w:noWrap/>
            <w:vAlign w:val="center"/>
          </w:tcPr>
          <w:p w14:paraId="6C33CE4B" w14:textId="77777777" w:rsidR="00C879CD" w:rsidRDefault="00C879CD" w:rsidP="00694542">
            <w:pPr>
              <w:spacing w:before="0" w:after="0"/>
              <w:ind w:left="318" w:hanging="318"/>
              <w:rPr>
                <w:lang w:eastAsia="zh-CN"/>
              </w:rPr>
            </w:pPr>
            <w:r>
              <w:rPr>
                <w:rFonts w:hint="eastAsia"/>
                <w:lang w:val="en-CA" w:eastAsia="zh-CN"/>
              </w:rPr>
              <w:t>HA</w:t>
            </w:r>
          </w:p>
        </w:tc>
        <w:tc>
          <w:tcPr>
            <w:tcW w:w="1275" w:type="pct"/>
            <w:tcBorders>
              <w:top w:val="nil"/>
              <w:bottom w:val="nil"/>
            </w:tcBorders>
            <w:shd w:val="clear" w:color="auto" w:fill="auto"/>
            <w:noWrap/>
          </w:tcPr>
          <w:p w14:paraId="1A7DFD46" w14:textId="77777777" w:rsidR="00C879CD" w:rsidRPr="009875B3" w:rsidRDefault="00C879CD" w:rsidP="00B64CDF">
            <w:pPr>
              <w:spacing w:before="0" w:after="0"/>
              <w:ind w:firstLine="37"/>
              <w:jc w:val="center"/>
            </w:pPr>
            <w:r>
              <w:t>1.0</w:t>
            </w:r>
            <w:r w:rsidRPr="005865DC">
              <w:t>×10</w:t>
            </w:r>
            <w:r>
              <w:rPr>
                <w:vertAlign w:val="superscript"/>
              </w:rPr>
              <w:t>-</w:t>
            </w:r>
            <w:r>
              <w:rPr>
                <w:rFonts w:hint="eastAsia"/>
                <w:vertAlign w:val="superscript"/>
                <w:lang w:eastAsia="zh-CN"/>
              </w:rPr>
              <w:t>7</w:t>
            </w:r>
          </w:p>
        </w:tc>
        <w:tc>
          <w:tcPr>
            <w:tcW w:w="831" w:type="pct"/>
            <w:tcBorders>
              <w:top w:val="nil"/>
              <w:bottom w:val="nil"/>
            </w:tcBorders>
          </w:tcPr>
          <w:p w14:paraId="6E6A1ACD" w14:textId="77777777" w:rsidR="00C879CD" w:rsidRPr="00C424EC" w:rsidRDefault="00C879CD" w:rsidP="00694542">
            <w:pPr>
              <w:spacing w:before="0" w:after="0"/>
              <w:jc w:val="center"/>
              <w:rPr>
                <w:lang w:eastAsia="zh-CN"/>
              </w:rPr>
            </w:pPr>
            <w:r>
              <w:t>1.0</w:t>
            </w:r>
            <w:r w:rsidRPr="005865DC">
              <w:t>×10</w:t>
            </w:r>
            <w:r>
              <w:rPr>
                <w:vertAlign w:val="superscript"/>
              </w:rPr>
              <w:t>-</w:t>
            </w:r>
            <w:r>
              <w:rPr>
                <w:rFonts w:hint="eastAsia"/>
                <w:vertAlign w:val="superscript"/>
                <w:lang w:eastAsia="zh-CN"/>
              </w:rPr>
              <w:t>3</w:t>
            </w:r>
          </w:p>
        </w:tc>
        <w:tc>
          <w:tcPr>
            <w:tcW w:w="782" w:type="pct"/>
            <w:vMerge/>
          </w:tcPr>
          <w:p w14:paraId="77932966" w14:textId="77777777" w:rsidR="00C879CD" w:rsidRPr="00ED3698" w:rsidRDefault="00C879CD" w:rsidP="00694542">
            <w:pPr>
              <w:spacing w:before="0" w:after="0"/>
            </w:pPr>
          </w:p>
        </w:tc>
        <w:tc>
          <w:tcPr>
            <w:tcW w:w="746" w:type="pct"/>
            <w:tcBorders>
              <w:top w:val="nil"/>
              <w:bottom w:val="nil"/>
            </w:tcBorders>
            <w:shd w:val="clear" w:color="auto" w:fill="auto"/>
            <w:noWrap/>
          </w:tcPr>
          <w:p w14:paraId="63A822DE" w14:textId="77777777" w:rsidR="00C879CD" w:rsidRDefault="00C879CD" w:rsidP="00C879CD">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C879CD" w:rsidRPr="00ED3698" w14:paraId="09C86AAB" w14:textId="77777777" w:rsidTr="00C879CD">
        <w:trPr>
          <w:trHeight w:val="300"/>
          <w:jc w:val="center"/>
        </w:trPr>
        <w:tc>
          <w:tcPr>
            <w:tcW w:w="1365" w:type="pct"/>
            <w:tcBorders>
              <w:top w:val="nil"/>
              <w:bottom w:val="nil"/>
            </w:tcBorders>
            <w:shd w:val="clear" w:color="auto" w:fill="auto"/>
            <w:noWrap/>
            <w:vAlign w:val="center"/>
          </w:tcPr>
          <w:p w14:paraId="12799930" w14:textId="77777777" w:rsidR="00C879CD" w:rsidRDefault="00C879CD" w:rsidP="00694542">
            <w:pPr>
              <w:spacing w:before="0" w:after="0"/>
              <w:ind w:left="318" w:hanging="318"/>
              <w:rPr>
                <w:lang w:eastAsia="zh-CN"/>
              </w:rPr>
            </w:pPr>
            <w:r>
              <w:rPr>
                <w:rFonts w:hint="eastAsia"/>
                <w:lang w:val="en-CA" w:eastAsia="zh-CN"/>
              </w:rPr>
              <w:t>Na</w:t>
            </w:r>
            <w:r w:rsidRPr="00ED17FE">
              <w:rPr>
                <w:rFonts w:hint="eastAsia"/>
                <w:vertAlign w:val="superscript"/>
                <w:lang w:val="en-CA" w:eastAsia="zh-CN"/>
              </w:rPr>
              <w:t>+</w:t>
            </w:r>
          </w:p>
        </w:tc>
        <w:tc>
          <w:tcPr>
            <w:tcW w:w="1275" w:type="pct"/>
            <w:tcBorders>
              <w:top w:val="nil"/>
              <w:bottom w:val="nil"/>
            </w:tcBorders>
            <w:shd w:val="clear" w:color="auto" w:fill="auto"/>
            <w:noWrap/>
          </w:tcPr>
          <w:p w14:paraId="5DF67DF5" w14:textId="77777777" w:rsidR="00C879CD" w:rsidRPr="009875B3" w:rsidRDefault="00C879CD" w:rsidP="00B64CDF">
            <w:pPr>
              <w:spacing w:before="0" w:after="0"/>
              <w:ind w:firstLine="37"/>
              <w:jc w:val="center"/>
              <w:rPr>
                <w:lang w:eastAsia="zh-CN"/>
              </w:rPr>
            </w:pPr>
            <w:r>
              <w:t>1.0</w:t>
            </w:r>
            <w:r w:rsidRPr="005865DC">
              <w:t>×10</w:t>
            </w:r>
            <w:r w:rsidRPr="005865DC">
              <w:rPr>
                <w:vertAlign w:val="superscript"/>
              </w:rPr>
              <w:t>-</w:t>
            </w:r>
            <w:r>
              <w:rPr>
                <w:rFonts w:hint="eastAsia"/>
                <w:vertAlign w:val="superscript"/>
                <w:lang w:eastAsia="zh-CN"/>
              </w:rPr>
              <w:t>7</w:t>
            </w:r>
          </w:p>
        </w:tc>
        <w:tc>
          <w:tcPr>
            <w:tcW w:w="831" w:type="pct"/>
            <w:tcBorders>
              <w:top w:val="nil"/>
              <w:bottom w:val="nil"/>
            </w:tcBorders>
          </w:tcPr>
          <w:p w14:paraId="544B10B2" w14:textId="77777777" w:rsidR="00C879CD" w:rsidRPr="00C424EC" w:rsidRDefault="00C879CD" w:rsidP="00694542">
            <w:pPr>
              <w:spacing w:before="0" w:after="0"/>
              <w:jc w:val="center"/>
              <w:rPr>
                <w:lang w:eastAsia="zh-CN"/>
              </w:rPr>
            </w:pPr>
            <w:r>
              <w:t>1.0</w:t>
            </w:r>
            <w:r w:rsidRPr="005865DC">
              <w:t>×10</w:t>
            </w:r>
            <w:r>
              <w:rPr>
                <w:vertAlign w:val="superscript"/>
              </w:rPr>
              <w:t>-</w:t>
            </w:r>
            <w:r>
              <w:rPr>
                <w:rFonts w:hint="eastAsia"/>
                <w:vertAlign w:val="superscript"/>
                <w:lang w:eastAsia="zh-CN"/>
              </w:rPr>
              <w:t>3</w:t>
            </w:r>
          </w:p>
        </w:tc>
        <w:tc>
          <w:tcPr>
            <w:tcW w:w="782" w:type="pct"/>
            <w:vMerge/>
            <w:tcBorders>
              <w:bottom w:val="nil"/>
            </w:tcBorders>
          </w:tcPr>
          <w:p w14:paraId="5ECC5DB2" w14:textId="77777777" w:rsidR="00C879CD" w:rsidRPr="00ED3698" w:rsidRDefault="00C879CD" w:rsidP="00694542">
            <w:pPr>
              <w:spacing w:before="0" w:after="0"/>
            </w:pPr>
          </w:p>
        </w:tc>
        <w:tc>
          <w:tcPr>
            <w:tcW w:w="746" w:type="pct"/>
            <w:tcBorders>
              <w:top w:val="nil"/>
              <w:bottom w:val="nil"/>
            </w:tcBorders>
            <w:shd w:val="clear" w:color="auto" w:fill="auto"/>
            <w:noWrap/>
          </w:tcPr>
          <w:p w14:paraId="6133581E" w14:textId="77777777" w:rsidR="00C879CD" w:rsidRDefault="00C879CD" w:rsidP="00C879CD">
            <w:pPr>
              <w:spacing w:before="0" w:after="0"/>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C879CD" w:rsidRPr="00ED3698" w14:paraId="4A393025" w14:textId="77777777" w:rsidTr="00C879CD">
        <w:trPr>
          <w:trHeight w:val="300"/>
          <w:jc w:val="center"/>
        </w:trPr>
        <w:tc>
          <w:tcPr>
            <w:tcW w:w="1365" w:type="pct"/>
            <w:tcBorders>
              <w:top w:val="single" w:sz="4" w:space="0" w:color="auto"/>
              <w:bottom w:val="nil"/>
            </w:tcBorders>
            <w:shd w:val="clear" w:color="auto" w:fill="auto"/>
            <w:noWrap/>
            <w:vAlign w:val="bottom"/>
          </w:tcPr>
          <w:p w14:paraId="68B0C795" w14:textId="77777777" w:rsidR="00C879CD" w:rsidRPr="00ED3698" w:rsidRDefault="00C879CD" w:rsidP="00694542">
            <w:pPr>
              <w:spacing w:before="0" w:after="0"/>
              <w:rPr>
                <w:i/>
                <w:color w:val="000000"/>
                <w:sz w:val="22"/>
                <w:szCs w:val="22"/>
              </w:rPr>
            </w:pPr>
            <w:r w:rsidRPr="00ED3698">
              <w:rPr>
                <w:i/>
                <w:color w:val="000000"/>
                <w:sz w:val="22"/>
                <w:szCs w:val="22"/>
              </w:rPr>
              <w:t>Hydraulic condition</w:t>
            </w:r>
          </w:p>
        </w:tc>
        <w:tc>
          <w:tcPr>
            <w:tcW w:w="1275" w:type="pct"/>
            <w:tcBorders>
              <w:top w:val="single" w:sz="4" w:space="0" w:color="auto"/>
              <w:bottom w:val="nil"/>
            </w:tcBorders>
            <w:shd w:val="clear" w:color="auto" w:fill="auto"/>
            <w:noWrap/>
          </w:tcPr>
          <w:p w14:paraId="60E59870" w14:textId="77777777" w:rsidR="00C879CD" w:rsidRPr="00ED3698" w:rsidRDefault="00C879CD" w:rsidP="00694542">
            <w:pPr>
              <w:spacing w:before="0" w:after="0"/>
            </w:pPr>
          </w:p>
        </w:tc>
        <w:tc>
          <w:tcPr>
            <w:tcW w:w="831" w:type="pct"/>
            <w:tcBorders>
              <w:top w:val="single" w:sz="4" w:space="0" w:color="auto"/>
              <w:bottom w:val="nil"/>
            </w:tcBorders>
          </w:tcPr>
          <w:p w14:paraId="6315DD72" w14:textId="77777777" w:rsidR="00C879CD" w:rsidRPr="00ED3698" w:rsidRDefault="00C879CD" w:rsidP="00694542">
            <w:pPr>
              <w:spacing w:before="0" w:after="0"/>
              <w:jc w:val="center"/>
            </w:pPr>
          </w:p>
        </w:tc>
        <w:tc>
          <w:tcPr>
            <w:tcW w:w="782" w:type="pct"/>
            <w:tcBorders>
              <w:top w:val="single" w:sz="4" w:space="0" w:color="auto"/>
              <w:bottom w:val="nil"/>
            </w:tcBorders>
          </w:tcPr>
          <w:p w14:paraId="58DD59AB" w14:textId="77777777" w:rsidR="00C879CD" w:rsidRPr="00ED3698" w:rsidRDefault="00C879CD" w:rsidP="00694542">
            <w:pPr>
              <w:spacing w:before="0" w:after="0"/>
            </w:pPr>
          </w:p>
        </w:tc>
        <w:tc>
          <w:tcPr>
            <w:tcW w:w="746" w:type="pct"/>
            <w:tcBorders>
              <w:top w:val="single" w:sz="4" w:space="0" w:color="auto"/>
              <w:bottom w:val="nil"/>
            </w:tcBorders>
            <w:shd w:val="clear" w:color="auto" w:fill="auto"/>
            <w:noWrap/>
          </w:tcPr>
          <w:p w14:paraId="3EC5ED9B" w14:textId="77777777" w:rsidR="00C879CD" w:rsidRPr="00ED3698" w:rsidRDefault="00C879CD" w:rsidP="00694542">
            <w:pPr>
              <w:spacing w:before="0" w:after="0"/>
              <w:rPr>
                <w:color w:val="000000"/>
                <w:lang w:eastAsia="en-CA"/>
              </w:rPr>
            </w:pPr>
          </w:p>
        </w:tc>
      </w:tr>
      <w:tr w:rsidR="00C879CD" w:rsidRPr="00ED3698" w14:paraId="58163701" w14:textId="77777777" w:rsidTr="00C879CD">
        <w:trPr>
          <w:trHeight w:val="300"/>
          <w:jc w:val="center"/>
        </w:trPr>
        <w:tc>
          <w:tcPr>
            <w:tcW w:w="1365" w:type="pct"/>
            <w:tcBorders>
              <w:top w:val="nil"/>
              <w:bottom w:val="single" w:sz="4" w:space="0" w:color="auto"/>
            </w:tcBorders>
            <w:shd w:val="clear" w:color="auto" w:fill="auto"/>
            <w:noWrap/>
            <w:vAlign w:val="bottom"/>
          </w:tcPr>
          <w:p w14:paraId="0EF8D74F" w14:textId="77777777" w:rsidR="00C879CD" w:rsidRPr="00ED3698" w:rsidRDefault="00C879CD" w:rsidP="00694542">
            <w:pPr>
              <w:spacing w:before="0" w:after="0"/>
              <w:rPr>
                <w:color w:val="000000"/>
                <w:sz w:val="22"/>
                <w:szCs w:val="22"/>
              </w:rPr>
            </w:pPr>
            <w:r w:rsidRPr="00ED3698">
              <w:rPr>
                <w:color w:val="000000"/>
                <w:sz w:val="22"/>
                <w:szCs w:val="22"/>
              </w:rPr>
              <w:t>Hydraulic head</w:t>
            </w:r>
          </w:p>
        </w:tc>
        <w:tc>
          <w:tcPr>
            <w:tcW w:w="1275" w:type="pct"/>
            <w:tcBorders>
              <w:top w:val="nil"/>
              <w:bottom w:val="single" w:sz="4" w:space="0" w:color="auto"/>
            </w:tcBorders>
            <w:shd w:val="clear" w:color="auto" w:fill="auto"/>
            <w:noWrap/>
          </w:tcPr>
          <w:p w14:paraId="7B689955" w14:textId="77777777" w:rsidR="00C879CD" w:rsidRPr="00ED3698" w:rsidRDefault="00C879CD" w:rsidP="00B64CDF">
            <w:pPr>
              <w:spacing w:before="0" w:after="0"/>
              <w:jc w:val="center"/>
              <w:rPr>
                <w:lang w:eastAsia="zh-CN"/>
              </w:rPr>
            </w:pPr>
            <w:r>
              <w:rPr>
                <w:rFonts w:hint="eastAsia"/>
                <w:lang w:eastAsia="zh-CN"/>
              </w:rPr>
              <w:t>0.0</w:t>
            </w:r>
          </w:p>
        </w:tc>
        <w:tc>
          <w:tcPr>
            <w:tcW w:w="831" w:type="pct"/>
            <w:tcBorders>
              <w:top w:val="nil"/>
              <w:bottom w:val="single" w:sz="4" w:space="0" w:color="auto"/>
            </w:tcBorders>
          </w:tcPr>
          <w:p w14:paraId="76CF5573" w14:textId="77777777" w:rsidR="00C879CD" w:rsidRPr="00ED3698" w:rsidRDefault="00C879CD" w:rsidP="00694542">
            <w:pPr>
              <w:spacing w:before="0" w:after="0"/>
              <w:jc w:val="center"/>
              <w:rPr>
                <w:lang w:eastAsia="zh-CN"/>
              </w:rPr>
            </w:pPr>
            <w:r>
              <w:rPr>
                <w:rFonts w:hint="eastAsia"/>
                <w:lang w:eastAsia="zh-CN"/>
              </w:rPr>
              <w:t>1.4</w:t>
            </w:r>
            <w:r>
              <w:rPr>
                <w:lang w:eastAsia="zh-CN"/>
              </w:rPr>
              <w:t xml:space="preserve"> (first)</w:t>
            </w:r>
          </w:p>
        </w:tc>
        <w:tc>
          <w:tcPr>
            <w:tcW w:w="782" w:type="pct"/>
            <w:tcBorders>
              <w:top w:val="nil"/>
              <w:bottom w:val="single" w:sz="4" w:space="0" w:color="auto"/>
            </w:tcBorders>
          </w:tcPr>
          <w:p w14:paraId="0B0E1B7C" w14:textId="77777777" w:rsidR="00C879CD" w:rsidRPr="00ED3698" w:rsidRDefault="00C879CD" w:rsidP="00694542">
            <w:pPr>
              <w:spacing w:before="0" w:after="0"/>
            </w:pPr>
            <w:r>
              <w:rPr>
                <w:rFonts w:hint="eastAsia"/>
                <w:lang w:eastAsia="zh-CN"/>
              </w:rPr>
              <w:t>0.0</w:t>
            </w:r>
            <w:r>
              <w:rPr>
                <w:lang w:eastAsia="zh-CN"/>
              </w:rPr>
              <w:t xml:space="preserve"> (first)</w:t>
            </w:r>
          </w:p>
        </w:tc>
        <w:tc>
          <w:tcPr>
            <w:tcW w:w="746" w:type="pct"/>
            <w:tcBorders>
              <w:top w:val="nil"/>
              <w:bottom w:val="single" w:sz="4" w:space="0" w:color="auto"/>
            </w:tcBorders>
            <w:shd w:val="clear" w:color="auto" w:fill="auto"/>
            <w:noWrap/>
          </w:tcPr>
          <w:p w14:paraId="37411D85" w14:textId="77777777" w:rsidR="00C879CD" w:rsidRPr="00ED3698" w:rsidRDefault="00C879CD" w:rsidP="00694542">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67490A56" w14:textId="77777777" w:rsidR="00200807" w:rsidRPr="00ED3698" w:rsidRDefault="00200807" w:rsidP="00107124">
      <w:pPr>
        <w:pStyle w:val="Simpleline"/>
      </w:pPr>
    </w:p>
    <w:p w14:paraId="781E716F" w14:textId="258D5FC3" w:rsidR="00200807" w:rsidRPr="00ED3698" w:rsidRDefault="00200807" w:rsidP="00AE6CCB">
      <w:pPr>
        <w:pStyle w:val="StyleCaptionTableCaptionBold"/>
        <w:rPr>
          <w:lang w:eastAsia="zh-CN"/>
        </w:rPr>
      </w:pPr>
      <w:bookmarkStart w:id="1044" w:name="_Ref362630332"/>
      <w:bookmarkStart w:id="1045" w:name="_Toc520374982"/>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41</w:t>
      </w:r>
      <w:r w:rsidR="00FE1AD3">
        <w:fldChar w:fldCharType="end"/>
      </w:r>
      <w:bookmarkEnd w:id="1044"/>
      <w:r w:rsidR="004C28A7">
        <w:t xml:space="preserve">: </w:t>
      </w:r>
      <w:r w:rsidRPr="00ED3698">
        <w:t xml:space="preserve">Physical parameters for benchmark </w:t>
      </w:r>
      <w:r>
        <w:rPr>
          <w:rFonts w:hint="eastAsia"/>
          <w:lang w:eastAsia="zh-CN"/>
        </w:rPr>
        <w:t>surfa2</w:t>
      </w:r>
      <w:bookmarkEnd w:id="1045"/>
    </w:p>
    <w:tbl>
      <w:tblPr>
        <w:tblW w:w="5000" w:type="pct"/>
        <w:tblBorders>
          <w:top w:val="single" w:sz="4" w:space="0" w:color="auto"/>
          <w:bottom w:val="single" w:sz="4" w:space="0" w:color="auto"/>
        </w:tblBorders>
        <w:tblLook w:val="04A0" w:firstRow="1" w:lastRow="0" w:firstColumn="1" w:lastColumn="0" w:noHBand="0" w:noVBand="1"/>
      </w:tblPr>
      <w:tblGrid>
        <w:gridCol w:w="4625"/>
        <w:gridCol w:w="1081"/>
        <w:gridCol w:w="1084"/>
        <w:gridCol w:w="1850"/>
      </w:tblGrid>
      <w:tr w:rsidR="00200807" w:rsidRPr="00ED3698" w14:paraId="21C37F8C" w14:textId="77777777" w:rsidTr="00C879CD">
        <w:trPr>
          <w:trHeight w:val="300"/>
        </w:trPr>
        <w:tc>
          <w:tcPr>
            <w:tcW w:w="2686" w:type="pct"/>
            <w:tcBorders>
              <w:bottom w:val="single" w:sz="4" w:space="0" w:color="auto"/>
            </w:tcBorders>
            <w:shd w:val="clear" w:color="auto" w:fill="D9D9D9"/>
            <w:noWrap/>
            <w:vAlign w:val="bottom"/>
            <w:hideMark/>
          </w:tcPr>
          <w:p w14:paraId="42F2BA9E" w14:textId="77777777" w:rsidR="00200807" w:rsidRPr="00ED3698" w:rsidRDefault="00200807" w:rsidP="00694542">
            <w:pPr>
              <w:spacing w:before="0" w:after="0"/>
              <w:rPr>
                <w:b/>
                <w:color w:val="000000"/>
                <w:lang w:eastAsia="en-CA"/>
              </w:rPr>
            </w:pPr>
            <w:r w:rsidRPr="00ED3698">
              <w:rPr>
                <w:b/>
                <w:color w:val="000000"/>
                <w:lang w:eastAsia="en-CA"/>
              </w:rPr>
              <w:t>Parameter</w:t>
            </w:r>
          </w:p>
        </w:tc>
        <w:tc>
          <w:tcPr>
            <w:tcW w:w="634" w:type="pct"/>
            <w:tcBorders>
              <w:bottom w:val="single" w:sz="4" w:space="0" w:color="auto"/>
            </w:tcBorders>
            <w:shd w:val="clear" w:color="auto" w:fill="D9D9D9"/>
            <w:noWrap/>
            <w:vAlign w:val="bottom"/>
            <w:hideMark/>
          </w:tcPr>
          <w:p w14:paraId="74EE0CA6" w14:textId="77777777" w:rsidR="00200807" w:rsidRPr="00ED3698" w:rsidRDefault="00192D86" w:rsidP="00694542">
            <w:pPr>
              <w:spacing w:before="0" w:after="0"/>
              <w:rPr>
                <w:b/>
                <w:color w:val="000000"/>
                <w:lang w:eastAsia="zh-CN"/>
              </w:rPr>
            </w:pPr>
            <w:r>
              <w:rPr>
                <w:rFonts w:hint="eastAsia"/>
                <w:b/>
                <w:color w:val="000000"/>
                <w:lang w:eastAsia="zh-CN"/>
              </w:rPr>
              <w:t>Symbol</w:t>
            </w:r>
          </w:p>
        </w:tc>
        <w:tc>
          <w:tcPr>
            <w:tcW w:w="636" w:type="pct"/>
            <w:tcBorders>
              <w:bottom w:val="single" w:sz="4" w:space="0" w:color="auto"/>
            </w:tcBorders>
            <w:shd w:val="clear" w:color="auto" w:fill="D9D9D9"/>
          </w:tcPr>
          <w:p w14:paraId="6B68208E" w14:textId="77777777" w:rsidR="00200807" w:rsidRPr="00ED3698" w:rsidRDefault="00200807" w:rsidP="00694542">
            <w:pPr>
              <w:spacing w:before="0" w:after="0"/>
              <w:rPr>
                <w:b/>
                <w:color w:val="000000"/>
                <w:lang w:eastAsia="en-CA"/>
              </w:rPr>
            </w:pPr>
            <w:r w:rsidRPr="00ED3698">
              <w:rPr>
                <w:b/>
                <w:color w:val="000000"/>
                <w:lang w:eastAsia="en-CA"/>
              </w:rPr>
              <w:t>Value</w:t>
            </w:r>
          </w:p>
        </w:tc>
        <w:tc>
          <w:tcPr>
            <w:tcW w:w="1044" w:type="pct"/>
            <w:tcBorders>
              <w:bottom w:val="single" w:sz="4" w:space="0" w:color="auto"/>
            </w:tcBorders>
            <w:shd w:val="clear" w:color="auto" w:fill="D9D9D9"/>
            <w:noWrap/>
            <w:vAlign w:val="bottom"/>
            <w:hideMark/>
          </w:tcPr>
          <w:p w14:paraId="14B5E94A" w14:textId="77777777" w:rsidR="00200807" w:rsidRPr="00ED3698" w:rsidRDefault="00200807" w:rsidP="00694542">
            <w:pPr>
              <w:spacing w:before="0" w:after="0"/>
              <w:rPr>
                <w:b/>
                <w:color w:val="000000"/>
                <w:lang w:eastAsia="en-CA"/>
              </w:rPr>
            </w:pPr>
            <w:r w:rsidRPr="00FC4488">
              <w:rPr>
                <w:b/>
                <w:color w:val="000000"/>
                <w:lang w:eastAsia="en-CA"/>
              </w:rPr>
              <w:t>Unit</w:t>
            </w:r>
          </w:p>
        </w:tc>
      </w:tr>
      <w:tr w:rsidR="00200807" w:rsidRPr="00ED3698" w14:paraId="47E210F8" w14:textId="77777777" w:rsidTr="00C879CD">
        <w:trPr>
          <w:trHeight w:val="300"/>
        </w:trPr>
        <w:tc>
          <w:tcPr>
            <w:tcW w:w="2686" w:type="pct"/>
            <w:tcBorders>
              <w:top w:val="single" w:sz="4" w:space="0" w:color="auto"/>
              <w:bottom w:val="nil"/>
            </w:tcBorders>
            <w:shd w:val="clear" w:color="auto" w:fill="auto"/>
            <w:noWrap/>
            <w:vAlign w:val="bottom"/>
            <w:hideMark/>
          </w:tcPr>
          <w:p w14:paraId="6400D228" w14:textId="77777777" w:rsidR="00200807" w:rsidRPr="00ED3698" w:rsidRDefault="00200807" w:rsidP="00694542">
            <w:pPr>
              <w:spacing w:before="0" w:after="0"/>
              <w:rPr>
                <w:color w:val="000000"/>
                <w:lang w:eastAsia="en-CA"/>
              </w:rPr>
            </w:pPr>
            <w:r w:rsidRPr="00ED3698">
              <w:rPr>
                <w:color w:val="000000"/>
                <w:lang w:eastAsia="en-CA"/>
              </w:rPr>
              <w:t>Length of domain</w:t>
            </w:r>
          </w:p>
        </w:tc>
        <w:tc>
          <w:tcPr>
            <w:tcW w:w="634" w:type="pct"/>
            <w:tcBorders>
              <w:top w:val="single" w:sz="4" w:space="0" w:color="auto"/>
              <w:bottom w:val="nil"/>
            </w:tcBorders>
            <w:shd w:val="clear" w:color="auto" w:fill="auto"/>
            <w:noWrap/>
            <w:vAlign w:val="bottom"/>
            <w:hideMark/>
          </w:tcPr>
          <w:p w14:paraId="0E8B407F" w14:textId="77777777" w:rsidR="00200807" w:rsidRPr="00C879CD" w:rsidRDefault="00200807" w:rsidP="00694542">
            <w:pPr>
              <w:spacing w:before="0" w:after="0"/>
              <w:rPr>
                <w:i/>
                <w:color w:val="000000"/>
                <w:lang w:eastAsia="en-CA"/>
              </w:rPr>
            </w:pPr>
            <w:r w:rsidRPr="00C879CD">
              <w:rPr>
                <w:i/>
                <w:color w:val="000000"/>
                <w:lang w:eastAsia="en-CA"/>
              </w:rPr>
              <w:t>L</w:t>
            </w:r>
          </w:p>
        </w:tc>
        <w:tc>
          <w:tcPr>
            <w:tcW w:w="636" w:type="pct"/>
            <w:tcBorders>
              <w:top w:val="single" w:sz="4" w:space="0" w:color="auto"/>
              <w:bottom w:val="nil"/>
            </w:tcBorders>
          </w:tcPr>
          <w:p w14:paraId="0F35F433" w14:textId="77777777" w:rsidR="00200807" w:rsidRPr="00ED3698" w:rsidRDefault="00200807" w:rsidP="00694542">
            <w:pPr>
              <w:spacing w:before="0" w:after="0"/>
              <w:rPr>
                <w:color w:val="000000"/>
                <w:lang w:eastAsia="zh-CN"/>
              </w:rPr>
            </w:pPr>
            <w:r>
              <w:rPr>
                <w:rFonts w:hint="eastAsia"/>
                <w:color w:val="000000"/>
                <w:lang w:eastAsia="zh-CN"/>
              </w:rPr>
              <w:t>16.0</w:t>
            </w:r>
          </w:p>
        </w:tc>
        <w:tc>
          <w:tcPr>
            <w:tcW w:w="1044" w:type="pct"/>
            <w:tcBorders>
              <w:top w:val="single" w:sz="4" w:space="0" w:color="auto"/>
              <w:bottom w:val="nil"/>
            </w:tcBorders>
            <w:shd w:val="clear" w:color="auto" w:fill="auto"/>
            <w:noWrap/>
            <w:vAlign w:val="bottom"/>
            <w:hideMark/>
          </w:tcPr>
          <w:p w14:paraId="23E5F483"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00807" w:rsidRPr="00ED3698" w14:paraId="2E73650C" w14:textId="77777777" w:rsidTr="00C879CD">
        <w:trPr>
          <w:trHeight w:val="300"/>
        </w:trPr>
        <w:tc>
          <w:tcPr>
            <w:tcW w:w="2686" w:type="pct"/>
            <w:tcBorders>
              <w:top w:val="nil"/>
              <w:bottom w:val="nil"/>
            </w:tcBorders>
            <w:shd w:val="clear" w:color="auto" w:fill="auto"/>
            <w:noWrap/>
            <w:vAlign w:val="bottom"/>
            <w:hideMark/>
          </w:tcPr>
          <w:p w14:paraId="46B1C998" w14:textId="77777777" w:rsidR="00200807" w:rsidRPr="00ED3698" w:rsidRDefault="00200807" w:rsidP="00694542">
            <w:pPr>
              <w:spacing w:before="0" w:after="0"/>
              <w:rPr>
                <w:color w:val="000000"/>
                <w:lang w:eastAsia="en-CA"/>
              </w:rPr>
            </w:pPr>
            <w:r w:rsidRPr="00ED3698">
              <w:rPr>
                <w:color w:val="000000"/>
                <w:lang w:eastAsia="en-CA"/>
              </w:rPr>
              <w:t>Porosity</w:t>
            </w:r>
          </w:p>
        </w:tc>
        <w:tc>
          <w:tcPr>
            <w:tcW w:w="634" w:type="pct"/>
            <w:tcBorders>
              <w:top w:val="nil"/>
              <w:bottom w:val="nil"/>
            </w:tcBorders>
            <w:shd w:val="clear" w:color="auto" w:fill="auto"/>
            <w:noWrap/>
            <w:vAlign w:val="bottom"/>
            <w:hideMark/>
          </w:tcPr>
          <w:p w14:paraId="2D8F9B58" w14:textId="77777777" w:rsidR="00200807" w:rsidRPr="00C879CD" w:rsidRDefault="00200807" w:rsidP="00694542">
            <w:pPr>
              <w:spacing w:before="0" w:after="0"/>
              <w:rPr>
                <w:i/>
                <w:color w:val="000000"/>
                <w:lang w:eastAsia="en-CA"/>
              </w:rPr>
            </w:pPr>
            <w:r w:rsidRPr="00C879CD">
              <w:rPr>
                <w:rFonts w:ascii="Cambria Math" w:hAnsi="Cambria Math" w:cs="Cambria Math"/>
                <w:i/>
                <w:color w:val="000000"/>
                <w:lang w:eastAsia="en-CA"/>
              </w:rPr>
              <w:t>𝜙</w:t>
            </w:r>
          </w:p>
        </w:tc>
        <w:tc>
          <w:tcPr>
            <w:tcW w:w="636" w:type="pct"/>
            <w:tcBorders>
              <w:top w:val="nil"/>
              <w:bottom w:val="nil"/>
            </w:tcBorders>
          </w:tcPr>
          <w:p w14:paraId="7947519D" w14:textId="77777777" w:rsidR="00200807" w:rsidRPr="00ED3698" w:rsidRDefault="00200807" w:rsidP="00694542">
            <w:pPr>
              <w:spacing w:before="0" w:after="0"/>
              <w:rPr>
                <w:color w:val="000000"/>
                <w:lang w:eastAsia="zh-CN"/>
              </w:rPr>
            </w:pPr>
            <w:r w:rsidRPr="00ED3698">
              <w:rPr>
                <w:color w:val="000000"/>
                <w:lang w:eastAsia="en-CA"/>
              </w:rPr>
              <w:t>0.</w:t>
            </w:r>
            <w:r>
              <w:rPr>
                <w:rFonts w:hint="eastAsia"/>
                <w:color w:val="000000"/>
                <w:lang w:eastAsia="zh-CN"/>
              </w:rPr>
              <w:t>25</w:t>
            </w:r>
          </w:p>
        </w:tc>
        <w:tc>
          <w:tcPr>
            <w:tcW w:w="1044" w:type="pct"/>
            <w:tcBorders>
              <w:top w:val="nil"/>
              <w:bottom w:val="nil"/>
            </w:tcBorders>
            <w:shd w:val="clear" w:color="auto" w:fill="auto"/>
            <w:noWrap/>
            <w:vAlign w:val="bottom"/>
            <w:hideMark/>
          </w:tcPr>
          <w:p w14:paraId="4012DB49" w14:textId="77777777" w:rsidR="00200807" w:rsidRPr="00ED3698" w:rsidRDefault="00200807" w:rsidP="00694542">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200807" w:rsidRPr="00ED3698" w14:paraId="4A9E0495" w14:textId="77777777" w:rsidTr="00C879CD">
        <w:trPr>
          <w:trHeight w:val="300"/>
        </w:trPr>
        <w:tc>
          <w:tcPr>
            <w:tcW w:w="2686" w:type="pct"/>
            <w:tcBorders>
              <w:top w:val="nil"/>
              <w:bottom w:val="nil"/>
            </w:tcBorders>
            <w:shd w:val="clear" w:color="auto" w:fill="auto"/>
            <w:noWrap/>
            <w:vAlign w:val="bottom"/>
            <w:hideMark/>
          </w:tcPr>
          <w:p w14:paraId="1BF85BEC" w14:textId="77777777" w:rsidR="00200807" w:rsidRPr="00ED3698" w:rsidRDefault="00200807" w:rsidP="00694542">
            <w:pPr>
              <w:spacing w:before="0" w:after="0"/>
              <w:rPr>
                <w:color w:val="000000"/>
                <w:lang w:eastAsia="en-CA"/>
              </w:rPr>
            </w:pPr>
            <w:r w:rsidRPr="00ED3698">
              <w:rPr>
                <w:color w:val="000000"/>
                <w:lang w:eastAsia="en-CA"/>
              </w:rPr>
              <w:t>Hydraulic conductivity</w:t>
            </w:r>
          </w:p>
        </w:tc>
        <w:tc>
          <w:tcPr>
            <w:tcW w:w="634" w:type="pct"/>
            <w:tcBorders>
              <w:top w:val="nil"/>
              <w:bottom w:val="nil"/>
            </w:tcBorders>
            <w:shd w:val="clear" w:color="auto" w:fill="auto"/>
            <w:noWrap/>
            <w:vAlign w:val="bottom"/>
            <w:hideMark/>
          </w:tcPr>
          <w:p w14:paraId="21EB290E" w14:textId="77777777" w:rsidR="00200807" w:rsidRPr="00C879CD" w:rsidRDefault="00200807" w:rsidP="00694542">
            <w:pPr>
              <w:spacing w:before="0" w:after="0"/>
              <w:rPr>
                <w:i/>
                <w:color w:val="000000"/>
                <w:lang w:eastAsia="zh-CN"/>
              </w:rPr>
            </w:pPr>
            <w:r w:rsidRPr="00C879CD">
              <w:rPr>
                <w:i/>
                <w:color w:val="000000"/>
                <w:lang w:eastAsia="en-CA"/>
              </w:rPr>
              <w:t>K</w:t>
            </w:r>
            <w:r w:rsidRPr="00C879CD">
              <w:rPr>
                <w:rFonts w:hint="eastAsia"/>
                <w:i/>
                <w:color w:val="000000"/>
                <w:vertAlign w:val="subscript"/>
                <w:lang w:eastAsia="zh-CN"/>
              </w:rPr>
              <w:t>zz</w:t>
            </w:r>
          </w:p>
        </w:tc>
        <w:tc>
          <w:tcPr>
            <w:tcW w:w="636" w:type="pct"/>
            <w:tcBorders>
              <w:top w:val="nil"/>
              <w:bottom w:val="nil"/>
            </w:tcBorders>
          </w:tcPr>
          <w:p w14:paraId="5592BA07" w14:textId="77777777" w:rsidR="00200807" w:rsidRPr="00ED3698" w:rsidRDefault="00200807" w:rsidP="00694542">
            <w:pPr>
              <w:spacing w:before="0" w:after="0"/>
              <w:rPr>
                <w:color w:val="000000"/>
                <w:lang w:eastAsia="zh-CN"/>
              </w:rPr>
            </w:pPr>
            <w:r>
              <w:rPr>
                <w:color w:val="000000"/>
                <w:lang w:eastAsia="en-CA"/>
              </w:rPr>
              <w:t>1</w:t>
            </w:r>
            <w:r>
              <w:rPr>
                <w:rFonts w:hint="eastAsia"/>
                <w:color w:val="000000"/>
                <w:lang w:eastAsia="zh-CN"/>
              </w:rPr>
              <w:t>.0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3</w:t>
            </w:r>
          </w:p>
        </w:tc>
        <w:tc>
          <w:tcPr>
            <w:tcW w:w="1044" w:type="pct"/>
            <w:tcBorders>
              <w:top w:val="nil"/>
              <w:bottom w:val="nil"/>
            </w:tcBorders>
            <w:shd w:val="clear" w:color="auto" w:fill="auto"/>
            <w:noWrap/>
            <w:vAlign w:val="bottom"/>
            <w:hideMark/>
          </w:tcPr>
          <w:p w14:paraId="78F7845E" w14:textId="77777777" w:rsidR="00200807" w:rsidRPr="002D67BA" w:rsidRDefault="00200807" w:rsidP="00694542">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200807" w:rsidRPr="00ED3698" w14:paraId="2AF13145" w14:textId="77777777" w:rsidTr="00C879CD">
        <w:trPr>
          <w:trHeight w:val="300"/>
        </w:trPr>
        <w:tc>
          <w:tcPr>
            <w:tcW w:w="2686" w:type="pct"/>
            <w:tcBorders>
              <w:top w:val="nil"/>
              <w:bottom w:val="nil"/>
            </w:tcBorders>
            <w:shd w:val="clear" w:color="auto" w:fill="auto"/>
            <w:noWrap/>
            <w:vAlign w:val="bottom"/>
          </w:tcPr>
          <w:p w14:paraId="2B229A7A" w14:textId="77777777" w:rsidR="00200807" w:rsidRPr="00ED3698" w:rsidRDefault="00200807" w:rsidP="00694542">
            <w:pPr>
              <w:spacing w:before="0" w:after="0"/>
              <w:rPr>
                <w:color w:val="000000"/>
                <w:lang w:eastAsia="zh-CN"/>
              </w:rPr>
            </w:pPr>
            <w:r>
              <w:rPr>
                <w:rFonts w:hint="eastAsia"/>
                <w:color w:val="000000"/>
                <w:lang w:eastAsia="zh-CN"/>
              </w:rPr>
              <w:t>Diffusion coefficient</w:t>
            </w:r>
          </w:p>
        </w:tc>
        <w:tc>
          <w:tcPr>
            <w:tcW w:w="634" w:type="pct"/>
            <w:tcBorders>
              <w:top w:val="nil"/>
              <w:bottom w:val="nil"/>
            </w:tcBorders>
            <w:shd w:val="clear" w:color="auto" w:fill="auto"/>
            <w:noWrap/>
            <w:vAlign w:val="bottom"/>
          </w:tcPr>
          <w:p w14:paraId="698D05B2" w14:textId="77777777" w:rsidR="00200807" w:rsidRPr="00C879CD" w:rsidRDefault="00200807" w:rsidP="00C879CD">
            <w:pPr>
              <w:spacing w:before="0" w:after="0"/>
              <w:rPr>
                <w:i/>
                <w:color w:val="000000"/>
                <w:vertAlign w:val="superscript"/>
                <w:lang w:eastAsia="zh-CN"/>
              </w:rPr>
            </w:pPr>
            <w:r w:rsidRPr="00C879CD">
              <w:rPr>
                <w:rFonts w:hint="eastAsia"/>
                <w:i/>
                <w:color w:val="000000"/>
                <w:lang w:eastAsia="zh-CN"/>
              </w:rPr>
              <w:t>D</w:t>
            </w:r>
            <w:r w:rsidR="00C879CD" w:rsidRPr="00C879CD">
              <w:rPr>
                <w:i/>
                <w:color w:val="000000"/>
                <w:vertAlign w:val="subscript"/>
                <w:lang w:eastAsia="zh-CN"/>
              </w:rPr>
              <w:t>0</w:t>
            </w:r>
            <w:r w:rsidR="00C879CD" w:rsidRPr="00C879CD">
              <w:rPr>
                <w:i/>
                <w:color w:val="000000"/>
                <w:vertAlign w:val="superscript"/>
                <w:lang w:eastAsia="zh-CN"/>
              </w:rPr>
              <w:t>a</w:t>
            </w:r>
          </w:p>
        </w:tc>
        <w:tc>
          <w:tcPr>
            <w:tcW w:w="636" w:type="pct"/>
            <w:tcBorders>
              <w:top w:val="nil"/>
              <w:bottom w:val="nil"/>
            </w:tcBorders>
          </w:tcPr>
          <w:p w14:paraId="62207386" w14:textId="77777777" w:rsidR="00200807" w:rsidRPr="00ED3698" w:rsidRDefault="00200807" w:rsidP="00694542">
            <w:pPr>
              <w:spacing w:before="0" w:after="0"/>
              <w:rPr>
                <w:color w:val="000000"/>
                <w:lang w:eastAsia="zh-CN"/>
              </w:rPr>
            </w:pPr>
            <w:r>
              <w:rPr>
                <w:rFonts w:hint="eastAsia"/>
                <w:color w:val="000000"/>
                <w:lang w:eastAsia="zh-CN"/>
              </w:rPr>
              <w:t>1.0</w:t>
            </w:r>
            <w:r>
              <w:rPr>
                <w:color w:val="000000"/>
                <w:lang w:eastAsia="zh-CN"/>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9</w:t>
            </w:r>
          </w:p>
        </w:tc>
        <w:tc>
          <w:tcPr>
            <w:tcW w:w="1044" w:type="pct"/>
            <w:tcBorders>
              <w:top w:val="nil"/>
              <w:bottom w:val="nil"/>
            </w:tcBorders>
            <w:shd w:val="clear" w:color="auto" w:fill="auto"/>
            <w:noWrap/>
            <w:vAlign w:val="bottom"/>
          </w:tcPr>
          <w:p w14:paraId="11FCD12C" w14:textId="77777777" w:rsidR="00200807" w:rsidRPr="00ED3698" w:rsidRDefault="00200807" w:rsidP="00694542">
            <w:pPr>
              <w:spacing w:before="0" w:after="0"/>
              <w:rPr>
                <w:color w:val="000000"/>
                <w:lang w:eastAsia="en-CA"/>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200807" w:rsidRPr="00ED3698" w14:paraId="777143AC" w14:textId="77777777" w:rsidTr="00C879CD">
        <w:trPr>
          <w:trHeight w:val="300"/>
        </w:trPr>
        <w:tc>
          <w:tcPr>
            <w:tcW w:w="2686" w:type="pct"/>
            <w:tcBorders>
              <w:top w:val="nil"/>
              <w:bottom w:val="nil"/>
            </w:tcBorders>
            <w:shd w:val="clear" w:color="auto" w:fill="auto"/>
            <w:noWrap/>
            <w:vAlign w:val="center"/>
          </w:tcPr>
          <w:p w14:paraId="01FBE4F5" w14:textId="77777777" w:rsidR="00200807" w:rsidRPr="00ED3698" w:rsidRDefault="00200807" w:rsidP="00694542">
            <w:pPr>
              <w:spacing w:before="0" w:after="0"/>
              <w:jc w:val="left"/>
              <w:rPr>
                <w:color w:val="000000"/>
                <w:lang w:eastAsia="en-CA"/>
              </w:rPr>
            </w:pPr>
            <w:r>
              <w:rPr>
                <w:rFonts w:hint="eastAsia"/>
                <w:color w:val="000000"/>
                <w:lang w:eastAsia="zh-CN"/>
              </w:rPr>
              <w:t>L</w:t>
            </w:r>
            <w:r w:rsidRPr="00490495">
              <w:rPr>
                <w:color w:val="000000"/>
                <w:lang w:eastAsia="en-CA"/>
              </w:rPr>
              <w:t>ongitudinal dispersivity</w:t>
            </w:r>
          </w:p>
        </w:tc>
        <w:tc>
          <w:tcPr>
            <w:tcW w:w="634" w:type="pct"/>
            <w:tcBorders>
              <w:top w:val="nil"/>
              <w:bottom w:val="nil"/>
            </w:tcBorders>
            <w:shd w:val="clear" w:color="auto" w:fill="auto"/>
            <w:noWrap/>
            <w:vAlign w:val="center"/>
          </w:tcPr>
          <w:p w14:paraId="378B4A05" w14:textId="77777777" w:rsidR="00200807" w:rsidRPr="00C879CD" w:rsidRDefault="00200807" w:rsidP="00694542">
            <w:pPr>
              <w:spacing w:before="0" w:after="0"/>
              <w:jc w:val="left"/>
              <w:rPr>
                <w:i/>
                <w:color w:val="000000"/>
                <w:lang w:eastAsia="zh-CN"/>
              </w:rPr>
            </w:pPr>
            <w:r w:rsidRPr="00C879CD">
              <w:rPr>
                <w:rFonts w:ascii="Lucida Sans Unicode" w:hAnsi="Lucida Sans Unicode" w:cs="Lucida Sans Unicode"/>
                <w:i/>
                <w:color w:val="000000"/>
                <w:lang w:eastAsia="en-CA"/>
              </w:rPr>
              <w:t>α</w:t>
            </w:r>
            <w:r w:rsidR="00C879CD" w:rsidRPr="00C879CD">
              <w:rPr>
                <w:i/>
                <w:color w:val="000000"/>
                <w:vertAlign w:val="subscript"/>
                <w:lang w:eastAsia="zh-CN"/>
              </w:rPr>
              <w:t>l</w:t>
            </w:r>
          </w:p>
        </w:tc>
        <w:tc>
          <w:tcPr>
            <w:tcW w:w="636" w:type="pct"/>
            <w:tcBorders>
              <w:top w:val="nil"/>
              <w:bottom w:val="nil"/>
            </w:tcBorders>
            <w:vAlign w:val="center"/>
          </w:tcPr>
          <w:p w14:paraId="75A37270" w14:textId="77777777" w:rsidR="00200807" w:rsidRPr="00ED3698" w:rsidRDefault="00200807" w:rsidP="00694542">
            <w:pPr>
              <w:spacing w:before="0" w:after="0"/>
              <w:jc w:val="left"/>
              <w:rPr>
                <w:color w:val="000000"/>
                <w:lang w:eastAsia="zh-CN"/>
              </w:rPr>
            </w:pPr>
            <w:r>
              <w:rPr>
                <w:rFonts w:hint="eastAsia"/>
                <w:color w:val="000000"/>
                <w:lang w:eastAsia="zh-CN"/>
              </w:rPr>
              <w:t>0.05</w:t>
            </w:r>
          </w:p>
        </w:tc>
        <w:tc>
          <w:tcPr>
            <w:tcW w:w="1044" w:type="pct"/>
            <w:tcBorders>
              <w:top w:val="nil"/>
              <w:bottom w:val="nil"/>
            </w:tcBorders>
            <w:shd w:val="clear" w:color="auto" w:fill="auto"/>
            <w:noWrap/>
            <w:vAlign w:val="center"/>
          </w:tcPr>
          <w:p w14:paraId="1A6A349E" w14:textId="77777777" w:rsidR="00200807" w:rsidRPr="00ED3698" w:rsidRDefault="00200807" w:rsidP="00694542">
            <w:pPr>
              <w:spacing w:before="0" w:after="0"/>
              <w:jc w:val="left"/>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200807" w:rsidRPr="00ED3698" w14:paraId="5041AA48" w14:textId="77777777" w:rsidTr="00C879CD">
        <w:trPr>
          <w:trHeight w:val="300"/>
        </w:trPr>
        <w:tc>
          <w:tcPr>
            <w:tcW w:w="2686" w:type="pct"/>
            <w:tcBorders>
              <w:top w:val="nil"/>
              <w:bottom w:val="nil"/>
            </w:tcBorders>
            <w:shd w:val="clear" w:color="auto" w:fill="auto"/>
            <w:noWrap/>
            <w:vAlign w:val="center"/>
          </w:tcPr>
          <w:p w14:paraId="4F3E191E" w14:textId="77777777" w:rsidR="00200807" w:rsidRPr="002D67BA" w:rsidRDefault="00200807" w:rsidP="00694542">
            <w:pPr>
              <w:spacing w:before="0" w:after="0"/>
              <w:jc w:val="left"/>
              <w:rPr>
                <w:color w:val="000000"/>
                <w:lang w:eastAsia="zh-CN"/>
              </w:rPr>
            </w:pPr>
            <w:r>
              <w:rPr>
                <w:rFonts w:hint="eastAsia"/>
                <w:color w:val="000000"/>
                <w:lang w:eastAsia="zh-CN"/>
              </w:rPr>
              <w:t>M</w:t>
            </w:r>
            <w:r w:rsidRPr="00ED53D1">
              <w:rPr>
                <w:color w:val="000000"/>
                <w:lang w:eastAsia="zh-CN"/>
              </w:rPr>
              <w:t>ass of surface site</w:t>
            </w:r>
            <w:r>
              <w:rPr>
                <w:rFonts w:hint="eastAsia"/>
                <w:color w:val="000000"/>
                <w:lang w:eastAsia="zh-CN"/>
              </w:rPr>
              <w:t xml:space="preserve"> </w:t>
            </w:r>
            <w:r>
              <w:rPr>
                <w:lang w:val="en-CA" w:eastAsia="zh-CN"/>
              </w:rPr>
              <w:t>‘</w:t>
            </w:r>
            <w:r>
              <w:rPr>
                <w:rFonts w:hint="eastAsia"/>
                <w:lang w:val="en-CA" w:eastAsia="zh-CN"/>
              </w:rPr>
              <w:t>=SOH</w:t>
            </w:r>
            <w:r>
              <w:rPr>
                <w:lang w:val="en-CA" w:eastAsia="zh-CN"/>
              </w:rPr>
              <w:t>’</w:t>
            </w:r>
          </w:p>
        </w:tc>
        <w:tc>
          <w:tcPr>
            <w:tcW w:w="634" w:type="pct"/>
            <w:tcBorders>
              <w:top w:val="nil"/>
              <w:bottom w:val="nil"/>
            </w:tcBorders>
            <w:shd w:val="clear" w:color="auto" w:fill="auto"/>
            <w:noWrap/>
            <w:vAlign w:val="center"/>
          </w:tcPr>
          <w:p w14:paraId="1C5662A7" w14:textId="77777777" w:rsidR="00200807" w:rsidRPr="00C879CD" w:rsidRDefault="00200807" w:rsidP="00694542">
            <w:pPr>
              <w:spacing w:before="0" w:after="0"/>
              <w:jc w:val="left"/>
              <w:rPr>
                <w:i/>
                <w:color w:val="000000"/>
                <w:lang w:eastAsia="zh-CN"/>
              </w:rPr>
            </w:pPr>
            <w:r w:rsidRPr="00C879CD">
              <w:rPr>
                <w:rFonts w:hint="eastAsia"/>
                <w:i/>
                <w:color w:val="000000"/>
                <w:lang w:eastAsia="zh-CN"/>
              </w:rPr>
              <w:t>M</w:t>
            </w:r>
          </w:p>
        </w:tc>
        <w:tc>
          <w:tcPr>
            <w:tcW w:w="636" w:type="pct"/>
            <w:tcBorders>
              <w:top w:val="nil"/>
              <w:bottom w:val="nil"/>
            </w:tcBorders>
            <w:vAlign w:val="center"/>
          </w:tcPr>
          <w:p w14:paraId="39135079" w14:textId="77777777" w:rsidR="00200807" w:rsidRDefault="00200807" w:rsidP="00694542">
            <w:pPr>
              <w:spacing w:before="0" w:after="0"/>
              <w:jc w:val="left"/>
              <w:rPr>
                <w:color w:val="000000"/>
                <w:lang w:eastAsia="zh-CN"/>
              </w:rPr>
            </w:pPr>
            <w:r>
              <w:rPr>
                <w:rFonts w:hint="eastAsia"/>
                <w:color w:val="000000"/>
                <w:lang w:eastAsia="zh-CN"/>
              </w:rPr>
              <w:t>1.0</w:t>
            </w:r>
          </w:p>
        </w:tc>
        <w:tc>
          <w:tcPr>
            <w:tcW w:w="1044" w:type="pct"/>
            <w:tcBorders>
              <w:top w:val="nil"/>
              <w:bottom w:val="nil"/>
            </w:tcBorders>
            <w:shd w:val="clear" w:color="auto" w:fill="auto"/>
            <w:noWrap/>
            <w:vAlign w:val="center"/>
          </w:tcPr>
          <w:p w14:paraId="35030774" w14:textId="77777777" w:rsidR="00200807" w:rsidRDefault="00200807" w:rsidP="00694542">
            <w:pPr>
              <w:spacing w:before="0" w:after="0"/>
              <w:jc w:val="left"/>
              <w:rPr>
                <w:color w:val="000000"/>
                <w:lang w:eastAsia="zh-CN"/>
              </w:rPr>
            </w:pPr>
            <w:r w:rsidRPr="00ED53D1">
              <w:rPr>
                <w:color w:val="000000"/>
                <w:lang w:eastAsia="zh-CN"/>
              </w:rPr>
              <w:t>[g solid L</w:t>
            </w:r>
            <w:r w:rsidRPr="00ED53D1">
              <w:rPr>
                <w:color w:val="000000"/>
                <w:vertAlign w:val="superscript"/>
                <w:lang w:eastAsia="zh-CN"/>
              </w:rPr>
              <w:t>-1</w:t>
            </w:r>
            <w:r w:rsidRPr="00ED53D1">
              <w:rPr>
                <w:color w:val="000000"/>
                <w:lang w:eastAsia="zh-CN"/>
              </w:rPr>
              <w:t xml:space="preserve"> H</w:t>
            </w:r>
            <w:r w:rsidRPr="00ED53D1">
              <w:rPr>
                <w:color w:val="000000"/>
                <w:vertAlign w:val="subscript"/>
                <w:lang w:eastAsia="zh-CN"/>
              </w:rPr>
              <w:t>2</w:t>
            </w:r>
            <w:r w:rsidRPr="00ED53D1">
              <w:rPr>
                <w:color w:val="000000"/>
                <w:lang w:eastAsia="zh-CN"/>
              </w:rPr>
              <w:t>O]</w:t>
            </w:r>
          </w:p>
        </w:tc>
      </w:tr>
      <w:tr w:rsidR="00200807" w:rsidRPr="00ED3698" w14:paraId="246FDE82" w14:textId="77777777" w:rsidTr="00C879CD">
        <w:trPr>
          <w:trHeight w:val="300"/>
        </w:trPr>
        <w:tc>
          <w:tcPr>
            <w:tcW w:w="2686" w:type="pct"/>
            <w:tcBorders>
              <w:top w:val="nil"/>
              <w:bottom w:val="nil"/>
            </w:tcBorders>
            <w:shd w:val="clear" w:color="auto" w:fill="auto"/>
            <w:noWrap/>
            <w:vAlign w:val="center"/>
          </w:tcPr>
          <w:p w14:paraId="022E6E64" w14:textId="77777777" w:rsidR="00200807" w:rsidRDefault="00200807" w:rsidP="00694542">
            <w:pPr>
              <w:spacing w:before="0" w:after="0"/>
              <w:jc w:val="left"/>
              <w:rPr>
                <w:color w:val="000000"/>
                <w:lang w:eastAsia="zh-CN"/>
              </w:rPr>
            </w:pPr>
            <w:r>
              <w:rPr>
                <w:rFonts w:hint="eastAsia"/>
                <w:color w:val="000000"/>
                <w:lang w:eastAsia="zh-CN"/>
              </w:rPr>
              <w:t xml:space="preserve">Surface area of </w:t>
            </w:r>
            <w:r>
              <w:rPr>
                <w:lang w:val="en-CA" w:eastAsia="zh-CN"/>
              </w:rPr>
              <w:t>‘</w:t>
            </w:r>
            <w:r>
              <w:rPr>
                <w:rFonts w:hint="eastAsia"/>
                <w:lang w:val="en-CA" w:eastAsia="zh-CN"/>
              </w:rPr>
              <w:t>=SOH</w:t>
            </w:r>
            <w:r>
              <w:rPr>
                <w:lang w:val="en-CA" w:eastAsia="zh-CN"/>
              </w:rPr>
              <w:t>’</w:t>
            </w:r>
          </w:p>
        </w:tc>
        <w:tc>
          <w:tcPr>
            <w:tcW w:w="634" w:type="pct"/>
            <w:tcBorders>
              <w:top w:val="nil"/>
              <w:bottom w:val="nil"/>
            </w:tcBorders>
            <w:shd w:val="clear" w:color="auto" w:fill="auto"/>
            <w:noWrap/>
            <w:vAlign w:val="center"/>
          </w:tcPr>
          <w:p w14:paraId="4A4DAAD3" w14:textId="77777777" w:rsidR="00200807" w:rsidRPr="00C879CD" w:rsidRDefault="00200807" w:rsidP="00694542">
            <w:pPr>
              <w:spacing w:before="0" w:after="0"/>
              <w:jc w:val="left"/>
              <w:rPr>
                <w:i/>
                <w:color w:val="000000"/>
                <w:lang w:eastAsia="zh-CN"/>
              </w:rPr>
            </w:pPr>
            <w:r w:rsidRPr="00C879CD">
              <w:rPr>
                <w:rFonts w:hint="eastAsia"/>
                <w:i/>
                <w:color w:val="000000"/>
                <w:lang w:eastAsia="zh-CN"/>
              </w:rPr>
              <w:t>S</w:t>
            </w:r>
          </w:p>
        </w:tc>
        <w:tc>
          <w:tcPr>
            <w:tcW w:w="636" w:type="pct"/>
            <w:tcBorders>
              <w:top w:val="nil"/>
              <w:bottom w:val="nil"/>
            </w:tcBorders>
            <w:vAlign w:val="center"/>
          </w:tcPr>
          <w:p w14:paraId="209F38D9" w14:textId="77777777" w:rsidR="00200807" w:rsidRDefault="00200807" w:rsidP="00694542">
            <w:pPr>
              <w:spacing w:before="0" w:after="0"/>
              <w:jc w:val="left"/>
              <w:rPr>
                <w:color w:val="000000"/>
                <w:lang w:eastAsia="zh-CN"/>
              </w:rPr>
            </w:pPr>
            <w:r>
              <w:rPr>
                <w:rFonts w:hint="eastAsia"/>
                <w:color w:val="000000"/>
                <w:lang w:eastAsia="zh-CN"/>
              </w:rPr>
              <w:t>10.0</w:t>
            </w:r>
          </w:p>
        </w:tc>
        <w:tc>
          <w:tcPr>
            <w:tcW w:w="1044" w:type="pct"/>
            <w:tcBorders>
              <w:top w:val="nil"/>
              <w:bottom w:val="nil"/>
            </w:tcBorders>
            <w:shd w:val="clear" w:color="auto" w:fill="auto"/>
            <w:noWrap/>
            <w:vAlign w:val="center"/>
          </w:tcPr>
          <w:p w14:paraId="17549F4C" w14:textId="77777777" w:rsidR="00200807" w:rsidRPr="00ED53D1" w:rsidRDefault="00200807" w:rsidP="00694542">
            <w:pPr>
              <w:spacing w:before="0" w:after="0"/>
              <w:jc w:val="left"/>
              <w:rPr>
                <w:color w:val="000000"/>
                <w:szCs w:val="24"/>
                <w:lang w:eastAsia="zh-CN"/>
              </w:rPr>
            </w:pPr>
            <w:r w:rsidRPr="00ED53D1">
              <w:rPr>
                <w:szCs w:val="24"/>
              </w:rPr>
              <w:t>[m</w:t>
            </w:r>
            <w:r w:rsidRPr="00ED53D1">
              <w:rPr>
                <w:szCs w:val="24"/>
                <w:vertAlign w:val="superscript"/>
              </w:rPr>
              <w:t>2</w:t>
            </w:r>
            <w:r w:rsidRPr="00ED53D1">
              <w:rPr>
                <w:szCs w:val="24"/>
              </w:rPr>
              <w:t xml:space="preserve"> g</w:t>
            </w:r>
            <w:r w:rsidRPr="00ED53D1">
              <w:rPr>
                <w:szCs w:val="24"/>
                <w:vertAlign w:val="superscript"/>
              </w:rPr>
              <w:t>-1</w:t>
            </w:r>
            <w:r w:rsidRPr="00ED53D1">
              <w:rPr>
                <w:szCs w:val="24"/>
              </w:rPr>
              <w:t xml:space="preserve"> solid]</w:t>
            </w:r>
          </w:p>
        </w:tc>
      </w:tr>
      <w:tr w:rsidR="00200807" w:rsidRPr="00ED3698" w14:paraId="3D966F01" w14:textId="77777777" w:rsidTr="00C879CD">
        <w:trPr>
          <w:trHeight w:val="300"/>
        </w:trPr>
        <w:tc>
          <w:tcPr>
            <w:tcW w:w="2686" w:type="pct"/>
            <w:tcBorders>
              <w:top w:val="nil"/>
              <w:bottom w:val="single" w:sz="4" w:space="0" w:color="auto"/>
            </w:tcBorders>
            <w:shd w:val="clear" w:color="auto" w:fill="auto"/>
            <w:noWrap/>
            <w:vAlign w:val="center"/>
          </w:tcPr>
          <w:p w14:paraId="72B7E808" w14:textId="77777777" w:rsidR="00200807" w:rsidRPr="002D67BA" w:rsidRDefault="00200807" w:rsidP="00694542">
            <w:pPr>
              <w:spacing w:before="0" w:after="0"/>
              <w:jc w:val="left"/>
              <w:rPr>
                <w:color w:val="000000"/>
                <w:lang w:eastAsia="zh-CN"/>
              </w:rPr>
            </w:pPr>
            <w:r>
              <w:rPr>
                <w:rFonts w:hint="eastAsia"/>
                <w:color w:val="000000"/>
                <w:lang w:eastAsia="zh-CN"/>
              </w:rPr>
              <w:t>Site density</w:t>
            </w:r>
          </w:p>
        </w:tc>
        <w:tc>
          <w:tcPr>
            <w:tcW w:w="634" w:type="pct"/>
            <w:tcBorders>
              <w:top w:val="nil"/>
              <w:bottom w:val="single" w:sz="4" w:space="0" w:color="auto"/>
            </w:tcBorders>
            <w:shd w:val="clear" w:color="auto" w:fill="auto"/>
            <w:noWrap/>
            <w:vAlign w:val="center"/>
          </w:tcPr>
          <w:p w14:paraId="144D6DB3" w14:textId="77777777" w:rsidR="00200807" w:rsidRPr="00C879CD" w:rsidRDefault="00200807" w:rsidP="00C879CD">
            <w:pPr>
              <w:spacing w:before="0" w:after="0"/>
              <w:jc w:val="left"/>
              <w:rPr>
                <w:i/>
                <w:color w:val="000000"/>
                <w:lang w:eastAsia="zh-CN"/>
              </w:rPr>
            </w:pPr>
            <w:r w:rsidRPr="00C879CD">
              <w:rPr>
                <w:rFonts w:hint="eastAsia"/>
                <w:i/>
                <w:color w:val="000000"/>
                <w:lang w:eastAsia="zh-CN"/>
              </w:rPr>
              <w:t>D</w:t>
            </w:r>
          </w:p>
        </w:tc>
        <w:tc>
          <w:tcPr>
            <w:tcW w:w="636" w:type="pct"/>
            <w:tcBorders>
              <w:top w:val="nil"/>
              <w:bottom w:val="single" w:sz="4" w:space="0" w:color="auto"/>
            </w:tcBorders>
            <w:vAlign w:val="center"/>
          </w:tcPr>
          <w:p w14:paraId="797629FD" w14:textId="77777777" w:rsidR="00200807" w:rsidRDefault="00200807" w:rsidP="00694542">
            <w:pPr>
              <w:spacing w:before="0" w:after="0"/>
              <w:jc w:val="left"/>
              <w:rPr>
                <w:color w:val="000000"/>
                <w:lang w:eastAsia="zh-CN"/>
              </w:rPr>
            </w:pPr>
            <w:r>
              <w:rPr>
                <w:rFonts w:hint="eastAsia"/>
                <w:color w:val="000000"/>
                <w:lang w:eastAsia="zh-CN"/>
              </w:rPr>
              <w:t>6.02228</w:t>
            </w:r>
          </w:p>
        </w:tc>
        <w:tc>
          <w:tcPr>
            <w:tcW w:w="1044" w:type="pct"/>
            <w:tcBorders>
              <w:top w:val="nil"/>
              <w:bottom w:val="single" w:sz="4" w:space="0" w:color="auto"/>
            </w:tcBorders>
            <w:shd w:val="clear" w:color="auto" w:fill="auto"/>
            <w:noWrap/>
            <w:vAlign w:val="center"/>
          </w:tcPr>
          <w:p w14:paraId="4535D76E" w14:textId="77777777" w:rsidR="00200807" w:rsidRPr="00A836D6" w:rsidRDefault="00200807" w:rsidP="00694542">
            <w:pPr>
              <w:spacing w:before="0" w:after="0"/>
              <w:jc w:val="left"/>
              <w:rPr>
                <w:color w:val="000000"/>
                <w:szCs w:val="24"/>
                <w:lang w:eastAsia="zh-CN"/>
              </w:rPr>
            </w:pPr>
            <w:r w:rsidRPr="00A836D6">
              <w:rPr>
                <w:szCs w:val="24"/>
              </w:rPr>
              <w:t>[sites nm</w:t>
            </w:r>
            <w:r w:rsidRPr="00A836D6">
              <w:rPr>
                <w:szCs w:val="24"/>
                <w:vertAlign w:val="superscript"/>
              </w:rPr>
              <w:t>-2</w:t>
            </w:r>
            <w:r w:rsidRPr="00A836D6">
              <w:rPr>
                <w:szCs w:val="24"/>
              </w:rPr>
              <w:t>]</w:t>
            </w:r>
          </w:p>
        </w:tc>
      </w:tr>
    </w:tbl>
    <w:p w14:paraId="4F2D3D3F" w14:textId="77777777" w:rsidR="00C879CD" w:rsidRPr="00192E8E" w:rsidRDefault="00C879CD" w:rsidP="00C879CD">
      <w:pPr>
        <w:pStyle w:val="Heading4"/>
      </w:pPr>
      <w:bookmarkStart w:id="1046" w:name="_Toc520374775"/>
      <w:r w:rsidRPr="00192E8E">
        <w:lastRenderedPageBreak/>
        <w:t>Parameters</w:t>
      </w:r>
      <w:bookmarkEnd w:id="1046"/>
    </w:p>
    <w:p w14:paraId="15938975" w14:textId="45DB3FC8" w:rsidR="00C879CD" w:rsidRDefault="00C879CD" w:rsidP="00C879CD">
      <w:r w:rsidRPr="00ED3698">
        <w:t>The physical parameters (material properties)</w:t>
      </w:r>
      <w:r>
        <w:rPr>
          <w:rFonts w:hint="eastAsia"/>
          <w:lang w:eastAsia="zh-CN"/>
        </w:rPr>
        <w:t xml:space="preserve"> and the parameters for the surface complexation reactions</w:t>
      </w:r>
      <w:r w:rsidRPr="00ED3698">
        <w:t xml:space="preserve"> used for the simulations are summarized in</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_Ref362630332 \h</w:instrText>
      </w:r>
      <w:r>
        <w:rPr>
          <w:lang w:eastAsia="zh-CN"/>
        </w:rPr>
        <w:instrText xml:space="preserve"> </w:instrText>
      </w:r>
      <w:r>
        <w:rPr>
          <w:lang w:eastAsia="zh-CN"/>
        </w:rPr>
      </w:r>
      <w:r>
        <w:rPr>
          <w:lang w:eastAsia="zh-CN"/>
        </w:rPr>
        <w:fldChar w:fldCharType="separate"/>
      </w:r>
      <w:r w:rsidR="00B560DA" w:rsidRPr="00ED3698">
        <w:t xml:space="preserve">Table </w:t>
      </w:r>
      <w:r w:rsidR="00B560DA">
        <w:rPr>
          <w:noProof/>
        </w:rPr>
        <w:t>3</w:t>
      </w:r>
      <w:r w:rsidR="00B560DA">
        <w:t>.</w:t>
      </w:r>
      <w:r w:rsidR="00B560DA">
        <w:rPr>
          <w:noProof/>
        </w:rPr>
        <w:t>41</w:t>
      </w:r>
      <w:r>
        <w:rPr>
          <w:lang w:eastAsia="zh-CN"/>
        </w:rPr>
        <w:fldChar w:fldCharType="end"/>
      </w:r>
      <w:r w:rsidR="004474F5">
        <w:t xml:space="preserve">.  </w:t>
      </w:r>
    </w:p>
    <w:p w14:paraId="580D12BD" w14:textId="77777777" w:rsidR="00C879CD" w:rsidRPr="009C5F4E" w:rsidRDefault="00C879CD" w:rsidP="00C879CD">
      <w:pPr>
        <w:rPr>
          <w:lang w:eastAsia="zh-CN"/>
        </w:rPr>
      </w:pPr>
    </w:p>
    <w:p w14:paraId="0894B035" w14:textId="77777777" w:rsidR="00200807" w:rsidRPr="00ED3698" w:rsidRDefault="0082426A" w:rsidP="00C879CD">
      <w:pPr>
        <w:jc w:val="center"/>
        <w:rPr>
          <w:lang w:val="en-CA"/>
        </w:rPr>
      </w:pPr>
      <w:r>
        <w:rPr>
          <w:noProof/>
          <w:lang w:val="en-CA" w:eastAsia="zh-CN"/>
        </w:rPr>
        <w:drawing>
          <wp:inline distT="0" distB="0" distL="0" distR="0" wp14:anchorId="4007AD50" wp14:editId="0190B620">
            <wp:extent cx="5101478" cy="611505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t="3027" b="4260"/>
                    <a:stretch/>
                  </pic:blipFill>
                  <pic:spPr bwMode="auto">
                    <a:xfrm>
                      <a:off x="0" y="0"/>
                      <a:ext cx="5104737" cy="6118957"/>
                    </a:xfrm>
                    <a:prstGeom prst="rect">
                      <a:avLst/>
                    </a:prstGeom>
                    <a:noFill/>
                    <a:ln>
                      <a:noFill/>
                    </a:ln>
                    <a:extLst>
                      <a:ext uri="{53640926-AAD7-44D8-BBD7-CCE9431645EC}">
                        <a14:shadowObscured xmlns:a14="http://schemas.microsoft.com/office/drawing/2010/main"/>
                      </a:ext>
                    </a:extLst>
                  </pic:spPr>
                </pic:pic>
              </a:graphicData>
            </a:graphic>
          </wp:inline>
        </w:drawing>
      </w:r>
    </w:p>
    <w:p w14:paraId="4B38A909" w14:textId="738BCDE6" w:rsidR="00200807" w:rsidRDefault="00200807" w:rsidP="00200807">
      <w:pPr>
        <w:pStyle w:val="Caption"/>
        <w:rPr>
          <w:lang w:eastAsia="zh-CN"/>
        </w:rPr>
      </w:pPr>
      <w:bookmarkStart w:id="1047" w:name="_Ref362631213"/>
      <w:bookmarkStart w:id="1048" w:name="_Toc520375105"/>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31</w:t>
      </w:r>
      <w:r w:rsidR="00183C7C">
        <w:fldChar w:fldCharType="end"/>
      </w:r>
      <w:bookmarkEnd w:id="1047"/>
      <w:r w:rsidR="004C28A7">
        <w:t xml:space="preserve">: </w:t>
      </w:r>
      <w:r>
        <w:rPr>
          <w:rFonts w:hint="eastAsia"/>
          <w:lang w:eastAsia="zh-CN"/>
        </w:rPr>
        <w:t xml:space="preserve">Simulated </w:t>
      </w:r>
      <w:r w:rsidR="00C879CD">
        <w:rPr>
          <w:lang w:eastAsia="zh-CN"/>
        </w:rPr>
        <w:t xml:space="preserve">spatil </w:t>
      </w:r>
      <w:r>
        <w:rPr>
          <w:rFonts w:hint="eastAsia"/>
          <w:lang w:eastAsia="zh-CN"/>
        </w:rPr>
        <w:t>p</w:t>
      </w:r>
      <w:r w:rsidRPr="00ED3698">
        <w:t>rofiles</w:t>
      </w:r>
      <w:r>
        <w:rPr>
          <w:rFonts w:hint="eastAsia"/>
          <w:lang w:eastAsia="zh-CN"/>
        </w:rPr>
        <w:t xml:space="preserve"> </w:t>
      </w:r>
      <w:r w:rsidRPr="00ED3698">
        <w:t>of</w:t>
      </w:r>
      <w:r>
        <w:rPr>
          <w:rFonts w:hint="eastAsia"/>
          <w:lang w:eastAsia="zh-CN"/>
        </w:rPr>
        <w:t xml:space="preserve"> pH (</w:t>
      </w:r>
      <w:r w:rsidR="00C879CD">
        <w:rPr>
          <w:lang w:eastAsia="zh-CN"/>
        </w:rPr>
        <w:t>upper panel</w:t>
      </w:r>
      <w:r>
        <w:rPr>
          <w:rFonts w:hint="eastAsia"/>
          <w:lang w:eastAsia="zh-CN"/>
        </w:rPr>
        <w:t>), concentrations of sorbed species (middle</w:t>
      </w:r>
      <w:r w:rsidR="00C879CD">
        <w:rPr>
          <w:lang w:eastAsia="zh-CN"/>
        </w:rPr>
        <w:t xml:space="preserve"> panel</w:t>
      </w:r>
      <w:r>
        <w:rPr>
          <w:rFonts w:hint="eastAsia"/>
          <w:lang w:eastAsia="zh-CN"/>
        </w:rPr>
        <w:t xml:space="preserve">) and </w:t>
      </w:r>
      <w:r w:rsidR="00C879CD">
        <w:rPr>
          <w:lang w:eastAsia="zh-CN"/>
        </w:rPr>
        <w:t>total aqueous component concentrations</w:t>
      </w:r>
      <w:r>
        <w:rPr>
          <w:rFonts w:hint="eastAsia"/>
          <w:lang w:eastAsia="zh-CN"/>
        </w:rPr>
        <w:t xml:space="preserve"> (</w:t>
      </w:r>
      <w:r w:rsidR="00C879CD">
        <w:rPr>
          <w:lang w:eastAsia="zh-CN"/>
        </w:rPr>
        <w:t>lower panel</w:t>
      </w:r>
      <w:r>
        <w:rPr>
          <w:rFonts w:hint="eastAsia"/>
          <w:lang w:eastAsia="zh-CN"/>
        </w:rPr>
        <w:t xml:space="preserve">) at 5 hours for </w:t>
      </w:r>
      <w:r w:rsidR="00C879CD">
        <w:rPr>
          <w:lang w:eastAsia="zh-CN"/>
        </w:rPr>
        <w:t>demonstration example</w:t>
      </w:r>
      <w:r>
        <w:rPr>
          <w:rFonts w:hint="eastAsia"/>
          <w:lang w:eastAsia="zh-CN"/>
        </w:rPr>
        <w:t xml:space="preserve"> surfa2</w:t>
      </w:r>
      <w:bookmarkEnd w:id="1048"/>
    </w:p>
    <w:p w14:paraId="57B9988F" w14:textId="77777777" w:rsidR="00200807" w:rsidRDefault="00200807" w:rsidP="00107124">
      <w:pPr>
        <w:pStyle w:val="Simpleline"/>
        <w:rPr>
          <w:lang w:eastAsia="zh-CN"/>
        </w:rPr>
      </w:pPr>
    </w:p>
    <w:p w14:paraId="061E7B12" w14:textId="77777777" w:rsidR="00C879CD" w:rsidRPr="00192E8E" w:rsidRDefault="00C879CD" w:rsidP="00C879CD">
      <w:pPr>
        <w:pStyle w:val="Heading4"/>
      </w:pPr>
      <w:bookmarkStart w:id="1049" w:name="_Toc520374776"/>
      <w:r w:rsidRPr="00192E8E">
        <w:lastRenderedPageBreak/>
        <w:t>Results</w:t>
      </w:r>
      <w:bookmarkEnd w:id="1049"/>
    </w:p>
    <w:p w14:paraId="5A642233" w14:textId="19320AC2" w:rsidR="00C879CD" w:rsidRDefault="00C879CD" w:rsidP="00C879CD">
      <w:pPr>
        <w:rPr>
          <w:lang w:eastAsia="zh-CN"/>
        </w:rPr>
      </w:pPr>
      <w:r>
        <w:rPr>
          <w:rFonts w:hint="eastAsia"/>
          <w:lang w:eastAsia="zh-CN"/>
        </w:rPr>
        <w:t xml:space="preserve">Simulated profiles of pH, sorbed species and </w:t>
      </w:r>
      <w:r>
        <w:rPr>
          <w:lang w:eastAsia="zh-CN"/>
        </w:rPr>
        <w:t xml:space="preserve">total </w:t>
      </w:r>
      <w:r>
        <w:rPr>
          <w:rFonts w:hint="eastAsia"/>
          <w:lang w:eastAsia="zh-CN"/>
        </w:rPr>
        <w:t>aqueous component</w:t>
      </w:r>
      <w:r>
        <w:rPr>
          <w:lang w:eastAsia="zh-CN"/>
        </w:rPr>
        <w:t xml:space="preserve"> concentrations</w:t>
      </w:r>
      <w:r>
        <w:rPr>
          <w:rFonts w:hint="eastAsia"/>
          <w:lang w:eastAsia="zh-CN"/>
        </w:rPr>
        <w:t xml:space="preserve"> at 5 hours </w:t>
      </w:r>
      <w:r>
        <w:rPr>
          <w:lang w:eastAsia="zh-CN"/>
        </w:rPr>
        <w:t>a</w:t>
      </w:r>
      <w:r>
        <w:rPr>
          <w:rFonts w:hint="eastAsia"/>
          <w:lang w:eastAsia="zh-CN"/>
        </w:rPr>
        <w:t xml:space="preserve">re depicted in </w:t>
      </w:r>
      <w:r>
        <w:rPr>
          <w:lang w:eastAsia="zh-CN"/>
        </w:rPr>
        <w:fldChar w:fldCharType="begin"/>
      </w:r>
      <w:r>
        <w:rPr>
          <w:lang w:eastAsia="zh-CN"/>
        </w:rPr>
        <w:instrText xml:space="preserve"> </w:instrText>
      </w:r>
      <w:r>
        <w:rPr>
          <w:rFonts w:hint="eastAsia"/>
          <w:lang w:eastAsia="zh-CN"/>
        </w:rPr>
        <w:instrText>REF _Ref362631213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31</w:t>
      </w:r>
      <w:r>
        <w:rPr>
          <w:lang w:eastAsia="zh-CN"/>
        </w:rPr>
        <w:fldChar w:fldCharType="end"/>
      </w:r>
      <w:r w:rsidR="004474F5">
        <w:rPr>
          <w:rFonts w:hint="eastAsia"/>
          <w:lang w:eastAsia="zh-CN"/>
        </w:rPr>
        <w:t xml:space="preserve">.  </w:t>
      </w:r>
      <w:r>
        <w:rPr>
          <w:rFonts w:hint="eastAsia"/>
          <w:lang w:eastAsia="zh-CN"/>
        </w:rPr>
        <w:t>The results showd that the infiltrat</w:t>
      </w:r>
      <w:r w:rsidR="00137212">
        <w:rPr>
          <w:lang w:eastAsia="zh-CN"/>
        </w:rPr>
        <w:t>ing</w:t>
      </w:r>
      <w:r>
        <w:rPr>
          <w:rFonts w:hint="eastAsia"/>
          <w:lang w:eastAsia="zh-CN"/>
        </w:rPr>
        <w:t xml:space="preserve"> low</w:t>
      </w:r>
      <w:r w:rsidR="00137212">
        <w:rPr>
          <w:lang w:eastAsia="zh-CN"/>
        </w:rPr>
        <w:t>-</w:t>
      </w:r>
      <w:r>
        <w:rPr>
          <w:rFonts w:hint="eastAsia"/>
          <w:lang w:eastAsia="zh-CN"/>
        </w:rPr>
        <w:t>pH solution (pH=2) replace</w:t>
      </w:r>
      <w:r w:rsidR="00137212">
        <w:rPr>
          <w:lang w:eastAsia="zh-CN"/>
        </w:rPr>
        <w:t>s</w:t>
      </w:r>
      <w:r>
        <w:rPr>
          <w:rFonts w:hint="eastAsia"/>
          <w:lang w:eastAsia="zh-CN"/>
        </w:rPr>
        <w:t xml:space="preserve"> the initial solution with pH=6.0 (</w:t>
      </w:r>
      <w:r>
        <w:rPr>
          <w:lang w:eastAsia="zh-CN"/>
        </w:rPr>
        <w:fldChar w:fldCharType="begin"/>
      </w:r>
      <w:r>
        <w:rPr>
          <w:lang w:eastAsia="zh-CN"/>
        </w:rPr>
        <w:instrText xml:space="preserve"> </w:instrText>
      </w:r>
      <w:r>
        <w:rPr>
          <w:rFonts w:hint="eastAsia"/>
          <w:lang w:eastAsia="zh-CN"/>
        </w:rPr>
        <w:instrText>REF _Ref362631213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31</w:t>
      </w:r>
      <w:r>
        <w:rPr>
          <w:lang w:eastAsia="zh-CN"/>
        </w:rPr>
        <w:fldChar w:fldCharType="end"/>
      </w:r>
      <w:r>
        <w:rPr>
          <w:rFonts w:hint="eastAsia"/>
          <w:lang w:eastAsia="zh-CN"/>
        </w:rPr>
        <w:t xml:space="preserve"> up</w:t>
      </w:r>
      <w:r w:rsidR="00137212">
        <w:rPr>
          <w:lang w:eastAsia="zh-CN"/>
        </w:rPr>
        <w:t>per panel</w:t>
      </w:r>
      <w:r>
        <w:rPr>
          <w:rFonts w:hint="eastAsia"/>
          <w:lang w:eastAsia="zh-CN"/>
        </w:rPr>
        <w:t>)</w:t>
      </w:r>
      <w:r w:rsidR="004474F5">
        <w:rPr>
          <w:rFonts w:hint="eastAsia"/>
          <w:lang w:eastAsia="zh-CN"/>
        </w:rPr>
        <w:t xml:space="preserve">.  </w:t>
      </w:r>
      <w:r w:rsidR="00137212">
        <w:rPr>
          <w:lang w:eastAsia="zh-CN"/>
        </w:rPr>
        <w:t>Because</w:t>
      </w:r>
      <w:r>
        <w:rPr>
          <w:rFonts w:hint="eastAsia"/>
          <w:lang w:eastAsia="zh-CN"/>
        </w:rPr>
        <w:t xml:space="preserve"> surface complexation reactions are pH</w:t>
      </w:r>
      <w:r w:rsidR="00137212">
        <w:rPr>
          <w:lang w:eastAsia="zh-CN"/>
        </w:rPr>
        <w:t>-</w:t>
      </w:r>
      <w:r>
        <w:rPr>
          <w:rFonts w:hint="eastAsia"/>
          <w:lang w:eastAsia="zh-CN"/>
        </w:rPr>
        <w:t>dependent</w:t>
      </w:r>
      <w:r w:rsidR="00137212">
        <w:rPr>
          <w:lang w:eastAsia="zh-CN"/>
        </w:rPr>
        <w:t>,</w:t>
      </w:r>
      <w:r>
        <w:rPr>
          <w:rFonts w:hint="eastAsia"/>
          <w:lang w:eastAsia="zh-CN"/>
        </w:rPr>
        <w:t xml:space="preserve"> as described in the chemical batch reactions (see section </w:t>
      </w:r>
      <w:r>
        <w:rPr>
          <w:lang w:eastAsia="zh-CN"/>
        </w:rPr>
        <w:fldChar w:fldCharType="begin"/>
      </w:r>
      <w:r>
        <w:rPr>
          <w:lang w:eastAsia="zh-CN"/>
        </w:rPr>
        <w:instrText xml:space="preserve"> </w:instrText>
      </w:r>
      <w:r>
        <w:rPr>
          <w:rFonts w:hint="eastAsia"/>
          <w:lang w:eastAsia="zh-CN"/>
        </w:rPr>
        <w:instrText>REF _Ref366490243 \r \h</w:instrText>
      </w:r>
      <w:r>
        <w:rPr>
          <w:lang w:eastAsia="zh-CN"/>
        </w:rPr>
        <w:instrText xml:space="preserve"> </w:instrText>
      </w:r>
      <w:r>
        <w:rPr>
          <w:lang w:eastAsia="zh-CN"/>
        </w:rPr>
      </w:r>
      <w:r>
        <w:rPr>
          <w:lang w:eastAsia="zh-CN"/>
        </w:rPr>
        <w:fldChar w:fldCharType="separate"/>
      </w:r>
      <w:r w:rsidR="00B560DA">
        <w:rPr>
          <w:lang w:eastAsia="zh-CN"/>
        </w:rPr>
        <w:t>2.1.2</w:t>
      </w:r>
      <w:r>
        <w:rPr>
          <w:lang w:eastAsia="zh-CN"/>
        </w:rPr>
        <w:fldChar w:fldCharType="end"/>
      </w:r>
      <w:r>
        <w:rPr>
          <w:rFonts w:hint="eastAsia"/>
          <w:lang w:eastAsia="zh-CN"/>
        </w:rPr>
        <w:t xml:space="preserve">), the concentration of the initially </w:t>
      </w:r>
      <w:r>
        <w:rPr>
          <w:lang w:eastAsia="zh-CN"/>
        </w:rPr>
        <w:t>dominat</w:t>
      </w:r>
      <w:r w:rsidR="00137212">
        <w:rPr>
          <w:lang w:eastAsia="zh-CN"/>
        </w:rPr>
        <w:t>ing</w:t>
      </w:r>
      <w:r>
        <w:rPr>
          <w:rFonts w:hint="eastAsia"/>
          <w:lang w:eastAsia="zh-CN"/>
        </w:rPr>
        <w:t xml:space="preserve"> sorbed species =SOH decreases and the concentrations of =SOH</w:t>
      </w:r>
      <w:r w:rsidRPr="00CE75F1">
        <w:rPr>
          <w:rFonts w:hint="eastAsia"/>
          <w:vertAlign w:val="subscript"/>
          <w:lang w:eastAsia="zh-CN"/>
        </w:rPr>
        <w:t>2</w:t>
      </w:r>
      <w:r w:rsidRPr="00CE75F1">
        <w:rPr>
          <w:rFonts w:hint="eastAsia"/>
          <w:vertAlign w:val="superscript"/>
          <w:lang w:eastAsia="zh-CN"/>
        </w:rPr>
        <w:t>+</w:t>
      </w:r>
      <w:r>
        <w:rPr>
          <w:rFonts w:hint="eastAsia"/>
          <w:lang w:eastAsia="zh-CN"/>
        </w:rPr>
        <w:t xml:space="preserve"> and =SA increase</w:t>
      </w:r>
      <w:r w:rsidR="004474F5">
        <w:rPr>
          <w:rFonts w:hint="eastAsia"/>
          <w:lang w:eastAsia="zh-CN"/>
        </w:rPr>
        <w:t xml:space="preserve">.  </w:t>
      </w:r>
      <w:r>
        <w:rPr>
          <w:rFonts w:hint="eastAsia"/>
          <w:lang w:eastAsia="zh-CN"/>
        </w:rPr>
        <w:t xml:space="preserve">In comparison </w:t>
      </w:r>
      <w:r w:rsidR="00137212">
        <w:rPr>
          <w:lang w:eastAsia="zh-CN"/>
        </w:rPr>
        <w:t>to</w:t>
      </w:r>
      <w:r>
        <w:rPr>
          <w:rFonts w:hint="eastAsia"/>
          <w:lang w:eastAsia="zh-CN"/>
        </w:rPr>
        <w:t xml:space="preserve"> Na</w:t>
      </w:r>
      <w:r w:rsidRPr="00CE75F1">
        <w:rPr>
          <w:rFonts w:hint="eastAsia"/>
          <w:vertAlign w:val="superscript"/>
          <w:lang w:eastAsia="zh-CN"/>
        </w:rPr>
        <w:t>+</w:t>
      </w:r>
      <w:r w:rsidR="00137212">
        <w:rPr>
          <w:lang w:eastAsia="zh-CN"/>
        </w:rPr>
        <w:t xml:space="preserve">, </w:t>
      </w:r>
      <w:r>
        <w:rPr>
          <w:rFonts w:hint="eastAsia"/>
          <w:lang w:eastAsia="zh-CN"/>
        </w:rPr>
        <w:t>w</w:t>
      </w:r>
      <w:r w:rsidR="00137212">
        <w:rPr>
          <w:lang w:eastAsia="zh-CN"/>
        </w:rPr>
        <w:t>hich is not participating in surface compelxation reactions</w:t>
      </w:r>
      <w:r>
        <w:rPr>
          <w:rFonts w:hint="eastAsia"/>
          <w:lang w:eastAsia="zh-CN"/>
        </w:rPr>
        <w:t xml:space="preserve">, the component HA </w:t>
      </w:r>
      <w:r w:rsidR="00137212">
        <w:rPr>
          <w:lang w:eastAsia="zh-CN"/>
        </w:rPr>
        <w:t>is lightly attenuated,</w:t>
      </w:r>
      <w:r>
        <w:rPr>
          <w:rFonts w:hint="eastAsia"/>
          <w:lang w:eastAsia="zh-CN"/>
        </w:rPr>
        <w:t xml:space="preserve"> owing to the sorption effect (</w:t>
      </w:r>
      <w:r>
        <w:rPr>
          <w:lang w:eastAsia="zh-CN"/>
        </w:rPr>
        <w:fldChar w:fldCharType="begin"/>
      </w:r>
      <w:r>
        <w:rPr>
          <w:lang w:eastAsia="zh-CN"/>
        </w:rPr>
        <w:instrText xml:space="preserve"> </w:instrText>
      </w:r>
      <w:r>
        <w:rPr>
          <w:rFonts w:hint="eastAsia"/>
          <w:lang w:eastAsia="zh-CN"/>
        </w:rPr>
        <w:instrText>REF _Ref362631213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31</w:t>
      </w:r>
      <w:r>
        <w:rPr>
          <w:lang w:eastAsia="zh-CN"/>
        </w:rPr>
        <w:fldChar w:fldCharType="end"/>
      </w:r>
      <w:r>
        <w:rPr>
          <w:rFonts w:hint="eastAsia"/>
          <w:lang w:eastAsia="zh-CN"/>
        </w:rPr>
        <w:t xml:space="preserve"> bottom).</w:t>
      </w:r>
    </w:p>
    <w:p w14:paraId="4E80F55D" w14:textId="77777777" w:rsidR="00913113" w:rsidRPr="00192E8E" w:rsidRDefault="00913113" w:rsidP="00913113">
      <w:pPr>
        <w:pStyle w:val="StyleHeading4Bold"/>
      </w:pPr>
      <w:bookmarkStart w:id="1050" w:name="_Toc520374777"/>
      <w:r>
        <w:t>File locations</w:t>
      </w:r>
      <w:bookmarkEnd w:id="1050"/>
    </w:p>
    <w:p w14:paraId="4451CDC5" w14:textId="77777777" w:rsidR="00687205" w:rsidRDefault="00200807" w:rsidP="00200807">
      <w:pPr>
        <w:pStyle w:val="ListParagraph"/>
        <w:ind w:hanging="720"/>
      </w:pPr>
      <w:r w:rsidRPr="00ED3698">
        <w:t xml:space="preserve">The input file is: </w:t>
      </w:r>
      <w:r w:rsidRPr="00C879CD">
        <w:rPr>
          <w:rFonts w:hint="eastAsia"/>
          <w:i/>
          <w:lang w:eastAsia="zh-CN"/>
        </w:rPr>
        <w:t>surfa2</w:t>
      </w:r>
      <w:r w:rsidRPr="00C879CD">
        <w:rPr>
          <w:i/>
        </w:rPr>
        <w:t>.dat</w:t>
      </w:r>
      <w:r w:rsidRPr="00ED3698">
        <w:t xml:space="preserve"> under folder</w:t>
      </w:r>
      <w:r w:rsidR="00687205">
        <w:t>:</w:t>
      </w:r>
    </w:p>
    <w:p w14:paraId="114FE85E" w14:textId="77777777" w:rsidR="00200807" w:rsidRPr="00ED3698" w:rsidRDefault="00200807" w:rsidP="00200807">
      <w:pPr>
        <w:pStyle w:val="ListParagraph"/>
        <w:ind w:hanging="720"/>
        <w:rPr>
          <w:lang w:eastAsia="zh-CN"/>
        </w:rPr>
      </w:pPr>
      <w:r w:rsidRPr="00ED3698">
        <w:t xml:space="preserve"> </w:t>
      </w:r>
      <w:r w:rsidR="004B0811">
        <w:rPr>
          <w:i/>
        </w:rPr>
        <w:t>.\benchmarks\benchmarks_standard\</w:t>
      </w:r>
      <w:r w:rsidR="00DC1F21" w:rsidRPr="00C879CD">
        <w:rPr>
          <w:i/>
        </w:rPr>
        <w:t>reactran\</w:t>
      </w:r>
      <w:r w:rsidRPr="00C879CD">
        <w:rPr>
          <w:rFonts w:hint="eastAsia"/>
          <w:i/>
          <w:lang w:eastAsia="zh-CN"/>
        </w:rPr>
        <w:t>surfa2</w:t>
      </w:r>
    </w:p>
    <w:p w14:paraId="419223E8" w14:textId="77777777" w:rsidR="00200807" w:rsidRPr="00C879CD" w:rsidRDefault="00990FF2" w:rsidP="00200807">
      <w:pPr>
        <w:rPr>
          <w:b/>
          <w:lang w:eastAsia="zh-CN"/>
        </w:rPr>
      </w:pPr>
      <w:r>
        <w:rPr>
          <w:rFonts w:hint="eastAsia"/>
          <w:lang w:eastAsia="zh-CN"/>
        </w:rPr>
        <w:t>Database can be found under:</w:t>
      </w:r>
      <w:r w:rsidR="004B0811">
        <w:rPr>
          <w:rFonts w:hint="eastAsia"/>
          <w:lang w:eastAsia="zh-CN"/>
        </w:rPr>
        <w:t xml:space="preserve"> .</w:t>
      </w:r>
      <w:r>
        <w:rPr>
          <w:rFonts w:hint="eastAsia"/>
          <w:lang w:eastAsia="zh-CN"/>
        </w:rPr>
        <w:t>\benchmarks\</w:t>
      </w:r>
      <w:r w:rsidR="001713A1" w:rsidRPr="00C879CD">
        <w:rPr>
          <w:i/>
          <w:lang w:eastAsia="zh-CN"/>
        </w:rPr>
        <w:t>database</w:t>
      </w:r>
      <w:r w:rsidR="00200807" w:rsidRPr="00C879CD">
        <w:rPr>
          <w:i/>
          <w:lang w:eastAsia="zh-CN"/>
        </w:rPr>
        <w:t>\surftest</w:t>
      </w:r>
    </w:p>
    <w:p w14:paraId="1E78593E" w14:textId="77777777" w:rsidR="00107124" w:rsidRDefault="00107124" w:rsidP="00107124">
      <w:pPr>
        <w:pStyle w:val="Simpleline"/>
        <w:rPr>
          <w:lang w:eastAsia="zh-CN"/>
        </w:rPr>
      </w:pPr>
    </w:p>
    <w:p w14:paraId="0A0470D3" w14:textId="77777777" w:rsidR="00200807" w:rsidRPr="00ED3698" w:rsidRDefault="000A0E46" w:rsidP="00200807">
      <w:pPr>
        <w:pStyle w:val="Heading3"/>
      </w:pPr>
      <w:bookmarkStart w:id="1051" w:name="_Ref364425409"/>
      <w:bookmarkStart w:id="1052" w:name="_Toc520374778"/>
      <w:r>
        <w:t>1D-advective-dispersive transport with cationic s</w:t>
      </w:r>
      <w:r w:rsidRPr="00ED3698">
        <w:t>urface complexation</w:t>
      </w:r>
      <w:r>
        <w:t xml:space="preserve"> reactions</w:t>
      </w:r>
      <w:bookmarkEnd w:id="1051"/>
      <w:bookmarkEnd w:id="1052"/>
    </w:p>
    <w:p w14:paraId="67690533" w14:textId="77777777" w:rsidR="00200807" w:rsidRPr="00192E8E" w:rsidRDefault="00771FFF" w:rsidP="009D54B1">
      <w:pPr>
        <w:pStyle w:val="StyleHeading4Bold"/>
      </w:pPr>
      <w:bookmarkStart w:id="1053" w:name="_Toc520374779"/>
      <w:r>
        <w:t>Problem definition</w:t>
      </w:r>
      <w:bookmarkEnd w:id="1053"/>
    </w:p>
    <w:p w14:paraId="42F9585C" w14:textId="16FEF5F4" w:rsidR="000A0E46" w:rsidRDefault="000A0E46" w:rsidP="00200807">
      <w:pPr>
        <w:rPr>
          <w:lang w:val="en-CA" w:eastAsia="zh-CN"/>
        </w:rPr>
      </w:pPr>
      <w:r w:rsidRPr="00ED3698">
        <w:rPr>
          <w:lang w:val="en-CA"/>
        </w:rPr>
        <w:t xml:space="preserve">This </w:t>
      </w:r>
      <w:r>
        <w:rPr>
          <w:lang w:val="en-CA"/>
        </w:rPr>
        <w:t>demonstration example</w:t>
      </w:r>
      <w:r w:rsidRPr="00ED3698">
        <w:rPr>
          <w:lang w:val="en-CA"/>
        </w:rPr>
        <w:t xml:space="preserve"> is a one</w:t>
      </w:r>
      <w:r>
        <w:rPr>
          <w:lang w:val="en-CA"/>
        </w:rPr>
        <w:t>-</w:t>
      </w:r>
      <w:r w:rsidRPr="00ED3698">
        <w:rPr>
          <w:lang w:val="en-CA"/>
        </w:rPr>
        <w:t xml:space="preserve">dimensional </w:t>
      </w:r>
      <w:r>
        <w:rPr>
          <w:lang w:val="en-CA"/>
        </w:rPr>
        <w:t xml:space="preserve">advective-dispersive </w:t>
      </w:r>
      <w:r>
        <w:rPr>
          <w:rFonts w:hint="eastAsia"/>
          <w:lang w:val="en-CA" w:eastAsia="zh-CN"/>
        </w:rPr>
        <w:t>reactive transport problem considering surface complexation in saturated porous media</w:t>
      </w:r>
      <w:r w:rsidR="004474F5">
        <w:rPr>
          <w:rFonts w:hint="eastAsia"/>
          <w:lang w:val="en-CA" w:eastAsia="zh-CN"/>
        </w:rPr>
        <w:t xml:space="preserve">.  </w:t>
      </w:r>
      <w:r w:rsidRPr="00ED53D1">
        <w:rPr>
          <w:lang w:val="en-CA" w:eastAsia="zh-CN"/>
        </w:rPr>
        <w:t xml:space="preserve">This example </w:t>
      </w:r>
      <w:r>
        <w:rPr>
          <w:lang w:val="en-CA" w:eastAsia="zh-CN"/>
        </w:rPr>
        <w:t>simulates</w:t>
      </w:r>
      <w:r>
        <w:rPr>
          <w:rFonts w:hint="eastAsia"/>
          <w:lang w:val="en-CA" w:eastAsia="zh-CN"/>
        </w:rPr>
        <w:t xml:space="preserve"> </w:t>
      </w:r>
      <w:r>
        <w:rPr>
          <w:lang w:val="en-CA" w:eastAsia="zh-CN"/>
        </w:rPr>
        <w:t>adsorption of a</w:t>
      </w:r>
      <w:r w:rsidRPr="00ED53D1">
        <w:rPr>
          <w:lang w:val="en-CA" w:eastAsia="zh-CN"/>
        </w:rPr>
        <w:t xml:space="preserve"> </w:t>
      </w:r>
      <w:r>
        <w:rPr>
          <w:lang w:val="en-CA" w:eastAsia="zh-CN"/>
        </w:rPr>
        <w:t>metal</w:t>
      </w:r>
      <w:r w:rsidRPr="00ED53D1">
        <w:rPr>
          <w:lang w:val="en-CA" w:eastAsia="zh-CN"/>
        </w:rPr>
        <w:t xml:space="preserve"> (</w:t>
      </w:r>
      <w:r>
        <w:rPr>
          <w:rFonts w:hint="eastAsia"/>
          <w:lang w:val="en-CA" w:eastAsia="zh-CN"/>
        </w:rPr>
        <w:t>Me</w:t>
      </w:r>
      <w:r w:rsidRPr="00193B46">
        <w:rPr>
          <w:rFonts w:hint="eastAsia"/>
          <w:vertAlign w:val="superscript"/>
          <w:lang w:val="en-CA" w:eastAsia="zh-CN"/>
        </w:rPr>
        <w:t>2</w:t>
      </w:r>
      <w:r>
        <w:rPr>
          <w:rFonts w:hint="eastAsia"/>
          <w:vertAlign w:val="superscript"/>
          <w:lang w:val="en-CA" w:eastAsia="zh-CN"/>
        </w:rPr>
        <w:t>+</w:t>
      </w:r>
      <w:r w:rsidRPr="00ED53D1">
        <w:rPr>
          <w:lang w:val="en-CA" w:eastAsia="zh-CN"/>
        </w:rPr>
        <w:t>) to a hydrous oxide using a non-electrostatic surface complexation model</w:t>
      </w:r>
      <w:r w:rsidR="004474F5">
        <w:rPr>
          <w:lang w:val="en-CA" w:eastAsia="zh-CN"/>
        </w:rPr>
        <w:t xml:space="preserve">.  </w:t>
      </w:r>
      <w:r w:rsidRPr="00ED53D1">
        <w:rPr>
          <w:lang w:val="en-CA" w:eastAsia="zh-CN"/>
        </w:rPr>
        <w:t>The reaction parameters are based on Example 9.3</w:t>
      </w:r>
      <w:r>
        <w:rPr>
          <w:lang w:val="en-CA" w:eastAsia="zh-CN"/>
        </w:rPr>
        <w:t>a</w:t>
      </w:r>
      <w:r w:rsidRPr="00ED53D1">
        <w:rPr>
          <w:lang w:val="en-CA" w:eastAsia="zh-CN"/>
        </w:rPr>
        <w:t xml:space="preserve"> (page 545) in Stumm and Morgan (1996)</w:t>
      </w:r>
      <w:r w:rsidR="004474F5">
        <w:rPr>
          <w:lang w:val="en-CA" w:eastAsia="zh-CN"/>
        </w:rPr>
        <w:t xml:space="preserve">.  </w:t>
      </w:r>
      <w:r>
        <w:rPr>
          <w:rFonts w:hint="eastAsia"/>
          <w:szCs w:val="24"/>
          <w:lang w:val="en-CA" w:eastAsia="zh-CN"/>
        </w:rPr>
        <w:t>The surface complexation reactions are highly pH dependent</w:t>
      </w:r>
      <w:r w:rsidRPr="00ED53D1">
        <w:rPr>
          <w:lang w:val="en-CA" w:eastAsia="zh-CN"/>
        </w:rPr>
        <w:t>.</w:t>
      </w:r>
    </w:p>
    <w:p w14:paraId="72BF8B4C" w14:textId="77777777" w:rsidR="00200807" w:rsidRPr="00192E8E" w:rsidRDefault="00B3171D" w:rsidP="009D54B1">
      <w:pPr>
        <w:pStyle w:val="StyleHeading4Bold"/>
      </w:pPr>
      <w:bookmarkStart w:id="1054" w:name="_Toc520374780"/>
      <w:r>
        <w:t>Model setup</w:t>
      </w:r>
      <w:bookmarkEnd w:id="1054"/>
    </w:p>
    <w:p w14:paraId="394FE68F" w14:textId="6A9C07CC" w:rsidR="00200807" w:rsidRDefault="000A0E46" w:rsidP="00200807">
      <w:pPr>
        <w:rPr>
          <w:szCs w:val="24"/>
          <w:lang w:val="en-CA" w:eastAsia="zh-CN"/>
        </w:rPr>
      </w:pPr>
      <w:r w:rsidRPr="00ED3698">
        <w:rPr>
          <w:szCs w:val="24"/>
        </w:rPr>
        <w:t>A 1D model</w:t>
      </w:r>
      <w:r>
        <w:rPr>
          <w:szCs w:val="24"/>
        </w:rPr>
        <w:t>,</w:t>
      </w:r>
      <w:r w:rsidRPr="00ED3698">
        <w:rPr>
          <w:szCs w:val="24"/>
        </w:rPr>
        <w:t xml:space="preserve"> </w:t>
      </w:r>
      <w:r>
        <w:rPr>
          <w:rFonts w:hint="eastAsia"/>
          <w:szCs w:val="24"/>
          <w:lang w:eastAsia="zh-CN"/>
        </w:rPr>
        <w:t>16.0</w:t>
      </w:r>
      <w:r>
        <w:rPr>
          <w:szCs w:val="24"/>
          <w:lang w:eastAsia="zh-CN"/>
        </w:rPr>
        <w:t> </w:t>
      </w:r>
      <w:r w:rsidRPr="00ED3698">
        <w:rPr>
          <w:szCs w:val="24"/>
        </w:rPr>
        <w:t xml:space="preserve">m in </w:t>
      </w:r>
      <w:r>
        <w:rPr>
          <w:rFonts w:hint="eastAsia"/>
          <w:szCs w:val="24"/>
          <w:lang w:eastAsia="zh-CN"/>
        </w:rPr>
        <w:t>length</w:t>
      </w:r>
      <w:r>
        <w:rPr>
          <w:szCs w:val="24"/>
          <w:lang w:eastAsia="zh-CN"/>
        </w:rPr>
        <w:t>,</w:t>
      </w:r>
      <w:r w:rsidRPr="00ED3698">
        <w:rPr>
          <w:szCs w:val="24"/>
        </w:rPr>
        <w:t xml:space="preserve"> is discretized into </w:t>
      </w:r>
      <w:r>
        <w:rPr>
          <w:rFonts w:hint="eastAsia"/>
          <w:szCs w:val="24"/>
          <w:lang w:eastAsia="zh-CN"/>
        </w:rPr>
        <w:t>101</w:t>
      </w:r>
      <w:r w:rsidRPr="00ED3698">
        <w:rPr>
          <w:szCs w:val="24"/>
        </w:rPr>
        <w:t xml:space="preserve"> control volumes </w:t>
      </w:r>
      <w:r w:rsidRPr="00ED3698">
        <w:rPr>
          <w:szCs w:val="24"/>
          <w:lang w:val="en-CA" w:eastAsia="en-CA"/>
        </w:rPr>
        <w:t xml:space="preserve">yielding a discretization </w:t>
      </w:r>
      <w:r w:rsidRPr="00ED3698">
        <w:rPr>
          <w:bCs/>
          <w:szCs w:val="24"/>
          <w:lang w:val="en-CA" w:eastAsia="en-CA"/>
        </w:rPr>
        <w:t>interval</w:t>
      </w:r>
      <w:r w:rsidRPr="00ED3698">
        <w:rPr>
          <w:b/>
          <w:bCs/>
          <w:szCs w:val="24"/>
          <w:lang w:val="en-CA" w:eastAsia="en-CA"/>
        </w:rPr>
        <w:t xml:space="preserve"> </w:t>
      </w:r>
      <w:r w:rsidRPr="00ED3698">
        <w:rPr>
          <w:szCs w:val="24"/>
          <w:lang w:val="en-CA" w:eastAsia="en-CA"/>
        </w:rPr>
        <w:t xml:space="preserve">of </w:t>
      </w:r>
      <w:r>
        <w:rPr>
          <w:rFonts w:hint="eastAsia"/>
          <w:szCs w:val="24"/>
          <w:lang w:val="en-CA" w:eastAsia="zh-CN"/>
        </w:rPr>
        <w:t>0.16</w:t>
      </w:r>
      <w:r>
        <w:rPr>
          <w:szCs w:val="24"/>
          <w:lang w:eastAsia="zh-CN"/>
        </w:rPr>
        <w:t> </w:t>
      </w:r>
      <w:r w:rsidRPr="00ED3698">
        <w:rPr>
          <w:szCs w:val="24"/>
          <w:lang w:val="en-CA" w:eastAsia="en-CA"/>
        </w:rPr>
        <w:t>m for the interior control volumes and 0.</w:t>
      </w:r>
      <w:r>
        <w:rPr>
          <w:rFonts w:hint="eastAsia"/>
          <w:szCs w:val="24"/>
          <w:lang w:val="en-CA" w:eastAsia="zh-CN"/>
        </w:rPr>
        <w:t>08</w:t>
      </w:r>
      <w:r>
        <w:rPr>
          <w:szCs w:val="24"/>
          <w:lang w:eastAsia="en-CA"/>
        </w:rPr>
        <w:t> </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szCs w:val="24"/>
          <w:lang w:val="en-CA" w:eastAsia="en-CA"/>
        </w:rPr>
        <w:t>the control volumes on the boundary</w:t>
      </w:r>
      <w:r w:rsidR="004474F5">
        <w:rPr>
          <w:szCs w:val="24"/>
          <w:lang w:val="en-CA" w:eastAsia="en-CA"/>
        </w:rPr>
        <w:t xml:space="preserve">.  </w:t>
      </w:r>
      <w:r w:rsidRPr="00ED3698">
        <w:rPr>
          <w:szCs w:val="24"/>
          <w:lang w:val="en-CA" w:eastAsia="en-CA"/>
        </w:rPr>
        <w:t xml:space="preserve">Boundary conditions </w:t>
      </w:r>
      <w:r>
        <w:rPr>
          <w:rFonts w:hint="eastAsia"/>
          <w:szCs w:val="24"/>
          <w:lang w:val="en-CA" w:eastAsia="zh-CN"/>
        </w:rPr>
        <w:t xml:space="preserve">are constant hydraulic heads </w:t>
      </w:r>
      <w:r>
        <w:rPr>
          <w:szCs w:val="24"/>
          <w:lang w:val="en-CA" w:eastAsia="zh-CN"/>
        </w:rPr>
        <w:t>of</w:t>
      </w:r>
      <w:r>
        <w:rPr>
          <w:rFonts w:hint="eastAsia"/>
          <w:szCs w:val="24"/>
          <w:lang w:val="en-CA" w:eastAsia="zh-CN"/>
        </w:rPr>
        <w:t xml:space="preserve"> 1.4</w:t>
      </w:r>
      <w:r>
        <w:rPr>
          <w:szCs w:val="24"/>
          <w:lang w:eastAsia="zh-CN"/>
        </w:rPr>
        <w:t> </w:t>
      </w:r>
      <w:r>
        <w:rPr>
          <w:rFonts w:hint="eastAsia"/>
          <w:szCs w:val="24"/>
          <w:lang w:eastAsia="zh-CN"/>
        </w:rPr>
        <w:t>m</w:t>
      </w:r>
      <w:r w:rsidRPr="00ED3698">
        <w:rPr>
          <w:szCs w:val="24"/>
          <w:lang w:val="en-CA" w:eastAsia="en-CA"/>
        </w:rPr>
        <w:t xml:space="preserve"> </w:t>
      </w:r>
      <w:r>
        <w:rPr>
          <w:szCs w:val="24"/>
          <w:lang w:val="en-CA" w:eastAsia="en-CA"/>
        </w:rPr>
        <w:t>at</w:t>
      </w:r>
      <w:r>
        <w:rPr>
          <w:rFonts w:hint="eastAsia"/>
          <w:szCs w:val="24"/>
          <w:lang w:val="en-CA" w:eastAsia="zh-CN"/>
        </w:rPr>
        <w:t xml:space="preserve"> the inflow</w:t>
      </w:r>
      <w:r w:rsidRPr="00ED3698">
        <w:rPr>
          <w:szCs w:val="24"/>
          <w:lang w:val="en-CA" w:eastAsia="en-CA"/>
        </w:rPr>
        <w:t xml:space="preserve"> boundary and </w:t>
      </w:r>
      <w:r>
        <w:rPr>
          <w:rFonts w:hint="eastAsia"/>
          <w:szCs w:val="24"/>
          <w:lang w:val="en-CA" w:eastAsia="zh-CN"/>
        </w:rPr>
        <w:t>0.0 </w:t>
      </w:r>
      <w:r w:rsidRPr="00ED3698">
        <w:rPr>
          <w:szCs w:val="24"/>
          <w:lang w:val="en-CA" w:eastAsia="en-CA"/>
        </w:rPr>
        <w:t xml:space="preserve">m </w:t>
      </w:r>
      <w:r>
        <w:rPr>
          <w:szCs w:val="24"/>
          <w:lang w:val="en-CA" w:eastAsia="en-CA"/>
        </w:rPr>
        <w:t>at</w:t>
      </w:r>
      <w:r w:rsidRPr="00ED3698">
        <w:rPr>
          <w:szCs w:val="24"/>
          <w:lang w:val="en-CA" w:eastAsia="en-CA"/>
        </w:rPr>
        <w:t xml:space="preserve"> the </w:t>
      </w:r>
      <w:r>
        <w:rPr>
          <w:rFonts w:hint="eastAsia"/>
          <w:szCs w:val="24"/>
          <w:lang w:val="en-CA" w:eastAsia="zh-CN"/>
        </w:rPr>
        <w:t>outflow</w:t>
      </w:r>
      <w:r w:rsidRPr="00ED3698">
        <w:rPr>
          <w:szCs w:val="24"/>
          <w:lang w:val="en-CA" w:eastAsia="en-CA"/>
        </w:rPr>
        <w:t xml:space="preserve"> boundary</w:t>
      </w:r>
      <w:r w:rsidR="004474F5">
        <w:rPr>
          <w:szCs w:val="24"/>
          <w:lang w:val="en-CA" w:eastAsia="en-CA"/>
        </w:rPr>
        <w:t xml:space="preserve">.  </w:t>
      </w:r>
    </w:p>
    <w:p w14:paraId="494CD0D8" w14:textId="6729AB80" w:rsidR="00200807" w:rsidRPr="00D01725" w:rsidRDefault="00200807" w:rsidP="00AE6CCB">
      <w:pPr>
        <w:pStyle w:val="StyleCaptionTableCaptionBold"/>
        <w:rPr>
          <w:lang w:eastAsia="zh-CN"/>
        </w:rPr>
      </w:pPr>
      <w:bookmarkStart w:id="1055" w:name="_Ref362770332"/>
      <w:bookmarkStart w:id="1056" w:name="_Toc520374983"/>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42</w:t>
      </w:r>
      <w:r w:rsidR="00FE1AD3">
        <w:fldChar w:fldCharType="end"/>
      </w:r>
      <w:bookmarkEnd w:id="1055"/>
      <w:r w:rsidR="004C28A7">
        <w:t xml:space="preserve">: </w:t>
      </w:r>
      <w:r w:rsidRPr="00ED3698">
        <w:t xml:space="preserve">Initial </w:t>
      </w:r>
      <w:r w:rsidR="00E76B7D">
        <w:t xml:space="preserve">and </w:t>
      </w:r>
      <w:r w:rsidRPr="00ED3698">
        <w:t xml:space="preserve">boundary </w:t>
      </w:r>
      <w:r w:rsidR="00E76B7D">
        <w:t>conditions for flow and</w:t>
      </w:r>
      <w:r w:rsidRPr="00ED3698">
        <w:t xml:space="preserve"> reactive transport</w:t>
      </w:r>
      <w:r w:rsidR="00E76B7D">
        <w:t xml:space="preserve"> – demonstration example</w:t>
      </w:r>
      <w:r w:rsidRPr="00ED3698">
        <w:t xml:space="preserve"> </w:t>
      </w:r>
      <w:r>
        <w:rPr>
          <w:rFonts w:hint="eastAsia"/>
          <w:lang w:eastAsia="zh-CN"/>
        </w:rPr>
        <w:t>surfme2</w:t>
      </w:r>
      <w:bookmarkEnd w:id="1056"/>
    </w:p>
    <w:tbl>
      <w:tblPr>
        <w:tblW w:w="4321" w:type="pct"/>
        <w:jc w:val="center"/>
        <w:tblBorders>
          <w:top w:val="single" w:sz="4" w:space="0" w:color="auto"/>
          <w:bottom w:val="single" w:sz="4" w:space="0" w:color="auto"/>
        </w:tblBorders>
        <w:tblLook w:val="04A0" w:firstRow="1" w:lastRow="0" w:firstColumn="1" w:lastColumn="0" w:noHBand="0" w:noVBand="1"/>
      </w:tblPr>
      <w:tblGrid>
        <w:gridCol w:w="2039"/>
        <w:gridCol w:w="1905"/>
        <w:gridCol w:w="1241"/>
        <w:gridCol w:w="1168"/>
        <w:gridCol w:w="1114"/>
      </w:tblGrid>
      <w:tr w:rsidR="00E76B7D" w:rsidRPr="00192D86" w14:paraId="156CF931" w14:textId="77777777" w:rsidTr="00E76B7D">
        <w:trPr>
          <w:trHeight w:val="300"/>
          <w:jc w:val="center"/>
        </w:trPr>
        <w:tc>
          <w:tcPr>
            <w:tcW w:w="1365" w:type="pct"/>
            <w:tcBorders>
              <w:bottom w:val="single" w:sz="4" w:space="0" w:color="auto"/>
            </w:tcBorders>
            <w:shd w:val="clear" w:color="auto" w:fill="D9D9D9"/>
            <w:noWrap/>
            <w:vAlign w:val="center"/>
            <w:hideMark/>
          </w:tcPr>
          <w:p w14:paraId="22F4C098" w14:textId="77777777" w:rsidR="00E76B7D" w:rsidRPr="00192D86" w:rsidRDefault="00E76B7D" w:rsidP="00192D86">
            <w:pPr>
              <w:spacing w:before="0" w:after="0"/>
              <w:jc w:val="left"/>
              <w:rPr>
                <w:b/>
                <w:color w:val="000000"/>
                <w:lang w:eastAsia="en-CA"/>
              </w:rPr>
            </w:pPr>
            <w:r w:rsidRPr="00192D86">
              <w:rPr>
                <w:b/>
                <w:color w:val="000000"/>
                <w:lang w:eastAsia="en-CA"/>
              </w:rPr>
              <w:t>Parameter</w:t>
            </w:r>
          </w:p>
        </w:tc>
        <w:tc>
          <w:tcPr>
            <w:tcW w:w="1275" w:type="pct"/>
            <w:tcBorders>
              <w:bottom w:val="single" w:sz="4" w:space="0" w:color="auto"/>
            </w:tcBorders>
            <w:shd w:val="clear" w:color="auto" w:fill="D9D9D9"/>
            <w:noWrap/>
            <w:vAlign w:val="center"/>
            <w:hideMark/>
          </w:tcPr>
          <w:p w14:paraId="228D3DB2" w14:textId="77777777" w:rsidR="00E76B7D" w:rsidRPr="00192D86" w:rsidRDefault="00E76B7D" w:rsidP="00192D86">
            <w:pPr>
              <w:spacing w:before="0" w:after="0"/>
              <w:jc w:val="center"/>
              <w:rPr>
                <w:b/>
                <w:color w:val="000000"/>
                <w:lang w:eastAsia="zh-CN"/>
              </w:rPr>
            </w:pPr>
            <w:r w:rsidRPr="00192D86">
              <w:rPr>
                <w:b/>
                <w:color w:val="000000"/>
                <w:lang w:eastAsia="en-CA"/>
              </w:rPr>
              <w:t>I</w:t>
            </w:r>
            <w:r>
              <w:rPr>
                <w:rFonts w:hint="eastAsia"/>
                <w:b/>
                <w:color w:val="000000"/>
                <w:lang w:eastAsia="zh-CN"/>
              </w:rPr>
              <w:t>nitial condition</w:t>
            </w:r>
          </w:p>
        </w:tc>
        <w:tc>
          <w:tcPr>
            <w:tcW w:w="1613" w:type="pct"/>
            <w:gridSpan w:val="2"/>
            <w:tcBorders>
              <w:bottom w:val="single" w:sz="4" w:space="0" w:color="auto"/>
            </w:tcBorders>
            <w:shd w:val="clear" w:color="auto" w:fill="D9D9D9"/>
            <w:vAlign w:val="center"/>
          </w:tcPr>
          <w:p w14:paraId="1F848B2A" w14:textId="77777777" w:rsidR="00E76B7D" w:rsidRPr="00192D86" w:rsidRDefault="00E76B7D" w:rsidP="00192D86">
            <w:pPr>
              <w:spacing w:before="0" w:after="0"/>
              <w:jc w:val="center"/>
              <w:rPr>
                <w:b/>
                <w:color w:val="000000"/>
                <w:lang w:eastAsia="zh-CN"/>
              </w:rPr>
            </w:pPr>
            <w:r>
              <w:rPr>
                <w:rFonts w:hint="eastAsia"/>
                <w:b/>
                <w:color w:val="000000"/>
                <w:lang w:eastAsia="zh-CN"/>
              </w:rPr>
              <w:t>Boundary conditions</w:t>
            </w:r>
          </w:p>
        </w:tc>
        <w:tc>
          <w:tcPr>
            <w:tcW w:w="746" w:type="pct"/>
            <w:tcBorders>
              <w:bottom w:val="single" w:sz="4" w:space="0" w:color="auto"/>
            </w:tcBorders>
            <w:shd w:val="clear" w:color="auto" w:fill="D9D9D9"/>
            <w:noWrap/>
            <w:vAlign w:val="center"/>
            <w:hideMark/>
          </w:tcPr>
          <w:p w14:paraId="3ADB9842" w14:textId="77777777" w:rsidR="00E76B7D" w:rsidRPr="00192D86" w:rsidRDefault="00E76B7D" w:rsidP="00192D86">
            <w:pPr>
              <w:spacing w:before="0" w:after="0"/>
              <w:jc w:val="center"/>
              <w:rPr>
                <w:b/>
                <w:color w:val="000000"/>
                <w:lang w:eastAsia="en-CA"/>
              </w:rPr>
            </w:pPr>
            <w:r w:rsidRPr="00192D86">
              <w:rPr>
                <w:b/>
                <w:color w:val="000000"/>
                <w:lang w:eastAsia="en-CA"/>
              </w:rPr>
              <w:t>Unit</w:t>
            </w:r>
          </w:p>
        </w:tc>
      </w:tr>
      <w:tr w:rsidR="00E76B7D" w:rsidRPr="00ED3698" w14:paraId="1DB20A80" w14:textId="77777777" w:rsidTr="00E76B7D">
        <w:trPr>
          <w:trHeight w:val="300"/>
          <w:jc w:val="center"/>
        </w:trPr>
        <w:tc>
          <w:tcPr>
            <w:tcW w:w="1365" w:type="pct"/>
            <w:tcBorders>
              <w:top w:val="single" w:sz="4" w:space="0" w:color="auto"/>
              <w:bottom w:val="nil"/>
            </w:tcBorders>
            <w:shd w:val="clear" w:color="auto" w:fill="auto"/>
            <w:noWrap/>
            <w:vAlign w:val="center"/>
          </w:tcPr>
          <w:p w14:paraId="10A07EC8" w14:textId="77777777" w:rsidR="00E76B7D" w:rsidRPr="00ED3698" w:rsidRDefault="00E76B7D" w:rsidP="00192D86">
            <w:pPr>
              <w:spacing w:before="0" w:after="0"/>
              <w:jc w:val="left"/>
              <w:rPr>
                <w:i/>
                <w:color w:val="000000"/>
                <w:sz w:val="22"/>
                <w:szCs w:val="22"/>
                <w:lang w:eastAsia="zh-CN"/>
              </w:rPr>
            </w:pPr>
            <w:r>
              <w:rPr>
                <w:i/>
                <w:color w:val="000000"/>
                <w:sz w:val="22"/>
                <w:szCs w:val="22"/>
              </w:rPr>
              <w:t>Aqueous phase</w:t>
            </w:r>
          </w:p>
        </w:tc>
        <w:tc>
          <w:tcPr>
            <w:tcW w:w="1275" w:type="pct"/>
            <w:tcBorders>
              <w:top w:val="single" w:sz="4" w:space="0" w:color="auto"/>
              <w:bottom w:val="nil"/>
            </w:tcBorders>
            <w:shd w:val="clear" w:color="auto" w:fill="auto"/>
            <w:noWrap/>
            <w:vAlign w:val="center"/>
          </w:tcPr>
          <w:p w14:paraId="782C780C" w14:textId="77777777" w:rsidR="00E76B7D" w:rsidRPr="00ED3698" w:rsidRDefault="00E76B7D" w:rsidP="00192D86">
            <w:pPr>
              <w:spacing w:before="0" w:after="0"/>
              <w:jc w:val="center"/>
            </w:pPr>
          </w:p>
        </w:tc>
        <w:tc>
          <w:tcPr>
            <w:tcW w:w="831" w:type="pct"/>
            <w:tcBorders>
              <w:top w:val="single" w:sz="4" w:space="0" w:color="auto"/>
              <w:bottom w:val="nil"/>
            </w:tcBorders>
            <w:vAlign w:val="center"/>
          </w:tcPr>
          <w:p w14:paraId="5D0669CE" w14:textId="77777777" w:rsidR="00E76B7D" w:rsidRPr="00ED3698" w:rsidRDefault="00E76B7D" w:rsidP="00192D86">
            <w:pPr>
              <w:spacing w:before="0" w:after="0"/>
              <w:jc w:val="center"/>
              <w:rPr>
                <w:lang w:eastAsia="zh-CN"/>
              </w:rPr>
            </w:pPr>
            <w:r>
              <w:rPr>
                <w:rFonts w:hint="eastAsia"/>
                <w:lang w:eastAsia="zh-CN"/>
              </w:rPr>
              <w:t>inflow</w:t>
            </w:r>
          </w:p>
        </w:tc>
        <w:tc>
          <w:tcPr>
            <w:tcW w:w="782" w:type="pct"/>
            <w:tcBorders>
              <w:top w:val="single" w:sz="4" w:space="0" w:color="auto"/>
              <w:bottom w:val="nil"/>
            </w:tcBorders>
            <w:vAlign w:val="center"/>
          </w:tcPr>
          <w:p w14:paraId="5A15F101" w14:textId="77777777" w:rsidR="00E76B7D" w:rsidRPr="00ED3698" w:rsidRDefault="00E76B7D" w:rsidP="00192D86">
            <w:pPr>
              <w:spacing w:before="0" w:after="0"/>
              <w:jc w:val="center"/>
              <w:rPr>
                <w:color w:val="000000"/>
                <w:lang w:eastAsia="zh-CN"/>
              </w:rPr>
            </w:pPr>
            <w:r>
              <w:rPr>
                <w:rFonts w:hint="eastAsia"/>
                <w:color w:val="000000"/>
                <w:lang w:eastAsia="zh-CN"/>
              </w:rPr>
              <w:t>outflow</w:t>
            </w:r>
          </w:p>
        </w:tc>
        <w:tc>
          <w:tcPr>
            <w:tcW w:w="746" w:type="pct"/>
            <w:tcBorders>
              <w:top w:val="single" w:sz="4" w:space="0" w:color="auto"/>
              <w:bottom w:val="nil"/>
            </w:tcBorders>
            <w:shd w:val="clear" w:color="auto" w:fill="auto"/>
            <w:noWrap/>
            <w:vAlign w:val="center"/>
          </w:tcPr>
          <w:p w14:paraId="16CBA628" w14:textId="77777777" w:rsidR="00E76B7D" w:rsidRPr="00ED3698" w:rsidRDefault="00E76B7D" w:rsidP="00192D86">
            <w:pPr>
              <w:spacing w:before="0" w:after="0"/>
              <w:jc w:val="center"/>
              <w:rPr>
                <w:color w:val="000000"/>
                <w:lang w:eastAsia="en-CA"/>
              </w:rPr>
            </w:pPr>
          </w:p>
        </w:tc>
      </w:tr>
      <w:tr w:rsidR="00E76B7D" w:rsidRPr="00ED3698" w14:paraId="1A99BE11" w14:textId="77777777" w:rsidTr="00E76B7D">
        <w:trPr>
          <w:trHeight w:val="300"/>
          <w:jc w:val="center"/>
        </w:trPr>
        <w:tc>
          <w:tcPr>
            <w:tcW w:w="1365" w:type="pct"/>
            <w:tcBorders>
              <w:top w:val="nil"/>
              <w:bottom w:val="nil"/>
            </w:tcBorders>
            <w:shd w:val="clear" w:color="auto" w:fill="auto"/>
            <w:noWrap/>
            <w:vAlign w:val="center"/>
          </w:tcPr>
          <w:p w14:paraId="52498C4B" w14:textId="77777777" w:rsidR="00E76B7D" w:rsidRDefault="00E76B7D" w:rsidP="00192D86">
            <w:pPr>
              <w:spacing w:before="0" w:after="0"/>
              <w:ind w:left="318" w:hanging="318"/>
              <w:jc w:val="left"/>
              <w:rPr>
                <w:lang w:eastAsia="zh-CN"/>
              </w:rPr>
            </w:pPr>
            <w:r>
              <w:rPr>
                <w:rFonts w:hint="eastAsia"/>
                <w:lang w:eastAsia="zh-CN"/>
              </w:rPr>
              <w:t>H</w:t>
            </w:r>
            <w:r>
              <w:rPr>
                <w:rFonts w:hint="eastAsia"/>
                <w:vertAlign w:val="superscript"/>
                <w:lang w:eastAsia="zh-CN"/>
              </w:rPr>
              <w:t>+</w:t>
            </w:r>
          </w:p>
        </w:tc>
        <w:tc>
          <w:tcPr>
            <w:tcW w:w="1275" w:type="pct"/>
            <w:tcBorders>
              <w:top w:val="nil"/>
              <w:bottom w:val="nil"/>
            </w:tcBorders>
            <w:shd w:val="clear" w:color="auto" w:fill="auto"/>
            <w:noWrap/>
            <w:vAlign w:val="center"/>
          </w:tcPr>
          <w:p w14:paraId="6A97F122" w14:textId="77777777" w:rsidR="00E76B7D" w:rsidRPr="009875B3" w:rsidRDefault="00E76B7D" w:rsidP="00192D86">
            <w:pPr>
              <w:spacing w:before="0" w:after="0"/>
              <w:jc w:val="center"/>
            </w:pPr>
            <w:r>
              <w:rPr>
                <w:rFonts w:hint="eastAsia"/>
                <w:lang w:eastAsia="zh-CN"/>
              </w:rPr>
              <w:t>10</w:t>
            </w:r>
            <w:r>
              <w:t>.0</w:t>
            </w:r>
          </w:p>
        </w:tc>
        <w:tc>
          <w:tcPr>
            <w:tcW w:w="831" w:type="pct"/>
            <w:tcBorders>
              <w:top w:val="nil"/>
              <w:bottom w:val="nil"/>
            </w:tcBorders>
            <w:vAlign w:val="center"/>
          </w:tcPr>
          <w:p w14:paraId="620AA806" w14:textId="77777777" w:rsidR="00E76B7D" w:rsidRPr="00C424EC" w:rsidRDefault="00E76B7D" w:rsidP="00192D86">
            <w:pPr>
              <w:spacing w:before="0" w:after="0"/>
              <w:jc w:val="center"/>
              <w:rPr>
                <w:lang w:eastAsia="zh-CN"/>
              </w:rPr>
            </w:pPr>
            <w:r>
              <w:rPr>
                <w:rFonts w:hint="eastAsia"/>
                <w:lang w:eastAsia="zh-CN"/>
              </w:rPr>
              <w:t>4.0</w:t>
            </w:r>
          </w:p>
        </w:tc>
        <w:tc>
          <w:tcPr>
            <w:tcW w:w="782" w:type="pct"/>
            <w:vMerge w:val="restart"/>
            <w:tcBorders>
              <w:top w:val="nil"/>
            </w:tcBorders>
            <w:vAlign w:val="center"/>
          </w:tcPr>
          <w:p w14:paraId="4DDCE5FD" w14:textId="77777777" w:rsidR="00E76B7D" w:rsidRPr="00ED3698" w:rsidRDefault="00E76B7D" w:rsidP="00E76B7D">
            <w:pPr>
              <w:spacing w:before="0" w:after="0"/>
              <w:jc w:val="center"/>
              <w:rPr>
                <w:color w:val="000000"/>
                <w:lang w:eastAsia="en-CA"/>
              </w:rPr>
            </w:pPr>
            <w:r>
              <w:rPr>
                <w:color w:val="000000"/>
                <w:lang w:eastAsia="en-CA"/>
              </w:rPr>
              <w:t>(free exit)</w:t>
            </w:r>
          </w:p>
        </w:tc>
        <w:tc>
          <w:tcPr>
            <w:tcW w:w="746" w:type="pct"/>
            <w:tcBorders>
              <w:top w:val="nil"/>
              <w:bottom w:val="nil"/>
            </w:tcBorders>
            <w:shd w:val="clear" w:color="auto" w:fill="auto"/>
            <w:noWrap/>
            <w:vAlign w:val="center"/>
            <w:hideMark/>
          </w:tcPr>
          <w:p w14:paraId="2E7005C2" w14:textId="77777777" w:rsidR="00E76B7D" w:rsidRPr="00AB7437" w:rsidRDefault="00E76B7D" w:rsidP="00192D86">
            <w:pPr>
              <w:spacing w:before="0" w:after="0"/>
              <w:jc w:val="center"/>
              <w:rPr>
                <w:lang w:eastAsia="zh-CN"/>
              </w:rPr>
            </w:pPr>
            <w:r>
              <w:rPr>
                <w:lang w:eastAsia="zh-CN"/>
              </w:rPr>
              <w:t>pH</w:t>
            </w:r>
          </w:p>
        </w:tc>
      </w:tr>
      <w:tr w:rsidR="00E76B7D" w:rsidRPr="00ED3698" w14:paraId="648FB692" w14:textId="77777777" w:rsidTr="00E76B7D">
        <w:trPr>
          <w:trHeight w:val="300"/>
          <w:jc w:val="center"/>
        </w:trPr>
        <w:tc>
          <w:tcPr>
            <w:tcW w:w="1365" w:type="pct"/>
            <w:tcBorders>
              <w:top w:val="nil"/>
              <w:bottom w:val="nil"/>
            </w:tcBorders>
            <w:shd w:val="clear" w:color="auto" w:fill="auto"/>
            <w:noWrap/>
            <w:vAlign w:val="center"/>
          </w:tcPr>
          <w:p w14:paraId="171D5CCF" w14:textId="77777777" w:rsidR="00E76B7D" w:rsidRDefault="00E76B7D" w:rsidP="00192D86">
            <w:pPr>
              <w:spacing w:before="0" w:after="0"/>
              <w:ind w:left="318" w:hanging="318"/>
              <w:jc w:val="left"/>
              <w:rPr>
                <w:lang w:eastAsia="zh-CN"/>
              </w:rPr>
            </w:pPr>
            <w:r>
              <w:rPr>
                <w:rFonts w:hint="eastAsia"/>
                <w:lang w:val="en-CA" w:eastAsia="zh-CN"/>
              </w:rPr>
              <w:t>Me</w:t>
            </w:r>
            <w:r w:rsidRPr="00193B46">
              <w:rPr>
                <w:rFonts w:hint="eastAsia"/>
                <w:vertAlign w:val="superscript"/>
                <w:lang w:val="en-CA" w:eastAsia="zh-CN"/>
              </w:rPr>
              <w:t>2</w:t>
            </w:r>
            <w:r>
              <w:rPr>
                <w:rFonts w:hint="eastAsia"/>
                <w:vertAlign w:val="superscript"/>
                <w:lang w:val="en-CA" w:eastAsia="zh-CN"/>
              </w:rPr>
              <w:t>+</w:t>
            </w:r>
          </w:p>
        </w:tc>
        <w:tc>
          <w:tcPr>
            <w:tcW w:w="1275" w:type="pct"/>
            <w:tcBorders>
              <w:top w:val="nil"/>
              <w:bottom w:val="nil"/>
            </w:tcBorders>
            <w:shd w:val="clear" w:color="auto" w:fill="auto"/>
            <w:noWrap/>
            <w:vAlign w:val="center"/>
          </w:tcPr>
          <w:p w14:paraId="5C7E2160" w14:textId="77777777" w:rsidR="00E76B7D" w:rsidRPr="009875B3" w:rsidRDefault="00E76B7D" w:rsidP="00192D86">
            <w:pPr>
              <w:spacing w:before="0" w:after="0"/>
              <w:jc w:val="center"/>
            </w:pPr>
            <w:r>
              <w:t>1.0</w:t>
            </w:r>
            <w:r w:rsidRPr="005865DC">
              <w:t>×10</w:t>
            </w:r>
            <w:r>
              <w:rPr>
                <w:vertAlign w:val="superscript"/>
              </w:rPr>
              <w:t>-</w:t>
            </w:r>
            <w:r>
              <w:rPr>
                <w:rFonts w:hint="eastAsia"/>
                <w:vertAlign w:val="superscript"/>
                <w:lang w:eastAsia="zh-CN"/>
              </w:rPr>
              <w:t>7</w:t>
            </w:r>
          </w:p>
        </w:tc>
        <w:tc>
          <w:tcPr>
            <w:tcW w:w="831" w:type="pct"/>
            <w:tcBorders>
              <w:top w:val="nil"/>
              <w:bottom w:val="nil"/>
            </w:tcBorders>
            <w:vAlign w:val="center"/>
          </w:tcPr>
          <w:p w14:paraId="6DD35835" w14:textId="77777777" w:rsidR="00E76B7D" w:rsidRPr="00C424EC" w:rsidRDefault="00E76B7D" w:rsidP="00192D86">
            <w:pPr>
              <w:spacing w:before="0" w:after="0"/>
              <w:jc w:val="center"/>
              <w:rPr>
                <w:lang w:eastAsia="zh-CN"/>
              </w:rPr>
            </w:pPr>
            <w:r>
              <w:t>1.0</w:t>
            </w:r>
            <w:r w:rsidRPr="005865DC">
              <w:t>×10</w:t>
            </w:r>
            <w:r>
              <w:rPr>
                <w:vertAlign w:val="superscript"/>
              </w:rPr>
              <w:t>-</w:t>
            </w:r>
            <w:r>
              <w:rPr>
                <w:rFonts w:hint="eastAsia"/>
                <w:vertAlign w:val="superscript"/>
                <w:lang w:eastAsia="zh-CN"/>
              </w:rPr>
              <w:t>5</w:t>
            </w:r>
          </w:p>
        </w:tc>
        <w:tc>
          <w:tcPr>
            <w:tcW w:w="782" w:type="pct"/>
            <w:vMerge/>
            <w:vAlign w:val="center"/>
          </w:tcPr>
          <w:p w14:paraId="5FEBDE84" w14:textId="77777777" w:rsidR="00E76B7D" w:rsidRPr="00ED3698" w:rsidRDefault="00E76B7D" w:rsidP="00192D86">
            <w:pPr>
              <w:spacing w:before="0" w:after="0"/>
              <w:jc w:val="center"/>
            </w:pPr>
          </w:p>
        </w:tc>
        <w:tc>
          <w:tcPr>
            <w:tcW w:w="746" w:type="pct"/>
            <w:tcBorders>
              <w:top w:val="nil"/>
              <w:bottom w:val="nil"/>
            </w:tcBorders>
            <w:shd w:val="clear" w:color="auto" w:fill="auto"/>
            <w:noWrap/>
            <w:vAlign w:val="center"/>
          </w:tcPr>
          <w:p w14:paraId="76C45221" w14:textId="77777777" w:rsidR="00E76B7D" w:rsidRDefault="00E76B7D" w:rsidP="00E76B7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E76B7D" w:rsidRPr="00ED3698" w14:paraId="7E03F7BD" w14:textId="77777777" w:rsidTr="00E76B7D">
        <w:trPr>
          <w:trHeight w:val="300"/>
          <w:jc w:val="center"/>
        </w:trPr>
        <w:tc>
          <w:tcPr>
            <w:tcW w:w="1365" w:type="pct"/>
            <w:tcBorders>
              <w:top w:val="nil"/>
              <w:bottom w:val="nil"/>
            </w:tcBorders>
            <w:shd w:val="clear" w:color="auto" w:fill="auto"/>
            <w:noWrap/>
            <w:vAlign w:val="center"/>
          </w:tcPr>
          <w:p w14:paraId="785BDF2B" w14:textId="77777777" w:rsidR="00E76B7D" w:rsidRDefault="00E76B7D" w:rsidP="00192D86">
            <w:pPr>
              <w:spacing w:before="0" w:after="0"/>
              <w:ind w:left="318" w:hanging="318"/>
              <w:jc w:val="left"/>
              <w:rPr>
                <w:lang w:eastAsia="zh-CN"/>
              </w:rPr>
            </w:pPr>
            <w:r>
              <w:rPr>
                <w:rFonts w:hint="eastAsia"/>
                <w:lang w:val="en-CA" w:eastAsia="zh-CN"/>
              </w:rPr>
              <w:t>Cl</w:t>
            </w:r>
            <w:r>
              <w:rPr>
                <w:rFonts w:hint="eastAsia"/>
                <w:vertAlign w:val="superscript"/>
                <w:lang w:val="en-CA" w:eastAsia="zh-CN"/>
              </w:rPr>
              <w:t>-</w:t>
            </w:r>
          </w:p>
        </w:tc>
        <w:tc>
          <w:tcPr>
            <w:tcW w:w="1275" w:type="pct"/>
            <w:tcBorders>
              <w:top w:val="nil"/>
              <w:bottom w:val="nil"/>
            </w:tcBorders>
            <w:shd w:val="clear" w:color="auto" w:fill="auto"/>
            <w:noWrap/>
            <w:vAlign w:val="center"/>
          </w:tcPr>
          <w:p w14:paraId="778D768B" w14:textId="77777777" w:rsidR="00E76B7D" w:rsidRPr="009875B3" w:rsidRDefault="00E76B7D" w:rsidP="00192D86">
            <w:pPr>
              <w:spacing w:before="0" w:after="0"/>
              <w:jc w:val="center"/>
              <w:rPr>
                <w:lang w:eastAsia="zh-CN"/>
              </w:rPr>
            </w:pPr>
            <w:r>
              <w:t>1.0</w:t>
            </w:r>
            <w:r w:rsidRPr="005865DC">
              <w:t>×10</w:t>
            </w:r>
            <w:r w:rsidRPr="005865DC">
              <w:rPr>
                <w:vertAlign w:val="superscript"/>
              </w:rPr>
              <w:t>-</w:t>
            </w:r>
            <w:r>
              <w:rPr>
                <w:rFonts w:hint="eastAsia"/>
                <w:vertAlign w:val="superscript"/>
                <w:lang w:eastAsia="zh-CN"/>
              </w:rPr>
              <w:t>10</w:t>
            </w:r>
          </w:p>
        </w:tc>
        <w:tc>
          <w:tcPr>
            <w:tcW w:w="831" w:type="pct"/>
            <w:tcBorders>
              <w:top w:val="nil"/>
              <w:bottom w:val="nil"/>
            </w:tcBorders>
            <w:vAlign w:val="center"/>
          </w:tcPr>
          <w:p w14:paraId="0909B181" w14:textId="77777777" w:rsidR="00E76B7D" w:rsidRPr="00C424EC" w:rsidRDefault="00E76B7D" w:rsidP="00192D86">
            <w:pPr>
              <w:spacing w:before="0" w:after="0"/>
              <w:jc w:val="center"/>
              <w:rPr>
                <w:lang w:eastAsia="zh-CN"/>
              </w:rPr>
            </w:pPr>
            <w:r>
              <w:rPr>
                <w:rFonts w:hint="eastAsia"/>
                <w:lang w:eastAsia="zh-CN"/>
              </w:rPr>
              <w:t>2</w:t>
            </w:r>
            <w:r>
              <w:t>.0</w:t>
            </w:r>
            <w:r w:rsidRPr="005865DC">
              <w:t>×10</w:t>
            </w:r>
            <w:r>
              <w:rPr>
                <w:vertAlign w:val="superscript"/>
              </w:rPr>
              <w:t>-</w:t>
            </w:r>
            <w:r>
              <w:rPr>
                <w:rFonts w:hint="eastAsia"/>
                <w:vertAlign w:val="superscript"/>
                <w:lang w:eastAsia="zh-CN"/>
              </w:rPr>
              <w:t>5</w:t>
            </w:r>
          </w:p>
        </w:tc>
        <w:tc>
          <w:tcPr>
            <w:tcW w:w="782" w:type="pct"/>
            <w:vMerge/>
            <w:tcBorders>
              <w:bottom w:val="nil"/>
            </w:tcBorders>
            <w:vAlign w:val="center"/>
          </w:tcPr>
          <w:p w14:paraId="53EB50D8" w14:textId="77777777" w:rsidR="00E76B7D" w:rsidRPr="00ED3698" w:rsidRDefault="00E76B7D" w:rsidP="00192D86">
            <w:pPr>
              <w:spacing w:before="0" w:after="0"/>
              <w:jc w:val="center"/>
            </w:pPr>
          </w:p>
        </w:tc>
        <w:tc>
          <w:tcPr>
            <w:tcW w:w="746" w:type="pct"/>
            <w:tcBorders>
              <w:top w:val="nil"/>
              <w:bottom w:val="nil"/>
            </w:tcBorders>
            <w:shd w:val="clear" w:color="auto" w:fill="auto"/>
            <w:noWrap/>
            <w:vAlign w:val="center"/>
          </w:tcPr>
          <w:p w14:paraId="0589440A" w14:textId="77777777" w:rsidR="00E76B7D" w:rsidRDefault="00E76B7D" w:rsidP="00E76B7D">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E76B7D" w:rsidRPr="00ED3698" w14:paraId="46D257F0" w14:textId="77777777" w:rsidTr="00E76B7D">
        <w:trPr>
          <w:trHeight w:val="300"/>
          <w:jc w:val="center"/>
        </w:trPr>
        <w:tc>
          <w:tcPr>
            <w:tcW w:w="1365" w:type="pct"/>
            <w:tcBorders>
              <w:top w:val="single" w:sz="4" w:space="0" w:color="auto"/>
              <w:bottom w:val="nil"/>
            </w:tcBorders>
            <w:shd w:val="clear" w:color="auto" w:fill="auto"/>
            <w:noWrap/>
            <w:vAlign w:val="center"/>
          </w:tcPr>
          <w:p w14:paraId="79441221" w14:textId="77777777" w:rsidR="00E76B7D" w:rsidRPr="00ED3698" w:rsidRDefault="00E76B7D" w:rsidP="00192D86">
            <w:pPr>
              <w:spacing w:before="0" w:after="0"/>
              <w:jc w:val="left"/>
              <w:rPr>
                <w:i/>
                <w:color w:val="000000"/>
                <w:sz w:val="22"/>
                <w:szCs w:val="22"/>
              </w:rPr>
            </w:pPr>
            <w:r w:rsidRPr="00ED3698">
              <w:rPr>
                <w:i/>
                <w:color w:val="000000"/>
                <w:sz w:val="22"/>
                <w:szCs w:val="22"/>
              </w:rPr>
              <w:t>Hydraulic condition</w:t>
            </w:r>
          </w:p>
        </w:tc>
        <w:tc>
          <w:tcPr>
            <w:tcW w:w="1275" w:type="pct"/>
            <w:tcBorders>
              <w:top w:val="single" w:sz="4" w:space="0" w:color="auto"/>
              <w:bottom w:val="nil"/>
            </w:tcBorders>
            <w:shd w:val="clear" w:color="auto" w:fill="auto"/>
            <w:noWrap/>
            <w:vAlign w:val="center"/>
          </w:tcPr>
          <w:p w14:paraId="43788196" w14:textId="77777777" w:rsidR="00E76B7D" w:rsidRPr="00ED3698" w:rsidRDefault="00E76B7D" w:rsidP="00192D86">
            <w:pPr>
              <w:spacing w:before="0" w:after="0"/>
              <w:jc w:val="center"/>
            </w:pPr>
          </w:p>
        </w:tc>
        <w:tc>
          <w:tcPr>
            <w:tcW w:w="831" w:type="pct"/>
            <w:tcBorders>
              <w:top w:val="single" w:sz="4" w:space="0" w:color="auto"/>
              <w:bottom w:val="nil"/>
            </w:tcBorders>
            <w:vAlign w:val="center"/>
          </w:tcPr>
          <w:p w14:paraId="01102C3E" w14:textId="77777777" w:rsidR="00E76B7D" w:rsidRPr="00ED3698" w:rsidRDefault="00E76B7D" w:rsidP="00192D86">
            <w:pPr>
              <w:spacing w:before="0" w:after="0"/>
              <w:jc w:val="center"/>
            </w:pPr>
          </w:p>
        </w:tc>
        <w:tc>
          <w:tcPr>
            <w:tcW w:w="782" w:type="pct"/>
            <w:tcBorders>
              <w:top w:val="single" w:sz="4" w:space="0" w:color="auto"/>
              <w:bottom w:val="nil"/>
            </w:tcBorders>
            <w:vAlign w:val="center"/>
          </w:tcPr>
          <w:p w14:paraId="647DE458" w14:textId="77777777" w:rsidR="00E76B7D" w:rsidRPr="00ED3698" w:rsidRDefault="00E76B7D" w:rsidP="00192D86">
            <w:pPr>
              <w:spacing w:before="0" w:after="0"/>
              <w:jc w:val="center"/>
            </w:pPr>
          </w:p>
        </w:tc>
        <w:tc>
          <w:tcPr>
            <w:tcW w:w="746" w:type="pct"/>
            <w:tcBorders>
              <w:top w:val="single" w:sz="4" w:space="0" w:color="auto"/>
              <w:bottom w:val="nil"/>
            </w:tcBorders>
            <w:shd w:val="clear" w:color="auto" w:fill="auto"/>
            <w:noWrap/>
            <w:vAlign w:val="center"/>
          </w:tcPr>
          <w:p w14:paraId="4CADE90C" w14:textId="77777777" w:rsidR="00E76B7D" w:rsidRPr="00ED3698" w:rsidRDefault="00E76B7D" w:rsidP="00192D86">
            <w:pPr>
              <w:spacing w:before="0" w:after="0"/>
              <w:jc w:val="center"/>
              <w:rPr>
                <w:color w:val="000000"/>
                <w:lang w:eastAsia="en-CA"/>
              </w:rPr>
            </w:pPr>
          </w:p>
        </w:tc>
      </w:tr>
      <w:tr w:rsidR="00E76B7D" w:rsidRPr="00ED3698" w14:paraId="64BC6A7B" w14:textId="77777777" w:rsidTr="00E76B7D">
        <w:trPr>
          <w:trHeight w:val="300"/>
          <w:jc w:val="center"/>
        </w:trPr>
        <w:tc>
          <w:tcPr>
            <w:tcW w:w="1365" w:type="pct"/>
            <w:tcBorders>
              <w:top w:val="nil"/>
              <w:bottom w:val="single" w:sz="4" w:space="0" w:color="auto"/>
            </w:tcBorders>
            <w:shd w:val="clear" w:color="auto" w:fill="auto"/>
            <w:noWrap/>
            <w:vAlign w:val="center"/>
          </w:tcPr>
          <w:p w14:paraId="0E845F38" w14:textId="77777777" w:rsidR="00E76B7D" w:rsidRPr="00ED3698" w:rsidRDefault="00E76B7D" w:rsidP="00192D86">
            <w:pPr>
              <w:spacing w:before="0" w:after="0"/>
              <w:jc w:val="left"/>
              <w:rPr>
                <w:color w:val="000000"/>
                <w:sz w:val="22"/>
                <w:szCs w:val="22"/>
              </w:rPr>
            </w:pPr>
            <w:r w:rsidRPr="00ED3698">
              <w:rPr>
                <w:color w:val="000000"/>
                <w:sz w:val="22"/>
                <w:szCs w:val="22"/>
              </w:rPr>
              <w:t>Hydraulic head</w:t>
            </w:r>
          </w:p>
        </w:tc>
        <w:tc>
          <w:tcPr>
            <w:tcW w:w="1275" w:type="pct"/>
            <w:tcBorders>
              <w:top w:val="nil"/>
              <w:bottom w:val="single" w:sz="4" w:space="0" w:color="auto"/>
            </w:tcBorders>
            <w:shd w:val="clear" w:color="auto" w:fill="auto"/>
            <w:noWrap/>
            <w:vAlign w:val="center"/>
          </w:tcPr>
          <w:p w14:paraId="07459055" w14:textId="77777777" w:rsidR="00E76B7D" w:rsidRPr="00ED3698" w:rsidRDefault="00E76B7D" w:rsidP="00192D86">
            <w:pPr>
              <w:spacing w:before="0" w:after="0"/>
              <w:jc w:val="center"/>
              <w:rPr>
                <w:lang w:eastAsia="zh-CN"/>
              </w:rPr>
            </w:pPr>
            <w:r>
              <w:rPr>
                <w:rFonts w:hint="eastAsia"/>
                <w:lang w:eastAsia="zh-CN"/>
              </w:rPr>
              <w:t>0.0</w:t>
            </w:r>
          </w:p>
        </w:tc>
        <w:tc>
          <w:tcPr>
            <w:tcW w:w="831" w:type="pct"/>
            <w:tcBorders>
              <w:top w:val="nil"/>
              <w:bottom w:val="single" w:sz="4" w:space="0" w:color="auto"/>
            </w:tcBorders>
            <w:vAlign w:val="center"/>
          </w:tcPr>
          <w:p w14:paraId="12BECE12" w14:textId="77777777" w:rsidR="00E76B7D" w:rsidRPr="00ED3698" w:rsidRDefault="00E76B7D" w:rsidP="00192D86">
            <w:pPr>
              <w:spacing w:before="0" w:after="0"/>
              <w:jc w:val="center"/>
              <w:rPr>
                <w:lang w:eastAsia="zh-CN"/>
              </w:rPr>
            </w:pPr>
            <w:r>
              <w:rPr>
                <w:rFonts w:hint="eastAsia"/>
                <w:lang w:eastAsia="zh-CN"/>
              </w:rPr>
              <w:t>1.4</w:t>
            </w:r>
            <w:r>
              <w:rPr>
                <w:lang w:eastAsia="zh-CN"/>
              </w:rPr>
              <w:t xml:space="preserve"> (first)</w:t>
            </w:r>
          </w:p>
        </w:tc>
        <w:tc>
          <w:tcPr>
            <w:tcW w:w="782" w:type="pct"/>
            <w:tcBorders>
              <w:top w:val="nil"/>
              <w:bottom w:val="single" w:sz="4" w:space="0" w:color="auto"/>
            </w:tcBorders>
            <w:vAlign w:val="center"/>
          </w:tcPr>
          <w:p w14:paraId="3CF43D10" w14:textId="77777777" w:rsidR="00E76B7D" w:rsidRPr="00ED3698" w:rsidRDefault="00E76B7D" w:rsidP="00192D86">
            <w:pPr>
              <w:spacing w:before="0" w:after="0"/>
              <w:jc w:val="center"/>
            </w:pPr>
            <w:r>
              <w:rPr>
                <w:rFonts w:hint="eastAsia"/>
                <w:lang w:eastAsia="zh-CN"/>
              </w:rPr>
              <w:t>0.0</w:t>
            </w:r>
            <w:r>
              <w:rPr>
                <w:lang w:eastAsia="zh-CN"/>
              </w:rPr>
              <w:t xml:space="preserve"> (first)</w:t>
            </w:r>
          </w:p>
        </w:tc>
        <w:tc>
          <w:tcPr>
            <w:tcW w:w="746" w:type="pct"/>
            <w:tcBorders>
              <w:top w:val="nil"/>
              <w:bottom w:val="single" w:sz="4" w:space="0" w:color="auto"/>
            </w:tcBorders>
            <w:shd w:val="clear" w:color="auto" w:fill="auto"/>
            <w:noWrap/>
            <w:vAlign w:val="center"/>
          </w:tcPr>
          <w:p w14:paraId="00D77552" w14:textId="77777777" w:rsidR="00E76B7D" w:rsidRPr="00ED3698" w:rsidRDefault="00E76B7D" w:rsidP="00192D86">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2B4DEA85" w14:textId="77777777" w:rsidR="00E76B7D" w:rsidRDefault="00E76B7D" w:rsidP="00107124">
      <w:pPr>
        <w:pStyle w:val="Simpleline"/>
        <w:rPr>
          <w:sz w:val="24"/>
          <w:szCs w:val="24"/>
          <w:lang w:val="en-CA" w:eastAsia="zh-CN"/>
        </w:rPr>
      </w:pPr>
    </w:p>
    <w:p w14:paraId="672ABC97" w14:textId="542C1FBC" w:rsidR="000A0E46" w:rsidRPr="000A0E46" w:rsidRDefault="000A0E46" w:rsidP="00107124">
      <w:pPr>
        <w:pStyle w:val="Simpleline"/>
        <w:rPr>
          <w:sz w:val="24"/>
          <w:szCs w:val="24"/>
        </w:rPr>
      </w:pPr>
      <w:r w:rsidRPr="000A0E46">
        <w:rPr>
          <w:rFonts w:hint="eastAsia"/>
          <w:sz w:val="24"/>
          <w:szCs w:val="24"/>
          <w:lang w:val="en-CA" w:eastAsia="zh-CN"/>
        </w:rPr>
        <w:t>The geochemical system includes three aqueous components (H</w:t>
      </w:r>
      <w:r w:rsidRPr="000A0E46">
        <w:rPr>
          <w:rFonts w:hint="eastAsia"/>
          <w:sz w:val="24"/>
          <w:szCs w:val="24"/>
          <w:vertAlign w:val="superscript"/>
          <w:lang w:val="en-CA" w:eastAsia="zh-CN"/>
        </w:rPr>
        <w:t>+</w:t>
      </w:r>
      <w:r w:rsidRPr="000A0E46">
        <w:rPr>
          <w:rFonts w:hint="eastAsia"/>
          <w:sz w:val="24"/>
          <w:szCs w:val="24"/>
          <w:lang w:val="en-CA" w:eastAsia="zh-CN"/>
        </w:rPr>
        <w:t>, Me</w:t>
      </w:r>
      <w:r w:rsidRPr="000A0E46">
        <w:rPr>
          <w:rFonts w:hint="eastAsia"/>
          <w:sz w:val="24"/>
          <w:szCs w:val="24"/>
          <w:vertAlign w:val="superscript"/>
          <w:lang w:val="en-CA" w:eastAsia="zh-CN"/>
        </w:rPr>
        <w:t>2+</w:t>
      </w:r>
      <w:r w:rsidRPr="000A0E46">
        <w:rPr>
          <w:rFonts w:hint="eastAsia"/>
          <w:sz w:val="24"/>
          <w:szCs w:val="24"/>
          <w:lang w:val="en-CA" w:eastAsia="zh-CN"/>
        </w:rPr>
        <w:t xml:space="preserve"> and Cl</w:t>
      </w:r>
      <w:r w:rsidRPr="000A0E46">
        <w:rPr>
          <w:rFonts w:hint="eastAsia"/>
          <w:sz w:val="24"/>
          <w:szCs w:val="24"/>
          <w:vertAlign w:val="superscript"/>
          <w:lang w:val="en-CA" w:eastAsia="zh-CN"/>
        </w:rPr>
        <w:t>-</w:t>
      </w:r>
      <w:r w:rsidRPr="000A0E46">
        <w:rPr>
          <w:rFonts w:hint="eastAsia"/>
          <w:sz w:val="24"/>
          <w:szCs w:val="24"/>
          <w:lang w:val="en-CA" w:eastAsia="zh-CN"/>
        </w:rPr>
        <w:t>), one non-</w:t>
      </w:r>
      <w:r w:rsidRPr="000A0E46">
        <w:rPr>
          <w:rFonts w:hint="eastAsia"/>
          <w:sz w:val="24"/>
          <w:szCs w:val="24"/>
          <w:lang w:val="en-CA" w:eastAsia="zh-CN"/>
        </w:rPr>
        <w:lastRenderedPageBreak/>
        <w:t xml:space="preserve">aqueous component </w:t>
      </w:r>
      <w:r w:rsidRPr="000A0E46">
        <w:rPr>
          <w:sz w:val="24"/>
          <w:szCs w:val="24"/>
          <w:lang w:val="en-CA" w:eastAsia="zh-CN"/>
        </w:rPr>
        <w:t>‘</w:t>
      </w:r>
      <w:r w:rsidRPr="000A0E46">
        <w:rPr>
          <w:rFonts w:hint="eastAsia"/>
          <w:sz w:val="24"/>
          <w:szCs w:val="24"/>
          <w:lang w:val="en-CA" w:eastAsia="zh-CN"/>
        </w:rPr>
        <w:t>=SOH</w:t>
      </w:r>
      <w:r w:rsidRPr="000A0E46">
        <w:rPr>
          <w:sz w:val="24"/>
          <w:szCs w:val="24"/>
          <w:lang w:val="en-CA" w:eastAsia="zh-CN"/>
        </w:rPr>
        <w:t>’</w:t>
      </w:r>
      <w:r w:rsidRPr="000A0E46">
        <w:rPr>
          <w:rFonts w:hint="eastAsia"/>
          <w:sz w:val="24"/>
          <w:szCs w:val="24"/>
          <w:lang w:val="en-CA" w:eastAsia="zh-CN"/>
        </w:rPr>
        <w:t xml:space="preserve"> as the sorption surface, one secondary aqueous species (OH</w:t>
      </w:r>
      <w:r w:rsidRPr="000A0E46">
        <w:rPr>
          <w:rFonts w:hint="eastAsia"/>
          <w:sz w:val="24"/>
          <w:szCs w:val="24"/>
          <w:vertAlign w:val="superscript"/>
          <w:lang w:val="en-CA" w:eastAsia="zh-CN"/>
        </w:rPr>
        <w:t>-</w:t>
      </w:r>
      <w:r w:rsidRPr="000A0E46">
        <w:rPr>
          <w:rFonts w:hint="eastAsia"/>
          <w:sz w:val="24"/>
          <w:szCs w:val="24"/>
          <w:lang w:val="en-CA" w:eastAsia="zh-CN"/>
        </w:rPr>
        <w:t>) and three sorbed species (=SOH</w:t>
      </w:r>
      <w:r w:rsidRPr="000A0E46">
        <w:rPr>
          <w:rFonts w:hint="eastAsia"/>
          <w:sz w:val="24"/>
          <w:szCs w:val="24"/>
          <w:vertAlign w:val="subscript"/>
          <w:lang w:val="en-CA" w:eastAsia="zh-CN"/>
        </w:rPr>
        <w:t>2</w:t>
      </w:r>
      <w:r w:rsidRPr="000A0E46">
        <w:rPr>
          <w:rFonts w:hint="eastAsia"/>
          <w:sz w:val="24"/>
          <w:szCs w:val="24"/>
          <w:vertAlign w:val="superscript"/>
          <w:lang w:val="en-CA" w:eastAsia="zh-CN"/>
        </w:rPr>
        <w:t>+</w:t>
      </w:r>
      <w:r w:rsidRPr="000A0E46">
        <w:rPr>
          <w:rFonts w:hint="eastAsia"/>
          <w:sz w:val="24"/>
          <w:szCs w:val="24"/>
          <w:lang w:val="en-CA" w:eastAsia="zh-CN"/>
        </w:rPr>
        <w:t>, =SO</w:t>
      </w:r>
      <w:r w:rsidRPr="000A0E46">
        <w:rPr>
          <w:rFonts w:hint="eastAsia"/>
          <w:sz w:val="24"/>
          <w:szCs w:val="24"/>
          <w:vertAlign w:val="superscript"/>
          <w:lang w:val="en-CA" w:eastAsia="zh-CN"/>
        </w:rPr>
        <w:t>-</w:t>
      </w:r>
      <w:r w:rsidRPr="000A0E46">
        <w:rPr>
          <w:rFonts w:hint="eastAsia"/>
          <w:sz w:val="24"/>
          <w:szCs w:val="24"/>
          <w:lang w:val="en-CA" w:eastAsia="zh-CN"/>
        </w:rPr>
        <w:t xml:space="preserve"> and =SOMe</w:t>
      </w:r>
      <w:r w:rsidRPr="000A0E46">
        <w:rPr>
          <w:rFonts w:hint="eastAsia"/>
          <w:sz w:val="24"/>
          <w:szCs w:val="24"/>
          <w:vertAlign w:val="superscript"/>
          <w:lang w:val="en-CA" w:eastAsia="zh-CN"/>
        </w:rPr>
        <w:t>+</w:t>
      </w:r>
      <w:r w:rsidRPr="000A0E46">
        <w:rPr>
          <w:rFonts w:hint="eastAsia"/>
          <w:sz w:val="24"/>
          <w:szCs w:val="24"/>
          <w:lang w:val="en-CA" w:eastAsia="zh-CN"/>
        </w:rPr>
        <w:t>)</w:t>
      </w:r>
      <w:r w:rsidR="004474F5">
        <w:rPr>
          <w:rFonts w:hint="eastAsia"/>
          <w:sz w:val="24"/>
          <w:szCs w:val="24"/>
          <w:lang w:val="en-CA" w:eastAsia="zh-CN"/>
        </w:rPr>
        <w:t xml:space="preserve">.  </w:t>
      </w:r>
      <w:r w:rsidRPr="000A0E46">
        <w:rPr>
          <w:rFonts w:hint="eastAsia"/>
          <w:sz w:val="24"/>
          <w:szCs w:val="24"/>
          <w:lang w:val="en-CA" w:eastAsia="zh-CN"/>
        </w:rPr>
        <w:t>The initial and boundary hydraulic and geochemical conditions are listed in</w:t>
      </w:r>
      <w:r w:rsidRPr="000A0E46">
        <w:rPr>
          <w:sz w:val="24"/>
          <w:szCs w:val="24"/>
          <w:lang w:val="en-CA" w:eastAsia="zh-CN"/>
        </w:rPr>
        <w:t xml:space="preserve"> </w:t>
      </w:r>
      <w:r w:rsidRPr="000A0E46">
        <w:rPr>
          <w:sz w:val="24"/>
          <w:szCs w:val="24"/>
          <w:lang w:val="en-CA" w:eastAsia="zh-CN"/>
        </w:rPr>
        <w:fldChar w:fldCharType="begin"/>
      </w:r>
      <w:r w:rsidRPr="000A0E46">
        <w:rPr>
          <w:sz w:val="24"/>
          <w:szCs w:val="24"/>
          <w:lang w:val="en-CA" w:eastAsia="zh-CN"/>
        </w:rPr>
        <w:instrText xml:space="preserve"> REF _Ref362770332 \h </w:instrText>
      </w:r>
      <w:r>
        <w:rPr>
          <w:sz w:val="24"/>
          <w:szCs w:val="24"/>
          <w:lang w:val="en-CA" w:eastAsia="zh-CN"/>
        </w:rPr>
        <w:instrText xml:space="preserve"> \* MERGEFORMAT </w:instrText>
      </w:r>
      <w:r w:rsidRPr="000A0E46">
        <w:rPr>
          <w:sz w:val="24"/>
          <w:szCs w:val="24"/>
          <w:lang w:val="en-CA" w:eastAsia="zh-CN"/>
        </w:rPr>
      </w:r>
      <w:r w:rsidRPr="000A0E46">
        <w:rPr>
          <w:sz w:val="24"/>
          <w:szCs w:val="24"/>
          <w:lang w:val="en-CA" w:eastAsia="zh-CN"/>
        </w:rPr>
        <w:fldChar w:fldCharType="separate"/>
      </w:r>
      <w:r w:rsidR="00B560DA" w:rsidRPr="00B560DA">
        <w:rPr>
          <w:sz w:val="24"/>
          <w:szCs w:val="24"/>
        </w:rPr>
        <w:t xml:space="preserve">Table </w:t>
      </w:r>
      <w:r w:rsidR="00B560DA" w:rsidRPr="00B560DA">
        <w:rPr>
          <w:noProof/>
          <w:sz w:val="24"/>
          <w:szCs w:val="24"/>
        </w:rPr>
        <w:t>3.42</w:t>
      </w:r>
      <w:r w:rsidRPr="000A0E46">
        <w:rPr>
          <w:sz w:val="24"/>
          <w:szCs w:val="24"/>
          <w:lang w:val="en-CA" w:eastAsia="zh-CN"/>
        </w:rPr>
        <w:fldChar w:fldCharType="end"/>
      </w:r>
      <w:r w:rsidRPr="000A0E46">
        <w:rPr>
          <w:rFonts w:hint="eastAsia"/>
          <w:sz w:val="24"/>
          <w:szCs w:val="24"/>
          <w:lang w:val="en-CA" w:eastAsia="zh-CN"/>
        </w:rPr>
        <w:t>.</w:t>
      </w:r>
    </w:p>
    <w:p w14:paraId="6D91E99C" w14:textId="77777777" w:rsidR="00200807" w:rsidRDefault="00200807" w:rsidP="00200807">
      <w:pPr>
        <w:rPr>
          <w:lang w:eastAsia="zh-CN"/>
        </w:rPr>
      </w:pPr>
    </w:p>
    <w:p w14:paraId="11BBF013" w14:textId="77777777" w:rsidR="00200807" w:rsidRPr="00ED3698" w:rsidRDefault="00DC7659" w:rsidP="00DC7659">
      <w:pPr>
        <w:jc w:val="center"/>
        <w:rPr>
          <w:lang w:val="en-CA"/>
        </w:rPr>
      </w:pPr>
      <w:r>
        <w:rPr>
          <w:noProof/>
          <w:lang w:val="en-CA" w:eastAsia="zh-CN"/>
        </w:rPr>
        <w:drawing>
          <wp:inline distT="0" distB="0" distL="0" distR="0" wp14:anchorId="27A797DC" wp14:editId="6379892B">
            <wp:extent cx="4620230" cy="545782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rotWithShape="1">
                    <a:blip r:embed="rId186" cstate="print">
                      <a:extLst>
                        <a:ext uri="{28A0092B-C50C-407E-A947-70E740481C1C}">
                          <a14:useLocalDpi xmlns:a14="http://schemas.microsoft.com/office/drawing/2010/main" val="0"/>
                        </a:ext>
                      </a:extLst>
                    </a:blip>
                    <a:srcRect t="3307" b="3762"/>
                    <a:stretch/>
                  </pic:blipFill>
                  <pic:spPr bwMode="auto">
                    <a:xfrm>
                      <a:off x="0" y="0"/>
                      <a:ext cx="4622935" cy="5461020"/>
                    </a:xfrm>
                    <a:prstGeom prst="rect">
                      <a:avLst/>
                    </a:prstGeom>
                    <a:noFill/>
                    <a:ln>
                      <a:noFill/>
                    </a:ln>
                    <a:extLst>
                      <a:ext uri="{53640926-AAD7-44D8-BBD7-CCE9431645EC}">
                        <a14:shadowObscured xmlns:a14="http://schemas.microsoft.com/office/drawing/2010/main"/>
                      </a:ext>
                    </a:extLst>
                  </pic:spPr>
                </pic:pic>
              </a:graphicData>
            </a:graphic>
          </wp:inline>
        </w:drawing>
      </w:r>
    </w:p>
    <w:p w14:paraId="71F5B9AE" w14:textId="14E374F9" w:rsidR="00200807" w:rsidRDefault="00200807" w:rsidP="00200807">
      <w:pPr>
        <w:pStyle w:val="Caption"/>
        <w:rPr>
          <w:lang w:eastAsia="zh-CN"/>
        </w:rPr>
      </w:pPr>
      <w:bookmarkStart w:id="1057" w:name="_Ref362872665"/>
      <w:bookmarkStart w:id="1058" w:name="_Ref362855834"/>
      <w:bookmarkStart w:id="1059" w:name="_Toc520375106"/>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32</w:t>
      </w:r>
      <w:r w:rsidR="00183C7C">
        <w:fldChar w:fldCharType="end"/>
      </w:r>
      <w:bookmarkEnd w:id="1057"/>
      <w:r w:rsidR="00535A70">
        <w:t xml:space="preserve">: </w:t>
      </w:r>
      <w:r>
        <w:rPr>
          <w:rFonts w:hint="eastAsia"/>
          <w:lang w:eastAsia="zh-CN"/>
        </w:rPr>
        <w:t>Simulated p</w:t>
      </w:r>
      <w:r w:rsidRPr="00ED3698">
        <w:t>rofiles</w:t>
      </w:r>
      <w:r>
        <w:rPr>
          <w:rFonts w:hint="eastAsia"/>
          <w:lang w:eastAsia="zh-CN"/>
        </w:rPr>
        <w:t xml:space="preserve"> </w:t>
      </w:r>
      <w:r w:rsidRPr="00ED3698">
        <w:t>of</w:t>
      </w:r>
      <w:r>
        <w:rPr>
          <w:rFonts w:hint="eastAsia"/>
          <w:lang w:eastAsia="zh-CN"/>
        </w:rPr>
        <w:t xml:space="preserve"> pH (</w:t>
      </w:r>
      <w:r w:rsidR="000A0E46">
        <w:rPr>
          <w:lang w:eastAsia="zh-CN"/>
        </w:rPr>
        <w:t>upper panel</w:t>
      </w:r>
      <w:r>
        <w:rPr>
          <w:rFonts w:hint="eastAsia"/>
          <w:lang w:eastAsia="zh-CN"/>
        </w:rPr>
        <w:t>), concentrations of sorbed species (middle</w:t>
      </w:r>
      <w:r w:rsidR="000A0E46">
        <w:rPr>
          <w:lang w:eastAsia="zh-CN"/>
        </w:rPr>
        <w:t xml:space="preserve"> panel</w:t>
      </w:r>
      <w:r>
        <w:rPr>
          <w:rFonts w:hint="eastAsia"/>
          <w:lang w:eastAsia="zh-CN"/>
        </w:rPr>
        <w:t xml:space="preserve">) and </w:t>
      </w:r>
      <w:r w:rsidR="000A0E46">
        <w:rPr>
          <w:lang w:eastAsia="zh-CN"/>
        </w:rPr>
        <w:t xml:space="preserve">total aqueous </w:t>
      </w:r>
      <w:r>
        <w:rPr>
          <w:rFonts w:hint="eastAsia"/>
          <w:lang w:eastAsia="zh-CN"/>
        </w:rPr>
        <w:t>component</w:t>
      </w:r>
      <w:r w:rsidR="000A0E46">
        <w:rPr>
          <w:lang w:eastAsia="zh-CN"/>
        </w:rPr>
        <w:t xml:space="preserve"> concentrations</w:t>
      </w:r>
      <w:r>
        <w:rPr>
          <w:rFonts w:hint="eastAsia"/>
          <w:lang w:eastAsia="zh-CN"/>
        </w:rPr>
        <w:t xml:space="preserve"> (</w:t>
      </w:r>
      <w:r w:rsidR="000A0E46">
        <w:rPr>
          <w:lang w:eastAsia="zh-CN"/>
        </w:rPr>
        <w:t>lower panel</w:t>
      </w:r>
      <w:r>
        <w:rPr>
          <w:rFonts w:hint="eastAsia"/>
          <w:lang w:eastAsia="zh-CN"/>
        </w:rPr>
        <w:t>) at 20 hours for benchmark surfme2</w:t>
      </w:r>
      <w:bookmarkEnd w:id="1058"/>
      <w:bookmarkEnd w:id="1059"/>
    </w:p>
    <w:p w14:paraId="7AE12B90" w14:textId="77777777" w:rsidR="000A0E46" w:rsidRPr="00192E8E" w:rsidRDefault="000A0E46" w:rsidP="000A0E46">
      <w:pPr>
        <w:pStyle w:val="Heading4"/>
      </w:pPr>
      <w:bookmarkStart w:id="1060" w:name="_Toc520374781"/>
      <w:r w:rsidRPr="00192E8E">
        <w:t>Parameters</w:t>
      </w:r>
      <w:bookmarkEnd w:id="1060"/>
    </w:p>
    <w:p w14:paraId="2B512E1F" w14:textId="5DD14DF1" w:rsidR="000A0E46" w:rsidRPr="009C5F4E" w:rsidRDefault="000A0E46" w:rsidP="000A0E46">
      <w:pPr>
        <w:rPr>
          <w:lang w:eastAsia="zh-CN"/>
        </w:rPr>
      </w:pPr>
      <w:r w:rsidRPr="00ED3698">
        <w:t>The physical parameters (material properties)</w:t>
      </w:r>
      <w:r>
        <w:rPr>
          <w:rFonts w:hint="eastAsia"/>
          <w:lang w:eastAsia="zh-CN"/>
        </w:rPr>
        <w:t xml:space="preserve"> and the parameters for the surface complexation reactions</w:t>
      </w:r>
      <w:r w:rsidRPr="00ED3698">
        <w:t xml:space="preserve"> used for the simulations are</w:t>
      </w:r>
      <w:r>
        <w:rPr>
          <w:rFonts w:hint="eastAsia"/>
          <w:lang w:eastAsia="zh-CN"/>
        </w:rPr>
        <w:t xml:space="preserve"> the same as those for benchmark surfa2 as</w:t>
      </w:r>
      <w:r w:rsidRPr="00ED3698">
        <w:t xml:space="preserve"> summarized in</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_Ref362630332 \h</w:instrText>
      </w:r>
      <w:r>
        <w:rPr>
          <w:lang w:eastAsia="zh-CN"/>
        </w:rPr>
        <w:instrText xml:space="preserve"> </w:instrText>
      </w:r>
      <w:r>
        <w:rPr>
          <w:lang w:eastAsia="zh-CN"/>
        </w:rPr>
      </w:r>
      <w:r>
        <w:rPr>
          <w:lang w:eastAsia="zh-CN"/>
        </w:rPr>
        <w:fldChar w:fldCharType="separate"/>
      </w:r>
      <w:r w:rsidR="00B560DA" w:rsidRPr="00ED3698">
        <w:t xml:space="preserve">Table </w:t>
      </w:r>
      <w:r w:rsidR="00B560DA">
        <w:rPr>
          <w:noProof/>
        </w:rPr>
        <w:t>3</w:t>
      </w:r>
      <w:r w:rsidR="00B560DA">
        <w:t>.</w:t>
      </w:r>
      <w:r w:rsidR="00B560DA">
        <w:rPr>
          <w:noProof/>
        </w:rPr>
        <w:t>41</w:t>
      </w:r>
      <w:r>
        <w:rPr>
          <w:lang w:eastAsia="zh-CN"/>
        </w:rPr>
        <w:fldChar w:fldCharType="end"/>
      </w:r>
      <w:r w:rsidR="004474F5">
        <w:t xml:space="preserve">.  </w:t>
      </w:r>
    </w:p>
    <w:p w14:paraId="64632A02" w14:textId="77777777" w:rsidR="000A0E46" w:rsidRPr="00192E8E" w:rsidRDefault="000A0E46" w:rsidP="000A0E46">
      <w:pPr>
        <w:pStyle w:val="StyleHeading4Bold"/>
      </w:pPr>
      <w:bookmarkStart w:id="1061" w:name="_Toc520374782"/>
      <w:r w:rsidRPr="00192E8E">
        <w:lastRenderedPageBreak/>
        <w:t>Results</w:t>
      </w:r>
      <w:bookmarkEnd w:id="1061"/>
    </w:p>
    <w:p w14:paraId="4B4F8B42" w14:textId="7DF06FC3" w:rsidR="000A0E46" w:rsidRDefault="000A0E46" w:rsidP="000A0E46">
      <w:pPr>
        <w:rPr>
          <w:lang w:eastAsia="zh-CN"/>
        </w:rPr>
      </w:pPr>
      <w:r>
        <w:rPr>
          <w:rFonts w:hint="eastAsia"/>
          <w:lang w:eastAsia="zh-CN"/>
        </w:rPr>
        <w:t xml:space="preserve">Simulated results </w:t>
      </w:r>
      <w:r>
        <w:rPr>
          <w:lang w:eastAsia="zh-CN"/>
        </w:rPr>
        <w:t>a</w:t>
      </w:r>
      <w:r>
        <w:rPr>
          <w:rFonts w:hint="eastAsia"/>
          <w:lang w:eastAsia="zh-CN"/>
        </w:rPr>
        <w:t xml:space="preserve">re depicted in </w:t>
      </w:r>
      <w:r>
        <w:rPr>
          <w:lang w:eastAsia="zh-CN"/>
        </w:rPr>
        <w:fldChar w:fldCharType="begin"/>
      </w:r>
      <w:r>
        <w:rPr>
          <w:lang w:eastAsia="zh-CN"/>
        </w:rPr>
        <w:instrText xml:space="preserve"> </w:instrText>
      </w:r>
      <w:r>
        <w:rPr>
          <w:rFonts w:hint="eastAsia"/>
          <w:lang w:eastAsia="zh-CN"/>
        </w:rPr>
        <w:instrText>REF _Ref362872665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32</w:t>
      </w:r>
      <w:r>
        <w:rPr>
          <w:lang w:eastAsia="zh-CN"/>
        </w:rPr>
        <w:fldChar w:fldCharType="end"/>
      </w:r>
      <w:r w:rsidR="004474F5">
        <w:rPr>
          <w:rFonts w:hint="eastAsia"/>
          <w:lang w:eastAsia="zh-CN"/>
        </w:rPr>
        <w:t xml:space="preserve">.  </w:t>
      </w:r>
      <w:r>
        <w:rPr>
          <w:rFonts w:hint="eastAsia"/>
          <w:lang w:eastAsia="zh-CN"/>
        </w:rPr>
        <w:t>The results show that the infiltrat</w:t>
      </w:r>
      <w:r>
        <w:rPr>
          <w:lang w:eastAsia="zh-CN"/>
        </w:rPr>
        <w:t>ing</w:t>
      </w:r>
      <w:r>
        <w:rPr>
          <w:rFonts w:hint="eastAsia"/>
          <w:lang w:eastAsia="zh-CN"/>
        </w:rPr>
        <w:t xml:space="preserve"> solution with low pH (pH=2) replace</w:t>
      </w:r>
      <w:r>
        <w:rPr>
          <w:lang w:eastAsia="zh-CN"/>
        </w:rPr>
        <w:t>s</w:t>
      </w:r>
      <w:r>
        <w:rPr>
          <w:rFonts w:hint="eastAsia"/>
          <w:lang w:eastAsia="zh-CN"/>
        </w:rPr>
        <w:t xml:space="preserve"> the initial solution (with pH of 10.0) (</w:t>
      </w:r>
      <w:r>
        <w:rPr>
          <w:lang w:eastAsia="zh-CN"/>
        </w:rPr>
        <w:fldChar w:fldCharType="begin"/>
      </w:r>
      <w:r>
        <w:rPr>
          <w:lang w:eastAsia="zh-CN"/>
        </w:rPr>
        <w:instrText xml:space="preserve"> </w:instrText>
      </w:r>
      <w:r>
        <w:rPr>
          <w:rFonts w:hint="eastAsia"/>
          <w:lang w:eastAsia="zh-CN"/>
        </w:rPr>
        <w:instrText>REF _Ref362872665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32</w:t>
      </w:r>
      <w:r>
        <w:rPr>
          <w:lang w:eastAsia="zh-CN"/>
        </w:rPr>
        <w:fldChar w:fldCharType="end"/>
      </w:r>
      <w:r>
        <w:rPr>
          <w:rFonts w:hint="eastAsia"/>
          <w:lang w:eastAsia="zh-CN"/>
        </w:rPr>
        <w:t xml:space="preserve"> up</w:t>
      </w:r>
      <w:r>
        <w:rPr>
          <w:lang w:eastAsia="zh-CN"/>
        </w:rPr>
        <w:t>per panel</w:t>
      </w:r>
      <w:r>
        <w:rPr>
          <w:rFonts w:hint="eastAsia"/>
          <w:lang w:eastAsia="zh-CN"/>
        </w:rPr>
        <w:t>)</w:t>
      </w:r>
      <w:r w:rsidR="004474F5">
        <w:rPr>
          <w:rFonts w:hint="eastAsia"/>
          <w:lang w:eastAsia="zh-CN"/>
        </w:rPr>
        <w:t xml:space="preserve">.  </w:t>
      </w:r>
      <w:r>
        <w:rPr>
          <w:rFonts w:hint="eastAsia"/>
          <w:lang w:eastAsia="zh-CN"/>
        </w:rPr>
        <w:t xml:space="preserve">Consequently, the concentration of the initially </w:t>
      </w:r>
      <w:r>
        <w:rPr>
          <w:lang w:eastAsia="zh-CN"/>
        </w:rPr>
        <w:t>dominat</w:t>
      </w:r>
      <w:r w:rsidR="00E76B7D">
        <w:rPr>
          <w:lang w:eastAsia="zh-CN"/>
        </w:rPr>
        <w:t>ing</w:t>
      </w:r>
      <w:r>
        <w:rPr>
          <w:rFonts w:hint="eastAsia"/>
          <w:lang w:eastAsia="zh-CN"/>
        </w:rPr>
        <w:t xml:space="preserve"> sorbed species =SO</w:t>
      </w:r>
      <w:r>
        <w:rPr>
          <w:rFonts w:hint="eastAsia"/>
          <w:vertAlign w:val="superscript"/>
          <w:lang w:eastAsia="zh-CN"/>
        </w:rPr>
        <w:t>-</w:t>
      </w:r>
      <w:r>
        <w:rPr>
          <w:rFonts w:hint="eastAsia"/>
          <w:lang w:eastAsia="zh-CN"/>
        </w:rPr>
        <w:t xml:space="preserve"> decreases and the concentrations of =SOH</w:t>
      </w:r>
      <w:r w:rsidRPr="00CE75F1">
        <w:rPr>
          <w:rFonts w:hint="eastAsia"/>
          <w:vertAlign w:val="subscript"/>
          <w:lang w:eastAsia="zh-CN"/>
        </w:rPr>
        <w:t>2</w:t>
      </w:r>
      <w:r w:rsidRPr="00CE75F1">
        <w:rPr>
          <w:rFonts w:hint="eastAsia"/>
          <w:vertAlign w:val="superscript"/>
          <w:lang w:eastAsia="zh-CN"/>
        </w:rPr>
        <w:t>+</w:t>
      </w:r>
      <w:r>
        <w:rPr>
          <w:rFonts w:hint="eastAsia"/>
          <w:lang w:eastAsia="zh-CN"/>
        </w:rPr>
        <w:t>, =SO</w:t>
      </w:r>
      <w:r>
        <w:rPr>
          <w:rFonts w:hint="eastAsia"/>
          <w:vertAlign w:val="superscript"/>
          <w:lang w:eastAsia="zh-CN"/>
        </w:rPr>
        <w:t>-</w:t>
      </w:r>
      <w:r>
        <w:rPr>
          <w:rFonts w:hint="eastAsia"/>
          <w:lang w:eastAsia="zh-CN"/>
        </w:rPr>
        <w:t xml:space="preserve"> and =SOMe</w:t>
      </w:r>
      <w:r w:rsidRPr="00F0172D">
        <w:rPr>
          <w:rFonts w:hint="eastAsia"/>
          <w:vertAlign w:val="superscript"/>
          <w:lang w:eastAsia="zh-CN"/>
        </w:rPr>
        <w:t>+</w:t>
      </w:r>
      <w:r>
        <w:rPr>
          <w:rFonts w:hint="eastAsia"/>
          <w:lang w:eastAsia="zh-CN"/>
        </w:rPr>
        <w:t xml:space="preserve"> increase</w:t>
      </w:r>
      <w:r w:rsidR="004474F5">
        <w:rPr>
          <w:rFonts w:hint="eastAsia"/>
          <w:lang w:eastAsia="zh-CN"/>
        </w:rPr>
        <w:t xml:space="preserve">.  </w:t>
      </w:r>
      <w:r>
        <w:rPr>
          <w:rFonts w:hint="eastAsia"/>
          <w:lang w:eastAsia="zh-CN"/>
        </w:rPr>
        <w:t xml:space="preserve">In comparison </w:t>
      </w:r>
      <w:r w:rsidR="00E76B7D">
        <w:rPr>
          <w:lang w:eastAsia="zh-CN"/>
        </w:rPr>
        <w:t>to</w:t>
      </w:r>
      <w:r>
        <w:rPr>
          <w:rFonts w:hint="eastAsia"/>
          <w:lang w:eastAsia="zh-CN"/>
        </w:rPr>
        <w:t xml:space="preserve"> Na</w:t>
      </w:r>
      <w:r w:rsidRPr="00CE75F1">
        <w:rPr>
          <w:rFonts w:hint="eastAsia"/>
          <w:vertAlign w:val="superscript"/>
          <w:lang w:eastAsia="zh-CN"/>
        </w:rPr>
        <w:t>+</w:t>
      </w:r>
      <w:r w:rsidR="00E76B7D">
        <w:rPr>
          <w:lang w:eastAsia="zh-CN"/>
        </w:rPr>
        <w:t xml:space="preserve">, which does not undergo surface </w:t>
      </w:r>
      <w:r>
        <w:rPr>
          <w:rFonts w:hint="eastAsia"/>
          <w:lang w:eastAsia="zh-CN"/>
        </w:rPr>
        <w:t>complexation, the component Me</w:t>
      </w:r>
      <w:r>
        <w:rPr>
          <w:rFonts w:hint="eastAsia"/>
          <w:vertAlign w:val="superscript"/>
          <w:lang w:eastAsia="zh-CN"/>
        </w:rPr>
        <w:t>2+</w:t>
      </w:r>
      <w:r>
        <w:rPr>
          <w:rFonts w:hint="eastAsia"/>
          <w:lang w:eastAsia="zh-CN"/>
        </w:rPr>
        <w:t xml:space="preserve"> </w:t>
      </w:r>
      <w:r w:rsidR="00E76B7D">
        <w:rPr>
          <w:lang w:eastAsia="zh-CN"/>
        </w:rPr>
        <w:t>is substantially attenuated</w:t>
      </w:r>
      <w:r>
        <w:rPr>
          <w:rFonts w:hint="eastAsia"/>
          <w:lang w:eastAsia="zh-CN"/>
        </w:rPr>
        <w:t xml:space="preserve"> owing to the sorption effect (</w:t>
      </w:r>
      <w:r>
        <w:rPr>
          <w:lang w:eastAsia="zh-CN"/>
        </w:rPr>
        <w:fldChar w:fldCharType="begin"/>
      </w:r>
      <w:r>
        <w:rPr>
          <w:lang w:eastAsia="zh-CN"/>
        </w:rPr>
        <w:instrText xml:space="preserve"> </w:instrText>
      </w:r>
      <w:r>
        <w:rPr>
          <w:rFonts w:hint="eastAsia"/>
          <w:lang w:eastAsia="zh-CN"/>
        </w:rPr>
        <w:instrText>REF _Ref362872665 \h</w:instrText>
      </w:r>
      <w:r>
        <w:rPr>
          <w:lang w:eastAsia="zh-CN"/>
        </w:rPr>
        <w:instrText xml:space="preserve"> </w:instrText>
      </w:r>
      <w:r>
        <w:rPr>
          <w:lang w:eastAsia="zh-CN"/>
        </w:rPr>
      </w:r>
      <w:r>
        <w:rPr>
          <w:lang w:eastAsia="zh-CN"/>
        </w:rPr>
        <w:fldChar w:fldCharType="separate"/>
      </w:r>
      <w:r w:rsidR="00B560DA" w:rsidRPr="00ED3698">
        <w:t xml:space="preserve">Figure </w:t>
      </w:r>
      <w:r w:rsidR="00B560DA">
        <w:rPr>
          <w:noProof/>
        </w:rPr>
        <w:t>3</w:t>
      </w:r>
      <w:r w:rsidR="00B560DA">
        <w:t>.</w:t>
      </w:r>
      <w:r w:rsidR="00B560DA">
        <w:rPr>
          <w:noProof/>
        </w:rPr>
        <w:t>32</w:t>
      </w:r>
      <w:r>
        <w:rPr>
          <w:lang w:eastAsia="zh-CN"/>
        </w:rPr>
        <w:fldChar w:fldCharType="end"/>
      </w:r>
      <w:r>
        <w:rPr>
          <w:rFonts w:hint="eastAsia"/>
          <w:lang w:eastAsia="zh-CN"/>
        </w:rPr>
        <w:t xml:space="preserve"> bottom)</w:t>
      </w:r>
      <w:r w:rsidR="004474F5">
        <w:rPr>
          <w:rFonts w:hint="eastAsia"/>
          <w:lang w:eastAsia="zh-CN"/>
        </w:rPr>
        <w:t xml:space="preserve">.  </w:t>
      </w:r>
      <w:r w:rsidR="00E76B7D">
        <w:rPr>
          <w:lang w:eastAsia="zh-CN"/>
        </w:rPr>
        <w:t>Because</w:t>
      </w:r>
      <w:r>
        <w:rPr>
          <w:rFonts w:hint="eastAsia"/>
          <w:lang w:eastAsia="zh-CN"/>
        </w:rPr>
        <w:t xml:space="preserve"> =SOMe</w:t>
      </w:r>
      <w:r w:rsidRPr="00F0172D">
        <w:rPr>
          <w:rFonts w:hint="eastAsia"/>
          <w:vertAlign w:val="superscript"/>
          <w:lang w:eastAsia="zh-CN"/>
        </w:rPr>
        <w:t>+</w:t>
      </w:r>
      <w:r>
        <w:rPr>
          <w:rFonts w:hint="eastAsia"/>
          <w:lang w:eastAsia="zh-CN"/>
        </w:rPr>
        <w:t xml:space="preserve"> is stable when pH&gt;6.0</w:t>
      </w:r>
      <w:r w:rsidR="00E76B7D">
        <w:rPr>
          <w:lang w:eastAsia="zh-CN"/>
        </w:rPr>
        <w:t>,</w:t>
      </w:r>
      <w:r>
        <w:rPr>
          <w:rFonts w:hint="eastAsia"/>
          <w:lang w:eastAsia="zh-CN"/>
        </w:rPr>
        <w:t xml:space="preserve"> but unstable when pH&lt;6.0 (Stumm and Morgan 1996), a peak concentration of =SOMe</w:t>
      </w:r>
      <w:r w:rsidRPr="00F0172D">
        <w:rPr>
          <w:rFonts w:hint="eastAsia"/>
          <w:vertAlign w:val="superscript"/>
          <w:lang w:eastAsia="zh-CN"/>
        </w:rPr>
        <w:t>+</w:t>
      </w:r>
      <w:r>
        <w:rPr>
          <w:rFonts w:hint="eastAsia"/>
          <w:lang w:eastAsia="zh-CN"/>
        </w:rPr>
        <w:t xml:space="preserve"> is observed at the transition area of pH from 4.0 to 6.0.</w:t>
      </w:r>
    </w:p>
    <w:p w14:paraId="459E3878" w14:textId="77777777" w:rsidR="00200807" w:rsidRDefault="00200807" w:rsidP="00107124">
      <w:pPr>
        <w:pStyle w:val="Simpleline"/>
        <w:rPr>
          <w:lang w:eastAsia="zh-CN"/>
        </w:rPr>
      </w:pPr>
    </w:p>
    <w:p w14:paraId="61E93719" w14:textId="77777777" w:rsidR="00913113" w:rsidRPr="00192E8E" w:rsidRDefault="00913113" w:rsidP="00913113">
      <w:pPr>
        <w:pStyle w:val="StyleHeading4Bold"/>
      </w:pPr>
      <w:bookmarkStart w:id="1062" w:name="_Toc520374783"/>
      <w:r>
        <w:t>File locations</w:t>
      </w:r>
      <w:bookmarkEnd w:id="1062"/>
    </w:p>
    <w:p w14:paraId="4AF39C50" w14:textId="77777777" w:rsidR="00E76B7D" w:rsidRDefault="00200807" w:rsidP="00200807">
      <w:pPr>
        <w:pStyle w:val="ListParagraph"/>
        <w:ind w:hanging="720"/>
      </w:pPr>
      <w:r w:rsidRPr="00ED3698">
        <w:t xml:space="preserve">The input file is: </w:t>
      </w:r>
      <w:r w:rsidR="00DC7659" w:rsidRPr="00DC7659">
        <w:rPr>
          <w:rFonts w:hint="eastAsia"/>
          <w:i/>
          <w:lang w:eastAsia="zh-CN"/>
        </w:rPr>
        <w:t>surfme2</w:t>
      </w:r>
      <w:r w:rsidRPr="00DC7659">
        <w:rPr>
          <w:i/>
        </w:rPr>
        <w:t>.dat</w:t>
      </w:r>
      <w:r w:rsidRPr="00ED3698">
        <w:t xml:space="preserve"> under folder</w:t>
      </w:r>
    </w:p>
    <w:p w14:paraId="7EC087EB" w14:textId="77777777" w:rsidR="00200807" w:rsidRPr="00ED3698" w:rsidRDefault="004B0811" w:rsidP="00E76B7D">
      <w:pPr>
        <w:pStyle w:val="ListParagraph"/>
        <w:rPr>
          <w:lang w:eastAsia="zh-CN"/>
        </w:rPr>
      </w:pPr>
      <w:r>
        <w:rPr>
          <w:i/>
        </w:rPr>
        <w:t>.\benchmarks\benchmarks_standard\</w:t>
      </w:r>
      <w:r w:rsidR="00DC1F21" w:rsidRPr="00E76B7D">
        <w:rPr>
          <w:i/>
        </w:rPr>
        <w:t>reactran\</w:t>
      </w:r>
      <w:r w:rsidR="00200807" w:rsidRPr="00E76B7D">
        <w:rPr>
          <w:rFonts w:hint="eastAsia"/>
          <w:i/>
          <w:lang w:eastAsia="zh-CN"/>
        </w:rPr>
        <w:t>surfme2</w:t>
      </w:r>
    </w:p>
    <w:p w14:paraId="3B2B40ED" w14:textId="77777777" w:rsidR="00200807" w:rsidRDefault="00990FF2" w:rsidP="00E76B7D">
      <w:pPr>
        <w:spacing w:before="240"/>
        <w:rPr>
          <w:lang w:eastAsia="zh-CN"/>
        </w:rPr>
      </w:pPr>
      <w:r>
        <w:rPr>
          <w:rFonts w:hint="eastAsia"/>
          <w:lang w:eastAsia="zh-CN"/>
        </w:rPr>
        <w:t>Database can be found under:</w:t>
      </w:r>
      <w:r w:rsidR="004B0811">
        <w:rPr>
          <w:rFonts w:hint="eastAsia"/>
          <w:lang w:eastAsia="zh-CN"/>
        </w:rPr>
        <w:t xml:space="preserve"> .</w:t>
      </w:r>
      <w:r>
        <w:rPr>
          <w:rFonts w:hint="eastAsia"/>
          <w:lang w:eastAsia="zh-CN"/>
        </w:rPr>
        <w:t>\benchmarks\</w:t>
      </w:r>
      <w:r w:rsidR="001713A1" w:rsidRPr="00E76B7D">
        <w:rPr>
          <w:i/>
          <w:lang w:eastAsia="zh-CN"/>
        </w:rPr>
        <w:t>database</w:t>
      </w:r>
      <w:r w:rsidR="00200807" w:rsidRPr="00E76B7D">
        <w:rPr>
          <w:i/>
          <w:lang w:eastAsia="zh-CN"/>
        </w:rPr>
        <w:t>\surftest</w:t>
      </w:r>
    </w:p>
    <w:p w14:paraId="05669600" w14:textId="77777777" w:rsidR="00200807" w:rsidRDefault="00200807" w:rsidP="00107124">
      <w:pPr>
        <w:pStyle w:val="Simpleline"/>
        <w:rPr>
          <w:lang w:eastAsia="zh-CN"/>
        </w:rPr>
      </w:pPr>
    </w:p>
    <w:p w14:paraId="4B951F91" w14:textId="77777777" w:rsidR="001E58EB" w:rsidRPr="00ED3698" w:rsidRDefault="001E58EB" w:rsidP="001E58EB">
      <w:pPr>
        <w:pStyle w:val="Heading3"/>
      </w:pPr>
      <w:bookmarkStart w:id="1063" w:name="_Ref364425379"/>
      <w:bookmarkStart w:id="1064" w:name="_Toc520374784"/>
      <w:r>
        <w:rPr>
          <w:rFonts w:hint="eastAsia"/>
          <w:lang w:eastAsia="zh-CN"/>
        </w:rPr>
        <w:t>Groundwater remediation by a permeable reactive barrier</w:t>
      </w:r>
      <w:bookmarkEnd w:id="1063"/>
      <w:bookmarkEnd w:id="1064"/>
    </w:p>
    <w:p w14:paraId="32E8E5E7" w14:textId="77777777" w:rsidR="001E58EB" w:rsidRPr="00ED3698" w:rsidRDefault="00771FFF" w:rsidP="001E58EB">
      <w:pPr>
        <w:pStyle w:val="StyleHeading4Bold"/>
      </w:pPr>
      <w:bookmarkStart w:id="1065" w:name="_Toc520374785"/>
      <w:r>
        <w:t>Problem definition</w:t>
      </w:r>
      <w:bookmarkEnd w:id="1065"/>
    </w:p>
    <w:p w14:paraId="2BC89BCC" w14:textId="2DDB75EF" w:rsidR="001E58EB" w:rsidRDefault="001E58EB" w:rsidP="001E58EB">
      <w:pPr>
        <w:rPr>
          <w:lang w:eastAsia="zh-CN"/>
        </w:rPr>
      </w:pPr>
      <w:r w:rsidRPr="00ED3698">
        <w:t xml:space="preserve">This benchmark is </w:t>
      </w:r>
      <w:r>
        <w:t xml:space="preserve">to </w:t>
      </w:r>
      <w:r>
        <w:rPr>
          <w:rFonts w:hint="eastAsia"/>
          <w:lang w:eastAsia="zh-CN"/>
        </w:rPr>
        <w:t xml:space="preserve">demonstrate the capability of </w:t>
      </w:r>
      <w:r w:rsidR="0076771D">
        <w:rPr>
          <w:rFonts w:hint="eastAsia"/>
          <w:lang w:eastAsia="zh-CN"/>
        </w:rPr>
        <w:t>MIN3P-THCm</w:t>
      </w:r>
      <w:r>
        <w:rPr>
          <w:rFonts w:hint="eastAsia"/>
          <w:lang w:eastAsia="zh-CN"/>
        </w:rPr>
        <w:t xml:space="preserve"> </w:t>
      </w:r>
      <w:r w:rsidR="00E76B7D">
        <w:rPr>
          <w:lang w:eastAsia="zh-CN"/>
        </w:rPr>
        <w:t>to simulate</w:t>
      </w:r>
      <w:r>
        <w:rPr>
          <w:rFonts w:hint="eastAsia"/>
          <w:lang w:eastAsia="zh-CN"/>
        </w:rPr>
        <w:t xml:space="preserve"> the treatment of contaminated groundwater by a permeable reactive barrier (</w:t>
      </w:r>
      <w:r w:rsidR="004256DA">
        <w:rPr>
          <w:lang w:eastAsia="zh-CN"/>
        </w:rPr>
        <w:t>PRB</w:t>
      </w:r>
      <w:r>
        <w:rPr>
          <w:rFonts w:hint="eastAsia"/>
          <w:lang w:eastAsia="zh-CN"/>
        </w:rPr>
        <w:t xml:space="preserve">) (Mayer 1999; Mayer </w:t>
      </w:r>
      <w:r w:rsidR="004474F5">
        <w:rPr>
          <w:rFonts w:hint="eastAsia"/>
          <w:lang w:eastAsia="zh-CN"/>
        </w:rPr>
        <w:t xml:space="preserve">et al. </w:t>
      </w:r>
      <w:r>
        <w:rPr>
          <w:rFonts w:hint="eastAsia"/>
          <w:lang w:eastAsia="zh-CN"/>
        </w:rPr>
        <w:t>2001)</w:t>
      </w:r>
      <w:r w:rsidR="004474F5">
        <w:rPr>
          <w:rFonts w:hint="eastAsia"/>
          <w:lang w:eastAsia="zh-CN"/>
        </w:rPr>
        <w:t xml:space="preserve">.  </w:t>
      </w:r>
      <w:r>
        <w:rPr>
          <w:rFonts w:hint="eastAsia"/>
          <w:lang w:eastAsia="zh-CN"/>
        </w:rPr>
        <w:t>All</w:t>
      </w:r>
      <w:r>
        <w:t xml:space="preserve"> geochemical </w:t>
      </w:r>
      <w:r>
        <w:rPr>
          <w:rFonts w:hint="eastAsia"/>
          <w:lang w:eastAsia="zh-CN"/>
        </w:rPr>
        <w:t>reactions can be expressed with</w:t>
      </w:r>
      <w:r>
        <w:t xml:space="preserve"> </w:t>
      </w:r>
      <w:r>
        <w:rPr>
          <w:rFonts w:hint="eastAsia"/>
          <w:lang w:eastAsia="zh-CN"/>
        </w:rPr>
        <w:t>15</w:t>
      </w:r>
      <w:r>
        <w:t xml:space="preserve"> components </w:t>
      </w:r>
      <w:r>
        <w:rPr>
          <w:rFonts w:hint="eastAsia"/>
          <w:lang w:eastAsia="zh-CN"/>
        </w:rPr>
        <w:t>H</w:t>
      </w:r>
      <w:r w:rsidRPr="0008536F">
        <w:rPr>
          <w:vertAlign w:val="superscript"/>
        </w:rPr>
        <w:t>+</w:t>
      </w:r>
      <w:r>
        <w:t>,</w:t>
      </w:r>
      <w:r w:rsidRPr="0023677A">
        <w:rPr>
          <w:rFonts w:ascii="Courier New" w:hAnsi="Courier New" w:cs="Courier New"/>
          <w:sz w:val="22"/>
          <w:szCs w:val="22"/>
          <w:lang w:val="en-CA" w:eastAsia="en-CA"/>
        </w:rPr>
        <w:t xml:space="preserve"> </w:t>
      </w:r>
      <w:r>
        <w:rPr>
          <w:rFonts w:hint="eastAsia"/>
          <w:szCs w:val="24"/>
          <w:lang w:val="en-CA" w:eastAsia="zh-CN"/>
        </w:rPr>
        <w:t>C</w:t>
      </w:r>
      <w:r w:rsidRPr="0023677A">
        <w:rPr>
          <w:szCs w:val="24"/>
          <w:lang w:val="en-CA" w:eastAsia="en-CA"/>
        </w:rPr>
        <w:t>l</w:t>
      </w:r>
      <w:r w:rsidRPr="0023677A">
        <w:rPr>
          <w:szCs w:val="24"/>
          <w:vertAlign w:val="superscript"/>
          <w:lang w:val="en-CA" w:eastAsia="en-CA"/>
        </w:rPr>
        <w:t>-</w:t>
      </w:r>
      <w:r>
        <w:rPr>
          <w:rFonts w:hint="eastAsia"/>
          <w:szCs w:val="24"/>
          <w:lang w:val="en-CA" w:eastAsia="zh-CN"/>
        </w:rPr>
        <w:t>, CO</w:t>
      </w:r>
      <w:r w:rsidRPr="007912BA">
        <w:rPr>
          <w:rFonts w:hint="eastAsia"/>
          <w:szCs w:val="24"/>
          <w:vertAlign w:val="subscript"/>
          <w:lang w:val="en-CA" w:eastAsia="zh-CN"/>
        </w:rPr>
        <w:t>3</w:t>
      </w:r>
      <w:r w:rsidRPr="007912BA">
        <w:rPr>
          <w:rFonts w:hint="eastAsia"/>
          <w:szCs w:val="24"/>
          <w:vertAlign w:val="superscript"/>
          <w:lang w:val="en-CA" w:eastAsia="zh-CN"/>
        </w:rPr>
        <w:t>2-</w:t>
      </w:r>
      <w:r>
        <w:rPr>
          <w:rFonts w:hint="eastAsia"/>
          <w:szCs w:val="24"/>
          <w:lang w:val="en-CA" w:eastAsia="zh-CN"/>
        </w:rPr>
        <w:t xml:space="preserve">, </w:t>
      </w:r>
      <w:r>
        <w:t>SO</w:t>
      </w:r>
      <w:r w:rsidRPr="001F02AD">
        <w:rPr>
          <w:vertAlign w:val="subscript"/>
        </w:rPr>
        <w:t>4</w:t>
      </w:r>
      <w:r w:rsidRPr="001F02AD">
        <w:rPr>
          <w:vertAlign w:val="superscript"/>
        </w:rPr>
        <w:t>2-</w:t>
      </w:r>
      <w:r>
        <w:t xml:space="preserve"> ,</w:t>
      </w:r>
      <w:r w:rsidRPr="0008536F">
        <w:t xml:space="preserve"> </w:t>
      </w:r>
      <w:r>
        <w:rPr>
          <w:rFonts w:hint="eastAsia"/>
          <w:lang w:eastAsia="zh-CN"/>
        </w:rPr>
        <w:t>HS</w:t>
      </w:r>
      <w:r w:rsidRPr="007912BA">
        <w:rPr>
          <w:rFonts w:hint="eastAsia"/>
          <w:vertAlign w:val="superscript"/>
          <w:lang w:eastAsia="zh-CN"/>
        </w:rPr>
        <w:t>-</w:t>
      </w:r>
      <w:r>
        <w:rPr>
          <w:rFonts w:hint="eastAsia"/>
          <w:lang w:eastAsia="zh-CN"/>
        </w:rPr>
        <w:t>,</w:t>
      </w:r>
      <w:r w:rsidRPr="0023677A">
        <w:rPr>
          <w:szCs w:val="24"/>
          <w:lang w:val="en-CA" w:eastAsia="zh-CN"/>
        </w:rPr>
        <w:t xml:space="preserve"> </w:t>
      </w:r>
      <w:r w:rsidRPr="0023677A">
        <w:rPr>
          <w:szCs w:val="24"/>
        </w:rPr>
        <w:t>Ca</w:t>
      </w:r>
      <w:r w:rsidRPr="0023677A">
        <w:rPr>
          <w:szCs w:val="24"/>
          <w:vertAlign w:val="superscript"/>
        </w:rPr>
        <w:t>2+</w:t>
      </w:r>
      <w:r w:rsidRPr="0023677A">
        <w:rPr>
          <w:szCs w:val="24"/>
        </w:rPr>
        <w:t>, Fe</w:t>
      </w:r>
      <w:r w:rsidRPr="0023677A">
        <w:rPr>
          <w:szCs w:val="24"/>
          <w:vertAlign w:val="superscript"/>
        </w:rPr>
        <w:t>3+</w:t>
      </w:r>
      <w:r w:rsidRPr="0023677A">
        <w:rPr>
          <w:szCs w:val="24"/>
        </w:rPr>
        <w:t>, Fe</w:t>
      </w:r>
      <w:r w:rsidRPr="0023677A">
        <w:rPr>
          <w:szCs w:val="24"/>
          <w:vertAlign w:val="superscript"/>
        </w:rPr>
        <w:t>2+</w:t>
      </w:r>
      <w:r w:rsidRPr="0023677A">
        <w:rPr>
          <w:szCs w:val="24"/>
          <w:lang w:val="en-CA" w:eastAsia="zh-CN"/>
        </w:rPr>
        <w:t>,</w:t>
      </w:r>
      <w:r>
        <w:rPr>
          <w:rFonts w:hint="eastAsia"/>
          <w:szCs w:val="24"/>
          <w:lang w:val="en-CA" w:eastAsia="zh-CN"/>
        </w:rPr>
        <w:t>CrO</w:t>
      </w:r>
      <w:r w:rsidRPr="007912BA">
        <w:rPr>
          <w:szCs w:val="24"/>
          <w:vertAlign w:val="subscript"/>
          <w:lang w:val="en-CA" w:eastAsia="en-CA"/>
        </w:rPr>
        <w:t>4</w:t>
      </w:r>
      <w:r w:rsidRPr="007912BA">
        <w:rPr>
          <w:rFonts w:hint="eastAsia"/>
          <w:szCs w:val="24"/>
          <w:vertAlign w:val="superscript"/>
          <w:lang w:val="en-CA" w:eastAsia="zh-CN"/>
        </w:rPr>
        <w:t>2</w:t>
      </w:r>
      <w:r w:rsidRPr="007912BA">
        <w:rPr>
          <w:szCs w:val="24"/>
          <w:vertAlign w:val="superscript"/>
          <w:lang w:val="en-CA" w:eastAsia="en-CA"/>
        </w:rPr>
        <w:t>-</w:t>
      </w:r>
      <w:r w:rsidRPr="0023677A">
        <w:rPr>
          <w:szCs w:val="24"/>
          <w:lang w:val="en-CA" w:eastAsia="zh-CN"/>
        </w:rPr>
        <w:t>,</w:t>
      </w:r>
      <w:r>
        <w:rPr>
          <w:rFonts w:hint="eastAsia"/>
          <w:szCs w:val="24"/>
          <w:lang w:val="en-CA" w:eastAsia="zh-CN"/>
        </w:rPr>
        <w:t xml:space="preserve"> C</w:t>
      </w:r>
      <w:r>
        <w:rPr>
          <w:szCs w:val="24"/>
          <w:lang w:val="en-CA" w:eastAsia="en-CA"/>
        </w:rPr>
        <w:t>r(</w:t>
      </w:r>
      <w:r>
        <w:rPr>
          <w:rFonts w:hint="eastAsia"/>
          <w:szCs w:val="24"/>
          <w:lang w:val="en-CA" w:eastAsia="zh-CN"/>
        </w:rPr>
        <w:t>OH</w:t>
      </w:r>
      <w:r w:rsidRPr="0023677A">
        <w:rPr>
          <w:szCs w:val="24"/>
          <w:lang w:val="en-CA" w:eastAsia="en-CA"/>
        </w:rPr>
        <w:t>)</w:t>
      </w:r>
      <w:r w:rsidRPr="007912BA">
        <w:rPr>
          <w:szCs w:val="24"/>
          <w:vertAlign w:val="subscript"/>
          <w:lang w:val="en-CA" w:eastAsia="en-CA"/>
        </w:rPr>
        <w:t>2</w:t>
      </w:r>
      <w:r w:rsidRPr="007912BA">
        <w:rPr>
          <w:szCs w:val="24"/>
          <w:vertAlign w:val="superscript"/>
          <w:lang w:val="en-CA" w:eastAsia="en-CA"/>
        </w:rPr>
        <w:t>+</w:t>
      </w:r>
      <w:r w:rsidRPr="0023677A">
        <w:rPr>
          <w:szCs w:val="24"/>
          <w:lang w:val="en-CA" w:eastAsia="zh-CN"/>
        </w:rPr>
        <w:t>,</w:t>
      </w:r>
      <w:r>
        <w:rPr>
          <w:rFonts w:hint="eastAsia"/>
          <w:szCs w:val="24"/>
          <w:lang w:val="en-CA" w:eastAsia="zh-CN"/>
        </w:rPr>
        <w:t xml:space="preserve"> TCE (C</w:t>
      </w:r>
      <w:r w:rsidRPr="00873005">
        <w:rPr>
          <w:rFonts w:hint="eastAsia"/>
          <w:szCs w:val="24"/>
          <w:vertAlign w:val="subscript"/>
          <w:lang w:val="en-CA" w:eastAsia="zh-CN"/>
        </w:rPr>
        <w:t>2</w:t>
      </w:r>
      <w:r>
        <w:rPr>
          <w:rFonts w:hint="eastAsia"/>
          <w:szCs w:val="24"/>
          <w:lang w:val="en-CA" w:eastAsia="zh-CN"/>
        </w:rPr>
        <w:t>HCl</w:t>
      </w:r>
      <w:r w:rsidRPr="00873005">
        <w:rPr>
          <w:rFonts w:hint="eastAsia"/>
          <w:szCs w:val="24"/>
          <w:vertAlign w:val="subscript"/>
          <w:lang w:val="en-CA" w:eastAsia="zh-CN"/>
        </w:rPr>
        <w:t>3</w:t>
      </w:r>
      <w:r>
        <w:rPr>
          <w:rFonts w:hint="eastAsia"/>
          <w:szCs w:val="24"/>
          <w:lang w:val="en-CA" w:eastAsia="zh-CN"/>
        </w:rPr>
        <w:t>)</w:t>
      </w:r>
      <w:r w:rsidRPr="0023677A">
        <w:rPr>
          <w:szCs w:val="24"/>
          <w:lang w:val="en-CA" w:eastAsia="zh-CN"/>
        </w:rPr>
        <w:t>,</w:t>
      </w:r>
      <w:r>
        <w:rPr>
          <w:rFonts w:hint="eastAsia"/>
          <w:szCs w:val="24"/>
          <w:lang w:val="en-CA" w:eastAsia="zh-CN"/>
        </w:rPr>
        <w:t xml:space="preserve"> </w:t>
      </w:r>
      <w:r w:rsidRPr="0023677A">
        <w:rPr>
          <w:szCs w:val="24"/>
          <w:lang w:val="en-CA" w:eastAsia="en-CA"/>
        </w:rPr>
        <w:t>cis-1,2</w:t>
      </w:r>
      <w:r w:rsidRPr="0023677A">
        <w:rPr>
          <w:szCs w:val="24"/>
        </w:rPr>
        <w:t>-</w:t>
      </w:r>
      <w:r>
        <w:rPr>
          <w:rFonts w:hint="eastAsia"/>
          <w:szCs w:val="24"/>
          <w:lang w:eastAsia="zh-CN"/>
        </w:rPr>
        <w:t>DCE (C</w:t>
      </w:r>
      <w:r w:rsidRPr="00873005">
        <w:rPr>
          <w:rFonts w:hint="eastAsia"/>
          <w:szCs w:val="24"/>
          <w:vertAlign w:val="subscript"/>
          <w:lang w:eastAsia="zh-CN"/>
        </w:rPr>
        <w:t>2</w:t>
      </w:r>
      <w:r>
        <w:rPr>
          <w:rFonts w:hint="eastAsia"/>
          <w:szCs w:val="24"/>
          <w:lang w:eastAsia="zh-CN"/>
        </w:rPr>
        <w:t>H</w:t>
      </w:r>
      <w:r w:rsidRPr="00873005">
        <w:rPr>
          <w:rFonts w:hint="eastAsia"/>
          <w:szCs w:val="24"/>
          <w:vertAlign w:val="subscript"/>
          <w:lang w:eastAsia="zh-CN"/>
        </w:rPr>
        <w:t>2</w:t>
      </w:r>
      <w:r>
        <w:rPr>
          <w:rFonts w:hint="eastAsia"/>
          <w:szCs w:val="24"/>
          <w:lang w:eastAsia="zh-CN"/>
        </w:rPr>
        <w:t>Cl</w:t>
      </w:r>
      <w:r w:rsidRPr="00873005">
        <w:rPr>
          <w:rFonts w:hint="eastAsia"/>
          <w:szCs w:val="24"/>
          <w:vertAlign w:val="subscript"/>
          <w:lang w:eastAsia="zh-CN"/>
        </w:rPr>
        <w:t>2</w:t>
      </w:r>
      <w:r>
        <w:rPr>
          <w:rFonts w:hint="eastAsia"/>
          <w:szCs w:val="24"/>
          <w:lang w:eastAsia="zh-CN"/>
        </w:rPr>
        <w:t>)</w:t>
      </w:r>
      <w:r w:rsidRPr="0023677A">
        <w:rPr>
          <w:szCs w:val="24"/>
        </w:rPr>
        <w:t>,</w:t>
      </w:r>
      <w:r>
        <w:rPr>
          <w:rFonts w:hint="eastAsia"/>
          <w:szCs w:val="24"/>
          <w:lang w:eastAsia="zh-CN"/>
        </w:rPr>
        <w:t xml:space="preserve"> VC (C</w:t>
      </w:r>
      <w:r w:rsidRPr="00873005">
        <w:rPr>
          <w:rFonts w:hint="eastAsia"/>
          <w:szCs w:val="24"/>
          <w:vertAlign w:val="subscript"/>
          <w:lang w:eastAsia="zh-CN"/>
        </w:rPr>
        <w:t>2</w:t>
      </w:r>
      <w:r>
        <w:rPr>
          <w:rFonts w:hint="eastAsia"/>
          <w:szCs w:val="24"/>
          <w:lang w:eastAsia="zh-CN"/>
        </w:rPr>
        <w:t>H</w:t>
      </w:r>
      <w:r>
        <w:rPr>
          <w:rFonts w:hint="eastAsia"/>
          <w:szCs w:val="24"/>
          <w:vertAlign w:val="subscript"/>
          <w:lang w:eastAsia="zh-CN"/>
        </w:rPr>
        <w:t>3</w:t>
      </w:r>
      <w:r>
        <w:rPr>
          <w:rFonts w:hint="eastAsia"/>
          <w:szCs w:val="24"/>
          <w:lang w:eastAsia="zh-CN"/>
        </w:rPr>
        <w:t>Cl)</w:t>
      </w:r>
      <w:r w:rsidRPr="0023677A">
        <w:rPr>
          <w:rFonts w:hint="eastAsia"/>
        </w:rPr>
        <w:t>,</w:t>
      </w:r>
      <w:r>
        <w:rPr>
          <w:rFonts w:hint="eastAsia"/>
          <w:lang w:eastAsia="zh-CN"/>
        </w:rPr>
        <w:t xml:space="preserve"> </w:t>
      </w:r>
      <w:r w:rsidRPr="0023677A">
        <w:t>ethane</w:t>
      </w:r>
      <w:r>
        <w:rPr>
          <w:rFonts w:hint="eastAsia"/>
          <w:lang w:eastAsia="zh-CN"/>
        </w:rPr>
        <w:t xml:space="preserve"> (C</w:t>
      </w:r>
      <w:r w:rsidRPr="00873005">
        <w:rPr>
          <w:rFonts w:hint="eastAsia"/>
          <w:vertAlign w:val="subscript"/>
          <w:lang w:eastAsia="zh-CN"/>
        </w:rPr>
        <w:t>2</w:t>
      </w:r>
      <w:r>
        <w:rPr>
          <w:rFonts w:hint="eastAsia"/>
          <w:lang w:eastAsia="zh-CN"/>
        </w:rPr>
        <w:t>H</w:t>
      </w:r>
      <w:r w:rsidRPr="00873005">
        <w:rPr>
          <w:rFonts w:hint="eastAsia"/>
          <w:vertAlign w:val="subscript"/>
          <w:lang w:eastAsia="zh-CN"/>
        </w:rPr>
        <w:t>6</w:t>
      </w:r>
      <w:r>
        <w:rPr>
          <w:rFonts w:hint="eastAsia"/>
          <w:lang w:eastAsia="zh-CN"/>
        </w:rPr>
        <w:t>)</w:t>
      </w:r>
      <w:r w:rsidRPr="0023677A">
        <w:rPr>
          <w:rFonts w:hint="eastAsia"/>
        </w:rPr>
        <w:t>, H</w:t>
      </w:r>
      <w:r w:rsidRPr="0023677A">
        <w:rPr>
          <w:vertAlign w:val="subscript"/>
        </w:rPr>
        <w:t>2</w:t>
      </w:r>
      <w:r>
        <w:t>(aq)</w:t>
      </w:r>
      <w:r w:rsidRPr="0023677A">
        <w:rPr>
          <w:rFonts w:hint="eastAsia"/>
        </w:rPr>
        <w:t>,</w:t>
      </w:r>
      <w:r>
        <w:t xml:space="preserve"> </w:t>
      </w:r>
      <w:r>
        <w:rPr>
          <w:rFonts w:hint="eastAsia"/>
          <w:lang w:eastAsia="zh-CN"/>
        </w:rPr>
        <w:t>51</w:t>
      </w:r>
      <w:r>
        <w:t xml:space="preserve"> secondary species and </w:t>
      </w:r>
      <w:r>
        <w:rPr>
          <w:rFonts w:hint="eastAsia"/>
          <w:lang w:eastAsia="zh-CN"/>
        </w:rPr>
        <w:t>12 mineral</w:t>
      </w:r>
      <w:r w:rsidR="004256DA">
        <w:rPr>
          <w:lang w:eastAsia="zh-CN"/>
        </w:rPr>
        <w:t xml:space="preserve"> reactions </w:t>
      </w:r>
      <w:r>
        <w:rPr>
          <w:rFonts w:hint="eastAsia"/>
          <w:lang w:eastAsia="zh-CN"/>
        </w:rPr>
        <w:t xml:space="preserve">including </w:t>
      </w:r>
      <w:r>
        <w:rPr>
          <w:lang w:eastAsia="zh-CN"/>
        </w:rPr>
        <w:t>Fe_0_H2O_</w:t>
      </w:r>
      <w:r>
        <w:rPr>
          <w:rFonts w:hint="eastAsia"/>
          <w:lang w:eastAsia="zh-CN"/>
        </w:rPr>
        <w:t xml:space="preserve">3, </w:t>
      </w:r>
      <w:r>
        <w:rPr>
          <w:lang w:eastAsia="zh-CN"/>
        </w:rPr>
        <w:t>Fe_0_cr</w:t>
      </w:r>
      <w:r>
        <w:rPr>
          <w:rFonts w:hint="eastAsia"/>
          <w:lang w:eastAsia="zh-CN"/>
        </w:rPr>
        <w:t xml:space="preserve">, </w:t>
      </w:r>
      <w:r>
        <w:rPr>
          <w:lang w:eastAsia="zh-CN"/>
        </w:rPr>
        <w:t>Fe_0_</w:t>
      </w:r>
      <w:r>
        <w:rPr>
          <w:rFonts w:hint="eastAsia"/>
          <w:lang w:eastAsia="zh-CN"/>
        </w:rPr>
        <w:t xml:space="preserve">TCE, </w:t>
      </w:r>
      <w:r>
        <w:rPr>
          <w:lang w:eastAsia="zh-CN"/>
        </w:rPr>
        <w:t>Fe_0_</w:t>
      </w:r>
      <w:r>
        <w:rPr>
          <w:rFonts w:hint="eastAsia"/>
          <w:lang w:eastAsia="zh-CN"/>
        </w:rPr>
        <w:t xml:space="preserve">CDCE, </w:t>
      </w:r>
      <w:r>
        <w:rPr>
          <w:lang w:eastAsia="zh-CN"/>
        </w:rPr>
        <w:t>Fe_0_</w:t>
      </w:r>
      <w:r>
        <w:rPr>
          <w:rFonts w:hint="eastAsia"/>
          <w:lang w:eastAsia="zh-CN"/>
        </w:rPr>
        <w:t xml:space="preserve">VC, </w:t>
      </w:r>
      <w:r>
        <w:rPr>
          <w:lang w:eastAsia="zh-CN"/>
        </w:rPr>
        <w:t>Fe_0_</w:t>
      </w:r>
      <w:r>
        <w:rPr>
          <w:rFonts w:hint="eastAsia"/>
          <w:lang w:eastAsia="zh-CN"/>
        </w:rPr>
        <w:t>SO</w:t>
      </w:r>
      <w:r>
        <w:rPr>
          <w:lang w:eastAsia="zh-CN"/>
        </w:rPr>
        <w:t>4_2</w:t>
      </w:r>
      <w:r>
        <w:rPr>
          <w:rFonts w:hint="eastAsia"/>
          <w:lang w:eastAsia="zh-CN"/>
        </w:rPr>
        <w:t xml:space="preserve">, </w:t>
      </w:r>
      <w:r>
        <w:rPr>
          <w:lang w:eastAsia="zh-CN"/>
        </w:rPr>
        <w:t>calcite</w:t>
      </w:r>
      <w:r>
        <w:rPr>
          <w:rFonts w:hint="eastAsia"/>
          <w:lang w:eastAsia="zh-CN"/>
        </w:rPr>
        <w:t xml:space="preserve">, </w:t>
      </w:r>
      <w:r>
        <w:rPr>
          <w:lang w:eastAsia="zh-CN"/>
        </w:rPr>
        <w:t>siderite(d)</w:t>
      </w:r>
      <w:r>
        <w:rPr>
          <w:rFonts w:hint="eastAsia"/>
          <w:lang w:eastAsia="zh-CN"/>
        </w:rPr>
        <w:t>, Fe</w:t>
      </w:r>
      <w:r>
        <w:rPr>
          <w:lang w:eastAsia="zh-CN"/>
        </w:rPr>
        <w:t>(</w:t>
      </w:r>
      <w:r>
        <w:rPr>
          <w:rFonts w:hint="eastAsia"/>
          <w:lang w:eastAsia="zh-CN"/>
        </w:rPr>
        <w:t>OH</w:t>
      </w:r>
      <w:r>
        <w:rPr>
          <w:lang w:eastAsia="zh-CN"/>
        </w:rPr>
        <w:t>)</w:t>
      </w:r>
      <w:r w:rsidRPr="00873005">
        <w:rPr>
          <w:vertAlign w:val="subscript"/>
          <w:lang w:eastAsia="zh-CN"/>
        </w:rPr>
        <w:t>2</w:t>
      </w:r>
      <w:r>
        <w:rPr>
          <w:lang w:eastAsia="zh-CN"/>
        </w:rPr>
        <w:t>(s)</w:t>
      </w:r>
      <w:r>
        <w:rPr>
          <w:rFonts w:hint="eastAsia"/>
          <w:lang w:eastAsia="zh-CN"/>
        </w:rPr>
        <w:t>, C</w:t>
      </w:r>
      <w:r>
        <w:rPr>
          <w:lang w:eastAsia="zh-CN"/>
        </w:rPr>
        <w:t>r(</w:t>
      </w:r>
      <w:r>
        <w:rPr>
          <w:rFonts w:hint="eastAsia"/>
          <w:lang w:eastAsia="zh-CN"/>
        </w:rPr>
        <w:t>OH</w:t>
      </w:r>
      <w:r>
        <w:rPr>
          <w:lang w:eastAsia="zh-CN"/>
        </w:rPr>
        <w:t>)</w:t>
      </w:r>
      <w:r w:rsidRPr="00873005">
        <w:rPr>
          <w:vertAlign w:val="subscript"/>
          <w:lang w:eastAsia="zh-CN"/>
        </w:rPr>
        <w:t>3</w:t>
      </w:r>
      <w:r>
        <w:rPr>
          <w:lang w:eastAsia="zh-CN"/>
        </w:rPr>
        <w:t>(a)</w:t>
      </w:r>
      <w:r>
        <w:rPr>
          <w:rFonts w:hint="eastAsia"/>
          <w:lang w:eastAsia="zh-CN"/>
        </w:rPr>
        <w:t xml:space="preserve">, </w:t>
      </w:r>
      <w:r>
        <w:rPr>
          <w:lang w:eastAsia="zh-CN"/>
        </w:rPr>
        <w:t>mackinawite</w:t>
      </w:r>
      <w:r>
        <w:rPr>
          <w:rFonts w:hint="eastAsia"/>
          <w:lang w:eastAsia="zh-CN"/>
        </w:rPr>
        <w:t xml:space="preserve">, </w:t>
      </w:r>
      <w:r w:rsidR="004256DA">
        <w:rPr>
          <w:lang w:eastAsia="zh-CN"/>
        </w:rPr>
        <w:t xml:space="preserve">and </w:t>
      </w:r>
      <w:r>
        <w:rPr>
          <w:rFonts w:hint="eastAsia"/>
          <w:lang w:eastAsia="zh-CN"/>
        </w:rPr>
        <w:t>f</w:t>
      </w:r>
      <w:r>
        <w:rPr>
          <w:lang w:eastAsia="zh-CN"/>
        </w:rPr>
        <w:t>errihydrite</w:t>
      </w:r>
      <w:r w:rsidR="004474F5">
        <w:t xml:space="preserve">.  </w:t>
      </w:r>
      <w:r>
        <w:rPr>
          <w:rFonts w:hint="eastAsia"/>
          <w:lang w:eastAsia="zh-CN"/>
        </w:rPr>
        <w:t xml:space="preserve">The reaction stoichiometries of the first six minerals are reduction-corrosion reactions that </w:t>
      </w:r>
      <w:r w:rsidR="004256DA">
        <w:rPr>
          <w:lang w:eastAsia="zh-CN"/>
        </w:rPr>
        <w:t>are</w:t>
      </w:r>
      <w:r>
        <w:rPr>
          <w:rFonts w:hint="eastAsia"/>
          <w:lang w:eastAsia="zh-CN"/>
        </w:rPr>
        <w:t xml:space="preserve"> normalized with respect to zero valent iron reacting with different oxidants as shown in </w:t>
      </w:r>
      <w:r w:rsidR="005F5019">
        <w:rPr>
          <w:lang w:eastAsia="zh-CN"/>
        </w:rPr>
        <w:fldChar w:fldCharType="begin"/>
      </w:r>
      <w:r>
        <w:rPr>
          <w:lang w:eastAsia="zh-CN"/>
        </w:rPr>
        <w:instrText xml:space="preserve"> </w:instrText>
      </w:r>
      <w:r>
        <w:rPr>
          <w:rFonts w:hint="eastAsia"/>
          <w:lang w:eastAsia="zh-CN"/>
        </w:rPr>
        <w:instrText>REF _Ref362269448 \h</w:instrText>
      </w:r>
      <w:r>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43</w:t>
      </w:r>
      <w:r w:rsidR="005F5019">
        <w:rPr>
          <w:lang w:eastAsia="zh-CN"/>
        </w:rPr>
        <w:fldChar w:fldCharType="end"/>
      </w:r>
      <w:r w:rsidR="004474F5">
        <w:rPr>
          <w:rFonts w:hint="eastAsia"/>
          <w:lang w:eastAsia="zh-CN"/>
        </w:rPr>
        <w:t xml:space="preserve">.  </w:t>
      </w:r>
    </w:p>
    <w:p w14:paraId="4A0DA286" w14:textId="3819BF61" w:rsidR="001E58EB" w:rsidRDefault="001E58EB" w:rsidP="00535A70">
      <w:pPr>
        <w:pStyle w:val="StyleCaptionTableCaptionBold"/>
      </w:pPr>
      <w:bookmarkStart w:id="1066" w:name="_Ref362269448"/>
      <w:bookmarkStart w:id="1067" w:name="_Toc520374984"/>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43</w:t>
      </w:r>
      <w:r w:rsidR="00FE1AD3">
        <w:fldChar w:fldCharType="end"/>
      </w:r>
      <w:bookmarkEnd w:id="1066"/>
      <w:r w:rsidR="00535A70">
        <w:t xml:space="preserve">: </w:t>
      </w:r>
      <w:r w:rsidRPr="00694542">
        <w:rPr>
          <w:rFonts w:hint="eastAsia"/>
        </w:rPr>
        <w:t xml:space="preserve">Reaction stoichiometries of reduction-corrosion reactions </w:t>
      </w:r>
      <w:r>
        <w:rPr>
          <w:rFonts w:hint="eastAsia"/>
        </w:rPr>
        <w:t>(Mayer, 1999)</w:t>
      </w:r>
      <w:bookmarkEnd w:id="1067"/>
    </w:p>
    <w:tbl>
      <w:tblPr>
        <w:tblW w:w="5000" w:type="pct"/>
        <w:tblBorders>
          <w:top w:val="single" w:sz="4" w:space="0" w:color="auto"/>
          <w:bottom w:val="single" w:sz="4" w:space="0" w:color="auto"/>
        </w:tblBorders>
        <w:tblLook w:val="04A0" w:firstRow="1" w:lastRow="0" w:firstColumn="1" w:lastColumn="0" w:noHBand="0" w:noVBand="1"/>
      </w:tblPr>
      <w:tblGrid>
        <w:gridCol w:w="1544"/>
        <w:gridCol w:w="1457"/>
        <w:gridCol w:w="5639"/>
      </w:tblGrid>
      <w:tr w:rsidR="001E58EB" w:rsidRPr="00694542" w14:paraId="4ACF71CB" w14:textId="77777777" w:rsidTr="009267EC">
        <w:trPr>
          <w:trHeight w:val="300"/>
        </w:trPr>
        <w:tc>
          <w:tcPr>
            <w:tcW w:w="904" w:type="pct"/>
            <w:tcBorders>
              <w:bottom w:val="single" w:sz="4" w:space="0" w:color="auto"/>
            </w:tcBorders>
            <w:shd w:val="clear" w:color="auto" w:fill="D9D9D9"/>
            <w:noWrap/>
            <w:vAlign w:val="bottom"/>
            <w:hideMark/>
          </w:tcPr>
          <w:p w14:paraId="0820B81D" w14:textId="77777777" w:rsidR="001E58EB" w:rsidRPr="00694542" w:rsidRDefault="001E58EB" w:rsidP="009267EC">
            <w:pPr>
              <w:spacing w:before="0" w:after="0"/>
              <w:rPr>
                <w:b/>
                <w:color w:val="000000"/>
                <w:lang w:eastAsia="zh-CN"/>
              </w:rPr>
            </w:pPr>
            <w:r w:rsidRPr="00694542">
              <w:rPr>
                <w:rFonts w:hint="eastAsia"/>
                <w:b/>
                <w:color w:val="000000"/>
                <w:lang w:eastAsia="zh-CN"/>
              </w:rPr>
              <w:t>Mineral</w:t>
            </w:r>
          </w:p>
        </w:tc>
        <w:tc>
          <w:tcPr>
            <w:tcW w:w="823" w:type="pct"/>
            <w:tcBorders>
              <w:bottom w:val="single" w:sz="4" w:space="0" w:color="auto"/>
            </w:tcBorders>
            <w:shd w:val="clear" w:color="auto" w:fill="D9D9D9"/>
            <w:noWrap/>
            <w:vAlign w:val="center"/>
            <w:hideMark/>
          </w:tcPr>
          <w:p w14:paraId="6A43E44F" w14:textId="77777777" w:rsidR="001E58EB" w:rsidRPr="00694542" w:rsidRDefault="001E58EB" w:rsidP="009267EC">
            <w:pPr>
              <w:spacing w:before="0" w:after="0"/>
              <w:jc w:val="left"/>
              <w:rPr>
                <w:b/>
                <w:color w:val="000000"/>
                <w:lang w:eastAsia="zh-CN"/>
              </w:rPr>
            </w:pPr>
            <w:r w:rsidRPr="00694542">
              <w:rPr>
                <w:rFonts w:hint="eastAsia"/>
                <w:b/>
                <w:color w:val="000000"/>
                <w:lang w:eastAsia="zh-CN"/>
              </w:rPr>
              <w:t>Oxidant</w:t>
            </w:r>
          </w:p>
        </w:tc>
        <w:tc>
          <w:tcPr>
            <w:tcW w:w="3273" w:type="pct"/>
            <w:tcBorders>
              <w:bottom w:val="single" w:sz="4" w:space="0" w:color="auto"/>
            </w:tcBorders>
            <w:shd w:val="clear" w:color="auto" w:fill="D9D9D9"/>
          </w:tcPr>
          <w:p w14:paraId="499A983E" w14:textId="77777777" w:rsidR="001E58EB" w:rsidRPr="00694542" w:rsidRDefault="001E58EB" w:rsidP="009267EC">
            <w:pPr>
              <w:spacing w:before="0" w:after="0"/>
              <w:jc w:val="center"/>
              <w:rPr>
                <w:b/>
                <w:color w:val="000000"/>
                <w:lang w:eastAsia="en-CA"/>
              </w:rPr>
            </w:pPr>
            <w:r w:rsidRPr="00694542">
              <w:rPr>
                <w:rFonts w:hint="eastAsia"/>
                <w:b/>
                <w:color w:val="000000"/>
                <w:lang w:eastAsia="zh-CN"/>
              </w:rPr>
              <w:t>Reaction</w:t>
            </w:r>
          </w:p>
        </w:tc>
      </w:tr>
      <w:tr w:rsidR="001E58EB" w:rsidRPr="00E46E95" w14:paraId="7B98BD27" w14:textId="77777777" w:rsidTr="009267EC">
        <w:trPr>
          <w:trHeight w:val="300"/>
        </w:trPr>
        <w:tc>
          <w:tcPr>
            <w:tcW w:w="904" w:type="pct"/>
            <w:tcBorders>
              <w:top w:val="single" w:sz="4" w:space="0" w:color="auto"/>
              <w:bottom w:val="nil"/>
            </w:tcBorders>
            <w:shd w:val="clear" w:color="auto" w:fill="auto"/>
            <w:noWrap/>
            <w:vAlign w:val="bottom"/>
          </w:tcPr>
          <w:p w14:paraId="134D4879" w14:textId="77777777" w:rsidR="001E58EB" w:rsidRPr="00E46E95" w:rsidRDefault="001E58EB" w:rsidP="009267EC">
            <w:pPr>
              <w:spacing w:before="0" w:after="0"/>
              <w:rPr>
                <w:color w:val="000000"/>
                <w:sz w:val="22"/>
                <w:szCs w:val="22"/>
              </w:rPr>
            </w:pPr>
            <w:r>
              <w:rPr>
                <w:lang w:eastAsia="zh-CN"/>
              </w:rPr>
              <w:t>Fe_0_H2O_</w:t>
            </w:r>
            <w:r>
              <w:rPr>
                <w:rFonts w:hint="eastAsia"/>
                <w:lang w:eastAsia="zh-CN"/>
              </w:rPr>
              <w:t>3</w:t>
            </w:r>
          </w:p>
        </w:tc>
        <w:tc>
          <w:tcPr>
            <w:tcW w:w="823" w:type="pct"/>
            <w:tcBorders>
              <w:top w:val="single" w:sz="4" w:space="0" w:color="auto"/>
              <w:bottom w:val="nil"/>
            </w:tcBorders>
            <w:shd w:val="clear" w:color="auto" w:fill="auto"/>
            <w:noWrap/>
            <w:vAlign w:val="center"/>
          </w:tcPr>
          <w:p w14:paraId="16E207A0" w14:textId="77777777" w:rsidR="001E58EB" w:rsidRPr="00E46E95" w:rsidRDefault="001E58EB" w:rsidP="009267EC">
            <w:pPr>
              <w:spacing w:before="0" w:after="0"/>
              <w:jc w:val="left"/>
              <w:rPr>
                <w:lang w:eastAsia="zh-CN"/>
              </w:rPr>
            </w:pPr>
            <w:r>
              <w:rPr>
                <w:rFonts w:hint="eastAsia"/>
                <w:lang w:eastAsia="zh-CN"/>
              </w:rPr>
              <w:t>water</w:t>
            </w:r>
          </w:p>
        </w:tc>
        <w:tc>
          <w:tcPr>
            <w:tcW w:w="3273" w:type="pct"/>
            <w:tcBorders>
              <w:top w:val="single" w:sz="4" w:space="0" w:color="auto"/>
              <w:bottom w:val="nil"/>
            </w:tcBorders>
          </w:tcPr>
          <w:p w14:paraId="784B4B68" w14:textId="77777777" w:rsidR="001E58EB" w:rsidRPr="00E46E95" w:rsidRDefault="001E58EB" w:rsidP="009267EC">
            <w:pPr>
              <w:spacing w:before="0" w:after="0"/>
              <w:rPr>
                <w:color w:val="000000"/>
                <w:lang w:eastAsia="zh-CN"/>
              </w:rPr>
            </w:pPr>
            <w:r>
              <w:rPr>
                <w:rFonts w:hint="eastAsia"/>
                <w:color w:val="000000"/>
                <w:lang w:eastAsia="zh-CN"/>
              </w:rPr>
              <w:t>Fe</w:t>
            </w:r>
            <w:r w:rsidRPr="00E46E95">
              <w:rPr>
                <w:rFonts w:hint="eastAsia"/>
                <w:color w:val="000000"/>
                <w:vertAlign w:val="superscript"/>
                <w:lang w:eastAsia="zh-CN"/>
              </w:rPr>
              <w:t>0</w:t>
            </w:r>
            <w:r>
              <w:rPr>
                <w:rFonts w:hint="eastAsia"/>
                <w:color w:val="000000"/>
                <w:lang w:eastAsia="zh-CN"/>
              </w:rPr>
              <w:t>(s) + 2H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Fe</w:t>
            </w:r>
            <w:r w:rsidRPr="00E46E95">
              <w:rPr>
                <w:rFonts w:hint="eastAsia"/>
                <w:color w:val="000000"/>
                <w:vertAlign w:val="superscript"/>
                <w:lang w:eastAsia="zh-CN"/>
              </w:rPr>
              <w:t>2+</w:t>
            </w:r>
            <w:r>
              <w:rPr>
                <w:rFonts w:hint="eastAsia"/>
                <w:color w:val="000000"/>
                <w:lang w:eastAsia="zh-CN"/>
              </w:rPr>
              <w:t xml:space="preserve"> + H</w:t>
            </w:r>
            <w:r w:rsidRPr="00E46E95">
              <w:rPr>
                <w:rFonts w:hint="eastAsia"/>
                <w:color w:val="000000"/>
                <w:vertAlign w:val="subscript"/>
                <w:lang w:eastAsia="zh-CN"/>
              </w:rPr>
              <w:t>2</w:t>
            </w:r>
            <w:r>
              <w:rPr>
                <w:rFonts w:hint="eastAsia"/>
                <w:color w:val="000000"/>
                <w:lang w:eastAsia="zh-CN"/>
              </w:rPr>
              <w:t>(aq)</w:t>
            </w:r>
          </w:p>
        </w:tc>
      </w:tr>
      <w:tr w:rsidR="001E58EB" w:rsidRPr="00E46E95" w14:paraId="7912C72F" w14:textId="77777777" w:rsidTr="009267EC">
        <w:trPr>
          <w:trHeight w:val="300"/>
        </w:trPr>
        <w:tc>
          <w:tcPr>
            <w:tcW w:w="904" w:type="pct"/>
            <w:tcBorders>
              <w:top w:val="nil"/>
              <w:bottom w:val="nil"/>
            </w:tcBorders>
            <w:shd w:val="clear" w:color="auto" w:fill="auto"/>
            <w:noWrap/>
            <w:vAlign w:val="bottom"/>
          </w:tcPr>
          <w:p w14:paraId="2D9D826C" w14:textId="77777777" w:rsidR="001E58EB" w:rsidRPr="00E46E95" w:rsidRDefault="001E58EB" w:rsidP="009267EC">
            <w:pPr>
              <w:spacing w:before="0" w:after="0"/>
              <w:rPr>
                <w:color w:val="000000"/>
                <w:sz w:val="22"/>
                <w:szCs w:val="22"/>
              </w:rPr>
            </w:pPr>
            <w:r>
              <w:rPr>
                <w:lang w:eastAsia="zh-CN"/>
              </w:rPr>
              <w:t>Fe_0_</w:t>
            </w:r>
            <w:r>
              <w:rPr>
                <w:rFonts w:hint="eastAsia"/>
                <w:lang w:eastAsia="zh-CN"/>
              </w:rPr>
              <w:t>cr</w:t>
            </w:r>
          </w:p>
        </w:tc>
        <w:tc>
          <w:tcPr>
            <w:tcW w:w="823" w:type="pct"/>
            <w:tcBorders>
              <w:top w:val="nil"/>
              <w:bottom w:val="nil"/>
            </w:tcBorders>
            <w:shd w:val="clear" w:color="auto" w:fill="auto"/>
            <w:noWrap/>
            <w:vAlign w:val="center"/>
          </w:tcPr>
          <w:p w14:paraId="0EA12974" w14:textId="77777777" w:rsidR="001E58EB" w:rsidRPr="00E46E95" w:rsidRDefault="001E58EB" w:rsidP="009267EC">
            <w:pPr>
              <w:spacing w:before="0" w:after="0"/>
              <w:jc w:val="left"/>
              <w:rPr>
                <w:lang w:eastAsia="zh-CN"/>
              </w:rPr>
            </w:pPr>
            <w:r>
              <w:rPr>
                <w:rFonts w:hint="eastAsia"/>
                <w:lang w:eastAsia="zh-CN"/>
              </w:rPr>
              <w:t>Cr(VI)</w:t>
            </w:r>
          </w:p>
        </w:tc>
        <w:tc>
          <w:tcPr>
            <w:tcW w:w="3273" w:type="pct"/>
            <w:tcBorders>
              <w:top w:val="nil"/>
              <w:bottom w:val="nil"/>
            </w:tcBorders>
          </w:tcPr>
          <w:p w14:paraId="57BFEDCD" w14:textId="77777777" w:rsidR="001E58EB" w:rsidRPr="00E46E95" w:rsidRDefault="001E58EB" w:rsidP="009267EC">
            <w:pPr>
              <w:spacing w:before="0" w:after="0"/>
              <w:rPr>
                <w:color w:val="000000"/>
                <w:lang w:eastAsia="zh-CN"/>
              </w:rPr>
            </w:pPr>
            <w:r>
              <w:rPr>
                <w:rFonts w:hint="eastAsia"/>
                <w:color w:val="000000"/>
                <w:lang w:eastAsia="zh-CN"/>
              </w:rPr>
              <w:t>Fe</w:t>
            </w:r>
            <w:r>
              <w:rPr>
                <w:rFonts w:hint="eastAsia"/>
                <w:color w:val="000000"/>
                <w:vertAlign w:val="superscript"/>
                <w:lang w:eastAsia="zh-CN"/>
              </w:rPr>
              <w:t>0</w:t>
            </w:r>
            <w:r>
              <w:rPr>
                <w:rFonts w:hint="eastAsia"/>
                <w:color w:val="000000"/>
                <w:lang w:eastAsia="zh-CN"/>
              </w:rPr>
              <w:t>(s) + CrO</w:t>
            </w:r>
            <w:r w:rsidRPr="00E46E95">
              <w:rPr>
                <w:rFonts w:hint="eastAsia"/>
                <w:color w:val="000000"/>
                <w:vertAlign w:val="subscript"/>
                <w:lang w:eastAsia="zh-CN"/>
              </w:rPr>
              <w:t>4</w:t>
            </w:r>
            <w:r w:rsidRPr="00E46E95">
              <w:rPr>
                <w:rFonts w:hint="eastAsia"/>
                <w:color w:val="000000"/>
                <w:vertAlign w:val="superscript"/>
                <w:lang w:eastAsia="zh-CN"/>
              </w:rPr>
              <w:t>2-</w:t>
            </w:r>
            <w:r>
              <w:rPr>
                <w:rFonts w:hint="eastAsia"/>
                <w:color w:val="000000"/>
                <w:lang w:eastAsia="zh-CN"/>
              </w:rPr>
              <w:t xml:space="preserve"> </w:t>
            </w:r>
            <w:r>
              <w:rPr>
                <w:color w:val="000000"/>
                <w:lang w:eastAsia="zh-CN"/>
              </w:rPr>
              <w:t>→</w:t>
            </w:r>
            <w:r>
              <w:rPr>
                <w:rFonts w:hint="eastAsia"/>
                <w:color w:val="000000"/>
                <w:lang w:eastAsia="zh-CN"/>
              </w:rPr>
              <w:t xml:space="preserve"> Fe</w:t>
            </w:r>
            <w:r>
              <w:rPr>
                <w:rFonts w:hint="eastAsia"/>
                <w:color w:val="000000"/>
                <w:vertAlign w:val="superscript"/>
                <w:lang w:eastAsia="zh-CN"/>
              </w:rPr>
              <w:t>3</w:t>
            </w:r>
            <w:r w:rsidRPr="00E46E95">
              <w:rPr>
                <w:rFonts w:hint="eastAsia"/>
                <w:color w:val="000000"/>
                <w:vertAlign w:val="superscript"/>
                <w:lang w:eastAsia="zh-CN"/>
              </w:rPr>
              <w:t>+</w:t>
            </w:r>
            <w:r>
              <w:rPr>
                <w:rFonts w:hint="eastAsia"/>
                <w:color w:val="000000"/>
                <w:lang w:eastAsia="zh-CN"/>
              </w:rPr>
              <w:t xml:space="preserve"> + Cr(OH)</w:t>
            </w:r>
            <w:r w:rsidRPr="00E46E95">
              <w:rPr>
                <w:rFonts w:hint="eastAsia"/>
                <w:color w:val="000000"/>
                <w:vertAlign w:val="subscript"/>
                <w:lang w:eastAsia="zh-CN"/>
              </w:rPr>
              <w:t>2</w:t>
            </w:r>
            <w:r w:rsidRPr="00E46E95">
              <w:rPr>
                <w:rFonts w:hint="eastAsia"/>
                <w:color w:val="000000"/>
                <w:vertAlign w:val="superscript"/>
                <w:lang w:eastAsia="zh-CN"/>
              </w:rPr>
              <w:t>+</w:t>
            </w:r>
            <w:r>
              <w:rPr>
                <w:rFonts w:hint="eastAsia"/>
                <w:color w:val="000000"/>
                <w:lang w:eastAsia="zh-CN"/>
              </w:rPr>
              <w:t xml:space="preserve"> +2H</w:t>
            </w:r>
            <w:r w:rsidRPr="00E46E95">
              <w:rPr>
                <w:rFonts w:hint="eastAsia"/>
                <w:color w:val="000000"/>
                <w:vertAlign w:val="subscript"/>
                <w:lang w:eastAsia="zh-CN"/>
              </w:rPr>
              <w:t>2</w:t>
            </w:r>
            <w:r>
              <w:rPr>
                <w:rFonts w:hint="eastAsia"/>
                <w:color w:val="000000"/>
                <w:lang w:eastAsia="zh-CN"/>
              </w:rPr>
              <w:t>O</w:t>
            </w:r>
          </w:p>
        </w:tc>
      </w:tr>
      <w:tr w:rsidR="001E58EB" w:rsidRPr="00E46E95" w14:paraId="0BC52410" w14:textId="77777777" w:rsidTr="009267EC">
        <w:trPr>
          <w:trHeight w:val="300"/>
        </w:trPr>
        <w:tc>
          <w:tcPr>
            <w:tcW w:w="904" w:type="pct"/>
            <w:tcBorders>
              <w:top w:val="nil"/>
              <w:bottom w:val="nil"/>
            </w:tcBorders>
            <w:shd w:val="clear" w:color="auto" w:fill="auto"/>
            <w:noWrap/>
            <w:vAlign w:val="center"/>
          </w:tcPr>
          <w:p w14:paraId="60703DA0" w14:textId="77777777" w:rsidR="001E58EB" w:rsidRPr="00E46E95" w:rsidRDefault="001E58EB" w:rsidP="009267EC">
            <w:pPr>
              <w:spacing w:before="0" w:after="0"/>
              <w:jc w:val="left"/>
              <w:rPr>
                <w:color w:val="000000"/>
                <w:sz w:val="22"/>
                <w:szCs w:val="22"/>
              </w:rPr>
            </w:pPr>
            <w:r>
              <w:rPr>
                <w:lang w:eastAsia="zh-CN"/>
              </w:rPr>
              <w:t>Fe_0_</w:t>
            </w:r>
            <w:r>
              <w:rPr>
                <w:rFonts w:hint="eastAsia"/>
                <w:lang w:eastAsia="zh-CN"/>
              </w:rPr>
              <w:t>TCE</w:t>
            </w:r>
          </w:p>
        </w:tc>
        <w:tc>
          <w:tcPr>
            <w:tcW w:w="823" w:type="pct"/>
            <w:tcBorders>
              <w:top w:val="nil"/>
              <w:bottom w:val="nil"/>
            </w:tcBorders>
            <w:shd w:val="clear" w:color="auto" w:fill="auto"/>
            <w:noWrap/>
            <w:vAlign w:val="center"/>
          </w:tcPr>
          <w:p w14:paraId="4CF8FE2A" w14:textId="77777777" w:rsidR="001E58EB" w:rsidRPr="00E46E95" w:rsidRDefault="001E58EB" w:rsidP="009267EC">
            <w:pPr>
              <w:spacing w:before="0" w:after="0"/>
              <w:jc w:val="left"/>
              <w:rPr>
                <w:lang w:eastAsia="zh-CN"/>
              </w:rPr>
            </w:pPr>
            <w:r>
              <w:rPr>
                <w:rFonts w:hint="eastAsia"/>
                <w:lang w:eastAsia="zh-CN"/>
              </w:rPr>
              <w:t>TCE</w:t>
            </w:r>
          </w:p>
        </w:tc>
        <w:tc>
          <w:tcPr>
            <w:tcW w:w="3273" w:type="pct"/>
            <w:tcBorders>
              <w:top w:val="nil"/>
              <w:bottom w:val="nil"/>
            </w:tcBorders>
            <w:vAlign w:val="center"/>
          </w:tcPr>
          <w:p w14:paraId="073B5F56" w14:textId="77777777" w:rsidR="001E58EB" w:rsidRPr="00E46E95" w:rsidRDefault="001E58EB" w:rsidP="009267EC">
            <w:pPr>
              <w:spacing w:before="0" w:after="0"/>
              <w:ind w:left="769" w:hanging="769"/>
              <w:jc w:val="left"/>
              <w:rPr>
                <w:color w:val="000000"/>
                <w:lang w:eastAsia="zh-CN"/>
              </w:rPr>
            </w:pPr>
            <w:r>
              <w:rPr>
                <w:rFonts w:hint="eastAsia"/>
                <w:color w:val="000000"/>
                <w:lang w:eastAsia="zh-CN"/>
              </w:rPr>
              <w:t>Fe</w:t>
            </w:r>
            <w:r>
              <w:rPr>
                <w:rFonts w:hint="eastAsia"/>
                <w:color w:val="000000"/>
                <w:vertAlign w:val="superscript"/>
                <w:lang w:eastAsia="zh-CN"/>
              </w:rPr>
              <w:t>0</w:t>
            </w:r>
            <w:r>
              <w:rPr>
                <w:rFonts w:hint="eastAsia"/>
                <w:color w:val="000000"/>
                <w:lang w:eastAsia="zh-CN"/>
              </w:rPr>
              <w:t>(s) + 0.3025 C</w:t>
            </w:r>
            <w:r w:rsidRPr="00E46E95">
              <w:rPr>
                <w:rFonts w:hint="eastAsia"/>
                <w:color w:val="000000"/>
                <w:vertAlign w:val="subscript"/>
                <w:lang w:eastAsia="zh-CN"/>
              </w:rPr>
              <w:t>2</w:t>
            </w:r>
            <w:r>
              <w:rPr>
                <w:rFonts w:hint="eastAsia"/>
                <w:color w:val="000000"/>
                <w:lang w:eastAsia="zh-CN"/>
              </w:rPr>
              <w:t>HCl</w:t>
            </w:r>
            <w:r w:rsidRPr="00E46E95">
              <w:rPr>
                <w:rFonts w:hint="eastAsia"/>
                <w:color w:val="000000"/>
                <w:vertAlign w:val="subscript"/>
                <w:lang w:eastAsia="zh-CN"/>
              </w:rPr>
              <w:t>3</w:t>
            </w:r>
            <w:r>
              <w:rPr>
                <w:rFonts w:hint="eastAsia"/>
                <w:color w:val="000000"/>
                <w:lang w:eastAsia="zh-CN"/>
              </w:rPr>
              <w:t xml:space="preserve"> +1.2335H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Fe</w:t>
            </w:r>
            <w:r>
              <w:rPr>
                <w:rFonts w:hint="eastAsia"/>
                <w:color w:val="000000"/>
                <w:vertAlign w:val="superscript"/>
                <w:lang w:eastAsia="zh-CN"/>
              </w:rPr>
              <w:t>2</w:t>
            </w:r>
            <w:r w:rsidRPr="00E46E95">
              <w:rPr>
                <w:rFonts w:hint="eastAsia"/>
                <w:color w:val="000000"/>
                <w:vertAlign w:val="superscript"/>
                <w:lang w:eastAsia="zh-CN"/>
              </w:rPr>
              <w:t>+</w:t>
            </w:r>
            <w:r>
              <w:rPr>
                <w:rFonts w:hint="eastAsia"/>
                <w:color w:val="000000"/>
                <w:lang w:eastAsia="zh-CN"/>
              </w:rPr>
              <w:t xml:space="preserve"> + 0.07</w:t>
            </w:r>
            <w:r>
              <w:rPr>
                <w:rFonts w:hint="eastAsia"/>
                <w:szCs w:val="24"/>
                <w:lang w:eastAsia="zh-CN"/>
              </w:rPr>
              <w:t>C</w:t>
            </w:r>
            <w:r w:rsidRPr="00873005">
              <w:rPr>
                <w:rFonts w:hint="eastAsia"/>
                <w:szCs w:val="24"/>
                <w:vertAlign w:val="subscript"/>
                <w:lang w:eastAsia="zh-CN"/>
              </w:rPr>
              <w:t>2</w:t>
            </w:r>
            <w:r>
              <w:rPr>
                <w:rFonts w:hint="eastAsia"/>
                <w:szCs w:val="24"/>
                <w:lang w:eastAsia="zh-CN"/>
              </w:rPr>
              <w:t>H</w:t>
            </w:r>
            <w:r w:rsidRPr="00873005">
              <w:rPr>
                <w:rFonts w:hint="eastAsia"/>
                <w:szCs w:val="24"/>
                <w:vertAlign w:val="subscript"/>
                <w:lang w:eastAsia="zh-CN"/>
              </w:rPr>
              <w:t>2</w:t>
            </w:r>
            <w:r>
              <w:rPr>
                <w:rFonts w:hint="eastAsia"/>
                <w:szCs w:val="24"/>
                <w:lang w:eastAsia="zh-CN"/>
              </w:rPr>
              <w:t>Cl</w:t>
            </w:r>
            <w:r w:rsidRPr="00873005">
              <w:rPr>
                <w:rFonts w:hint="eastAsia"/>
                <w:szCs w:val="24"/>
                <w:vertAlign w:val="subscript"/>
                <w:lang w:eastAsia="zh-CN"/>
              </w:rPr>
              <w:t>2</w:t>
            </w:r>
            <w:r>
              <w:rPr>
                <w:rFonts w:hint="eastAsia"/>
                <w:szCs w:val="24"/>
                <w:vertAlign w:val="subscript"/>
                <w:lang w:eastAsia="zh-CN"/>
              </w:rPr>
              <w:t xml:space="preserve"> </w:t>
            </w:r>
            <w:r>
              <w:rPr>
                <w:rFonts w:hint="eastAsia"/>
                <w:color w:val="000000"/>
                <w:lang w:eastAsia="zh-CN"/>
              </w:rPr>
              <w:t>+ 0.2325</w:t>
            </w:r>
            <w:r>
              <w:rPr>
                <w:rFonts w:hint="eastAsia"/>
                <w:lang w:eastAsia="zh-CN"/>
              </w:rPr>
              <w:t xml:space="preserve"> C</w:t>
            </w:r>
            <w:r w:rsidRPr="00873005">
              <w:rPr>
                <w:rFonts w:hint="eastAsia"/>
                <w:vertAlign w:val="subscript"/>
                <w:lang w:eastAsia="zh-CN"/>
              </w:rPr>
              <w:t>2</w:t>
            </w:r>
            <w:r>
              <w:rPr>
                <w:rFonts w:hint="eastAsia"/>
                <w:lang w:eastAsia="zh-CN"/>
              </w:rPr>
              <w:t>H</w:t>
            </w:r>
            <w:r w:rsidRPr="00873005">
              <w:rPr>
                <w:rFonts w:hint="eastAsia"/>
                <w:vertAlign w:val="subscript"/>
                <w:lang w:eastAsia="zh-CN"/>
              </w:rPr>
              <w:t>6</w:t>
            </w:r>
            <w:r>
              <w:rPr>
                <w:rFonts w:hint="eastAsia"/>
                <w:vertAlign w:val="subscript"/>
                <w:lang w:eastAsia="zh-CN"/>
              </w:rPr>
              <w:t xml:space="preserve"> </w:t>
            </w:r>
            <w:r>
              <w:rPr>
                <w:rFonts w:hint="eastAsia"/>
                <w:lang w:eastAsia="zh-CN"/>
              </w:rPr>
              <w:t>+ 0.7675 Cl</w:t>
            </w:r>
            <w:r w:rsidRPr="00E46E95">
              <w:rPr>
                <w:rFonts w:hint="eastAsia"/>
                <w:vertAlign w:val="superscript"/>
                <w:lang w:eastAsia="zh-CN"/>
              </w:rPr>
              <w:t>-</w:t>
            </w:r>
          </w:p>
        </w:tc>
      </w:tr>
      <w:tr w:rsidR="001E58EB" w:rsidRPr="00E46E95" w14:paraId="6F4B6ED6" w14:textId="77777777" w:rsidTr="009267EC">
        <w:trPr>
          <w:trHeight w:val="300"/>
        </w:trPr>
        <w:tc>
          <w:tcPr>
            <w:tcW w:w="904" w:type="pct"/>
            <w:tcBorders>
              <w:top w:val="nil"/>
              <w:bottom w:val="nil"/>
            </w:tcBorders>
            <w:shd w:val="clear" w:color="auto" w:fill="auto"/>
            <w:noWrap/>
            <w:vAlign w:val="center"/>
          </w:tcPr>
          <w:p w14:paraId="250527AC" w14:textId="77777777" w:rsidR="001E58EB" w:rsidRPr="00E46E95" w:rsidRDefault="001E58EB" w:rsidP="009267EC">
            <w:pPr>
              <w:spacing w:before="0" w:after="0"/>
              <w:jc w:val="left"/>
              <w:rPr>
                <w:color w:val="000000"/>
                <w:sz w:val="22"/>
                <w:szCs w:val="22"/>
              </w:rPr>
            </w:pPr>
            <w:r>
              <w:rPr>
                <w:lang w:eastAsia="zh-CN"/>
              </w:rPr>
              <w:t>Fe_0_</w:t>
            </w:r>
            <w:r>
              <w:rPr>
                <w:rFonts w:hint="eastAsia"/>
                <w:lang w:eastAsia="zh-CN"/>
              </w:rPr>
              <w:t>CDCE</w:t>
            </w:r>
          </w:p>
        </w:tc>
        <w:tc>
          <w:tcPr>
            <w:tcW w:w="823" w:type="pct"/>
            <w:tcBorders>
              <w:top w:val="nil"/>
              <w:bottom w:val="nil"/>
            </w:tcBorders>
            <w:shd w:val="clear" w:color="auto" w:fill="auto"/>
            <w:noWrap/>
            <w:vAlign w:val="center"/>
          </w:tcPr>
          <w:p w14:paraId="51CFAB41" w14:textId="77777777" w:rsidR="001E58EB" w:rsidRPr="00E46E95" w:rsidRDefault="001E58EB" w:rsidP="009267EC">
            <w:pPr>
              <w:spacing w:before="0" w:after="0"/>
              <w:jc w:val="left"/>
              <w:rPr>
                <w:lang w:eastAsia="zh-CN"/>
              </w:rPr>
            </w:pPr>
            <w:r>
              <w:rPr>
                <w:lang w:eastAsia="zh-CN"/>
              </w:rPr>
              <w:t>C</w:t>
            </w:r>
            <w:r>
              <w:rPr>
                <w:rFonts w:hint="eastAsia"/>
                <w:lang w:eastAsia="zh-CN"/>
              </w:rPr>
              <w:t>is-1,2 DCE</w:t>
            </w:r>
          </w:p>
        </w:tc>
        <w:tc>
          <w:tcPr>
            <w:tcW w:w="3273" w:type="pct"/>
            <w:tcBorders>
              <w:top w:val="nil"/>
              <w:bottom w:val="nil"/>
            </w:tcBorders>
            <w:vAlign w:val="center"/>
          </w:tcPr>
          <w:p w14:paraId="26E9B82D" w14:textId="77777777" w:rsidR="001E58EB" w:rsidRPr="00E46E95" w:rsidRDefault="001E58EB" w:rsidP="009267EC">
            <w:pPr>
              <w:spacing w:before="0" w:after="0"/>
              <w:jc w:val="left"/>
              <w:rPr>
                <w:color w:val="000000"/>
                <w:lang w:eastAsia="zh-CN"/>
              </w:rPr>
            </w:pPr>
            <w:r>
              <w:rPr>
                <w:rFonts w:hint="eastAsia"/>
                <w:color w:val="000000"/>
                <w:lang w:eastAsia="zh-CN"/>
              </w:rPr>
              <w:t>Fe</w:t>
            </w:r>
            <w:r>
              <w:rPr>
                <w:rFonts w:hint="eastAsia"/>
                <w:color w:val="000000"/>
                <w:vertAlign w:val="superscript"/>
                <w:lang w:eastAsia="zh-CN"/>
              </w:rPr>
              <w:t>0</w:t>
            </w:r>
            <w:r>
              <w:rPr>
                <w:rFonts w:hint="eastAsia"/>
                <w:color w:val="000000"/>
                <w:lang w:eastAsia="zh-CN"/>
              </w:rPr>
              <w:t xml:space="preserve">(s) + </w:t>
            </w:r>
            <w:r>
              <w:rPr>
                <w:rFonts w:hint="eastAsia"/>
                <w:szCs w:val="24"/>
                <w:lang w:eastAsia="zh-CN"/>
              </w:rPr>
              <w:t>C</w:t>
            </w:r>
            <w:r w:rsidRPr="00873005">
              <w:rPr>
                <w:rFonts w:hint="eastAsia"/>
                <w:szCs w:val="24"/>
                <w:vertAlign w:val="subscript"/>
                <w:lang w:eastAsia="zh-CN"/>
              </w:rPr>
              <w:t>2</w:t>
            </w:r>
            <w:r>
              <w:rPr>
                <w:rFonts w:hint="eastAsia"/>
                <w:szCs w:val="24"/>
                <w:lang w:eastAsia="zh-CN"/>
              </w:rPr>
              <w:t>H</w:t>
            </w:r>
            <w:r w:rsidRPr="00873005">
              <w:rPr>
                <w:rFonts w:hint="eastAsia"/>
                <w:szCs w:val="24"/>
                <w:vertAlign w:val="subscript"/>
                <w:lang w:eastAsia="zh-CN"/>
              </w:rPr>
              <w:t>2</w:t>
            </w:r>
            <w:r>
              <w:rPr>
                <w:rFonts w:hint="eastAsia"/>
                <w:szCs w:val="24"/>
                <w:lang w:eastAsia="zh-CN"/>
              </w:rPr>
              <w:t>Cl</w:t>
            </w:r>
            <w:r w:rsidRPr="00873005">
              <w:rPr>
                <w:rFonts w:hint="eastAsia"/>
                <w:szCs w:val="24"/>
                <w:vertAlign w:val="subscript"/>
                <w:lang w:eastAsia="zh-CN"/>
              </w:rPr>
              <w:t>2</w:t>
            </w:r>
            <w:r>
              <w:rPr>
                <w:rFonts w:hint="eastAsia"/>
                <w:szCs w:val="24"/>
                <w:vertAlign w:val="subscript"/>
                <w:lang w:eastAsia="zh-CN"/>
              </w:rPr>
              <w:t xml:space="preserve"> </w:t>
            </w:r>
            <w:r>
              <w:rPr>
                <w:rFonts w:hint="eastAsia"/>
                <w:color w:val="000000"/>
                <w:lang w:eastAsia="zh-CN"/>
              </w:rPr>
              <w:t>+H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Fe</w:t>
            </w:r>
            <w:r>
              <w:rPr>
                <w:rFonts w:hint="eastAsia"/>
                <w:color w:val="000000"/>
                <w:vertAlign w:val="superscript"/>
                <w:lang w:eastAsia="zh-CN"/>
              </w:rPr>
              <w:t>2</w:t>
            </w:r>
            <w:r w:rsidRPr="00E46E95">
              <w:rPr>
                <w:rFonts w:hint="eastAsia"/>
                <w:color w:val="000000"/>
                <w:vertAlign w:val="superscript"/>
                <w:lang w:eastAsia="zh-CN"/>
              </w:rPr>
              <w:t>+</w:t>
            </w:r>
            <w:r>
              <w:rPr>
                <w:rFonts w:hint="eastAsia"/>
                <w:color w:val="000000"/>
                <w:lang w:eastAsia="zh-CN"/>
              </w:rPr>
              <w:t xml:space="preserve"> + </w:t>
            </w:r>
            <w:r>
              <w:rPr>
                <w:rFonts w:hint="eastAsia"/>
                <w:szCs w:val="24"/>
                <w:lang w:eastAsia="zh-CN"/>
              </w:rPr>
              <w:t>C</w:t>
            </w:r>
            <w:r w:rsidRPr="00873005">
              <w:rPr>
                <w:rFonts w:hint="eastAsia"/>
                <w:szCs w:val="24"/>
                <w:vertAlign w:val="subscript"/>
                <w:lang w:eastAsia="zh-CN"/>
              </w:rPr>
              <w:t>2</w:t>
            </w:r>
            <w:r>
              <w:rPr>
                <w:rFonts w:hint="eastAsia"/>
                <w:szCs w:val="24"/>
                <w:lang w:eastAsia="zh-CN"/>
              </w:rPr>
              <w:t>H</w:t>
            </w:r>
            <w:r>
              <w:rPr>
                <w:rFonts w:hint="eastAsia"/>
                <w:szCs w:val="24"/>
                <w:vertAlign w:val="subscript"/>
                <w:lang w:eastAsia="zh-CN"/>
              </w:rPr>
              <w:t>3</w:t>
            </w:r>
            <w:r>
              <w:rPr>
                <w:rFonts w:hint="eastAsia"/>
                <w:szCs w:val="24"/>
                <w:lang w:eastAsia="zh-CN"/>
              </w:rPr>
              <w:t>Cl</w:t>
            </w:r>
            <w:r>
              <w:rPr>
                <w:rFonts w:hint="eastAsia"/>
                <w:szCs w:val="24"/>
                <w:vertAlign w:val="subscript"/>
                <w:lang w:eastAsia="zh-CN"/>
              </w:rPr>
              <w:t xml:space="preserve"> </w:t>
            </w:r>
            <w:r>
              <w:rPr>
                <w:rFonts w:hint="eastAsia"/>
                <w:color w:val="000000"/>
                <w:lang w:eastAsia="zh-CN"/>
              </w:rPr>
              <w:t>+</w:t>
            </w:r>
            <w:r>
              <w:rPr>
                <w:rFonts w:hint="eastAsia"/>
                <w:lang w:eastAsia="zh-CN"/>
              </w:rPr>
              <w:t xml:space="preserve"> Cl</w:t>
            </w:r>
            <w:r w:rsidRPr="00E46E95">
              <w:rPr>
                <w:rFonts w:hint="eastAsia"/>
                <w:vertAlign w:val="superscript"/>
                <w:lang w:eastAsia="zh-CN"/>
              </w:rPr>
              <w:t>-</w:t>
            </w:r>
          </w:p>
        </w:tc>
      </w:tr>
      <w:tr w:rsidR="001E58EB" w:rsidRPr="00E46E95" w14:paraId="7DBF113D" w14:textId="77777777" w:rsidTr="009267EC">
        <w:trPr>
          <w:trHeight w:val="300"/>
        </w:trPr>
        <w:tc>
          <w:tcPr>
            <w:tcW w:w="904" w:type="pct"/>
            <w:tcBorders>
              <w:top w:val="nil"/>
              <w:bottom w:val="nil"/>
            </w:tcBorders>
            <w:shd w:val="clear" w:color="auto" w:fill="auto"/>
            <w:noWrap/>
            <w:vAlign w:val="center"/>
          </w:tcPr>
          <w:p w14:paraId="3BE7F570" w14:textId="77777777" w:rsidR="001E58EB" w:rsidRPr="00E46E95" w:rsidRDefault="001E58EB" w:rsidP="009267EC">
            <w:pPr>
              <w:spacing w:before="0" w:after="0"/>
              <w:jc w:val="left"/>
              <w:rPr>
                <w:color w:val="000000"/>
                <w:sz w:val="22"/>
                <w:szCs w:val="22"/>
              </w:rPr>
            </w:pPr>
            <w:r>
              <w:rPr>
                <w:lang w:eastAsia="zh-CN"/>
              </w:rPr>
              <w:t>Fe_0_</w:t>
            </w:r>
            <w:r>
              <w:rPr>
                <w:rFonts w:hint="eastAsia"/>
                <w:lang w:eastAsia="zh-CN"/>
              </w:rPr>
              <w:t>VC</w:t>
            </w:r>
          </w:p>
        </w:tc>
        <w:tc>
          <w:tcPr>
            <w:tcW w:w="823" w:type="pct"/>
            <w:tcBorders>
              <w:top w:val="nil"/>
              <w:bottom w:val="nil"/>
            </w:tcBorders>
            <w:shd w:val="clear" w:color="auto" w:fill="auto"/>
            <w:noWrap/>
            <w:vAlign w:val="center"/>
          </w:tcPr>
          <w:p w14:paraId="4CBFA087" w14:textId="77777777" w:rsidR="001E58EB" w:rsidRPr="00E46E95" w:rsidRDefault="001E58EB" w:rsidP="009267EC">
            <w:pPr>
              <w:spacing w:before="0" w:after="0"/>
              <w:jc w:val="left"/>
              <w:rPr>
                <w:lang w:eastAsia="zh-CN"/>
              </w:rPr>
            </w:pPr>
            <w:r>
              <w:rPr>
                <w:rFonts w:hint="eastAsia"/>
                <w:lang w:eastAsia="zh-CN"/>
              </w:rPr>
              <w:t>VC</w:t>
            </w:r>
          </w:p>
        </w:tc>
        <w:tc>
          <w:tcPr>
            <w:tcW w:w="3273" w:type="pct"/>
            <w:tcBorders>
              <w:top w:val="nil"/>
              <w:bottom w:val="nil"/>
            </w:tcBorders>
            <w:vAlign w:val="center"/>
          </w:tcPr>
          <w:p w14:paraId="6E7E48E3" w14:textId="77777777" w:rsidR="001E58EB" w:rsidRPr="00E46E95" w:rsidRDefault="001E58EB" w:rsidP="009267EC">
            <w:pPr>
              <w:spacing w:before="0" w:after="0"/>
              <w:jc w:val="left"/>
              <w:rPr>
                <w:color w:val="000000"/>
                <w:lang w:eastAsia="zh-CN"/>
              </w:rPr>
            </w:pPr>
            <w:r>
              <w:rPr>
                <w:rFonts w:hint="eastAsia"/>
                <w:color w:val="000000"/>
                <w:lang w:eastAsia="zh-CN"/>
              </w:rPr>
              <w:t>Fe</w:t>
            </w:r>
            <w:r>
              <w:rPr>
                <w:rFonts w:hint="eastAsia"/>
                <w:color w:val="000000"/>
                <w:vertAlign w:val="superscript"/>
                <w:lang w:eastAsia="zh-CN"/>
              </w:rPr>
              <w:t>0</w:t>
            </w:r>
            <w:r>
              <w:rPr>
                <w:rFonts w:hint="eastAsia"/>
                <w:color w:val="000000"/>
                <w:lang w:eastAsia="zh-CN"/>
              </w:rPr>
              <w:t xml:space="preserve">(s) + 0.5 </w:t>
            </w:r>
            <w:r>
              <w:rPr>
                <w:rFonts w:hint="eastAsia"/>
                <w:szCs w:val="24"/>
                <w:lang w:eastAsia="zh-CN"/>
              </w:rPr>
              <w:t>C</w:t>
            </w:r>
            <w:r w:rsidRPr="00873005">
              <w:rPr>
                <w:rFonts w:hint="eastAsia"/>
                <w:szCs w:val="24"/>
                <w:vertAlign w:val="subscript"/>
                <w:lang w:eastAsia="zh-CN"/>
              </w:rPr>
              <w:t>2</w:t>
            </w:r>
            <w:r>
              <w:rPr>
                <w:rFonts w:hint="eastAsia"/>
                <w:szCs w:val="24"/>
                <w:lang w:eastAsia="zh-CN"/>
              </w:rPr>
              <w:t>H</w:t>
            </w:r>
            <w:r>
              <w:rPr>
                <w:rFonts w:hint="eastAsia"/>
                <w:szCs w:val="24"/>
                <w:vertAlign w:val="subscript"/>
                <w:lang w:eastAsia="zh-CN"/>
              </w:rPr>
              <w:t>3</w:t>
            </w:r>
            <w:r>
              <w:rPr>
                <w:rFonts w:hint="eastAsia"/>
                <w:szCs w:val="24"/>
                <w:lang w:eastAsia="zh-CN"/>
              </w:rPr>
              <w:t>Cl</w:t>
            </w:r>
            <w:r>
              <w:rPr>
                <w:rFonts w:hint="eastAsia"/>
                <w:szCs w:val="24"/>
                <w:vertAlign w:val="subscript"/>
                <w:lang w:eastAsia="zh-CN"/>
              </w:rPr>
              <w:t xml:space="preserve"> </w:t>
            </w:r>
            <w:r>
              <w:rPr>
                <w:rFonts w:hint="eastAsia"/>
                <w:color w:val="000000"/>
                <w:lang w:eastAsia="zh-CN"/>
              </w:rPr>
              <w:t>+1.5 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Fe</w:t>
            </w:r>
            <w:r>
              <w:rPr>
                <w:rFonts w:hint="eastAsia"/>
                <w:color w:val="000000"/>
                <w:vertAlign w:val="superscript"/>
                <w:lang w:eastAsia="zh-CN"/>
              </w:rPr>
              <w:t>2</w:t>
            </w:r>
            <w:r w:rsidRPr="00E46E95">
              <w:rPr>
                <w:rFonts w:hint="eastAsia"/>
                <w:color w:val="000000"/>
                <w:vertAlign w:val="superscript"/>
                <w:lang w:eastAsia="zh-CN"/>
              </w:rPr>
              <w:t>+</w:t>
            </w:r>
            <w:r>
              <w:rPr>
                <w:rFonts w:hint="eastAsia"/>
                <w:color w:val="000000"/>
                <w:lang w:eastAsia="zh-CN"/>
              </w:rPr>
              <w:t xml:space="preserve"> + 0.5 </w:t>
            </w:r>
            <w:r>
              <w:rPr>
                <w:rFonts w:hint="eastAsia"/>
                <w:szCs w:val="24"/>
                <w:lang w:eastAsia="zh-CN"/>
              </w:rPr>
              <w:t>C</w:t>
            </w:r>
            <w:r w:rsidRPr="00873005">
              <w:rPr>
                <w:rFonts w:hint="eastAsia"/>
                <w:szCs w:val="24"/>
                <w:vertAlign w:val="subscript"/>
                <w:lang w:eastAsia="zh-CN"/>
              </w:rPr>
              <w:t>2</w:t>
            </w:r>
            <w:r>
              <w:rPr>
                <w:rFonts w:hint="eastAsia"/>
                <w:szCs w:val="24"/>
                <w:lang w:eastAsia="zh-CN"/>
              </w:rPr>
              <w:t>H</w:t>
            </w:r>
            <w:r>
              <w:rPr>
                <w:rFonts w:hint="eastAsia"/>
                <w:szCs w:val="24"/>
                <w:vertAlign w:val="subscript"/>
                <w:lang w:eastAsia="zh-CN"/>
              </w:rPr>
              <w:t xml:space="preserve">6 </w:t>
            </w:r>
            <w:r>
              <w:rPr>
                <w:rFonts w:hint="eastAsia"/>
                <w:color w:val="000000"/>
                <w:lang w:eastAsia="zh-CN"/>
              </w:rPr>
              <w:t>+</w:t>
            </w:r>
            <w:r>
              <w:rPr>
                <w:rFonts w:hint="eastAsia"/>
                <w:lang w:eastAsia="zh-CN"/>
              </w:rPr>
              <w:t xml:space="preserve"> 0.5 Cl</w:t>
            </w:r>
            <w:r w:rsidRPr="00E46E95">
              <w:rPr>
                <w:rFonts w:hint="eastAsia"/>
                <w:vertAlign w:val="superscript"/>
                <w:lang w:eastAsia="zh-CN"/>
              </w:rPr>
              <w:t>-</w:t>
            </w:r>
          </w:p>
        </w:tc>
      </w:tr>
      <w:tr w:rsidR="001E58EB" w:rsidRPr="00E46E95" w14:paraId="1EDF6459" w14:textId="77777777" w:rsidTr="009267EC">
        <w:trPr>
          <w:trHeight w:val="300"/>
        </w:trPr>
        <w:tc>
          <w:tcPr>
            <w:tcW w:w="904" w:type="pct"/>
            <w:tcBorders>
              <w:top w:val="nil"/>
              <w:bottom w:val="single" w:sz="4" w:space="0" w:color="auto"/>
            </w:tcBorders>
            <w:shd w:val="clear" w:color="auto" w:fill="auto"/>
            <w:noWrap/>
            <w:vAlign w:val="center"/>
          </w:tcPr>
          <w:p w14:paraId="26055D34" w14:textId="77777777" w:rsidR="001E58EB" w:rsidRPr="00E46E95" w:rsidRDefault="001E58EB" w:rsidP="009267EC">
            <w:pPr>
              <w:spacing w:before="0" w:after="0"/>
              <w:jc w:val="left"/>
              <w:rPr>
                <w:color w:val="000000"/>
                <w:sz w:val="22"/>
                <w:szCs w:val="22"/>
              </w:rPr>
            </w:pPr>
            <w:r>
              <w:rPr>
                <w:lang w:eastAsia="zh-CN"/>
              </w:rPr>
              <w:t>Fe_0_</w:t>
            </w:r>
            <w:r>
              <w:rPr>
                <w:rFonts w:hint="eastAsia"/>
                <w:lang w:eastAsia="zh-CN"/>
              </w:rPr>
              <w:t>SO4_2</w:t>
            </w:r>
          </w:p>
        </w:tc>
        <w:tc>
          <w:tcPr>
            <w:tcW w:w="823" w:type="pct"/>
            <w:tcBorders>
              <w:top w:val="nil"/>
              <w:bottom w:val="single" w:sz="4" w:space="0" w:color="auto"/>
            </w:tcBorders>
            <w:shd w:val="clear" w:color="auto" w:fill="auto"/>
            <w:noWrap/>
            <w:vAlign w:val="center"/>
          </w:tcPr>
          <w:p w14:paraId="36D55A19" w14:textId="77777777" w:rsidR="001E58EB" w:rsidRPr="00E46E95" w:rsidRDefault="001E58EB" w:rsidP="009267EC">
            <w:pPr>
              <w:spacing w:before="0" w:after="0"/>
              <w:jc w:val="left"/>
              <w:rPr>
                <w:lang w:eastAsia="zh-CN"/>
              </w:rPr>
            </w:pPr>
            <w:r>
              <w:rPr>
                <w:rFonts w:hint="eastAsia"/>
                <w:lang w:eastAsia="zh-CN"/>
              </w:rPr>
              <w:t>sulfate</w:t>
            </w:r>
          </w:p>
        </w:tc>
        <w:tc>
          <w:tcPr>
            <w:tcW w:w="3273" w:type="pct"/>
            <w:tcBorders>
              <w:top w:val="nil"/>
              <w:bottom w:val="single" w:sz="4" w:space="0" w:color="auto"/>
            </w:tcBorders>
            <w:vAlign w:val="center"/>
          </w:tcPr>
          <w:p w14:paraId="31EE527D" w14:textId="77777777" w:rsidR="001E58EB" w:rsidRPr="00E46E95" w:rsidRDefault="001E58EB" w:rsidP="009267EC">
            <w:pPr>
              <w:spacing w:before="0" w:after="0"/>
              <w:jc w:val="left"/>
              <w:rPr>
                <w:color w:val="000000"/>
                <w:lang w:eastAsia="zh-CN"/>
              </w:rPr>
            </w:pPr>
            <w:r>
              <w:rPr>
                <w:rFonts w:hint="eastAsia"/>
                <w:color w:val="000000"/>
                <w:lang w:eastAsia="zh-CN"/>
              </w:rPr>
              <w:t>Fe</w:t>
            </w:r>
            <w:r>
              <w:rPr>
                <w:rFonts w:hint="eastAsia"/>
                <w:color w:val="000000"/>
                <w:vertAlign w:val="superscript"/>
                <w:lang w:eastAsia="zh-CN"/>
              </w:rPr>
              <w:t>0</w:t>
            </w:r>
            <w:r>
              <w:rPr>
                <w:rFonts w:hint="eastAsia"/>
                <w:color w:val="000000"/>
                <w:lang w:eastAsia="zh-CN"/>
              </w:rPr>
              <w:t>(s) + 0.25</w:t>
            </w:r>
            <w:r>
              <w:t xml:space="preserve"> SO</w:t>
            </w:r>
            <w:r w:rsidRPr="001F02AD">
              <w:rPr>
                <w:vertAlign w:val="subscript"/>
              </w:rPr>
              <w:t>4</w:t>
            </w:r>
            <w:r w:rsidRPr="001F02AD">
              <w:rPr>
                <w:vertAlign w:val="superscript"/>
              </w:rPr>
              <w:t>2-</w:t>
            </w:r>
            <w:r>
              <w:rPr>
                <w:rFonts w:hint="eastAsia"/>
                <w:szCs w:val="24"/>
                <w:vertAlign w:val="subscript"/>
                <w:lang w:eastAsia="zh-CN"/>
              </w:rPr>
              <w:t xml:space="preserve"> </w:t>
            </w:r>
            <w:r>
              <w:rPr>
                <w:rFonts w:hint="eastAsia"/>
                <w:color w:val="000000"/>
                <w:lang w:eastAsia="zh-CN"/>
              </w:rPr>
              <w:t>+2.25 H</w:t>
            </w:r>
            <w:r w:rsidRPr="00E46E95">
              <w:rPr>
                <w:rFonts w:hint="eastAsia"/>
                <w:color w:val="000000"/>
                <w:vertAlign w:val="superscript"/>
                <w:lang w:eastAsia="zh-CN"/>
              </w:rPr>
              <w:t>+</w:t>
            </w:r>
            <w:r>
              <w:rPr>
                <w:rFonts w:hint="eastAsia"/>
                <w:color w:val="000000"/>
                <w:lang w:eastAsia="zh-CN"/>
              </w:rPr>
              <w:t xml:space="preserve"> </w:t>
            </w:r>
            <w:r>
              <w:rPr>
                <w:color w:val="000000"/>
                <w:lang w:eastAsia="zh-CN"/>
              </w:rPr>
              <w:t>→</w:t>
            </w:r>
            <w:r>
              <w:rPr>
                <w:rFonts w:hint="eastAsia"/>
                <w:color w:val="000000"/>
                <w:lang w:eastAsia="zh-CN"/>
              </w:rPr>
              <w:t xml:space="preserve"> Fe</w:t>
            </w:r>
            <w:r>
              <w:rPr>
                <w:rFonts w:hint="eastAsia"/>
                <w:color w:val="000000"/>
                <w:vertAlign w:val="superscript"/>
                <w:lang w:eastAsia="zh-CN"/>
              </w:rPr>
              <w:t>2</w:t>
            </w:r>
            <w:r w:rsidRPr="00E46E95">
              <w:rPr>
                <w:rFonts w:hint="eastAsia"/>
                <w:color w:val="000000"/>
                <w:vertAlign w:val="superscript"/>
                <w:lang w:eastAsia="zh-CN"/>
              </w:rPr>
              <w:t>+</w:t>
            </w:r>
            <w:r>
              <w:rPr>
                <w:rFonts w:hint="eastAsia"/>
                <w:color w:val="000000"/>
                <w:lang w:eastAsia="zh-CN"/>
              </w:rPr>
              <w:t xml:space="preserve"> + 0.25 </w:t>
            </w:r>
            <w:r>
              <w:rPr>
                <w:rFonts w:hint="eastAsia"/>
                <w:szCs w:val="24"/>
                <w:lang w:eastAsia="zh-CN"/>
              </w:rPr>
              <w:t>HS</w:t>
            </w:r>
            <w:r w:rsidRPr="00E46E95">
              <w:rPr>
                <w:rFonts w:hint="eastAsia"/>
                <w:szCs w:val="24"/>
                <w:vertAlign w:val="superscript"/>
                <w:lang w:eastAsia="zh-CN"/>
              </w:rPr>
              <w:t>-</w:t>
            </w:r>
            <w:r>
              <w:rPr>
                <w:rFonts w:hint="eastAsia"/>
                <w:color w:val="000000"/>
                <w:lang w:eastAsia="zh-CN"/>
              </w:rPr>
              <w:t>+</w:t>
            </w:r>
            <w:r>
              <w:rPr>
                <w:rFonts w:hint="eastAsia"/>
                <w:lang w:eastAsia="zh-CN"/>
              </w:rPr>
              <w:t xml:space="preserve"> </w:t>
            </w:r>
            <w:r>
              <w:rPr>
                <w:rFonts w:hint="eastAsia"/>
                <w:color w:val="000000"/>
                <w:lang w:eastAsia="zh-CN"/>
              </w:rPr>
              <w:t>H</w:t>
            </w:r>
            <w:r w:rsidRPr="00E46E95">
              <w:rPr>
                <w:rFonts w:hint="eastAsia"/>
                <w:color w:val="000000"/>
                <w:vertAlign w:val="subscript"/>
                <w:lang w:eastAsia="zh-CN"/>
              </w:rPr>
              <w:t>2</w:t>
            </w:r>
            <w:r>
              <w:rPr>
                <w:rFonts w:hint="eastAsia"/>
                <w:color w:val="000000"/>
                <w:lang w:eastAsia="zh-CN"/>
              </w:rPr>
              <w:t>O</w:t>
            </w:r>
          </w:p>
        </w:tc>
      </w:tr>
    </w:tbl>
    <w:p w14:paraId="7B196320" w14:textId="77777777" w:rsidR="001E58EB" w:rsidRPr="00ED3698" w:rsidRDefault="001E58EB" w:rsidP="001E58EB">
      <w:pPr>
        <w:pStyle w:val="Simpleline"/>
        <w:rPr>
          <w:lang w:eastAsia="zh-CN"/>
        </w:rPr>
      </w:pPr>
    </w:p>
    <w:p w14:paraId="17FCB6B1" w14:textId="77777777" w:rsidR="001E58EB" w:rsidRPr="00ED3698" w:rsidRDefault="00B3171D" w:rsidP="001E58EB">
      <w:pPr>
        <w:pStyle w:val="StyleHeading4Bold"/>
      </w:pPr>
      <w:bookmarkStart w:id="1068" w:name="_Toc520374786"/>
      <w:r>
        <w:lastRenderedPageBreak/>
        <w:t>Model setup</w:t>
      </w:r>
      <w:bookmarkEnd w:id="1068"/>
    </w:p>
    <w:p w14:paraId="54F965B6" w14:textId="7F060B04" w:rsidR="001E58EB" w:rsidRPr="00ED3698" w:rsidRDefault="001E58EB" w:rsidP="001E58EB">
      <w:r w:rsidRPr="00ED3698">
        <w:t>A 1D model</w:t>
      </w:r>
      <w:r w:rsidR="004256DA">
        <w:t>,</w:t>
      </w:r>
      <w:r w:rsidRPr="00ED3698">
        <w:t xml:space="preserve"> </w:t>
      </w:r>
      <w:r>
        <w:rPr>
          <w:rFonts w:hint="eastAsia"/>
          <w:lang w:eastAsia="zh-CN"/>
        </w:rPr>
        <w:t>4</w:t>
      </w:r>
      <w:r>
        <w:t> </w:t>
      </w:r>
      <w:r w:rsidRPr="00ED3698">
        <w:t>m in length</w:t>
      </w:r>
      <w:r w:rsidR="004256DA">
        <w:t>,</w:t>
      </w:r>
      <w:r w:rsidRPr="00ED3698">
        <w:t xml:space="preserve"> is discretized into </w:t>
      </w:r>
      <w:r>
        <w:rPr>
          <w:rFonts w:hint="eastAsia"/>
          <w:lang w:eastAsia="zh-CN"/>
        </w:rPr>
        <w:t>68</w:t>
      </w:r>
      <w:r w:rsidRPr="00ED3698">
        <w:t xml:space="preserve"> control volumes</w:t>
      </w:r>
      <w:r w:rsidR="004474F5">
        <w:t xml:space="preserve">.  </w:t>
      </w:r>
      <w:r>
        <w:rPr>
          <w:rFonts w:hint="eastAsia"/>
          <w:lang w:eastAsia="zh-CN"/>
        </w:rPr>
        <w:t xml:space="preserve">The domain is divided into three zones: Zone 1 </w:t>
      </w:r>
      <w:r>
        <w:rPr>
          <w:lang w:eastAsia="zh-CN"/>
        </w:rPr>
        <w:t>–</w:t>
      </w:r>
      <w:r>
        <w:rPr>
          <w:rFonts w:hint="eastAsia"/>
          <w:lang w:eastAsia="zh-CN"/>
        </w:rPr>
        <w:t xml:space="preserve"> 0.0 to 1.8 m, Zone 2 </w:t>
      </w:r>
      <w:r>
        <w:rPr>
          <w:lang w:eastAsia="zh-CN"/>
        </w:rPr>
        <w:t>–</w:t>
      </w:r>
      <w:r>
        <w:rPr>
          <w:rFonts w:hint="eastAsia"/>
          <w:lang w:eastAsia="zh-CN"/>
        </w:rPr>
        <w:t xml:space="preserve"> 1.8 to 2.4 m</w:t>
      </w:r>
      <w:r>
        <w:rPr>
          <w:lang w:eastAsia="zh-CN"/>
        </w:rPr>
        <w:t>,</w:t>
      </w:r>
      <w:r>
        <w:rPr>
          <w:rFonts w:hint="eastAsia"/>
          <w:lang w:eastAsia="zh-CN"/>
        </w:rPr>
        <w:t xml:space="preserve"> and Zone 3 </w:t>
      </w:r>
      <w:r>
        <w:rPr>
          <w:lang w:eastAsia="zh-CN"/>
        </w:rPr>
        <w:t>–</w:t>
      </w:r>
      <w:r>
        <w:rPr>
          <w:rFonts w:hint="eastAsia"/>
          <w:lang w:eastAsia="zh-CN"/>
        </w:rPr>
        <w:t xml:space="preserve"> 2.4 to 4.0 m</w:t>
      </w:r>
      <w:r w:rsidR="004474F5">
        <w:rPr>
          <w:rFonts w:hint="eastAsia"/>
          <w:lang w:eastAsia="zh-CN"/>
        </w:rPr>
        <w:t xml:space="preserve">.  </w:t>
      </w:r>
      <w:r>
        <w:rPr>
          <w:rFonts w:hint="eastAsia"/>
          <w:lang w:eastAsia="zh-CN"/>
        </w:rPr>
        <w:t xml:space="preserve">Zone 1 and Zone 3 </w:t>
      </w:r>
      <w:r w:rsidR="004256DA">
        <w:rPr>
          <w:lang w:eastAsia="zh-CN"/>
        </w:rPr>
        <w:t xml:space="preserve">represent the aquifer with identical </w:t>
      </w:r>
      <w:r>
        <w:rPr>
          <w:rFonts w:hint="eastAsia"/>
          <w:lang w:eastAsia="zh-CN"/>
        </w:rPr>
        <w:t>material properties and initial conditions, while Zone 2 represents the reactive barrier including zero valent iron with a volume fraction of 0.5</w:t>
      </w:r>
      <w:r>
        <w:rPr>
          <w:lang w:eastAsia="zh-CN"/>
        </w:rPr>
        <w:t> </w:t>
      </w: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004474F5">
        <w:rPr>
          <w:rFonts w:hint="eastAsia"/>
          <w:lang w:eastAsia="zh-CN"/>
        </w:rPr>
        <w:t xml:space="preserve">.  </w:t>
      </w:r>
      <w:r w:rsidR="004256DA">
        <w:rPr>
          <w:lang w:eastAsia="zh-CN"/>
        </w:rPr>
        <w:t>T</w:t>
      </w:r>
      <w:r>
        <w:rPr>
          <w:rFonts w:hint="eastAsia"/>
          <w:color w:val="000000"/>
          <w:lang w:eastAsia="zh-CN"/>
        </w:rPr>
        <w:t xml:space="preserve">he initial volume fractions of all </w:t>
      </w:r>
      <w:r w:rsidR="004256DA">
        <w:rPr>
          <w:color w:val="000000"/>
          <w:lang w:eastAsia="zh-CN"/>
        </w:rPr>
        <w:t xml:space="preserve">minerals other than Fe(0) is set to </w:t>
      </w:r>
      <w:r>
        <w:rPr>
          <w:rFonts w:hint="eastAsia"/>
          <w:color w:val="000000"/>
          <w:lang w:eastAsia="zh-CN"/>
        </w:rPr>
        <w:t>0.0</w:t>
      </w:r>
      <w:r w:rsidR="004474F5">
        <w:rPr>
          <w:rFonts w:hint="eastAsia"/>
          <w:color w:val="000000"/>
          <w:lang w:eastAsia="zh-CN"/>
        </w:rPr>
        <w:t xml:space="preserve">.  </w:t>
      </w:r>
      <w:r w:rsidRPr="00ED3698">
        <w:t xml:space="preserve">The initial </w:t>
      </w:r>
      <w:r>
        <w:rPr>
          <w:rFonts w:hint="eastAsia"/>
          <w:lang w:eastAsia="zh-CN"/>
        </w:rPr>
        <w:t xml:space="preserve">chemical composition of the pore water in the </w:t>
      </w:r>
      <w:r w:rsidR="004256DA">
        <w:rPr>
          <w:lang w:eastAsia="zh-CN"/>
        </w:rPr>
        <w:t>entire</w:t>
      </w:r>
      <w:r>
        <w:rPr>
          <w:rFonts w:hint="eastAsia"/>
          <w:lang w:eastAsia="zh-CN"/>
        </w:rPr>
        <w:t xml:space="preserve"> domain</w:t>
      </w:r>
      <w:r w:rsidRPr="00ED3698">
        <w:t xml:space="preserve"> and </w:t>
      </w:r>
      <w:r>
        <w:rPr>
          <w:rFonts w:hint="eastAsia"/>
          <w:lang w:eastAsia="zh-CN"/>
        </w:rPr>
        <w:t xml:space="preserve">chemical composition at the inflow </w:t>
      </w:r>
      <w:r w:rsidRPr="00ED3698">
        <w:t xml:space="preserve">boundary are listed in </w:t>
      </w:r>
      <w:r w:rsidR="005F5019">
        <w:fldChar w:fldCharType="begin"/>
      </w:r>
      <w:r>
        <w:instrText xml:space="preserve"> REF _Ref362275558 \h </w:instrText>
      </w:r>
      <w:r w:rsidR="005F5019">
        <w:fldChar w:fldCharType="separate"/>
      </w:r>
      <w:r w:rsidR="00B560DA" w:rsidRPr="00ED3698">
        <w:t xml:space="preserve">Table </w:t>
      </w:r>
      <w:r w:rsidR="00B560DA">
        <w:rPr>
          <w:noProof/>
        </w:rPr>
        <w:t>3</w:t>
      </w:r>
      <w:r w:rsidR="00B560DA">
        <w:t>.</w:t>
      </w:r>
      <w:r w:rsidR="00B560DA">
        <w:rPr>
          <w:noProof/>
        </w:rPr>
        <w:t>44</w:t>
      </w:r>
      <w:r w:rsidR="005F5019">
        <w:fldChar w:fldCharType="end"/>
      </w:r>
      <w:r w:rsidR="004474F5">
        <w:t xml:space="preserve">.  </w:t>
      </w:r>
      <w:r w:rsidRPr="00ED3698">
        <w:t>Th</w:t>
      </w:r>
      <w:r w:rsidR="004256DA">
        <w:t>e infiltrating</w:t>
      </w:r>
      <w:r>
        <w:rPr>
          <w:rFonts w:hint="eastAsia"/>
          <w:lang w:eastAsia="zh-CN"/>
        </w:rPr>
        <w:t xml:space="preserve"> groundwater</w:t>
      </w:r>
      <w:r w:rsidRPr="00ED3698">
        <w:t xml:space="preserve"> </w:t>
      </w:r>
      <w:r>
        <w:rPr>
          <w:rFonts w:hint="eastAsia"/>
          <w:lang w:eastAsia="zh-CN"/>
        </w:rPr>
        <w:t xml:space="preserve">contains contaminants such as Cr(VI), TCE, which </w:t>
      </w:r>
      <w:r w:rsidR="004256DA">
        <w:rPr>
          <w:lang w:eastAsia="zh-CN"/>
        </w:rPr>
        <w:t>a</w:t>
      </w:r>
      <w:r>
        <w:rPr>
          <w:rFonts w:hint="eastAsia"/>
          <w:lang w:eastAsia="zh-CN"/>
        </w:rPr>
        <w:t>re to be treated by the permeable reactive barrier (Zone 2)</w:t>
      </w:r>
      <w:r w:rsidR="004474F5">
        <w:t xml:space="preserve">.  </w:t>
      </w:r>
      <w:r w:rsidR="004256DA">
        <w:t>C</w:t>
      </w:r>
      <w:r>
        <w:rPr>
          <w:rFonts w:hint="eastAsia"/>
          <w:lang w:eastAsia="zh-CN"/>
        </w:rPr>
        <w:t>onstant hydraulic head</w:t>
      </w:r>
      <w:r w:rsidR="004256DA">
        <w:rPr>
          <w:lang w:eastAsia="zh-CN"/>
        </w:rPr>
        <w:t>s</w:t>
      </w:r>
      <w:r>
        <w:rPr>
          <w:rFonts w:hint="eastAsia"/>
          <w:lang w:eastAsia="zh-CN"/>
        </w:rPr>
        <w:t xml:space="preserve"> at both boundaries are applied as listed in </w:t>
      </w:r>
      <w:r w:rsidR="005F5019">
        <w:fldChar w:fldCharType="begin"/>
      </w:r>
      <w:r>
        <w:instrText xml:space="preserve"> REF _Ref362275558 \h </w:instrText>
      </w:r>
      <w:r w:rsidR="005F5019">
        <w:fldChar w:fldCharType="separate"/>
      </w:r>
      <w:r w:rsidR="00B560DA" w:rsidRPr="00ED3698">
        <w:t xml:space="preserve">Table </w:t>
      </w:r>
      <w:r w:rsidR="00B560DA">
        <w:rPr>
          <w:noProof/>
        </w:rPr>
        <w:t>3</w:t>
      </w:r>
      <w:r w:rsidR="00B560DA">
        <w:t>.</w:t>
      </w:r>
      <w:r w:rsidR="00B560DA">
        <w:rPr>
          <w:noProof/>
        </w:rPr>
        <w:t>44</w:t>
      </w:r>
      <w:r w:rsidR="005F5019">
        <w:fldChar w:fldCharType="end"/>
      </w:r>
      <w:r w:rsidR="004474F5">
        <w:rPr>
          <w:rFonts w:hint="eastAsia"/>
          <w:lang w:eastAsia="zh-CN"/>
        </w:rPr>
        <w:t xml:space="preserve">.  </w:t>
      </w:r>
    </w:p>
    <w:p w14:paraId="7EBFE6E8" w14:textId="100F1706" w:rsidR="001E58EB" w:rsidRPr="00ED3698" w:rsidRDefault="001E58EB" w:rsidP="001E58EB">
      <w:pPr>
        <w:pStyle w:val="Caption"/>
      </w:pPr>
      <w:bookmarkStart w:id="1069" w:name="_Ref362275558"/>
      <w:bookmarkStart w:id="1070" w:name="_Toc520374985"/>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44</w:t>
      </w:r>
      <w:r w:rsidR="00FE1AD3">
        <w:fldChar w:fldCharType="end"/>
      </w:r>
      <w:bookmarkEnd w:id="1069"/>
      <w:r w:rsidR="00535A70">
        <w:t xml:space="preserve">: </w:t>
      </w:r>
      <w:r w:rsidRPr="00ED3698">
        <w:t xml:space="preserve">Initial </w:t>
      </w:r>
      <w:r w:rsidR="004256DA">
        <w:t>and</w:t>
      </w:r>
      <w:r w:rsidRPr="00ED3698">
        <w:t xml:space="preserve"> boundary </w:t>
      </w:r>
      <w:r w:rsidR="004256DA">
        <w:t>conditions for flow and reactive transport – demonstration example prb</w:t>
      </w:r>
      <w:bookmarkEnd w:id="1070"/>
      <w:r w:rsidRPr="00ED3698">
        <w:t xml:space="preserve"> </w:t>
      </w:r>
    </w:p>
    <w:tbl>
      <w:tblPr>
        <w:tblW w:w="0" w:type="auto"/>
        <w:jc w:val="center"/>
        <w:tblBorders>
          <w:top w:val="single" w:sz="4" w:space="0" w:color="auto"/>
          <w:bottom w:val="single" w:sz="4" w:space="0" w:color="auto"/>
        </w:tblBorders>
        <w:tblLook w:val="04A0" w:firstRow="1" w:lastRow="0" w:firstColumn="1" w:lastColumn="0" w:noHBand="0" w:noVBand="1"/>
      </w:tblPr>
      <w:tblGrid>
        <w:gridCol w:w="1566"/>
        <w:gridCol w:w="1864"/>
        <w:gridCol w:w="1483"/>
        <w:gridCol w:w="1169"/>
        <w:gridCol w:w="1023"/>
      </w:tblGrid>
      <w:tr w:rsidR="004256DA" w:rsidRPr="00E66A13" w14:paraId="2E41379D" w14:textId="77777777" w:rsidTr="004256DA">
        <w:trPr>
          <w:trHeight w:val="300"/>
          <w:jc w:val="center"/>
        </w:trPr>
        <w:tc>
          <w:tcPr>
            <w:tcW w:w="0" w:type="auto"/>
            <w:tcBorders>
              <w:bottom w:val="single" w:sz="4" w:space="0" w:color="auto"/>
            </w:tcBorders>
            <w:shd w:val="clear" w:color="auto" w:fill="D9D9D9"/>
            <w:noWrap/>
            <w:vAlign w:val="center"/>
            <w:hideMark/>
          </w:tcPr>
          <w:p w14:paraId="230A52C9" w14:textId="77777777" w:rsidR="004256DA" w:rsidRPr="00E66A13" w:rsidRDefault="004256DA" w:rsidP="009267EC">
            <w:pPr>
              <w:spacing w:before="0" w:after="0"/>
              <w:jc w:val="left"/>
              <w:rPr>
                <w:b/>
                <w:color w:val="000000"/>
                <w:lang w:eastAsia="en-CA"/>
              </w:rPr>
            </w:pPr>
            <w:r w:rsidRPr="00E66A13">
              <w:rPr>
                <w:b/>
                <w:color w:val="000000"/>
                <w:lang w:eastAsia="en-CA"/>
              </w:rPr>
              <w:t>Parameter</w:t>
            </w:r>
          </w:p>
        </w:tc>
        <w:tc>
          <w:tcPr>
            <w:tcW w:w="0" w:type="auto"/>
            <w:tcBorders>
              <w:bottom w:val="single" w:sz="4" w:space="0" w:color="auto"/>
            </w:tcBorders>
            <w:shd w:val="clear" w:color="auto" w:fill="D9D9D9"/>
            <w:noWrap/>
            <w:vAlign w:val="center"/>
            <w:hideMark/>
          </w:tcPr>
          <w:p w14:paraId="5E16B046" w14:textId="77777777" w:rsidR="004256DA" w:rsidRPr="00E66A13" w:rsidRDefault="004256DA" w:rsidP="009267EC">
            <w:pPr>
              <w:spacing w:before="0" w:after="0"/>
              <w:jc w:val="center"/>
              <w:rPr>
                <w:b/>
                <w:color w:val="000000"/>
                <w:lang w:eastAsia="en-CA"/>
              </w:rPr>
            </w:pPr>
            <w:r w:rsidRPr="00E66A13">
              <w:rPr>
                <w:b/>
                <w:color w:val="000000"/>
                <w:lang w:eastAsia="en-CA"/>
              </w:rPr>
              <w:t>I</w:t>
            </w:r>
            <w:r w:rsidRPr="00E66A13">
              <w:rPr>
                <w:rFonts w:hint="eastAsia"/>
                <w:b/>
                <w:color w:val="000000"/>
                <w:lang w:eastAsia="zh-CN"/>
              </w:rPr>
              <w:t>nitial condition</w:t>
            </w:r>
          </w:p>
        </w:tc>
        <w:tc>
          <w:tcPr>
            <w:tcW w:w="0" w:type="auto"/>
            <w:gridSpan w:val="2"/>
            <w:tcBorders>
              <w:bottom w:val="single" w:sz="4" w:space="0" w:color="auto"/>
            </w:tcBorders>
            <w:shd w:val="clear" w:color="auto" w:fill="D9D9D9"/>
            <w:vAlign w:val="center"/>
          </w:tcPr>
          <w:p w14:paraId="277563AB" w14:textId="77777777" w:rsidR="004256DA" w:rsidRPr="00E66A13" w:rsidRDefault="004256DA" w:rsidP="009267EC">
            <w:pPr>
              <w:spacing w:before="0" w:after="0"/>
              <w:jc w:val="center"/>
              <w:rPr>
                <w:b/>
                <w:color w:val="000000"/>
                <w:lang w:eastAsia="zh-CN"/>
              </w:rPr>
            </w:pPr>
            <w:r w:rsidRPr="00E66A13">
              <w:rPr>
                <w:rFonts w:hint="eastAsia"/>
                <w:b/>
                <w:color w:val="000000"/>
                <w:lang w:eastAsia="zh-CN"/>
              </w:rPr>
              <w:t>Boundary conditions</w:t>
            </w:r>
          </w:p>
        </w:tc>
        <w:tc>
          <w:tcPr>
            <w:tcW w:w="0" w:type="auto"/>
            <w:tcBorders>
              <w:bottom w:val="single" w:sz="4" w:space="0" w:color="auto"/>
            </w:tcBorders>
            <w:shd w:val="clear" w:color="auto" w:fill="D9D9D9"/>
            <w:noWrap/>
            <w:vAlign w:val="center"/>
            <w:hideMark/>
          </w:tcPr>
          <w:p w14:paraId="5D7D62B9" w14:textId="77777777" w:rsidR="004256DA" w:rsidRPr="00E66A13" w:rsidRDefault="004256DA" w:rsidP="009267EC">
            <w:pPr>
              <w:spacing w:before="0" w:after="0"/>
              <w:jc w:val="center"/>
              <w:rPr>
                <w:b/>
                <w:color w:val="000000"/>
                <w:lang w:eastAsia="en-CA"/>
              </w:rPr>
            </w:pPr>
            <w:r w:rsidRPr="00E66A13">
              <w:rPr>
                <w:b/>
                <w:color w:val="000000"/>
                <w:lang w:eastAsia="en-CA"/>
              </w:rPr>
              <w:t>Unit</w:t>
            </w:r>
          </w:p>
        </w:tc>
      </w:tr>
      <w:tr w:rsidR="004256DA" w:rsidRPr="00ED3698" w14:paraId="66740432" w14:textId="77777777" w:rsidTr="004256DA">
        <w:trPr>
          <w:trHeight w:val="300"/>
          <w:jc w:val="center"/>
        </w:trPr>
        <w:tc>
          <w:tcPr>
            <w:tcW w:w="0" w:type="auto"/>
            <w:tcBorders>
              <w:top w:val="single" w:sz="4" w:space="0" w:color="auto"/>
              <w:bottom w:val="nil"/>
            </w:tcBorders>
            <w:shd w:val="clear" w:color="auto" w:fill="auto"/>
            <w:noWrap/>
            <w:vAlign w:val="center"/>
          </w:tcPr>
          <w:p w14:paraId="16FF44CD" w14:textId="77777777" w:rsidR="004256DA" w:rsidRPr="00ED3698" w:rsidRDefault="004256DA" w:rsidP="009267EC">
            <w:pPr>
              <w:spacing w:before="0" w:after="0"/>
              <w:jc w:val="left"/>
              <w:rPr>
                <w:i/>
                <w:color w:val="000000"/>
                <w:sz w:val="22"/>
                <w:szCs w:val="22"/>
              </w:rPr>
            </w:pPr>
            <w:r w:rsidRPr="00F4591F">
              <w:rPr>
                <w:i/>
                <w:color w:val="000000"/>
                <w:sz w:val="22"/>
                <w:szCs w:val="22"/>
              </w:rPr>
              <w:t>Aqueous phase</w:t>
            </w:r>
          </w:p>
        </w:tc>
        <w:tc>
          <w:tcPr>
            <w:tcW w:w="0" w:type="auto"/>
            <w:tcBorders>
              <w:top w:val="single" w:sz="4" w:space="0" w:color="auto"/>
              <w:bottom w:val="nil"/>
            </w:tcBorders>
            <w:shd w:val="clear" w:color="auto" w:fill="auto"/>
            <w:noWrap/>
            <w:vAlign w:val="center"/>
          </w:tcPr>
          <w:p w14:paraId="59FF19E1" w14:textId="77777777" w:rsidR="004256DA" w:rsidRPr="00ED3698" w:rsidRDefault="004256DA" w:rsidP="009267EC">
            <w:pPr>
              <w:spacing w:before="0" w:after="0"/>
              <w:jc w:val="center"/>
            </w:pPr>
          </w:p>
        </w:tc>
        <w:tc>
          <w:tcPr>
            <w:tcW w:w="0" w:type="auto"/>
            <w:tcBorders>
              <w:top w:val="single" w:sz="4" w:space="0" w:color="auto"/>
              <w:bottom w:val="nil"/>
            </w:tcBorders>
            <w:vAlign w:val="center"/>
          </w:tcPr>
          <w:p w14:paraId="2A90A96D" w14:textId="77777777" w:rsidR="004256DA" w:rsidRPr="00ED3698" w:rsidRDefault="004256DA" w:rsidP="009267EC">
            <w:pPr>
              <w:spacing w:before="0" w:after="0"/>
              <w:jc w:val="center"/>
            </w:pPr>
            <w:r w:rsidRPr="00ED3698">
              <w:t>left</w:t>
            </w:r>
          </w:p>
        </w:tc>
        <w:tc>
          <w:tcPr>
            <w:tcW w:w="0" w:type="auto"/>
            <w:tcBorders>
              <w:top w:val="single" w:sz="4" w:space="0" w:color="auto"/>
              <w:bottom w:val="nil"/>
            </w:tcBorders>
            <w:vAlign w:val="center"/>
          </w:tcPr>
          <w:p w14:paraId="0AC08887" w14:textId="77777777" w:rsidR="004256DA" w:rsidRPr="00ED3698" w:rsidRDefault="004256DA" w:rsidP="009267EC">
            <w:pPr>
              <w:spacing w:before="0" w:after="0"/>
              <w:jc w:val="center"/>
              <w:rPr>
                <w:color w:val="000000"/>
                <w:lang w:eastAsia="en-CA"/>
              </w:rPr>
            </w:pPr>
            <w:r w:rsidRPr="00ED3698">
              <w:rPr>
                <w:color w:val="000000"/>
                <w:lang w:eastAsia="en-CA"/>
              </w:rPr>
              <w:t>right</w:t>
            </w:r>
          </w:p>
        </w:tc>
        <w:tc>
          <w:tcPr>
            <w:tcW w:w="0" w:type="auto"/>
            <w:tcBorders>
              <w:top w:val="single" w:sz="4" w:space="0" w:color="auto"/>
              <w:bottom w:val="nil"/>
            </w:tcBorders>
            <w:shd w:val="clear" w:color="auto" w:fill="auto"/>
            <w:noWrap/>
            <w:vAlign w:val="center"/>
          </w:tcPr>
          <w:p w14:paraId="174252ED" w14:textId="77777777" w:rsidR="004256DA" w:rsidRPr="00ED3698" w:rsidRDefault="004256DA" w:rsidP="009267EC">
            <w:pPr>
              <w:spacing w:before="0" w:after="0"/>
              <w:jc w:val="center"/>
              <w:rPr>
                <w:color w:val="000000"/>
                <w:lang w:eastAsia="en-CA"/>
              </w:rPr>
            </w:pPr>
          </w:p>
        </w:tc>
      </w:tr>
      <w:tr w:rsidR="004256DA" w:rsidRPr="00ED3698" w14:paraId="37A3E502" w14:textId="77777777" w:rsidTr="004256DA">
        <w:trPr>
          <w:trHeight w:val="300"/>
          <w:jc w:val="center"/>
        </w:trPr>
        <w:tc>
          <w:tcPr>
            <w:tcW w:w="0" w:type="auto"/>
            <w:tcBorders>
              <w:top w:val="nil"/>
              <w:bottom w:val="nil"/>
            </w:tcBorders>
            <w:shd w:val="clear" w:color="auto" w:fill="auto"/>
            <w:noWrap/>
            <w:vAlign w:val="center"/>
            <w:hideMark/>
          </w:tcPr>
          <w:p w14:paraId="0BD1D18D" w14:textId="77777777" w:rsidR="004256DA" w:rsidRDefault="004256DA" w:rsidP="009267EC">
            <w:pPr>
              <w:spacing w:before="0" w:after="0"/>
              <w:ind w:left="318" w:hanging="318"/>
              <w:jc w:val="left"/>
              <w:rPr>
                <w:lang w:eastAsia="zh-CN"/>
              </w:rPr>
            </w:pPr>
            <w:r>
              <w:t>C</w:t>
            </w:r>
            <w:r>
              <w:rPr>
                <w:rFonts w:hint="eastAsia"/>
                <w:lang w:eastAsia="zh-CN"/>
              </w:rPr>
              <w:t>l</w:t>
            </w:r>
            <w:r>
              <w:rPr>
                <w:rFonts w:hint="eastAsia"/>
                <w:vertAlign w:val="superscript"/>
                <w:lang w:eastAsia="zh-CN"/>
              </w:rPr>
              <w:t>-</w:t>
            </w:r>
          </w:p>
        </w:tc>
        <w:tc>
          <w:tcPr>
            <w:tcW w:w="0" w:type="auto"/>
            <w:tcBorders>
              <w:top w:val="nil"/>
              <w:bottom w:val="nil"/>
            </w:tcBorders>
            <w:shd w:val="clear" w:color="auto" w:fill="auto"/>
            <w:noWrap/>
            <w:vAlign w:val="center"/>
          </w:tcPr>
          <w:p w14:paraId="0B60CA78" w14:textId="77777777" w:rsidR="004256DA" w:rsidRPr="007A6503" w:rsidRDefault="004256DA" w:rsidP="009267EC">
            <w:pPr>
              <w:spacing w:before="0" w:after="0"/>
              <w:jc w:val="center"/>
            </w:pPr>
            <w:r w:rsidRPr="007A6503">
              <w:t>4.04</w:t>
            </w:r>
            <w:r w:rsidRPr="005865DC">
              <w:t>×10</w:t>
            </w:r>
            <w:r w:rsidRPr="005865DC">
              <w:rPr>
                <w:vertAlign w:val="superscript"/>
              </w:rPr>
              <w:t>-3</w:t>
            </w:r>
          </w:p>
        </w:tc>
        <w:tc>
          <w:tcPr>
            <w:tcW w:w="0" w:type="auto"/>
            <w:tcBorders>
              <w:top w:val="nil"/>
              <w:bottom w:val="nil"/>
            </w:tcBorders>
            <w:vAlign w:val="center"/>
          </w:tcPr>
          <w:p w14:paraId="1B441292" w14:textId="77777777" w:rsidR="004256DA" w:rsidRPr="008445A8" w:rsidRDefault="004256DA" w:rsidP="009267EC">
            <w:pPr>
              <w:spacing w:before="0" w:after="0"/>
              <w:jc w:val="center"/>
            </w:pPr>
            <w:r w:rsidRPr="008445A8">
              <w:t>4.04</w:t>
            </w:r>
            <w:r w:rsidRPr="005865DC">
              <w:t>×10</w:t>
            </w:r>
            <w:r w:rsidRPr="005865DC">
              <w:rPr>
                <w:vertAlign w:val="superscript"/>
              </w:rPr>
              <w:t>-3</w:t>
            </w:r>
          </w:p>
        </w:tc>
        <w:tc>
          <w:tcPr>
            <w:tcW w:w="0" w:type="auto"/>
            <w:vMerge w:val="restart"/>
            <w:tcBorders>
              <w:top w:val="nil"/>
            </w:tcBorders>
            <w:vAlign w:val="center"/>
          </w:tcPr>
          <w:p w14:paraId="1D892EA0" w14:textId="77777777" w:rsidR="004256DA" w:rsidRPr="00ED3698" w:rsidRDefault="004256DA" w:rsidP="009267EC">
            <w:pPr>
              <w:spacing w:before="0" w:after="0"/>
              <w:jc w:val="center"/>
              <w:rPr>
                <w:color w:val="000000"/>
                <w:lang w:eastAsia="en-CA"/>
              </w:rPr>
            </w:pPr>
            <w:r>
              <w:rPr>
                <w:color w:val="000000"/>
                <w:lang w:eastAsia="en-CA"/>
              </w:rPr>
              <w:t>(free exit)</w:t>
            </w:r>
          </w:p>
        </w:tc>
        <w:tc>
          <w:tcPr>
            <w:tcW w:w="0" w:type="auto"/>
            <w:tcBorders>
              <w:top w:val="nil"/>
              <w:bottom w:val="nil"/>
            </w:tcBorders>
            <w:shd w:val="clear" w:color="auto" w:fill="auto"/>
            <w:noWrap/>
            <w:vAlign w:val="center"/>
            <w:hideMark/>
          </w:tcPr>
          <w:p w14:paraId="32CE83D2" w14:textId="77777777" w:rsidR="004256DA" w:rsidRPr="00AB7437" w:rsidRDefault="004256DA" w:rsidP="004256DA">
            <w:pPr>
              <w:spacing w:before="0" w:after="0"/>
              <w:jc w:val="center"/>
              <w:rPr>
                <w:lang w:eastAsia="zh-CN"/>
              </w:rPr>
            </w:pPr>
            <w:r>
              <w:rPr>
                <w:rFonts w:hint="eastAsia"/>
                <w:color w:val="000000"/>
                <w:lang w:eastAsia="zh-CN"/>
              </w:rPr>
              <w:t>[</w:t>
            </w:r>
            <w:r w:rsidRPr="00ED3698">
              <w:rPr>
                <w:color w:val="000000"/>
                <w:lang w:eastAsia="en-CA"/>
              </w:rPr>
              <w:t xml:space="preserve">mol </w:t>
            </w:r>
            <w:r>
              <w:rPr>
                <w:color w:val="000000"/>
                <w:lang w:eastAsia="en-CA"/>
              </w:rPr>
              <w:t>l</w:t>
            </w:r>
            <w:r w:rsidRPr="00ED3698">
              <w:rPr>
                <w:color w:val="000000"/>
                <w:vertAlign w:val="superscript"/>
                <w:lang w:eastAsia="en-CA"/>
              </w:rPr>
              <w:t>-1</w:t>
            </w:r>
            <w:r>
              <w:rPr>
                <w:rFonts w:hint="eastAsia"/>
                <w:color w:val="000000"/>
                <w:lang w:eastAsia="zh-CN"/>
              </w:rPr>
              <w:t>]</w:t>
            </w:r>
          </w:p>
        </w:tc>
      </w:tr>
      <w:tr w:rsidR="004256DA" w:rsidRPr="00ED3698" w14:paraId="2F389DBC" w14:textId="77777777" w:rsidTr="004256DA">
        <w:trPr>
          <w:trHeight w:val="300"/>
          <w:jc w:val="center"/>
        </w:trPr>
        <w:tc>
          <w:tcPr>
            <w:tcW w:w="0" w:type="auto"/>
            <w:tcBorders>
              <w:top w:val="nil"/>
              <w:bottom w:val="nil"/>
            </w:tcBorders>
            <w:shd w:val="clear" w:color="auto" w:fill="auto"/>
            <w:noWrap/>
            <w:vAlign w:val="center"/>
          </w:tcPr>
          <w:p w14:paraId="25954FC6" w14:textId="77777777" w:rsidR="004256DA" w:rsidRDefault="004256DA" w:rsidP="009267EC">
            <w:pPr>
              <w:spacing w:before="0" w:after="0"/>
              <w:ind w:left="318" w:hanging="318"/>
              <w:jc w:val="left"/>
            </w:pPr>
            <w:r>
              <w:t>CO</w:t>
            </w:r>
            <w:r w:rsidRPr="00CE2FE4">
              <w:rPr>
                <w:vertAlign w:val="subscript"/>
              </w:rPr>
              <w:t>3</w:t>
            </w:r>
            <w:r w:rsidRPr="00CE2FE4">
              <w:rPr>
                <w:vertAlign w:val="superscript"/>
              </w:rPr>
              <w:t>2-</w:t>
            </w:r>
          </w:p>
        </w:tc>
        <w:tc>
          <w:tcPr>
            <w:tcW w:w="0" w:type="auto"/>
            <w:tcBorders>
              <w:top w:val="nil"/>
              <w:bottom w:val="nil"/>
            </w:tcBorders>
            <w:shd w:val="clear" w:color="auto" w:fill="auto"/>
            <w:noWrap/>
            <w:vAlign w:val="center"/>
          </w:tcPr>
          <w:p w14:paraId="6C2234CC" w14:textId="77777777" w:rsidR="004256DA" w:rsidRPr="007A6503" w:rsidRDefault="004256DA" w:rsidP="009267EC">
            <w:pPr>
              <w:spacing w:before="0" w:after="0"/>
              <w:jc w:val="center"/>
            </w:pPr>
            <w:r w:rsidRPr="007A6503">
              <w:t>1.95</w:t>
            </w:r>
            <w:r w:rsidRPr="005865DC">
              <w:t>×10</w:t>
            </w:r>
            <w:r w:rsidRPr="005865DC">
              <w:rPr>
                <w:vertAlign w:val="superscript"/>
              </w:rPr>
              <w:t>-3</w:t>
            </w:r>
          </w:p>
        </w:tc>
        <w:tc>
          <w:tcPr>
            <w:tcW w:w="0" w:type="auto"/>
            <w:tcBorders>
              <w:top w:val="nil"/>
              <w:bottom w:val="nil"/>
            </w:tcBorders>
            <w:vAlign w:val="center"/>
          </w:tcPr>
          <w:p w14:paraId="77505617" w14:textId="77777777" w:rsidR="004256DA" w:rsidRPr="008445A8" w:rsidRDefault="004256DA" w:rsidP="009267EC">
            <w:pPr>
              <w:spacing w:before="0" w:after="0"/>
              <w:jc w:val="center"/>
            </w:pPr>
            <w:r w:rsidRPr="008445A8">
              <w:t>1.95</w:t>
            </w:r>
            <w:r w:rsidRPr="005865DC">
              <w:t>×10</w:t>
            </w:r>
            <w:r w:rsidRPr="005865DC">
              <w:rPr>
                <w:vertAlign w:val="superscript"/>
              </w:rPr>
              <w:t>-3</w:t>
            </w:r>
          </w:p>
        </w:tc>
        <w:tc>
          <w:tcPr>
            <w:tcW w:w="0" w:type="auto"/>
            <w:vMerge/>
            <w:vAlign w:val="center"/>
          </w:tcPr>
          <w:p w14:paraId="6003A46B"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06C784A7"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0052B809" w14:textId="77777777" w:rsidTr="004256DA">
        <w:trPr>
          <w:trHeight w:val="300"/>
          <w:jc w:val="center"/>
        </w:trPr>
        <w:tc>
          <w:tcPr>
            <w:tcW w:w="0" w:type="auto"/>
            <w:tcBorders>
              <w:top w:val="nil"/>
              <w:bottom w:val="nil"/>
            </w:tcBorders>
            <w:shd w:val="clear" w:color="auto" w:fill="auto"/>
            <w:noWrap/>
            <w:vAlign w:val="center"/>
          </w:tcPr>
          <w:p w14:paraId="2A080F70" w14:textId="77777777" w:rsidR="004256DA" w:rsidRDefault="004256DA" w:rsidP="009267EC">
            <w:pPr>
              <w:spacing w:before="0" w:after="0"/>
              <w:ind w:left="318" w:hanging="318"/>
              <w:jc w:val="left"/>
            </w:pPr>
            <w:r>
              <w:t>SO</w:t>
            </w:r>
            <w:r w:rsidRPr="00CE2FE4">
              <w:rPr>
                <w:vertAlign w:val="subscript"/>
              </w:rPr>
              <w:t>4</w:t>
            </w:r>
            <w:r w:rsidRPr="00CE2FE4">
              <w:rPr>
                <w:vertAlign w:val="superscript"/>
              </w:rPr>
              <w:t>2-</w:t>
            </w:r>
          </w:p>
        </w:tc>
        <w:tc>
          <w:tcPr>
            <w:tcW w:w="0" w:type="auto"/>
            <w:tcBorders>
              <w:top w:val="nil"/>
              <w:bottom w:val="nil"/>
            </w:tcBorders>
            <w:shd w:val="clear" w:color="auto" w:fill="auto"/>
            <w:noWrap/>
            <w:vAlign w:val="center"/>
          </w:tcPr>
          <w:p w14:paraId="124502DF" w14:textId="77777777" w:rsidR="004256DA" w:rsidRPr="007A6503" w:rsidRDefault="004256DA" w:rsidP="009267EC">
            <w:pPr>
              <w:spacing w:before="0" w:after="0"/>
              <w:jc w:val="center"/>
            </w:pPr>
            <w:r w:rsidRPr="007A6503">
              <w:t>1.44</w:t>
            </w:r>
            <w:r w:rsidRPr="005865DC">
              <w:t>×10</w:t>
            </w:r>
            <w:r w:rsidRPr="005865DC">
              <w:rPr>
                <w:vertAlign w:val="superscript"/>
              </w:rPr>
              <w:t>-3</w:t>
            </w:r>
          </w:p>
        </w:tc>
        <w:tc>
          <w:tcPr>
            <w:tcW w:w="0" w:type="auto"/>
            <w:tcBorders>
              <w:top w:val="nil"/>
              <w:bottom w:val="nil"/>
            </w:tcBorders>
            <w:vAlign w:val="center"/>
          </w:tcPr>
          <w:p w14:paraId="7C8BEDEA" w14:textId="77777777" w:rsidR="004256DA" w:rsidRPr="008445A8" w:rsidRDefault="004256DA" w:rsidP="009267EC">
            <w:pPr>
              <w:spacing w:before="0" w:after="0"/>
              <w:jc w:val="center"/>
            </w:pPr>
            <w:r w:rsidRPr="008445A8">
              <w:t>1.44</w:t>
            </w:r>
            <w:r w:rsidRPr="005865DC">
              <w:t>×10</w:t>
            </w:r>
            <w:r w:rsidRPr="005865DC">
              <w:rPr>
                <w:vertAlign w:val="superscript"/>
              </w:rPr>
              <w:t>-3</w:t>
            </w:r>
          </w:p>
        </w:tc>
        <w:tc>
          <w:tcPr>
            <w:tcW w:w="0" w:type="auto"/>
            <w:vMerge/>
            <w:vAlign w:val="center"/>
          </w:tcPr>
          <w:p w14:paraId="1F332019"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07631CC0"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6F90A12B" w14:textId="77777777" w:rsidTr="004256DA">
        <w:trPr>
          <w:trHeight w:val="300"/>
          <w:jc w:val="center"/>
        </w:trPr>
        <w:tc>
          <w:tcPr>
            <w:tcW w:w="0" w:type="auto"/>
            <w:tcBorders>
              <w:top w:val="nil"/>
              <w:bottom w:val="nil"/>
            </w:tcBorders>
            <w:shd w:val="clear" w:color="auto" w:fill="auto"/>
            <w:noWrap/>
            <w:vAlign w:val="center"/>
          </w:tcPr>
          <w:p w14:paraId="006AF349" w14:textId="77777777" w:rsidR="004256DA" w:rsidRDefault="004256DA" w:rsidP="009267EC">
            <w:pPr>
              <w:spacing w:before="0" w:after="0"/>
              <w:ind w:left="318" w:hanging="318"/>
              <w:jc w:val="left"/>
              <w:rPr>
                <w:lang w:eastAsia="zh-CN"/>
              </w:rPr>
            </w:pPr>
            <w:r>
              <w:rPr>
                <w:rFonts w:hint="eastAsia"/>
                <w:lang w:eastAsia="zh-CN"/>
              </w:rPr>
              <w:t>HS</w:t>
            </w:r>
            <w:r>
              <w:rPr>
                <w:rFonts w:hint="eastAsia"/>
                <w:vertAlign w:val="superscript"/>
                <w:lang w:eastAsia="zh-CN"/>
              </w:rPr>
              <w:t>-</w:t>
            </w:r>
          </w:p>
        </w:tc>
        <w:tc>
          <w:tcPr>
            <w:tcW w:w="0" w:type="auto"/>
            <w:tcBorders>
              <w:top w:val="nil"/>
              <w:bottom w:val="nil"/>
            </w:tcBorders>
            <w:shd w:val="clear" w:color="auto" w:fill="auto"/>
            <w:noWrap/>
            <w:vAlign w:val="center"/>
          </w:tcPr>
          <w:p w14:paraId="2203EBF9" w14:textId="77777777" w:rsidR="004256DA" w:rsidRPr="007A6503" w:rsidRDefault="004256DA" w:rsidP="009267EC">
            <w:pPr>
              <w:spacing w:before="0" w:after="0"/>
              <w:jc w:val="center"/>
            </w:pPr>
            <w:r w:rsidRPr="007A6503">
              <w:t>5.29</w:t>
            </w:r>
            <w:r w:rsidRPr="005865DC">
              <w:t>×10</w:t>
            </w:r>
            <w:r w:rsidRPr="005865DC">
              <w:rPr>
                <w:vertAlign w:val="superscript"/>
              </w:rPr>
              <w:t>-20</w:t>
            </w:r>
          </w:p>
        </w:tc>
        <w:tc>
          <w:tcPr>
            <w:tcW w:w="0" w:type="auto"/>
            <w:tcBorders>
              <w:top w:val="nil"/>
              <w:bottom w:val="nil"/>
            </w:tcBorders>
            <w:vAlign w:val="center"/>
          </w:tcPr>
          <w:p w14:paraId="0B807701" w14:textId="77777777" w:rsidR="004256DA" w:rsidRPr="008445A8" w:rsidRDefault="004256DA" w:rsidP="009267EC">
            <w:pPr>
              <w:spacing w:before="0" w:after="0"/>
              <w:jc w:val="center"/>
            </w:pPr>
            <w:r w:rsidRPr="008445A8">
              <w:t>5.29</w:t>
            </w:r>
            <w:r w:rsidRPr="005865DC">
              <w:t>×10</w:t>
            </w:r>
            <w:r w:rsidRPr="005865DC">
              <w:rPr>
                <w:vertAlign w:val="superscript"/>
              </w:rPr>
              <w:t>-20</w:t>
            </w:r>
          </w:p>
        </w:tc>
        <w:tc>
          <w:tcPr>
            <w:tcW w:w="0" w:type="auto"/>
            <w:vMerge/>
            <w:vAlign w:val="center"/>
          </w:tcPr>
          <w:p w14:paraId="5A621B5B"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00C06288"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1A05A631" w14:textId="77777777" w:rsidTr="004256DA">
        <w:trPr>
          <w:trHeight w:val="300"/>
          <w:jc w:val="center"/>
        </w:trPr>
        <w:tc>
          <w:tcPr>
            <w:tcW w:w="0" w:type="auto"/>
            <w:tcBorders>
              <w:top w:val="nil"/>
              <w:bottom w:val="nil"/>
            </w:tcBorders>
            <w:shd w:val="clear" w:color="auto" w:fill="auto"/>
            <w:noWrap/>
            <w:vAlign w:val="center"/>
          </w:tcPr>
          <w:p w14:paraId="1A83DD72" w14:textId="77777777" w:rsidR="004256DA" w:rsidRDefault="004256DA" w:rsidP="009267EC">
            <w:pPr>
              <w:spacing w:before="0" w:after="0"/>
              <w:ind w:left="318" w:hanging="318"/>
              <w:jc w:val="left"/>
            </w:pPr>
            <w:r>
              <w:rPr>
                <w:rFonts w:hint="eastAsia"/>
                <w:lang w:eastAsia="zh-CN"/>
              </w:rPr>
              <w:t>Ca</w:t>
            </w:r>
            <w:r>
              <w:rPr>
                <w:rFonts w:hint="eastAsia"/>
                <w:vertAlign w:val="superscript"/>
                <w:lang w:eastAsia="zh-CN"/>
              </w:rPr>
              <w:t>2</w:t>
            </w:r>
            <w:r w:rsidRPr="001D1FAE">
              <w:rPr>
                <w:vertAlign w:val="superscript"/>
              </w:rPr>
              <w:t>+</w:t>
            </w:r>
          </w:p>
        </w:tc>
        <w:tc>
          <w:tcPr>
            <w:tcW w:w="0" w:type="auto"/>
            <w:tcBorders>
              <w:top w:val="nil"/>
              <w:bottom w:val="nil"/>
            </w:tcBorders>
            <w:shd w:val="clear" w:color="auto" w:fill="auto"/>
            <w:noWrap/>
            <w:vAlign w:val="center"/>
          </w:tcPr>
          <w:p w14:paraId="4FD30FF1" w14:textId="77777777" w:rsidR="004256DA" w:rsidRPr="007A6503" w:rsidRDefault="004256DA" w:rsidP="009267EC">
            <w:pPr>
              <w:spacing w:before="0" w:after="0"/>
              <w:jc w:val="center"/>
            </w:pPr>
            <w:r w:rsidRPr="007A6503">
              <w:t>5.32</w:t>
            </w:r>
            <w:r w:rsidRPr="005865DC">
              <w:t>×10</w:t>
            </w:r>
            <w:r w:rsidRPr="005865DC">
              <w:rPr>
                <w:vertAlign w:val="superscript"/>
              </w:rPr>
              <w:t>-4</w:t>
            </w:r>
          </w:p>
        </w:tc>
        <w:tc>
          <w:tcPr>
            <w:tcW w:w="0" w:type="auto"/>
            <w:tcBorders>
              <w:top w:val="nil"/>
              <w:bottom w:val="nil"/>
            </w:tcBorders>
            <w:vAlign w:val="center"/>
          </w:tcPr>
          <w:p w14:paraId="6F176CDC" w14:textId="77777777" w:rsidR="004256DA" w:rsidRPr="008445A8" w:rsidRDefault="004256DA" w:rsidP="009267EC">
            <w:pPr>
              <w:spacing w:before="0" w:after="0"/>
              <w:jc w:val="center"/>
            </w:pPr>
            <w:r w:rsidRPr="008445A8">
              <w:t>5.32</w:t>
            </w:r>
            <w:r w:rsidRPr="005865DC">
              <w:t>×10</w:t>
            </w:r>
            <w:r w:rsidRPr="005865DC">
              <w:rPr>
                <w:vertAlign w:val="superscript"/>
              </w:rPr>
              <w:t>-4</w:t>
            </w:r>
          </w:p>
        </w:tc>
        <w:tc>
          <w:tcPr>
            <w:tcW w:w="0" w:type="auto"/>
            <w:vMerge/>
            <w:vAlign w:val="center"/>
          </w:tcPr>
          <w:p w14:paraId="70B82BBB"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64728FDB"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5A7E7045" w14:textId="77777777" w:rsidTr="004256DA">
        <w:trPr>
          <w:trHeight w:val="300"/>
          <w:jc w:val="center"/>
        </w:trPr>
        <w:tc>
          <w:tcPr>
            <w:tcW w:w="0" w:type="auto"/>
            <w:tcBorders>
              <w:top w:val="nil"/>
              <w:bottom w:val="nil"/>
            </w:tcBorders>
            <w:shd w:val="clear" w:color="auto" w:fill="auto"/>
            <w:noWrap/>
            <w:vAlign w:val="center"/>
          </w:tcPr>
          <w:p w14:paraId="65C57346" w14:textId="77777777" w:rsidR="004256DA" w:rsidRDefault="004256DA" w:rsidP="009267EC">
            <w:pPr>
              <w:spacing w:before="0" w:after="0"/>
              <w:ind w:left="318" w:hanging="318"/>
              <w:jc w:val="left"/>
            </w:pPr>
            <w:r>
              <w:t>Fe</w:t>
            </w:r>
            <w:r w:rsidRPr="00CE2FE4">
              <w:rPr>
                <w:vertAlign w:val="superscript"/>
              </w:rPr>
              <w:t>2+</w:t>
            </w:r>
          </w:p>
        </w:tc>
        <w:tc>
          <w:tcPr>
            <w:tcW w:w="0" w:type="auto"/>
            <w:tcBorders>
              <w:top w:val="nil"/>
              <w:bottom w:val="nil"/>
            </w:tcBorders>
            <w:shd w:val="clear" w:color="auto" w:fill="auto"/>
            <w:noWrap/>
            <w:vAlign w:val="center"/>
          </w:tcPr>
          <w:p w14:paraId="62E43D96" w14:textId="77777777" w:rsidR="004256DA" w:rsidRPr="007A6503" w:rsidRDefault="004256DA" w:rsidP="009267EC">
            <w:pPr>
              <w:spacing w:before="0" w:after="0"/>
              <w:jc w:val="center"/>
            </w:pPr>
            <w:r w:rsidRPr="007A6503">
              <w:t>2.53</w:t>
            </w:r>
            <w:r w:rsidRPr="005865DC">
              <w:t>×10</w:t>
            </w:r>
            <w:r w:rsidRPr="005865DC">
              <w:rPr>
                <w:vertAlign w:val="superscript"/>
              </w:rPr>
              <w:t>-13</w:t>
            </w:r>
          </w:p>
        </w:tc>
        <w:tc>
          <w:tcPr>
            <w:tcW w:w="0" w:type="auto"/>
            <w:tcBorders>
              <w:top w:val="nil"/>
              <w:bottom w:val="nil"/>
            </w:tcBorders>
            <w:vAlign w:val="center"/>
          </w:tcPr>
          <w:p w14:paraId="691B98AE" w14:textId="77777777" w:rsidR="004256DA" w:rsidRPr="008445A8" w:rsidRDefault="004256DA" w:rsidP="009267EC">
            <w:pPr>
              <w:spacing w:before="0" w:after="0"/>
              <w:jc w:val="center"/>
            </w:pPr>
            <w:r w:rsidRPr="008445A8">
              <w:t>2.53</w:t>
            </w:r>
            <w:r w:rsidRPr="005865DC">
              <w:t>×10</w:t>
            </w:r>
            <w:r w:rsidRPr="005865DC">
              <w:rPr>
                <w:vertAlign w:val="superscript"/>
              </w:rPr>
              <w:t>-13</w:t>
            </w:r>
          </w:p>
        </w:tc>
        <w:tc>
          <w:tcPr>
            <w:tcW w:w="0" w:type="auto"/>
            <w:vMerge/>
            <w:vAlign w:val="center"/>
          </w:tcPr>
          <w:p w14:paraId="62BD2858"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0DC1AFB5"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42BE88B4" w14:textId="77777777" w:rsidTr="004256DA">
        <w:trPr>
          <w:trHeight w:val="300"/>
          <w:jc w:val="center"/>
        </w:trPr>
        <w:tc>
          <w:tcPr>
            <w:tcW w:w="0" w:type="auto"/>
            <w:tcBorders>
              <w:top w:val="nil"/>
              <w:bottom w:val="nil"/>
            </w:tcBorders>
            <w:shd w:val="clear" w:color="auto" w:fill="auto"/>
            <w:noWrap/>
            <w:vAlign w:val="center"/>
          </w:tcPr>
          <w:p w14:paraId="3FA5E5C7" w14:textId="77777777" w:rsidR="004256DA" w:rsidRDefault="004256DA" w:rsidP="009267EC">
            <w:pPr>
              <w:spacing w:before="0" w:after="0"/>
              <w:ind w:left="318" w:hanging="318"/>
              <w:jc w:val="left"/>
            </w:pPr>
            <w:r>
              <w:t>Fe</w:t>
            </w:r>
            <w:r w:rsidRPr="00CE2FE4">
              <w:rPr>
                <w:vertAlign w:val="superscript"/>
              </w:rPr>
              <w:t>3+</w:t>
            </w:r>
          </w:p>
        </w:tc>
        <w:tc>
          <w:tcPr>
            <w:tcW w:w="0" w:type="auto"/>
            <w:tcBorders>
              <w:top w:val="nil"/>
              <w:bottom w:val="nil"/>
            </w:tcBorders>
            <w:shd w:val="clear" w:color="auto" w:fill="auto"/>
            <w:noWrap/>
            <w:vAlign w:val="center"/>
          </w:tcPr>
          <w:p w14:paraId="5A6CCD8C" w14:textId="77777777" w:rsidR="004256DA" w:rsidRPr="007A6503" w:rsidRDefault="004256DA" w:rsidP="009267EC">
            <w:pPr>
              <w:spacing w:before="0" w:after="0"/>
              <w:jc w:val="center"/>
            </w:pPr>
            <w:r w:rsidRPr="007A6503">
              <w:t>4.72</w:t>
            </w:r>
            <w:r w:rsidRPr="005865DC">
              <w:t>×10</w:t>
            </w:r>
            <w:r w:rsidRPr="005865DC">
              <w:rPr>
                <w:vertAlign w:val="superscript"/>
              </w:rPr>
              <w:t>-12</w:t>
            </w:r>
          </w:p>
        </w:tc>
        <w:tc>
          <w:tcPr>
            <w:tcW w:w="0" w:type="auto"/>
            <w:tcBorders>
              <w:top w:val="nil"/>
              <w:bottom w:val="nil"/>
            </w:tcBorders>
            <w:vAlign w:val="center"/>
          </w:tcPr>
          <w:p w14:paraId="1B164DED" w14:textId="77777777" w:rsidR="004256DA" w:rsidRPr="008445A8" w:rsidRDefault="004256DA" w:rsidP="009267EC">
            <w:pPr>
              <w:spacing w:before="0" w:after="0"/>
              <w:jc w:val="center"/>
            </w:pPr>
            <w:r w:rsidRPr="008445A8">
              <w:t>4.72</w:t>
            </w:r>
            <w:r w:rsidRPr="005865DC">
              <w:t>×10</w:t>
            </w:r>
            <w:r w:rsidRPr="005865DC">
              <w:rPr>
                <w:vertAlign w:val="superscript"/>
              </w:rPr>
              <w:t>-12</w:t>
            </w:r>
          </w:p>
        </w:tc>
        <w:tc>
          <w:tcPr>
            <w:tcW w:w="0" w:type="auto"/>
            <w:vMerge/>
            <w:vAlign w:val="center"/>
          </w:tcPr>
          <w:p w14:paraId="41B83D50"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5414F316"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09A8F282" w14:textId="77777777" w:rsidTr="004256DA">
        <w:trPr>
          <w:trHeight w:val="300"/>
          <w:jc w:val="center"/>
        </w:trPr>
        <w:tc>
          <w:tcPr>
            <w:tcW w:w="0" w:type="auto"/>
            <w:tcBorders>
              <w:top w:val="nil"/>
              <w:bottom w:val="nil"/>
            </w:tcBorders>
            <w:shd w:val="clear" w:color="auto" w:fill="auto"/>
            <w:noWrap/>
            <w:vAlign w:val="center"/>
          </w:tcPr>
          <w:p w14:paraId="228F48F2" w14:textId="77777777" w:rsidR="004256DA" w:rsidRDefault="004256DA" w:rsidP="009267EC">
            <w:pPr>
              <w:spacing w:before="0" w:after="0"/>
              <w:ind w:left="318" w:hanging="318"/>
              <w:jc w:val="left"/>
            </w:pPr>
            <w:r>
              <w:rPr>
                <w:rFonts w:hint="eastAsia"/>
                <w:lang w:eastAsia="zh-CN"/>
              </w:rPr>
              <w:t>Cr</w:t>
            </w:r>
            <w:r>
              <w:t>O</w:t>
            </w:r>
            <w:r w:rsidRPr="00CE2FE4">
              <w:rPr>
                <w:vertAlign w:val="subscript"/>
              </w:rPr>
              <w:t>4</w:t>
            </w:r>
            <w:r w:rsidRPr="00CE2FE4">
              <w:rPr>
                <w:vertAlign w:val="superscript"/>
              </w:rPr>
              <w:t>2-</w:t>
            </w:r>
          </w:p>
        </w:tc>
        <w:tc>
          <w:tcPr>
            <w:tcW w:w="0" w:type="auto"/>
            <w:tcBorders>
              <w:top w:val="nil"/>
              <w:bottom w:val="nil"/>
            </w:tcBorders>
            <w:shd w:val="clear" w:color="auto" w:fill="auto"/>
            <w:noWrap/>
            <w:vAlign w:val="center"/>
          </w:tcPr>
          <w:p w14:paraId="6DEE2070" w14:textId="77777777" w:rsidR="004256DA" w:rsidRPr="007A6503" w:rsidRDefault="004256DA" w:rsidP="009267EC">
            <w:pPr>
              <w:spacing w:before="0" w:after="0"/>
              <w:jc w:val="center"/>
            </w:pPr>
            <w:r w:rsidRPr="007A6503">
              <w:t>9.84</w:t>
            </w:r>
            <w:r w:rsidRPr="005865DC">
              <w:t>×10</w:t>
            </w:r>
            <w:r w:rsidRPr="005865DC">
              <w:rPr>
                <w:vertAlign w:val="superscript"/>
              </w:rPr>
              <w:t>-5</w:t>
            </w:r>
          </w:p>
        </w:tc>
        <w:tc>
          <w:tcPr>
            <w:tcW w:w="0" w:type="auto"/>
            <w:tcBorders>
              <w:top w:val="nil"/>
              <w:bottom w:val="nil"/>
            </w:tcBorders>
            <w:vAlign w:val="center"/>
          </w:tcPr>
          <w:p w14:paraId="635F4F30" w14:textId="77777777" w:rsidR="004256DA" w:rsidRPr="008445A8" w:rsidRDefault="004256DA" w:rsidP="009267EC">
            <w:pPr>
              <w:spacing w:before="0" w:after="0"/>
              <w:jc w:val="center"/>
            </w:pPr>
            <w:r w:rsidRPr="008445A8">
              <w:t>9.84</w:t>
            </w:r>
            <w:r w:rsidRPr="005865DC">
              <w:t>×10</w:t>
            </w:r>
            <w:r w:rsidRPr="005865DC">
              <w:rPr>
                <w:vertAlign w:val="superscript"/>
              </w:rPr>
              <w:t>-5</w:t>
            </w:r>
          </w:p>
        </w:tc>
        <w:tc>
          <w:tcPr>
            <w:tcW w:w="0" w:type="auto"/>
            <w:vMerge/>
            <w:vAlign w:val="center"/>
          </w:tcPr>
          <w:p w14:paraId="5A6DD0DC"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41F25B64"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3F48F4F0" w14:textId="77777777" w:rsidTr="004256DA">
        <w:trPr>
          <w:trHeight w:val="300"/>
          <w:jc w:val="center"/>
        </w:trPr>
        <w:tc>
          <w:tcPr>
            <w:tcW w:w="0" w:type="auto"/>
            <w:tcBorders>
              <w:top w:val="nil"/>
              <w:bottom w:val="nil"/>
            </w:tcBorders>
            <w:shd w:val="clear" w:color="auto" w:fill="auto"/>
            <w:noWrap/>
            <w:vAlign w:val="center"/>
          </w:tcPr>
          <w:p w14:paraId="316C1D46" w14:textId="77777777" w:rsidR="004256DA" w:rsidRDefault="004256DA" w:rsidP="009267EC">
            <w:pPr>
              <w:spacing w:before="0" w:after="0"/>
              <w:ind w:left="318" w:hanging="318"/>
              <w:jc w:val="left"/>
            </w:pPr>
            <w:r>
              <w:rPr>
                <w:rFonts w:hint="eastAsia"/>
                <w:szCs w:val="24"/>
                <w:lang w:val="en-CA" w:eastAsia="zh-CN"/>
              </w:rPr>
              <w:t>C</w:t>
            </w:r>
            <w:r>
              <w:rPr>
                <w:szCs w:val="24"/>
                <w:lang w:val="en-CA" w:eastAsia="en-CA"/>
              </w:rPr>
              <w:t>r(</w:t>
            </w:r>
            <w:r>
              <w:rPr>
                <w:rFonts w:hint="eastAsia"/>
                <w:szCs w:val="24"/>
                <w:lang w:val="en-CA" w:eastAsia="zh-CN"/>
              </w:rPr>
              <w:t>OH</w:t>
            </w:r>
            <w:r w:rsidRPr="0023677A">
              <w:rPr>
                <w:szCs w:val="24"/>
                <w:lang w:val="en-CA" w:eastAsia="en-CA"/>
              </w:rPr>
              <w:t>)</w:t>
            </w:r>
            <w:r w:rsidRPr="007912BA">
              <w:rPr>
                <w:szCs w:val="24"/>
                <w:vertAlign w:val="subscript"/>
                <w:lang w:val="en-CA" w:eastAsia="en-CA"/>
              </w:rPr>
              <w:t>2</w:t>
            </w:r>
            <w:r w:rsidRPr="007912BA">
              <w:rPr>
                <w:szCs w:val="24"/>
                <w:vertAlign w:val="superscript"/>
                <w:lang w:val="en-CA" w:eastAsia="en-CA"/>
              </w:rPr>
              <w:t>+</w:t>
            </w:r>
          </w:p>
        </w:tc>
        <w:tc>
          <w:tcPr>
            <w:tcW w:w="0" w:type="auto"/>
            <w:tcBorders>
              <w:top w:val="nil"/>
              <w:bottom w:val="nil"/>
            </w:tcBorders>
            <w:shd w:val="clear" w:color="auto" w:fill="auto"/>
            <w:noWrap/>
            <w:vAlign w:val="center"/>
          </w:tcPr>
          <w:p w14:paraId="1BABDB2D" w14:textId="77777777" w:rsidR="004256DA" w:rsidRPr="007A6503" w:rsidRDefault="004256DA" w:rsidP="009267EC">
            <w:pPr>
              <w:spacing w:before="0" w:after="0"/>
              <w:jc w:val="center"/>
            </w:pPr>
            <w:r w:rsidRPr="007A6503">
              <w:t>1.52</w:t>
            </w:r>
            <w:r w:rsidRPr="005865DC">
              <w:t>×10</w:t>
            </w:r>
            <w:r w:rsidRPr="005865DC">
              <w:rPr>
                <w:vertAlign w:val="superscript"/>
              </w:rPr>
              <w:t>-7</w:t>
            </w:r>
          </w:p>
        </w:tc>
        <w:tc>
          <w:tcPr>
            <w:tcW w:w="0" w:type="auto"/>
            <w:tcBorders>
              <w:top w:val="nil"/>
              <w:bottom w:val="nil"/>
            </w:tcBorders>
            <w:vAlign w:val="center"/>
          </w:tcPr>
          <w:p w14:paraId="2B041189" w14:textId="77777777" w:rsidR="004256DA" w:rsidRPr="008445A8" w:rsidRDefault="004256DA" w:rsidP="009267EC">
            <w:pPr>
              <w:spacing w:before="0" w:after="0"/>
              <w:jc w:val="center"/>
            </w:pPr>
            <w:r w:rsidRPr="008445A8">
              <w:t>1.52</w:t>
            </w:r>
            <w:r w:rsidRPr="005865DC">
              <w:t>×10</w:t>
            </w:r>
            <w:r w:rsidRPr="005865DC">
              <w:rPr>
                <w:vertAlign w:val="superscript"/>
              </w:rPr>
              <w:t>-7</w:t>
            </w:r>
          </w:p>
        </w:tc>
        <w:tc>
          <w:tcPr>
            <w:tcW w:w="0" w:type="auto"/>
            <w:vMerge/>
            <w:vAlign w:val="center"/>
          </w:tcPr>
          <w:p w14:paraId="5621737C"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5C583729"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71A471EB" w14:textId="77777777" w:rsidTr="004256DA">
        <w:trPr>
          <w:trHeight w:val="300"/>
          <w:jc w:val="center"/>
        </w:trPr>
        <w:tc>
          <w:tcPr>
            <w:tcW w:w="0" w:type="auto"/>
            <w:tcBorders>
              <w:top w:val="nil"/>
              <w:bottom w:val="nil"/>
            </w:tcBorders>
            <w:shd w:val="clear" w:color="auto" w:fill="auto"/>
            <w:noWrap/>
            <w:vAlign w:val="center"/>
          </w:tcPr>
          <w:p w14:paraId="6CE97B3E" w14:textId="77777777" w:rsidR="004256DA" w:rsidRDefault="004256DA" w:rsidP="009267EC">
            <w:pPr>
              <w:spacing w:before="0" w:after="0"/>
              <w:ind w:left="318" w:hanging="318"/>
              <w:jc w:val="left"/>
              <w:rPr>
                <w:lang w:eastAsia="zh-CN"/>
              </w:rPr>
            </w:pPr>
            <w:r>
              <w:rPr>
                <w:rFonts w:hint="eastAsia"/>
                <w:lang w:eastAsia="zh-CN"/>
              </w:rPr>
              <w:t>TCE</w:t>
            </w:r>
          </w:p>
        </w:tc>
        <w:tc>
          <w:tcPr>
            <w:tcW w:w="0" w:type="auto"/>
            <w:tcBorders>
              <w:top w:val="nil"/>
              <w:bottom w:val="nil"/>
            </w:tcBorders>
            <w:shd w:val="clear" w:color="auto" w:fill="auto"/>
            <w:noWrap/>
            <w:vAlign w:val="center"/>
          </w:tcPr>
          <w:p w14:paraId="5429F47B" w14:textId="77777777" w:rsidR="004256DA" w:rsidRPr="007A6503" w:rsidRDefault="004256DA" w:rsidP="009267EC">
            <w:pPr>
              <w:spacing w:before="0" w:after="0"/>
              <w:jc w:val="center"/>
              <w:rPr>
                <w:lang w:eastAsia="zh-CN"/>
              </w:rPr>
            </w:pPr>
            <w:r w:rsidRPr="007A6503">
              <w:t>1.98</w:t>
            </w:r>
            <w:r w:rsidRPr="005865DC">
              <w:t>×10</w:t>
            </w:r>
            <w:r w:rsidRPr="005865DC">
              <w:rPr>
                <w:vertAlign w:val="superscript"/>
              </w:rPr>
              <w:t>-6</w:t>
            </w:r>
          </w:p>
        </w:tc>
        <w:tc>
          <w:tcPr>
            <w:tcW w:w="0" w:type="auto"/>
            <w:tcBorders>
              <w:top w:val="nil"/>
              <w:bottom w:val="nil"/>
            </w:tcBorders>
            <w:vAlign w:val="center"/>
          </w:tcPr>
          <w:p w14:paraId="6894EF5E" w14:textId="77777777" w:rsidR="004256DA" w:rsidRPr="008445A8" w:rsidRDefault="004256DA" w:rsidP="009267EC">
            <w:pPr>
              <w:spacing w:before="0" w:after="0"/>
              <w:jc w:val="center"/>
            </w:pPr>
            <w:r w:rsidRPr="008445A8">
              <w:t>1.98</w:t>
            </w:r>
            <w:r w:rsidRPr="005865DC">
              <w:t>×10</w:t>
            </w:r>
            <w:r w:rsidRPr="005865DC">
              <w:rPr>
                <w:vertAlign w:val="superscript"/>
              </w:rPr>
              <w:t>-6</w:t>
            </w:r>
          </w:p>
        </w:tc>
        <w:tc>
          <w:tcPr>
            <w:tcW w:w="0" w:type="auto"/>
            <w:vMerge/>
            <w:vAlign w:val="center"/>
          </w:tcPr>
          <w:p w14:paraId="34AFDD70"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59CEE7EE"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68C8938A" w14:textId="77777777" w:rsidTr="004256DA">
        <w:trPr>
          <w:trHeight w:val="300"/>
          <w:jc w:val="center"/>
        </w:trPr>
        <w:tc>
          <w:tcPr>
            <w:tcW w:w="0" w:type="auto"/>
            <w:tcBorders>
              <w:top w:val="nil"/>
              <w:bottom w:val="nil"/>
            </w:tcBorders>
            <w:shd w:val="clear" w:color="auto" w:fill="auto"/>
            <w:noWrap/>
            <w:vAlign w:val="center"/>
          </w:tcPr>
          <w:p w14:paraId="4CB34A1E" w14:textId="77777777" w:rsidR="004256DA" w:rsidRDefault="004256DA" w:rsidP="009267EC">
            <w:pPr>
              <w:spacing w:before="0" w:after="0"/>
              <w:ind w:left="318" w:hanging="318"/>
              <w:jc w:val="left"/>
              <w:rPr>
                <w:lang w:eastAsia="zh-CN"/>
              </w:rPr>
            </w:pPr>
            <w:r>
              <w:rPr>
                <w:lang w:eastAsia="zh-CN"/>
              </w:rPr>
              <w:t>C</w:t>
            </w:r>
            <w:r>
              <w:rPr>
                <w:rFonts w:hint="eastAsia"/>
                <w:lang w:eastAsia="zh-CN"/>
              </w:rPr>
              <w:t>is-1,2-DCE</w:t>
            </w:r>
          </w:p>
        </w:tc>
        <w:tc>
          <w:tcPr>
            <w:tcW w:w="0" w:type="auto"/>
            <w:tcBorders>
              <w:top w:val="nil"/>
              <w:bottom w:val="nil"/>
            </w:tcBorders>
            <w:shd w:val="clear" w:color="auto" w:fill="auto"/>
            <w:noWrap/>
            <w:vAlign w:val="center"/>
          </w:tcPr>
          <w:p w14:paraId="152F4395" w14:textId="77777777" w:rsidR="004256DA" w:rsidRPr="007A6503" w:rsidRDefault="004256DA" w:rsidP="009267EC">
            <w:pPr>
              <w:spacing w:before="0" w:after="0"/>
              <w:jc w:val="center"/>
              <w:rPr>
                <w:lang w:eastAsia="zh-CN"/>
              </w:rPr>
            </w:pPr>
            <w:r w:rsidRPr="007A6503">
              <w:t>1.37</w:t>
            </w:r>
            <w:r w:rsidRPr="005865DC">
              <w:t>×10</w:t>
            </w:r>
            <w:r w:rsidRPr="005865DC">
              <w:rPr>
                <w:vertAlign w:val="superscript"/>
              </w:rPr>
              <w:t>-6</w:t>
            </w:r>
          </w:p>
        </w:tc>
        <w:tc>
          <w:tcPr>
            <w:tcW w:w="0" w:type="auto"/>
            <w:tcBorders>
              <w:top w:val="nil"/>
              <w:bottom w:val="nil"/>
            </w:tcBorders>
            <w:vAlign w:val="center"/>
          </w:tcPr>
          <w:p w14:paraId="51406712" w14:textId="77777777" w:rsidR="004256DA" w:rsidRPr="008445A8" w:rsidRDefault="004256DA" w:rsidP="009267EC">
            <w:pPr>
              <w:spacing w:before="0" w:after="0"/>
              <w:jc w:val="center"/>
            </w:pPr>
            <w:r w:rsidRPr="008445A8">
              <w:t>1.37</w:t>
            </w:r>
            <w:r w:rsidRPr="005865DC">
              <w:t>×10</w:t>
            </w:r>
            <w:r w:rsidRPr="005865DC">
              <w:rPr>
                <w:vertAlign w:val="superscript"/>
              </w:rPr>
              <w:t>-6</w:t>
            </w:r>
          </w:p>
        </w:tc>
        <w:tc>
          <w:tcPr>
            <w:tcW w:w="0" w:type="auto"/>
            <w:vMerge/>
            <w:vAlign w:val="center"/>
          </w:tcPr>
          <w:p w14:paraId="2EBF035E"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70F10137"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25537CE1" w14:textId="77777777" w:rsidTr="004256DA">
        <w:trPr>
          <w:trHeight w:val="300"/>
          <w:jc w:val="center"/>
        </w:trPr>
        <w:tc>
          <w:tcPr>
            <w:tcW w:w="0" w:type="auto"/>
            <w:tcBorders>
              <w:top w:val="nil"/>
              <w:bottom w:val="nil"/>
            </w:tcBorders>
            <w:shd w:val="clear" w:color="auto" w:fill="auto"/>
            <w:noWrap/>
            <w:vAlign w:val="center"/>
          </w:tcPr>
          <w:p w14:paraId="71D0F902" w14:textId="77777777" w:rsidR="004256DA" w:rsidRDefault="004256DA" w:rsidP="009267EC">
            <w:pPr>
              <w:spacing w:before="0" w:after="0"/>
              <w:ind w:left="318" w:hanging="318"/>
              <w:jc w:val="left"/>
              <w:rPr>
                <w:lang w:eastAsia="zh-CN"/>
              </w:rPr>
            </w:pPr>
            <w:r>
              <w:rPr>
                <w:rFonts w:hint="eastAsia"/>
                <w:lang w:eastAsia="zh-CN"/>
              </w:rPr>
              <w:t>VC</w:t>
            </w:r>
          </w:p>
        </w:tc>
        <w:tc>
          <w:tcPr>
            <w:tcW w:w="0" w:type="auto"/>
            <w:tcBorders>
              <w:top w:val="nil"/>
              <w:bottom w:val="nil"/>
            </w:tcBorders>
            <w:shd w:val="clear" w:color="auto" w:fill="auto"/>
            <w:noWrap/>
            <w:vAlign w:val="center"/>
          </w:tcPr>
          <w:p w14:paraId="78EDC6CC" w14:textId="77777777" w:rsidR="004256DA" w:rsidRPr="007A6503" w:rsidRDefault="004256DA" w:rsidP="009267EC">
            <w:pPr>
              <w:spacing w:before="0" w:after="0"/>
              <w:jc w:val="center"/>
            </w:pPr>
            <w:r>
              <w:t>1.73</w:t>
            </w:r>
            <w:r w:rsidRPr="005865DC">
              <w:t>×10</w:t>
            </w:r>
            <w:r w:rsidRPr="005865DC">
              <w:rPr>
                <w:vertAlign w:val="superscript"/>
              </w:rPr>
              <w:t>-7</w:t>
            </w:r>
          </w:p>
        </w:tc>
        <w:tc>
          <w:tcPr>
            <w:tcW w:w="0" w:type="auto"/>
            <w:tcBorders>
              <w:top w:val="nil"/>
              <w:bottom w:val="nil"/>
            </w:tcBorders>
            <w:vAlign w:val="center"/>
          </w:tcPr>
          <w:p w14:paraId="54F070BA" w14:textId="77777777" w:rsidR="004256DA" w:rsidRPr="008445A8" w:rsidRDefault="004256DA" w:rsidP="009267EC">
            <w:pPr>
              <w:spacing w:before="0" w:after="0"/>
              <w:jc w:val="center"/>
            </w:pPr>
            <w:r w:rsidRPr="008445A8">
              <w:t>1.73</w:t>
            </w:r>
            <w:r w:rsidRPr="005865DC">
              <w:t>×10</w:t>
            </w:r>
            <w:r w:rsidRPr="005865DC">
              <w:rPr>
                <w:vertAlign w:val="superscript"/>
              </w:rPr>
              <w:t>-7</w:t>
            </w:r>
          </w:p>
        </w:tc>
        <w:tc>
          <w:tcPr>
            <w:tcW w:w="0" w:type="auto"/>
            <w:vMerge/>
            <w:vAlign w:val="center"/>
          </w:tcPr>
          <w:p w14:paraId="272169B6"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47E1324D"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78F33EA6" w14:textId="77777777" w:rsidTr="004256DA">
        <w:trPr>
          <w:trHeight w:val="300"/>
          <w:jc w:val="center"/>
        </w:trPr>
        <w:tc>
          <w:tcPr>
            <w:tcW w:w="0" w:type="auto"/>
            <w:tcBorders>
              <w:top w:val="nil"/>
              <w:bottom w:val="nil"/>
            </w:tcBorders>
            <w:shd w:val="clear" w:color="auto" w:fill="auto"/>
            <w:noWrap/>
            <w:vAlign w:val="center"/>
          </w:tcPr>
          <w:p w14:paraId="0EEA9377" w14:textId="77777777" w:rsidR="004256DA" w:rsidRDefault="004256DA" w:rsidP="009267EC">
            <w:pPr>
              <w:spacing w:before="0" w:after="0"/>
              <w:ind w:left="318" w:hanging="318"/>
              <w:jc w:val="left"/>
              <w:rPr>
                <w:lang w:eastAsia="zh-CN"/>
              </w:rPr>
            </w:pPr>
            <w:r>
              <w:rPr>
                <w:rFonts w:hint="eastAsia"/>
                <w:lang w:eastAsia="zh-CN"/>
              </w:rPr>
              <w:t>ethane</w:t>
            </w:r>
          </w:p>
        </w:tc>
        <w:tc>
          <w:tcPr>
            <w:tcW w:w="0" w:type="auto"/>
            <w:tcBorders>
              <w:top w:val="nil"/>
              <w:bottom w:val="nil"/>
            </w:tcBorders>
            <w:shd w:val="clear" w:color="auto" w:fill="auto"/>
            <w:noWrap/>
            <w:vAlign w:val="center"/>
          </w:tcPr>
          <w:p w14:paraId="5827F9E5" w14:textId="77777777" w:rsidR="004256DA" w:rsidRPr="007A6503" w:rsidRDefault="004256DA" w:rsidP="009267EC">
            <w:pPr>
              <w:spacing w:before="0" w:after="0"/>
              <w:jc w:val="center"/>
            </w:pPr>
            <w:r w:rsidRPr="007A6503">
              <w:t>2.99</w:t>
            </w:r>
            <w:r w:rsidRPr="005865DC">
              <w:t>×10</w:t>
            </w:r>
            <w:r w:rsidRPr="005865DC">
              <w:rPr>
                <w:vertAlign w:val="superscript"/>
              </w:rPr>
              <w:t>-6</w:t>
            </w:r>
          </w:p>
        </w:tc>
        <w:tc>
          <w:tcPr>
            <w:tcW w:w="0" w:type="auto"/>
            <w:tcBorders>
              <w:top w:val="nil"/>
              <w:bottom w:val="nil"/>
            </w:tcBorders>
            <w:vAlign w:val="center"/>
          </w:tcPr>
          <w:p w14:paraId="10AAB2D7" w14:textId="77777777" w:rsidR="004256DA" w:rsidRPr="008445A8" w:rsidRDefault="004256DA" w:rsidP="009267EC">
            <w:pPr>
              <w:spacing w:before="0" w:after="0"/>
              <w:jc w:val="center"/>
            </w:pPr>
            <w:r w:rsidRPr="008445A8">
              <w:t>2.99</w:t>
            </w:r>
            <w:r w:rsidRPr="005865DC">
              <w:t>×10</w:t>
            </w:r>
            <w:r w:rsidRPr="005865DC">
              <w:rPr>
                <w:vertAlign w:val="superscript"/>
              </w:rPr>
              <w:t>-6</w:t>
            </w:r>
          </w:p>
        </w:tc>
        <w:tc>
          <w:tcPr>
            <w:tcW w:w="0" w:type="auto"/>
            <w:vMerge/>
            <w:vAlign w:val="center"/>
          </w:tcPr>
          <w:p w14:paraId="7F9BA41D"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10F3EDB7"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048E62A7" w14:textId="77777777" w:rsidTr="004256DA">
        <w:trPr>
          <w:trHeight w:val="300"/>
          <w:jc w:val="center"/>
        </w:trPr>
        <w:tc>
          <w:tcPr>
            <w:tcW w:w="0" w:type="auto"/>
            <w:tcBorders>
              <w:top w:val="nil"/>
              <w:bottom w:val="nil"/>
            </w:tcBorders>
            <w:shd w:val="clear" w:color="auto" w:fill="auto"/>
            <w:noWrap/>
            <w:vAlign w:val="center"/>
          </w:tcPr>
          <w:p w14:paraId="26B756D9" w14:textId="77777777" w:rsidR="004256DA" w:rsidRDefault="004256DA" w:rsidP="009267EC">
            <w:pPr>
              <w:spacing w:before="0" w:after="0"/>
              <w:ind w:left="318" w:hanging="318"/>
              <w:jc w:val="left"/>
            </w:pPr>
            <w:r w:rsidRPr="0023677A">
              <w:rPr>
                <w:rFonts w:hint="eastAsia"/>
              </w:rPr>
              <w:t>H</w:t>
            </w:r>
            <w:r w:rsidRPr="0023677A">
              <w:rPr>
                <w:vertAlign w:val="subscript"/>
              </w:rPr>
              <w:t>2</w:t>
            </w:r>
            <w:r>
              <w:t>(aq)</w:t>
            </w:r>
          </w:p>
        </w:tc>
        <w:tc>
          <w:tcPr>
            <w:tcW w:w="0" w:type="auto"/>
            <w:tcBorders>
              <w:top w:val="nil"/>
              <w:bottom w:val="nil"/>
            </w:tcBorders>
            <w:shd w:val="clear" w:color="auto" w:fill="auto"/>
            <w:noWrap/>
            <w:vAlign w:val="center"/>
          </w:tcPr>
          <w:p w14:paraId="628B9613" w14:textId="77777777" w:rsidR="004256DA" w:rsidRDefault="004256DA" w:rsidP="009267EC">
            <w:pPr>
              <w:spacing w:before="0" w:after="0"/>
              <w:jc w:val="center"/>
            </w:pPr>
            <w:r w:rsidRPr="007A6503">
              <w:t>1.98</w:t>
            </w:r>
            <w:r w:rsidRPr="005865DC">
              <w:t>×10</w:t>
            </w:r>
            <w:r w:rsidRPr="005865DC">
              <w:rPr>
                <w:vertAlign w:val="superscript"/>
              </w:rPr>
              <w:t>-31</w:t>
            </w:r>
          </w:p>
        </w:tc>
        <w:tc>
          <w:tcPr>
            <w:tcW w:w="0" w:type="auto"/>
            <w:tcBorders>
              <w:top w:val="nil"/>
              <w:bottom w:val="nil"/>
            </w:tcBorders>
            <w:vAlign w:val="center"/>
          </w:tcPr>
          <w:p w14:paraId="20094F8A" w14:textId="77777777" w:rsidR="004256DA" w:rsidRDefault="004256DA" w:rsidP="009267EC">
            <w:pPr>
              <w:spacing w:before="0" w:after="0"/>
              <w:jc w:val="center"/>
            </w:pPr>
            <w:r w:rsidRPr="008445A8">
              <w:t>1.98</w:t>
            </w:r>
            <w:r w:rsidRPr="005865DC">
              <w:t>×10</w:t>
            </w:r>
            <w:r w:rsidRPr="005865DC">
              <w:rPr>
                <w:vertAlign w:val="superscript"/>
              </w:rPr>
              <w:t>-31</w:t>
            </w:r>
          </w:p>
        </w:tc>
        <w:tc>
          <w:tcPr>
            <w:tcW w:w="0" w:type="auto"/>
            <w:vMerge/>
            <w:tcBorders>
              <w:bottom w:val="nil"/>
            </w:tcBorders>
            <w:vAlign w:val="center"/>
          </w:tcPr>
          <w:p w14:paraId="203D258B" w14:textId="77777777" w:rsidR="004256DA" w:rsidRPr="00ED3698" w:rsidRDefault="004256DA" w:rsidP="009267EC">
            <w:pPr>
              <w:spacing w:before="0" w:after="0"/>
              <w:jc w:val="center"/>
            </w:pPr>
          </w:p>
        </w:tc>
        <w:tc>
          <w:tcPr>
            <w:tcW w:w="0" w:type="auto"/>
            <w:tcBorders>
              <w:top w:val="nil"/>
              <w:bottom w:val="nil"/>
            </w:tcBorders>
            <w:shd w:val="clear" w:color="auto" w:fill="auto"/>
            <w:noWrap/>
            <w:vAlign w:val="center"/>
          </w:tcPr>
          <w:p w14:paraId="64D6191D" w14:textId="77777777" w:rsidR="004256DA" w:rsidRDefault="004256DA" w:rsidP="004256DA">
            <w:pPr>
              <w:spacing w:before="0" w:after="0"/>
              <w:jc w:val="center"/>
            </w:pPr>
            <w:r w:rsidRPr="004D0C37">
              <w:rPr>
                <w:rFonts w:hint="eastAsia"/>
                <w:color w:val="000000"/>
                <w:lang w:eastAsia="zh-CN"/>
              </w:rPr>
              <w:t>[</w:t>
            </w:r>
            <w:r w:rsidRPr="004D0C37">
              <w:rPr>
                <w:color w:val="000000"/>
                <w:lang w:eastAsia="en-CA"/>
              </w:rPr>
              <w:t xml:space="preserve">mol </w:t>
            </w:r>
            <w:r>
              <w:rPr>
                <w:color w:val="000000"/>
                <w:lang w:eastAsia="en-CA"/>
              </w:rPr>
              <w:t>l</w:t>
            </w:r>
            <w:r w:rsidRPr="004D0C37">
              <w:rPr>
                <w:color w:val="000000"/>
                <w:vertAlign w:val="superscript"/>
                <w:lang w:eastAsia="en-CA"/>
              </w:rPr>
              <w:t>-1</w:t>
            </w:r>
            <w:r w:rsidRPr="004D0C37">
              <w:rPr>
                <w:rFonts w:hint="eastAsia"/>
                <w:color w:val="000000"/>
                <w:lang w:eastAsia="zh-CN"/>
              </w:rPr>
              <w:t>]</w:t>
            </w:r>
          </w:p>
        </w:tc>
      </w:tr>
      <w:tr w:rsidR="004256DA" w:rsidRPr="00ED3698" w14:paraId="4E1738D8" w14:textId="77777777" w:rsidTr="004256DA">
        <w:trPr>
          <w:trHeight w:val="300"/>
          <w:jc w:val="center"/>
        </w:trPr>
        <w:tc>
          <w:tcPr>
            <w:tcW w:w="0" w:type="auto"/>
            <w:tcBorders>
              <w:top w:val="nil"/>
              <w:bottom w:val="single" w:sz="4" w:space="0" w:color="auto"/>
            </w:tcBorders>
            <w:shd w:val="clear" w:color="auto" w:fill="auto"/>
            <w:noWrap/>
            <w:vAlign w:val="center"/>
          </w:tcPr>
          <w:p w14:paraId="656B5078" w14:textId="77777777" w:rsidR="004256DA" w:rsidRPr="00ED3698" w:rsidRDefault="004256DA" w:rsidP="009267EC">
            <w:pPr>
              <w:spacing w:before="0" w:after="0"/>
              <w:jc w:val="left"/>
              <w:rPr>
                <w:color w:val="000000"/>
                <w:lang w:eastAsia="en-CA"/>
              </w:rPr>
            </w:pPr>
            <w:r w:rsidRPr="00ED3698">
              <w:rPr>
                <w:color w:val="000000"/>
                <w:lang w:eastAsia="en-CA"/>
              </w:rPr>
              <w:t>H</w:t>
            </w:r>
            <w:r w:rsidRPr="004256DA">
              <w:rPr>
                <w:color w:val="000000"/>
                <w:vertAlign w:val="superscript"/>
                <w:lang w:eastAsia="en-CA"/>
              </w:rPr>
              <w:t>+</w:t>
            </w:r>
          </w:p>
        </w:tc>
        <w:tc>
          <w:tcPr>
            <w:tcW w:w="0" w:type="auto"/>
            <w:tcBorders>
              <w:top w:val="nil"/>
              <w:bottom w:val="single" w:sz="4" w:space="0" w:color="auto"/>
            </w:tcBorders>
            <w:shd w:val="clear" w:color="auto" w:fill="auto"/>
            <w:noWrap/>
            <w:vAlign w:val="center"/>
          </w:tcPr>
          <w:p w14:paraId="60FB0773" w14:textId="77777777" w:rsidR="004256DA" w:rsidRPr="00ED3698" w:rsidRDefault="004256DA" w:rsidP="009267EC">
            <w:pPr>
              <w:spacing w:before="0" w:after="0"/>
              <w:jc w:val="center"/>
            </w:pPr>
            <w:r>
              <w:rPr>
                <w:rFonts w:hint="eastAsia"/>
              </w:rPr>
              <w:t>6.29</w:t>
            </w:r>
          </w:p>
        </w:tc>
        <w:tc>
          <w:tcPr>
            <w:tcW w:w="0" w:type="auto"/>
            <w:tcBorders>
              <w:top w:val="nil"/>
              <w:bottom w:val="single" w:sz="4" w:space="0" w:color="auto"/>
            </w:tcBorders>
            <w:vAlign w:val="center"/>
          </w:tcPr>
          <w:p w14:paraId="1959AA49" w14:textId="77777777" w:rsidR="004256DA" w:rsidRPr="00ED3698" w:rsidRDefault="004256DA" w:rsidP="009267EC">
            <w:pPr>
              <w:spacing w:before="0" w:after="0"/>
              <w:jc w:val="center"/>
            </w:pPr>
            <w:r>
              <w:t>3.0</w:t>
            </w:r>
          </w:p>
        </w:tc>
        <w:tc>
          <w:tcPr>
            <w:tcW w:w="0" w:type="auto"/>
            <w:tcBorders>
              <w:top w:val="nil"/>
              <w:bottom w:val="single" w:sz="4" w:space="0" w:color="auto"/>
            </w:tcBorders>
            <w:vAlign w:val="center"/>
          </w:tcPr>
          <w:p w14:paraId="1FE66E64" w14:textId="77777777" w:rsidR="004256DA" w:rsidRPr="00ED3698" w:rsidRDefault="004256DA" w:rsidP="009267EC">
            <w:pPr>
              <w:spacing w:before="0" w:after="0"/>
              <w:jc w:val="center"/>
            </w:pPr>
          </w:p>
        </w:tc>
        <w:tc>
          <w:tcPr>
            <w:tcW w:w="0" w:type="auto"/>
            <w:tcBorders>
              <w:top w:val="nil"/>
              <w:bottom w:val="single" w:sz="4" w:space="0" w:color="auto"/>
            </w:tcBorders>
            <w:shd w:val="clear" w:color="auto" w:fill="auto"/>
            <w:noWrap/>
            <w:vAlign w:val="center"/>
          </w:tcPr>
          <w:p w14:paraId="6625AAD2" w14:textId="77777777" w:rsidR="004256DA" w:rsidRPr="00ED3698" w:rsidRDefault="004256DA" w:rsidP="009267EC">
            <w:pPr>
              <w:spacing w:before="0" w:after="0"/>
              <w:jc w:val="center"/>
              <w:rPr>
                <w:color w:val="000000"/>
                <w:lang w:eastAsia="en-CA"/>
              </w:rPr>
            </w:pPr>
            <w:r>
              <w:rPr>
                <w:color w:val="000000"/>
                <w:lang w:eastAsia="en-CA"/>
              </w:rPr>
              <w:t>pH</w:t>
            </w:r>
          </w:p>
        </w:tc>
      </w:tr>
      <w:tr w:rsidR="004256DA" w:rsidRPr="00ED3698" w14:paraId="54DE553F" w14:textId="77777777" w:rsidTr="004256DA">
        <w:trPr>
          <w:trHeight w:val="300"/>
          <w:jc w:val="center"/>
        </w:trPr>
        <w:tc>
          <w:tcPr>
            <w:tcW w:w="0" w:type="auto"/>
            <w:tcBorders>
              <w:top w:val="single" w:sz="4" w:space="0" w:color="auto"/>
              <w:bottom w:val="nil"/>
            </w:tcBorders>
            <w:shd w:val="clear" w:color="auto" w:fill="auto"/>
            <w:noWrap/>
            <w:vAlign w:val="center"/>
          </w:tcPr>
          <w:p w14:paraId="6BEC884A" w14:textId="77777777" w:rsidR="004256DA" w:rsidRPr="00ED3698" w:rsidRDefault="004256DA" w:rsidP="009267EC">
            <w:pPr>
              <w:spacing w:before="0" w:after="0"/>
              <w:jc w:val="left"/>
              <w:rPr>
                <w:i/>
                <w:color w:val="000000"/>
                <w:sz w:val="22"/>
                <w:szCs w:val="22"/>
              </w:rPr>
            </w:pPr>
            <w:r w:rsidRPr="00ED3698">
              <w:rPr>
                <w:i/>
                <w:color w:val="000000"/>
                <w:sz w:val="22"/>
                <w:szCs w:val="22"/>
              </w:rPr>
              <w:t>Mineral</w:t>
            </w:r>
          </w:p>
        </w:tc>
        <w:tc>
          <w:tcPr>
            <w:tcW w:w="0" w:type="auto"/>
            <w:tcBorders>
              <w:top w:val="single" w:sz="4" w:space="0" w:color="auto"/>
              <w:bottom w:val="nil"/>
            </w:tcBorders>
            <w:shd w:val="clear" w:color="auto" w:fill="auto"/>
            <w:noWrap/>
            <w:vAlign w:val="center"/>
          </w:tcPr>
          <w:p w14:paraId="6C356635" w14:textId="77777777" w:rsidR="004256DA" w:rsidRPr="00AA0081" w:rsidRDefault="004256DA" w:rsidP="009267EC">
            <w:pPr>
              <w:spacing w:before="0" w:after="0"/>
              <w:jc w:val="center"/>
            </w:pPr>
          </w:p>
        </w:tc>
        <w:tc>
          <w:tcPr>
            <w:tcW w:w="0" w:type="auto"/>
            <w:tcBorders>
              <w:top w:val="single" w:sz="4" w:space="0" w:color="auto"/>
              <w:bottom w:val="nil"/>
            </w:tcBorders>
            <w:vAlign w:val="center"/>
          </w:tcPr>
          <w:p w14:paraId="579EEBAD" w14:textId="77777777" w:rsidR="004256DA" w:rsidRPr="00ED3698" w:rsidRDefault="004256DA" w:rsidP="009267EC">
            <w:pPr>
              <w:spacing w:before="0" w:after="0"/>
              <w:jc w:val="center"/>
              <w:rPr>
                <w:i/>
              </w:rPr>
            </w:pPr>
          </w:p>
        </w:tc>
        <w:tc>
          <w:tcPr>
            <w:tcW w:w="0" w:type="auto"/>
            <w:tcBorders>
              <w:top w:val="single" w:sz="4" w:space="0" w:color="auto"/>
              <w:bottom w:val="nil"/>
            </w:tcBorders>
            <w:vAlign w:val="center"/>
          </w:tcPr>
          <w:p w14:paraId="06C41F66" w14:textId="77777777" w:rsidR="004256DA" w:rsidRPr="00ED3698" w:rsidRDefault="004256DA" w:rsidP="009267EC">
            <w:pPr>
              <w:spacing w:before="0" w:after="0"/>
              <w:jc w:val="center"/>
              <w:rPr>
                <w:i/>
              </w:rPr>
            </w:pPr>
          </w:p>
        </w:tc>
        <w:tc>
          <w:tcPr>
            <w:tcW w:w="0" w:type="auto"/>
            <w:tcBorders>
              <w:top w:val="single" w:sz="4" w:space="0" w:color="auto"/>
              <w:bottom w:val="nil"/>
            </w:tcBorders>
            <w:shd w:val="clear" w:color="auto" w:fill="auto"/>
            <w:noWrap/>
            <w:vAlign w:val="center"/>
          </w:tcPr>
          <w:p w14:paraId="2CF52D79" w14:textId="77777777" w:rsidR="004256DA" w:rsidRPr="00ED3698" w:rsidRDefault="004256DA" w:rsidP="009267EC">
            <w:pPr>
              <w:spacing w:before="0" w:after="0"/>
              <w:jc w:val="center"/>
              <w:rPr>
                <w:i/>
                <w:color w:val="000000"/>
                <w:lang w:eastAsia="en-CA"/>
              </w:rPr>
            </w:pPr>
          </w:p>
        </w:tc>
      </w:tr>
      <w:tr w:rsidR="004256DA" w:rsidRPr="00ED3698" w14:paraId="0C7A4B31" w14:textId="77777777" w:rsidTr="004256DA">
        <w:trPr>
          <w:trHeight w:val="300"/>
          <w:jc w:val="center"/>
        </w:trPr>
        <w:tc>
          <w:tcPr>
            <w:tcW w:w="0" w:type="auto"/>
            <w:tcBorders>
              <w:top w:val="nil"/>
              <w:bottom w:val="nil"/>
            </w:tcBorders>
            <w:shd w:val="clear" w:color="auto" w:fill="auto"/>
            <w:noWrap/>
            <w:vAlign w:val="center"/>
          </w:tcPr>
          <w:p w14:paraId="70792701" w14:textId="77777777" w:rsidR="004256DA" w:rsidRDefault="004256DA" w:rsidP="004256DA">
            <w:pPr>
              <w:spacing w:before="0" w:after="0"/>
              <w:ind w:left="318" w:hanging="284"/>
              <w:jc w:val="left"/>
            </w:pPr>
            <w:r>
              <w:rPr>
                <w:lang w:eastAsia="zh-CN"/>
              </w:rPr>
              <w:t>Fe_0</w:t>
            </w:r>
          </w:p>
        </w:tc>
        <w:tc>
          <w:tcPr>
            <w:tcW w:w="0" w:type="auto"/>
            <w:tcBorders>
              <w:top w:val="nil"/>
              <w:bottom w:val="nil"/>
            </w:tcBorders>
            <w:shd w:val="clear" w:color="auto" w:fill="auto"/>
            <w:noWrap/>
            <w:vAlign w:val="center"/>
          </w:tcPr>
          <w:p w14:paraId="72DA3863" w14:textId="77777777" w:rsidR="004256DA" w:rsidRDefault="004256DA" w:rsidP="009267EC">
            <w:pPr>
              <w:spacing w:before="0" w:after="0"/>
              <w:jc w:val="center"/>
            </w:pPr>
            <w:r>
              <w:t>0.</w:t>
            </w:r>
            <w:r>
              <w:rPr>
                <w:rFonts w:hint="eastAsia"/>
              </w:rPr>
              <w:t>5</w:t>
            </w:r>
          </w:p>
        </w:tc>
        <w:tc>
          <w:tcPr>
            <w:tcW w:w="0" w:type="auto"/>
            <w:tcBorders>
              <w:top w:val="nil"/>
              <w:bottom w:val="nil"/>
            </w:tcBorders>
            <w:vAlign w:val="center"/>
          </w:tcPr>
          <w:p w14:paraId="38B224E0" w14:textId="77777777" w:rsidR="004256DA" w:rsidRPr="00ED3698" w:rsidRDefault="004256DA" w:rsidP="009267EC">
            <w:pPr>
              <w:spacing w:before="0" w:after="0"/>
              <w:jc w:val="center"/>
            </w:pPr>
            <w:r w:rsidRPr="00ED3698">
              <w:t>-</w:t>
            </w:r>
          </w:p>
        </w:tc>
        <w:tc>
          <w:tcPr>
            <w:tcW w:w="0" w:type="auto"/>
            <w:tcBorders>
              <w:top w:val="nil"/>
              <w:bottom w:val="nil"/>
            </w:tcBorders>
            <w:vAlign w:val="center"/>
          </w:tcPr>
          <w:p w14:paraId="253D8968" w14:textId="77777777" w:rsidR="004256DA" w:rsidRPr="00ED3698" w:rsidRDefault="004256DA" w:rsidP="009267EC">
            <w:pPr>
              <w:spacing w:before="0" w:after="0"/>
              <w:jc w:val="center"/>
            </w:pPr>
            <w:r w:rsidRPr="00ED3698">
              <w:t>-</w:t>
            </w:r>
          </w:p>
        </w:tc>
        <w:tc>
          <w:tcPr>
            <w:tcW w:w="0" w:type="auto"/>
            <w:tcBorders>
              <w:top w:val="nil"/>
              <w:bottom w:val="nil"/>
            </w:tcBorders>
            <w:shd w:val="clear" w:color="auto" w:fill="auto"/>
            <w:noWrap/>
            <w:vAlign w:val="center"/>
          </w:tcPr>
          <w:p w14:paraId="44CD2110"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6E14164C" w14:textId="77777777" w:rsidTr="004256DA">
        <w:trPr>
          <w:trHeight w:val="300"/>
          <w:jc w:val="center"/>
        </w:trPr>
        <w:tc>
          <w:tcPr>
            <w:tcW w:w="0" w:type="auto"/>
            <w:tcBorders>
              <w:top w:val="nil"/>
              <w:bottom w:val="nil"/>
            </w:tcBorders>
            <w:shd w:val="clear" w:color="auto" w:fill="auto"/>
            <w:noWrap/>
            <w:vAlign w:val="center"/>
          </w:tcPr>
          <w:p w14:paraId="4AA34B40" w14:textId="77777777" w:rsidR="004256DA" w:rsidRDefault="004256DA" w:rsidP="009267EC">
            <w:pPr>
              <w:spacing w:before="0" w:after="0"/>
              <w:ind w:left="318" w:hanging="284"/>
              <w:jc w:val="left"/>
            </w:pPr>
            <w:r>
              <w:rPr>
                <w:rFonts w:hint="eastAsia"/>
                <w:lang w:eastAsia="zh-CN"/>
              </w:rPr>
              <w:t>C</w:t>
            </w:r>
            <w:r w:rsidRPr="00AA0081">
              <w:t>alcite</w:t>
            </w:r>
          </w:p>
        </w:tc>
        <w:tc>
          <w:tcPr>
            <w:tcW w:w="0" w:type="auto"/>
            <w:tcBorders>
              <w:top w:val="nil"/>
              <w:bottom w:val="nil"/>
            </w:tcBorders>
            <w:shd w:val="clear" w:color="auto" w:fill="auto"/>
            <w:noWrap/>
            <w:vAlign w:val="center"/>
          </w:tcPr>
          <w:p w14:paraId="758AB5C8" w14:textId="77777777" w:rsidR="004256DA" w:rsidRDefault="004256DA" w:rsidP="009267EC">
            <w:pPr>
              <w:spacing w:before="0" w:after="0"/>
              <w:jc w:val="center"/>
            </w:pPr>
            <w:r>
              <w:t>0.00</w:t>
            </w:r>
          </w:p>
        </w:tc>
        <w:tc>
          <w:tcPr>
            <w:tcW w:w="0" w:type="auto"/>
            <w:tcBorders>
              <w:top w:val="nil"/>
              <w:bottom w:val="nil"/>
            </w:tcBorders>
            <w:vAlign w:val="center"/>
          </w:tcPr>
          <w:p w14:paraId="656CAA32" w14:textId="77777777" w:rsidR="004256DA" w:rsidRPr="00ED3698" w:rsidRDefault="004256DA" w:rsidP="009267EC">
            <w:pPr>
              <w:spacing w:before="0" w:after="0"/>
              <w:jc w:val="center"/>
            </w:pPr>
            <w:r>
              <w:t>-</w:t>
            </w:r>
          </w:p>
        </w:tc>
        <w:tc>
          <w:tcPr>
            <w:tcW w:w="0" w:type="auto"/>
            <w:tcBorders>
              <w:top w:val="nil"/>
              <w:bottom w:val="nil"/>
            </w:tcBorders>
            <w:vAlign w:val="center"/>
          </w:tcPr>
          <w:p w14:paraId="14CA39C7" w14:textId="77777777" w:rsidR="004256DA" w:rsidRDefault="004256DA" w:rsidP="009267EC">
            <w:pPr>
              <w:spacing w:before="0" w:after="0"/>
              <w:jc w:val="center"/>
            </w:pPr>
            <w:r w:rsidRPr="001C1877">
              <w:t>-</w:t>
            </w:r>
          </w:p>
        </w:tc>
        <w:tc>
          <w:tcPr>
            <w:tcW w:w="0" w:type="auto"/>
            <w:tcBorders>
              <w:top w:val="nil"/>
              <w:bottom w:val="nil"/>
            </w:tcBorders>
            <w:shd w:val="clear" w:color="auto" w:fill="auto"/>
            <w:noWrap/>
            <w:vAlign w:val="center"/>
          </w:tcPr>
          <w:p w14:paraId="2D173334"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0A4B9156" w14:textId="77777777" w:rsidTr="004256DA">
        <w:trPr>
          <w:trHeight w:val="300"/>
          <w:jc w:val="center"/>
        </w:trPr>
        <w:tc>
          <w:tcPr>
            <w:tcW w:w="0" w:type="auto"/>
            <w:tcBorders>
              <w:top w:val="nil"/>
              <w:bottom w:val="nil"/>
            </w:tcBorders>
            <w:shd w:val="clear" w:color="auto" w:fill="auto"/>
            <w:noWrap/>
            <w:vAlign w:val="center"/>
          </w:tcPr>
          <w:p w14:paraId="13A85B98" w14:textId="77777777" w:rsidR="004256DA" w:rsidRDefault="004256DA" w:rsidP="009267EC">
            <w:pPr>
              <w:spacing w:before="0" w:after="0"/>
              <w:ind w:left="318" w:hanging="284"/>
              <w:jc w:val="left"/>
            </w:pPr>
            <w:r w:rsidRPr="00AA0081">
              <w:t>siderite</w:t>
            </w:r>
          </w:p>
        </w:tc>
        <w:tc>
          <w:tcPr>
            <w:tcW w:w="0" w:type="auto"/>
            <w:tcBorders>
              <w:top w:val="nil"/>
              <w:bottom w:val="nil"/>
            </w:tcBorders>
            <w:shd w:val="clear" w:color="auto" w:fill="auto"/>
            <w:noWrap/>
            <w:vAlign w:val="center"/>
          </w:tcPr>
          <w:p w14:paraId="3CCEA4F8" w14:textId="77777777" w:rsidR="004256DA" w:rsidRDefault="004256DA" w:rsidP="009267EC">
            <w:pPr>
              <w:spacing w:before="0" w:after="0"/>
              <w:jc w:val="center"/>
            </w:pPr>
            <w:r>
              <w:t>0.00</w:t>
            </w:r>
          </w:p>
        </w:tc>
        <w:tc>
          <w:tcPr>
            <w:tcW w:w="0" w:type="auto"/>
            <w:tcBorders>
              <w:top w:val="nil"/>
              <w:bottom w:val="nil"/>
            </w:tcBorders>
            <w:vAlign w:val="center"/>
          </w:tcPr>
          <w:p w14:paraId="5E9B9442" w14:textId="77777777" w:rsidR="004256DA" w:rsidRPr="00ED3698" w:rsidRDefault="004256DA" w:rsidP="009267EC">
            <w:pPr>
              <w:spacing w:before="0" w:after="0"/>
              <w:jc w:val="center"/>
            </w:pPr>
            <w:r>
              <w:t>-</w:t>
            </w:r>
          </w:p>
        </w:tc>
        <w:tc>
          <w:tcPr>
            <w:tcW w:w="0" w:type="auto"/>
            <w:tcBorders>
              <w:top w:val="nil"/>
              <w:bottom w:val="nil"/>
            </w:tcBorders>
            <w:vAlign w:val="center"/>
          </w:tcPr>
          <w:p w14:paraId="1193A3D6" w14:textId="77777777" w:rsidR="004256DA" w:rsidRDefault="004256DA" w:rsidP="009267EC">
            <w:pPr>
              <w:spacing w:before="0" w:after="0"/>
              <w:jc w:val="center"/>
            </w:pPr>
            <w:r w:rsidRPr="001C1877">
              <w:t>-</w:t>
            </w:r>
          </w:p>
        </w:tc>
        <w:tc>
          <w:tcPr>
            <w:tcW w:w="0" w:type="auto"/>
            <w:tcBorders>
              <w:top w:val="nil"/>
              <w:bottom w:val="nil"/>
            </w:tcBorders>
            <w:shd w:val="clear" w:color="auto" w:fill="auto"/>
            <w:noWrap/>
            <w:vAlign w:val="center"/>
          </w:tcPr>
          <w:p w14:paraId="680105E2"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16C04915" w14:textId="77777777" w:rsidTr="004256DA">
        <w:trPr>
          <w:trHeight w:val="300"/>
          <w:jc w:val="center"/>
        </w:trPr>
        <w:tc>
          <w:tcPr>
            <w:tcW w:w="0" w:type="auto"/>
            <w:tcBorders>
              <w:top w:val="nil"/>
              <w:bottom w:val="nil"/>
            </w:tcBorders>
            <w:shd w:val="clear" w:color="auto" w:fill="auto"/>
            <w:noWrap/>
            <w:vAlign w:val="center"/>
          </w:tcPr>
          <w:p w14:paraId="101348BE" w14:textId="77777777" w:rsidR="004256DA" w:rsidRDefault="004256DA" w:rsidP="009267EC">
            <w:pPr>
              <w:spacing w:before="0" w:after="0"/>
              <w:ind w:left="318" w:hanging="284"/>
              <w:jc w:val="left"/>
            </w:pPr>
            <w:r>
              <w:rPr>
                <w:rFonts w:hint="eastAsia"/>
                <w:lang w:eastAsia="zh-CN"/>
              </w:rPr>
              <w:t>Fe</w:t>
            </w:r>
            <w:r>
              <w:rPr>
                <w:lang w:eastAsia="zh-CN"/>
              </w:rPr>
              <w:t>(</w:t>
            </w:r>
            <w:r>
              <w:rPr>
                <w:rFonts w:hint="eastAsia"/>
                <w:lang w:eastAsia="zh-CN"/>
              </w:rPr>
              <w:t>OH</w:t>
            </w:r>
            <w:r>
              <w:rPr>
                <w:lang w:eastAsia="zh-CN"/>
              </w:rPr>
              <w:t>)</w:t>
            </w:r>
            <w:r w:rsidRPr="00873005">
              <w:rPr>
                <w:vertAlign w:val="subscript"/>
                <w:lang w:eastAsia="zh-CN"/>
              </w:rPr>
              <w:t>2</w:t>
            </w:r>
            <w:r>
              <w:rPr>
                <w:lang w:eastAsia="zh-CN"/>
              </w:rPr>
              <w:t>(s)</w:t>
            </w:r>
          </w:p>
        </w:tc>
        <w:tc>
          <w:tcPr>
            <w:tcW w:w="0" w:type="auto"/>
            <w:tcBorders>
              <w:top w:val="nil"/>
              <w:bottom w:val="nil"/>
            </w:tcBorders>
            <w:shd w:val="clear" w:color="auto" w:fill="auto"/>
            <w:noWrap/>
            <w:vAlign w:val="center"/>
          </w:tcPr>
          <w:p w14:paraId="4EDA52DA" w14:textId="77777777" w:rsidR="004256DA" w:rsidRDefault="004256DA" w:rsidP="009267EC">
            <w:pPr>
              <w:spacing w:before="0" w:after="0"/>
              <w:jc w:val="center"/>
            </w:pPr>
            <w:r>
              <w:t>0.00</w:t>
            </w:r>
          </w:p>
        </w:tc>
        <w:tc>
          <w:tcPr>
            <w:tcW w:w="0" w:type="auto"/>
            <w:tcBorders>
              <w:top w:val="nil"/>
              <w:bottom w:val="nil"/>
            </w:tcBorders>
            <w:vAlign w:val="center"/>
          </w:tcPr>
          <w:p w14:paraId="28A94705" w14:textId="77777777" w:rsidR="004256DA" w:rsidRPr="00ED3698" w:rsidRDefault="004256DA" w:rsidP="009267EC">
            <w:pPr>
              <w:spacing w:before="0" w:after="0"/>
              <w:jc w:val="center"/>
            </w:pPr>
            <w:r>
              <w:t>-</w:t>
            </w:r>
          </w:p>
        </w:tc>
        <w:tc>
          <w:tcPr>
            <w:tcW w:w="0" w:type="auto"/>
            <w:tcBorders>
              <w:top w:val="nil"/>
              <w:bottom w:val="nil"/>
            </w:tcBorders>
            <w:vAlign w:val="center"/>
          </w:tcPr>
          <w:p w14:paraId="01164BC9" w14:textId="77777777" w:rsidR="004256DA" w:rsidRDefault="004256DA" w:rsidP="009267EC">
            <w:pPr>
              <w:spacing w:before="0" w:after="0"/>
              <w:jc w:val="center"/>
            </w:pPr>
            <w:r w:rsidRPr="001C1877">
              <w:t>-</w:t>
            </w:r>
          </w:p>
        </w:tc>
        <w:tc>
          <w:tcPr>
            <w:tcW w:w="0" w:type="auto"/>
            <w:tcBorders>
              <w:top w:val="nil"/>
              <w:bottom w:val="nil"/>
            </w:tcBorders>
            <w:shd w:val="clear" w:color="auto" w:fill="auto"/>
            <w:noWrap/>
            <w:vAlign w:val="center"/>
          </w:tcPr>
          <w:p w14:paraId="4F65FDA3"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0519C9F7" w14:textId="77777777" w:rsidTr="004256DA">
        <w:trPr>
          <w:trHeight w:val="300"/>
          <w:jc w:val="center"/>
        </w:trPr>
        <w:tc>
          <w:tcPr>
            <w:tcW w:w="0" w:type="auto"/>
            <w:tcBorders>
              <w:top w:val="nil"/>
              <w:bottom w:val="nil"/>
            </w:tcBorders>
            <w:shd w:val="clear" w:color="auto" w:fill="auto"/>
            <w:noWrap/>
            <w:vAlign w:val="center"/>
          </w:tcPr>
          <w:p w14:paraId="69C07B06" w14:textId="77777777" w:rsidR="004256DA" w:rsidRDefault="004256DA" w:rsidP="009267EC">
            <w:pPr>
              <w:spacing w:before="0" w:after="0"/>
              <w:ind w:left="318" w:hanging="284"/>
              <w:jc w:val="left"/>
            </w:pPr>
            <w:r>
              <w:rPr>
                <w:rFonts w:hint="eastAsia"/>
                <w:lang w:eastAsia="zh-CN"/>
              </w:rPr>
              <w:t>C</w:t>
            </w:r>
            <w:r>
              <w:rPr>
                <w:lang w:eastAsia="zh-CN"/>
              </w:rPr>
              <w:t>r(</w:t>
            </w:r>
            <w:r>
              <w:rPr>
                <w:rFonts w:hint="eastAsia"/>
                <w:lang w:eastAsia="zh-CN"/>
              </w:rPr>
              <w:t>OH</w:t>
            </w:r>
            <w:r>
              <w:rPr>
                <w:lang w:eastAsia="zh-CN"/>
              </w:rPr>
              <w:t>)</w:t>
            </w:r>
            <w:r w:rsidRPr="00873005">
              <w:rPr>
                <w:vertAlign w:val="subscript"/>
                <w:lang w:eastAsia="zh-CN"/>
              </w:rPr>
              <w:t>3</w:t>
            </w:r>
            <w:r>
              <w:rPr>
                <w:lang w:eastAsia="zh-CN"/>
              </w:rPr>
              <w:t>(a</w:t>
            </w:r>
            <w:r>
              <w:rPr>
                <w:rFonts w:hint="eastAsia"/>
                <w:lang w:eastAsia="zh-CN"/>
              </w:rPr>
              <w:t>)</w:t>
            </w:r>
          </w:p>
        </w:tc>
        <w:tc>
          <w:tcPr>
            <w:tcW w:w="0" w:type="auto"/>
            <w:tcBorders>
              <w:top w:val="nil"/>
              <w:bottom w:val="nil"/>
            </w:tcBorders>
            <w:shd w:val="clear" w:color="auto" w:fill="auto"/>
            <w:noWrap/>
            <w:vAlign w:val="center"/>
          </w:tcPr>
          <w:p w14:paraId="183C9190" w14:textId="77777777" w:rsidR="004256DA" w:rsidRDefault="004256DA" w:rsidP="009267EC">
            <w:pPr>
              <w:spacing w:before="0" w:after="0"/>
              <w:jc w:val="center"/>
            </w:pPr>
            <w:r w:rsidRPr="00B87CF2">
              <w:t>0.00</w:t>
            </w:r>
          </w:p>
        </w:tc>
        <w:tc>
          <w:tcPr>
            <w:tcW w:w="0" w:type="auto"/>
            <w:tcBorders>
              <w:top w:val="nil"/>
              <w:bottom w:val="nil"/>
            </w:tcBorders>
            <w:vAlign w:val="center"/>
          </w:tcPr>
          <w:p w14:paraId="66A908DE" w14:textId="77777777" w:rsidR="004256DA" w:rsidRPr="00ED3698" w:rsidRDefault="004256DA" w:rsidP="009267EC">
            <w:pPr>
              <w:spacing w:before="0" w:after="0"/>
              <w:jc w:val="center"/>
            </w:pPr>
            <w:r>
              <w:t>-</w:t>
            </w:r>
          </w:p>
        </w:tc>
        <w:tc>
          <w:tcPr>
            <w:tcW w:w="0" w:type="auto"/>
            <w:tcBorders>
              <w:top w:val="nil"/>
              <w:bottom w:val="nil"/>
            </w:tcBorders>
            <w:vAlign w:val="center"/>
          </w:tcPr>
          <w:p w14:paraId="7DC61864" w14:textId="77777777" w:rsidR="004256DA" w:rsidRDefault="004256DA" w:rsidP="009267EC">
            <w:pPr>
              <w:spacing w:before="0" w:after="0"/>
              <w:jc w:val="center"/>
            </w:pPr>
            <w:r w:rsidRPr="001C1877">
              <w:t>-</w:t>
            </w:r>
          </w:p>
        </w:tc>
        <w:tc>
          <w:tcPr>
            <w:tcW w:w="0" w:type="auto"/>
            <w:tcBorders>
              <w:top w:val="nil"/>
              <w:bottom w:val="nil"/>
            </w:tcBorders>
            <w:shd w:val="clear" w:color="auto" w:fill="auto"/>
            <w:noWrap/>
            <w:vAlign w:val="center"/>
          </w:tcPr>
          <w:p w14:paraId="33A2BC2D"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3B557ABF" w14:textId="77777777" w:rsidTr="004256DA">
        <w:trPr>
          <w:trHeight w:val="300"/>
          <w:jc w:val="center"/>
        </w:trPr>
        <w:tc>
          <w:tcPr>
            <w:tcW w:w="0" w:type="auto"/>
            <w:tcBorders>
              <w:top w:val="nil"/>
              <w:bottom w:val="nil"/>
            </w:tcBorders>
            <w:shd w:val="clear" w:color="auto" w:fill="auto"/>
            <w:noWrap/>
            <w:vAlign w:val="center"/>
          </w:tcPr>
          <w:p w14:paraId="4965C460" w14:textId="77777777" w:rsidR="004256DA" w:rsidRDefault="004256DA" w:rsidP="009267EC">
            <w:pPr>
              <w:spacing w:before="0" w:after="0"/>
              <w:ind w:left="318" w:hanging="284"/>
              <w:jc w:val="left"/>
            </w:pPr>
            <w:r>
              <w:rPr>
                <w:rFonts w:hint="eastAsia"/>
                <w:lang w:eastAsia="zh-CN"/>
              </w:rPr>
              <w:t>M</w:t>
            </w:r>
            <w:r>
              <w:rPr>
                <w:lang w:eastAsia="zh-CN"/>
              </w:rPr>
              <w:t>ackinawite</w:t>
            </w:r>
          </w:p>
        </w:tc>
        <w:tc>
          <w:tcPr>
            <w:tcW w:w="0" w:type="auto"/>
            <w:tcBorders>
              <w:top w:val="nil"/>
              <w:bottom w:val="nil"/>
            </w:tcBorders>
            <w:shd w:val="clear" w:color="auto" w:fill="auto"/>
            <w:noWrap/>
            <w:vAlign w:val="center"/>
          </w:tcPr>
          <w:p w14:paraId="602B60D4" w14:textId="77777777" w:rsidR="004256DA" w:rsidRDefault="004256DA" w:rsidP="009267EC">
            <w:pPr>
              <w:spacing w:before="0" w:after="0"/>
              <w:jc w:val="center"/>
            </w:pPr>
            <w:r w:rsidRPr="00B87CF2">
              <w:t>0.00</w:t>
            </w:r>
          </w:p>
        </w:tc>
        <w:tc>
          <w:tcPr>
            <w:tcW w:w="0" w:type="auto"/>
            <w:tcBorders>
              <w:top w:val="nil"/>
              <w:bottom w:val="nil"/>
            </w:tcBorders>
            <w:vAlign w:val="center"/>
          </w:tcPr>
          <w:p w14:paraId="7B2E8991" w14:textId="77777777" w:rsidR="004256DA" w:rsidRDefault="004256DA" w:rsidP="009267EC">
            <w:pPr>
              <w:spacing w:before="0" w:after="0"/>
              <w:jc w:val="center"/>
              <w:rPr>
                <w:lang w:eastAsia="zh-CN"/>
              </w:rPr>
            </w:pPr>
            <w:r>
              <w:rPr>
                <w:rFonts w:hint="eastAsia"/>
                <w:lang w:eastAsia="zh-CN"/>
              </w:rPr>
              <w:t>-</w:t>
            </w:r>
          </w:p>
        </w:tc>
        <w:tc>
          <w:tcPr>
            <w:tcW w:w="0" w:type="auto"/>
            <w:tcBorders>
              <w:top w:val="nil"/>
              <w:bottom w:val="nil"/>
            </w:tcBorders>
            <w:vAlign w:val="center"/>
          </w:tcPr>
          <w:p w14:paraId="436076BD" w14:textId="77777777" w:rsidR="004256DA" w:rsidRPr="001C1877" w:rsidRDefault="004256DA" w:rsidP="009267EC">
            <w:pPr>
              <w:spacing w:before="0" w:after="0"/>
              <w:jc w:val="center"/>
              <w:rPr>
                <w:lang w:eastAsia="zh-CN"/>
              </w:rPr>
            </w:pPr>
            <w:r>
              <w:rPr>
                <w:rFonts w:hint="eastAsia"/>
                <w:lang w:eastAsia="zh-CN"/>
              </w:rPr>
              <w:t>-</w:t>
            </w:r>
          </w:p>
        </w:tc>
        <w:tc>
          <w:tcPr>
            <w:tcW w:w="0" w:type="auto"/>
            <w:tcBorders>
              <w:top w:val="nil"/>
              <w:bottom w:val="nil"/>
            </w:tcBorders>
            <w:shd w:val="clear" w:color="auto" w:fill="auto"/>
            <w:noWrap/>
            <w:vAlign w:val="center"/>
          </w:tcPr>
          <w:p w14:paraId="66B7FC43"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1CA43285" w14:textId="77777777" w:rsidTr="004256DA">
        <w:trPr>
          <w:trHeight w:val="300"/>
          <w:jc w:val="center"/>
        </w:trPr>
        <w:tc>
          <w:tcPr>
            <w:tcW w:w="0" w:type="auto"/>
            <w:tcBorders>
              <w:top w:val="nil"/>
              <w:bottom w:val="nil"/>
            </w:tcBorders>
            <w:shd w:val="clear" w:color="auto" w:fill="auto"/>
            <w:noWrap/>
            <w:vAlign w:val="center"/>
          </w:tcPr>
          <w:p w14:paraId="5952B426" w14:textId="77777777" w:rsidR="004256DA" w:rsidRDefault="004256DA" w:rsidP="009267EC">
            <w:pPr>
              <w:spacing w:before="0" w:after="0"/>
              <w:ind w:left="318" w:hanging="284"/>
              <w:jc w:val="left"/>
            </w:pPr>
            <w:r>
              <w:rPr>
                <w:rFonts w:hint="eastAsia"/>
                <w:lang w:eastAsia="zh-CN"/>
              </w:rPr>
              <w:t>F</w:t>
            </w:r>
            <w:r>
              <w:rPr>
                <w:lang w:eastAsia="zh-CN"/>
              </w:rPr>
              <w:t>errihydrite</w:t>
            </w:r>
          </w:p>
        </w:tc>
        <w:tc>
          <w:tcPr>
            <w:tcW w:w="0" w:type="auto"/>
            <w:tcBorders>
              <w:top w:val="nil"/>
              <w:bottom w:val="nil"/>
            </w:tcBorders>
            <w:shd w:val="clear" w:color="auto" w:fill="auto"/>
            <w:noWrap/>
            <w:vAlign w:val="center"/>
          </w:tcPr>
          <w:p w14:paraId="54D5E993" w14:textId="77777777" w:rsidR="004256DA" w:rsidRDefault="004256DA" w:rsidP="009267EC">
            <w:pPr>
              <w:spacing w:before="0" w:after="0"/>
              <w:jc w:val="center"/>
            </w:pPr>
            <w:r w:rsidRPr="00B87CF2">
              <w:t>0.00</w:t>
            </w:r>
          </w:p>
        </w:tc>
        <w:tc>
          <w:tcPr>
            <w:tcW w:w="0" w:type="auto"/>
            <w:tcBorders>
              <w:top w:val="nil"/>
              <w:bottom w:val="nil"/>
            </w:tcBorders>
            <w:vAlign w:val="center"/>
          </w:tcPr>
          <w:p w14:paraId="2D6E8917" w14:textId="77777777" w:rsidR="004256DA" w:rsidRPr="00ED3698" w:rsidRDefault="004256DA" w:rsidP="009267EC">
            <w:pPr>
              <w:spacing w:before="0" w:after="0"/>
              <w:jc w:val="center"/>
            </w:pPr>
            <w:r>
              <w:t>-</w:t>
            </w:r>
          </w:p>
        </w:tc>
        <w:tc>
          <w:tcPr>
            <w:tcW w:w="0" w:type="auto"/>
            <w:tcBorders>
              <w:top w:val="nil"/>
              <w:bottom w:val="nil"/>
            </w:tcBorders>
            <w:vAlign w:val="center"/>
          </w:tcPr>
          <w:p w14:paraId="048E0549" w14:textId="77777777" w:rsidR="004256DA" w:rsidRDefault="004256DA" w:rsidP="009267EC">
            <w:pPr>
              <w:spacing w:before="0" w:after="0"/>
              <w:jc w:val="center"/>
            </w:pPr>
            <w:r w:rsidRPr="001C1877">
              <w:t>-</w:t>
            </w:r>
          </w:p>
        </w:tc>
        <w:tc>
          <w:tcPr>
            <w:tcW w:w="0" w:type="auto"/>
            <w:tcBorders>
              <w:top w:val="nil"/>
              <w:bottom w:val="nil"/>
            </w:tcBorders>
            <w:shd w:val="clear" w:color="auto" w:fill="auto"/>
            <w:noWrap/>
            <w:vAlign w:val="center"/>
          </w:tcPr>
          <w:p w14:paraId="576D7166" w14:textId="77777777" w:rsidR="004256DA" w:rsidRPr="00ED3698" w:rsidRDefault="004256DA" w:rsidP="009267EC">
            <w:pPr>
              <w:spacing w:before="0" w:after="0"/>
              <w:jc w:val="center"/>
              <w:rPr>
                <w:color w:val="000000"/>
                <w:lang w:eastAsia="en-CA"/>
              </w:rPr>
            </w:pPr>
            <w:r w:rsidRPr="00ED3698">
              <w:rPr>
                <w:color w:val="000000"/>
                <w:lang w:eastAsia="en-CA"/>
              </w:rPr>
              <w:t>[m</w:t>
            </w:r>
            <w:r w:rsidRPr="00ED3698">
              <w:rPr>
                <w:color w:val="000000"/>
                <w:vertAlign w:val="superscript"/>
                <w:lang w:eastAsia="en-CA"/>
              </w:rPr>
              <w:t>3</w:t>
            </w:r>
            <w:r w:rsidRPr="00ED3698">
              <w:rPr>
                <w:color w:val="000000"/>
                <w:lang w:eastAsia="en-CA"/>
              </w:rPr>
              <w:t xml:space="preserve"> m</w:t>
            </w:r>
            <w:r w:rsidRPr="00ED3698">
              <w:rPr>
                <w:color w:val="000000"/>
                <w:vertAlign w:val="superscript"/>
                <w:lang w:eastAsia="en-CA"/>
              </w:rPr>
              <w:t>-3</w:t>
            </w:r>
            <w:r w:rsidRPr="00ED3698">
              <w:rPr>
                <w:color w:val="000000"/>
                <w:lang w:eastAsia="en-CA"/>
              </w:rPr>
              <w:t>]</w:t>
            </w:r>
          </w:p>
        </w:tc>
      </w:tr>
      <w:tr w:rsidR="004256DA" w:rsidRPr="00ED3698" w14:paraId="0D299DBD" w14:textId="77777777" w:rsidTr="004256DA">
        <w:trPr>
          <w:trHeight w:val="300"/>
          <w:jc w:val="center"/>
        </w:trPr>
        <w:tc>
          <w:tcPr>
            <w:tcW w:w="0" w:type="auto"/>
            <w:gridSpan w:val="2"/>
            <w:tcBorders>
              <w:top w:val="single" w:sz="4" w:space="0" w:color="auto"/>
              <w:bottom w:val="nil"/>
            </w:tcBorders>
            <w:shd w:val="clear" w:color="auto" w:fill="auto"/>
            <w:noWrap/>
            <w:vAlign w:val="center"/>
          </w:tcPr>
          <w:p w14:paraId="6232D156" w14:textId="77777777" w:rsidR="004256DA" w:rsidRPr="00ED3698" w:rsidRDefault="004256DA" w:rsidP="009267EC">
            <w:pPr>
              <w:spacing w:before="0" w:after="0"/>
              <w:jc w:val="left"/>
            </w:pPr>
            <w:r w:rsidRPr="00ED3698">
              <w:rPr>
                <w:i/>
                <w:color w:val="000000"/>
                <w:sz w:val="22"/>
                <w:szCs w:val="22"/>
              </w:rPr>
              <w:t>Hydraulic condition</w:t>
            </w:r>
          </w:p>
        </w:tc>
        <w:tc>
          <w:tcPr>
            <w:tcW w:w="0" w:type="auto"/>
            <w:tcBorders>
              <w:top w:val="single" w:sz="4" w:space="0" w:color="auto"/>
              <w:bottom w:val="nil"/>
            </w:tcBorders>
            <w:vAlign w:val="center"/>
          </w:tcPr>
          <w:p w14:paraId="5295B2D9" w14:textId="77777777" w:rsidR="004256DA" w:rsidRPr="00ED3698" w:rsidRDefault="004256DA" w:rsidP="009267EC">
            <w:pPr>
              <w:spacing w:before="0" w:after="0"/>
              <w:jc w:val="center"/>
            </w:pPr>
          </w:p>
        </w:tc>
        <w:tc>
          <w:tcPr>
            <w:tcW w:w="0" w:type="auto"/>
            <w:tcBorders>
              <w:top w:val="single" w:sz="4" w:space="0" w:color="auto"/>
              <w:bottom w:val="nil"/>
            </w:tcBorders>
            <w:vAlign w:val="center"/>
          </w:tcPr>
          <w:p w14:paraId="53FB0A2B" w14:textId="77777777" w:rsidR="004256DA" w:rsidRPr="00ED3698" w:rsidRDefault="004256DA" w:rsidP="009267EC">
            <w:pPr>
              <w:spacing w:before="0" w:after="0"/>
              <w:jc w:val="center"/>
            </w:pPr>
          </w:p>
        </w:tc>
        <w:tc>
          <w:tcPr>
            <w:tcW w:w="0" w:type="auto"/>
            <w:tcBorders>
              <w:top w:val="single" w:sz="4" w:space="0" w:color="auto"/>
              <w:bottom w:val="nil"/>
            </w:tcBorders>
            <w:shd w:val="clear" w:color="auto" w:fill="auto"/>
            <w:noWrap/>
            <w:vAlign w:val="center"/>
          </w:tcPr>
          <w:p w14:paraId="60C1FD91" w14:textId="77777777" w:rsidR="004256DA" w:rsidRPr="00ED3698" w:rsidRDefault="004256DA" w:rsidP="009267EC">
            <w:pPr>
              <w:spacing w:before="0" w:after="0"/>
              <w:jc w:val="center"/>
              <w:rPr>
                <w:color w:val="000000"/>
                <w:lang w:eastAsia="en-CA"/>
              </w:rPr>
            </w:pPr>
          </w:p>
        </w:tc>
      </w:tr>
      <w:tr w:rsidR="004256DA" w:rsidRPr="00ED3698" w14:paraId="4D4A4C8D" w14:textId="77777777" w:rsidTr="004256DA">
        <w:trPr>
          <w:trHeight w:val="300"/>
          <w:jc w:val="center"/>
        </w:trPr>
        <w:tc>
          <w:tcPr>
            <w:tcW w:w="0" w:type="auto"/>
            <w:tcBorders>
              <w:top w:val="nil"/>
              <w:bottom w:val="single" w:sz="4" w:space="0" w:color="auto"/>
            </w:tcBorders>
            <w:shd w:val="clear" w:color="auto" w:fill="auto"/>
            <w:noWrap/>
            <w:vAlign w:val="center"/>
          </w:tcPr>
          <w:p w14:paraId="10950B05" w14:textId="77777777" w:rsidR="004256DA" w:rsidRPr="00ED3698" w:rsidRDefault="004256DA" w:rsidP="009267EC">
            <w:pPr>
              <w:spacing w:before="0" w:after="0"/>
              <w:jc w:val="left"/>
              <w:rPr>
                <w:color w:val="000000"/>
                <w:sz w:val="22"/>
                <w:szCs w:val="22"/>
              </w:rPr>
            </w:pPr>
            <w:r w:rsidRPr="00ED3698">
              <w:rPr>
                <w:color w:val="000000"/>
                <w:sz w:val="22"/>
                <w:szCs w:val="22"/>
              </w:rPr>
              <w:t>Hydraulic head</w:t>
            </w:r>
          </w:p>
        </w:tc>
        <w:tc>
          <w:tcPr>
            <w:tcW w:w="0" w:type="auto"/>
            <w:tcBorders>
              <w:top w:val="nil"/>
              <w:bottom w:val="single" w:sz="4" w:space="0" w:color="auto"/>
            </w:tcBorders>
            <w:shd w:val="clear" w:color="auto" w:fill="auto"/>
            <w:noWrap/>
            <w:vAlign w:val="center"/>
          </w:tcPr>
          <w:p w14:paraId="40D46A80" w14:textId="77777777" w:rsidR="004256DA" w:rsidRPr="00ED3698" w:rsidRDefault="004256DA" w:rsidP="009267EC">
            <w:pPr>
              <w:spacing w:before="0" w:after="0"/>
              <w:jc w:val="center"/>
            </w:pPr>
            <w:r w:rsidRPr="00ED3698">
              <w:t>0.0</w:t>
            </w:r>
          </w:p>
        </w:tc>
        <w:tc>
          <w:tcPr>
            <w:tcW w:w="0" w:type="auto"/>
            <w:tcBorders>
              <w:top w:val="nil"/>
              <w:bottom w:val="single" w:sz="4" w:space="0" w:color="auto"/>
            </w:tcBorders>
            <w:vAlign w:val="center"/>
          </w:tcPr>
          <w:p w14:paraId="3006865E" w14:textId="77777777" w:rsidR="004256DA" w:rsidRPr="00ED3698" w:rsidRDefault="004256DA" w:rsidP="009267EC">
            <w:pPr>
              <w:spacing w:before="0" w:after="0"/>
              <w:jc w:val="center"/>
            </w:pPr>
            <w:r w:rsidRPr="00AB7437">
              <w:t>3.0088</w:t>
            </w:r>
            <w:r>
              <w:t xml:space="preserve"> (first)</w:t>
            </w:r>
          </w:p>
        </w:tc>
        <w:tc>
          <w:tcPr>
            <w:tcW w:w="0" w:type="auto"/>
            <w:tcBorders>
              <w:top w:val="nil"/>
              <w:bottom w:val="single" w:sz="4" w:space="0" w:color="auto"/>
            </w:tcBorders>
            <w:vAlign w:val="center"/>
          </w:tcPr>
          <w:p w14:paraId="055DA423" w14:textId="77777777" w:rsidR="004256DA" w:rsidRPr="00ED3698" w:rsidRDefault="004256DA" w:rsidP="009267EC">
            <w:pPr>
              <w:spacing w:before="0" w:after="0"/>
              <w:jc w:val="center"/>
            </w:pPr>
            <w:r>
              <w:rPr>
                <w:rFonts w:hint="eastAsia"/>
                <w:lang w:eastAsia="zh-CN"/>
              </w:rPr>
              <w:t>3</w:t>
            </w:r>
            <w:r w:rsidRPr="00ED3698">
              <w:t>.0</w:t>
            </w:r>
            <w:r>
              <w:t xml:space="preserve"> (first)</w:t>
            </w:r>
          </w:p>
        </w:tc>
        <w:tc>
          <w:tcPr>
            <w:tcW w:w="0" w:type="auto"/>
            <w:tcBorders>
              <w:top w:val="nil"/>
              <w:bottom w:val="single" w:sz="4" w:space="0" w:color="auto"/>
            </w:tcBorders>
            <w:shd w:val="clear" w:color="auto" w:fill="auto"/>
            <w:noWrap/>
            <w:vAlign w:val="center"/>
          </w:tcPr>
          <w:p w14:paraId="746E79F9" w14:textId="77777777" w:rsidR="004256DA" w:rsidRPr="00ED3698" w:rsidRDefault="004256DA" w:rsidP="009267EC">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3667AA3F" w14:textId="77777777" w:rsidR="001E58EB" w:rsidRPr="00ED3698" w:rsidRDefault="001E58EB" w:rsidP="001E58EB">
      <w:pPr>
        <w:pStyle w:val="Simpleline"/>
      </w:pPr>
    </w:p>
    <w:p w14:paraId="41FAF161" w14:textId="77777777" w:rsidR="001E58EB" w:rsidRPr="00ED3698" w:rsidRDefault="001E58EB" w:rsidP="001E58EB">
      <w:pPr>
        <w:pStyle w:val="StyleHeading4Bold"/>
      </w:pPr>
      <w:bookmarkStart w:id="1071" w:name="_Toc520374787"/>
      <w:r w:rsidRPr="00ED3698">
        <w:lastRenderedPageBreak/>
        <w:t>Parameters</w:t>
      </w:r>
      <w:bookmarkEnd w:id="1071"/>
    </w:p>
    <w:p w14:paraId="530ADC72" w14:textId="05BA5634" w:rsidR="001E58EB" w:rsidRDefault="001E58EB" w:rsidP="001E58EB">
      <w:pPr>
        <w:rPr>
          <w:lang w:eastAsia="zh-CN"/>
        </w:rPr>
      </w:pPr>
      <w:r w:rsidRPr="00ED3698">
        <w:t>The</w:t>
      </w:r>
      <w:r>
        <w:rPr>
          <w:rFonts w:hint="eastAsia"/>
          <w:lang w:eastAsia="zh-CN"/>
        </w:rPr>
        <w:t xml:space="preserve"> physical</w:t>
      </w:r>
      <w:r w:rsidRPr="00ED3698">
        <w:t xml:space="preserve"> parameters of the porous medi</w:t>
      </w:r>
      <w:r w:rsidR="004256DA">
        <w:t>um</w:t>
      </w:r>
      <w:r w:rsidRPr="00ED3698">
        <w:t xml:space="preserve"> are</w:t>
      </w:r>
      <w:r>
        <w:rPr>
          <w:rFonts w:hint="eastAsia"/>
          <w:lang w:eastAsia="zh-CN"/>
        </w:rPr>
        <w:t xml:space="preserve"> given in </w:t>
      </w:r>
      <w:r w:rsidR="005F5019">
        <w:rPr>
          <w:lang w:eastAsia="zh-CN"/>
        </w:rPr>
        <w:fldChar w:fldCharType="begin"/>
      </w:r>
      <w:r>
        <w:rPr>
          <w:lang w:eastAsia="zh-CN"/>
        </w:rPr>
        <w:instrText xml:space="preserve"> </w:instrText>
      </w:r>
      <w:r>
        <w:rPr>
          <w:rFonts w:hint="eastAsia"/>
          <w:lang w:eastAsia="zh-CN"/>
        </w:rPr>
        <w:instrText>REF _Ref362280572 \h</w:instrText>
      </w:r>
      <w:r>
        <w:rPr>
          <w:lang w:eastAsia="zh-CN"/>
        </w:rPr>
        <w:instrText xml:space="preserve"> </w:instrText>
      </w:r>
      <w:r w:rsidR="005F5019">
        <w:rPr>
          <w:lang w:eastAsia="zh-CN"/>
        </w:rPr>
      </w:r>
      <w:r w:rsidR="005F5019">
        <w:rPr>
          <w:lang w:eastAsia="zh-CN"/>
        </w:rPr>
        <w:fldChar w:fldCharType="separate"/>
      </w:r>
      <w:r w:rsidR="00B560DA">
        <w:t xml:space="preserve">Table </w:t>
      </w:r>
      <w:r w:rsidR="00B560DA">
        <w:rPr>
          <w:noProof/>
        </w:rPr>
        <w:t>3</w:t>
      </w:r>
      <w:r w:rsidR="00B560DA">
        <w:t>.</w:t>
      </w:r>
      <w:r w:rsidR="00B560DA">
        <w:rPr>
          <w:noProof/>
        </w:rPr>
        <w:t>45</w:t>
      </w:r>
      <w:r w:rsidR="005F5019">
        <w:rPr>
          <w:lang w:eastAsia="zh-CN"/>
        </w:rPr>
        <w:fldChar w:fldCharType="end"/>
      </w:r>
      <w:r w:rsidR="004474F5">
        <w:rPr>
          <w:rFonts w:hint="eastAsia"/>
          <w:lang w:eastAsia="zh-CN"/>
        </w:rPr>
        <w:t xml:space="preserve">.  </w:t>
      </w:r>
      <w:r>
        <w:rPr>
          <w:rFonts w:hint="eastAsia"/>
          <w:lang w:eastAsia="zh-CN"/>
        </w:rPr>
        <w:t xml:space="preserve">Geochemical </w:t>
      </w:r>
      <w:r w:rsidR="004256DA">
        <w:rPr>
          <w:lang w:eastAsia="zh-CN"/>
        </w:rPr>
        <w:t>parameters</w:t>
      </w:r>
      <w:r>
        <w:rPr>
          <w:rFonts w:hint="eastAsia"/>
          <w:lang w:eastAsia="zh-CN"/>
        </w:rPr>
        <w:t xml:space="preserve"> are mainly derived from </w:t>
      </w:r>
      <w:r>
        <w:t>MINTEQA2</w:t>
      </w:r>
      <w:r w:rsidRPr="00ED3698">
        <w:t xml:space="preserve"> (Allison et al., 1991)</w:t>
      </w:r>
      <w:r w:rsidR="004474F5">
        <w:rPr>
          <w:rFonts w:hint="eastAsia"/>
          <w:lang w:eastAsia="zh-CN"/>
        </w:rPr>
        <w:t xml:space="preserve">.  </w:t>
      </w:r>
      <w:r>
        <w:rPr>
          <w:rFonts w:hint="eastAsia"/>
          <w:lang w:eastAsia="zh-CN"/>
        </w:rPr>
        <w:t>Details can be found in Mayer (1999)</w:t>
      </w:r>
      <w:r w:rsidR="00D339BE">
        <w:rPr>
          <w:lang w:eastAsia="zh-CN"/>
        </w:rPr>
        <w:t xml:space="preserve"> and Mayer </w:t>
      </w:r>
      <w:r w:rsidR="004474F5">
        <w:rPr>
          <w:lang w:eastAsia="zh-CN"/>
        </w:rPr>
        <w:t xml:space="preserve">et al. </w:t>
      </w:r>
      <w:r w:rsidR="00D339BE">
        <w:rPr>
          <w:lang w:eastAsia="zh-CN"/>
        </w:rPr>
        <w:t>(2001)</w:t>
      </w:r>
      <w:r>
        <w:rPr>
          <w:rFonts w:hint="eastAsia"/>
          <w:lang w:eastAsia="zh-CN"/>
        </w:rPr>
        <w:t>.</w:t>
      </w:r>
    </w:p>
    <w:p w14:paraId="62B7E2D2" w14:textId="5BB4ED4E" w:rsidR="001E58EB" w:rsidRDefault="001E58EB" w:rsidP="001E58EB">
      <w:pPr>
        <w:pStyle w:val="StyleCaptionTableCaptionBold"/>
        <w:rPr>
          <w:lang w:eastAsia="zh-CN"/>
        </w:rPr>
      </w:pPr>
      <w:bookmarkStart w:id="1072" w:name="_Ref362280572"/>
      <w:bookmarkStart w:id="1073" w:name="_Toc520374986"/>
      <w:r>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45</w:t>
      </w:r>
      <w:r w:rsidR="00FE1AD3">
        <w:fldChar w:fldCharType="end"/>
      </w:r>
      <w:bookmarkEnd w:id="1072"/>
      <w:r w:rsidR="00535A70">
        <w:t xml:space="preserve">: </w:t>
      </w:r>
      <w:r w:rsidRPr="00694542">
        <w:rPr>
          <w:rFonts w:hint="eastAsia"/>
        </w:rPr>
        <w:t>P</w:t>
      </w:r>
      <w:r w:rsidR="004256DA">
        <w:rPr>
          <w:rFonts w:hint="eastAsia"/>
        </w:rPr>
        <w:t xml:space="preserve">hysical parameters for </w:t>
      </w:r>
      <w:r w:rsidR="004256DA">
        <w:t>demonstration example</w:t>
      </w:r>
      <w:r w:rsidRPr="00694542">
        <w:rPr>
          <w:rFonts w:hint="eastAsia"/>
        </w:rPr>
        <w:t xml:space="preserve"> prb</w:t>
      </w:r>
      <w:bookmarkEnd w:id="1073"/>
    </w:p>
    <w:tbl>
      <w:tblPr>
        <w:tblW w:w="5000" w:type="pct"/>
        <w:tblBorders>
          <w:top w:val="single" w:sz="4" w:space="0" w:color="auto"/>
          <w:bottom w:val="single" w:sz="4" w:space="0" w:color="auto"/>
        </w:tblBorders>
        <w:tblLook w:val="04A0" w:firstRow="1" w:lastRow="0" w:firstColumn="1" w:lastColumn="0" w:noHBand="0" w:noVBand="1"/>
      </w:tblPr>
      <w:tblGrid>
        <w:gridCol w:w="2556"/>
        <w:gridCol w:w="1154"/>
        <w:gridCol w:w="1356"/>
        <w:gridCol w:w="1219"/>
        <w:gridCol w:w="1372"/>
        <w:gridCol w:w="983"/>
      </w:tblGrid>
      <w:tr w:rsidR="001E58EB" w:rsidRPr="00694542" w14:paraId="5E1EF1AD" w14:textId="77777777" w:rsidTr="009267EC">
        <w:trPr>
          <w:trHeight w:val="300"/>
        </w:trPr>
        <w:tc>
          <w:tcPr>
            <w:tcW w:w="1453" w:type="pct"/>
            <w:vMerge w:val="restart"/>
            <w:shd w:val="clear" w:color="auto" w:fill="D9D9D9"/>
            <w:noWrap/>
            <w:vAlign w:val="center"/>
            <w:hideMark/>
          </w:tcPr>
          <w:p w14:paraId="43857139" w14:textId="77777777" w:rsidR="001E58EB" w:rsidRPr="00694542" w:rsidRDefault="001E58EB" w:rsidP="009267EC">
            <w:pPr>
              <w:spacing w:before="0" w:after="0"/>
              <w:jc w:val="left"/>
              <w:rPr>
                <w:b/>
                <w:color w:val="000000"/>
                <w:lang w:eastAsia="en-CA"/>
              </w:rPr>
            </w:pPr>
            <w:r w:rsidRPr="00694542">
              <w:rPr>
                <w:b/>
                <w:color w:val="000000"/>
                <w:lang w:eastAsia="en-CA"/>
              </w:rPr>
              <w:t>Parameter</w:t>
            </w:r>
          </w:p>
        </w:tc>
        <w:tc>
          <w:tcPr>
            <w:tcW w:w="678" w:type="pct"/>
            <w:vMerge w:val="restart"/>
            <w:shd w:val="clear" w:color="auto" w:fill="D9D9D9"/>
            <w:noWrap/>
            <w:vAlign w:val="center"/>
            <w:hideMark/>
          </w:tcPr>
          <w:p w14:paraId="715576DD" w14:textId="77777777" w:rsidR="001E58EB" w:rsidRPr="00694542" w:rsidRDefault="001E58EB" w:rsidP="009267EC">
            <w:pPr>
              <w:spacing w:before="0" w:after="0"/>
              <w:jc w:val="left"/>
              <w:rPr>
                <w:b/>
                <w:color w:val="000000"/>
                <w:lang w:eastAsia="en-CA"/>
              </w:rPr>
            </w:pPr>
          </w:p>
        </w:tc>
        <w:tc>
          <w:tcPr>
            <w:tcW w:w="2314" w:type="pct"/>
            <w:gridSpan w:val="3"/>
            <w:tcBorders>
              <w:bottom w:val="single" w:sz="4" w:space="0" w:color="auto"/>
            </w:tcBorders>
            <w:shd w:val="clear" w:color="auto" w:fill="D9D9D9"/>
          </w:tcPr>
          <w:p w14:paraId="76BDF059" w14:textId="77777777" w:rsidR="001E58EB" w:rsidRPr="00694542" w:rsidRDefault="001E58EB" w:rsidP="009267EC">
            <w:pPr>
              <w:spacing w:before="0" w:after="0"/>
              <w:jc w:val="center"/>
              <w:rPr>
                <w:b/>
                <w:color w:val="000000"/>
                <w:lang w:eastAsia="en-CA"/>
              </w:rPr>
            </w:pPr>
            <w:r w:rsidRPr="00694542">
              <w:rPr>
                <w:b/>
                <w:color w:val="000000"/>
                <w:lang w:eastAsia="en-CA"/>
              </w:rPr>
              <w:t>Value</w:t>
            </w:r>
          </w:p>
        </w:tc>
        <w:tc>
          <w:tcPr>
            <w:tcW w:w="555" w:type="pct"/>
            <w:vMerge w:val="restart"/>
            <w:shd w:val="clear" w:color="auto" w:fill="D9D9D9"/>
            <w:noWrap/>
            <w:vAlign w:val="center"/>
            <w:hideMark/>
          </w:tcPr>
          <w:p w14:paraId="6FBA6E1B" w14:textId="77777777" w:rsidR="001E58EB" w:rsidRPr="00694542" w:rsidRDefault="001E58EB" w:rsidP="009267EC">
            <w:pPr>
              <w:spacing w:before="0" w:after="0"/>
              <w:jc w:val="center"/>
              <w:rPr>
                <w:b/>
                <w:color w:val="000000"/>
                <w:lang w:eastAsia="en-CA"/>
              </w:rPr>
            </w:pPr>
            <w:r w:rsidRPr="00694542">
              <w:rPr>
                <w:b/>
                <w:color w:val="000000"/>
                <w:lang w:eastAsia="en-CA"/>
              </w:rPr>
              <w:t>Unit</w:t>
            </w:r>
          </w:p>
        </w:tc>
      </w:tr>
      <w:tr w:rsidR="001E58EB" w:rsidRPr="00694542" w14:paraId="3055C392" w14:textId="77777777" w:rsidTr="009267EC">
        <w:trPr>
          <w:trHeight w:val="300"/>
        </w:trPr>
        <w:tc>
          <w:tcPr>
            <w:tcW w:w="1453" w:type="pct"/>
            <w:vMerge/>
            <w:tcBorders>
              <w:bottom w:val="single" w:sz="4" w:space="0" w:color="auto"/>
            </w:tcBorders>
            <w:shd w:val="clear" w:color="auto" w:fill="D9D9D9" w:themeFill="background1" w:themeFillShade="D9"/>
            <w:noWrap/>
            <w:vAlign w:val="bottom"/>
          </w:tcPr>
          <w:p w14:paraId="642A5B07" w14:textId="77777777" w:rsidR="001E58EB" w:rsidRPr="00694542" w:rsidRDefault="001E58EB" w:rsidP="009267EC">
            <w:pPr>
              <w:spacing w:before="0" w:after="0"/>
              <w:rPr>
                <w:b/>
                <w:color w:val="000000"/>
                <w:lang w:eastAsia="zh-CN"/>
              </w:rPr>
            </w:pPr>
          </w:p>
        </w:tc>
        <w:tc>
          <w:tcPr>
            <w:tcW w:w="678" w:type="pct"/>
            <w:vMerge/>
            <w:tcBorders>
              <w:bottom w:val="single" w:sz="4" w:space="0" w:color="auto"/>
            </w:tcBorders>
            <w:shd w:val="clear" w:color="auto" w:fill="D9D9D9" w:themeFill="background1" w:themeFillShade="D9"/>
            <w:noWrap/>
            <w:vAlign w:val="bottom"/>
          </w:tcPr>
          <w:p w14:paraId="47F30BEF" w14:textId="77777777" w:rsidR="001E58EB" w:rsidRPr="00694542" w:rsidRDefault="001E58EB" w:rsidP="009267EC">
            <w:pPr>
              <w:spacing w:before="0" w:after="0"/>
              <w:rPr>
                <w:b/>
                <w:color w:val="000000"/>
                <w:lang w:eastAsia="en-CA"/>
              </w:rPr>
            </w:pPr>
          </w:p>
        </w:tc>
        <w:tc>
          <w:tcPr>
            <w:tcW w:w="795" w:type="pct"/>
            <w:tcBorders>
              <w:top w:val="single" w:sz="4" w:space="0" w:color="auto"/>
              <w:bottom w:val="single" w:sz="4" w:space="0" w:color="auto"/>
            </w:tcBorders>
            <w:shd w:val="clear" w:color="auto" w:fill="D9D9D9" w:themeFill="background1" w:themeFillShade="D9"/>
          </w:tcPr>
          <w:p w14:paraId="521DBB58" w14:textId="77777777" w:rsidR="001E58EB" w:rsidRPr="00694542" w:rsidRDefault="001E58EB" w:rsidP="009267EC">
            <w:pPr>
              <w:spacing w:before="0" w:after="0"/>
              <w:rPr>
                <w:b/>
                <w:color w:val="000000"/>
                <w:lang w:eastAsia="zh-CN"/>
              </w:rPr>
            </w:pPr>
            <w:r w:rsidRPr="00694542">
              <w:rPr>
                <w:rFonts w:hint="eastAsia"/>
                <w:b/>
                <w:color w:val="000000"/>
                <w:lang w:eastAsia="zh-CN"/>
              </w:rPr>
              <w:t>Zone 1</w:t>
            </w:r>
          </w:p>
        </w:tc>
        <w:tc>
          <w:tcPr>
            <w:tcW w:w="715" w:type="pct"/>
            <w:tcBorders>
              <w:top w:val="single" w:sz="4" w:space="0" w:color="auto"/>
              <w:bottom w:val="single" w:sz="4" w:space="0" w:color="auto"/>
            </w:tcBorders>
            <w:shd w:val="clear" w:color="auto" w:fill="D9D9D9" w:themeFill="background1" w:themeFillShade="D9"/>
          </w:tcPr>
          <w:p w14:paraId="59A911E8" w14:textId="77777777" w:rsidR="001E58EB" w:rsidRPr="00694542" w:rsidRDefault="001E58EB" w:rsidP="009267EC">
            <w:pPr>
              <w:spacing w:before="0" w:after="0"/>
              <w:rPr>
                <w:b/>
                <w:color w:val="000000"/>
                <w:lang w:eastAsia="en-CA"/>
              </w:rPr>
            </w:pPr>
            <w:r w:rsidRPr="00694542">
              <w:rPr>
                <w:rFonts w:hint="eastAsia"/>
                <w:b/>
                <w:color w:val="000000"/>
                <w:lang w:eastAsia="zh-CN"/>
              </w:rPr>
              <w:t>Zone 2</w:t>
            </w:r>
          </w:p>
        </w:tc>
        <w:tc>
          <w:tcPr>
            <w:tcW w:w="804" w:type="pct"/>
            <w:tcBorders>
              <w:top w:val="single" w:sz="4" w:space="0" w:color="auto"/>
              <w:bottom w:val="single" w:sz="4" w:space="0" w:color="auto"/>
            </w:tcBorders>
            <w:shd w:val="clear" w:color="auto" w:fill="D9D9D9" w:themeFill="background1" w:themeFillShade="D9"/>
          </w:tcPr>
          <w:p w14:paraId="4620E38C" w14:textId="77777777" w:rsidR="001E58EB" w:rsidRPr="00694542" w:rsidRDefault="001E58EB" w:rsidP="009267EC">
            <w:pPr>
              <w:spacing w:before="0" w:after="0"/>
              <w:rPr>
                <w:b/>
                <w:color w:val="000000"/>
                <w:lang w:eastAsia="en-CA"/>
              </w:rPr>
            </w:pPr>
            <w:r w:rsidRPr="00694542">
              <w:rPr>
                <w:rFonts w:hint="eastAsia"/>
                <w:b/>
                <w:color w:val="000000"/>
                <w:lang w:eastAsia="zh-CN"/>
              </w:rPr>
              <w:t>Zone 3</w:t>
            </w:r>
          </w:p>
        </w:tc>
        <w:tc>
          <w:tcPr>
            <w:tcW w:w="555" w:type="pct"/>
            <w:vMerge/>
            <w:tcBorders>
              <w:bottom w:val="single" w:sz="4" w:space="0" w:color="auto"/>
            </w:tcBorders>
            <w:shd w:val="clear" w:color="auto" w:fill="D9D9D9" w:themeFill="background1" w:themeFillShade="D9"/>
            <w:noWrap/>
            <w:vAlign w:val="bottom"/>
          </w:tcPr>
          <w:p w14:paraId="76C64BC5" w14:textId="77777777" w:rsidR="001E58EB" w:rsidRPr="00694542" w:rsidRDefault="001E58EB" w:rsidP="009267EC">
            <w:pPr>
              <w:spacing w:before="0" w:after="0"/>
              <w:rPr>
                <w:b/>
                <w:color w:val="000000"/>
                <w:lang w:eastAsia="en-CA"/>
              </w:rPr>
            </w:pPr>
          </w:p>
        </w:tc>
      </w:tr>
      <w:tr w:rsidR="001E58EB" w:rsidRPr="00ED3698" w14:paraId="024C0DF4" w14:textId="77777777" w:rsidTr="009267EC">
        <w:trPr>
          <w:trHeight w:val="300"/>
        </w:trPr>
        <w:tc>
          <w:tcPr>
            <w:tcW w:w="1453" w:type="pct"/>
            <w:tcBorders>
              <w:top w:val="nil"/>
              <w:bottom w:val="nil"/>
            </w:tcBorders>
            <w:shd w:val="clear" w:color="auto" w:fill="auto"/>
            <w:noWrap/>
            <w:vAlign w:val="bottom"/>
            <w:hideMark/>
          </w:tcPr>
          <w:p w14:paraId="653C8D61" w14:textId="77777777" w:rsidR="001E58EB" w:rsidRPr="00ED3698" w:rsidRDefault="001E58EB" w:rsidP="009267EC">
            <w:pPr>
              <w:spacing w:before="0" w:after="0"/>
              <w:rPr>
                <w:color w:val="000000"/>
                <w:lang w:eastAsia="en-CA"/>
              </w:rPr>
            </w:pPr>
            <w:r w:rsidRPr="00ED3698">
              <w:rPr>
                <w:color w:val="000000"/>
                <w:lang w:eastAsia="en-CA"/>
              </w:rPr>
              <w:t>Porosity</w:t>
            </w:r>
          </w:p>
        </w:tc>
        <w:tc>
          <w:tcPr>
            <w:tcW w:w="678" w:type="pct"/>
            <w:tcBorders>
              <w:top w:val="nil"/>
              <w:bottom w:val="nil"/>
            </w:tcBorders>
            <w:shd w:val="clear" w:color="auto" w:fill="auto"/>
            <w:noWrap/>
            <w:vAlign w:val="bottom"/>
            <w:hideMark/>
          </w:tcPr>
          <w:p w14:paraId="5F08BE2B" w14:textId="77777777" w:rsidR="001E58EB" w:rsidRPr="004256DA" w:rsidRDefault="001E58EB" w:rsidP="009267EC">
            <w:pPr>
              <w:spacing w:before="0" w:after="0"/>
              <w:rPr>
                <w:i/>
                <w:color w:val="000000"/>
                <w:lang w:eastAsia="en-CA"/>
              </w:rPr>
            </w:pPr>
            <w:r w:rsidRPr="004256DA">
              <w:rPr>
                <w:rFonts w:ascii="Cambria Math" w:hAnsi="Cambria Math" w:cs="Cambria Math"/>
                <w:i/>
                <w:color w:val="000000"/>
                <w:lang w:eastAsia="en-CA"/>
              </w:rPr>
              <w:t>𝜙</w:t>
            </w:r>
          </w:p>
        </w:tc>
        <w:tc>
          <w:tcPr>
            <w:tcW w:w="795" w:type="pct"/>
            <w:tcBorders>
              <w:top w:val="nil"/>
              <w:bottom w:val="nil"/>
            </w:tcBorders>
          </w:tcPr>
          <w:p w14:paraId="6D746217" w14:textId="77777777" w:rsidR="001E58EB" w:rsidRPr="00ED3698" w:rsidRDefault="001E58EB" w:rsidP="009267EC">
            <w:pPr>
              <w:spacing w:before="0" w:after="0"/>
              <w:rPr>
                <w:color w:val="000000"/>
                <w:lang w:eastAsia="zh-CN"/>
              </w:rPr>
            </w:pPr>
            <w:r>
              <w:rPr>
                <w:rFonts w:hint="eastAsia"/>
                <w:color w:val="000000"/>
                <w:lang w:eastAsia="zh-CN"/>
              </w:rPr>
              <w:t>0.38</w:t>
            </w:r>
          </w:p>
        </w:tc>
        <w:tc>
          <w:tcPr>
            <w:tcW w:w="715" w:type="pct"/>
            <w:tcBorders>
              <w:top w:val="nil"/>
              <w:bottom w:val="nil"/>
            </w:tcBorders>
          </w:tcPr>
          <w:p w14:paraId="24E410D5" w14:textId="77777777" w:rsidR="001E58EB" w:rsidRPr="00ED3698" w:rsidRDefault="001E58EB" w:rsidP="009267EC">
            <w:pPr>
              <w:spacing w:before="0" w:after="0"/>
              <w:rPr>
                <w:color w:val="000000"/>
                <w:lang w:eastAsia="zh-CN"/>
              </w:rPr>
            </w:pPr>
            <w:r>
              <w:rPr>
                <w:rFonts w:hint="eastAsia"/>
                <w:color w:val="000000"/>
                <w:lang w:eastAsia="zh-CN"/>
              </w:rPr>
              <w:t>0.50</w:t>
            </w:r>
          </w:p>
        </w:tc>
        <w:tc>
          <w:tcPr>
            <w:tcW w:w="804" w:type="pct"/>
            <w:tcBorders>
              <w:top w:val="nil"/>
              <w:bottom w:val="nil"/>
            </w:tcBorders>
          </w:tcPr>
          <w:p w14:paraId="5C667440" w14:textId="77777777" w:rsidR="001E58EB" w:rsidRPr="00ED3698" w:rsidRDefault="001E58EB" w:rsidP="009267EC">
            <w:pPr>
              <w:spacing w:before="0" w:after="0"/>
              <w:rPr>
                <w:color w:val="000000"/>
                <w:lang w:eastAsia="zh-CN"/>
              </w:rPr>
            </w:pPr>
            <w:r w:rsidRPr="00ED3698">
              <w:rPr>
                <w:color w:val="000000"/>
                <w:lang w:eastAsia="en-CA"/>
              </w:rPr>
              <w:t>0.3</w:t>
            </w:r>
            <w:r>
              <w:rPr>
                <w:rFonts w:hint="eastAsia"/>
                <w:color w:val="000000"/>
                <w:lang w:eastAsia="zh-CN"/>
              </w:rPr>
              <w:t>8</w:t>
            </w:r>
          </w:p>
        </w:tc>
        <w:tc>
          <w:tcPr>
            <w:tcW w:w="555" w:type="pct"/>
            <w:tcBorders>
              <w:top w:val="nil"/>
              <w:bottom w:val="nil"/>
            </w:tcBorders>
            <w:shd w:val="clear" w:color="auto" w:fill="auto"/>
            <w:noWrap/>
            <w:vAlign w:val="center"/>
            <w:hideMark/>
          </w:tcPr>
          <w:p w14:paraId="61868FEB" w14:textId="77777777" w:rsidR="001E58EB" w:rsidRPr="00ED3698" w:rsidRDefault="001E58EB" w:rsidP="009267EC">
            <w:pPr>
              <w:spacing w:before="0" w:after="0"/>
              <w:jc w:val="center"/>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1E58EB" w:rsidRPr="00ED3698" w14:paraId="42E40037" w14:textId="77777777" w:rsidTr="009267EC">
        <w:trPr>
          <w:trHeight w:val="300"/>
        </w:trPr>
        <w:tc>
          <w:tcPr>
            <w:tcW w:w="1453" w:type="pct"/>
            <w:tcBorders>
              <w:top w:val="nil"/>
              <w:bottom w:val="nil"/>
            </w:tcBorders>
            <w:shd w:val="clear" w:color="auto" w:fill="auto"/>
            <w:noWrap/>
            <w:vAlign w:val="bottom"/>
          </w:tcPr>
          <w:p w14:paraId="3AC00C7A" w14:textId="77777777" w:rsidR="001E58EB" w:rsidRPr="00ED3698" w:rsidRDefault="001E58EB" w:rsidP="009267EC">
            <w:pPr>
              <w:spacing w:before="0" w:after="0"/>
              <w:rPr>
                <w:color w:val="000000"/>
                <w:lang w:eastAsia="en-CA"/>
              </w:rPr>
            </w:pPr>
            <w:r w:rsidRPr="00ED3698">
              <w:rPr>
                <w:color w:val="000000"/>
                <w:lang w:eastAsia="en-CA"/>
              </w:rPr>
              <w:t>Hydraulic conductivity</w:t>
            </w:r>
          </w:p>
        </w:tc>
        <w:tc>
          <w:tcPr>
            <w:tcW w:w="678" w:type="pct"/>
            <w:tcBorders>
              <w:top w:val="nil"/>
              <w:bottom w:val="nil"/>
            </w:tcBorders>
            <w:shd w:val="clear" w:color="auto" w:fill="auto"/>
            <w:noWrap/>
            <w:vAlign w:val="bottom"/>
          </w:tcPr>
          <w:p w14:paraId="74AB7F0F" w14:textId="77777777" w:rsidR="001E58EB" w:rsidRPr="004256DA" w:rsidRDefault="001E58EB" w:rsidP="009267EC">
            <w:pPr>
              <w:spacing w:before="0" w:after="0"/>
              <w:rPr>
                <w:i/>
                <w:color w:val="000000"/>
                <w:lang w:eastAsia="en-CA"/>
              </w:rPr>
            </w:pPr>
            <w:r w:rsidRPr="004256DA">
              <w:rPr>
                <w:i/>
                <w:color w:val="000000"/>
                <w:lang w:eastAsia="en-CA"/>
              </w:rPr>
              <w:t>K</w:t>
            </w:r>
            <w:r w:rsidRPr="004256DA">
              <w:rPr>
                <w:i/>
                <w:color w:val="000000"/>
                <w:vertAlign w:val="subscript"/>
                <w:lang w:eastAsia="en-CA"/>
              </w:rPr>
              <w:t>xx</w:t>
            </w:r>
            <w:r w:rsidRPr="004256DA">
              <w:rPr>
                <w:i/>
                <w:color w:val="000000"/>
                <w:lang w:eastAsia="en-CA"/>
              </w:rPr>
              <w:t xml:space="preserve">, </w:t>
            </w:r>
          </w:p>
        </w:tc>
        <w:tc>
          <w:tcPr>
            <w:tcW w:w="795" w:type="pct"/>
            <w:tcBorders>
              <w:top w:val="nil"/>
              <w:bottom w:val="nil"/>
            </w:tcBorders>
          </w:tcPr>
          <w:p w14:paraId="72365204" w14:textId="77777777" w:rsidR="001E58EB" w:rsidRPr="00ED3698" w:rsidRDefault="001E58EB" w:rsidP="009267EC">
            <w:pPr>
              <w:spacing w:before="0" w:after="0"/>
              <w:rPr>
                <w:color w:val="000000"/>
                <w:lang w:eastAsia="en-CA"/>
              </w:rPr>
            </w:pPr>
            <w:r>
              <w:rPr>
                <w:rFonts w:hint="eastAsia"/>
                <w:color w:val="000000"/>
                <w:lang w:eastAsia="zh-CN"/>
              </w:rPr>
              <w:t>8.10</w:t>
            </w:r>
            <w:r>
              <w:rPr>
                <w:color w:val="000000"/>
                <w:lang w:eastAsia="en-CA"/>
              </w:rPr>
              <w:t>×</w:t>
            </w:r>
            <w:r w:rsidRPr="00ED3698">
              <w:rPr>
                <w:color w:val="000000"/>
                <w:lang w:eastAsia="en-CA"/>
              </w:rPr>
              <w:t>10</w:t>
            </w:r>
            <w:r w:rsidRPr="00ED3698">
              <w:rPr>
                <w:color w:val="000000"/>
                <w:vertAlign w:val="superscript"/>
                <w:lang w:eastAsia="en-CA"/>
              </w:rPr>
              <w:t>-5</w:t>
            </w:r>
          </w:p>
        </w:tc>
        <w:tc>
          <w:tcPr>
            <w:tcW w:w="715" w:type="pct"/>
            <w:tcBorders>
              <w:top w:val="nil"/>
              <w:bottom w:val="nil"/>
            </w:tcBorders>
          </w:tcPr>
          <w:p w14:paraId="28F54F20" w14:textId="77777777" w:rsidR="001E58EB" w:rsidRPr="00ED3698" w:rsidRDefault="001E58EB" w:rsidP="009267EC">
            <w:pPr>
              <w:spacing w:before="0" w:after="0"/>
              <w:rPr>
                <w:color w:val="000000"/>
                <w:lang w:eastAsia="zh-CN"/>
              </w:rPr>
            </w:pPr>
            <w:r>
              <w:rPr>
                <w:rFonts w:hint="eastAsia"/>
                <w:color w:val="000000"/>
                <w:lang w:eastAsia="zh-CN"/>
              </w:rPr>
              <w:t>1.2</w:t>
            </w:r>
            <w:r>
              <w:rPr>
                <w:color w:val="000000"/>
                <w:lang w:eastAsia="en-CA"/>
              </w:rPr>
              <w:t>×</w:t>
            </w:r>
            <w:r w:rsidRPr="00ED3698">
              <w:rPr>
                <w:color w:val="000000"/>
                <w:lang w:eastAsia="en-CA"/>
              </w:rPr>
              <w:t>10</w:t>
            </w:r>
            <w:r w:rsidRPr="00ED3698">
              <w:rPr>
                <w:color w:val="000000"/>
                <w:vertAlign w:val="superscript"/>
                <w:lang w:eastAsia="en-CA"/>
              </w:rPr>
              <w:t>-</w:t>
            </w:r>
            <w:r>
              <w:rPr>
                <w:rFonts w:hint="eastAsia"/>
                <w:color w:val="000000"/>
                <w:vertAlign w:val="superscript"/>
                <w:lang w:eastAsia="zh-CN"/>
              </w:rPr>
              <w:t>3</w:t>
            </w:r>
          </w:p>
        </w:tc>
        <w:tc>
          <w:tcPr>
            <w:tcW w:w="804" w:type="pct"/>
            <w:tcBorders>
              <w:top w:val="nil"/>
              <w:bottom w:val="nil"/>
            </w:tcBorders>
          </w:tcPr>
          <w:p w14:paraId="65E95936" w14:textId="77777777" w:rsidR="001E58EB" w:rsidRPr="00ED3698" w:rsidRDefault="001E58EB" w:rsidP="009267EC">
            <w:pPr>
              <w:spacing w:before="0" w:after="0"/>
              <w:rPr>
                <w:color w:val="000000"/>
                <w:lang w:eastAsia="en-CA"/>
              </w:rPr>
            </w:pPr>
            <w:r>
              <w:rPr>
                <w:rFonts w:hint="eastAsia"/>
                <w:color w:val="000000"/>
                <w:lang w:eastAsia="zh-CN"/>
              </w:rPr>
              <w:t>8.10</w:t>
            </w:r>
            <w:r>
              <w:rPr>
                <w:color w:val="000000"/>
                <w:lang w:eastAsia="en-CA"/>
              </w:rPr>
              <w:t>×</w:t>
            </w:r>
            <w:r w:rsidRPr="00ED3698">
              <w:rPr>
                <w:color w:val="000000"/>
                <w:lang w:eastAsia="en-CA"/>
              </w:rPr>
              <w:t>10</w:t>
            </w:r>
            <w:r w:rsidRPr="00ED3698">
              <w:rPr>
                <w:color w:val="000000"/>
                <w:vertAlign w:val="superscript"/>
                <w:lang w:eastAsia="en-CA"/>
              </w:rPr>
              <w:t>-5</w:t>
            </w:r>
          </w:p>
        </w:tc>
        <w:tc>
          <w:tcPr>
            <w:tcW w:w="555" w:type="pct"/>
            <w:tcBorders>
              <w:top w:val="nil"/>
              <w:bottom w:val="nil"/>
            </w:tcBorders>
            <w:shd w:val="clear" w:color="auto" w:fill="auto"/>
            <w:noWrap/>
            <w:vAlign w:val="center"/>
          </w:tcPr>
          <w:p w14:paraId="44105D9C" w14:textId="77777777" w:rsidR="001E58EB" w:rsidRPr="00490495" w:rsidRDefault="001E58EB" w:rsidP="009267EC">
            <w:pPr>
              <w:spacing w:before="0" w:after="0"/>
              <w:jc w:val="center"/>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1E58EB" w:rsidRPr="00ED3698" w14:paraId="09882B9D" w14:textId="77777777" w:rsidTr="009267EC">
        <w:trPr>
          <w:trHeight w:val="300"/>
        </w:trPr>
        <w:tc>
          <w:tcPr>
            <w:tcW w:w="1453" w:type="pct"/>
            <w:tcBorders>
              <w:top w:val="nil"/>
              <w:bottom w:val="nil"/>
            </w:tcBorders>
            <w:shd w:val="clear" w:color="auto" w:fill="auto"/>
            <w:noWrap/>
            <w:vAlign w:val="bottom"/>
          </w:tcPr>
          <w:p w14:paraId="3FE90FF4" w14:textId="77777777" w:rsidR="001E58EB" w:rsidRPr="00ED3698" w:rsidRDefault="001E58EB" w:rsidP="009267EC">
            <w:pPr>
              <w:spacing w:before="0" w:after="0"/>
              <w:rPr>
                <w:color w:val="000000"/>
                <w:lang w:eastAsia="zh-CN"/>
              </w:rPr>
            </w:pPr>
            <w:r>
              <w:rPr>
                <w:rFonts w:hint="eastAsia"/>
                <w:color w:val="000000"/>
                <w:lang w:eastAsia="zh-CN"/>
              </w:rPr>
              <w:t>Diffusion coefficient</w:t>
            </w:r>
          </w:p>
        </w:tc>
        <w:tc>
          <w:tcPr>
            <w:tcW w:w="678" w:type="pct"/>
            <w:tcBorders>
              <w:top w:val="nil"/>
              <w:bottom w:val="nil"/>
            </w:tcBorders>
            <w:shd w:val="clear" w:color="auto" w:fill="auto"/>
            <w:noWrap/>
            <w:vAlign w:val="bottom"/>
          </w:tcPr>
          <w:p w14:paraId="6B15D28A" w14:textId="77777777" w:rsidR="001E58EB" w:rsidRPr="004256DA" w:rsidRDefault="001E58EB" w:rsidP="004256DA">
            <w:pPr>
              <w:spacing w:before="0" w:after="0"/>
              <w:rPr>
                <w:i/>
                <w:color w:val="000000"/>
                <w:vertAlign w:val="superscript"/>
                <w:lang w:eastAsia="zh-CN"/>
              </w:rPr>
            </w:pPr>
            <w:r w:rsidRPr="004256DA">
              <w:rPr>
                <w:rFonts w:hint="eastAsia"/>
                <w:i/>
                <w:color w:val="000000"/>
                <w:lang w:eastAsia="zh-CN"/>
              </w:rPr>
              <w:t>D</w:t>
            </w:r>
            <w:r w:rsidR="004256DA" w:rsidRPr="004256DA">
              <w:rPr>
                <w:i/>
                <w:color w:val="000000"/>
                <w:vertAlign w:val="subscript"/>
                <w:lang w:eastAsia="zh-CN"/>
              </w:rPr>
              <w:t>0</w:t>
            </w:r>
            <w:r w:rsidR="004256DA" w:rsidRPr="004256DA">
              <w:rPr>
                <w:i/>
                <w:color w:val="000000"/>
                <w:vertAlign w:val="superscript"/>
                <w:lang w:eastAsia="zh-CN"/>
              </w:rPr>
              <w:t>a</w:t>
            </w:r>
          </w:p>
        </w:tc>
        <w:tc>
          <w:tcPr>
            <w:tcW w:w="795" w:type="pct"/>
            <w:tcBorders>
              <w:top w:val="nil"/>
              <w:bottom w:val="nil"/>
            </w:tcBorders>
          </w:tcPr>
          <w:p w14:paraId="3F3ADC3D" w14:textId="77777777" w:rsidR="001E58EB" w:rsidRPr="00ED3698" w:rsidRDefault="001E58EB" w:rsidP="009267EC">
            <w:pPr>
              <w:spacing w:before="0" w:after="0"/>
              <w:rPr>
                <w:color w:val="000000"/>
                <w:lang w:eastAsia="zh-CN"/>
              </w:rPr>
            </w:pPr>
            <w:r>
              <w:rPr>
                <w:rFonts w:hint="eastAsia"/>
                <w:color w:val="000000"/>
                <w:lang w:eastAsia="zh-CN"/>
              </w:rPr>
              <w:t>0.0</w:t>
            </w:r>
          </w:p>
        </w:tc>
        <w:tc>
          <w:tcPr>
            <w:tcW w:w="715" w:type="pct"/>
            <w:tcBorders>
              <w:top w:val="nil"/>
              <w:bottom w:val="nil"/>
            </w:tcBorders>
          </w:tcPr>
          <w:p w14:paraId="501FDD69" w14:textId="77777777" w:rsidR="001E58EB" w:rsidRPr="00ED3698" w:rsidRDefault="001E58EB" w:rsidP="009267EC">
            <w:pPr>
              <w:spacing w:before="0" w:after="0"/>
              <w:rPr>
                <w:color w:val="000000"/>
                <w:lang w:eastAsia="zh-CN"/>
              </w:rPr>
            </w:pPr>
            <w:r>
              <w:rPr>
                <w:rFonts w:hint="eastAsia"/>
                <w:color w:val="000000"/>
                <w:lang w:eastAsia="zh-CN"/>
              </w:rPr>
              <w:t>0.0</w:t>
            </w:r>
          </w:p>
        </w:tc>
        <w:tc>
          <w:tcPr>
            <w:tcW w:w="804" w:type="pct"/>
            <w:tcBorders>
              <w:top w:val="nil"/>
              <w:bottom w:val="nil"/>
            </w:tcBorders>
          </w:tcPr>
          <w:p w14:paraId="717DE965" w14:textId="77777777" w:rsidR="001E58EB" w:rsidRPr="00ED3698" w:rsidRDefault="001E58EB" w:rsidP="009267EC">
            <w:pPr>
              <w:spacing w:before="0" w:after="0"/>
              <w:rPr>
                <w:color w:val="000000"/>
                <w:lang w:eastAsia="zh-CN"/>
              </w:rPr>
            </w:pPr>
            <w:r>
              <w:rPr>
                <w:rFonts w:hint="eastAsia"/>
                <w:color w:val="000000"/>
                <w:lang w:eastAsia="zh-CN"/>
              </w:rPr>
              <w:t>0.0</w:t>
            </w:r>
          </w:p>
        </w:tc>
        <w:tc>
          <w:tcPr>
            <w:tcW w:w="555" w:type="pct"/>
            <w:tcBorders>
              <w:top w:val="nil"/>
              <w:bottom w:val="nil"/>
            </w:tcBorders>
            <w:shd w:val="clear" w:color="auto" w:fill="auto"/>
            <w:noWrap/>
            <w:vAlign w:val="center"/>
          </w:tcPr>
          <w:p w14:paraId="066FC93F" w14:textId="77777777" w:rsidR="001E58EB" w:rsidRPr="00490495" w:rsidRDefault="001E58EB" w:rsidP="009267EC">
            <w:pPr>
              <w:spacing w:before="0" w:after="0"/>
              <w:jc w:val="center"/>
              <w:rPr>
                <w:color w:val="000000"/>
                <w:lang w:eastAsia="zh-CN"/>
              </w:rPr>
            </w:pPr>
            <w:r>
              <w:rPr>
                <w:rFonts w:hint="eastAsia"/>
                <w:color w:val="000000"/>
                <w:lang w:eastAsia="zh-CN"/>
              </w:rPr>
              <w:t>[</w:t>
            </w:r>
            <w:r w:rsidRPr="00ED3698">
              <w:rPr>
                <w:color w:val="000000"/>
                <w:lang w:eastAsia="en-CA"/>
              </w:rPr>
              <w:t>m</w:t>
            </w:r>
            <w:r w:rsidRPr="00490495">
              <w:rPr>
                <w:rFonts w:hint="eastAsia"/>
                <w:color w:val="000000"/>
                <w:vertAlign w:val="superscript"/>
                <w:lang w:eastAsia="zh-CN"/>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1E58EB" w:rsidRPr="00ED3698" w14:paraId="0CCE2923" w14:textId="77777777" w:rsidTr="009267EC">
        <w:trPr>
          <w:trHeight w:val="300"/>
        </w:trPr>
        <w:tc>
          <w:tcPr>
            <w:tcW w:w="1453" w:type="pct"/>
            <w:tcBorders>
              <w:top w:val="nil"/>
              <w:bottom w:val="single" w:sz="4" w:space="0" w:color="auto"/>
            </w:tcBorders>
            <w:shd w:val="clear" w:color="auto" w:fill="auto"/>
            <w:noWrap/>
            <w:vAlign w:val="bottom"/>
          </w:tcPr>
          <w:p w14:paraId="47FDE294" w14:textId="77777777" w:rsidR="001E58EB" w:rsidRPr="00ED3698" w:rsidRDefault="001E58EB" w:rsidP="009267EC">
            <w:pPr>
              <w:spacing w:before="0" w:after="0"/>
              <w:rPr>
                <w:color w:val="000000"/>
                <w:lang w:eastAsia="en-CA"/>
              </w:rPr>
            </w:pPr>
            <w:r w:rsidRPr="00490495">
              <w:rPr>
                <w:color w:val="000000"/>
                <w:lang w:eastAsia="en-CA"/>
              </w:rPr>
              <w:t>longitudinal dispersivity</w:t>
            </w:r>
          </w:p>
        </w:tc>
        <w:tc>
          <w:tcPr>
            <w:tcW w:w="678" w:type="pct"/>
            <w:tcBorders>
              <w:top w:val="nil"/>
              <w:bottom w:val="single" w:sz="4" w:space="0" w:color="auto"/>
            </w:tcBorders>
            <w:shd w:val="clear" w:color="auto" w:fill="auto"/>
            <w:noWrap/>
            <w:vAlign w:val="bottom"/>
          </w:tcPr>
          <w:p w14:paraId="71EA189C" w14:textId="77777777" w:rsidR="001E58EB" w:rsidRPr="004256DA" w:rsidRDefault="001E58EB" w:rsidP="009267EC">
            <w:pPr>
              <w:spacing w:before="0" w:after="0"/>
              <w:rPr>
                <w:i/>
                <w:color w:val="000000"/>
                <w:lang w:eastAsia="zh-CN"/>
              </w:rPr>
            </w:pPr>
            <w:r w:rsidRPr="004256DA">
              <w:rPr>
                <w:rFonts w:ascii="Lucida Sans Unicode" w:hAnsi="Lucida Sans Unicode" w:cs="Lucida Sans Unicode"/>
                <w:i/>
                <w:color w:val="000000"/>
                <w:lang w:eastAsia="en-CA"/>
              </w:rPr>
              <w:t>α</w:t>
            </w:r>
            <w:r w:rsidR="004256DA" w:rsidRPr="004256DA">
              <w:rPr>
                <w:i/>
                <w:color w:val="000000"/>
                <w:vertAlign w:val="subscript"/>
                <w:lang w:eastAsia="zh-CN"/>
              </w:rPr>
              <w:t>l</w:t>
            </w:r>
          </w:p>
        </w:tc>
        <w:tc>
          <w:tcPr>
            <w:tcW w:w="795" w:type="pct"/>
            <w:tcBorders>
              <w:top w:val="nil"/>
              <w:bottom w:val="single" w:sz="4" w:space="0" w:color="auto"/>
            </w:tcBorders>
          </w:tcPr>
          <w:p w14:paraId="3CBF1880" w14:textId="77777777" w:rsidR="001E58EB" w:rsidRPr="00ED3698" w:rsidRDefault="001E58EB" w:rsidP="009267EC">
            <w:pPr>
              <w:spacing w:before="0" w:after="0"/>
              <w:rPr>
                <w:color w:val="000000"/>
                <w:lang w:eastAsia="zh-CN"/>
              </w:rPr>
            </w:pPr>
            <w:r>
              <w:rPr>
                <w:rFonts w:hint="eastAsia"/>
                <w:color w:val="000000"/>
                <w:lang w:eastAsia="zh-CN"/>
              </w:rPr>
              <w:t>0.0</w:t>
            </w:r>
          </w:p>
        </w:tc>
        <w:tc>
          <w:tcPr>
            <w:tcW w:w="715" w:type="pct"/>
            <w:tcBorders>
              <w:top w:val="nil"/>
              <w:bottom w:val="single" w:sz="4" w:space="0" w:color="auto"/>
            </w:tcBorders>
          </w:tcPr>
          <w:p w14:paraId="0A1BBBD9" w14:textId="77777777" w:rsidR="001E58EB" w:rsidRPr="00ED3698" w:rsidRDefault="001E58EB" w:rsidP="009267EC">
            <w:pPr>
              <w:spacing w:before="0" w:after="0"/>
              <w:rPr>
                <w:color w:val="000000"/>
                <w:lang w:eastAsia="zh-CN"/>
              </w:rPr>
            </w:pPr>
            <w:r>
              <w:rPr>
                <w:rFonts w:hint="eastAsia"/>
                <w:color w:val="000000"/>
                <w:lang w:eastAsia="zh-CN"/>
              </w:rPr>
              <w:t>0.0</w:t>
            </w:r>
          </w:p>
        </w:tc>
        <w:tc>
          <w:tcPr>
            <w:tcW w:w="804" w:type="pct"/>
            <w:tcBorders>
              <w:top w:val="nil"/>
              <w:bottom w:val="single" w:sz="4" w:space="0" w:color="auto"/>
            </w:tcBorders>
          </w:tcPr>
          <w:p w14:paraId="65022309" w14:textId="77777777" w:rsidR="001E58EB" w:rsidRPr="00ED3698" w:rsidRDefault="001E58EB" w:rsidP="009267EC">
            <w:pPr>
              <w:spacing w:before="0" w:after="0"/>
              <w:rPr>
                <w:color w:val="000000"/>
                <w:lang w:eastAsia="zh-CN"/>
              </w:rPr>
            </w:pPr>
            <w:r>
              <w:rPr>
                <w:rFonts w:hint="eastAsia"/>
                <w:color w:val="000000"/>
                <w:lang w:eastAsia="zh-CN"/>
              </w:rPr>
              <w:t>0.0</w:t>
            </w:r>
          </w:p>
        </w:tc>
        <w:tc>
          <w:tcPr>
            <w:tcW w:w="555" w:type="pct"/>
            <w:tcBorders>
              <w:top w:val="nil"/>
              <w:bottom w:val="single" w:sz="4" w:space="0" w:color="auto"/>
            </w:tcBorders>
            <w:shd w:val="clear" w:color="auto" w:fill="auto"/>
            <w:noWrap/>
            <w:vAlign w:val="center"/>
          </w:tcPr>
          <w:p w14:paraId="1E06FABF" w14:textId="77777777" w:rsidR="001E58EB" w:rsidRPr="00ED3698" w:rsidRDefault="001E58EB" w:rsidP="009267EC">
            <w:pPr>
              <w:spacing w:before="0" w:after="0"/>
              <w:jc w:val="center"/>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bl>
    <w:p w14:paraId="5C0CDC96" w14:textId="77777777" w:rsidR="001E58EB" w:rsidRDefault="001E58EB" w:rsidP="001E58EB">
      <w:pPr>
        <w:pStyle w:val="Simpleline"/>
        <w:rPr>
          <w:lang w:eastAsia="zh-CN"/>
        </w:rPr>
      </w:pPr>
    </w:p>
    <w:p w14:paraId="74773B29" w14:textId="77777777" w:rsidR="001E58EB" w:rsidRPr="00ED3698" w:rsidRDefault="001E58EB" w:rsidP="001E58EB">
      <w:pPr>
        <w:pStyle w:val="StyleHeading4Bold"/>
      </w:pPr>
      <w:bookmarkStart w:id="1074" w:name="_Toc520374788"/>
      <w:r w:rsidRPr="00ED3698">
        <w:t>Results</w:t>
      </w:r>
      <w:bookmarkEnd w:id="1074"/>
    </w:p>
    <w:p w14:paraId="1D25777A" w14:textId="54916B64" w:rsidR="001E58EB" w:rsidRDefault="001E58EB" w:rsidP="001E58EB">
      <w:pPr>
        <w:rPr>
          <w:lang w:eastAsia="zh-CN"/>
        </w:rPr>
      </w:pPr>
      <w:r w:rsidRPr="00ED3698">
        <w:t>The simulated profile</w:t>
      </w:r>
      <w:r>
        <w:t xml:space="preserve">s of </w:t>
      </w:r>
      <w:r>
        <w:rPr>
          <w:rFonts w:hint="eastAsia"/>
          <w:lang w:eastAsia="zh-CN"/>
        </w:rPr>
        <w:t>pH</w:t>
      </w:r>
      <w:r>
        <w:t xml:space="preserve">, </w:t>
      </w:r>
      <w:r>
        <w:rPr>
          <w:rFonts w:hint="eastAsia"/>
          <w:lang w:eastAsia="zh-CN"/>
        </w:rPr>
        <w:t>concentrations of contaminants and selected components, volume fraction of minerals and i</w:t>
      </w:r>
      <w:r w:rsidR="00D339BE">
        <w:rPr>
          <w:lang w:eastAsia="zh-CN"/>
        </w:rPr>
        <w:t>r</w:t>
      </w:r>
      <w:r>
        <w:rPr>
          <w:rFonts w:hint="eastAsia"/>
          <w:lang w:eastAsia="zh-CN"/>
        </w:rPr>
        <w:t xml:space="preserve">on consumption rates at 240 </w:t>
      </w:r>
      <w:r>
        <w:t>are</w:t>
      </w:r>
      <w:r w:rsidRPr="00ED3698">
        <w:t xml:space="preserve"> </w:t>
      </w:r>
      <w:r>
        <w:t>depicted</w:t>
      </w:r>
      <w:r w:rsidRPr="00ED3698">
        <w:t xml:space="preserve"> in</w:t>
      </w:r>
      <w:r>
        <w:t xml:space="preserve">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sidR="004474F5">
        <w:rPr>
          <w:rFonts w:hint="eastAsia"/>
          <w:lang w:eastAsia="zh-CN"/>
        </w:rPr>
        <w:t xml:space="preserve">.  </w:t>
      </w:r>
      <w:r>
        <w:rPr>
          <w:rFonts w:hint="eastAsia"/>
          <w:lang w:eastAsia="zh-CN"/>
        </w:rPr>
        <w:t xml:space="preserve">The reaction-corrosion reactions taking place in the reactive barrier zone lead to a pronounced pH-increase </w:t>
      </w:r>
      <w:r w:rsidR="00D339BE">
        <w:rPr>
          <w:lang w:eastAsia="zh-CN"/>
        </w:rPr>
        <w:t>in</w:t>
      </w:r>
      <w:r>
        <w:rPr>
          <w:rFonts w:hint="eastAsia"/>
          <w:lang w:eastAsia="zh-CN"/>
        </w:rPr>
        <w:t xml:space="preserve"> the solution passing through the barrier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(a))</w:t>
      </w:r>
      <w:r w:rsidR="004474F5">
        <w:rPr>
          <w:rFonts w:hint="eastAsia"/>
          <w:lang w:eastAsia="zh-CN"/>
        </w:rPr>
        <w:t xml:space="preserve">.  </w:t>
      </w:r>
      <w:r>
        <w:rPr>
          <w:rFonts w:hint="eastAsia"/>
          <w:lang w:eastAsia="zh-CN"/>
        </w:rPr>
        <w:t>Simulated results show very rapid removal of the contaminant Cr(VI)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(b)), leading to the precipitation of Cr(OH)</w:t>
      </w:r>
      <w:r w:rsidRPr="007E69A7">
        <w:rPr>
          <w:rFonts w:hint="eastAsia"/>
          <w:vertAlign w:val="subscript"/>
          <w:lang w:eastAsia="zh-CN"/>
        </w:rPr>
        <w:t>3</w:t>
      </w:r>
      <w:r>
        <w:rPr>
          <w:rFonts w:hint="eastAsia"/>
          <w:lang w:eastAsia="zh-CN"/>
        </w:rPr>
        <w:t xml:space="preserve"> in the barrier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(e))</w:t>
      </w:r>
      <w:r w:rsidR="004474F5">
        <w:rPr>
          <w:rFonts w:hint="eastAsia"/>
          <w:lang w:eastAsia="zh-CN"/>
        </w:rPr>
        <w:t xml:space="preserve">.  </w:t>
      </w:r>
      <w:r w:rsidR="00D339BE">
        <w:rPr>
          <w:lang w:eastAsia="zh-CN"/>
        </w:rPr>
        <w:t>R</w:t>
      </w:r>
      <w:r>
        <w:rPr>
          <w:rFonts w:hint="eastAsia"/>
          <w:lang w:eastAsia="zh-CN"/>
        </w:rPr>
        <w:t>educti</w:t>
      </w:r>
      <w:r w:rsidR="00D339BE">
        <w:rPr>
          <w:lang w:eastAsia="zh-CN"/>
        </w:rPr>
        <w:t>ve dechlorination</w:t>
      </w:r>
      <w:r>
        <w:rPr>
          <w:rFonts w:hint="eastAsia"/>
          <w:lang w:eastAsia="zh-CN"/>
        </w:rPr>
        <w:t xml:space="preserve"> of the chlori</w:t>
      </w:r>
      <w:r w:rsidR="00D339BE">
        <w:rPr>
          <w:lang w:eastAsia="zh-CN"/>
        </w:rPr>
        <w:t>nated</w:t>
      </w:r>
      <w:r>
        <w:rPr>
          <w:rFonts w:hint="eastAsia"/>
          <w:lang w:eastAsia="zh-CN"/>
        </w:rPr>
        <w:t xml:space="preserve"> organic compounds (such as TCE, cis-1,2 DCE and VC) </w:t>
      </w:r>
      <w:r>
        <w:rPr>
          <w:lang w:eastAsia="zh-CN"/>
        </w:rPr>
        <w:t>across</w:t>
      </w:r>
      <w:r>
        <w:rPr>
          <w:rFonts w:hint="eastAsia"/>
          <w:lang w:eastAsia="zh-CN"/>
        </w:rPr>
        <w:t xml:space="preserve"> the barrier is not </w:t>
      </w:r>
      <w:r w:rsidR="00D339BE">
        <w:rPr>
          <w:lang w:eastAsia="zh-CN"/>
        </w:rPr>
        <w:t>as</w:t>
      </w:r>
      <w:r>
        <w:rPr>
          <w:rFonts w:hint="eastAsia"/>
          <w:lang w:eastAsia="zh-CN"/>
        </w:rPr>
        <w:t xml:space="preserve"> rapid as the reduction of Cr(VI) and the transformation remains incomplete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(b))</w:t>
      </w:r>
      <w:r w:rsidR="004474F5">
        <w:rPr>
          <w:rFonts w:hint="eastAsia"/>
          <w:lang w:eastAsia="zh-CN"/>
        </w:rPr>
        <w:t xml:space="preserve">.  </w:t>
      </w:r>
      <w:r>
        <w:rPr>
          <w:rFonts w:hint="eastAsia"/>
          <w:lang w:eastAsia="zh-CN"/>
        </w:rPr>
        <w:t>Iron corrosion is most significant in the entry area of the barrier</w:t>
      </w:r>
      <w:r w:rsidR="00D339BE">
        <w:rPr>
          <w:lang w:eastAsia="zh-CN"/>
        </w:rPr>
        <w:t>,</w:t>
      </w:r>
      <w:r>
        <w:rPr>
          <w:rFonts w:hint="eastAsia"/>
          <w:lang w:eastAsia="zh-CN"/>
        </w:rPr>
        <w:t xml:space="preserve"> decreases along the flow path and leads to the formation of Fe(II) and Fe(III), H</w:t>
      </w:r>
      <w:r w:rsidRPr="007E69A7">
        <w:rPr>
          <w:rFonts w:hint="eastAsia"/>
          <w:vertAlign w:val="subscript"/>
          <w:lang w:eastAsia="zh-CN"/>
        </w:rPr>
        <w:t>2</w:t>
      </w:r>
      <w:r>
        <w:rPr>
          <w:rFonts w:hint="eastAsia"/>
          <w:lang w:eastAsia="zh-CN"/>
        </w:rPr>
        <w:t>(aq), HS</w:t>
      </w:r>
      <w:r w:rsidRPr="007E69A7">
        <w:rPr>
          <w:rFonts w:hint="eastAsia"/>
          <w:vertAlign w:val="superscript"/>
          <w:lang w:eastAsia="zh-CN"/>
        </w:rPr>
        <w:t>-</w:t>
      </w:r>
      <w:r>
        <w:rPr>
          <w:rFonts w:hint="eastAsia"/>
          <w:lang w:eastAsia="zh-CN"/>
        </w:rPr>
        <w:t xml:space="preserve"> in the </w:t>
      </w:r>
      <w:r>
        <w:rPr>
          <w:lang w:eastAsia="zh-CN"/>
        </w:rPr>
        <w:t>aqueous</w:t>
      </w:r>
      <w:r>
        <w:rPr>
          <w:rFonts w:hint="eastAsia"/>
          <w:lang w:eastAsia="zh-CN"/>
        </w:rPr>
        <w:t xml:space="preserve"> phase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(c)) and precipitation of Fe(OH)</w:t>
      </w:r>
      <w:r w:rsidRPr="007E69A7">
        <w:rPr>
          <w:rFonts w:hint="eastAsia"/>
          <w:vertAlign w:val="subscript"/>
          <w:lang w:eastAsia="zh-CN"/>
        </w:rPr>
        <w:t>2</w:t>
      </w:r>
      <w:r>
        <w:rPr>
          <w:rFonts w:hint="eastAsia"/>
          <w:lang w:eastAsia="zh-CN"/>
        </w:rPr>
        <w:t>(s), siderite</w:t>
      </w:r>
      <w:r w:rsidR="00D339BE">
        <w:rPr>
          <w:lang w:eastAsia="zh-CN"/>
        </w:rPr>
        <w:t>, mackinawite,</w:t>
      </w:r>
      <w:r>
        <w:rPr>
          <w:rFonts w:hint="eastAsia"/>
          <w:lang w:eastAsia="zh-CN"/>
        </w:rPr>
        <w:t xml:space="preserve"> and ferrihydrite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(e))</w:t>
      </w:r>
      <w:r w:rsidR="004474F5">
        <w:rPr>
          <w:rFonts w:hint="eastAsia"/>
          <w:lang w:eastAsia="zh-CN"/>
        </w:rPr>
        <w:t xml:space="preserve">.  </w:t>
      </w:r>
      <w:r>
        <w:rPr>
          <w:rFonts w:hint="eastAsia"/>
          <w:lang w:eastAsia="zh-CN"/>
        </w:rPr>
        <w:t xml:space="preserve">The reaction rates of selected reduction-corrosion reactions are depicted in </w:t>
      </w:r>
      <w:r w:rsidR="005F5019">
        <w:fldChar w:fldCharType="begin"/>
      </w:r>
      <w:r>
        <w:instrText xml:space="preserve"> REF _Ref362282304 \h </w:instrText>
      </w:r>
      <w:r w:rsidR="005F5019">
        <w:fldChar w:fldCharType="separate"/>
      </w:r>
      <w:r w:rsidR="00B560DA">
        <w:t xml:space="preserve">Figure </w:t>
      </w:r>
      <w:r w:rsidR="00B560DA">
        <w:rPr>
          <w:noProof/>
        </w:rPr>
        <w:t>3</w:t>
      </w:r>
      <w:r w:rsidR="00B560DA">
        <w:t>.</w:t>
      </w:r>
      <w:r w:rsidR="00B560DA">
        <w:rPr>
          <w:noProof/>
        </w:rPr>
        <w:t>33</w:t>
      </w:r>
      <w:r w:rsidR="005F5019">
        <w:fldChar w:fldCharType="end"/>
      </w:r>
      <w:r>
        <w:rPr>
          <w:rFonts w:hint="eastAsia"/>
          <w:lang w:eastAsia="zh-CN"/>
        </w:rPr>
        <w:t xml:space="preserve"> (f)</w:t>
      </w:r>
      <w:r w:rsidR="004474F5">
        <w:rPr>
          <w:rFonts w:hint="eastAsia"/>
          <w:lang w:eastAsia="zh-CN"/>
        </w:rPr>
        <w:t xml:space="preserve">.  </w:t>
      </w:r>
      <w:r w:rsidR="00D339BE">
        <w:rPr>
          <w:lang w:eastAsia="zh-CN"/>
        </w:rPr>
        <w:t>S</w:t>
      </w:r>
      <w:r>
        <w:rPr>
          <w:rFonts w:hint="eastAsia"/>
          <w:lang w:eastAsia="zh-CN"/>
        </w:rPr>
        <w:t>ulfate is the most important electron acceptor in the system</w:t>
      </w:r>
      <w:r w:rsidR="00D339BE">
        <w:rPr>
          <w:lang w:eastAsia="zh-CN"/>
        </w:rPr>
        <w:t>, contributing mist significantly to iron corrosion</w:t>
      </w:r>
      <w:r w:rsidR="004474F5">
        <w:rPr>
          <w:rFonts w:hint="eastAsia"/>
          <w:lang w:eastAsia="zh-CN"/>
        </w:rPr>
        <w:t xml:space="preserve">.  </w:t>
      </w:r>
      <w:r>
        <w:rPr>
          <w:rFonts w:hint="eastAsia"/>
          <w:lang w:eastAsia="zh-CN"/>
        </w:rPr>
        <w:t xml:space="preserve">The reduction of Cr(VI) </w:t>
      </w:r>
      <w:r w:rsidR="00D339BE">
        <w:rPr>
          <w:lang w:eastAsia="zh-CN"/>
        </w:rPr>
        <w:t>has only a limited effect on</w:t>
      </w:r>
      <w:r>
        <w:rPr>
          <w:rFonts w:hint="eastAsia"/>
          <w:lang w:eastAsia="zh-CN"/>
        </w:rPr>
        <w:t xml:space="preserve"> iron corrosion</w:t>
      </w:r>
      <w:r w:rsidR="004474F5">
        <w:rPr>
          <w:rFonts w:hint="eastAsia"/>
          <w:lang w:eastAsia="zh-CN"/>
        </w:rPr>
        <w:t xml:space="preserve">.  </w:t>
      </w:r>
      <w:r>
        <w:rPr>
          <w:rFonts w:hint="eastAsia"/>
          <w:lang w:eastAsia="zh-CN"/>
        </w:rPr>
        <w:t>The simulated results showed generally good agreement with field test results by Bennett (1997) (Mayer, 1999</w:t>
      </w:r>
      <w:r w:rsidR="00D339BE">
        <w:rPr>
          <w:lang w:eastAsia="zh-CN"/>
        </w:rPr>
        <w:t>, Mayer et al., 2001</w:t>
      </w:r>
      <w:r>
        <w:rPr>
          <w:rFonts w:hint="eastAsia"/>
          <w:lang w:eastAsia="zh-CN"/>
        </w:rPr>
        <w:t>).</w:t>
      </w:r>
    </w:p>
    <w:p w14:paraId="4165463B" w14:textId="77777777" w:rsidR="00D339BE" w:rsidRDefault="00D339BE" w:rsidP="001E58EB">
      <w:pPr>
        <w:rPr>
          <w:lang w:eastAsia="zh-CN"/>
        </w:rPr>
      </w:pPr>
    </w:p>
    <w:p w14:paraId="65442723" w14:textId="77777777" w:rsidR="00913113" w:rsidRPr="00192E8E" w:rsidRDefault="00913113" w:rsidP="00913113">
      <w:pPr>
        <w:pStyle w:val="StyleHeading4Bold"/>
      </w:pPr>
      <w:bookmarkStart w:id="1075" w:name="_Toc520374789"/>
      <w:r>
        <w:t>File locations</w:t>
      </w:r>
      <w:bookmarkEnd w:id="1075"/>
    </w:p>
    <w:p w14:paraId="029E6487" w14:textId="77777777" w:rsidR="00D339BE" w:rsidRPr="00ED3698" w:rsidRDefault="00D339BE" w:rsidP="00D339BE">
      <w:r w:rsidRPr="00ED3698">
        <w:t>The input file for the benchmark can be found under</w:t>
      </w:r>
    </w:p>
    <w:p w14:paraId="1183375C" w14:textId="77777777" w:rsidR="00D339BE" w:rsidRDefault="004B0811" w:rsidP="00D339BE">
      <w:pPr>
        <w:rPr>
          <w:i/>
          <w:lang w:eastAsia="zh-CN"/>
        </w:rPr>
      </w:pPr>
      <w:r>
        <w:rPr>
          <w:i/>
        </w:rPr>
        <w:t>.\benchmarks\benchmarks_standard\</w:t>
      </w:r>
      <w:r w:rsidR="00D339BE">
        <w:rPr>
          <w:i/>
        </w:rPr>
        <w:t>reactran\</w:t>
      </w:r>
      <w:r w:rsidR="00D339BE">
        <w:rPr>
          <w:rFonts w:hint="eastAsia"/>
          <w:i/>
          <w:lang w:eastAsia="zh-CN"/>
        </w:rPr>
        <w:t>prb</w:t>
      </w:r>
    </w:p>
    <w:p w14:paraId="71EF6D42" w14:textId="77777777" w:rsidR="00D339BE" w:rsidRPr="00ED3698" w:rsidRDefault="00990FF2" w:rsidP="00D339BE">
      <w:pPr>
        <w:rPr>
          <w:i/>
          <w:lang w:eastAsia="zh-CN"/>
        </w:rPr>
      </w:pPr>
      <w:r>
        <w:rPr>
          <w:lang w:eastAsia="zh-CN"/>
        </w:rPr>
        <w:t>Database can be found under:</w:t>
      </w:r>
      <w:r w:rsidR="004B0811">
        <w:rPr>
          <w:lang w:eastAsia="zh-CN"/>
        </w:rPr>
        <w:t xml:space="preserve"> .</w:t>
      </w:r>
      <w:r>
        <w:rPr>
          <w:lang w:eastAsia="zh-CN"/>
        </w:rPr>
        <w:t>\benchmarks\</w:t>
      </w:r>
      <w:r w:rsidR="00D339BE" w:rsidRPr="004111D5">
        <w:rPr>
          <w:i/>
          <w:lang w:eastAsia="zh-CN"/>
        </w:rPr>
        <w:t>database\default</w:t>
      </w:r>
    </w:p>
    <w:p w14:paraId="093F6D99" w14:textId="77777777" w:rsidR="001E58EB" w:rsidRDefault="001E58EB" w:rsidP="001E58EB">
      <w:pPr>
        <w:rPr>
          <w:lang w:eastAsia="zh-CN"/>
        </w:rPr>
      </w:pPr>
    </w:p>
    <w:p w14:paraId="615C3A5B" w14:textId="77777777" w:rsidR="001E58EB" w:rsidRDefault="001E58EB" w:rsidP="001E58EB">
      <w:pPr>
        <w:keepNext/>
        <w:ind w:left="720" w:hanging="720"/>
      </w:pPr>
      <w:r>
        <w:rPr>
          <w:noProof/>
          <w:lang w:val="en-CA" w:eastAsia="zh-CN"/>
        </w:rPr>
        <w:lastRenderedPageBreak/>
        <w:drawing>
          <wp:inline distT="0" distB="0" distL="0" distR="0" wp14:anchorId="48902F71" wp14:editId="5E78EB19">
            <wp:extent cx="5486400" cy="600011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wmf"/>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486400" cy="6000115"/>
                    </a:xfrm>
                    <a:prstGeom prst="rect">
                      <a:avLst/>
                    </a:prstGeom>
                  </pic:spPr>
                </pic:pic>
              </a:graphicData>
            </a:graphic>
          </wp:inline>
        </w:drawing>
      </w:r>
    </w:p>
    <w:p w14:paraId="2A37A29B" w14:textId="2CC6E84E" w:rsidR="001E58EB" w:rsidRDefault="001E58EB" w:rsidP="001E58EB">
      <w:pPr>
        <w:pStyle w:val="Caption"/>
        <w:rPr>
          <w:lang w:eastAsia="zh-CN"/>
        </w:rPr>
      </w:pPr>
      <w:bookmarkStart w:id="1076" w:name="_Ref362282304"/>
      <w:bookmarkStart w:id="1077" w:name="_Toc520375107"/>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33</w:t>
      </w:r>
      <w:r w:rsidR="00183C7C">
        <w:fldChar w:fldCharType="end"/>
      </w:r>
      <w:bookmarkEnd w:id="1076"/>
      <w:r w:rsidR="00535A70">
        <w:t xml:space="preserve">: </w:t>
      </w:r>
      <w:r>
        <w:rPr>
          <w:rFonts w:hint="eastAsia"/>
          <w:lang w:eastAsia="zh-CN"/>
        </w:rPr>
        <w:t xml:space="preserve">Simulated </w:t>
      </w:r>
      <w:r w:rsidR="00D339BE">
        <w:rPr>
          <w:lang w:eastAsia="zh-CN"/>
        </w:rPr>
        <w:t xml:space="preserve">spatial </w:t>
      </w:r>
      <w:r>
        <w:rPr>
          <w:rFonts w:hint="eastAsia"/>
          <w:lang w:eastAsia="zh-CN"/>
        </w:rPr>
        <w:t>profiles of pH (a), concentrations of contaminants (b) and selected components (c) and (d), volume fraction of minerals (e) and i</w:t>
      </w:r>
      <w:r w:rsidR="00D339BE">
        <w:rPr>
          <w:lang w:eastAsia="zh-CN"/>
        </w:rPr>
        <w:t>r</w:t>
      </w:r>
      <w:r>
        <w:rPr>
          <w:rFonts w:hint="eastAsia"/>
          <w:lang w:eastAsia="zh-CN"/>
        </w:rPr>
        <w:t>on consumption rates (f) at 240 days</w:t>
      </w:r>
      <w:r w:rsidR="004474F5">
        <w:rPr>
          <w:rFonts w:hint="eastAsia"/>
          <w:lang w:eastAsia="zh-CN"/>
        </w:rPr>
        <w:t xml:space="preserve">.  </w:t>
      </w:r>
      <w:r>
        <w:rPr>
          <w:rFonts w:hint="eastAsia"/>
          <w:lang w:eastAsia="zh-CN"/>
        </w:rPr>
        <w:t xml:space="preserve">The gray background indicates the position of the </w:t>
      </w:r>
      <w:r>
        <w:rPr>
          <w:lang w:eastAsia="zh-CN"/>
        </w:rPr>
        <w:t>reactive</w:t>
      </w:r>
      <w:r>
        <w:rPr>
          <w:rFonts w:hint="eastAsia"/>
          <w:lang w:eastAsia="zh-CN"/>
        </w:rPr>
        <w:t xml:space="preserve"> barrier (Zone 2).</w:t>
      </w:r>
      <w:bookmarkEnd w:id="1077"/>
    </w:p>
    <w:p w14:paraId="3365DD37" w14:textId="77777777" w:rsidR="001E58EB" w:rsidRDefault="001E58EB" w:rsidP="001E58EB">
      <w:pPr>
        <w:pStyle w:val="Simpleline"/>
        <w:rPr>
          <w:lang w:eastAsia="zh-CN"/>
        </w:rPr>
      </w:pPr>
    </w:p>
    <w:p w14:paraId="65E456B4" w14:textId="77777777" w:rsidR="001E58EB" w:rsidRDefault="001E58EB" w:rsidP="001E58EB">
      <w:pPr>
        <w:pStyle w:val="Simpleline"/>
        <w:rPr>
          <w:lang w:eastAsia="zh-CN"/>
        </w:rPr>
      </w:pPr>
    </w:p>
    <w:p w14:paraId="03DF1B6D" w14:textId="77777777" w:rsidR="0060798F" w:rsidRPr="00ED3698" w:rsidRDefault="0060798F" w:rsidP="0060798F">
      <w:pPr>
        <w:pStyle w:val="Heading3"/>
      </w:pPr>
      <w:bookmarkStart w:id="1078" w:name="_Ref365413260"/>
      <w:bookmarkStart w:id="1079" w:name="_Toc520374790"/>
      <w:r w:rsidRPr="00ED3698">
        <w:lastRenderedPageBreak/>
        <w:t xml:space="preserve">Acid </w:t>
      </w:r>
      <w:r w:rsidR="00D339BE">
        <w:t>rock</w:t>
      </w:r>
      <w:r w:rsidRPr="00ED3698">
        <w:t xml:space="preserve"> </w:t>
      </w:r>
      <w:r w:rsidR="001D3205">
        <w:t>d</w:t>
      </w:r>
      <w:r w:rsidRPr="00ED3698">
        <w:t xml:space="preserve">rainage </w:t>
      </w:r>
      <w:r w:rsidR="001D3205">
        <w:t>g</w:t>
      </w:r>
      <w:r w:rsidRPr="00ED3698">
        <w:t>eneration</w:t>
      </w:r>
      <w:bookmarkEnd w:id="1078"/>
      <w:r>
        <w:rPr>
          <w:rFonts w:hint="eastAsia"/>
          <w:lang w:eastAsia="zh-CN"/>
        </w:rPr>
        <w:t xml:space="preserve"> </w:t>
      </w:r>
      <w:r w:rsidR="00D339BE">
        <w:rPr>
          <w:lang w:eastAsia="zh-CN"/>
        </w:rPr>
        <w:t>and attenuation</w:t>
      </w:r>
      <w:bookmarkEnd w:id="1079"/>
    </w:p>
    <w:p w14:paraId="212BC485" w14:textId="77777777" w:rsidR="0060798F" w:rsidRPr="00ED3698" w:rsidRDefault="00771FFF" w:rsidP="0060798F">
      <w:pPr>
        <w:pStyle w:val="StyleHeading4Bold"/>
      </w:pPr>
      <w:bookmarkStart w:id="1080" w:name="_Toc520374791"/>
      <w:r>
        <w:t>Problem definition</w:t>
      </w:r>
      <w:bookmarkEnd w:id="1080"/>
    </w:p>
    <w:p w14:paraId="271EE455" w14:textId="00F1852A" w:rsidR="0060798F" w:rsidRDefault="0060798F" w:rsidP="0060798F">
      <w:r w:rsidRPr="00ED3698">
        <w:t xml:space="preserve">This </w:t>
      </w:r>
      <w:r w:rsidR="00D339BE">
        <w:t xml:space="preserve">demonstration example </w:t>
      </w:r>
      <w:r w:rsidRPr="00ED3698">
        <w:t>address</w:t>
      </w:r>
      <w:r w:rsidR="00D339BE">
        <w:t>es</w:t>
      </w:r>
      <w:r w:rsidRPr="00ED3698">
        <w:t xml:space="preserve"> the generation </w:t>
      </w:r>
      <w:r w:rsidR="00D339BE">
        <w:t xml:space="preserve">and attenuation </w:t>
      </w:r>
      <w:r w:rsidRPr="00ED3698">
        <w:t xml:space="preserve">of acid </w:t>
      </w:r>
      <w:r w:rsidR="00D339BE">
        <w:t>rock</w:t>
      </w:r>
      <w:r w:rsidRPr="00ED3698">
        <w:t xml:space="preserve"> drainage in variably-saturated porous media</w:t>
      </w:r>
      <w:r w:rsidR="004474F5">
        <w:t xml:space="preserve">.  </w:t>
      </w:r>
      <w:r w:rsidRPr="00ED3698">
        <w:t>Atmospheric oxygen penetrate</w:t>
      </w:r>
      <w:r w:rsidR="00D339BE">
        <w:t>s</w:t>
      </w:r>
      <w:r w:rsidRPr="00ED3698">
        <w:t xml:space="preserve"> into the tailings material due to the existence of an unsaturated zone</w:t>
      </w:r>
      <w:r w:rsidR="004474F5">
        <w:t xml:space="preserve">.  </w:t>
      </w:r>
      <w:r w:rsidRPr="00ED3698">
        <w:t>Gaseous oxygen subsequently partitions into the aqueous phase, where it causes the oxidation of sulfide rninerals such as pyrite</w:t>
      </w:r>
      <w:r w:rsidR="004474F5">
        <w:t xml:space="preserve">.  </w:t>
      </w:r>
      <w:r w:rsidRPr="00ED3698">
        <w:t>The oxidation of pyrite leads to an increase in acidity, dissolved iron, and sulfate concentrations</w:t>
      </w:r>
      <w:r w:rsidR="004474F5">
        <w:t xml:space="preserve">.  </w:t>
      </w:r>
      <w:r w:rsidRPr="00ED3698">
        <w:t>The low pH-water is buffered, as the pore water migrates downwards into</w:t>
      </w:r>
      <w:r>
        <w:rPr>
          <w:rFonts w:hint="eastAsia"/>
          <w:lang w:eastAsia="zh-CN"/>
        </w:rPr>
        <w:t xml:space="preserve"> </w:t>
      </w:r>
      <w:r w:rsidRPr="00ED3698">
        <w:t>the tailings impoundment</w:t>
      </w:r>
      <w:r w:rsidR="00D339BE">
        <w:t>, leading to a series of dissolution-precipitation reactions</w:t>
      </w:r>
      <w:r w:rsidRPr="00ED3698">
        <w:t>.</w:t>
      </w:r>
    </w:p>
    <w:p w14:paraId="672A4554" w14:textId="77777777" w:rsidR="00D339BE" w:rsidRPr="00ED3698" w:rsidRDefault="00D339BE" w:rsidP="0060798F"/>
    <w:p w14:paraId="5BB2870C" w14:textId="14626637" w:rsidR="0060798F" w:rsidRPr="00875CEB" w:rsidRDefault="0060798F" w:rsidP="0060798F">
      <w:pPr>
        <w:pStyle w:val="StyleCaptionTableCaptionBold"/>
      </w:pPr>
      <w:bookmarkStart w:id="1081" w:name="_Ref355284356"/>
      <w:bookmarkStart w:id="1082" w:name="_Toc520374987"/>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46</w:t>
      </w:r>
      <w:r w:rsidR="00FE1AD3">
        <w:fldChar w:fldCharType="end"/>
      </w:r>
      <w:bookmarkEnd w:id="1081"/>
      <w:r w:rsidR="00535A70">
        <w:t xml:space="preserve">: </w:t>
      </w:r>
      <w:r w:rsidRPr="00875CEB">
        <w:t xml:space="preserve">Initial </w:t>
      </w:r>
      <w:r w:rsidR="00D339BE">
        <w:t xml:space="preserve">and </w:t>
      </w:r>
      <w:r w:rsidRPr="00875CEB">
        <w:t xml:space="preserve">boundary conditions </w:t>
      </w:r>
      <w:r w:rsidR="00D339BE">
        <w:t xml:space="preserve">for reactive transport – demonstration example </w:t>
      </w:r>
      <w:r w:rsidRPr="004463E6">
        <w:rPr>
          <w:i/>
        </w:rPr>
        <w:t>amd_ex</w:t>
      </w:r>
      <w:bookmarkEnd w:id="1082"/>
    </w:p>
    <w:tbl>
      <w:tblPr>
        <w:tblW w:w="4258" w:type="pct"/>
        <w:jc w:val="center"/>
        <w:tblBorders>
          <w:top w:val="single" w:sz="4" w:space="0" w:color="auto"/>
          <w:bottom w:val="single" w:sz="4" w:space="0" w:color="auto"/>
        </w:tblBorders>
        <w:tblLook w:val="04A0" w:firstRow="1" w:lastRow="0" w:firstColumn="1" w:lastColumn="0" w:noHBand="0" w:noVBand="1"/>
      </w:tblPr>
      <w:tblGrid>
        <w:gridCol w:w="1542"/>
        <w:gridCol w:w="2078"/>
        <w:gridCol w:w="2529"/>
        <w:gridCol w:w="1209"/>
      </w:tblGrid>
      <w:tr w:rsidR="00D339BE" w:rsidRPr="00E66A13" w14:paraId="4C18D108" w14:textId="77777777" w:rsidTr="00D339BE">
        <w:trPr>
          <w:trHeight w:val="300"/>
          <w:jc w:val="center"/>
        </w:trPr>
        <w:tc>
          <w:tcPr>
            <w:tcW w:w="1024" w:type="pct"/>
            <w:tcBorders>
              <w:bottom w:val="single" w:sz="4" w:space="0" w:color="auto"/>
            </w:tcBorders>
            <w:shd w:val="clear" w:color="auto" w:fill="D9D9D9"/>
            <w:noWrap/>
            <w:vAlign w:val="center"/>
            <w:hideMark/>
          </w:tcPr>
          <w:p w14:paraId="6AF3C7E6" w14:textId="77777777" w:rsidR="00D339BE" w:rsidRPr="00E66A13" w:rsidRDefault="00D339BE" w:rsidP="009267EC">
            <w:pPr>
              <w:spacing w:before="0" w:after="0"/>
              <w:jc w:val="left"/>
              <w:rPr>
                <w:b/>
                <w:color w:val="000000"/>
                <w:lang w:eastAsia="en-CA"/>
              </w:rPr>
            </w:pPr>
            <w:r w:rsidRPr="00E66A13">
              <w:rPr>
                <w:b/>
                <w:color w:val="000000"/>
                <w:lang w:eastAsia="en-CA"/>
              </w:rPr>
              <w:t>Parameter</w:t>
            </w:r>
          </w:p>
        </w:tc>
        <w:tc>
          <w:tcPr>
            <w:tcW w:w="1420" w:type="pct"/>
            <w:tcBorders>
              <w:bottom w:val="single" w:sz="4" w:space="0" w:color="auto"/>
            </w:tcBorders>
            <w:shd w:val="clear" w:color="auto" w:fill="D9D9D9"/>
            <w:noWrap/>
            <w:vAlign w:val="center"/>
            <w:hideMark/>
          </w:tcPr>
          <w:p w14:paraId="2548BC04" w14:textId="77777777" w:rsidR="00D339BE" w:rsidRPr="00E66A13" w:rsidRDefault="00D339BE" w:rsidP="009267EC">
            <w:pPr>
              <w:spacing w:before="0" w:after="0"/>
              <w:jc w:val="center"/>
              <w:rPr>
                <w:b/>
                <w:color w:val="000000"/>
                <w:lang w:eastAsia="zh-CN"/>
              </w:rPr>
            </w:pPr>
            <w:r w:rsidRPr="00E66A13">
              <w:rPr>
                <w:b/>
                <w:color w:val="000000"/>
                <w:lang w:eastAsia="en-CA"/>
              </w:rPr>
              <w:t>I</w:t>
            </w:r>
            <w:r>
              <w:rPr>
                <w:rFonts w:hint="eastAsia"/>
                <w:b/>
                <w:color w:val="000000"/>
                <w:lang w:eastAsia="zh-CN"/>
              </w:rPr>
              <w:t>nitial Condition</w:t>
            </w:r>
          </w:p>
        </w:tc>
        <w:tc>
          <w:tcPr>
            <w:tcW w:w="1727" w:type="pct"/>
            <w:tcBorders>
              <w:bottom w:val="single" w:sz="4" w:space="0" w:color="auto"/>
            </w:tcBorders>
            <w:shd w:val="clear" w:color="auto" w:fill="D9D9D9"/>
            <w:vAlign w:val="center"/>
          </w:tcPr>
          <w:p w14:paraId="7261A9DC" w14:textId="77777777" w:rsidR="00D339BE" w:rsidRPr="00E66A13" w:rsidRDefault="00D339BE" w:rsidP="009267EC">
            <w:pPr>
              <w:spacing w:before="0" w:after="0"/>
              <w:jc w:val="center"/>
              <w:rPr>
                <w:b/>
                <w:color w:val="000000"/>
                <w:lang w:eastAsia="zh-CN"/>
              </w:rPr>
            </w:pPr>
            <w:r>
              <w:rPr>
                <w:rFonts w:hint="eastAsia"/>
                <w:b/>
                <w:color w:val="000000"/>
                <w:lang w:eastAsia="zh-CN"/>
              </w:rPr>
              <w:t>Boundary Condition</w:t>
            </w:r>
          </w:p>
        </w:tc>
        <w:tc>
          <w:tcPr>
            <w:tcW w:w="829" w:type="pct"/>
            <w:tcBorders>
              <w:bottom w:val="single" w:sz="4" w:space="0" w:color="auto"/>
            </w:tcBorders>
            <w:shd w:val="clear" w:color="auto" w:fill="D9D9D9"/>
            <w:noWrap/>
            <w:vAlign w:val="center"/>
            <w:hideMark/>
          </w:tcPr>
          <w:p w14:paraId="27BE56E8" w14:textId="77777777" w:rsidR="00D339BE" w:rsidRPr="00E66A13" w:rsidRDefault="00D339BE" w:rsidP="009267EC">
            <w:pPr>
              <w:spacing w:before="0" w:after="0"/>
              <w:jc w:val="center"/>
              <w:rPr>
                <w:b/>
                <w:color w:val="000000"/>
                <w:lang w:eastAsia="en-CA"/>
              </w:rPr>
            </w:pPr>
            <w:r w:rsidRPr="00E66A13">
              <w:rPr>
                <w:b/>
                <w:color w:val="000000"/>
                <w:lang w:eastAsia="en-CA"/>
              </w:rPr>
              <w:t>Unit</w:t>
            </w:r>
          </w:p>
        </w:tc>
      </w:tr>
      <w:tr w:rsidR="00D339BE" w:rsidRPr="00ED3698" w14:paraId="21403D72" w14:textId="77777777" w:rsidTr="00D339BE">
        <w:trPr>
          <w:trHeight w:val="300"/>
          <w:jc w:val="center"/>
        </w:trPr>
        <w:tc>
          <w:tcPr>
            <w:tcW w:w="1024" w:type="pct"/>
            <w:tcBorders>
              <w:top w:val="single" w:sz="4" w:space="0" w:color="auto"/>
              <w:bottom w:val="nil"/>
            </w:tcBorders>
            <w:shd w:val="clear" w:color="auto" w:fill="auto"/>
            <w:noWrap/>
            <w:vAlign w:val="center"/>
          </w:tcPr>
          <w:p w14:paraId="6F17F612" w14:textId="77777777" w:rsidR="00D339BE" w:rsidRPr="004463E6" w:rsidRDefault="00D339BE" w:rsidP="009267EC">
            <w:pPr>
              <w:spacing w:before="0" w:after="0"/>
              <w:jc w:val="left"/>
              <w:rPr>
                <w:i/>
                <w:color w:val="000000"/>
                <w:sz w:val="22"/>
                <w:szCs w:val="22"/>
                <w:lang w:eastAsia="zh-CN"/>
              </w:rPr>
            </w:pPr>
            <w:r w:rsidRPr="004463E6">
              <w:rPr>
                <w:rFonts w:hint="eastAsia"/>
                <w:i/>
                <w:color w:val="000000"/>
                <w:sz w:val="22"/>
                <w:szCs w:val="22"/>
                <w:lang w:eastAsia="zh-CN"/>
              </w:rPr>
              <w:t>Aqueous phase</w:t>
            </w:r>
          </w:p>
        </w:tc>
        <w:tc>
          <w:tcPr>
            <w:tcW w:w="1420" w:type="pct"/>
            <w:tcBorders>
              <w:top w:val="single" w:sz="4" w:space="0" w:color="auto"/>
              <w:bottom w:val="nil"/>
            </w:tcBorders>
            <w:shd w:val="clear" w:color="auto" w:fill="auto"/>
            <w:noWrap/>
            <w:vAlign w:val="center"/>
          </w:tcPr>
          <w:p w14:paraId="05480C66" w14:textId="77777777" w:rsidR="00D339BE" w:rsidRPr="00F01A2D" w:rsidRDefault="00D339BE" w:rsidP="009267EC">
            <w:pPr>
              <w:spacing w:before="0" w:after="0"/>
              <w:jc w:val="center"/>
              <w:rPr>
                <w:color w:val="000000"/>
                <w:szCs w:val="24"/>
              </w:rPr>
            </w:pPr>
          </w:p>
        </w:tc>
        <w:tc>
          <w:tcPr>
            <w:tcW w:w="1727" w:type="pct"/>
            <w:tcBorders>
              <w:top w:val="single" w:sz="4" w:space="0" w:color="auto"/>
              <w:bottom w:val="nil"/>
            </w:tcBorders>
            <w:vAlign w:val="center"/>
          </w:tcPr>
          <w:p w14:paraId="38106246" w14:textId="77777777" w:rsidR="00D339BE" w:rsidRPr="00F01A2D" w:rsidRDefault="00D339BE" w:rsidP="009267EC">
            <w:pPr>
              <w:spacing w:before="0" w:after="0"/>
              <w:jc w:val="center"/>
              <w:rPr>
                <w:color w:val="000000"/>
                <w:szCs w:val="24"/>
              </w:rPr>
            </w:pPr>
          </w:p>
        </w:tc>
        <w:tc>
          <w:tcPr>
            <w:tcW w:w="829" w:type="pct"/>
            <w:tcBorders>
              <w:top w:val="single" w:sz="4" w:space="0" w:color="auto"/>
              <w:bottom w:val="nil"/>
            </w:tcBorders>
            <w:shd w:val="clear" w:color="auto" w:fill="auto"/>
            <w:noWrap/>
            <w:vAlign w:val="center"/>
          </w:tcPr>
          <w:p w14:paraId="6796DA43" w14:textId="77777777" w:rsidR="00D339BE" w:rsidRPr="00C10CA6" w:rsidRDefault="00D339BE" w:rsidP="009267EC">
            <w:pPr>
              <w:spacing w:before="0" w:after="0"/>
              <w:jc w:val="center"/>
              <w:rPr>
                <w:color w:val="000000"/>
                <w:lang w:eastAsia="zh-CN"/>
              </w:rPr>
            </w:pPr>
          </w:p>
        </w:tc>
      </w:tr>
      <w:tr w:rsidR="00D339BE" w:rsidRPr="00ED3698" w14:paraId="288F3891" w14:textId="77777777" w:rsidTr="00D339BE">
        <w:trPr>
          <w:trHeight w:val="300"/>
          <w:jc w:val="center"/>
        </w:trPr>
        <w:tc>
          <w:tcPr>
            <w:tcW w:w="1024" w:type="pct"/>
            <w:tcBorders>
              <w:top w:val="nil"/>
              <w:bottom w:val="nil"/>
            </w:tcBorders>
            <w:shd w:val="clear" w:color="auto" w:fill="auto"/>
            <w:noWrap/>
            <w:vAlign w:val="center"/>
            <w:hideMark/>
          </w:tcPr>
          <w:p w14:paraId="3881F09E" w14:textId="77777777" w:rsidR="00D339BE" w:rsidRPr="00ED3698" w:rsidRDefault="00D339BE" w:rsidP="009267EC">
            <w:pPr>
              <w:spacing w:before="0" w:after="0"/>
              <w:jc w:val="left"/>
              <w:rPr>
                <w:color w:val="000000"/>
                <w:sz w:val="22"/>
                <w:szCs w:val="22"/>
              </w:rPr>
            </w:pPr>
            <w:r w:rsidRPr="00ED3698">
              <w:rPr>
                <w:color w:val="000000"/>
                <w:sz w:val="22"/>
                <w:szCs w:val="22"/>
              </w:rPr>
              <w:t>Ca</w:t>
            </w:r>
            <w:r>
              <w:rPr>
                <w:color w:val="000000"/>
                <w:sz w:val="22"/>
                <w:szCs w:val="22"/>
                <w:vertAlign w:val="superscript"/>
              </w:rPr>
              <w:t>2+</w:t>
            </w:r>
          </w:p>
        </w:tc>
        <w:tc>
          <w:tcPr>
            <w:tcW w:w="1420" w:type="pct"/>
            <w:tcBorders>
              <w:top w:val="nil"/>
              <w:bottom w:val="nil"/>
            </w:tcBorders>
            <w:shd w:val="clear" w:color="auto" w:fill="auto"/>
            <w:noWrap/>
            <w:vAlign w:val="center"/>
            <w:hideMark/>
          </w:tcPr>
          <w:p w14:paraId="6BF8ABB2" w14:textId="77777777" w:rsidR="00D339BE" w:rsidRPr="00F01A2D" w:rsidRDefault="00D339BE" w:rsidP="009267EC">
            <w:pPr>
              <w:spacing w:before="0" w:after="0"/>
              <w:jc w:val="center"/>
              <w:rPr>
                <w:color w:val="000000"/>
                <w:szCs w:val="24"/>
              </w:rPr>
            </w:pPr>
            <w:r w:rsidRPr="00F01A2D">
              <w:rPr>
                <w:color w:val="000000"/>
                <w:szCs w:val="24"/>
              </w:rPr>
              <w:t>1.6684×10</w:t>
            </w:r>
            <w:r w:rsidRPr="00F01A2D">
              <w:rPr>
                <w:color w:val="000000"/>
                <w:szCs w:val="24"/>
                <w:vertAlign w:val="superscript"/>
              </w:rPr>
              <w:t>-02</w:t>
            </w:r>
          </w:p>
        </w:tc>
        <w:tc>
          <w:tcPr>
            <w:tcW w:w="1727" w:type="pct"/>
            <w:tcBorders>
              <w:top w:val="nil"/>
              <w:bottom w:val="nil"/>
            </w:tcBorders>
            <w:vAlign w:val="center"/>
          </w:tcPr>
          <w:p w14:paraId="3DDFC4C0" w14:textId="77777777" w:rsidR="00D339BE" w:rsidRPr="00F01A2D" w:rsidRDefault="00D339BE" w:rsidP="009267EC">
            <w:pPr>
              <w:spacing w:before="0" w:after="0"/>
              <w:jc w:val="center"/>
              <w:rPr>
                <w:color w:val="000000"/>
                <w:szCs w:val="24"/>
              </w:rPr>
            </w:pPr>
            <w:r w:rsidRPr="00F01A2D">
              <w:rPr>
                <w:color w:val="000000"/>
                <w:szCs w:val="24"/>
              </w:rPr>
              <w:t>2.9214×10</w:t>
            </w:r>
            <w:r w:rsidRPr="00F01A2D">
              <w:rPr>
                <w:color w:val="000000"/>
                <w:szCs w:val="24"/>
                <w:vertAlign w:val="superscript"/>
              </w:rPr>
              <w:t>-03</w:t>
            </w:r>
          </w:p>
        </w:tc>
        <w:tc>
          <w:tcPr>
            <w:tcW w:w="829" w:type="pct"/>
            <w:tcBorders>
              <w:top w:val="nil"/>
              <w:bottom w:val="nil"/>
            </w:tcBorders>
            <w:shd w:val="clear" w:color="auto" w:fill="auto"/>
            <w:noWrap/>
            <w:vAlign w:val="center"/>
            <w:hideMark/>
          </w:tcPr>
          <w:p w14:paraId="4C8BC19B"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1F671CCC" w14:textId="77777777" w:rsidTr="00D339BE">
        <w:trPr>
          <w:trHeight w:val="300"/>
          <w:jc w:val="center"/>
        </w:trPr>
        <w:tc>
          <w:tcPr>
            <w:tcW w:w="1024" w:type="pct"/>
            <w:tcBorders>
              <w:top w:val="nil"/>
              <w:bottom w:val="nil"/>
            </w:tcBorders>
            <w:shd w:val="clear" w:color="auto" w:fill="auto"/>
            <w:noWrap/>
            <w:vAlign w:val="center"/>
            <w:hideMark/>
          </w:tcPr>
          <w:p w14:paraId="1979E3AD" w14:textId="77777777" w:rsidR="00D339BE" w:rsidRPr="00ED3698" w:rsidRDefault="00D339BE" w:rsidP="009267EC">
            <w:pPr>
              <w:spacing w:before="0" w:after="0"/>
              <w:jc w:val="left"/>
              <w:rPr>
                <w:color w:val="000000"/>
                <w:sz w:val="22"/>
                <w:szCs w:val="22"/>
              </w:rPr>
            </w:pPr>
            <w:r w:rsidRPr="00ED3698">
              <w:rPr>
                <w:color w:val="000000"/>
                <w:sz w:val="22"/>
                <w:szCs w:val="22"/>
              </w:rPr>
              <w:t>K</w:t>
            </w:r>
            <w:r w:rsidRPr="00ED3698">
              <w:rPr>
                <w:color w:val="000000"/>
                <w:sz w:val="22"/>
                <w:szCs w:val="22"/>
                <w:vertAlign w:val="superscript"/>
              </w:rPr>
              <w:t>+</w:t>
            </w:r>
          </w:p>
        </w:tc>
        <w:tc>
          <w:tcPr>
            <w:tcW w:w="1420" w:type="pct"/>
            <w:tcBorders>
              <w:top w:val="nil"/>
              <w:bottom w:val="nil"/>
            </w:tcBorders>
            <w:shd w:val="clear" w:color="auto" w:fill="auto"/>
            <w:noWrap/>
            <w:vAlign w:val="center"/>
            <w:hideMark/>
          </w:tcPr>
          <w:p w14:paraId="742024E2" w14:textId="77777777" w:rsidR="00D339BE" w:rsidRPr="00F01A2D" w:rsidRDefault="00D339BE" w:rsidP="009267EC">
            <w:pPr>
              <w:spacing w:before="0" w:after="0"/>
              <w:jc w:val="center"/>
              <w:rPr>
                <w:color w:val="000000"/>
                <w:szCs w:val="24"/>
              </w:rPr>
            </w:pPr>
            <w:r w:rsidRPr="00F01A2D">
              <w:rPr>
                <w:color w:val="000000"/>
                <w:szCs w:val="24"/>
              </w:rPr>
              <w:t>9.0000×10</w:t>
            </w:r>
            <w:r w:rsidRPr="00F01A2D">
              <w:rPr>
                <w:color w:val="000000"/>
                <w:szCs w:val="24"/>
                <w:vertAlign w:val="superscript"/>
              </w:rPr>
              <w:t>-03</w:t>
            </w:r>
          </w:p>
        </w:tc>
        <w:tc>
          <w:tcPr>
            <w:tcW w:w="1727" w:type="pct"/>
            <w:tcBorders>
              <w:top w:val="nil"/>
              <w:bottom w:val="nil"/>
            </w:tcBorders>
            <w:vAlign w:val="center"/>
          </w:tcPr>
          <w:p w14:paraId="1033E56B" w14:textId="77777777" w:rsidR="00D339BE" w:rsidRPr="00F01A2D" w:rsidRDefault="00D339BE" w:rsidP="009267EC">
            <w:pPr>
              <w:spacing w:before="0" w:after="0"/>
              <w:jc w:val="center"/>
              <w:rPr>
                <w:color w:val="000000"/>
                <w:szCs w:val="24"/>
              </w:rPr>
            </w:pPr>
            <w:r w:rsidRPr="00F01A2D">
              <w:rPr>
                <w:color w:val="000000"/>
                <w:szCs w:val="24"/>
              </w:rPr>
              <w:t>9.0000×10</w:t>
            </w:r>
            <w:r w:rsidRPr="00F01A2D">
              <w:rPr>
                <w:color w:val="000000"/>
                <w:szCs w:val="24"/>
                <w:vertAlign w:val="superscript"/>
              </w:rPr>
              <w:t>-03</w:t>
            </w:r>
          </w:p>
        </w:tc>
        <w:tc>
          <w:tcPr>
            <w:tcW w:w="829" w:type="pct"/>
            <w:tcBorders>
              <w:top w:val="nil"/>
              <w:bottom w:val="nil"/>
            </w:tcBorders>
            <w:shd w:val="clear" w:color="auto" w:fill="auto"/>
            <w:noWrap/>
            <w:vAlign w:val="center"/>
            <w:hideMark/>
          </w:tcPr>
          <w:p w14:paraId="31F50254"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6785B12F" w14:textId="77777777" w:rsidTr="00D339BE">
        <w:trPr>
          <w:trHeight w:val="300"/>
          <w:jc w:val="center"/>
        </w:trPr>
        <w:tc>
          <w:tcPr>
            <w:tcW w:w="1024" w:type="pct"/>
            <w:tcBorders>
              <w:top w:val="nil"/>
              <w:bottom w:val="nil"/>
            </w:tcBorders>
            <w:shd w:val="clear" w:color="auto" w:fill="auto"/>
            <w:noWrap/>
            <w:vAlign w:val="center"/>
            <w:hideMark/>
          </w:tcPr>
          <w:p w14:paraId="51C86E23" w14:textId="77777777" w:rsidR="00D339BE" w:rsidRPr="00ED3698" w:rsidRDefault="00D339BE" w:rsidP="009267EC">
            <w:pPr>
              <w:spacing w:before="0" w:after="0"/>
              <w:jc w:val="left"/>
              <w:rPr>
                <w:color w:val="000000"/>
                <w:sz w:val="22"/>
                <w:szCs w:val="22"/>
              </w:rPr>
            </w:pPr>
            <w:r w:rsidRPr="00ED3698">
              <w:rPr>
                <w:color w:val="000000"/>
                <w:sz w:val="22"/>
                <w:szCs w:val="22"/>
              </w:rPr>
              <w:t>Cl</w:t>
            </w:r>
            <w:r w:rsidRPr="00ED3698">
              <w:rPr>
                <w:color w:val="000000"/>
                <w:sz w:val="22"/>
                <w:szCs w:val="22"/>
                <w:vertAlign w:val="superscript"/>
              </w:rPr>
              <w:t>-</w:t>
            </w:r>
          </w:p>
        </w:tc>
        <w:tc>
          <w:tcPr>
            <w:tcW w:w="1420" w:type="pct"/>
            <w:tcBorders>
              <w:top w:val="nil"/>
              <w:bottom w:val="nil"/>
            </w:tcBorders>
            <w:shd w:val="clear" w:color="auto" w:fill="auto"/>
            <w:noWrap/>
            <w:vAlign w:val="center"/>
            <w:hideMark/>
          </w:tcPr>
          <w:p w14:paraId="11361F1E" w14:textId="77777777" w:rsidR="00D339BE" w:rsidRPr="00F01A2D" w:rsidRDefault="00D339BE" w:rsidP="009267EC">
            <w:pPr>
              <w:spacing w:before="0" w:after="0"/>
              <w:jc w:val="center"/>
              <w:rPr>
                <w:color w:val="000000"/>
                <w:szCs w:val="24"/>
              </w:rPr>
            </w:pPr>
            <w:r w:rsidRPr="00F01A2D">
              <w:rPr>
                <w:color w:val="000000"/>
                <w:szCs w:val="24"/>
              </w:rPr>
              <w:t>1.1400×10</w:t>
            </w:r>
            <w:r w:rsidRPr="00F01A2D">
              <w:rPr>
                <w:color w:val="000000"/>
                <w:szCs w:val="24"/>
                <w:vertAlign w:val="superscript"/>
              </w:rPr>
              <w:t>-03</w:t>
            </w:r>
          </w:p>
        </w:tc>
        <w:tc>
          <w:tcPr>
            <w:tcW w:w="1727" w:type="pct"/>
            <w:tcBorders>
              <w:top w:val="nil"/>
              <w:bottom w:val="nil"/>
            </w:tcBorders>
            <w:vAlign w:val="center"/>
          </w:tcPr>
          <w:p w14:paraId="645472AD" w14:textId="77777777" w:rsidR="00D339BE" w:rsidRPr="00F01A2D" w:rsidRDefault="00D339BE" w:rsidP="009267EC">
            <w:pPr>
              <w:spacing w:before="0" w:after="0"/>
              <w:jc w:val="center"/>
              <w:rPr>
                <w:color w:val="000000"/>
                <w:szCs w:val="24"/>
              </w:rPr>
            </w:pPr>
            <w:r w:rsidRPr="00F01A2D">
              <w:rPr>
                <w:color w:val="000000"/>
                <w:szCs w:val="24"/>
              </w:rPr>
              <w:t>1.1400×10</w:t>
            </w:r>
            <w:r w:rsidRPr="00F01A2D">
              <w:rPr>
                <w:color w:val="000000"/>
                <w:szCs w:val="24"/>
                <w:vertAlign w:val="superscript"/>
              </w:rPr>
              <w:t>-04</w:t>
            </w:r>
          </w:p>
        </w:tc>
        <w:tc>
          <w:tcPr>
            <w:tcW w:w="829" w:type="pct"/>
            <w:tcBorders>
              <w:top w:val="nil"/>
              <w:bottom w:val="nil"/>
            </w:tcBorders>
            <w:shd w:val="clear" w:color="auto" w:fill="auto"/>
            <w:noWrap/>
            <w:vAlign w:val="center"/>
            <w:hideMark/>
          </w:tcPr>
          <w:p w14:paraId="16C03A35"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26E7DCCB" w14:textId="77777777" w:rsidTr="00D339BE">
        <w:trPr>
          <w:trHeight w:val="300"/>
          <w:jc w:val="center"/>
        </w:trPr>
        <w:tc>
          <w:tcPr>
            <w:tcW w:w="1024" w:type="pct"/>
            <w:tcBorders>
              <w:top w:val="nil"/>
              <w:bottom w:val="nil"/>
            </w:tcBorders>
            <w:shd w:val="clear" w:color="auto" w:fill="auto"/>
            <w:noWrap/>
            <w:vAlign w:val="center"/>
            <w:hideMark/>
          </w:tcPr>
          <w:p w14:paraId="0EEB3F2E" w14:textId="77777777" w:rsidR="00D339BE" w:rsidRPr="00ED3698" w:rsidRDefault="00D339BE" w:rsidP="009267EC">
            <w:pPr>
              <w:spacing w:before="0" w:after="0"/>
              <w:jc w:val="left"/>
              <w:rPr>
                <w:color w:val="000000"/>
                <w:sz w:val="22"/>
                <w:szCs w:val="22"/>
              </w:rPr>
            </w:pPr>
            <w:r w:rsidRPr="00ED3698">
              <w:rPr>
                <w:color w:val="000000"/>
                <w:sz w:val="22"/>
                <w:szCs w:val="22"/>
              </w:rPr>
              <w:t>H</w:t>
            </w:r>
            <w:r w:rsidRPr="00ED3698">
              <w:rPr>
                <w:color w:val="000000"/>
                <w:sz w:val="22"/>
                <w:szCs w:val="22"/>
                <w:vertAlign w:val="subscript"/>
              </w:rPr>
              <w:t>4</w:t>
            </w:r>
            <w:r w:rsidRPr="00ED3698">
              <w:rPr>
                <w:color w:val="000000"/>
                <w:sz w:val="22"/>
                <w:szCs w:val="22"/>
              </w:rPr>
              <w:t>SiO4</w:t>
            </w:r>
          </w:p>
        </w:tc>
        <w:tc>
          <w:tcPr>
            <w:tcW w:w="1420" w:type="pct"/>
            <w:tcBorders>
              <w:top w:val="nil"/>
              <w:bottom w:val="nil"/>
            </w:tcBorders>
            <w:shd w:val="clear" w:color="auto" w:fill="auto"/>
            <w:noWrap/>
            <w:vAlign w:val="center"/>
            <w:hideMark/>
          </w:tcPr>
          <w:p w14:paraId="71E378C9" w14:textId="77777777" w:rsidR="00D339BE" w:rsidRPr="00F01A2D" w:rsidRDefault="00D339BE" w:rsidP="009267EC">
            <w:pPr>
              <w:spacing w:before="0" w:after="0"/>
              <w:jc w:val="center"/>
              <w:rPr>
                <w:color w:val="000000"/>
                <w:szCs w:val="24"/>
              </w:rPr>
            </w:pPr>
            <w:r w:rsidRPr="00F01A2D">
              <w:rPr>
                <w:color w:val="000000"/>
                <w:szCs w:val="24"/>
              </w:rPr>
              <w:t>1.9300×10</w:t>
            </w:r>
            <w:r w:rsidRPr="00F01A2D">
              <w:rPr>
                <w:color w:val="000000"/>
                <w:szCs w:val="24"/>
                <w:vertAlign w:val="superscript"/>
              </w:rPr>
              <w:t>-03</w:t>
            </w:r>
          </w:p>
        </w:tc>
        <w:tc>
          <w:tcPr>
            <w:tcW w:w="1727" w:type="pct"/>
            <w:tcBorders>
              <w:top w:val="nil"/>
              <w:bottom w:val="nil"/>
            </w:tcBorders>
            <w:vAlign w:val="center"/>
          </w:tcPr>
          <w:p w14:paraId="3E9DB640" w14:textId="77777777" w:rsidR="00D339BE" w:rsidRPr="00F01A2D" w:rsidRDefault="00D339BE" w:rsidP="009267EC">
            <w:pPr>
              <w:spacing w:before="0" w:after="0"/>
              <w:jc w:val="center"/>
              <w:rPr>
                <w:color w:val="000000"/>
                <w:szCs w:val="24"/>
              </w:rPr>
            </w:pPr>
            <w:r w:rsidRPr="00F01A2D">
              <w:rPr>
                <w:color w:val="000000"/>
                <w:szCs w:val="24"/>
              </w:rPr>
              <w:t>1.9900×10</w:t>
            </w:r>
            <w:r w:rsidRPr="00F01A2D">
              <w:rPr>
                <w:color w:val="000000"/>
                <w:szCs w:val="24"/>
                <w:vertAlign w:val="superscript"/>
              </w:rPr>
              <w:t>-04</w:t>
            </w:r>
          </w:p>
        </w:tc>
        <w:tc>
          <w:tcPr>
            <w:tcW w:w="829" w:type="pct"/>
            <w:tcBorders>
              <w:top w:val="nil"/>
              <w:bottom w:val="nil"/>
            </w:tcBorders>
            <w:shd w:val="clear" w:color="auto" w:fill="auto"/>
            <w:noWrap/>
            <w:vAlign w:val="center"/>
            <w:hideMark/>
          </w:tcPr>
          <w:p w14:paraId="43657936"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0C488465" w14:textId="77777777" w:rsidTr="00D339BE">
        <w:trPr>
          <w:trHeight w:val="300"/>
          <w:jc w:val="center"/>
        </w:trPr>
        <w:tc>
          <w:tcPr>
            <w:tcW w:w="1024" w:type="pct"/>
            <w:tcBorders>
              <w:top w:val="nil"/>
              <w:bottom w:val="nil"/>
            </w:tcBorders>
            <w:shd w:val="clear" w:color="auto" w:fill="auto"/>
            <w:noWrap/>
            <w:vAlign w:val="center"/>
            <w:hideMark/>
          </w:tcPr>
          <w:p w14:paraId="280E18DC" w14:textId="77777777" w:rsidR="00D339BE" w:rsidRPr="00ED3698" w:rsidRDefault="00D339BE" w:rsidP="009267EC">
            <w:pPr>
              <w:spacing w:before="0" w:after="0"/>
              <w:jc w:val="left"/>
              <w:rPr>
                <w:color w:val="000000"/>
                <w:sz w:val="22"/>
                <w:szCs w:val="22"/>
                <w:lang w:eastAsia="zh-CN"/>
              </w:rPr>
            </w:pPr>
            <w:r w:rsidRPr="00ED3698">
              <w:rPr>
                <w:color w:val="000000"/>
                <w:sz w:val="22"/>
                <w:szCs w:val="22"/>
              </w:rPr>
              <w:t>Al</w:t>
            </w:r>
            <w:r w:rsidRPr="00ED3698">
              <w:rPr>
                <w:color w:val="000000"/>
                <w:sz w:val="22"/>
                <w:szCs w:val="22"/>
                <w:vertAlign w:val="superscript"/>
              </w:rPr>
              <w:t>3</w:t>
            </w:r>
            <w:r>
              <w:rPr>
                <w:rFonts w:hint="eastAsia"/>
                <w:color w:val="000000"/>
                <w:sz w:val="22"/>
                <w:szCs w:val="22"/>
                <w:vertAlign w:val="superscript"/>
                <w:lang w:eastAsia="zh-CN"/>
              </w:rPr>
              <w:t>+</w:t>
            </w:r>
          </w:p>
        </w:tc>
        <w:tc>
          <w:tcPr>
            <w:tcW w:w="1420" w:type="pct"/>
            <w:tcBorders>
              <w:top w:val="nil"/>
              <w:bottom w:val="nil"/>
            </w:tcBorders>
            <w:shd w:val="clear" w:color="auto" w:fill="auto"/>
            <w:noWrap/>
            <w:vAlign w:val="center"/>
            <w:hideMark/>
          </w:tcPr>
          <w:p w14:paraId="3FDC83D8" w14:textId="77777777" w:rsidR="00D339BE" w:rsidRPr="00F01A2D" w:rsidRDefault="00D339BE" w:rsidP="009267EC">
            <w:pPr>
              <w:spacing w:before="0" w:after="0"/>
              <w:jc w:val="center"/>
              <w:rPr>
                <w:color w:val="000000"/>
                <w:szCs w:val="24"/>
              </w:rPr>
            </w:pPr>
            <w:r w:rsidRPr="00F01A2D">
              <w:rPr>
                <w:color w:val="000000"/>
                <w:szCs w:val="24"/>
              </w:rPr>
              <w:t>2.5900×10</w:t>
            </w:r>
            <w:r w:rsidRPr="00F01A2D">
              <w:rPr>
                <w:color w:val="000000"/>
                <w:szCs w:val="24"/>
                <w:vertAlign w:val="superscript"/>
              </w:rPr>
              <w:t>-08</w:t>
            </w:r>
          </w:p>
        </w:tc>
        <w:tc>
          <w:tcPr>
            <w:tcW w:w="1727" w:type="pct"/>
            <w:tcBorders>
              <w:top w:val="nil"/>
              <w:bottom w:val="nil"/>
            </w:tcBorders>
            <w:vAlign w:val="center"/>
          </w:tcPr>
          <w:p w14:paraId="09BAB9BB" w14:textId="77777777" w:rsidR="00D339BE" w:rsidRPr="00F01A2D" w:rsidRDefault="00D339BE" w:rsidP="009267EC">
            <w:pPr>
              <w:spacing w:before="0" w:after="0"/>
              <w:jc w:val="center"/>
              <w:rPr>
                <w:color w:val="000000"/>
                <w:szCs w:val="24"/>
              </w:rPr>
            </w:pPr>
            <w:r w:rsidRPr="00F01A2D">
              <w:rPr>
                <w:color w:val="000000"/>
                <w:szCs w:val="24"/>
              </w:rPr>
              <w:t>1.2800×10</w:t>
            </w:r>
            <w:r w:rsidRPr="00F01A2D">
              <w:rPr>
                <w:color w:val="000000"/>
                <w:szCs w:val="24"/>
                <w:vertAlign w:val="superscript"/>
              </w:rPr>
              <w:t>-08</w:t>
            </w:r>
          </w:p>
        </w:tc>
        <w:tc>
          <w:tcPr>
            <w:tcW w:w="829" w:type="pct"/>
            <w:tcBorders>
              <w:top w:val="nil"/>
              <w:bottom w:val="nil"/>
            </w:tcBorders>
            <w:shd w:val="clear" w:color="auto" w:fill="auto"/>
            <w:noWrap/>
            <w:vAlign w:val="center"/>
            <w:hideMark/>
          </w:tcPr>
          <w:p w14:paraId="5B74009E"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291A0609" w14:textId="77777777" w:rsidTr="00D339BE">
        <w:trPr>
          <w:trHeight w:val="300"/>
          <w:jc w:val="center"/>
        </w:trPr>
        <w:tc>
          <w:tcPr>
            <w:tcW w:w="1024" w:type="pct"/>
            <w:tcBorders>
              <w:top w:val="nil"/>
              <w:bottom w:val="nil"/>
            </w:tcBorders>
            <w:shd w:val="clear" w:color="auto" w:fill="auto"/>
            <w:noWrap/>
            <w:vAlign w:val="center"/>
            <w:hideMark/>
          </w:tcPr>
          <w:p w14:paraId="550BC5BF" w14:textId="77777777" w:rsidR="00D339BE" w:rsidRPr="00ED3698" w:rsidRDefault="00D339BE" w:rsidP="009267EC">
            <w:pPr>
              <w:spacing w:before="0" w:after="0"/>
              <w:jc w:val="left"/>
              <w:rPr>
                <w:color w:val="000000"/>
                <w:sz w:val="22"/>
                <w:szCs w:val="22"/>
              </w:rPr>
            </w:pPr>
            <w:r w:rsidRPr="00ED3698">
              <w:rPr>
                <w:color w:val="000000"/>
                <w:sz w:val="22"/>
                <w:szCs w:val="22"/>
              </w:rPr>
              <w:t>CO</w:t>
            </w:r>
            <w:r w:rsidRPr="00ED3698">
              <w:rPr>
                <w:color w:val="000000"/>
                <w:sz w:val="22"/>
                <w:szCs w:val="22"/>
                <w:vertAlign w:val="subscript"/>
              </w:rPr>
              <w:t>3</w:t>
            </w:r>
            <w:r>
              <w:rPr>
                <w:color w:val="000000"/>
                <w:sz w:val="22"/>
                <w:szCs w:val="22"/>
                <w:vertAlign w:val="superscript"/>
              </w:rPr>
              <w:t>2-</w:t>
            </w:r>
          </w:p>
        </w:tc>
        <w:tc>
          <w:tcPr>
            <w:tcW w:w="1420" w:type="pct"/>
            <w:tcBorders>
              <w:top w:val="nil"/>
              <w:bottom w:val="nil"/>
            </w:tcBorders>
            <w:shd w:val="clear" w:color="auto" w:fill="auto"/>
            <w:noWrap/>
            <w:vAlign w:val="center"/>
            <w:hideMark/>
          </w:tcPr>
          <w:p w14:paraId="3FAE0CEC" w14:textId="77777777" w:rsidR="00D339BE" w:rsidRPr="00F01A2D" w:rsidRDefault="00D339BE" w:rsidP="009267EC">
            <w:pPr>
              <w:spacing w:before="0" w:after="0"/>
              <w:jc w:val="center"/>
              <w:rPr>
                <w:color w:val="000000"/>
                <w:szCs w:val="24"/>
              </w:rPr>
            </w:pPr>
            <w:r w:rsidRPr="00F01A2D">
              <w:rPr>
                <w:color w:val="000000"/>
                <w:szCs w:val="24"/>
              </w:rPr>
              <w:t>2.4929×10</w:t>
            </w:r>
            <w:r w:rsidRPr="00F01A2D">
              <w:rPr>
                <w:color w:val="000000"/>
                <w:szCs w:val="24"/>
                <w:vertAlign w:val="superscript"/>
              </w:rPr>
              <w:t>-03</w:t>
            </w:r>
          </w:p>
        </w:tc>
        <w:tc>
          <w:tcPr>
            <w:tcW w:w="1727" w:type="pct"/>
            <w:tcBorders>
              <w:top w:val="nil"/>
              <w:bottom w:val="nil"/>
            </w:tcBorders>
            <w:vAlign w:val="center"/>
          </w:tcPr>
          <w:p w14:paraId="1332A017" w14:textId="77777777" w:rsidR="00D339BE" w:rsidRPr="00F01A2D" w:rsidRDefault="00D339BE" w:rsidP="009267EC">
            <w:pPr>
              <w:spacing w:before="0" w:after="0"/>
              <w:jc w:val="center"/>
              <w:rPr>
                <w:color w:val="000000"/>
                <w:szCs w:val="24"/>
              </w:rPr>
            </w:pPr>
            <w:r w:rsidRPr="00F01A2D">
              <w:rPr>
                <w:color w:val="000000"/>
                <w:szCs w:val="24"/>
              </w:rPr>
              <w:t>3.1700×10</w:t>
            </w:r>
            <w:r w:rsidRPr="00F01A2D">
              <w:rPr>
                <w:color w:val="000000"/>
                <w:szCs w:val="24"/>
                <w:vertAlign w:val="superscript"/>
              </w:rPr>
              <w:t>-04</w:t>
            </w:r>
          </w:p>
        </w:tc>
        <w:tc>
          <w:tcPr>
            <w:tcW w:w="829" w:type="pct"/>
            <w:tcBorders>
              <w:top w:val="nil"/>
              <w:bottom w:val="nil"/>
            </w:tcBorders>
            <w:shd w:val="clear" w:color="auto" w:fill="auto"/>
            <w:noWrap/>
            <w:vAlign w:val="center"/>
            <w:hideMark/>
          </w:tcPr>
          <w:p w14:paraId="18344A7B" w14:textId="77777777" w:rsidR="00D339BE" w:rsidRDefault="00D339BE" w:rsidP="00D339BE">
            <w:pPr>
              <w:spacing w:before="0" w:after="0"/>
              <w:jc w:val="center"/>
            </w:pPr>
            <w:r w:rsidRPr="00C10CA6">
              <w:rPr>
                <w:rFonts w:hint="eastAsia"/>
                <w:color w:val="000000"/>
                <w:lang w:eastAsia="zh-CN"/>
              </w:rPr>
              <w:t>[</w:t>
            </w:r>
            <w:r w:rsidRPr="00C10CA6">
              <w:rPr>
                <w:color w:val="000000"/>
                <w:lang w:eastAsia="en-CA"/>
              </w:rPr>
              <w:t>m</w:t>
            </w:r>
            <w:r w:rsidRPr="00C10CA6">
              <w:rPr>
                <w:rFonts w:hint="eastAsia"/>
                <w:color w:val="000000"/>
                <w:lang w:eastAsia="zh-CN"/>
              </w:rPr>
              <w:t>ol</w:t>
            </w:r>
            <w:r w:rsidRPr="00C10CA6">
              <w:rPr>
                <w:color w:val="000000"/>
                <w:lang w:eastAsia="en-CA"/>
              </w:rPr>
              <w:t xml:space="preserve"> </w:t>
            </w:r>
            <w:r>
              <w:rPr>
                <w:color w:val="000000"/>
                <w:lang w:eastAsia="en-CA"/>
              </w:rPr>
              <w:t>l</w:t>
            </w:r>
            <w:r w:rsidRPr="00C10CA6">
              <w:rPr>
                <w:color w:val="000000"/>
                <w:vertAlign w:val="superscript"/>
                <w:lang w:eastAsia="en-CA"/>
              </w:rPr>
              <w:t>-1</w:t>
            </w:r>
            <w:r w:rsidRPr="00C10CA6">
              <w:rPr>
                <w:rFonts w:hint="eastAsia"/>
                <w:color w:val="000000"/>
                <w:lang w:eastAsia="zh-CN"/>
              </w:rPr>
              <w:t>]</w:t>
            </w:r>
          </w:p>
        </w:tc>
      </w:tr>
      <w:tr w:rsidR="00D339BE" w:rsidRPr="00ED3698" w14:paraId="545D537E" w14:textId="77777777" w:rsidTr="00D339BE">
        <w:trPr>
          <w:trHeight w:val="300"/>
          <w:jc w:val="center"/>
        </w:trPr>
        <w:tc>
          <w:tcPr>
            <w:tcW w:w="1024" w:type="pct"/>
            <w:tcBorders>
              <w:top w:val="nil"/>
              <w:bottom w:val="nil"/>
            </w:tcBorders>
            <w:shd w:val="clear" w:color="auto" w:fill="auto"/>
            <w:noWrap/>
            <w:vAlign w:val="center"/>
            <w:hideMark/>
          </w:tcPr>
          <w:p w14:paraId="66664755" w14:textId="77777777" w:rsidR="00D339BE" w:rsidRPr="00ED3698" w:rsidRDefault="00D339BE" w:rsidP="009267EC">
            <w:pPr>
              <w:spacing w:before="0" w:after="0"/>
              <w:jc w:val="left"/>
              <w:rPr>
                <w:color w:val="000000"/>
                <w:sz w:val="22"/>
                <w:szCs w:val="22"/>
              </w:rPr>
            </w:pPr>
            <w:r w:rsidRPr="00ED3698">
              <w:rPr>
                <w:color w:val="000000"/>
                <w:sz w:val="22"/>
                <w:szCs w:val="22"/>
              </w:rPr>
              <w:t>H</w:t>
            </w:r>
            <w:r w:rsidRPr="00ED3698">
              <w:rPr>
                <w:color w:val="000000"/>
                <w:sz w:val="22"/>
                <w:szCs w:val="22"/>
                <w:vertAlign w:val="superscript"/>
              </w:rPr>
              <w:t>+</w:t>
            </w:r>
          </w:p>
        </w:tc>
        <w:tc>
          <w:tcPr>
            <w:tcW w:w="1420" w:type="pct"/>
            <w:tcBorders>
              <w:top w:val="nil"/>
              <w:bottom w:val="nil"/>
            </w:tcBorders>
            <w:shd w:val="clear" w:color="auto" w:fill="auto"/>
            <w:noWrap/>
            <w:vAlign w:val="center"/>
            <w:hideMark/>
          </w:tcPr>
          <w:p w14:paraId="7CCB6D54" w14:textId="77777777" w:rsidR="00D339BE" w:rsidRPr="00F01A2D" w:rsidRDefault="00D339BE" w:rsidP="009267EC">
            <w:pPr>
              <w:spacing w:before="0" w:after="0"/>
              <w:jc w:val="center"/>
              <w:rPr>
                <w:color w:val="000000"/>
                <w:szCs w:val="24"/>
              </w:rPr>
            </w:pPr>
            <w:r w:rsidRPr="00F01A2D">
              <w:rPr>
                <w:color w:val="000000"/>
                <w:szCs w:val="24"/>
              </w:rPr>
              <w:t>7</w:t>
            </w:r>
          </w:p>
        </w:tc>
        <w:tc>
          <w:tcPr>
            <w:tcW w:w="1727" w:type="pct"/>
            <w:tcBorders>
              <w:top w:val="nil"/>
              <w:bottom w:val="nil"/>
            </w:tcBorders>
            <w:vAlign w:val="center"/>
          </w:tcPr>
          <w:p w14:paraId="232E2D79" w14:textId="77777777" w:rsidR="00D339BE" w:rsidRPr="00F01A2D" w:rsidRDefault="00D339BE" w:rsidP="009267EC">
            <w:pPr>
              <w:spacing w:before="0" w:after="0"/>
              <w:jc w:val="center"/>
              <w:rPr>
                <w:color w:val="000000"/>
                <w:szCs w:val="24"/>
              </w:rPr>
            </w:pPr>
            <w:r w:rsidRPr="00F01A2D">
              <w:rPr>
                <w:color w:val="000000"/>
                <w:szCs w:val="24"/>
              </w:rPr>
              <w:t>5</w:t>
            </w:r>
          </w:p>
        </w:tc>
        <w:tc>
          <w:tcPr>
            <w:tcW w:w="829" w:type="pct"/>
            <w:tcBorders>
              <w:top w:val="nil"/>
              <w:bottom w:val="nil"/>
            </w:tcBorders>
            <w:shd w:val="clear" w:color="auto" w:fill="auto"/>
            <w:noWrap/>
            <w:vAlign w:val="center"/>
            <w:hideMark/>
          </w:tcPr>
          <w:p w14:paraId="3D933B79" w14:textId="77777777" w:rsidR="00D339BE" w:rsidRPr="00ED3698" w:rsidRDefault="00D339BE" w:rsidP="009267EC">
            <w:pPr>
              <w:spacing w:before="0" w:after="0"/>
              <w:jc w:val="center"/>
            </w:pPr>
            <w:r>
              <w:t>pH</w:t>
            </w:r>
          </w:p>
        </w:tc>
      </w:tr>
      <w:tr w:rsidR="00D339BE" w:rsidRPr="00ED3698" w14:paraId="00B25BF7" w14:textId="77777777" w:rsidTr="00D339BE">
        <w:trPr>
          <w:trHeight w:val="300"/>
          <w:jc w:val="center"/>
        </w:trPr>
        <w:tc>
          <w:tcPr>
            <w:tcW w:w="1024" w:type="pct"/>
            <w:tcBorders>
              <w:top w:val="nil"/>
              <w:bottom w:val="nil"/>
            </w:tcBorders>
            <w:shd w:val="clear" w:color="auto" w:fill="auto"/>
            <w:noWrap/>
            <w:vAlign w:val="center"/>
          </w:tcPr>
          <w:p w14:paraId="1B58EE01" w14:textId="77777777" w:rsidR="00D339BE" w:rsidRPr="00ED3698" w:rsidRDefault="00D339BE" w:rsidP="009267EC">
            <w:pPr>
              <w:spacing w:before="0" w:after="0"/>
              <w:jc w:val="left"/>
              <w:rPr>
                <w:color w:val="000000"/>
                <w:sz w:val="22"/>
                <w:szCs w:val="22"/>
              </w:rPr>
            </w:pPr>
            <w:r w:rsidRPr="00ED3698">
              <w:rPr>
                <w:color w:val="000000"/>
                <w:sz w:val="22"/>
                <w:szCs w:val="22"/>
              </w:rPr>
              <w:t>O</w:t>
            </w:r>
            <w:r w:rsidRPr="00ED3698">
              <w:rPr>
                <w:color w:val="000000"/>
                <w:sz w:val="22"/>
                <w:szCs w:val="22"/>
                <w:vertAlign w:val="subscript"/>
              </w:rPr>
              <w:t>2</w:t>
            </w:r>
            <w:r w:rsidRPr="00ED3698">
              <w:rPr>
                <w:color w:val="000000"/>
                <w:sz w:val="22"/>
                <w:szCs w:val="22"/>
              </w:rPr>
              <w:t>(aq)</w:t>
            </w:r>
          </w:p>
        </w:tc>
        <w:tc>
          <w:tcPr>
            <w:tcW w:w="1420" w:type="pct"/>
            <w:tcBorders>
              <w:top w:val="nil"/>
              <w:bottom w:val="nil"/>
            </w:tcBorders>
            <w:shd w:val="clear" w:color="auto" w:fill="auto"/>
            <w:noWrap/>
            <w:vAlign w:val="center"/>
          </w:tcPr>
          <w:p w14:paraId="3DAF5F0D" w14:textId="77777777" w:rsidR="00D339BE" w:rsidRPr="00F01A2D" w:rsidRDefault="00D339BE" w:rsidP="009267EC">
            <w:pPr>
              <w:spacing w:before="0" w:after="0"/>
              <w:jc w:val="center"/>
              <w:rPr>
                <w:color w:val="000000"/>
                <w:szCs w:val="24"/>
              </w:rPr>
            </w:pPr>
            <w:r w:rsidRPr="00F01A2D">
              <w:rPr>
                <w:color w:val="000000"/>
                <w:szCs w:val="24"/>
              </w:rPr>
              <w:t>-2.5</w:t>
            </w:r>
          </w:p>
        </w:tc>
        <w:tc>
          <w:tcPr>
            <w:tcW w:w="1727" w:type="pct"/>
            <w:tcBorders>
              <w:top w:val="nil"/>
              <w:bottom w:val="nil"/>
            </w:tcBorders>
            <w:vAlign w:val="center"/>
          </w:tcPr>
          <w:p w14:paraId="0BDE4287" w14:textId="77777777" w:rsidR="00D339BE" w:rsidRPr="00F01A2D" w:rsidRDefault="00D339BE" w:rsidP="009267EC">
            <w:pPr>
              <w:spacing w:before="0" w:after="0"/>
              <w:jc w:val="center"/>
              <w:rPr>
                <w:color w:val="000000"/>
                <w:szCs w:val="24"/>
              </w:rPr>
            </w:pPr>
            <w:r w:rsidRPr="00F01A2D">
              <w:rPr>
                <w:color w:val="000000"/>
                <w:szCs w:val="24"/>
              </w:rPr>
              <w:t>0.21</w:t>
            </w:r>
          </w:p>
        </w:tc>
        <w:tc>
          <w:tcPr>
            <w:tcW w:w="829" w:type="pct"/>
            <w:tcBorders>
              <w:top w:val="nil"/>
              <w:bottom w:val="nil"/>
            </w:tcBorders>
            <w:shd w:val="clear" w:color="auto" w:fill="auto"/>
            <w:noWrap/>
            <w:vAlign w:val="center"/>
          </w:tcPr>
          <w:p w14:paraId="68AAEF7C" w14:textId="77777777" w:rsidR="00D339BE" w:rsidRPr="00ED3698" w:rsidRDefault="00D339BE" w:rsidP="00D339BE">
            <w:pPr>
              <w:spacing w:before="0" w:after="0"/>
              <w:jc w:val="center"/>
            </w:pPr>
            <w:r>
              <w:t>pe/pO</w:t>
            </w:r>
            <w:r w:rsidRPr="00D339BE">
              <w:rPr>
                <w:vertAlign w:val="subscript"/>
              </w:rPr>
              <w:t>2</w:t>
            </w:r>
          </w:p>
        </w:tc>
      </w:tr>
      <w:tr w:rsidR="00D339BE" w:rsidRPr="00ED3698" w14:paraId="292AC4BE" w14:textId="77777777" w:rsidTr="00D339BE">
        <w:trPr>
          <w:trHeight w:val="300"/>
          <w:jc w:val="center"/>
        </w:trPr>
        <w:tc>
          <w:tcPr>
            <w:tcW w:w="1024" w:type="pct"/>
            <w:tcBorders>
              <w:top w:val="nil"/>
              <w:bottom w:val="nil"/>
            </w:tcBorders>
            <w:shd w:val="clear" w:color="auto" w:fill="auto"/>
            <w:noWrap/>
            <w:vAlign w:val="center"/>
          </w:tcPr>
          <w:p w14:paraId="557EC621" w14:textId="77777777" w:rsidR="00D339BE" w:rsidRPr="00ED3698" w:rsidRDefault="00D339BE" w:rsidP="009267EC">
            <w:pPr>
              <w:spacing w:before="0" w:after="0"/>
              <w:jc w:val="left"/>
              <w:rPr>
                <w:color w:val="000000"/>
                <w:sz w:val="22"/>
                <w:szCs w:val="22"/>
              </w:rPr>
            </w:pPr>
            <w:r w:rsidRPr="00ED3698">
              <w:rPr>
                <w:color w:val="000000"/>
                <w:sz w:val="22"/>
                <w:szCs w:val="22"/>
              </w:rPr>
              <w:t>Fe</w:t>
            </w:r>
            <w:r>
              <w:rPr>
                <w:color w:val="000000"/>
                <w:sz w:val="22"/>
                <w:szCs w:val="22"/>
                <w:vertAlign w:val="superscript"/>
              </w:rPr>
              <w:t>2+</w:t>
            </w:r>
          </w:p>
        </w:tc>
        <w:tc>
          <w:tcPr>
            <w:tcW w:w="1420" w:type="pct"/>
            <w:tcBorders>
              <w:top w:val="nil"/>
              <w:bottom w:val="nil"/>
            </w:tcBorders>
            <w:shd w:val="clear" w:color="auto" w:fill="auto"/>
            <w:noWrap/>
            <w:vAlign w:val="center"/>
          </w:tcPr>
          <w:p w14:paraId="7B83D10E" w14:textId="77777777" w:rsidR="00D339BE" w:rsidRPr="00F01A2D" w:rsidRDefault="00D339BE" w:rsidP="009267EC">
            <w:pPr>
              <w:spacing w:before="0" w:after="0"/>
              <w:jc w:val="center"/>
              <w:rPr>
                <w:color w:val="000000"/>
                <w:szCs w:val="24"/>
              </w:rPr>
            </w:pPr>
            <w:r w:rsidRPr="00F01A2D">
              <w:rPr>
                <w:color w:val="000000"/>
                <w:szCs w:val="24"/>
              </w:rPr>
              <w:t>1.4506×10</w:t>
            </w:r>
            <w:r w:rsidRPr="00F01A2D">
              <w:rPr>
                <w:color w:val="000000"/>
                <w:szCs w:val="24"/>
                <w:vertAlign w:val="superscript"/>
              </w:rPr>
              <w:t>-04</w:t>
            </w:r>
          </w:p>
        </w:tc>
        <w:tc>
          <w:tcPr>
            <w:tcW w:w="1727" w:type="pct"/>
            <w:tcBorders>
              <w:top w:val="nil"/>
              <w:bottom w:val="nil"/>
            </w:tcBorders>
            <w:vAlign w:val="center"/>
          </w:tcPr>
          <w:p w14:paraId="0AF7EF10" w14:textId="77777777" w:rsidR="00D339BE" w:rsidRPr="00F01A2D" w:rsidRDefault="00D339BE" w:rsidP="009267EC">
            <w:pPr>
              <w:spacing w:before="0" w:after="0"/>
              <w:jc w:val="center"/>
              <w:rPr>
                <w:color w:val="000000"/>
                <w:szCs w:val="24"/>
              </w:rPr>
            </w:pPr>
            <w:r w:rsidRPr="00F01A2D">
              <w:rPr>
                <w:color w:val="000000"/>
                <w:szCs w:val="24"/>
              </w:rPr>
              <w:t>1.2885×10</w:t>
            </w:r>
            <w:r w:rsidRPr="00F01A2D">
              <w:rPr>
                <w:color w:val="000000"/>
                <w:szCs w:val="24"/>
                <w:vertAlign w:val="superscript"/>
              </w:rPr>
              <w:t>-11</w:t>
            </w:r>
          </w:p>
        </w:tc>
        <w:tc>
          <w:tcPr>
            <w:tcW w:w="829" w:type="pct"/>
            <w:tcBorders>
              <w:top w:val="nil"/>
              <w:bottom w:val="nil"/>
            </w:tcBorders>
            <w:shd w:val="clear" w:color="auto" w:fill="auto"/>
            <w:noWrap/>
            <w:vAlign w:val="center"/>
          </w:tcPr>
          <w:p w14:paraId="649AFEB8" w14:textId="77777777" w:rsidR="00D339BE" w:rsidRDefault="00D339BE" w:rsidP="00D339BE">
            <w:pPr>
              <w:spacing w:before="0" w:after="0"/>
              <w:jc w:val="center"/>
            </w:pPr>
            <w:r w:rsidRPr="00093B71">
              <w:rPr>
                <w:rFonts w:hint="eastAsia"/>
                <w:color w:val="000000"/>
                <w:lang w:eastAsia="zh-CN"/>
              </w:rPr>
              <w:t>[</w:t>
            </w:r>
            <w:r w:rsidRPr="00093B71">
              <w:rPr>
                <w:color w:val="000000"/>
                <w:lang w:eastAsia="en-CA"/>
              </w:rPr>
              <w:t>m</w:t>
            </w:r>
            <w:r w:rsidRPr="00093B71">
              <w:rPr>
                <w:rFonts w:hint="eastAsia"/>
                <w:color w:val="000000"/>
                <w:lang w:eastAsia="zh-CN"/>
              </w:rPr>
              <w:t>ol</w:t>
            </w:r>
            <w:r w:rsidRPr="00093B71">
              <w:rPr>
                <w:color w:val="000000"/>
                <w:lang w:eastAsia="en-CA"/>
              </w:rPr>
              <w:t xml:space="preserve"> </w:t>
            </w:r>
            <w:r>
              <w:rPr>
                <w:color w:val="000000"/>
                <w:lang w:eastAsia="en-CA"/>
              </w:rPr>
              <w:t>l</w:t>
            </w:r>
            <w:r w:rsidRPr="00093B71">
              <w:rPr>
                <w:color w:val="000000"/>
                <w:vertAlign w:val="superscript"/>
                <w:lang w:eastAsia="en-CA"/>
              </w:rPr>
              <w:t>-1</w:t>
            </w:r>
            <w:r w:rsidRPr="00093B71">
              <w:rPr>
                <w:rFonts w:hint="eastAsia"/>
                <w:color w:val="000000"/>
                <w:lang w:eastAsia="zh-CN"/>
              </w:rPr>
              <w:t>]</w:t>
            </w:r>
          </w:p>
        </w:tc>
      </w:tr>
      <w:tr w:rsidR="00D339BE" w:rsidRPr="00ED3698" w14:paraId="5F52E178" w14:textId="77777777" w:rsidTr="00D339BE">
        <w:trPr>
          <w:trHeight w:val="300"/>
          <w:jc w:val="center"/>
        </w:trPr>
        <w:tc>
          <w:tcPr>
            <w:tcW w:w="1024" w:type="pct"/>
            <w:tcBorders>
              <w:top w:val="nil"/>
              <w:bottom w:val="nil"/>
            </w:tcBorders>
            <w:shd w:val="clear" w:color="auto" w:fill="auto"/>
            <w:noWrap/>
            <w:vAlign w:val="center"/>
          </w:tcPr>
          <w:p w14:paraId="68CA7614" w14:textId="77777777" w:rsidR="00D339BE" w:rsidRPr="00ED3698" w:rsidRDefault="00D339BE" w:rsidP="009267EC">
            <w:pPr>
              <w:spacing w:before="0" w:after="0"/>
              <w:jc w:val="left"/>
              <w:rPr>
                <w:color w:val="000000"/>
                <w:sz w:val="22"/>
                <w:szCs w:val="22"/>
              </w:rPr>
            </w:pPr>
            <w:r w:rsidRPr="00ED3698">
              <w:rPr>
                <w:color w:val="000000"/>
                <w:sz w:val="22"/>
                <w:szCs w:val="22"/>
              </w:rPr>
              <w:t>SO</w:t>
            </w:r>
            <w:r w:rsidRPr="00ED3698">
              <w:rPr>
                <w:color w:val="000000"/>
                <w:sz w:val="22"/>
                <w:szCs w:val="22"/>
                <w:vertAlign w:val="subscript"/>
              </w:rPr>
              <w:t>4</w:t>
            </w:r>
            <w:r>
              <w:rPr>
                <w:color w:val="000000"/>
                <w:sz w:val="22"/>
                <w:szCs w:val="22"/>
                <w:vertAlign w:val="superscript"/>
              </w:rPr>
              <w:t>2-</w:t>
            </w:r>
          </w:p>
        </w:tc>
        <w:tc>
          <w:tcPr>
            <w:tcW w:w="1420" w:type="pct"/>
            <w:tcBorders>
              <w:top w:val="nil"/>
              <w:bottom w:val="nil"/>
            </w:tcBorders>
            <w:shd w:val="clear" w:color="auto" w:fill="auto"/>
            <w:noWrap/>
            <w:vAlign w:val="center"/>
          </w:tcPr>
          <w:p w14:paraId="3A20BAED" w14:textId="77777777" w:rsidR="00D339BE" w:rsidRPr="00F01A2D" w:rsidRDefault="00D339BE" w:rsidP="009267EC">
            <w:pPr>
              <w:spacing w:before="0" w:after="0"/>
              <w:jc w:val="center"/>
              <w:rPr>
                <w:color w:val="000000"/>
                <w:szCs w:val="24"/>
              </w:rPr>
            </w:pPr>
            <w:r w:rsidRPr="00F01A2D">
              <w:rPr>
                <w:color w:val="000000"/>
                <w:szCs w:val="24"/>
              </w:rPr>
              <w:t>1.9688×10</w:t>
            </w:r>
            <w:r w:rsidRPr="00F01A2D">
              <w:rPr>
                <w:color w:val="000000"/>
                <w:szCs w:val="24"/>
                <w:vertAlign w:val="superscript"/>
              </w:rPr>
              <w:t>-02</w:t>
            </w:r>
          </w:p>
        </w:tc>
        <w:tc>
          <w:tcPr>
            <w:tcW w:w="1727" w:type="pct"/>
            <w:tcBorders>
              <w:top w:val="nil"/>
              <w:bottom w:val="nil"/>
            </w:tcBorders>
            <w:vAlign w:val="center"/>
          </w:tcPr>
          <w:p w14:paraId="14AFF1E3" w14:textId="77777777" w:rsidR="00D339BE" w:rsidRPr="00F01A2D" w:rsidRDefault="00D339BE" w:rsidP="009267EC">
            <w:pPr>
              <w:spacing w:before="0" w:after="0"/>
              <w:jc w:val="center"/>
              <w:rPr>
                <w:color w:val="000000"/>
                <w:szCs w:val="24"/>
              </w:rPr>
            </w:pPr>
            <w:r w:rsidRPr="00F01A2D">
              <w:rPr>
                <w:color w:val="000000"/>
                <w:szCs w:val="24"/>
              </w:rPr>
              <w:t>7.4800×10</w:t>
            </w:r>
            <w:r w:rsidRPr="00F01A2D">
              <w:rPr>
                <w:color w:val="000000"/>
                <w:szCs w:val="24"/>
                <w:vertAlign w:val="superscript"/>
              </w:rPr>
              <w:t>-03</w:t>
            </w:r>
          </w:p>
        </w:tc>
        <w:tc>
          <w:tcPr>
            <w:tcW w:w="829" w:type="pct"/>
            <w:tcBorders>
              <w:top w:val="nil"/>
              <w:bottom w:val="nil"/>
            </w:tcBorders>
            <w:shd w:val="clear" w:color="auto" w:fill="auto"/>
            <w:noWrap/>
            <w:vAlign w:val="center"/>
          </w:tcPr>
          <w:p w14:paraId="3CDF587F" w14:textId="77777777" w:rsidR="00D339BE" w:rsidRDefault="00D339BE" w:rsidP="00D339BE">
            <w:pPr>
              <w:spacing w:before="0" w:after="0"/>
              <w:jc w:val="center"/>
            </w:pPr>
            <w:r w:rsidRPr="00093B71">
              <w:rPr>
                <w:rFonts w:hint="eastAsia"/>
                <w:color w:val="000000"/>
                <w:lang w:eastAsia="zh-CN"/>
              </w:rPr>
              <w:t>[</w:t>
            </w:r>
            <w:r w:rsidRPr="00093B71">
              <w:rPr>
                <w:color w:val="000000"/>
                <w:lang w:eastAsia="en-CA"/>
              </w:rPr>
              <w:t>m</w:t>
            </w:r>
            <w:r w:rsidRPr="00093B71">
              <w:rPr>
                <w:rFonts w:hint="eastAsia"/>
                <w:color w:val="000000"/>
                <w:lang w:eastAsia="zh-CN"/>
              </w:rPr>
              <w:t>ol</w:t>
            </w:r>
            <w:r w:rsidRPr="00093B71">
              <w:rPr>
                <w:color w:val="000000"/>
                <w:lang w:eastAsia="en-CA"/>
              </w:rPr>
              <w:t xml:space="preserve"> </w:t>
            </w:r>
            <w:r>
              <w:rPr>
                <w:color w:val="000000"/>
                <w:lang w:eastAsia="en-CA"/>
              </w:rPr>
              <w:t>l</w:t>
            </w:r>
            <w:r w:rsidRPr="00093B71">
              <w:rPr>
                <w:color w:val="000000"/>
                <w:vertAlign w:val="superscript"/>
                <w:lang w:eastAsia="en-CA"/>
              </w:rPr>
              <w:t>-1</w:t>
            </w:r>
            <w:r w:rsidRPr="00093B71">
              <w:rPr>
                <w:rFonts w:hint="eastAsia"/>
                <w:color w:val="000000"/>
                <w:lang w:eastAsia="zh-CN"/>
              </w:rPr>
              <w:t>]</w:t>
            </w:r>
          </w:p>
        </w:tc>
      </w:tr>
      <w:tr w:rsidR="00D339BE" w:rsidRPr="00ED3698" w14:paraId="5F017C18" w14:textId="77777777" w:rsidTr="00D339BE">
        <w:trPr>
          <w:trHeight w:val="300"/>
          <w:jc w:val="center"/>
        </w:trPr>
        <w:tc>
          <w:tcPr>
            <w:tcW w:w="1024" w:type="pct"/>
            <w:tcBorders>
              <w:top w:val="nil"/>
              <w:bottom w:val="nil"/>
            </w:tcBorders>
            <w:shd w:val="clear" w:color="auto" w:fill="auto"/>
            <w:noWrap/>
            <w:vAlign w:val="center"/>
          </w:tcPr>
          <w:p w14:paraId="09A09090" w14:textId="77777777" w:rsidR="00D339BE" w:rsidRPr="00ED3698" w:rsidRDefault="00D339BE" w:rsidP="009267EC">
            <w:pPr>
              <w:spacing w:before="0" w:after="0"/>
              <w:jc w:val="left"/>
              <w:rPr>
                <w:color w:val="000000"/>
                <w:sz w:val="22"/>
                <w:szCs w:val="22"/>
                <w:lang w:eastAsia="zh-CN"/>
              </w:rPr>
            </w:pPr>
            <w:r w:rsidRPr="00ED3698">
              <w:rPr>
                <w:color w:val="000000"/>
                <w:sz w:val="22"/>
                <w:szCs w:val="22"/>
              </w:rPr>
              <w:t>Fe</w:t>
            </w:r>
            <w:r w:rsidRPr="00ED3698">
              <w:rPr>
                <w:color w:val="000000"/>
                <w:sz w:val="22"/>
                <w:szCs w:val="22"/>
                <w:vertAlign w:val="superscript"/>
              </w:rPr>
              <w:t>3</w:t>
            </w:r>
            <w:r>
              <w:rPr>
                <w:rFonts w:hint="eastAsia"/>
                <w:color w:val="000000"/>
                <w:sz w:val="22"/>
                <w:szCs w:val="22"/>
                <w:vertAlign w:val="superscript"/>
                <w:lang w:eastAsia="zh-CN"/>
              </w:rPr>
              <w:t>+</w:t>
            </w:r>
          </w:p>
        </w:tc>
        <w:tc>
          <w:tcPr>
            <w:tcW w:w="1420" w:type="pct"/>
            <w:tcBorders>
              <w:top w:val="nil"/>
              <w:bottom w:val="nil"/>
            </w:tcBorders>
            <w:shd w:val="clear" w:color="auto" w:fill="auto"/>
            <w:noWrap/>
            <w:vAlign w:val="center"/>
          </w:tcPr>
          <w:p w14:paraId="6FD6A13A" w14:textId="77777777" w:rsidR="00D339BE" w:rsidRPr="00F01A2D" w:rsidRDefault="00D339BE" w:rsidP="009267EC">
            <w:pPr>
              <w:spacing w:before="0" w:after="0"/>
              <w:jc w:val="center"/>
              <w:rPr>
                <w:color w:val="000000"/>
                <w:szCs w:val="24"/>
              </w:rPr>
            </w:pPr>
            <w:r w:rsidRPr="00F01A2D">
              <w:rPr>
                <w:color w:val="000000"/>
                <w:szCs w:val="24"/>
              </w:rPr>
              <w:t>7.1614×10</w:t>
            </w:r>
            <w:r w:rsidRPr="00F01A2D">
              <w:rPr>
                <w:color w:val="000000"/>
                <w:szCs w:val="24"/>
                <w:vertAlign w:val="superscript"/>
              </w:rPr>
              <w:t>-12</w:t>
            </w:r>
          </w:p>
        </w:tc>
        <w:tc>
          <w:tcPr>
            <w:tcW w:w="1727" w:type="pct"/>
            <w:tcBorders>
              <w:top w:val="nil"/>
              <w:bottom w:val="nil"/>
            </w:tcBorders>
            <w:vAlign w:val="center"/>
          </w:tcPr>
          <w:p w14:paraId="17F421C3" w14:textId="77777777" w:rsidR="00D339BE" w:rsidRPr="00F01A2D" w:rsidRDefault="00D339BE" w:rsidP="009267EC">
            <w:pPr>
              <w:spacing w:before="0" w:after="0"/>
              <w:jc w:val="center"/>
              <w:rPr>
                <w:color w:val="000000"/>
                <w:szCs w:val="24"/>
              </w:rPr>
            </w:pPr>
            <w:r w:rsidRPr="00F01A2D">
              <w:rPr>
                <w:color w:val="000000"/>
                <w:szCs w:val="24"/>
              </w:rPr>
              <w:t>5.3610×10</w:t>
            </w:r>
            <w:r w:rsidRPr="00F01A2D">
              <w:rPr>
                <w:color w:val="000000"/>
                <w:szCs w:val="24"/>
                <w:vertAlign w:val="superscript"/>
              </w:rPr>
              <w:t>-05</w:t>
            </w:r>
          </w:p>
        </w:tc>
        <w:tc>
          <w:tcPr>
            <w:tcW w:w="829" w:type="pct"/>
            <w:tcBorders>
              <w:top w:val="nil"/>
              <w:bottom w:val="nil"/>
            </w:tcBorders>
            <w:shd w:val="clear" w:color="auto" w:fill="auto"/>
            <w:noWrap/>
            <w:vAlign w:val="center"/>
          </w:tcPr>
          <w:p w14:paraId="0BBFFAB4" w14:textId="77777777" w:rsidR="00D339BE" w:rsidRDefault="00D339BE" w:rsidP="00D339BE">
            <w:pPr>
              <w:spacing w:before="0" w:after="0"/>
              <w:jc w:val="center"/>
            </w:pPr>
            <w:r w:rsidRPr="00093B71">
              <w:rPr>
                <w:rFonts w:hint="eastAsia"/>
                <w:color w:val="000000"/>
                <w:lang w:eastAsia="zh-CN"/>
              </w:rPr>
              <w:t>[</w:t>
            </w:r>
            <w:r w:rsidRPr="00093B71">
              <w:rPr>
                <w:color w:val="000000"/>
                <w:lang w:eastAsia="en-CA"/>
              </w:rPr>
              <w:t>m</w:t>
            </w:r>
            <w:r w:rsidRPr="00093B71">
              <w:rPr>
                <w:rFonts w:hint="eastAsia"/>
                <w:color w:val="000000"/>
                <w:lang w:eastAsia="zh-CN"/>
              </w:rPr>
              <w:t>ol</w:t>
            </w:r>
            <w:r w:rsidRPr="00093B71">
              <w:rPr>
                <w:color w:val="000000"/>
                <w:lang w:eastAsia="en-CA"/>
              </w:rPr>
              <w:t xml:space="preserve"> </w:t>
            </w:r>
            <w:r>
              <w:rPr>
                <w:color w:val="000000"/>
                <w:lang w:eastAsia="en-CA"/>
              </w:rPr>
              <w:t>l</w:t>
            </w:r>
            <w:r w:rsidRPr="00093B71">
              <w:rPr>
                <w:color w:val="000000"/>
                <w:vertAlign w:val="superscript"/>
                <w:lang w:eastAsia="en-CA"/>
              </w:rPr>
              <w:t>-1</w:t>
            </w:r>
            <w:r w:rsidRPr="00093B71">
              <w:rPr>
                <w:rFonts w:hint="eastAsia"/>
                <w:color w:val="000000"/>
                <w:lang w:eastAsia="zh-CN"/>
              </w:rPr>
              <w:t>]</w:t>
            </w:r>
          </w:p>
        </w:tc>
      </w:tr>
      <w:tr w:rsidR="00D339BE" w:rsidRPr="00ED3698" w14:paraId="0D05C4FE" w14:textId="77777777" w:rsidTr="00D339BE">
        <w:trPr>
          <w:trHeight w:val="300"/>
          <w:jc w:val="center"/>
        </w:trPr>
        <w:tc>
          <w:tcPr>
            <w:tcW w:w="1024" w:type="pct"/>
            <w:tcBorders>
              <w:top w:val="nil"/>
              <w:bottom w:val="nil"/>
            </w:tcBorders>
            <w:shd w:val="clear" w:color="auto" w:fill="auto"/>
            <w:noWrap/>
            <w:vAlign w:val="center"/>
          </w:tcPr>
          <w:p w14:paraId="5702811B" w14:textId="77777777" w:rsidR="00D339BE" w:rsidRPr="00ED3698" w:rsidRDefault="00D339BE" w:rsidP="009267EC">
            <w:pPr>
              <w:spacing w:before="0" w:after="0"/>
              <w:jc w:val="left"/>
              <w:rPr>
                <w:color w:val="000000"/>
                <w:sz w:val="22"/>
                <w:szCs w:val="22"/>
              </w:rPr>
            </w:pPr>
            <w:r w:rsidRPr="00ED3698">
              <w:rPr>
                <w:color w:val="000000"/>
                <w:sz w:val="22"/>
                <w:szCs w:val="22"/>
              </w:rPr>
              <w:t>HS</w:t>
            </w:r>
            <w:r w:rsidRPr="00ED3698">
              <w:rPr>
                <w:color w:val="000000"/>
                <w:sz w:val="22"/>
                <w:szCs w:val="22"/>
                <w:vertAlign w:val="superscript"/>
              </w:rPr>
              <w:t>-</w:t>
            </w:r>
          </w:p>
        </w:tc>
        <w:tc>
          <w:tcPr>
            <w:tcW w:w="1420" w:type="pct"/>
            <w:tcBorders>
              <w:top w:val="nil"/>
              <w:bottom w:val="nil"/>
            </w:tcBorders>
            <w:shd w:val="clear" w:color="auto" w:fill="auto"/>
            <w:noWrap/>
            <w:vAlign w:val="center"/>
          </w:tcPr>
          <w:p w14:paraId="161FC13A" w14:textId="77777777" w:rsidR="00D339BE" w:rsidRPr="00F01A2D" w:rsidRDefault="00D339BE" w:rsidP="009267EC">
            <w:pPr>
              <w:spacing w:before="0" w:after="0"/>
              <w:jc w:val="center"/>
              <w:rPr>
                <w:color w:val="000000"/>
                <w:szCs w:val="24"/>
              </w:rPr>
            </w:pPr>
            <w:r w:rsidRPr="00F01A2D">
              <w:rPr>
                <w:color w:val="000000"/>
                <w:szCs w:val="24"/>
              </w:rPr>
              <w:t>3.3137×10</w:t>
            </w:r>
            <w:r w:rsidRPr="00F01A2D">
              <w:rPr>
                <w:color w:val="000000"/>
                <w:szCs w:val="24"/>
                <w:vertAlign w:val="superscript"/>
              </w:rPr>
              <w:t>-12</w:t>
            </w:r>
          </w:p>
        </w:tc>
        <w:tc>
          <w:tcPr>
            <w:tcW w:w="1727" w:type="pct"/>
            <w:tcBorders>
              <w:top w:val="nil"/>
              <w:bottom w:val="nil"/>
            </w:tcBorders>
            <w:vAlign w:val="center"/>
          </w:tcPr>
          <w:p w14:paraId="5B448E6F" w14:textId="77777777" w:rsidR="00D339BE" w:rsidRPr="00F01A2D" w:rsidRDefault="00D339BE" w:rsidP="009267EC">
            <w:pPr>
              <w:spacing w:before="0" w:after="0"/>
              <w:jc w:val="center"/>
              <w:rPr>
                <w:color w:val="000000"/>
                <w:szCs w:val="24"/>
              </w:rPr>
            </w:pPr>
            <w:r w:rsidRPr="00F01A2D">
              <w:rPr>
                <w:color w:val="000000"/>
                <w:szCs w:val="24"/>
              </w:rPr>
              <w:t>2.5901×10</w:t>
            </w:r>
            <w:r w:rsidRPr="00F01A2D">
              <w:rPr>
                <w:color w:val="000000"/>
                <w:szCs w:val="24"/>
                <w:vertAlign w:val="superscript"/>
              </w:rPr>
              <w:t>-139</w:t>
            </w:r>
          </w:p>
        </w:tc>
        <w:tc>
          <w:tcPr>
            <w:tcW w:w="829" w:type="pct"/>
            <w:tcBorders>
              <w:top w:val="nil"/>
              <w:bottom w:val="nil"/>
            </w:tcBorders>
            <w:shd w:val="clear" w:color="auto" w:fill="auto"/>
            <w:noWrap/>
            <w:vAlign w:val="center"/>
          </w:tcPr>
          <w:p w14:paraId="70191349" w14:textId="77777777" w:rsidR="00D339BE" w:rsidRDefault="00D339BE" w:rsidP="00D339BE">
            <w:pPr>
              <w:spacing w:before="0" w:after="0"/>
              <w:jc w:val="center"/>
            </w:pPr>
            <w:r w:rsidRPr="00093B71">
              <w:rPr>
                <w:rFonts w:hint="eastAsia"/>
                <w:color w:val="000000"/>
                <w:lang w:eastAsia="zh-CN"/>
              </w:rPr>
              <w:t>[</w:t>
            </w:r>
            <w:r w:rsidRPr="00093B71">
              <w:rPr>
                <w:color w:val="000000"/>
                <w:lang w:eastAsia="en-CA"/>
              </w:rPr>
              <w:t>m</w:t>
            </w:r>
            <w:r w:rsidRPr="00093B71">
              <w:rPr>
                <w:rFonts w:hint="eastAsia"/>
                <w:color w:val="000000"/>
                <w:lang w:eastAsia="zh-CN"/>
              </w:rPr>
              <w:t>ol</w:t>
            </w:r>
            <w:r w:rsidRPr="00093B71">
              <w:rPr>
                <w:color w:val="000000"/>
                <w:lang w:eastAsia="en-CA"/>
              </w:rPr>
              <w:t xml:space="preserve"> </w:t>
            </w:r>
            <w:r>
              <w:rPr>
                <w:color w:val="000000"/>
                <w:lang w:eastAsia="en-CA"/>
              </w:rPr>
              <w:t>l</w:t>
            </w:r>
            <w:r w:rsidRPr="00093B71">
              <w:rPr>
                <w:color w:val="000000"/>
                <w:vertAlign w:val="superscript"/>
                <w:lang w:eastAsia="en-CA"/>
              </w:rPr>
              <w:t>-1</w:t>
            </w:r>
            <w:r w:rsidRPr="00093B71">
              <w:rPr>
                <w:rFonts w:hint="eastAsia"/>
                <w:color w:val="000000"/>
                <w:lang w:eastAsia="zh-CN"/>
              </w:rPr>
              <w:t>]</w:t>
            </w:r>
          </w:p>
        </w:tc>
      </w:tr>
      <w:tr w:rsidR="00D339BE" w:rsidRPr="00ED3698" w14:paraId="21B20809" w14:textId="77777777" w:rsidTr="00D339BE">
        <w:trPr>
          <w:trHeight w:val="300"/>
          <w:jc w:val="center"/>
        </w:trPr>
        <w:tc>
          <w:tcPr>
            <w:tcW w:w="1024" w:type="pct"/>
            <w:tcBorders>
              <w:top w:val="single" w:sz="4" w:space="0" w:color="auto"/>
              <w:bottom w:val="nil"/>
            </w:tcBorders>
            <w:shd w:val="clear" w:color="auto" w:fill="auto"/>
            <w:noWrap/>
            <w:vAlign w:val="center"/>
          </w:tcPr>
          <w:p w14:paraId="31630649" w14:textId="77777777" w:rsidR="00D339BE" w:rsidRPr="004463E6" w:rsidRDefault="00D339BE" w:rsidP="009267EC">
            <w:pPr>
              <w:spacing w:before="0" w:after="0"/>
              <w:jc w:val="left"/>
              <w:rPr>
                <w:i/>
                <w:color w:val="000000"/>
                <w:sz w:val="22"/>
                <w:szCs w:val="22"/>
                <w:lang w:eastAsia="zh-CN"/>
              </w:rPr>
            </w:pPr>
            <w:r>
              <w:rPr>
                <w:rFonts w:hint="eastAsia"/>
                <w:i/>
                <w:color w:val="000000"/>
                <w:sz w:val="22"/>
                <w:szCs w:val="22"/>
                <w:lang w:eastAsia="zh-CN"/>
              </w:rPr>
              <w:t>Minerals</w:t>
            </w:r>
          </w:p>
        </w:tc>
        <w:tc>
          <w:tcPr>
            <w:tcW w:w="1420" w:type="pct"/>
            <w:tcBorders>
              <w:top w:val="single" w:sz="4" w:space="0" w:color="auto"/>
              <w:bottom w:val="nil"/>
            </w:tcBorders>
            <w:shd w:val="clear" w:color="auto" w:fill="auto"/>
            <w:noWrap/>
            <w:vAlign w:val="center"/>
          </w:tcPr>
          <w:p w14:paraId="3EF4F955" w14:textId="77777777" w:rsidR="00D339BE" w:rsidRPr="00F01A2D" w:rsidRDefault="00D339BE" w:rsidP="009267EC">
            <w:pPr>
              <w:spacing w:before="0" w:after="0"/>
              <w:jc w:val="center"/>
              <w:rPr>
                <w:color w:val="000000"/>
                <w:szCs w:val="24"/>
              </w:rPr>
            </w:pPr>
          </w:p>
        </w:tc>
        <w:tc>
          <w:tcPr>
            <w:tcW w:w="1727" w:type="pct"/>
            <w:tcBorders>
              <w:top w:val="single" w:sz="4" w:space="0" w:color="auto"/>
              <w:bottom w:val="nil"/>
            </w:tcBorders>
            <w:vAlign w:val="center"/>
          </w:tcPr>
          <w:p w14:paraId="570E1169" w14:textId="77777777" w:rsidR="00D339BE" w:rsidRPr="00F01A2D" w:rsidRDefault="00D339BE" w:rsidP="009267EC">
            <w:pPr>
              <w:spacing w:before="0" w:after="0"/>
              <w:jc w:val="center"/>
              <w:rPr>
                <w:color w:val="000000"/>
                <w:szCs w:val="24"/>
              </w:rPr>
            </w:pPr>
          </w:p>
        </w:tc>
        <w:tc>
          <w:tcPr>
            <w:tcW w:w="829" w:type="pct"/>
            <w:tcBorders>
              <w:top w:val="single" w:sz="4" w:space="0" w:color="auto"/>
              <w:bottom w:val="nil"/>
            </w:tcBorders>
            <w:shd w:val="clear" w:color="auto" w:fill="auto"/>
            <w:noWrap/>
            <w:vAlign w:val="center"/>
          </w:tcPr>
          <w:p w14:paraId="51BED9B0" w14:textId="77777777" w:rsidR="00D339BE" w:rsidRPr="00C10CA6" w:rsidRDefault="00D339BE" w:rsidP="009267EC">
            <w:pPr>
              <w:spacing w:before="0" w:after="0"/>
              <w:jc w:val="center"/>
              <w:rPr>
                <w:color w:val="000000"/>
                <w:lang w:eastAsia="zh-CN"/>
              </w:rPr>
            </w:pPr>
          </w:p>
        </w:tc>
      </w:tr>
      <w:tr w:rsidR="00D339BE" w:rsidRPr="00ED3698" w14:paraId="705C41BA" w14:textId="77777777" w:rsidTr="00D339BE">
        <w:trPr>
          <w:trHeight w:val="300"/>
          <w:jc w:val="center"/>
        </w:trPr>
        <w:tc>
          <w:tcPr>
            <w:tcW w:w="1024" w:type="pct"/>
            <w:tcBorders>
              <w:top w:val="nil"/>
              <w:bottom w:val="nil"/>
            </w:tcBorders>
            <w:shd w:val="clear" w:color="auto" w:fill="auto"/>
            <w:noWrap/>
            <w:vAlign w:val="center"/>
            <w:hideMark/>
          </w:tcPr>
          <w:p w14:paraId="45EB059B"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Pyrite</w:t>
            </w:r>
          </w:p>
        </w:tc>
        <w:tc>
          <w:tcPr>
            <w:tcW w:w="1420" w:type="pct"/>
            <w:tcBorders>
              <w:top w:val="nil"/>
              <w:bottom w:val="nil"/>
            </w:tcBorders>
            <w:shd w:val="clear" w:color="auto" w:fill="auto"/>
            <w:noWrap/>
            <w:vAlign w:val="center"/>
            <w:hideMark/>
          </w:tcPr>
          <w:p w14:paraId="6442D7F5" w14:textId="77777777" w:rsidR="00D339BE" w:rsidRPr="00F01A2D" w:rsidRDefault="00D339BE" w:rsidP="009267EC">
            <w:pPr>
              <w:spacing w:before="0" w:after="0"/>
              <w:jc w:val="center"/>
              <w:rPr>
                <w:color w:val="000000"/>
                <w:szCs w:val="24"/>
              </w:rPr>
            </w:pPr>
            <w:r w:rsidRPr="00F01A2D">
              <w:rPr>
                <w:color w:val="000000"/>
                <w:szCs w:val="24"/>
              </w:rPr>
              <w:t>1.</w:t>
            </w:r>
            <w:r>
              <w:rPr>
                <w:rFonts w:hint="eastAsia"/>
                <w:color w:val="000000"/>
                <w:szCs w:val="24"/>
                <w:lang w:eastAsia="zh-CN"/>
              </w:rPr>
              <w:t>37</w:t>
            </w:r>
            <w:r w:rsidRPr="00F01A2D">
              <w:rPr>
                <w:color w:val="000000"/>
                <w:szCs w:val="24"/>
              </w:rPr>
              <w:t>×10</w:t>
            </w:r>
            <w:r w:rsidRPr="00F01A2D">
              <w:rPr>
                <w:color w:val="000000"/>
                <w:szCs w:val="24"/>
                <w:vertAlign w:val="superscript"/>
              </w:rPr>
              <w:t>-02</w:t>
            </w:r>
          </w:p>
        </w:tc>
        <w:tc>
          <w:tcPr>
            <w:tcW w:w="1727" w:type="pct"/>
            <w:tcBorders>
              <w:top w:val="nil"/>
              <w:bottom w:val="nil"/>
            </w:tcBorders>
            <w:vAlign w:val="center"/>
          </w:tcPr>
          <w:p w14:paraId="7363CB3C"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5678B8F4"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3A3337D0" w14:textId="77777777" w:rsidTr="00D339BE">
        <w:trPr>
          <w:trHeight w:val="300"/>
          <w:jc w:val="center"/>
        </w:trPr>
        <w:tc>
          <w:tcPr>
            <w:tcW w:w="1024" w:type="pct"/>
            <w:tcBorders>
              <w:top w:val="nil"/>
              <w:bottom w:val="nil"/>
            </w:tcBorders>
            <w:shd w:val="clear" w:color="auto" w:fill="auto"/>
            <w:noWrap/>
            <w:vAlign w:val="center"/>
            <w:hideMark/>
          </w:tcPr>
          <w:p w14:paraId="1E527BA7"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Calcite</w:t>
            </w:r>
          </w:p>
        </w:tc>
        <w:tc>
          <w:tcPr>
            <w:tcW w:w="1420" w:type="pct"/>
            <w:tcBorders>
              <w:top w:val="nil"/>
              <w:bottom w:val="nil"/>
            </w:tcBorders>
            <w:shd w:val="clear" w:color="auto" w:fill="auto"/>
            <w:noWrap/>
            <w:vAlign w:val="center"/>
            <w:hideMark/>
          </w:tcPr>
          <w:p w14:paraId="5D5E6B8A" w14:textId="77777777" w:rsidR="00D339BE" w:rsidRPr="00F01A2D" w:rsidRDefault="00D339BE" w:rsidP="009267EC">
            <w:pPr>
              <w:spacing w:before="0" w:after="0"/>
              <w:jc w:val="center"/>
              <w:rPr>
                <w:color w:val="000000"/>
                <w:szCs w:val="24"/>
              </w:rPr>
            </w:pPr>
            <w:r>
              <w:rPr>
                <w:rFonts w:hint="eastAsia"/>
                <w:color w:val="000000"/>
                <w:szCs w:val="24"/>
                <w:lang w:eastAsia="zh-CN"/>
              </w:rPr>
              <w:t>1.77</w:t>
            </w:r>
            <w:r w:rsidRPr="00F01A2D">
              <w:rPr>
                <w:color w:val="000000"/>
                <w:szCs w:val="24"/>
              </w:rPr>
              <w:t>×10</w:t>
            </w:r>
            <w:r w:rsidRPr="00F01A2D">
              <w:rPr>
                <w:color w:val="000000"/>
                <w:szCs w:val="24"/>
                <w:vertAlign w:val="superscript"/>
              </w:rPr>
              <w:t>-03</w:t>
            </w:r>
          </w:p>
        </w:tc>
        <w:tc>
          <w:tcPr>
            <w:tcW w:w="1727" w:type="pct"/>
            <w:tcBorders>
              <w:top w:val="nil"/>
              <w:bottom w:val="nil"/>
            </w:tcBorders>
            <w:vAlign w:val="center"/>
          </w:tcPr>
          <w:p w14:paraId="0A507DFA"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4CFDA86D"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639BD639" w14:textId="77777777" w:rsidTr="00D339BE">
        <w:trPr>
          <w:trHeight w:val="300"/>
          <w:jc w:val="center"/>
        </w:trPr>
        <w:tc>
          <w:tcPr>
            <w:tcW w:w="1024" w:type="pct"/>
            <w:tcBorders>
              <w:top w:val="nil"/>
              <w:bottom w:val="nil"/>
            </w:tcBorders>
            <w:shd w:val="clear" w:color="auto" w:fill="auto"/>
            <w:noWrap/>
            <w:vAlign w:val="center"/>
            <w:hideMark/>
          </w:tcPr>
          <w:p w14:paraId="59F0F4B6"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Siderite</w:t>
            </w:r>
          </w:p>
        </w:tc>
        <w:tc>
          <w:tcPr>
            <w:tcW w:w="1420" w:type="pct"/>
            <w:tcBorders>
              <w:top w:val="nil"/>
              <w:bottom w:val="nil"/>
            </w:tcBorders>
            <w:shd w:val="clear" w:color="auto" w:fill="auto"/>
            <w:noWrap/>
            <w:vAlign w:val="center"/>
            <w:hideMark/>
          </w:tcPr>
          <w:p w14:paraId="0BE8D545" w14:textId="77777777" w:rsidR="00D339BE" w:rsidRPr="00F01A2D" w:rsidRDefault="00D339BE" w:rsidP="009267EC">
            <w:pPr>
              <w:spacing w:before="0" w:after="0"/>
              <w:jc w:val="center"/>
              <w:rPr>
                <w:color w:val="000000"/>
                <w:szCs w:val="24"/>
                <w:lang w:eastAsia="zh-CN"/>
              </w:rPr>
            </w:pPr>
            <w:r>
              <w:rPr>
                <w:rFonts w:hint="eastAsia"/>
                <w:color w:val="000000"/>
                <w:szCs w:val="24"/>
                <w:lang w:eastAsia="zh-CN"/>
              </w:rPr>
              <w:t>3.49</w:t>
            </w:r>
            <w:r w:rsidRPr="00F01A2D">
              <w:rPr>
                <w:color w:val="000000"/>
                <w:szCs w:val="24"/>
              </w:rPr>
              <w:t>×10</w:t>
            </w:r>
            <w:r w:rsidRPr="00F01A2D">
              <w:rPr>
                <w:color w:val="000000"/>
                <w:szCs w:val="24"/>
                <w:vertAlign w:val="superscript"/>
              </w:rPr>
              <w:t>-0</w:t>
            </w:r>
            <w:r>
              <w:rPr>
                <w:rFonts w:hint="eastAsia"/>
                <w:color w:val="000000"/>
                <w:szCs w:val="24"/>
                <w:vertAlign w:val="superscript"/>
                <w:lang w:eastAsia="zh-CN"/>
              </w:rPr>
              <w:t>4</w:t>
            </w:r>
          </w:p>
        </w:tc>
        <w:tc>
          <w:tcPr>
            <w:tcW w:w="1727" w:type="pct"/>
            <w:tcBorders>
              <w:top w:val="nil"/>
              <w:bottom w:val="nil"/>
            </w:tcBorders>
            <w:vAlign w:val="center"/>
          </w:tcPr>
          <w:p w14:paraId="7E4A61CC"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0696D5FC"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060B7EB3" w14:textId="77777777" w:rsidTr="00D339BE">
        <w:trPr>
          <w:trHeight w:val="300"/>
          <w:jc w:val="center"/>
        </w:trPr>
        <w:tc>
          <w:tcPr>
            <w:tcW w:w="1024" w:type="pct"/>
            <w:tcBorders>
              <w:top w:val="nil"/>
              <w:bottom w:val="nil"/>
            </w:tcBorders>
            <w:shd w:val="clear" w:color="auto" w:fill="auto"/>
            <w:noWrap/>
            <w:vAlign w:val="center"/>
            <w:hideMark/>
          </w:tcPr>
          <w:p w14:paraId="6C7632F4"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Gibbsite</w:t>
            </w:r>
          </w:p>
        </w:tc>
        <w:tc>
          <w:tcPr>
            <w:tcW w:w="1420" w:type="pct"/>
            <w:tcBorders>
              <w:top w:val="nil"/>
              <w:bottom w:val="nil"/>
            </w:tcBorders>
            <w:shd w:val="clear" w:color="auto" w:fill="auto"/>
            <w:noWrap/>
            <w:vAlign w:val="center"/>
            <w:hideMark/>
          </w:tcPr>
          <w:p w14:paraId="0D8DAA36" w14:textId="77777777" w:rsidR="00D339BE" w:rsidRPr="00F01A2D" w:rsidRDefault="00D339BE" w:rsidP="009267EC">
            <w:pPr>
              <w:spacing w:before="0" w:after="0"/>
              <w:jc w:val="center"/>
              <w:rPr>
                <w:color w:val="000000"/>
                <w:szCs w:val="24"/>
                <w:lang w:eastAsia="zh-CN"/>
              </w:rPr>
            </w:pPr>
            <w:r>
              <w:rPr>
                <w:rFonts w:hint="eastAsia"/>
                <w:color w:val="000000"/>
                <w:szCs w:val="24"/>
                <w:lang w:eastAsia="zh-CN"/>
              </w:rPr>
              <w:t>8.30</w:t>
            </w:r>
            <w:r w:rsidRPr="00F01A2D">
              <w:rPr>
                <w:color w:val="000000"/>
                <w:szCs w:val="24"/>
              </w:rPr>
              <w:t>×10</w:t>
            </w:r>
            <w:r w:rsidRPr="00F01A2D">
              <w:rPr>
                <w:color w:val="000000"/>
                <w:szCs w:val="24"/>
                <w:vertAlign w:val="superscript"/>
              </w:rPr>
              <w:t>-0</w:t>
            </w:r>
            <w:r>
              <w:rPr>
                <w:rFonts w:hint="eastAsia"/>
                <w:color w:val="000000"/>
                <w:szCs w:val="24"/>
                <w:vertAlign w:val="superscript"/>
                <w:lang w:eastAsia="zh-CN"/>
              </w:rPr>
              <w:t>4</w:t>
            </w:r>
          </w:p>
        </w:tc>
        <w:tc>
          <w:tcPr>
            <w:tcW w:w="1727" w:type="pct"/>
            <w:tcBorders>
              <w:top w:val="nil"/>
              <w:bottom w:val="nil"/>
            </w:tcBorders>
            <w:vAlign w:val="center"/>
          </w:tcPr>
          <w:p w14:paraId="0EC79EEE"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1B28C49D"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54DE645F" w14:textId="77777777" w:rsidTr="00D339BE">
        <w:trPr>
          <w:trHeight w:val="300"/>
          <w:jc w:val="center"/>
        </w:trPr>
        <w:tc>
          <w:tcPr>
            <w:tcW w:w="1024" w:type="pct"/>
            <w:tcBorders>
              <w:top w:val="nil"/>
              <w:bottom w:val="nil"/>
            </w:tcBorders>
            <w:shd w:val="clear" w:color="auto" w:fill="auto"/>
            <w:noWrap/>
            <w:vAlign w:val="center"/>
            <w:hideMark/>
          </w:tcPr>
          <w:p w14:paraId="02084D55"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Gypsum</w:t>
            </w:r>
          </w:p>
        </w:tc>
        <w:tc>
          <w:tcPr>
            <w:tcW w:w="1420" w:type="pct"/>
            <w:tcBorders>
              <w:top w:val="nil"/>
              <w:bottom w:val="nil"/>
            </w:tcBorders>
            <w:shd w:val="clear" w:color="auto" w:fill="auto"/>
            <w:noWrap/>
            <w:vAlign w:val="center"/>
            <w:hideMark/>
          </w:tcPr>
          <w:p w14:paraId="138B611E" w14:textId="77777777" w:rsidR="00D339BE" w:rsidRPr="00F01A2D" w:rsidRDefault="00D339BE" w:rsidP="009267EC">
            <w:pPr>
              <w:spacing w:before="0" w:after="0"/>
              <w:jc w:val="center"/>
              <w:rPr>
                <w:color w:val="000000"/>
                <w:szCs w:val="24"/>
              </w:rPr>
            </w:pPr>
            <w:r>
              <w:rPr>
                <w:rFonts w:hint="eastAsia"/>
                <w:color w:val="000000"/>
                <w:szCs w:val="24"/>
                <w:lang w:eastAsia="zh-CN"/>
              </w:rPr>
              <w:t>6.06</w:t>
            </w:r>
            <w:r w:rsidRPr="00F01A2D">
              <w:rPr>
                <w:color w:val="000000"/>
                <w:szCs w:val="24"/>
              </w:rPr>
              <w:t>×10</w:t>
            </w:r>
            <w:r w:rsidRPr="00F01A2D">
              <w:rPr>
                <w:color w:val="000000"/>
                <w:szCs w:val="24"/>
                <w:vertAlign w:val="superscript"/>
              </w:rPr>
              <w:t>-03</w:t>
            </w:r>
          </w:p>
        </w:tc>
        <w:tc>
          <w:tcPr>
            <w:tcW w:w="1727" w:type="pct"/>
            <w:tcBorders>
              <w:top w:val="nil"/>
              <w:bottom w:val="nil"/>
            </w:tcBorders>
            <w:vAlign w:val="center"/>
          </w:tcPr>
          <w:p w14:paraId="651967F5"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1AB60B5B"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0F7DEA35" w14:textId="77777777" w:rsidTr="00D339BE">
        <w:trPr>
          <w:trHeight w:val="300"/>
          <w:jc w:val="center"/>
        </w:trPr>
        <w:tc>
          <w:tcPr>
            <w:tcW w:w="1024" w:type="pct"/>
            <w:tcBorders>
              <w:top w:val="nil"/>
              <w:bottom w:val="nil"/>
            </w:tcBorders>
            <w:shd w:val="clear" w:color="auto" w:fill="auto"/>
            <w:noWrap/>
            <w:vAlign w:val="center"/>
            <w:hideMark/>
          </w:tcPr>
          <w:p w14:paraId="72BD60D5"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Ferrihydrite</w:t>
            </w:r>
          </w:p>
        </w:tc>
        <w:tc>
          <w:tcPr>
            <w:tcW w:w="1420" w:type="pct"/>
            <w:tcBorders>
              <w:top w:val="nil"/>
              <w:bottom w:val="nil"/>
            </w:tcBorders>
            <w:shd w:val="clear" w:color="auto" w:fill="auto"/>
            <w:noWrap/>
            <w:vAlign w:val="center"/>
            <w:hideMark/>
          </w:tcPr>
          <w:p w14:paraId="6638C0CA" w14:textId="77777777" w:rsidR="00D339BE" w:rsidRPr="00F01A2D" w:rsidRDefault="00D339BE" w:rsidP="009267EC">
            <w:pPr>
              <w:spacing w:before="0" w:after="0"/>
              <w:jc w:val="center"/>
              <w:rPr>
                <w:color w:val="000000"/>
                <w:szCs w:val="24"/>
                <w:lang w:eastAsia="zh-CN"/>
              </w:rPr>
            </w:pPr>
            <w:r>
              <w:rPr>
                <w:rFonts w:hint="eastAsia"/>
                <w:color w:val="000000"/>
                <w:szCs w:val="24"/>
                <w:lang w:eastAsia="zh-CN"/>
              </w:rPr>
              <w:t>0.0</w:t>
            </w:r>
          </w:p>
        </w:tc>
        <w:tc>
          <w:tcPr>
            <w:tcW w:w="1727" w:type="pct"/>
            <w:tcBorders>
              <w:top w:val="nil"/>
              <w:bottom w:val="nil"/>
            </w:tcBorders>
            <w:vAlign w:val="center"/>
          </w:tcPr>
          <w:p w14:paraId="2A48F780"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4C4BB57A"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7A6A590E" w14:textId="77777777" w:rsidTr="00D339BE">
        <w:trPr>
          <w:trHeight w:val="300"/>
          <w:jc w:val="center"/>
        </w:trPr>
        <w:tc>
          <w:tcPr>
            <w:tcW w:w="1024" w:type="pct"/>
            <w:tcBorders>
              <w:top w:val="nil"/>
              <w:bottom w:val="nil"/>
            </w:tcBorders>
            <w:shd w:val="clear" w:color="auto" w:fill="auto"/>
            <w:noWrap/>
            <w:vAlign w:val="center"/>
            <w:hideMark/>
          </w:tcPr>
          <w:p w14:paraId="6C8EA168"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Jarosite</w:t>
            </w:r>
          </w:p>
        </w:tc>
        <w:tc>
          <w:tcPr>
            <w:tcW w:w="1420" w:type="pct"/>
            <w:tcBorders>
              <w:top w:val="nil"/>
              <w:bottom w:val="nil"/>
            </w:tcBorders>
            <w:shd w:val="clear" w:color="auto" w:fill="auto"/>
            <w:noWrap/>
            <w:vAlign w:val="center"/>
            <w:hideMark/>
          </w:tcPr>
          <w:p w14:paraId="36D30ECA" w14:textId="77777777" w:rsidR="00D339BE" w:rsidRPr="00F01A2D" w:rsidRDefault="00D339BE" w:rsidP="009267EC">
            <w:pPr>
              <w:spacing w:before="0" w:after="0"/>
              <w:jc w:val="center"/>
              <w:rPr>
                <w:color w:val="000000"/>
                <w:szCs w:val="24"/>
                <w:lang w:eastAsia="zh-CN"/>
              </w:rPr>
            </w:pPr>
            <w:r>
              <w:rPr>
                <w:rFonts w:hint="eastAsia"/>
                <w:color w:val="000000"/>
                <w:szCs w:val="24"/>
                <w:lang w:eastAsia="zh-CN"/>
              </w:rPr>
              <w:t>0.0</w:t>
            </w:r>
          </w:p>
        </w:tc>
        <w:tc>
          <w:tcPr>
            <w:tcW w:w="1727" w:type="pct"/>
            <w:tcBorders>
              <w:top w:val="nil"/>
              <w:bottom w:val="nil"/>
            </w:tcBorders>
            <w:vAlign w:val="center"/>
          </w:tcPr>
          <w:p w14:paraId="59EB2689"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2D3236BA"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1527BD28" w14:textId="77777777" w:rsidTr="00D339BE">
        <w:trPr>
          <w:trHeight w:val="300"/>
          <w:jc w:val="center"/>
        </w:trPr>
        <w:tc>
          <w:tcPr>
            <w:tcW w:w="1024" w:type="pct"/>
            <w:tcBorders>
              <w:top w:val="nil"/>
              <w:bottom w:val="nil"/>
            </w:tcBorders>
            <w:shd w:val="clear" w:color="auto" w:fill="auto"/>
            <w:noWrap/>
            <w:vAlign w:val="center"/>
            <w:hideMark/>
          </w:tcPr>
          <w:p w14:paraId="5CE765F8"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K-feldspar</w:t>
            </w:r>
          </w:p>
        </w:tc>
        <w:tc>
          <w:tcPr>
            <w:tcW w:w="1420" w:type="pct"/>
            <w:tcBorders>
              <w:top w:val="nil"/>
              <w:bottom w:val="nil"/>
            </w:tcBorders>
            <w:shd w:val="clear" w:color="auto" w:fill="auto"/>
            <w:noWrap/>
            <w:vAlign w:val="center"/>
            <w:hideMark/>
          </w:tcPr>
          <w:p w14:paraId="343FCCE9" w14:textId="77777777" w:rsidR="00D339BE" w:rsidRPr="00F01A2D" w:rsidRDefault="00D339BE" w:rsidP="009267EC">
            <w:pPr>
              <w:spacing w:before="0" w:after="0"/>
              <w:jc w:val="center"/>
              <w:rPr>
                <w:color w:val="000000"/>
                <w:szCs w:val="24"/>
              </w:rPr>
            </w:pPr>
            <w:r>
              <w:rPr>
                <w:rFonts w:hint="eastAsia"/>
                <w:color w:val="000000"/>
                <w:szCs w:val="24"/>
                <w:lang w:eastAsia="zh-CN"/>
              </w:rPr>
              <w:t>2.68</w:t>
            </w:r>
            <w:r w:rsidRPr="00F01A2D">
              <w:rPr>
                <w:color w:val="000000"/>
                <w:szCs w:val="24"/>
              </w:rPr>
              <w:t>×10</w:t>
            </w:r>
            <w:r w:rsidRPr="00F01A2D">
              <w:rPr>
                <w:color w:val="000000"/>
                <w:szCs w:val="24"/>
                <w:vertAlign w:val="superscript"/>
              </w:rPr>
              <w:t>-02</w:t>
            </w:r>
          </w:p>
        </w:tc>
        <w:tc>
          <w:tcPr>
            <w:tcW w:w="1727" w:type="pct"/>
            <w:tcBorders>
              <w:top w:val="nil"/>
              <w:bottom w:val="nil"/>
            </w:tcBorders>
            <w:vAlign w:val="center"/>
          </w:tcPr>
          <w:p w14:paraId="0EA4DD1D"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65C36C89"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56FB7609" w14:textId="77777777" w:rsidTr="00D339BE">
        <w:trPr>
          <w:trHeight w:val="300"/>
          <w:jc w:val="center"/>
        </w:trPr>
        <w:tc>
          <w:tcPr>
            <w:tcW w:w="1024" w:type="pct"/>
            <w:tcBorders>
              <w:top w:val="nil"/>
              <w:bottom w:val="nil"/>
            </w:tcBorders>
            <w:shd w:val="clear" w:color="auto" w:fill="auto"/>
            <w:noWrap/>
            <w:vAlign w:val="center"/>
            <w:hideMark/>
          </w:tcPr>
          <w:p w14:paraId="309064E6" w14:textId="77777777" w:rsidR="00D339BE" w:rsidRPr="00ED3698" w:rsidRDefault="00D339BE" w:rsidP="009267EC">
            <w:pPr>
              <w:spacing w:before="0" w:after="0"/>
              <w:jc w:val="left"/>
              <w:rPr>
                <w:color w:val="000000"/>
                <w:sz w:val="22"/>
                <w:szCs w:val="22"/>
                <w:lang w:eastAsia="zh-CN"/>
              </w:rPr>
            </w:pPr>
            <w:r>
              <w:rPr>
                <w:rFonts w:hint="eastAsia"/>
                <w:color w:val="000000"/>
                <w:sz w:val="22"/>
                <w:szCs w:val="22"/>
                <w:lang w:eastAsia="zh-CN"/>
              </w:rPr>
              <w:t>Muscovite</w:t>
            </w:r>
          </w:p>
        </w:tc>
        <w:tc>
          <w:tcPr>
            <w:tcW w:w="1420" w:type="pct"/>
            <w:tcBorders>
              <w:top w:val="nil"/>
              <w:bottom w:val="nil"/>
            </w:tcBorders>
            <w:shd w:val="clear" w:color="auto" w:fill="auto"/>
            <w:noWrap/>
            <w:vAlign w:val="center"/>
            <w:hideMark/>
          </w:tcPr>
          <w:p w14:paraId="2E7B9C54" w14:textId="77777777" w:rsidR="00D339BE" w:rsidRPr="00F01A2D" w:rsidRDefault="00D339BE" w:rsidP="009267EC">
            <w:pPr>
              <w:spacing w:before="0" w:after="0"/>
              <w:jc w:val="center"/>
              <w:rPr>
                <w:color w:val="000000"/>
                <w:szCs w:val="24"/>
              </w:rPr>
            </w:pPr>
            <w:r>
              <w:rPr>
                <w:rFonts w:hint="eastAsia"/>
                <w:color w:val="000000"/>
                <w:szCs w:val="24"/>
                <w:lang w:eastAsia="zh-CN"/>
              </w:rPr>
              <w:t>7.31</w:t>
            </w:r>
            <w:r w:rsidRPr="00F01A2D">
              <w:rPr>
                <w:color w:val="000000"/>
                <w:szCs w:val="24"/>
              </w:rPr>
              <w:t>×10</w:t>
            </w:r>
            <w:r w:rsidRPr="00F01A2D">
              <w:rPr>
                <w:color w:val="000000"/>
                <w:szCs w:val="24"/>
                <w:vertAlign w:val="superscript"/>
              </w:rPr>
              <w:t>-02</w:t>
            </w:r>
          </w:p>
        </w:tc>
        <w:tc>
          <w:tcPr>
            <w:tcW w:w="1727" w:type="pct"/>
            <w:tcBorders>
              <w:top w:val="nil"/>
              <w:bottom w:val="nil"/>
            </w:tcBorders>
            <w:vAlign w:val="center"/>
          </w:tcPr>
          <w:p w14:paraId="57291503" w14:textId="77777777" w:rsidR="00D339BE" w:rsidRPr="00F01A2D" w:rsidRDefault="00D339BE" w:rsidP="009267EC">
            <w:pPr>
              <w:spacing w:before="0" w:after="0"/>
              <w:jc w:val="center"/>
              <w:rPr>
                <w:color w:val="000000"/>
                <w:szCs w:val="24"/>
              </w:rPr>
            </w:pPr>
          </w:p>
        </w:tc>
        <w:tc>
          <w:tcPr>
            <w:tcW w:w="829" w:type="pct"/>
            <w:tcBorders>
              <w:top w:val="nil"/>
              <w:bottom w:val="nil"/>
            </w:tcBorders>
            <w:shd w:val="clear" w:color="auto" w:fill="auto"/>
            <w:noWrap/>
            <w:vAlign w:val="center"/>
            <w:hideMark/>
          </w:tcPr>
          <w:p w14:paraId="5E17ED67" w14:textId="77777777" w:rsidR="00D339BE" w:rsidRDefault="00D339BE" w:rsidP="009267EC">
            <w:pPr>
              <w:spacing w:before="0" w:after="0"/>
              <w:jc w:val="cente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r w:rsidR="00D339BE" w:rsidRPr="00ED3698" w14:paraId="348F6368" w14:textId="77777777" w:rsidTr="00D339BE">
        <w:trPr>
          <w:trHeight w:val="300"/>
          <w:jc w:val="center"/>
        </w:trPr>
        <w:tc>
          <w:tcPr>
            <w:tcW w:w="1024" w:type="pct"/>
            <w:tcBorders>
              <w:top w:val="nil"/>
              <w:bottom w:val="single" w:sz="4" w:space="0" w:color="auto"/>
            </w:tcBorders>
            <w:shd w:val="clear" w:color="auto" w:fill="auto"/>
            <w:noWrap/>
            <w:vAlign w:val="center"/>
          </w:tcPr>
          <w:p w14:paraId="07EC2D83" w14:textId="77777777" w:rsidR="00D339BE" w:rsidRPr="00ED3698" w:rsidRDefault="00D339BE" w:rsidP="009267EC">
            <w:pPr>
              <w:spacing w:before="0" w:after="0"/>
              <w:jc w:val="left"/>
              <w:rPr>
                <w:color w:val="000000"/>
                <w:sz w:val="22"/>
                <w:szCs w:val="22"/>
              </w:rPr>
            </w:pPr>
            <w:r>
              <w:rPr>
                <w:rFonts w:hint="eastAsia"/>
                <w:color w:val="000000"/>
                <w:sz w:val="22"/>
                <w:szCs w:val="22"/>
                <w:lang w:eastAsia="zh-CN"/>
              </w:rPr>
              <w:t>Silica(am)</w:t>
            </w:r>
          </w:p>
        </w:tc>
        <w:tc>
          <w:tcPr>
            <w:tcW w:w="1420" w:type="pct"/>
            <w:tcBorders>
              <w:top w:val="nil"/>
              <w:bottom w:val="single" w:sz="4" w:space="0" w:color="auto"/>
            </w:tcBorders>
            <w:shd w:val="clear" w:color="auto" w:fill="auto"/>
            <w:noWrap/>
            <w:vAlign w:val="center"/>
          </w:tcPr>
          <w:p w14:paraId="0A9A9FD5" w14:textId="77777777" w:rsidR="00D339BE" w:rsidRPr="00F01A2D" w:rsidRDefault="00D339BE" w:rsidP="009267EC">
            <w:pPr>
              <w:spacing w:before="0" w:after="0"/>
              <w:jc w:val="center"/>
              <w:rPr>
                <w:color w:val="000000"/>
                <w:szCs w:val="24"/>
              </w:rPr>
            </w:pPr>
            <w:r>
              <w:rPr>
                <w:rFonts w:hint="eastAsia"/>
                <w:color w:val="000000"/>
                <w:szCs w:val="24"/>
                <w:lang w:eastAsia="zh-CN"/>
              </w:rPr>
              <w:t>0.0</w:t>
            </w:r>
          </w:p>
        </w:tc>
        <w:tc>
          <w:tcPr>
            <w:tcW w:w="1727" w:type="pct"/>
            <w:tcBorders>
              <w:top w:val="nil"/>
              <w:bottom w:val="single" w:sz="4" w:space="0" w:color="auto"/>
            </w:tcBorders>
            <w:vAlign w:val="center"/>
          </w:tcPr>
          <w:p w14:paraId="68F26C6B" w14:textId="77777777" w:rsidR="00D339BE" w:rsidRPr="00F01A2D" w:rsidRDefault="00D339BE" w:rsidP="009267EC">
            <w:pPr>
              <w:spacing w:before="0" w:after="0"/>
              <w:jc w:val="center"/>
              <w:rPr>
                <w:color w:val="000000"/>
                <w:szCs w:val="24"/>
              </w:rPr>
            </w:pPr>
          </w:p>
        </w:tc>
        <w:tc>
          <w:tcPr>
            <w:tcW w:w="829" w:type="pct"/>
            <w:tcBorders>
              <w:top w:val="nil"/>
              <w:bottom w:val="single" w:sz="4" w:space="0" w:color="auto"/>
            </w:tcBorders>
            <w:shd w:val="clear" w:color="auto" w:fill="auto"/>
            <w:noWrap/>
            <w:vAlign w:val="center"/>
          </w:tcPr>
          <w:p w14:paraId="37362DFF" w14:textId="77777777" w:rsidR="00D339BE" w:rsidRPr="00093B71" w:rsidRDefault="00D339BE" w:rsidP="009267EC">
            <w:pPr>
              <w:spacing w:before="0" w:after="0"/>
              <w:jc w:val="center"/>
              <w:rPr>
                <w:color w:val="000000"/>
                <w:lang w:eastAsia="zh-CN"/>
              </w:rPr>
            </w:pPr>
            <w:r w:rsidRPr="00C10CA6">
              <w:rPr>
                <w:rFonts w:hint="eastAsia"/>
                <w:color w:val="000000"/>
                <w:lang w:eastAsia="zh-CN"/>
              </w:rPr>
              <w:t>[</w:t>
            </w:r>
            <w:r>
              <w:rPr>
                <w:rFonts w:hint="eastAsia"/>
                <w:color w:val="000000"/>
                <w:lang w:eastAsia="zh-CN"/>
              </w:rPr>
              <w:t>m</w:t>
            </w:r>
            <w:r>
              <w:rPr>
                <w:rFonts w:hint="eastAsia"/>
                <w:color w:val="000000"/>
                <w:vertAlign w:val="superscript"/>
                <w:lang w:eastAsia="zh-CN"/>
              </w:rPr>
              <w:t>3</w:t>
            </w:r>
            <w:r w:rsidRPr="00C10CA6">
              <w:rPr>
                <w:color w:val="000000"/>
                <w:lang w:eastAsia="en-CA"/>
              </w:rPr>
              <w:t xml:space="preserve"> </w:t>
            </w:r>
            <w:r>
              <w:rPr>
                <w:rFonts w:hint="eastAsia"/>
                <w:color w:val="000000"/>
                <w:lang w:eastAsia="zh-CN"/>
              </w:rPr>
              <w:t>m</w:t>
            </w:r>
            <w:r w:rsidRPr="00C10CA6">
              <w:rPr>
                <w:color w:val="000000"/>
                <w:vertAlign w:val="superscript"/>
                <w:lang w:eastAsia="en-CA"/>
              </w:rPr>
              <w:t>-</w:t>
            </w:r>
            <w:r>
              <w:rPr>
                <w:rFonts w:hint="eastAsia"/>
                <w:color w:val="000000"/>
                <w:vertAlign w:val="superscript"/>
                <w:lang w:eastAsia="zh-CN"/>
              </w:rPr>
              <w:t>3</w:t>
            </w:r>
            <w:r w:rsidRPr="00C10CA6">
              <w:rPr>
                <w:rFonts w:hint="eastAsia"/>
                <w:color w:val="000000"/>
                <w:lang w:eastAsia="zh-CN"/>
              </w:rPr>
              <w:t>]</w:t>
            </w:r>
          </w:p>
        </w:tc>
      </w:tr>
    </w:tbl>
    <w:p w14:paraId="7BE56977" w14:textId="77777777" w:rsidR="0060798F" w:rsidRDefault="0060798F" w:rsidP="0060798F">
      <w:pPr>
        <w:pStyle w:val="Simpleline"/>
      </w:pPr>
    </w:p>
    <w:p w14:paraId="2B0BEE85" w14:textId="77777777" w:rsidR="00D339BE" w:rsidRPr="00ED3698" w:rsidRDefault="00B3171D" w:rsidP="00D339BE">
      <w:pPr>
        <w:pStyle w:val="Heading4"/>
      </w:pPr>
      <w:bookmarkStart w:id="1083" w:name="_Toc520374792"/>
      <w:r>
        <w:lastRenderedPageBreak/>
        <w:t>Model setup</w:t>
      </w:r>
      <w:bookmarkEnd w:id="1083"/>
    </w:p>
    <w:p w14:paraId="03CA3A90" w14:textId="1EC1560D" w:rsidR="00D339BE" w:rsidRPr="00ED3698" w:rsidRDefault="00D339BE" w:rsidP="00D339BE">
      <w:bookmarkStart w:id="1084" w:name="OLE_LINK5"/>
      <w:r w:rsidRPr="00ED3698">
        <w:t>A 1D model</w:t>
      </w:r>
      <w:r>
        <w:t xml:space="preserve">, </w:t>
      </w:r>
      <w:r w:rsidRPr="00ED3698">
        <w:t>5.0 m in depth</w:t>
      </w:r>
      <w:r w:rsidR="001C2E52">
        <w:t>,</w:t>
      </w:r>
      <w:r w:rsidRPr="00ED3698">
        <w:t xml:space="preserve"> is discretized into 101 control volumes </w:t>
      </w:r>
      <w:r w:rsidRPr="00ED3698">
        <w:rPr>
          <w:lang w:val="en-CA" w:eastAsia="en-CA"/>
        </w:rPr>
        <w:t xml:space="preserve">yielding </w:t>
      </w:r>
      <w:r w:rsidRPr="00ED3698">
        <w:rPr>
          <w:sz w:val="25"/>
          <w:szCs w:val="25"/>
          <w:lang w:val="en-CA" w:eastAsia="en-CA"/>
        </w:rPr>
        <w:t xml:space="preserve">a </w:t>
      </w:r>
      <w:r w:rsidRPr="00ED3698">
        <w:rPr>
          <w:lang w:val="en-CA" w:eastAsia="en-CA"/>
        </w:rPr>
        <w:t xml:space="preserve">discretization </w:t>
      </w:r>
      <w:r w:rsidRPr="00ED3698">
        <w:rPr>
          <w:bCs/>
          <w:szCs w:val="24"/>
          <w:lang w:val="en-CA" w:eastAsia="en-CA"/>
        </w:rPr>
        <w:t>interval</w:t>
      </w:r>
      <w:r w:rsidRPr="00ED3698">
        <w:rPr>
          <w:b/>
          <w:bCs/>
          <w:szCs w:val="24"/>
          <w:lang w:val="en-CA" w:eastAsia="en-CA"/>
        </w:rPr>
        <w:t xml:space="preserve"> </w:t>
      </w:r>
      <w:r w:rsidRPr="00ED3698">
        <w:rPr>
          <w:lang w:val="en-CA" w:eastAsia="en-CA"/>
        </w:rPr>
        <w:t xml:space="preserve">of </w:t>
      </w:r>
      <w:r w:rsidRPr="00ED3698">
        <w:rPr>
          <w:szCs w:val="24"/>
          <w:lang w:val="en-CA" w:eastAsia="en-CA"/>
        </w:rPr>
        <w:t xml:space="preserve">5 </w:t>
      </w:r>
      <w:r w:rsidRPr="00ED3698">
        <w:rPr>
          <w:lang w:val="en-CA" w:eastAsia="en-CA"/>
        </w:rPr>
        <w:t xml:space="preserve">cm for the interior control volumes and </w:t>
      </w:r>
      <w:r>
        <w:rPr>
          <w:szCs w:val="24"/>
          <w:lang w:val="en-CA" w:eastAsia="en-CA"/>
        </w:rPr>
        <w:t xml:space="preserve">2.5 </w:t>
      </w:r>
      <w:r>
        <w:rPr>
          <w:rFonts w:hint="eastAsia"/>
          <w:szCs w:val="24"/>
          <w:lang w:val="en-CA" w:eastAsia="zh-CN"/>
        </w:rPr>
        <w:t>c</w:t>
      </w:r>
      <w:r w:rsidRPr="00ED3698">
        <w:rPr>
          <w:szCs w:val="24"/>
          <w:lang w:val="en-CA" w:eastAsia="en-CA"/>
        </w:rPr>
        <w:t xml:space="preserve">m </w:t>
      </w:r>
      <w:r w:rsidRPr="00ED3698">
        <w:rPr>
          <w:bCs/>
          <w:szCs w:val="24"/>
          <w:lang w:val="en-CA" w:eastAsia="en-CA"/>
        </w:rPr>
        <w:t>for</w:t>
      </w:r>
      <w:r w:rsidRPr="00ED3698">
        <w:rPr>
          <w:b/>
          <w:bCs/>
          <w:szCs w:val="24"/>
          <w:lang w:val="en-CA" w:eastAsia="en-CA"/>
        </w:rPr>
        <w:t xml:space="preserve"> </w:t>
      </w:r>
      <w:r w:rsidRPr="00ED3698">
        <w:rPr>
          <w:lang w:val="en-CA" w:eastAsia="en-CA"/>
        </w:rPr>
        <w:t xml:space="preserve">the control volumes </w:t>
      </w:r>
      <w:r w:rsidRPr="00ED3698">
        <w:rPr>
          <w:szCs w:val="24"/>
          <w:lang w:val="en-CA" w:eastAsia="en-CA"/>
        </w:rPr>
        <w:t xml:space="preserve">on </w:t>
      </w:r>
      <w:r w:rsidRPr="00ED3698">
        <w:rPr>
          <w:lang w:val="en-CA" w:eastAsia="en-CA"/>
        </w:rPr>
        <w:t>the boundary</w:t>
      </w:r>
      <w:r w:rsidR="004474F5">
        <w:rPr>
          <w:b/>
          <w:bCs/>
          <w:szCs w:val="24"/>
          <w:lang w:val="en-CA" w:eastAsia="en-CA"/>
        </w:rPr>
        <w:t xml:space="preserve">.  </w:t>
      </w:r>
      <w:r w:rsidRPr="00ED3698">
        <w:rPr>
          <w:lang w:val="en-CA" w:eastAsia="en-CA"/>
        </w:rPr>
        <w:t xml:space="preserve">Boundary conditions for the flow problem consist of </w:t>
      </w:r>
      <w:r w:rsidRPr="00ED3698">
        <w:rPr>
          <w:sz w:val="25"/>
          <w:szCs w:val="25"/>
          <w:lang w:val="en-CA" w:eastAsia="en-CA"/>
        </w:rPr>
        <w:t xml:space="preserve">a </w:t>
      </w:r>
      <w:r w:rsidRPr="00ED3698">
        <w:t>specified flux boundary at the top of 300 mm y</w:t>
      </w:r>
      <w:r w:rsidR="001C2E52">
        <w:t>r</w:t>
      </w:r>
      <w:r w:rsidRPr="00ED3698">
        <w:rPr>
          <w:vertAlign w:val="superscript"/>
        </w:rPr>
        <w:t>-1</w:t>
      </w:r>
      <w:r w:rsidRPr="00ED3698">
        <w:t xml:space="preserve"> (=9.51</w:t>
      </w:r>
      <w:r w:rsidRPr="007E11F0">
        <w:t>×10</w:t>
      </w:r>
      <w:r w:rsidRPr="007E11F0">
        <w:rPr>
          <w:vertAlign w:val="superscript"/>
        </w:rPr>
        <w:t>-0</w:t>
      </w:r>
      <w:r w:rsidRPr="00D67913">
        <w:rPr>
          <w:vertAlign w:val="superscript"/>
        </w:rPr>
        <w:t>9</w:t>
      </w:r>
      <w:r w:rsidRPr="00ED3698">
        <w:t xml:space="preserve"> m s</w:t>
      </w:r>
      <w:r w:rsidRPr="00ED3698">
        <w:rPr>
          <w:vertAlign w:val="superscript"/>
        </w:rPr>
        <w:t>-1</w:t>
      </w:r>
      <w:r w:rsidRPr="00ED3698">
        <w:t>), which represents recharge, and a fixed head boundary of h = 2.5 m at the bottom boundary</w:t>
      </w:r>
      <w:r w:rsidR="004474F5">
        <w:t xml:space="preserve">.  </w:t>
      </w:r>
      <w:r w:rsidRPr="00ED3698">
        <w:t>These boundary conditions lead</w:t>
      </w:r>
      <w:r w:rsidRPr="00ED3698">
        <w:rPr>
          <w:b/>
          <w:bCs/>
          <w:sz w:val="25"/>
          <w:szCs w:val="25"/>
          <w:lang w:val="en-CA" w:eastAsia="en-CA"/>
        </w:rPr>
        <w:t xml:space="preserve"> </w:t>
      </w:r>
      <w:r w:rsidRPr="00ED3698">
        <w:rPr>
          <w:lang w:val="en-CA" w:eastAsia="en-CA"/>
        </w:rPr>
        <w:t>to the development of an unsaturated zone</w:t>
      </w:r>
      <w:r w:rsidRPr="00ED3698">
        <w:t>, which extends from the surface to a depth of 2.45 m with variable moisture content</w:t>
      </w:r>
      <w:r w:rsidR="004474F5">
        <w:t xml:space="preserve">.  </w:t>
      </w:r>
    </w:p>
    <w:p w14:paraId="00355C6A" w14:textId="500214A7" w:rsidR="00D339BE" w:rsidRPr="00ED3698" w:rsidRDefault="00D339BE" w:rsidP="00D339BE">
      <w:pPr>
        <w:rPr>
          <w:lang w:eastAsia="zh-CN"/>
        </w:rPr>
      </w:pPr>
      <w:r w:rsidRPr="00ED3698">
        <w:t xml:space="preserve">In this </w:t>
      </w:r>
      <w:r w:rsidR="001C2E52">
        <w:t>demonstration example</w:t>
      </w:r>
      <w:r w:rsidRPr="00ED3698">
        <w:t xml:space="preserve">, the intra-aqueous reactions are treated as equilibrium reactions, </w:t>
      </w:r>
      <w:r w:rsidR="001C2E52">
        <w:t>while all</w:t>
      </w:r>
      <w:r w:rsidRPr="00ED3698">
        <w:t xml:space="preserve"> minerals </w:t>
      </w:r>
      <w:r>
        <w:rPr>
          <w:rFonts w:hint="eastAsia"/>
          <w:lang w:eastAsia="zh-CN"/>
        </w:rPr>
        <w:t>are</w:t>
      </w:r>
      <w:r w:rsidRPr="00ED3698">
        <w:t xml:space="preserve"> assumed to be surface-controlled kinetic dissolution-precipitation</w:t>
      </w:r>
      <w:r w:rsidR="004474F5">
        <w:t xml:space="preserve">.  </w:t>
      </w:r>
      <w:r w:rsidRPr="00ED3698">
        <w:t>O</w:t>
      </w:r>
      <w:r w:rsidRPr="00D67913">
        <w:rPr>
          <w:vertAlign w:val="subscript"/>
        </w:rPr>
        <w:t>2</w:t>
      </w:r>
      <w:r w:rsidRPr="00ED3698">
        <w:t>(aq) has been used as the redox master variable</w:t>
      </w:r>
      <w:r w:rsidR="004474F5">
        <w:t xml:space="preserve">.  </w:t>
      </w:r>
      <w:r w:rsidR="00F91027">
        <w:t>1</w:t>
      </w:r>
      <w:r w:rsidRPr="00ED3698">
        <w:t>0 minerals are considered: pyrite, calcite, siderite, gibbsite, gypsum, ferrihydrite, jarosite, k-feldspar, muscovite and silica(am)</w:t>
      </w:r>
      <w:r w:rsidR="004474F5">
        <w:t xml:space="preserve">.  </w:t>
      </w:r>
      <w:r w:rsidRPr="00ED3698">
        <w:t>Detailed kinetic parameters for these minerals can be found in Maye</w:t>
      </w:r>
      <w:r>
        <w:t>r (1999).</w:t>
      </w:r>
    </w:p>
    <w:p w14:paraId="1A270788" w14:textId="5EFAD434" w:rsidR="00D339BE" w:rsidRPr="00ED3698" w:rsidRDefault="00D339BE" w:rsidP="00D339BE">
      <w:r w:rsidRPr="00ED3698">
        <w:t>The</w:t>
      </w:r>
      <w:r>
        <w:rPr>
          <w:rFonts w:hint="eastAsia"/>
          <w:lang w:eastAsia="zh-CN"/>
        </w:rPr>
        <w:t xml:space="preserve"> total chemical compositiosn of the</w:t>
      </w:r>
      <w:r w:rsidRPr="00ED3698">
        <w:t xml:space="preserve"> initial background </w:t>
      </w:r>
      <w:r>
        <w:rPr>
          <w:rFonts w:hint="eastAsia"/>
          <w:lang w:eastAsia="zh-CN"/>
        </w:rPr>
        <w:t xml:space="preserve">pore </w:t>
      </w:r>
      <w:r w:rsidRPr="00ED3698">
        <w:t>water</w:t>
      </w:r>
      <w:r>
        <w:rPr>
          <w:rFonts w:hint="eastAsia"/>
          <w:lang w:eastAsia="zh-CN"/>
        </w:rPr>
        <w:t xml:space="preserve"> (IC)</w:t>
      </w:r>
      <w:r w:rsidRPr="00ED3698">
        <w:t xml:space="preserve"> and the</w:t>
      </w:r>
      <w:r>
        <w:rPr>
          <w:rFonts w:hint="eastAsia"/>
          <w:lang w:eastAsia="zh-CN"/>
        </w:rPr>
        <w:t xml:space="preserve"> inflow solution on the top</w:t>
      </w:r>
      <w:r w:rsidRPr="00ED3698">
        <w:t xml:space="preserve"> boundary (BC)</w:t>
      </w:r>
      <w:r>
        <w:rPr>
          <w:rFonts w:hint="eastAsia"/>
          <w:lang w:eastAsia="zh-CN"/>
        </w:rPr>
        <w:t>, and the initial volume fraction of all minerals</w:t>
      </w:r>
      <w:r w:rsidRPr="00ED3698">
        <w:t xml:space="preserve"> are listed in </w:t>
      </w:r>
      <w:r>
        <w:fldChar w:fldCharType="begin"/>
      </w:r>
      <w:r>
        <w:instrText xml:space="preserve"> REF _Ref355284356 \h  \* MERGEFORMAT </w:instrText>
      </w:r>
      <w:r>
        <w:fldChar w:fldCharType="separate"/>
      </w:r>
      <w:r w:rsidR="00B560DA" w:rsidRPr="00ED3698">
        <w:t xml:space="preserve">Table </w:t>
      </w:r>
      <w:r w:rsidR="00B560DA">
        <w:rPr>
          <w:noProof/>
        </w:rPr>
        <w:t>3.46</w:t>
      </w:r>
      <w:r>
        <w:fldChar w:fldCharType="end"/>
      </w:r>
      <w:r w:rsidR="004474F5">
        <w:t xml:space="preserve">.  </w:t>
      </w:r>
      <w:bookmarkEnd w:id="1084"/>
    </w:p>
    <w:p w14:paraId="6658A8A6" w14:textId="77777777" w:rsidR="0060798F" w:rsidRPr="00ED3698" w:rsidRDefault="0060798F" w:rsidP="0060798F">
      <w:pPr>
        <w:pStyle w:val="Heading4"/>
      </w:pPr>
      <w:bookmarkStart w:id="1085" w:name="_Toc520374793"/>
      <w:r w:rsidRPr="00ED3698">
        <w:t>Parameters</w:t>
      </w:r>
      <w:bookmarkEnd w:id="1085"/>
    </w:p>
    <w:p w14:paraId="724AD202" w14:textId="0ABEB128" w:rsidR="0060798F" w:rsidRDefault="0060798F" w:rsidP="0060798F">
      <w:pPr>
        <w:rPr>
          <w:lang w:eastAsia="zh-CN"/>
        </w:rPr>
      </w:pPr>
      <w:r w:rsidRPr="00ED3698">
        <w:t xml:space="preserve">The physical parameters used for the simulations are summarized in </w:t>
      </w:r>
      <w:r w:rsidR="009C4449">
        <w:fldChar w:fldCharType="begin"/>
      </w:r>
      <w:r w:rsidR="009C4449">
        <w:instrText xml:space="preserve"> REF _Ref355277784 \h  \* MERGEFORMAT </w:instrText>
      </w:r>
      <w:r w:rsidR="009C4449">
        <w:fldChar w:fldCharType="separate"/>
      </w:r>
      <w:r w:rsidR="00B560DA" w:rsidRPr="00ED3698">
        <w:t xml:space="preserve">Table </w:t>
      </w:r>
      <w:r w:rsidR="00B560DA">
        <w:rPr>
          <w:noProof/>
        </w:rPr>
        <w:t>3.47</w:t>
      </w:r>
      <w:r w:rsidR="009C4449">
        <w:fldChar w:fldCharType="end"/>
      </w:r>
      <w:r w:rsidR="004474F5">
        <w:t xml:space="preserve">.  </w:t>
      </w:r>
      <w:r w:rsidRPr="00ED3698">
        <w:t>The free phase diffusion coefficients are representative for oxygen at T = 25</w:t>
      </w:r>
      <w:r w:rsidRPr="00ED3698">
        <w:rPr>
          <w:rFonts w:ascii="Cambria Math" w:hAnsi="Cambria Math" w:cs="Cambria Math"/>
          <w:vertAlign w:val="superscript"/>
        </w:rPr>
        <w:t>∘</w:t>
      </w:r>
      <w:r w:rsidRPr="00ED3698">
        <w:t>C and were taken from the compilation of Glinski and Stepniewski [l985]</w:t>
      </w:r>
      <w:r w:rsidR="004474F5">
        <w:t xml:space="preserve">.  </w:t>
      </w:r>
      <w:r>
        <w:rPr>
          <w:rFonts w:hint="eastAsia"/>
          <w:lang w:eastAsia="zh-CN"/>
        </w:rPr>
        <w:t xml:space="preserve">The </w:t>
      </w:r>
      <w:r w:rsidR="00F91027">
        <w:rPr>
          <w:lang w:eastAsia="zh-CN"/>
        </w:rPr>
        <w:t xml:space="preserve">key </w:t>
      </w:r>
      <w:r>
        <w:rPr>
          <w:rFonts w:hint="eastAsia"/>
          <w:lang w:eastAsia="zh-CN"/>
        </w:rPr>
        <w:t>chemical reaction</w:t>
      </w:r>
      <w:r w:rsidR="00F91027">
        <w:rPr>
          <w:lang w:eastAsia="zh-CN"/>
        </w:rPr>
        <w:t>s</w:t>
      </w:r>
      <w:r>
        <w:rPr>
          <w:rFonts w:hint="eastAsia"/>
          <w:lang w:eastAsia="zh-CN"/>
        </w:rPr>
        <w:t xml:space="preserve"> and kinetic parameters are given in </w:t>
      </w:r>
      <w:r w:rsidR="005F5019">
        <w:rPr>
          <w:lang w:eastAsia="zh-CN"/>
        </w:rPr>
        <w:fldChar w:fldCharType="begin"/>
      </w:r>
      <w:r>
        <w:rPr>
          <w:lang w:eastAsia="zh-CN"/>
        </w:rPr>
        <w:instrText xml:space="preserve"> </w:instrText>
      </w:r>
      <w:r>
        <w:rPr>
          <w:rFonts w:hint="eastAsia"/>
          <w:lang w:eastAsia="zh-CN"/>
        </w:rPr>
        <w:instrText>REF _Ref366664468 \h</w:instrText>
      </w:r>
      <w:r>
        <w:rPr>
          <w:lang w:eastAsia="zh-CN"/>
        </w:rPr>
        <w:instrText xml:space="preserve"> </w:instrText>
      </w:r>
      <w:r w:rsidR="005F5019">
        <w:rPr>
          <w:lang w:eastAsia="zh-CN"/>
        </w:rPr>
      </w:r>
      <w:r w:rsidR="005F5019">
        <w:rPr>
          <w:lang w:eastAsia="zh-CN"/>
        </w:rPr>
        <w:fldChar w:fldCharType="separate"/>
      </w:r>
      <w:r w:rsidR="00B560DA" w:rsidRPr="00ED3698">
        <w:t xml:space="preserve">Table </w:t>
      </w:r>
      <w:r w:rsidR="00B560DA">
        <w:rPr>
          <w:noProof/>
        </w:rPr>
        <w:t>3</w:t>
      </w:r>
      <w:r w:rsidR="00B560DA">
        <w:t>.</w:t>
      </w:r>
      <w:r w:rsidR="00B560DA">
        <w:rPr>
          <w:noProof/>
        </w:rPr>
        <w:t>48</w:t>
      </w:r>
      <w:r w:rsidR="005F5019">
        <w:rPr>
          <w:lang w:eastAsia="zh-CN"/>
        </w:rPr>
        <w:fldChar w:fldCharType="end"/>
      </w:r>
      <w:r>
        <w:rPr>
          <w:rFonts w:hint="eastAsia"/>
          <w:lang w:eastAsia="zh-CN"/>
        </w:rPr>
        <w:t>.</w:t>
      </w:r>
    </w:p>
    <w:p w14:paraId="3B6783BF" w14:textId="77777777" w:rsidR="00F91027" w:rsidRPr="00ED3698" w:rsidRDefault="00F91027" w:rsidP="0060798F">
      <w:pPr>
        <w:rPr>
          <w:lang w:eastAsia="zh-CN"/>
        </w:rPr>
      </w:pPr>
    </w:p>
    <w:p w14:paraId="0D361B52" w14:textId="4CCE0BA9" w:rsidR="0060798F" w:rsidRPr="00ED3698" w:rsidRDefault="0060798F" w:rsidP="0060798F">
      <w:pPr>
        <w:pStyle w:val="StyleCaptionTableCaptionBold"/>
      </w:pPr>
      <w:bookmarkStart w:id="1086" w:name="_Ref355277784"/>
      <w:bookmarkStart w:id="1087" w:name="_Toc520374988"/>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47</w:t>
      </w:r>
      <w:r w:rsidR="00FE1AD3">
        <w:fldChar w:fldCharType="end"/>
      </w:r>
      <w:bookmarkEnd w:id="1086"/>
      <w:r w:rsidR="00535A70">
        <w:t xml:space="preserve">: </w:t>
      </w:r>
      <w:r w:rsidRPr="00ED3698">
        <w:t xml:space="preserve">Physical parameters for </w:t>
      </w:r>
      <w:r w:rsidR="00F91027">
        <w:t>demonstration example</w:t>
      </w:r>
      <w:r w:rsidRPr="00ED3698">
        <w:t xml:space="preserve"> </w:t>
      </w:r>
      <w:r w:rsidRPr="00736490">
        <w:rPr>
          <w:i/>
        </w:rPr>
        <w:t>amd_ex</w:t>
      </w:r>
      <w:bookmarkEnd w:id="1087"/>
    </w:p>
    <w:tbl>
      <w:tblPr>
        <w:tblW w:w="5000" w:type="pct"/>
        <w:tblBorders>
          <w:top w:val="single" w:sz="4" w:space="0" w:color="auto"/>
          <w:bottom w:val="single" w:sz="4" w:space="0" w:color="auto"/>
        </w:tblBorders>
        <w:tblLook w:val="04A0" w:firstRow="1" w:lastRow="0" w:firstColumn="1" w:lastColumn="0" w:noHBand="0" w:noVBand="1"/>
      </w:tblPr>
      <w:tblGrid>
        <w:gridCol w:w="4962"/>
        <w:gridCol w:w="1258"/>
        <w:gridCol w:w="1261"/>
        <w:gridCol w:w="1159"/>
      </w:tblGrid>
      <w:tr w:rsidR="0060798F" w:rsidRPr="00ED3698" w14:paraId="5724AABE" w14:textId="77777777" w:rsidTr="009267EC">
        <w:trPr>
          <w:trHeight w:val="300"/>
        </w:trPr>
        <w:tc>
          <w:tcPr>
            <w:tcW w:w="2802" w:type="pct"/>
            <w:tcBorders>
              <w:bottom w:val="single" w:sz="4" w:space="0" w:color="auto"/>
            </w:tcBorders>
            <w:shd w:val="clear" w:color="auto" w:fill="D9D9D9"/>
            <w:noWrap/>
            <w:vAlign w:val="bottom"/>
            <w:hideMark/>
          </w:tcPr>
          <w:p w14:paraId="6FC2BF99" w14:textId="77777777" w:rsidR="0060798F" w:rsidRPr="00ED3698" w:rsidRDefault="0060798F" w:rsidP="009267EC">
            <w:pPr>
              <w:spacing w:before="0" w:after="0"/>
              <w:rPr>
                <w:b/>
                <w:color w:val="000000"/>
                <w:lang w:eastAsia="en-CA"/>
              </w:rPr>
            </w:pPr>
            <w:r w:rsidRPr="00ED3698">
              <w:rPr>
                <w:b/>
                <w:color w:val="000000"/>
                <w:lang w:eastAsia="en-CA"/>
              </w:rPr>
              <w:t>Parameter</w:t>
            </w:r>
          </w:p>
        </w:tc>
        <w:tc>
          <w:tcPr>
            <w:tcW w:w="751" w:type="pct"/>
            <w:tcBorders>
              <w:bottom w:val="single" w:sz="4" w:space="0" w:color="auto"/>
            </w:tcBorders>
            <w:shd w:val="clear" w:color="auto" w:fill="D9D9D9"/>
            <w:noWrap/>
            <w:vAlign w:val="bottom"/>
            <w:hideMark/>
          </w:tcPr>
          <w:p w14:paraId="1D3D543C" w14:textId="77777777" w:rsidR="0060798F" w:rsidRPr="00ED3698" w:rsidRDefault="0060798F" w:rsidP="009267EC">
            <w:pPr>
              <w:spacing w:before="0" w:after="0"/>
              <w:rPr>
                <w:b/>
                <w:color w:val="000000"/>
                <w:lang w:eastAsia="zh-CN"/>
              </w:rPr>
            </w:pPr>
            <w:r>
              <w:rPr>
                <w:rFonts w:hint="eastAsia"/>
                <w:b/>
                <w:color w:val="000000"/>
                <w:lang w:eastAsia="zh-CN"/>
              </w:rPr>
              <w:t>Symbol</w:t>
            </w:r>
          </w:p>
        </w:tc>
        <w:tc>
          <w:tcPr>
            <w:tcW w:w="753" w:type="pct"/>
            <w:tcBorders>
              <w:bottom w:val="single" w:sz="4" w:space="0" w:color="auto"/>
            </w:tcBorders>
            <w:shd w:val="clear" w:color="auto" w:fill="D9D9D9"/>
          </w:tcPr>
          <w:p w14:paraId="54D53AD1" w14:textId="77777777" w:rsidR="0060798F" w:rsidRPr="00ED3698" w:rsidRDefault="0060798F" w:rsidP="009267EC">
            <w:pPr>
              <w:spacing w:before="0" w:after="0"/>
              <w:rPr>
                <w:b/>
                <w:color w:val="000000"/>
                <w:lang w:eastAsia="en-CA"/>
              </w:rPr>
            </w:pPr>
            <w:r w:rsidRPr="00ED3698">
              <w:rPr>
                <w:b/>
                <w:color w:val="000000"/>
                <w:lang w:eastAsia="en-CA"/>
              </w:rPr>
              <w:t>Value</w:t>
            </w:r>
          </w:p>
        </w:tc>
        <w:tc>
          <w:tcPr>
            <w:tcW w:w="694" w:type="pct"/>
            <w:tcBorders>
              <w:bottom w:val="single" w:sz="4" w:space="0" w:color="auto"/>
            </w:tcBorders>
            <w:shd w:val="clear" w:color="auto" w:fill="D9D9D9"/>
            <w:noWrap/>
            <w:vAlign w:val="bottom"/>
            <w:hideMark/>
          </w:tcPr>
          <w:p w14:paraId="133E4689" w14:textId="77777777" w:rsidR="0060798F" w:rsidRPr="00ED3698" w:rsidRDefault="0060798F" w:rsidP="009267EC">
            <w:pPr>
              <w:spacing w:before="0" w:after="0"/>
              <w:rPr>
                <w:b/>
                <w:color w:val="000000"/>
                <w:lang w:eastAsia="en-CA"/>
              </w:rPr>
            </w:pPr>
            <w:r w:rsidRPr="00FC4488">
              <w:rPr>
                <w:b/>
                <w:color w:val="000000"/>
                <w:lang w:eastAsia="en-CA"/>
              </w:rPr>
              <w:t>Unit</w:t>
            </w:r>
          </w:p>
        </w:tc>
      </w:tr>
      <w:tr w:rsidR="0060798F" w:rsidRPr="00ED3698" w14:paraId="26662276" w14:textId="77777777" w:rsidTr="009267EC">
        <w:trPr>
          <w:trHeight w:val="300"/>
        </w:trPr>
        <w:tc>
          <w:tcPr>
            <w:tcW w:w="2802" w:type="pct"/>
            <w:tcBorders>
              <w:top w:val="single" w:sz="4" w:space="0" w:color="auto"/>
              <w:bottom w:val="nil"/>
            </w:tcBorders>
            <w:shd w:val="clear" w:color="auto" w:fill="auto"/>
            <w:noWrap/>
            <w:vAlign w:val="bottom"/>
            <w:hideMark/>
          </w:tcPr>
          <w:p w14:paraId="34B724F9" w14:textId="77777777" w:rsidR="0060798F" w:rsidRPr="00ED3698" w:rsidRDefault="0060798F" w:rsidP="009267EC">
            <w:pPr>
              <w:spacing w:before="0" w:after="0"/>
              <w:rPr>
                <w:color w:val="000000"/>
                <w:lang w:eastAsia="en-CA"/>
              </w:rPr>
            </w:pPr>
            <w:r w:rsidRPr="00ED3698">
              <w:rPr>
                <w:color w:val="000000"/>
                <w:lang w:eastAsia="en-CA"/>
              </w:rPr>
              <w:t>Length of domain</w:t>
            </w:r>
          </w:p>
        </w:tc>
        <w:tc>
          <w:tcPr>
            <w:tcW w:w="751" w:type="pct"/>
            <w:tcBorders>
              <w:top w:val="single" w:sz="4" w:space="0" w:color="auto"/>
              <w:bottom w:val="nil"/>
            </w:tcBorders>
            <w:shd w:val="clear" w:color="auto" w:fill="auto"/>
            <w:noWrap/>
            <w:vAlign w:val="bottom"/>
            <w:hideMark/>
          </w:tcPr>
          <w:p w14:paraId="71123826" w14:textId="77777777" w:rsidR="0060798F" w:rsidRPr="001C2E52" w:rsidRDefault="0060798F" w:rsidP="009267EC">
            <w:pPr>
              <w:spacing w:before="0" w:after="0"/>
              <w:rPr>
                <w:i/>
                <w:color w:val="000000"/>
                <w:lang w:eastAsia="en-CA"/>
              </w:rPr>
            </w:pPr>
            <w:r w:rsidRPr="001C2E52">
              <w:rPr>
                <w:i/>
                <w:color w:val="000000"/>
                <w:lang w:eastAsia="en-CA"/>
              </w:rPr>
              <w:t>L</w:t>
            </w:r>
          </w:p>
        </w:tc>
        <w:tc>
          <w:tcPr>
            <w:tcW w:w="753" w:type="pct"/>
            <w:tcBorders>
              <w:top w:val="single" w:sz="4" w:space="0" w:color="auto"/>
              <w:bottom w:val="nil"/>
            </w:tcBorders>
          </w:tcPr>
          <w:p w14:paraId="630105E2" w14:textId="77777777" w:rsidR="0060798F" w:rsidRPr="00ED3698" w:rsidRDefault="0060798F" w:rsidP="009267EC">
            <w:pPr>
              <w:spacing w:before="0" w:after="0"/>
              <w:rPr>
                <w:color w:val="000000"/>
                <w:lang w:eastAsia="en-CA"/>
              </w:rPr>
            </w:pPr>
            <w:r w:rsidRPr="00ED3698">
              <w:rPr>
                <w:color w:val="000000"/>
                <w:lang w:eastAsia="en-CA"/>
              </w:rPr>
              <w:t>5.0</w:t>
            </w:r>
          </w:p>
        </w:tc>
        <w:tc>
          <w:tcPr>
            <w:tcW w:w="694" w:type="pct"/>
            <w:tcBorders>
              <w:top w:val="single" w:sz="4" w:space="0" w:color="auto"/>
              <w:bottom w:val="nil"/>
            </w:tcBorders>
            <w:shd w:val="clear" w:color="auto" w:fill="auto"/>
            <w:noWrap/>
            <w:vAlign w:val="bottom"/>
            <w:hideMark/>
          </w:tcPr>
          <w:p w14:paraId="394BA783" w14:textId="77777777" w:rsidR="0060798F" w:rsidRPr="00ED3698" w:rsidRDefault="0060798F" w:rsidP="009267E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60798F" w:rsidRPr="00ED3698" w14:paraId="7DBE76CC" w14:textId="77777777" w:rsidTr="009267EC">
        <w:trPr>
          <w:trHeight w:val="300"/>
        </w:trPr>
        <w:tc>
          <w:tcPr>
            <w:tcW w:w="2802" w:type="pct"/>
            <w:tcBorders>
              <w:top w:val="nil"/>
              <w:bottom w:val="nil"/>
            </w:tcBorders>
            <w:shd w:val="clear" w:color="auto" w:fill="auto"/>
            <w:noWrap/>
            <w:vAlign w:val="bottom"/>
            <w:hideMark/>
          </w:tcPr>
          <w:p w14:paraId="3744C27D" w14:textId="77777777" w:rsidR="0060798F" w:rsidRPr="00ED3698" w:rsidRDefault="0060798F" w:rsidP="009267EC">
            <w:pPr>
              <w:spacing w:before="0" w:after="0"/>
              <w:rPr>
                <w:color w:val="000000"/>
                <w:lang w:eastAsia="en-CA"/>
              </w:rPr>
            </w:pPr>
            <w:r w:rsidRPr="00ED3698">
              <w:rPr>
                <w:color w:val="000000"/>
                <w:lang w:eastAsia="en-CA"/>
              </w:rPr>
              <w:t>Porosity</w:t>
            </w:r>
          </w:p>
        </w:tc>
        <w:tc>
          <w:tcPr>
            <w:tcW w:w="751" w:type="pct"/>
            <w:tcBorders>
              <w:top w:val="nil"/>
              <w:bottom w:val="nil"/>
            </w:tcBorders>
            <w:shd w:val="clear" w:color="auto" w:fill="auto"/>
            <w:noWrap/>
            <w:vAlign w:val="bottom"/>
            <w:hideMark/>
          </w:tcPr>
          <w:p w14:paraId="63E60309" w14:textId="77777777" w:rsidR="0060798F" w:rsidRPr="001C2E52" w:rsidRDefault="0060798F" w:rsidP="009267EC">
            <w:pPr>
              <w:spacing w:before="0" w:after="0"/>
              <w:rPr>
                <w:i/>
                <w:color w:val="000000"/>
                <w:lang w:eastAsia="en-CA"/>
              </w:rPr>
            </w:pPr>
            <w:r w:rsidRPr="001C2E52">
              <w:rPr>
                <w:rFonts w:ascii="Cambria Math" w:hAnsi="Cambria Math" w:cs="Cambria Math"/>
                <w:i/>
                <w:color w:val="000000"/>
                <w:lang w:eastAsia="en-CA"/>
              </w:rPr>
              <w:t>𝜙</w:t>
            </w:r>
          </w:p>
        </w:tc>
        <w:tc>
          <w:tcPr>
            <w:tcW w:w="753" w:type="pct"/>
            <w:tcBorders>
              <w:top w:val="nil"/>
              <w:bottom w:val="nil"/>
            </w:tcBorders>
          </w:tcPr>
          <w:p w14:paraId="0A0F5101" w14:textId="77777777" w:rsidR="0060798F" w:rsidRPr="00ED3698" w:rsidRDefault="0060798F" w:rsidP="009267EC">
            <w:pPr>
              <w:spacing w:before="0" w:after="0"/>
              <w:rPr>
                <w:color w:val="000000"/>
                <w:lang w:eastAsia="en-CA"/>
              </w:rPr>
            </w:pPr>
            <w:r w:rsidRPr="00ED3698">
              <w:rPr>
                <w:color w:val="000000"/>
                <w:lang w:eastAsia="en-CA"/>
              </w:rPr>
              <w:t>0.5</w:t>
            </w:r>
          </w:p>
        </w:tc>
        <w:tc>
          <w:tcPr>
            <w:tcW w:w="694" w:type="pct"/>
            <w:tcBorders>
              <w:top w:val="nil"/>
              <w:bottom w:val="nil"/>
            </w:tcBorders>
            <w:shd w:val="clear" w:color="auto" w:fill="auto"/>
            <w:noWrap/>
            <w:vAlign w:val="bottom"/>
            <w:hideMark/>
          </w:tcPr>
          <w:p w14:paraId="08A359F3" w14:textId="77777777" w:rsidR="0060798F" w:rsidRPr="00ED3698" w:rsidRDefault="0060798F" w:rsidP="009267EC">
            <w:pPr>
              <w:spacing w:before="0" w:after="0"/>
              <w:rPr>
                <w:color w:val="000000"/>
                <w:lang w:eastAsia="zh-CN"/>
              </w:rPr>
            </w:pPr>
            <w:r>
              <w:rPr>
                <w:rFonts w:hint="eastAsia"/>
                <w:color w:val="000000"/>
                <w:lang w:eastAsia="zh-CN"/>
              </w:rPr>
              <w:t>[</w:t>
            </w:r>
            <w:r w:rsidRPr="00ED3698">
              <w:rPr>
                <w:color w:val="000000"/>
                <w:lang w:eastAsia="en-CA"/>
              </w:rPr>
              <w:t>-</w:t>
            </w:r>
            <w:r>
              <w:rPr>
                <w:rFonts w:hint="eastAsia"/>
                <w:color w:val="000000"/>
                <w:lang w:eastAsia="zh-CN"/>
              </w:rPr>
              <w:t>]</w:t>
            </w:r>
          </w:p>
        </w:tc>
      </w:tr>
      <w:tr w:rsidR="0060798F" w:rsidRPr="00ED3698" w14:paraId="68B20AA0" w14:textId="77777777" w:rsidTr="009267EC">
        <w:trPr>
          <w:trHeight w:val="300"/>
        </w:trPr>
        <w:tc>
          <w:tcPr>
            <w:tcW w:w="2802" w:type="pct"/>
            <w:tcBorders>
              <w:top w:val="nil"/>
              <w:bottom w:val="nil"/>
            </w:tcBorders>
            <w:shd w:val="clear" w:color="auto" w:fill="auto"/>
            <w:noWrap/>
            <w:vAlign w:val="bottom"/>
            <w:hideMark/>
          </w:tcPr>
          <w:p w14:paraId="0EE060CE" w14:textId="77777777" w:rsidR="0060798F" w:rsidRPr="00ED3698" w:rsidRDefault="0060798F" w:rsidP="009267EC">
            <w:pPr>
              <w:spacing w:before="0" w:after="0"/>
              <w:rPr>
                <w:color w:val="000000"/>
                <w:lang w:eastAsia="en-CA"/>
              </w:rPr>
            </w:pPr>
            <w:r w:rsidRPr="00ED3698">
              <w:rPr>
                <w:color w:val="000000"/>
                <w:lang w:eastAsia="en-CA"/>
              </w:rPr>
              <w:t>Infiltration rate</w:t>
            </w:r>
          </w:p>
        </w:tc>
        <w:tc>
          <w:tcPr>
            <w:tcW w:w="751" w:type="pct"/>
            <w:tcBorders>
              <w:top w:val="nil"/>
              <w:bottom w:val="nil"/>
            </w:tcBorders>
            <w:shd w:val="clear" w:color="auto" w:fill="auto"/>
            <w:noWrap/>
            <w:vAlign w:val="bottom"/>
            <w:hideMark/>
          </w:tcPr>
          <w:p w14:paraId="50EE7981" w14:textId="77777777" w:rsidR="0060798F" w:rsidRPr="001C2E52" w:rsidRDefault="0060798F" w:rsidP="009267EC">
            <w:pPr>
              <w:spacing w:before="0" w:after="0"/>
              <w:rPr>
                <w:i/>
                <w:color w:val="000000"/>
                <w:lang w:eastAsia="en-CA"/>
              </w:rPr>
            </w:pPr>
            <w:r w:rsidRPr="001C2E52">
              <w:rPr>
                <w:i/>
                <w:color w:val="000000"/>
                <w:lang w:eastAsia="en-CA"/>
              </w:rPr>
              <w:t>q</w:t>
            </w:r>
            <w:r w:rsidRPr="001C2E52">
              <w:rPr>
                <w:i/>
                <w:color w:val="000000"/>
                <w:vertAlign w:val="subscript"/>
                <w:lang w:eastAsia="en-CA"/>
              </w:rPr>
              <w:t>in</w:t>
            </w:r>
          </w:p>
        </w:tc>
        <w:tc>
          <w:tcPr>
            <w:tcW w:w="753" w:type="pct"/>
            <w:tcBorders>
              <w:top w:val="nil"/>
              <w:bottom w:val="nil"/>
            </w:tcBorders>
          </w:tcPr>
          <w:p w14:paraId="67B82C51" w14:textId="77777777" w:rsidR="0060798F" w:rsidRPr="00ED3698" w:rsidRDefault="0060798F" w:rsidP="009267EC">
            <w:pPr>
              <w:spacing w:before="0" w:after="0"/>
              <w:rPr>
                <w:color w:val="000000"/>
                <w:lang w:eastAsia="en-CA"/>
              </w:rPr>
            </w:pPr>
            <w:r w:rsidRPr="00ED3698">
              <w:rPr>
                <w:color w:val="000000"/>
                <w:lang w:eastAsia="en-CA"/>
              </w:rPr>
              <w:t>0.3</w:t>
            </w:r>
          </w:p>
        </w:tc>
        <w:tc>
          <w:tcPr>
            <w:tcW w:w="694" w:type="pct"/>
            <w:tcBorders>
              <w:top w:val="nil"/>
              <w:bottom w:val="nil"/>
            </w:tcBorders>
            <w:shd w:val="clear" w:color="auto" w:fill="auto"/>
            <w:noWrap/>
            <w:vAlign w:val="bottom"/>
            <w:hideMark/>
          </w:tcPr>
          <w:p w14:paraId="1F891331" w14:textId="77777777" w:rsidR="0060798F" w:rsidRPr="008F5EF7" w:rsidRDefault="0060798F" w:rsidP="009267EC">
            <w:pPr>
              <w:spacing w:before="0" w:after="0"/>
              <w:rPr>
                <w:color w:val="000000"/>
                <w:lang w:eastAsia="zh-CN"/>
              </w:rPr>
            </w:pPr>
            <w:r>
              <w:rPr>
                <w:rFonts w:hint="eastAsia"/>
                <w:color w:val="000000"/>
                <w:lang w:eastAsia="zh-CN"/>
              </w:rPr>
              <w:t>[</w:t>
            </w:r>
            <w:r w:rsidRPr="00ED3698">
              <w:rPr>
                <w:color w:val="000000"/>
                <w:lang w:eastAsia="en-CA"/>
              </w:rPr>
              <w:t>m y</w:t>
            </w:r>
            <w:r w:rsidRPr="00ED3698">
              <w:rPr>
                <w:color w:val="000000"/>
                <w:vertAlign w:val="superscript"/>
                <w:lang w:eastAsia="en-CA"/>
              </w:rPr>
              <w:t>-1</w:t>
            </w:r>
            <w:r>
              <w:rPr>
                <w:rFonts w:hint="eastAsia"/>
                <w:color w:val="000000"/>
                <w:lang w:eastAsia="zh-CN"/>
              </w:rPr>
              <w:t>]</w:t>
            </w:r>
          </w:p>
        </w:tc>
      </w:tr>
      <w:tr w:rsidR="0060798F" w:rsidRPr="00ED3698" w14:paraId="151A5555" w14:textId="77777777" w:rsidTr="009267EC">
        <w:trPr>
          <w:trHeight w:val="300"/>
        </w:trPr>
        <w:tc>
          <w:tcPr>
            <w:tcW w:w="2802" w:type="pct"/>
            <w:tcBorders>
              <w:top w:val="nil"/>
              <w:bottom w:val="nil"/>
            </w:tcBorders>
            <w:shd w:val="clear" w:color="auto" w:fill="auto"/>
            <w:noWrap/>
            <w:vAlign w:val="bottom"/>
            <w:hideMark/>
          </w:tcPr>
          <w:p w14:paraId="114E9570" w14:textId="77777777" w:rsidR="0060798F" w:rsidRPr="00ED3698" w:rsidRDefault="0060798F" w:rsidP="009267EC">
            <w:pPr>
              <w:spacing w:before="0" w:after="0"/>
              <w:rPr>
                <w:color w:val="000000"/>
                <w:lang w:eastAsia="en-CA"/>
              </w:rPr>
            </w:pPr>
            <w:r w:rsidRPr="00ED3698">
              <w:rPr>
                <w:color w:val="000000"/>
                <w:lang w:eastAsia="en-CA"/>
              </w:rPr>
              <w:t>Hydraulic conductivity</w:t>
            </w:r>
          </w:p>
        </w:tc>
        <w:tc>
          <w:tcPr>
            <w:tcW w:w="751" w:type="pct"/>
            <w:tcBorders>
              <w:top w:val="nil"/>
              <w:bottom w:val="nil"/>
            </w:tcBorders>
            <w:shd w:val="clear" w:color="auto" w:fill="auto"/>
            <w:noWrap/>
            <w:vAlign w:val="bottom"/>
            <w:hideMark/>
          </w:tcPr>
          <w:p w14:paraId="0EC7A017" w14:textId="77777777" w:rsidR="0060798F" w:rsidRPr="001C2E52" w:rsidRDefault="0060798F" w:rsidP="009267EC">
            <w:pPr>
              <w:spacing w:before="0" w:after="0"/>
              <w:rPr>
                <w:i/>
                <w:color w:val="000000"/>
                <w:lang w:eastAsia="en-CA"/>
              </w:rPr>
            </w:pPr>
            <w:r w:rsidRPr="001C2E52">
              <w:rPr>
                <w:i/>
                <w:color w:val="000000"/>
                <w:lang w:eastAsia="en-CA"/>
              </w:rPr>
              <w:t>K</w:t>
            </w:r>
            <w:r w:rsidRPr="001C2E52">
              <w:rPr>
                <w:i/>
                <w:color w:val="000000"/>
                <w:vertAlign w:val="subscript"/>
                <w:lang w:eastAsia="en-CA"/>
              </w:rPr>
              <w:t>zz</w:t>
            </w:r>
          </w:p>
        </w:tc>
        <w:tc>
          <w:tcPr>
            <w:tcW w:w="753" w:type="pct"/>
            <w:tcBorders>
              <w:top w:val="nil"/>
              <w:bottom w:val="nil"/>
            </w:tcBorders>
          </w:tcPr>
          <w:p w14:paraId="1B5540E3" w14:textId="77777777" w:rsidR="0060798F" w:rsidRPr="00ED3698" w:rsidRDefault="0060798F" w:rsidP="009267EC">
            <w:pPr>
              <w:spacing w:before="0" w:after="0"/>
              <w:rPr>
                <w:color w:val="000000"/>
                <w:lang w:eastAsia="en-CA"/>
              </w:rPr>
            </w:pPr>
            <w:r w:rsidRPr="00ED3698">
              <w:rPr>
                <w:color w:val="000000"/>
                <w:lang w:eastAsia="en-CA"/>
              </w:rPr>
              <w:t>1.0</w:t>
            </w:r>
            <w:r>
              <w:rPr>
                <w:color w:val="000000"/>
                <w:lang w:eastAsia="en-CA"/>
              </w:rPr>
              <w:t>×10</w:t>
            </w:r>
            <w:r w:rsidRPr="00ED3698">
              <w:rPr>
                <w:color w:val="000000"/>
                <w:vertAlign w:val="superscript"/>
                <w:lang w:eastAsia="en-CA"/>
              </w:rPr>
              <w:t>-6</w:t>
            </w:r>
          </w:p>
        </w:tc>
        <w:tc>
          <w:tcPr>
            <w:tcW w:w="694" w:type="pct"/>
            <w:tcBorders>
              <w:top w:val="nil"/>
              <w:bottom w:val="nil"/>
            </w:tcBorders>
            <w:shd w:val="clear" w:color="auto" w:fill="auto"/>
            <w:noWrap/>
            <w:vAlign w:val="bottom"/>
            <w:hideMark/>
          </w:tcPr>
          <w:p w14:paraId="30A71696" w14:textId="77777777" w:rsidR="0060798F" w:rsidRPr="008F5EF7" w:rsidRDefault="0060798F" w:rsidP="009267EC">
            <w:pPr>
              <w:spacing w:before="0" w:after="0"/>
              <w:rPr>
                <w:color w:val="000000"/>
                <w:lang w:eastAsia="zh-CN"/>
              </w:rPr>
            </w:pPr>
            <w:r>
              <w:rPr>
                <w:rFonts w:hint="eastAsia"/>
                <w:color w:val="000000"/>
                <w:lang w:eastAsia="zh-CN"/>
              </w:rPr>
              <w:t>[</w:t>
            </w:r>
            <w:r w:rsidRPr="00ED3698">
              <w:rPr>
                <w:color w:val="000000"/>
                <w:lang w:eastAsia="en-CA"/>
              </w:rPr>
              <w:t>m s</w:t>
            </w:r>
            <w:r w:rsidRPr="00ED3698">
              <w:rPr>
                <w:color w:val="000000"/>
                <w:vertAlign w:val="superscript"/>
                <w:lang w:eastAsia="en-CA"/>
              </w:rPr>
              <w:t>-1</w:t>
            </w:r>
            <w:r>
              <w:rPr>
                <w:rFonts w:hint="eastAsia"/>
                <w:color w:val="000000"/>
                <w:lang w:eastAsia="zh-CN"/>
              </w:rPr>
              <w:t>]</w:t>
            </w:r>
          </w:p>
        </w:tc>
      </w:tr>
      <w:tr w:rsidR="0060798F" w:rsidRPr="00ED3698" w14:paraId="15F10DF5" w14:textId="77777777" w:rsidTr="009267EC">
        <w:trPr>
          <w:trHeight w:val="300"/>
        </w:trPr>
        <w:tc>
          <w:tcPr>
            <w:tcW w:w="2802" w:type="pct"/>
            <w:tcBorders>
              <w:top w:val="nil"/>
              <w:bottom w:val="nil"/>
            </w:tcBorders>
            <w:shd w:val="clear" w:color="auto" w:fill="auto"/>
            <w:noWrap/>
            <w:vAlign w:val="bottom"/>
            <w:hideMark/>
          </w:tcPr>
          <w:p w14:paraId="2E485361" w14:textId="77777777" w:rsidR="0060798F" w:rsidRPr="00ED3698" w:rsidRDefault="0060798F" w:rsidP="009267EC">
            <w:pPr>
              <w:spacing w:before="0" w:after="0"/>
              <w:rPr>
                <w:color w:val="000000"/>
                <w:lang w:eastAsia="en-CA"/>
              </w:rPr>
            </w:pPr>
            <w:r w:rsidRPr="00ED3698">
              <w:rPr>
                <w:color w:val="000000"/>
                <w:lang w:eastAsia="en-CA"/>
              </w:rPr>
              <w:t>Residual saturation</w:t>
            </w:r>
          </w:p>
        </w:tc>
        <w:tc>
          <w:tcPr>
            <w:tcW w:w="751" w:type="pct"/>
            <w:tcBorders>
              <w:top w:val="nil"/>
              <w:bottom w:val="nil"/>
            </w:tcBorders>
            <w:shd w:val="clear" w:color="auto" w:fill="auto"/>
            <w:noWrap/>
            <w:vAlign w:val="bottom"/>
            <w:hideMark/>
          </w:tcPr>
          <w:p w14:paraId="27B37E3E" w14:textId="77777777" w:rsidR="0060798F" w:rsidRPr="001C2E52" w:rsidRDefault="0060798F" w:rsidP="009267EC">
            <w:pPr>
              <w:spacing w:before="0" w:after="0"/>
              <w:rPr>
                <w:i/>
                <w:color w:val="000000"/>
                <w:lang w:eastAsia="en-CA"/>
              </w:rPr>
            </w:pPr>
            <w:r w:rsidRPr="001C2E52">
              <w:rPr>
                <w:i/>
                <w:color w:val="000000"/>
                <w:lang w:eastAsia="en-CA"/>
              </w:rPr>
              <w:t>S</w:t>
            </w:r>
            <w:r w:rsidRPr="001C2E52">
              <w:rPr>
                <w:i/>
                <w:color w:val="000000"/>
                <w:vertAlign w:val="subscript"/>
                <w:lang w:eastAsia="en-CA"/>
              </w:rPr>
              <w:t>ra</w:t>
            </w:r>
          </w:p>
        </w:tc>
        <w:tc>
          <w:tcPr>
            <w:tcW w:w="753" w:type="pct"/>
            <w:tcBorders>
              <w:top w:val="nil"/>
              <w:bottom w:val="nil"/>
            </w:tcBorders>
          </w:tcPr>
          <w:p w14:paraId="2BFEC75F" w14:textId="77777777" w:rsidR="0060798F" w:rsidRPr="00ED3698" w:rsidRDefault="0060798F" w:rsidP="009267EC">
            <w:pPr>
              <w:spacing w:before="0" w:after="0"/>
              <w:rPr>
                <w:color w:val="000000"/>
                <w:lang w:eastAsia="en-CA"/>
              </w:rPr>
            </w:pPr>
            <w:r w:rsidRPr="00ED3698">
              <w:rPr>
                <w:color w:val="000000"/>
                <w:lang w:eastAsia="en-CA"/>
              </w:rPr>
              <w:t>0.05</w:t>
            </w:r>
          </w:p>
        </w:tc>
        <w:tc>
          <w:tcPr>
            <w:tcW w:w="694" w:type="pct"/>
            <w:tcBorders>
              <w:top w:val="nil"/>
              <w:bottom w:val="nil"/>
            </w:tcBorders>
            <w:shd w:val="clear" w:color="auto" w:fill="auto"/>
            <w:noWrap/>
            <w:vAlign w:val="bottom"/>
            <w:hideMark/>
          </w:tcPr>
          <w:p w14:paraId="68335FDA" w14:textId="77777777" w:rsidR="0060798F" w:rsidRPr="00ED3698" w:rsidRDefault="0060798F" w:rsidP="009267EC">
            <w:pPr>
              <w:spacing w:before="0" w:after="0"/>
              <w:rPr>
                <w:color w:val="000000"/>
                <w:lang w:eastAsia="zh-CN"/>
              </w:rPr>
            </w:pPr>
            <w:r>
              <w:rPr>
                <w:rFonts w:hint="eastAsia"/>
                <w:color w:val="000000"/>
                <w:lang w:eastAsia="zh-CN"/>
              </w:rPr>
              <w:t>[-]</w:t>
            </w:r>
          </w:p>
        </w:tc>
      </w:tr>
      <w:tr w:rsidR="0060798F" w:rsidRPr="00ED3698" w14:paraId="4613A6F2" w14:textId="77777777" w:rsidTr="009267EC">
        <w:trPr>
          <w:trHeight w:val="300"/>
        </w:trPr>
        <w:tc>
          <w:tcPr>
            <w:tcW w:w="2802" w:type="pct"/>
            <w:tcBorders>
              <w:top w:val="nil"/>
            </w:tcBorders>
            <w:shd w:val="clear" w:color="auto" w:fill="auto"/>
            <w:noWrap/>
            <w:vAlign w:val="bottom"/>
          </w:tcPr>
          <w:p w14:paraId="5BB128B9" w14:textId="77777777" w:rsidR="0060798F" w:rsidRPr="00ED3698" w:rsidRDefault="0060798F" w:rsidP="009267EC">
            <w:pPr>
              <w:spacing w:before="0" w:after="0"/>
              <w:rPr>
                <w:color w:val="000000"/>
                <w:lang w:eastAsia="zh-CN"/>
              </w:rPr>
            </w:pPr>
            <w:r>
              <w:rPr>
                <w:rFonts w:hint="eastAsia"/>
                <w:color w:val="000000"/>
                <w:lang w:eastAsia="zh-CN"/>
              </w:rPr>
              <w:t xml:space="preserve">van Genuchten parameter </w:t>
            </w:r>
            <w:r w:rsidRPr="00ED3698">
              <w:rPr>
                <w:color w:val="000000"/>
                <w:lang w:eastAsia="en-CA"/>
              </w:rPr>
              <w:t>α</w:t>
            </w:r>
          </w:p>
        </w:tc>
        <w:tc>
          <w:tcPr>
            <w:tcW w:w="751" w:type="pct"/>
            <w:tcBorders>
              <w:top w:val="nil"/>
              <w:bottom w:val="nil"/>
            </w:tcBorders>
            <w:shd w:val="clear" w:color="auto" w:fill="auto"/>
            <w:noWrap/>
            <w:vAlign w:val="bottom"/>
          </w:tcPr>
          <w:p w14:paraId="36742E4E" w14:textId="77777777" w:rsidR="0060798F" w:rsidRPr="001C2E52" w:rsidRDefault="0060798F" w:rsidP="009267EC">
            <w:pPr>
              <w:spacing w:before="0" w:after="0"/>
              <w:rPr>
                <w:i/>
                <w:color w:val="000000"/>
                <w:lang w:eastAsia="en-CA"/>
              </w:rPr>
            </w:pPr>
            <w:r w:rsidRPr="001C2E52">
              <w:rPr>
                <w:i/>
                <w:color w:val="000000"/>
                <w:lang w:eastAsia="en-CA"/>
              </w:rPr>
              <w:t>α</w:t>
            </w:r>
          </w:p>
        </w:tc>
        <w:tc>
          <w:tcPr>
            <w:tcW w:w="753" w:type="pct"/>
            <w:tcBorders>
              <w:top w:val="nil"/>
              <w:bottom w:val="nil"/>
            </w:tcBorders>
          </w:tcPr>
          <w:p w14:paraId="22212BCC" w14:textId="77777777" w:rsidR="0060798F" w:rsidRPr="00ED3698" w:rsidRDefault="0060798F" w:rsidP="009267EC">
            <w:pPr>
              <w:spacing w:before="0" w:after="0"/>
              <w:rPr>
                <w:color w:val="000000"/>
                <w:lang w:eastAsia="en-CA"/>
              </w:rPr>
            </w:pPr>
            <w:r w:rsidRPr="00ED3698">
              <w:rPr>
                <w:color w:val="000000"/>
                <w:lang w:eastAsia="en-CA"/>
              </w:rPr>
              <w:t>3.5</w:t>
            </w:r>
          </w:p>
        </w:tc>
        <w:tc>
          <w:tcPr>
            <w:tcW w:w="694" w:type="pct"/>
            <w:tcBorders>
              <w:top w:val="nil"/>
              <w:bottom w:val="nil"/>
            </w:tcBorders>
            <w:shd w:val="clear" w:color="auto" w:fill="auto"/>
            <w:noWrap/>
            <w:vAlign w:val="bottom"/>
          </w:tcPr>
          <w:p w14:paraId="6D99F332" w14:textId="77777777" w:rsidR="0060798F" w:rsidRPr="00ED3698" w:rsidRDefault="0060798F" w:rsidP="009267EC">
            <w:pPr>
              <w:spacing w:before="0" w:after="0"/>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w:t>
            </w:r>
            <w:r>
              <w:rPr>
                <w:rFonts w:hint="eastAsia"/>
                <w:color w:val="000000"/>
                <w:vertAlign w:val="superscript"/>
                <w:lang w:eastAsia="zh-CN"/>
              </w:rPr>
              <w:t>1</w:t>
            </w:r>
            <w:r>
              <w:rPr>
                <w:rFonts w:hint="eastAsia"/>
                <w:color w:val="000000"/>
                <w:lang w:eastAsia="zh-CN"/>
              </w:rPr>
              <w:t>]</w:t>
            </w:r>
          </w:p>
        </w:tc>
      </w:tr>
      <w:tr w:rsidR="0060798F" w:rsidRPr="00ED3698" w14:paraId="7AF17087" w14:textId="77777777" w:rsidTr="009267EC">
        <w:trPr>
          <w:trHeight w:val="300"/>
        </w:trPr>
        <w:tc>
          <w:tcPr>
            <w:tcW w:w="2802" w:type="pct"/>
            <w:tcBorders>
              <w:bottom w:val="nil"/>
            </w:tcBorders>
            <w:shd w:val="clear" w:color="auto" w:fill="auto"/>
            <w:noWrap/>
            <w:vAlign w:val="bottom"/>
          </w:tcPr>
          <w:p w14:paraId="7AF86D66" w14:textId="77777777" w:rsidR="0060798F" w:rsidRPr="00ED3698" w:rsidRDefault="0060798F" w:rsidP="009267EC">
            <w:pPr>
              <w:spacing w:before="0" w:after="0"/>
              <w:rPr>
                <w:color w:val="000000"/>
                <w:lang w:eastAsia="en-CA"/>
              </w:rPr>
            </w:pPr>
            <w:r>
              <w:rPr>
                <w:rFonts w:hint="eastAsia"/>
                <w:color w:val="000000"/>
                <w:lang w:eastAsia="zh-CN"/>
              </w:rPr>
              <w:t>van Genuchten parameter n</w:t>
            </w:r>
          </w:p>
        </w:tc>
        <w:tc>
          <w:tcPr>
            <w:tcW w:w="751" w:type="pct"/>
            <w:tcBorders>
              <w:top w:val="nil"/>
              <w:bottom w:val="nil"/>
            </w:tcBorders>
            <w:shd w:val="clear" w:color="auto" w:fill="auto"/>
            <w:noWrap/>
            <w:vAlign w:val="bottom"/>
          </w:tcPr>
          <w:p w14:paraId="2789D9F1" w14:textId="77777777" w:rsidR="0060798F" w:rsidRPr="001C2E52" w:rsidRDefault="0060798F" w:rsidP="009267EC">
            <w:pPr>
              <w:spacing w:before="0" w:after="0"/>
              <w:rPr>
                <w:i/>
                <w:color w:val="000000"/>
                <w:lang w:eastAsia="en-CA"/>
              </w:rPr>
            </w:pPr>
            <w:r w:rsidRPr="001C2E52">
              <w:rPr>
                <w:i/>
                <w:color w:val="000000"/>
                <w:lang w:eastAsia="en-CA"/>
              </w:rPr>
              <w:t>n</w:t>
            </w:r>
          </w:p>
        </w:tc>
        <w:tc>
          <w:tcPr>
            <w:tcW w:w="753" w:type="pct"/>
            <w:tcBorders>
              <w:top w:val="nil"/>
              <w:bottom w:val="nil"/>
            </w:tcBorders>
          </w:tcPr>
          <w:p w14:paraId="6E7ABE00" w14:textId="77777777" w:rsidR="0060798F" w:rsidRPr="00ED3698" w:rsidRDefault="0060798F" w:rsidP="009267EC">
            <w:pPr>
              <w:spacing w:before="0" w:after="0"/>
              <w:rPr>
                <w:color w:val="000000"/>
                <w:lang w:eastAsia="en-CA"/>
              </w:rPr>
            </w:pPr>
            <w:r w:rsidRPr="00ED3698">
              <w:rPr>
                <w:color w:val="000000"/>
                <w:lang w:eastAsia="en-CA"/>
              </w:rPr>
              <w:t>1.4</w:t>
            </w:r>
          </w:p>
        </w:tc>
        <w:tc>
          <w:tcPr>
            <w:tcW w:w="694" w:type="pct"/>
            <w:tcBorders>
              <w:top w:val="nil"/>
              <w:bottom w:val="nil"/>
            </w:tcBorders>
            <w:shd w:val="clear" w:color="auto" w:fill="auto"/>
            <w:noWrap/>
            <w:vAlign w:val="bottom"/>
          </w:tcPr>
          <w:p w14:paraId="75D802D4" w14:textId="77777777" w:rsidR="0060798F" w:rsidRPr="00ED3698" w:rsidRDefault="0060798F" w:rsidP="009267EC">
            <w:pPr>
              <w:spacing w:before="0" w:after="0"/>
              <w:rPr>
                <w:color w:val="000000"/>
                <w:lang w:eastAsia="zh-CN"/>
              </w:rPr>
            </w:pPr>
            <w:r>
              <w:rPr>
                <w:rFonts w:hint="eastAsia"/>
                <w:color w:val="000000"/>
                <w:lang w:eastAsia="zh-CN"/>
              </w:rPr>
              <w:t>[-]</w:t>
            </w:r>
          </w:p>
        </w:tc>
      </w:tr>
      <w:tr w:rsidR="0060798F" w:rsidRPr="00ED3698" w14:paraId="540DC9C2" w14:textId="77777777" w:rsidTr="009267EC">
        <w:trPr>
          <w:trHeight w:val="300"/>
        </w:trPr>
        <w:tc>
          <w:tcPr>
            <w:tcW w:w="2802" w:type="pct"/>
            <w:tcBorders>
              <w:top w:val="nil"/>
              <w:bottom w:val="nil"/>
            </w:tcBorders>
            <w:shd w:val="clear" w:color="auto" w:fill="auto"/>
            <w:noWrap/>
            <w:vAlign w:val="bottom"/>
          </w:tcPr>
          <w:p w14:paraId="1B76F271" w14:textId="77777777" w:rsidR="0060798F" w:rsidRPr="00ED3698" w:rsidRDefault="0060798F" w:rsidP="009267EC">
            <w:pPr>
              <w:spacing w:before="0" w:after="0"/>
              <w:rPr>
                <w:color w:val="000000"/>
                <w:lang w:eastAsia="en-CA"/>
              </w:rPr>
            </w:pPr>
            <w:r w:rsidRPr="00ED3698">
              <w:rPr>
                <w:color w:val="000000"/>
                <w:lang w:eastAsia="en-CA"/>
              </w:rPr>
              <w:t>Longitudinal dispersivity</w:t>
            </w:r>
          </w:p>
        </w:tc>
        <w:tc>
          <w:tcPr>
            <w:tcW w:w="751" w:type="pct"/>
            <w:tcBorders>
              <w:top w:val="nil"/>
              <w:bottom w:val="nil"/>
            </w:tcBorders>
            <w:shd w:val="clear" w:color="auto" w:fill="auto"/>
            <w:noWrap/>
            <w:vAlign w:val="bottom"/>
          </w:tcPr>
          <w:p w14:paraId="3D3F9538" w14:textId="77777777" w:rsidR="0060798F" w:rsidRPr="001C2E52" w:rsidRDefault="0060798F" w:rsidP="009267EC">
            <w:pPr>
              <w:spacing w:before="0" w:after="0"/>
              <w:rPr>
                <w:i/>
                <w:color w:val="000000"/>
                <w:lang w:eastAsia="en-CA"/>
              </w:rPr>
            </w:pPr>
            <w:r w:rsidRPr="001C2E52">
              <w:rPr>
                <w:i/>
                <w:color w:val="000000"/>
                <w:lang w:eastAsia="en-CA"/>
              </w:rPr>
              <w:t>α</w:t>
            </w:r>
            <w:r w:rsidRPr="001C2E52">
              <w:rPr>
                <w:i/>
                <w:color w:val="000000"/>
                <w:vertAlign w:val="subscript"/>
                <w:lang w:eastAsia="en-CA"/>
              </w:rPr>
              <w:t>l</w:t>
            </w:r>
          </w:p>
        </w:tc>
        <w:tc>
          <w:tcPr>
            <w:tcW w:w="753" w:type="pct"/>
            <w:tcBorders>
              <w:top w:val="nil"/>
              <w:bottom w:val="nil"/>
            </w:tcBorders>
          </w:tcPr>
          <w:p w14:paraId="4B4C59B6" w14:textId="77777777" w:rsidR="0060798F" w:rsidRPr="00ED3698" w:rsidRDefault="0060798F" w:rsidP="009267EC">
            <w:pPr>
              <w:spacing w:before="0" w:after="0"/>
              <w:rPr>
                <w:color w:val="000000"/>
                <w:lang w:eastAsia="en-CA"/>
              </w:rPr>
            </w:pPr>
            <w:r w:rsidRPr="00ED3698">
              <w:rPr>
                <w:color w:val="000000"/>
                <w:lang w:eastAsia="en-CA"/>
              </w:rPr>
              <w:t>5.0</w:t>
            </w:r>
            <w:r>
              <w:rPr>
                <w:color w:val="000000"/>
                <w:lang w:eastAsia="en-CA"/>
              </w:rPr>
              <w:t>×10</w:t>
            </w:r>
            <w:r w:rsidRPr="00ED3698">
              <w:rPr>
                <w:color w:val="000000"/>
                <w:vertAlign w:val="superscript"/>
                <w:lang w:eastAsia="en-CA"/>
              </w:rPr>
              <w:t>-4</w:t>
            </w:r>
          </w:p>
        </w:tc>
        <w:tc>
          <w:tcPr>
            <w:tcW w:w="694" w:type="pct"/>
            <w:tcBorders>
              <w:top w:val="nil"/>
              <w:bottom w:val="nil"/>
            </w:tcBorders>
            <w:shd w:val="clear" w:color="auto" w:fill="auto"/>
            <w:noWrap/>
            <w:vAlign w:val="bottom"/>
          </w:tcPr>
          <w:p w14:paraId="4B1A8930" w14:textId="77777777" w:rsidR="0060798F" w:rsidRPr="00ED3698" w:rsidRDefault="0060798F" w:rsidP="009267EC">
            <w:pPr>
              <w:spacing w:before="0" w:after="0"/>
              <w:rPr>
                <w:color w:val="000000"/>
                <w:lang w:eastAsia="zh-CN"/>
              </w:rPr>
            </w:pPr>
            <w:r>
              <w:rPr>
                <w:rFonts w:hint="eastAsia"/>
                <w:color w:val="000000"/>
                <w:lang w:eastAsia="zh-CN"/>
              </w:rPr>
              <w:t>[</w:t>
            </w:r>
            <w:r w:rsidRPr="00ED3698">
              <w:rPr>
                <w:color w:val="000000"/>
                <w:lang w:eastAsia="en-CA"/>
              </w:rPr>
              <w:t>m</w:t>
            </w:r>
            <w:r>
              <w:rPr>
                <w:rFonts w:hint="eastAsia"/>
                <w:color w:val="000000"/>
                <w:lang w:eastAsia="zh-CN"/>
              </w:rPr>
              <w:t>]</w:t>
            </w:r>
          </w:p>
        </w:tc>
      </w:tr>
      <w:tr w:rsidR="0060798F" w:rsidRPr="00ED3698" w14:paraId="4F9B2DE0" w14:textId="77777777" w:rsidTr="009267EC">
        <w:trPr>
          <w:trHeight w:val="300"/>
        </w:trPr>
        <w:tc>
          <w:tcPr>
            <w:tcW w:w="2802" w:type="pct"/>
            <w:tcBorders>
              <w:top w:val="nil"/>
              <w:bottom w:val="nil"/>
            </w:tcBorders>
            <w:shd w:val="clear" w:color="auto" w:fill="auto"/>
            <w:noWrap/>
            <w:vAlign w:val="bottom"/>
          </w:tcPr>
          <w:p w14:paraId="3001F0B8" w14:textId="77777777" w:rsidR="0060798F" w:rsidRPr="00ED3698" w:rsidRDefault="0060798F" w:rsidP="009267EC">
            <w:pPr>
              <w:spacing w:before="0" w:after="0"/>
              <w:rPr>
                <w:color w:val="000000"/>
                <w:lang w:eastAsia="en-CA"/>
              </w:rPr>
            </w:pPr>
            <w:r w:rsidRPr="00ED3698">
              <w:rPr>
                <w:color w:val="000000"/>
                <w:lang w:eastAsia="en-CA"/>
              </w:rPr>
              <w:t>Free phase diffusion coefficient in gaseous phase</w:t>
            </w:r>
          </w:p>
        </w:tc>
        <w:tc>
          <w:tcPr>
            <w:tcW w:w="751" w:type="pct"/>
            <w:tcBorders>
              <w:top w:val="nil"/>
              <w:bottom w:val="nil"/>
            </w:tcBorders>
            <w:shd w:val="clear" w:color="auto" w:fill="auto"/>
            <w:noWrap/>
            <w:vAlign w:val="bottom"/>
          </w:tcPr>
          <w:p w14:paraId="557C8322" w14:textId="77777777" w:rsidR="0060798F" w:rsidRPr="001C2E52" w:rsidRDefault="004E7FA7" w:rsidP="001C2E52">
            <w:pPr>
              <w:spacing w:before="0" w:after="0"/>
              <w:rPr>
                <w:i/>
                <w:color w:val="000000"/>
                <w:lang w:eastAsia="en-CA"/>
              </w:rPr>
            </w:pPr>
            <m:oMathPara>
              <m:oMathParaPr>
                <m:jc m:val="left"/>
              </m:oMathParaPr>
              <m:oMath>
                <m:sSubSup>
                  <m:sSubSupPr>
                    <m:ctrlPr>
                      <w:rPr>
                        <w:rFonts w:ascii="Cambria Math" w:hAnsi="Cambria Math"/>
                        <w:i/>
                        <w:color w:val="000000"/>
                        <w:lang w:eastAsia="en-CA"/>
                      </w:rPr>
                    </m:ctrlPr>
                  </m:sSubSupPr>
                  <m:e>
                    <m:r>
                      <w:rPr>
                        <w:rFonts w:ascii="Cambria Math" w:hAnsi="Cambria Math"/>
                        <w:color w:val="000000"/>
                        <w:lang w:eastAsia="en-CA"/>
                      </w:rPr>
                      <m:t>D</m:t>
                    </m:r>
                  </m:e>
                  <m:sub>
                    <m:r>
                      <w:rPr>
                        <w:rFonts w:ascii="Cambria Math" w:hAnsi="Cambria Math"/>
                        <w:color w:val="000000"/>
                        <w:lang w:eastAsia="en-CA"/>
                      </w:rPr>
                      <m:t>0</m:t>
                    </m:r>
                  </m:sub>
                  <m:sup>
                    <m:r>
                      <w:rPr>
                        <w:rFonts w:ascii="Cambria Math" w:hAnsi="Cambria Math"/>
                        <w:color w:val="000000"/>
                        <w:lang w:eastAsia="en-CA"/>
                      </w:rPr>
                      <m:t>g</m:t>
                    </m:r>
                  </m:sup>
                </m:sSubSup>
              </m:oMath>
            </m:oMathPara>
          </w:p>
        </w:tc>
        <w:tc>
          <w:tcPr>
            <w:tcW w:w="753" w:type="pct"/>
            <w:tcBorders>
              <w:top w:val="nil"/>
              <w:bottom w:val="nil"/>
            </w:tcBorders>
          </w:tcPr>
          <w:p w14:paraId="24BF8359" w14:textId="77777777" w:rsidR="0060798F" w:rsidRPr="00ED3698" w:rsidRDefault="0060798F" w:rsidP="009267EC">
            <w:pPr>
              <w:spacing w:before="0" w:after="0"/>
              <w:rPr>
                <w:color w:val="000000"/>
                <w:lang w:eastAsia="en-CA"/>
              </w:rPr>
            </w:pPr>
            <w:r w:rsidRPr="00ED3698">
              <w:rPr>
                <w:color w:val="000000"/>
                <w:lang w:eastAsia="en-CA"/>
              </w:rPr>
              <w:t>2.07</w:t>
            </w:r>
            <w:r>
              <w:rPr>
                <w:color w:val="000000"/>
                <w:lang w:eastAsia="en-CA"/>
              </w:rPr>
              <w:t>×10</w:t>
            </w:r>
            <w:r w:rsidRPr="00ED3698">
              <w:rPr>
                <w:color w:val="000000"/>
                <w:vertAlign w:val="superscript"/>
                <w:lang w:eastAsia="en-CA"/>
              </w:rPr>
              <w:t>-5</w:t>
            </w:r>
          </w:p>
        </w:tc>
        <w:tc>
          <w:tcPr>
            <w:tcW w:w="694" w:type="pct"/>
            <w:tcBorders>
              <w:top w:val="nil"/>
              <w:bottom w:val="nil"/>
            </w:tcBorders>
            <w:shd w:val="clear" w:color="auto" w:fill="auto"/>
            <w:noWrap/>
            <w:vAlign w:val="bottom"/>
          </w:tcPr>
          <w:p w14:paraId="621EB88F" w14:textId="77777777" w:rsidR="0060798F" w:rsidRPr="008F5EF7" w:rsidRDefault="0060798F" w:rsidP="009267EC">
            <w:pPr>
              <w:spacing w:before="0" w:after="0"/>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r w:rsidR="0060798F" w:rsidRPr="00ED3698" w14:paraId="0BB5F46E" w14:textId="77777777" w:rsidTr="009267EC">
        <w:trPr>
          <w:trHeight w:val="300"/>
        </w:trPr>
        <w:tc>
          <w:tcPr>
            <w:tcW w:w="2802" w:type="pct"/>
            <w:tcBorders>
              <w:top w:val="nil"/>
              <w:bottom w:val="single" w:sz="4" w:space="0" w:color="auto"/>
            </w:tcBorders>
            <w:shd w:val="clear" w:color="auto" w:fill="auto"/>
            <w:noWrap/>
            <w:vAlign w:val="bottom"/>
          </w:tcPr>
          <w:p w14:paraId="0F3BC1BF" w14:textId="77777777" w:rsidR="0060798F" w:rsidRPr="00ED3698" w:rsidRDefault="0060798F" w:rsidP="009267EC">
            <w:pPr>
              <w:spacing w:before="0" w:after="0"/>
              <w:rPr>
                <w:color w:val="000000"/>
                <w:lang w:eastAsia="en-CA"/>
              </w:rPr>
            </w:pPr>
            <w:r w:rsidRPr="00ED3698">
              <w:rPr>
                <w:color w:val="000000"/>
                <w:lang w:eastAsia="en-CA"/>
              </w:rPr>
              <w:t>Free phase diffusion coefficient in aqueous phase</w:t>
            </w:r>
          </w:p>
        </w:tc>
        <w:tc>
          <w:tcPr>
            <w:tcW w:w="751" w:type="pct"/>
            <w:tcBorders>
              <w:top w:val="nil"/>
              <w:bottom w:val="single" w:sz="4" w:space="0" w:color="auto"/>
            </w:tcBorders>
            <w:shd w:val="clear" w:color="auto" w:fill="auto"/>
            <w:noWrap/>
            <w:vAlign w:val="bottom"/>
          </w:tcPr>
          <w:p w14:paraId="028467ED" w14:textId="77777777" w:rsidR="0060798F" w:rsidRPr="001C2E52" w:rsidRDefault="004E7FA7" w:rsidP="001C2E52">
            <w:pPr>
              <w:spacing w:before="0" w:after="0"/>
              <w:rPr>
                <w:i/>
                <w:color w:val="000000"/>
                <w:lang w:eastAsia="en-CA"/>
              </w:rPr>
            </w:pPr>
            <m:oMathPara>
              <m:oMathParaPr>
                <m:jc m:val="left"/>
              </m:oMathParaPr>
              <m:oMath>
                <m:sSubSup>
                  <m:sSubSupPr>
                    <m:ctrlPr>
                      <w:rPr>
                        <w:rFonts w:ascii="Cambria Math" w:hAnsi="Cambria Math"/>
                        <w:i/>
                        <w:color w:val="000000"/>
                        <w:lang w:eastAsia="en-CA"/>
                      </w:rPr>
                    </m:ctrlPr>
                  </m:sSubSupPr>
                  <m:e>
                    <m:r>
                      <w:rPr>
                        <w:rFonts w:ascii="Cambria Math" w:hAnsi="Cambria Math"/>
                        <w:color w:val="000000"/>
                        <w:lang w:eastAsia="en-CA"/>
                      </w:rPr>
                      <m:t>D</m:t>
                    </m:r>
                  </m:e>
                  <m:sub>
                    <m:r>
                      <w:rPr>
                        <w:rFonts w:ascii="Cambria Math" w:hAnsi="Cambria Math"/>
                        <w:color w:val="000000"/>
                        <w:lang w:eastAsia="en-CA"/>
                      </w:rPr>
                      <m:t>0</m:t>
                    </m:r>
                  </m:sub>
                  <m:sup>
                    <m:r>
                      <w:rPr>
                        <w:rFonts w:ascii="Cambria Math" w:hAnsi="Cambria Math"/>
                        <w:color w:val="000000"/>
                        <w:lang w:eastAsia="en-CA"/>
                      </w:rPr>
                      <m:t>a</m:t>
                    </m:r>
                  </m:sup>
                </m:sSubSup>
              </m:oMath>
            </m:oMathPara>
          </w:p>
        </w:tc>
        <w:tc>
          <w:tcPr>
            <w:tcW w:w="753" w:type="pct"/>
            <w:tcBorders>
              <w:top w:val="nil"/>
              <w:bottom w:val="single" w:sz="4" w:space="0" w:color="auto"/>
            </w:tcBorders>
          </w:tcPr>
          <w:p w14:paraId="2C9390AB" w14:textId="77777777" w:rsidR="0060798F" w:rsidRPr="00ED3698" w:rsidRDefault="0060798F" w:rsidP="009267EC">
            <w:pPr>
              <w:spacing w:before="0" w:after="0"/>
              <w:rPr>
                <w:color w:val="000000"/>
                <w:lang w:eastAsia="en-CA"/>
              </w:rPr>
            </w:pPr>
            <w:r w:rsidRPr="00ED3698">
              <w:rPr>
                <w:color w:val="000000"/>
                <w:lang w:eastAsia="en-CA"/>
              </w:rPr>
              <w:t>2.38</w:t>
            </w:r>
            <w:r>
              <w:rPr>
                <w:color w:val="000000"/>
                <w:lang w:eastAsia="en-CA"/>
              </w:rPr>
              <w:t>×10</w:t>
            </w:r>
            <w:r w:rsidRPr="00ED3698">
              <w:rPr>
                <w:color w:val="000000"/>
                <w:vertAlign w:val="superscript"/>
                <w:lang w:eastAsia="en-CA"/>
              </w:rPr>
              <w:t>-9</w:t>
            </w:r>
          </w:p>
        </w:tc>
        <w:tc>
          <w:tcPr>
            <w:tcW w:w="694" w:type="pct"/>
            <w:tcBorders>
              <w:top w:val="nil"/>
              <w:bottom w:val="single" w:sz="4" w:space="0" w:color="auto"/>
            </w:tcBorders>
            <w:shd w:val="clear" w:color="auto" w:fill="auto"/>
            <w:noWrap/>
            <w:vAlign w:val="bottom"/>
          </w:tcPr>
          <w:p w14:paraId="3421B1FD" w14:textId="77777777" w:rsidR="0060798F" w:rsidRPr="008F5EF7" w:rsidRDefault="0060798F" w:rsidP="009267EC">
            <w:pPr>
              <w:keepNext/>
              <w:spacing w:before="0" w:after="0"/>
              <w:rPr>
                <w:color w:val="000000"/>
                <w:lang w:eastAsia="zh-CN"/>
              </w:rPr>
            </w:pPr>
            <w:r>
              <w:rPr>
                <w:rFonts w:hint="eastAsia"/>
                <w:color w:val="000000"/>
                <w:lang w:eastAsia="zh-CN"/>
              </w:rPr>
              <w:t>[</w:t>
            </w:r>
            <w:r w:rsidRPr="00ED3698">
              <w:rPr>
                <w:color w:val="000000"/>
                <w:lang w:eastAsia="en-CA"/>
              </w:rPr>
              <w:t>m</w:t>
            </w:r>
            <w:r w:rsidRPr="00ED3698">
              <w:rPr>
                <w:color w:val="000000"/>
                <w:vertAlign w:val="superscript"/>
                <w:lang w:eastAsia="en-CA"/>
              </w:rPr>
              <w:t>-2</w:t>
            </w:r>
            <w:r w:rsidRPr="00ED3698">
              <w:rPr>
                <w:color w:val="000000"/>
                <w:lang w:eastAsia="en-CA"/>
              </w:rPr>
              <w:t xml:space="preserve"> s</w:t>
            </w:r>
            <w:r w:rsidRPr="00ED3698">
              <w:rPr>
                <w:color w:val="000000"/>
                <w:vertAlign w:val="superscript"/>
                <w:lang w:eastAsia="en-CA"/>
              </w:rPr>
              <w:t>-1</w:t>
            </w:r>
            <w:r>
              <w:rPr>
                <w:rFonts w:hint="eastAsia"/>
                <w:color w:val="000000"/>
                <w:lang w:eastAsia="zh-CN"/>
              </w:rPr>
              <w:t>]</w:t>
            </w:r>
          </w:p>
        </w:tc>
      </w:tr>
    </w:tbl>
    <w:p w14:paraId="5E6ED84E" w14:textId="77777777" w:rsidR="0060798F" w:rsidRDefault="0060798F" w:rsidP="0060798F">
      <w:pPr>
        <w:pStyle w:val="Simpleline"/>
        <w:rPr>
          <w:lang w:eastAsia="zh-CN"/>
        </w:rPr>
      </w:pPr>
    </w:p>
    <w:p w14:paraId="5D6D18F4" w14:textId="77777777" w:rsidR="00F91027" w:rsidRDefault="00F91027" w:rsidP="0060798F">
      <w:pPr>
        <w:pStyle w:val="Simpleline"/>
        <w:rPr>
          <w:lang w:eastAsia="zh-CN"/>
        </w:rPr>
      </w:pPr>
    </w:p>
    <w:p w14:paraId="3D6322B4" w14:textId="77777777" w:rsidR="00070CA0" w:rsidRPr="00F867E6" w:rsidRDefault="00070CA0" w:rsidP="00070CA0">
      <w:pPr>
        <w:pStyle w:val="Heading4"/>
        <w:rPr>
          <w:bCs/>
        </w:rPr>
      </w:pPr>
      <w:bookmarkStart w:id="1088" w:name="_Toc520374794"/>
      <w:r w:rsidRPr="00F867E6">
        <w:rPr>
          <w:bCs/>
        </w:rPr>
        <w:t>Results</w:t>
      </w:r>
      <w:bookmarkEnd w:id="1088"/>
    </w:p>
    <w:p w14:paraId="1F3739F8" w14:textId="602F1213" w:rsidR="00070CA0" w:rsidRPr="00ED3698" w:rsidRDefault="00070CA0" w:rsidP="00070CA0">
      <w:r>
        <w:t xml:space="preserve">The simulation </w:t>
      </w:r>
      <w:r w:rsidRPr="00ED3698">
        <w:t xml:space="preserve">results are shown in </w:t>
      </w:r>
      <w:r>
        <w:fldChar w:fldCharType="begin"/>
      </w:r>
      <w:r>
        <w:instrText xml:space="preserve"> REF _Ref355284807 \h  \* MERGEFORMAT </w:instrText>
      </w:r>
      <w:r>
        <w:fldChar w:fldCharType="separate"/>
      </w:r>
      <w:r w:rsidR="00B560DA" w:rsidRPr="00ED3698">
        <w:t xml:space="preserve">Figure </w:t>
      </w:r>
      <w:r w:rsidR="00B560DA">
        <w:rPr>
          <w:noProof/>
        </w:rPr>
        <w:t>3.34</w:t>
      </w:r>
      <w:r>
        <w:fldChar w:fldCharType="end"/>
      </w:r>
      <w:r w:rsidR="004474F5">
        <w:t xml:space="preserve">.  </w:t>
      </w:r>
      <w:r w:rsidRPr="00ED3698">
        <w:t xml:space="preserve">The results indicate a rapid decline of </w:t>
      </w:r>
      <w:r w:rsidRPr="00ED3698">
        <w:lastRenderedPageBreak/>
        <w:t>gaseous oxygen concentrations versus depth</w:t>
      </w:r>
      <w:r w:rsidR="004474F5">
        <w:t xml:space="preserve">.  </w:t>
      </w:r>
      <w:r w:rsidRPr="00ED3698">
        <w:t xml:space="preserve">This is primarily due to the oxidation of pyrite, which becomes depleted in the zone where oxygen is present, as shown in </w:t>
      </w:r>
      <w:r>
        <w:fldChar w:fldCharType="begin"/>
      </w:r>
      <w:r>
        <w:instrText xml:space="preserve"> REF _Ref355284807 \h  \* MERGEFORMAT </w:instrText>
      </w:r>
      <w:r>
        <w:fldChar w:fldCharType="separate"/>
      </w:r>
      <w:r w:rsidR="00B560DA" w:rsidRPr="00ED3698">
        <w:t xml:space="preserve">Figure </w:t>
      </w:r>
      <w:r w:rsidR="00B560DA">
        <w:rPr>
          <w:noProof/>
        </w:rPr>
        <w:t>3.34</w:t>
      </w:r>
      <w:r>
        <w:fldChar w:fldCharType="end"/>
      </w:r>
      <w:r w:rsidRPr="00ED3698">
        <w:t>b</w:t>
      </w:r>
      <w:r w:rsidR="004474F5">
        <w:t xml:space="preserve">.  </w:t>
      </w:r>
      <w:r>
        <w:fldChar w:fldCharType="begin"/>
      </w:r>
      <w:r>
        <w:instrText xml:space="preserve"> REF _Ref355284807 \h  \* MERGEFORMAT </w:instrText>
      </w:r>
      <w:r>
        <w:fldChar w:fldCharType="separate"/>
      </w:r>
      <w:r w:rsidR="00B560DA" w:rsidRPr="00ED3698">
        <w:t xml:space="preserve">Figure </w:t>
      </w:r>
      <w:r w:rsidR="00B560DA">
        <w:rPr>
          <w:noProof/>
        </w:rPr>
        <w:t>3.34</w:t>
      </w:r>
      <w:r>
        <w:fldChar w:fldCharType="end"/>
      </w:r>
      <w:r w:rsidRPr="00ED3698">
        <w:t>a shows a pronounced decrease of pH and pe in the zone of pyrite oxidation</w:t>
      </w:r>
      <w:r w:rsidR="004474F5">
        <w:t xml:space="preserve">.  </w:t>
      </w:r>
      <w:r w:rsidRPr="00ED3698">
        <w:t>The pe decreases rapidly, when oxygen and ferric iron become depleted</w:t>
      </w:r>
      <w:r w:rsidR="004474F5">
        <w:t xml:space="preserve">.  </w:t>
      </w:r>
      <w:r w:rsidRPr="00ED3698">
        <w:t>The stepwise increase of pH at greater depth can be attributed to the dissolution of calcite (pH</w:t>
      </w:r>
      <m:oMath>
        <m:r>
          <w:rPr>
            <w:rFonts w:ascii="Cambria Math" w:hAnsi="Cambria Math"/>
          </w:rPr>
          <m:t>~</m:t>
        </m:r>
      </m:oMath>
      <w:r w:rsidRPr="00ED3698">
        <w:t>6.4), siderite (pH</w:t>
      </w:r>
      <m:oMath>
        <m:r>
          <w:rPr>
            <w:rFonts w:ascii="Cambria Math" w:hAnsi="Cambria Math"/>
          </w:rPr>
          <m:t>~</m:t>
        </m:r>
      </m:oMath>
      <w:r w:rsidRPr="00ED3698">
        <w:t xml:space="preserve"> 4.8) and gibbsite (pH </w:t>
      </w:r>
      <m:oMath>
        <m:r>
          <w:rPr>
            <w:rFonts w:ascii="Cambria Math" w:hAnsi="Cambria Math"/>
          </w:rPr>
          <m:t>~</m:t>
        </m:r>
      </m:oMath>
      <w:r w:rsidRPr="00ED3698">
        <w:t xml:space="preserve"> 4.0), which is depicted in </w:t>
      </w:r>
      <w:r>
        <w:fldChar w:fldCharType="begin"/>
      </w:r>
      <w:r>
        <w:instrText xml:space="preserve"> REF _Ref355284807 \h  \* MERGEFORMAT </w:instrText>
      </w:r>
      <w:r>
        <w:fldChar w:fldCharType="separate"/>
      </w:r>
      <w:r w:rsidR="00B560DA" w:rsidRPr="00ED3698">
        <w:t xml:space="preserve">Figure </w:t>
      </w:r>
      <w:r w:rsidR="00B560DA">
        <w:rPr>
          <w:noProof/>
        </w:rPr>
        <w:t>3.34</w:t>
      </w:r>
      <w:r>
        <w:fldChar w:fldCharType="end"/>
      </w:r>
      <w:r w:rsidRPr="00ED3698">
        <w:t>b)</w:t>
      </w:r>
      <w:r w:rsidR="004474F5">
        <w:t xml:space="preserve">.  </w:t>
      </w:r>
      <w:r w:rsidRPr="00ED3698">
        <w:t>As a result of the dissolution of these primary mineral phases, secondary rninerals such as jarosite, amorphous silica and gypsum form within the column</w:t>
      </w:r>
      <w:r w:rsidR="004474F5">
        <w:t xml:space="preserve">.  </w:t>
      </w:r>
      <w:r w:rsidRPr="00ED3698">
        <w:t xml:space="preserve">After 10 years, elevated concentrations of dissolved iron and sulfate have penetrated deep into the column, as shown in </w:t>
      </w:r>
      <w:r>
        <w:fldChar w:fldCharType="begin"/>
      </w:r>
      <w:r>
        <w:instrText xml:space="preserve"> REF _Ref355284807 \h  \* MERGEFORMAT </w:instrText>
      </w:r>
      <w:r>
        <w:fldChar w:fldCharType="separate"/>
      </w:r>
      <w:r w:rsidR="00B560DA" w:rsidRPr="00ED3698">
        <w:t xml:space="preserve">Figure </w:t>
      </w:r>
      <w:r w:rsidR="00B560DA">
        <w:rPr>
          <w:noProof/>
        </w:rPr>
        <w:t>3.34</w:t>
      </w:r>
      <w:r>
        <w:fldChar w:fldCharType="end"/>
      </w:r>
      <w:r w:rsidRPr="00ED3698">
        <w:t>c</w:t>
      </w:r>
      <w:r w:rsidR="004474F5">
        <w:t xml:space="preserve">.  </w:t>
      </w:r>
      <w:r w:rsidRPr="00ED3698">
        <w:t xml:space="preserve">Ferric iron </w:t>
      </w:r>
      <w:r>
        <w:t>dominates</w:t>
      </w:r>
      <w:r w:rsidRPr="00ED3698">
        <w:t xml:space="preserve"> close to the ground surface where oxidizing conditions prevail, while dissolved ferrous iron dominates below the zone of active oxidation</w:t>
      </w:r>
      <w:r w:rsidR="004474F5">
        <w:t xml:space="preserve">.  </w:t>
      </w:r>
      <w:r w:rsidRPr="00ED3698">
        <w:t xml:space="preserve">The </w:t>
      </w:r>
      <w:r>
        <w:t>demonstration</w:t>
      </w:r>
      <w:r w:rsidRPr="00ED3698">
        <w:t xml:space="preserve"> problem is characterized by steep geochemical gradients in the transition zone from oxic to anoxic conditions and in the zones of pH-buffering due to mineral dissolution.</w:t>
      </w:r>
    </w:p>
    <w:p w14:paraId="24B7AC1F" w14:textId="77777777" w:rsidR="00F91027" w:rsidRDefault="00F91027" w:rsidP="0060798F">
      <w:pPr>
        <w:pStyle w:val="Simpleline"/>
        <w:rPr>
          <w:lang w:eastAsia="zh-CN"/>
        </w:rPr>
      </w:pPr>
    </w:p>
    <w:p w14:paraId="3552F09D" w14:textId="43A48A2D" w:rsidR="0060798F" w:rsidRPr="00AB60F3" w:rsidRDefault="0060798F" w:rsidP="0060798F">
      <w:pPr>
        <w:pStyle w:val="StyleCaptionTableCaptionBold"/>
        <w:rPr>
          <w:lang w:eastAsia="zh-CN"/>
        </w:rPr>
      </w:pPr>
      <w:bookmarkStart w:id="1089" w:name="_Ref366664468"/>
      <w:bookmarkStart w:id="1090" w:name="_Toc520374989"/>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48</w:t>
      </w:r>
      <w:r w:rsidR="00FE1AD3">
        <w:fldChar w:fldCharType="end"/>
      </w:r>
      <w:bookmarkEnd w:id="1089"/>
      <w:r w:rsidR="00535A70">
        <w:t xml:space="preserve">: </w:t>
      </w:r>
      <w:r w:rsidRPr="00AB60F3">
        <w:t xml:space="preserve">Mineral reaction </w:t>
      </w:r>
      <w:r>
        <w:rPr>
          <w:rFonts w:hint="eastAsia"/>
          <w:lang w:eastAsia="zh-CN"/>
        </w:rPr>
        <w:t xml:space="preserve">and kinetic </w:t>
      </w:r>
      <w:r w:rsidRPr="00AB60F3">
        <w:t>parameters</w:t>
      </w:r>
      <w:r>
        <w:rPr>
          <w:rFonts w:hint="eastAsia"/>
          <w:lang w:eastAsia="zh-CN"/>
        </w:rPr>
        <w:t xml:space="preserve"> </w:t>
      </w:r>
      <w:r w:rsidRPr="00ED3698">
        <w:t xml:space="preserve">for </w:t>
      </w:r>
      <w:r w:rsidR="009E3752">
        <w:t>demonstration example</w:t>
      </w:r>
      <w:r w:rsidRPr="00ED3698">
        <w:t xml:space="preserve"> </w:t>
      </w:r>
      <w:r w:rsidRPr="00736490">
        <w:rPr>
          <w:i/>
        </w:rPr>
        <w:t>amd_ex</w:t>
      </w:r>
      <w:bookmarkEnd w:id="1090"/>
    </w:p>
    <w:tbl>
      <w:tblPr>
        <w:tblW w:w="5000" w:type="pct"/>
        <w:tblBorders>
          <w:top w:val="single" w:sz="4" w:space="0" w:color="auto"/>
          <w:bottom w:val="single" w:sz="4" w:space="0" w:color="auto"/>
        </w:tblBorders>
        <w:tblLook w:val="04A0" w:firstRow="1" w:lastRow="0" w:firstColumn="1" w:lastColumn="0" w:noHBand="0" w:noVBand="1"/>
      </w:tblPr>
      <w:tblGrid>
        <w:gridCol w:w="1397"/>
        <w:gridCol w:w="4402"/>
        <w:gridCol w:w="1233"/>
        <w:gridCol w:w="1608"/>
      </w:tblGrid>
      <w:tr w:rsidR="0060798F" w:rsidRPr="001550D8" w14:paraId="2D8E1076" w14:textId="77777777" w:rsidTr="009E3752">
        <w:tc>
          <w:tcPr>
            <w:tcW w:w="789" w:type="pct"/>
            <w:tcBorders>
              <w:bottom w:val="single" w:sz="4" w:space="0" w:color="auto"/>
            </w:tcBorders>
            <w:shd w:val="clear" w:color="auto" w:fill="D9D9D9" w:themeFill="background1" w:themeFillShade="D9"/>
            <w:vAlign w:val="center"/>
          </w:tcPr>
          <w:p w14:paraId="49E57839" w14:textId="77777777" w:rsidR="0060798F" w:rsidRPr="00CE2FE4" w:rsidRDefault="0060798F" w:rsidP="009267EC">
            <w:pPr>
              <w:spacing w:before="0" w:after="0"/>
              <w:ind w:left="318" w:hanging="284"/>
              <w:rPr>
                <w:b/>
              </w:rPr>
            </w:pPr>
            <w:r w:rsidRPr="00CE2FE4">
              <w:rPr>
                <w:b/>
              </w:rPr>
              <w:t>Mineral</w:t>
            </w:r>
          </w:p>
        </w:tc>
        <w:tc>
          <w:tcPr>
            <w:tcW w:w="2554" w:type="pct"/>
            <w:tcBorders>
              <w:bottom w:val="single" w:sz="4" w:space="0" w:color="auto"/>
            </w:tcBorders>
            <w:shd w:val="clear" w:color="auto" w:fill="D9D9D9" w:themeFill="background1" w:themeFillShade="D9"/>
            <w:vAlign w:val="center"/>
          </w:tcPr>
          <w:p w14:paraId="0341FD99" w14:textId="77777777" w:rsidR="0060798F" w:rsidRPr="00CE2FE4" w:rsidRDefault="0060798F" w:rsidP="009267EC">
            <w:pPr>
              <w:spacing w:before="0" w:after="0"/>
              <w:jc w:val="center"/>
              <w:rPr>
                <w:b/>
              </w:rPr>
            </w:pPr>
            <w:r w:rsidRPr="00CE2FE4">
              <w:rPr>
                <w:b/>
              </w:rPr>
              <w:t>Reaction</w:t>
            </w:r>
          </w:p>
        </w:tc>
        <w:tc>
          <w:tcPr>
            <w:tcW w:w="720" w:type="pct"/>
            <w:tcBorders>
              <w:bottom w:val="single" w:sz="4" w:space="0" w:color="auto"/>
            </w:tcBorders>
            <w:shd w:val="clear" w:color="auto" w:fill="D9D9D9" w:themeFill="background1" w:themeFillShade="D9"/>
            <w:vAlign w:val="center"/>
          </w:tcPr>
          <w:p w14:paraId="15AA96B9" w14:textId="77777777" w:rsidR="0060798F" w:rsidRPr="00CE2FE4" w:rsidRDefault="0060798F" w:rsidP="009267EC">
            <w:pPr>
              <w:spacing w:before="0" w:after="0"/>
              <w:jc w:val="center"/>
              <w:rPr>
                <w:b/>
                <w:lang w:eastAsia="zh-CN"/>
              </w:rPr>
            </w:pPr>
            <w:r w:rsidRPr="00CE2FE4">
              <w:rPr>
                <w:b/>
              </w:rPr>
              <w:t>logK</w:t>
            </w:r>
            <w:r w:rsidRPr="00CE2FE4">
              <w:rPr>
                <w:rFonts w:hint="eastAsia"/>
                <w:b/>
                <w:vertAlign w:val="subscript"/>
                <w:lang w:eastAsia="zh-CN"/>
              </w:rPr>
              <w:t>25</w:t>
            </w:r>
          </w:p>
        </w:tc>
        <w:tc>
          <w:tcPr>
            <w:tcW w:w="937" w:type="pct"/>
            <w:tcBorders>
              <w:bottom w:val="single" w:sz="4" w:space="0" w:color="auto"/>
            </w:tcBorders>
            <w:shd w:val="clear" w:color="auto" w:fill="D9D9D9" w:themeFill="background1" w:themeFillShade="D9"/>
            <w:vAlign w:val="center"/>
          </w:tcPr>
          <w:p w14:paraId="4C64FD44" w14:textId="77777777" w:rsidR="0060798F" w:rsidRPr="00640D7B" w:rsidRDefault="004E7FA7" w:rsidP="009267EC">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5955042D" w14:textId="77777777" w:rsidR="0060798F" w:rsidRPr="00CE2FE4" w:rsidRDefault="0060798F" w:rsidP="009E3752">
            <w:pPr>
              <w:spacing w:before="0" w:after="0"/>
              <w:jc w:val="center"/>
              <w:rPr>
                <w:b/>
              </w:rPr>
            </w:pPr>
            <w:r w:rsidRPr="00CE2FE4">
              <w:rPr>
                <w:b/>
              </w:rPr>
              <w:t>[</w:t>
            </w:r>
            <w:r w:rsidR="009E3752">
              <w:rPr>
                <w:b/>
              </w:rPr>
              <w:t>mol</w:t>
            </w:r>
            <w:r w:rsidRPr="00CE2FE4">
              <w:rPr>
                <w:b/>
              </w:rPr>
              <w:t xml:space="preserve"> L</w:t>
            </w:r>
            <w:r w:rsidRPr="00CE2FE4">
              <w:rPr>
                <w:b/>
                <w:vertAlign w:val="superscript"/>
              </w:rPr>
              <w:t>-1</w:t>
            </w:r>
            <w:r w:rsidRPr="00CE2FE4">
              <w:rPr>
                <w:b/>
              </w:rPr>
              <w:t xml:space="preserve"> bulk</w:t>
            </w:r>
            <w:r w:rsidR="009E3752">
              <w:rPr>
                <w:b/>
              </w:rPr>
              <w:t xml:space="preserve"> s</w:t>
            </w:r>
            <w:r w:rsidR="009E3752" w:rsidRPr="009E3752">
              <w:rPr>
                <w:b/>
                <w:vertAlign w:val="superscript"/>
              </w:rPr>
              <w:t>-1</w:t>
            </w:r>
            <w:r w:rsidRPr="00CE2FE4">
              <w:rPr>
                <w:b/>
              </w:rPr>
              <w:t>]</w:t>
            </w:r>
          </w:p>
        </w:tc>
      </w:tr>
      <w:tr w:rsidR="0060798F" w14:paraId="7235631B" w14:textId="77777777" w:rsidTr="009E3752">
        <w:tc>
          <w:tcPr>
            <w:tcW w:w="789" w:type="pct"/>
            <w:tcBorders>
              <w:top w:val="single" w:sz="4" w:space="0" w:color="auto"/>
              <w:bottom w:val="nil"/>
            </w:tcBorders>
            <w:shd w:val="clear" w:color="auto" w:fill="auto"/>
            <w:vAlign w:val="center"/>
          </w:tcPr>
          <w:p w14:paraId="3E1A37BD" w14:textId="77777777" w:rsidR="0060798F" w:rsidRPr="004111D5" w:rsidRDefault="0060798F" w:rsidP="009267EC">
            <w:pPr>
              <w:spacing w:before="0" w:after="0"/>
              <w:ind w:left="318" w:hanging="284"/>
              <w:rPr>
                <w:szCs w:val="24"/>
              </w:rPr>
            </w:pPr>
            <w:r w:rsidRPr="004111D5">
              <w:rPr>
                <w:rFonts w:hint="eastAsia"/>
                <w:color w:val="000000"/>
                <w:szCs w:val="24"/>
                <w:lang w:eastAsia="zh-CN"/>
              </w:rPr>
              <w:t>Pyrite</w:t>
            </w:r>
          </w:p>
        </w:tc>
        <w:tc>
          <w:tcPr>
            <w:tcW w:w="2554" w:type="pct"/>
            <w:tcBorders>
              <w:top w:val="single" w:sz="4" w:space="0" w:color="auto"/>
              <w:bottom w:val="nil"/>
            </w:tcBorders>
            <w:shd w:val="clear" w:color="auto" w:fill="auto"/>
            <w:vAlign w:val="center"/>
          </w:tcPr>
          <w:p w14:paraId="0ED92255" w14:textId="77777777" w:rsidR="0060798F" w:rsidRPr="004111D5" w:rsidRDefault="00F91027" w:rsidP="00F91027">
            <w:pPr>
              <w:spacing w:before="0" w:after="0"/>
              <w:jc w:val="left"/>
              <w:rPr>
                <w:szCs w:val="24"/>
                <w:lang w:val="en-CA" w:eastAsia="zh-CN"/>
              </w:rPr>
            </w:pPr>
            <w:r w:rsidRPr="004111D5">
              <w:rPr>
                <w:rFonts w:eastAsia="Calibri"/>
                <w:szCs w:val="24"/>
                <w:lang w:val="en-CA"/>
              </w:rPr>
              <w:t>Fe</w:t>
            </w:r>
            <w:r w:rsidRPr="004111D5">
              <w:rPr>
                <w:szCs w:val="24"/>
                <w:lang w:val="en-CA" w:eastAsia="zh-CN"/>
              </w:rPr>
              <w:t>S</w:t>
            </w:r>
            <w:r w:rsidRPr="004111D5">
              <w:rPr>
                <w:szCs w:val="24"/>
                <w:vertAlign w:val="subscript"/>
                <w:lang w:val="en-CA" w:eastAsia="zh-CN"/>
              </w:rPr>
              <w:t xml:space="preserve">2 </w:t>
            </w:r>
            <w:r w:rsidRPr="004111D5">
              <w:rPr>
                <w:szCs w:val="24"/>
                <w:lang w:val="en-CA" w:eastAsia="zh-CN"/>
              </w:rPr>
              <w:t>+ H</w:t>
            </w:r>
            <w:r w:rsidRPr="004111D5">
              <w:rPr>
                <w:szCs w:val="24"/>
                <w:vertAlign w:val="subscript"/>
                <w:lang w:val="en-CA" w:eastAsia="zh-CN"/>
              </w:rPr>
              <w:t>2</w:t>
            </w:r>
            <w:r w:rsidRPr="004111D5">
              <w:rPr>
                <w:szCs w:val="24"/>
                <w:lang w:val="en-CA" w:eastAsia="zh-CN"/>
              </w:rPr>
              <w:t>O</w:t>
            </w:r>
            <w:r>
              <w:rPr>
                <w:szCs w:val="24"/>
                <w:lang w:val="en-CA" w:eastAsia="zh-CN"/>
              </w:rPr>
              <w:t xml:space="preserve"> </w:t>
            </w:r>
            <w:r w:rsidRPr="004111D5">
              <w:rPr>
                <w:rFonts w:eastAsia="Calibri"/>
                <w:szCs w:val="24"/>
                <w:lang w:val="en-CA"/>
              </w:rPr>
              <w:t xml:space="preserve">↔ </w:t>
            </w:r>
            <w:r w:rsidR="0060798F" w:rsidRPr="004111D5">
              <w:rPr>
                <w:szCs w:val="24"/>
                <w:lang w:val="en-CA" w:eastAsia="zh-CN"/>
              </w:rPr>
              <w:t>0.5O</w:t>
            </w:r>
            <w:r w:rsidR="0060798F" w:rsidRPr="004111D5">
              <w:rPr>
                <w:szCs w:val="24"/>
                <w:vertAlign w:val="subscript"/>
                <w:lang w:val="en-CA" w:eastAsia="zh-CN"/>
              </w:rPr>
              <w:t>2</w:t>
            </w:r>
            <w:r w:rsidR="0060798F" w:rsidRPr="004111D5">
              <w:rPr>
                <w:szCs w:val="24"/>
                <w:lang w:val="en-CA" w:eastAsia="zh-CN"/>
              </w:rPr>
              <w:t xml:space="preserve">(aq) + </w:t>
            </w:r>
            <w:r w:rsidR="0060798F" w:rsidRPr="004111D5">
              <w:rPr>
                <w:rFonts w:eastAsia="Calibri"/>
                <w:szCs w:val="24"/>
                <w:lang w:val="en-CA"/>
              </w:rPr>
              <w:t>Fe</w:t>
            </w:r>
            <w:r w:rsidR="0060798F" w:rsidRPr="004111D5">
              <w:rPr>
                <w:rFonts w:eastAsia="Calibri"/>
                <w:szCs w:val="24"/>
                <w:vertAlign w:val="superscript"/>
                <w:lang w:val="en-CA"/>
              </w:rPr>
              <w:t xml:space="preserve">2+ </w:t>
            </w:r>
            <w:r w:rsidR="0060798F" w:rsidRPr="004111D5">
              <w:rPr>
                <w:rFonts w:eastAsia="Calibri"/>
                <w:szCs w:val="24"/>
                <w:lang w:val="en-CA"/>
              </w:rPr>
              <w:t xml:space="preserve">+ </w:t>
            </w:r>
            <w:r w:rsidR="0060798F" w:rsidRPr="004111D5">
              <w:rPr>
                <w:szCs w:val="24"/>
                <w:lang w:val="en-CA" w:eastAsia="zh-CN"/>
              </w:rPr>
              <w:t>2HS</w:t>
            </w:r>
            <w:r w:rsidR="0060798F" w:rsidRPr="004111D5">
              <w:rPr>
                <w:rFonts w:eastAsia="Calibri"/>
                <w:szCs w:val="24"/>
                <w:vertAlign w:val="superscript"/>
                <w:lang w:val="en-CA"/>
              </w:rPr>
              <w:t>-</w:t>
            </w:r>
            <w:r w:rsidR="0060798F" w:rsidRPr="004111D5">
              <w:rPr>
                <w:rFonts w:eastAsia="Calibri"/>
                <w:szCs w:val="24"/>
                <w:lang w:val="en-CA"/>
              </w:rPr>
              <w:t xml:space="preserve"> </w:t>
            </w:r>
          </w:p>
        </w:tc>
        <w:tc>
          <w:tcPr>
            <w:tcW w:w="720" w:type="pct"/>
            <w:tcBorders>
              <w:top w:val="single" w:sz="4" w:space="0" w:color="auto"/>
              <w:bottom w:val="nil"/>
            </w:tcBorders>
            <w:shd w:val="clear" w:color="auto" w:fill="auto"/>
            <w:vAlign w:val="center"/>
          </w:tcPr>
          <w:p w14:paraId="3B06D419" w14:textId="77777777" w:rsidR="0060798F" w:rsidRPr="004111D5" w:rsidRDefault="009E3752" w:rsidP="009267EC">
            <w:pPr>
              <w:spacing w:before="0" w:after="0"/>
              <w:jc w:val="center"/>
              <w:rPr>
                <w:szCs w:val="24"/>
                <w:lang w:val="en-CA" w:eastAsia="zh-CN"/>
              </w:rPr>
            </w:pPr>
            <w:r>
              <w:rPr>
                <w:szCs w:val="24"/>
                <w:lang w:val="en-CA" w:eastAsia="zh-CN"/>
              </w:rPr>
              <w:t>-</w:t>
            </w:r>
            <w:r w:rsidR="0060798F" w:rsidRPr="004111D5">
              <w:rPr>
                <w:rFonts w:hint="eastAsia"/>
                <w:szCs w:val="24"/>
                <w:lang w:val="en-CA" w:eastAsia="zh-CN"/>
              </w:rPr>
              <w:t>61.488</w:t>
            </w:r>
          </w:p>
        </w:tc>
        <w:tc>
          <w:tcPr>
            <w:tcW w:w="937" w:type="pct"/>
            <w:tcBorders>
              <w:top w:val="single" w:sz="4" w:space="0" w:color="auto"/>
              <w:bottom w:val="nil"/>
            </w:tcBorders>
            <w:vAlign w:val="center"/>
          </w:tcPr>
          <w:p w14:paraId="100385EC" w14:textId="77777777" w:rsidR="0060798F" w:rsidRPr="004111D5" w:rsidRDefault="0060798F" w:rsidP="009267EC">
            <w:pPr>
              <w:spacing w:before="0" w:after="0"/>
              <w:jc w:val="center"/>
              <w:rPr>
                <w:szCs w:val="24"/>
                <w:lang w:val="en-CA" w:eastAsia="zh-CN"/>
              </w:rPr>
            </w:pPr>
            <w:r w:rsidRPr="004111D5">
              <w:rPr>
                <w:rFonts w:hint="eastAsia"/>
                <w:szCs w:val="24"/>
                <w:lang w:eastAsia="zh-CN"/>
              </w:rPr>
              <w:t>1</w:t>
            </w:r>
            <w:r w:rsidRPr="004111D5">
              <w:rPr>
                <w:szCs w:val="24"/>
              </w:rPr>
              <w:t>.0×10</w:t>
            </w:r>
            <w:r w:rsidRPr="004111D5">
              <w:rPr>
                <w:szCs w:val="24"/>
                <w:vertAlign w:val="superscript"/>
              </w:rPr>
              <w:t>-9</w:t>
            </w:r>
          </w:p>
        </w:tc>
      </w:tr>
      <w:tr w:rsidR="0060798F" w14:paraId="2F050C06" w14:textId="77777777" w:rsidTr="009E3752">
        <w:tc>
          <w:tcPr>
            <w:tcW w:w="789" w:type="pct"/>
            <w:tcBorders>
              <w:top w:val="nil"/>
              <w:bottom w:val="nil"/>
            </w:tcBorders>
            <w:shd w:val="clear" w:color="auto" w:fill="auto"/>
            <w:vAlign w:val="center"/>
          </w:tcPr>
          <w:p w14:paraId="052801BE" w14:textId="77777777" w:rsidR="0060798F" w:rsidRPr="004111D5" w:rsidRDefault="0060798F" w:rsidP="009267EC">
            <w:pPr>
              <w:spacing w:before="0" w:after="0"/>
              <w:ind w:left="318" w:hanging="284"/>
              <w:rPr>
                <w:szCs w:val="24"/>
              </w:rPr>
            </w:pPr>
            <w:r w:rsidRPr="004111D5">
              <w:rPr>
                <w:szCs w:val="24"/>
              </w:rPr>
              <w:t>Calcite</w:t>
            </w:r>
          </w:p>
        </w:tc>
        <w:tc>
          <w:tcPr>
            <w:tcW w:w="2554" w:type="pct"/>
            <w:tcBorders>
              <w:top w:val="nil"/>
              <w:bottom w:val="nil"/>
            </w:tcBorders>
            <w:shd w:val="clear" w:color="auto" w:fill="auto"/>
            <w:vAlign w:val="center"/>
          </w:tcPr>
          <w:p w14:paraId="6AD77E1C" w14:textId="77777777" w:rsidR="0060798F" w:rsidRPr="004111D5" w:rsidRDefault="00F91027" w:rsidP="00F91027">
            <w:pPr>
              <w:spacing w:before="0" w:after="0"/>
              <w:jc w:val="left"/>
              <w:rPr>
                <w:szCs w:val="24"/>
              </w:rPr>
            </w:pPr>
            <w:r w:rsidRPr="004111D5">
              <w:rPr>
                <w:rFonts w:eastAsia="Calibri"/>
                <w:szCs w:val="24"/>
                <w:lang w:val="en-CA"/>
              </w:rPr>
              <w:t>CaCO</w:t>
            </w:r>
            <w:r w:rsidRPr="004111D5">
              <w:rPr>
                <w:rFonts w:eastAsia="Calibri"/>
                <w:szCs w:val="24"/>
                <w:vertAlign w:val="subscript"/>
                <w:lang w:val="en-CA"/>
              </w:rPr>
              <w:t>3</w:t>
            </w:r>
            <w:r>
              <w:rPr>
                <w:rFonts w:eastAsia="Calibri"/>
                <w:szCs w:val="24"/>
                <w:vertAlign w:val="subscript"/>
                <w:lang w:val="en-CA"/>
              </w:rPr>
              <w:t xml:space="preserve"> </w:t>
            </w:r>
            <w:r w:rsidRPr="004111D5">
              <w:rPr>
                <w:rFonts w:eastAsia="Calibri"/>
                <w:szCs w:val="24"/>
                <w:lang w:val="en-CA"/>
              </w:rPr>
              <w:t xml:space="preserve">↔  </w:t>
            </w:r>
            <w:r w:rsidR="0060798F" w:rsidRPr="004111D5">
              <w:rPr>
                <w:rFonts w:eastAsia="Calibri"/>
                <w:szCs w:val="24"/>
                <w:lang w:val="en-CA"/>
              </w:rPr>
              <w:t>Ca</w:t>
            </w:r>
            <w:r w:rsidR="0060798F" w:rsidRPr="004111D5">
              <w:rPr>
                <w:rFonts w:eastAsia="Calibri"/>
                <w:szCs w:val="24"/>
                <w:vertAlign w:val="superscript"/>
                <w:lang w:val="en-CA"/>
              </w:rPr>
              <w:t>2+</w:t>
            </w:r>
            <w:r w:rsidR="0060798F" w:rsidRPr="004111D5">
              <w:rPr>
                <w:rFonts w:eastAsia="Calibri"/>
                <w:szCs w:val="24"/>
                <w:lang w:val="en-CA"/>
              </w:rPr>
              <w:t xml:space="preserve"> + CO</w:t>
            </w:r>
            <w:r w:rsidR="0060798F" w:rsidRPr="004111D5">
              <w:rPr>
                <w:rFonts w:eastAsia="Calibri"/>
                <w:szCs w:val="24"/>
                <w:vertAlign w:val="subscript"/>
                <w:lang w:val="en-CA"/>
              </w:rPr>
              <w:t>3</w:t>
            </w:r>
            <w:r w:rsidR="0060798F" w:rsidRPr="004111D5">
              <w:rPr>
                <w:rFonts w:eastAsia="Calibri"/>
                <w:szCs w:val="24"/>
                <w:vertAlign w:val="superscript"/>
                <w:lang w:val="en-CA"/>
              </w:rPr>
              <w:t xml:space="preserve">2- </w:t>
            </w:r>
          </w:p>
        </w:tc>
        <w:tc>
          <w:tcPr>
            <w:tcW w:w="720" w:type="pct"/>
            <w:tcBorders>
              <w:top w:val="nil"/>
              <w:bottom w:val="nil"/>
            </w:tcBorders>
            <w:shd w:val="clear" w:color="auto" w:fill="auto"/>
            <w:vAlign w:val="center"/>
          </w:tcPr>
          <w:p w14:paraId="680DD8D4" w14:textId="77777777" w:rsidR="0060798F" w:rsidRPr="004111D5" w:rsidRDefault="009E3752" w:rsidP="009267EC">
            <w:pPr>
              <w:spacing w:before="0" w:after="0"/>
              <w:jc w:val="center"/>
              <w:rPr>
                <w:szCs w:val="24"/>
              </w:rPr>
            </w:pPr>
            <w:r>
              <w:rPr>
                <w:szCs w:val="24"/>
              </w:rPr>
              <w:t>-</w:t>
            </w:r>
            <w:r w:rsidR="0060798F" w:rsidRPr="004111D5">
              <w:rPr>
                <w:szCs w:val="24"/>
              </w:rPr>
              <w:t>8.4750</w:t>
            </w:r>
          </w:p>
        </w:tc>
        <w:tc>
          <w:tcPr>
            <w:tcW w:w="937" w:type="pct"/>
            <w:tcBorders>
              <w:top w:val="nil"/>
              <w:bottom w:val="nil"/>
            </w:tcBorders>
            <w:vAlign w:val="center"/>
          </w:tcPr>
          <w:p w14:paraId="76442324" w14:textId="77777777" w:rsidR="0060798F" w:rsidRPr="004111D5" w:rsidRDefault="0060798F" w:rsidP="009267EC">
            <w:pPr>
              <w:spacing w:before="0" w:after="0"/>
              <w:jc w:val="center"/>
              <w:rPr>
                <w:szCs w:val="24"/>
              </w:rPr>
            </w:pPr>
            <w:r w:rsidRPr="004111D5">
              <w:rPr>
                <w:szCs w:val="24"/>
              </w:rPr>
              <w:t>5.0×10</w:t>
            </w:r>
            <w:r w:rsidRPr="004111D5">
              <w:rPr>
                <w:szCs w:val="24"/>
                <w:vertAlign w:val="superscript"/>
              </w:rPr>
              <w:t>-8</w:t>
            </w:r>
          </w:p>
        </w:tc>
      </w:tr>
      <w:tr w:rsidR="0060798F" w14:paraId="31EBCFA2" w14:textId="77777777" w:rsidTr="009E3752">
        <w:tc>
          <w:tcPr>
            <w:tcW w:w="789" w:type="pct"/>
            <w:tcBorders>
              <w:top w:val="nil"/>
            </w:tcBorders>
            <w:shd w:val="clear" w:color="auto" w:fill="auto"/>
            <w:vAlign w:val="center"/>
          </w:tcPr>
          <w:p w14:paraId="6FAB040A" w14:textId="77777777" w:rsidR="0060798F" w:rsidRPr="004111D5" w:rsidRDefault="0060798F" w:rsidP="009267EC">
            <w:pPr>
              <w:spacing w:before="0" w:after="0"/>
              <w:ind w:left="318" w:hanging="284"/>
              <w:rPr>
                <w:szCs w:val="24"/>
              </w:rPr>
            </w:pPr>
            <w:r w:rsidRPr="004111D5">
              <w:rPr>
                <w:szCs w:val="24"/>
              </w:rPr>
              <w:t>Siderite</w:t>
            </w:r>
          </w:p>
        </w:tc>
        <w:tc>
          <w:tcPr>
            <w:tcW w:w="2554" w:type="pct"/>
            <w:tcBorders>
              <w:top w:val="nil"/>
            </w:tcBorders>
            <w:shd w:val="clear" w:color="auto" w:fill="auto"/>
          </w:tcPr>
          <w:p w14:paraId="0EC6E6E0" w14:textId="77777777" w:rsidR="0060798F" w:rsidRPr="004111D5" w:rsidRDefault="00F91027" w:rsidP="00F91027">
            <w:pPr>
              <w:spacing w:before="0" w:after="0"/>
              <w:jc w:val="left"/>
              <w:rPr>
                <w:rFonts w:eastAsia="Calibri"/>
                <w:szCs w:val="24"/>
                <w:lang w:val="en-CA"/>
              </w:rPr>
            </w:pPr>
            <w:r w:rsidRPr="004111D5">
              <w:rPr>
                <w:rFonts w:eastAsia="Calibri"/>
                <w:szCs w:val="24"/>
                <w:lang w:val="en-CA"/>
              </w:rPr>
              <w:t>FeCO</w:t>
            </w:r>
            <w:r w:rsidRPr="004111D5">
              <w:rPr>
                <w:rFonts w:eastAsia="Calibri"/>
                <w:szCs w:val="24"/>
                <w:vertAlign w:val="subscript"/>
                <w:lang w:val="en-CA"/>
              </w:rPr>
              <w:t>3</w:t>
            </w:r>
            <w:r>
              <w:rPr>
                <w:rFonts w:eastAsia="Calibri"/>
                <w:szCs w:val="24"/>
                <w:vertAlign w:val="subscript"/>
                <w:lang w:val="en-CA"/>
              </w:rPr>
              <w:t xml:space="preserve"> </w:t>
            </w:r>
            <w:r w:rsidRPr="004111D5">
              <w:rPr>
                <w:rFonts w:eastAsia="Calibri"/>
                <w:szCs w:val="24"/>
                <w:lang w:val="en-CA"/>
              </w:rPr>
              <w:t xml:space="preserve">↔ </w:t>
            </w:r>
            <w:r w:rsidR="0060798F" w:rsidRPr="004111D5">
              <w:rPr>
                <w:rFonts w:eastAsia="Calibri"/>
                <w:szCs w:val="24"/>
                <w:lang w:val="en-CA"/>
              </w:rPr>
              <w:t>Fe</w:t>
            </w:r>
            <w:r w:rsidR="0060798F" w:rsidRPr="004111D5">
              <w:rPr>
                <w:rFonts w:eastAsia="Calibri"/>
                <w:szCs w:val="24"/>
                <w:vertAlign w:val="superscript"/>
                <w:lang w:val="en-CA"/>
              </w:rPr>
              <w:t xml:space="preserve">2+ </w:t>
            </w:r>
            <w:r w:rsidR="0060798F" w:rsidRPr="004111D5">
              <w:rPr>
                <w:rFonts w:eastAsia="Calibri"/>
                <w:szCs w:val="24"/>
                <w:lang w:val="en-CA"/>
              </w:rPr>
              <w:t>+ CO</w:t>
            </w:r>
            <w:r w:rsidR="0060798F" w:rsidRPr="004111D5">
              <w:rPr>
                <w:rFonts w:eastAsia="Calibri"/>
                <w:szCs w:val="24"/>
                <w:vertAlign w:val="subscript"/>
                <w:lang w:val="en-CA"/>
              </w:rPr>
              <w:t>3</w:t>
            </w:r>
            <w:r w:rsidR="0060798F" w:rsidRPr="004111D5">
              <w:rPr>
                <w:rFonts w:eastAsia="Calibri"/>
                <w:szCs w:val="24"/>
                <w:vertAlign w:val="superscript"/>
                <w:lang w:val="en-CA"/>
              </w:rPr>
              <w:t>2-</w:t>
            </w:r>
            <w:r w:rsidR="0060798F" w:rsidRPr="004111D5">
              <w:rPr>
                <w:rFonts w:eastAsia="Calibri"/>
                <w:szCs w:val="24"/>
                <w:lang w:val="en-CA"/>
              </w:rPr>
              <w:t xml:space="preserve"> </w:t>
            </w:r>
          </w:p>
        </w:tc>
        <w:tc>
          <w:tcPr>
            <w:tcW w:w="720" w:type="pct"/>
            <w:tcBorders>
              <w:top w:val="nil"/>
            </w:tcBorders>
            <w:shd w:val="clear" w:color="auto" w:fill="auto"/>
            <w:vAlign w:val="center"/>
          </w:tcPr>
          <w:p w14:paraId="7F93E0EF" w14:textId="77777777" w:rsidR="0060798F" w:rsidRPr="004111D5" w:rsidRDefault="009E3752" w:rsidP="009267EC">
            <w:pPr>
              <w:spacing w:before="0" w:after="0"/>
              <w:jc w:val="center"/>
              <w:rPr>
                <w:szCs w:val="24"/>
              </w:rPr>
            </w:pPr>
            <w:r>
              <w:rPr>
                <w:szCs w:val="24"/>
              </w:rPr>
              <w:t>-</w:t>
            </w:r>
            <w:r w:rsidR="0060798F" w:rsidRPr="004111D5">
              <w:rPr>
                <w:szCs w:val="24"/>
              </w:rPr>
              <w:t>10.4500</w:t>
            </w:r>
          </w:p>
        </w:tc>
        <w:tc>
          <w:tcPr>
            <w:tcW w:w="937" w:type="pct"/>
            <w:tcBorders>
              <w:top w:val="nil"/>
            </w:tcBorders>
            <w:vAlign w:val="center"/>
          </w:tcPr>
          <w:p w14:paraId="67292E8D" w14:textId="77777777" w:rsidR="0060798F" w:rsidRPr="004111D5" w:rsidRDefault="0060798F" w:rsidP="009267EC">
            <w:pPr>
              <w:spacing w:before="0" w:after="0"/>
              <w:jc w:val="center"/>
              <w:rPr>
                <w:szCs w:val="24"/>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8</w:t>
            </w:r>
          </w:p>
        </w:tc>
      </w:tr>
      <w:tr w:rsidR="0060798F" w14:paraId="767142A4" w14:textId="77777777" w:rsidTr="009E3752">
        <w:tc>
          <w:tcPr>
            <w:tcW w:w="789" w:type="pct"/>
            <w:tcBorders>
              <w:top w:val="nil"/>
            </w:tcBorders>
            <w:shd w:val="clear" w:color="auto" w:fill="auto"/>
            <w:vAlign w:val="center"/>
          </w:tcPr>
          <w:p w14:paraId="3E894FB8" w14:textId="77777777" w:rsidR="0060798F" w:rsidRPr="004111D5" w:rsidRDefault="0060798F" w:rsidP="009267EC">
            <w:pPr>
              <w:spacing w:before="0" w:after="0"/>
              <w:ind w:left="318" w:hanging="284"/>
              <w:rPr>
                <w:szCs w:val="24"/>
              </w:rPr>
            </w:pPr>
            <w:r w:rsidRPr="004111D5">
              <w:rPr>
                <w:szCs w:val="24"/>
              </w:rPr>
              <w:t>Gibbsite</w:t>
            </w:r>
          </w:p>
        </w:tc>
        <w:tc>
          <w:tcPr>
            <w:tcW w:w="2554" w:type="pct"/>
            <w:tcBorders>
              <w:top w:val="nil"/>
            </w:tcBorders>
            <w:shd w:val="clear" w:color="auto" w:fill="auto"/>
            <w:vAlign w:val="center"/>
          </w:tcPr>
          <w:p w14:paraId="34C425D4" w14:textId="77777777" w:rsidR="0060798F" w:rsidRPr="004111D5" w:rsidRDefault="00F91027" w:rsidP="00F91027">
            <w:pPr>
              <w:spacing w:before="0" w:after="0"/>
              <w:jc w:val="left"/>
              <w:rPr>
                <w:rFonts w:eastAsia="Calibri"/>
                <w:szCs w:val="24"/>
                <w:lang w:val="en-CA"/>
              </w:rPr>
            </w:pPr>
            <w:r w:rsidRPr="00F91027">
              <w:rPr>
                <w:rFonts w:eastAsia="Calibri"/>
                <w:szCs w:val="24"/>
                <w:lang w:val="en-CA"/>
              </w:rPr>
              <w:t>Al(OH)</w:t>
            </w:r>
            <w:r w:rsidRPr="00F91027">
              <w:rPr>
                <w:rFonts w:eastAsia="Calibri"/>
                <w:szCs w:val="24"/>
                <w:vertAlign w:val="subscript"/>
                <w:lang w:val="en-CA"/>
              </w:rPr>
              <w:t>3</w:t>
            </w:r>
            <w:r w:rsidRPr="00F91027">
              <w:rPr>
                <w:rFonts w:eastAsia="Calibri"/>
                <w:szCs w:val="24"/>
                <w:lang w:val="en-CA"/>
              </w:rPr>
              <w:t xml:space="preserve"> + 3H</w:t>
            </w:r>
            <w:r w:rsidRPr="004111D5">
              <w:rPr>
                <w:rFonts w:eastAsia="Calibri"/>
                <w:szCs w:val="24"/>
                <w:vertAlign w:val="superscript"/>
                <w:lang w:val="en-CA"/>
              </w:rPr>
              <w:t>+</w:t>
            </w:r>
            <w:r w:rsidRPr="004111D5">
              <w:rPr>
                <w:rFonts w:eastAsia="Calibri"/>
                <w:szCs w:val="24"/>
                <w:lang w:val="en-CA"/>
              </w:rPr>
              <w:t xml:space="preserve"> ↔ </w:t>
            </w:r>
            <w:r w:rsidR="0060798F" w:rsidRPr="004111D5">
              <w:rPr>
                <w:rFonts w:eastAsia="Calibri"/>
                <w:szCs w:val="24"/>
                <w:lang w:val="en-CA"/>
              </w:rPr>
              <w:t>Al</w:t>
            </w:r>
            <w:r w:rsidR="0060798F" w:rsidRPr="004111D5">
              <w:rPr>
                <w:rFonts w:eastAsia="Calibri"/>
                <w:szCs w:val="24"/>
                <w:vertAlign w:val="superscript"/>
                <w:lang w:val="en-CA"/>
              </w:rPr>
              <w:t>3+</w:t>
            </w:r>
            <w:r w:rsidR="0060798F" w:rsidRPr="004111D5">
              <w:rPr>
                <w:rFonts w:eastAsia="Calibri"/>
                <w:szCs w:val="24"/>
                <w:lang w:val="en-CA"/>
              </w:rPr>
              <w:t xml:space="preserve"> + 3H</w:t>
            </w:r>
            <w:r w:rsidR="0060798F" w:rsidRPr="004111D5">
              <w:rPr>
                <w:rFonts w:eastAsia="Calibri"/>
                <w:szCs w:val="24"/>
                <w:vertAlign w:val="subscript"/>
                <w:lang w:val="en-CA"/>
              </w:rPr>
              <w:t>2</w:t>
            </w:r>
            <w:r w:rsidR="0060798F" w:rsidRPr="004111D5">
              <w:rPr>
                <w:rFonts w:eastAsia="Calibri"/>
                <w:szCs w:val="24"/>
                <w:lang w:val="en-CA"/>
              </w:rPr>
              <w:t xml:space="preserve">O </w:t>
            </w:r>
          </w:p>
        </w:tc>
        <w:tc>
          <w:tcPr>
            <w:tcW w:w="720" w:type="pct"/>
            <w:tcBorders>
              <w:top w:val="nil"/>
            </w:tcBorders>
            <w:shd w:val="clear" w:color="auto" w:fill="auto"/>
            <w:vAlign w:val="center"/>
          </w:tcPr>
          <w:p w14:paraId="63EC03A4" w14:textId="77777777" w:rsidR="0060798F" w:rsidRPr="004111D5" w:rsidRDefault="0060798F" w:rsidP="009267EC">
            <w:pPr>
              <w:spacing w:before="0" w:after="0"/>
              <w:jc w:val="center"/>
              <w:rPr>
                <w:szCs w:val="24"/>
              </w:rPr>
            </w:pPr>
            <w:r w:rsidRPr="004111D5">
              <w:rPr>
                <w:szCs w:val="24"/>
              </w:rPr>
              <w:t>8.1100</w:t>
            </w:r>
          </w:p>
        </w:tc>
        <w:tc>
          <w:tcPr>
            <w:tcW w:w="937" w:type="pct"/>
            <w:tcBorders>
              <w:top w:val="nil"/>
            </w:tcBorders>
            <w:vAlign w:val="center"/>
          </w:tcPr>
          <w:p w14:paraId="70548B4F" w14:textId="77777777" w:rsidR="0060798F" w:rsidRPr="004111D5" w:rsidRDefault="0060798F" w:rsidP="009267EC">
            <w:pPr>
              <w:spacing w:before="0" w:after="0"/>
              <w:jc w:val="center"/>
              <w:rPr>
                <w:szCs w:val="24"/>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8</w:t>
            </w:r>
          </w:p>
        </w:tc>
      </w:tr>
      <w:tr w:rsidR="0060798F" w14:paraId="198B5DBD" w14:textId="77777777" w:rsidTr="009E3752">
        <w:tc>
          <w:tcPr>
            <w:tcW w:w="789" w:type="pct"/>
            <w:tcBorders>
              <w:top w:val="nil"/>
            </w:tcBorders>
            <w:shd w:val="clear" w:color="auto" w:fill="auto"/>
            <w:vAlign w:val="center"/>
          </w:tcPr>
          <w:p w14:paraId="721691F9" w14:textId="77777777" w:rsidR="0060798F" w:rsidRPr="004111D5" w:rsidRDefault="0060798F" w:rsidP="009267EC">
            <w:pPr>
              <w:spacing w:before="0" w:after="0"/>
              <w:ind w:left="318" w:hanging="284"/>
              <w:rPr>
                <w:szCs w:val="24"/>
              </w:rPr>
            </w:pPr>
            <w:r w:rsidRPr="004111D5">
              <w:rPr>
                <w:szCs w:val="24"/>
              </w:rPr>
              <w:t>Gypsum</w:t>
            </w:r>
          </w:p>
        </w:tc>
        <w:tc>
          <w:tcPr>
            <w:tcW w:w="2554" w:type="pct"/>
            <w:tcBorders>
              <w:top w:val="nil"/>
            </w:tcBorders>
            <w:shd w:val="clear" w:color="auto" w:fill="auto"/>
            <w:vAlign w:val="center"/>
          </w:tcPr>
          <w:p w14:paraId="66EAFC29" w14:textId="77777777" w:rsidR="0060798F" w:rsidRPr="004111D5" w:rsidRDefault="00F91027" w:rsidP="00F91027">
            <w:pPr>
              <w:spacing w:before="0" w:after="0"/>
              <w:jc w:val="left"/>
              <w:rPr>
                <w:szCs w:val="24"/>
              </w:rPr>
            </w:pPr>
            <w:r w:rsidRPr="004111D5">
              <w:rPr>
                <w:rFonts w:eastAsia="Calibri"/>
                <w:szCs w:val="24"/>
                <w:lang w:val="en-CA"/>
              </w:rPr>
              <w:t>CaSO</w:t>
            </w:r>
            <w:r w:rsidRPr="004111D5">
              <w:rPr>
                <w:rFonts w:eastAsia="Calibri"/>
                <w:szCs w:val="24"/>
                <w:vertAlign w:val="subscript"/>
                <w:lang w:val="en-CA"/>
              </w:rPr>
              <w:t>4</w:t>
            </w:r>
            <w:r w:rsidRPr="004111D5">
              <w:rPr>
                <w:rFonts w:eastAsia="Calibri"/>
                <w:szCs w:val="24"/>
                <w:lang w:val="en-CA"/>
              </w:rPr>
              <w:t>:2H</w:t>
            </w:r>
            <w:r w:rsidRPr="004111D5">
              <w:rPr>
                <w:rFonts w:eastAsia="Calibri"/>
                <w:szCs w:val="24"/>
                <w:vertAlign w:val="subscript"/>
                <w:lang w:val="en-CA"/>
              </w:rPr>
              <w:t>2</w:t>
            </w:r>
            <w:r w:rsidRPr="004111D5">
              <w:rPr>
                <w:rFonts w:eastAsia="Calibri"/>
                <w:szCs w:val="24"/>
                <w:lang w:val="en-CA"/>
              </w:rPr>
              <w:t>O ↔</w:t>
            </w:r>
            <w:r>
              <w:rPr>
                <w:rFonts w:eastAsia="Calibri"/>
                <w:szCs w:val="24"/>
                <w:lang w:val="en-CA"/>
              </w:rPr>
              <w:t xml:space="preserve"> </w:t>
            </w:r>
            <w:r w:rsidR="0060798F" w:rsidRPr="004111D5">
              <w:rPr>
                <w:rFonts w:eastAsia="Calibri"/>
                <w:szCs w:val="24"/>
                <w:lang w:val="en-CA"/>
              </w:rPr>
              <w:t>Ca</w:t>
            </w:r>
            <w:r w:rsidR="0060798F" w:rsidRPr="004111D5">
              <w:rPr>
                <w:rFonts w:eastAsia="Calibri"/>
                <w:szCs w:val="24"/>
                <w:vertAlign w:val="superscript"/>
                <w:lang w:val="en-CA"/>
              </w:rPr>
              <w:t>2+</w:t>
            </w:r>
            <w:r w:rsidR="0060798F" w:rsidRPr="004111D5">
              <w:rPr>
                <w:rFonts w:eastAsia="Calibri"/>
                <w:szCs w:val="24"/>
                <w:lang w:val="en-CA"/>
              </w:rPr>
              <w:t xml:space="preserve"> + SO</w:t>
            </w:r>
            <w:r w:rsidR="0060798F" w:rsidRPr="004111D5">
              <w:rPr>
                <w:rFonts w:eastAsia="Calibri"/>
                <w:szCs w:val="24"/>
                <w:vertAlign w:val="subscript"/>
                <w:lang w:val="en-CA"/>
              </w:rPr>
              <w:t>4</w:t>
            </w:r>
            <w:r w:rsidR="0060798F" w:rsidRPr="004111D5">
              <w:rPr>
                <w:rFonts w:eastAsia="Calibri"/>
                <w:szCs w:val="24"/>
                <w:vertAlign w:val="superscript"/>
                <w:lang w:val="en-CA"/>
              </w:rPr>
              <w:t>2-</w:t>
            </w:r>
            <w:r w:rsidR="0060798F" w:rsidRPr="004111D5">
              <w:rPr>
                <w:rFonts w:eastAsia="Calibri"/>
                <w:szCs w:val="24"/>
                <w:lang w:val="en-CA"/>
              </w:rPr>
              <w:t xml:space="preserve"> + 2H</w:t>
            </w:r>
            <w:r w:rsidR="0060798F" w:rsidRPr="004111D5">
              <w:rPr>
                <w:rFonts w:eastAsia="Calibri"/>
                <w:szCs w:val="24"/>
                <w:vertAlign w:val="subscript"/>
                <w:lang w:val="en-CA"/>
              </w:rPr>
              <w:t>2</w:t>
            </w:r>
            <w:r w:rsidR="0060798F" w:rsidRPr="004111D5">
              <w:rPr>
                <w:rFonts w:eastAsia="Calibri"/>
                <w:szCs w:val="24"/>
                <w:lang w:val="en-CA"/>
              </w:rPr>
              <w:t xml:space="preserve">O </w:t>
            </w:r>
          </w:p>
        </w:tc>
        <w:tc>
          <w:tcPr>
            <w:tcW w:w="720" w:type="pct"/>
            <w:tcBorders>
              <w:top w:val="nil"/>
            </w:tcBorders>
            <w:shd w:val="clear" w:color="auto" w:fill="auto"/>
            <w:vAlign w:val="center"/>
          </w:tcPr>
          <w:p w14:paraId="5FD890BA" w14:textId="77777777" w:rsidR="0060798F" w:rsidRPr="004111D5" w:rsidRDefault="009E3752" w:rsidP="009267EC">
            <w:pPr>
              <w:spacing w:before="0" w:after="0"/>
              <w:jc w:val="center"/>
              <w:rPr>
                <w:szCs w:val="24"/>
              </w:rPr>
            </w:pPr>
            <w:r>
              <w:rPr>
                <w:szCs w:val="24"/>
              </w:rPr>
              <w:t>-</w:t>
            </w:r>
            <w:r w:rsidR="0060798F" w:rsidRPr="004111D5">
              <w:rPr>
                <w:szCs w:val="24"/>
              </w:rPr>
              <w:t>4.5800</w:t>
            </w:r>
          </w:p>
        </w:tc>
        <w:tc>
          <w:tcPr>
            <w:tcW w:w="937" w:type="pct"/>
            <w:tcBorders>
              <w:top w:val="nil"/>
            </w:tcBorders>
            <w:vAlign w:val="center"/>
          </w:tcPr>
          <w:p w14:paraId="123515A0" w14:textId="77777777" w:rsidR="0060798F" w:rsidRPr="004111D5" w:rsidRDefault="0060798F" w:rsidP="009267EC">
            <w:pPr>
              <w:spacing w:before="0" w:after="0"/>
              <w:jc w:val="center"/>
              <w:rPr>
                <w:szCs w:val="24"/>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7</w:t>
            </w:r>
          </w:p>
        </w:tc>
      </w:tr>
      <w:tr w:rsidR="0060798F" w14:paraId="78699CAC" w14:textId="77777777" w:rsidTr="009E3752">
        <w:tc>
          <w:tcPr>
            <w:tcW w:w="789" w:type="pct"/>
            <w:shd w:val="clear" w:color="auto" w:fill="auto"/>
            <w:vAlign w:val="center"/>
          </w:tcPr>
          <w:p w14:paraId="1297E17F" w14:textId="77777777" w:rsidR="0060798F" w:rsidRPr="004111D5" w:rsidRDefault="0060798F" w:rsidP="009267EC">
            <w:pPr>
              <w:spacing w:before="0" w:after="0"/>
              <w:ind w:left="318" w:hanging="284"/>
              <w:rPr>
                <w:szCs w:val="24"/>
              </w:rPr>
            </w:pPr>
            <w:r w:rsidRPr="004111D5">
              <w:rPr>
                <w:szCs w:val="24"/>
              </w:rPr>
              <w:t>Ferrihydrite</w:t>
            </w:r>
          </w:p>
        </w:tc>
        <w:tc>
          <w:tcPr>
            <w:tcW w:w="2554" w:type="pct"/>
            <w:shd w:val="clear" w:color="auto" w:fill="auto"/>
            <w:vAlign w:val="center"/>
          </w:tcPr>
          <w:p w14:paraId="67B283B3" w14:textId="77777777" w:rsidR="0060798F" w:rsidRPr="004111D5" w:rsidRDefault="00F91027" w:rsidP="00F91027">
            <w:pPr>
              <w:spacing w:before="0" w:after="0"/>
              <w:jc w:val="left"/>
              <w:rPr>
                <w:szCs w:val="24"/>
              </w:rPr>
            </w:pPr>
            <w:r w:rsidRPr="004111D5">
              <w:rPr>
                <w:rFonts w:eastAsia="Calibri"/>
                <w:szCs w:val="24"/>
                <w:lang w:val="en-CA"/>
              </w:rPr>
              <w:t>Fe(OH)</w:t>
            </w:r>
            <w:r w:rsidRPr="004111D5">
              <w:rPr>
                <w:rFonts w:eastAsia="Calibri"/>
                <w:szCs w:val="24"/>
                <w:vertAlign w:val="subscript"/>
                <w:lang w:val="en-CA"/>
              </w:rPr>
              <w:t>3</w:t>
            </w:r>
            <w:r w:rsidRPr="004111D5">
              <w:rPr>
                <w:rFonts w:eastAsia="Calibri"/>
                <w:szCs w:val="24"/>
                <w:lang w:val="en-CA"/>
              </w:rPr>
              <w:t xml:space="preserve"> + 3H</w:t>
            </w:r>
            <w:r w:rsidRPr="004111D5">
              <w:rPr>
                <w:rFonts w:eastAsia="Calibri"/>
                <w:szCs w:val="24"/>
                <w:vertAlign w:val="superscript"/>
                <w:lang w:val="en-CA"/>
              </w:rPr>
              <w:t>+</w:t>
            </w:r>
            <w:r w:rsidR="0060798F" w:rsidRPr="004111D5">
              <w:rPr>
                <w:rFonts w:eastAsia="Calibri"/>
                <w:szCs w:val="24"/>
                <w:lang w:val="en-CA"/>
              </w:rPr>
              <w:t xml:space="preserve"> ↔ </w:t>
            </w:r>
            <w:r w:rsidRPr="004111D5">
              <w:rPr>
                <w:rFonts w:eastAsia="Calibri"/>
                <w:szCs w:val="24"/>
                <w:lang w:val="en-CA"/>
              </w:rPr>
              <w:t>Fe</w:t>
            </w:r>
            <w:r w:rsidRPr="004111D5">
              <w:rPr>
                <w:rFonts w:eastAsia="Calibri"/>
                <w:szCs w:val="24"/>
                <w:vertAlign w:val="superscript"/>
                <w:lang w:val="en-CA"/>
              </w:rPr>
              <w:t>3+</w:t>
            </w:r>
            <w:r w:rsidRPr="004111D5">
              <w:rPr>
                <w:rFonts w:eastAsia="Calibri"/>
                <w:szCs w:val="24"/>
                <w:lang w:val="en-CA"/>
              </w:rPr>
              <w:t xml:space="preserve"> + 3H</w:t>
            </w:r>
            <w:r w:rsidRPr="004111D5">
              <w:rPr>
                <w:rFonts w:eastAsia="Calibri"/>
                <w:szCs w:val="24"/>
                <w:vertAlign w:val="subscript"/>
                <w:lang w:val="en-CA"/>
              </w:rPr>
              <w:t>2</w:t>
            </w:r>
            <w:r w:rsidRPr="004111D5">
              <w:rPr>
                <w:rFonts w:eastAsia="Calibri"/>
                <w:szCs w:val="24"/>
                <w:lang w:val="en-CA"/>
              </w:rPr>
              <w:t>O</w:t>
            </w:r>
          </w:p>
        </w:tc>
        <w:tc>
          <w:tcPr>
            <w:tcW w:w="720" w:type="pct"/>
            <w:shd w:val="clear" w:color="auto" w:fill="auto"/>
            <w:vAlign w:val="center"/>
          </w:tcPr>
          <w:p w14:paraId="46735D91" w14:textId="77777777" w:rsidR="0060798F" w:rsidRPr="004111D5" w:rsidRDefault="0060798F" w:rsidP="009267EC">
            <w:pPr>
              <w:spacing w:before="0" w:after="0"/>
              <w:jc w:val="center"/>
              <w:rPr>
                <w:szCs w:val="24"/>
              </w:rPr>
            </w:pPr>
            <w:r w:rsidRPr="004111D5">
              <w:rPr>
                <w:szCs w:val="24"/>
              </w:rPr>
              <w:t>4.8910</w:t>
            </w:r>
          </w:p>
        </w:tc>
        <w:tc>
          <w:tcPr>
            <w:tcW w:w="937" w:type="pct"/>
            <w:vAlign w:val="center"/>
          </w:tcPr>
          <w:p w14:paraId="52D960F6" w14:textId="77777777" w:rsidR="0060798F" w:rsidRPr="004111D5" w:rsidRDefault="0060798F" w:rsidP="009267EC">
            <w:pPr>
              <w:spacing w:before="0" w:after="0"/>
              <w:jc w:val="center"/>
              <w:rPr>
                <w:szCs w:val="24"/>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7</w:t>
            </w:r>
          </w:p>
        </w:tc>
      </w:tr>
      <w:tr w:rsidR="0060798F" w14:paraId="45A34172" w14:textId="77777777" w:rsidTr="009E3752">
        <w:tc>
          <w:tcPr>
            <w:tcW w:w="789" w:type="pct"/>
            <w:shd w:val="clear" w:color="auto" w:fill="auto"/>
            <w:vAlign w:val="center"/>
          </w:tcPr>
          <w:p w14:paraId="06AC747D" w14:textId="77777777" w:rsidR="0060798F" w:rsidRPr="004111D5" w:rsidRDefault="0060798F" w:rsidP="009267EC">
            <w:pPr>
              <w:spacing w:before="0" w:after="0"/>
              <w:ind w:left="318" w:hanging="284"/>
              <w:rPr>
                <w:szCs w:val="24"/>
              </w:rPr>
            </w:pPr>
            <w:r w:rsidRPr="004111D5">
              <w:rPr>
                <w:szCs w:val="24"/>
              </w:rPr>
              <w:t>Jarosite</w:t>
            </w:r>
          </w:p>
        </w:tc>
        <w:tc>
          <w:tcPr>
            <w:tcW w:w="2554" w:type="pct"/>
            <w:shd w:val="clear" w:color="auto" w:fill="auto"/>
            <w:vAlign w:val="center"/>
          </w:tcPr>
          <w:p w14:paraId="20FD9895" w14:textId="77777777" w:rsidR="0060798F" w:rsidRPr="004111D5" w:rsidRDefault="00F91027" w:rsidP="00F91027">
            <w:pPr>
              <w:spacing w:before="0" w:after="0"/>
              <w:jc w:val="left"/>
              <w:rPr>
                <w:szCs w:val="24"/>
              </w:rPr>
            </w:pPr>
            <w:r w:rsidRPr="004111D5">
              <w:rPr>
                <w:rFonts w:eastAsia="Calibri"/>
                <w:szCs w:val="24"/>
                <w:lang w:val="en-CA"/>
              </w:rPr>
              <w:t>KFe</w:t>
            </w:r>
            <w:r w:rsidRPr="004111D5">
              <w:rPr>
                <w:rFonts w:eastAsia="Calibri"/>
                <w:szCs w:val="24"/>
                <w:vertAlign w:val="subscript"/>
                <w:lang w:val="en-CA"/>
              </w:rPr>
              <w:t>3</w:t>
            </w:r>
            <w:r w:rsidRPr="004111D5">
              <w:rPr>
                <w:rFonts w:eastAsia="Calibri"/>
                <w:szCs w:val="24"/>
                <w:lang w:val="en-CA"/>
              </w:rPr>
              <w:t>(SO</w:t>
            </w:r>
            <w:r w:rsidRPr="004111D5">
              <w:rPr>
                <w:rFonts w:eastAsia="Calibri"/>
                <w:szCs w:val="24"/>
                <w:vertAlign w:val="subscript"/>
                <w:lang w:val="en-CA"/>
              </w:rPr>
              <w:t>4</w:t>
            </w:r>
            <w:r w:rsidRPr="004111D5">
              <w:rPr>
                <w:rFonts w:eastAsia="Calibri"/>
                <w:szCs w:val="24"/>
                <w:lang w:val="en-CA"/>
              </w:rPr>
              <w:t>)</w:t>
            </w:r>
            <w:r w:rsidRPr="004111D5">
              <w:rPr>
                <w:rFonts w:eastAsia="Calibri"/>
                <w:szCs w:val="24"/>
                <w:vertAlign w:val="subscript"/>
                <w:lang w:val="en-CA"/>
              </w:rPr>
              <w:t>2</w:t>
            </w:r>
            <w:r w:rsidRPr="004111D5">
              <w:rPr>
                <w:rFonts w:eastAsia="Calibri"/>
                <w:szCs w:val="24"/>
                <w:lang w:val="en-CA"/>
              </w:rPr>
              <w:t>(OH)</w:t>
            </w:r>
            <w:r w:rsidRPr="004111D5">
              <w:rPr>
                <w:rFonts w:eastAsia="Calibri"/>
                <w:szCs w:val="24"/>
                <w:vertAlign w:val="subscript"/>
                <w:lang w:val="en-CA"/>
              </w:rPr>
              <w:t>6</w:t>
            </w:r>
            <w:r w:rsidRPr="004111D5">
              <w:rPr>
                <w:rFonts w:eastAsia="Calibri"/>
                <w:szCs w:val="24"/>
                <w:lang w:val="en-CA"/>
              </w:rPr>
              <w:t xml:space="preserve"> + 6H</w:t>
            </w:r>
            <w:r w:rsidRPr="004111D5">
              <w:rPr>
                <w:rFonts w:eastAsia="Calibri"/>
                <w:szCs w:val="24"/>
                <w:vertAlign w:val="superscript"/>
                <w:lang w:val="en-CA"/>
              </w:rPr>
              <w:t>+</w:t>
            </w:r>
            <w:r>
              <w:rPr>
                <w:rFonts w:eastAsia="Calibri"/>
                <w:szCs w:val="24"/>
                <w:vertAlign w:val="superscript"/>
                <w:lang w:val="en-CA"/>
              </w:rPr>
              <w:t xml:space="preserve"> </w:t>
            </w:r>
            <w:r w:rsidRPr="004111D5">
              <w:rPr>
                <w:rFonts w:eastAsia="Calibri"/>
                <w:szCs w:val="24"/>
                <w:lang w:val="en-CA"/>
              </w:rPr>
              <w:t xml:space="preserve">↔ </w:t>
            </w:r>
            <w:r w:rsidR="0060798F" w:rsidRPr="004111D5">
              <w:rPr>
                <w:rFonts w:eastAsia="Calibri"/>
                <w:szCs w:val="24"/>
                <w:lang w:val="en-CA"/>
              </w:rPr>
              <w:t>K</w:t>
            </w:r>
            <w:r w:rsidR="0060798F" w:rsidRPr="004111D5">
              <w:rPr>
                <w:rFonts w:eastAsia="Calibri"/>
                <w:szCs w:val="24"/>
                <w:vertAlign w:val="superscript"/>
                <w:lang w:val="en-CA"/>
              </w:rPr>
              <w:t>+</w:t>
            </w:r>
            <w:r w:rsidR="0060798F" w:rsidRPr="004111D5">
              <w:rPr>
                <w:rFonts w:eastAsia="Calibri"/>
                <w:szCs w:val="24"/>
                <w:lang w:val="en-CA"/>
              </w:rPr>
              <w:t xml:space="preserve"> + 3Fe</w:t>
            </w:r>
            <w:r w:rsidR="0060798F" w:rsidRPr="004111D5">
              <w:rPr>
                <w:rFonts w:eastAsia="Calibri"/>
                <w:szCs w:val="24"/>
                <w:vertAlign w:val="superscript"/>
                <w:lang w:val="en-CA"/>
              </w:rPr>
              <w:t>3+</w:t>
            </w:r>
            <w:r w:rsidR="0060798F" w:rsidRPr="004111D5">
              <w:rPr>
                <w:rFonts w:eastAsia="Calibri"/>
                <w:szCs w:val="24"/>
                <w:lang w:val="en-CA"/>
              </w:rPr>
              <w:t xml:space="preserve"> + 2SO</w:t>
            </w:r>
            <w:r w:rsidR="0060798F" w:rsidRPr="004111D5">
              <w:rPr>
                <w:rFonts w:eastAsia="Calibri"/>
                <w:szCs w:val="24"/>
                <w:vertAlign w:val="subscript"/>
                <w:lang w:val="en-CA"/>
              </w:rPr>
              <w:t>4</w:t>
            </w:r>
            <w:r w:rsidR="0060798F" w:rsidRPr="004111D5">
              <w:rPr>
                <w:rFonts w:eastAsia="Calibri"/>
                <w:szCs w:val="24"/>
                <w:vertAlign w:val="superscript"/>
                <w:lang w:val="en-CA"/>
              </w:rPr>
              <w:t>2-</w:t>
            </w:r>
            <w:r w:rsidR="0060798F" w:rsidRPr="004111D5">
              <w:rPr>
                <w:rFonts w:eastAsia="Calibri"/>
                <w:szCs w:val="24"/>
                <w:lang w:val="en-CA"/>
              </w:rPr>
              <w:t xml:space="preserve"> + 6H</w:t>
            </w:r>
            <w:r w:rsidR="0060798F" w:rsidRPr="004111D5">
              <w:rPr>
                <w:rFonts w:eastAsia="Calibri"/>
                <w:szCs w:val="24"/>
                <w:vertAlign w:val="subscript"/>
                <w:lang w:val="en-CA"/>
              </w:rPr>
              <w:t>2</w:t>
            </w:r>
            <w:r w:rsidR="0060798F" w:rsidRPr="004111D5">
              <w:rPr>
                <w:rFonts w:eastAsia="Calibri"/>
                <w:szCs w:val="24"/>
                <w:lang w:val="en-CA"/>
              </w:rPr>
              <w:t xml:space="preserve">O </w:t>
            </w:r>
          </w:p>
        </w:tc>
        <w:tc>
          <w:tcPr>
            <w:tcW w:w="720" w:type="pct"/>
            <w:shd w:val="clear" w:color="auto" w:fill="auto"/>
            <w:vAlign w:val="center"/>
          </w:tcPr>
          <w:p w14:paraId="3BD3564F" w14:textId="77777777" w:rsidR="0060798F" w:rsidRPr="004111D5" w:rsidRDefault="009E3752" w:rsidP="009267EC">
            <w:pPr>
              <w:spacing w:before="0" w:after="0"/>
              <w:jc w:val="center"/>
              <w:rPr>
                <w:szCs w:val="24"/>
              </w:rPr>
            </w:pPr>
            <w:r>
              <w:rPr>
                <w:szCs w:val="24"/>
              </w:rPr>
              <w:t>-</w:t>
            </w:r>
            <w:r w:rsidR="0060798F" w:rsidRPr="004111D5">
              <w:rPr>
                <w:szCs w:val="24"/>
              </w:rPr>
              <w:t>9.2100</w:t>
            </w:r>
          </w:p>
        </w:tc>
        <w:tc>
          <w:tcPr>
            <w:tcW w:w="937" w:type="pct"/>
            <w:vAlign w:val="center"/>
          </w:tcPr>
          <w:p w14:paraId="35A2E7CC" w14:textId="77777777" w:rsidR="0060798F" w:rsidRPr="004111D5" w:rsidRDefault="0060798F" w:rsidP="009267EC">
            <w:pPr>
              <w:spacing w:before="0" w:after="0"/>
              <w:jc w:val="center"/>
              <w:rPr>
                <w:szCs w:val="24"/>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7</w:t>
            </w:r>
          </w:p>
        </w:tc>
      </w:tr>
      <w:tr w:rsidR="0060798F" w14:paraId="6AF2E5D2" w14:textId="77777777" w:rsidTr="009E3752">
        <w:tc>
          <w:tcPr>
            <w:tcW w:w="789" w:type="pct"/>
            <w:shd w:val="clear" w:color="auto" w:fill="auto"/>
            <w:vAlign w:val="center"/>
          </w:tcPr>
          <w:p w14:paraId="23127F11" w14:textId="77777777" w:rsidR="0060798F" w:rsidRPr="004111D5" w:rsidRDefault="0060798F" w:rsidP="009267EC">
            <w:pPr>
              <w:spacing w:before="0" w:after="0"/>
              <w:ind w:left="318" w:hanging="284"/>
              <w:rPr>
                <w:szCs w:val="24"/>
              </w:rPr>
            </w:pPr>
            <w:r w:rsidRPr="004111D5">
              <w:rPr>
                <w:rFonts w:hint="eastAsia"/>
                <w:color w:val="000000"/>
                <w:szCs w:val="24"/>
                <w:lang w:eastAsia="zh-CN"/>
              </w:rPr>
              <w:t>K-feldspar</w:t>
            </w:r>
          </w:p>
        </w:tc>
        <w:tc>
          <w:tcPr>
            <w:tcW w:w="2554" w:type="pct"/>
            <w:shd w:val="clear" w:color="auto" w:fill="auto"/>
            <w:vAlign w:val="center"/>
          </w:tcPr>
          <w:p w14:paraId="17A1820D" w14:textId="77777777" w:rsidR="0060798F" w:rsidRPr="004111D5" w:rsidRDefault="0060798F" w:rsidP="00F91027">
            <w:pPr>
              <w:spacing w:before="0" w:after="0"/>
              <w:jc w:val="left"/>
              <w:rPr>
                <w:szCs w:val="24"/>
                <w:lang w:eastAsia="zh-CN"/>
              </w:rPr>
            </w:pPr>
            <w:r w:rsidRPr="004111D5">
              <w:rPr>
                <w:szCs w:val="24"/>
                <w:lang w:val="en-CA" w:eastAsia="zh-CN"/>
              </w:rPr>
              <w:t>4</w:t>
            </w:r>
            <w:r w:rsidRPr="004111D5">
              <w:rPr>
                <w:rFonts w:eastAsia="Calibri"/>
                <w:szCs w:val="24"/>
                <w:lang w:val="en-CA"/>
              </w:rPr>
              <w:t>H</w:t>
            </w:r>
            <w:r w:rsidRPr="004111D5">
              <w:rPr>
                <w:rFonts w:eastAsia="Calibri"/>
                <w:szCs w:val="24"/>
                <w:vertAlign w:val="subscript"/>
                <w:lang w:val="en-CA"/>
              </w:rPr>
              <w:t>2</w:t>
            </w:r>
            <w:r w:rsidRPr="004111D5">
              <w:rPr>
                <w:rFonts w:eastAsia="Calibri"/>
                <w:szCs w:val="24"/>
                <w:lang w:val="en-CA"/>
              </w:rPr>
              <w:t xml:space="preserve">O + </w:t>
            </w:r>
            <w:r w:rsidRPr="004111D5">
              <w:rPr>
                <w:szCs w:val="24"/>
                <w:lang w:val="en-CA" w:eastAsia="zh-CN"/>
              </w:rPr>
              <w:t>4</w:t>
            </w:r>
            <w:r w:rsidRPr="004111D5">
              <w:rPr>
                <w:rFonts w:eastAsia="Calibri"/>
                <w:szCs w:val="24"/>
                <w:lang w:val="en-CA"/>
              </w:rPr>
              <w:t>H</w:t>
            </w:r>
            <w:r w:rsidRPr="004111D5">
              <w:rPr>
                <w:rFonts w:eastAsia="Calibri"/>
                <w:szCs w:val="24"/>
                <w:vertAlign w:val="superscript"/>
                <w:lang w:val="en-CA"/>
              </w:rPr>
              <w:t>+</w:t>
            </w:r>
            <w:r w:rsidRPr="004111D5">
              <w:rPr>
                <w:szCs w:val="24"/>
                <w:lang w:val="en-CA" w:eastAsia="zh-CN"/>
              </w:rPr>
              <w:t xml:space="preserve"> + KAlSi</w:t>
            </w:r>
            <w:r w:rsidRPr="004111D5">
              <w:rPr>
                <w:szCs w:val="24"/>
                <w:vertAlign w:val="subscript"/>
                <w:lang w:val="en-CA" w:eastAsia="zh-CN"/>
              </w:rPr>
              <w:t>3</w:t>
            </w:r>
            <w:r w:rsidRPr="004111D5">
              <w:rPr>
                <w:szCs w:val="24"/>
                <w:lang w:val="en-CA" w:eastAsia="zh-CN"/>
              </w:rPr>
              <w:t>O</w:t>
            </w:r>
            <w:r w:rsidRPr="004111D5">
              <w:rPr>
                <w:szCs w:val="24"/>
                <w:vertAlign w:val="subscript"/>
                <w:lang w:val="en-CA" w:eastAsia="zh-CN"/>
              </w:rPr>
              <w:t>8</w:t>
            </w:r>
            <w:r w:rsidR="00F91027">
              <w:rPr>
                <w:szCs w:val="24"/>
                <w:vertAlign w:val="subscript"/>
                <w:lang w:val="en-CA" w:eastAsia="zh-CN"/>
              </w:rPr>
              <w:t xml:space="preserve"> </w:t>
            </w:r>
            <w:r w:rsidR="00F91027">
              <w:rPr>
                <w:szCs w:val="24"/>
                <w:lang w:val="en-CA" w:eastAsia="zh-CN"/>
              </w:rPr>
              <w:t>→</w:t>
            </w:r>
            <w:r w:rsidR="00F91027" w:rsidRPr="004111D5">
              <w:rPr>
                <w:rFonts w:eastAsia="Calibri"/>
                <w:szCs w:val="24"/>
                <w:lang w:val="en-CA"/>
              </w:rPr>
              <w:t xml:space="preserve"> K</w:t>
            </w:r>
            <w:r w:rsidR="00F91027" w:rsidRPr="004111D5">
              <w:rPr>
                <w:rFonts w:eastAsia="Calibri"/>
                <w:szCs w:val="24"/>
                <w:vertAlign w:val="superscript"/>
                <w:lang w:val="en-CA"/>
              </w:rPr>
              <w:t>+</w:t>
            </w:r>
            <w:r w:rsidR="00F91027" w:rsidRPr="004111D5">
              <w:rPr>
                <w:rFonts w:eastAsia="Calibri"/>
                <w:szCs w:val="24"/>
                <w:lang w:val="en-CA"/>
              </w:rPr>
              <w:t xml:space="preserve"> +</w:t>
            </w:r>
            <w:r w:rsidR="00F91027" w:rsidRPr="004111D5">
              <w:rPr>
                <w:szCs w:val="24"/>
                <w:lang w:val="en-CA" w:eastAsia="zh-CN"/>
              </w:rPr>
              <w:t xml:space="preserve"> </w:t>
            </w:r>
            <w:r w:rsidR="00F91027" w:rsidRPr="004111D5">
              <w:rPr>
                <w:rFonts w:eastAsia="Calibri"/>
                <w:szCs w:val="24"/>
                <w:lang w:val="en-CA"/>
              </w:rPr>
              <w:t>Al</w:t>
            </w:r>
            <w:r w:rsidR="00F91027" w:rsidRPr="004111D5">
              <w:rPr>
                <w:rFonts w:eastAsia="Calibri"/>
                <w:szCs w:val="24"/>
                <w:vertAlign w:val="superscript"/>
                <w:lang w:val="en-CA"/>
              </w:rPr>
              <w:t>3+</w:t>
            </w:r>
            <w:r w:rsidR="00F91027" w:rsidRPr="004111D5">
              <w:rPr>
                <w:rFonts w:eastAsia="Calibri"/>
                <w:szCs w:val="24"/>
                <w:lang w:val="en-CA"/>
              </w:rPr>
              <w:t xml:space="preserve"> + 3H</w:t>
            </w:r>
            <w:r w:rsidR="00F91027" w:rsidRPr="004111D5">
              <w:rPr>
                <w:szCs w:val="24"/>
                <w:vertAlign w:val="subscript"/>
                <w:lang w:val="en-CA" w:eastAsia="zh-CN"/>
              </w:rPr>
              <w:t>4</w:t>
            </w:r>
            <w:r w:rsidR="00F91027" w:rsidRPr="004111D5">
              <w:rPr>
                <w:szCs w:val="24"/>
                <w:lang w:val="en-CA" w:eastAsia="zh-CN"/>
              </w:rPr>
              <w:t>SiO</w:t>
            </w:r>
            <w:r w:rsidR="00F91027" w:rsidRPr="004111D5">
              <w:rPr>
                <w:szCs w:val="24"/>
                <w:vertAlign w:val="subscript"/>
                <w:lang w:val="en-CA" w:eastAsia="zh-CN"/>
              </w:rPr>
              <w:t>4</w:t>
            </w:r>
            <w:r w:rsidR="00F91027" w:rsidRPr="004111D5">
              <w:rPr>
                <w:rFonts w:eastAsia="Calibri"/>
                <w:szCs w:val="24"/>
                <w:lang w:val="en-CA"/>
              </w:rPr>
              <w:t xml:space="preserve"> </w:t>
            </w:r>
          </w:p>
        </w:tc>
        <w:tc>
          <w:tcPr>
            <w:tcW w:w="720" w:type="pct"/>
            <w:shd w:val="clear" w:color="auto" w:fill="auto"/>
            <w:vAlign w:val="center"/>
          </w:tcPr>
          <w:p w14:paraId="2A06DC27" w14:textId="77777777" w:rsidR="0060798F" w:rsidRPr="004111D5" w:rsidRDefault="0060798F" w:rsidP="009267EC">
            <w:pPr>
              <w:spacing w:before="0" w:after="0"/>
              <w:jc w:val="center"/>
              <w:rPr>
                <w:szCs w:val="24"/>
                <w:lang w:eastAsia="zh-CN"/>
              </w:rPr>
            </w:pPr>
            <w:r w:rsidRPr="004111D5">
              <w:rPr>
                <w:rFonts w:hint="eastAsia"/>
                <w:szCs w:val="24"/>
                <w:lang w:eastAsia="zh-CN"/>
              </w:rPr>
              <w:t>0.0800</w:t>
            </w:r>
          </w:p>
        </w:tc>
        <w:tc>
          <w:tcPr>
            <w:tcW w:w="937" w:type="pct"/>
            <w:vAlign w:val="center"/>
          </w:tcPr>
          <w:p w14:paraId="64389D2E" w14:textId="77777777" w:rsidR="0060798F" w:rsidRPr="004111D5" w:rsidRDefault="0060798F" w:rsidP="009267EC">
            <w:pPr>
              <w:spacing w:before="0" w:after="0"/>
              <w:jc w:val="center"/>
              <w:rPr>
                <w:szCs w:val="24"/>
              </w:rPr>
            </w:pPr>
            <w:r w:rsidRPr="004111D5">
              <w:rPr>
                <w:szCs w:val="24"/>
              </w:rPr>
              <w:t>5.0×10</w:t>
            </w:r>
            <w:r w:rsidRPr="004111D5">
              <w:rPr>
                <w:szCs w:val="24"/>
                <w:vertAlign w:val="superscript"/>
              </w:rPr>
              <w:t>-</w:t>
            </w:r>
            <w:r w:rsidRPr="004111D5">
              <w:rPr>
                <w:rFonts w:hint="eastAsia"/>
                <w:szCs w:val="24"/>
                <w:vertAlign w:val="superscript"/>
                <w:lang w:eastAsia="zh-CN"/>
              </w:rPr>
              <w:t>11</w:t>
            </w:r>
          </w:p>
        </w:tc>
      </w:tr>
      <w:tr w:rsidR="0060798F" w14:paraId="617A7525" w14:textId="77777777" w:rsidTr="009E3752">
        <w:tc>
          <w:tcPr>
            <w:tcW w:w="789" w:type="pct"/>
            <w:shd w:val="clear" w:color="auto" w:fill="auto"/>
            <w:vAlign w:val="center"/>
          </w:tcPr>
          <w:p w14:paraId="036789A7" w14:textId="77777777" w:rsidR="0060798F" w:rsidRPr="004111D5" w:rsidRDefault="0060798F" w:rsidP="009267EC">
            <w:pPr>
              <w:spacing w:before="0" w:after="0"/>
              <w:ind w:left="318" w:hanging="284"/>
              <w:rPr>
                <w:color w:val="000000"/>
                <w:szCs w:val="24"/>
                <w:lang w:eastAsia="zh-CN"/>
              </w:rPr>
            </w:pPr>
            <w:r w:rsidRPr="004111D5">
              <w:rPr>
                <w:rFonts w:hint="eastAsia"/>
                <w:color w:val="000000"/>
                <w:szCs w:val="24"/>
                <w:lang w:eastAsia="zh-CN"/>
              </w:rPr>
              <w:t>Muscovite</w:t>
            </w:r>
          </w:p>
        </w:tc>
        <w:tc>
          <w:tcPr>
            <w:tcW w:w="2554" w:type="pct"/>
            <w:shd w:val="clear" w:color="auto" w:fill="auto"/>
          </w:tcPr>
          <w:p w14:paraId="36186F8F" w14:textId="77777777" w:rsidR="0060798F" w:rsidRPr="004111D5" w:rsidRDefault="00F91027" w:rsidP="00F91027">
            <w:pPr>
              <w:autoSpaceDE w:val="0"/>
              <w:autoSpaceDN w:val="0"/>
              <w:adjustRightInd w:val="0"/>
              <w:spacing w:before="0" w:after="0"/>
              <w:jc w:val="left"/>
              <w:rPr>
                <w:rFonts w:eastAsia="Calibri"/>
                <w:szCs w:val="24"/>
                <w:lang w:val="en-CA"/>
              </w:rPr>
            </w:pPr>
            <w:r w:rsidRPr="004111D5">
              <w:rPr>
                <w:szCs w:val="24"/>
                <w:lang w:val="en-CA" w:eastAsia="zh-CN"/>
              </w:rPr>
              <w:t>KAl</w:t>
            </w:r>
            <w:r w:rsidRPr="004111D5">
              <w:rPr>
                <w:szCs w:val="24"/>
                <w:vertAlign w:val="subscript"/>
                <w:lang w:val="en-CA" w:eastAsia="zh-CN"/>
              </w:rPr>
              <w:t>2</w:t>
            </w:r>
            <w:r w:rsidRPr="004111D5">
              <w:rPr>
                <w:szCs w:val="24"/>
                <w:lang w:val="en-CA" w:eastAsia="zh-CN"/>
              </w:rPr>
              <w:t>(AlSi</w:t>
            </w:r>
            <w:r w:rsidRPr="004111D5">
              <w:rPr>
                <w:szCs w:val="24"/>
                <w:vertAlign w:val="subscript"/>
                <w:lang w:val="en-CA" w:eastAsia="zh-CN"/>
              </w:rPr>
              <w:t>3</w:t>
            </w:r>
            <w:r w:rsidRPr="004111D5">
              <w:rPr>
                <w:szCs w:val="24"/>
                <w:lang w:val="en-CA" w:eastAsia="zh-CN"/>
              </w:rPr>
              <w:t>O</w:t>
            </w:r>
            <w:r w:rsidRPr="004111D5">
              <w:rPr>
                <w:szCs w:val="24"/>
                <w:vertAlign w:val="subscript"/>
                <w:lang w:val="en-CA" w:eastAsia="zh-CN"/>
              </w:rPr>
              <w:t>10</w:t>
            </w:r>
            <w:r w:rsidRPr="004111D5">
              <w:rPr>
                <w:szCs w:val="24"/>
                <w:lang w:val="en-CA" w:eastAsia="zh-CN"/>
              </w:rPr>
              <w:t>)(OH)</w:t>
            </w:r>
            <w:r w:rsidRPr="00F91027">
              <w:rPr>
                <w:szCs w:val="24"/>
                <w:lang w:val="en-CA" w:eastAsia="zh-CN"/>
              </w:rPr>
              <w:t>2</w:t>
            </w:r>
            <w:r>
              <w:rPr>
                <w:szCs w:val="24"/>
                <w:lang w:val="en-CA" w:eastAsia="zh-CN"/>
              </w:rPr>
              <w:t xml:space="preserve"> + </w:t>
            </w:r>
            <w:r w:rsidRPr="00F91027">
              <w:rPr>
                <w:szCs w:val="24"/>
                <w:lang w:val="en-CA" w:eastAsia="zh-CN"/>
              </w:rPr>
              <w:t>10</w:t>
            </w:r>
            <w:r w:rsidRPr="00F91027">
              <w:rPr>
                <w:rFonts w:eastAsia="Calibri"/>
                <w:szCs w:val="24"/>
                <w:lang w:val="en-CA"/>
              </w:rPr>
              <w:t>H</w:t>
            </w:r>
            <w:r w:rsidRPr="004111D5">
              <w:rPr>
                <w:rFonts w:eastAsia="Calibri"/>
                <w:szCs w:val="24"/>
                <w:vertAlign w:val="superscript"/>
                <w:lang w:val="en-CA"/>
              </w:rPr>
              <w:t>+</w:t>
            </w:r>
            <w:r w:rsidRPr="004111D5">
              <w:rPr>
                <w:szCs w:val="24"/>
                <w:lang w:val="en-CA" w:eastAsia="zh-CN"/>
              </w:rPr>
              <w:t xml:space="preserve"> </w:t>
            </w:r>
            <w:r>
              <w:rPr>
                <w:szCs w:val="24"/>
                <w:lang w:val="en-CA" w:eastAsia="zh-CN"/>
              </w:rPr>
              <w:t>→</w:t>
            </w:r>
            <w:r w:rsidRPr="004111D5">
              <w:rPr>
                <w:szCs w:val="24"/>
                <w:lang w:val="en-CA" w:eastAsia="zh-CN"/>
              </w:rPr>
              <w:t xml:space="preserve"> </w:t>
            </w:r>
            <w:r w:rsidR="0060798F" w:rsidRPr="004111D5">
              <w:rPr>
                <w:rFonts w:eastAsia="Calibri"/>
                <w:szCs w:val="24"/>
                <w:lang w:val="en-CA"/>
              </w:rPr>
              <w:t>K</w:t>
            </w:r>
            <w:r w:rsidR="0060798F" w:rsidRPr="004111D5">
              <w:rPr>
                <w:rFonts w:eastAsia="Calibri"/>
                <w:szCs w:val="24"/>
                <w:vertAlign w:val="superscript"/>
                <w:lang w:val="en-CA"/>
              </w:rPr>
              <w:t>+</w:t>
            </w:r>
            <w:r w:rsidR="0060798F" w:rsidRPr="004111D5">
              <w:rPr>
                <w:rFonts w:eastAsia="Calibri"/>
                <w:szCs w:val="24"/>
                <w:lang w:val="en-CA"/>
              </w:rPr>
              <w:t xml:space="preserve"> +</w:t>
            </w:r>
            <w:r w:rsidR="0060798F" w:rsidRPr="004111D5">
              <w:rPr>
                <w:szCs w:val="24"/>
                <w:lang w:val="en-CA" w:eastAsia="zh-CN"/>
              </w:rPr>
              <w:t xml:space="preserve"> 3</w:t>
            </w:r>
            <w:r w:rsidR="0060798F" w:rsidRPr="004111D5">
              <w:rPr>
                <w:rFonts w:eastAsia="Calibri"/>
                <w:szCs w:val="24"/>
                <w:lang w:val="en-CA"/>
              </w:rPr>
              <w:t>Al</w:t>
            </w:r>
            <w:r w:rsidR="0060798F" w:rsidRPr="004111D5">
              <w:rPr>
                <w:rFonts w:eastAsia="Calibri"/>
                <w:szCs w:val="24"/>
                <w:vertAlign w:val="superscript"/>
                <w:lang w:val="en-CA"/>
              </w:rPr>
              <w:t>3+</w:t>
            </w:r>
            <w:r w:rsidR="0060798F" w:rsidRPr="004111D5">
              <w:rPr>
                <w:rFonts w:eastAsia="Calibri"/>
                <w:szCs w:val="24"/>
                <w:lang w:val="en-CA"/>
              </w:rPr>
              <w:t xml:space="preserve"> + 3H</w:t>
            </w:r>
            <w:r w:rsidR="0060798F" w:rsidRPr="004111D5">
              <w:rPr>
                <w:szCs w:val="24"/>
                <w:vertAlign w:val="subscript"/>
                <w:lang w:val="en-CA" w:eastAsia="zh-CN"/>
              </w:rPr>
              <w:t>4</w:t>
            </w:r>
            <w:r w:rsidR="0060798F" w:rsidRPr="004111D5">
              <w:rPr>
                <w:szCs w:val="24"/>
                <w:lang w:val="en-CA" w:eastAsia="zh-CN"/>
              </w:rPr>
              <w:t>SiO</w:t>
            </w:r>
            <w:r w:rsidR="0060798F" w:rsidRPr="004111D5">
              <w:rPr>
                <w:szCs w:val="24"/>
                <w:vertAlign w:val="subscript"/>
                <w:lang w:val="en-CA" w:eastAsia="zh-CN"/>
              </w:rPr>
              <w:t>4</w:t>
            </w:r>
            <w:r>
              <w:rPr>
                <w:rFonts w:eastAsia="Calibri"/>
                <w:szCs w:val="24"/>
                <w:lang w:val="en-CA"/>
              </w:rPr>
              <w:t xml:space="preserve"> </w:t>
            </w:r>
            <w:r w:rsidR="0060798F" w:rsidRPr="004111D5">
              <w:rPr>
                <w:rFonts w:eastAsia="Calibri"/>
                <w:szCs w:val="24"/>
                <w:lang w:val="en-CA"/>
              </w:rPr>
              <w:t xml:space="preserve"> </w:t>
            </w:r>
          </w:p>
        </w:tc>
        <w:tc>
          <w:tcPr>
            <w:tcW w:w="720" w:type="pct"/>
            <w:shd w:val="clear" w:color="auto" w:fill="auto"/>
            <w:vAlign w:val="center"/>
          </w:tcPr>
          <w:p w14:paraId="627C9B03" w14:textId="77777777" w:rsidR="0060798F" w:rsidRPr="004111D5" w:rsidRDefault="0060798F" w:rsidP="009267EC">
            <w:pPr>
              <w:spacing w:before="0" w:after="0"/>
              <w:jc w:val="center"/>
              <w:rPr>
                <w:szCs w:val="24"/>
                <w:lang w:val="en-CA" w:eastAsia="zh-CN"/>
              </w:rPr>
            </w:pPr>
            <w:r w:rsidRPr="004111D5">
              <w:rPr>
                <w:rFonts w:hint="eastAsia"/>
                <w:szCs w:val="24"/>
                <w:lang w:val="en-CA" w:eastAsia="zh-CN"/>
              </w:rPr>
              <w:t>12.9900</w:t>
            </w:r>
          </w:p>
        </w:tc>
        <w:tc>
          <w:tcPr>
            <w:tcW w:w="937" w:type="pct"/>
            <w:vAlign w:val="center"/>
          </w:tcPr>
          <w:p w14:paraId="6153A8AA" w14:textId="77777777" w:rsidR="0060798F" w:rsidRPr="004111D5" w:rsidRDefault="0060798F" w:rsidP="009267EC">
            <w:pPr>
              <w:spacing w:before="0" w:after="0"/>
              <w:jc w:val="center"/>
              <w:rPr>
                <w:szCs w:val="24"/>
                <w:lang w:val="en-CA" w:eastAsia="zh-CN"/>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11</w:t>
            </w:r>
          </w:p>
        </w:tc>
      </w:tr>
      <w:tr w:rsidR="0060798F" w14:paraId="021F1C9F" w14:textId="77777777" w:rsidTr="009E3752">
        <w:tc>
          <w:tcPr>
            <w:tcW w:w="789" w:type="pct"/>
            <w:shd w:val="clear" w:color="auto" w:fill="auto"/>
            <w:vAlign w:val="center"/>
          </w:tcPr>
          <w:p w14:paraId="31ED0228" w14:textId="77777777" w:rsidR="0060798F" w:rsidRPr="004111D5" w:rsidRDefault="0060798F" w:rsidP="009267EC">
            <w:pPr>
              <w:spacing w:before="0" w:after="0"/>
              <w:ind w:left="318" w:hanging="284"/>
              <w:rPr>
                <w:szCs w:val="24"/>
              </w:rPr>
            </w:pPr>
            <w:r w:rsidRPr="004111D5">
              <w:rPr>
                <w:rFonts w:hint="eastAsia"/>
                <w:color w:val="000000"/>
                <w:szCs w:val="24"/>
                <w:lang w:eastAsia="zh-CN"/>
              </w:rPr>
              <w:t>Silica(am)</w:t>
            </w:r>
          </w:p>
        </w:tc>
        <w:tc>
          <w:tcPr>
            <w:tcW w:w="2554" w:type="pct"/>
            <w:shd w:val="clear" w:color="auto" w:fill="auto"/>
          </w:tcPr>
          <w:p w14:paraId="6C7879B7" w14:textId="77777777" w:rsidR="0060798F" w:rsidRPr="004111D5" w:rsidRDefault="0060798F" w:rsidP="009267EC">
            <w:pPr>
              <w:autoSpaceDE w:val="0"/>
              <w:autoSpaceDN w:val="0"/>
              <w:adjustRightInd w:val="0"/>
              <w:spacing w:before="0" w:after="0"/>
              <w:jc w:val="left"/>
              <w:rPr>
                <w:rFonts w:eastAsia="Calibri"/>
                <w:szCs w:val="24"/>
                <w:lang w:val="en-CA"/>
              </w:rPr>
            </w:pPr>
            <w:r w:rsidRPr="004111D5">
              <w:rPr>
                <w:rFonts w:eastAsia="Calibri"/>
                <w:szCs w:val="24"/>
                <w:lang w:val="en-CA"/>
              </w:rPr>
              <w:t>H</w:t>
            </w:r>
            <w:r w:rsidRPr="004111D5">
              <w:rPr>
                <w:szCs w:val="24"/>
                <w:vertAlign w:val="subscript"/>
                <w:lang w:val="en-CA" w:eastAsia="zh-CN"/>
              </w:rPr>
              <w:t>4</w:t>
            </w:r>
            <w:r w:rsidRPr="004111D5">
              <w:rPr>
                <w:szCs w:val="24"/>
                <w:lang w:val="en-CA" w:eastAsia="zh-CN"/>
              </w:rPr>
              <w:t>SiO</w:t>
            </w:r>
            <w:r w:rsidRPr="004111D5">
              <w:rPr>
                <w:szCs w:val="24"/>
                <w:vertAlign w:val="subscript"/>
                <w:lang w:val="en-CA" w:eastAsia="zh-CN"/>
              </w:rPr>
              <w:t>4</w:t>
            </w:r>
            <w:r w:rsidRPr="004111D5">
              <w:rPr>
                <w:rFonts w:eastAsia="Calibri"/>
                <w:szCs w:val="24"/>
                <w:vertAlign w:val="superscript"/>
                <w:lang w:val="en-CA"/>
              </w:rPr>
              <w:t xml:space="preserve"> </w:t>
            </w:r>
            <w:r w:rsidRPr="004111D5">
              <w:rPr>
                <w:rFonts w:eastAsia="Calibri"/>
                <w:szCs w:val="24"/>
                <w:lang w:val="en-CA"/>
              </w:rPr>
              <w:t xml:space="preserve">↔  </w:t>
            </w:r>
            <w:r w:rsidRPr="004111D5">
              <w:rPr>
                <w:szCs w:val="24"/>
                <w:lang w:val="en-CA" w:eastAsia="zh-CN"/>
              </w:rPr>
              <w:t>SiO</w:t>
            </w:r>
            <w:r w:rsidRPr="004111D5">
              <w:rPr>
                <w:szCs w:val="24"/>
                <w:vertAlign w:val="subscript"/>
                <w:lang w:val="en-CA" w:eastAsia="zh-CN"/>
              </w:rPr>
              <w:t xml:space="preserve">2 </w:t>
            </w:r>
            <w:r w:rsidRPr="004111D5">
              <w:rPr>
                <w:szCs w:val="24"/>
                <w:lang w:val="en-CA" w:eastAsia="zh-CN"/>
              </w:rPr>
              <w:t>+ 2</w:t>
            </w:r>
            <w:r w:rsidRPr="004111D5">
              <w:rPr>
                <w:rFonts w:eastAsia="Calibri"/>
                <w:szCs w:val="24"/>
                <w:lang w:val="en-CA"/>
              </w:rPr>
              <w:t xml:space="preserve"> H</w:t>
            </w:r>
            <w:r w:rsidRPr="004111D5">
              <w:rPr>
                <w:rFonts w:eastAsia="Calibri"/>
                <w:szCs w:val="24"/>
                <w:vertAlign w:val="subscript"/>
                <w:lang w:val="en-CA"/>
              </w:rPr>
              <w:t>2</w:t>
            </w:r>
            <w:r w:rsidRPr="004111D5">
              <w:rPr>
                <w:rFonts w:eastAsia="Calibri"/>
                <w:szCs w:val="24"/>
                <w:lang w:val="en-CA"/>
              </w:rPr>
              <w:t>O</w:t>
            </w:r>
          </w:p>
        </w:tc>
        <w:tc>
          <w:tcPr>
            <w:tcW w:w="720" w:type="pct"/>
            <w:shd w:val="clear" w:color="auto" w:fill="auto"/>
            <w:vAlign w:val="center"/>
          </w:tcPr>
          <w:p w14:paraId="64E262BB" w14:textId="77777777" w:rsidR="0060798F" w:rsidRPr="004111D5" w:rsidRDefault="009E3752" w:rsidP="009267EC">
            <w:pPr>
              <w:spacing w:before="0" w:after="0"/>
              <w:jc w:val="center"/>
              <w:rPr>
                <w:szCs w:val="24"/>
              </w:rPr>
            </w:pPr>
            <w:r>
              <w:rPr>
                <w:szCs w:val="24"/>
                <w:lang w:eastAsia="zh-CN"/>
              </w:rPr>
              <w:t>-</w:t>
            </w:r>
            <w:r w:rsidR="0060798F" w:rsidRPr="004111D5">
              <w:rPr>
                <w:rFonts w:hint="eastAsia"/>
                <w:szCs w:val="24"/>
                <w:lang w:eastAsia="zh-CN"/>
              </w:rPr>
              <w:t>2.71</w:t>
            </w:r>
            <w:r w:rsidR="0060798F" w:rsidRPr="004111D5">
              <w:rPr>
                <w:szCs w:val="24"/>
              </w:rPr>
              <w:t>00</w:t>
            </w:r>
          </w:p>
        </w:tc>
        <w:tc>
          <w:tcPr>
            <w:tcW w:w="937" w:type="pct"/>
            <w:vAlign w:val="center"/>
          </w:tcPr>
          <w:p w14:paraId="5BF28682" w14:textId="77777777" w:rsidR="0060798F" w:rsidRPr="004111D5" w:rsidRDefault="0060798F" w:rsidP="009267EC">
            <w:pPr>
              <w:spacing w:before="0" w:after="0"/>
              <w:jc w:val="center"/>
              <w:rPr>
                <w:szCs w:val="24"/>
                <w:lang w:eastAsia="zh-CN"/>
              </w:rPr>
            </w:pPr>
            <w:r w:rsidRPr="004111D5">
              <w:rPr>
                <w:rFonts w:hint="eastAsia"/>
                <w:szCs w:val="24"/>
                <w:lang w:eastAsia="zh-CN"/>
              </w:rPr>
              <w:t>1</w:t>
            </w:r>
            <w:r w:rsidRPr="004111D5">
              <w:rPr>
                <w:szCs w:val="24"/>
              </w:rPr>
              <w:t>.0×10</w:t>
            </w:r>
            <w:r w:rsidRPr="004111D5">
              <w:rPr>
                <w:szCs w:val="24"/>
                <w:vertAlign w:val="superscript"/>
              </w:rPr>
              <w:t>-</w:t>
            </w:r>
            <w:r w:rsidRPr="004111D5">
              <w:rPr>
                <w:rFonts w:hint="eastAsia"/>
                <w:szCs w:val="24"/>
                <w:vertAlign w:val="superscript"/>
                <w:lang w:eastAsia="zh-CN"/>
              </w:rPr>
              <w:t>8</w:t>
            </w:r>
          </w:p>
        </w:tc>
      </w:tr>
    </w:tbl>
    <w:p w14:paraId="7E99A8BE" w14:textId="77777777" w:rsidR="0060798F" w:rsidRPr="00304CC0" w:rsidRDefault="009E3752" w:rsidP="0060798F">
      <w:pPr>
        <w:pStyle w:val="Simpleline"/>
      </w:pPr>
      <w:r>
        <w:t>→</w:t>
      </w:r>
      <w:r w:rsidR="0060798F" w:rsidRPr="00304CC0">
        <w:rPr>
          <w:rFonts w:hint="eastAsia"/>
        </w:rPr>
        <w:t xml:space="preserve"> stands for irreversible reaction, </w:t>
      </w:r>
      <w:r w:rsidR="0060798F" w:rsidRPr="00304CC0">
        <w:t>↔</w:t>
      </w:r>
      <w:r w:rsidR="0060798F" w:rsidRPr="00304CC0">
        <w:rPr>
          <w:rFonts w:hint="eastAsia"/>
        </w:rPr>
        <w:t xml:space="preserve"> stands for reversible reaction</w:t>
      </w:r>
    </w:p>
    <w:p w14:paraId="67EB8EF0" w14:textId="77777777" w:rsidR="0060798F" w:rsidRDefault="0060798F" w:rsidP="0060798F">
      <w:pPr>
        <w:pStyle w:val="Simpleline"/>
      </w:pPr>
    </w:p>
    <w:p w14:paraId="52D77F27" w14:textId="77777777" w:rsidR="00070CA0" w:rsidRPr="00ED3698" w:rsidRDefault="00070CA0" w:rsidP="0060798F">
      <w:pPr>
        <w:pStyle w:val="Simpleline"/>
      </w:pPr>
    </w:p>
    <w:p w14:paraId="3035DF93" w14:textId="77777777" w:rsidR="00913113" w:rsidRPr="00192E8E" w:rsidRDefault="00913113" w:rsidP="00913113">
      <w:pPr>
        <w:pStyle w:val="StyleHeading4Bold"/>
      </w:pPr>
      <w:bookmarkStart w:id="1091" w:name="_Toc520374795"/>
      <w:r>
        <w:t>File locations</w:t>
      </w:r>
      <w:bookmarkEnd w:id="1091"/>
    </w:p>
    <w:p w14:paraId="1DCECD2A" w14:textId="77777777" w:rsidR="00070CA0" w:rsidRDefault="0060798F" w:rsidP="0060798F">
      <w:pPr>
        <w:pStyle w:val="ListParagraph"/>
        <w:ind w:hanging="720"/>
      </w:pPr>
      <w:r w:rsidRPr="00ED3698">
        <w:t xml:space="preserve">The input file is: </w:t>
      </w:r>
      <w:r w:rsidRPr="009E3752">
        <w:rPr>
          <w:i/>
        </w:rPr>
        <w:t>amd-ex.dat</w:t>
      </w:r>
      <w:r w:rsidRPr="00ED3698">
        <w:t xml:space="preserve"> under folder</w:t>
      </w:r>
      <w:r w:rsidR="00070CA0">
        <w:t>:</w:t>
      </w:r>
    </w:p>
    <w:p w14:paraId="21A19808" w14:textId="77777777" w:rsidR="0060798F" w:rsidRPr="009E3752" w:rsidRDefault="0060798F" w:rsidP="0060798F">
      <w:pPr>
        <w:pStyle w:val="ListParagraph"/>
        <w:ind w:hanging="720"/>
        <w:rPr>
          <w:i/>
        </w:rPr>
      </w:pPr>
      <w:r w:rsidRPr="00ED3698">
        <w:t xml:space="preserve"> </w:t>
      </w:r>
      <w:r w:rsidR="004B0811">
        <w:rPr>
          <w:i/>
        </w:rPr>
        <w:t>.\benchmarks\benchmarks_standard\</w:t>
      </w:r>
      <w:r w:rsidR="00DC1F21" w:rsidRPr="009E3752">
        <w:rPr>
          <w:i/>
        </w:rPr>
        <w:t>reactran\</w:t>
      </w:r>
      <w:r w:rsidRPr="009E3752">
        <w:rPr>
          <w:i/>
        </w:rPr>
        <w:t>amd_ex</w:t>
      </w:r>
    </w:p>
    <w:p w14:paraId="4F52213B" w14:textId="77777777" w:rsidR="0060798F" w:rsidRPr="009E3752" w:rsidRDefault="00990FF2" w:rsidP="009E3752">
      <w:pPr>
        <w:rPr>
          <w:i/>
        </w:rPr>
      </w:pPr>
      <w:r>
        <w:t>Database can be found under:</w:t>
      </w:r>
      <w:r w:rsidR="004B0811">
        <w:t xml:space="preserve"> .</w:t>
      </w:r>
      <w:r>
        <w:t>\benchmarks\</w:t>
      </w:r>
      <w:r w:rsidR="001713A1" w:rsidRPr="009E3752">
        <w:rPr>
          <w:i/>
        </w:rPr>
        <w:t>database</w:t>
      </w:r>
      <w:r w:rsidR="0060798F" w:rsidRPr="009E3752">
        <w:rPr>
          <w:i/>
        </w:rPr>
        <w:t>\default</w:t>
      </w:r>
    </w:p>
    <w:p w14:paraId="1CD1A25D" w14:textId="77777777" w:rsidR="0060798F" w:rsidRPr="00ED3698" w:rsidRDefault="0060798F" w:rsidP="0060798F">
      <w:pPr>
        <w:pStyle w:val="Simpleline"/>
      </w:pPr>
    </w:p>
    <w:p w14:paraId="314E79AA" w14:textId="77777777" w:rsidR="0060798F" w:rsidRPr="00ED3698" w:rsidRDefault="0060798F" w:rsidP="0060798F">
      <w:pPr>
        <w:keepNext/>
      </w:pPr>
      <w:r w:rsidRPr="00ED3698">
        <w:rPr>
          <w:noProof/>
          <w:lang w:val="en-CA" w:eastAsia="zh-CN"/>
        </w:rPr>
        <w:lastRenderedPageBreak/>
        <w:drawing>
          <wp:inline distT="0" distB="0" distL="0" distR="0" wp14:anchorId="5FE0113F" wp14:editId="32027EB2">
            <wp:extent cx="5294356" cy="7233782"/>
            <wp:effectExtent l="0" t="0" r="1905" b="5715"/>
            <wp:docPr id="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294356" cy="7233782"/>
                    </a:xfrm>
                    <a:prstGeom prst="rect">
                      <a:avLst/>
                    </a:prstGeom>
                    <a:noFill/>
                    <a:ln>
                      <a:noFill/>
                    </a:ln>
                  </pic:spPr>
                </pic:pic>
              </a:graphicData>
            </a:graphic>
          </wp:inline>
        </w:drawing>
      </w:r>
    </w:p>
    <w:p w14:paraId="2A9E4B39" w14:textId="65561ACC" w:rsidR="00687205" w:rsidRDefault="0060798F" w:rsidP="0060798F">
      <w:bookmarkStart w:id="1092" w:name="_Ref355284807"/>
      <w:bookmarkStart w:id="1093" w:name="_Toc520375108"/>
      <w:r w:rsidRPr="00ED3698">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34</w:t>
      </w:r>
      <w:r w:rsidR="00183C7C">
        <w:fldChar w:fldCharType="end"/>
      </w:r>
      <w:bookmarkEnd w:id="1092"/>
      <w:r w:rsidR="00535A70">
        <w:t xml:space="preserve">: </w:t>
      </w:r>
      <w:r>
        <w:rPr>
          <w:rFonts w:hint="eastAsia"/>
          <w:lang w:eastAsia="zh-CN"/>
        </w:rPr>
        <w:t>Simulated</w:t>
      </w:r>
      <w:r w:rsidRPr="00ED3698">
        <w:t xml:space="preserve"> </w:t>
      </w:r>
      <w:r w:rsidR="009E3752">
        <w:t xml:space="preserve">speatil profiles </w:t>
      </w:r>
      <w:r w:rsidRPr="00ED3698">
        <w:t>for the acid mine drainage generation problem a</w:t>
      </w:r>
      <w:r w:rsidR="009E3752">
        <w:t>t T</w:t>
      </w:r>
      <w:r w:rsidRPr="00ED3698">
        <w:t xml:space="preserve"> = 10 years</w:t>
      </w:r>
      <w:r>
        <w:rPr>
          <w:rFonts w:hint="eastAsia"/>
          <w:lang w:eastAsia="zh-CN"/>
        </w:rPr>
        <w:t>:</w:t>
      </w:r>
      <w:r w:rsidRPr="00ED3698">
        <w:t xml:space="preserve"> a) pH and pe, b) mineral volume fractions, c) selected total aqueous component concentrations, d) partial gas pressures</w:t>
      </w:r>
      <w:bookmarkEnd w:id="1093"/>
    </w:p>
    <w:p w14:paraId="15B882BB" w14:textId="77777777" w:rsidR="0060798F" w:rsidRDefault="00687205" w:rsidP="00687205">
      <w:pPr>
        <w:widowControl/>
        <w:spacing w:before="0" w:after="0"/>
        <w:jc w:val="left"/>
      </w:pPr>
      <w:r>
        <w:br w:type="page"/>
      </w:r>
    </w:p>
    <w:p w14:paraId="66772B04" w14:textId="6AB91ABB" w:rsidR="00D40CDC" w:rsidRDefault="00D40CDC" w:rsidP="00D40CDC">
      <w:pPr>
        <w:pStyle w:val="Heading3"/>
      </w:pPr>
      <w:bookmarkStart w:id="1094" w:name="_Ref449716244"/>
      <w:bookmarkStart w:id="1095" w:name="_Toc520374796"/>
      <w:r>
        <w:lastRenderedPageBreak/>
        <w:t>Isotope fractionation</w:t>
      </w:r>
      <w:bookmarkEnd w:id="1094"/>
      <w:bookmarkEnd w:id="1095"/>
    </w:p>
    <w:p w14:paraId="04BA2614" w14:textId="77777777" w:rsidR="00D40CDC" w:rsidRPr="00B44859" w:rsidRDefault="00D40CDC" w:rsidP="00D40CDC">
      <w:pPr>
        <w:pStyle w:val="Heading4"/>
      </w:pPr>
      <w:bookmarkStart w:id="1096" w:name="_Toc520374797"/>
      <w:r>
        <w:t>Problem definition</w:t>
      </w:r>
      <w:bookmarkEnd w:id="1096"/>
    </w:p>
    <w:p w14:paraId="745376C6" w14:textId="466F70E7" w:rsidR="008E2100" w:rsidRDefault="00D40CDC" w:rsidP="007A0E62">
      <w:r>
        <w:t>This benchmark demonstrates the fractionation model</w:t>
      </w:r>
      <w:r w:rsidR="007F7DF6">
        <w:t xml:space="preserve"> used to evaluate </w:t>
      </w:r>
      <w:r>
        <w:t>sulfur isotope</w:t>
      </w:r>
      <w:r w:rsidR="007F7DF6">
        <w:t xml:space="preserve"> fractionation in a column experiment (Column I) designed to simulate treatment of contaminanted water by microbially mediated sulfate reduction occouring within organic carbon-based and iron and carbon-based permeable reactive barriers </w:t>
      </w:r>
      <w:r>
        <w:t>(</w:t>
      </w:r>
      <w:r w:rsidR="007A0E62">
        <w:t xml:space="preserve">Waybrant </w:t>
      </w:r>
      <w:r w:rsidR="004474F5">
        <w:t xml:space="preserve">et al. </w:t>
      </w:r>
      <w:r w:rsidR="007A0E62">
        <w:t xml:space="preserve">2002; Gibson </w:t>
      </w:r>
      <w:r w:rsidR="004474F5">
        <w:t xml:space="preserve">et al. </w:t>
      </w:r>
      <w:r w:rsidR="007A0E62">
        <w:t>2011).</w:t>
      </w:r>
    </w:p>
    <w:p w14:paraId="41007BE5" w14:textId="77777777" w:rsidR="00A9455D" w:rsidRPr="00B44859" w:rsidRDefault="00A9455D" w:rsidP="00A9455D">
      <w:pPr>
        <w:pStyle w:val="Heading4"/>
      </w:pPr>
      <w:bookmarkStart w:id="1097" w:name="_Toc520374798"/>
      <w:r>
        <w:t>Model setup</w:t>
      </w:r>
      <w:bookmarkEnd w:id="1097"/>
    </w:p>
    <w:p w14:paraId="4A9DE4AC" w14:textId="642D7970" w:rsidR="00BF48AD" w:rsidRDefault="00A9455D" w:rsidP="00BF48AD">
      <w:r>
        <w:rPr>
          <w:rFonts w:cs="Arial" w:hint="eastAsia"/>
          <w:szCs w:val="22"/>
          <w:lang w:eastAsia="zh-CN"/>
        </w:rPr>
        <w:t>Th</w:t>
      </w:r>
      <w:r>
        <w:rPr>
          <w:rFonts w:cs="Arial"/>
          <w:szCs w:val="22"/>
          <w:lang w:eastAsia="zh-CN"/>
        </w:rPr>
        <w:t xml:space="preserve">e column in length 0.4 m </w:t>
      </w:r>
      <w:r w:rsidR="00233FD0">
        <w:rPr>
          <w:rFonts w:cs="Arial"/>
          <w:szCs w:val="22"/>
          <w:lang w:eastAsia="zh-CN"/>
        </w:rPr>
        <w:t>is simulated</w:t>
      </w:r>
      <w:r>
        <w:rPr>
          <w:rFonts w:cs="Arial" w:hint="eastAsia"/>
          <w:szCs w:val="22"/>
          <w:lang w:eastAsia="zh-CN"/>
        </w:rPr>
        <w:t xml:space="preserve"> by a 1D model</w:t>
      </w:r>
      <w:r>
        <w:rPr>
          <w:rFonts w:cs="Arial"/>
          <w:szCs w:val="22"/>
          <w:lang w:eastAsia="zh-CN"/>
        </w:rPr>
        <w:t xml:space="preserve"> discretized into 4</w:t>
      </w:r>
      <w:r w:rsidR="00BC2F8D">
        <w:rPr>
          <w:rFonts w:cs="Arial"/>
          <w:szCs w:val="22"/>
          <w:lang w:eastAsia="zh-CN"/>
        </w:rPr>
        <w:t>1</w:t>
      </w:r>
      <w:r>
        <w:rPr>
          <w:rFonts w:cs="Arial"/>
          <w:szCs w:val="22"/>
          <w:lang w:eastAsia="zh-CN"/>
        </w:rPr>
        <w:t xml:space="preserve"> control volumes</w:t>
      </w:r>
      <w:r w:rsidR="004474F5">
        <w:rPr>
          <w:rFonts w:cs="Arial"/>
          <w:szCs w:val="22"/>
          <w:lang w:eastAsia="zh-CN"/>
        </w:rPr>
        <w:t xml:space="preserve">.  </w:t>
      </w:r>
      <w:r w:rsidR="00BC2F8D">
        <w:rPr>
          <w:rFonts w:cs="Arial"/>
          <w:szCs w:val="22"/>
          <w:lang w:eastAsia="zh-CN"/>
        </w:rPr>
        <w:t>The reactive zone locates in the middle from 0.05 m to 0.385 m</w:t>
      </w:r>
      <w:r w:rsidR="004474F5">
        <w:rPr>
          <w:rFonts w:cs="Arial"/>
          <w:szCs w:val="22"/>
          <w:lang w:eastAsia="zh-CN"/>
        </w:rPr>
        <w:t xml:space="preserve">.  </w:t>
      </w:r>
      <w:r w:rsidR="00BC2F8D">
        <w:rPr>
          <w:rFonts w:cs="Arial"/>
          <w:szCs w:val="22"/>
          <w:lang w:eastAsia="zh-CN"/>
        </w:rPr>
        <w:t>The bottom and top layers are composed of silica and sand without organic additives</w:t>
      </w:r>
      <w:r w:rsidR="004474F5">
        <w:rPr>
          <w:rFonts w:cs="Arial"/>
          <w:szCs w:val="22"/>
          <w:lang w:eastAsia="zh-CN"/>
        </w:rPr>
        <w:t xml:space="preserve">.  </w:t>
      </w:r>
      <w:r w:rsidR="009F4301">
        <w:rPr>
          <w:rFonts w:cs="Arial"/>
          <w:szCs w:val="22"/>
          <w:lang w:eastAsia="zh-CN"/>
        </w:rPr>
        <w:t>The final simulation time is 429 days</w:t>
      </w:r>
      <w:r w:rsidR="004474F5">
        <w:rPr>
          <w:rFonts w:cs="Arial"/>
          <w:szCs w:val="22"/>
          <w:lang w:eastAsia="zh-CN"/>
        </w:rPr>
        <w:t xml:space="preserve">.  </w:t>
      </w:r>
      <w:r w:rsidR="009F4301">
        <w:rPr>
          <w:rFonts w:cs="Arial"/>
          <w:szCs w:val="22"/>
          <w:lang w:eastAsia="zh-CN"/>
        </w:rPr>
        <w:t xml:space="preserve">The initial hydraulic head is </w:t>
      </w:r>
      <w:r w:rsidR="00233FD0">
        <w:rPr>
          <w:rFonts w:cs="Arial"/>
          <w:szCs w:val="22"/>
          <w:lang w:eastAsia="zh-CN"/>
        </w:rPr>
        <w:t xml:space="preserve">set to </w:t>
      </w:r>
      <w:r w:rsidR="009F4301">
        <w:rPr>
          <w:rFonts w:cs="Arial"/>
          <w:szCs w:val="22"/>
          <w:lang w:eastAsia="zh-CN"/>
        </w:rPr>
        <w:t xml:space="preserve">1.0 m </w:t>
      </w:r>
      <w:r w:rsidR="00233FD0">
        <w:rPr>
          <w:rFonts w:cs="Arial"/>
          <w:szCs w:val="22"/>
          <w:lang w:eastAsia="zh-CN"/>
        </w:rPr>
        <w:t>for</w:t>
      </w:r>
      <w:r w:rsidR="009F4301">
        <w:rPr>
          <w:rFonts w:cs="Arial"/>
          <w:szCs w:val="22"/>
          <w:lang w:eastAsia="zh-CN"/>
        </w:rPr>
        <w:t xml:space="preserve"> the whole domain</w:t>
      </w:r>
      <w:r w:rsidR="004474F5">
        <w:rPr>
          <w:rFonts w:cs="Arial"/>
          <w:szCs w:val="22"/>
          <w:lang w:eastAsia="zh-CN"/>
        </w:rPr>
        <w:t xml:space="preserve">.  </w:t>
      </w:r>
      <w:r w:rsidR="009F4301" w:rsidRPr="00ED3698">
        <w:rPr>
          <w:lang w:val="en-CA" w:eastAsia="en-CA"/>
        </w:rPr>
        <w:t xml:space="preserve">Boundary conditions for the flow problem consist of </w:t>
      </w:r>
      <w:r w:rsidR="009F4301" w:rsidRPr="00ED3698">
        <w:rPr>
          <w:sz w:val="25"/>
          <w:szCs w:val="25"/>
          <w:lang w:val="en-CA" w:eastAsia="en-CA"/>
        </w:rPr>
        <w:t xml:space="preserve">a </w:t>
      </w:r>
      <w:r w:rsidR="009F4301" w:rsidRPr="00ED3698">
        <w:t xml:space="preserve">specified flux boundary at the </w:t>
      </w:r>
      <w:r w:rsidR="009F4301">
        <w:t>bottom</w:t>
      </w:r>
      <w:r w:rsidR="009F4301" w:rsidRPr="00ED3698">
        <w:t xml:space="preserve"> </w:t>
      </w:r>
      <w:r w:rsidR="00233FD0">
        <w:t>in</w:t>
      </w:r>
      <w:r w:rsidR="009F4301" w:rsidRPr="00ED3698">
        <w:t xml:space="preserve"> </w:t>
      </w:r>
      <w:r w:rsidR="009F4301">
        <w:t>1.1</w:t>
      </w:r>
      <w:r w:rsidR="009F4301" w:rsidRPr="007E11F0">
        <w:t>×10</w:t>
      </w:r>
      <w:r w:rsidR="009F4301" w:rsidRPr="007E11F0">
        <w:rPr>
          <w:vertAlign w:val="superscript"/>
        </w:rPr>
        <w:t>-0</w:t>
      </w:r>
      <w:r w:rsidR="009F4301">
        <w:rPr>
          <w:vertAlign w:val="superscript"/>
        </w:rPr>
        <w:t>7</w:t>
      </w:r>
      <w:r w:rsidR="00233FD0">
        <w:t> </w:t>
      </w:r>
      <w:r w:rsidR="009F4301" w:rsidRPr="00ED3698">
        <w:t>m s</w:t>
      </w:r>
      <w:r w:rsidR="009F4301" w:rsidRPr="00ED3698">
        <w:rPr>
          <w:vertAlign w:val="superscript"/>
        </w:rPr>
        <w:t>-1</w:t>
      </w:r>
      <w:r w:rsidR="009F4301" w:rsidRPr="00ED3698">
        <w:t xml:space="preserve">, which represents recharge, and a fixed head boundary of h = </w:t>
      </w:r>
      <w:r w:rsidR="009F4301">
        <w:t>1.0 </w:t>
      </w:r>
      <w:r w:rsidR="009F4301" w:rsidRPr="00ED3698">
        <w:t xml:space="preserve">m at the </w:t>
      </w:r>
      <w:r w:rsidR="009F4301">
        <w:t>top boundary</w:t>
      </w:r>
      <w:r w:rsidR="004474F5">
        <w:t xml:space="preserve">.  </w:t>
      </w:r>
      <w:r w:rsidR="00BF48AD">
        <w:t>The</w:t>
      </w:r>
      <w:r w:rsidR="00233FD0">
        <w:t xml:space="preserve"> 18</w:t>
      </w:r>
      <w:r w:rsidR="00BF48AD">
        <w:t xml:space="preserve"> primary components considered in the simulation are: Ca</w:t>
      </w:r>
      <w:r w:rsidR="00BF48AD">
        <w:rPr>
          <w:vertAlign w:val="superscript"/>
        </w:rPr>
        <w:t>2+</w:t>
      </w:r>
      <w:r w:rsidR="00BF48AD">
        <w:t>, Fe</w:t>
      </w:r>
      <w:r w:rsidR="00BF48AD">
        <w:rPr>
          <w:vertAlign w:val="superscript"/>
        </w:rPr>
        <w:t>2+</w:t>
      </w:r>
      <w:r w:rsidR="00BF48AD">
        <w:t>, SO</w:t>
      </w:r>
      <w:r w:rsidR="00BF48AD" w:rsidRPr="00F453C8">
        <w:rPr>
          <w:vertAlign w:val="subscript"/>
        </w:rPr>
        <w:t>4</w:t>
      </w:r>
      <w:r w:rsidR="00BF48AD">
        <w:rPr>
          <w:vertAlign w:val="superscript"/>
        </w:rPr>
        <w:t>2-</w:t>
      </w:r>
      <w:r w:rsidR="00BF48AD">
        <w:t xml:space="preserve">, </w:t>
      </w:r>
      <w:r w:rsidR="00BF48AD">
        <w:rPr>
          <w:vertAlign w:val="superscript"/>
        </w:rPr>
        <w:t>34</w:t>
      </w:r>
      <w:r w:rsidR="00BF48AD">
        <w:t>SO</w:t>
      </w:r>
      <w:r w:rsidR="00BF48AD" w:rsidRPr="00B11744">
        <w:rPr>
          <w:vertAlign w:val="subscript"/>
        </w:rPr>
        <w:t>4</w:t>
      </w:r>
      <w:r w:rsidR="00BF48AD">
        <w:rPr>
          <w:vertAlign w:val="superscript"/>
        </w:rPr>
        <w:t>2-</w:t>
      </w:r>
      <w:r w:rsidR="00BF48AD">
        <w:t>, H</w:t>
      </w:r>
      <w:r w:rsidR="00BF48AD" w:rsidRPr="00F453C8">
        <w:rPr>
          <w:vertAlign w:val="superscript"/>
        </w:rPr>
        <w:t>+</w:t>
      </w:r>
      <w:r w:rsidR="00BF48AD">
        <w:t>, CO</w:t>
      </w:r>
      <w:r w:rsidR="00BF48AD">
        <w:rPr>
          <w:vertAlign w:val="subscript"/>
        </w:rPr>
        <w:t>3</w:t>
      </w:r>
      <w:r w:rsidR="00BF48AD">
        <w:rPr>
          <w:vertAlign w:val="superscript"/>
        </w:rPr>
        <w:t>2-</w:t>
      </w:r>
      <w:r w:rsidR="00BF48AD">
        <w:t>,</w:t>
      </w:r>
      <w:r w:rsidR="00BF48AD" w:rsidRPr="00BF48AD">
        <w:t xml:space="preserve"> </w:t>
      </w:r>
      <w:r w:rsidR="00BF48AD">
        <w:t>HS</w:t>
      </w:r>
      <w:r w:rsidR="00BF48AD">
        <w:rPr>
          <w:vertAlign w:val="superscript"/>
        </w:rPr>
        <w:t>-</w:t>
      </w:r>
      <w:r w:rsidR="00BF48AD">
        <w:t>, H</w:t>
      </w:r>
      <w:r w:rsidR="00BF48AD" w:rsidRPr="00F453C8">
        <w:rPr>
          <w:vertAlign w:val="superscript"/>
        </w:rPr>
        <w:t>34</w:t>
      </w:r>
      <w:r w:rsidR="00BF48AD">
        <w:t>S</w:t>
      </w:r>
      <w:r w:rsidR="00BF48AD">
        <w:rPr>
          <w:vertAlign w:val="superscript"/>
        </w:rPr>
        <w:t>-</w:t>
      </w:r>
      <w:r w:rsidR="00BF48AD">
        <w:t xml:space="preserve">, </w:t>
      </w:r>
      <w:r w:rsidR="00E85953">
        <w:t>A</w:t>
      </w:r>
      <w:r w:rsidR="003F481F">
        <w:t>r(aq)</w:t>
      </w:r>
      <w:r w:rsidR="00BF48AD">
        <w:t>, Zn</w:t>
      </w:r>
      <w:r w:rsidR="00BF48AD">
        <w:rPr>
          <w:vertAlign w:val="superscript"/>
        </w:rPr>
        <w:t>2+</w:t>
      </w:r>
      <w:r w:rsidR="00BF48AD">
        <w:t>, Ni</w:t>
      </w:r>
      <w:r w:rsidR="00BF48AD">
        <w:rPr>
          <w:vertAlign w:val="superscript"/>
        </w:rPr>
        <w:t>2+</w:t>
      </w:r>
      <w:r w:rsidR="00BF48AD">
        <w:t>, Mn</w:t>
      </w:r>
      <w:r w:rsidR="00BF48AD">
        <w:rPr>
          <w:vertAlign w:val="superscript"/>
        </w:rPr>
        <w:t>2+</w:t>
      </w:r>
      <w:r w:rsidR="00BF48AD">
        <w:t>, Na</w:t>
      </w:r>
      <w:r w:rsidR="00BF48AD">
        <w:rPr>
          <w:vertAlign w:val="superscript"/>
        </w:rPr>
        <w:t>+</w:t>
      </w:r>
      <w:r w:rsidR="00BF48AD">
        <w:t>, K</w:t>
      </w:r>
      <w:r w:rsidR="00BF48AD">
        <w:rPr>
          <w:vertAlign w:val="superscript"/>
        </w:rPr>
        <w:t>+</w:t>
      </w:r>
      <w:r w:rsidR="00BF48AD">
        <w:t>, Mg</w:t>
      </w:r>
      <w:r w:rsidR="00BF48AD">
        <w:rPr>
          <w:vertAlign w:val="superscript"/>
        </w:rPr>
        <w:t>2+</w:t>
      </w:r>
      <w:r w:rsidR="00BF48AD">
        <w:t>, Br</w:t>
      </w:r>
      <w:r w:rsidR="00BF48AD">
        <w:rPr>
          <w:vertAlign w:val="superscript"/>
        </w:rPr>
        <w:t>-</w:t>
      </w:r>
      <w:r w:rsidR="00BF48AD">
        <w:t>, Cl</w:t>
      </w:r>
      <w:r w:rsidR="00BF48AD">
        <w:rPr>
          <w:vertAlign w:val="superscript"/>
        </w:rPr>
        <w:t>-</w:t>
      </w:r>
      <w:r w:rsidR="00BF48AD">
        <w:t>, and O</w:t>
      </w:r>
      <w:r w:rsidR="00BF48AD" w:rsidRPr="00F453C8">
        <w:rPr>
          <w:vertAlign w:val="subscript"/>
        </w:rPr>
        <w:t>2</w:t>
      </w:r>
      <w:r w:rsidR="00BF48AD">
        <w:t>(aq)</w:t>
      </w:r>
      <w:r w:rsidR="004474F5">
        <w:t xml:space="preserve">.  </w:t>
      </w:r>
      <w:r w:rsidR="00BF48AD">
        <w:t>The number of sencondary components is 92</w:t>
      </w:r>
      <w:r w:rsidR="004474F5">
        <w:t xml:space="preserve">.  </w:t>
      </w:r>
      <w:r w:rsidR="000E7ACC">
        <w:t xml:space="preserve">The minerals included in the simulation are: calcite, siderite, gypsum, 34gypsum (i.e, gypsum that its surfur is the heavier isotope </w:t>
      </w:r>
      <w:r w:rsidR="000E7ACC" w:rsidRPr="00F453C8">
        <w:rPr>
          <w:vertAlign w:val="superscript"/>
        </w:rPr>
        <w:t>34</w:t>
      </w:r>
      <w:r w:rsidR="000E7ACC">
        <w:t>S</w:t>
      </w:r>
      <w:r w:rsidR="004474F5">
        <w:t xml:space="preserve">.  </w:t>
      </w:r>
      <w:r w:rsidR="000E7ACC">
        <w:t xml:space="preserve">The same notation is used for other minerals including surfur), </w:t>
      </w:r>
      <w:r w:rsidR="000E7ACC" w:rsidRPr="000E7ACC">
        <w:t>mackinaw</w:t>
      </w:r>
      <w:r w:rsidR="000E7ACC">
        <w:t>ite, 34</w:t>
      </w:r>
      <w:r w:rsidR="000E7ACC" w:rsidRPr="000E7ACC">
        <w:t>mackinaw</w:t>
      </w:r>
      <w:r w:rsidR="000E7ACC">
        <w:t>ite, miller, 34miller, sphaler, 34sphaler, rhodochrosite and dolomite</w:t>
      </w:r>
      <w:r w:rsidR="004474F5">
        <w:t xml:space="preserve">.  </w:t>
      </w:r>
      <w:r w:rsidR="00DD03B1">
        <w:t>These minerals are treated as kinetically controlled reversible dissolution/precipitation reactions</w:t>
      </w:r>
      <w:r w:rsidR="004474F5">
        <w:t xml:space="preserve">.  </w:t>
      </w:r>
      <w:r w:rsidR="000E7ACC">
        <w:t>Additionally, the reduction of sulphate isotopes by organic substance are represented as minerals CH</w:t>
      </w:r>
      <w:r w:rsidR="000E7ACC" w:rsidRPr="00F453C8">
        <w:rPr>
          <w:vertAlign w:val="subscript"/>
        </w:rPr>
        <w:t>2</w:t>
      </w:r>
      <w:r w:rsidR="000E7ACC">
        <w:t>O-H</w:t>
      </w:r>
      <w:r w:rsidR="000E7ACC" w:rsidRPr="00F453C8">
        <w:rPr>
          <w:vertAlign w:val="subscript"/>
        </w:rPr>
        <w:t>2</w:t>
      </w:r>
      <w:r w:rsidR="000E7ACC">
        <w:t>S-m and CH</w:t>
      </w:r>
      <w:r w:rsidR="000E7ACC" w:rsidRPr="00B11744">
        <w:rPr>
          <w:vertAlign w:val="subscript"/>
        </w:rPr>
        <w:t>2</w:t>
      </w:r>
      <w:r w:rsidR="000E7ACC">
        <w:t>O-H</w:t>
      </w:r>
      <w:r w:rsidR="000E7ACC" w:rsidRPr="00B11744">
        <w:rPr>
          <w:vertAlign w:val="subscript"/>
        </w:rPr>
        <w:t>2</w:t>
      </w:r>
      <w:r w:rsidR="000E7ACC">
        <w:rPr>
          <w:vertAlign w:val="superscript"/>
        </w:rPr>
        <w:t>34</w:t>
      </w:r>
      <w:r w:rsidR="000E7ACC">
        <w:t>S-m</w:t>
      </w:r>
      <w:r w:rsidR="00680737">
        <w:t xml:space="preserve"> and specified as </w:t>
      </w:r>
      <w:r w:rsidR="00680737" w:rsidRPr="00ED3698">
        <w:t>irreversible, kinetically-controlled reactions</w:t>
      </w:r>
      <w:r w:rsidR="004474F5">
        <w:t xml:space="preserve">.  </w:t>
      </w:r>
      <w:r w:rsidR="0078418F">
        <w:t xml:space="preserve">To model surfur isotope fractionation in the laboratory column experiment, all instances of surfur species in the databases (including all aqueous species and surfur minerals) were modified to include separate entries </w:t>
      </w:r>
      <w:r w:rsidR="00B73957">
        <w:t>for both heavy (</w:t>
      </w:r>
      <w:r w:rsidR="00B73957" w:rsidRPr="00F453C8">
        <w:rPr>
          <w:vertAlign w:val="superscript"/>
        </w:rPr>
        <w:t>34</w:t>
      </w:r>
      <w:r w:rsidR="00B73957">
        <w:t>S) and light (</w:t>
      </w:r>
      <w:r w:rsidR="00B73957" w:rsidRPr="00F453C8">
        <w:rPr>
          <w:vertAlign w:val="superscript"/>
        </w:rPr>
        <w:t>32</w:t>
      </w:r>
      <w:r w:rsidR="00B73957">
        <w:t>S) surfur components.</w:t>
      </w:r>
    </w:p>
    <w:p w14:paraId="265A6437" w14:textId="61A99AD1" w:rsidR="00B61A76" w:rsidRDefault="00DD03B1" w:rsidP="00F453C8">
      <w:r>
        <w:t xml:space="preserve">The </w:t>
      </w:r>
      <w:r w:rsidR="00B61A76">
        <w:t xml:space="preserve">initial </w:t>
      </w:r>
      <w:r>
        <w:t>volume fraction of calcite in 3.1</w:t>
      </w:r>
      <w:r w:rsidR="00233FD0" w:rsidRPr="007E11F0">
        <w:t>×10</w:t>
      </w:r>
      <w:r w:rsidR="00233FD0" w:rsidRPr="007E11F0">
        <w:rPr>
          <w:vertAlign w:val="superscript"/>
        </w:rPr>
        <w:t>-0</w:t>
      </w:r>
      <w:r w:rsidR="00233FD0">
        <w:rPr>
          <w:vertAlign w:val="superscript"/>
        </w:rPr>
        <w:t>3</w:t>
      </w:r>
      <w:r>
        <w:t xml:space="preserve"> was adjusted to fit the modeled data</w:t>
      </w:r>
      <w:r w:rsidR="004474F5">
        <w:t xml:space="preserve">.  </w:t>
      </w:r>
      <w:r w:rsidR="001148F1">
        <w:t>Other minerals as listed above are considered to be secondary minerals</w:t>
      </w:r>
      <w:r w:rsidR="004474F5">
        <w:t xml:space="preserve">.  </w:t>
      </w:r>
      <w:r>
        <w:t xml:space="preserve">The other components of the column (including the silica and sand layers on </w:t>
      </w:r>
      <w:r w:rsidR="00E84800">
        <w:t xml:space="preserve">the </w:t>
      </w:r>
      <w:r>
        <w:t>top and bottom</w:t>
      </w:r>
      <w:r w:rsidR="00E84800">
        <w:t xml:space="preserve"> of the ccolumn</w:t>
      </w:r>
      <w:r>
        <w:t>) were considered to be nonreactive and thus not included in the model</w:t>
      </w:r>
      <w:r w:rsidR="004474F5">
        <w:t xml:space="preserve">.  </w:t>
      </w:r>
      <w:r w:rsidR="00B61A76">
        <w:t>The initial volume fraction of organic carbon was arbitrarily set to 0.1 to account for an excess of available carbon for the sulfate reduction.</w:t>
      </w:r>
    </w:p>
    <w:p w14:paraId="74C361A0" w14:textId="77777777" w:rsidR="00B61A76" w:rsidRDefault="00B61A76" w:rsidP="00F453C8">
      <w:r>
        <w:t xml:space="preserve">The reduction of surfate by sulfate reducing bacteria through the addition of organic carbon as the electron donor </w:t>
      </w:r>
      <w:r w:rsidR="00233FD0">
        <w:t>is</w:t>
      </w:r>
      <w:r>
        <w:t xml:space="preserve"> calculated as kinnectically controlled irreversible reactions:</w:t>
      </w:r>
    </w:p>
    <w:p w14:paraId="06853A8E" w14:textId="77777777" w:rsidR="00B61A76" w:rsidRDefault="00B61A76" w:rsidP="00B61A76">
      <w:pPr>
        <w:widowControl/>
        <w:spacing w:before="0" w:after="0"/>
        <w:jc w:val="left"/>
      </w:pPr>
    </w:p>
    <w:p w14:paraId="4023FDC7" w14:textId="77777777" w:rsidR="00B61A76" w:rsidRDefault="00B61A76" w:rsidP="00B61A76">
      <w:pPr>
        <w:widowControl/>
        <w:spacing w:before="0" w:after="0"/>
        <w:jc w:val="left"/>
        <w:rPr>
          <w:rFonts w:eastAsia="Calibri"/>
          <w:szCs w:val="24"/>
          <w:vertAlign w:val="superscript"/>
          <w:lang w:val="en-CA"/>
        </w:rPr>
      </w:pPr>
      <w:r w:rsidRPr="004111D5">
        <w:rPr>
          <w:rFonts w:eastAsia="Calibri"/>
          <w:szCs w:val="24"/>
          <w:lang w:val="en-CA"/>
        </w:rPr>
        <w:t>C</w:t>
      </w:r>
      <w:r>
        <w:rPr>
          <w:rFonts w:eastAsia="Calibri"/>
          <w:szCs w:val="24"/>
          <w:lang w:val="en-CA"/>
        </w:rPr>
        <w:t>H</w:t>
      </w:r>
      <w:r w:rsidRPr="00B11744">
        <w:rPr>
          <w:rFonts w:eastAsia="Calibri"/>
          <w:szCs w:val="24"/>
          <w:vertAlign w:val="subscript"/>
          <w:lang w:val="en-CA"/>
        </w:rPr>
        <w:t>2</w:t>
      </w:r>
      <w:r>
        <w:rPr>
          <w:rFonts w:eastAsia="Calibri"/>
          <w:szCs w:val="24"/>
          <w:lang w:val="en-CA"/>
        </w:rPr>
        <w:t>O + 0.5 S</w:t>
      </w:r>
      <w:r w:rsidRPr="004111D5">
        <w:rPr>
          <w:rFonts w:eastAsia="Calibri"/>
          <w:szCs w:val="24"/>
          <w:lang w:val="en-CA"/>
        </w:rPr>
        <w:t>O</w:t>
      </w:r>
      <w:r>
        <w:rPr>
          <w:rFonts w:eastAsia="Calibri"/>
          <w:szCs w:val="24"/>
          <w:vertAlign w:val="subscript"/>
          <w:lang w:val="en-CA"/>
        </w:rPr>
        <w:t>4</w:t>
      </w:r>
      <w:r w:rsidRPr="004111D5">
        <w:rPr>
          <w:rFonts w:eastAsia="Calibri"/>
          <w:szCs w:val="24"/>
          <w:vertAlign w:val="superscript"/>
          <w:lang w:val="en-CA"/>
        </w:rPr>
        <w:t xml:space="preserve">2- </w:t>
      </w:r>
      <w:r>
        <w:rPr>
          <w:rFonts w:eastAsia="Calibri"/>
          <w:szCs w:val="24"/>
          <w:vertAlign w:val="superscript"/>
          <w:lang w:val="en-CA"/>
        </w:rPr>
        <w:t xml:space="preserve"> </w:t>
      </w:r>
      <w:r>
        <w:rPr>
          <w:rFonts w:eastAsia="Calibri"/>
          <w:szCs w:val="24"/>
          <w:lang w:val="en-CA"/>
        </w:rPr>
        <w:t>→</w:t>
      </w:r>
      <w:r w:rsidRPr="004111D5">
        <w:rPr>
          <w:rFonts w:eastAsia="Calibri"/>
          <w:szCs w:val="24"/>
          <w:lang w:val="en-CA"/>
        </w:rPr>
        <w:t xml:space="preserve">  CO</w:t>
      </w:r>
      <w:r w:rsidRPr="004111D5">
        <w:rPr>
          <w:rFonts w:eastAsia="Calibri"/>
          <w:szCs w:val="24"/>
          <w:vertAlign w:val="subscript"/>
          <w:lang w:val="en-CA"/>
        </w:rPr>
        <w:t>3</w:t>
      </w:r>
      <w:r w:rsidRPr="004111D5">
        <w:rPr>
          <w:rFonts w:eastAsia="Calibri"/>
          <w:szCs w:val="24"/>
          <w:vertAlign w:val="superscript"/>
          <w:lang w:val="en-CA"/>
        </w:rPr>
        <w:t xml:space="preserve">2- </w:t>
      </w:r>
      <w:r>
        <w:rPr>
          <w:rFonts w:eastAsia="Calibri"/>
          <w:szCs w:val="24"/>
          <w:vertAlign w:val="superscript"/>
          <w:lang w:val="en-CA"/>
        </w:rPr>
        <w:t xml:space="preserve"> </w:t>
      </w:r>
      <w:r w:rsidRPr="00B11744">
        <w:rPr>
          <w:rFonts w:eastAsia="Calibri"/>
          <w:szCs w:val="24"/>
          <w:lang w:val="en-CA"/>
        </w:rPr>
        <w:t>+</w:t>
      </w:r>
      <w:r>
        <w:rPr>
          <w:rFonts w:eastAsia="Calibri"/>
          <w:szCs w:val="24"/>
          <w:lang w:val="en-CA"/>
        </w:rPr>
        <w:t xml:space="preserve"> 0.5 </w:t>
      </w:r>
      <w:r w:rsidRPr="004111D5">
        <w:rPr>
          <w:rFonts w:eastAsia="Calibri"/>
          <w:szCs w:val="24"/>
          <w:lang w:val="en-CA"/>
        </w:rPr>
        <w:t>H</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w:t>
      </w:r>
      <w:r>
        <w:rPr>
          <w:rFonts w:eastAsia="Calibri"/>
          <w:szCs w:val="24"/>
          <w:lang w:val="en-CA"/>
        </w:rPr>
        <w:t>+1.5 </w:t>
      </w:r>
      <w:r w:rsidRPr="004111D5">
        <w:rPr>
          <w:rFonts w:eastAsia="Calibri"/>
          <w:szCs w:val="24"/>
          <w:lang w:val="en-CA"/>
        </w:rPr>
        <w:t>H</w:t>
      </w:r>
      <w:r w:rsidRPr="004111D5">
        <w:rPr>
          <w:rFonts w:eastAsia="Calibri"/>
          <w:szCs w:val="24"/>
          <w:vertAlign w:val="superscript"/>
          <w:lang w:val="en-CA"/>
        </w:rPr>
        <w:t>+</w:t>
      </w:r>
    </w:p>
    <w:p w14:paraId="3FCB8ADE" w14:textId="77777777" w:rsidR="00B61A76" w:rsidRDefault="00B61A76" w:rsidP="00B61A76">
      <w:pPr>
        <w:widowControl/>
        <w:spacing w:before="0" w:after="0"/>
        <w:jc w:val="left"/>
        <w:rPr>
          <w:rFonts w:eastAsia="Calibri"/>
          <w:szCs w:val="24"/>
          <w:vertAlign w:val="superscript"/>
          <w:lang w:val="en-CA"/>
        </w:rPr>
      </w:pPr>
    </w:p>
    <w:p w14:paraId="7E9B3CBD" w14:textId="77777777" w:rsidR="00B61A76" w:rsidRDefault="00B61A76" w:rsidP="00B61A76">
      <w:pPr>
        <w:widowControl/>
        <w:spacing w:before="0" w:after="0"/>
        <w:jc w:val="left"/>
      </w:pPr>
      <w:r w:rsidRPr="004111D5">
        <w:rPr>
          <w:rFonts w:eastAsia="Calibri"/>
          <w:szCs w:val="24"/>
          <w:lang w:val="en-CA"/>
        </w:rPr>
        <w:t>C</w:t>
      </w:r>
      <w:r>
        <w:rPr>
          <w:rFonts w:eastAsia="Calibri"/>
          <w:szCs w:val="24"/>
          <w:lang w:val="en-CA"/>
        </w:rPr>
        <w:t>H</w:t>
      </w:r>
      <w:r w:rsidRPr="00B11744">
        <w:rPr>
          <w:rFonts w:eastAsia="Calibri"/>
          <w:szCs w:val="24"/>
          <w:vertAlign w:val="subscript"/>
          <w:lang w:val="en-CA"/>
        </w:rPr>
        <w:t>2</w:t>
      </w:r>
      <w:r>
        <w:rPr>
          <w:rFonts w:eastAsia="Calibri"/>
          <w:szCs w:val="24"/>
          <w:lang w:val="en-CA"/>
        </w:rPr>
        <w:t>O + 0.5 </w:t>
      </w:r>
      <w:r>
        <w:rPr>
          <w:rFonts w:eastAsia="Calibri"/>
          <w:szCs w:val="24"/>
          <w:vertAlign w:val="superscript"/>
          <w:lang w:val="en-CA"/>
        </w:rPr>
        <w:t>34</w:t>
      </w:r>
      <w:r>
        <w:rPr>
          <w:rFonts w:eastAsia="Calibri"/>
          <w:szCs w:val="24"/>
          <w:lang w:val="en-CA"/>
        </w:rPr>
        <w:t>S</w:t>
      </w:r>
      <w:r w:rsidRPr="004111D5">
        <w:rPr>
          <w:rFonts w:eastAsia="Calibri"/>
          <w:szCs w:val="24"/>
          <w:lang w:val="en-CA"/>
        </w:rPr>
        <w:t>O</w:t>
      </w:r>
      <w:r>
        <w:rPr>
          <w:rFonts w:eastAsia="Calibri"/>
          <w:szCs w:val="24"/>
          <w:vertAlign w:val="subscript"/>
          <w:lang w:val="en-CA"/>
        </w:rPr>
        <w:t>4</w:t>
      </w:r>
      <w:r w:rsidRPr="004111D5">
        <w:rPr>
          <w:rFonts w:eastAsia="Calibri"/>
          <w:szCs w:val="24"/>
          <w:vertAlign w:val="superscript"/>
          <w:lang w:val="en-CA"/>
        </w:rPr>
        <w:t xml:space="preserve">2- </w:t>
      </w:r>
      <w:r>
        <w:rPr>
          <w:rFonts w:eastAsia="Calibri"/>
          <w:szCs w:val="24"/>
          <w:vertAlign w:val="superscript"/>
          <w:lang w:val="en-CA"/>
        </w:rPr>
        <w:t xml:space="preserve"> </w:t>
      </w:r>
      <w:r>
        <w:rPr>
          <w:rFonts w:eastAsia="Calibri"/>
          <w:szCs w:val="24"/>
          <w:lang w:val="en-CA"/>
        </w:rPr>
        <w:t>→</w:t>
      </w:r>
      <w:r w:rsidRPr="004111D5">
        <w:rPr>
          <w:rFonts w:eastAsia="Calibri"/>
          <w:szCs w:val="24"/>
          <w:lang w:val="en-CA"/>
        </w:rPr>
        <w:t xml:space="preserve">  CO</w:t>
      </w:r>
      <w:r w:rsidRPr="004111D5">
        <w:rPr>
          <w:rFonts w:eastAsia="Calibri"/>
          <w:szCs w:val="24"/>
          <w:vertAlign w:val="subscript"/>
          <w:lang w:val="en-CA"/>
        </w:rPr>
        <w:t>3</w:t>
      </w:r>
      <w:r w:rsidRPr="004111D5">
        <w:rPr>
          <w:rFonts w:eastAsia="Calibri"/>
          <w:szCs w:val="24"/>
          <w:vertAlign w:val="superscript"/>
          <w:lang w:val="en-CA"/>
        </w:rPr>
        <w:t xml:space="preserve">2- </w:t>
      </w:r>
      <w:r>
        <w:rPr>
          <w:rFonts w:eastAsia="Calibri"/>
          <w:szCs w:val="24"/>
          <w:vertAlign w:val="superscript"/>
          <w:lang w:val="en-CA"/>
        </w:rPr>
        <w:t xml:space="preserve"> </w:t>
      </w:r>
      <w:r w:rsidRPr="00B11744">
        <w:rPr>
          <w:rFonts w:eastAsia="Calibri"/>
          <w:szCs w:val="24"/>
          <w:lang w:val="en-CA"/>
        </w:rPr>
        <w:t>+</w:t>
      </w:r>
      <w:r>
        <w:rPr>
          <w:rFonts w:eastAsia="Calibri"/>
          <w:szCs w:val="24"/>
          <w:lang w:val="en-CA"/>
        </w:rPr>
        <w:t xml:space="preserve"> 0.5 </w:t>
      </w:r>
      <w:r w:rsidRPr="004111D5">
        <w:rPr>
          <w:rFonts w:eastAsia="Calibri"/>
          <w:szCs w:val="24"/>
          <w:lang w:val="en-CA"/>
        </w:rPr>
        <w:t>H</w:t>
      </w:r>
      <w:r>
        <w:rPr>
          <w:rFonts w:eastAsia="Calibri"/>
          <w:szCs w:val="24"/>
          <w:vertAlign w:val="superscript"/>
          <w:lang w:val="en-CA"/>
        </w:rPr>
        <w:t>34</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w:t>
      </w:r>
      <w:r>
        <w:rPr>
          <w:rFonts w:eastAsia="Calibri"/>
          <w:szCs w:val="24"/>
          <w:lang w:val="en-CA"/>
        </w:rPr>
        <w:t>+1.5 </w:t>
      </w:r>
      <w:r w:rsidRPr="004111D5">
        <w:rPr>
          <w:rFonts w:eastAsia="Calibri"/>
          <w:szCs w:val="24"/>
          <w:lang w:val="en-CA"/>
        </w:rPr>
        <w:t>H</w:t>
      </w:r>
      <w:r w:rsidRPr="004111D5">
        <w:rPr>
          <w:rFonts w:eastAsia="Calibri"/>
          <w:szCs w:val="24"/>
          <w:vertAlign w:val="superscript"/>
          <w:lang w:val="en-CA"/>
        </w:rPr>
        <w:t>+</w:t>
      </w:r>
    </w:p>
    <w:p w14:paraId="2476138D" w14:textId="77777777" w:rsidR="007F7DF6" w:rsidRDefault="00B61A76" w:rsidP="00F453C8">
      <w:r>
        <w:t>Both reactions were simulated with a simplified Monod-type rate expression dependent on the mass of sulfate for both heavy and light surfur isotopes:</w:t>
      </w:r>
    </w:p>
    <w:p w14:paraId="60D8C97C" w14:textId="77777777" w:rsidR="00B61A76" w:rsidRDefault="004E7FA7" w:rsidP="00F453C8">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C</m:t>
              </m:r>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O</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32</m:t>
                  </m:r>
                </m:sup>
              </m:sSup>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r>
            <m:rPr>
              <m:sty m:val="p"/>
            </m:rPr>
            <w:rPr>
              <w:rFonts w:ascii="Cambria Math" w:hAnsi="Cambria Math" w:cs="Cambria Math"/>
            </w:rPr>
            <m:t>=-</m:t>
          </m:r>
          <m:sSub>
            <m:sSubPr>
              <m:ctrlPr>
                <w:rPr>
                  <w:rFonts w:ascii="Cambria Math" w:hAnsi="Cambria Math" w:cs="Cambria Math"/>
                </w:rPr>
              </m:ctrlPr>
            </m:sSubPr>
            <m:e>
              <m:sPre>
                <m:sPrePr>
                  <m:ctrlPr>
                    <w:rPr>
                      <w:rFonts w:ascii="Cambria Math" w:hAnsi="Cambria Math" w:cs="Cambria Math"/>
                      <w:i/>
                    </w:rPr>
                  </m:ctrlPr>
                </m:sPrePr>
                <m:sub/>
                <m:sup>
                  <m:r>
                    <w:rPr>
                      <w:rFonts w:ascii="Cambria Math" w:hAnsi="Cambria Math" w:cs="Cambria Math"/>
                    </w:rPr>
                    <m:t>32</m:t>
                  </m:r>
                </m:sup>
                <m:e>
                  <m:r>
                    <w:rPr>
                      <w:rFonts w:ascii="Cambria Math" w:hAnsi="Cambria Math" w:cs="Cambria Math"/>
                    </w:rPr>
                    <m:t>k</m:t>
                  </m:r>
                </m:e>
              </m:sPre>
            </m:e>
            <m:sub>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d>
            <m:dPr>
              <m:begChr m:val="["/>
              <m:endChr m:val="]"/>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r>
                    <w:rPr>
                      <w:rFonts w:ascii="Cambria Math" w:hAnsi="Cambria Math" w:cs="Cambria Math"/>
                    </w:rPr>
                    <m:t>]</m:t>
                  </m:r>
                </m:num>
                <m:den>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s</m:t>
                      </m:r>
                    </m:sub>
                  </m:sSub>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r>
                    <w:rPr>
                      <w:rFonts w:ascii="Cambria Math" w:hAnsi="Cambria Math" w:cs="Cambria Math"/>
                    </w:rPr>
                    <m:t>]</m:t>
                  </m:r>
                </m:den>
              </m:f>
            </m:e>
          </m:d>
        </m:oMath>
      </m:oMathPara>
    </w:p>
    <w:p w14:paraId="77B67BE6" w14:textId="77777777" w:rsidR="00B61A76" w:rsidRPr="00B61A76" w:rsidRDefault="004E7FA7" w:rsidP="00F453C8">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C</m:t>
              </m:r>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O</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34</m:t>
                  </m:r>
                </m:sup>
              </m:sSup>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r>
            <m:rPr>
              <m:sty m:val="p"/>
            </m:rPr>
            <w:rPr>
              <w:rFonts w:ascii="Cambria Math" w:hAnsi="Cambria Math" w:cs="Cambria Math"/>
            </w:rPr>
            <m:t>=-</m:t>
          </m:r>
          <m:sSub>
            <m:sSubPr>
              <m:ctrlPr>
                <w:rPr>
                  <w:rFonts w:ascii="Cambria Math" w:hAnsi="Cambria Math" w:cs="Cambria Math"/>
                </w:rPr>
              </m:ctrlPr>
            </m:sSubPr>
            <m:e>
              <m:sPre>
                <m:sPrePr>
                  <m:ctrlPr>
                    <w:rPr>
                      <w:rFonts w:ascii="Cambria Math" w:hAnsi="Cambria Math" w:cs="Cambria Math"/>
                      <w:i/>
                    </w:rPr>
                  </m:ctrlPr>
                </m:sPrePr>
                <m:sub/>
                <m:sup>
                  <m:r>
                    <w:rPr>
                      <w:rFonts w:ascii="Cambria Math" w:hAnsi="Cambria Math" w:cs="Cambria Math"/>
                    </w:rPr>
                    <m:t>34</m:t>
                  </m:r>
                </m:sup>
                <m:e>
                  <m:r>
                    <w:rPr>
                      <w:rFonts w:ascii="Cambria Math" w:hAnsi="Cambria Math" w:cs="Cambria Math"/>
                    </w:rPr>
                    <m:t>k</m:t>
                  </m:r>
                </m:e>
              </m:sPre>
            </m:e>
            <m:sub>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d>
            <m:dPr>
              <m:begChr m:val="["/>
              <m:endChr m:val="]"/>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r>
                    <w:rPr>
                      <w:rFonts w:ascii="Cambria Math" w:hAnsi="Cambria Math" w:cs="Cambria Math"/>
                    </w:rPr>
                    <m:t>]</m:t>
                  </m:r>
                </m:num>
                <m:den>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s</m:t>
                      </m:r>
                    </m:sub>
                  </m:sSub>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r>
                    <w:rPr>
                      <w:rFonts w:ascii="Cambria Math" w:hAnsi="Cambria Math" w:cs="Cambria Math"/>
                    </w:rPr>
                    <m:t>]</m:t>
                  </m:r>
                </m:den>
              </m:f>
            </m:e>
          </m:d>
        </m:oMath>
      </m:oMathPara>
    </w:p>
    <w:p w14:paraId="2EBC2F4D" w14:textId="50EE0E1C" w:rsidR="00B61A76" w:rsidRDefault="00233FD0" w:rsidP="00F453C8">
      <w:r>
        <w:t>w</w:t>
      </w:r>
      <w:r w:rsidR="00B61A76">
        <w:t xml:space="preserve">here </w:t>
      </w:r>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C</m:t>
            </m:r>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O</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32</m:t>
                </m:r>
              </m:sup>
            </m:sSup>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oMath>
      <w:r w:rsidR="00B61A76">
        <w:t xml:space="preserve"> and </w:t>
      </w:r>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C</m:t>
            </m:r>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O</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34</m:t>
                </m:r>
              </m:sup>
            </m:sSup>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sub>
        </m:sSub>
      </m:oMath>
      <w:r w:rsidR="00B61A76">
        <w:t xml:space="preserve"> are rates of the overall reaction progress,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s</m:t>
            </m:r>
          </m:sub>
        </m:sSub>
      </m:oMath>
      <w:r w:rsidR="00B61A76">
        <w:t xml:space="preserve"> is the half saturation constant, and </w:t>
      </w:r>
      <m:oMath>
        <m:r>
          <w:rPr>
            <w:rFonts w:ascii="Cambria Math" w:hAnsi="Cambria Math" w:cs="Cambria Math"/>
          </w:rPr>
          <m:t>[S</m:t>
        </m:r>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4</m:t>
            </m:r>
          </m:sub>
        </m:sSub>
        <m:r>
          <w:rPr>
            <w:rFonts w:ascii="Cambria Math" w:hAnsi="Cambria Math" w:cs="Cambria Math"/>
          </w:rPr>
          <m:t>]</m:t>
        </m:r>
      </m:oMath>
      <w:r w:rsidR="00B61A76">
        <w:t xml:space="preserve"> is the total sulfate concentration (</w:t>
      </w:r>
      <w:r w:rsidR="004474F5">
        <w:t xml:space="preserve">i.e. </w:t>
      </w:r>
      <w:r w:rsidR="00B61A76">
        <w:t>inchluding both heavy and light isotopes).</w:t>
      </w:r>
    </w:p>
    <w:p w14:paraId="6CA19F53" w14:textId="10C2243B" w:rsidR="001C098F" w:rsidRDefault="00B81CDB" w:rsidP="00F453C8">
      <w:r>
        <w:t xml:space="preserve">The initial concentrations of the aqueous components are the same in the domain as listed in </w:t>
      </w:r>
      <w:r>
        <w:fldChar w:fldCharType="begin"/>
      </w:r>
      <w:r>
        <w:instrText xml:space="preserve"> REF _Ref416365337 \h </w:instrText>
      </w:r>
      <w:r>
        <w:fldChar w:fldCharType="separate"/>
      </w:r>
      <w:r w:rsidR="00B560DA" w:rsidRPr="00ED3698">
        <w:t xml:space="preserve">Table </w:t>
      </w:r>
      <w:r w:rsidR="00B560DA">
        <w:rPr>
          <w:noProof/>
        </w:rPr>
        <w:t>3</w:t>
      </w:r>
      <w:r w:rsidR="00B560DA">
        <w:t>.</w:t>
      </w:r>
      <w:r w:rsidR="00B560DA">
        <w:rPr>
          <w:noProof/>
        </w:rPr>
        <w:t>49</w:t>
      </w:r>
      <w:r>
        <w:fldChar w:fldCharType="end"/>
      </w:r>
      <w:r w:rsidR="004474F5">
        <w:t xml:space="preserve">.  </w:t>
      </w:r>
      <w:r w:rsidR="000F7D4D">
        <w:t>The injected solutions were replaced eight times during the experiment and were simulated as time dependent boundary condition</w:t>
      </w:r>
      <w:r w:rsidR="004474F5">
        <w:t xml:space="preserve">.  </w:t>
      </w:r>
      <w:r w:rsidR="000F7D4D">
        <w:t>The chemical composition</w:t>
      </w:r>
      <w:r w:rsidR="00233FD0">
        <w:t>s</w:t>
      </w:r>
      <w:r w:rsidR="000F7D4D">
        <w:t xml:space="preserve"> of the injected solutions are listed in </w:t>
      </w:r>
      <w:r w:rsidR="000F7D4D">
        <w:fldChar w:fldCharType="begin"/>
      </w:r>
      <w:r w:rsidR="000F7D4D">
        <w:instrText xml:space="preserve"> REF _Ref416366955 \h </w:instrText>
      </w:r>
      <w:r w:rsidR="000F7D4D">
        <w:fldChar w:fldCharType="separate"/>
      </w:r>
      <w:r w:rsidR="00B560DA" w:rsidRPr="00ED3698">
        <w:t xml:space="preserve">Table </w:t>
      </w:r>
      <w:r w:rsidR="00B560DA">
        <w:rPr>
          <w:noProof/>
        </w:rPr>
        <w:t>3</w:t>
      </w:r>
      <w:r w:rsidR="00B560DA">
        <w:t>.</w:t>
      </w:r>
      <w:r w:rsidR="00B560DA">
        <w:rPr>
          <w:noProof/>
        </w:rPr>
        <w:t>50</w:t>
      </w:r>
      <w:r w:rsidR="000F7D4D">
        <w:fldChar w:fldCharType="end"/>
      </w:r>
      <w:r w:rsidR="000F7D4D">
        <w:t>.</w:t>
      </w:r>
    </w:p>
    <w:p w14:paraId="40483C9A" w14:textId="77C1959D" w:rsidR="00E85953" w:rsidRDefault="00E85953" w:rsidP="00B81CDB">
      <w:pPr>
        <w:pStyle w:val="Caption"/>
        <w:keepNext/>
      </w:pPr>
      <w:bookmarkStart w:id="1098" w:name="_Ref416365337"/>
      <w:bookmarkStart w:id="1099" w:name="_Toc520374990"/>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49</w:t>
      </w:r>
      <w:r w:rsidR="00FE1AD3">
        <w:fldChar w:fldCharType="end"/>
      </w:r>
      <w:bookmarkEnd w:id="1098"/>
      <w:r w:rsidR="00535A70">
        <w:t xml:space="preserve">: </w:t>
      </w:r>
      <w:r>
        <w:t>Initial concentrations</w:t>
      </w:r>
      <w:r w:rsidR="003F481F">
        <w:t xml:space="preserve"> [mg/L]</w:t>
      </w:r>
      <w:r>
        <w:t xml:space="preserve"> of </w:t>
      </w:r>
      <w:r w:rsidR="00B81CDB">
        <w:t xml:space="preserve">the aqueous </w:t>
      </w:r>
      <w:r>
        <w:t xml:space="preserve">components in </w:t>
      </w:r>
      <w:r w:rsidR="003F481F">
        <w:t>the domain</w:t>
      </w:r>
      <w:bookmarkEnd w:id="1099"/>
    </w:p>
    <w:tbl>
      <w:tblPr>
        <w:tblStyle w:val="LightShading"/>
        <w:tblW w:w="0" w:type="auto"/>
        <w:tblLook w:val="04A0" w:firstRow="1" w:lastRow="0" w:firstColumn="1" w:lastColumn="0" w:noHBand="0" w:noVBand="1"/>
      </w:tblPr>
      <w:tblGrid>
        <w:gridCol w:w="1444"/>
        <w:gridCol w:w="1630"/>
        <w:gridCol w:w="1249"/>
        <w:gridCol w:w="1440"/>
        <w:gridCol w:w="1630"/>
        <w:gridCol w:w="1247"/>
      </w:tblGrid>
      <w:tr w:rsidR="00E85953" w14:paraId="35174545" w14:textId="77777777" w:rsidTr="00E859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D9D9D9" w:themeFill="background1" w:themeFillShade="D9"/>
          </w:tcPr>
          <w:p w14:paraId="2E49AE66" w14:textId="77777777" w:rsidR="00E85953" w:rsidRPr="00E85953" w:rsidRDefault="00E85953" w:rsidP="00E85953">
            <w:pPr>
              <w:rPr>
                <w:szCs w:val="24"/>
              </w:rPr>
            </w:pPr>
            <w:r w:rsidRPr="00E85953">
              <w:rPr>
                <w:szCs w:val="24"/>
              </w:rPr>
              <w:t>Component</w:t>
            </w:r>
          </w:p>
        </w:tc>
        <w:tc>
          <w:tcPr>
            <w:tcW w:w="1630" w:type="dxa"/>
            <w:shd w:val="clear" w:color="auto" w:fill="D9D9D9" w:themeFill="background1" w:themeFillShade="D9"/>
          </w:tcPr>
          <w:p w14:paraId="5BB43959" w14:textId="77777777" w:rsidR="00E85953" w:rsidRPr="00E85953" w:rsidRDefault="00E85953" w:rsidP="00E85953">
            <w:pPr>
              <w:cnfStyle w:val="100000000000" w:firstRow="1" w:lastRow="0" w:firstColumn="0" w:lastColumn="0" w:oddVBand="0" w:evenVBand="0" w:oddHBand="0" w:evenHBand="0" w:firstRowFirstColumn="0" w:firstRowLastColumn="0" w:lastRowFirstColumn="0" w:lastRowLastColumn="0"/>
              <w:rPr>
                <w:szCs w:val="24"/>
              </w:rPr>
            </w:pPr>
            <w:r w:rsidRPr="00E85953">
              <w:rPr>
                <w:szCs w:val="24"/>
              </w:rPr>
              <w:t>concentration</w:t>
            </w:r>
          </w:p>
        </w:tc>
        <w:tc>
          <w:tcPr>
            <w:tcW w:w="1345" w:type="dxa"/>
            <w:shd w:val="clear" w:color="auto" w:fill="D9D9D9" w:themeFill="background1" w:themeFillShade="D9"/>
          </w:tcPr>
          <w:p w14:paraId="2C08F150" w14:textId="77777777" w:rsidR="00E85953" w:rsidRPr="00E85953" w:rsidRDefault="00E85953" w:rsidP="00E85953">
            <w:pPr>
              <w:cnfStyle w:val="100000000000" w:firstRow="1" w:lastRow="0" w:firstColumn="0" w:lastColumn="0" w:oddVBand="0" w:evenVBand="0" w:oddHBand="0" w:evenHBand="0" w:firstRowFirstColumn="0" w:firstRowLastColumn="0" w:lastRowFirstColumn="0" w:lastRowLastColumn="0"/>
              <w:rPr>
                <w:szCs w:val="24"/>
              </w:rPr>
            </w:pPr>
            <w:r w:rsidRPr="00E85953">
              <w:rPr>
                <w:szCs w:val="24"/>
              </w:rPr>
              <w:t>Remark</w:t>
            </w:r>
          </w:p>
        </w:tc>
        <w:tc>
          <w:tcPr>
            <w:tcW w:w="1452" w:type="dxa"/>
            <w:shd w:val="clear" w:color="auto" w:fill="D9D9D9" w:themeFill="background1" w:themeFillShade="D9"/>
          </w:tcPr>
          <w:p w14:paraId="6E1E45B4" w14:textId="77777777" w:rsidR="00E85953" w:rsidRPr="00E85953" w:rsidRDefault="00E85953" w:rsidP="00E85953">
            <w:pPr>
              <w:cnfStyle w:val="100000000000" w:firstRow="1" w:lastRow="0" w:firstColumn="0" w:lastColumn="0" w:oddVBand="0" w:evenVBand="0" w:oddHBand="0" w:evenHBand="0" w:firstRowFirstColumn="0" w:firstRowLastColumn="0" w:lastRowFirstColumn="0" w:lastRowLastColumn="0"/>
              <w:rPr>
                <w:szCs w:val="24"/>
              </w:rPr>
            </w:pPr>
            <w:r w:rsidRPr="00E85953">
              <w:rPr>
                <w:szCs w:val="24"/>
              </w:rPr>
              <w:t>Component</w:t>
            </w:r>
          </w:p>
        </w:tc>
        <w:tc>
          <w:tcPr>
            <w:tcW w:w="1630" w:type="dxa"/>
            <w:shd w:val="clear" w:color="auto" w:fill="D9D9D9" w:themeFill="background1" w:themeFillShade="D9"/>
          </w:tcPr>
          <w:p w14:paraId="1A64FAB6" w14:textId="77777777" w:rsidR="00E85953" w:rsidRPr="00E85953" w:rsidRDefault="00E85953" w:rsidP="00E85953">
            <w:pPr>
              <w:cnfStyle w:val="100000000000" w:firstRow="1" w:lastRow="0" w:firstColumn="0" w:lastColumn="0" w:oddVBand="0" w:evenVBand="0" w:oddHBand="0" w:evenHBand="0" w:firstRowFirstColumn="0" w:firstRowLastColumn="0" w:lastRowFirstColumn="0" w:lastRowLastColumn="0"/>
              <w:rPr>
                <w:szCs w:val="24"/>
              </w:rPr>
            </w:pPr>
            <w:r w:rsidRPr="00E85953">
              <w:rPr>
                <w:szCs w:val="24"/>
              </w:rPr>
              <w:t>concentration</w:t>
            </w:r>
          </w:p>
        </w:tc>
        <w:tc>
          <w:tcPr>
            <w:tcW w:w="1342" w:type="dxa"/>
            <w:shd w:val="clear" w:color="auto" w:fill="D9D9D9" w:themeFill="background1" w:themeFillShade="D9"/>
          </w:tcPr>
          <w:p w14:paraId="2EF2D662" w14:textId="77777777" w:rsidR="00E85953" w:rsidRPr="00E85953" w:rsidRDefault="00E85953" w:rsidP="00E85953">
            <w:pPr>
              <w:cnfStyle w:val="100000000000" w:firstRow="1" w:lastRow="0" w:firstColumn="0" w:lastColumn="0" w:oddVBand="0" w:evenVBand="0" w:oddHBand="0" w:evenHBand="0" w:firstRowFirstColumn="0" w:firstRowLastColumn="0" w:lastRowFirstColumn="0" w:lastRowLastColumn="0"/>
              <w:rPr>
                <w:szCs w:val="24"/>
              </w:rPr>
            </w:pPr>
            <w:r w:rsidRPr="00E85953">
              <w:rPr>
                <w:szCs w:val="24"/>
              </w:rPr>
              <w:t>Remark</w:t>
            </w:r>
          </w:p>
        </w:tc>
      </w:tr>
      <w:tr w:rsidR="00E85953" w14:paraId="349E51E8" w14:textId="77777777" w:rsidTr="00E8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58C92F79" w14:textId="77777777" w:rsidR="00E85953" w:rsidRPr="00E85953" w:rsidRDefault="00E85953" w:rsidP="003F481F">
            <w:pPr>
              <w:spacing w:before="0" w:after="0"/>
              <w:rPr>
                <w:szCs w:val="24"/>
              </w:rPr>
            </w:pPr>
            <w:r>
              <w:t>Ca</w:t>
            </w:r>
            <w:r>
              <w:rPr>
                <w:vertAlign w:val="superscript"/>
              </w:rPr>
              <w:t>2+</w:t>
            </w:r>
          </w:p>
        </w:tc>
        <w:tc>
          <w:tcPr>
            <w:tcW w:w="1630" w:type="dxa"/>
            <w:shd w:val="clear" w:color="auto" w:fill="FFFFFF" w:themeFill="background1"/>
          </w:tcPr>
          <w:p w14:paraId="392F12C5" w14:textId="77777777" w:rsidR="00E85953" w:rsidRPr="00E85953" w:rsidRDefault="00E85953"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425</w:t>
            </w:r>
          </w:p>
        </w:tc>
        <w:tc>
          <w:tcPr>
            <w:tcW w:w="1345" w:type="dxa"/>
            <w:shd w:val="clear" w:color="auto" w:fill="FFFFFF" w:themeFill="background1"/>
          </w:tcPr>
          <w:p w14:paraId="5DEFD2ED"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547BB340"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t>Zn</w:t>
            </w:r>
            <w:r w:rsidRPr="00A050DC">
              <w:rPr>
                <w:vertAlign w:val="superscript"/>
              </w:rPr>
              <w:t>2+</w:t>
            </w:r>
          </w:p>
        </w:tc>
        <w:tc>
          <w:tcPr>
            <w:tcW w:w="1630" w:type="dxa"/>
            <w:shd w:val="clear" w:color="auto" w:fill="FFFFFF" w:themeFill="background1"/>
          </w:tcPr>
          <w:p w14:paraId="28988055" w14:textId="77777777" w:rsidR="00E85953"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4111D5">
              <w:rPr>
                <w:rFonts w:hint="eastAsia"/>
                <w:szCs w:val="24"/>
                <w:lang w:eastAsia="zh-CN"/>
              </w:rPr>
              <w:t>1</w:t>
            </w:r>
            <w:r w:rsidRPr="004111D5">
              <w:rPr>
                <w:szCs w:val="24"/>
              </w:rPr>
              <w:t>.</w:t>
            </w:r>
            <w:r>
              <w:rPr>
                <w:szCs w:val="24"/>
              </w:rPr>
              <w:t>0</w:t>
            </w:r>
            <w:r w:rsidRPr="004111D5">
              <w:rPr>
                <w:szCs w:val="24"/>
              </w:rPr>
              <w:t>×10</w:t>
            </w:r>
            <w:r w:rsidRPr="004111D5">
              <w:rPr>
                <w:szCs w:val="24"/>
                <w:vertAlign w:val="superscript"/>
              </w:rPr>
              <w:t>-</w:t>
            </w:r>
            <w:r>
              <w:rPr>
                <w:szCs w:val="24"/>
                <w:vertAlign w:val="superscript"/>
                <w:lang w:eastAsia="zh-CN"/>
              </w:rPr>
              <w:t>10</w:t>
            </w:r>
          </w:p>
        </w:tc>
        <w:tc>
          <w:tcPr>
            <w:tcW w:w="1342" w:type="dxa"/>
            <w:shd w:val="clear" w:color="auto" w:fill="FFFFFF" w:themeFill="background1"/>
          </w:tcPr>
          <w:p w14:paraId="7D800DCC"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r>
      <w:tr w:rsidR="003F481F" w14:paraId="44A23C5B" w14:textId="77777777" w:rsidTr="00E85953">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38B9026E" w14:textId="77777777" w:rsidR="003F481F" w:rsidRPr="00E85953" w:rsidRDefault="003F481F" w:rsidP="003F481F">
            <w:pPr>
              <w:spacing w:before="0" w:after="0"/>
              <w:rPr>
                <w:szCs w:val="24"/>
              </w:rPr>
            </w:pPr>
            <w:r>
              <w:t>Fe</w:t>
            </w:r>
            <w:r>
              <w:rPr>
                <w:vertAlign w:val="superscript"/>
              </w:rPr>
              <w:t>2+</w:t>
            </w:r>
          </w:p>
        </w:tc>
        <w:tc>
          <w:tcPr>
            <w:tcW w:w="1630" w:type="dxa"/>
            <w:shd w:val="clear" w:color="auto" w:fill="FFFFFF" w:themeFill="background1"/>
          </w:tcPr>
          <w:p w14:paraId="2C9F04F0"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4111D5">
              <w:rPr>
                <w:rFonts w:hint="eastAsia"/>
                <w:szCs w:val="24"/>
                <w:lang w:eastAsia="zh-CN"/>
              </w:rPr>
              <w:t>1</w:t>
            </w:r>
            <w:r w:rsidRPr="004111D5">
              <w:rPr>
                <w:szCs w:val="24"/>
              </w:rPr>
              <w:t>.</w:t>
            </w:r>
            <w:r>
              <w:rPr>
                <w:szCs w:val="24"/>
              </w:rPr>
              <w:t>0</w:t>
            </w:r>
            <w:r w:rsidRPr="004111D5">
              <w:rPr>
                <w:szCs w:val="24"/>
              </w:rPr>
              <w:t>×10</w:t>
            </w:r>
            <w:r w:rsidRPr="004111D5">
              <w:rPr>
                <w:szCs w:val="24"/>
                <w:vertAlign w:val="superscript"/>
              </w:rPr>
              <w:t>-</w:t>
            </w:r>
            <w:r>
              <w:rPr>
                <w:szCs w:val="24"/>
                <w:vertAlign w:val="superscript"/>
                <w:lang w:eastAsia="zh-CN"/>
              </w:rPr>
              <w:t>10</w:t>
            </w:r>
          </w:p>
        </w:tc>
        <w:tc>
          <w:tcPr>
            <w:tcW w:w="1345" w:type="dxa"/>
            <w:shd w:val="clear" w:color="auto" w:fill="FFFFFF" w:themeFill="background1"/>
          </w:tcPr>
          <w:p w14:paraId="6B8D2FE5"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227353B0"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t>Ni</w:t>
            </w:r>
            <w:r w:rsidRPr="00A050DC">
              <w:rPr>
                <w:vertAlign w:val="superscript"/>
              </w:rPr>
              <w:t>2+</w:t>
            </w:r>
          </w:p>
        </w:tc>
        <w:tc>
          <w:tcPr>
            <w:tcW w:w="1630" w:type="dxa"/>
            <w:shd w:val="clear" w:color="auto" w:fill="FFFFFF" w:themeFill="background1"/>
          </w:tcPr>
          <w:p w14:paraId="3D5E4534"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246BF2">
              <w:rPr>
                <w:rFonts w:hint="eastAsia"/>
                <w:szCs w:val="24"/>
                <w:lang w:eastAsia="zh-CN"/>
              </w:rPr>
              <w:t>1</w:t>
            </w:r>
            <w:r w:rsidRPr="00246BF2">
              <w:rPr>
                <w:szCs w:val="24"/>
              </w:rPr>
              <w:t>.0×10</w:t>
            </w:r>
            <w:r w:rsidRPr="00246BF2">
              <w:rPr>
                <w:szCs w:val="24"/>
                <w:vertAlign w:val="superscript"/>
              </w:rPr>
              <w:t>-</w:t>
            </w:r>
            <w:r w:rsidRPr="00246BF2">
              <w:rPr>
                <w:szCs w:val="24"/>
                <w:vertAlign w:val="superscript"/>
                <w:lang w:eastAsia="zh-CN"/>
              </w:rPr>
              <w:t>10</w:t>
            </w:r>
          </w:p>
        </w:tc>
        <w:tc>
          <w:tcPr>
            <w:tcW w:w="1342" w:type="dxa"/>
            <w:shd w:val="clear" w:color="auto" w:fill="FFFFFF" w:themeFill="background1"/>
          </w:tcPr>
          <w:p w14:paraId="6491B38E"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r>
      <w:tr w:rsidR="003F481F" w14:paraId="2F80CEE5" w14:textId="77777777" w:rsidTr="00E8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1EF24CDF" w14:textId="77777777" w:rsidR="003F481F" w:rsidRPr="00E85953" w:rsidRDefault="003F481F" w:rsidP="003F481F">
            <w:pPr>
              <w:spacing w:before="0" w:after="0"/>
              <w:rPr>
                <w:szCs w:val="24"/>
              </w:rPr>
            </w:pPr>
            <w:r>
              <w:t>SO</w:t>
            </w:r>
            <w:r w:rsidRPr="00B11744">
              <w:rPr>
                <w:vertAlign w:val="subscript"/>
              </w:rPr>
              <w:t>4</w:t>
            </w:r>
            <w:r>
              <w:rPr>
                <w:vertAlign w:val="superscript"/>
              </w:rPr>
              <w:t>2-</w:t>
            </w:r>
          </w:p>
        </w:tc>
        <w:tc>
          <w:tcPr>
            <w:tcW w:w="1630" w:type="dxa"/>
            <w:shd w:val="clear" w:color="auto" w:fill="FFFFFF" w:themeFill="background1"/>
          </w:tcPr>
          <w:p w14:paraId="507BCA5F"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965.316</w:t>
            </w:r>
          </w:p>
        </w:tc>
        <w:tc>
          <w:tcPr>
            <w:tcW w:w="1345" w:type="dxa"/>
            <w:shd w:val="clear" w:color="auto" w:fill="FFFFFF" w:themeFill="background1"/>
          </w:tcPr>
          <w:p w14:paraId="380F83AA"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463AF2D7"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t>Mn</w:t>
            </w:r>
            <w:r w:rsidRPr="00A050DC">
              <w:rPr>
                <w:vertAlign w:val="superscript"/>
              </w:rPr>
              <w:t>2+</w:t>
            </w:r>
          </w:p>
        </w:tc>
        <w:tc>
          <w:tcPr>
            <w:tcW w:w="1630" w:type="dxa"/>
            <w:shd w:val="clear" w:color="auto" w:fill="FFFFFF" w:themeFill="background1"/>
          </w:tcPr>
          <w:p w14:paraId="5E82F307"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246BF2">
              <w:rPr>
                <w:rFonts w:hint="eastAsia"/>
                <w:szCs w:val="24"/>
                <w:lang w:eastAsia="zh-CN"/>
              </w:rPr>
              <w:t>1</w:t>
            </w:r>
            <w:r w:rsidRPr="00246BF2">
              <w:rPr>
                <w:szCs w:val="24"/>
              </w:rPr>
              <w:t>.0×10</w:t>
            </w:r>
            <w:r w:rsidRPr="00246BF2">
              <w:rPr>
                <w:szCs w:val="24"/>
                <w:vertAlign w:val="superscript"/>
              </w:rPr>
              <w:t>-</w:t>
            </w:r>
            <w:r w:rsidRPr="00246BF2">
              <w:rPr>
                <w:szCs w:val="24"/>
                <w:vertAlign w:val="superscript"/>
                <w:lang w:eastAsia="zh-CN"/>
              </w:rPr>
              <w:t>10</w:t>
            </w:r>
          </w:p>
        </w:tc>
        <w:tc>
          <w:tcPr>
            <w:tcW w:w="1342" w:type="dxa"/>
            <w:shd w:val="clear" w:color="auto" w:fill="FFFFFF" w:themeFill="background1"/>
          </w:tcPr>
          <w:p w14:paraId="60B233F9"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r>
      <w:tr w:rsidR="00E85953" w14:paraId="1964FD45" w14:textId="77777777" w:rsidTr="00E85953">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7B8DEF32" w14:textId="77777777" w:rsidR="00E85953" w:rsidRPr="00E85953" w:rsidRDefault="00E85953" w:rsidP="003F481F">
            <w:pPr>
              <w:spacing w:before="0" w:after="0"/>
              <w:rPr>
                <w:szCs w:val="24"/>
              </w:rPr>
            </w:pPr>
            <w:r>
              <w:rPr>
                <w:vertAlign w:val="superscript"/>
              </w:rPr>
              <w:t>34</w:t>
            </w:r>
            <w:r>
              <w:t>SO</w:t>
            </w:r>
            <w:r w:rsidRPr="00B11744">
              <w:rPr>
                <w:vertAlign w:val="subscript"/>
              </w:rPr>
              <w:t>4</w:t>
            </w:r>
            <w:r>
              <w:rPr>
                <w:vertAlign w:val="superscript"/>
              </w:rPr>
              <w:t>2-</w:t>
            </w:r>
          </w:p>
        </w:tc>
        <w:tc>
          <w:tcPr>
            <w:tcW w:w="1630" w:type="dxa"/>
            <w:shd w:val="clear" w:color="auto" w:fill="FFFFFF" w:themeFill="background1"/>
          </w:tcPr>
          <w:p w14:paraId="0F1E405C" w14:textId="77777777" w:rsidR="00E85953" w:rsidRPr="00E85953" w:rsidRDefault="00E85953"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44.423</w:t>
            </w:r>
          </w:p>
        </w:tc>
        <w:tc>
          <w:tcPr>
            <w:tcW w:w="1345" w:type="dxa"/>
            <w:shd w:val="clear" w:color="auto" w:fill="FFFFFF" w:themeFill="background1"/>
          </w:tcPr>
          <w:p w14:paraId="1697D22E" w14:textId="77777777" w:rsidR="00E85953" w:rsidRPr="00E85953" w:rsidRDefault="00E85953"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5966F07F" w14:textId="77777777" w:rsidR="00E85953" w:rsidRPr="00E85953" w:rsidRDefault="00E85953"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t>Na</w:t>
            </w:r>
            <w:r w:rsidRPr="00A050DC">
              <w:rPr>
                <w:vertAlign w:val="superscript"/>
              </w:rPr>
              <w:t>+</w:t>
            </w:r>
          </w:p>
        </w:tc>
        <w:tc>
          <w:tcPr>
            <w:tcW w:w="1630" w:type="dxa"/>
            <w:shd w:val="clear" w:color="auto" w:fill="FFFFFF" w:themeFill="background1"/>
          </w:tcPr>
          <w:p w14:paraId="5D252468" w14:textId="77777777" w:rsidR="00E85953" w:rsidRPr="00E85953" w:rsidRDefault="00E85953"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3.6</w:t>
            </w:r>
          </w:p>
        </w:tc>
        <w:tc>
          <w:tcPr>
            <w:tcW w:w="1342" w:type="dxa"/>
            <w:shd w:val="clear" w:color="auto" w:fill="FFFFFF" w:themeFill="background1"/>
          </w:tcPr>
          <w:p w14:paraId="74F295AD" w14:textId="77777777" w:rsidR="00E85953" w:rsidRPr="00E85953" w:rsidRDefault="00E85953"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r>
      <w:tr w:rsidR="003F481F" w14:paraId="076DC8DB" w14:textId="77777777" w:rsidTr="00E8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5254F770" w14:textId="77777777" w:rsidR="003F481F" w:rsidRPr="00E85953" w:rsidRDefault="003F481F" w:rsidP="003F481F">
            <w:pPr>
              <w:spacing w:before="0" w:after="0"/>
              <w:rPr>
                <w:szCs w:val="24"/>
                <w:vertAlign w:val="superscript"/>
              </w:rPr>
            </w:pPr>
            <w:r>
              <w:rPr>
                <w:color w:val="000000"/>
                <w:szCs w:val="24"/>
              </w:rPr>
              <w:t>H</w:t>
            </w:r>
            <w:r>
              <w:rPr>
                <w:color w:val="000000"/>
                <w:szCs w:val="24"/>
                <w:vertAlign w:val="superscript"/>
              </w:rPr>
              <w:t>+</w:t>
            </w:r>
          </w:p>
        </w:tc>
        <w:tc>
          <w:tcPr>
            <w:tcW w:w="1630" w:type="dxa"/>
            <w:shd w:val="clear" w:color="auto" w:fill="FFFFFF" w:themeFill="background1"/>
          </w:tcPr>
          <w:p w14:paraId="20A56672"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7.8</w:t>
            </w:r>
          </w:p>
        </w:tc>
        <w:tc>
          <w:tcPr>
            <w:tcW w:w="1345" w:type="dxa"/>
            <w:shd w:val="clear" w:color="auto" w:fill="FFFFFF" w:themeFill="background1"/>
          </w:tcPr>
          <w:p w14:paraId="0457E654"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'p</w:t>
            </w:r>
            <w:r>
              <w:rPr>
                <w:color w:val="000000"/>
                <w:szCs w:val="24"/>
              </w:rPr>
              <w:t>H</w:t>
            </w:r>
            <w:r w:rsidRPr="00E85953">
              <w:rPr>
                <w:color w:val="000000"/>
                <w:szCs w:val="24"/>
              </w:rPr>
              <w:t>'</w:t>
            </w:r>
          </w:p>
        </w:tc>
        <w:tc>
          <w:tcPr>
            <w:tcW w:w="1452" w:type="dxa"/>
            <w:shd w:val="clear" w:color="auto" w:fill="FFFFFF" w:themeFill="background1"/>
          </w:tcPr>
          <w:p w14:paraId="3B2BDFDC"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t>K</w:t>
            </w:r>
            <w:r w:rsidRPr="00A050DC">
              <w:rPr>
                <w:vertAlign w:val="superscript"/>
              </w:rPr>
              <w:t>+</w:t>
            </w:r>
          </w:p>
        </w:tc>
        <w:tc>
          <w:tcPr>
            <w:tcW w:w="1630" w:type="dxa"/>
            <w:shd w:val="clear" w:color="auto" w:fill="FFFFFF" w:themeFill="background1"/>
          </w:tcPr>
          <w:p w14:paraId="1D37CF5E"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960F77">
              <w:rPr>
                <w:rFonts w:hint="eastAsia"/>
                <w:szCs w:val="24"/>
                <w:lang w:eastAsia="zh-CN"/>
              </w:rPr>
              <w:t>1</w:t>
            </w:r>
            <w:r w:rsidRPr="00960F77">
              <w:rPr>
                <w:szCs w:val="24"/>
              </w:rPr>
              <w:t>.0×10</w:t>
            </w:r>
            <w:r w:rsidRPr="00960F77">
              <w:rPr>
                <w:szCs w:val="24"/>
                <w:vertAlign w:val="superscript"/>
              </w:rPr>
              <w:t>-</w:t>
            </w:r>
            <w:r w:rsidRPr="00960F77">
              <w:rPr>
                <w:szCs w:val="24"/>
                <w:vertAlign w:val="superscript"/>
                <w:lang w:eastAsia="zh-CN"/>
              </w:rPr>
              <w:t>10</w:t>
            </w:r>
          </w:p>
        </w:tc>
        <w:tc>
          <w:tcPr>
            <w:tcW w:w="1342" w:type="dxa"/>
            <w:shd w:val="clear" w:color="auto" w:fill="FFFFFF" w:themeFill="background1"/>
          </w:tcPr>
          <w:p w14:paraId="011B17D4"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r>
      <w:tr w:rsidR="003F481F" w14:paraId="4C2F73B3" w14:textId="77777777" w:rsidTr="00E85953">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19BF2CD0" w14:textId="77777777" w:rsidR="003F481F" w:rsidRPr="00E85953" w:rsidRDefault="003F481F" w:rsidP="003F481F">
            <w:pPr>
              <w:spacing w:before="0" w:after="0"/>
              <w:rPr>
                <w:szCs w:val="24"/>
              </w:rPr>
            </w:pPr>
            <w:r>
              <w:t>CO</w:t>
            </w:r>
            <w:r>
              <w:rPr>
                <w:vertAlign w:val="subscript"/>
              </w:rPr>
              <w:t>3</w:t>
            </w:r>
            <w:r>
              <w:rPr>
                <w:vertAlign w:val="superscript"/>
              </w:rPr>
              <w:t>2-</w:t>
            </w:r>
          </w:p>
        </w:tc>
        <w:tc>
          <w:tcPr>
            <w:tcW w:w="1630" w:type="dxa"/>
            <w:shd w:val="clear" w:color="auto" w:fill="FFFFFF" w:themeFill="background1"/>
          </w:tcPr>
          <w:p w14:paraId="5626EFD4"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22.4</w:t>
            </w:r>
          </w:p>
        </w:tc>
        <w:tc>
          <w:tcPr>
            <w:tcW w:w="1345" w:type="dxa"/>
            <w:shd w:val="clear" w:color="auto" w:fill="FFFFFF" w:themeFill="background1"/>
          </w:tcPr>
          <w:p w14:paraId="2ECB8C6B"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rFonts w:ascii="Calibri" w:hAnsi="Calibri"/>
                <w:color w:val="000000"/>
                <w:sz w:val="22"/>
                <w:szCs w:val="22"/>
              </w:rPr>
              <w:t>'free'</w:t>
            </w:r>
          </w:p>
        </w:tc>
        <w:tc>
          <w:tcPr>
            <w:tcW w:w="1452" w:type="dxa"/>
            <w:shd w:val="clear" w:color="auto" w:fill="FFFFFF" w:themeFill="background1"/>
          </w:tcPr>
          <w:p w14:paraId="51D6B259"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t>Mg</w:t>
            </w:r>
            <w:r w:rsidRPr="00A050DC">
              <w:rPr>
                <w:vertAlign w:val="superscript"/>
              </w:rPr>
              <w:t>2+</w:t>
            </w:r>
          </w:p>
        </w:tc>
        <w:tc>
          <w:tcPr>
            <w:tcW w:w="1630" w:type="dxa"/>
            <w:shd w:val="clear" w:color="auto" w:fill="FFFFFF" w:themeFill="background1"/>
          </w:tcPr>
          <w:p w14:paraId="3484D321"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960F77">
              <w:rPr>
                <w:rFonts w:hint="eastAsia"/>
                <w:szCs w:val="24"/>
                <w:lang w:eastAsia="zh-CN"/>
              </w:rPr>
              <w:t>1</w:t>
            </w:r>
            <w:r w:rsidRPr="00960F77">
              <w:rPr>
                <w:szCs w:val="24"/>
              </w:rPr>
              <w:t>.0×10</w:t>
            </w:r>
            <w:r w:rsidRPr="00960F77">
              <w:rPr>
                <w:szCs w:val="24"/>
                <w:vertAlign w:val="superscript"/>
              </w:rPr>
              <w:t>-</w:t>
            </w:r>
            <w:r w:rsidRPr="00960F77">
              <w:rPr>
                <w:szCs w:val="24"/>
                <w:vertAlign w:val="superscript"/>
                <w:lang w:eastAsia="zh-CN"/>
              </w:rPr>
              <w:t>10</w:t>
            </w:r>
          </w:p>
        </w:tc>
        <w:tc>
          <w:tcPr>
            <w:tcW w:w="1342" w:type="dxa"/>
            <w:shd w:val="clear" w:color="auto" w:fill="FFFFFF" w:themeFill="background1"/>
          </w:tcPr>
          <w:p w14:paraId="66A467D0"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r>
      <w:tr w:rsidR="003F481F" w14:paraId="1B5AE466" w14:textId="77777777" w:rsidTr="00E8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53766B66" w14:textId="77777777" w:rsidR="003F481F" w:rsidRPr="00E85953" w:rsidRDefault="003F481F" w:rsidP="003F481F">
            <w:pPr>
              <w:spacing w:before="0" w:after="0"/>
              <w:rPr>
                <w:szCs w:val="24"/>
              </w:rPr>
            </w:pPr>
            <w:r>
              <w:rPr>
                <w:color w:val="000000"/>
                <w:szCs w:val="24"/>
              </w:rPr>
              <w:t>HS</w:t>
            </w:r>
            <w:r>
              <w:rPr>
                <w:color w:val="000000"/>
                <w:szCs w:val="24"/>
                <w:vertAlign w:val="superscript"/>
              </w:rPr>
              <w:t>-</w:t>
            </w:r>
          </w:p>
        </w:tc>
        <w:tc>
          <w:tcPr>
            <w:tcW w:w="1630" w:type="dxa"/>
            <w:shd w:val="clear" w:color="auto" w:fill="FFFFFF" w:themeFill="background1"/>
          </w:tcPr>
          <w:p w14:paraId="01030BF0"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F463F2">
              <w:rPr>
                <w:rFonts w:hint="eastAsia"/>
                <w:szCs w:val="24"/>
                <w:lang w:eastAsia="zh-CN"/>
              </w:rPr>
              <w:t>1</w:t>
            </w:r>
            <w:r w:rsidRPr="00F463F2">
              <w:rPr>
                <w:szCs w:val="24"/>
              </w:rPr>
              <w:t>.0×10</w:t>
            </w:r>
            <w:r w:rsidRPr="00F463F2">
              <w:rPr>
                <w:szCs w:val="24"/>
                <w:vertAlign w:val="superscript"/>
              </w:rPr>
              <w:t>-</w:t>
            </w:r>
            <w:r w:rsidRPr="00F463F2">
              <w:rPr>
                <w:szCs w:val="24"/>
                <w:vertAlign w:val="superscript"/>
                <w:lang w:eastAsia="zh-CN"/>
              </w:rPr>
              <w:t>10</w:t>
            </w:r>
          </w:p>
        </w:tc>
        <w:tc>
          <w:tcPr>
            <w:tcW w:w="1345" w:type="dxa"/>
            <w:shd w:val="clear" w:color="auto" w:fill="FFFFFF" w:themeFill="background1"/>
          </w:tcPr>
          <w:p w14:paraId="6CEDAE88"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754D8806"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Br</w:t>
            </w:r>
            <w:r w:rsidRPr="004F1A93">
              <w:rPr>
                <w:color w:val="000000"/>
                <w:szCs w:val="24"/>
                <w:vertAlign w:val="superscript"/>
              </w:rPr>
              <w:t>-</w:t>
            </w:r>
          </w:p>
        </w:tc>
        <w:tc>
          <w:tcPr>
            <w:tcW w:w="1630" w:type="dxa"/>
            <w:shd w:val="clear" w:color="auto" w:fill="FFFFFF" w:themeFill="background1"/>
          </w:tcPr>
          <w:p w14:paraId="3A6833DC" w14:textId="77777777" w:rsidR="003F481F" w:rsidRPr="00E85953" w:rsidRDefault="003F481F"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960F77">
              <w:rPr>
                <w:rFonts w:hint="eastAsia"/>
                <w:szCs w:val="24"/>
                <w:lang w:eastAsia="zh-CN"/>
              </w:rPr>
              <w:t>1</w:t>
            </w:r>
            <w:r w:rsidRPr="00960F77">
              <w:rPr>
                <w:szCs w:val="24"/>
              </w:rPr>
              <w:t>.0×10</w:t>
            </w:r>
            <w:r w:rsidRPr="00960F77">
              <w:rPr>
                <w:szCs w:val="24"/>
                <w:vertAlign w:val="superscript"/>
              </w:rPr>
              <w:t>-</w:t>
            </w:r>
            <w:r w:rsidRPr="00960F77">
              <w:rPr>
                <w:szCs w:val="24"/>
                <w:vertAlign w:val="superscript"/>
                <w:lang w:eastAsia="zh-CN"/>
              </w:rPr>
              <w:t>10</w:t>
            </w:r>
          </w:p>
        </w:tc>
        <w:tc>
          <w:tcPr>
            <w:tcW w:w="1342" w:type="dxa"/>
            <w:shd w:val="clear" w:color="auto" w:fill="FFFFFF" w:themeFill="background1"/>
          </w:tcPr>
          <w:p w14:paraId="4A9A4521" w14:textId="77777777" w:rsidR="003F481F" w:rsidRPr="00E85953" w:rsidRDefault="003F481F"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'free'</w:t>
            </w:r>
          </w:p>
        </w:tc>
      </w:tr>
      <w:tr w:rsidR="003F481F" w14:paraId="1DB8F008" w14:textId="77777777" w:rsidTr="00E85953">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08F8D5A1" w14:textId="77777777" w:rsidR="003F481F" w:rsidRPr="00E85953" w:rsidRDefault="003F481F" w:rsidP="003F481F">
            <w:pPr>
              <w:spacing w:before="0" w:after="0"/>
              <w:rPr>
                <w:szCs w:val="24"/>
              </w:rPr>
            </w:pPr>
            <w:r>
              <w:t>H</w:t>
            </w:r>
            <w:r w:rsidRPr="00B11744">
              <w:rPr>
                <w:vertAlign w:val="superscript"/>
              </w:rPr>
              <w:t>34</w:t>
            </w:r>
            <w:r>
              <w:t>S</w:t>
            </w:r>
            <w:r>
              <w:rPr>
                <w:vertAlign w:val="superscript"/>
              </w:rPr>
              <w:t>-</w:t>
            </w:r>
          </w:p>
        </w:tc>
        <w:tc>
          <w:tcPr>
            <w:tcW w:w="1630" w:type="dxa"/>
            <w:shd w:val="clear" w:color="auto" w:fill="FFFFFF" w:themeFill="background1"/>
          </w:tcPr>
          <w:p w14:paraId="4D283A49"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F463F2">
              <w:rPr>
                <w:rFonts w:hint="eastAsia"/>
                <w:szCs w:val="24"/>
                <w:lang w:eastAsia="zh-CN"/>
              </w:rPr>
              <w:t>1</w:t>
            </w:r>
            <w:r w:rsidRPr="00F463F2">
              <w:rPr>
                <w:szCs w:val="24"/>
              </w:rPr>
              <w:t>.0×10</w:t>
            </w:r>
            <w:r w:rsidRPr="00F463F2">
              <w:rPr>
                <w:szCs w:val="24"/>
                <w:vertAlign w:val="superscript"/>
              </w:rPr>
              <w:t>-</w:t>
            </w:r>
            <w:r w:rsidRPr="00F463F2">
              <w:rPr>
                <w:szCs w:val="24"/>
                <w:vertAlign w:val="superscript"/>
                <w:lang w:eastAsia="zh-CN"/>
              </w:rPr>
              <w:t>10</w:t>
            </w:r>
          </w:p>
        </w:tc>
        <w:tc>
          <w:tcPr>
            <w:tcW w:w="1345" w:type="dxa"/>
            <w:shd w:val="clear" w:color="auto" w:fill="FFFFFF" w:themeFill="background1"/>
          </w:tcPr>
          <w:p w14:paraId="1B50D039"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c>
          <w:tcPr>
            <w:tcW w:w="1452" w:type="dxa"/>
            <w:shd w:val="clear" w:color="auto" w:fill="FFFFFF" w:themeFill="background1"/>
          </w:tcPr>
          <w:p w14:paraId="0650DC0C"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Cl</w:t>
            </w:r>
            <w:r w:rsidRPr="004F1A93">
              <w:rPr>
                <w:color w:val="000000"/>
                <w:szCs w:val="24"/>
                <w:vertAlign w:val="superscript"/>
              </w:rPr>
              <w:t>-</w:t>
            </w:r>
          </w:p>
        </w:tc>
        <w:tc>
          <w:tcPr>
            <w:tcW w:w="1630" w:type="dxa"/>
            <w:shd w:val="clear" w:color="auto" w:fill="FFFFFF" w:themeFill="background1"/>
          </w:tcPr>
          <w:p w14:paraId="67167AD2" w14:textId="77777777" w:rsidR="003F481F" w:rsidRPr="00E85953" w:rsidRDefault="003F481F" w:rsidP="003F481F">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960F77">
              <w:rPr>
                <w:rFonts w:hint="eastAsia"/>
                <w:szCs w:val="24"/>
                <w:lang w:eastAsia="zh-CN"/>
              </w:rPr>
              <w:t>1</w:t>
            </w:r>
            <w:r w:rsidRPr="00960F77">
              <w:rPr>
                <w:szCs w:val="24"/>
              </w:rPr>
              <w:t>.0×10</w:t>
            </w:r>
            <w:r w:rsidRPr="00960F77">
              <w:rPr>
                <w:szCs w:val="24"/>
                <w:vertAlign w:val="superscript"/>
              </w:rPr>
              <w:t>-</w:t>
            </w:r>
            <w:r w:rsidRPr="00960F77">
              <w:rPr>
                <w:szCs w:val="24"/>
                <w:vertAlign w:val="superscript"/>
                <w:lang w:eastAsia="zh-CN"/>
              </w:rPr>
              <w:t>10</w:t>
            </w:r>
          </w:p>
        </w:tc>
        <w:tc>
          <w:tcPr>
            <w:tcW w:w="1342" w:type="dxa"/>
            <w:shd w:val="clear" w:color="auto" w:fill="FFFFFF" w:themeFill="background1"/>
          </w:tcPr>
          <w:p w14:paraId="6472A88C" w14:textId="77777777" w:rsidR="003F481F" w:rsidRPr="00E85953" w:rsidRDefault="003F481F" w:rsidP="003F481F">
            <w:pPr>
              <w:spacing w:before="0" w:after="0"/>
              <w:cnfStyle w:val="000000000000" w:firstRow="0" w:lastRow="0" w:firstColumn="0" w:lastColumn="0" w:oddVBand="0" w:evenVBand="0" w:oddHBand="0" w:evenHBand="0" w:firstRowFirstColumn="0" w:firstRowLastColumn="0" w:lastRowFirstColumn="0" w:lastRowLastColumn="0"/>
              <w:rPr>
                <w:szCs w:val="24"/>
              </w:rPr>
            </w:pPr>
            <w:r w:rsidRPr="00E85953">
              <w:rPr>
                <w:color w:val="000000"/>
                <w:szCs w:val="24"/>
              </w:rPr>
              <w:t>'free'</w:t>
            </w:r>
          </w:p>
        </w:tc>
      </w:tr>
      <w:tr w:rsidR="00E85953" w14:paraId="7560D58B" w14:textId="77777777" w:rsidTr="00E8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FFFFFF" w:themeFill="background1"/>
          </w:tcPr>
          <w:p w14:paraId="5ADD2F55" w14:textId="77777777" w:rsidR="00E85953" w:rsidRPr="00E85953" w:rsidRDefault="003F481F" w:rsidP="003F481F">
            <w:pPr>
              <w:spacing w:before="0" w:after="0"/>
              <w:rPr>
                <w:szCs w:val="24"/>
              </w:rPr>
            </w:pPr>
            <w:r>
              <w:t>Ar(aq)</w:t>
            </w:r>
          </w:p>
        </w:tc>
        <w:tc>
          <w:tcPr>
            <w:tcW w:w="1630" w:type="dxa"/>
            <w:shd w:val="clear" w:color="auto" w:fill="FFFFFF" w:themeFill="background1"/>
          </w:tcPr>
          <w:p w14:paraId="726DB435" w14:textId="77777777" w:rsidR="00E85953" w:rsidRPr="00E85953" w:rsidRDefault="00E85953"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50.4</w:t>
            </w:r>
          </w:p>
        </w:tc>
        <w:tc>
          <w:tcPr>
            <w:tcW w:w="1345" w:type="dxa"/>
            <w:shd w:val="clear" w:color="auto" w:fill="FFFFFF" w:themeFill="background1"/>
          </w:tcPr>
          <w:p w14:paraId="75A73768"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'fixed'</w:t>
            </w:r>
          </w:p>
        </w:tc>
        <w:tc>
          <w:tcPr>
            <w:tcW w:w="1452" w:type="dxa"/>
            <w:shd w:val="clear" w:color="auto" w:fill="FFFFFF" w:themeFill="background1"/>
          </w:tcPr>
          <w:p w14:paraId="2B058F30"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O</w:t>
            </w:r>
            <w:r w:rsidRPr="00E85953">
              <w:rPr>
                <w:color w:val="000000"/>
                <w:szCs w:val="24"/>
                <w:vertAlign w:val="subscript"/>
              </w:rPr>
              <w:t>2</w:t>
            </w:r>
            <w:r w:rsidRPr="00E85953">
              <w:rPr>
                <w:color w:val="000000"/>
                <w:szCs w:val="24"/>
              </w:rPr>
              <w:t>(aq)</w:t>
            </w:r>
          </w:p>
        </w:tc>
        <w:tc>
          <w:tcPr>
            <w:tcW w:w="1630" w:type="dxa"/>
            <w:shd w:val="clear" w:color="auto" w:fill="FFFFFF" w:themeFill="background1"/>
          </w:tcPr>
          <w:p w14:paraId="0F52E867" w14:textId="77777777" w:rsidR="00E85953" w:rsidRPr="00E85953" w:rsidRDefault="00E85953" w:rsidP="003F481F">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0</w:t>
            </w:r>
            <w:r w:rsidR="003F481F">
              <w:rPr>
                <w:color w:val="000000"/>
                <w:szCs w:val="24"/>
              </w:rPr>
              <w:t>.0</w:t>
            </w:r>
          </w:p>
        </w:tc>
        <w:tc>
          <w:tcPr>
            <w:tcW w:w="1342" w:type="dxa"/>
            <w:shd w:val="clear" w:color="auto" w:fill="FFFFFF" w:themeFill="background1"/>
          </w:tcPr>
          <w:p w14:paraId="7AAA613A" w14:textId="77777777" w:rsidR="00E85953" w:rsidRPr="00E85953" w:rsidRDefault="00E85953" w:rsidP="003F481F">
            <w:pPr>
              <w:spacing w:before="0" w:after="0"/>
              <w:cnfStyle w:val="000000100000" w:firstRow="0" w:lastRow="0" w:firstColumn="0" w:lastColumn="0" w:oddVBand="0" w:evenVBand="0" w:oddHBand="1" w:evenHBand="0" w:firstRowFirstColumn="0" w:firstRowLastColumn="0" w:lastRowFirstColumn="0" w:lastRowLastColumn="0"/>
              <w:rPr>
                <w:szCs w:val="24"/>
              </w:rPr>
            </w:pPr>
            <w:r w:rsidRPr="00E85953">
              <w:rPr>
                <w:color w:val="000000"/>
                <w:szCs w:val="24"/>
              </w:rPr>
              <w:t>'</w:t>
            </w:r>
            <w:r w:rsidR="003F481F">
              <w:rPr>
                <w:color w:val="000000"/>
                <w:szCs w:val="24"/>
              </w:rPr>
              <w:t>E</w:t>
            </w:r>
            <w:r w:rsidRPr="00E85953">
              <w:rPr>
                <w:color w:val="000000"/>
                <w:szCs w:val="24"/>
              </w:rPr>
              <w:t>h'</w:t>
            </w:r>
          </w:p>
        </w:tc>
      </w:tr>
    </w:tbl>
    <w:p w14:paraId="1EED2FDB" w14:textId="77777777" w:rsidR="00E85953" w:rsidRDefault="00E85953" w:rsidP="00F453C8"/>
    <w:p w14:paraId="0C51AFDD" w14:textId="7E8113A1" w:rsidR="00C03B80" w:rsidRDefault="00C03B80" w:rsidP="00C03B80">
      <w:pPr>
        <w:pStyle w:val="Caption"/>
        <w:keepNext/>
      </w:pPr>
      <w:bookmarkStart w:id="1100" w:name="_Ref416366955"/>
      <w:bookmarkStart w:id="1101" w:name="_Toc520374991"/>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50</w:t>
      </w:r>
      <w:r w:rsidR="00FE1AD3">
        <w:fldChar w:fldCharType="end"/>
      </w:r>
      <w:bookmarkEnd w:id="1100"/>
      <w:r w:rsidR="00535A70">
        <w:t xml:space="preserve">: </w:t>
      </w:r>
      <w:r>
        <w:t>Time dependent boundary concentrations [mg/L] of the aqueous components representing eight replacements of injection solutions</w:t>
      </w:r>
      <w:bookmarkEnd w:id="1101"/>
    </w:p>
    <w:tbl>
      <w:tblPr>
        <w:tblStyle w:val="LightShading"/>
        <w:tblW w:w="0" w:type="auto"/>
        <w:tblLook w:val="04A0" w:firstRow="1" w:lastRow="0" w:firstColumn="1" w:lastColumn="0" w:noHBand="0" w:noVBand="1"/>
      </w:tblPr>
      <w:tblGrid>
        <w:gridCol w:w="910"/>
        <w:gridCol w:w="718"/>
        <w:gridCol w:w="830"/>
        <w:gridCol w:w="830"/>
        <w:gridCol w:w="830"/>
        <w:gridCol w:w="830"/>
        <w:gridCol w:w="830"/>
        <w:gridCol w:w="830"/>
        <w:gridCol w:w="830"/>
        <w:gridCol w:w="830"/>
      </w:tblGrid>
      <w:tr w:rsidR="004E24CD" w14:paraId="638A6A8A" w14:textId="77777777" w:rsidTr="004E2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tcPr>
          <w:p w14:paraId="34D479D1" w14:textId="77777777" w:rsidR="000F7D4D" w:rsidRPr="00F453C8" w:rsidRDefault="000F7D4D" w:rsidP="000F7D4D">
            <w:pPr>
              <w:rPr>
                <w:szCs w:val="24"/>
                <w:vertAlign w:val="subscript"/>
              </w:rPr>
            </w:pPr>
            <w:r>
              <w:rPr>
                <w:szCs w:val="24"/>
              </w:rPr>
              <w:t>t</w:t>
            </w:r>
            <w:r>
              <w:rPr>
                <w:szCs w:val="24"/>
                <w:vertAlign w:val="subscript"/>
              </w:rPr>
              <w:t xml:space="preserve">in </w:t>
            </w:r>
            <w:r w:rsidRPr="00F453C8">
              <w:rPr>
                <w:szCs w:val="24"/>
              </w:rPr>
              <w:t>[d]</w:t>
            </w:r>
          </w:p>
        </w:tc>
        <w:tc>
          <w:tcPr>
            <w:tcW w:w="0" w:type="auto"/>
            <w:shd w:val="clear" w:color="auto" w:fill="D9D9D9" w:themeFill="background1" w:themeFillShade="D9"/>
          </w:tcPr>
          <w:p w14:paraId="56521A2C"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0F7D4D">
              <w:rPr>
                <w:szCs w:val="24"/>
              </w:rPr>
              <w:t>0</w:t>
            </w:r>
          </w:p>
        </w:tc>
        <w:tc>
          <w:tcPr>
            <w:tcW w:w="0" w:type="auto"/>
            <w:shd w:val="clear" w:color="auto" w:fill="D9D9D9" w:themeFill="background1" w:themeFillShade="D9"/>
            <w:vAlign w:val="bottom"/>
          </w:tcPr>
          <w:p w14:paraId="26C2DC42"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95.9</w:t>
            </w:r>
          </w:p>
        </w:tc>
        <w:tc>
          <w:tcPr>
            <w:tcW w:w="0" w:type="auto"/>
            <w:shd w:val="clear" w:color="auto" w:fill="D9D9D9" w:themeFill="background1" w:themeFillShade="D9"/>
            <w:vAlign w:val="bottom"/>
          </w:tcPr>
          <w:p w14:paraId="1C889463"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135</w:t>
            </w:r>
          </w:p>
        </w:tc>
        <w:tc>
          <w:tcPr>
            <w:tcW w:w="0" w:type="auto"/>
            <w:shd w:val="clear" w:color="auto" w:fill="D9D9D9" w:themeFill="background1" w:themeFillShade="D9"/>
            <w:vAlign w:val="bottom"/>
          </w:tcPr>
          <w:p w14:paraId="3EB16D96"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163.6</w:t>
            </w:r>
          </w:p>
        </w:tc>
        <w:tc>
          <w:tcPr>
            <w:tcW w:w="0" w:type="auto"/>
            <w:shd w:val="clear" w:color="auto" w:fill="D9D9D9" w:themeFill="background1" w:themeFillShade="D9"/>
            <w:vAlign w:val="bottom"/>
          </w:tcPr>
          <w:p w14:paraId="37C5E23E"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205.6</w:t>
            </w:r>
          </w:p>
        </w:tc>
        <w:tc>
          <w:tcPr>
            <w:tcW w:w="0" w:type="auto"/>
            <w:shd w:val="clear" w:color="auto" w:fill="D9D9D9" w:themeFill="background1" w:themeFillShade="D9"/>
            <w:vAlign w:val="bottom"/>
          </w:tcPr>
          <w:p w14:paraId="3D853AB1"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254.6</w:t>
            </w:r>
          </w:p>
        </w:tc>
        <w:tc>
          <w:tcPr>
            <w:tcW w:w="0" w:type="auto"/>
            <w:shd w:val="clear" w:color="auto" w:fill="D9D9D9" w:themeFill="background1" w:themeFillShade="D9"/>
            <w:vAlign w:val="bottom"/>
          </w:tcPr>
          <w:p w14:paraId="3B296DCB"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298.1</w:t>
            </w:r>
          </w:p>
        </w:tc>
        <w:tc>
          <w:tcPr>
            <w:tcW w:w="0" w:type="auto"/>
            <w:shd w:val="clear" w:color="auto" w:fill="D9D9D9" w:themeFill="background1" w:themeFillShade="D9"/>
            <w:vAlign w:val="bottom"/>
          </w:tcPr>
          <w:p w14:paraId="3F65E840"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344.6</w:t>
            </w:r>
          </w:p>
        </w:tc>
        <w:tc>
          <w:tcPr>
            <w:tcW w:w="0" w:type="auto"/>
            <w:shd w:val="clear" w:color="auto" w:fill="D9D9D9" w:themeFill="background1" w:themeFillShade="D9"/>
            <w:vAlign w:val="bottom"/>
          </w:tcPr>
          <w:p w14:paraId="438BC17B" w14:textId="77777777" w:rsidR="000F7D4D" w:rsidRPr="00F453C8" w:rsidRDefault="000F7D4D" w:rsidP="00C03B80">
            <w:pPr>
              <w:cnfStyle w:val="100000000000" w:firstRow="1" w:lastRow="0" w:firstColumn="0" w:lastColumn="0" w:oddVBand="0" w:evenVBand="0" w:oddHBand="0" w:evenHBand="0" w:firstRowFirstColumn="0" w:firstRowLastColumn="0" w:lastRowFirstColumn="0" w:lastRowLastColumn="0"/>
              <w:rPr>
                <w:b w:val="0"/>
                <w:szCs w:val="24"/>
              </w:rPr>
            </w:pPr>
            <w:r w:rsidRPr="00F453C8">
              <w:rPr>
                <w:color w:val="000000"/>
                <w:szCs w:val="24"/>
              </w:rPr>
              <w:t>395.6</w:t>
            </w:r>
          </w:p>
        </w:tc>
      </w:tr>
      <w:tr w:rsidR="000F7D4D" w14:paraId="399CE4CE"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themeColor="text1"/>
              <w:bottom w:val="single" w:sz="4" w:space="0" w:color="auto"/>
            </w:tcBorders>
            <w:shd w:val="clear" w:color="auto" w:fill="D9D9D9" w:themeFill="background1" w:themeFillShade="D9"/>
          </w:tcPr>
          <w:p w14:paraId="50262EB0" w14:textId="77777777" w:rsidR="000F7D4D" w:rsidRPr="00E85953" w:rsidRDefault="000F7D4D" w:rsidP="000F7D4D">
            <w:pPr>
              <w:rPr>
                <w:szCs w:val="24"/>
              </w:rPr>
            </w:pPr>
            <w:r>
              <w:rPr>
                <w:szCs w:val="24"/>
              </w:rPr>
              <w:t>Comp.</w:t>
            </w:r>
          </w:p>
        </w:tc>
        <w:tc>
          <w:tcPr>
            <w:tcW w:w="0" w:type="auto"/>
            <w:gridSpan w:val="9"/>
            <w:tcBorders>
              <w:top w:val="single" w:sz="8" w:space="0" w:color="000000" w:themeColor="text1"/>
              <w:bottom w:val="single" w:sz="4" w:space="0" w:color="auto"/>
            </w:tcBorders>
            <w:shd w:val="clear" w:color="auto" w:fill="D9D9D9" w:themeFill="background1" w:themeFillShade="D9"/>
          </w:tcPr>
          <w:p w14:paraId="63D9E7C2" w14:textId="77777777" w:rsidR="000F7D4D" w:rsidRPr="00E85953" w:rsidRDefault="000F7D4D" w:rsidP="00F453C8">
            <w:pPr>
              <w:jc w:val="center"/>
              <w:cnfStyle w:val="000000100000" w:firstRow="0" w:lastRow="0" w:firstColumn="0" w:lastColumn="0" w:oddVBand="0" w:evenVBand="0" w:oddHBand="1" w:evenHBand="0" w:firstRowFirstColumn="0" w:firstRowLastColumn="0" w:lastRowFirstColumn="0" w:lastRowLastColumn="0"/>
              <w:rPr>
                <w:szCs w:val="24"/>
              </w:rPr>
            </w:pPr>
            <w:r>
              <w:rPr>
                <w:szCs w:val="24"/>
              </w:rPr>
              <w:t>Concentration [mg/L]</w:t>
            </w:r>
          </w:p>
        </w:tc>
      </w:tr>
      <w:tr w:rsidR="00F453C8" w14:paraId="71C8123D" w14:textId="77777777" w:rsidTr="00F453C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tcPr>
          <w:p w14:paraId="530278D1" w14:textId="77777777" w:rsidR="00C03B80" w:rsidRPr="00E85953" w:rsidRDefault="00C03B80" w:rsidP="00C03B80">
            <w:pPr>
              <w:spacing w:before="0" w:after="0"/>
              <w:rPr>
                <w:szCs w:val="24"/>
              </w:rPr>
            </w:pPr>
            <w:r>
              <w:t>Ca</w:t>
            </w:r>
            <w:r>
              <w:rPr>
                <w:vertAlign w:val="superscript"/>
              </w:rPr>
              <w:t>2+</w:t>
            </w:r>
          </w:p>
        </w:tc>
        <w:tc>
          <w:tcPr>
            <w:tcW w:w="0" w:type="auto"/>
            <w:tcBorders>
              <w:top w:val="single" w:sz="4" w:space="0" w:color="auto"/>
            </w:tcBorders>
            <w:shd w:val="clear" w:color="auto" w:fill="FFFFFF" w:themeFill="background1"/>
            <w:vAlign w:val="bottom"/>
          </w:tcPr>
          <w:p w14:paraId="20E1DCCB"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425</w:t>
            </w:r>
          </w:p>
        </w:tc>
        <w:tc>
          <w:tcPr>
            <w:tcW w:w="0" w:type="auto"/>
            <w:tcBorders>
              <w:top w:val="single" w:sz="4" w:space="0" w:color="auto"/>
            </w:tcBorders>
            <w:shd w:val="clear" w:color="auto" w:fill="FFFFFF" w:themeFill="background1"/>
            <w:vAlign w:val="bottom"/>
          </w:tcPr>
          <w:p w14:paraId="13E01CAF"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506</w:t>
            </w:r>
          </w:p>
        </w:tc>
        <w:tc>
          <w:tcPr>
            <w:tcW w:w="0" w:type="auto"/>
            <w:tcBorders>
              <w:top w:val="single" w:sz="4" w:space="0" w:color="auto"/>
            </w:tcBorders>
            <w:shd w:val="clear" w:color="auto" w:fill="FFFFFF" w:themeFill="background1"/>
            <w:vAlign w:val="bottom"/>
          </w:tcPr>
          <w:p w14:paraId="17B91D40"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99</w:t>
            </w:r>
          </w:p>
        </w:tc>
        <w:tc>
          <w:tcPr>
            <w:tcW w:w="0" w:type="auto"/>
            <w:tcBorders>
              <w:top w:val="single" w:sz="4" w:space="0" w:color="auto"/>
            </w:tcBorders>
            <w:shd w:val="clear" w:color="auto" w:fill="FFFFFF" w:themeFill="background1"/>
            <w:vAlign w:val="bottom"/>
          </w:tcPr>
          <w:p w14:paraId="33A3D227"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92</w:t>
            </w:r>
          </w:p>
        </w:tc>
        <w:tc>
          <w:tcPr>
            <w:tcW w:w="0" w:type="auto"/>
            <w:tcBorders>
              <w:top w:val="single" w:sz="4" w:space="0" w:color="auto"/>
            </w:tcBorders>
            <w:shd w:val="clear" w:color="auto" w:fill="FFFFFF" w:themeFill="background1"/>
            <w:vAlign w:val="bottom"/>
          </w:tcPr>
          <w:p w14:paraId="2EC1FAF6"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83</w:t>
            </w:r>
          </w:p>
        </w:tc>
        <w:tc>
          <w:tcPr>
            <w:tcW w:w="0" w:type="auto"/>
            <w:tcBorders>
              <w:top w:val="single" w:sz="4" w:space="0" w:color="auto"/>
            </w:tcBorders>
            <w:shd w:val="clear" w:color="auto" w:fill="FFFFFF" w:themeFill="background1"/>
            <w:vAlign w:val="bottom"/>
          </w:tcPr>
          <w:p w14:paraId="62C56C3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205</w:t>
            </w:r>
          </w:p>
        </w:tc>
        <w:tc>
          <w:tcPr>
            <w:tcW w:w="0" w:type="auto"/>
            <w:tcBorders>
              <w:top w:val="single" w:sz="4" w:space="0" w:color="auto"/>
            </w:tcBorders>
            <w:shd w:val="clear" w:color="auto" w:fill="FFFFFF" w:themeFill="background1"/>
            <w:vAlign w:val="bottom"/>
          </w:tcPr>
          <w:p w14:paraId="4AD519F9"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214</w:t>
            </w:r>
          </w:p>
        </w:tc>
        <w:tc>
          <w:tcPr>
            <w:tcW w:w="0" w:type="auto"/>
            <w:tcBorders>
              <w:top w:val="single" w:sz="4" w:space="0" w:color="auto"/>
            </w:tcBorders>
            <w:shd w:val="clear" w:color="auto" w:fill="FFFFFF" w:themeFill="background1"/>
            <w:vAlign w:val="bottom"/>
          </w:tcPr>
          <w:p w14:paraId="6C5254CC"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220</w:t>
            </w:r>
          </w:p>
        </w:tc>
        <w:tc>
          <w:tcPr>
            <w:tcW w:w="0" w:type="auto"/>
            <w:tcBorders>
              <w:top w:val="single" w:sz="4" w:space="0" w:color="auto"/>
            </w:tcBorders>
            <w:shd w:val="clear" w:color="auto" w:fill="FFFFFF" w:themeFill="background1"/>
            <w:vAlign w:val="bottom"/>
          </w:tcPr>
          <w:p w14:paraId="2D8C132B"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220</w:t>
            </w:r>
          </w:p>
        </w:tc>
      </w:tr>
      <w:tr w:rsidR="00F453C8" w14:paraId="6E7C0A62"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370A227" w14:textId="77777777" w:rsidR="00C03B80" w:rsidRPr="00E85953" w:rsidRDefault="00C03B80" w:rsidP="00C03B80">
            <w:pPr>
              <w:spacing w:before="0" w:after="0"/>
              <w:rPr>
                <w:szCs w:val="24"/>
              </w:rPr>
            </w:pPr>
            <w:r>
              <w:t>Fe</w:t>
            </w:r>
            <w:r>
              <w:rPr>
                <w:vertAlign w:val="superscript"/>
              </w:rPr>
              <w:t>2+</w:t>
            </w:r>
          </w:p>
        </w:tc>
        <w:tc>
          <w:tcPr>
            <w:tcW w:w="0" w:type="auto"/>
            <w:shd w:val="clear" w:color="auto" w:fill="FFFFFF" w:themeFill="background1"/>
            <w:vAlign w:val="bottom"/>
          </w:tcPr>
          <w:p w14:paraId="33096C8A"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szCs w:val="24"/>
                <w:lang w:eastAsia="zh-CN"/>
              </w:rPr>
              <w:t>tiny</w:t>
            </w:r>
          </w:p>
        </w:tc>
        <w:tc>
          <w:tcPr>
            <w:tcW w:w="0" w:type="auto"/>
            <w:shd w:val="clear" w:color="auto" w:fill="FFFFFF" w:themeFill="background1"/>
            <w:vAlign w:val="bottom"/>
          </w:tcPr>
          <w:p w14:paraId="0B95B0B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694.5</w:t>
            </w:r>
          </w:p>
        </w:tc>
        <w:tc>
          <w:tcPr>
            <w:tcW w:w="0" w:type="auto"/>
            <w:shd w:val="clear" w:color="auto" w:fill="FFFFFF" w:themeFill="background1"/>
            <w:vAlign w:val="bottom"/>
          </w:tcPr>
          <w:p w14:paraId="08A93A5F"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1181</w:t>
            </w:r>
          </w:p>
        </w:tc>
        <w:tc>
          <w:tcPr>
            <w:tcW w:w="0" w:type="auto"/>
            <w:shd w:val="clear" w:color="auto" w:fill="FFFFFF" w:themeFill="background1"/>
            <w:vAlign w:val="bottom"/>
          </w:tcPr>
          <w:p w14:paraId="5F30F27A"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875.7</w:t>
            </w:r>
          </w:p>
        </w:tc>
        <w:tc>
          <w:tcPr>
            <w:tcW w:w="0" w:type="auto"/>
            <w:shd w:val="clear" w:color="auto" w:fill="FFFFFF" w:themeFill="background1"/>
            <w:vAlign w:val="bottom"/>
          </w:tcPr>
          <w:p w14:paraId="73D3135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956.3</w:t>
            </w:r>
          </w:p>
        </w:tc>
        <w:tc>
          <w:tcPr>
            <w:tcW w:w="0" w:type="auto"/>
            <w:shd w:val="clear" w:color="auto" w:fill="FFFFFF" w:themeFill="background1"/>
            <w:vAlign w:val="bottom"/>
          </w:tcPr>
          <w:p w14:paraId="039A462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443.7</w:t>
            </w:r>
          </w:p>
        </w:tc>
        <w:tc>
          <w:tcPr>
            <w:tcW w:w="0" w:type="auto"/>
            <w:shd w:val="clear" w:color="auto" w:fill="FFFFFF" w:themeFill="background1"/>
            <w:vAlign w:val="bottom"/>
          </w:tcPr>
          <w:p w14:paraId="508213B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379.4</w:t>
            </w:r>
          </w:p>
        </w:tc>
        <w:tc>
          <w:tcPr>
            <w:tcW w:w="0" w:type="auto"/>
            <w:shd w:val="clear" w:color="auto" w:fill="FFFFFF" w:themeFill="background1"/>
            <w:vAlign w:val="bottom"/>
          </w:tcPr>
          <w:p w14:paraId="293B539C"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333.8</w:t>
            </w:r>
          </w:p>
        </w:tc>
        <w:tc>
          <w:tcPr>
            <w:tcW w:w="0" w:type="auto"/>
            <w:shd w:val="clear" w:color="auto" w:fill="FFFFFF" w:themeFill="background1"/>
            <w:vAlign w:val="bottom"/>
          </w:tcPr>
          <w:p w14:paraId="6403526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316.3</w:t>
            </w:r>
          </w:p>
        </w:tc>
      </w:tr>
      <w:tr w:rsidR="00F453C8" w14:paraId="6CB7CA14"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7A745D1" w14:textId="77777777" w:rsidR="00C03B80" w:rsidRPr="00E85953" w:rsidRDefault="00C03B80" w:rsidP="00C03B80">
            <w:pPr>
              <w:spacing w:before="0" w:after="0"/>
              <w:rPr>
                <w:szCs w:val="24"/>
              </w:rPr>
            </w:pPr>
            <w:r>
              <w:t>SO</w:t>
            </w:r>
            <w:r w:rsidRPr="00B11744">
              <w:rPr>
                <w:vertAlign w:val="subscript"/>
              </w:rPr>
              <w:t>4</w:t>
            </w:r>
            <w:r>
              <w:rPr>
                <w:vertAlign w:val="superscript"/>
              </w:rPr>
              <w:t>2-</w:t>
            </w:r>
          </w:p>
        </w:tc>
        <w:tc>
          <w:tcPr>
            <w:tcW w:w="0" w:type="auto"/>
            <w:shd w:val="clear" w:color="auto" w:fill="FFFFFF" w:themeFill="background1"/>
            <w:vAlign w:val="bottom"/>
          </w:tcPr>
          <w:p w14:paraId="572E3246" w14:textId="77777777" w:rsidR="00C03B80" w:rsidRPr="00E85953" w:rsidRDefault="00C03B80" w:rsidP="004E24CD">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965.3</w:t>
            </w:r>
          </w:p>
        </w:tc>
        <w:tc>
          <w:tcPr>
            <w:tcW w:w="0" w:type="auto"/>
            <w:shd w:val="clear" w:color="auto" w:fill="FFFFFF" w:themeFill="background1"/>
            <w:vAlign w:val="bottom"/>
          </w:tcPr>
          <w:p w14:paraId="224B8EFC" w14:textId="77777777" w:rsidR="00C03B80" w:rsidRPr="00E85953" w:rsidRDefault="004E24CD"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3068</w:t>
            </w:r>
            <w:r w:rsidR="00C03B80">
              <w:rPr>
                <w:rFonts w:ascii="Calibri" w:hAnsi="Calibri"/>
                <w:color w:val="000000"/>
                <w:sz w:val="22"/>
                <w:szCs w:val="22"/>
              </w:rPr>
              <w:t>.</w:t>
            </w:r>
            <w:r>
              <w:rPr>
                <w:rFonts w:ascii="Calibri" w:hAnsi="Calibri"/>
                <w:color w:val="000000"/>
                <w:sz w:val="22"/>
                <w:szCs w:val="22"/>
              </w:rPr>
              <w:t>0</w:t>
            </w:r>
          </w:p>
        </w:tc>
        <w:tc>
          <w:tcPr>
            <w:tcW w:w="0" w:type="auto"/>
            <w:shd w:val="clear" w:color="auto" w:fill="FFFFFF" w:themeFill="background1"/>
            <w:vAlign w:val="bottom"/>
          </w:tcPr>
          <w:p w14:paraId="47B90E12" w14:textId="77777777" w:rsidR="00C03B80" w:rsidRPr="00E85953" w:rsidRDefault="00C03B80"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3721.7</w:t>
            </w:r>
          </w:p>
        </w:tc>
        <w:tc>
          <w:tcPr>
            <w:tcW w:w="0" w:type="auto"/>
            <w:shd w:val="clear" w:color="auto" w:fill="FFFFFF" w:themeFill="background1"/>
            <w:vAlign w:val="bottom"/>
          </w:tcPr>
          <w:p w14:paraId="215DAF0B" w14:textId="77777777" w:rsidR="00C03B80" w:rsidRPr="00E85953" w:rsidRDefault="00C03B80" w:rsidP="004E24CD">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3302.1</w:t>
            </w:r>
          </w:p>
        </w:tc>
        <w:tc>
          <w:tcPr>
            <w:tcW w:w="0" w:type="auto"/>
            <w:shd w:val="clear" w:color="auto" w:fill="FFFFFF" w:themeFill="background1"/>
            <w:vAlign w:val="bottom"/>
          </w:tcPr>
          <w:p w14:paraId="2210FF0E" w14:textId="77777777" w:rsidR="00C03B80" w:rsidRPr="00E85953" w:rsidRDefault="00C03B80"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3498.</w:t>
            </w:r>
            <w:r w:rsidR="004E24CD">
              <w:rPr>
                <w:rFonts w:ascii="Calibri" w:hAnsi="Calibri"/>
                <w:color w:val="000000"/>
                <w:sz w:val="22"/>
                <w:szCs w:val="22"/>
              </w:rPr>
              <w:t>1</w:t>
            </w:r>
          </w:p>
        </w:tc>
        <w:tc>
          <w:tcPr>
            <w:tcW w:w="0" w:type="auto"/>
            <w:shd w:val="clear" w:color="auto" w:fill="FFFFFF" w:themeFill="background1"/>
            <w:vAlign w:val="bottom"/>
          </w:tcPr>
          <w:p w14:paraId="01158F8F" w14:textId="77777777" w:rsidR="00C03B80" w:rsidRPr="00E85953" w:rsidRDefault="00C03B80"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1911.5</w:t>
            </w:r>
          </w:p>
        </w:tc>
        <w:tc>
          <w:tcPr>
            <w:tcW w:w="0" w:type="auto"/>
            <w:shd w:val="clear" w:color="auto" w:fill="FFFFFF" w:themeFill="background1"/>
            <w:vAlign w:val="bottom"/>
          </w:tcPr>
          <w:p w14:paraId="333121C3" w14:textId="77777777" w:rsidR="00C03B80" w:rsidRPr="00E85953" w:rsidRDefault="00C03B80"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1551.</w:t>
            </w:r>
            <w:r w:rsidR="004E24CD">
              <w:rPr>
                <w:rFonts w:ascii="Calibri" w:hAnsi="Calibri"/>
                <w:color w:val="000000"/>
                <w:sz w:val="22"/>
                <w:szCs w:val="22"/>
              </w:rPr>
              <w:t>2</w:t>
            </w:r>
          </w:p>
        </w:tc>
        <w:tc>
          <w:tcPr>
            <w:tcW w:w="0" w:type="auto"/>
            <w:shd w:val="clear" w:color="auto" w:fill="FFFFFF" w:themeFill="background1"/>
            <w:vAlign w:val="bottom"/>
          </w:tcPr>
          <w:p w14:paraId="7EE9143F" w14:textId="77777777" w:rsidR="00C03B80" w:rsidRPr="00E85953" w:rsidRDefault="004E24CD"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1293</w:t>
            </w:r>
            <w:r w:rsidR="00C03B80">
              <w:rPr>
                <w:rFonts w:ascii="Calibri" w:hAnsi="Calibri"/>
                <w:color w:val="000000"/>
                <w:sz w:val="22"/>
                <w:szCs w:val="22"/>
              </w:rPr>
              <w:t>.</w:t>
            </w:r>
            <w:r>
              <w:rPr>
                <w:rFonts w:ascii="Calibri" w:hAnsi="Calibri"/>
                <w:color w:val="000000"/>
                <w:sz w:val="22"/>
                <w:szCs w:val="22"/>
              </w:rPr>
              <w:t>0</w:t>
            </w:r>
          </w:p>
        </w:tc>
        <w:tc>
          <w:tcPr>
            <w:tcW w:w="0" w:type="auto"/>
            <w:shd w:val="clear" w:color="auto" w:fill="FFFFFF" w:themeFill="background1"/>
            <w:vAlign w:val="bottom"/>
          </w:tcPr>
          <w:p w14:paraId="4EBABB7F" w14:textId="77777777" w:rsidR="00C03B80" w:rsidRPr="00E85953" w:rsidRDefault="00C03B80" w:rsidP="004E24CD">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1338.</w:t>
            </w:r>
            <w:r w:rsidR="004E24CD">
              <w:rPr>
                <w:rFonts w:ascii="Calibri" w:hAnsi="Calibri"/>
                <w:color w:val="000000"/>
                <w:sz w:val="22"/>
                <w:szCs w:val="22"/>
              </w:rPr>
              <w:t>1</w:t>
            </w:r>
          </w:p>
        </w:tc>
      </w:tr>
      <w:tr w:rsidR="00F453C8" w14:paraId="2F6A5552"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1D06463" w14:textId="77777777" w:rsidR="00C03B80" w:rsidRPr="00E85953" w:rsidRDefault="00C03B80" w:rsidP="00C03B80">
            <w:pPr>
              <w:spacing w:before="0" w:after="0"/>
              <w:rPr>
                <w:szCs w:val="24"/>
              </w:rPr>
            </w:pPr>
            <w:r>
              <w:rPr>
                <w:vertAlign w:val="superscript"/>
              </w:rPr>
              <w:t>34</w:t>
            </w:r>
            <w:r>
              <w:t>SO</w:t>
            </w:r>
            <w:r w:rsidRPr="00B11744">
              <w:rPr>
                <w:vertAlign w:val="subscript"/>
              </w:rPr>
              <w:t>4</w:t>
            </w:r>
            <w:r>
              <w:rPr>
                <w:vertAlign w:val="superscript"/>
              </w:rPr>
              <w:t>2-</w:t>
            </w:r>
          </w:p>
        </w:tc>
        <w:tc>
          <w:tcPr>
            <w:tcW w:w="0" w:type="auto"/>
            <w:shd w:val="clear" w:color="auto" w:fill="FFFFFF" w:themeFill="background1"/>
            <w:vAlign w:val="bottom"/>
          </w:tcPr>
          <w:p w14:paraId="12A82560"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44.42</w:t>
            </w:r>
          </w:p>
        </w:tc>
        <w:tc>
          <w:tcPr>
            <w:tcW w:w="0" w:type="auto"/>
            <w:shd w:val="clear" w:color="auto" w:fill="FFFFFF" w:themeFill="background1"/>
            <w:vAlign w:val="bottom"/>
          </w:tcPr>
          <w:p w14:paraId="57AE8D92"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141.19</w:t>
            </w:r>
          </w:p>
        </w:tc>
        <w:tc>
          <w:tcPr>
            <w:tcW w:w="0" w:type="auto"/>
            <w:shd w:val="clear" w:color="auto" w:fill="FFFFFF" w:themeFill="background1"/>
            <w:vAlign w:val="bottom"/>
          </w:tcPr>
          <w:p w14:paraId="5E79EEA2"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171.27</w:t>
            </w:r>
          </w:p>
        </w:tc>
        <w:tc>
          <w:tcPr>
            <w:tcW w:w="0" w:type="auto"/>
            <w:shd w:val="clear" w:color="auto" w:fill="FFFFFF" w:themeFill="background1"/>
            <w:vAlign w:val="bottom"/>
          </w:tcPr>
          <w:p w14:paraId="06C49977"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152.01</w:t>
            </w:r>
          </w:p>
        </w:tc>
        <w:tc>
          <w:tcPr>
            <w:tcW w:w="0" w:type="auto"/>
            <w:shd w:val="clear" w:color="auto" w:fill="FFFFFF" w:themeFill="background1"/>
            <w:vAlign w:val="bottom"/>
          </w:tcPr>
          <w:p w14:paraId="3F40313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160.98</w:t>
            </w:r>
          </w:p>
        </w:tc>
        <w:tc>
          <w:tcPr>
            <w:tcW w:w="0" w:type="auto"/>
            <w:shd w:val="clear" w:color="auto" w:fill="FFFFFF" w:themeFill="background1"/>
            <w:vAlign w:val="bottom"/>
          </w:tcPr>
          <w:p w14:paraId="1CABD8CE"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87.97</w:t>
            </w:r>
          </w:p>
        </w:tc>
        <w:tc>
          <w:tcPr>
            <w:tcW w:w="0" w:type="auto"/>
            <w:shd w:val="clear" w:color="auto" w:fill="FFFFFF" w:themeFill="background1"/>
            <w:vAlign w:val="bottom"/>
          </w:tcPr>
          <w:p w14:paraId="07A90C9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71.39</w:t>
            </w:r>
          </w:p>
        </w:tc>
        <w:tc>
          <w:tcPr>
            <w:tcW w:w="0" w:type="auto"/>
            <w:shd w:val="clear" w:color="auto" w:fill="FFFFFF" w:themeFill="background1"/>
            <w:vAlign w:val="bottom"/>
          </w:tcPr>
          <w:p w14:paraId="7B53ACD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59.69</w:t>
            </w:r>
          </w:p>
        </w:tc>
        <w:tc>
          <w:tcPr>
            <w:tcW w:w="0" w:type="auto"/>
            <w:shd w:val="clear" w:color="auto" w:fill="FFFFFF" w:themeFill="background1"/>
            <w:vAlign w:val="bottom"/>
          </w:tcPr>
          <w:p w14:paraId="541B1E6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61.58</w:t>
            </w:r>
          </w:p>
        </w:tc>
      </w:tr>
      <w:tr w:rsidR="00F453C8" w14:paraId="1F5CB106"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D5806F4" w14:textId="77777777" w:rsidR="00C03B80" w:rsidRPr="00E85953" w:rsidRDefault="004E24CD" w:rsidP="00C03B80">
            <w:pPr>
              <w:spacing w:before="0" w:after="0"/>
              <w:rPr>
                <w:szCs w:val="24"/>
              </w:rPr>
            </w:pPr>
            <w:r>
              <w:rPr>
                <w:color w:val="000000"/>
                <w:szCs w:val="24"/>
              </w:rPr>
              <w:t>pH</w:t>
            </w:r>
          </w:p>
        </w:tc>
        <w:tc>
          <w:tcPr>
            <w:tcW w:w="0" w:type="auto"/>
            <w:shd w:val="clear" w:color="auto" w:fill="FFFFFF" w:themeFill="background1"/>
            <w:vAlign w:val="bottom"/>
          </w:tcPr>
          <w:p w14:paraId="550F8226"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7.8</w:t>
            </w:r>
          </w:p>
        </w:tc>
        <w:tc>
          <w:tcPr>
            <w:tcW w:w="0" w:type="auto"/>
            <w:shd w:val="clear" w:color="auto" w:fill="FFFFFF" w:themeFill="background1"/>
            <w:vAlign w:val="bottom"/>
          </w:tcPr>
          <w:p w14:paraId="4F00DEE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6.4</w:t>
            </w:r>
          </w:p>
        </w:tc>
        <w:tc>
          <w:tcPr>
            <w:tcW w:w="0" w:type="auto"/>
            <w:shd w:val="clear" w:color="auto" w:fill="FFFFFF" w:themeFill="background1"/>
            <w:vAlign w:val="bottom"/>
          </w:tcPr>
          <w:p w14:paraId="6F73D107"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5.85</w:t>
            </w:r>
          </w:p>
        </w:tc>
        <w:tc>
          <w:tcPr>
            <w:tcW w:w="0" w:type="auto"/>
            <w:shd w:val="clear" w:color="auto" w:fill="FFFFFF" w:themeFill="background1"/>
            <w:vAlign w:val="bottom"/>
          </w:tcPr>
          <w:p w14:paraId="4926F194"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6.41</w:t>
            </w:r>
          </w:p>
        </w:tc>
        <w:tc>
          <w:tcPr>
            <w:tcW w:w="0" w:type="auto"/>
            <w:shd w:val="clear" w:color="auto" w:fill="FFFFFF" w:themeFill="background1"/>
            <w:vAlign w:val="bottom"/>
          </w:tcPr>
          <w:p w14:paraId="760E944D"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6.46</w:t>
            </w:r>
          </w:p>
        </w:tc>
        <w:tc>
          <w:tcPr>
            <w:tcW w:w="0" w:type="auto"/>
            <w:shd w:val="clear" w:color="auto" w:fill="FFFFFF" w:themeFill="background1"/>
            <w:vAlign w:val="bottom"/>
          </w:tcPr>
          <w:p w14:paraId="285C5080"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6.6</w:t>
            </w:r>
          </w:p>
        </w:tc>
        <w:tc>
          <w:tcPr>
            <w:tcW w:w="0" w:type="auto"/>
            <w:shd w:val="clear" w:color="auto" w:fill="FFFFFF" w:themeFill="background1"/>
            <w:vAlign w:val="bottom"/>
          </w:tcPr>
          <w:p w14:paraId="78890228"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6.16</w:t>
            </w:r>
          </w:p>
        </w:tc>
        <w:tc>
          <w:tcPr>
            <w:tcW w:w="0" w:type="auto"/>
            <w:shd w:val="clear" w:color="auto" w:fill="FFFFFF" w:themeFill="background1"/>
            <w:vAlign w:val="bottom"/>
          </w:tcPr>
          <w:p w14:paraId="3B24B98F"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6.61</w:t>
            </w:r>
          </w:p>
        </w:tc>
        <w:tc>
          <w:tcPr>
            <w:tcW w:w="0" w:type="auto"/>
            <w:shd w:val="clear" w:color="auto" w:fill="FFFFFF" w:themeFill="background1"/>
            <w:vAlign w:val="bottom"/>
          </w:tcPr>
          <w:p w14:paraId="0AEF74B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6.43</w:t>
            </w:r>
          </w:p>
        </w:tc>
      </w:tr>
      <w:tr w:rsidR="00F453C8" w14:paraId="578CEA44"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FFFD49" w14:textId="77777777" w:rsidR="00C03B80" w:rsidRPr="00E85953" w:rsidRDefault="00C03B80" w:rsidP="00C03B80">
            <w:pPr>
              <w:spacing w:before="0" w:after="0"/>
              <w:rPr>
                <w:szCs w:val="24"/>
              </w:rPr>
            </w:pPr>
            <w:r>
              <w:t>CO</w:t>
            </w:r>
            <w:r>
              <w:rPr>
                <w:vertAlign w:val="subscript"/>
              </w:rPr>
              <w:t>3</w:t>
            </w:r>
            <w:r>
              <w:rPr>
                <w:vertAlign w:val="superscript"/>
              </w:rPr>
              <w:t>2-</w:t>
            </w:r>
          </w:p>
        </w:tc>
        <w:tc>
          <w:tcPr>
            <w:tcW w:w="0" w:type="auto"/>
            <w:shd w:val="clear" w:color="auto" w:fill="FFFFFF" w:themeFill="background1"/>
            <w:vAlign w:val="bottom"/>
          </w:tcPr>
          <w:p w14:paraId="14A4A5A6"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22.4</w:t>
            </w:r>
          </w:p>
        </w:tc>
        <w:tc>
          <w:tcPr>
            <w:tcW w:w="0" w:type="auto"/>
            <w:shd w:val="clear" w:color="auto" w:fill="FFFFFF" w:themeFill="background1"/>
            <w:vAlign w:val="bottom"/>
          </w:tcPr>
          <w:p w14:paraId="0B7399C4"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88.62</w:t>
            </w:r>
          </w:p>
        </w:tc>
        <w:tc>
          <w:tcPr>
            <w:tcW w:w="0" w:type="auto"/>
            <w:shd w:val="clear" w:color="auto" w:fill="FFFFFF" w:themeFill="background1"/>
            <w:vAlign w:val="bottom"/>
          </w:tcPr>
          <w:p w14:paraId="6CDE9A1D"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32.88</w:t>
            </w:r>
          </w:p>
        </w:tc>
        <w:tc>
          <w:tcPr>
            <w:tcW w:w="0" w:type="auto"/>
            <w:shd w:val="clear" w:color="auto" w:fill="FFFFFF" w:themeFill="background1"/>
            <w:vAlign w:val="bottom"/>
          </w:tcPr>
          <w:p w14:paraId="32CB474B"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27</w:t>
            </w:r>
          </w:p>
        </w:tc>
        <w:tc>
          <w:tcPr>
            <w:tcW w:w="0" w:type="auto"/>
            <w:shd w:val="clear" w:color="auto" w:fill="FFFFFF" w:themeFill="background1"/>
            <w:vAlign w:val="bottom"/>
          </w:tcPr>
          <w:p w14:paraId="3B7ACC5B"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20.4</w:t>
            </w:r>
          </w:p>
        </w:tc>
        <w:tc>
          <w:tcPr>
            <w:tcW w:w="0" w:type="auto"/>
            <w:shd w:val="clear" w:color="auto" w:fill="FFFFFF" w:themeFill="background1"/>
            <w:vAlign w:val="bottom"/>
          </w:tcPr>
          <w:p w14:paraId="70FE9D2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15.54</w:t>
            </w:r>
          </w:p>
        </w:tc>
        <w:tc>
          <w:tcPr>
            <w:tcW w:w="0" w:type="auto"/>
            <w:shd w:val="clear" w:color="auto" w:fill="FFFFFF" w:themeFill="background1"/>
            <w:vAlign w:val="bottom"/>
          </w:tcPr>
          <w:p w14:paraId="72E059D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6.72</w:t>
            </w:r>
          </w:p>
        </w:tc>
        <w:tc>
          <w:tcPr>
            <w:tcW w:w="0" w:type="auto"/>
            <w:shd w:val="clear" w:color="auto" w:fill="FFFFFF" w:themeFill="background1"/>
            <w:vAlign w:val="bottom"/>
          </w:tcPr>
          <w:p w14:paraId="23E3FB4E"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16.68</w:t>
            </w:r>
          </w:p>
        </w:tc>
        <w:tc>
          <w:tcPr>
            <w:tcW w:w="0" w:type="auto"/>
            <w:shd w:val="clear" w:color="auto" w:fill="FFFFFF" w:themeFill="background1"/>
            <w:vAlign w:val="bottom"/>
          </w:tcPr>
          <w:p w14:paraId="7C2CA39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14.28</w:t>
            </w:r>
          </w:p>
        </w:tc>
      </w:tr>
      <w:tr w:rsidR="00F453C8" w14:paraId="7686BC92"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40409D8" w14:textId="77777777" w:rsidR="00C03B80" w:rsidRPr="00E85953" w:rsidRDefault="00C03B80" w:rsidP="00C03B80">
            <w:pPr>
              <w:spacing w:before="0" w:after="0"/>
              <w:rPr>
                <w:szCs w:val="24"/>
              </w:rPr>
            </w:pPr>
            <w:r>
              <w:rPr>
                <w:color w:val="000000"/>
                <w:szCs w:val="24"/>
              </w:rPr>
              <w:t>HS</w:t>
            </w:r>
            <w:r>
              <w:rPr>
                <w:color w:val="000000"/>
                <w:szCs w:val="24"/>
                <w:vertAlign w:val="superscript"/>
              </w:rPr>
              <w:t>-</w:t>
            </w:r>
          </w:p>
        </w:tc>
        <w:tc>
          <w:tcPr>
            <w:tcW w:w="0" w:type="auto"/>
            <w:shd w:val="clear" w:color="auto" w:fill="FFFFFF" w:themeFill="background1"/>
          </w:tcPr>
          <w:p w14:paraId="39FA86D3"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5B1320F2"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07E3CB0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48F02FE5"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416A3D0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23B52C4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786FC89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736E9F1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75DB3B81"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sidRPr="000D4F74">
              <w:rPr>
                <w:szCs w:val="24"/>
                <w:lang w:eastAsia="zh-CN"/>
              </w:rPr>
              <w:t>tiny</w:t>
            </w:r>
          </w:p>
        </w:tc>
      </w:tr>
      <w:tr w:rsidR="00F453C8" w14:paraId="64C9D890"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9FD1EDB" w14:textId="77777777" w:rsidR="00C03B80" w:rsidRPr="00E85953" w:rsidRDefault="00C03B80" w:rsidP="00C03B80">
            <w:pPr>
              <w:spacing w:before="0" w:after="0"/>
              <w:rPr>
                <w:szCs w:val="24"/>
              </w:rPr>
            </w:pPr>
            <w:r>
              <w:t>H</w:t>
            </w:r>
            <w:r w:rsidRPr="00B11744">
              <w:rPr>
                <w:vertAlign w:val="superscript"/>
              </w:rPr>
              <w:t>34</w:t>
            </w:r>
            <w:r>
              <w:t>S</w:t>
            </w:r>
            <w:r>
              <w:rPr>
                <w:vertAlign w:val="superscript"/>
              </w:rPr>
              <w:t>-</w:t>
            </w:r>
          </w:p>
        </w:tc>
        <w:tc>
          <w:tcPr>
            <w:tcW w:w="0" w:type="auto"/>
            <w:shd w:val="clear" w:color="auto" w:fill="FFFFFF" w:themeFill="background1"/>
          </w:tcPr>
          <w:p w14:paraId="6E958E19"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7A794D6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1A9BD0EC"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66AAB97C"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3E9ABC63"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513A02D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398C135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4DCF3956"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c>
          <w:tcPr>
            <w:tcW w:w="0" w:type="auto"/>
            <w:shd w:val="clear" w:color="auto" w:fill="FFFFFF" w:themeFill="background1"/>
          </w:tcPr>
          <w:p w14:paraId="21D789B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0D4F74">
              <w:rPr>
                <w:szCs w:val="24"/>
                <w:lang w:eastAsia="zh-CN"/>
              </w:rPr>
              <w:t>tiny</w:t>
            </w:r>
          </w:p>
        </w:tc>
      </w:tr>
      <w:tr w:rsidR="00F453C8" w14:paraId="644052AC"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E85EBEC" w14:textId="77777777" w:rsidR="00C03B80" w:rsidRPr="00E85953" w:rsidRDefault="00C03B80" w:rsidP="00C03B80">
            <w:pPr>
              <w:spacing w:before="0" w:after="0"/>
              <w:rPr>
                <w:szCs w:val="24"/>
              </w:rPr>
            </w:pPr>
            <w:r>
              <w:t>Ar(aq)</w:t>
            </w:r>
          </w:p>
        </w:tc>
        <w:tc>
          <w:tcPr>
            <w:tcW w:w="0" w:type="auto"/>
            <w:shd w:val="clear" w:color="auto" w:fill="FFFFFF" w:themeFill="background1"/>
            <w:vAlign w:val="bottom"/>
          </w:tcPr>
          <w:p w14:paraId="62B88DE1"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5D27E61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5EB251F9"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79FFACF2"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609ACAE8"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2D66FE06"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632BFA8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2937F347"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c>
          <w:tcPr>
            <w:tcW w:w="0" w:type="auto"/>
            <w:shd w:val="clear" w:color="auto" w:fill="FFFFFF" w:themeFill="background1"/>
            <w:vAlign w:val="bottom"/>
          </w:tcPr>
          <w:p w14:paraId="627CAE87"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50.4</w:t>
            </w:r>
          </w:p>
        </w:tc>
      </w:tr>
      <w:tr w:rsidR="00F453C8" w14:paraId="14CD5503"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B08454" w14:textId="77777777" w:rsidR="00C03B80" w:rsidRPr="00E85953" w:rsidRDefault="00C03B80" w:rsidP="00C03B80">
            <w:pPr>
              <w:spacing w:before="0" w:after="0"/>
              <w:rPr>
                <w:szCs w:val="24"/>
              </w:rPr>
            </w:pPr>
            <w:r w:rsidRPr="00E85953">
              <w:t>Zn</w:t>
            </w:r>
            <w:r w:rsidRPr="00A050DC">
              <w:rPr>
                <w:vertAlign w:val="superscript"/>
              </w:rPr>
              <w:t>2+</w:t>
            </w:r>
          </w:p>
        </w:tc>
        <w:tc>
          <w:tcPr>
            <w:tcW w:w="0" w:type="auto"/>
            <w:shd w:val="clear" w:color="auto" w:fill="FFFFFF" w:themeFill="background1"/>
          </w:tcPr>
          <w:p w14:paraId="18D136F3"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5F49E4">
              <w:rPr>
                <w:szCs w:val="24"/>
                <w:lang w:eastAsia="zh-CN"/>
              </w:rPr>
              <w:t>tiny</w:t>
            </w:r>
          </w:p>
        </w:tc>
        <w:tc>
          <w:tcPr>
            <w:tcW w:w="0" w:type="auto"/>
            <w:shd w:val="clear" w:color="auto" w:fill="FFFFFF" w:themeFill="background1"/>
            <w:vAlign w:val="bottom"/>
          </w:tcPr>
          <w:p w14:paraId="2D35D71A"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0.72</w:t>
            </w:r>
          </w:p>
        </w:tc>
        <w:tc>
          <w:tcPr>
            <w:tcW w:w="0" w:type="auto"/>
            <w:shd w:val="clear" w:color="auto" w:fill="FFFFFF" w:themeFill="background1"/>
            <w:vAlign w:val="bottom"/>
          </w:tcPr>
          <w:p w14:paraId="0589DD96"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0.95</w:t>
            </w:r>
          </w:p>
        </w:tc>
        <w:tc>
          <w:tcPr>
            <w:tcW w:w="0" w:type="auto"/>
            <w:shd w:val="clear" w:color="auto" w:fill="FFFFFF" w:themeFill="background1"/>
            <w:vAlign w:val="bottom"/>
          </w:tcPr>
          <w:p w14:paraId="15066E81"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0.58</w:t>
            </w:r>
          </w:p>
        </w:tc>
        <w:tc>
          <w:tcPr>
            <w:tcW w:w="0" w:type="auto"/>
            <w:shd w:val="clear" w:color="auto" w:fill="FFFFFF" w:themeFill="background1"/>
            <w:vAlign w:val="bottom"/>
          </w:tcPr>
          <w:p w14:paraId="32CA0861"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0.97</w:t>
            </w:r>
          </w:p>
        </w:tc>
        <w:tc>
          <w:tcPr>
            <w:tcW w:w="0" w:type="auto"/>
            <w:shd w:val="clear" w:color="auto" w:fill="FFFFFF" w:themeFill="background1"/>
            <w:vAlign w:val="bottom"/>
          </w:tcPr>
          <w:p w14:paraId="0BB04FF3"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1.22</w:t>
            </w:r>
          </w:p>
        </w:tc>
        <w:tc>
          <w:tcPr>
            <w:tcW w:w="0" w:type="auto"/>
            <w:shd w:val="clear" w:color="auto" w:fill="FFFFFF" w:themeFill="background1"/>
            <w:vAlign w:val="bottom"/>
          </w:tcPr>
          <w:p w14:paraId="05F7E78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0.85</w:t>
            </w:r>
          </w:p>
        </w:tc>
        <w:tc>
          <w:tcPr>
            <w:tcW w:w="0" w:type="auto"/>
            <w:shd w:val="clear" w:color="auto" w:fill="FFFFFF" w:themeFill="background1"/>
            <w:vAlign w:val="bottom"/>
          </w:tcPr>
          <w:p w14:paraId="127A267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0.57</w:t>
            </w:r>
          </w:p>
        </w:tc>
        <w:tc>
          <w:tcPr>
            <w:tcW w:w="0" w:type="auto"/>
            <w:shd w:val="clear" w:color="auto" w:fill="FFFFFF" w:themeFill="background1"/>
            <w:vAlign w:val="bottom"/>
          </w:tcPr>
          <w:p w14:paraId="7322B02B"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0.57</w:t>
            </w:r>
          </w:p>
        </w:tc>
      </w:tr>
      <w:tr w:rsidR="00F453C8" w14:paraId="79BE9AB4"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4432371" w14:textId="77777777" w:rsidR="00C03B80" w:rsidRPr="00E85953" w:rsidRDefault="00C03B80" w:rsidP="00C03B80">
            <w:pPr>
              <w:spacing w:before="0" w:after="0"/>
              <w:rPr>
                <w:szCs w:val="24"/>
              </w:rPr>
            </w:pPr>
            <w:r>
              <w:t>Ni</w:t>
            </w:r>
            <w:r w:rsidRPr="00A050DC">
              <w:rPr>
                <w:vertAlign w:val="superscript"/>
              </w:rPr>
              <w:t>2+</w:t>
            </w:r>
          </w:p>
        </w:tc>
        <w:tc>
          <w:tcPr>
            <w:tcW w:w="0" w:type="auto"/>
            <w:shd w:val="clear" w:color="auto" w:fill="FFFFFF" w:themeFill="background1"/>
          </w:tcPr>
          <w:p w14:paraId="3EB3673D"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5F49E4">
              <w:rPr>
                <w:szCs w:val="24"/>
                <w:lang w:eastAsia="zh-CN"/>
              </w:rPr>
              <w:t>tiny</w:t>
            </w:r>
          </w:p>
        </w:tc>
        <w:tc>
          <w:tcPr>
            <w:tcW w:w="0" w:type="auto"/>
            <w:shd w:val="clear" w:color="auto" w:fill="FFFFFF" w:themeFill="background1"/>
            <w:vAlign w:val="bottom"/>
          </w:tcPr>
          <w:p w14:paraId="038C6A0D"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0.94</w:t>
            </w:r>
          </w:p>
        </w:tc>
        <w:tc>
          <w:tcPr>
            <w:tcW w:w="0" w:type="auto"/>
            <w:shd w:val="clear" w:color="auto" w:fill="FFFFFF" w:themeFill="background1"/>
            <w:vAlign w:val="bottom"/>
          </w:tcPr>
          <w:p w14:paraId="3CCD34DD"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1.4</w:t>
            </w:r>
          </w:p>
        </w:tc>
        <w:tc>
          <w:tcPr>
            <w:tcW w:w="0" w:type="auto"/>
            <w:shd w:val="clear" w:color="auto" w:fill="FFFFFF" w:themeFill="background1"/>
            <w:vAlign w:val="bottom"/>
          </w:tcPr>
          <w:p w14:paraId="2771C858"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1.31</w:t>
            </w:r>
          </w:p>
        </w:tc>
        <w:tc>
          <w:tcPr>
            <w:tcW w:w="0" w:type="auto"/>
            <w:shd w:val="clear" w:color="auto" w:fill="FFFFFF" w:themeFill="background1"/>
            <w:vAlign w:val="bottom"/>
          </w:tcPr>
          <w:p w14:paraId="531FAB70"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12.28</w:t>
            </w:r>
          </w:p>
        </w:tc>
        <w:tc>
          <w:tcPr>
            <w:tcW w:w="0" w:type="auto"/>
            <w:shd w:val="clear" w:color="auto" w:fill="FFFFFF" w:themeFill="background1"/>
            <w:vAlign w:val="bottom"/>
          </w:tcPr>
          <w:p w14:paraId="0100CED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2.34</w:t>
            </w:r>
          </w:p>
        </w:tc>
        <w:tc>
          <w:tcPr>
            <w:tcW w:w="0" w:type="auto"/>
            <w:shd w:val="clear" w:color="auto" w:fill="FFFFFF" w:themeFill="background1"/>
            <w:vAlign w:val="bottom"/>
          </w:tcPr>
          <w:p w14:paraId="170CD2B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1.6</w:t>
            </w:r>
          </w:p>
        </w:tc>
        <w:tc>
          <w:tcPr>
            <w:tcW w:w="0" w:type="auto"/>
            <w:shd w:val="clear" w:color="auto" w:fill="FFFFFF" w:themeFill="background1"/>
            <w:vAlign w:val="bottom"/>
          </w:tcPr>
          <w:p w14:paraId="61FBCB68"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3.36</w:t>
            </w:r>
          </w:p>
        </w:tc>
        <w:tc>
          <w:tcPr>
            <w:tcW w:w="0" w:type="auto"/>
            <w:shd w:val="clear" w:color="auto" w:fill="FFFFFF" w:themeFill="background1"/>
            <w:vAlign w:val="bottom"/>
          </w:tcPr>
          <w:p w14:paraId="13B74AD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3.36</w:t>
            </w:r>
          </w:p>
        </w:tc>
      </w:tr>
      <w:tr w:rsidR="00F453C8" w14:paraId="4FE23ADF"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41D69E" w14:textId="77777777" w:rsidR="00C03B80" w:rsidRPr="00E85953" w:rsidRDefault="00C03B80" w:rsidP="00C03B80">
            <w:pPr>
              <w:spacing w:before="0" w:after="0"/>
              <w:rPr>
                <w:szCs w:val="24"/>
              </w:rPr>
            </w:pPr>
            <w:r>
              <w:lastRenderedPageBreak/>
              <w:t>Mn</w:t>
            </w:r>
            <w:r w:rsidRPr="00A050DC">
              <w:rPr>
                <w:vertAlign w:val="superscript"/>
              </w:rPr>
              <w:t>2+</w:t>
            </w:r>
          </w:p>
        </w:tc>
        <w:tc>
          <w:tcPr>
            <w:tcW w:w="0" w:type="auto"/>
            <w:shd w:val="clear" w:color="auto" w:fill="FFFFFF" w:themeFill="background1"/>
          </w:tcPr>
          <w:p w14:paraId="18D31C2E"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5F49E4">
              <w:rPr>
                <w:szCs w:val="24"/>
                <w:lang w:eastAsia="zh-CN"/>
              </w:rPr>
              <w:t>tiny</w:t>
            </w:r>
          </w:p>
        </w:tc>
        <w:tc>
          <w:tcPr>
            <w:tcW w:w="0" w:type="auto"/>
            <w:shd w:val="clear" w:color="auto" w:fill="FFFFFF" w:themeFill="background1"/>
            <w:vAlign w:val="bottom"/>
          </w:tcPr>
          <w:p w14:paraId="75ECCDB3"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9.75</w:t>
            </w:r>
          </w:p>
        </w:tc>
        <w:tc>
          <w:tcPr>
            <w:tcW w:w="0" w:type="auto"/>
            <w:shd w:val="clear" w:color="auto" w:fill="FFFFFF" w:themeFill="background1"/>
            <w:vAlign w:val="bottom"/>
          </w:tcPr>
          <w:p w14:paraId="189C46B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12.87</w:t>
            </w:r>
          </w:p>
        </w:tc>
        <w:tc>
          <w:tcPr>
            <w:tcW w:w="0" w:type="auto"/>
            <w:shd w:val="clear" w:color="auto" w:fill="FFFFFF" w:themeFill="background1"/>
            <w:vAlign w:val="bottom"/>
          </w:tcPr>
          <w:p w14:paraId="3E508EC0"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12.75</w:t>
            </w:r>
          </w:p>
        </w:tc>
        <w:tc>
          <w:tcPr>
            <w:tcW w:w="0" w:type="auto"/>
            <w:shd w:val="clear" w:color="auto" w:fill="FFFFFF" w:themeFill="background1"/>
            <w:vAlign w:val="bottom"/>
          </w:tcPr>
          <w:p w14:paraId="33813A2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19.8</w:t>
            </w:r>
          </w:p>
        </w:tc>
        <w:tc>
          <w:tcPr>
            <w:tcW w:w="0" w:type="auto"/>
            <w:shd w:val="clear" w:color="auto" w:fill="FFFFFF" w:themeFill="background1"/>
            <w:vAlign w:val="bottom"/>
          </w:tcPr>
          <w:p w14:paraId="7FA10BA3"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14.12</w:t>
            </w:r>
          </w:p>
        </w:tc>
        <w:tc>
          <w:tcPr>
            <w:tcW w:w="0" w:type="auto"/>
            <w:shd w:val="clear" w:color="auto" w:fill="FFFFFF" w:themeFill="background1"/>
            <w:vAlign w:val="bottom"/>
          </w:tcPr>
          <w:p w14:paraId="604856C3"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8.96</w:t>
            </w:r>
          </w:p>
        </w:tc>
        <w:tc>
          <w:tcPr>
            <w:tcW w:w="0" w:type="auto"/>
            <w:shd w:val="clear" w:color="auto" w:fill="FFFFFF" w:themeFill="background1"/>
            <w:vAlign w:val="bottom"/>
          </w:tcPr>
          <w:p w14:paraId="52355C11"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8.62</w:t>
            </w:r>
          </w:p>
        </w:tc>
        <w:tc>
          <w:tcPr>
            <w:tcW w:w="0" w:type="auto"/>
            <w:shd w:val="clear" w:color="auto" w:fill="FFFFFF" w:themeFill="background1"/>
            <w:vAlign w:val="bottom"/>
          </w:tcPr>
          <w:p w14:paraId="6419E13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8.62</w:t>
            </w:r>
          </w:p>
        </w:tc>
      </w:tr>
      <w:tr w:rsidR="00F453C8" w14:paraId="57B697B6"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F95DD2" w14:textId="77777777" w:rsidR="00C03B80" w:rsidRPr="00E85953" w:rsidRDefault="00C03B80" w:rsidP="00C03B80">
            <w:pPr>
              <w:spacing w:before="0" w:after="0"/>
              <w:rPr>
                <w:szCs w:val="24"/>
              </w:rPr>
            </w:pPr>
            <w:r>
              <w:t>Na</w:t>
            </w:r>
            <w:r w:rsidRPr="00A050DC">
              <w:rPr>
                <w:vertAlign w:val="superscript"/>
              </w:rPr>
              <w:t>+</w:t>
            </w:r>
          </w:p>
        </w:tc>
        <w:tc>
          <w:tcPr>
            <w:tcW w:w="0" w:type="auto"/>
            <w:shd w:val="clear" w:color="auto" w:fill="FFFFFF" w:themeFill="background1"/>
            <w:vAlign w:val="bottom"/>
          </w:tcPr>
          <w:p w14:paraId="5D910ED7"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3.6</w:t>
            </w:r>
          </w:p>
        </w:tc>
        <w:tc>
          <w:tcPr>
            <w:tcW w:w="0" w:type="auto"/>
            <w:shd w:val="clear" w:color="auto" w:fill="FFFFFF" w:themeFill="background1"/>
            <w:vAlign w:val="bottom"/>
          </w:tcPr>
          <w:p w14:paraId="20F327DF"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46.8</w:t>
            </w:r>
          </w:p>
        </w:tc>
        <w:tc>
          <w:tcPr>
            <w:tcW w:w="0" w:type="auto"/>
            <w:shd w:val="clear" w:color="auto" w:fill="FFFFFF" w:themeFill="background1"/>
            <w:vAlign w:val="bottom"/>
          </w:tcPr>
          <w:p w14:paraId="2B4D60B8"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50</w:t>
            </w:r>
          </w:p>
        </w:tc>
        <w:tc>
          <w:tcPr>
            <w:tcW w:w="0" w:type="auto"/>
            <w:shd w:val="clear" w:color="auto" w:fill="FFFFFF" w:themeFill="background1"/>
            <w:vAlign w:val="bottom"/>
          </w:tcPr>
          <w:p w14:paraId="528429FD"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48.8</w:t>
            </w:r>
          </w:p>
        </w:tc>
        <w:tc>
          <w:tcPr>
            <w:tcW w:w="0" w:type="auto"/>
            <w:shd w:val="clear" w:color="auto" w:fill="FFFFFF" w:themeFill="background1"/>
            <w:vAlign w:val="bottom"/>
          </w:tcPr>
          <w:p w14:paraId="334BC320"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48.8</w:t>
            </w:r>
          </w:p>
        </w:tc>
        <w:tc>
          <w:tcPr>
            <w:tcW w:w="0" w:type="auto"/>
            <w:shd w:val="clear" w:color="auto" w:fill="FFFFFF" w:themeFill="background1"/>
            <w:vAlign w:val="bottom"/>
          </w:tcPr>
          <w:p w14:paraId="7C8971E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19.8</w:t>
            </w:r>
          </w:p>
        </w:tc>
        <w:tc>
          <w:tcPr>
            <w:tcW w:w="0" w:type="auto"/>
            <w:shd w:val="clear" w:color="auto" w:fill="FFFFFF" w:themeFill="background1"/>
            <w:vAlign w:val="bottom"/>
          </w:tcPr>
          <w:p w14:paraId="3FE3652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14.1</w:t>
            </w:r>
          </w:p>
        </w:tc>
        <w:tc>
          <w:tcPr>
            <w:tcW w:w="0" w:type="auto"/>
            <w:shd w:val="clear" w:color="auto" w:fill="FFFFFF" w:themeFill="background1"/>
            <w:vAlign w:val="bottom"/>
          </w:tcPr>
          <w:p w14:paraId="11ABCECD"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13</w:t>
            </w:r>
          </w:p>
        </w:tc>
        <w:tc>
          <w:tcPr>
            <w:tcW w:w="0" w:type="auto"/>
            <w:shd w:val="clear" w:color="auto" w:fill="FFFFFF" w:themeFill="background1"/>
            <w:vAlign w:val="bottom"/>
          </w:tcPr>
          <w:p w14:paraId="07295535"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13</w:t>
            </w:r>
          </w:p>
        </w:tc>
      </w:tr>
      <w:tr w:rsidR="00F453C8" w14:paraId="75967A7B"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E70992" w14:textId="77777777" w:rsidR="00C03B80" w:rsidRPr="00E85953" w:rsidRDefault="00C03B80" w:rsidP="00C03B80">
            <w:pPr>
              <w:spacing w:before="0" w:after="0"/>
              <w:rPr>
                <w:szCs w:val="24"/>
                <w:vertAlign w:val="superscript"/>
              </w:rPr>
            </w:pPr>
            <w:r>
              <w:t>K</w:t>
            </w:r>
            <w:r w:rsidRPr="00A050DC">
              <w:rPr>
                <w:vertAlign w:val="superscript"/>
              </w:rPr>
              <w:t>+</w:t>
            </w:r>
          </w:p>
        </w:tc>
        <w:tc>
          <w:tcPr>
            <w:tcW w:w="0" w:type="auto"/>
            <w:shd w:val="clear" w:color="auto" w:fill="FFFFFF" w:themeFill="background1"/>
          </w:tcPr>
          <w:p w14:paraId="4466E175"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905E7C">
              <w:rPr>
                <w:szCs w:val="24"/>
                <w:lang w:eastAsia="zh-CN"/>
              </w:rPr>
              <w:t>tiny</w:t>
            </w:r>
          </w:p>
        </w:tc>
        <w:tc>
          <w:tcPr>
            <w:tcW w:w="0" w:type="auto"/>
            <w:shd w:val="clear" w:color="auto" w:fill="FFFFFF" w:themeFill="background1"/>
            <w:vAlign w:val="bottom"/>
          </w:tcPr>
          <w:p w14:paraId="39E420EB"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27.4</w:t>
            </w:r>
          </w:p>
        </w:tc>
        <w:tc>
          <w:tcPr>
            <w:tcW w:w="0" w:type="auto"/>
            <w:shd w:val="clear" w:color="auto" w:fill="FFFFFF" w:themeFill="background1"/>
            <w:vAlign w:val="bottom"/>
          </w:tcPr>
          <w:p w14:paraId="7FCFA1EC"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31.7</w:t>
            </w:r>
          </w:p>
        </w:tc>
        <w:tc>
          <w:tcPr>
            <w:tcW w:w="0" w:type="auto"/>
            <w:shd w:val="clear" w:color="auto" w:fill="FFFFFF" w:themeFill="background1"/>
            <w:vAlign w:val="bottom"/>
          </w:tcPr>
          <w:p w14:paraId="5B83D0AC"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32.3</w:t>
            </w:r>
          </w:p>
        </w:tc>
        <w:tc>
          <w:tcPr>
            <w:tcW w:w="0" w:type="auto"/>
            <w:shd w:val="clear" w:color="auto" w:fill="FFFFFF" w:themeFill="background1"/>
            <w:vAlign w:val="bottom"/>
          </w:tcPr>
          <w:p w14:paraId="6AE92CB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29.2</w:t>
            </w:r>
          </w:p>
        </w:tc>
        <w:tc>
          <w:tcPr>
            <w:tcW w:w="0" w:type="auto"/>
            <w:shd w:val="clear" w:color="auto" w:fill="FFFFFF" w:themeFill="background1"/>
            <w:vAlign w:val="bottom"/>
          </w:tcPr>
          <w:p w14:paraId="0E65B80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11.8</w:t>
            </w:r>
          </w:p>
        </w:tc>
        <w:tc>
          <w:tcPr>
            <w:tcW w:w="0" w:type="auto"/>
            <w:shd w:val="clear" w:color="auto" w:fill="FFFFFF" w:themeFill="background1"/>
            <w:vAlign w:val="bottom"/>
          </w:tcPr>
          <w:p w14:paraId="6F51EA70"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7.9</w:t>
            </w:r>
          </w:p>
        </w:tc>
        <w:tc>
          <w:tcPr>
            <w:tcW w:w="0" w:type="auto"/>
            <w:shd w:val="clear" w:color="auto" w:fill="FFFFFF" w:themeFill="background1"/>
            <w:vAlign w:val="bottom"/>
          </w:tcPr>
          <w:p w14:paraId="349BBB3B"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7.2</w:t>
            </w:r>
          </w:p>
        </w:tc>
        <w:tc>
          <w:tcPr>
            <w:tcW w:w="0" w:type="auto"/>
            <w:shd w:val="clear" w:color="auto" w:fill="FFFFFF" w:themeFill="background1"/>
            <w:vAlign w:val="bottom"/>
          </w:tcPr>
          <w:p w14:paraId="556A99AE"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7.2</w:t>
            </w:r>
          </w:p>
        </w:tc>
      </w:tr>
      <w:tr w:rsidR="00F453C8" w14:paraId="6E09C379"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8E5AB75" w14:textId="77777777" w:rsidR="00C03B80" w:rsidRPr="00E85953" w:rsidRDefault="00C03B80" w:rsidP="00C03B80">
            <w:pPr>
              <w:spacing w:before="0" w:after="0"/>
              <w:rPr>
                <w:szCs w:val="24"/>
              </w:rPr>
            </w:pPr>
            <w:r>
              <w:t>Mg</w:t>
            </w:r>
            <w:r w:rsidRPr="00A050DC">
              <w:rPr>
                <w:vertAlign w:val="superscript"/>
              </w:rPr>
              <w:t>2+</w:t>
            </w:r>
          </w:p>
        </w:tc>
        <w:tc>
          <w:tcPr>
            <w:tcW w:w="0" w:type="auto"/>
            <w:shd w:val="clear" w:color="auto" w:fill="FFFFFF" w:themeFill="background1"/>
          </w:tcPr>
          <w:p w14:paraId="0DEF7B34"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905E7C">
              <w:rPr>
                <w:szCs w:val="24"/>
                <w:lang w:eastAsia="zh-CN"/>
              </w:rPr>
              <w:t>tiny</w:t>
            </w:r>
          </w:p>
        </w:tc>
        <w:tc>
          <w:tcPr>
            <w:tcW w:w="0" w:type="auto"/>
            <w:shd w:val="clear" w:color="auto" w:fill="FFFFFF" w:themeFill="background1"/>
            <w:vAlign w:val="bottom"/>
          </w:tcPr>
          <w:p w14:paraId="3756293F"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242</w:t>
            </w:r>
          </w:p>
        </w:tc>
        <w:tc>
          <w:tcPr>
            <w:tcW w:w="0" w:type="auto"/>
            <w:shd w:val="clear" w:color="auto" w:fill="FFFFFF" w:themeFill="background1"/>
            <w:vAlign w:val="bottom"/>
          </w:tcPr>
          <w:p w14:paraId="7F7927E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320</w:t>
            </w:r>
          </w:p>
        </w:tc>
        <w:tc>
          <w:tcPr>
            <w:tcW w:w="0" w:type="auto"/>
            <w:shd w:val="clear" w:color="auto" w:fill="FFFFFF" w:themeFill="background1"/>
            <w:vAlign w:val="bottom"/>
          </w:tcPr>
          <w:p w14:paraId="65FDD1B1"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317</w:t>
            </w:r>
          </w:p>
        </w:tc>
        <w:tc>
          <w:tcPr>
            <w:tcW w:w="0" w:type="auto"/>
            <w:shd w:val="clear" w:color="auto" w:fill="FFFFFF" w:themeFill="background1"/>
            <w:vAlign w:val="bottom"/>
          </w:tcPr>
          <w:p w14:paraId="5562536F"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288</w:t>
            </w:r>
          </w:p>
        </w:tc>
        <w:tc>
          <w:tcPr>
            <w:tcW w:w="0" w:type="auto"/>
            <w:shd w:val="clear" w:color="auto" w:fill="FFFFFF" w:themeFill="background1"/>
            <w:vAlign w:val="bottom"/>
          </w:tcPr>
          <w:p w14:paraId="3827A4E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121</w:t>
            </w:r>
          </w:p>
        </w:tc>
        <w:tc>
          <w:tcPr>
            <w:tcW w:w="0" w:type="auto"/>
            <w:shd w:val="clear" w:color="auto" w:fill="FFFFFF" w:themeFill="background1"/>
            <w:vAlign w:val="bottom"/>
          </w:tcPr>
          <w:p w14:paraId="63ED70F4"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83</w:t>
            </w:r>
          </w:p>
        </w:tc>
        <w:tc>
          <w:tcPr>
            <w:tcW w:w="0" w:type="auto"/>
            <w:shd w:val="clear" w:color="auto" w:fill="FFFFFF" w:themeFill="background1"/>
            <w:vAlign w:val="bottom"/>
          </w:tcPr>
          <w:p w14:paraId="27132E56"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77</w:t>
            </w:r>
          </w:p>
        </w:tc>
        <w:tc>
          <w:tcPr>
            <w:tcW w:w="0" w:type="auto"/>
            <w:shd w:val="clear" w:color="auto" w:fill="FFFFFF" w:themeFill="background1"/>
            <w:vAlign w:val="bottom"/>
          </w:tcPr>
          <w:p w14:paraId="25E57016"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77</w:t>
            </w:r>
          </w:p>
        </w:tc>
      </w:tr>
      <w:tr w:rsidR="00F453C8" w14:paraId="5451F3E1"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79CDDBD" w14:textId="77777777" w:rsidR="00C03B80" w:rsidRPr="00E85953" w:rsidRDefault="00C03B80" w:rsidP="00C03B80">
            <w:pPr>
              <w:spacing w:before="0" w:after="0"/>
              <w:rPr>
                <w:szCs w:val="24"/>
              </w:rPr>
            </w:pPr>
            <w:r>
              <w:rPr>
                <w:color w:val="000000"/>
                <w:szCs w:val="24"/>
              </w:rPr>
              <w:t>Br</w:t>
            </w:r>
            <w:r w:rsidRPr="004F1A93">
              <w:rPr>
                <w:color w:val="000000"/>
                <w:szCs w:val="24"/>
                <w:vertAlign w:val="superscript"/>
              </w:rPr>
              <w:t>-</w:t>
            </w:r>
          </w:p>
        </w:tc>
        <w:tc>
          <w:tcPr>
            <w:tcW w:w="0" w:type="auto"/>
            <w:shd w:val="clear" w:color="auto" w:fill="FFFFFF" w:themeFill="background1"/>
          </w:tcPr>
          <w:p w14:paraId="27F35AFA"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905E7C">
              <w:rPr>
                <w:szCs w:val="24"/>
                <w:lang w:eastAsia="zh-CN"/>
              </w:rPr>
              <w:t>tiny</w:t>
            </w:r>
          </w:p>
        </w:tc>
        <w:tc>
          <w:tcPr>
            <w:tcW w:w="0" w:type="auto"/>
            <w:shd w:val="clear" w:color="auto" w:fill="FFFFFF" w:themeFill="background1"/>
            <w:vAlign w:val="bottom"/>
          </w:tcPr>
          <w:p w14:paraId="3DF5EEF4"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26</w:t>
            </w:r>
          </w:p>
        </w:tc>
        <w:tc>
          <w:tcPr>
            <w:tcW w:w="0" w:type="auto"/>
            <w:shd w:val="clear" w:color="auto" w:fill="FFFFFF" w:themeFill="background1"/>
          </w:tcPr>
          <w:p w14:paraId="1EDCE115"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1AB39F53"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77F3EB92"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63A1379F"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3ADFCB12"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367E3221"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c>
          <w:tcPr>
            <w:tcW w:w="0" w:type="auto"/>
            <w:shd w:val="clear" w:color="auto" w:fill="FFFFFF" w:themeFill="background1"/>
          </w:tcPr>
          <w:p w14:paraId="2255E57F"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sidRPr="00CD0B5E">
              <w:rPr>
                <w:szCs w:val="24"/>
                <w:lang w:eastAsia="zh-CN"/>
              </w:rPr>
              <w:t>tiny</w:t>
            </w:r>
          </w:p>
        </w:tc>
      </w:tr>
      <w:tr w:rsidR="00F453C8" w14:paraId="6835ECD1" w14:textId="77777777" w:rsidTr="00F453C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705E829" w14:textId="77777777" w:rsidR="00C03B80" w:rsidRPr="00E85953" w:rsidRDefault="00C03B80" w:rsidP="00C03B80">
            <w:pPr>
              <w:spacing w:before="0" w:after="0"/>
              <w:rPr>
                <w:szCs w:val="24"/>
              </w:rPr>
            </w:pPr>
            <w:r>
              <w:rPr>
                <w:color w:val="000000"/>
                <w:szCs w:val="24"/>
              </w:rPr>
              <w:t>Cl</w:t>
            </w:r>
            <w:r w:rsidRPr="004F1A93">
              <w:rPr>
                <w:color w:val="000000"/>
                <w:szCs w:val="24"/>
                <w:vertAlign w:val="superscript"/>
              </w:rPr>
              <w:t>-</w:t>
            </w:r>
          </w:p>
        </w:tc>
        <w:tc>
          <w:tcPr>
            <w:tcW w:w="0" w:type="auto"/>
            <w:shd w:val="clear" w:color="auto" w:fill="FFFFFF" w:themeFill="background1"/>
          </w:tcPr>
          <w:p w14:paraId="68A85C89"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sidRPr="00905E7C">
              <w:rPr>
                <w:szCs w:val="24"/>
                <w:lang w:eastAsia="zh-CN"/>
              </w:rPr>
              <w:t>tiny</w:t>
            </w:r>
          </w:p>
        </w:tc>
        <w:tc>
          <w:tcPr>
            <w:tcW w:w="0" w:type="auto"/>
            <w:shd w:val="clear" w:color="auto" w:fill="FFFFFF" w:themeFill="background1"/>
            <w:vAlign w:val="bottom"/>
          </w:tcPr>
          <w:p w14:paraId="1DF2E656"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14.19</w:t>
            </w:r>
          </w:p>
        </w:tc>
        <w:tc>
          <w:tcPr>
            <w:tcW w:w="0" w:type="auto"/>
            <w:shd w:val="clear" w:color="auto" w:fill="FFFFFF" w:themeFill="background1"/>
            <w:vAlign w:val="bottom"/>
          </w:tcPr>
          <w:p w14:paraId="0A7B40AB"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4.82</w:t>
            </w:r>
          </w:p>
        </w:tc>
        <w:tc>
          <w:tcPr>
            <w:tcW w:w="0" w:type="auto"/>
            <w:shd w:val="clear" w:color="auto" w:fill="FFFFFF" w:themeFill="background1"/>
            <w:vAlign w:val="bottom"/>
          </w:tcPr>
          <w:p w14:paraId="356CA847" w14:textId="77777777" w:rsidR="00C03B80" w:rsidRPr="00E85953" w:rsidRDefault="00C03B80" w:rsidP="00C03B80">
            <w:pPr>
              <w:spacing w:before="0" w:after="0"/>
              <w:jc w:val="center"/>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8.16</w:t>
            </w:r>
          </w:p>
        </w:tc>
        <w:tc>
          <w:tcPr>
            <w:tcW w:w="0" w:type="auto"/>
            <w:shd w:val="clear" w:color="auto" w:fill="FFFFFF" w:themeFill="background1"/>
            <w:vAlign w:val="bottom"/>
          </w:tcPr>
          <w:p w14:paraId="24808290"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7.71</w:t>
            </w:r>
          </w:p>
        </w:tc>
        <w:tc>
          <w:tcPr>
            <w:tcW w:w="0" w:type="auto"/>
            <w:shd w:val="clear" w:color="auto" w:fill="FFFFFF" w:themeFill="background1"/>
            <w:vAlign w:val="bottom"/>
          </w:tcPr>
          <w:p w14:paraId="711D8ED3"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0.91</w:t>
            </w:r>
          </w:p>
        </w:tc>
        <w:tc>
          <w:tcPr>
            <w:tcW w:w="0" w:type="auto"/>
            <w:shd w:val="clear" w:color="auto" w:fill="FFFFFF" w:themeFill="background1"/>
            <w:vAlign w:val="bottom"/>
          </w:tcPr>
          <w:p w14:paraId="15FD1D8E"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15.43</w:t>
            </w:r>
          </w:p>
        </w:tc>
        <w:tc>
          <w:tcPr>
            <w:tcW w:w="0" w:type="auto"/>
            <w:shd w:val="clear" w:color="auto" w:fill="FFFFFF" w:themeFill="background1"/>
            <w:vAlign w:val="bottom"/>
          </w:tcPr>
          <w:p w14:paraId="2A638F74"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17.55</w:t>
            </w:r>
          </w:p>
        </w:tc>
        <w:tc>
          <w:tcPr>
            <w:tcW w:w="0" w:type="auto"/>
            <w:shd w:val="clear" w:color="auto" w:fill="FFFFFF" w:themeFill="background1"/>
            <w:vAlign w:val="bottom"/>
          </w:tcPr>
          <w:p w14:paraId="488317D4" w14:textId="77777777" w:rsidR="00C03B80" w:rsidRPr="00E85953" w:rsidRDefault="00C03B80" w:rsidP="00C03B80">
            <w:pPr>
              <w:spacing w:before="0" w:after="0"/>
              <w:cnfStyle w:val="000000000000" w:firstRow="0" w:lastRow="0" w:firstColumn="0" w:lastColumn="0" w:oddVBand="0" w:evenVBand="0" w:oddHBand="0" w:evenHBand="0" w:firstRowFirstColumn="0" w:firstRowLastColumn="0" w:lastRowFirstColumn="0" w:lastRowLastColumn="0"/>
              <w:rPr>
                <w:szCs w:val="24"/>
              </w:rPr>
            </w:pPr>
            <w:r>
              <w:rPr>
                <w:rFonts w:ascii="Calibri" w:hAnsi="Calibri"/>
                <w:color w:val="000000"/>
                <w:sz w:val="22"/>
                <w:szCs w:val="22"/>
              </w:rPr>
              <w:t>14.43</w:t>
            </w:r>
          </w:p>
        </w:tc>
      </w:tr>
      <w:tr w:rsidR="00F453C8" w14:paraId="1FF332B8" w14:textId="77777777" w:rsidTr="00F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7CAEEBB" w14:textId="77777777" w:rsidR="00C03B80" w:rsidRPr="00E85953" w:rsidRDefault="004E24CD" w:rsidP="00C03B80">
            <w:pPr>
              <w:spacing w:before="0" w:after="0"/>
              <w:rPr>
                <w:szCs w:val="24"/>
              </w:rPr>
            </w:pPr>
            <w:r>
              <w:rPr>
                <w:color w:val="000000"/>
                <w:szCs w:val="24"/>
              </w:rPr>
              <w:t>Eh</w:t>
            </w:r>
          </w:p>
        </w:tc>
        <w:tc>
          <w:tcPr>
            <w:tcW w:w="0" w:type="auto"/>
            <w:shd w:val="clear" w:color="auto" w:fill="FFFFFF" w:themeFill="background1"/>
            <w:vAlign w:val="bottom"/>
          </w:tcPr>
          <w:p w14:paraId="3F356FD9"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10</w:t>
            </w:r>
          </w:p>
        </w:tc>
        <w:tc>
          <w:tcPr>
            <w:tcW w:w="0" w:type="auto"/>
            <w:shd w:val="clear" w:color="auto" w:fill="FFFFFF" w:themeFill="background1"/>
            <w:vAlign w:val="bottom"/>
          </w:tcPr>
          <w:p w14:paraId="0010B1AD"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16</w:t>
            </w:r>
          </w:p>
        </w:tc>
        <w:tc>
          <w:tcPr>
            <w:tcW w:w="0" w:type="auto"/>
            <w:shd w:val="clear" w:color="auto" w:fill="FFFFFF" w:themeFill="background1"/>
            <w:vAlign w:val="bottom"/>
          </w:tcPr>
          <w:p w14:paraId="1B7CE529"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74</w:t>
            </w:r>
          </w:p>
        </w:tc>
        <w:tc>
          <w:tcPr>
            <w:tcW w:w="0" w:type="auto"/>
            <w:shd w:val="clear" w:color="auto" w:fill="FFFFFF" w:themeFill="background1"/>
            <w:vAlign w:val="bottom"/>
          </w:tcPr>
          <w:p w14:paraId="217008ED" w14:textId="77777777" w:rsidR="00C03B80" w:rsidRPr="00E85953" w:rsidRDefault="00C03B80" w:rsidP="00C03B80">
            <w:pPr>
              <w:spacing w:before="0" w:after="0"/>
              <w:jc w:val="center"/>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142</w:t>
            </w:r>
          </w:p>
        </w:tc>
        <w:tc>
          <w:tcPr>
            <w:tcW w:w="0" w:type="auto"/>
            <w:shd w:val="clear" w:color="auto" w:fill="FFFFFF" w:themeFill="background1"/>
            <w:vAlign w:val="bottom"/>
          </w:tcPr>
          <w:p w14:paraId="6213219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179</w:t>
            </w:r>
          </w:p>
        </w:tc>
        <w:tc>
          <w:tcPr>
            <w:tcW w:w="0" w:type="auto"/>
            <w:shd w:val="clear" w:color="auto" w:fill="FFFFFF" w:themeFill="background1"/>
            <w:vAlign w:val="bottom"/>
          </w:tcPr>
          <w:p w14:paraId="12FCB896"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w:t>
            </w:r>
          </w:p>
        </w:tc>
        <w:tc>
          <w:tcPr>
            <w:tcW w:w="0" w:type="auto"/>
            <w:shd w:val="clear" w:color="auto" w:fill="FFFFFF" w:themeFill="background1"/>
            <w:vAlign w:val="bottom"/>
          </w:tcPr>
          <w:p w14:paraId="04420958"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23</w:t>
            </w:r>
          </w:p>
        </w:tc>
        <w:tc>
          <w:tcPr>
            <w:tcW w:w="0" w:type="auto"/>
            <w:shd w:val="clear" w:color="auto" w:fill="FFFFFF" w:themeFill="background1"/>
            <w:vAlign w:val="bottom"/>
          </w:tcPr>
          <w:p w14:paraId="746D26F1"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307</w:t>
            </w:r>
          </w:p>
        </w:tc>
        <w:tc>
          <w:tcPr>
            <w:tcW w:w="0" w:type="auto"/>
            <w:shd w:val="clear" w:color="auto" w:fill="FFFFFF" w:themeFill="background1"/>
            <w:vAlign w:val="bottom"/>
          </w:tcPr>
          <w:p w14:paraId="1A7BF1AD" w14:textId="77777777" w:rsidR="00C03B80" w:rsidRPr="00E85953" w:rsidRDefault="00C03B80" w:rsidP="00C03B80">
            <w:pPr>
              <w:spacing w:before="0" w:after="0"/>
              <w:cnfStyle w:val="000000100000" w:firstRow="0" w:lastRow="0" w:firstColumn="0" w:lastColumn="0" w:oddVBand="0" w:evenVBand="0" w:oddHBand="1" w:evenHBand="0" w:firstRowFirstColumn="0" w:firstRowLastColumn="0" w:lastRowFirstColumn="0" w:lastRowLastColumn="0"/>
              <w:rPr>
                <w:szCs w:val="24"/>
              </w:rPr>
            </w:pPr>
            <w:r>
              <w:rPr>
                <w:rFonts w:ascii="Calibri" w:hAnsi="Calibri"/>
                <w:color w:val="000000"/>
                <w:sz w:val="22"/>
                <w:szCs w:val="22"/>
              </w:rPr>
              <w:t>180</w:t>
            </w:r>
          </w:p>
        </w:tc>
      </w:tr>
    </w:tbl>
    <w:p w14:paraId="4FED9183" w14:textId="77777777" w:rsidR="00C03B80" w:rsidRPr="00F453C8" w:rsidRDefault="004E24CD" w:rsidP="00C03B80">
      <w:pPr>
        <w:rPr>
          <w:sz w:val="20"/>
        </w:rPr>
      </w:pPr>
      <w:r>
        <w:rPr>
          <w:szCs w:val="24"/>
        </w:rPr>
        <w:t>t</w:t>
      </w:r>
      <w:r>
        <w:rPr>
          <w:szCs w:val="24"/>
          <w:vertAlign w:val="subscript"/>
        </w:rPr>
        <w:t>in</w:t>
      </w:r>
      <w:r>
        <w:rPr>
          <w:sz w:val="20"/>
        </w:rPr>
        <w:t xml:space="preserve"> – injection time in [days],  </w:t>
      </w:r>
      <w:r w:rsidR="000F7D4D">
        <w:rPr>
          <w:sz w:val="20"/>
        </w:rPr>
        <w:t>tiny =</w:t>
      </w:r>
      <w:r w:rsidR="000F7D4D" w:rsidRPr="000F7D4D">
        <w:rPr>
          <w:sz w:val="20"/>
        </w:rPr>
        <w:t xml:space="preserve"> </w:t>
      </w:r>
      <w:r w:rsidR="000F7D4D" w:rsidRPr="00F453C8">
        <w:rPr>
          <w:sz w:val="20"/>
          <w:lang w:eastAsia="zh-CN"/>
        </w:rPr>
        <w:t>1</w:t>
      </w:r>
      <w:r w:rsidR="000F7D4D" w:rsidRPr="00F453C8">
        <w:rPr>
          <w:sz w:val="20"/>
        </w:rPr>
        <w:t>.0×10</w:t>
      </w:r>
      <w:r w:rsidR="000F7D4D" w:rsidRPr="00F453C8">
        <w:rPr>
          <w:sz w:val="20"/>
          <w:vertAlign w:val="superscript"/>
        </w:rPr>
        <w:t>-</w:t>
      </w:r>
      <w:r w:rsidR="000F7D4D" w:rsidRPr="00F453C8">
        <w:rPr>
          <w:sz w:val="20"/>
          <w:vertAlign w:val="superscript"/>
          <w:lang w:eastAsia="zh-CN"/>
        </w:rPr>
        <w:t>10</w:t>
      </w:r>
      <w:r w:rsidR="000F7D4D">
        <w:rPr>
          <w:sz w:val="20"/>
          <w:vertAlign w:val="superscript"/>
          <w:lang w:eastAsia="zh-CN"/>
        </w:rPr>
        <w:t xml:space="preserve"> </w:t>
      </w:r>
      <w:r w:rsidR="000F7D4D">
        <w:rPr>
          <w:sz w:val="20"/>
          <w:lang w:eastAsia="zh-CN"/>
        </w:rPr>
        <w:t>mg/L</w:t>
      </w:r>
    </w:p>
    <w:p w14:paraId="67F4322B" w14:textId="77777777" w:rsidR="00271377" w:rsidRDefault="00271377" w:rsidP="00F453C8"/>
    <w:p w14:paraId="1E3584D3" w14:textId="77777777" w:rsidR="001419C7" w:rsidRDefault="0078418F" w:rsidP="001419C7">
      <w:pPr>
        <w:pStyle w:val="Heading4"/>
      </w:pPr>
      <w:bookmarkStart w:id="1102" w:name="_Toc520374799"/>
      <w:r>
        <w:t>Parameters</w:t>
      </w:r>
      <w:bookmarkEnd w:id="1102"/>
    </w:p>
    <w:p w14:paraId="06354708" w14:textId="28C2C05A" w:rsidR="00B61A76" w:rsidRDefault="00B61A76" w:rsidP="00B61A76">
      <w:r>
        <w:t>The kinetic parameters of the minerals are listed in</w:t>
      </w:r>
      <w:r w:rsidR="00637946">
        <w:t xml:space="preserve"> </w:t>
      </w:r>
      <w:r w:rsidR="00637946">
        <w:fldChar w:fldCharType="begin"/>
      </w:r>
      <w:r w:rsidR="00637946">
        <w:instrText xml:space="preserve"> REF _Ref416359741 \h </w:instrText>
      </w:r>
      <w:r w:rsidR="00637946">
        <w:fldChar w:fldCharType="separate"/>
      </w:r>
      <w:r w:rsidR="00B560DA" w:rsidRPr="00ED3698">
        <w:t xml:space="preserve">Table </w:t>
      </w:r>
      <w:r w:rsidR="00B560DA">
        <w:rPr>
          <w:noProof/>
        </w:rPr>
        <w:t>3</w:t>
      </w:r>
      <w:r w:rsidR="00B560DA">
        <w:t>.</w:t>
      </w:r>
      <w:r w:rsidR="00B560DA">
        <w:rPr>
          <w:noProof/>
        </w:rPr>
        <w:t>51</w:t>
      </w:r>
      <w:r w:rsidR="00637946">
        <w:fldChar w:fldCharType="end"/>
      </w:r>
      <w:r w:rsidR="004474F5">
        <w:t xml:space="preserve">.  </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s</m:t>
            </m:r>
          </m:sub>
        </m:sSub>
      </m:oMath>
      <w:r>
        <w:t xml:space="preserve"> for the sulfate reduction is 1.62 mmol/L as used by </w:t>
      </w:r>
      <w:r w:rsidR="00637946">
        <w:t xml:space="preserve">Gibson </w:t>
      </w:r>
      <w:r w:rsidR="004474F5">
        <w:t xml:space="preserve">et al. </w:t>
      </w:r>
      <w:r w:rsidR="00637946">
        <w:t>(2011).</w:t>
      </w:r>
    </w:p>
    <w:p w14:paraId="44F2B01C" w14:textId="4701F4C4" w:rsidR="00B73957" w:rsidRPr="00AB60F3" w:rsidRDefault="00B73957" w:rsidP="00B73957">
      <w:pPr>
        <w:pStyle w:val="StyleCaptionTableCaptionBold"/>
        <w:rPr>
          <w:lang w:eastAsia="zh-CN"/>
        </w:rPr>
      </w:pPr>
      <w:bookmarkStart w:id="1103" w:name="_Ref416359741"/>
      <w:bookmarkStart w:id="1104" w:name="_Toc520374992"/>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51</w:t>
      </w:r>
      <w:r w:rsidR="00FE1AD3">
        <w:fldChar w:fldCharType="end"/>
      </w:r>
      <w:bookmarkEnd w:id="1103"/>
      <w:r w:rsidR="00535A70">
        <w:t xml:space="preserve">: </w:t>
      </w:r>
      <w:r w:rsidRPr="00AB60F3">
        <w:t xml:space="preserve">Mineral reaction </w:t>
      </w:r>
      <w:r>
        <w:rPr>
          <w:rFonts w:hint="eastAsia"/>
          <w:lang w:eastAsia="zh-CN"/>
        </w:rPr>
        <w:t xml:space="preserve">and kinetic </w:t>
      </w:r>
      <w:r w:rsidRPr="00AB60F3">
        <w:t>parameters</w:t>
      </w:r>
      <w:r>
        <w:rPr>
          <w:rFonts w:hint="eastAsia"/>
          <w:lang w:eastAsia="zh-CN"/>
        </w:rPr>
        <w:t xml:space="preserve"> </w:t>
      </w:r>
      <w:r w:rsidRPr="00ED3698">
        <w:t xml:space="preserve">for </w:t>
      </w:r>
      <w:r>
        <w:t>demonstration example</w:t>
      </w:r>
      <w:r w:rsidRPr="00ED3698">
        <w:t xml:space="preserve"> </w:t>
      </w:r>
      <w:r w:rsidR="001419C7">
        <w:rPr>
          <w:i/>
        </w:rPr>
        <w:t>waybrant</w:t>
      </w:r>
      <w:bookmarkEnd w:id="1104"/>
    </w:p>
    <w:tbl>
      <w:tblPr>
        <w:tblW w:w="5000" w:type="pct"/>
        <w:tblBorders>
          <w:top w:val="single" w:sz="4" w:space="0" w:color="auto"/>
          <w:bottom w:val="single" w:sz="4" w:space="0" w:color="auto"/>
        </w:tblBorders>
        <w:tblLook w:val="04A0" w:firstRow="1" w:lastRow="0" w:firstColumn="1" w:lastColumn="0" w:noHBand="0" w:noVBand="1"/>
      </w:tblPr>
      <w:tblGrid>
        <w:gridCol w:w="1743"/>
        <w:gridCol w:w="4048"/>
        <w:gridCol w:w="996"/>
        <w:gridCol w:w="1853"/>
      </w:tblGrid>
      <w:tr w:rsidR="00B73957" w:rsidRPr="001550D8" w14:paraId="2B2F3831" w14:textId="77777777" w:rsidTr="00F453C8">
        <w:tc>
          <w:tcPr>
            <w:tcW w:w="985" w:type="pct"/>
            <w:tcBorders>
              <w:bottom w:val="single" w:sz="4" w:space="0" w:color="auto"/>
            </w:tcBorders>
            <w:shd w:val="clear" w:color="auto" w:fill="D9D9D9" w:themeFill="background1" w:themeFillShade="D9"/>
            <w:vAlign w:val="center"/>
          </w:tcPr>
          <w:p w14:paraId="2D5AF079" w14:textId="77777777" w:rsidR="00B73957" w:rsidRPr="00CE2FE4" w:rsidRDefault="00B73957" w:rsidP="00637946">
            <w:pPr>
              <w:spacing w:before="0" w:after="0"/>
              <w:ind w:left="318" w:hanging="284"/>
              <w:rPr>
                <w:b/>
              </w:rPr>
            </w:pPr>
            <w:r w:rsidRPr="00CE2FE4">
              <w:rPr>
                <w:b/>
              </w:rPr>
              <w:t>Mineral</w:t>
            </w:r>
          </w:p>
        </w:tc>
        <w:tc>
          <w:tcPr>
            <w:tcW w:w="2361" w:type="pct"/>
            <w:tcBorders>
              <w:bottom w:val="single" w:sz="4" w:space="0" w:color="auto"/>
            </w:tcBorders>
            <w:shd w:val="clear" w:color="auto" w:fill="D9D9D9" w:themeFill="background1" w:themeFillShade="D9"/>
            <w:vAlign w:val="center"/>
          </w:tcPr>
          <w:p w14:paraId="14C824AE" w14:textId="77777777" w:rsidR="00B73957" w:rsidRPr="00CE2FE4" w:rsidRDefault="00B73957" w:rsidP="00637946">
            <w:pPr>
              <w:spacing w:before="0" w:after="0"/>
              <w:jc w:val="center"/>
              <w:rPr>
                <w:b/>
              </w:rPr>
            </w:pPr>
            <w:r w:rsidRPr="00CE2FE4">
              <w:rPr>
                <w:b/>
              </w:rPr>
              <w:t>Reaction</w:t>
            </w:r>
          </w:p>
        </w:tc>
        <w:tc>
          <w:tcPr>
            <w:tcW w:w="563" w:type="pct"/>
            <w:tcBorders>
              <w:bottom w:val="single" w:sz="4" w:space="0" w:color="auto"/>
            </w:tcBorders>
            <w:shd w:val="clear" w:color="auto" w:fill="D9D9D9" w:themeFill="background1" w:themeFillShade="D9"/>
            <w:vAlign w:val="center"/>
          </w:tcPr>
          <w:p w14:paraId="5D33EF11" w14:textId="77777777" w:rsidR="00B73957" w:rsidRPr="00CE2FE4" w:rsidRDefault="00B73957" w:rsidP="00637946">
            <w:pPr>
              <w:spacing w:before="0" w:after="0"/>
              <w:jc w:val="center"/>
              <w:rPr>
                <w:b/>
                <w:lang w:eastAsia="zh-CN"/>
              </w:rPr>
            </w:pPr>
            <w:r w:rsidRPr="00CE2FE4">
              <w:rPr>
                <w:b/>
              </w:rPr>
              <w:t>logK</w:t>
            </w:r>
            <w:r w:rsidRPr="00CE2FE4">
              <w:rPr>
                <w:rFonts w:hint="eastAsia"/>
                <w:b/>
                <w:vertAlign w:val="subscript"/>
                <w:lang w:eastAsia="zh-CN"/>
              </w:rPr>
              <w:t>25</w:t>
            </w:r>
          </w:p>
        </w:tc>
        <w:tc>
          <w:tcPr>
            <w:tcW w:w="1091" w:type="pct"/>
            <w:tcBorders>
              <w:bottom w:val="single" w:sz="4" w:space="0" w:color="auto"/>
            </w:tcBorders>
            <w:shd w:val="clear" w:color="auto" w:fill="D9D9D9" w:themeFill="background1" w:themeFillShade="D9"/>
            <w:vAlign w:val="center"/>
          </w:tcPr>
          <w:p w14:paraId="2C67406F" w14:textId="77777777" w:rsidR="00B73957" w:rsidRPr="00640D7B" w:rsidRDefault="004E7FA7" w:rsidP="00637946">
            <w:pPr>
              <w:spacing w:before="0" w:after="0"/>
              <w:jc w:val="center"/>
              <w:rPr>
                <w:b/>
              </w:rPr>
            </w:pPr>
            <m:oMathPara>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i</m:t>
                    </m:r>
                  </m:sub>
                  <m:sup>
                    <m:r>
                      <m:rPr>
                        <m:sty m:val="bi"/>
                      </m:rPr>
                      <w:rPr>
                        <w:rFonts w:ascii="Cambria Math" w:hAnsi="Cambria Math"/>
                      </w:rPr>
                      <m:t>m,0</m:t>
                    </m:r>
                  </m:sup>
                </m:sSubSup>
              </m:oMath>
            </m:oMathPara>
          </w:p>
          <w:p w14:paraId="101FB353" w14:textId="77777777" w:rsidR="00B73957" w:rsidRPr="00CE2FE4" w:rsidRDefault="00B73957" w:rsidP="00637946">
            <w:pPr>
              <w:spacing w:before="0" w:after="0"/>
              <w:jc w:val="center"/>
              <w:rPr>
                <w:b/>
              </w:rPr>
            </w:pPr>
            <w:r w:rsidRPr="00CE2FE4">
              <w:rPr>
                <w:b/>
              </w:rPr>
              <w:t>[</w:t>
            </w:r>
            <w:r>
              <w:rPr>
                <w:b/>
              </w:rPr>
              <w:t>mol</w:t>
            </w:r>
            <w:r w:rsidRPr="00CE2FE4">
              <w:rPr>
                <w:b/>
              </w:rPr>
              <w:t xml:space="preserve"> L</w:t>
            </w:r>
            <w:r w:rsidRPr="00CE2FE4">
              <w:rPr>
                <w:b/>
                <w:vertAlign w:val="superscript"/>
              </w:rPr>
              <w:t>-1</w:t>
            </w:r>
            <w:r w:rsidRPr="00CE2FE4">
              <w:rPr>
                <w:b/>
              </w:rPr>
              <w:t xml:space="preserve"> bulk</w:t>
            </w:r>
            <w:r>
              <w:rPr>
                <w:b/>
              </w:rPr>
              <w:t xml:space="preserve"> s</w:t>
            </w:r>
            <w:r w:rsidRPr="009E3752">
              <w:rPr>
                <w:b/>
                <w:vertAlign w:val="superscript"/>
              </w:rPr>
              <w:t>-1</w:t>
            </w:r>
            <w:r w:rsidRPr="00CE2FE4">
              <w:rPr>
                <w:b/>
              </w:rPr>
              <w:t>]</w:t>
            </w:r>
          </w:p>
        </w:tc>
      </w:tr>
      <w:tr w:rsidR="00B73957" w14:paraId="0612D5FF" w14:textId="77777777" w:rsidTr="00F453C8">
        <w:tc>
          <w:tcPr>
            <w:tcW w:w="985" w:type="pct"/>
            <w:tcBorders>
              <w:top w:val="nil"/>
              <w:bottom w:val="nil"/>
            </w:tcBorders>
            <w:shd w:val="clear" w:color="auto" w:fill="auto"/>
            <w:vAlign w:val="center"/>
          </w:tcPr>
          <w:p w14:paraId="4D8B7CC0" w14:textId="77777777" w:rsidR="00B73957" w:rsidRPr="004111D5" w:rsidRDefault="00B73957" w:rsidP="00637946">
            <w:pPr>
              <w:spacing w:before="0" w:after="0"/>
              <w:ind w:left="318" w:hanging="284"/>
              <w:rPr>
                <w:szCs w:val="24"/>
              </w:rPr>
            </w:pPr>
            <w:r w:rsidRPr="004111D5">
              <w:rPr>
                <w:szCs w:val="24"/>
              </w:rPr>
              <w:t>Calcite</w:t>
            </w:r>
          </w:p>
        </w:tc>
        <w:tc>
          <w:tcPr>
            <w:tcW w:w="2361" w:type="pct"/>
            <w:tcBorders>
              <w:top w:val="nil"/>
              <w:bottom w:val="nil"/>
            </w:tcBorders>
            <w:shd w:val="clear" w:color="auto" w:fill="auto"/>
            <w:vAlign w:val="center"/>
          </w:tcPr>
          <w:p w14:paraId="7B3DC07E" w14:textId="77777777" w:rsidR="00B73957" w:rsidRPr="004111D5" w:rsidRDefault="00B73957" w:rsidP="00B73957">
            <w:pPr>
              <w:spacing w:before="0" w:after="0"/>
              <w:jc w:val="left"/>
              <w:rPr>
                <w:szCs w:val="24"/>
              </w:rPr>
            </w:pPr>
            <w:r w:rsidRPr="004111D5">
              <w:rPr>
                <w:rFonts w:eastAsia="Calibri"/>
                <w:szCs w:val="24"/>
                <w:lang w:val="en-CA"/>
              </w:rPr>
              <w:t>Ca</w:t>
            </w:r>
            <w:r w:rsidRPr="004111D5">
              <w:rPr>
                <w:rFonts w:eastAsia="Calibri"/>
                <w:szCs w:val="24"/>
                <w:vertAlign w:val="superscript"/>
                <w:lang w:val="en-CA"/>
              </w:rPr>
              <w:t>2+</w:t>
            </w:r>
            <w:r w:rsidRPr="004111D5">
              <w:rPr>
                <w:rFonts w:eastAsia="Calibri"/>
                <w:szCs w:val="24"/>
                <w:lang w:val="en-CA"/>
              </w:rPr>
              <w:t xml:space="preserve"> + CO</w:t>
            </w:r>
            <w:r w:rsidRPr="004111D5">
              <w:rPr>
                <w:rFonts w:eastAsia="Calibri"/>
                <w:szCs w:val="24"/>
                <w:vertAlign w:val="subscript"/>
                <w:lang w:val="en-CA"/>
              </w:rPr>
              <w:t>3</w:t>
            </w:r>
            <w:r w:rsidRPr="004111D5">
              <w:rPr>
                <w:rFonts w:eastAsia="Calibri"/>
                <w:szCs w:val="24"/>
                <w:vertAlign w:val="superscript"/>
                <w:lang w:val="en-CA"/>
              </w:rPr>
              <w:t xml:space="preserve">2- </w:t>
            </w:r>
            <w:r>
              <w:rPr>
                <w:rFonts w:eastAsia="Calibri"/>
                <w:szCs w:val="24"/>
                <w:vertAlign w:val="superscript"/>
                <w:lang w:val="en-CA"/>
              </w:rPr>
              <w:t xml:space="preserve"> </w:t>
            </w:r>
            <w:r w:rsidRPr="004111D5">
              <w:rPr>
                <w:rFonts w:eastAsia="Calibri"/>
                <w:szCs w:val="24"/>
                <w:lang w:val="en-CA"/>
              </w:rPr>
              <w:t>↔  CaCO</w:t>
            </w:r>
            <w:r w:rsidRPr="004111D5">
              <w:rPr>
                <w:rFonts w:eastAsia="Calibri"/>
                <w:szCs w:val="24"/>
                <w:vertAlign w:val="subscript"/>
                <w:lang w:val="en-CA"/>
              </w:rPr>
              <w:t>3</w:t>
            </w:r>
          </w:p>
        </w:tc>
        <w:tc>
          <w:tcPr>
            <w:tcW w:w="563" w:type="pct"/>
            <w:tcBorders>
              <w:top w:val="nil"/>
              <w:bottom w:val="nil"/>
            </w:tcBorders>
            <w:shd w:val="clear" w:color="auto" w:fill="auto"/>
            <w:vAlign w:val="center"/>
          </w:tcPr>
          <w:p w14:paraId="0B0E8D73" w14:textId="77777777" w:rsidR="00B73957" w:rsidRPr="004111D5" w:rsidRDefault="00B73957" w:rsidP="00637946">
            <w:pPr>
              <w:spacing w:before="0" w:after="0"/>
              <w:jc w:val="center"/>
              <w:rPr>
                <w:szCs w:val="24"/>
              </w:rPr>
            </w:pPr>
            <w:r w:rsidRPr="004111D5">
              <w:rPr>
                <w:szCs w:val="24"/>
              </w:rPr>
              <w:t>8.4750</w:t>
            </w:r>
          </w:p>
        </w:tc>
        <w:tc>
          <w:tcPr>
            <w:tcW w:w="1091" w:type="pct"/>
            <w:tcBorders>
              <w:top w:val="nil"/>
              <w:bottom w:val="nil"/>
            </w:tcBorders>
            <w:vAlign w:val="center"/>
          </w:tcPr>
          <w:p w14:paraId="48552901" w14:textId="77777777" w:rsidR="00B73957" w:rsidRPr="004111D5" w:rsidRDefault="00B73957" w:rsidP="00637946">
            <w:pPr>
              <w:spacing w:before="0" w:after="0"/>
              <w:jc w:val="center"/>
              <w:rPr>
                <w:szCs w:val="24"/>
              </w:rPr>
            </w:pPr>
            <w:r>
              <w:rPr>
                <w:szCs w:val="24"/>
              </w:rPr>
              <w:t>4</w:t>
            </w:r>
            <w:r w:rsidRPr="004111D5">
              <w:rPr>
                <w:szCs w:val="24"/>
              </w:rPr>
              <w:t>.0×10</w:t>
            </w:r>
            <w:r w:rsidRPr="004111D5">
              <w:rPr>
                <w:szCs w:val="24"/>
                <w:vertAlign w:val="superscript"/>
              </w:rPr>
              <w:t>-8</w:t>
            </w:r>
          </w:p>
        </w:tc>
      </w:tr>
      <w:tr w:rsidR="00B73957" w14:paraId="716D4823" w14:textId="77777777" w:rsidTr="00F453C8">
        <w:tc>
          <w:tcPr>
            <w:tcW w:w="985" w:type="pct"/>
            <w:tcBorders>
              <w:top w:val="nil"/>
            </w:tcBorders>
            <w:shd w:val="clear" w:color="auto" w:fill="auto"/>
            <w:vAlign w:val="center"/>
          </w:tcPr>
          <w:p w14:paraId="1BA847D1" w14:textId="77777777" w:rsidR="00B73957" w:rsidRPr="004111D5" w:rsidRDefault="00B73957" w:rsidP="00637946">
            <w:pPr>
              <w:spacing w:before="0" w:after="0"/>
              <w:ind w:left="318" w:hanging="284"/>
              <w:rPr>
                <w:szCs w:val="24"/>
              </w:rPr>
            </w:pPr>
            <w:r w:rsidRPr="004111D5">
              <w:rPr>
                <w:szCs w:val="24"/>
              </w:rPr>
              <w:t>Siderite</w:t>
            </w:r>
          </w:p>
        </w:tc>
        <w:tc>
          <w:tcPr>
            <w:tcW w:w="2361" w:type="pct"/>
            <w:tcBorders>
              <w:top w:val="nil"/>
            </w:tcBorders>
            <w:shd w:val="clear" w:color="auto" w:fill="auto"/>
          </w:tcPr>
          <w:p w14:paraId="21D7EEE6" w14:textId="77777777" w:rsidR="00B73957" w:rsidRPr="004111D5" w:rsidRDefault="00914FD4" w:rsidP="00914FD4">
            <w:pPr>
              <w:spacing w:before="0" w:after="0"/>
              <w:jc w:val="left"/>
              <w:rPr>
                <w:rFonts w:eastAsia="Calibri"/>
                <w:szCs w:val="24"/>
                <w:lang w:val="en-CA"/>
              </w:rPr>
            </w:pPr>
            <w:r w:rsidRPr="004111D5">
              <w:rPr>
                <w:rFonts w:eastAsia="Calibri"/>
                <w:szCs w:val="24"/>
                <w:lang w:val="en-CA"/>
              </w:rPr>
              <w:t>Fe</w:t>
            </w:r>
            <w:r w:rsidRPr="004111D5">
              <w:rPr>
                <w:rFonts w:eastAsia="Calibri"/>
                <w:szCs w:val="24"/>
                <w:vertAlign w:val="superscript"/>
                <w:lang w:val="en-CA"/>
              </w:rPr>
              <w:t xml:space="preserve">2+ </w:t>
            </w:r>
            <w:r w:rsidRPr="004111D5">
              <w:rPr>
                <w:rFonts w:eastAsia="Calibri"/>
                <w:szCs w:val="24"/>
                <w:lang w:val="en-CA"/>
              </w:rPr>
              <w:t>+ CO</w:t>
            </w:r>
            <w:r w:rsidRPr="004111D5">
              <w:rPr>
                <w:rFonts w:eastAsia="Calibri"/>
                <w:szCs w:val="24"/>
                <w:vertAlign w:val="subscript"/>
                <w:lang w:val="en-CA"/>
              </w:rPr>
              <w:t>3</w:t>
            </w:r>
            <w:r w:rsidRPr="004111D5">
              <w:rPr>
                <w:rFonts w:eastAsia="Calibri"/>
                <w:szCs w:val="24"/>
                <w:vertAlign w:val="superscript"/>
                <w:lang w:val="en-CA"/>
              </w:rPr>
              <w:t>2-</w:t>
            </w:r>
            <w:r w:rsidRPr="004111D5">
              <w:rPr>
                <w:rFonts w:eastAsia="Calibri"/>
                <w:szCs w:val="24"/>
                <w:lang w:val="en-CA"/>
              </w:rPr>
              <w:t xml:space="preserve"> </w:t>
            </w:r>
            <w:r w:rsidR="00B73957" w:rsidRPr="004111D5">
              <w:rPr>
                <w:rFonts w:eastAsia="Calibri"/>
                <w:szCs w:val="24"/>
                <w:lang w:val="en-CA"/>
              </w:rPr>
              <w:t xml:space="preserve">↔ </w:t>
            </w:r>
            <w:r w:rsidRPr="004111D5">
              <w:rPr>
                <w:rFonts w:eastAsia="Calibri"/>
                <w:szCs w:val="24"/>
                <w:lang w:val="en-CA"/>
              </w:rPr>
              <w:t>FeCO</w:t>
            </w:r>
            <w:r w:rsidRPr="004111D5">
              <w:rPr>
                <w:rFonts w:eastAsia="Calibri"/>
                <w:szCs w:val="24"/>
                <w:vertAlign w:val="subscript"/>
                <w:lang w:val="en-CA"/>
              </w:rPr>
              <w:t>3</w:t>
            </w:r>
          </w:p>
        </w:tc>
        <w:tc>
          <w:tcPr>
            <w:tcW w:w="563" w:type="pct"/>
            <w:tcBorders>
              <w:top w:val="nil"/>
            </w:tcBorders>
            <w:shd w:val="clear" w:color="auto" w:fill="auto"/>
            <w:vAlign w:val="center"/>
          </w:tcPr>
          <w:p w14:paraId="73F4BC74" w14:textId="77777777" w:rsidR="00B73957" w:rsidRPr="004111D5" w:rsidRDefault="00B73957" w:rsidP="00637946">
            <w:pPr>
              <w:spacing w:before="0" w:after="0"/>
              <w:jc w:val="center"/>
              <w:rPr>
                <w:szCs w:val="24"/>
              </w:rPr>
            </w:pPr>
            <w:r w:rsidRPr="004111D5">
              <w:rPr>
                <w:szCs w:val="24"/>
              </w:rPr>
              <w:t>10.4500</w:t>
            </w:r>
          </w:p>
        </w:tc>
        <w:tc>
          <w:tcPr>
            <w:tcW w:w="1091" w:type="pct"/>
            <w:tcBorders>
              <w:top w:val="nil"/>
            </w:tcBorders>
            <w:vAlign w:val="center"/>
          </w:tcPr>
          <w:p w14:paraId="0EEE9240" w14:textId="77777777" w:rsidR="00B73957" w:rsidRPr="004111D5" w:rsidRDefault="00914FD4" w:rsidP="00637946">
            <w:pPr>
              <w:spacing w:before="0" w:after="0"/>
              <w:jc w:val="center"/>
              <w:rPr>
                <w:szCs w:val="24"/>
              </w:rPr>
            </w:pPr>
            <w:r>
              <w:rPr>
                <w:szCs w:val="24"/>
                <w:lang w:eastAsia="zh-CN"/>
              </w:rPr>
              <w:t>4</w:t>
            </w:r>
            <w:r w:rsidR="00B73957" w:rsidRPr="004111D5">
              <w:rPr>
                <w:szCs w:val="24"/>
              </w:rPr>
              <w:t>.0×10</w:t>
            </w:r>
            <w:r w:rsidR="00B73957" w:rsidRPr="004111D5">
              <w:rPr>
                <w:szCs w:val="24"/>
                <w:vertAlign w:val="superscript"/>
              </w:rPr>
              <w:t>-</w:t>
            </w:r>
            <w:r w:rsidR="00B73957" w:rsidRPr="004111D5">
              <w:rPr>
                <w:rFonts w:hint="eastAsia"/>
                <w:szCs w:val="24"/>
                <w:vertAlign w:val="superscript"/>
                <w:lang w:eastAsia="zh-CN"/>
              </w:rPr>
              <w:t>8</w:t>
            </w:r>
          </w:p>
        </w:tc>
      </w:tr>
      <w:tr w:rsidR="00914FD4" w14:paraId="7DB4B552" w14:textId="77777777" w:rsidTr="00F453C8">
        <w:tc>
          <w:tcPr>
            <w:tcW w:w="985" w:type="pct"/>
            <w:tcBorders>
              <w:top w:val="nil"/>
            </w:tcBorders>
            <w:shd w:val="clear" w:color="auto" w:fill="auto"/>
            <w:vAlign w:val="center"/>
          </w:tcPr>
          <w:p w14:paraId="08754AF9" w14:textId="77777777" w:rsidR="00914FD4" w:rsidRPr="004111D5" w:rsidRDefault="00914FD4" w:rsidP="00637946">
            <w:pPr>
              <w:spacing w:before="0" w:after="0"/>
              <w:ind w:left="318" w:hanging="284"/>
              <w:rPr>
                <w:szCs w:val="24"/>
              </w:rPr>
            </w:pPr>
            <w:r w:rsidRPr="004111D5">
              <w:rPr>
                <w:szCs w:val="24"/>
              </w:rPr>
              <w:t>Gypsum</w:t>
            </w:r>
          </w:p>
        </w:tc>
        <w:tc>
          <w:tcPr>
            <w:tcW w:w="2361" w:type="pct"/>
            <w:tcBorders>
              <w:top w:val="nil"/>
            </w:tcBorders>
            <w:shd w:val="clear" w:color="auto" w:fill="auto"/>
            <w:vAlign w:val="center"/>
          </w:tcPr>
          <w:p w14:paraId="16C9E76F" w14:textId="77777777" w:rsidR="00914FD4" w:rsidRPr="004111D5" w:rsidRDefault="00914FD4" w:rsidP="00914FD4">
            <w:pPr>
              <w:spacing w:before="0" w:after="0"/>
              <w:jc w:val="left"/>
              <w:rPr>
                <w:rFonts w:eastAsia="Calibri"/>
                <w:szCs w:val="24"/>
                <w:lang w:val="en-CA"/>
              </w:rPr>
            </w:pPr>
            <w:r w:rsidRPr="004111D5">
              <w:rPr>
                <w:rFonts w:eastAsia="Calibri"/>
                <w:szCs w:val="24"/>
                <w:lang w:val="en-CA"/>
              </w:rPr>
              <w:t>Ca</w:t>
            </w:r>
            <w:r w:rsidRPr="004111D5">
              <w:rPr>
                <w:rFonts w:eastAsia="Calibri"/>
                <w:szCs w:val="24"/>
                <w:vertAlign w:val="superscript"/>
                <w:lang w:val="en-CA"/>
              </w:rPr>
              <w:t>2+</w:t>
            </w:r>
            <w:r w:rsidRPr="004111D5">
              <w:rPr>
                <w:rFonts w:eastAsia="Calibri"/>
                <w:szCs w:val="24"/>
                <w:lang w:val="en-CA"/>
              </w:rPr>
              <w:t xml:space="preserve"> + SO</w:t>
            </w:r>
            <w:r w:rsidRPr="004111D5">
              <w:rPr>
                <w:rFonts w:eastAsia="Calibri"/>
                <w:szCs w:val="24"/>
                <w:vertAlign w:val="subscript"/>
                <w:lang w:val="en-CA"/>
              </w:rPr>
              <w:t>4</w:t>
            </w:r>
            <w:r w:rsidRPr="004111D5">
              <w:rPr>
                <w:rFonts w:eastAsia="Calibri"/>
                <w:szCs w:val="24"/>
                <w:vertAlign w:val="superscript"/>
                <w:lang w:val="en-CA"/>
              </w:rPr>
              <w:t>2-</w:t>
            </w:r>
            <w:r w:rsidRPr="004111D5">
              <w:rPr>
                <w:rFonts w:eastAsia="Calibri"/>
                <w:szCs w:val="24"/>
                <w:lang w:val="en-CA"/>
              </w:rPr>
              <w:t xml:space="preserve"> + 2H</w:t>
            </w:r>
            <w:r w:rsidRPr="004111D5">
              <w:rPr>
                <w:rFonts w:eastAsia="Calibri"/>
                <w:szCs w:val="24"/>
                <w:vertAlign w:val="subscript"/>
                <w:lang w:val="en-CA"/>
              </w:rPr>
              <w:t>2</w:t>
            </w:r>
            <w:r w:rsidRPr="004111D5">
              <w:rPr>
                <w:rFonts w:eastAsia="Calibri"/>
                <w:szCs w:val="24"/>
                <w:lang w:val="en-CA"/>
              </w:rPr>
              <w:t>O ↔</w:t>
            </w:r>
            <w:r>
              <w:rPr>
                <w:rFonts w:eastAsia="Calibri"/>
                <w:szCs w:val="24"/>
                <w:lang w:val="en-CA"/>
              </w:rPr>
              <w:t xml:space="preserve"> </w:t>
            </w:r>
            <w:r w:rsidRPr="004111D5">
              <w:rPr>
                <w:rFonts w:eastAsia="Calibri"/>
                <w:szCs w:val="24"/>
                <w:lang w:val="en-CA"/>
              </w:rPr>
              <w:t>CaSO</w:t>
            </w:r>
            <w:r w:rsidRPr="004111D5">
              <w:rPr>
                <w:rFonts w:eastAsia="Calibri"/>
                <w:szCs w:val="24"/>
                <w:vertAlign w:val="subscript"/>
                <w:lang w:val="en-CA"/>
              </w:rPr>
              <w:t>4</w:t>
            </w:r>
            <w:r w:rsidRPr="004111D5">
              <w:rPr>
                <w:rFonts w:eastAsia="Calibri"/>
                <w:szCs w:val="24"/>
                <w:lang w:val="en-CA"/>
              </w:rPr>
              <w:t>:2H</w:t>
            </w:r>
            <w:r w:rsidRPr="004111D5">
              <w:rPr>
                <w:rFonts w:eastAsia="Calibri"/>
                <w:szCs w:val="24"/>
                <w:vertAlign w:val="subscript"/>
                <w:lang w:val="en-CA"/>
              </w:rPr>
              <w:t>2</w:t>
            </w:r>
            <w:r w:rsidRPr="004111D5">
              <w:rPr>
                <w:rFonts w:eastAsia="Calibri"/>
                <w:szCs w:val="24"/>
                <w:lang w:val="en-CA"/>
              </w:rPr>
              <w:t>O</w:t>
            </w:r>
          </w:p>
        </w:tc>
        <w:tc>
          <w:tcPr>
            <w:tcW w:w="563" w:type="pct"/>
            <w:tcBorders>
              <w:top w:val="nil"/>
            </w:tcBorders>
            <w:shd w:val="clear" w:color="auto" w:fill="auto"/>
            <w:vAlign w:val="center"/>
          </w:tcPr>
          <w:p w14:paraId="5AC050E9" w14:textId="77777777" w:rsidR="00914FD4" w:rsidRPr="004111D5" w:rsidRDefault="00914FD4" w:rsidP="00637946">
            <w:pPr>
              <w:spacing w:before="0" w:after="0"/>
              <w:jc w:val="center"/>
              <w:rPr>
                <w:szCs w:val="24"/>
              </w:rPr>
            </w:pPr>
            <w:r w:rsidRPr="004111D5">
              <w:rPr>
                <w:szCs w:val="24"/>
              </w:rPr>
              <w:t>4.5800</w:t>
            </w:r>
          </w:p>
        </w:tc>
        <w:tc>
          <w:tcPr>
            <w:tcW w:w="1091" w:type="pct"/>
            <w:tcBorders>
              <w:top w:val="nil"/>
            </w:tcBorders>
            <w:vAlign w:val="center"/>
          </w:tcPr>
          <w:p w14:paraId="1EECCE57" w14:textId="77777777" w:rsidR="00914FD4" w:rsidRPr="004111D5" w:rsidRDefault="00914FD4" w:rsidP="00637946">
            <w:pPr>
              <w:spacing w:before="0" w:after="0"/>
              <w:jc w:val="center"/>
              <w:rPr>
                <w:szCs w:val="24"/>
              </w:rPr>
            </w:pPr>
            <w:r>
              <w:rPr>
                <w:szCs w:val="24"/>
                <w:lang w:eastAsia="zh-CN"/>
              </w:rPr>
              <w:t>4</w:t>
            </w:r>
            <w:r w:rsidRPr="004111D5">
              <w:rPr>
                <w:szCs w:val="24"/>
              </w:rPr>
              <w:t>.0×10</w:t>
            </w:r>
            <w:r w:rsidRPr="004111D5">
              <w:rPr>
                <w:szCs w:val="24"/>
                <w:vertAlign w:val="superscript"/>
              </w:rPr>
              <w:t>-</w:t>
            </w:r>
            <w:r>
              <w:rPr>
                <w:szCs w:val="24"/>
                <w:vertAlign w:val="superscript"/>
                <w:lang w:eastAsia="zh-CN"/>
              </w:rPr>
              <w:t>9</w:t>
            </w:r>
          </w:p>
        </w:tc>
      </w:tr>
      <w:tr w:rsidR="00B73957" w14:paraId="68AB4BF7" w14:textId="77777777" w:rsidTr="00F453C8">
        <w:tc>
          <w:tcPr>
            <w:tcW w:w="985" w:type="pct"/>
            <w:tcBorders>
              <w:top w:val="nil"/>
            </w:tcBorders>
            <w:shd w:val="clear" w:color="auto" w:fill="auto"/>
            <w:vAlign w:val="center"/>
          </w:tcPr>
          <w:p w14:paraId="189D0334" w14:textId="77777777" w:rsidR="00B73957" w:rsidRPr="004111D5" w:rsidRDefault="00914FD4" w:rsidP="00637946">
            <w:pPr>
              <w:spacing w:before="0" w:after="0"/>
              <w:ind w:left="318" w:hanging="284"/>
              <w:rPr>
                <w:szCs w:val="24"/>
              </w:rPr>
            </w:pPr>
            <w:r>
              <w:rPr>
                <w:szCs w:val="24"/>
              </w:rPr>
              <w:t>34</w:t>
            </w:r>
            <w:r w:rsidR="00B73957" w:rsidRPr="004111D5">
              <w:rPr>
                <w:szCs w:val="24"/>
              </w:rPr>
              <w:t>Gypsum</w:t>
            </w:r>
          </w:p>
        </w:tc>
        <w:tc>
          <w:tcPr>
            <w:tcW w:w="2361" w:type="pct"/>
            <w:tcBorders>
              <w:top w:val="nil"/>
            </w:tcBorders>
            <w:shd w:val="clear" w:color="auto" w:fill="auto"/>
            <w:vAlign w:val="center"/>
          </w:tcPr>
          <w:p w14:paraId="5A909178" w14:textId="77777777" w:rsidR="00B73957" w:rsidRPr="004111D5" w:rsidRDefault="00914FD4" w:rsidP="00637946">
            <w:pPr>
              <w:spacing w:before="0" w:after="0"/>
              <w:jc w:val="left"/>
              <w:rPr>
                <w:szCs w:val="24"/>
              </w:rPr>
            </w:pPr>
            <w:r w:rsidRPr="004111D5">
              <w:rPr>
                <w:rFonts w:eastAsia="Calibri"/>
                <w:szCs w:val="24"/>
                <w:lang w:val="en-CA"/>
              </w:rPr>
              <w:t>Ca</w:t>
            </w:r>
            <w:r w:rsidRPr="004111D5">
              <w:rPr>
                <w:rFonts w:eastAsia="Calibri"/>
                <w:szCs w:val="24"/>
                <w:vertAlign w:val="superscript"/>
                <w:lang w:val="en-CA"/>
              </w:rPr>
              <w:t>2+</w:t>
            </w:r>
            <w:r w:rsidRPr="004111D5">
              <w:rPr>
                <w:rFonts w:eastAsia="Calibri"/>
                <w:szCs w:val="24"/>
                <w:lang w:val="en-CA"/>
              </w:rPr>
              <w:t xml:space="preserve"> + </w:t>
            </w:r>
            <w:r>
              <w:rPr>
                <w:rFonts w:eastAsia="Calibri"/>
                <w:szCs w:val="24"/>
                <w:vertAlign w:val="superscript"/>
                <w:lang w:val="en-CA"/>
              </w:rPr>
              <w:t>34</w:t>
            </w:r>
            <w:r w:rsidRPr="004111D5">
              <w:rPr>
                <w:rFonts w:eastAsia="Calibri"/>
                <w:szCs w:val="24"/>
                <w:lang w:val="en-CA"/>
              </w:rPr>
              <w:t>SO</w:t>
            </w:r>
            <w:r w:rsidRPr="004111D5">
              <w:rPr>
                <w:rFonts w:eastAsia="Calibri"/>
                <w:szCs w:val="24"/>
                <w:vertAlign w:val="subscript"/>
                <w:lang w:val="en-CA"/>
              </w:rPr>
              <w:t>4</w:t>
            </w:r>
            <w:r w:rsidRPr="004111D5">
              <w:rPr>
                <w:rFonts w:eastAsia="Calibri"/>
                <w:szCs w:val="24"/>
                <w:vertAlign w:val="superscript"/>
                <w:lang w:val="en-CA"/>
              </w:rPr>
              <w:t>2-</w:t>
            </w:r>
            <w:r w:rsidRPr="004111D5">
              <w:rPr>
                <w:rFonts w:eastAsia="Calibri"/>
                <w:szCs w:val="24"/>
                <w:lang w:val="en-CA"/>
              </w:rPr>
              <w:t xml:space="preserve"> + 2H</w:t>
            </w:r>
            <w:r w:rsidRPr="004111D5">
              <w:rPr>
                <w:rFonts w:eastAsia="Calibri"/>
                <w:szCs w:val="24"/>
                <w:vertAlign w:val="subscript"/>
                <w:lang w:val="en-CA"/>
              </w:rPr>
              <w:t>2</w:t>
            </w:r>
            <w:r w:rsidRPr="004111D5">
              <w:rPr>
                <w:rFonts w:eastAsia="Calibri"/>
                <w:szCs w:val="24"/>
                <w:lang w:val="en-CA"/>
              </w:rPr>
              <w:t>O ↔</w:t>
            </w:r>
            <w:r>
              <w:rPr>
                <w:rFonts w:eastAsia="Calibri"/>
                <w:szCs w:val="24"/>
                <w:lang w:val="en-CA"/>
              </w:rPr>
              <w:t xml:space="preserve"> </w:t>
            </w:r>
            <w:r w:rsidRPr="004111D5">
              <w:rPr>
                <w:rFonts w:eastAsia="Calibri"/>
                <w:szCs w:val="24"/>
                <w:lang w:val="en-CA"/>
              </w:rPr>
              <w:t>Ca</w:t>
            </w:r>
            <w:r>
              <w:rPr>
                <w:rFonts w:eastAsia="Calibri"/>
                <w:szCs w:val="24"/>
                <w:vertAlign w:val="superscript"/>
                <w:lang w:val="en-CA"/>
              </w:rPr>
              <w:t>34</w:t>
            </w:r>
            <w:r w:rsidRPr="004111D5">
              <w:rPr>
                <w:rFonts w:eastAsia="Calibri"/>
                <w:szCs w:val="24"/>
                <w:lang w:val="en-CA"/>
              </w:rPr>
              <w:t>SO</w:t>
            </w:r>
            <w:r w:rsidRPr="004111D5">
              <w:rPr>
                <w:rFonts w:eastAsia="Calibri"/>
                <w:szCs w:val="24"/>
                <w:vertAlign w:val="subscript"/>
                <w:lang w:val="en-CA"/>
              </w:rPr>
              <w:t>4</w:t>
            </w:r>
            <w:r w:rsidRPr="004111D5">
              <w:rPr>
                <w:rFonts w:eastAsia="Calibri"/>
                <w:szCs w:val="24"/>
                <w:lang w:val="en-CA"/>
              </w:rPr>
              <w:t>:2H</w:t>
            </w:r>
            <w:r w:rsidRPr="004111D5">
              <w:rPr>
                <w:rFonts w:eastAsia="Calibri"/>
                <w:szCs w:val="24"/>
                <w:vertAlign w:val="subscript"/>
                <w:lang w:val="en-CA"/>
              </w:rPr>
              <w:t>2</w:t>
            </w:r>
            <w:r w:rsidRPr="004111D5">
              <w:rPr>
                <w:rFonts w:eastAsia="Calibri"/>
                <w:szCs w:val="24"/>
                <w:lang w:val="en-CA"/>
              </w:rPr>
              <w:t>O</w:t>
            </w:r>
            <w:r>
              <w:rPr>
                <w:rFonts w:eastAsia="Calibri"/>
                <w:szCs w:val="24"/>
                <w:lang w:val="en-CA"/>
              </w:rPr>
              <w:t xml:space="preserve"> </w:t>
            </w:r>
          </w:p>
        </w:tc>
        <w:tc>
          <w:tcPr>
            <w:tcW w:w="563" w:type="pct"/>
            <w:tcBorders>
              <w:top w:val="nil"/>
            </w:tcBorders>
            <w:shd w:val="clear" w:color="auto" w:fill="auto"/>
            <w:vAlign w:val="center"/>
          </w:tcPr>
          <w:p w14:paraId="77298F8B" w14:textId="77777777" w:rsidR="00B73957" w:rsidRPr="004111D5" w:rsidRDefault="00B73957" w:rsidP="00637946">
            <w:pPr>
              <w:spacing w:before="0" w:after="0"/>
              <w:jc w:val="center"/>
              <w:rPr>
                <w:szCs w:val="24"/>
              </w:rPr>
            </w:pPr>
            <w:r w:rsidRPr="004111D5">
              <w:rPr>
                <w:szCs w:val="24"/>
              </w:rPr>
              <w:t>4.5800</w:t>
            </w:r>
          </w:p>
        </w:tc>
        <w:tc>
          <w:tcPr>
            <w:tcW w:w="1091" w:type="pct"/>
            <w:tcBorders>
              <w:top w:val="nil"/>
            </w:tcBorders>
            <w:vAlign w:val="center"/>
          </w:tcPr>
          <w:p w14:paraId="1074B75E" w14:textId="77777777" w:rsidR="00B73957" w:rsidRPr="004111D5" w:rsidRDefault="00914FD4" w:rsidP="00914FD4">
            <w:pPr>
              <w:spacing w:before="0" w:after="0"/>
              <w:jc w:val="center"/>
              <w:rPr>
                <w:szCs w:val="24"/>
              </w:rPr>
            </w:pPr>
            <w:r>
              <w:rPr>
                <w:szCs w:val="24"/>
                <w:lang w:eastAsia="zh-CN"/>
              </w:rPr>
              <w:t>4</w:t>
            </w:r>
            <w:r w:rsidR="00B73957" w:rsidRPr="004111D5">
              <w:rPr>
                <w:szCs w:val="24"/>
              </w:rPr>
              <w:t>.0×10</w:t>
            </w:r>
            <w:r w:rsidR="00B73957" w:rsidRPr="004111D5">
              <w:rPr>
                <w:szCs w:val="24"/>
                <w:vertAlign w:val="superscript"/>
              </w:rPr>
              <w:t>-</w:t>
            </w:r>
            <w:r>
              <w:rPr>
                <w:szCs w:val="24"/>
                <w:vertAlign w:val="superscript"/>
                <w:lang w:eastAsia="zh-CN"/>
              </w:rPr>
              <w:t>9</w:t>
            </w:r>
          </w:p>
        </w:tc>
      </w:tr>
      <w:tr w:rsidR="00B73957" w14:paraId="0635A857" w14:textId="77777777" w:rsidTr="00F453C8">
        <w:tc>
          <w:tcPr>
            <w:tcW w:w="985" w:type="pct"/>
            <w:shd w:val="clear" w:color="auto" w:fill="auto"/>
            <w:vAlign w:val="center"/>
          </w:tcPr>
          <w:p w14:paraId="0E8E3320" w14:textId="77777777" w:rsidR="00B73957" w:rsidRPr="004111D5" w:rsidRDefault="007F3D75" w:rsidP="00637946">
            <w:pPr>
              <w:spacing w:before="0" w:after="0"/>
              <w:ind w:left="318" w:hanging="284"/>
              <w:rPr>
                <w:szCs w:val="24"/>
              </w:rPr>
            </w:pPr>
            <w:r>
              <w:rPr>
                <w:szCs w:val="24"/>
              </w:rPr>
              <w:t>M</w:t>
            </w:r>
            <w:r w:rsidR="00914FD4" w:rsidRPr="00914FD4">
              <w:rPr>
                <w:szCs w:val="24"/>
              </w:rPr>
              <w:t>ackinawite</w:t>
            </w:r>
          </w:p>
        </w:tc>
        <w:tc>
          <w:tcPr>
            <w:tcW w:w="2361" w:type="pct"/>
            <w:shd w:val="clear" w:color="auto" w:fill="auto"/>
            <w:vAlign w:val="center"/>
          </w:tcPr>
          <w:p w14:paraId="004C17CA" w14:textId="77777777" w:rsidR="00B73957" w:rsidRPr="004111D5" w:rsidRDefault="007F3D75" w:rsidP="007F3D75">
            <w:pPr>
              <w:spacing w:before="0" w:after="0"/>
              <w:jc w:val="left"/>
              <w:rPr>
                <w:szCs w:val="24"/>
              </w:rPr>
            </w:pPr>
            <w:r w:rsidRPr="004111D5">
              <w:rPr>
                <w:rFonts w:eastAsia="Calibri"/>
                <w:szCs w:val="24"/>
                <w:lang w:val="en-CA"/>
              </w:rPr>
              <w:t>Fe</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w:t>
            </w:r>
            <w:r w:rsidR="00B73957" w:rsidRPr="004111D5">
              <w:rPr>
                <w:rFonts w:eastAsia="Calibri"/>
                <w:szCs w:val="24"/>
                <w:lang w:val="en-CA"/>
              </w:rPr>
              <w:t>H</w:t>
            </w:r>
            <w:r>
              <w:rPr>
                <w:rFonts w:eastAsia="Calibri"/>
                <w:szCs w:val="24"/>
                <w:lang w:val="en-CA"/>
              </w:rPr>
              <w:t>S</w:t>
            </w:r>
            <w:r>
              <w:rPr>
                <w:rFonts w:eastAsia="Calibri"/>
                <w:szCs w:val="24"/>
                <w:vertAlign w:val="superscript"/>
                <w:lang w:val="en-CA"/>
              </w:rPr>
              <w:t>-</w:t>
            </w:r>
            <w:r w:rsidR="00B73957" w:rsidRPr="004111D5">
              <w:rPr>
                <w:rFonts w:eastAsia="Calibri"/>
                <w:szCs w:val="24"/>
                <w:lang w:val="en-CA"/>
              </w:rPr>
              <w:t xml:space="preserve"> ↔ Fe</w:t>
            </w:r>
            <w:r>
              <w:rPr>
                <w:rFonts w:eastAsia="Calibri"/>
                <w:szCs w:val="24"/>
                <w:lang w:val="en-CA"/>
              </w:rPr>
              <w:t>S</w:t>
            </w:r>
            <w:r w:rsidR="00B73957" w:rsidRPr="004111D5">
              <w:rPr>
                <w:rFonts w:eastAsia="Calibri"/>
                <w:szCs w:val="24"/>
                <w:lang w:val="en-CA"/>
              </w:rPr>
              <w:t xml:space="preserve"> + </w:t>
            </w:r>
            <w:r w:rsidRPr="004111D5">
              <w:rPr>
                <w:rFonts w:eastAsia="Calibri"/>
                <w:szCs w:val="24"/>
                <w:lang w:val="en-CA"/>
              </w:rPr>
              <w:t>H</w:t>
            </w:r>
            <w:r w:rsidRPr="004111D5">
              <w:rPr>
                <w:rFonts w:eastAsia="Calibri"/>
                <w:szCs w:val="24"/>
                <w:vertAlign w:val="superscript"/>
                <w:lang w:val="en-CA"/>
              </w:rPr>
              <w:t>+</w:t>
            </w:r>
            <w:r>
              <w:rPr>
                <w:rFonts w:eastAsia="Calibri"/>
                <w:szCs w:val="24"/>
                <w:vertAlign w:val="superscript"/>
                <w:lang w:val="en-CA"/>
              </w:rPr>
              <w:t xml:space="preserve"> </w:t>
            </w:r>
          </w:p>
        </w:tc>
        <w:tc>
          <w:tcPr>
            <w:tcW w:w="563" w:type="pct"/>
            <w:shd w:val="clear" w:color="auto" w:fill="auto"/>
            <w:vAlign w:val="center"/>
          </w:tcPr>
          <w:p w14:paraId="0239469A" w14:textId="77777777" w:rsidR="00B73957" w:rsidRPr="004111D5" w:rsidRDefault="00B73957" w:rsidP="007F3D75">
            <w:pPr>
              <w:spacing w:before="0" w:after="0"/>
              <w:jc w:val="center"/>
              <w:rPr>
                <w:szCs w:val="24"/>
              </w:rPr>
            </w:pPr>
            <w:r w:rsidRPr="004111D5">
              <w:rPr>
                <w:szCs w:val="24"/>
              </w:rPr>
              <w:t>4.</w:t>
            </w:r>
            <w:r w:rsidR="007F3D75">
              <w:rPr>
                <w:szCs w:val="24"/>
              </w:rPr>
              <w:t>6480</w:t>
            </w:r>
          </w:p>
        </w:tc>
        <w:tc>
          <w:tcPr>
            <w:tcW w:w="1091" w:type="pct"/>
            <w:vAlign w:val="center"/>
          </w:tcPr>
          <w:p w14:paraId="6A56277C" w14:textId="77777777" w:rsidR="00B73957" w:rsidRPr="004111D5" w:rsidRDefault="00B73957" w:rsidP="007F3D75">
            <w:pPr>
              <w:spacing w:before="0" w:after="0"/>
              <w:jc w:val="center"/>
              <w:rPr>
                <w:szCs w:val="24"/>
              </w:rPr>
            </w:pPr>
            <w:r w:rsidRPr="004111D5">
              <w:rPr>
                <w:rFonts w:hint="eastAsia"/>
                <w:szCs w:val="24"/>
                <w:lang w:eastAsia="zh-CN"/>
              </w:rPr>
              <w:t>1</w:t>
            </w:r>
            <w:r w:rsidRPr="004111D5">
              <w:rPr>
                <w:szCs w:val="24"/>
              </w:rPr>
              <w:t>.</w:t>
            </w:r>
            <w:r w:rsidR="007F3D75">
              <w:rPr>
                <w:szCs w:val="24"/>
              </w:rPr>
              <w:t>16</w:t>
            </w:r>
            <w:r w:rsidRPr="004111D5">
              <w:rPr>
                <w:szCs w:val="24"/>
              </w:rPr>
              <w:t>×10</w:t>
            </w:r>
            <w:r w:rsidRPr="004111D5">
              <w:rPr>
                <w:szCs w:val="24"/>
                <w:vertAlign w:val="superscript"/>
              </w:rPr>
              <w:t>-</w:t>
            </w:r>
            <w:r w:rsidR="007F3D75">
              <w:rPr>
                <w:szCs w:val="24"/>
                <w:vertAlign w:val="superscript"/>
                <w:lang w:eastAsia="zh-CN"/>
              </w:rPr>
              <w:t>11</w:t>
            </w:r>
          </w:p>
        </w:tc>
      </w:tr>
      <w:tr w:rsidR="007F3D75" w14:paraId="0BF531B2" w14:textId="77777777" w:rsidTr="00F453C8">
        <w:tc>
          <w:tcPr>
            <w:tcW w:w="985" w:type="pct"/>
            <w:shd w:val="clear" w:color="auto" w:fill="auto"/>
            <w:vAlign w:val="center"/>
          </w:tcPr>
          <w:p w14:paraId="5387BF29" w14:textId="77777777" w:rsidR="007F3D75" w:rsidRPr="004111D5" w:rsidRDefault="007F3D75" w:rsidP="007F3D75">
            <w:pPr>
              <w:spacing w:before="0" w:after="0"/>
              <w:ind w:left="318" w:hanging="284"/>
              <w:rPr>
                <w:szCs w:val="24"/>
              </w:rPr>
            </w:pPr>
            <w:r>
              <w:rPr>
                <w:szCs w:val="24"/>
              </w:rPr>
              <w:t>34M</w:t>
            </w:r>
            <w:r w:rsidRPr="00914FD4">
              <w:rPr>
                <w:szCs w:val="24"/>
              </w:rPr>
              <w:t>ackinawite</w:t>
            </w:r>
          </w:p>
        </w:tc>
        <w:tc>
          <w:tcPr>
            <w:tcW w:w="2361" w:type="pct"/>
            <w:shd w:val="clear" w:color="auto" w:fill="auto"/>
            <w:vAlign w:val="center"/>
          </w:tcPr>
          <w:p w14:paraId="19BD7285" w14:textId="77777777" w:rsidR="007F3D75" w:rsidRPr="004111D5" w:rsidRDefault="007F3D75" w:rsidP="00637946">
            <w:pPr>
              <w:spacing w:before="0" w:after="0"/>
              <w:jc w:val="left"/>
              <w:rPr>
                <w:szCs w:val="24"/>
              </w:rPr>
            </w:pPr>
            <w:r w:rsidRPr="004111D5">
              <w:rPr>
                <w:rFonts w:eastAsia="Calibri"/>
                <w:szCs w:val="24"/>
                <w:lang w:val="en-CA"/>
              </w:rPr>
              <w:t>Fe</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H</w:t>
            </w:r>
            <w:r>
              <w:rPr>
                <w:rFonts w:eastAsia="Calibri"/>
                <w:szCs w:val="24"/>
                <w:vertAlign w:val="superscript"/>
                <w:lang w:val="en-CA"/>
              </w:rPr>
              <w:t>34</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 Fe</w:t>
            </w:r>
            <w:r>
              <w:rPr>
                <w:rFonts w:eastAsia="Calibri"/>
                <w:szCs w:val="24"/>
                <w:vertAlign w:val="superscript"/>
                <w:lang w:val="en-CA"/>
              </w:rPr>
              <w:t>34</w:t>
            </w:r>
            <w:r>
              <w:rPr>
                <w:rFonts w:eastAsia="Calibri"/>
                <w:szCs w:val="24"/>
                <w:lang w:val="en-CA"/>
              </w:rPr>
              <w:t>S</w:t>
            </w:r>
            <w:r w:rsidRPr="004111D5">
              <w:rPr>
                <w:rFonts w:eastAsia="Calibri"/>
                <w:szCs w:val="24"/>
                <w:lang w:val="en-CA"/>
              </w:rPr>
              <w:t xml:space="preserve"> + H</w:t>
            </w:r>
            <w:r w:rsidRPr="004111D5">
              <w:rPr>
                <w:rFonts w:eastAsia="Calibri"/>
                <w:szCs w:val="24"/>
                <w:vertAlign w:val="superscript"/>
                <w:lang w:val="en-CA"/>
              </w:rPr>
              <w:t>+</w:t>
            </w:r>
            <w:r>
              <w:rPr>
                <w:rFonts w:eastAsia="Calibri"/>
                <w:szCs w:val="24"/>
                <w:vertAlign w:val="superscript"/>
                <w:lang w:val="en-CA"/>
              </w:rPr>
              <w:t xml:space="preserve"> </w:t>
            </w:r>
          </w:p>
        </w:tc>
        <w:tc>
          <w:tcPr>
            <w:tcW w:w="563" w:type="pct"/>
            <w:shd w:val="clear" w:color="auto" w:fill="auto"/>
            <w:vAlign w:val="center"/>
          </w:tcPr>
          <w:p w14:paraId="13DF1E01" w14:textId="77777777" w:rsidR="007F3D75" w:rsidRPr="004111D5" w:rsidRDefault="007F3D75" w:rsidP="00637946">
            <w:pPr>
              <w:spacing w:before="0" w:after="0"/>
              <w:jc w:val="center"/>
              <w:rPr>
                <w:szCs w:val="24"/>
              </w:rPr>
            </w:pPr>
            <w:r w:rsidRPr="004111D5">
              <w:rPr>
                <w:szCs w:val="24"/>
              </w:rPr>
              <w:t>4.</w:t>
            </w:r>
            <w:r>
              <w:rPr>
                <w:szCs w:val="24"/>
              </w:rPr>
              <w:t>6480</w:t>
            </w:r>
          </w:p>
        </w:tc>
        <w:tc>
          <w:tcPr>
            <w:tcW w:w="1091" w:type="pct"/>
            <w:vAlign w:val="center"/>
          </w:tcPr>
          <w:p w14:paraId="718EBCFD" w14:textId="77777777" w:rsidR="007F3D75" w:rsidRPr="004111D5" w:rsidRDefault="007F3D75" w:rsidP="00637946">
            <w:pPr>
              <w:spacing w:before="0" w:after="0"/>
              <w:jc w:val="center"/>
              <w:rPr>
                <w:szCs w:val="24"/>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11</w:t>
            </w:r>
          </w:p>
        </w:tc>
      </w:tr>
      <w:tr w:rsidR="00B73957" w14:paraId="7840EE5F" w14:textId="77777777" w:rsidTr="00F453C8">
        <w:tc>
          <w:tcPr>
            <w:tcW w:w="985" w:type="pct"/>
            <w:shd w:val="clear" w:color="auto" w:fill="auto"/>
            <w:vAlign w:val="center"/>
          </w:tcPr>
          <w:p w14:paraId="58802FD6" w14:textId="77777777" w:rsidR="00B73957" w:rsidRPr="004111D5" w:rsidRDefault="007F3D75" w:rsidP="00637946">
            <w:pPr>
              <w:spacing w:before="0" w:after="0"/>
              <w:ind w:left="318" w:hanging="284"/>
              <w:rPr>
                <w:szCs w:val="24"/>
              </w:rPr>
            </w:pPr>
            <w:r w:rsidRPr="007F3D75">
              <w:rPr>
                <w:color w:val="000000"/>
                <w:szCs w:val="24"/>
                <w:lang w:eastAsia="zh-CN"/>
              </w:rPr>
              <w:t>Millerite</w:t>
            </w:r>
          </w:p>
        </w:tc>
        <w:tc>
          <w:tcPr>
            <w:tcW w:w="2361" w:type="pct"/>
            <w:shd w:val="clear" w:color="auto" w:fill="auto"/>
            <w:vAlign w:val="center"/>
          </w:tcPr>
          <w:p w14:paraId="48B80B18" w14:textId="77777777" w:rsidR="00B73957" w:rsidRPr="004111D5" w:rsidRDefault="007F3D75" w:rsidP="007F3D75">
            <w:pPr>
              <w:spacing w:before="0" w:after="0"/>
              <w:jc w:val="left"/>
              <w:rPr>
                <w:szCs w:val="24"/>
                <w:lang w:eastAsia="zh-CN"/>
              </w:rPr>
            </w:pPr>
            <w:r>
              <w:rPr>
                <w:rFonts w:eastAsia="Calibri"/>
                <w:szCs w:val="24"/>
                <w:lang w:val="en-CA"/>
              </w:rPr>
              <w:t>Ni</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H</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 </w:t>
            </w:r>
            <w:r>
              <w:rPr>
                <w:rFonts w:eastAsia="Calibri"/>
                <w:szCs w:val="24"/>
                <w:lang w:val="en-CA"/>
              </w:rPr>
              <w:t>NiS</w:t>
            </w:r>
            <w:r w:rsidRPr="004111D5">
              <w:rPr>
                <w:rFonts w:eastAsia="Calibri"/>
                <w:szCs w:val="24"/>
                <w:lang w:val="en-CA"/>
              </w:rPr>
              <w:t xml:space="preserve"> + H</w:t>
            </w:r>
            <w:r w:rsidRPr="004111D5">
              <w:rPr>
                <w:rFonts w:eastAsia="Calibri"/>
                <w:szCs w:val="24"/>
                <w:vertAlign w:val="superscript"/>
                <w:lang w:val="en-CA"/>
              </w:rPr>
              <w:t>+</w:t>
            </w:r>
          </w:p>
        </w:tc>
        <w:tc>
          <w:tcPr>
            <w:tcW w:w="563" w:type="pct"/>
            <w:shd w:val="clear" w:color="auto" w:fill="auto"/>
            <w:vAlign w:val="center"/>
          </w:tcPr>
          <w:p w14:paraId="578E7634" w14:textId="77777777" w:rsidR="00B73957" w:rsidRPr="004111D5" w:rsidRDefault="007F3D75" w:rsidP="00637946">
            <w:pPr>
              <w:spacing w:before="0" w:after="0"/>
              <w:jc w:val="center"/>
              <w:rPr>
                <w:szCs w:val="24"/>
                <w:lang w:eastAsia="zh-CN"/>
              </w:rPr>
            </w:pPr>
            <w:r>
              <w:rPr>
                <w:szCs w:val="24"/>
                <w:lang w:eastAsia="zh-CN"/>
              </w:rPr>
              <w:t>8.0420</w:t>
            </w:r>
          </w:p>
        </w:tc>
        <w:tc>
          <w:tcPr>
            <w:tcW w:w="1091" w:type="pct"/>
            <w:vAlign w:val="center"/>
          </w:tcPr>
          <w:p w14:paraId="0F59849B" w14:textId="77777777" w:rsidR="00B73957" w:rsidRPr="004111D5" w:rsidRDefault="007F3D75" w:rsidP="007F3D75">
            <w:pPr>
              <w:spacing w:before="0" w:after="0"/>
              <w:jc w:val="center"/>
              <w:rPr>
                <w:szCs w:val="24"/>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12</w:t>
            </w:r>
          </w:p>
        </w:tc>
      </w:tr>
      <w:tr w:rsidR="007F3D75" w14:paraId="4ED58AAA" w14:textId="77777777" w:rsidTr="00F453C8">
        <w:tc>
          <w:tcPr>
            <w:tcW w:w="985" w:type="pct"/>
            <w:shd w:val="clear" w:color="auto" w:fill="auto"/>
            <w:vAlign w:val="center"/>
          </w:tcPr>
          <w:p w14:paraId="6E0597F6" w14:textId="77777777" w:rsidR="007F3D75" w:rsidRPr="004111D5" w:rsidRDefault="007F3D75" w:rsidP="00637946">
            <w:pPr>
              <w:spacing w:before="0" w:after="0"/>
              <w:ind w:left="318" w:hanging="284"/>
              <w:rPr>
                <w:color w:val="000000"/>
                <w:szCs w:val="24"/>
                <w:lang w:eastAsia="zh-CN"/>
              </w:rPr>
            </w:pPr>
            <w:r>
              <w:rPr>
                <w:color w:val="000000"/>
                <w:szCs w:val="24"/>
                <w:lang w:eastAsia="zh-CN"/>
              </w:rPr>
              <w:t>34</w:t>
            </w:r>
            <w:r w:rsidRPr="007F3D75">
              <w:rPr>
                <w:color w:val="000000"/>
                <w:szCs w:val="24"/>
                <w:lang w:eastAsia="zh-CN"/>
              </w:rPr>
              <w:t>Millerite</w:t>
            </w:r>
          </w:p>
        </w:tc>
        <w:tc>
          <w:tcPr>
            <w:tcW w:w="2361" w:type="pct"/>
            <w:shd w:val="clear" w:color="auto" w:fill="auto"/>
            <w:vAlign w:val="center"/>
          </w:tcPr>
          <w:p w14:paraId="67A3B678" w14:textId="77777777" w:rsidR="007F3D75" w:rsidRPr="004111D5" w:rsidRDefault="007F3D75" w:rsidP="007F3D75">
            <w:pPr>
              <w:autoSpaceDE w:val="0"/>
              <w:autoSpaceDN w:val="0"/>
              <w:adjustRightInd w:val="0"/>
              <w:spacing w:before="0" w:after="0"/>
              <w:jc w:val="left"/>
              <w:rPr>
                <w:rFonts w:eastAsia="Calibri"/>
                <w:szCs w:val="24"/>
                <w:lang w:val="en-CA"/>
              </w:rPr>
            </w:pPr>
            <w:r>
              <w:rPr>
                <w:rFonts w:eastAsia="Calibri"/>
                <w:szCs w:val="24"/>
                <w:lang w:val="en-CA"/>
              </w:rPr>
              <w:t>Ni</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H</w:t>
            </w:r>
            <w:r>
              <w:rPr>
                <w:rFonts w:eastAsia="Calibri"/>
                <w:szCs w:val="24"/>
                <w:vertAlign w:val="superscript"/>
                <w:lang w:val="en-CA"/>
              </w:rPr>
              <w:t>34</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 </w:t>
            </w:r>
            <w:r>
              <w:rPr>
                <w:rFonts w:eastAsia="Calibri"/>
                <w:szCs w:val="24"/>
                <w:lang w:val="en-CA"/>
              </w:rPr>
              <w:t>Ni</w:t>
            </w:r>
            <w:r>
              <w:rPr>
                <w:rFonts w:eastAsia="Calibri"/>
                <w:szCs w:val="24"/>
                <w:vertAlign w:val="superscript"/>
                <w:lang w:val="en-CA"/>
              </w:rPr>
              <w:t>34</w:t>
            </w:r>
            <w:r>
              <w:rPr>
                <w:rFonts w:eastAsia="Calibri"/>
                <w:szCs w:val="24"/>
                <w:lang w:val="en-CA"/>
              </w:rPr>
              <w:t>S</w:t>
            </w:r>
            <w:r w:rsidRPr="004111D5">
              <w:rPr>
                <w:rFonts w:eastAsia="Calibri"/>
                <w:szCs w:val="24"/>
                <w:lang w:val="en-CA"/>
              </w:rPr>
              <w:t xml:space="preserve"> + H</w:t>
            </w:r>
            <w:r w:rsidRPr="004111D5">
              <w:rPr>
                <w:rFonts w:eastAsia="Calibri"/>
                <w:szCs w:val="24"/>
                <w:vertAlign w:val="superscript"/>
                <w:lang w:val="en-CA"/>
              </w:rPr>
              <w:t>+</w:t>
            </w:r>
          </w:p>
        </w:tc>
        <w:tc>
          <w:tcPr>
            <w:tcW w:w="563" w:type="pct"/>
            <w:shd w:val="clear" w:color="auto" w:fill="auto"/>
            <w:vAlign w:val="center"/>
          </w:tcPr>
          <w:p w14:paraId="0E9C0E69" w14:textId="77777777" w:rsidR="007F3D75" w:rsidRPr="004111D5" w:rsidRDefault="007F3D75" w:rsidP="00637946">
            <w:pPr>
              <w:spacing w:before="0" w:after="0"/>
              <w:jc w:val="center"/>
              <w:rPr>
                <w:szCs w:val="24"/>
                <w:lang w:val="en-CA" w:eastAsia="zh-CN"/>
              </w:rPr>
            </w:pPr>
            <w:r>
              <w:rPr>
                <w:szCs w:val="24"/>
                <w:lang w:eastAsia="zh-CN"/>
              </w:rPr>
              <w:t>8.0420</w:t>
            </w:r>
          </w:p>
        </w:tc>
        <w:tc>
          <w:tcPr>
            <w:tcW w:w="1091" w:type="pct"/>
            <w:vAlign w:val="center"/>
          </w:tcPr>
          <w:p w14:paraId="13E18C71" w14:textId="77777777" w:rsidR="007F3D75" w:rsidRPr="004111D5" w:rsidRDefault="007F3D75" w:rsidP="00637946">
            <w:pPr>
              <w:spacing w:before="0" w:after="0"/>
              <w:jc w:val="center"/>
              <w:rPr>
                <w:szCs w:val="24"/>
                <w:lang w:val="en-CA" w:eastAsia="zh-CN"/>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12</w:t>
            </w:r>
          </w:p>
        </w:tc>
      </w:tr>
      <w:tr w:rsidR="007F3D75" w14:paraId="27ABFCB9" w14:textId="77777777" w:rsidTr="00F453C8">
        <w:tc>
          <w:tcPr>
            <w:tcW w:w="985" w:type="pct"/>
            <w:shd w:val="clear" w:color="auto" w:fill="auto"/>
            <w:vAlign w:val="center"/>
          </w:tcPr>
          <w:p w14:paraId="71357DC3" w14:textId="77777777" w:rsidR="007F3D75" w:rsidRPr="004111D5" w:rsidRDefault="007F3D75" w:rsidP="00637946">
            <w:pPr>
              <w:spacing w:before="0" w:after="0"/>
              <w:ind w:left="318" w:hanging="284"/>
              <w:rPr>
                <w:szCs w:val="24"/>
              </w:rPr>
            </w:pPr>
            <w:r w:rsidRPr="007F3D75">
              <w:rPr>
                <w:color w:val="000000"/>
                <w:szCs w:val="24"/>
                <w:lang w:eastAsia="zh-CN"/>
              </w:rPr>
              <w:t>Sphalerite</w:t>
            </w:r>
            <w:r>
              <w:rPr>
                <w:color w:val="000000"/>
                <w:szCs w:val="24"/>
                <w:lang w:eastAsia="zh-CN"/>
              </w:rPr>
              <w:t xml:space="preserve"> </w:t>
            </w:r>
          </w:p>
        </w:tc>
        <w:tc>
          <w:tcPr>
            <w:tcW w:w="2361" w:type="pct"/>
            <w:shd w:val="clear" w:color="auto" w:fill="auto"/>
            <w:vAlign w:val="center"/>
          </w:tcPr>
          <w:p w14:paraId="2C269229" w14:textId="77777777" w:rsidR="007F3D75" w:rsidRPr="004111D5" w:rsidRDefault="007F3D75" w:rsidP="007F3D75">
            <w:pPr>
              <w:autoSpaceDE w:val="0"/>
              <w:autoSpaceDN w:val="0"/>
              <w:adjustRightInd w:val="0"/>
              <w:spacing w:before="0" w:after="0"/>
              <w:jc w:val="left"/>
              <w:rPr>
                <w:rFonts w:eastAsia="Calibri"/>
                <w:szCs w:val="24"/>
                <w:lang w:val="en-CA"/>
              </w:rPr>
            </w:pPr>
            <w:r>
              <w:rPr>
                <w:rFonts w:eastAsia="Calibri"/>
                <w:szCs w:val="24"/>
                <w:lang w:val="en-CA"/>
              </w:rPr>
              <w:t>Zn</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H</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 </w:t>
            </w:r>
            <w:r>
              <w:rPr>
                <w:rFonts w:eastAsia="Calibri"/>
                <w:szCs w:val="24"/>
                <w:lang w:val="en-CA"/>
              </w:rPr>
              <w:t>ZnS</w:t>
            </w:r>
            <w:r w:rsidRPr="004111D5">
              <w:rPr>
                <w:rFonts w:eastAsia="Calibri"/>
                <w:szCs w:val="24"/>
                <w:lang w:val="en-CA"/>
              </w:rPr>
              <w:t xml:space="preserve"> + H</w:t>
            </w:r>
            <w:r w:rsidRPr="004111D5">
              <w:rPr>
                <w:rFonts w:eastAsia="Calibri"/>
                <w:szCs w:val="24"/>
                <w:vertAlign w:val="superscript"/>
                <w:lang w:val="en-CA"/>
              </w:rPr>
              <w:t>+</w:t>
            </w:r>
          </w:p>
        </w:tc>
        <w:tc>
          <w:tcPr>
            <w:tcW w:w="563" w:type="pct"/>
            <w:shd w:val="clear" w:color="auto" w:fill="auto"/>
            <w:vAlign w:val="center"/>
          </w:tcPr>
          <w:p w14:paraId="5EC1ED29" w14:textId="77777777" w:rsidR="007F3D75" w:rsidRPr="004111D5" w:rsidRDefault="007F5917" w:rsidP="00637946">
            <w:pPr>
              <w:spacing w:before="0" w:after="0"/>
              <w:jc w:val="center"/>
              <w:rPr>
                <w:szCs w:val="24"/>
              </w:rPr>
            </w:pPr>
            <w:r>
              <w:rPr>
                <w:szCs w:val="24"/>
                <w:lang w:eastAsia="zh-CN"/>
              </w:rPr>
              <w:t>11.6180</w:t>
            </w:r>
          </w:p>
        </w:tc>
        <w:tc>
          <w:tcPr>
            <w:tcW w:w="1091" w:type="pct"/>
            <w:vAlign w:val="center"/>
          </w:tcPr>
          <w:p w14:paraId="50B4158F" w14:textId="77777777" w:rsidR="007F3D75" w:rsidRPr="004111D5" w:rsidRDefault="007F3D75" w:rsidP="00637946">
            <w:pPr>
              <w:spacing w:before="0" w:after="0"/>
              <w:jc w:val="center"/>
              <w:rPr>
                <w:szCs w:val="24"/>
                <w:lang w:eastAsia="zh-CN"/>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12</w:t>
            </w:r>
          </w:p>
        </w:tc>
      </w:tr>
      <w:tr w:rsidR="007F5917" w14:paraId="14045521" w14:textId="77777777" w:rsidTr="00F453C8">
        <w:tc>
          <w:tcPr>
            <w:tcW w:w="985" w:type="pct"/>
            <w:shd w:val="clear" w:color="auto" w:fill="auto"/>
            <w:vAlign w:val="center"/>
          </w:tcPr>
          <w:p w14:paraId="0C0AFCA8" w14:textId="77777777" w:rsidR="007F5917" w:rsidRPr="007F3D75" w:rsidRDefault="007F5917" w:rsidP="00637946">
            <w:pPr>
              <w:spacing w:before="0" w:after="0"/>
              <w:ind w:left="318" w:hanging="284"/>
              <w:rPr>
                <w:color w:val="000000"/>
                <w:szCs w:val="24"/>
                <w:lang w:eastAsia="zh-CN"/>
              </w:rPr>
            </w:pPr>
            <w:r>
              <w:rPr>
                <w:color w:val="000000"/>
                <w:szCs w:val="24"/>
                <w:lang w:eastAsia="zh-CN"/>
              </w:rPr>
              <w:t>34</w:t>
            </w:r>
            <w:r w:rsidRPr="007F3D75">
              <w:rPr>
                <w:color w:val="000000"/>
                <w:szCs w:val="24"/>
                <w:lang w:eastAsia="zh-CN"/>
              </w:rPr>
              <w:t>Sphalerite</w:t>
            </w:r>
            <w:r>
              <w:rPr>
                <w:color w:val="000000"/>
                <w:szCs w:val="24"/>
                <w:lang w:eastAsia="zh-CN"/>
              </w:rPr>
              <w:t xml:space="preserve"> </w:t>
            </w:r>
          </w:p>
        </w:tc>
        <w:tc>
          <w:tcPr>
            <w:tcW w:w="2361" w:type="pct"/>
            <w:shd w:val="clear" w:color="auto" w:fill="auto"/>
            <w:vAlign w:val="center"/>
          </w:tcPr>
          <w:p w14:paraId="1C8B7C65" w14:textId="77777777" w:rsidR="007F5917" w:rsidRPr="004111D5" w:rsidRDefault="007F5917" w:rsidP="007F5917">
            <w:pPr>
              <w:autoSpaceDE w:val="0"/>
              <w:autoSpaceDN w:val="0"/>
              <w:adjustRightInd w:val="0"/>
              <w:spacing w:before="0" w:after="0"/>
              <w:jc w:val="left"/>
              <w:rPr>
                <w:rFonts w:eastAsia="Calibri"/>
                <w:szCs w:val="24"/>
                <w:lang w:val="en-CA"/>
              </w:rPr>
            </w:pPr>
            <w:r>
              <w:rPr>
                <w:rFonts w:eastAsia="Calibri"/>
                <w:szCs w:val="24"/>
                <w:lang w:val="en-CA"/>
              </w:rPr>
              <w:t>Zn</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H</w:t>
            </w:r>
            <w:r>
              <w:rPr>
                <w:rFonts w:eastAsia="Calibri"/>
                <w:szCs w:val="24"/>
                <w:vertAlign w:val="superscript"/>
                <w:lang w:val="en-CA"/>
              </w:rPr>
              <w:t>34</w:t>
            </w:r>
            <w:r>
              <w:rPr>
                <w:rFonts w:eastAsia="Calibri"/>
                <w:szCs w:val="24"/>
                <w:lang w:val="en-CA"/>
              </w:rPr>
              <w:t>S</w:t>
            </w:r>
            <w:r>
              <w:rPr>
                <w:rFonts w:eastAsia="Calibri"/>
                <w:szCs w:val="24"/>
                <w:vertAlign w:val="superscript"/>
                <w:lang w:val="en-CA"/>
              </w:rPr>
              <w:t>-</w:t>
            </w:r>
            <w:r w:rsidRPr="004111D5">
              <w:rPr>
                <w:rFonts w:eastAsia="Calibri"/>
                <w:szCs w:val="24"/>
                <w:lang w:val="en-CA"/>
              </w:rPr>
              <w:t xml:space="preserve"> ↔ </w:t>
            </w:r>
            <w:r>
              <w:rPr>
                <w:rFonts w:eastAsia="Calibri"/>
                <w:szCs w:val="24"/>
                <w:lang w:val="en-CA"/>
              </w:rPr>
              <w:t>Zn</w:t>
            </w:r>
            <w:r>
              <w:rPr>
                <w:rFonts w:eastAsia="Calibri"/>
                <w:szCs w:val="24"/>
                <w:vertAlign w:val="superscript"/>
                <w:lang w:val="en-CA"/>
              </w:rPr>
              <w:t>34</w:t>
            </w:r>
            <w:r>
              <w:rPr>
                <w:rFonts w:eastAsia="Calibri"/>
                <w:szCs w:val="24"/>
                <w:lang w:val="en-CA"/>
              </w:rPr>
              <w:t>S</w:t>
            </w:r>
            <w:r w:rsidRPr="004111D5">
              <w:rPr>
                <w:rFonts w:eastAsia="Calibri"/>
                <w:szCs w:val="24"/>
                <w:lang w:val="en-CA"/>
              </w:rPr>
              <w:t xml:space="preserve"> + H</w:t>
            </w:r>
            <w:r w:rsidRPr="004111D5">
              <w:rPr>
                <w:rFonts w:eastAsia="Calibri"/>
                <w:szCs w:val="24"/>
                <w:vertAlign w:val="superscript"/>
                <w:lang w:val="en-CA"/>
              </w:rPr>
              <w:t>+</w:t>
            </w:r>
          </w:p>
        </w:tc>
        <w:tc>
          <w:tcPr>
            <w:tcW w:w="563" w:type="pct"/>
            <w:shd w:val="clear" w:color="auto" w:fill="auto"/>
            <w:vAlign w:val="center"/>
          </w:tcPr>
          <w:p w14:paraId="2E2FED7C" w14:textId="77777777" w:rsidR="007F5917" w:rsidRDefault="007F5917" w:rsidP="00637946">
            <w:pPr>
              <w:spacing w:before="0" w:after="0"/>
              <w:jc w:val="center"/>
              <w:rPr>
                <w:szCs w:val="24"/>
                <w:lang w:eastAsia="zh-CN"/>
              </w:rPr>
            </w:pPr>
            <w:r>
              <w:rPr>
                <w:szCs w:val="24"/>
                <w:lang w:eastAsia="zh-CN"/>
              </w:rPr>
              <w:t>11.6180</w:t>
            </w:r>
          </w:p>
        </w:tc>
        <w:tc>
          <w:tcPr>
            <w:tcW w:w="1091" w:type="pct"/>
            <w:vAlign w:val="center"/>
          </w:tcPr>
          <w:p w14:paraId="7FB669C3" w14:textId="77777777" w:rsidR="007F5917" w:rsidRPr="004111D5" w:rsidRDefault="007F5917" w:rsidP="00637946">
            <w:pPr>
              <w:spacing w:before="0" w:after="0"/>
              <w:jc w:val="center"/>
              <w:rPr>
                <w:szCs w:val="24"/>
                <w:lang w:eastAsia="zh-CN"/>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12</w:t>
            </w:r>
          </w:p>
        </w:tc>
      </w:tr>
      <w:tr w:rsidR="007F5917" w14:paraId="2967FF53" w14:textId="77777777" w:rsidTr="00F453C8">
        <w:tc>
          <w:tcPr>
            <w:tcW w:w="985" w:type="pct"/>
            <w:shd w:val="clear" w:color="auto" w:fill="auto"/>
            <w:vAlign w:val="center"/>
          </w:tcPr>
          <w:p w14:paraId="05428D10" w14:textId="77777777" w:rsidR="007F5917" w:rsidRPr="007F3D75" w:rsidRDefault="007F5917" w:rsidP="00637946">
            <w:pPr>
              <w:spacing w:before="0" w:after="0"/>
              <w:ind w:left="318" w:hanging="284"/>
              <w:rPr>
                <w:color w:val="000000"/>
                <w:szCs w:val="24"/>
                <w:lang w:eastAsia="zh-CN"/>
              </w:rPr>
            </w:pPr>
            <w:r w:rsidRPr="007F5917">
              <w:rPr>
                <w:color w:val="000000"/>
                <w:szCs w:val="24"/>
                <w:lang w:eastAsia="zh-CN"/>
              </w:rPr>
              <w:t>Rhodochrosit</w:t>
            </w:r>
            <w:r>
              <w:rPr>
                <w:color w:val="000000"/>
                <w:szCs w:val="24"/>
                <w:lang w:eastAsia="zh-CN"/>
              </w:rPr>
              <w:t xml:space="preserve">e </w:t>
            </w:r>
          </w:p>
        </w:tc>
        <w:tc>
          <w:tcPr>
            <w:tcW w:w="2361" w:type="pct"/>
            <w:shd w:val="clear" w:color="auto" w:fill="auto"/>
            <w:vAlign w:val="center"/>
          </w:tcPr>
          <w:p w14:paraId="652A4985" w14:textId="77777777" w:rsidR="007F5917" w:rsidRPr="004111D5" w:rsidRDefault="007F5917" w:rsidP="007F5917">
            <w:pPr>
              <w:autoSpaceDE w:val="0"/>
              <w:autoSpaceDN w:val="0"/>
              <w:adjustRightInd w:val="0"/>
              <w:spacing w:before="0" w:after="0"/>
              <w:jc w:val="left"/>
              <w:rPr>
                <w:rFonts w:eastAsia="Calibri"/>
                <w:szCs w:val="24"/>
                <w:lang w:val="en-CA"/>
              </w:rPr>
            </w:pPr>
            <w:r>
              <w:rPr>
                <w:rFonts w:eastAsia="Calibri"/>
                <w:szCs w:val="24"/>
                <w:lang w:val="en-CA"/>
              </w:rPr>
              <w:t>Mn</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CO</w:t>
            </w:r>
            <w:r w:rsidRPr="004111D5">
              <w:rPr>
                <w:rFonts w:eastAsia="Calibri"/>
                <w:szCs w:val="24"/>
                <w:vertAlign w:val="subscript"/>
                <w:lang w:val="en-CA"/>
              </w:rPr>
              <w:t>3</w:t>
            </w:r>
            <w:r w:rsidRPr="004111D5">
              <w:rPr>
                <w:rFonts w:eastAsia="Calibri"/>
                <w:szCs w:val="24"/>
                <w:vertAlign w:val="superscript"/>
                <w:lang w:val="en-CA"/>
              </w:rPr>
              <w:t>2-</w:t>
            </w:r>
            <w:r w:rsidRPr="004111D5">
              <w:rPr>
                <w:rFonts w:eastAsia="Calibri"/>
                <w:szCs w:val="24"/>
                <w:lang w:val="en-CA"/>
              </w:rPr>
              <w:t xml:space="preserve"> ↔ </w:t>
            </w:r>
            <w:r>
              <w:rPr>
                <w:rFonts w:eastAsia="Calibri"/>
                <w:szCs w:val="24"/>
                <w:lang w:val="en-CA"/>
              </w:rPr>
              <w:t>Mn</w:t>
            </w:r>
            <w:r w:rsidRPr="004111D5">
              <w:rPr>
                <w:rFonts w:eastAsia="Calibri"/>
                <w:szCs w:val="24"/>
                <w:lang w:val="en-CA"/>
              </w:rPr>
              <w:t>CO</w:t>
            </w:r>
            <w:r w:rsidRPr="004111D5">
              <w:rPr>
                <w:rFonts w:eastAsia="Calibri"/>
                <w:szCs w:val="24"/>
                <w:vertAlign w:val="subscript"/>
                <w:lang w:val="en-CA"/>
              </w:rPr>
              <w:t>3</w:t>
            </w:r>
          </w:p>
        </w:tc>
        <w:tc>
          <w:tcPr>
            <w:tcW w:w="563" w:type="pct"/>
            <w:shd w:val="clear" w:color="auto" w:fill="auto"/>
            <w:vAlign w:val="center"/>
          </w:tcPr>
          <w:p w14:paraId="225361B0" w14:textId="77777777" w:rsidR="007F5917" w:rsidRDefault="007F5917" w:rsidP="00637946">
            <w:pPr>
              <w:spacing w:before="0" w:after="0"/>
              <w:jc w:val="center"/>
              <w:rPr>
                <w:szCs w:val="24"/>
                <w:lang w:eastAsia="zh-CN"/>
              </w:rPr>
            </w:pPr>
            <w:r>
              <w:rPr>
                <w:szCs w:val="24"/>
                <w:lang w:eastAsia="zh-CN"/>
              </w:rPr>
              <w:t>10.4100</w:t>
            </w:r>
          </w:p>
        </w:tc>
        <w:tc>
          <w:tcPr>
            <w:tcW w:w="1091" w:type="pct"/>
            <w:vAlign w:val="center"/>
          </w:tcPr>
          <w:p w14:paraId="73D765C4" w14:textId="77777777" w:rsidR="007F5917" w:rsidRPr="004111D5" w:rsidRDefault="007F5917" w:rsidP="007F5917">
            <w:pPr>
              <w:spacing w:before="0" w:after="0"/>
              <w:jc w:val="center"/>
              <w:rPr>
                <w:szCs w:val="24"/>
                <w:lang w:eastAsia="zh-CN"/>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8</w:t>
            </w:r>
          </w:p>
        </w:tc>
      </w:tr>
      <w:tr w:rsidR="007F5917" w14:paraId="38FCC5FD" w14:textId="77777777" w:rsidTr="003F481F">
        <w:tc>
          <w:tcPr>
            <w:tcW w:w="985" w:type="pct"/>
            <w:shd w:val="clear" w:color="auto" w:fill="auto"/>
            <w:vAlign w:val="center"/>
          </w:tcPr>
          <w:p w14:paraId="15BAD504" w14:textId="77777777" w:rsidR="007F5917" w:rsidRPr="007F3D75" w:rsidRDefault="007F5917" w:rsidP="00637946">
            <w:pPr>
              <w:spacing w:before="0" w:after="0"/>
              <w:ind w:left="318" w:hanging="284"/>
              <w:rPr>
                <w:color w:val="000000"/>
                <w:szCs w:val="24"/>
                <w:lang w:eastAsia="zh-CN"/>
              </w:rPr>
            </w:pPr>
            <w:r w:rsidRPr="007F5917">
              <w:rPr>
                <w:color w:val="000000"/>
                <w:szCs w:val="24"/>
                <w:lang w:eastAsia="zh-CN"/>
              </w:rPr>
              <w:t>Dolomite</w:t>
            </w:r>
            <w:r>
              <w:rPr>
                <w:color w:val="000000"/>
                <w:szCs w:val="24"/>
                <w:lang w:eastAsia="zh-CN"/>
              </w:rPr>
              <w:t xml:space="preserve"> </w:t>
            </w:r>
          </w:p>
        </w:tc>
        <w:tc>
          <w:tcPr>
            <w:tcW w:w="2361" w:type="pct"/>
            <w:shd w:val="clear" w:color="auto" w:fill="auto"/>
          </w:tcPr>
          <w:p w14:paraId="3B8AC755" w14:textId="77777777" w:rsidR="007F5917" w:rsidRPr="004111D5" w:rsidRDefault="007F5917" w:rsidP="007F5917">
            <w:pPr>
              <w:autoSpaceDE w:val="0"/>
              <w:autoSpaceDN w:val="0"/>
              <w:adjustRightInd w:val="0"/>
              <w:spacing w:before="0" w:after="0"/>
              <w:jc w:val="left"/>
              <w:rPr>
                <w:rFonts w:eastAsia="Calibri"/>
                <w:szCs w:val="24"/>
                <w:lang w:val="en-CA"/>
              </w:rPr>
            </w:pPr>
            <w:r>
              <w:rPr>
                <w:rFonts w:eastAsia="Calibri"/>
                <w:szCs w:val="24"/>
                <w:lang w:val="en-CA"/>
              </w:rPr>
              <w:t>Ca</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w:t>
            </w:r>
            <w:r>
              <w:rPr>
                <w:rFonts w:eastAsia="Calibri"/>
                <w:szCs w:val="24"/>
                <w:lang w:val="en-CA"/>
              </w:rPr>
              <w:t xml:space="preserve"> Mg</w:t>
            </w:r>
            <w:r>
              <w:rPr>
                <w:rFonts w:eastAsia="Calibri"/>
                <w:szCs w:val="24"/>
                <w:vertAlign w:val="superscript"/>
                <w:lang w:val="en-CA"/>
              </w:rPr>
              <w:t>2</w:t>
            </w:r>
            <w:r w:rsidRPr="004111D5">
              <w:rPr>
                <w:rFonts w:eastAsia="Calibri"/>
                <w:szCs w:val="24"/>
                <w:vertAlign w:val="superscript"/>
                <w:lang w:val="en-CA"/>
              </w:rPr>
              <w:t>+</w:t>
            </w:r>
            <w:r w:rsidRPr="004111D5">
              <w:rPr>
                <w:rFonts w:eastAsia="Calibri"/>
                <w:szCs w:val="24"/>
                <w:lang w:val="en-CA"/>
              </w:rPr>
              <w:t xml:space="preserve"> + </w:t>
            </w:r>
            <w:r>
              <w:rPr>
                <w:rFonts w:eastAsia="Calibri"/>
                <w:szCs w:val="24"/>
                <w:lang w:val="en-CA"/>
              </w:rPr>
              <w:t>2 </w:t>
            </w:r>
            <w:r w:rsidRPr="004111D5">
              <w:rPr>
                <w:rFonts w:eastAsia="Calibri"/>
                <w:szCs w:val="24"/>
                <w:lang w:val="en-CA"/>
              </w:rPr>
              <w:t>CO</w:t>
            </w:r>
            <w:r w:rsidRPr="004111D5">
              <w:rPr>
                <w:rFonts w:eastAsia="Calibri"/>
                <w:szCs w:val="24"/>
                <w:vertAlign w:val="subscript"/>
                <w:lang w:val="en-CA"/>
              </w:rPr>
              <w:t>3</w:t>
            </w:r>
            <w:r w:rsidRPr="004111D5">
              <w:rPr>
                <w:rFonts w:eastAsia="Calibri"/>
                <w:szCs w:val="24"/>
                <w:vertAlign w:val="superscript"/>
                <w:lang w:val="en-CA"/>
              </w:rPr>
              <w:t>2-</w:t>
            </w:r>
            <w:r w:rsidRPr="004111D5">
              <w:rPr>
                <w:rFonts w:eastAsia="Calibri"/>
                <w:szCs w:val="24"/>
                <w:lang w:val="en-CA"/>
              </w:rPr>
              <w:t xml:space="preserve"> ↔ </w:t>
            </w:r>
            <w:r>
              <w:rPr>
                <w:rFonts w:eastAsia="Calibri"/>
                <w:szCs w:val="24"/>
                <w:lang w:val="en-CA"/>
              </w:rPr>
              <w:t>CaMg(</w:t>
            </w:r>
            <w:r w:rsidRPr="004111D5">
              <w:rPr>
                <w:rFonts w:eastAsia="Calibri"/>
                <w:szCs w:val="24"/>
                <w:lang w:val="en-CA"/>
              </w:rPr>
              <w:t>CO</w:t>
            </w:r>
            <w:r w:rsidRPr="004111D5">
              <w:rPr>
                <w:rFonts w:eastAsia="Calibri"/>
                <w:szCs w:val="24"/>
                <w:vertAlign w:val="subscript"/>
                <w:lang w:val="en-CA"/>
              </w:rPr>
              <w:t>3</w:t>
            </w:r>
            <w:r w:rsidRPr="00F453C8">
              <w:rPr>
                <w:rFonts w:eastAsia="Calibri"/>
                <w:szCs w:val="24"/>
                <w:lang w:val="en-CA"/>
              </w:rPr>
              <w:t>)</w:t>
            </w:r>
            <w:r>
              <w:rPr>
                <w:rFonts w:eastAsia="Calibri"/>
                <w:szCs w:val="24"/>
                <w:vertAlign w:val="subscript"/>
                <w:lang w:val="en-CA"/>
              </w:rPr>
              <w:t>2</w:t>
            </w:r>
          </w:p>
        </w:tc>
        <w:tc>
          <w:tcPr>
            <w:tcW w:w="563" w:type="pct"/>
            <w:shd w:val="clear" w:color="auto" w:fill="auto"/>
            <w:vAlign w:val="center"/>
          </w:tcPr>
          <w:p w14:paraId="560DC94A" w14:textId="77777777" w:rsidR="007F5917" w:rsidRDefault="007F5917" w:rsidP="00637946">
            <w:pPr>
              <w:spacing w:before="0" w:after="0"/>
              <w:jc w:val="center"/>
              <w:rPr>
                <w:szCs w:val="24"/>
                <w:lang w:eastAsia="zh-CN"/>
              </w:rPr>
            </w:pPr>
            <w:r>
              <w:rPr>
                <w:szCs w:val="24"/>
                <w:lang w:eastAsia="zh-CN"/>
              </w:rPr>
              <w:t>17.0900</w:t>
            </w:r>
          </w:p>
        </w:tc>
        <w:tc>
          <w:tcPr>
            <w:tcW w:w="1091" w:type="pct"/>
            <w:vAlign w:val="center"/>
          </w:tcPr>
          <w:p w14:paraId="69F00BAC" w14:textId="77777777" w:rsidR="007F5917" w:rsidRPr="004111D5" w:rsidRDefault="007F5917" w:rsidP="00637946">
            <w:pPr>
              <w:spacing w:before="0" w:after="0"/>
              <w:jc w:val="center"/>
              <w:rPr>
                <w:szCs w:val="24"/>
                <w:lang w:eastAsia="zh-CN"/>
              </w:rPr>
            </w:pPr>
            <w:r w:rsidRPr="004111D5">
              <w:rPr>
                <w:rFonts w:hint="eastAsia"/>
                <w:szCs w:val="24"/>
                <w:lang w:eastAsia="zh-CN"/>
              </w:rPr>
              <w:t>1</w:t>
            </w:r>
            <w:r w:rsidRPr="004111D5">
              <w:rPr>
                <w:szCs w:val="24"/>
              </w:rPr>
              <w:t>.</w:t>
            </w:r>
            <w:r>
              <w:rPr>
                <w:szCs w:val="24"/>
              </w:rPr>
              <w:t>16</w:t>
            </w:r>
            <w:r w:rsidRPr="004111D5">
              <w:rPr>
                <w:szCs w:val="24"/>
              </w:rPr>
              <w:t>×10</w:t>
            </w:r>
            <w:r w:rsidRPr="004111D5">
              <w:rPr>
                <w:szCs w:val="24"/>
                <w:vertAlign w:val="superscript"/>
              </w:rPr>
              <w:t>-</w:t>
            </w:r>
            <w:r>
              <w:rPr>
                <w:szCs w:val="24"/>
                <w:vertAlign w:val="superscript"/>
                <w:lang w:eastAsia="zh-CN"/>
              </w:rPr>
              <w:t>8</w:t>
            </w:r>
          </w:p>
        </w:tc>
      </w:tr>
    </w:tbl>
    <w:p w14:paraId="54444217" w14:textId="77777777" w:rsidR="00B73957" w:rsidRPr="003F481F" w:rsidRDefault="00B73957" w:rsidP="00F453C8">
      <w:pPr>
        <w:spacing w:before="0" w:after="0"/>
        <w:jc w:val="left"/>
      </w:pPr>
      <w:r w:rsidRPr="00304CC0">
        <w:t>↔</w:t>
      </w:r>
      <w:r w:rsidRPr="00304CC0">
        <w:rPr>
          <w:rFonts w:hint="eastAsia"/>
        </w:rPr>
        <w:t xml:space="preserve"> stands for reversible reaction</w:t>
      </w:r>
      <w:r w:rsidR="003F481F">
        <w:t xml:space="preserve">, </w:t>
      </w:r>
      <w:r w:rsidR="003F481F" w:rsidRPr="00F453C8">
        <w:t>K</w:t>
      </w:r>
      <w:r w:rsidR="003F481F" w:rsidRPr="00F453C8">
        <w:rPr>
          <w:vertAlign w:val="subscript"/>
          <w:lang w:eastAsia="zh-CN"/>
        </w:rPr>
        <w:t xml:space="preserve">25 </w:t>
      </w:r>
      <w:r w:rsidR="003F481F" w:rsidRPr="00F453C8">
        <w:rPr>
          <w:lang w:eastAsia="zh-CN"/>
        </w:rPr>
        <w:t xml:space="preserve">is </w:t>
      </w:r>
      <w:r w:rsidR="003F481F">
        <w:rPr>
          <w:lang w:eastAsia="zh-CN"/>
        </w:rPr>
        <w:t xml:space="preserve">the equilibrium constant at 25°C, </w:t>
      </w:r>
      <m:oMath>
        <m:sSubSup>
          <m:sSubSupPr>
            <m:ctrlPr>
              <w:rPr>
                <w:rFonts w:ascii="Cambria Math" w:hAnsi="Cambria Math"/>
                <w:i/>
                <w:sz w:val="20"/>
              </w:rPr>
            </m:ctrlPr>
          </m:sSubSupPr>
          <m:e>
            <m:r>
              <w:rPr>
                <w:rFonts w:ascii="Cambria Math" w:hAnsi="Cambria Math"/>
                <w:sz w:val="20"/>
              </w:rPr>
              <m:t>k</m:t>
            </m:r>
          </m:e>
          <m:sub>
            <m:r>
              <w:rPr>
                <w:rFonts w:ascii="Cambria Math" w:hAnsi="Cambria Math"/>
                <w:sz w:val="20"/>
              </w:rPr>
              <m:t>i</m:t>
            </m:r>
          </m:sub>
          <m:sup>
            <m:r>
              <w:rPr>
                <w:rFonts w:ascii="Cambria Math" w:hAnsi="Cambria Math"/>
                <w:sz w:val="20"/>
              </w:rPr>
              <m:t>m,0</m:t>
            </m:r>
          </m:sup>
        </m:sSubSup>
      </m:oMath>
      <w:r w:rsidR="003F481F">
        <w:rPr>
          <w:sz w:val="20"/>
        </w:rPr>
        <w:t xml:space="preserve"> is the </w:t>
      </w:r>
      <w:r w:rsidR="00B81CDB">
        <w:rPr>
          <w:sz w:val="20"/>
        </w:rPr>
        <w:t>initial kinetic rate constant</w:t>
      </w:r>
      <w:r w:rsidR="003F481F">
        <w:rPr>
          <w:sz w:val="20"/>
        </w:rPr>
        <w:t xml:space="preserve"> </w:t>
      </w:r>
    </w:p>
    <w:p w14:paraId="59A85B9F" w14:textId="77777777" w:rsidR="00637946" w:rsidRPr="00304CC0" w:rsidRDefault="00637946" w:rsidP="00B73957">
      <w:pPr>
        <w:pStyle w:val="Simpleline"/>
      </w:pPr>
    </w:p>
    <w:p w14:paraId="2ACFD8DA" w14:textId="77777777" w:rsidR="0078418F" w:rsidRDefault="0078418F" w:rsidP="0078418F">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 xml:space="preserve">are listed in </w:t>
      </w:r>
      <w:r w:rsidR="00637946">
        <w:fldChar w:fldCharType="begin"/>
      </w:r>
      <w:r w:rsidR="00637946">
        <w:rPr>
          <w:rFonts w:cs="Arial"/>
          <w:szCs w:val="22"/>
        </w:rPr>
        <w:instrText xml:space="preserve"> REF _Ref416359756 \h </w:instrText>
      </w:r>
      <w:r w:rsidR="00637946">
        <w:fldChar w:fldCharType="separate"/>
      </w:r>
      <w:r w:rsidR="00B560DA" w:rsidRPr="00ED3698">
        <w:t xml:space="preserve">Table </w:t>
      </w:r>
      <w:r w:rsidR="00B560DA">
        <w:rPr>
          <w:noProof/>
        </w:rPr>
        <w:t>3</w:t>
      </w:r>
      <w:r w:rsidR="00B560DA">
        <w:t>.</w:t>
      </w:r>
      <w:r w:rsidR="00B560DA">
        <w:rPr>
          <w:noProof/>
        </w:rPr>
        <w:t>52</w:t>
      </w:r>
      <w:r w:rsidR="00637946">
        <w:fldChar w:fldCharType="end"/>
      </w:r>
      <w:r w:rsidRPr="00F96EF1">
        <w:rPr>
          <w:rFonts w:cs="Arial"/>
          <w:szCs w:val="22"/>
        </w:rPr>
        <w:t>.</w:t>
      </w:r>
    </w:p>
    <w:p w14:paraId="02BEE0DE" w14:textId="7DFD4458" w:rsidR="0078418F" w:rsidRPr="00101CF6" w:rsidRDefault="00637946" w:rsidP="0078418F">
      <w:pPr>
        <w:pStyle w:val="Caption"/>
        <w:keepNext/>
        <w:rPr>
          <w:lang w:eastAsia="zh-CN"/>
        </w:rPr>
      </w:pPr>
      <w:bookmarkStart w:id="1105" w:name="_Ref416359756"/>
      <w:bookmarkStart w:id="1106" w:name="_Toc520374993"/>
      <w:r w:rsidRPr="00ED3698">
        <w:t xml:space="preserve">Table </w:t>
      </w:r>
      <w:r w:rsidR="00FE1AD3">
        <w:fldChar w:fldCharType="begin"/>
      </w:r>
      <w:r w:rsidR="00FE1AD3">
        <w:instrText xml:space="preserve"> STYLEREF 1 \s </w:instrText>
      </w:r>
      <w:r w:rsidR="00FE1AD3">
        <w:fldChar w:fldCharType="separate"/>
      </w:r>
      <w:r w:rsidR="00B560DA">
        <w:rPr>
          <w:noProof/>
        </w:rPr>
        <w:t>3</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52</w:t>
      </w:r>
      <w:r w:rsidR="00FE1AD3">
        <w:fldChar w:fldCharType="end"/>
      </w:r>
      <w:bookmarkEnd w:id="1105"/>
      <w:r w:rsidR="00535A70">
        <w:t xml:space="preserve">: </w:t>
      </w:r>
      <w:r w:rsidR="0078418F" w:rsidRPr="00101CF6">
        <w:t xml:space="preserve">General parameters </w:t>
      </w:r>
      <w:r w:rsidR="0078418F">
        <w:t>for the</w:t>
      </w:r>
      <w:r w:rsidR="0078418F" w:rsidRPr="00101CF6">
        <w:t xml:space="preserve"> </w:t>
      </w:r>
      <w:r w:rsidR="0078418F">
        <w:rPr>
          <w:rFonts w:hint="eastAsia"/>
          <w:lang w:eastAsia="zh-CN"/>
        </w:rPr>
        <w:t>circulation chamber, filter, gap</w:t>
      </w:r>
      <w:r w:rsidR="0078418F" w:rsidRPr="00101CF6">
        <w:t xml:space="preserve"> and OPA</w:t>
      </w:r>
      <w:bookmarkEnd w:id="1106"/>
    </w:p>
    <w:tbl>
      <w:tblPr>
        <w:tblW w:w="5000" w:type="pct"/>
        <w:tblBorders>
          <w:top w:val="single" w:sz="4" w:space="0" w:color="auto"/>
          <w:bottom w:val="single" w:sz="4" w:space="0" w:color="auto"/>
        </w:tblBorders>
        <w:tblLook w:val="04A0" w:firstRow="1" w:lastRow="0" w:firstColumn="1" w:lastColumn="0" w:noHBand="0" w:noVBand="1"/>
      </w:tblPr>
      <w:tblGrid>
        <w:gridCol w:w="4125"/>
        <w:gridCol w:w="1505"/>
        <w:gridCol w:w="1505"/>
        <w:gridCol w:w="1505"/>
      </w:tblGrid>
      <w:tr w:rsidR="00BC2F8D" w:rsidRPr="00DA3D67" w14:paraId="575E69D1" w14:textId="77777777" w:rsidTr="00F453C8">
        <w:tc>
          <w:tcPr>
            <w:tcW w:w="2387" w:type="pct"/>
            <w:tcBorders>
              <w:top w:val="single" w:sz="4" w:space="0" w:color="auto"/>
              <w:bottom w:val="single" w:sz="4" w:space="0" w:color="auto"/>
            </w:tcBorders>
            <w:shd w:val="clear" w:color="auto" w:fill="D9D9D9" w:themeFill="background1" w:themeFillShade="D9"/>
            <w:vAlign w:val="center"/>
          </w:tcPr>
          <w:p w14:paraId="6FC54491" w14:textId="77777777" w:rsidR="00BC2F8D" w:rsidRPr="00DA3D67" w:rsidRDefault="00BC2F8D" w:rsidP="00637946">
            <w:pPr>
              <w:spacing w:before="0" w:after="0"/>
              <w:jc w:val="center"/>
              <w:rPr>
                <w:b/>
                <w:lang w:eastAsia="zh-CN"/>
              </w:rPr>
            </w:pPr>
            <w:r w:rsidRPr="00DA3D67">
              <w:rPr>
                <w:rFonts w:hint="eastAsia"/>
                <w:b/>
                <w:lang w:eastAsia="zh-CN"/>
              </w:rPr>
              <w:t>Parameter</w:t>
            </w:r>
          </w:p>
        </w:tc>
        <w:tc>
          <w:tcPr>
            <w:tcW w:w="871" w:type="pct"/>
            <w:tcBorders>
              <w:top w:val="single" w:sz="4" w:space="0" w:color="auto"/>
              <w:bottom w:val="single" w:sz="4" w:space="0" w:color="auto"/>
            </w:tcBorders>
            <w:shd w:val="clear" w:color="auto" w:fill="D9D9D9" w:themeFill="background1" w:themeFillShade="D9"/>
          </w:tcPr>
          <w:p w14:paraId="7DE4570D" w14:textId="77777777" w:rsidR="00BC2F8D" w:rsidRPr="00DA3D67" w:rsidRDefault="00BC2F8D" w:rsidP="00637946">
            <w:pPr>
              <w:spacing w:before="0" w:after="0"/>
              <w:jc w:val="center"/>
              <w:rPr>
                <w:b/>
              </w:rPr>
            </w:pPr>
            <w:r>
              <w:rPr>
                <w:b/>
              </w:rPr>
              <w:t>Bottom</w:t>
            </w:r>
          </w:p>
        </w:tc>
        <w:tc>
          <w:tcPr>
            <w:tcW w:w="871" w:type="pct"/>
            <w:tcBorders>
              <w:top w:val="single" w:sz="4" w:space="0" w:color="auto"/>
              <w:bottom w:val="single" w:sz="4" w:space="0" w:color="auto"/>
            </w:tcBorders>
            <w:shd w:val="clear" w:color="auto" w:fill="D9D9D9" w:themeFill="background1" w:themeFillShade="D9"/>
          </w:tcPr>
          <w:p w14:paraId="3BEC7F8A" w14:textId="77777777" w:rsidR="00BC2F8D" w:rsidRPr="00DA3D67" w:rsidRDefault="00BC2F8D" w:rsidP="00637946">
            <w:pPr>
              <w:spacing w:before="0" w:after="0"/>
              <w:jc w:val="center"/>
              <w:rPr>
                <w:b/>
                <w:lang w:eastAsia="zh-CN"/>
              </w:rPr>
            </w:pPr>
            <w:r>
              <w:rPr>
                <w:b/>
                <w:lang w:eastAsia="zh-CN"/>
              </w:rPr>
              <w:t>Reactive</w:t>
            </w:r>
          </w:p>
        </w:tc>
        <w:tc>
          <w:tcPr>
            <w:tcW w:w="871" w:type="pct"/>
            <w:tcBorders>
              <w:top w:val="single" w:sz="4" w:space="0" w:color="auto"/>
              <w:bottom w:val="single" w:sz="4" w:space="0" w:color="auto"/>
            </w:tcBorders>
            <w:shd w:val="clear" w:color="auto" w:fill="D9D9D9" w:themeFill="background1" w:themeFillShade="D9"/>
          </w:tcPr>
          <w:p w14:paraId="7AE5A7AC" w14:textId="77777777" w:rsidR="00BC2F8D" w:rsidRPr="00DA3D67" w:rsidRDefault="00BC2F8D" w:rsidP="00637946">
            <w:pPr>
              <w:spacing w:before="0" w:after="0"/>
              <w:jc w:val="center"/>
              <w:rPr>
                <w:b/>
                <w:lang w:eastAsia="zh-CN"/>
              </w:rPr>
            </w:pPr>
            <w:r>
              <w:rPr>
                <w:b/>
                <w:lang w:eastAsia="zh-CN"/>
              </w:rPr>
              <w:t>Top</w:t>
            </w:r>
          </w:p>
        </w:tc>
      </w:tr>
      <w:tr w:rsidR="00BC2F8D" w14:paraId="6C38B280" w14:textId="77777777" w:rsidTr="00F453C8">
        <w:tc>
          <w:tcPr>
            <w:tcW w:w="2387" w:type="pct"/>
            <w:tcBorders>
              <w:top w:val="single" w:sz="4" w:space="0" w:color="auto"/>
              <w:bottom w:val="nil"/>
            </w:tcBorders>
            <w:shd w:val="clear" w:color="auto" w:fill="auto"/>
          </w:tcPr>
          <w:p w14:paraId="5C0E6C56" w14:textId="77777777" w:rsidR="00BC2F8D" w:rsidRDefault="00BC2F8D" w:rsidP="00637946">
            <w:pPr>
              <w:spacing w:before="0" w:after="0"/>
            </w:pPr>
            <w:r>
              <w:t>Porosity [-]</w:t>
            </w:r>
          </w:p>
        </w:tc>
        <w:tc>
          <w:tcPr>
            <w:tcW w:w="871" w:type="pct"/>
            <w:tcBorders>
              <w:top w:val="single" w:sz="4" w:space="0" w:color="auto"/>
              <w:bottom w:val="nil"/>
            </w:tcBorders>
            <w:shd w:val="clear" w:color="auto" w:fill="auto"/>
          </w:tcPr>
          <w:p w14:paraId="305F1149" w14:textId="77777777" w:rsidR="00BC2F8D" w:rsidRDefault="00BC2F8D" w:rsidP="00637946">
            <w:pPr>
              <w:spacing w:before="0" w:after="0"/>
              <w:jc w:val="center"/>
            </w:pPr>
            <w:r>
              <w:t>0.53</w:t>
            </w:r>
          </w:p>
        </w:tc>
        <w:tc>
          <w:tcPr>
            <w:tcW w:w="871" w:type="pct"/>
            <w:tcBorders>
              <w:top w:val="single" w:sz="4" w:space="0" w:color="auto"/>
              <w:bottom w:val="nil"/>
            </w:tcBorders>
          </w:tcPr>
          <w:p w14:paraId="4A26E287" w14:textId="77777777" w:rsidR="00BC2F8D" w:rsidRDefault="00BC2F8D" w:rsidP="00637946">
            <w:pPr>
              <w:spacing w:before="0" w:after="0"/>
              <w:jc w:val="center"/>
              <w:rPr>
                <w:lang w:eastAsia="zh-CN"/>
              </w:rPr>
            </w:pPr>
            <w:r>
              <w:t>0.53</w:t>
            </w:r>
          </w:p>
        </w:tc>
        <w:tc>
          <w:tcPr>
            <w:tcW w:w="871" w:type="pct"/>
            <w:tcBorders>
              <w:top w:val="single" w:sz="4" w:space="0" w:color="auto"/>
              <w:bottom w:val="nil"/>
            </w:tcBorders>
          </w:tcPr>
          <w:p w14:paraId="50CD3A0C" w14:textId="77777777" w:rsidR="00BC2F8D" w:rsidRDefault="00BC2F8D" w:rsidP="00637946">
            <w:pPr>
              <w:spacing w:before="0" w:after="0"/>
              <w:jc w:val="center"/>
              <w:rPr>
                <w:lang w:eastAsia="zh-CN"/>
              </w:rPr>
            </w:pPr>
            <w:r>
              <w:t>0.53</w:t>
            </w:r>
          </w:p>
        </w:tc>
      </w:tr>
      <w:tr w:rsidR="00BC2F8D" w14:paraId="630AB3CF" w14:textId="77777777" w:rsidTr="00F453C8">
        <w:tc>
          <w:tcPr>
            <w:tcW w:w="2387" w:type="pct"/>
            <w:tcBorders>
              <w:top w:val="nil"/>
              <w:bottom w:val="nil"/>
            </w:tcBorders>
            <w:shd w:val="clear" w:color="auto" w:fill="auto"/>
          </w:tcPr>
          <w:p w14:paraId="5624D807" w14:textId="77777777" w:rsidR="00BC2F8D" w:rsidRDefault="00BC2F8D" w:rsidP="00637946">
            <w:pPr>
              <w:spacing w:before="0" w:after="0"/>
            </w:pPr>
            <w:r>
              <w:t>Hydraulic conductivity [m/d]</w:t>
            </w:r>
          </w:p>
        </w:tc>
        <w:tc>
          <w:tcPr>
            <w:tcW w:w="871" w:type="pct"/>
            <w:tcBorders>
              <w:top w:val="nil"/>
              <w:bottom w:val="nil"/>
            </w:tcBorders>
            <w:shd w:val="clear" w:color="auto" w:fill="auto"/>
          </w:tcPr>
          <w:p w14:paraId="5E806460" w14:textId="77777777" w:rsidR="00BC2F8D" w:rsidRDefault="00BC2F8D" w:rsidP="00BC2F8D">
            <w:pPr>
              <w:spacing w:before="0" w:after="0"/>
              <w:jc w:val="center"/>
              <w:rPr>
                <w:lang w:eastAsia="zh-CN"/>
              </w:rPr>
            </w:pPr>
            <w:r w:rsidRPr="004111D5">
              <w:rPr>
                <w:rFonts w:hint="eastAsia"/>
                <w:szCs w:val="24"/>
                <w:lang w:eastAsia="zh-CN"/>
              </w:rPr>
              <w:t>1</w:t>
            </w:r>
            <w:r w:rsidRPr="004111D5">
              <w:rPr>
                <w:szCs w:val="24"/>
              </w:rPr>
              <w:t>.</w:t>
            </w:r>
            <w:r>
              <w:rPr>
                <w:szCs w:val="24"/>
              </w:rPr>
              <w:t>20</w:t>
            </w:r>
            <w:r w:rsidRPr="004111D5">
              <w:rPr>
                <w:szCs w:val="24"/>
              </w:rPr>
              <w:t>×10</w:t>
            </w:r>
            <w:r w:rsidRPr="004111D5">
              <w:rPr>
                <w:szCs w:val="24"/>
                <w:vertAlign w:val="superscript"/>
              </w:rPr>
              <w:t>-</w:t>
            </w:r>
            <w:r>
              <w:rPr>
                <w:szCs w:val="24"/>
                <w:vertAlign w:val="superscript"/>
                <w:lang w:eastAsia="zh-CN"/>
              </w:rPr>
              <w:t>5</w:t>
            </w:r>
          </w:p>
        </w:tc>
        <w:tc>
          <w:tcPr>
            <w:tcW w:w="871" w:type="pct"/>
            <w:tcBorders>
              <w:top w:val="nil"/>
              <w:bottom w:val="nil"/>
            </w:tcBorders>
          </w:tcPr>
          <w:p w14:paraId="7E979CED" w14:textId="77777777" w:rsidR="00BC2F8D" w:rsidRDefault="00BC2F8D" w:rsidP="00637946">
            <w:pPr>
              <w:spacing w:before="0" w:after="0"/>
              <w:jc w:val="center"/>
              <w:rPr>
                <w:lang w:eastAsia="zh-CN"/>
              </w:rPr>
            </w:pPr>
            <w:r w:rsidRPr="00463CD1">
              <w:rPr>
                <w:rFonts w:hint="eastAsia"/>
                <w:szCs w:val="24"/>
                <w:lang w:eastAsia="zh-CN"/>
              </w:rPr>
              <w:t>1</w:t>
            </w:r>
            <w:r w:rsidRPr="00463CD1">
              <w:rPr>
                <w:szCs w:val="24"/>
              </w:rPr>
              <w:t>.20×10</w:t>
            </w:r>
            <w:r w:rsidRPr="00463CD1">
              <w:rPr>
                <w:szCs w:val="24"/>
                <w:vertAlign w:val="superscript"/>
              </w:rPr>
              <w:t>-</w:t>
            </w:r>
            <w:r w:rsidRPr="00463CD1">
              <w:rPr>
                <w:szCs w:val="24"/>
                <w:vertAlign w:val="superscript"/>
                <w:lang w:eastAsia="zh-CN"/>
              </w:rPr>
              <w:t>5</w:t>
            </w:r>
          </w:p>
        </w:tc>
        <w:tc>
          <w:tcPr>
            <w:tcW w:w="871" w:type="pct"/>
            <w:tcBorders>
              <w:top w:val="nil"/>
              <w:bottom w:val="nil"/>
            </w:tcBorders>
          </w:tcPr>
          <w:p w14:paraId="196C1913" w14:textId="77777777" w:rsidR="00BC2F8D" w:rsidRDefault="00BC2F8D" w:rsidP="00637946">
            <w:pPr>
              <w:spacing w:before="0" w:after="0"/>
              <w:jc w:val="center"/>
              <w:rPr>
                <w:lang w:eastAsia="zh-CN"/>
              </w:rPr>
            </w:pPr>
            <w:r w:rsidRPr="00463CD1">
              <w:rPr>
                <w:rFonts w:hint="eastAsia"/>
                <w:szCs w:val="24"/>
                <w:lang w:eastAsia="zh-CN"/>
              </w:rPr>
              <w:t>1</w:t>
            </w:r>
            <w:r w:rsidRPr="00463CD1">
              <w:rPr>
                <w:szCs w:val="24"/>
              </w:rPr>
              <w:t>.20×10</w:t>
            </w:r>
            <w:r w:rsidRPr="00463CD1">
              <w:rPr>
                <w:szCs w:val="24"/>
                <w:vertAlign w:val="superscript"/>
              </w:rPr>
              <w:t>-</w:t>
            </w:r>
            <w:r w:rsidRPr="00463CD1">
              <w:rPr>
                <w:szCs w:val="24"/>
                <w:vertAlign w:val="superscript"/>
                <w:lang w:eastAsia="zh-CN"/>
              </w:rPr>
              <w:t>5</w:t>
            </w:r>
          </w:p>
        </w:tc>
      </w:tr>
      <w:tr w:rsidR="00BC2F8D" w14:paraId="3FE8E2CA" w14:textId="77777777" w:rsidTr="00BC2F8D">
        <w:tc>
          <w:tcPr>
            <w:tcW w:w="2387" w:type="pct"/>
            <w:tcBorders>
              <w:top w:val="nil"/>
              <w:bottom w:val="single" w:sz="4" w:space="0" w:color="auto"/>
            </w:tcBorders>
            <w:shd w:val="clear" w:color="auto" w:fill="auto"/>
          </w:tcPr>
          <w:p w14:paraId="2CA0F819" w14:textId="77777777" w:rsidR="00BC2F8D" w:rsidRDefault="00BC2F8D" w:rsidP="00637946">
            <w:pPr>
              <w:spacing w:before="0" w:after="0"/>
            </w:pPr>
            <w:r>
              <w:t>L</w:t>
            </w:r>
            <w:r w:rsidRPr="00BC2F8D">
              <w:t>ongitudinal dispersivity</w:t>
            </w:r>
            <w:r>
              <w:t xml:space="preserve"> [m]</w:t>
            </w:r>
          </w:p>
        </w:tc>
        <w:tc>
          <w:tcPr>
            <w:tcW w:w="871" w:type="pct"/>
            <w:tcBorders>
              <w:top w:val="nil"/>
              <w:bottom w:val="single" w:sz="4" w:space="0" w:color="auto"/>
            </w:tcBorders>
            <w:shd w:val="clear" w:color="auto" w:fill="auto"/>
          </w:tcPr>
          <w:p w14:paraId="365AA023" w14:textId="77777777" w:rsidR="00BC2F8D" w:rsidRPr="004111D5" w:rsidRDefault="00BC2F8D" w:rsidP="00BC2F8D">
            <w:pPr>
              <w:spacing w:before="0" w:after="0"/>
              <w:jc w:val="center"/>
              <w:rPr>
                <w:szCs w:val="24"/>
                <w:lang w:eastAsia="zh-CN"/>
              </w:rPr>
            </w:pPr>
            <w:r>
              <w:rPr>
                <w:szCs w:val="24"/>
                <w:lang w:eastAsia="zh-CN"/>
              </w:rPr>
              <w:t>0.019</w:t>
            </w:r>
          </w:p>
        </w:tc>
        <w:tc>
          <w:tcPr>
            <w:tcW w:w="871" w:type="pct"/>
            <w:tcBorders>
              <w:top w:val="nil"/>
              <w:bottom w:val="single" w:sz="4" w:space="0" w:color="auto"/>
            </w:tcBorders>
          </w:tcPr>
          <w:p w14:paraId="4DBE3C60" w14:textId="77777777" w:rsidR="00BC2F8D" w:rsidRPr="00463CD1" w:rsidRDefault="00BC2F8D" w:rsidP="00637946">
            <w:pPr>
              <w:spacing w:before="0" w:after="0"/>
              <w:jc w:val="center"/>
              <w:rPr>
                <w:szCs w:val="24"/>
                <w:lang w:eastAsia="zh-CN"/>
              </w:rPr>
            </w:pPr>
            <w:r w:rsidRPr="004722E0">
              <w:rPr>
                <w:szCs w:val="24"/>
                <w:lang w:eastAsia="zh-CN"/>
              </w:rPr>
              <w:t>0.019</w:t>
            </w:r>
          </w:p>
        </w:tc>
        <w:tc>
          <w:tcPr>
            <w:tcW w:w="871" w:type="pct"/>
            <w:tcBorders>
              <w:top w:val="nil"/>
              <w:bottom w:val="single" w:sz="4" w:space="0" w:color="auto"/>
            </w:tcBorders>
          </w:tcPr>
          <w:p w14:paraId="161F0AAA" w14:textId="77777777" w:rsidR="00BC2F8D" w:rsidRPr="00463CD1" w:rsidRDefault="00BC2F8D" w:rsidP="00637946">
            <w:pPr>
              <w:spacing w:before="0" w:after="0"/>
              <w:jc w:val="center"/>
              <w:rPr>
                <w:szCs w:val="24"/>
                <w:lang w:eastAsia="zh-CN"/>
              </w:rPr>
            </w:pPr>
            <w:r w:rsidRPr="004722E0">
              <w:rPr>
                <w:szCs w:val="24"/>
                <w:lang w:eastAsia="zh-CN"/>
              </w:rPr>
              <w:t>0.019</w:t>
            </w:r>
          </w:p>
        </w:tc>
      </w:tr>
    </w:tbl>
    <w:p w14:paraId="645140B6" w14:textId="77777777" w:rsidR="0078418F" w:rsidRDefault="0078418F" w:rsidP="0078418F">
      <w:pPr>
        <w:rPr>
          <w:lang w:eastAsia="zh-CN"/>
        </w:rPr>
      </w:pPr>
    </w:p>
    <w:p w14:paraId="1C2C8473" w14:textId="77777777" w:rsidR="007F035A" w:rsidRPr="00ED3698" w:rsidRDefault="007F035A" w:rsidP="007F035A">
      <w:pPr>
        <w:pStyle w:val="Heading4"/>
      </w:pPr>
      <w:bookmarkStart w:id="1107" w:name="_Toc520374800"/>
      <w:r>
        <w:lastRenderedPageBreak/>
        <w:t>Results</w:t>
      </w:r>
      <w:bookmarkEnd w:id="1107"/>
    </w:p>
    <w:p w14:paraId="72E1ECB1" w14:textId="037ECA71" w:rsidR="00180E96" w:rsidRPr="00180E96" w:rsidRDefault="00180E96" w:rsidP="007F035A">
      <w:pPr>
        <w:widowControl/>
        <w:spacing w:before="0" w:after="0"/>
        <w:jc w:val="left"/>
      </w:pPr>
      <w:r>
        <w:t>The calcite</w:t>
      </w:r>
      <w:r w:rsidR="00233FD0">
        <w:t xml:space="preserve"> initially</w:t>
      </w:r>
      <w:r>
        <w:t xml:space="preserve"> in the column dissolves with the injection of boundary solutions (</w:t>
      </w:r>
      <w:r>
        <w:fldChar w:fldCharType="begin"/>
      </w:r>
      <w:r>
        <w:instrText xml:space="preserve"> REF _Ref416439750 \h </w:instrText>
      </w:r>
      <w:r>
        <w:fldChar w:fldCharType="separate"/>
      </w:r>
      <w:r w:rsidR="00B560DA">
        <w:t xml:space="preserve">Figure </w:t>
      </w:r>
      <w:r w:rsidR="00B560DA">
        <w:rPr>
          <w:noProof/>
        </w:rPr>
        <w:t>3</w:t>
      </w:r>
      <w:r w:rsidR="00B560DA">
        <w:t>.</w:t>
      </w:r>
      <w:r w:rsidR="00B560DA">
        <w:rPr>
          <w:noProof/>
        </w:rPr>
        <w:t>35</w:t>
      </w:r>
      <w:r>
        <w:fldChar w:fldCharType="end"/>
      </w:r>
      <w:r>
        <w:t>)</w:t>
      </w:r>
      <w:r w:rsidR="004474F5">
        <w:t xml:space="preserve">.  </w:t>
      </w:r>
      <w:r>
        <w:t>The concentration of CO</w:t>
      </w:r>
      <w:r>
        <w:rPr>
          <w:vertAlign w:val="subscript"/>
        </w:rPr>
        <w:t>3</w:t>
      </w:r>
      <w:r w:rsidRPr="00B11744">
        <w:rPr>
          <w:vertAlign w:val="superscript"/>
        </w:rPr>
        <w:t>2-</w:t>
      </w:r>
      <w:r>
        <w:t xml:space="preserve"> in the pore solution increases according</w:t>
      </w:r>
      <w:r w:rsidR="00233FD0">
        <w:t>ly</w:t>
      </w:r>
      <w:r>
        <w:t>, which reacts with the injected Fe</w:t>
      </w:r>
      <w:r>
        <w:rPr>
          <w:vertAlign w:val="superscript"/>
        </w:rPr>
        <w:t>2+</w:t>
      </w:r>
      <w:r>
        <w:t xml:space="preserve"> and thus siderite precipitates</w:t>
      </w:r>
      <w:r w:rsidR="004474F5">
        <w:t xml:space="preserve">.  </w:t>
      </w:r>
      <w:r>
        <w:t xml:space="preserve">In the meanwhile, </w:t>
      </w:r>
      <w:r w:rsidR="007A0E62">
        <w:t xml:space="preserve">the </w:t>
      </w:r>
      <w:r w:rsidR="00233FD0">
        <w:t xml:space="preserve">sulfate </w:t>
      </w:r>
      <w:r w:rsidR="007A0E62">
        <w:t>concentration increase in the pore water results in the precipitation of gypsum</w:t>
      </w:r>
      <w:r w:rsidR="004474F5">
        <w:t xml:space="preserve">.  </w:t>
      </w:r>
      <w:r w:rsidR="007A0E62">
        <w:t xml:space="preserve">The </w:t>
      </w:r>
      <w:r>
        <w:t>sulfate reduction</w:t>
      </w:r>
      <w:r w:rsidR="007A0E62">
        <w:t xml:space="preserve"> by biodegradation</w:t>
      </w:r>
      <w:r>
        <w:t xml:space="preserve"> produces H</w:t>
      </w:r>
      <w:r w:rsidRPr="00F453C8">
        <w:rPr>
          <w:vertAlign w:val="subscript"/>
        </w:rPr>
        <w:t>2</w:t>
      </w:r>
      <w:r>
        <w:t>S</w:t>
      </w:r>
      <w:r w:rsidR="00233FD0">
        <w:t>(aq)</w:t>
      </w:r>
      <w:r>
        <w:t xml:space="preserve"> and reacts with ions such as Fe</w:t>
      </w:r>
      <w:r>
        <w:rPr>
          <w:vertAlign w:val="superscript"/>
        </w:rPr>
        <w:t>2+</w:t>
      </w:r>
      <w:r>
        <w:t xml:space="preserve">, and thus </w:t>
      </w:r>
      <w:r>
        <w:rPr>
          <w:szCs w:val="24"/>
        </w:rPr>
        <w:t>m</w:t>
      </w:r>
      <w:r w:rsidRPr="00914FD4">
        <w:rPr>
          <w:szCs w:val="24"/>
        </w:rPr>
        <w:t>ackinawite</w:t>
      </w:r>
      <w:r>
        <w:t xml:space="preserve"> precipitates.</w:t>
      </w:r>
    </w:p>
    <w:p w14:paraId="604235FD" w14:textId="4D930603" w:rsidR="00E0754C" w:rsidRDefault="00824783" w:rsidP="007F035A">
      <w:pPr>
        <w:widowControl/>
        <w:spacing w:before="0" w:after="0"/>
        <w:jc w:val="left"/>
      </w:pPr>
      <w:r>
        <w:t>Breakthrough curves of modeled SO</w:t>
      </w:r>
      <w:r w:rsidRPr="00F453C8">
        <w:rPr>
          <w:vertAlign w:val="subscript"/>
        </w:rPr>
        <w:t>4</w:t>
      </w:r>
      <w:r w:rsidRPr="00F453C8">
        <w:rPr>
          <w:vertAlign w:val="superscript"/>
        </w:rPr>
        <w:t>2-</w:t>
      </w:r>
      <w:r>
        <w:t xml:space="preserve"> and δ</w:t>
      </w:r>
      <w:r>
        <w:rPr>
          <w:vertAlign w:val="superscript"/>
        </w:rPr>
        <w:t>34</w:t>
      </w:r>
      <w:r>
        <w:t>S</w:t>
      </w:r>
      <w:r w:rsidR="007F035A">
        <w:t xml:space="preserve"> </w:t>
      </w:r>
      <w:r>
        <w:t>for the Column experiment were compared to measured effluent values (</w:t>
      </w:r>
      <w:r>
        <w:fldChar w:fldCharType="begin"/>
      </w:r>
      <w:r>
        <w:instrText xml:space="preserve"> REF _Ref416436801 \h </w:instrText>
      </w:r>
      <w:r>
        <w:fldChar w:fldCharType="separate"/>
      </w:r>
      <w:r w:rsidR="00B560DA">
        <w:t xml:space="preserve">Figure </w:t>
      </w:r>
      <w:r w:rsidR="00B560DA">
        <w:rPr>
          <w:noProof/>
        </w:rPr>
        <w:t>3</w:t>
      </w:r>
      <w:r w:rsidR="00B560DA">
        <w:t>.</w:t>
      </w:r>
      <w:r w:rsidR="00B560DA">
        <w:rPr>
          <w:noProof/>
        </w:rPr>
        <w:t>36</w:t>
      </w:r>
      <w:r>
        <w:fldChar w:fldCharType="end"/>
      </w:r>
      <w:r>
        <w:t>)</w:t>
      </w:r>
      <w:r w:rsidR="004474F5">
        <w:t xml:space="preserve">.  </w:t>
      </w:r>
      <w:r>
        <w:t>Periods of decreasing SO</w:t>
      </w:r>
      <w:r w:rsidRPr="00B11744">
        <w:rPr>
          <w:vertAlign w:val="subscript"/>
        </w:rPr>
        <w:t>4</w:t>
      </w:r>
      <w:r w:rsidRPr="00B11744">
        <w:rPr>
          <w:vertAlign w:val="superscript"/>
        </w:rPr>
        <w:t>2-</w:t>
      </w:r>
      <w:r>
        <w:t xml:space="preserve"> correspond to periods of increasing δ</w:t>
      </w:r>
      <w:r>
        <w:rPr>
          <w:vertAlign w:val="superscript"/>
        </w:rPr>
        <w:t>34</w:t>
      </w:r>
      <w:r>
        <w:t>S</w:t>
      </w:r>
      <w:r w:rsidR="004474F5">
        <w:t xml:space="preserve">.  </w:t>
      </w:r>
      <w:r>
        <w:t>According to the model, when the SO</w:t>
      </w:r>
      <w:r w:rsidRPr="00B11744">
        <w:rPr>
          <w:vertAlign w:val="subscript"/>
        </w:rPr>
        <w:t>4</w:t>
      </w:r>
      <w:r w:rsidRPr="00B11744">
        <w:rPr>
          <w:vertAlign w:val="superscript"/>
        </w:rPr>
        <w:t>2-</w:t>
      </w:r>
      <w:r>
        <w:t xml:space="preserve"> concentration approaches a very low level, the δ</w:t>
      </w:r>
      <w:r>
        <w:rPr>
          <w:vertAlign w:val="superscript"/>
        </w:rPr>
        <w:t>34</w:t>
      </w:r>
      <w:r>
        <w:t>S value increases substantially</w:t>
      </w:r>
      <w:r w:rsidR="004474F5">
        <w:t xml:space="preserve">.  </w:t>
      </w:r>
      <w:r>
        <w:t>This phenomena is especially obvious at the early stage within 100 days, during which there was no isotope measurements to verify the prediction</w:t>
      </w:r>
      <w:r w:rsidR="00233FD0">
        <w:t xml:space="preserve"> of the δ</w:t>
      </w:r>
      <w:r w:rsidR="00233FD0">
        <w:rPr>
          <w:vertAlign w:val="superscript"/>
        </w:rPr>
        <w:t>34</w:t>
      </w:r>
      <w:r w:rsidR="00233FD0">
        <w:t>S values</w:t>
      </w:r>
      <w:r w:rsidR="004474F5">
        <w:t xml:space="preserve">.  </w:t>
      </w:r>
      <w:r>
        <w:t>Nevertheless, predicted δ</w:t>
      </w:r>
      <w:r>
        <w:rPr>
          <w:vertAlign w:val="superscript"/>
        </w:rPr>
        <w:t>34</w:t>
      </w:r>
      <w:r>
        <w:t>S</w:t>
      </w:r>
      <w:r w:rsidR="00233FD0">
        <w:t>, Fe(II)</w:t>
      </w:r>
      <w:r>
        <w:t xml:space="preserve"> and SO</w:t>
      </w:r>
      <w:r w:rsidRPr="00B11744">
        <w:rPr>
          <w:vertAlign w:val="subscript"/>
        </w:rPr>
        <w:t>4</w:t>
      </w:r>
      <w:r w:rsidRPr="00B11744">
        <w:rPr>
          <w:vertAlign w:val="superscript"/>
        </w:rPr>
        <w:t>2-</w:t>
      </w:r>
      <w:r>
        <w:t xml:space="preserve"> values showed good agreement to the measured data in the effluent</w:t>
      </w:r>
      <w:r w:rsidR="004474F5">
        <w:t xml:space="preserve">.  </w:t>
      </w:r>
    </w:p>
    <w:p w14:paraId="671E1621" w14:textId="77777777" w:rsidR="00180E96" w:rsidRDefault="00180E96" w:rsidP="007F035A">
      <w:pPr>
        <w:widowControl/>
        <w:spacing w:before="0" w:after="0"/>
        <w:jc w:val="left"/>
      </w:pPr>
    </w:p>
    <w:p w14:paraId="0843ED6C" w14:textId="77777777" w:rsidR="00180E96" w:rsidRDefault="00180E96" w:rsidP="007F035A">
      <w:pPr>
        <w:widowControl/>
        <w:spacing w:before="0" w:after="0"/>
        <w:jc w:val="left"/>
      </w:pPr>
      <w:r>
        <w:rPr>
          <w:noProof/>
          <w:lang w:val="en-CA" w:eastAsia="zh-CN"/>
        </w:rPr>
        <w:drawing>
          <wp:inline distT="0" distB="0" distL="0" distR="0" wp14:anchorId="77E928E9" wp14:editId="46D3606A">
            <wp:extent cx="5486400" cy="42488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486400" cy="4248873"/>
                    </a:xfrm>
                    <a:prstGeom prst="rect">
                      <a:avLst/>
                    </a:prstGeom>
                    <a:noFill/>
                    <a:ln>
                      <a:noFill/>
                    </a:ln>
                  </pic:spPr>
                </pic:pic>
              </a:graphicData>
            </a:graphic>
          </wp:inline>
        </w:drawing>
      </w:r>
    </w:p>
    <w:p w14:paraId="30F7FE42" w14:textId="27769AD0" w:rsidR="007F035A" w:rsidRDefault="00180E96" w:rsidP="007F035A">
      <w:pPr>
        <w:widowControl/>
        <w:spacing w:before="0" w:after="0"/>
        <w:jc w:val="left"/>
      </w:pPr>
      <w:bookmarkStart w:id="1108" w:name="_Ref416439750"/>
      <w:bookmarkStart w:id="1109" w:name="_Toc520375109"/>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35</w:t>
      </w:r>
      <w:r w:rsidR="00183C7C">
        <w:fldChar w:fldCharType="end"/>
      </w:r>
      <w:bookmarkEnd w:id="1108"/>
      <w:r>
        <w:t>: Simulated profiles of mineral volume fractions</w:t>
      </w:r>
      <w:bookmarkEnd w:id="1109"/>
    </w:p>
    <w:p w14:paraId="34E20265" w14:textId="77777777" w:rsidR="00E0754C" w:rsidRDefault="00090EE4" w:rsidP="00D40CDC">
      <w:pPr>
        <w:widowControl/>
        <w:spacing w:before="0" w:after="0"/>
        <w:jc w:val="left"/>
      </w:pPr>
      <w:r>
        <w:rPr>
          <w:noProof/>
          <w:lang w:val="en-CA" w:eastAsia="zh-CN"/>
        </w:rPr>
        <w:lastRenderedPageBreak/>
        <w:drawing>
          <wp:inline distT="0" distB="0" distL="0" distR="0" wp14:anchorId="3626A065" wp14:editId="02E40D06">
            <wp:extent cx="5486400" cy="46369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486400" cy="4636911"/>
                    </a:xfrm>
                    <a:prstGeom prst="rect">
                      <a:avLst/>
                    </a:prstGeom>
                    <a:noFill/>
                    <a:ln>
                      <a:noFill/>
                    </a:ln>
                  </pic:spPr>
                </pic:pic>
              </a:graphicData>
            </a:graphic>
          </wp:inline>
        </w:drawing>
      </w:r>
    </w:p>
    <w:p w14:paraId="5D829D0E" w14:textId="60F4E76B" w:rsidR="00487FC3" w:rsidRDefault="00E0754C" w:rsidP="00687205">
      <w:pPr>
        <w:widowControl/>
        <w:spacing w:before="0" w:after="0"/>
        <w:jc w:val="left"/>
      </w:pPr>
      <w:bookmarkStart w:id="1110" w:name="_Ref416436801"/>
      <w:bookmarkStart w:id="1111" w:name="_Toc520375110"/>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36</w:t>
      </w:r>
      <w:r w:rsidR="00183C7C">
        <w:fldChar w:fldCharType="end"/>
      </w:r>
      <w:bookmarkEnd w:id="1110"/>
      <w:r>
        <w:t xml:space="preserve">: Comparison of </w:t>
      </w:r>
      <w:r w:rsidR="007F7DF6">
        <w:t>concentration time curves of simulated (s) to measured δ</w:t>
      </w:r>
      <w:r w:rsidR="007F7DF6">
        <w:rPr>
          <w:vertAlign w:val="superscript"/>
        </w:rPr>
        <w:t>34</w:t>
      </w:r>
      <w:r w:rsidR="007F7DF6">
        <w:t>S, SO</w:t>
      </w:r>
      <w:r w:rsidR="007F7DF6">
        <w:rPr>
          <w:vertAlign w:val="subscript"/>
        </w:rPr>
        <w:t>4</w:t>
      </w:r>
      <w:r w:rsidR="007F7DF6">
        <w:rPr>
          <w:vertAlign w:val="superscript"/>
        </w:rPr>
        <w:t>2-</w:t>
      </w:r>
      <w:r w:rsidR="007F7DF6">
        <w:t xml:space="preserve"> and Fe(II) in the influent (in) and effluent (eff)</w:t>
      </w:r>
      <w:r w:rsidR="007B0714">
        <w:t xml:space="preserve"> (Gibson </w:t>
      </w:r>
      <w:r w:rsidR="004474F5">
        <w:t xml:space="preserve">et al. </w:t>
      </w:r>
      <w:r w:rsidR="007B0714">
        <w:t>2011)</w:t>
      </w:r>
      <w:r w:rsidR="007F7DF6">
        <w:t>.</w:t>
      </w:r>
      <w:bookmarkEnd w:id="1111"/>
    </w:p>
    <w:p w14:paraId="76CFFD0C" w14:textId="77777777" w:rsidR="007F7DF6" w:rsidRDefault="007F7DF6" w:rsidP="00687205">
      <w:pPr>
        <w:widowControl/>
        <w:spacing w:before="0" w:after="0"/>
        <w:jc w:val="left"/>
      </w:pPr>
    </w:p>
    <w:p w14:paraId="242BA2D5" w14:textId="77777777" w:rsidR="007A0E62" w:rsidRPr="00192E8E" w:rsidRDefault="007A0E62" w:rsidP="007A0E62">
      <w:pPr>
        <w:pStyle w:val="StyleHeading4Bold"/>
      </w:pPr>
      <w:bookmarkStart w:id="1112" w:name="_Toc520374801"/>
      <w:r>
        <w:t>File locations</w:t>
      </w:r>
      <w:bookmarkEnd w:id="1112"/>
    </w:p>
    <w:p w14:paraId="39128764" w14:textId="77777777" w:rsidR="007A0E62" w:rsidRDefault="007A0E62" w:rsidP="007A0E62">
      <w:pPr>
        <w:pStyle w:val="ListParagraph"/>
        <w:ind w:hanging="720"/>
      </w:pPr>
      <w:r w:rsidRPr="00ED3698">
        <w:t xml:space="preserve">The input file is: </w:t>
      </w:r>
      <w:r>
        <w:rPr>
          <w:i/>
        </w:rPr>
        <w:t>waybrant</w:t>
      </w:r>
      <w:r w:rsidRPr="009E3752">
        <w:rPr>
          <w:i/>
        </w:rPr>
        <w:t>.dat</w:t>
      </w:r>
      <w:r w:rsidRPr="00ED3698">
        <w:t xml:space="preserve"> under folder</w:t>
      </w:r>
      <w:r>
        <w:t>:</w:t>
      </w:r>
    </w:p>
    <w:p w14:paraId="16E0E225" w14:textId="77777777" w:rsidR="007A0E62" w:rsidRPr="009E3752" w:rsidRDefault="007A0E62" w:rsidP="00F453C8">
      <w:pPr>
        <w:pStyle w:val="ListParagraph"/>
        <w:ind w:hanging="720"/>
        <w:jc w:val="left"/>
        <w:rPr>
          <w:i/>
        </w:rPr>
      </w:pPr>
      <w:r w:rsidRPr="00ED3698">
        <w:t xml:space="preserve"> </w:t>
      </w:r>
      <w:r>
        <w:rPr>
          <w:i/>
        </w:rPr>
        <w:t>.\benchmarks</w:t>
      </w:r>
      <w:r w:rsidRPr="007A0E62">
        <w:rPr>
          <w:i/>
        </w:rPr>
        <w:t>\benchmarks_new_add\isotope\isotope_examples\Gibson et al 2011\Waybrant_2 - new\</w:t>
      </w:r>
    </w:p>
    <w:p w14:paraId="4C505E9C" w14:textId="77777777" w:rsidR="007A0E62" w:rsidRDefault="007A0E62" w:rsidP="007A0E62">
      <w:pPr>
        <w:pStyle w:val="ListParagraph"/>
        <w:ind w:hanging="720"/>
        <w:jc w:val="left"/>
        <w:rPr>
          <w:i/>
        </w:rPr>
      </w:pPr>
      <w:r>
        <w:t xml:space="preserve">Database can be found under: </w:t>
      </w:r>
      <w:r>
        <w:rPr>
          <w:i/>
        </w:rPr>
        <w:t>.\benchmarks</w:t>
      </w:r>
      <w:r w:rsidRPr="007A0E62">
        <w:rPr>
          <w:i/>
        </w:rPr>
        <w:t>\benchmarks_new_add\isotope\isotope_examples\Gibson et al 2011\Waybrant_2 - new\</w:t>
      </w:r>
      <w:r>
        <w:rPr>
          <w:i/>
        </w:rPr>
        <w:t>database</w:t>
      </w:r>
    </w:p>
    <w:p w14:paraId="7833CF90" w14:textId="77777777" w:rsidR="00535A70" w:rsidRPr="009E3752" w:rsidRDefault="00535A70" w:rsidP="007A0E62">
      <w:pPr>
        <w:pStyle w:val="ListParagraph"/>
        <w:ind w:hanging="720"/>
        <w:jc w:val="left"/>
        <w:rPr>
          <w:i/>
        </w:rPr>
      </w:pPr>
    </w:p>
    <w:p w14:paraId="09695A31" w14:textId="6A64319B" w:rsidR="00FC5F92" w:rsidRPr="00ED3698" w:rsidRDefault="00FC5F92" w:rsidP="00FC5F92">
      <w:pPr>
        <w:pStyle w:val="Heading3"/>
      </w:pPr>
      <w:bookmarkStart w:id="1113" w:name="_Ref457418435"/>
      <w:bookmarkStart w:id="1114" w:name="_Toc520374802"/>
      <w:r>
        <w:t>1D salinity dependent SRB reaction</w:t>
      </w:r>
      <w:bookmarkEnd w:id="1113"/>
      <w:bookmarkEnd w:id="1114"/>
      <w:r w:rsidRPr="00ED3698">
        <w:t xml:space="preserve"> </w:t>
      </w:r>
    </w:p>
    <w:p w14:paraId="29B5BE41" w14:textId="77777777" w:rsidR="00FC5F92" w:rsidRPr="00ED3698" w:rsidRDefault="00FC5F92" w:rsidP="00FC5F92">
      <w:pPr>
        <w:pStyle w:val="Heading4"/>
      </w:pPr>
      <w:bookmarkStart w:id="1115" w:name="_Toc520374803"/>
      <w:r>
        <w:t>Problem definition</w:t>
      </w:r>
      <w:bookmarkEnd w:id="1115"/>
    </w:p>
    <w:p w14:paraId="3C507CC9" w14:textId="516D5D24" w:rsidR="00FC5F92" w:rsidRPr="00ED3698" w:rsidRDefault="00FC5F92" w:rsidP="00FC5F92">
      <w:pPr>
        <w:rPr>
          <w:lang w:eastAsia="zh-CN"/>
        </w:rPr>
      </w:pPr>
      <w:r w:rsidRPr="00ED3698">
        <w:t xml:space="preserve">This </w:t>
      </w:r>
      <w:r>
        <w:t xml:space="preserve">application example </w:t>
      </w:r>
      <w:r w:rsidRPr="00ED3698">
        <w:t>demonstrate</w:t>
      </w:r>
      <w:r>
        <w:t>s</w:t>
      </w:r>
      <w:r w:rsidRPr="00ED3698">
        <w:t xml:space="preserve"> </w:t>
      </w:r>
      <w:r>
        <w:t xml:space="preserve">the application of the salinity dependent </w:t>
      </w:r>
      <w:r w:rsidR="00896B66">
        <w:t>sulfur reducing bacteria (SRB) reaction model.</w:t>
      </w:r>
    </w:p>
    <w:p w14:paraId="76CFF532" w14:textId="77777777" w:rsidR="00FC5F92" w:rsidRPr="00ED3698" w:rsidRDefault="00FC5F92" w:rsidP="00FC5F92">
      <w:pPr>
        <w:pStyle w:val="Heading4"/>
      </w:pPr>
      <w:bookmarkStart w:id="1116" w:name="_Toc520374804"/>
      <w:r>
        <w:lastRenderedPageBreak/>
        <w:t>Model setup</w:t>
      </w:r>
      <w:bookmarkEnd w:id="1116"/>
    </w:p>
    <w:p w14:paraId="22FE78A0" w14:textId="33D5AF51" w:rsidR="00FC5F92" w:rsidRPr="00ED3698" w:rsidRDefault="00FC5F92" w:rsidP="00AD1CCA">
      <w:r w:rsidRPr="00ED3698">
        <w:t>A 1D model</w:t>
      </w:r>
      <w:r>
        <w:t>,</w:t>
      </w:r>
      <w:r w:rsidRPr="00ED3698">
        <w:t xml:space="preserve"> 40</w:t>
      </w:r>
      <w:r w:rsidR="00A20E19">
        <w:t>0.0</w:t>
      </w:r>
      <w:r w:rsidRPr="00ED3698">
        <w:t xml:space="preserve"> m in </w:t>
      </w:r>
      <w:r>
        <w:t xml:space="preserve">length, </w:t>
      </w:r>
      <w:r w:rsidRPr="00ED3698">
        <w:t>is discretiz</w:t>
      </w:r>
      <w:r w:rsidR="00A20E19">
        <w:t>ed into 81 control volumes</w:t>
      </w:r>
      <w:r w:rsidR="004474F5">
        <w:t xml:space="preserve">.  </w:t>
      </w:r>
      <w:r w:rsidR="00932D8A">
        <w:t>The domain consists of three material groups – naming the ‘inflow’</w:t>
      </w:r>
      <w:r w:rsidR="00CF5803">
        <w:t xml:space="preserve"> from 0 to 20 m</w:t>
      </w:r>
      <w:r w:rsidR="00932D8A">
        <w:t>, ‘reactive’</w:t>
      </w:r>
      <w:r w:rsidR="00CF5803">
        <w:t xml:space="preserve"> from 20 to 180 m</w:t>
      </w:r>
      <w:r w:rsidR="00932D8A">
        <w:t xml:space="preserve"> and ‘outflow’</w:t>
      </w:r>
      <w:r w:rsidR="00CF5803">
        <w:t xml:space="preserve"> from 180 to 400 m</w:t>
      </w:r>
      <w:r w:rsidR="004474F5">
        <w:t xml:space="preserve">.  </w:t>
      </w:r>
      <w:r w:rsidR="00932D8A">
        <w:t>The initial hydraulic head is 1.0 across the domain</w:t>
      </w:r>
      <w:r w:rsidR="004474F5">
        <w:t xml:space="preserve">.  </w:t>
      </w:r>
      <w:r w:rsidR="00A20E19">
        <w:t xml:space="preserve">A flux </w:t>
      </w:r>
      <w:r>
        <w:t>at</w:t>
      </w:r>
      <w:r w:rsidRPr="00ED3698">
        <w:t xml:space="preserve"> </w:t>
      </w:r>
      <w:r>
        <w:t>the inflow</w:t>
      </w:r>
      <w:r>
        <w:rPr>
          <w:rFonts w:hint="eastAsia"/>
          <w:lang w:eastAsia="zh-CN"/>
        </w:rPr>
        <w:t xml:space="preserve"> boundary</w:t>
      </w:r>
      <w:r>
        <w:t xml:space="preserve"> is </w:t>
      </w:r>
      <w:r w:rsidR="00A20E19">
        <w:t>constant at 1.0</w:t>
      </w:r>
      <w:r w:rsidR="00CF5803" w:rsidRPr="007E11F0">
        <w:rPr>
          <w:color w:val="000000"/>
          <w:lang w:eastAsia="en-CA"/>
        </w:rPr>
        <w:t>×10</w:t>
      </w:r>
      <w:r w:rsidR="00CF5803" w:rsidRPr="007E11F0">
        <w:rPr>
          <w:color w:val="000000"/>
          <w:vertAlign w:val="superscript"/>
          <w:lang w:eastAsia="en-CA"/>
        </w:rPr>
        <w:t>-</w:t>
      </w:r>
      <w:r w:rsidR="00CF5803">
        <w:rPr>
          <w:color w:val="000000"/>
          <w:vertAlign w:val="superscript"/>
          <w:lang w:eastAsia="en-CA"/>
        </w:rPr>
        <w:t>9</w:t>
      </w:r>
      <w:r w:rsidR="00CF5803">
        <w:t> </w:t>
      </w:r>
      <w:r w:rsidR="00CF5803" w:rsidRPr="0048750F">
        <w:rPr>
          <w:color w:val="000000"/>
          <w:lang w:eastAsia="en-CA"/>
        </w:rPr>
        <w:t>m</w:t>
      </w:r>
      <w:r w:rsidR="00CF5803">
        <w:rPr>
          <w:color w:val="000000"/>
          <w:lang w:eastAsia="en-CA"/>
        </w:rPr>
        <w:t> </w:t>
      </w:r>
      <w:r w:rsidR="00A20E19">
        <w:rPr>
          <w:color w:val="000000"/>
          <w:lang w:eastAsia="en-CA"/>
        </w:rPr>
        <w:t>s</w:t>
      </w:r>
      <w:r w:rsidR="00A20E19" w:rsidRPr="0048750F">
        <w:rPr>
          <w:color w:val="000000"/>
          <w:vertAlign w:val="superscript"/>
          <w:lang w:eastAsia="en-CA"/>
        </w:rPr>
        <w:t>-1</w:t>
      </w:r>
      <w:r>
        <w:t xml:space="preserve">, </w:t>
      </w:r>
      <w:r w:rsidR="00CF5803">
        <w:t xml:space="preserve">while </w:t>
      </w:r>
      <w:r>
        <w:t xml:space="preserve">the hydraulic head at </w:t>
      </w:r>
      <w:r w:rsidR="00A20E19">
        <w:t>the outflow boundary is set to 1</w:t>
      </w:r>
      <w:r>
        <w:t>.</w:t>
      </w:r>
      <w:r w:rsidR="00CF5803">
        <w:t>0 </w:t>
      </w:r>
      <w:r>
        <w:t>m</w:t>
      </w:r>
      <w:r w:rsidR="004474F5">
        <w:t xml:space="preserve">.  </w:t>
      </w:r>
      <w:r w:rsidR="00CF5803">
        <w:t>Initially, the colunm was filled with highly saline solution</w:t>
      </w:r>
      <w:r w:rsidR="00561A30">
        <w:t xml:space="preserve">s based on </w:t>
      </w:r>
      <w:r w:rsidR="00561A30" w:rsidRPr="00561A30">
        <w:t xml:space="preserve">Hobbs </w:t>
      </w:r>
      <w:r w:rsidR="004474F5">
        <w:t xml:space="preserve">et al. </w:t>
      </w:r>
      <w:r w:rsidR="00561A30" w:rsidRPr="00561A30">
        <w:t>(2011), Table A-3</w:t>
      </w:r>
      <w:r w:rsidR="00CF5803">
        <w:t xml:space="preserve"> (</w:t>
      </w:r>
      <w:r w:rsidR="00CF5803">
        <w:fldChar w:fldCharType="begin"/>
      </w:r>
      <w:r w:rsidR="00CF5803">
        <w:instrText xml:space="preserve"> REF _Ref457396904 \h </w:instrText>
      </w:r>
      <w:r w:rsidR="00CF5803">
        <w:fldChar w:fldCharType="separate"/>
      </w:r>
      <w:r w:rsidR="00B560DA" w:rsidRPr="00ED3698">
        <w:t xml:space="preserve">Table </w:t>
      </w:r>
      <w:r w:rsidR="00B560DA">
        <w:rPr>
          <w:noProof/>
        </w:rPr>
        <w:t>3</w:t>
      </w:r>
      <w:r w:rsidR="00B560DA">
        <w:t>.</w:t>
      </w:r>
      <w:r w:rsidR="00B560DA">
        <w:rPr>
          <w:noProof/>
        </w:rPr>
        <w:t>53</w:t>
      </w:r>
      <w:r w:rsidR="00CF5803">
        <w:fldChar w:fldCharType="end"/>
      </w:r>
      <w:r w:rsidR="00CF5803">
        <w:t>)</w:t>
      </w:r>
      <w:r w:rsidR="004474F5">
        <w:t xml:space="preserve">.  </w:t>
      </w:r>
      <w:r w:rsidRPr="00ED3698">
        <w:t xml:space="preserve">With the infiltration of a </w:t>
      </w:r>
      <w:r w:rsidR="00CF5803">
        <w:t>fresh water</w:t>
      </w:r>
      <w:r>
        <w:rPr>
          <w:rFonts w:hint="eastAsia"/>
          <w:lang w:eastAsia="zh-CN"/>
        </w:rPr>
        <w:t xml:space="preserve"> </w:t>
      </w:r>
      <w:r w:rsidRPr="00ED3698">
        <w:t>solution</w:t>
      </w:r>
      <w:r w:rsidR="00561A30">
        <w:t xml:space="preserve"> (</w:t>
      </w:r>
      <w:r w:rsidR="004474F5">
        <w:t xml:space="preserve">i.e. </w:t>
      </w:r>
      <w:r w:rsidR="00561A30">
        <w:t xml:space="preserve">rain water according to Bea </w:t>
      </w:r>
      <w:r w:rsidR="004474F5">
        <w:t xml:space="preserve">et al. </w:t>
      </w:r>
      <w:r w:rsidR="00561A30">
        <w:t>2011)</w:t>
      </w:r>
      <w:r w:rsidRPr="00ED3698">
        <w:t xml:space="preserve"> into the column, the aqueous species composition changes </w:t>
      </w:r>
      <w:r>
        <w:t>over</w:t>
      </w:r>
      <w:r w:rsidRPr="00ED3698">
        <w:t xml:space="preserve"> time</w:t>
      </w:r>
      <w:r w:rsidR="004474F5">
        <w:t xml:space="preserve">.  </w:t>
      </w:r>
      <w:r w:rsidR="00B20B40">
        <w:t>The geochemical system includes 10</w:t>
      </w:r>
      <w:r w:rsidRPr="00ED3698">
        <w:t xml:space="preserve"> primary species </w:t>
      </w:r>
      <w:r w:rsidR="00B20B40">
        <w:t>(</w:t>
      </w:r>
      <w:r w:rsidR="00CF5803" w:rsidRPr="00ED3698">
        <w:t>Ca</w:t>
      </w:r>
      <w:r w:rsidR="00CF5803">
        <w:rPr>
          <w:vertAlign w:val="superscript"/>
        </w:rPr>
        <w:t>2+</w:t>
      </w:r>
      <w:r w:rsidR="00CF5803">
        <w:t>, N</w:t>
      </w:r>
      <w:r w:rsidR="00CF5803" w:rsidRPr="00ED3698">
        <w:t>a</w:t>
      </w:r>
      <w:r w:rsidR="00CF5803">
        <w:rPr>
          <w:vertAlign w:val="superscript"/>
        </w:rPr>
        <w:t>+</w:t>
      </w:r>
      <w:r w:rsidR="00CF5803">
        <w:t>, Mg</w:t>
      </w:r>
      <w:r w:rsidR="00CF5803">
        <w:rPr>
          <w:vertAlign w:val="superscript"/>
        </w:rPr>
        <w:t>2+</w:t>
      </w:r>
      <w:r w:rsidR="00CF5803">
        <w:t xml:space="preserve">, </w:t>
      </w:r>
      <w:r w:rsidR="00B20B40">
        <w:t>K</w:t>
      </w:r>
      <w:r w:rsidR="00B20B40" w:rsidRPr="00ED3698">
        <w:rPr>
          <w:vertAlign w:val="superscript"/>
        </w:rPr>
        <w:t>+</w:t>
      </w:r>
      <w:r w:rsidR="00B20B40" w:rsidRPr="00ED3698">
        <w:t>,</w:t>
      </w:r>
      <w:r w:rsidR="00B20B40">
        <w:t xml:space="preserve"> Cl</w:t>
      </w:r>
      <w:r w:rsidR="00B20B40">
        <w:rPr>
          <w:vertAlign w:val="superscript"/>
        </w:rPr>
        <w:t>-</w:t>
      </w:r>
      <w:r w:rsidR="00B20B40" w:rsidRPr="00ED3698">
        <w:t xml:space="preserve">,  </w:t>
      </w:r>
      <w:r w:rsidR="00B20B40">
        <w:t>S</w:t>
      </w:r>
      <w:r w:rsidR="00B20B40" w:rsidRPr="00ED3698">
        <w:t>O</w:t>
      </w:r>
      <w:r w:rsidR="00B20B40">
        <w:rPr>
          <w:vertAlign w:val="subscript"/>
        </w:rPr>
        <w:t>4</w:t>
      </w:r>
      <w:r w:rsidR="00B20B40">
        <w:rPr>
          <w:vertAlign w:val="superscript"/>
        </w:rPr>
        <w:t>2-</w:t>
      </w:r>
      <w:r w:rsidR="00B20B40" w:rsidRPr="00ED3698">
        <w:t xml:space="preserve">, </w:t>
      </w:r>
      <w:r w:rsidRPr="00ED3698">
        <w:t>H</w:t>
      </w:r>
      <w:r w:rsidRPr="00ED3698">
        <w:rPr>
          <w:vertAlign w:val="superscript"/>
        </w:rPr>
        <w:t>+</w:t>
      </w:r>
      <w:r w:rsidRPr="00ED3698">
        <w:t>, CO</w:t>
      </w:r>
      <w:r w:rsidRPr="00ED3698">
        <w:rPr>
          <w:vertAlign w:val="subscript"/>
        </w:rPr>
        <w:t>3</w:t>
      </w:r>
      <w:r>
        <w:rPr>
          <w:vertAlign w:val="superscript"/>
        </w:rPr>
        <w:t>2-</w:t>
      </w:r>
      <w:r w:rsidRPr="00ED3698">
        <w:t>,</w:t>
      </w:r>
      <w:r w:rsidR="00B20B40">
        <w:t xml:space="preserve"> HS</w:t>
      </w:r>
      <w:r w:rsidR="00B20B40">
        <w:rPr>
          <w:vertAlign w:val="superscript"/>
        </w:rPr>
        <w:t>-</w:t>
      </w:r>
      <w:r w:rsidR="00B20B40" w:rsidRPr="00ED3698">
        <w:t xml:space="preserve"> </w:t>
      </w:r>
      <w:r w:rsidRPr="00ED3698">
        <w:t xml:space="preserve"> and </w:t>
      </w:r>
      <w:r w:rsidR="00B20B40" w:rsidRPr="00ED3698">
        <w:t>O</w:t>
      </w:r>
      <w:r w:rsidR="00B20B40">
        <w:rPr>
          <w:vertAlign w:val="subscript"/>
        </w:rPr>
        <w:t>2</w:t>
      </w:r>
      <w:r w:rsidR="00B20B40" w:rsidRPr="00F453C8">
        <w:t>(aq)</w:t>
      </w:r>
      <w:r w:rsidR="00B20B40">
        <w:t>)</w:t>
      </w:r>
      <w:r w:rsidR="00B20B40" w:rsidRPr="00AD1CCA">
        <w:t>,</w:t>
      </w:r>
      <w:r w:rsidR="00B20B40" w:rsidRPr="00ED3698">
        <w:t xml:space="preserve"> </w:t>
      </w:r>
      <w:r w:rsidR="00B20B40">
        <w:t xml:space="preserve"> </w:t>
      </w:r>
      <w:r w:rsidRPr="00ED3698">
        <w:t xml:space="preserve">and </w:t>
      </w:r>
      <w:r w:rsidR="00B20B40">
        <w:t>22</w:t>
      </w:r>
      <w:r w:rsidR="00B20B40" w:rsidRPr="00ED3698">
        <w:t xml:space="preserve"> </w:t>
      </w:r>
      <w:r w:rsidRPr="00ED3698">
        <w:t>secondary species</w:t>
      </w:r>
      <w:r w:rsidR="004474F5">
        <w:t xml:space="preserve">.  </w:t>
      </w:r>
      <w:r w:rsidRPr="00ED3698">
        <w:t>The initial condition (IC) of the pore water and the boundary aqueous composition (BC) are listed in</w:t>
      </w:r>
      <w:r>
        <w:t xml:space="preserve"> </w:t>
      </w:r>
      <w:r w:rsidR="00B20B40">
        <w:fldChar w:fldCharType="begin"/>
      </w:r>
      <w:r w:rsidR="00B20B40">
        <w:instrText xml:space="preserve"> REF _Ref457396904 \h </w:instrText>
      </w:r>
      <w:r w:rsidR="00B20B40">
        <w:fldChar w:fldCharType="separate"/>
      </w:r>
      <w:r w:rsidR="00B560DA" w:rsidRPr="00ED3698">
        <w:t xml:space="preserve">Table </w:t>
      </w:r>
      <w:r w:rsidR="00B560DA">
        <w:rPr>
          <w:noProof/>
        </w:rPr>
        <w:t>3</w:t>
      </w:r>
      <w:r w:rsidR="00B560DA">
        <w:t>.</w:t>
      </w:r>
      <w:r w:rsidR="00B560DA">
        <w:rPr>
          <w:noProof/>
        </w:rPr>
        <w:t>53</w:t>
      </w:r>
      <w:r w:rsidR="00B20B40">
        <w:fldChar w:fldCharType="end"/>
      </w:r>
      <w:r w:rsidR="004474F5">
        <w:t xml:space="preserve">.  </w:t>
      </w:r>
    </w:p>
    <w:p w14:paraId="1766568A" w14:textId="29376F91" w:rsidR="00FC5F92" w:rsidRPr="00875CEB" w:rsidRDefault="00FC5F92" w:rsidP="00FC5F92">
      <w:pPr>
        <w:pStyle w:val="StyleCaptionTableCaptionBold"/>
      </w:pPr>
      <w:bookmarkStart w:id="1117" w:name="_Ref457396904"/>
      <w:bookmarkStart w:id="1118" w:name="_Toc520374994"/>
      <w:r w:rsidRPr="00ED3698">
        <w:t xml:space="preserve">Table </w:t>
      </w:r>
      <w:r>
        <w:fldChar w:fldCharType="begin"/>
      </w:r>
      <w:r>
        <w:instrText xml:space="preserve"> STYLEREF 1 \s </w:instrText>
      </w:r>
      <w:r>
        <w:fldChar w:fldCharType="separate"/>
      </w:r>
      <w:r w:rsidR="00B560DA">
        <w:rPr>
          <w:noProof/>
        </w:rPr>
        <w:t>3</w:t>
      </w:r>
      <w:r>
        <w:fldChar w:fldCharType="end"/>
      </w:r>
      <w:r>
        <w:t>.</w:t>
      </w:r>
      <w:r>
        <w:fldChar w:fldCharType="begin"/>
      </w:r>
      <w:r>
        <w:instrText xml:space="preserve"> SEQ Table \* ARABIC \s 1 </w:instrText>
      </w:r>
      <w:r>
        <w:fldChar w:fldCharType="separate"/>
      </w:r>
      <w:r w:rsidR="00B560DA">
        <w:rPr>
          <w:noProof/>
        </w:rPr>
        <w:t>53</w:t>
      </w:r>
      <w:r>
        <w:fldChar w:fldCharType="end"/>
      </w:r>
      <w:bookmarkEnd w:id="1117"/>
      <w:r w:rsidR="00535A70">
        <w:t xml:space="preserve">: </w:t>
      </w:r>
      <w:r w:rsidRPr="00875CEB">
        <w:t xml:space="preserve">Initial </w:t>
      </w:r>
      <w:r>
        <w:t>and</w:t>
      </w:r>
      <w:r w:rsidRPr="00875CEB">
        <w:t xml:space="preserve"> boundary conditions (IC &amp; BC)</w:t>
      </w:r>
      <w:r w:rsidR="00B20B40">
        <w:t xml:space="preserve"> of the aquous and mineral compositions</w:t>
      </w:r>
      <w:r w:rsidRPr="00875CEB">
        <w:t xml:space="preserve"> </w:t>
      </w:r>
      <w:r>
        <w:t xml:space="preserve">for </w:t>
      </w:r>
      <w:r w:rsidR="00B20B40">
        <w:t xml:space="preserve">the </w:t>
      </w:r>
      <w:r>
        <w:t xml:space="preserve">example </w:t>
      </w:r>
      <w:r w:rsidR="00932D8A">
        <w:rPr>
          <w:i/>
        </w:rPr>
        <w:t>sulfur</w:t>
      </w:r>
      <w:bookmarkEnd w:id="1118"/>
    </w:p>
    <w:tbl>
      <w:tblPr>
        <w:tblW w:w="5086" w:type="pct"/>
        <w:jc w:val="center"/>
        <w:tblBorders>
          <w:top w:val="single" w:sz="4" w:space="0" w:color="auto"/>
          <w:bottom w:val="single" w:sz="4" w:space="0" w:color="auto"/>
        </w:tblBorders>
        <w:tblLayout w:type="fixed"/>
        <w:tblLook w:val="04A0" w:firstRow="1" w:lastRow="0" w:firstColumn="1" w:lastColumn="0" w:noHBand="0" w:noVBand="1"/>
      </w:tblPr>
      <w:tblGrid>
        <w:gridCol w:w="1312"/>
        <w:gridCol w:w="2522"/>
        <w:gridCol w:w="2120"/>
        <w:gridCol w:w="1559"/>
        <w:gridCol w:w="1276"/>
      </w:tblGrid>
      <w:tr w:rsidR="002245FF" w:rsidRPr="006F770F" w14:paraId="751A98EE" w14:textId="77777777" w:rsidTr="00F453C8">
        <w:trPr>
          <w:trHeight w:val="300"/>
          <w:jc w:val="center"/>
        </w:trPr>
        <w:tc>
          <w:tcPr>
            <w:tcW w:w="746" w:type="pct"/>
            <w:tcBorders>
              <w:bottom w:val="single" w:sz="4" w:space="0" w:color="auto"/>
            </w:tcBorders>
            <w:shd w:val="clear" w:color="auto" w:fill="D9D9D9"/>
            <w:noWrap/>
            <w:vAlign w:val="center"/>
            <w:hideMark/>
          </w:tcPr>
          <w:p w14:paraId="4C129964" w14:textId="77777777" w:rsidR="00932D8A" w:rsidRPr="006F770F" w:rsidRDefault="00932D8A" w:rsidP="00FC5F92">
            <w:pPr>
              <w:spacing w:before="0" w:after="0"/>
              <w:jc w:val="left"/>
              <w:rPr>
                <w:b/>
                <w:color w:val="000000"/>
                <w:lang w:eastAsia="en-CA"/>
              </w:rPr>
            </w:pPr>
            <w:r w:rsidRPr="006F770F">
              <w:rPr>
                <w:b/>
                <w:color w:val="000000"/>
                <w:lang w:eastAsia="en-CA"/>
              </w:rPr>
              <w:t>Parameter</w:t>
            </w:r>
          </w:p>
        </w:tc>
        <w:tc>
          <w:tcPr>
            <w:tcW w:w="1435" w:type="pct"/>
            <w:tcBorders>
              <w:bottom w:val="single" w:sz="4" w:space="0" w:color="auto"/>
            </w:tcBorders>
            <w:shd w:val="clear" w:color="auto" w:fill="D9D9D9"/>
          </w:tcPr>
          <w:p w14:paraId="5CDB7A41" w14:textId="51AC8C61" w:rsidR="00932D8A" w:rsidRPr="00F453C8" w:rsidDel="00932D8A" w:rsidRDefault="00B20B40" w:rsidP="00AD1CCA">
            <w:pPr>
              <w:spacing w:before="0" w:after="0"/>
              <w:jc w:val="center"/>
              <w:rPr>
                <w:b/>
                <w:color w:val="000000"/>
                <w:vertAlign w:val="superscript"/>
                <w:lang w:eastAsia="en-CA"/>
              </w:rPr>
            </w:pPr>
            <w:r>
              <w:rPr>
                <w:b/>
                <w:color w:val="000000"/>
                <w:lang w:eastAsia="en-CA"/>
              </w:rPr>
              <w:t xml:space="preserve">IC (inflow, </w:t>
            </w:r>
            <w:r w:rsidR="00932D8A">
              <w:rPr>
                <w:b/>
                <w:color w:val="000000"/>
                <w:lang w:eastAsia="en-CA"/>
              </w:rPr>
              <w:t>reactive)</w:t>
            </w:r>
            <w:r w:rsidR="00561A30">
              <w:rPr>
                <w:b/>
                <w:color w:val="000000"/>
                <w:vertAlign w:val="superscript"/>
                <w:lang w:eastAsia="en-CA"/>
              </w:rPr>
              <w:t>#</w:t>
            </w:r>
          </w:p>
        </w:tc>
        <w:tc>
          <w:tcPr>
            <w:tcW w:w="1206" w:type="pct"/>
            <w:tcBorders>
              <w:bottom w:val="single" w:sz="4" w:space="0" w:color="auto"/>
            </w:tcBorders>
            <w:shd w:val="clear" w:color="auto" w:fill="D9D9D9"/>
            <w:noWrap/>
            <w:vAlign w:val="center"/>
            <w:hideMark/>
          </w:tcPr>
          <w:p w14:paraId="00936015" w14:textId="15AAA645" w:rsidR="00932D8A" w:rsidRPr="00F453C8" w:rsidRDefault="00932D8A" w:rsidP="002245FF">
            <w:pPr>
              <w:spacing w:before="0" w:after="0"/>
              <w:jc w:val="center"/>
              <w:rPr>
                <w:b/>
                <w:color w:val="000000"/>
                <w:vertAlign w:val="superscript"/>
                <w:lang w:eastAsia="zh-CN"/>
              </w:rPr>
            </w:pPr>
            <w:r>
              <w:rPr>
                <w:b/>
                <w:color w:val="000000"/>
                <w:lang w:eastAsia="en-CA"/>
              </w:rPr>
              <w:t>IC (outflow)</w:t>
            </w:r>
            <w:r w:rsidR="00561A30">
              <w:rPr>
                <w:b/>
                <w:color w:val="000000"/>
                <w:vertAlign w:val="superscript"/>
                <w:lang w:eastAsia="en-CA"/>
              </w:rPr>
              <w:t>$</w:t>
            </w:r>
          </w:p>
        </w:tc>
        <w:tc>
          <w:tcPr>
            <w:tcW w:w="887" w:type="pct"/>
            <w:tcBorders>
              <w:bottom w:val="single" w:sz="4" w:space="0" w:color="auto"/>
            </w:tcBorders>
            <w:shd w:val="clear" w:color="auto" w:fill="D9D9D9"/>
            <w:vAlign w:val="center"/>
          </w:tcPr>
          <w:p w14:paraId="30D9B56F" w14:textId="6A33822A" w:rsidR="00932D8A" w:rsidRPr="006F770F" w:rsidRDefault="00932D8A" w:rsidP="00AD1CCA">
            <w:pPr>
              <w:spacing w:before="0" w:after="0"/>
              <w:jc w:val="center"/>
              <w:rPr>
                <w:b/>
                <w:color w:val="000000"/>
                <w:lang w:eastAsia="zh-CN"/>
              </w:rPr>
            </w:pPr>
            <w:r>
              <w:rPr>
                <w:b/>
                <w:color w:val="000000"/>
                <w:lang w:eastAsia="en-CA"/>
              </w:rPr>
              <w:t>BC (inflow)</w:t>
            </w:r>
            <w:r w:rsidR="00561A30">
              <w:rPr>
                <w:b/>
                <w:color w:val="000000"/>
                <w:vertAlign w:val="superscript"/>
                <w:lang w:eastAsia="en-CA"/>
              </w:rPr>
              <w:t>c</w:t>
            </w:r>
          </w:p>
        </w:tc>
        <w:tc>
          <w:tcPr>
            <w:tcW w:w="726" w:type="pct"/>
            <w:tcBorders>
              <w:bottom w:val="single" w:sz="4" w:space="0" w:color="auto"/>
            </w:tcBorders>
            <w:shd w:val="clear" w:color="auto" w:fill="D9D9D9"/>
            <w:noWrap/>
            <w:vAlign w:val="center"/>
            <w:hideMark/>
          </w:tcPr>
          <w:p w14:paraId="2B1238D2" w14:textId="77777777" w:rsidR="00932D8A" w:rsidRPr="006F770F" w:rsidRDefault="00932D8A" w:rsidP="00FC5F92">
            <w:pPr>
              <w:spacing w:before="0" w:after="0"/>
              <w:jc w:val="center"/>
              <w:rPr>
                <w:b/>
                <w:color w:val="000000"/>
                <w:lang w:eastAsia="en-CA"/>
              </w:rPr>
            </w:pPr>
            <w:r w:rsidRPr="006F770F">
              <w:rPr>
                <w:b/>
                <w:color w:val="000000"/>
                <w:lang w:eastAsia="en-CA"/>
              </w:rPr>
              <w:t>Unit</w:t>
            </w:r>
          </w:p>
        </w:tc>
      </w:tr>
      <w:tr w:rsidR="00B20B40" w:rsidRPr="006F770F" w14:paraId="7C05FDEB" w14:textId="77777777" w:rsidTr="00B20B40">
        <w:trPr>
          <w:trHeight w:val="300"/>
          <w:jc w:val="center"/>
        </w:trPr>
        <w:tc>
          <w:tcPr>
            <w:tcW w:w="3387" w:type="pct"/>
            <w:gridSpan w:val="3"/>
            <w:tcBorders>
              <w:bottom w:val="single" w:sz="4" w:space="0" w:color="auto"/>
            </w:tcBorders>
            <w:shd w:val="clear" w:color="auto" w:fill="FFFFFF" w:themeFill="background1"/>
            <w:noWrap/>
            <w:vAlign w:val="center"/>
          </w:tcPr>
          <w:p w14:paraId="0DB49C44" w14:textId="0F97669C" w:rsidR="002245FF" w:rsidRPr="006F770F" w:rsidDel="00932D8A" w:rsidRDefault="002245FF" w:rsidP="00F453C8">
            <w:pPr>
              <w:spacing w:before="0" w:after="0"/>
              <w:jc w:val="left"/>
              <w:rPr>
                <w:b/>
                <w:color w:val="000000"/>
                <w:lang w:eastAsia="en-CA"/>
              </w:rPr>
            </w:pPr>
            <w:r>
              <w:rPr>
                <w:b/>
                <w:color w:val="000000"/>
                <w:lang w:eastAsia="en-CA"/>
              </w:rPr>
              <w:t>Aqueous component concentration</w:t>
            </w:r>
          </w:p>
        </w:tc>
        <w:tc>
          <w:tcPr>
            <w:tcW w:w="887" w:type="pct"/>
            <w:tcBorders>
              <w:bottom w:val="single" w:sz="4" w:space="0" w:color="auto"/>
            </w:tcBorders>
            <w:shd w:val="clear" w:color="auto" w:fill="FFFFFF" w:themeFill="background1"/>
            <w:vAlign w:val="center"/>
          </w:tcPr>
          <w:p w14:paraId="64DB9FFD" w14:textId="77777777" w:rsidR="002245FF" w:rsidRPr="006F770F" w:rsidDel="00932D8A" w:rsidRDefault="002245FF" w:rsidP="00FC5F92">
            <w:pPr>
              <w:spacing w:before="0" w:after="0"/>
              <w:jc w:val="center"/>
              <w:rPr>
                <w:b/>
                <w:color w:val="000000"/>
                <w:lang w:eastAsia="en-CA"/>
              </w:rPr>
            </w:pPr>
          </w:p>
        </w:tc>
        <w:tc>
          <w:tcPr>
            <w:tcW w:w="726" w:type="pct"/>
            <w:tcBorders>
              <w:bottom w:val="single" w:sz="4" w:space="0" w:color="auto"/>
            </w:tcBorders>
            <w:shd w:val="clear" w:color="auto" w:fill="FFFFFF" w:themeFill="background1"/>
            <w:noWrap/>
            <w:vAlign w:val="center"/>
          </w:tcPr>
          <w:p w14:paraId="58958B18" w14:textId="77777777" w:rsidR="002245FF" w:rsidRPr="006F770F" w:rsidRDefault="002245FF" w:rsidP="00FC5F92">
            <w:pPr>
              <w:spacing w:before="0" w:after="0"/>
              <w:jc w:val="center"/>
              <w:rPr>
                <w:b/>
                <w:color w:val="000000"/>
                <w:lang w:eastAsia="en-CA"/>
              </w:rPr>
            </w:pPr>
          </w:p>
        </w:tc>
      </w:tr>
      <w:tr w:rsidR="002245FF" w:rsidRPr="00ED3698" w14:paraId="3CAF2ED5" w14:textId="77777777" w:rsidTr="00F453C8">
        <w:trPr>
          <w:trHeight w:val="300"/>
          <w:jc w:val="center"/>
        </w:trPr>
        <w:tc>
          <w:tcPr>
            <w:tcW w:w="746" w:type="pct"/>
            <w:tcBorders>
              <w:top w:val="single" w:sz="4" w:space="0" w:color="auto"/>
              <w:bottom w:val="nil"/>
            </w:tcBorders>
            <w:shd w:val="clear" w:color="auto" w:fill="auto"/>
            <w:noWrap/>
            <w:vAlign w:val="bottom"/>
            <w:hideMark/>
          </w:tcPr>
          <w:p w14:paraId="1869D358" w14:textId="350CD8C8" w:rsidR="006545AA" w:rsidRPr="00ED3698" w:rsidRDefault="006545AA" w:rsidP="002245FF">
            <w:pPr>
              <w:spacing w:before="0" w:after="0"/>
              <w:rPr>
                <w:color w:val="000000"/>
                <w:lang w:eastAsia="en-CA"/>
              </w:rPr>
            </w:pPr>
            <w:r w:rsidRPr="00ED3698">
              <w:rPr>
                <w:color w:val="000000"/>
                <w:lang w:eastAsia="en-CA"/>
              </w:rPr>
              <w:t>Ca</w:t>
            </w:r>
            <w:r>
              <w:rPr>
                <w:color w:val="000000"/>
                <w:vertAlign w:val="superscript"/>
                <w:lang w:eastAsia="en-CA"/>
              </w:rPr>
              <w:t>2+</w:t>
            </w:r>
          </w:p>
        </w:tc>
        <w:tc>
          <w:tcPr>
            <w:tcW w:w="1435" w:type="pct"/>
            <w:tcBorders>
              <w:top w:val="single" w:sz="4" w:space="0" w:color="auto"/>
              <w:bottom w:val="nil"/>
            </w:tcBorders>
          </w:tcPr>
          <w:p w14:paraId="4674DE0B" w14:textId="4C9F8EB7" w:rsidR="006545AA" w:rsidRPr="00ED3698" w:rsidRDefault="006545AA" w:rsidP="00F453C8">
            <w:pPr>
              <w:spacing w:before="0" w:after="0"/>
              <w:ind w:right="746"/>
              <w:jc w:val="right"/>
              <w:rPr>
                <w:color w:val="000000"/>
                <w:lang w:eastAsia="en-CA"/>
              </w:rPr>
            </w:pPr>
            <w:r>
              <w:rPr>
                <w:color w:val="000000"/>
                <w:lang w:eastAsia="en-CA"/>
              </w:rPr>
              <w:t>6000.00</w:t>
            </w:r>
          </w:p>
        </w:tc>
        <w:tc>
          <w:tcPr>
            <w:tcW w:w="1206" w:type="pct"/>
            <w:tcBorders>
              <w:top w:val="single" w:sz="4" w:space="0" w:color="auto"/>
              <w:bottom w:val="nil"/>
            </w:tcBorders>
            <w:shd w:val="clear" w:color="auto" w:fill="auto"/>
            <w:noWrap/>
            <w:hideMark/>
          </w:tcPr>
          <w:p w14:paraId="2EDD8FFE" w14:textId="4629A15F" w:rsidR="006545AA" w:rsidRPr="00ED3698" w:rsidRDefault="006545AA" w:rsidP="00F453C8">
            <w:pPr>
              <w:spacing w:before="0" w:after="0"/>
              <w:ind w:right="817"/>
              <w:jc w:val="right"/>
              <w:rPr>
                <w:color w:val="000000"/>
                <w:lang w:eastAsia="en-CA"/>
              </w:rPr>
            </w:pPr>
            <w:r>
              <w:rPr>
                <w:color w:val="000000"/>
                <w:lang w:eastAsia="en-CA"/>
              </w:rPr>
              <w:t>9600.00</w:t>
            </w:r>
          </w:p>
        </w:tc>
        <w:tc>
          <w:tcPr>
            <w:tcW w:w="887" w:type="pct"/>
            <w:tcBorders>
              <w:top w:val="single" w:sz="4" w:space="0" w:color="auto"/>
              <w:bottom w:val="nil"/>
            </w:tcBorders>
            <w:vAlign w:val="center"/>
          </w:tcPr>
          <w:p w14:paraId="04E9BF85" w14:textId="2E75B665" w:rsidR="006545AA" w:rsidRPr="00ED3698" w:rsidRDefault="00532E37" w:rsidP="00F453C8">
            <w:pPr>
              <w:spacing w:before="0" w:after="0"/>
              <w:ind w:right="409"/>
              <w:jc w:val="right"/>
              <w:rPr>
                <w:color w:val="000000"/>
                <w:lang w:eastAsia="en-CA"/>
              </w:rPr>
            </w:pPr>
            <w:r>
              <w:rPr>
                <w:color w:val="000000"/>
                <w:lang w:eastAsia="en-CA"/>
              </w:rPr>
              <w:t>8.40</w:t>
            </w:r>
          </w:p>
        </w:tc>
        <w:tc>
          <w:tcPr>
            <w:tcW w:w="726" w:type="pct"/>
            <w:tcBorders>
              <w:top w:val="single" w:sz="4" w:space="0" w:color="auto"/>
              <w:bottom w:val="nil"/>
            </w:tcBorders>
            <w:shd w:val="clear" w:color="auto" w:fill="auto"/>
            <w:noWrap/>
            <w:vAlign w:val="center"/>
            <w:hideMark/>
          </w:tcPr>
          <w:p w14:paraId="1665064B" w14:textId="34FA920B" w:rsidR="006545AA" w:rsidRDefault="006545AA" w:rsidP="002245FF">
            <w:pPr>
              <w:spacing w:before="0" w:after="0"/>
              <w:jc w:val="center"/>
            </w:pPr>
            <w:r w:rsidRPr="0048750F">
              <w:rPr>
                <w:rFonts w:hint="eastAsia"/>
                <w:color w:val="000000"/>
                <w:lang w:eastAsia="zh-CN"/>
              </w:rPr>
              <w:t>[</w:t>
            </w:r>
            <w:r w:rsidR="00532E37" w:rsidRPr="0048750F">
              <w:rPr>
                <w:color w:val="000000"/>
                <w:lang w:eastAsia="en-CA"/>
              </w:rPr>
              <w:t>m</w:t>
            </w:r>
            <w:r w:rsidR="00532E37">
              <w:rPr>
                <w:color w:val="000000"/>
                <w:lang w:eastAsia="zh-CN"/>
              </w:rPr>
              <w:t>g</w:t>
            </w:r>
            <w:r w:rsidR="00532E37" w:rsidRPr="0048750F">
              <w:rPr>
                <w:color w:val="000000"/>
                <w:lang w:eastAsia="en-CA"/>
              </w:rPr>
              <w:t xml:space="preserve"> </w:t>
            </w:r>
            <w:r>
              <w:rPr>
                <w:color w:val="000000"/>
                <w:lang w:eastAsia="en-CA"/>
              </w:rPr>
              <w:t>l</w:t>
            </w:r>
            <w:r w:rsidRPr="0048750F">
              <w:rPr>
                <w:color w:val="000000"/>
                <w:vertAlign w:val="superscript"/>
                <w:lang w:eastAsia="en-CA"/>
              </w:rPr>
              <w:t>-1</w:t>
            </w:r>
            <w:r w:rsidRPr="0048750F">
              <w:rPr>
                <w:rFonts w:hint="eastAsia"/>
                <w:color w:val="000000"/>
                <w:lang w:eastAsia="zh-CN"/>
              </w:rPr>
              <w:t>]</w:t>
            </w:r>
          </w:p>
        </w:tc>
      </w:tr>
      <w:tr w:rsidR="00B20B40" w:rsidRPr="00ED3698" w14:paraId="12D96124" w14:textId="77777777" w:rsidTr="00B20B40">
        <w:trPr>
          <w:trHeight w:val="300"/>
          <w:jc w:val="center"/>
        </w:trPr>
        <w:tc>
          <w:tcPr>
            <w:tcW w:w="746" w:type="pct"/>
            <w:tcBorders>
              <w:top w:val="nil"/>
              <w:bottom w:val="nil"/>
            </w:tcBorders>
            <w:shd w:val="clear" w:color="auto" w:fill="auto"/>
            <w:noWrap/>
            <w:vAlign w:val="bottom"/>
          </w:tcPr>
          <w:p w14:paraId="2FABD8D6" w14:textId="447CF680" w:rsidR="00532E37" w:rsidRPr="00ED3698" w:rsidRDefault="00532E37" w:rsidP="00532E37">
            <w:pPr>
              <w:spacing w:before="0" w:after="0"/>
              <w:rPr>
                <w:color w:val="000000"/>
                <w:lang w:eastAsia="en-CA"/>
              </w:rPr>
            </w:pPr>
            <w:r>
              <w:rPr>
                <w:color w:val="000000"/>
                <w:lang w:eastAsia="en-CA"/>
              </w:rPr>
              <w:t>Na</w:t>
            </w:r>
            <w:r w:rsidRPr="00ED3698">
              <w:rPr>
                <w:color w:val="000000"/>
                <w:vertAlign w:val="superscript"/>
                <w:lang w:eastAsia="en-CA"/>
              </w:rPr>
              <w:t>+</w:t>
            </w:r>
          </w:p>
        </w:tc>
        <w:tc>
          <w:tcPr>
            <w:tcW w:w="1435" w:type="pct"/>
            <w:tcBorders>
              <w:top w:val="nil"/>
              <w:bottom w:val="nil"/>
            </w:tcBorders>
          </w:tcPr>
          <w:p w14:paraId="6EAA50B2" w14:textId="388C2225" w:rsidR="00532E37" w:rsidRPr="00ED3698" w:rsidRDefault="00532E37" w:rsidP="00F453C8">
            <w:pPr>
              <w:spacing w:before="0" w:after="0"/>
              <w:ind w:right="746"/>
              <w:jc w:val="right"/>
              <w:rPr>
                <w:color w:val="000000"/>
                <w:lang w:eastAsia="en-CA"/>
              </w:rPr>
            </w:pPr>
            <w:r>
              <w:rPr>
                <w:color w:val="000000"/>
                <w:lang w:eastAsia="en-CA"/>
              </w:rPr>
              <w:t>10900.00</w:t>
            </w:r>
          </w:p>
        </w:tc>
        <w:tc>
          <w:tcPr>
            <w:tcW w:w="1206" w:type="pct"/>
            <w:tcBorders>
              <w:top w:val="nil"/>
              <w:bottom w:val="nil"/>
            </w:tcBorders>
            <w:shd w:val="clear" w:color="auto" w:fill="auto"/>
            <w:noWrap/>
          </w:tcPr>
          <w:p w14:paraId="16E6BD65" w14:textId="7F153898" w:rsidR="00532E37" w:rsidRPr="00ED3698" w:rsidRDefault="00532E37" w:rsidP="00F453C8">
            <w:pPr>
              <w:spacing w:before="0" w:after="0"/>
              <w:ind w:right="817"/>
              <w:jc w:val="right"/>
              <w:rPr>
                <w:color w:val="000000"/>
                <w:lang w:eastAsia="en-CA"/>
              </w:rPr>
            </w:pPr>
            <w:r>
              <w:rPr>
                <w:color w:val="000000"/>
                <w:lang w:eastAsia="en-CA"/>
              </w:rPr>
              <w:t>94000.00</w:t>
            </w:r>
          </w:p>
        </w:tc>
        <w:tc>
          <w:tcPr>
            <w:tcW w:w="887" w:type="pct"/>
            <w:tcBorders>
              <w:top w:val="nil"/>
              <w:bottom w:val="nil"/>
            </w:tcBorders>
            <w:vAlign w:val="center"/>
          </w:tcPr>
          <w:p w14:paraId="2CFC8191" w14:textId="41AB8544" w:rsidR="00532E37" w:rsidRPr="00ED3698" w:rsidRDefault="00532E37" w:rsidP="00F453C8">
            <w:pPr>
              <w:spacing w:before="0" w:after="0"/>
              <w:ind w:right="409"/>
              <w:jc w:val="right"/>
              <w:rPr>
                <w:color w:val="000000"/>
                <w:lang w:eastAsia="en-CA"/>
              </w:rPr>
            </w:pPr>
            <w:r>
              <w:rPr>
                <w:color w:val="000000"/>
                <w:lang w:eastAsia="en-CA"/>
              </w:rPr>
              <w:t>189.00</w:t>
            </w:r>
          </w:p>
        </w:tc>
        <w:tc>
          <w:tcPr>
            <w:tcW w:w="726" w:type="pct"/>
            <w:tcBorders>
              <w:top w:val="nil"/>
              <w:bottom w:val="nil"/>
            </w:tcBorders>
            <w:shd w:val="clear" w:color="auto" w:fill="auto"/>
            <w:noWrap/>
          </w:tcPr>
          <w:p w14:paraId="6E036227" w14:textId="288B476C" w:rsidR="00532E37" w:rsidRPr="0048750F" w:rsidRDefault="00532E37" w:rsidP="00532E37">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18CE6EFA" w14:textId="77777777" w:rsidTr="00B20B40">
        <w:trPr>
          <w:trHeight w:val="300"/>
          <w:jc w:val="center"/>
        </w:trPr>
        <w:tc>
          <w:tcPr>
            <w:tcW w:w="746" w:type="pct"/>
            <w:tcBorders>
              <w:top w:val="nil"/>
              <w:bottom w:val="nil"/>
            </w:tcBorders>
            <w:shd w:val="clear" w:color="auto" w:fill="auto"/>
            <w:noWrap/>
            <w:vAlign w:val="bottom"/>
          </w:tcPr>
          <w:p w14:paraId="2A4D3758" w14:textId="19A2FCE3" w:rsidR="00532E37" w:rsidRPr="00ED3698" w:rsidRDefault="00532E37" w:rsidP="00532E37">
            <w:pPr>
              <w:spacing w:before="0" w:after="0"/>
              <w:rPr>
                <w:color w:val="000000"/>
                <w:lang w:eastAsia="en-CA"/>
              </w:rPr>
            </w:pPr>
            <w:r>
              <w:rPr>
                <w:color w:val="000000"/>
                <w:lang w:eastAsia="en-CA"/>
              </w:rPr>
              <w:t>Mg</w:t>
            </w:r>
            <w:r>
              <w:rPr>
                <w:color w:val="000000"/>
                <w:vertAlign w:val="superscript"/>
                <w:lang w:eastAsia="en-CA"/>
              </w:rPr>
              <w:t>2+</w:t>
            </w:r>
          </w:p>
        </w:tc>
        <w:tc>
          <w:tcPr>
            <w:tcW w:w="1435" w:type="pct"/>
            <w:tcBorders>
              <w:top w:val="nil"/>
              <w:bottom w:val="nil"/>
            </w:tcBorders>
          </w:tcPr>
          <w:p w14:paraId="6F50E569" w14:textId="216EF3CF" w:rsidR="00532E37" w:rsidRPr="00ED3698" w:rsidRDefault="00532E37" w:rsidP="00F453C8">
            <w:pPr>
              <w:spacing w:before="0" w:after="0"/>
              <w:ind w:right="746"/>
              <w:jc w:val="right"/>
              <w:rPr>
                <w:color w:val="000000"/>
                <w:lang w:eastAsia="en-CA"/>
              </w:rPr>
            </w:pPr>
            <w:r>
              <w:rPr>
                <w:color w:val="000000"/>
                <w:lang w:eastAsia="en-CA"/>
              </w:rPr>
              <w:t>2800.00</w:t>
            </w:r>
          </w:p>
        </w:tc>
        <w:tc>
          <w:tcPr>
            <w:tcW w:w="1206" w:type="pct"/>
            <w:tcBorders>
              <w:top w:val="nil"/>
              <w:bottom w:val="nil"/>
            </w:tcBorders>
            <w:shd w:val="clear" w:color="auto" w:fill="auto"/>
            <w:noWrap/>
          </w:tcPr>
          <w:p w14:paraId="0D7DE110" w14:textId="00C6E2A3" w:rsidR="00532E37" w:rsidRPr="00ED3698" w:rsidRDefault="00532E37" w:rsidP="00F453C8">
            <w:pPr>
              <w:spacing w:before="0" w:after="0"/>
              <w:ind w:right="817"/>
              <w:jc w:val="right"/>
              <w:rPr>
                <w:color w:val="000000"/>
                <w:lang w:eastAsia="en-CA"/>
              </w:rPr>
            </w:pPr>
            <w:r>
              <w:rPr>
                <w:color w:val="000000"/>
                <w:lang w:eastAsia="en-CA"/>
              </w:rPr>
              <w:t>3400.00</w:t>
            </w:r>
          </w:p>
        </w:tc>
        <w:tc>
          <w:tcPr>
            <w:tcW w:w="887" w:type="pct"/>
            <w:tcBorders>
              <w:top w:val="nil"/>
              <w:bottom w:val="nil"/>
            </w:tcBorders>
            <w:vAlign w:val="center"/>
          </w:tcPr>
          <w:p w14:paraId="312FD64A" w14:textId="6C245219" w:rsidR="00532E37" w:rsidRPr="00ED3698" w:rsidRDefault="00532E37" w:rsidP="00F453C8">
            <w:pPr>
              <w:spacing w:before="0" w:after="0"/>
              <w:ind w:right="409"/>
              <w:jc w:val="right"/>
              <w:rPr>
                <w:color w:val="000000"/>
                <w:lang w:eastAsia="en-CA"/>
              </w:rPr>
            </w:pPr>
            <w:r>
              <w:rPr>
                <w:color w:val="000000"/>
                <w:lang w:eastAsia="en-CA"/>
              </w:rPr>
              <w:t>0.097</w:t>
            </w:r>
          </w:p>
        </w:tc>
        <w:tc>
          <w:tcPr>
            <w:tcW w:w="726" w:type="pct"/>
            <w:tcBorders>
              <w:top w:val="nil"/>
              <w:bottom w:val="nil"/>
            </w:tcBorders>
            <w:shd w:val="clear" w:color="auto" w:fill="auto"/>
            <w:noWrap/>
          </w:tcPr>
          <w:p w14:paraId="133CA68F" w14:textId="023FD5BA" w:rsidR="00532E37" w:rsidRPr="0048750F" w:rsidRDefault="00532E37" w:rsidP="00532E37">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45B6B53C" w14:textId="77777777" w:rsidTr="00B20B40">
        <w:trPr>
          <w:trHeight w:val="300"/>
          <w:jc w:val="center"/>
        </w:trPr>
        <w:tc>
          <w:tcPr>
            <w:tcW w:w="746" w:type="pct"/>
            <w:tcBorders>
              <w:top w:val="nil"/>
              <w:bottom w:val="nil"/>
            </w:tcBorders>
            <w:shd w:val="clear" w:color="auto" w:fill="auto"/>
            <w:noWrap/>
            <w:vAlign w:val="bottom"/>
          </w:tcPr>
          <w:p w14:paraId="7CC94543" w14:textId="3B0BDED9" w:rsidR="00532E37" w:rsidRPr="00ED3698" w:rsidRDefault="00532E37" w:rsidP="00532E37">
            <w:pPr>
              <w:spacing w:before="0" w:after="0"/>
              <w:rPr>
                <w:color w:val="000000"/>
                <w:lang w:eastAsia="en-CA"/>
              </w:rPr>
            </w:pPr>
            <w:r>
              <w:rPr>
                <w:color w:val="000000"/>
                <w:lang w:eastAsia="en-CA"/>
              </w:rPr>
              <w:t>K</w:t>
            </w:r>
            <w:r w:rsidRPr="00ED3698">
              <w:rPr>
                <w:color w:val="000000"/>
                <w:vertAlign w:val="superscript"/>
                <w:lang w:eastAsia="en-CA"/>
              </w:rPr>
              <w:t>+</w:t>
            </w:r>
          </w:p>
        </w:tc>
        <w:tc>
          <w:tcPr>
            <w:tcW w:w="1435" w:type="pct"/>
            <w:tcBorders>
              <w:top w:val="nil"/>
              <w:bottom w:val="nil"/>
            </w:tcBorders>
          </w:tcPr>
          <w:p w14:paraId="50732283" w14:textId="7306A607" w:rsidR="00532E37" w:rsidRPr="00ED3698" w:rsidRDefault="00532E37" w:rsidP="00F453C8">
            <w:pPr>
              <w:spacing w:before="0" w:after="0"/>
              <w:ind w:right="746"/>
              <w:jc w:val="right"/>
              <w:rPr>
                <w:color w:val="000000"/>
                <w:lang w:eastAsia="en-CA"/>
              </w:rPr>
            </w:pPr>
            <w:r>
              <w:rPr>
                <w:color w:val="000000"/>
                <w:lang w:eastAsia="en-CA"/>
              </w:rPr>
              <w:t>450.00</w:t>
            </w:r>
          </w:p>
        </w:tc>
        <w:tc>
          <w:tcPr>
            <w:tcW w:w="1206" w:type="pct"/>
            <w:tcBorders>
              <w:top w:val="nil"/>
              <w:bottom w:val="nil"/>
            </w:tcBorders>
            <w:shd w:val="clear" w:color="auto" w:fill="auto"/>
            <w:noWrap/>
          </w:tcPr>
          <w:p w14:paraId="6BFFC923" w14:textId="0A625E99" w:rsidR="00532E37" w:rsidRPr="00ED3698" w:rsidRDefault="00532E37" w:rsidP="00F453C8">
            <w:pPr>
              <w:spacing w:before="0" w:after="0"/>
              <w:ind w:right="817"/>
              <w:jc w:val="right"/>
              <w:rPr>
                <w:color w:val="000000"/>
                <w:lang w:eastAsia="en-CA"/>
              </w:rPr>
            </w:pPr>
            <w:r>
              <w:rPr>
                <w:color w:val="000000"/>
                <w:lang w:eastAsia="en-CA"/>
              </w:rPr>
              <w:t>2600.00</w:t>
            </w:r>
          </w:p>
        </w:tc>
        <w:tc>
          <w:tcPr>
            <w:tcW w:w="887" w:type="pct"/>
            <w:tcBorders>
              <w:top w:val="nil"/>
              <w:bottom w:val="nil"/>
            </w:tcBorders>
            <w:vAlign w:val="center"/>
          </w:tcPr>
          <w:p w14:paraId="4ED443D7" w14:textId="486E8576" w:rsidR="00532E37" w:rsidRPr="00ED3698" w:rsidRDefault="00532E37" w:rsidP="00F453C8">
            <w:pPr>
              <w:spacing w:before="0" w:after="0"/>
              <w:ind w:right="409"/>
              <w:jc w:val="right"/>
              <w:rPr>
                <w:color w:val="000000"/>
                <w:lang w:eastAsia="en-CA"/>
              </w:rPr>
            </w:pPr>
            <w:r>
              <w:rPr>
                <w:color w:val="000000"/>
                <w:lang w:eastAsia="en-CA"/>
              </w:rPr>
              <w:t>72.00</w:t>
            </w:r>
          </w:p>
        </w:tc>
        <w:tc>
          <w:tcPr>
            <w:tcW w:w="726" w:type="pct"/>
            <w:tcBorders>
              <w:top w:val="nil"/>
              <w:bottom w:val="nil"/>
            </w:tcBorders>
            <w:shd w:val="clear" w:color="auto" w:fill="auto"/>
            <w:noWrap/>
          </w:tcPr>
          <w:p w14:paraId="403B8053" w14:textId="65F6EBBA" w:rsidR="00532E37" w:rsidRPr="0048750F" w:rsidRDefault="00532E37" w:rsidP="00532E37">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2245FF" w:rsidRPr="00ED3698" w14:paraId="4EAE5307" w14:textId="77777777" w:rsidTr="00F453C8">
        <w:trPr>
          <w:trHeight w:val="300"/>
          <w:jc w:val="center"/>
        </w:trPr>
        <w:tc>
          <w:tcPr>
            <w:tcW w:w="746" w:type="pct"/>
            <w:tcBorders>
              <w:top w:val="nil"/>
              <w:bottom w:val="nil"/>
            </w:tcBorders>
            <w:shd w:val="clear" w:color="auto" w:fill="auto"/>
            <w:noWrap/>
            <w:vAlign w:val="bottom"/>
            <w:hideMark/>
          </w:tcPr>
          <w:p w14:paraId="27A47513" w14:textId="5F1FD7BF" w:rsidR="00532E37" w:rsidRPr="00ED3698" w:rsidRDefault="00532E37" w:rsidP="00532E37">
            <w:pPr>
              <w:spacing w:before="0" w:after="0"/>
              <w:rPr>
                <w:color w:val="000000"/>
                <w:lang w:eastAsia="en-CA"/>
              </w:rPr>
            </w:pPr>
            <w:r>
              <w:rPr>
                <w:color w:val="000000"/>
                <w:lang w:eastAsia="en-CA"/>
              </w:rPr>
              <w:t>Cl</w:t>
            </w:r>
            <w:r>
              <w:rPr>
                <w:color w:val="000000"/>
                <w:vertAlign w:val="superscript"/>
                <w:lang w:eastAsia="en-CA"/>
              </w:rPr>
              <w:t>-</w:t>
            </w:r>
          </w:p>
        </w:tc>
        <w:tc>
          <w:tcPr>
            <w:tcW w:w="1435" w:type="pct"/>
            <w:tcBorders>
              <w:top w:val="nil"/>
              <w:bottom w:val="nil"/>
            </w:tcBorders>
          </w:tcPr>
          <w:p w14:paraId="508924B5" w14:textId="611C4A69" w:rsidR="00532E37" w:rsidRPr="00ED3698" w:rsidRDefault="00532E37" w:rsidP="00F453C8">
            <w:pPr>
              <w:spacing w:before="0" w:after="0"/>
              <w:ind w:right="746"/>
              <w:jc w:val="right"/>
              <w:rPr>
                <w:color w:val="000000"/>
                <w:lang w:eastAsia="en-CA"/>
              </w:rPr>
            </w:pPr>
            <w:r>
              <w:rPr>
                <w:color w:val="000000"/>
                <w:lang w:eastAsia="en-CA"/>
              </w:rPr>
              <w:t>31000.00</w:t>
            </w:r>
          </w:p>
        </w:tc>
        <w:tc>
          <w:tcPr>
            <w:tcW w:w="1206" w:type="pct"/>
            <w:tcBorders>
              <w:top w:val="nil"/>
              <w:bottom w:val="nil"/>
            </w:tcBorders>
            <w:shd w:val="clear" w:color="auto" w:fill="auto"/>
            <w:noWrap/>
            <w:hideMark/>
          </w:tcPr>
          <w:p w14:paraId="6B2C2F9E" w14:textId="31285EAA" w:rsidR="00532E37" w:rsidRPr="00ED3698" w:rsidRDefault="00532E37" w:rsidP="00F453C8">
            <w:pPr>
              <w:spacing w:before="0" w:after="0"/>
              <w:ind w:right="817"/>
              <w:jc w:val="right"/>
              <w:rPr>
                <w:color w:val="000000"/>
                <w:lang w:eastAsia="en-CA"/>
              </w:rPr>
            </w:pPr>
            <w:r>
              <w:rPr>
                <w:color w:val="000000"/>
                <w:lang w:eastAsia="en-CA"/>
              </w:rPr>
              <w:t>193000.00</w:t>
            </w:r>
          </w:p>
        </w:tc>
        <w:tc>
          <w:tcPr>
            <w:tcW w:w="887" w:type="pct"/>
            <w:tcBorders>
              <w:top w:val="nil"/>
              <w:bottom w:val="nil"/>
            </w:tcBorders>
            <w:vAlign w:val="center"/>
          </w:tcPr>
          <w:p w14:paraId="192BB8D0" w14:textId="7963F546" w:rsidR="00532E37" w:rsidRPr="00ED3698" w:rsidRDefault="00532E37" w:rsidP="00F453C8">
            <w:pPr>
              <w:spacing w:before="0" w:after="0"/>
              <w:ind w:right="409"/>
              <w:jc w:val="right"/>
              <w:rPr>
                <w:color w:val="000000"/>
                <w:lang w:eastAsia="en-CA"/>
              </w:rPr>
            </w:pPr>
            <w:r>
              <w:rPr>
                <w:color w:val="000000"/>
                <w:lang w:eastAsia="en-CA"/>
              </w:rPr>
              <w:t>164.00</w:t>
            </w:r>
          </w:p>
        </w:tc>
        <w:tc>
          <w:tcPr>
            <w:tcW w:w="726" w:type="pct"/>
            <w:tcBorders>
              <w:top w:val="nil"/>
              <w:bottom w:val="nil"/>
            </w:tcBorders>
            <w:shd w:val="clear" w:color="auto" w:fill="auto"/>
            <w:noWrap/>
            <w:hideMark/>
          </w:tcPr>
          <w:p w14:paraId="3D5DB324" w14:textId="320AD777" w:rsidR="00532E37" w:rsidRDefault="00532E37" w:rsidP="00532E37">
            <w:pPr>
              <w:spacing w:before="0" w:after="0"/>
              <w:jc w:val="cente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5EAD0057" w14:textId="77777777" w:rsidTr="00B20B40">
        <w:trPr>
          <w:trHeight w:val="300"/>
          <w:jc w:val="center"/>
        </w:trPr>
        <w:tc>
          <w:tcPr>
            <w:tcW w:w="746" w:type="pct"/>
            <w:tcBorders>
              <w:top w:val="nil"/>
              <w:bottom w:val="nil"/>
            </w:tcBorders>
            <w:shd w:val="clear" w:color="auto" w:fill="auto"/>
            <w:noWrap/>
            <w:vAlign w:val="bottom"/>
            <w:hideMark/>
          </w:tcPr>
          <w:p w14:paraId="10B4236A" w14:textId="34C0C4FE" w:rsidR="00532E37" w:rsidRPr="00ED3698" w:rsidRDefault="00532E37" w:rsidP="002245FF">
            <w:pPr>
              <w:spacing w:before="0" w:after="0"/>
              <w:rPr>
                <w:color w:val="000000"/>
                <w:lang w:eastAsia="en-CA"/>
              </w:rPr>
            </w:pPr>
            <w:r>
              <w:rPr>
                <w:color w:val="000000"/>
                <w:lang w:eastAsia="en-CA"/>
              </w:rPr>
              <w:t>S</w:t>
            </w:r>
            <w:r w:rsidRPr="00ED3698">
              <w:rPr>
                <w:color w:val="000000"/>
                <w:lang w:eastAsia="en-CA"/>
              </w:rPr>
              <w:t>O</w:t>
            </w:r>
            <w:r>
              <w:rPr>
                <w:color w:val="000000"/>
                <w:vertAlign w:val="subscript"/>
                <w:lang w:eastAsia="en-CA"/>
              </w:rPr>
              <w:t>4</w:t>
            </w:r>
            <w:r>
              <w:rPr>
                <w:color w:val="000000"/>
                <w:vertAlign w:val="superscript"/>
                <w:lang w:eastAsia="en-CA"/>
              </w:rPr>
              <w:t>2-</w:t>
            </w:r>
          </w:p>
        </w:tc>
        <w:tc>
          <w:tcPr>
            <w:tcW w:w="1435" w:type="pct"/>
            <w:tcBorders>
              <w:top w:val="nil"/>
              <w:bottom w:val="nil"/>
            </w:tcBorders>
          </w:tcPr>
          <w:p w14:paraId="41E2AF3B" w14:textId="155F7F54" w:rsidR="00532E37" w:rsidRPr="00ED3698" w:rsidRDefault="00532E37" w:rsidP="00F453C8">
            <w:pPr>
              <w:spacing w:before="0" w:after="0"/>
              <w:ind w:right="746"/>
              <w:jc w:val="right"/>
              <w:rPr>
                <w:color w:val="000000"/>
                <w:lang w:eastAsia="en-CA"/>
              </w:rPr>
            </w:pPr>
            <w:r>
              <w:rPr>
                <w:color w:val="000000"/>
                <w:lang w:eastAsia="en-CA"/>
              </w:rPr>
              <w:t>1240.00</w:t>
            </w:r>
          </w:p>
        </w:tc>
        <w:tc>
          <w:tcPr>
            <w:tcW w:w="1206" w:type="pct"/>
            <w:tcBorders>
              <w:top w:val="nil"/>
              <w:bottom w:val="nil"/>
            </w:tcBorders>
            <w:shd w:val="clear" w:color="auto" w:fill="auto"/>
            <w:noWrap/>
            <w:hideMark/>
          </w:tcPr>
          <w:p w14:paraId="69BF5440" w14:textId="7A764B92" w:rsidR="00532E37" w:rsidRPr="00ED3698" w:rsidRDefault="00532E37" w:rsidP="00F453C8">
            <w:pPr>
              <w:spacing w:before="0" w:after="0"/>
              <w:ind w:right="817"/>
              <w:jc w:val="right"/>
              <w:rPr>
                <w:color w:val="000000"/>
                <w:lang w:eastAsia="en-CA"/>
              </w:rPr>
            </w:pPr>
            <w:r>
              <w:rPr>
                <w:color w:val="000000"/>
                <w:lang w:eastAsia="en-CA"/>
              </w:rPr>
              <w:t>600.00</w:t>
            </w:r>
          </w:p>
        </w:tc>
        <w:tc>
          <w:tcPr>
            <w:tcW w:w="887" w:type="pct"/>
            <w:tcBorders>
              <w:top w:val="nil"/>
              <w:bottom w:val="nil"/>
            </w:tcBorders>
            <w:vAlign w:val="center"/>
          </w:tcPr>
          <w:p w14:paraId="6C1004AC" w14:textId="273E0BF0" w:rsidR="00532E37" w:rsidRPr="00ED3698" w:rsidRDefault="00532E37" w:rsidP="00F453C8">
            <w:pPr>
              <w:spacing w:before="0" w:after="0"/>
              <w:ind w:right="409"/>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726" w:type="pct"/>
            <w:tcBorders>
              <w:top w:val="nil"/>
              <w:bottom w:val="nil"/>
            </w:tcBorders>
            <w:shd w:val="clear" w:color="auto" w:fill="auto"/>
            <w:noWrap/>
            <w:hideMark/>
          </w:tcPr>
          <w:p w14:paraId="3D902A21" w14:textId="3C6C51E6" w:rsidR="00532E37" w:rsidRDefault="00532E37" w:rsidP="00532E37">
            <w:pPr>
              <w:spacing w:before="0" w:after="0"/>
              <w:jc w:val="cente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6BA92801" w14:textId="77777777" w:rsidTr="00F453C8">
        <w:trPr>
          <w:trHeight w:val="300"/>
          <w:jc w:val="center"/>
        </w:trPr>
        <w:tc>
          <w:tcPr>
            <w:tcW w:w="746" w:type="pct"/>
            <w:tcBorders>
              <w:top w:val="nil"/>
              <w:bottom w:val="nil"/>
            </w:tcBorders>
            <w:shd w:val="clear" w:color="auto" w:fill="auto"/>
            <w:noWrap/>
            <w:vAlign w:val="bottom"/>
          </w:tcPr>
          <w:p w14:paraId="2D07043C" w14:textId="239E1999" w:rsidR="00532E37" w:rsidRPr="00ED3698" w:rsidRDefault="00532E37" w:rsidP="00532E37">
            <w:pPr>
              <w:spacing w:before="0" w:after="0"/>
              <w:rPr>
                <w:color w:val="000000"/>
                <w:lang w:eastAsia="en-CA"/>
              </w:rPr>
            </w:pPr>
            <w:r>
              <w:rPr>
                <w:color w:val="000000"/>
                <w:lang w:eastAsia="en-CA"/>
              </w:rPr>
              <w:t>pH</w:t>
            </w:r>
          </w:p>
        </w:tc>
        <w:tc>
          <w:tcPr>
            <w:tcW w:w="1435" w:type="pct"/>
            <w:tcBorders>
              <w:top w:val="nil"/>
              <w:bottom w:val="nil"/>
            </w:tcBorders>
          </w:tcPr>
          <w:p w14:paraId="013A36BC" w14:textId="0BA4838C" w:rsidR="00532E37" w:rsidRPr="00ED3698" w:rsidRDefault="00532E37" w:rsidP="00F453C8">
            <w:pPr>
              <w:spacing w:before="0" w:after="0"/>
              <w:ind w:right="746"/>
              <w:jc w:val="right"/>
              <w:rPr>
                <w:color w:val="000000"/>
                <w:lang w:eastAsia="en-CA"/>
              </w:rPr>
            </w:pPr>
            <w:r>
              <w:rPr>
                <w:color w:val="000000"/>
                <w:lang w:eastAsia="en-CA"/>
              </w:rPr>
              <w:t>5.95</w:t>
            </w:r>
          </w:p>
        </w:tc>
        <w:tc>
          <w:tcPr>
            <w:tcW w:w="1206" w:type="pct"/>
            <w:tcBorders>
              <w:top w:val="nil"/>
              <w:bottom w:val="nil"/>
            </w:tcBorders>
            <w:shd w:val="clear" w:color="auto" w:fill="auto"/>
            <w:noWrap/>
          </w:tcPr>
          <w:p w14:paraId="315281F8" w14:textId="5B16B079" w:rsidR="00532E37" w:rsidRPr="00ED3698" w:rsidRDefault="00532E37" w:rsidP="00F453C8">
            <w:pPr>
              <w:spacing w:before="0" w:after="0"/>
              <w:ind w:right="817"/>
              <w:jc w:val="right"/>
              <w:rPr>
                <w:color w:val="000000"/>
                <w:lang w:eastAsia="en-CA"/>
              </w:rPr>
            </w:pPr>
            <w:r>
              <w:rPr>
                <w:color w:val="000000"/>
                <w:lang w:eastAsia="en-CA"/>
              </w:rPr>
              <w:t>5.95</w:t>
            </w:r>
          </w:p>
        </w:tc>
        <w:tc>
          <w:tcPr>
            <w:tcW w:w="887" w:type="pct"/>
            <w:tcBorders>
              <w:top w:val="nil"/>
              <w:bottom w:val="nil"/>
            </w:tcBorders>
            <w:vAlign w:val="center"/>
          </w:tcPr>
          <w:p w14:paraId="4550DF5C" w14:textId="6C5D63AB" w:rsidR="00532E37" w:rsidRPr="00ED3698" w:rsidRDefault="00532E37" w:rsidP="00F453C8">
            <w:pPr>
              <w:spacing w:before="0" w:after="0"/>
              <w:ind w:right="409"/>
              <w:jc w:val="right"/>
              <w:rPr>
                <w:color w:val="000000"/>
                <w:lang w:eastAsia="en-CA"/>
              </w:rPr>
            </w:pPr>
            <w:r>
              <w:rPr>
                <w:color w:val="000000"/>
                <w:lang w:eastAsia="en-CA"/>
              </w:rPr>
              <w:t>7.0</w:t>
            </w:r>
          </w:p>
        </w:tc>
        <w:tc>
          <w:tcPr>
            <w:tcW w:w="726" w:type="pct"/>
            <w:tcBorders>
              <w:top w:val="nil"/>
              <w:bottom w:val="nil"/>
            </w:tcBorders>
            <w:shd w:val="clear" w:color="auto" w:fill="auto"/>
            <w:noWrap/>
          </w:tcPr>
          <w:p w14:paraId="4A95B0B7" w14:textId="78F93FE8" w:rsidR="00532E37" w:rsidRPr="0048750F" w:rsidRDefault="00532E37" w:rsidP="002245FF">
            <w:pPr>
              <w:spacing w:before="0" w:after="0"/>
              <w:jc w:val="center"/>
              <w:rPr>
                <w:color w:val="000000"/>
                <w:lang w:eastAsia="zh-CN"/>
              </w:rPr>
            </w:pPr>
            <w:r w:rsidRPr="003B6E59">
              <w:rPr>
                <w:rFonts w:hint="eastAsia"/>
                <w:color w:val="000000"/>
                <w:lang w:eastAsia="zh-CN"/>
              </w:rPr>
              <w:t>[</w:t>
            </w:r>
            <w:r w:rsidR="002245FF">
              <w:rPr>
                <w:color w:val="000000"/>
                <w:lang w:eastAsia="en-CA"/>
              </w:rPr>
              <w:t>-]</w:t>
            </w:r>
          </w:p>
        </w:tc>
      </w:tr>
      <w:tr w:rsidR="00B20B40" w:rsidRPr="00ED3698" w14:paraId="28EE587C" w14:textId="77777777" w:rsidTr="00F453C8">
        <w:trPr>
          <w:trHeight w:val="300"/>
          <w:jc w:val="center"/>
        </w:trPr>
        <w:tc>
          <w:tcPr>
            <w:tcW w:w="746" w:type="pct"/>
            <w:tcBorders>
              <w:top w:val="nil"/>
              <w:bottom w:val="nil"/>
            </w:tcBorders>
            <w:shd w:val="clear" w:color="auto" w:fill="auto"/>
            <w:noWrap/>
            <w:vAlign w:val="bottom"/>
          </w:tcPr>
          <w:p w14:paraId="79492EB9" w14:textId="49CF32CE" w:rsidR="00532E37" w:rsidRPr="00ED3698" w:rsidRDefault="00532E37" w:rsidP="00532E37">
            <w:pPr>
              <w:spacing w:before="0" w:after="0"/>
              <w:rPr>
                <w:color w:val="000000"/>
                <w:lang w:eastAsia="en-CA"/>
              </w:rPr>
            </w:pPr>
            <w:r w:rsidRPr="00ED3698">
              <w:rPr>
                <w:color w:val="000000"/>
                <w:lang w:eastAsia="en-CA"/>
              </w:rPr>
              <w:t>CO</w:t>
            </w:r>
            <w:r w:rsidRPr="00ED3698">
              <w:rPr>
                <w:color w:val="000000"/>
                <w:vertAlign w:val="subscript"/>
                <w:lang w:eastAsia="en-CA"/>
              </w:rPr>
              <w:t>3</w:t>
            </w:r>
            <w:r>
              <w:rPr>
                <w:color w:val="000000"/>
                <w:vertAlign w:val="superscript"/>
                <w:lang w:eastAsia="en-CA"/>
              </w:rPr>
              <w:t>2-</w:t>
            </w:r>
          </w:p>
        </w:tc>
        <w:tc>
          <w:tcPr>
            <w:tcW w:w="1435" w:type="pct"/>
            <w:tcBorders>
              <w:top w:val="nil"/>
              <w:bottom w:val="nil"/>
            </w:tcBorders>
          </w:tcPr>
          <w:p w14:paraId="07926AEB" w14:textId="0348B623" w:rsidR="00532E37" w:rsidRPr="00ED3698" w:rsidRDefault="00532E37" w:rsidP="00F453C8">
            <w:pPr>
              <w:spacing w:before="0" w:after="0"/>
              <w:ind w:right="746"/>
              <w:jc w:val="right"/>
              <w:rPr>
                <w:color w:val="000000"/>
                <w:lang w:eastAsia="en-CA"/>
              </w:rPr>
            </w:pPr>
            <w:r>
              <w:rPr>
                <w:color w:val="000000"/>
                <w:lang w:eastAsia="en-CA"/>
              </w:rPr>
              <w:t>303.00</w:t>
            </w:r>
          </w:p>
        </w:tc>
        <w:tc>
          <w:tcPr>
            <w:tcW w:w="1206" w:type="pct"/>
            <w:tcBorders>
              <w:top w:val="nil"/>
              <w:bottom w:val="nil"/>
            </w:tcBorders>
            <w:shd w:val="clear" w:color="auto" w:fill="auto"/>
            <w:noWrap/>
          </w:tcPr>
          <w:p w14:paraId="171C68A7" w14:textId="2E245B0C" w:rsidR="00532E37" w:rsidRPr="00ED3698" w:rsidRDefault="00532E37" w:rsidP="00F453C8">
            <w:pPr>
              <w:spacing w:before="0" w:after="0"/>
              <w:ind w:right="817"/>
              <w:jc w:val="right"/>
              <w:rPr>
                <w:color w:val="000000"/>
                <w:lang w:eastAsia="en-CA"/>
              </w:rPr>
            </w:pPr>
            <w:r>
              <w:rPr>
                <w:color w:val="000000"/>
                <w:lang w:eastAsia="en-CA"/>
              </w:rPr>
              <w:t>76.00</w:t>
            </w:r>
          </w:p>
        </w:tc>
        <w:tc>
          <w:tcPr>
            <w:tcW w:w="887" w:type="pct"/>
            <w:tcBorders>
              <w:top w:val="nil"/>
              <w:bottom w:val="nil"/>
            </w:tcBorders>
            <w:vAlign w:val="center"/>
          </w:tcPr>
          <w:p w14:paraId="37E799BF" w14:textId="26C62A45" w:rsidR="00532E37" w:rsidRPr="00ED3698" w:rsidRDefault="00532E37" w:rsidP="00F453C8">
            <w:pPr>
              <w:spacing w:before="0" w:after="0"/>
              <w:ind w:right="409"/>
              <w:jc w:val="right"/>
              <w:rPr>
                <w:color w:val="000000"/>
                <w:lang w:eastAsia="en-CA"/>
              </w:rPr>
            </w:pPr>
            <w:r>
              <w:rPr>
                <w:color w:val="000000"/>
                <w:lang w:eastAsia="en-CA"/>
              </w:rPr>
              <w:t>164</w:t>
            </w:r>
            <w:r w:rsidR="002245FF">
              <w:rPr>
                <w:color w:val="000000"/>
                <w:lang w:eastAsia="en-CA"/>
              </w:rPr>
              <w:t>.00</w:t>
            </w:r>
          </w:p>
        </w:tc>
        <w:tc>
          <w:tcPr>
            <w:tcW w:w="726" w:type="pct"/>
            <w:tcBorders>
              <w:top w:val="nil"/>
              <w:bottom w:val="nil"/>
            </w:tcBorders>
            <w:shd w:val="clear" w:color="auto" w:fill="auto"/>
            <w:noWrap/>
          </w:tcPr>
          <w:p w14:paraId="4B020E60" w14:textId="744DF89C" w:rsidR="00532E37" w:rsidRPr="0048750F" w:rsidRDefault="00532E37" w:rsidP="00532E37">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10C7B09E" w14:textId="77777777" w:rsidTr="00F453C8">
        <w:trPr>
          <w:trHeight w:val="300"/>
          <w:jc w:val="center"/>
        </w:trPr>
        <w:tc>
          <w:tcPr>
            <w:tcW w:w="746" w:type="pct"/>
            <w:tcBorders>
              <w:top w:val="nil"/>
              <w:bottom w:val="nil"/>
            </w:tcBorders>
            <w:shd w:val="clear" w:color="auto" w:fill="auto"/>
            <w:noWrap/>
            <w:vAlign w:val="bottom"/>
          </w:tcPr>
          <w:p w14:paraId="209E9803" w14:textId="1D5201F8" w:rsidR="00532E37" w:rsidRPr="00ED3698" w:rsidRDefault="00532E37" w:rsidP="00532E37">
            <w:pPr>
              <w:spacing w:before="0" w:after="0"/>
              <w:rPr>
                <w:color w:val="000000"/>
                <w:lang w:eastAsia="en-CA"/>
              </w:rPr>
            </w:pPr>
            <w:r>
              <w:rPr>
                <w:color w:val="000000"/>
                <w:lang w:eastAsia="en-CA"/>
              </w:rPr>
              <w:t>HS</w:t>
            </w:r>
            <w:r>
              <w:rPr>
                <w:color w:val="000000"/>
                <w:vertAlign w:val="superscript"/>
                <w:lang w:eastAsia="en-CA"/>
              </w:rPr>
              <w:t>-</w:t>
            </w:r>
          </w:p>
        </w:tc>
        <w:tc>
          <w:tcPr>
            <w:tcW w:w="1435" w:type="pct"/>
            <w:tcBorders>
              <w:top w:val="nil"/>
              <w:bottom w:val="nil"/>
            </w:tcBorders>
          </w:tcPr>
          <w:p w14:paraId="7F3A727E" w14:textId="6168C44E" w:rsidR="00532E37" w:rsidRPr="00ED3698" w:rsidRDefault="00532E37" w:rsidP="00F453C8">
            <w:pPr>
              <w:spacing w:before="0" w:after="0"/>
              <w:ind w:right="746"/>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1206" w:type="pct"/>
            <w:tcBorders>
              <w:top w:val="nil"/>
              <w:bottom w:val="nil"/>
            </w:tcBorders>
            <w:shd w:val="clear" w:color="auto" w:fill="auto"/>
            <w:noWrap/>
          </w:tcPr>
          <w:p w14:paraId="00474FF3" w14:textId="232CA5C2" w:rsidR="00532E37" w:rsidRPr="00ED3698" w:rsidRDefault="00532E37" w:rsidP="00F453C8">
            <w:pPr>
              <w:spacing w:before="0" w:after="0"/>
              <w:ind w:right="817"/>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887" w:type="pct"/>
            <w:tcBorders>
              <w:top w:val="nil"/>
              <w:bottom w:val="nil"/>
            </w:tcBorders>
            <w:vAlign w:val="center"/>
          </w:tcPr>
          <w:p w14:paraId="4AD2E0A3" w14:textId="31C371D9" w:rsidR="00532E37" w:rsidRPr="00ED3698" w:rsidRDefault="00532E37" w:rsidP="00F453C8">
            <w:pPr>
              <w:spacing w:before="0" w:after="0"/>
              <w:ind w:right="409"/>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726" w:type="pct"/>
            <w:tcBorders>
              <w:top w:val="nil"/>
              <w:bottom w:val="nil"/>
            </w:tcBorders>
            <w:shd w:val="clear" w:color="auto" w:fill="auto"/>
            <w:noWrap/>
          </w:tcPr>
          <w:p w14:paraId="1700B25F" w14:textId="6E476B62" w:rsidR="00532E37" w:rsidRPr="0048750F" w:rsidRDefault="00532E37" w:rsidP="00532E37">
            <w:pPr>
              <w:spacing w:before="0" w:after="0"/>
              <w:jc w:val="center"/>
              <w:rPr>
                <w:color w:val="000000"/>
                <w:lang w:eastAsia="zh-CN"/>
              </w:rPr>
            </w:pPr>
            <w:r w:rsidRPr="003B6E59">
              <w:rPr>
                <w:rFonts w:hint="eastAsia"/>
                <w:color w:val="000000"/>
                <w:lang w:eastAsia="zh-CN"/>
              </w:rPr>
              <w:t>[</w:t>
            </w:r>
            <w:r w:rsidRPr="003B6E59">
              <w:rPr>
                <w:color w:val="000000"/>
                <w:lang w:eastAsia="en-CA"/>
              </w:rPr>
              <w:t>m</w:t>
            </w:r>
            <w:r w:rsidRPr="003B6E59">
              <w:rPr>
                <w:color w:val="000000"/>
                <w:lang w:eastAsia="zh-CN"/>
              </w:rPr>
              <w:t>g</w:t>
            </w:r>
            <w:r w:rsidRPr="003B6E59">
              <w:rPr>
                <w:color w:val="000000"/>
                <w:lang w:eastAsia="en-CA"/>
              </w:rPr>
              <w:t xml:space="preserve"> l</w:t>
            </w:r>
            <w:r w:rsidRPr="003B6E59">
              <w:rPr>
                <w:color w:val="000000"/>
                <w:vertAlign w:val="superscript"/>
                <w:lang w:eastAsia="en-CA"/>
              </w:rPr>
              <w:t>-1</w:t>
            </w:r>
            <w:r w:rsidRPr="003B6E59">
              <w:rPr>
                <w:rFonts w:hint="eastAsia"/>
                <w:color w:val="000000"/>
                <w:lang w:eastAsia="zh-CN"/>
              </w:rPr>
              <w:t>]</w:t>
            </w:r>
          </w:p>
        </w:tc>
      </w:tr>
      <w:tr w:rsidR="00B20B40" w:rsidRPr="00ED3698" w14:paraId="306D79BC" w14:textId="77777777" w:rsidTr="00F453C8">
        <w:trPr>
          <w:trHeight w:val="300"/>
          <w:jc w:val="center"/>
        </w:trPr>
        <w:tc>
          <w:tcPr>
            <w:tcW w:w="746" w:type="pct"/>
            <w:tcBorders>
              <w:top w:val="nil"/>
              <w:bottom w:val="single" w:sz="4" w:space="0" w:color="auto"/>
            </w:tcBorders>
            <w:shd w:val="clear" w:color="auto" w:fill="auto"/>
            <w:noWrap/>
            <w:vAlign w:val="bottom"/>
          </w:tcPr>
          <w:p w14:paraId="4B5A5099" w14:textId="4CB4E2F7" w:rsidR="006545AA" w:rsidRPr="00ED3698" w:rsidRDefault="006545AA" w:rsidP="002245FF">
            <w:pPr>
              <w:spacing w:before="0" w:after="0"/>
              <w:rPr>
                <w:color w:val="000000"/>
                <w:lang w:eastAsia="en-CA"/>
              </w:rPr>
            </w:pPr>
            <w:r>
              <w:rPr>
                <w:color w:val="000000"/>
                <w:lang w:eastAsia="en-CA"/>
              </w:rPr>
              <w:t xml:space="preserve">Eh </w:t>
            </w:r>
          </w:p>
        </w:tc>
        <w:tc>
          <w:tcPr>
            <w:tcW w:w="1435" w:type="pct"/>
            <w:tcBorders>
              <w:top w:val="nil"/>
              <w:bottom w:val="single" w:sz="4" w:space="0" w:color="auto"/>
            </w:tcBorders>
          </w:tcPr>
          <w:p w14:paraId="62D2E0EF" w14:textId="0B3FCDFD" w:rsidR="006545AA" w:rsidRPr="00ED3698" w:rsidRDefault="006545AA" w:rsidP="00F453C8">
            <w:pPr>
              <w:spacing w:before="0" w:after="0"/>
              <w:ind w:right="746"/>
              <w:jc w:val="right"/>
              <w:rPr>
                <w:color w:val="000000"/>
                <w:lang w:eastAsia="en-CA"/>
              </w:rPr>
            </w:pPr>
            <w:r>
              <w:rPr>
                <w:color w:val="000000"/>
                <w:lang w:eastAsia="en-CA"/>
              </w:rPr>
              <w:t>-200.00</w:t>
            </w:r>
          </w:p>
        </w:tc>
        <w:tc>
          <w:tcPr>
            <w:tcW w:w="1206" w:type="pct"/>
            <w:tcBorders>
              <w:top w:val="nil"/>
              <w:bottom w:val="single" w:sz="4" w:space="0" w:color="auto"/>
            </w:tcBorders>
            <w:shd w:val="clear" w:color="auto" w:fill="auto"/>
            <w:noWrap/>
          </w:tcPr>
          <w:p w14:paraId="4F0C2B7B" w14:textId="02DFC891" w:rsidR="006545AA" w:rsidRPr="00ED3698" w:rsidRDefault="006545AA" w:rsidP="00F453C8">
            <w:pPr>
              <w:spacing w:before="0" w:after="0"/>
              <w:ind w:right="817"/>
              <w:jc w:val="right"/>
              <w:rPr>
                <w:color w:val="000000"/>
                <w:lang w:eastAsia="en-CA"/>
              </w:rPr>
            </w:pPr>
            <w:r>
              <w:rPr>
                <w:color w:val="000000"/>
                <w:lang w:eastAsia="en-CA"/>
              </w:rPr>
              <w:t>-200.00</w:t>
            </w:r>
          </w:p>
        </w:tc>
        <w:tc>
          <w:tcPr>
            <w:tcW w:w="887" w:type="pct"/>
            <w:tcBorders>
              <w:top w:val="nil"/>
              <w:bottom w:val="single" w:sz="4" w:space="0" w:color="auto"/>
            </w:tcBorders>
            <w:vAlign w:val="center"/>
          </w:tcPr>
          <w:p w14:paraId="20ECF4CA" w14:textId="31F35845" w:rsidR="006545AA" w:rsidRPr="00ED3698" w:rsidRDefault="00532E37" w:rsidP="00F453C8">
            <w:pPr>
              <w:spacing w:before="0" w:after="0"/>
              <w:ind w:right="409"/>
              <w:jc w:val="right"/>
              <w:rPr>
                <w:color w:val="000000"/>
                <w:lang w:eastAsia="en-CA"/>
              </w:rPr>
            </w:pPr>
            <w:r>
              <w:rPr>
                <w:color w:val="000000"/>
                <w:lang w:eastAsia="en-CA"/>
              </w:rPr>
              <w:t>200.00</w:t>
            </w:r>
          </w:p>
        </w:tc>
        <w:tc>
          <w:tcPr>
            <w:tcW w:w="726" w:type="pct"/>
            <w:tcBorders>
              <w:top w:val="nil"/>
              <w:bottom w:val="single" w:sz="4" w:space="0" w:color="auto"/>
            </w:tcBorders>
            <w:shd w:val="clear" w:color="auto" w:fill="auto"/>
            <w:noWrap/>
            <w:vAlign w:val="center"/>
          </w:tcPr>
          <w:p w14:paraId="3D779A76" w14:textId="6288F10F" w:rsidR="006545AA" w:rsidRPr="0048750F" w:rsidRDefault="002245FF" w:rsidP="006545AA">
            <w:pPr>
              <w:spacing w:before="0" w:after="0"/>
              <w:jc w:val="center"/>
              <w:rPr>
                <w:color w:val="000000"/>
                <w:lang w:eastAsia="zh-CN"/>
              </w:rPr>
            </w:pPr>
            <w:r>
              <w:rPr>
                <w:color w:val="000000"/>
                <w:lang w:eastAsia="zh-CN"/>
              </w:rPr>
              <w:t>[mV]</w:t>
            </w:r>
          </w:p>
        </w:tc>
      </w:tr>
      <w:tr w:rsidR="002245FF" w:rsidRPr="00ED3698" w14:paraId="308AEC76" w14:textId="77777777" w:rsidTr="00F453C8">
        <w:trPr>
          <w:trHeight w:val="300"/>
          <w:jc w:val="center"/>
        </w:trPr>
        <w:tc>
          <w:tcPr>
            <w:tcW w:w="5000" w:type="pct"/>
            <w:gridSpan w:val="5"/>
            <w:tcBorders>
              <w:top w:val="single" w:sz="4" w:space="0" w:color="auto"/>
              <w:bottom w:val="single" w:sz="4" w:space="0" w:color="auto"/>
            </w:tcBorders>
            <w:shd w:val="clear" w:color="auto" w:fill="auto"/>
            <w:noWrap/>
            <w:vAlign w:val="center"/>
          </w:tcPr>
          <w:p w14:paraId="211EAACB" w14:textId="304D5AD7" w:rsidR="002245FF" w:rsidRDefault="002245FF" w:rsidP="00F453C8">
            <w:pPr>
              <w:spacing w:before="0" w:after="0"/>
              <w:jc w:val="left"/>
              <w:rPr>
                <w:color w:val="000000"/>
                <w:lang w:eastAsia="zh-CN"/>
              </w:rPr>
            </w:pPr>
            <w:r>
              <w:rPr>
                <w:b/>
                <w:color w:val="000000"/>
                <w:lang w:eastAsia="en-CA"/>
              </w:rPr>
              <w:t>Mineral volume fraction</w:t>
            </w:r>
          </w:p>
        </w:tc>
      </w:tr>
      <w:tr w:rsidR="00B20B40" w:rsidRPr="006F770F" w14:paraId="626FC972" w14:textId="77777777" w:rsidTr="00F453C8">
        <w:trPr>
          <w:trHeight w:val="300"/>
          <w:jc w:val="center"/>
        </w:trPr>
        <w:tc>
          <w:tcPr>
            <w:tcW w:w="746" w:type="pct"/>
            <w:tcBorders>
              <w:bottom w:val="single" w:sz="4" w:space="0" w:color="auto"/>
            </w:tcBorders>
            <w:shd w:val="clear" w:color="auto" w:fill="D9D9D9"/>
            <w:noWrap/>
            <w:vAlign w:val="center"/>
            <w:hideMark/>
          </w:tcPr>
          <w:p w14:paraId="4B58AA22" w14:textId="77777777" w:rsidR="00247A55" w:rsidRPr="006F770F" w:rsidRDefault="00247A55" w:rsidP="00B20B40">
            <w:pPr>
              <w:spacing w:before="0" w:after="0"/>
              <w:jc w:val="left"/>
              <w:rPr>
                <w:b/>
                <w:color w:val="000000"/>
                <w:lang w:eastAsia="en-CA"/>
              </w:rPr>
            </w:pPr>
            <w:r w:rsidRPr="006F770F">
              <w:rPr>
                <w:b/>
                <w:color w:val="000000"/>
                <w:lang w:eastAsia="en-CA"/>
              </w:rPr>
              <w:t>Parameter</w:t>
            </w:r>
          </w:p>
        </w:tc>
        <w:tc>
          <w:tcPr>
            <w:tcW w:w="1435" w:type="pct"/>
            <w:tcBorders>
              <w:bottom w:val="single" w:sz="4" w:space="0" w:color="auto"/>
            </w:tcBorders>
            <w:shd w:val="clear" w:color="auto" w:fill="D9D9D9"/>
          </w:tcPr>
          <w:p w14:paraId="2383CA12" w14:textId="6600BC03" w:rsidR="00247A55" w:rsidRPr="006F770F" w:rsidDel="00932D8A" w:rsidRDefault="00247A55" w:rsidP="00AD1CCA">
            <w:pPr>
              <w:spacing w:before="0" w:after="0"/>
              <w:jc w:val="center"/>
              <w:rPr>
                <w:b/>
                <w:color w:val="000000"/>
                <w:lang w:eastAsia="en-CA"/>
              </w:rPr>
            </w:pPr>
            <w:r>
              <w:rPr>
                <w:b/>
                <w:color w:val="000000"/>
                <w:lang w:eastAsia="en-CA"/>
              </w:rPr>
              <w:t>IC (inflow)</w:t>
            </w:r>
          </w:p>
        </w:tc>
        <w:tc>
          <w:tcPr>
            <w:tcW w:w="1206" w:type="pct"/>
            <w:tcBorders>
              <w:bottom w:val="single" w:sz="4" w:space="0" w:color="auto"/>
            </w:tcBorders>
            <w:shd w:val="clear" w:color="auto" w:fill="D9D9D9"/>
            <w:noWrap/>
            <w:vAlign w:val="center"/>
            <w:hideMark/>
          </w:tcPr>
          <w:p w14:paraId="11EBE7B6" w14:textId="711FE7E3" w:rsidR="00247A55" w:rsidRPr="006F770F" w:rsidRDefault="00247A55">
            <w:pPr>
              <w:spacing w:before="0" w:after="0"/>
              <w:jc w:val="center"/>
              <w:rPr>
                <w:b/>
                <w:color w:val="000000"/>
                <w:lang w:eastAsia="zh-CN"/>
              </w:rPr>
            </w:pPr>
            <w:r>
              <w:rPr>
                <w:b/>
                <w:color w:val="000000"/>
                <w:lang w:eastAsia="en-CA"/>
              </w:rPr>
              <w:t>IC (reactive)</w:t>
            </w:r>
          </w:p>
        </w:tc>
        <w:tc>
          <w:tcPr>
            <w:tcW w:w="887" w:type="pct"/>
            <w:tcBorders>
              <w:bottom w:val="single" w:sz="4" w:space="0" w:color="auto"/>
            </w:tcBorders>
            <w:shd w:val="clear" w:color="auto" w:fill="D9D9D9"/>
            <w:vAlign w:val="center"/>
          </w:tcPr>
          <w:p w14:paraId="2224FC6C" w14:textId="52A617F2" w:rsidR="00247A55" w:rsidRPr="006F770F" w:rsidRDefault="00247A55" w:rsidP="00B20B40">
            <w:pPr>
              <w:spacing w:before="0" w:after="0"/>
              <w:jc w:val="center"/>
              <w:rPr>
                <w:b/>
                <w:color w:val="000000"/>
                <w:lang w:eastAsia="zh-CN"/>
              </w:rPr>
            </w:pPr>
            <w:r>
              <w:rPr>
                <w:b/>
                <w:color w:val="000000"/>
                <w:lang w:eastAsia="en-CA"/>
              </w:rPr>
              <w:t>IC (outflow)</w:t>
            </w:r>
          </w:p>
        </w:tc>
        <w:tc>
          <w:tcPr>
            <w:tcW w:w="726" w:type="pct"/>
            <w:tcBorders>
              <w:bottom w:val="single" w:sz="4" w:space="0" w:color="auto"/>
            </w:tcBorders>
            <w:shd w:val="clear" w:color="auto" w:fill="D9D9D9"/>
            <w:noWrap/>
            <w:vAlign w:val="center"/>
            <w:hideMark/>
          </w:tcPr>
          <w:p w14:paraId="7FF483C3" w14:textId="77777777" w:rsidR="00247A55" w:rsidRPr="006F770F" w:rsidRDefault="00247A55" w:rsidP="00B20B40">
            <w:pPr>
              <w:spacing w:before="0" w:after="0"/>
              <w:jc w:val="center"/>
              <w:rPr>
                <w:b/>
                <w:color w:val="000000"/>
                <w:lang w:eastAsia="en-CA"/>
              </w:rPr>
            </w:pPr>
            <w:r w:rsidRPr="006F770F">
              <w:rPr>
                <w:b/>
                <w:color w:val="000000"/>
                <w:lang w:eastAsia="en-CA"/>
              </w:rPr>
              <w:t>Unit</w:t>
            </w:r>
          </w:p>
        </w:tc>
      </w:tr>
      <w:tr w:rsidR="002245FF" w:rsidRPr="00ED3698" w14:paraId="6F20CF15" w14:textId="77777777" w:rsidTr="00F453C8">
        <w:trPr>
          <w:trHeight w:val="300"/>
          <w:jc w:val="center"/>
        </w:trPr>
        <w:tc>
          <w:tcPr>
            <w:tcW w:w="746" w:type="pct"/>
            <w:tcBorders>
              <w:top w:val="nil"/>
              <w:bottom w:val="nil"/>
            </w:tcBorders>
            <w:shd w:val="clear" w:color="auto" w:fill="auto"/>
            <w:noWrap/>
            <w:vAlign w:val="bottom"/>
          </w:tcPr>
          <w:p w14:paraId="5DA6312E" w14:textId="097088CB" w:rsidR="002245FF" w:rsidRDefault="00247A55" w:rsidP="002245FF">
            <w:pPr>
              <w:spacing w:before="0" w:after="0"/>
              <w:rPr>
                <w:b/>
                <w:color w:val="000000"/>
                <w:lang w:eastAsia="en-CA"/>
              </w:rPr>
            </w:pPr>
            <w:r w:rsidRPr="00247A55">
              <w:rPr>
                <w:color w:val="000000"/>
                <w:lang w:eastAsia="en-CA"/>
              </w:rPr>
              <w:t>ch2o-h2s</w:t>
            </w:r>
          </w:p>
        </w:tc>
        <w:tc>
          <w:tcPr>
            <w:tcW w:w="1435" w:type="pct"/>
            <w:tcBorders>
              <w:top w:val="nil"/>
              <w:bottom w:val="nil"/>
            </w:tcBorders>
          </w:tcPr>
          <w:p w14:paraId="4BB986E7" w14:textId="28034790" w:rsidR="002245FF" w:rsidRDefault="00247A55" w:rsidP="002245FF">
            <w:pPr>
              <w:spacing w:before="0" w:after="0"/>
              <w:ind w:right="746"/>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1206" w:type="pct"/>
            <w:tcBorders>
              <w:top w:val="nil"/>
              <w:bottom w:val="nil"/>
            </w:tcBorders>
            <w:shd w:val="clear" w:color="auto" w:fill="auto"/>
            <w:noWrap/>
          </w:tcPr>
          <w:p w14:paraId="277939EA" w14:textId="411FBE4D" w:rsidR="002245FF" w:rsidRDefault="00247A55" w:rsidP="002245FF">
            <w:pPr>
              <w:spacing w:before="0" w:after="0"/>
              <w:ind w:right="817"/>
              <w:jc w:val="right"/>
              <w:rPr>
                <w:color w:val="000000"/>
                <w:lang w:eastAsia="en-CA"/>
              </w:rPr>
            </w:pPr>
            <w:r>
              <w:rPr>
                <w:color w:val="000000"/>
                <w:lang w:eastAsia="en-CA"/>
              </w:rPr>
              <w:t>0.10</w:t>
            </w:r>
          </w:p>
        </w:tc>
        <w:tc>
          <w:tcPr>
            <w:tcW w:w="887" w:type="pct"/>
            <w:tcBorders>
              <w:top w:val="nil"/>
              <w:bottom w:val="nil"/>
            </w:tcBorders>
            <w:vAlign w:val="center"/>
          </w:tcPr>
          <w:p w14:paraId="70AF925B" w14:textId="16E5F13E" w:rsidR="002245FF" w:rsidRDefault="00AD1CCA" w:rsidP="002245FF">
            <w:pPr>
              <w:spacing w:before="0" w:after="0"/>
              <w:ind w:right="409"/>
              <w:jc w:val="right"/>
              <w:rPr>
                <w:color w:val="000000"/>
                <w:lang w:eastAsia="en-CA"/>
              </w:rPr>
            </w:pPr>
            <w:r>
              <w:rPr>
                <w:color w:val="000000"/>
                <w:lang w:eastAsia="en-CA"/>
              </w:rPr>
              <w:t>0.10</w:t>
            </w:r>
          </w:p>
        </w:tc>
        <w:tc>
          <w:tcPr>
            <w:tcW w:w="726" w:type="pct"/>
            <w:tcBorders>
              <w:top w:val="nil"/>
              <w:bottom w:val="nil"/>
            </w:tcBorders>
            <w:shd w:val="clear" w:color="auto" w:fill="auto"/>
            <w:noWrap/>
            <w:vAlign w:val="center"/>
          </w:tcPr>
          <w:p w14:paraId="1A8EB0C9" w14:textId="6A4A2108" w:rsidR="002245FF" w:rsidRDefault="002245FF" w:rsidP="00AD1CCA">
            <w:pPr>
              <w:spacing w:before="0" w:after="0"/>
              <w:jc w:val="center"/>
              <w:rPr>
                <w:color w:val="000000"/>
                <w:lang w:eastAsia="zh-CN"/>
              </w:rPr>
            </w:pPr>
            <w:r w:rsidRPr="0048750F">
              <w:rPr>
                <w:rFonts w:hint="eastAsia"/>
                <w:color w:val="000000"/>
                <w:lang w:eastAsia="zh-CN"/>
              </w:rPr>
              <w:t>[</w:t>
            </w:r>
            <w:r w:rsidR="00FE0CE5">
              <w:rPr>
                <w:color w:val="000000"/>
                <w:lang w:eastAsia="en-CA"/>
              </w:rPr>
              <w:t>m</w:t>
            </w:r>
            <w:r w:rsidR="00FE0CE5">
              <w:rPr>
                <w:color w:val="000000"/>
                <w:vertAlign w:val="superscript"/>
                <w:lang w:eastAsia="en-CA"/>
              </w:rPr>
              <w:t>3</w:t>
            </w:r>
            <w:r w:rsidRPr="0048750F">
              <w:rPr>
                <w:color w:val="000000"/>
                <w:lang w:eastAsia="en-CA"/>
              </w:rPr>
              <w:t xml:space="preserve"> </w:t>
            </w:r>
            <w:r w:rsidR="00FE0CE5">
              <w:rPr>
                <w:color w:val="000000"/>
                <w:lang w:eastAsia="en-CA"/>
              </w:rPr>
              <w:t>m</w:t>
            </w:r>
            <w:r w:rsidRPr="0048750F">
              <w:rPr>
                <w:color w:val="000000"/>
                <w:vertAlign w:val="superscript"/>
                <w:lang w:eastAsia="en-CA"/>
              </w:rPr>
              <w:t>-</w:t>
            </w:r>
            <w:r w:rsidR="00FE0CE5">
              <w:rPr>
                <w:color w:val="000000"/>
                <w:vertAlign w:val="superscript"/>
                <w:lang w:eastAsia="en-CA"/>
              </w:rPr>
              <w:t>3</w:t>
            </w:r>
            <w:r w:rsidRPr="0048750F">
              <w:rPr>
                <w:rFonts w:hint="eastAsia"/>
                <w:color w:val="000000"/>
                <w:lang w:eastAsia="zh-CN"/>
              </w:rPr>
              <w:t>]</w:t>
            </w:r>
          </w:p>
        </w:tc>
      </w:tr>
      <w:tr w:rsidR="00FE0CE5" w:rsidRPr="00ED3698" w14:paraId="27D2F98F" w14:textId="77777777" w:rsidTr="00F453C8">
        <w:trPr>
          <w:trHeight w:val="300"/>
          <w:jc w:val="center"/>
        </w:trPr>
        <w:tc>
          <w:tcPr>
            <w:tcW w:w="746" w:type="pct"/>
            <w:tcBorders>
              <w:top w:val="nil"/>
              <w:bottom w:val="nil"/>
            </w:tcBorders>
            <w:shd w:val="clear" w:color="auto" w:fill="auto"/>
            <w:noWrap/>
            <w:vAlign w:val="bottom"/>
          </w:tcPr>
          <w:p w14:paraId="6F31CCD9" w14:textId="1891AF5A" w:rsidR="00FE0CE5" w:rsidRPr="00ED3698" w:rsidRDefault="00FE0CE5" w:rsidP="00FE0CE5">
            <w:pPr>
              <w:spacing w:before="0" w:after="0"/>
              <w:rPr>
                <w:color w:val="000000"/>
                <w:lang w:eastAsia="en-CA"/>
              </w:rPr>
            </w:pPr>
            <w:r>
              <w:rPr>
                <w:color w:val="000000"/>
                <w:lang w:eastAsia="en-CA"/>
              </w:rPr>
              <w:t>Calcite</w:t>
            </w:r>
          </w:p>
        </w:tc>
        <w:tc>
          <w:tcPr>
            <w:tcW w:w="1435" w:type="pct"/>
            <w:tcBorders>
              <w:top w:val="nil"/>
              <w:bottom w:val="nil"/>
            </w:tcBorders>
          </w:tcPr>
          <w:p w14:paraId="648C8516" w14:textId="0D0B136C" w:rsidR="00FE0CE5" w:rsidRDefault="00FE0CE5" w:rsidP="00FE0CE5">
            <w:pPr>
              <w:spacing w:before="0" w:after="0"/>
              <w:ind w:right="746"/>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1206" w:type="pct"/>
            <w:tcBorders>
              <w:top w:val="nil"/>
              <w:bottom w:val="nil"/>
            </w:tcBorders>
            <w:shd w:val="clear" w:color="auto" w:fill="auto"/>
            <w:noWrap/>
          </w:tcPr>
          <w:p w14:paraId="7DDA7854" w14:textId="4BF74AC8" w:rsidR="00FE0CE5" w:rsidRDefault="00FE0CE5" w:rsidP="00FE0CE5">
            <w:pPr>
              <w:spacing w:before="0" w:after="0"/>
              <w:ind w:right="817"/>
              <w:jc w:val="right"/>
              <w:rPr>
                <w:color w:val="000000"/>
                <w:lang w:eastAsia="en-CA"/>
              </w:rPr>
            </w:pPr>
            <w:r>
              <w:rPr>
                <w:color w:val="000000"/>
                <w:lang w:eastAsia="en-CA"/>
              </w:rPr>
              <w:t>0.31</w:t>
            </w:r>
          </w:p>
        </w:tc>
        <w:tc>
          <w:tcPr>
            <w:tcW w:w="887" w:type="pct"/>
            <w:tcBorders>
              <w:top w:val="nil"/>
              <w:bottom w:val="nil"/>
            </w:tcBorders>
            <w:vAlign w:val="center"/>
          </w:tcPr>
          <w:p w14:paraId="41471877" w14:textId="0D086A2E" w:rsidR="00FE0CE5" w:rsidRDefault="00FE0CE5" w:rsidP="00FE0CE5">
            <w:pPr>
              <w:spacing w:before="0" w:after="0"/>
              <w:ind w:right="409"/>
              <w:jc w:val="right"/>
              <w:rPr>
                <w:color w:val="000000"/>
                <w:lang w:eastAsia="en-CA"/>
              </w:rPr>
            </w:pPr>
            <w:r>
              <w:rPr>
                <w:color w:val="000000"/>
                <w:lang w:eastAsia="en-CA"/>
              </w:rPr>
              <w:t>0.10</w:t>
            </w:r>
          </w:p>
        </w:tc>
        <w:tc>
          <w:tcPr>
            <w:tcW w:w="726" w:type="pct"/>
            <w:tcBorders>
              <w:top w:val="nil"/>
              <w:bottom w:val="nil"/>
            </w:tcBorders>
            <w:shd w:val="clear" w:color="auto" w:fill="auto"/>
            <w:noWrap/>
          </w:tcPr>
          <w:p w14:paraId="5F826113" w14:textId="759F3D3D" w:rsidR="00FE0CE5" w:rsidRPr="0048750F" w:rsidRDefault="00FE0CE5" w:rsidP="00FE0CE5">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r w:rsidR="00FE0CE5" w:rsidRPr="00ED3698" w14:paraId="568D14D7" w14:textId="77777777" w:rsidTr="00F453C8">
        <w:trPr>
          <w:trHeight w:val="300"/>
          <w:jc w:val="center"/>
        </w:trPr>
        <w:tc>
          <w:tcPr>
            <w:tcW w:w="746" w:type="pct"/>
            <w:tcBorders>
              <w:top w:val="nil"/>
              <w:bottom w:val="nil"/>
            </w:tcBorders>
            <w:shd w:val="clear" w:color="auto" w:fill="auto"/>
            <w:noWrap/>
            <w:vAlign w:val="bottom"/>
          </w:tcPr>
          <w:p w14:paraId="01D0E429" w14:textId="5FD0DAFE" w:rsidR="00FE0CE5" w:rsidRDefault="00FE0CE5" w:rsidP="00FE0CE5">
            <w:pPr>
              <w:spacing w:before="0" w:after="0"/>
              <w:rPr>
                <w:color w:val="000000"/>
                <w:lang w:eastAsia="en-CA"/>
              </w:rPr>
            </w:pPr>
            <w:r w:rsidRPr="00247A55">
              <w:rPr>
                <w:color w:val="000000"/>
                <w:lang w:eastAsia="en-CA"/>
              </w:rPr>
              <w:t>Anhydrite</w:t>
            </w:r>
            <w:r>
              <w:rPr>
                <w:color w:val="000000"/>
                <w:lang w:eastAsia="en-CA"/>
              </w:rPr>
              <w:t xml:space="preserve"> </w:t>
            </w:r>
          </w:p>
        </w:tc>
        <w:tc>
          <w:tcPr>
            <w:tcW w:w="1435" w:type="pct"/>
            <w:tcBorders>
              <w:top w:val="nil"/>
              <w:bottom w:val="nil"/>
            </w:tcBorders>
          </w:tcPr>
          <w:p w14:paraId="45CDA10E" w14:textId="7A592BEC" w:rsidR="00FE0CE5" w:rsidRDefault="00FE0CE5" w:rsidP="00FE0CE5">
            <w:pPr>
              <w:spacing w:before="0" w:after="0"/>
              <w:ind w:right="746"/>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1206" w:type="pct"/>
            <w:tcBorders>
              <w:top w:val="nil"/>
              <w:bottom w:val="nil"/>
            </w:tcBorders>
            <w:shd w:val="clear" w:color="auto" w:fill="auto"/>
            <w:noWrap/>
          </w:tcPr>
          <w:p w14:paraId="7CA87DB6" w14:textId="1682D171" w:rsidR="00FE0CE5" w:rsidRDefault="00FE0CE5" w:rsidP="00AD1CCA">
            <w:pPr>
              <w:spacing w:before="0" w:after="0"/>
              <w:ind w:right="817"/>
              <w:jc w:val="right"/>
              <w:rPr>
                <w:color w:val="000000"/>
                <w:lang w:eastAsia="en-CA"/>
              </w:rPr>
            </w:pPr>
            <w:r>
              <w:rPr>
                <w:color w:val="000000"/>
                <w:lang w:eastAsia="en-CA"/>
              </w:rPr>
              <w:t>5</w:t>
            </w:r>
            <w:r w:rsidRPr="00ED3698">
              <w:rPr>
                <w:color w:val="000000"/>
                <w:lang w:eastAsia="en-CA"/>
              </w:rPr>
              <w:t>.0</w:t>
            </w:r>
            <w:r w:rsidRPr="007E11F0">
              <w:rPr>
                <w:color w:val="000000"/>
                <w:lang w:eastAsia="en-CA"/>
              </w:rPr>
              <w:t>×10</w:t>
            </w:r>
            <w:r w:rsidRPr="007E11F0">
              <w:rPr>
                <w:color w:val="000000"/>
                <w:vertAlign w:val="superscript"/>
                <w:lang w:eastAsia="en-CA"/>
              </w:rPr>
              <w:t>-</w:t>
            </w:r>
            <w:r>
              <w:rPr>
                <w:color w:val="000000"/>
                <w:vertAlign w:val="superscript"/>
                <w:lang w:eastAsia="en-CA"/>
              </w:rPr>
              <w:t>6</w:t>
            </w:r>
          </w:p>
        </w:tc>
        <w:tc>
          <w:tcPr>
            <w:tcW w:w="887" w:type="pct"/>
            <w:tcBorders>
              <w:top w:val="nil"/>
              <w:bottom w:val="nil"/>
            </w:tcBorders>
            <w:vAlign w:val="center"/>
          </w:tcPr>
          <w:p w14:paraId="66EBA7F9" w14:textId="31CBD9C1" w:rsidR="00FE0CE5" w:rsidRDefault="00FE0CE5" w:rsidP="00AD1CCA">
            <w:pPr>
              <w:spacing w:before="0" w:after="0"/>
              <w:ind w:right="409"/>
              <w:jc w:val="right"/>
              <w:rPr>
                <w:color w:val="000000"/>
                <w:lang w:eastAsia="en-CA"/>
              </w:rPr>
            </w:pPr>
            <w:r>
              <w:rPr>
                <w:color w:val="000000"/>
                <w:lang w:eastAsia="en-CA"/>
              </w:rPr>
              <w:t>0.</w:t>
            </w:r>
            <w:r w:rsidR="00AD1CCA">
              <w:rPr>
                <w:color w:val="000000"/>
                <w:lang w:eastAsia="en-CA"/>
              </w:rPr>
              <w:t>32</w:t>
            </w:r>
          </w:p>
        </w:tc>
        <w:tc>
          <w:tcPr>
            <w:tcW w:w="726" w:type="pct"/>
            <w:tcBorders>
              <w:top w:val="nil"/>
              <w:bottom w:val="nil"/>
            </w:tcBorders>
            <w:shd w:val="clear" w:color="auto" w:fill="auto"/>
            <w:noWrap/>
          </w:tcPr>
          <w:p w14:paraId="7997FB35" w14:textId="74FA14B3" w:rsidR="00FE0CE5" w:rsidRPr="003B6E59" w:rsidRDefault="00FE0CE5" w:rsidP="00FE0CE5">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r w:rsidR="00FE0CE5" w:rsidRPr="00ED3698" w14:paraId="1C859247" w14:textId="77777777" w:rsidTr="00F453C8">
        <w:trPr>
          <w:trHeight w:val="300"/>
          <w:jc w:val="center"/>
        </w:trPr>
        <w:tc>
          <w:tcPr>
            <w:tcW w:w="746" w:type="pct"/>
            <w:tcBorders>
              <w:top w:val="nil"/>
              <w:bottom w:val="single" w:sz="4" w:space="0" w:color="auto"/>
            </w:tcBorders>
            <w:shd w:val="clear" w:color="auto" w:fill="auto"/>
            <w:noWrap/>
            <w:vAlign w:val="bottom"/>
          </w:tcPr>
          <w:p w14:paraId="4F2EB2AE" w14:textId="19D7F143" w:rsidR="00FE0CE5" w:rsidRDefault="00FE0CE5" w:rsidP="00FE0CE5">
            <w:pPr>
              <w:spacing w:before="0" w:after="0"/>
              <w:rPr>
                <w:color w:val="000000"/>
                <w:lang w:eastAsia="en-CA"/>
              </w:rPr>
            </w:pPr>
            <w:r w:rsidRPr="00247A55">
              <w:rPr>
                <w:color w:val="000000"/>
                <w:lang w:eastAsia="en-CA"/>
              </w:rPr>
              <w:t>Halite</w:t>
            </w:r>
            <w:r>
              <w:rPr>
                <w:color w:val="000000"/>
                <w:lang w:eastAsia="en-CA"/>
              </w:rPr>
              <w:t xml:space="preserve"> </w:t>
            </w:r>
          </w:p>
        </w:tc>
        <w:tc>
          <w:tcPr>
            <w:tcW w:w="1435" w:type="pct"/>
            <w:tcBorders>
              <w:top w:val="nil"/>
              <w:bottom w:val="single" w:sz="4" w:space="0" w:color="auto"/>
            </w:tcBorders>
          </w:tcPr>
          <w:p w14:paraId="4D899913" w14:textId="4B91407D" w:rsidR="00FE0CE5" w:rsidRDefault="00FE0CE5" w:rsidP="00FE0CE5">
            <w:pPr>
              <w:spacing w:before="0" w:after="0"/>
              <w:ind w:right="746"/>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1206" w:type="pct"/>
            <w:tcBorders>
              <w:top w:val="nil"/>
              <w:bottom w:val="single" w:sz="4" w:space="0" w:color="auto"/>
            </w:tcBorders>
            <w:shd w:val="clear" w:color="auto" w:fill="auto"/>
            <w:noWrap/>
          </w:tcPr>
          <w:p w14:paraId="32C23BE7" w14:textId="24019C09" w:rsidR="00FE0CE5" w:rsidRDefault="00FE0CE5" w:rsidP="00FE0CE5">
            <w:pPr>
              <w:spacing w:before="0" w:after="0"/>
              <w:ind w:right="817"/>
              <w:jc w:val="right"/>
              <w:rPr>
                <w:color w:val="000000"/>
                <w:lang w:eastAsia="en-CA"/>
              </w:rPr>
            </w:pPr>
            <w:r w:rsidRPr="00ED3698">
              <w:rPr>
                <w:color w:val="000000"/>
                <w:lang w:eastAsia="en-CA"/>
              </w:rPr>
              <w:t>1.0</w:t>
            </w:r>
            <w:r w:rsidRPr="007E11F0">
              <w:rPr>
                <w:color w:val="000000"/>
                <w:lang w:eastAsia="en-CA"/>
              </w:rPr>
              <w:t>×10</w:t>
            </w:r>
            <w:r w:rsidRPr="007E11F0">
              <w:rPr>
                <w:color w:val="000000"/>
                <w:vertAlign w:val="superscript"/>
                <w:lang w:eastAsia="en-CA"/>
              </w:rPr>
              <w:t>-</w:t>
            </w:r>
            <w:r>
              <w:rPr>
                <w:color w:val="000000"/>
                <w:vertAlign w:val="superscript"/>
                <w:lang w:eastAsia="en-CA"/>
              </w:rPr>
              <w:t>10</w:t>
            </w:r>
          </w:p>
        </w:tc>
        <w:tc>
          <w:tcPr>
            <w:tcW w:w="887" w:type="pct"/>
            <w:tcBorders>
              <w:top w:val="nil"/>
              <w:bottom w:val="single" w:sz="4" w:space="0" w:color="auto"/>
            </w:tcBorders>
            <w:vAlign w:val="center"/>
          </w:tcPr>
          <w:p w14:paraId="6080EA21" w14:textId="4DD0EAB4" w:rsidR="00FE0CE5" w:rsidRDefault="00FE0CE5" w:rsidP="00AD1CCA">
            <w:pPr>
              <w:spacing w:before="0" w:after="0"/>
              <w:ind w:right="409"/>
              <w:jc w:val="right"/>
              <w:rPr>
                <w:color w:val="000000"/>
                <w:lang w:eastAsia="en-CA"/>
              </w:rPr>
            </w:pPr>
            <w:r>
              <w:rPr>
                <w:color w:val="000000"/>
                <w:lang w:eastAsia="en-CA"/>
              </w:rPr>
              <w:t>0.30</w:t>
            </w:r>
          </w:p>
        </w:tc>
        <w:tc>
          <w:tcPr>
            <w:tcW w:w="726" w:type="pct"/>
            <w:tcBorders>
              <w:top w:val="nil"/>
              <w:bottom w:val="single" w:sz="4" w:space="0" w:color="auto"/>
            </w:tcBorders>
            <w:shd w:val="clear" w:color="auto" w:fill="auto"/>
            <w:noWrap/>
          </w:tcPr>
          <w:p w14:paraId="4CA2CC54" w14:textId="1A23F8E1" w:rsidR="00FE0CE5" w:rsidRPr="003B6E59" w:rsidRDefault="00FE0CE5" w:rsidP="00FE0CE5">
            <w:pPr>
              <w:spacing w:before="0" w:after="0"/>
              <w:jc w:val="center"/>
              <w:rPr>
                <w:color w:val="000000"/>
                <w:lang w:eastAsia="zh-CN"/>
              </w:rPr>
            </w:pPr>
            <w:r w:rsidRPr="00BD6455">
              <w:rPr>
                <w:rFonts w:hint="eastAsia"/>
                <w:color w:val="000000"/>
                <w:lang w:eastAsia="zh-CN"/>
              </w:rPr>
              <w:t>[</w:t>
            </w:r>
            <w:r w:rsidRPr="00BD6455">
              <w:rPr>
                <w:color w:val="000000"/>
                <w:lang w:eastAsia="en-CA"/>
              </w:rPr>
              <w:t>m</w:t>
            </w:r>
            <w:r w:rsidRPr="00BD6455">
              <w:rPr>
                <w:color w:val="000000"/>
                <w:vertAlign w:val="superscript"/>
                <w:lang w:eastAsia="en-CA"/>
              </w:rPr>
              <w:t>3</w:t>
            </w:r>
            <w:r w:rsidRPr="00BD6455">
              <w:rPr>
                <w:color w:val="000000"/>
                <w:lang w:eastAsia="en-CA"/>
              </w:rPr>
              <w:t xml:space="preserve"> m</w:t>
            </w:r>
            <w:r w:rsidRPr="00BD6455">
              <w:rPr>
                <w:color w:val="000000"/>
                <w:vertAlign w:val="superscript"/>
                <w:lang w:eastAsia="en-CA"/>
              </w:rPr>
              <w:t>-3</w:t>
            </w:r>
            <w:r w:rsidRPr="00BD6455">
              <w:rPr>
                <w:rFonts w:hint="eastAsia"/>
                <w:color w:val="000000"/>
                <w:lang w:eastAsia="zh-CN"/>
              </w:rPr>
              <w:t>]</w:t>
            </w:r>
          </w:p>
        </w:tc>
      </w:tr>
    </w:tbl>
    <w:p w14:paraId="2DF2E6F8" w14:textId="6668208F" w:rsidR="00FC5F92" w:rsidRDefault="00561A30" w:rsidP="00FC5F92">
      <w:pPr>
        <w:pStyle w:val="Simpleline"/>
      </w:pPr>
      <w:r>
        <w:t xml:space="preserve"># - </w:t>
      </w:r>
      <w:r w:rsidRPr="00561A30">
        <w:t xml:space="preserve">From Hobbs </w:t>
      </w:r>
      <w:r w:rsidR="004474F5">
        <w:t xml:space="preserve">et al. </w:t>
      </w:r>
      <w:r w:rsidRPr="00561A30">
        <w:t>(2011), Table A-3, Sample ID: CFN-161</w:t>
      </w:r>
    </w:p>
    <w:p w14:paraId="609A691A" w14:textId="396F49AB" w:rsidR="00561A30" w:rsidRDefault="00561A30" w:rsidP="00FC5F92">
      <w:pPr>
        <w:pStyle w:val="Simpleline"/>
      </w:pPr>
      <w:r>
        <w:t xml:space="preserve">$ - </w:t>
      </w:r>
      <w:r w:rsidRPr="00561A30">
        <w:t xml:space="preserve">From Hobbs </w:t>
      </w:r>
      <w:r w:rsidR="004474F5">
        <w:t xml:space="preserve">et al. </w:t>
      </w:r>
      <w:r w:rsidRPr="00561A30">
        <w:t>(2011), Table A-5, Sample ID: SF-3</w:t>
      </w:r>
    </w:p>
    <w:p w14:paraId="67D63980" w14:textId="67472AF3" w:rsidR="00561A30" w:rsidRPr="00AD1CCA" w:rsidRDefault="00561A30" w:rsidP="00AD1CCA">
      <w:pPr>
        <w:pStyle w:val="Simpleline"/>
      </w:pPr>
      <w:r>
        <w:t xml:space="preserve">C - Bea </w:t>
      </w:r>
      <w:r w:rsidR="004474F5">
        <w:t xml:space="preserve">et al. </w:t>
      </w:r>
      <w:r>
        <w:t>(2011)</w:t>
      </w:r>
    </w:p>
    <w:p w14:paraId="007306F0" w14:textId="77777777" w:rsidR="00561A30" w:rsidRPr="00ED3698" w:rsidRDefault="00561A30" w:rsidP="00FC5F92">
      <w:pPr>
        <w:pStyle w:val="Simpleline"/>
      </w:pPr>
    </w:p>
    <w:p w14:paraId="5A937802" w14:textId="77777777" w:rsidR="00FC5F92" w:rsidRPr="00ED3698" w:rsidRDefault="00FC5F92" w:rsidP="00FC5F92">
      <w:pPr>
        <w:pStyle w:val="StyleHeading4Bold"/>
      </w:pPr>
      <w:bookmarkStart w:id="1119" w:name="_Toc520374805"/>
      <w:r w:rsidRPr="00ED3698">
        <w:t>Parameters</w:t>
      </w:r>
      <w:bookmarkEnd w:id="1119"/>
    </w:p>
    <w:p w14:paraId="666FBC3E" w14:textId="170B6C8E" w:rsidR="00FC5F92" w:rsidRPr="00ED3698" w:rsidRDefault="00FC5F92" w:rsidP="00FC5F92">
      <w:r w:rsidRPr="00ED3698">
        <w:t>The parameters of the porous medi</w:t>
      </w:r>
      <w:r>
        <w:t>um</w:t>
      </w:r>
      <w:r w:rsidRPr="00ED3698">
        <w:t xml:space="preserve"> are: porosity </w:t>
      </w:r>
      <w:r>
        <w:t xml:space="preserve">is </w:t>
      </w:r>
      <w:r w:rsidRPr="00ED3698">
        <w:t>0.</w:t>
      </w:r>
      <w:r w:rsidR="00B20B40">
        <w:t>13 for the material ‘inflow’ and ‘reactive’</w:t>
      </w:r>
      <w:r w:rsidRPr="00ED3698">
        <w:t>,</w:t>
      </w:r>
      <w:r w:rsidR="00B20B40">
        <w:t xml:space="preserve"> 0.11 for the material ‘outflow’;</w:t>
      </w:r>
      <w:r w:rsidRPr="00ED3698">
        <w:t xml:space="preserve"> hydraulic conductivity </w:t>
      </w:r>
      <w:r>
        <w:t xml:space="preserve">is </w:t>
      </w:r>
      <w:r w:rsidRPr="00ED3698">
        <w:t>1.</w:t>
      </w:r>
      <w:r w:rsidR="00B20B40">
        <w:t>20</w:t>
      </w:r>
      <w:r w:rsidRPr="007E11F0">
        <w:t>×10</w:t>
      </w:r>
      <w:r w:rsidRPr="007E11F0">
        <w:rPr>
          <w:vertAlign w:val="superscript"/>
        </w:rPr>
        <w:t>-5</w:t>
      </w:r>
      <w:r w:rsidRPr="00ED3698">
        <w:t xml:space="preserve"> [m/s], longitudinal dispersivity </w:t>
      </w:r>
      <w:r>
        <w:t xml:space="preserve">is </w:t>
      </w:r>
      <w:r w:rsidRPr="00ED3698">
        <w:t>0.</w:t>
      </w:r>
      <w:r w:rsidR="00B20B40" w:rsidRPr="00ED3698">
        <w:t>00</w:t>
      </w:r>
      <w:r w:rsidR="00B20B40">
        <w:t>19</w:t>
      </w:r>
      <w:r w:rsidR="00B20B40" w:rsidRPr="00ED3698">
        <w:t xml:space="preserve"> </w:t>
      </w:r>
      <w:r w:rsidRPr="00ED3698">
        <w:t>m</w:t>
      </w:r>
      <w:r w:rsidR="004474F5">
        <w:t xml:space="preserve">.  </w:t>
      </w:r>
    </w:p>
    <w:p w14:paraId="7FDA83F8" w14:textId="6B68BCA8" w:rsidR="00C96081" w:rsidRDefault="00B20B40" w:rsidP="004924CA">
      <w:r w:rsidRPr="00B20B40">
        <w:rPr>
          <w:lang w:val="en-CA"/>
        </w:rPr>
        <w:t>Sulfate reduction</w:t>
      </w:r>
      <w:r w:rsidR="004924CA">
        <w:rPr>
          <w:lang w:val="en-CA"/>
        </w:rPr>
        <w:t xml:space="preserve"> reaction</w:t>
      </w:r>
      <w:r w:rsidRPr="00B20B40">
        <w:rPr>
          <w:lang w:val="en-CA"/>
        </w:rPr>
        <w:t xml:space="preserve"> by SRB</w:t>
      </w:r>
      <w:r w:rsidR="004924CA">
        <w:rPr>
          <w:lang w:val="en-CA"/>
        </w:rPr>
        <w:t xml:space="preserve"> and its dependence on salinity</w:t>
      </w:r>
      <w:r w:rsidRPr="00B20B40">
        <w:rPr>
          <w:lang w:val="en-CA"/>
        </w:rPr>
        <w:t xml:space="preserve"> </w:t>
      </w:r>
      <w:r w:rsidR="004924CA">
        <w:rPr>
          <w:lang w:val="en-CA"/>
        </w:rPr>
        <w:t>are</w:t>
      </w:r>
      <w:r w:rsidRPr="00B20B40">
        <w:rPr>
          <w:lang w:val="en-CA"/>
        </w:rPr>
        <w:t xml:space="preserve"> described</w:t>
      </w:r>
      <w:r w:rsidR="004924CA">
        <w:rPr>
          <w:lang w:val="en-CA"/>
        </w:rPr>
        <w:t xml:space="preserve"> in section </w:t>
      </w:r>
      <w:r w:rsidR="004924CA">
        <w:rPr>
          <w:lang w:val="en-CA"/>
        </w:rPr>
        <w:lastRenderedPageBreak/>
        <w:fldChar w:fldCharType="begin"/>
      </w:r>
      <w:r w:rsidR="004924CA">
        <w:rPr>
          <w:lang w:val="en-CA"/>
        </w:rPr>
        <w:instrText xml:space="preserve"> REF _Ref468108555 \r </w:instrText>
      </w:r>
      <w:r w:rsidR="004924CA">
        <w:rPr>
          <w:lang w:val="en-CA"/>
        </w:rPr>
        <w:fldChar w:fldCharType="separate"/>
      </w:r>
      <w:r w:rsidR="00B560DA">
        <w:rPr>
          <w:lang w:val="en-CA"/>
        </w:rPr>
        <w:t>2.5.22</w:t>
      </w:r>
      <w:r w:rsidR="004924CA">
        <w:rPr>
          <w:lang w:val="en-CA"/>
        </w:rPr>
        <w:fldChar w:fldCharType="end"/>
      </w:r>
      <w:r w:rsidR="004924CA">
        <w:rPr>
          <w:lang w:val="en-CA"/>
        </w:rPr>
        <w:t>.</w:t>
      </w:r>
    </w:p>
    <w:p w14:paraId="0F5240FE" w14:textId="7D05D107" w:rsidR="00785223" w:rsidRPr="00785223" w:rsidRDefault="00F973CF" w:rsidP="00C96081">
      <w:r>
        <w:t xml:space="preserve">Other parameters applied are: </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785223">
        <w:t xml:space="preserve"> is 1.62×10</w:t>
      </w:r>
      <w:r w:rsidRPr="00C96081">
        <w:rPr>
          <w:vertAlign w:val="superscript"/>
        </w:rPr>
        <w:t>-3</w:t>
      </w:r>
      <w:r w:rsidRPr="00785223">
        <w:t xml:space="preserve"> and </w:t>
      </w:r>
      <m:oMath>
        <m:sSub>
          <m:sSubPr>
            <m:ctrlPr>
              <w:rPr>
                <w:rFonts w:ascii="Cambria Math" w:hAnsi="Cambria Math"/>
              </w:rPr>
            </m:ctrlPr>
          </m:sSubPr>
          <m:e>
            <m:r>
              <w:rPr>
                <w:rFonts w:ascii="Cambria Math" w:hAnsi="Cambria Math"/>
              </w:rPr>
              <m:t>k</m:t>
            </m:r>
          </m:e>
          <m:sub>
            <m:r>
              <w:rPr>
                <w:rFonts w:ascii="Cambria Math" w:hAnsi="Cambria Math"/>
              </w:rPr>
              <m:t>sulf</m:t>
            </m:r>
          </m:sub>
        </m:sSub>
      </m:oMath>
      <w:r w:rsidRPr="00785223">
        <w:t xml:space="preserve"> 6.9×10</w:t>
      </w:r>
      <w:r w:rsidRPr="00C96081">
        <w:rPr>
          <w:vertAlign w:val="superscript"/>
        </w:rPr>
        <w:t>-9</w:t>
      </w:r>
      <w:r w:rsidRPr="00785223">
        <w:t xml:space="preserve"> </w:t>
      </w:r>
      <w:r w:rsidR="00016869" w:rsidRPr="00F453C8">
        <w:t>m</w:t>
      </w:r>
      <w:r w:rsidR="00016869" w:rsidRPr="00DC2BFE">
        <w:rPr>
          <w:vertAlign w:val="superscript"/>
        </w:rPr>
        <w:t>2</w:t>
      </w:r>
      <w:r w:rsidR="00016869" w:rsidRPr="00F453C8">
        <w:t xml:space="preserve"> mineral L</w:t>
      </w:r>
      <w:r w:rsidR="00016869" w:rsidRPr="00DC2BFE">
        <w:rPr>
          <w:vertAlign w:val="superscript"/>
        </w:rPr>
        <w:t>-1</w:t>
      </w:r>
      <w:r w:rsidR="00016869" w:rsidRPr="00F453C8">
        <w:t xml:space="preserve"> bulk</w:t>
      </w:r>
      <w:r w:rsidR="00016869">
        <w:t xml:space="preserve"> </w:t>
      </w:r>
      <w:r w:rsidR="00DC2BFE">
        <w:t>(</w:t>
      </w:r>
      <w:r w:rsidR="00016869" w:rsidRPr="00785223">
        <w:t xml:space="preserve">Gibson </w:t>
      </w:r>
      <w:r w:rsidR="004474F5">
        <w:t xml:space="preserve">et al. </w:t>
      </w:r>
      <w:r w:rsidR="00016869" w:rsidRPr="00785223">
        <w:t>2011)</w:t>
      </w:r>
      <w:r w:rsidR="004474F5">
        <w:t xml:space="preserve">.  </w:t>
      </w:r>
      <m:oMath>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S</m:t>
            </m:r>
          </m:sub>
          <m:sup>
            <m:r>
              <w:rPr>
                <w:rFonts w:ascii="Cambria Math" w:hAnsi="Cambria Math"/>
              </w:rPr>
              <m:t>in</m:t>
            </m:r>
          </m:sup>
        </m:sSubSup>
      </m:oMath>
      <w:r w:rsidR="00016869" w:rsidRPr="00785223">
        <w:t xml:space="preserve"> and </w:t>
      </w:r>
      <m:oMath>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up>
            <m:r>
              <w:rPr>
                <w:rFonts w:ascii="Cambria Math" w:hAnsi="Cambria Math"/>
              </w:rPr>
              <m:t>in</m:t>
            </m:r>
          </m:sup>
        </m:sSubSup>
      </m:oMath>
      <w:r w:rsidR="00016869" w:rsidRPr="00785223">
        <w:t xml:space="preserve"> are not found in the literature, therefore used the value 3.125×10</w:t>
      </w:r>
      <w:r w:rsidR="00016869" w:rsidRPr="004924CA">
        <w:rPr>
          <w:vertAlign w:val="superscript"/>
        </w:rPr>
        <w:t>-6</w:t>
      </w:r>
      <w:r w:rsidR="00016869" w:rsidRPr="00785223">
        <w:t xml:space="preserve"> for reductive dissolution of goethite by benzene according to MINTEQA2 database </w:t>
      </w:r>
      <w:r w:rsidR="00016869">
        <w:rPr>
          <w:rFonts w:hint="eastAsia"/>
        </w:rPr>
        <w:t>(</w:t>
      </w:r>
      <w:r w:rsidR="00016869">
        <w:t>Allison</w:t>
      </w:r>
      <w:r w:rsidR="00016869">
        <w:rPr>
          <w:rFonts w:hint="eastAsia"/>
        </w:rPr>
        <w:t xml:space="preserve"> </w:t>
      </w:r>
      <w:r w:rsidR="00016869">
        <w:t>et al., 1991</w:t>
      </w:r>
      <w:r w:rsidR="00016869">
        <w:rPr>
          <w:rFonts w:hint="eastAsia"/>
        </w:rPr>
        <w:t>)</w:t>
      </w:r>
      <w:r w:rsidR="00016869" w:rsidRPr="00785223">
        <w:t>.</w:t>
      </w:r>
    </w:p>
    <w:p w14:paraId="55F0A303" w14:textId="619409D1" w:rsidR="00FC5F92" w:rsidRPr="00ED3698" w:rsidRDefault="00FC5F92" w:rsidP="00785223">
      <w:pPr>
        <w:pStyle w:val="StyleHeading4Bold"/>
      </w:pPr>
      <w:bookmarkStart w:id="1120" w:name="_Toc520374806"/>
      <w:r w:rsidRPr="00ED3698">
        <w:t>Results</w:t>
      </w:r>
      <w:bookmarkEnd w:id="1120"/>
    </w:p>
    <w:p w14:paraId="0BAA9983" w14:textId="437E31C2" w:rsidR="00FC5F92" w:rsidRPr="00ED3698" w:rsidRDefault="00FC5F92" w:rsidP="00FC5F92">
      <w:r w:rsidRPr="00ED3698">
        <w:t xml:space="preserve">Simulated results are </w:t>
      </w:r>
      <w:r w:rsidR="0078555E">
        <w:t xml:space="preserve">depicted </w:t>
      </w:r>
      <w:r w:rsidRPr="00ED3698">
        <w:t xml:space="preserve">in </w:t>
      </w:r>
      <w:r w:rsidR="0078555E">
        <w:fldChar w:fldCharType="begin"/>
      </w:r>
      <w:r w:rsidR="0078555E">
        <w:instrText xml:space="preserve"> REF _Ref457404590 \h </w:instrText>
      </w:r>
      <w:r w:rsidR="0078555E">
        <w:fldChar w:fldCharType="separate"/>
      </w:r>
      <w:r w:rsidR="00B560DA">
        <w:t xml:space="preserve">Figure </w:t>
      </w:r>
      <w:r w:rsidR="00B560DA">
        <w:rPr>
          <w:noProof/>
        </w:rPr>
        <w:t>3</w:t>
      </w:r>
      <w:r w:rsidR="00B560DA">
        <w:t>.</w:t>
      </w:r>
      <w:r w:rsidR="00B560DA">
        <w:rPr>
          <w:noProof/>
        </w:rPr>
        <w:t>37</w:t>
      </w:r>
      <w:r w:rsidR="0078555E">
        <w:fldChar w:fldCharType="end"/>
      </w:r>
      <w:r w:rsidR="004474F5">
        <w:t xml:space="preserve">.  </w:t>
      </w:r>
      <w:r w:rsidR="00741C11">
        <w:t>Due to the higher concentration of anhydrite in the lower part of the column, the sulfate concentration of the lower part is higher than the upper parts (</w:t>
      </w:r>
      <w:r w:rsidR="00741C11">
        <w:fldChar w:fldCharType="begin"/>
      </w:r>
      <w:r w:rsidR="00741C11">
        <w:instrText xml:space="preserve"> REF _Ref457404590 \h </w:instrText>
      </w:r>
      <w:r w:rsidR="00741C11">
        <w:fldChar w:fldCharType="separate"/>
      </w:r>
      <w:r w:rsidR="00B560DA">
        <w:t xml:space="preserve">Figure </w:t>
      </w:r>
      <w:r w:rsidR="00B560DA">
        <w:rPr>
          <w:noProof/>
        </w:rPr>
        <w:t>3</w:t>
      </w:r>
      <w:r w:rsidR="00B560DA">
        <w:t>.</w:t>
      </w:r>
      <w:r w:rsidR="00B560DA">
        <w:rPr>
          <w:noProof/>
        </w:rPr>
        <w:t>37</w:t>
      </w:r>
      <w:r w:rsidR="00741C11">
        <w:fldChar w:fldCharType="end"/>
      </w:r>
      <w:r w:rsidR="00741C11">
        <w:t xml:space="preserve"> top left)</w:t>
      </w:r>
      <w:r w:rsidR="004474F5">
        <w:t xml:space="preserve">.  </w:t>
      </w:r>
      <w:r w:rsidR="00741C11">
        <w:t>Nevertheless, the concentration of H</w:t>
      </w:r>
      <w:r w:rsidR="00741C11" w:rsidRPr="00F453C8">
        <w:rPr>
          <w:vertAlign w:val="subscript"/>
        </w:rPr>
        <w:t>2</w:t>
      </w:r>
      <w:r w:rsidR="00741C11">
        <w:t>S(aq) is much lower in the lower part than that in the upper part</w:t>
      </w:r>
      <w:r w:rsidR="004474F5">
        <w:t xml:space="preserve">.  </w:t>
      </w:r>
      <w:r w:rsidR="00741C11">
        <w:t>This is because of the higher salinity in the lower part (</w:t>
      </w:r>
      <w:r w:rsidR="004474F5">
        <w:t xml:space="preserve">i.e. </w:t>
      </w:r>
      <w:r w:rsidR="00741C11">
        <w:t>significantly higher concentrations of Na</w:t>
      </w:r>
      <w:r w:rsidR="00741C11" w:rsidRPr="00F453C8">
        <w:rPr>
          <w:vertAlign w:val="superscript"/>
        </w:rPr>
        <w:t>+</w:t>
      </w:r>
      <w:r w:rsidR="00741C11">
        <w:t xml:space="preserve"> and Cl</w:t>
      </w:r>
      <w:r w:rsidR="00741C11" w:rsidRPr="00F453C8">
        <w:rPr>
          <w:vertAlign w:val="superscript"/>
        </w:rPr>
        <w:t>-</w:t>
      </w:r>
      <w:r w:rsidR="00741C11">
        <w:t>) (</w:t>
      </w:r>
      <w:r w:rsidR="00741C11">
        <w:fldChar w:fldCharType="begin"/>
      </w:r>
      <w:r w:rsidR="00741C11">
        <w:instrText xml:space="preserve"> REF _Ref457404590 \h </w:instrText>
      </w:r>
      <w:r w:rsidR="00741C11">
        <w:fldChar w:fldCharType="separate"/>
      </w:r>
      <w:r w:rsidR="00B560DA">
        <w:t xml:space="preserve">Figure </w:t>
      </w:r>
      <w:r w:rsidR="00B560DA">
        <w:rPr>
          <w:noProof/>
        </w:rPr>
        <w:t>3</w:t>
      </w:r>
      <w:r w:rsidR="00B560DA">
        <w:t>.</w:t>
      </w:r>
      <w:r w:rsidR="00B560DA">
        <w:rPr>
          <w:noProof/>
        </w:rPr>
        <w:t>37</w:t>
      </w:r>
      <w:r w:rsidR="00741C11">
        <w:fldChar w:fldCharType="end"/>
      </w:r>
      <w:r w:rsidR="00741C11">
        <w:t xml:space="preserve"> top right)</w:t>
      </w:r>
      <w:r w:rsidR="004474F5">
        <w:t xml:space="preserve">.  </w:t>
      </w:r>
      <w:r w:rsidR="00741C11">
        <w:t>Consequently, the SRB reaction in the lower part is significantly inhibited</w:t>
      </w:r>
      <w:r w:rsidR="004474F5">
        <w:t xml:space="preserve">.  </w:t>
      </w:r>
      <w:r w:rsidR="00741C11">
        <w:t>Infiltration of the rain water from the top results in dilution of the pore water along the column downwards</w:t>
      </w:r>
      <w:r w:rsidR="004474F5">
        <w:t xml:space="preserve">.  </w:t>
      </w:r>
      <w:r w:rsidR="00741C11">
        <w:t xml:space="preserve">Therefore, significant peaks of </w:t>
      </w:r>
      <w:r w:rsidR="00741C11">
        <w:rPr>
          <w:color w:val="000000"/>
          <w:lang w:eastAsia="en-CA"/>
        </w:rPr>
        <w:t>S</w:t>
      </w:r>
      <w:r w:rsidR="00741C11" w:rsidRPr="00ED3698">
        <w:rPr>
          <w:color w:val="000000"/>
          <w:lang w:eastAsia="en-CA"/>
        </w:rPr>
        <w:t>O</w:t>
      </w:r>
      <w:r w:rsidR="00741C11">
        <w:rPr>
          <w:color w:val="000000"/>
          <w:vertAlign w:val="subscript"/>
          <w:lang w:eastAsia="en-CA"/>
        </w:rPr>
        <w:t>4</w:t>
      </w:r>
      <w:r w:rsidR="00741C11">
        <w:rPr>
          <w:color w:val="000000"/>
          <w:vertAlign w:val="superscript"/>
          <w:lang w:eastAsia="en-CA"/>
        </w:rPr>
        <w:t>2-</w:t>
      </w:r>
      <w:r w:rsidR="00741C11">
        <w:t xml:space="preserve"> and H</w:t>
      </w:r>
      <w:r w:rsidR="00741C11" w:rsidRPr="00482A36">
        <w:rPr>
          <w:vertAlign w:val="subscript"/>
        </w:rPr>
        <w:t>2</w:t>
      </w:r>
      <w:r w:rsidR="00741C11">
        <w:t>S(aq) (</w:t>
      </w:r>
      <w:r w:rsidR="00741C11">
        <w:fldChar w:fldCharType="begin"/>
      </w:r>
      <w:r w:rsidR="00741C11">
        <w:instrText xml:space="preserve"> REF _Ref457404590 \h </w:instrText>
      </w:r>
      <w:r w:rsidR="00741C11">
        <w:fldChar w:fldCharType="separate"/>
      </w:r>
      <w:r w:rsidR="00B560DA">
        <w:t xml:space="preserve">Figure </w:t>
      </w:r>
      <w:r w:rsidR="00B560DA">
        <w:rPr>
          <w:noProof/>
        </w:rPr>
        <w:t>3</w:t>
      </w:r>
      <w:r w:rsidR="00B560DA">
        <w:t>.</w:t>
      </w:r>
      <w:r w:rsidR="00B560DA">
        <w:rPr>
          <w:noProof/>
        </w:rPr>
        <w:t>37</w:t>
      </w:r>
      <w:r w:rsidR="00741C11">
        <w:fldChar w:fldCharType="end"/>
      </w:r>
      <w:r w:rsidR="00741C11">
        <w:t xml:space="preserve"> top left) occur around the depth at 180 m (</w:t>
      </w:r>
      <w:r w:rsidR="004474F5">
        <w:t xml:space="preserve">i.e. </w:t>
      </w:r>
      <w:r w:rsidR="00741C11">
        <w:t>the boundary of ‘reactive’ and ‘outflow’)</w:t>
      </w:r>
      <w:r w:rsidR="004474F5">
        <w:t xml:space="preserve">.  </w:t>
      </w:r>
    </w:p>
    <w:p w14:paraId="2ACFEDE3" w14:textId="77777777" w:rsidR="00FC5F92" w:rsidRDefault="00FC5F92" w:rsidP="00FC5F92">
      <w:pPr>
        <w:pStyle w:val="Simpleline"/>
        <w:rPr>
          <w:lang w:eastAsia="zh-CN"/>
        </w:rPr>
      </w:pPr>
    </w:p>
    <w:p w14:paraId="79531111" w14:textId="57766D6C" w:rsidR="00E352C1" w:rsidRDefault="00AD1CCA" w:rsidP="00F453C8">
      <w:pPr>
        <w:pStyle w:val="Simpleline"/>
        <w:keepNext/>
      </w:pPr>
      <w:r>
        <w:rPr>
          <w:noProof/>
          <w:lang w:val="en-CA" w:eastAsia="zh-CN"/>
        </w:rPr>
        <w:drawing>
          <wp:inline distT="0" distB="0" distL="0" distR="0" wp14:anchorId="75509DF3" wp14:editId="6DF669CE">
            <wp:extent cx="5486400" cy="416052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sulfur_8.four.png"/>
                    <pic:cNvPicPr/>
                  </pic:nvPicPr>
                  <pic:blipFill>
                    <a:blip r:embed="rId191">
                      <a:extLst>
                        <a:ext uri="{28A0092B-C50C-407E-A947-70E740481C1C}">
                          <a14:useLocalDpi xmlns:a14="http://schemas.microsoft.com/office/drawing/2010/main" val="0"/>
                        </a:ext>
                      </a:extLst>
                    </a:blip>
                    <a:stretch>
                      <a:fillRect/>
                    </a:stretch>
                  </pic:blipFill>
                  <pic:spPr>
                    <a:xfrm>
                      <a:off x="0" y="0"/>
                      <a:ext cx="5486400" cy="4160520"/>
                    </a:xfrm>
                    <a:prstGeom prst="rect">
                      <a:avLst/>
                    </a:prstGeom>
                  </pic:spPr>
                </pic:pic>
              </a:graphicData>
            </a:graphic>
          </wp:inline>
        </w:drawing>
      </w:r>
    </w:p>
    <w:p w14:paraId="1A9D3ED8" w14:textId="2785E65D" w:rsidR="00E352C1" w:rsidRDefault="00E352C1" w:rsidP="00F453C8">
      <w:pPr>
        <w:pStyle w:val="Caption"/>
        <w:jc w:val="both"/>
        <w:rPr>
          <w:lang w:eastAsia="zh-CN"/>
        </w:rPr>
      </w:pPr>
      <w:bookmarkStart w:id="1121" w:name="_Ref457404590"/>
      <w:bookmarkStart w:id="1122" w:name="_Toc520375111"/>
      <w:r>
        <w:t xml:space="preserve">Figure </w:t>
      </w:r>
      <w:r w:rsidR="00183C7C">
        <w:fldChar w:fldCharType="begin"/>
      </w:r>
      <w:r w:rsidR="00183C7C">
        <w:instrText xml:space="preserve"> STYLEREF 1 \s </w:instrText>
      </w:r>
      <w:r w:rsidR="00183C7C">
        <w:fldChar w:fldCharType="separate"/>
      </w:r>
      <w:r w:rsidR="00B560DA">
        <w:rPr>
          <w:noProof/>
        </w:rPr>
        <w:t>3</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37</w:t>
      </w:r>
      <w:r w:rsidR="00183C7C">
        <w:fldChar w:fldCharType="end"/>
      </w:r>
      <w:bookmarkEnd w:id="1121"/>
      <w:r>
        <w:t xml:space="preserve">: Profiles of total concentrations of </w:t>
      </w:r>
      <w:r w:rsidR="00183C7C">
        <w:t>S</w:t>
      </w:r>
      <w:r w:rsidR="00183C7C" w:rsidRPr="00ED3698">
        <w:t>O</w:t>
      </w:r>
      <w:r w:rsidR="00183C7C">
        <w:rPr>
          <w:vertAlign w:val="subscript"/>
        </w:rPr>
        <w:t>4</w:t>
      </w:r>
      <w:r w:rsidR="00183C7C">
        <w:rPr>
          <w:vertAlign w:val="superscript"/>
        </w:rPr>
        <w:t>2-</w:t>
      </w:r>
      <w:r w:rsidR="00183C7C" w:rsidRPr="00ED3698">
        <w:t>, CO</w:t>
      </w:r>
      <w:r w:rsidR="00183C7C" w:rsidRPr="00ED3698">
        <w:rPr>
          <w:vertAlign w:val="subscript"/>
        </w:rPr>
        <w:t>3</w:t>
      </w:r>
      <w:r w:rsidR="00183C7C">
        <w:rPr>
          <w:vertAlign w:val="superscript"/>
        </w:rPr>
        <w:t>2-</w:t>
      </w:r>
      <w:r w:rsidR="00183C7C">
        <w:t xml:space="preserve"> </w:t>
      </w:r>
      <w:r w:rsidR="00AD1CCA">
        <w:t>HS</w:t>
      </w:r>
      <w:r w:rsidR="00AD1CCA">
        <w:rPr>
          <w:vertAlign w:val="superscript"/>
        </w:rPr>
        <w:t>-</w:t>
      </w:r>
      <w:r w:rsidR="00AD1CCA">
        <w:t xml:space="preserve"> </w:t>
      </w:r>
      <w:r w:rsidR="00183C7C">
        <w:t>and H</w:t>
      </w:r>
      <w:r w:rsidR="00183C7C" w:rsidRPr="00F453C8">
        <w:rPr>
          <w:vertAlign w:val="subscript"/>
        </w:rPr>
        <w:t>2</w:t>
      </w:r>
      <w:r w:rsidR="00183C7C">
        <w:t>S</w:t>
      </w:r>
      <w:r w:rsidR="00183C7C" w:rsidRPr="00F453C8">
        <w:t>(aq)</w:t>
      </w:r>
      <w:r w:rsidR="00183C7C" w:rsidRPr="00ED3698">
        <w:t xml:space="preserve"> </w:t>
      </w:r>
      <w:r w:rsidR="00183C7C">
        <w:t>(Top left), and of other main ions (top right), and of the volume fractions of minerals (bottom left) and of the mineral saturation indexes (bottom right)</w:t>
      </w:r>
      <w:r w:rsidR="0078555E">
        <w:t xml:space="preserve"> at 70 years</w:t>
      </w:r>
      <w:bookmarkEnd w:id="1122"/>
    </w:p>
    <w:p w14:paraId="63964CAD" w14:textId="77777777" w:rsidR="00183C7C" w:rsidRDefault="00183C7C" w:rsidP="00FC5F92">
      <w:pPr>
        <w:pStyle w:val="Simpleline"/>
        <w:rPr>
          <w:lang w:eastAsia="zh-CN"/>
        </w:rPr>
      </w:pPr>
    </w:p>
    <w:p w14:paraId="05E5F942" w14:textId="77777777" w:rsidR="00FC5F92" w:rsidRPr="00192E8E" w:rsidRDefault="00FC5F92" w:rsidP="00FC5F92">
      <w:pPr>
        <w:pStyle w:val="StyleHeading4Bold"/>
      </w:pPr>
      <w:bookmarkStart w:id="1123" w:name="_Toc520374807"/>
      <w:r>
        <w:t>File locations</w:t>
      </w:r>
      <w:bookmarkEnd w:id="1123"/>
    </w:p>
    <w:p w14:paraId="6297F9A5" w14:textId="034D454D" w:rsidR="00FC5F92" w:rsidRPr="00ED3698" w:rsidRDefault="00FC5F92" w:rsidP="00FC5F92">
      <w:r w:rsidRPr="00ED3698">
        <w:t xml:space="preserve">The input file is: </w:t>
      </w:r>
      <w:r w:rsidR="005551B5">
        <w:rPr>
          <w:i/>
          <w:lang w:eastAsia="zh-CN"/>
        </w:rPr>
        <w:t>sulfur</w:t>
      </w:r>
      <w:r w:rsidRPr="003431AD">
        <w:rPr>
          <w:i/>
        </w:rPr>
        <w:t>.dat</w:t>
      </w:r>
      <w:r w:rsidRPr="00ED3698">
        <w:t xml:space="preserve"> under folder </w:t>
      </w:r>
      <w:r>
        <w:t>.\</w:t>
      </w:r>
      <w:r w:rsidRPr="00687205">
        <w:rPr>
          <w:i/>
        </w:rPr>
        <w:t>benchmarks\benchmarks_</w:t>
      </w:r>
      <w:r w:rsidR="005551B5">
        <w:rPr>
          <w:i/>
        </w:rPr>
        <w:t>new_added</w:t>
      </w:r>
      <w:r w:rsidRPr="00687205">
        <w:rPr>
          <w:i/>
        </w:rPr>
        <w:t>\</w:t>
      </w:r>
      <w:r w:rsidR="005551B5">
        <w:rPr>
          <w:i/>
        </w:rPr>
        <w:t>sulfur</w:t>
      </w:r>
      <w:r w:rsidRPr="00687205">
        <w:rPr>
          <w:i/>
        </w:rPr>
        <w:t>\</w:t>
      </w:r>
    </w:p>
    <w:p w14:paraId="1868C689" w14:textId="51C7B930" w:rsidR="00FC5F92" w:rsidRDefault="00FC5F92" w:rsidP="001C098F">
      <w:pPr>
        <w:rPr>
          <w:b/>
          <w:caps/>
          <w:sz w:val="32"/>
          <w:lang w:eastAsia="zh-CN"/>
        </w:rPr>
      </w:pPr>
      <w:r>
        <w:t xml:space="preserve">Database can be found under:  </w:t>
      </w:r>
      <w:r w:rsidR="005551B5">
        <w:t>.</w:t>
      </w:r>
      <w:r w:rsidR="005551B5" w:rsidRPr="005551B5">
        <w:t>\benchmarks_new_add\sulfur-V1.0.431\database\default\</w:t>
      </w:r>
      <w:bookmarkStart w:id="1124" w:name="_Toc391304425"/>
      <w:r>
        <w:rPr>
          <w:lang w:eastAsia="zh-CN"/>
        </w:rPr>
        <w:br w:type="page"/>
      </w:r>
    </w:p>
    <w:p w14:paraId="468D8402" w14:textId="7E118583" w:rsidR="008C053C" w:rsidRDefault="008C053C" w:rsidP="008C053C">
      <w:pPr>
        <w:pStyle w:val="Heading1"/>
        <w:rPr>
          <w:lang w:eastAsia="zh-CN"/>
        </w:rPr>
      </w:pPr>
      <w:bookmarkStart w:id="1125" w:name="_Ref469494366"/>
      <w:bookmarkStart w:id="1126" w:name="_Toc520374808"/>
      <w:r>
        <w:rPr>
          <w:lang w:eastAsia="zh-CN"/>
        </w:rPr>
        <w:lastRenderedPageBreak/>
        <w:t>Validation</w:t>
      </w:r>
      <w:r>
        <w:rPr>
          <w:rFonts w:hint="eastAsia"/>
          <w:lang w:eastAsia="zh-CN"/>
        </w:rPr>
        <w:t xml:space="preserve"> examples</w:t>
      </w:r>
      <w:r w:rsidR="001334A3">
        <w:rPr>
          <w:lang w:eastAsia="zh-CN"/>
        </w:rPr>
        <w:t xml:space="preserve"> against experiments</w:t>
      </w:r>
      <w:bookmarkEnd w:id="1125"/>
      <w:bookmarkEnd w:id="1126"/>
    </w:p>
    <w:p w14:paraId="3E0E261B" w14:textId="1BB42946" w:rsidR="008C053C" w:rsidRPr="00ED3698" w:rsidRDefault="000606DB" w:rsidP="008C053C">
      <w:pPr>
        <w:pStyle w:val="Heading2"/>
      </w:pPr>
      <w:bookmarkStart w:id="1127" w:name="_Toc520374809"/>
      <w:r>
        <w:t>Mont Terri</w:t>
      </w:r>
      <w:r w:rsidR="008C053C">
        <w:t xml:space="preserve"> </w:t>
      </w:r>
      <w:r w:rsidR="00B8238E">
        <w:t>in-situ</w:t>
      </w:r>
      <w:r>
        <w:t xml:space="preserve"> diffusion experiments</w:t>
      </w:r>
      <w:bookmarkEnd w:id="1127"/>
    </w:p>
    <w:p w14:paraId="3102286C" w14:textId="407D046E" w:rsidR="000606DB" w:rsidRDefault="008C053C" w:rsidP="008C053C">
      <w:r>
        <w:t xml:space="preserve">MIN3P-THCm </w:t>
      </w:r>
      <w:r w:rsidR="000606DB">
        <w:t xml:space="preserve">has been used to simulate/predict </w:t>
      </w:r>
      <w:r w:rsidR="000606DB" w:rsidRPr="000606DB">
        <w:t>DR-A in-situ diffusion experiment</w:t>
      </w:r>
      <w:r w:rsidR="000606DB">
        <w:t>s</w:t>
      </w:r>
      <w:r w:rsidR="000606DB" w:rsidRPr="000606DB">
        <w:t xml:space="preserve"> at Mont Terri</w:t>
      </w:r>
      <w:r w:rsidR="000606DB">
        <w:t xml:space="preserve"> Underground Rock Laboratory (Switzerland)</w:t>
      </w:r>
      <w:r w:rsidR="000606DB" w:rsidRPr="000606DB">
        <w:t xml:space="preserve">, a </w:t>
      </w:r>
      <w:r w:rsidR="000606DB">
        <w:t xml:space="preserve">chemical </w:t>
      </w:r>
      <w:r w:rsidR="000606DB" w:rsidRPr="000606DB">
        <w:t>perturbation (replacement of the initial synthetic porewater in the borehole with a high-salinity solution)</w:t>
      </w:r>
      <w:r w:rsidR="000606DB">
        <w:t xml:space="preserve"> to study the effects on solute transport and retention (Xie </w:t>
      </w:r>
      <w:r w:rsidR="004474F5">
        <w:t xml:space="preserve">et al. </w:t>
      </w:r>
      <w:r w:rsidR="000606DB">
        <w:t>2014)</w:t>
      </w:r>
      <w:r w:rsidR="004474F5">
        <w:t xml:space="preserve">.  </w:t>
      </w:r>
      <w:r w:rsidR="000606DB">
        <w:t>The experiments were performed in three phases</w:t>
      </w:r>
      <w:r w:rsidR="00D42097">
        <w:t>:</w:t>
      </w:r>
      <w:r w:rsidR="000606DB">
        <w:t xml:space="preserve"> Phase I, Phase II and </w:t>
      </w:r>
      <w:r w:rsidR="00E71E91">
        <w:t>overcoring</w:t>
      </w:r>
      <w:r w:rsidR="004474F5">
        <w:t xml:space="preserve">.  </w:t>
      </w:r>
      <w:r w:rsidR="000606DB">
        <w:t xml:space="preserve">The Phase I </w:t>
      </w:r>
      <w:r w:rsidR="00B8238E">
        <w:t>in-situ</w:t>
      </w:r>
      <w:r w:rsidR="00D42097">
        <w:t xml:space="preserve"> diffusion </w:t>
      </w:r>
      <w:r w:rsidR="000606DB">
        <w:t xml:space="preserve">experiment </w:t>
      </w:r>
      <w:r w:rsidR="00D42097">
        <w:t xml:space="preserve">was performed with an artificial porewater </w:t>
      </w:r>
      <w:r w:rsidR="00E71E91">
        <w:t>with the same chemical compositions for the major ions in the Opalinus clay (OPA) porewater</w:t>
      </w:r>
      <w:r w:rsidR="004474F5">
        <w:t xml:space="preserve">.  </w:t>
      </w:r>
      <w:r w:rsidR="00E71E91">
        <w:t>In addition,</w:t>
      </w:r>
      <w:r w:rsidR="00D42097">
        <w:t xml:space="preserve"> a mixture of tracers </w:t>
      </w:r>
      <w:r w:rsidR="00D42097" w:rsidRPr="009775B1">
        <w:rPr>
          <w:lang w:eastAsia="zh-CN"/>
        </w:rPr>
        <w:t>(HTO, I</w:t>
      </w:r>
      <w:r w:rsidR="00D42097" w:rsidRPr="00A63BEC">
        <w:rPr>
          <w:vertAlign w:val="superscript"/>
          <w:lang w:eastAsia="zh-CN"/>
        </w:rPr>
        <w:t>–</w:t>
      </w:r>
      <w:r w:rsidR="00D42097" w:rsidRPr="009775B1">
        <w:rPr>
          <w:lang w:eastAsia="zh-CN"/>
        </w:rPr>
        <w:t>, Br</w:t>
      </w:r>
      <w:r w:rsidR="00D42097" w:rsidRPr="00A63BEC">
        <w:rPr>
          <w:vertAlign w:val="superscript"/>
          <w:lang w:eastAsia="zh-CN"/>
        </w:rPr>
        <w:t>–</w:t>
      </w:r>
      <w:r w:rsidR="00D42097" w:rsidRPr="009775B1">
        <w:rPr>
          <w:lang w:eastAsia="zh-CN"/>
        </w:rPr>
        <w:t>, Cs</w:t>
      </w:r>
      <w:r w:rsidR="00D42097" w:rsidRPr="00A63BEC">
        <w:rPr>
          <w:vertAlign w:val="superscript"/>
          <w:lang w:eastAsia="zh-CN"/>
        </w:rPr>
        <w:t>+</w:t>
      </w:r>
      <w:r w:rsidR="00D42097" w:rsidRPr="009775B1">
        <w:rPr>
          <w:lang w:eastAsia="zh-CN"/>
        </w:rPr>
        <w:t xml:space="preserve">, </w:t>
      </w:r>
      <w:r w:rsidR="00D42097" w:rsidRPr="00A83F57">
        <w:rPr>
          <w:vertAlign w:val="superscript"/>
        </w:rPr>
        <w:t>85</w:t>
      </w:r>
      <w:r w:rsidR="00D42097">
        <w:t>Sr</w:t>
      </w:r>
      <w:r w:rsidR="00D42097" w:rsidRPr="00A83F57">
        <w:rPr>
          <w:vertAlign w:val="superscript"/>
        </w:rPr>
        <w:t>2+</w:t>
      </w:r>
      <w:r w:rsidR="00E50EA2">
        <w:rPr>
          <w:lang w:eastAsia="zh-CN"/>
        </w:rPr>
        <w:t xml:space="preserve"> </w:t>
      </w:r>
      <w:r w:rsidR="00E50EA2" w:rsidRPr="009775B1">
        <w:rPr>
          <w:lang w:eastAsia="zh-CN"/>
        </w:rPr>
        <w:t>and</w:t>
      </w:r>
      <w:r w:rsidR="00D42097" w:rsidRPr="009775B1">
        <w:rPr>
          <w:lang w:eastAsia="zh-CN"/>
        </w:rPr>
        <w:t xml:space="preserve"> </w:t>
      </w:r>
      <w:r w:rsidR="00D42097">
        <w:rPr>
          <w:vertAlign w:val="superscript"/>
          <w:lang w:eastAsia="zh-CN"/>
        </w:rPr>
        <w:t>60</w:t>
      </w:r>
      <w:r w:rsidR="00D42097" w:rsidRPr="009775B1">
        <w:rPr>
          <w:lang w:eastAsia="zh-CN"/>
        </w:rPr>
        <w:t>Co</w:t>
      </w:r>
      <w:r w:rsidR="00D42097" w:rsidRPr="00A63BEC">
        <w:rPr>
          <w:vertAlign w:val="superscript"/>
          <w:lang w:eastAsia="zh-CN"/>
        </w:rPr>
        <w:t>2+</w:t>
      </w:r>
      <w:r w:rsidR="00D42097" w:rsidRPr="009775B1">
        <w:rPr>
          <w:lang w:eastAsia="zh-CN"/>
        </w:rPr>
        <w:t>)</w:t>
      </w:r>
      <w:r w:rsidR="00E71E91">
        <w:rPr>
          <w:lang w:eastAsia="zh-CN"/>
        </w:rPr>
        <w:t xml:space="preserve"> were added and observed during for 189 days</w:t>
      </w:r>
      <w:r w:rsidR="003F66A3">
        <w:rPr>
          <w:lang w:eastAsia="zh-CN"/>
        </w:rPr>
        <w:t xml:space="preserve"> (Xie et al. 2013</w:t>
      </w:r>
      <w:r w:rsidR="00D42097" w:rsidRPr="009775B1">
        <w:rPr>
          <w:lang w:eastAsia="zh-CN"/>
        </w:rPr>
        <w:t>)</w:t>
      </w:r>
      <w:r w:rsidR="004474F5">
        <w:rPr>
          <w:lang w:eastAsia="zh-CN"/>
        </w:rPr>
        <w:t xml:space="preserve">.  </w:t>
      </w:r>
      <w:r w:rsidR="00D42097">
        <w:rPr>
          <w:rFonts w:cs="Arial"/>
          <w:szCs w:val="22"/>
          <w:lang w:eastAsia="zh-CN"/>
        </w:rPr>
        <w:t xml:space="preserve">Phase II </w:t>
      </w:r>
      <w:r w:rsidR="00E71E91">
        <w:rPr>
          <w:rFonts w:cs="Arial"/>
          <w:szCs w:val="22"/>
          <w:lang w:eastAsia="zh-CN"/>
        </w:rPr>
        <w:t xml:space="preserve"> experiment</w:t>
      </w:r>
      <w:r w:rsidR="00D42097">
        <w:rPr>
          <w:rFonts w:cs="Arial"/>
          <w:szCs w:val="22"/>
          <w:lang w:eastAsia="zh-CN"/>
        </w:rPr>
        <w:t xml:space="preserve"> was conducted immediately after the </w:t>
      </w:r>
      <w:r w:rsidR="00E71E91">
        <w:rPr>
          <w:rFonts w:cs="Arial"/>
          <w:szCs w:val="22"/>
          <w:lang w:eastAsia="zh-CN"/>
        </w:rPr>
        <w:t>P</w:t>
      </w:r>
      <w:r w:rsidR="00D42097">
        <w:rPr>
          <w:rFonts w:cs="Arial"/>
          <w:szCs w:val="22"/>
          <w:lang w:eastAsia="zh-CN"/>
        </w:rPr>
        <w:t>hase</w:t>
      </w:r>
      <w:r w:rsidR="00E71E91">
        <w:rPr>
          <w:rFonts w:cs="Arial"/>
          <w:szCs w:val="22"/>
          <w:lang w:eastAsia="zh-CN"/>
        </w:rPr>
        <w:t xml:space="preserve"> I </w:t>
      </w:r>
      <w:r w:rsidR="00D42097">
        <w:rPr>
          <w:rFonts w:cs="Arial"/>
          <w:szCs w:val="22"/>
          <w:lang w:eastAsia="zh-CN"/>
        </w:rPr>
        <w:t>by changing the circulation solution to a solution with much higher concentrations of Cl</w:t>
      </w:r>
      <w:r w:rsidR="00D42097" w:rsidRPr="00AE419E">
        <w:rPr>
          <w:rFonts w:cs="Arial"/>
          <w:szCs w:val="22"/>
          <w:vertAlign w:val="superscript"/>
          <w:lang w:eastAsia="zh-CN"/>
        </w:rPr>
        <w:t>-</w:t>
      </w:r>
      <w:r w:rsidR="00D42097">
        <w:rPr>
          <w:rFonts w:cs="Arial"/>
          <w:szCs w:val="22"/>
          <w:lang w:eastAsia="zh-CN"/>
        </w:rPr>
        <w:t>, Na</w:t>
      </w:r>
      <w:r w:rsidR="00D42097" w:rsidRPr="00AE419E">
        <w:rPr>
          <w:rFonts w:cs="Arial"/>
          <w:szCs w:val="22"/>
          <w:vertAlign w:val="superscript"/>
          <w:lang w:eastAsia="zh-CN"/>
        </w:rPr>
        <w:t>+</w:t>
      </w:r>
      <w:r w:rsidR="00D42097">
        <w:rPr>
          <w:rFonts w:cs="Arial"/>
          <w:szCs w:val="22"/>
          <w:lang w:eastAsia="zh-CN"/>
        </w:rPr>
        <w:t xml:space="preserve"> and K</w:t>
      </w:r>
      <w:r w:rsidR="00D42097" w:rsidRPr="00AE419E">
        <w:rPr>
          <w:rFonts w:cs="Arial"/>
          <w:szCs w:val="22"/>
          <w:vertAlign w:val="superscript"/>
          <w:lang w:eastAsia="zh-CN"/>
        </w:rPr>
        <w:t>+</w:t>
      </w:r>
      <w:r w:rsidR="00D42097">
        <w:rPr>
          <w:rFonts w:cs="Arial"/>
          <w:szCs w:val="22"/>
          <w:lang w:eastAsia="zh-CN"/>
        </w:rPr>
        <w:t>, and a much lower concentration of SO</w:t>
      </w:r>
      <w:r w:rsidR="00D42097" w:rsidRPr="00AE419E">
        <w:rPr>
          <w:rFonts w:cs="Arial"/>
          <w:szCs w:val="22"/>
          <w:vertAlign w:val="subscript"/>
          <w:lang w:eastAsia="zh-CN"/>
        </w:rPr>
        <w:t>4</w:t>
      </w:r>
      <w:r w:rsidR="00D42097" w:rsidRPr="00AE419E">
        <w:rPr>
          <w:rFonts w:cs="Arial"/>
          <w:szCs w:val="22"/>
          <w:vertAlign w:val="superscript"/>
          <w:lang w:eastAsia="zh-CN"/>
        </w:rPr>
        <w:t>2-</w:t>
      </w:r>
      <w:r w:rsidR="00D42097">
        <w:rPr>
          <w:rFonts w:cs="Arial"/>
          <w:szCs w:val="22"/>
          <w:vertAlign w:val="superscript"/>
          <w:lang w:eastAsia="zh-CN"/>
        </w:rPr>
        <w:t xml:space="preserve"> </w:t>
      </w:r>
      <w:r w:rsidR="00D42097">
        <w:rPr>
          <w:rFonts w:cs="Arial"/>
          <w:szCs w:val="22"/>
          <w:lang w:eastAsia="zh-CN"/>
        </w:rPr>
        <w:t xml:space="preserve">(to create a </w:t>
      </w:r>
      <w:r w:rsidR="00E71E91">
        <w:rPr>
          <w:rFonts w:cs="Arial"/>
          <w:szCs w:val="22"/>
          <w:lang w:eastAsia="zh-CN"/>
        </w:rPr>
        <w:t>chemical</w:t>
      </w:r>
      <w:r w:rsidR="00D42097">
        <w:rPr>
          <w:rFonts w:cs="Arial"/>
          <w:szCs w:val="22"/>
          <w:lang w:eastAsia="zh-CN"/>
        </w:rPr>
        <w:t xml:space="preserve"> perturbation)</w:t>
      </w:r>
      <w:r w:rsidR="004474F5">
        <w:rPr>
          <w:rFonts w:cs="Arial"/>
          <w:szCs w:val="22"/>
          <w:lang w:eastAsia="zh-CN"/>
        </w:rPr>
        <w:t xml:space="preserve">.  </w:t>
      </w:r>
      <w:r w:rsidR="00E71E91">
        <w:rPr>
          <w:rFonts w:cs="Arial"/>
          <w:szCs w:val="22"/>
          <w:lang w:eastAsia="zh-CN"/>
        </w:rPr>
        <w:t>The concentrations of both tracers and major ions were analyzed before the overcoring at 728 days</w:t>
      </w:r>
      <w:r w:rsidR="004474F5">
        <w:rPr>
          <w:rFonts w:cs="Arial"/>
          <w:szCs w:val="22"/>
          <w:lang w:eastAsia="zh-CN"/>
        </w:rPr>
        <w:t xml:space="preserve">.  </w:t>
      </w:r>
      <w:r w:rsidR="00E71E91">
        <w:rPr>
          <w:rFonts w:cs="Arial"/>
          <w:szCs w:val="22"/>
          <w:lang w:eastAsia="zh-CN"/>
        </w:rPr>
        <w:t>The</w:t>
      </w:r>
      <w:r w:rsidR="00D42097">
        <w:rPr>
          <w:rFonts w:cs="Arial"/>
          <w:szCs w:val="22"/>
          <w:lang w:eastAsia="zh-CN"/>
        </w:rPr>
        <w:t xml:space="preserve"> OPA samples</w:t>
      </w:r>
      <w:r w:rsidR="00E71E91">
        <w:rPr>
          <w:rFonts w:cs="Arial"/>
          <w:szCs w:val="22"/>
          <w:lang w:eastAsia="zh-CN"/>
        </w:rPr>
        <w:t xml:space="preserve"> obtained through overcoring were systematically analyzed and the </w:t>
      </w:r>
      <w:r w:rsidR="00D42097">
        <w:rPr>
          <w:rFonts w:cs="Arial"/>
          <w:szCs w:val="22"/>
          <w:lang w:eastAsia="zh-CN"/>
        </w:rPr>
        <w:t xml:space="preserve">chemical </w:t>
      </w:r>
      <w:r w:rsidR="00E71E91">
        <w:rPr>
          <w:rFonts w:cs="Arial"/>
          <w:szCs w:val="22"/>
          <w:lang w:eastAsia="zh-CN"/>
        </w:rPr>
        <w:t>compositions dissolved in t</w:t>
      </w:r>
      <w:r w:rsidR="00D42097">
        <w:rPr>
          <w:rFonts w:cs="Arial"/>
          <w:szCs w:val="22"/>
          <w:lang w:eastAsia="zh-CN"/>
        </w:rPr>
        <w:t xml:space="preserve">he pore water and sorbed </w:t>
      </w:r>
      <w:r w:rsidR="00E71E91">
        <w:rPr>
          <w:rFonts w:cs="Arial"/>
          <w:szCs w:val="22"/>
          <w:lang w:eastAsia="zh-CN"/>
        </w:rPr>
        <w:t>on the solid materials along the rdial directions were obtained</w:t>
      </w:r>
      <w:r w:rsidR="004474F5">
        <w:rPr>
          <w:rFonts w:cs="Arial"/>
          <w:szCs w:val="22"/>
          <w:lang w:eastAsia="zh-CN"/>
        </w:rPr>
        <w:t xml:space="preserve">.  </w:t>
      </w:r>
      <w:r w:rsidR="00D42097">
        <w:rPr>
          <w:rFonts w:cs="Arial"/>
          <w:szCs w:val="22"/>
          <w:lang w:eastAsia="zh-CN"/>
        </w:rPr>
        <w:t xml:space="preserve">The readers are referred </w:t>
      </w:r>
      <w:r w:rsidR="00E50EA2">
        <w:rPr>
          <w:rFonts w:cs="Arial"/>
          <w:szCs w:val="22"/>
          <w:lang w:eastAsia="zh-CN"/>
        </w:rPr>
        <w:t>to the</w:t>
      </w:r>
      <w:r w:rsidR="00D42097">
        <w:rPr>
          <w:rFonts w:cs="Arial"/>
          <w:szCs w:val="22"/>
          <w:lang w:eastAsia="zh-CN"/>
        </w:rPr>
        <w:t xml:space="preserve"> technical report</w:t>
      </w:r>
      <w:r w:rsidR="00E50EA2">
        <w:rPr>
          <w:rFonts w:cs="Arial"/>
          <w:szCs w:val="22"/>
          <w:lang w:eastAsia="zh-CN"/>
        </w:rPr>
        <w:t xml:space="preserve"> NWMO-TR-2014-25</w:t>
      </w:r>
      <w:r w:rsidR="00D42097">
        <w:rPr>
          <w:rFonts w:cs="Arial"/>
          <w:szCs w:val="22"/>
          <w:lang w:eastAsia="zh-CN"/>
        </w:rPr>
        <w:t xml:space="preserve"> by Xie </w:t>
      </w:r>
      <w:r w:rsidR="004474F5">
        <w:rPr>
          <w:rFonts w:cs="Arial"/>
          <w:szCs w:val="22"/>
          <w:lang w:eastAsia="zh-CN"/>
        </w:rPr>
        <w:t xml:space="preserve">et al. </w:t>
      </w:r>
      <w:r w:rsidR="00D42097">
        <w:rPr>
          <w:rFonts w:cs="Arial"/>
          <w:szCs w:val="22"/>
          <w:lang w:eastAsia="zh-CN"/>
        </w:rPr>
        <w:t>(2014) for detailed information of the experiments</w:t>
      </w:r>
      <w:r w:rsidR="004474F5">
        <w:rPr>
          <w:rFonts w:cs="Arial"/>
          <w:szCs w:val="22"/>
          <w:lang w:eastAsia="zh-CN"/>
        </w:rPr>
        <w:t xml:space="preserve">.  </w:t>
      </w:r>
      <w:r w:rsidR="00E50EA2">
        <w:t>Due to the fact that Co and Sr are mainly retarded through strong sorption (with K</w:t>
      </w:r>
      <w:r w:rsidR="00E50EA2" w:rsidRPr="00485D8B">
        <w:rPr>
          <w:vertAlign w:val="subscript"/>
        </w:rPr>
        <w:t>d</w:t>
      </w:r>
      <w:r w:rsidR="00E50EA2">
        <w:t xml:space="preserve"> sorption model), while the retardation of Cs is dominanted by multisite ion exchange model (MIE), two separate simulations were undertaken for each experiment</w:t>
      </w:r>
      <w:r w:rsidR="00146F27">
        <w:t xml:space="preserve"> using K</w:t>
      </w:r>
      <w:r w:rsidR="00146F27" w:rsidRPr="00485D8B">
        <w:rPr>
          <w:vertAlign w:val="subscript"/>
        </w:rPr>
        <w:t>d</w:t>
      </w:r>
      <w:r w:rsidR="00146F27">
        <w:t xml:space="preserve"> sorption model or MIE model, respectively</w:t>
      </w:r>
      <w:r w:rsidR="00E50EA2">
        <w:t>.</w:t>
      </w:r>
    </w:p>
    <w:p w14:paraId="3FD8AA6F" w14:textId="5FC19A2F" w:rsidR="008C053C" w:rsidRDefault="004924CA" w:rsidP="008C053C">
      <w:pPr>
        <w:rPr>
          <w:lang w:eastAsia="zh-CN"/>
        </w:rPr>
      </w:pPr>
      <w:r>
        <w:t>A se</w:t>
      </w:r>
      <w:r w:rsidR="008C053C" w:rsidRPr="00ED3698">
        <w:t xml:space="preserve">lection of </w:t>
      </w:r>
      <w:r w:rsidR="00E50EA2">
        <w:rPr>
          <w:lang w:eastAsia="zh-CN"/>
        </w:rPr>
        <w:t>six numerical simulations for the experiments</w:t>
      </w:r>
      <w:r w:rsidR="008C053C">
        <w:rPr>
          <w:rFonts w:hint="eastAsia"/>
          <w:lang w:eastAsia="zh-CN"/>
        </w:rPr>
        <w:t xml:space="preserve"> are listed in </w:t>
      </w:r>
      <w:r w:rsidR="00A20C35">
        <w:rPr>
          <w:lang w:eastAsia="zh-CN"/>
        </w:rPr>
        <w:fldChar w:fldCharType="begin"/>
      </w:r>
      <w:r w:rsidR="00A20C35">
        <w:rPr>
          <w:lang w:eastAsia="zh-CN"/>
        </w:rPr>
        <w:instrText xml:space="preserve"> </w:instrText>
      </w:r>
      <w:r w:rsidR="00A20C35">
        <w:rPr>
          <w:rFonts w:hint="eastAsia"/>
          <w:lang w:eastAsia="zh-CN"/>
        </w:rPr>
        <w:instrText>REF _Ref454795652 \h</w:instrText>
      </w:r>
      <w:r w:rsidR="00A20C35">
        <w:rPr>
          <w:lang w:eastAsia="zh-CN"/>
        </w:rPr>
        <w:instrText xml:space="preserve"> </w:instrText>
      </w:r>
      <w:r w:rsidR="00A20C35">
        <w:rPr>
          <w:lang w:eastAsia="zh-CN"/>
        </w:rPr>
      </w:r>
      <w:r w:rsidR="00A20C35">
        <w:rPr>
          <w:lang w:eastAsia="zh-CN"/>
        </w:rPr>
        <w:fldChar w:fldCharType="separate"/>
      </w:r>
      <w:r w:rsidR="00B560DA" w:rsidRPr="00ED3698">
        <w:t xml:space="preserve">Table </w:t>
      </w:r>
      <w:r w:rsidR="00B560DA">
        <w:rPr>
          <w:noProof/>
        </w:rPr>
        <w:t>4</w:t>
      </w:r>
      <w:r w:rsidR="00B560DA">
        <w:t>.</w:t>
      </w:r>
      <w:r w:rsidR="00B560DA">
        <w:rPr>
          <w:noProof/>
        </w:rPr>
        <w:t>1</w:t>
      </w:r>
      <w:r w:rsidR="00A20C35">
        <w:rPr>
          <w:lang w:eastAsia="zh-CN"/>
        </w:rPr>
        <w:fldChar w:fldCharType="end"/>
      </w:r>
      <w:r w:rsidR="0062606E">
        <w:rPr>
          <w:lang w:eastAsia="zh-CN"/>
        </w:rPr>
        <w:t>.</w:t>
      </w:r>
    </w:p>
    <w:p w14:paraId="4694E331" w14:textId="77777777" w:rsidR="0062606E" w:rsidRDefault="0062606E" w:rsidP="008C053C">
      <w:pPr>
        <w:rPr>
          <w:lang w:eastAsia="zh-CN"/>
        </w:rPr>
      </w:pPr>
    </w:p>
    <w:p w14:paraId="23C8928E" w14:textId="77777777" w:rsidR="0062606E" w:rsidRDefault="0062606E" w:rsidP="008C053C">
      <w:pPr>
        <w:rPr>
          <w:lang w:eastAsia="zh-CN"/>
        </w:rPr>
      </w:pPr>
    </w:p>
    <w:p w14:paraId="760F28E1" w14:textId="7FC6CDA3" w:rsidR="008C053C" w:rsidRPr="00ED3698" w:rsidRDefault="008C053C" w:rsidP="008C053C">
      <w:pPr>
        <w:pStyle w:val="StyleCaptionTableCaptionBold"/>
        <w:rPr>
          <w:lang w:eastAsia="zh-CN"/>
        </w:rPr>
      </w:pPr>
      <w:bookmarkStart w:id="1128" w:name="_Ref454795652"/>
      <w:bookmarkStart w:id="1129" w:name="_Toc520374995"/>
      <w:r w:rsidRPr="00ED3698">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w:t>
      </w:r>
      <w:r w:rsidR="00FE1AD3">
        <w:fldChar w:fldCharType="end"/>
      </w:r>
      <w:bookmarkEnd w:id="1128"/>
      <w:r w:rsidR="00535A70">
        <w:t xml:space="preserve">: </w:t>
      </w:r>
      <w:r w:rsidRPr="00ED3698">
        <w:t xml:space="preserve">List of </w:t>
      </w:r>
      <w:r w:rsidR="00A20C35">
        <w:rPr>
          <w:lang w:eastAsia="zh-CN"/>
        </w:rPr>
        <w:t xml:space="preserve">validation cases in Mont Terri </w:t>
      </w:r>
      <w:r w:rsidR="00B8238E">
        <w:rPr>
          <w:lang w:eastAsia="zh-CN"/>
        </w:rPr>
        <w:t>in-situ</w:t>
      </w:r>
      <w:r w:rsidR="00A20C35">
        <w:rPr>
          <w:lang w:eastAsia="zh-CN"/>
        </w:rPr>
        <w:t xml:space="preserve"> diffusion experiments</w:t>
      </w:r>
      <w:bookmarkEnd w:id="112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4775"/>
        <w:gridCol w:w="1698"/>
      </w:tblGrid>
      <w:tr w:rsidR="008C053C" w:rsidRPr="00ED3698" w14:paraId="7126DBF9" w14:textId="77777777" w:rsidTr="00E50EA2">
        <w:tc>
          <w:tcPr>
            <w:tcW w:w="2049" w:type="dxa"/>
            <w:shd w:val="clear" w:color="auto" w:fill="D9D9D9"/>
          </w:tcPr>
          <w:p w14:paraId="3EA047A9" w14:textId="77777777" w:rsidR="008C053C" w:rsidRPr="00ED3698" w:rsidRDefault="008C053C" w:rsidP="008C053C">
            <w:pPr>
              <w:spacing w:before="0" w:after="0"/>
              <w:jc w:val="left"/>
              <w:rPr>
                <w:b/>
                <w:lang w:eastAsia="zh-CN"/>
              </w:rPr>
            </w:pPr>
            <w:r>
              <w:rPr>
                <w:b/>
                <w:lang w:eastAsia="zh-CN"/>
              </w:rPr>
              <w:t xml:space="preserve">Example </w:t>
            </w:r>
            <w:r>
              <w:rPr>
                <w:rFonts w:hint="eastAsia"/>
                <w:b/>
                <w:lang w:eastAsia="zh-CN"/>
              </w:rPr>
              <w:t>Name</w:t>
            </w:r>
          </w:p>
        </w:tc>
        <w:tc>
          <w:tcPr>
            <w:tcW w:w="4775" w:type="dxa"/>
            <w:shd w:val="clear" w:color="auto" w:fill="D9D9D9"/>
          </w:tcPr>
          <w:p w14:paraId="25E9E50E" w14:textId="77777777" w:rsidR="008C053C" w:rsidRPr="00ED3698" w:rsidRDefault="008C053C" w:rsidP="008C053C">
            <w:pPr>
              <w:spacing w:before="0" w:after="0"/>
              <w:jc w:val="left"/>
              <w:rPr>
                <w:b/>
              </w:rPr>
            </w:pPr>
            <w:r w:rsidRPr="00ED3698">
              <w:rPr>
                <w:b/>
              </w:rPr>
              <w:t>Description of Main Features</w:t>
            </w:r>
          </w:p>
        </w:tc>
        <w:tc>
          <w:tcPr>
            <w:tcW w:w="1698" w:type="dxa"/>
            <w:shd w:val="clear" w:color="auto" w:fill="D9D9D9"/>
          </w:tcPr>
          <w:p w14:paraId="19050894" w14:textId="77777777" w:rsidR="008C053C" w:rsidRPr="00ED3698" w:rsidRDefault="008C053C" w:rsidP="008C053C">
            <w:pPr>
              <w:spacing w:before="0" w:after="0"/>
              <w:jc w:val="center"/>
              <w:rPr>
                <w:b/>
                <w:lang w:eastAsia="zh-CN"/>
              </w:rPr>
            </w:pPr>
            <w:r>
              <w:rPr>
                <w:rFonts w:hint="eastAsia"/>
                <w:b/>
                <w:lang w:eastAsia="zh-CN"/>
              </w:rPr>
              <w:t>Section</w:t>
            </w:r>
          </w:p>
        </w:tc>
      </w:tr>
      <w:tr w:rsidR="008C053C" w:rsidRPr="00ED3698" w14:paraId="2BCBBE70" w14:textId="77777777" w:rsidTr="00E50EA2">
        <w:tc>
          <w:tcPr>
            <w:tcW w:w="2049" w:type="dxa"/>
            <w:shd w:val="clear" w:color="auto" w:fill="auto"/>
          </w:tcPr>
          <w:p w14:paraId="7AD1C0DC" w14:textId="3DDF84E6" w:rsidR="008C053C" w:rsidRPr="00ED3698" w:rsidRDefault="000606DB" w:rsidP="008C053C">
            <w:pPr>
              <w:spacing w:before="0" w:after="0"/>
              <w:jc w:val="left"/>
              <w:rPr>
                <w:lang w:eastAsia="zh-CN"/>
              </w:rPr>
            </w:pPr>
            <w:r>
              <w:rPr>
                <w:lang w:eastAsia="zh-CN"/>
              </w:rPr>
              <w:t>mtterri01</w:t>
            </w:r>
          </w:p>
        </w:tc>
        <w:tc>
          <w:tcPr>
            <w:tcW w:w="4775" w:type="dxa"/>
            <w:shd w:val="clear" w:color="auto" w:fill="auto"/>
          </w:tcPr>
          <w:p w14:paraId="5BE0BD38" w14:textId="5EA6EF74" w:rsidR="008C053C" w:rsidRPr="00ED3698" w:rsidRDefault="00B8238E" w:rsidP="008C053C">
            <w:pPr>
              <w:spacing w:before="0" w:after="0"/>
              <w:jc w:val="left"/>
              <w:rPr>
                <w:lang w:eastAsia="zh-CN"/>
              </w:rPr>
            </w:pPr>
            <w:r>
              <w:rPr>
                <w:lang w:eastAsia="zh-CN"/>
              </w:rPr>
              <w:t>In-situ</w:t>
            </w:r>
            <w:r w:rsidR="000606DB">
              <w:rPr>
                <w:lang w:eastAsia="zh-CN"/>
              </w:rPr>
              <w:t xml:space="preserve"> diffusion experiment in clay</w:t>
            </w:r>
          </w:p>
        </w:tc>
        <w:tc>
          <w:tcPr>
            <w:tcW w:w="1698" w:type="dxa"/>
            <w:shd w:val="clear" w:color="auto" w:fill="auto"/>
          </w:tcPr>
          <w:p w14:paraId="57C7EC94" w14:textId="73CB0A69" w:rsidR="008C053C" w:rsidRPr="00ED3698" w:rsidRDefault="00770637" w:rsidP="008C053C">
            <w:pPr>
              <w:spacing w:before="0" w:after="0"/>
              <w:jc w:val="center"/>
            </w:pPr>
            <w:r>
              <w:fldChar w:fldCharType="begin"/>
            </w:r>
            <w:r>
              <w:instrText xml:space="preserve"> REF _Ref455666554 \r \h </w:instrText>
            </w:r>
            <w:r>
              <w:fldChar w:fldCharType="separate"/>
            </w:r>
            <w:r w:rsidR="00B560DA">
              <w:t>4.1.1</w:t>
            </w:r>
            <w:r>
              <w:fldChar w:fldCharType="end"/>
            </w:r>
          </w:p>
        </w:tc>
      </w:tr>
      <w:tr w:rsidR="00E50EA2" w:rsidRPr="00ED3698" w14:paraId="5CE850C7" w14:textId="77777777" w:rsidTr="00E50EA2">
        <w:tc>
          <w:tcPr>
            <w:tcW w:w="2049" w:type="dxa"/>
            <w:shd w:val="clear" w:color="auto" w:fill="auto"/>
          </w:tcPr>
          <w:p w14:paraId="42558BE7" w14:textId="41DB7713" w:rsidR="00E50EA2" w:rsidRPr="00ED3698" w:rsidRDefault="00E50EA2" w:rsidP="00E50EA2">
            <w:pPr>
              <w:spacing w:before="0" w:after="0"/>
              <w:jc w:val="left"/>
              <w:rPr>
                <w:lang w:eastAsia="zh-CN"/>
              </w:rPr>
            </w:pPr>
            <w:r>
              <w:rPr>
                <w:lang w:eastAsia="zh-CN"/>
              </w:rPr>
              <w:t>mtterri01Cs</w:t>
            </w:r>
          </w:p>
        </w:tc>
        <w:tc>
          <w:tcPr>
            <w:tcW w:w="4775" w:type="dxa"/>
            <w:shd w:val="clear" w:color="auto" w:fill="auto"/>
          </w:tcPr>
          <w:p w14:paraId="66E5061E" w14:textId="5434F0AE" w:rsidR="00E50EA2" w:rsidRPr="00ED3698" w:rsidRDefault="00B8238E" w:rsidP="00E50EA2">
            <w:pPr>
              <w:spacing w:before="0" w:after="0"/>
              <w:jc w:val="left"/>
            </w:pPr>
            <w:r>
              <w:rPr>
                <w:lang w:eastAsia="zh-CN"/>
              </w:rPr>
              <w:t>In-situ</w:t>
            </w:r>
            <w:r w:rsidR="00E50EA2">
              <w:rPr>
                <w:lang w:eastAsia="zh-CN"/>
              </w:rPr>
              <w:t xml:space="preserve"> diffusion experiment in clay (MIE model)</w:t>
            </w:r>
          </w:p>
        </w:tc>
        <w:tc>
          <w:tcPr>
            <w:tcW w:w="1698" w:type="dxa"/>
            <w:shd w:val="clear" w:color="auto" w:fill="auto"/>
          </w:tcPr>
          <w:p w14:paraId="7B2887A2" w14:textId="5175078E" w:rsidR="00E50EA2" w:rsidRPr="00ED3698" w:rsidRDefault="00E940BF" w:rsidP="00E50EA2">
            <w:pPr>
              <w:spacing w:before="0" w:after="0"/>
              <w:jc w:val="center"/>
            </w:pPr>
            <w:r>
              <w:fldChar w:fldCharType="begin"/>
            </w:r>
            <w:r>
              <w:instrText xml:space="preserve"> REF _Ref455757359 \r \h </w:instrText>
            </w:r>
            <w:r>
              <w:fldChar w:fldCharType="separate"/>
            </w:r>
            <w:r w:rsidR="00B560DA">
              <w:t>4.1.2</w:t>
            </w:r>
            <w:r>
              <w:fldChar w:fldCharType="end"/>
            </w:r>
          </w:p>
        </w:tc>
      </w:tr>
      <w:tr w:rsidR="00E50EA2" w:rsidRPr="00ED3698" w14:paraId="21AD4156" w14:textId="77777777" w:rsidTr="00E50EA2">
        <w:tc>
          <w:tcPr>
            <w:tcW w:w="2049" w:type="dxa"/>
            <w:shd w:val="clear" w:color="auto" w:fill="auto"/>
          </w:tcPr>
          <w:p w14:paraId="576FD71B" w14:textId="11A38C67" w:rsidR="00E50EA2" w:rsidRPr="00ED3698" w:rsidRDefault="00E50EA2" w:rsidP="00E50EA2">
            <w:pPr>
              <w:spacing w:before="0" w:after="0"/>
              <w:jc w:val="left"/>
              <w:rPr>
                <w:lang w:eastAsia="zh-CN"/>
              </w:rPr>
            </w:pPr>
            <w:r>
              <w:rPr>
                <w:lang w:eastAsia="zh-CN"/>
              </w:rPr>
              <w:t>mtterri02</w:t>
            </w:r>
          </w:p>
        </w:tc>
        <w:tc>
          <w:tcPr>
            <w:tcW w:w="4775" w:type="dxa"/>
            <w:shd w:val="clear" w:color="auto" w:fill="auto"/>
          </w:tcPr>
          <w:p w14:paraId="789C0777" w14:textId="4A4E0F27" w:rsidR="00E50EA2" w:rsidRPr="00ED3698" w:rsidRDefault="00E50EA2" w:rsidP="00E50EA2">
            <w:pPr>
              <w:spacing w:before="0" w:after="0"/>
              <w:jc w:val="left"/>
              <w:rPr>
                <w:lang w:eastAsia="zh-CN"/>
              </w:rPr>
            </w:pPr>
            <w:r>
              <w:rPr>
                <w:lang w:eastAsia="zh-CN"/>
              </w:rPr>
              <w:t>Effect of chemical perturbation on diffusion and retardation in clay</w:t>
            </w:r>
          </w:p>
        </w:tc>
        <w:tc>
          <w:tcPr>
            <w:tcW w:w="1698" w:type="dxa"/>
            <w:shd w:val="clear" w:color="auto" w:fill="auto"/>
          </w:tcPr>
          <w:p w14:paraId="14D74636" w14:textId="2C7775A2" w:rsidR="00E50EA2" w:rsidRPr="00ED3698" w:rsidRDefault="00675BD8" w:rsidP="00E50EA2">
            <w:pPr>
              <w:spacing w:before="0" w:after="0"/>
              <w:jc w:val="center"/>
            </w:pPr>
            <w:r>
              <w:fldChar w:fldCharType="begin"/>
            </w:r>
            <w:r>
              <w:instrText xml:space="preserve"> REF _Ref457985094 \r \h </w:instrText>
            </w:r>
            <w:r>
              <w:fldChar w:fldCharType="separate"/>
            </w:r>
            <w:r w:rsidR="00B560DA">
              <w:t>4.1.3</w:t>
            </w:r>
            <w:r>
              <w:fldChar w:fldCharType="end"/>
            </w:r>
          </w:p>
        </w:tc>
      </w:tr>
      <w:tr w:rsidR="00E50EA2" w:rsidRPr="00ED3698" w14:paraId="18D51DE2" w14:textId="77777777" w:rsidTr="00E50EA2">
        <w:tc>
          <w:tcPr>
            <w:tcW w:w="2049" w:type="dxa"/>
            <w:shd w:val="clear" w:color="auto" w:fill="auto"/>
          </w:tcPr>
          <w:p w14:paraId="0EB0512B" w14:textId="61CB81F2" w:rsidR="00E50EA2" w:rsidRPr="00ED3698" w:rsidRDefault="00E50EA2" w:rsidP="00E50EA2">
            <w:pPr>
              <w:spacing w:before="0" w:after="0"/>
              <w:jc w:val="left"/>
              <w:rPr>
                <w:lang w:eastAsia="zh-CN"/>
              </w:rPr>
            </w:pPr>
            <w:r>
              <w:rPr>
                <w:lang w:eastAsia="zh-CN"/>
              </w:rPr>
              <w:t>mtterri02Cs</w:t>
            </w:r>
          </w:p>
        </w:tc>
        <w:tc>
          <w:tcPr>
            <w:tcW w:w="4775" w:type="dxa"/>
            <w:shd w:val="clear" w:color="auto" w:fill="auto"/>
          </w:tcPr>
          <w:p w14:paraId="1D2698B1" w14:textId="11C6678F" w:rsidR="00E50EA2" w:rsidRPr="00ED3698" w:rsidRDefault="00E50EA2" w:rsidP="00E50EA2">
            <w:pPr>
              <w:spacing w:before="0" w:after="0"/>
              <w:jc w:val="left"/>
            </w:pPr>
            <w:r>
              <w:rPr>
                <w:lang w:eastAsia="zh-CN"/>
              </w:rPr>
              <w:t>Effect of chemical perturbation on diffusion and retardation in clay (MIE model)</w:t>
            </w:r>
          </w:p>
        </w:tc>
        <w:tc>
          <w:tcPr>
            <w:tcW w:w="1698" w:type="dxa"/>
            <w:shd w:val="clear" w:color="auto" w:fill="auto"/>
          </w:tcPr>
          <w:p w14:paraId="6CBC8F5F" w14:textId="4CFDF178" w:rsidR="00E50EA2" w:rsidRPr="00ED3698" w:rsidRDefault="00675BD8" w:rsidP="00E50EA2">
            <w:pPr>
              <w:spacing w:before="0" w:after="0"/>
              <w:jc w:val="center"/>
            </w:pPr>
            <w:r>
              <w:fldChar w:fldCharType="begin"/>
            </w:r>
            <w:r>
              <w:instrText xml:space="preserve"> REF _Ref457985101 \r \h </w:instrText>
            </w:r>
            <w:r>
              <w:fldChar w:fldCharType="separate"/>
            </w:r>
            <w:r w:rsidR="00B560DA">
              <w:t>4.1.4</w:t>
            </w:r>
            <w:r>
              <w:fldChar w:fldCharType="end"/>
            </w:r>
          </w:p>
        </w:tc>
      </w:tr>
      <w:tr w:rsidR="00E50EA2" w:rsidRPr="00ED3698" w14:paraId="00B6FA7C" w14:textId="77777777" w:rsidTr="00675BD8">
        <w:trPr>
          <w:trHeight w:val="221"/>
        </w:trPr>
        <w:tc>
          <w:tcPr>
            <w:tcW w:w="2049" w:type="dxa"/>
            <w:shd w:val="clear" w:color="auto" w:fill="auto"/>
          </w:tcPr>
          <w:p w14:paraId="42E83002" w14:textId="642546CC" w:rsidR="00E50EA2" w:rsidRPr="00ED3698" w:rsidRDefault="001704C1" w:rsidP="00E50EA2">
            <w:pPr>
              <w:spacing w:before="0" w:after="0"/>
              <w:jc w:val="left"/>
              <w:rPr>
                <w:lang w:eastAsia="zh-CN"/>
              </w:rPr>
            </w:pPr>
            <w:r>
              <w:rPr>
                <w:lang w:eastAsia="zh-CN"/>
              </w:rPr>
              <w:t>mtt</w:t>
            </w:r>
            <w:r w:rsidR="00E50EA2">
              <w:rPr>
                <w:lang w:eastAsia="zh-CN"/>
              </w:rPr>
              <w:t>oc</w:t>
            </w:r>
          </w:p>
        </w:tc>
        <w:tc>
          <w:tcPr>
            <w:tcW w:w="4775" w:type="dxa"/>
            <w:shd w:val="clear" w:color="auto" w:fill="auto"/>
          </w:tcPr>
          <w:p w14:paraId="60868C73" w14:textId="56F8A066" w:rsidR="00E50EA2" w:rsidRPr="00ED3698" w:rsidRDefault="00E50EA2" w:rsidP="00E50EA2">
            <w:pPr>
              <w:spacing w:before="0" w:after="0"/>
              <w:jc w:val="left"/>
            </w:pPr>
            <w:r>
              <w:rPr>
                <w:lang w:eastAsia="zh-CN"/>
              </w:rPr>
              <w:t>Back diffusion during overcoring</w:t>
            </w:r>
          </w:p>
        </w:tc>
        <w:tc>
          <w:tcPr>
            <w:tcW w:w="1698" w:type="dxa"/>
            <w:shd w:val="clear" w:color="auto" w:fill="auto"/>
          </w:tcPr>
          <w:p w14:paraId="24C6FBCF" w14:textId="79B3448F" w:rsidR="00E50EA2" w:rsidRPr="00ED3698" w:rsidRDefault="00675BD8" w:rsidP="00E50EA2">
            <w:pPr>
              <w:spacing w:before="0" w:after="0"/>
              <w:jc w:val="center"/>
            </w:pPr>
            <w:r>
              <w:fldChar w:fldCharType="begin"/>
            </w:r>
            <w:r>
              <w:instrText xml:space="preserve"> REF _Ref457985109 \r \h </w:instrText>
            </w:r>
            <w:r>
              <w:fldChar w:fldCharType="separate"/>
            </w:r>
            <w:r w:rsidR="00B560DA">
              <w:t>4.1.5</w:t>
            </w:r>
            <w:r>
              <w:fldChar w:fldCharType="end"/>
            </w:r>
          </w:p>
        </w:tc>
      </w:tr>
      <w:tr w:rsidR="00E50EA2" w:rsidRPr="00ED3698" w14:paraId="526A73BD" w14:textId="77777777" w:rsidTr="00770637">
        <w:tc>
          <w:tcPr>
            <w:tcW w:w="2049" w:type="dxa"/>
            <w:shd w:val="clear" w:color="auto" w:fill="auto"/>
          </w:tcPr>
          <w:p w14:paraId="06B42910" w14:textId="51235364" w:rsidR="00E50EA2" w:rsidRPr="00ED3698" w:rsidRDefault="001704C1" w:rsidP="00E50EA2">
            <w:pPr>
              <w:spacing w:before="0" w:after="0"/>
              <w:jc w:val="left"/>
            </w:pPr>
            <w:r>
              <w:rPr>
                <w:lang w:eastAsia="zh-CN"/>
              </w:rPr>
              <w:t>mtt</w:t>
            </w:r>
            <w:r w:rsidR="00E50EA2">
              <w:rPr>
                <w:lang w:eastAsia="zh-CN"/>
              </w:rPr>
              <w:t>ocCs</w:t>
            </w:r>
          </w:p>
        </w:tc>
        <w:tc>
          <w:tcPr>
            <w:tcW w:w="4775" w:type="dxa"/>
            <w:shd w:val="clear" w:color="auto" w:fill="auto"/>
          </w:tcPr>
          <w:p w14:paraId="4897FF43" w14:textId="1759C4C3" w:rsidR="00E50EA2" w:rsidRPr="00ED3698" w:rsidRDefault="00146F27" w:rsidP="00E50EA2">
            <w:pPr>
              <w:spacing w:before="0" w:after="0"/>
              <w:jc w:val="left"/>
            </w:pPr>
            <w:r>
              <w:rPr>
                <w:lang w:eastAsia="zh-CN"/>
              </w:rPr>
              <w:t>Back diffusion</w:t>
            </w:r>
            <w:r w:rsidR="00E50EA2">
              <w:rPr>
                <w:lang w:eastAsia="zh-CN"/>
              </w:rPr>
              <w:t xml:space="preserve"> during overcoring (MIE model)</w:t>
            </w:r>
          </w:p>
        </w:tc>
        <w:tc>
          <w:tcPr>
            <w:tcW w:w="1698" w:type="dxa"/>
            <w:shd w:val="clear" w:color="auto" w:fill="auto"/>
          </w:tcPr>
          <w:p w14:paraId="0A289861" w14:textId="3BC81E87" w:rsidR="00E50EA2" w:rsidRPr="00ED3698" w:rsidRDefault="00675BD8" w:rsidP="00E50EA2">
            <w:pPr>
              <w:spacing w:before="0" w:after="0"/>
              <w:jc w:val="center"/>
            </w:pPr>
            <w:r>
              <w:fldChar w:fldCharType="begin"/>
            </w:r>
            <w:r>
              <w:instrText xml:space="preserve"> REF _Ref457985118 \r \h </w:instrText>
            </w:r>
            <w:r>
              <w:fldChar w:fldCharType="separate"/>
            </w:r>
            <w:r w:rsidR="00B560DA">
              <w:t>4.1.6</w:t>
            </w:r>
            <w:r>
              <w:fldChar w:fldCharType="end"/>
            </w:r>
          </w:p>
        </w:tc>
      </w:tr>
    </w:tbl>
    <w:p w14:paraId="75D100A3" w14:textId="77777777" w:rsidR="008C053C" w:rsidRDefault="008C053C" w:rsidP="008C053C">
      <w:pPr>
        <w:pStyle w:val="Simpleline"/>
      </w:pPr>
    </w:p>
    <w:p w14:paraId="2BFFA3E3" w14:textId="77777777" w:rsidR="0062606E" w:rsidRDefault="0062606E" w:rsidP="008C053C">
      <w:pPr>
        <w:pStyle w:val="Simpleline"/>
      </w:pPr>
    </w:p>
    <w:p w14:paraId="685EF02B" w14:textId="5598E516" w:rsidR="00F10C74" w:rsidRPr="00A1673B" w:rsidRDefault="00F10C74" w:rsidP="00A1673B">
      <w:pPr>
        <w:rPr>
          <w:rFonts w:cs="Arial"/>
          <w:szCs w:val="22"/>
          <w:lang w:eastAsia="zh-CN"/>
        </w:rPr>
      </w:pPr>
      <w:r>
        <w:rPr>
          <w:rFonts w:cs="Arial"/>
          <w:szCs w:val="22"/>
          <w:lang w:eastAsia="zh-CN"/>
        </w:rPr>
        <w:t xml:space="preserve">The concentration profiles of all aqueous species consistently showed a signal of back diffusion from the OPA towards the borehole, which was caused by the presence of </w:t>
      </w:r>
      <w:r>
        <w:rPr>
          <w:rFonts w:cs="Arial"/>
          <w:szCs w:val="22"/>
          <w:lang w:eastAsia="zh-CN"/>
        </w:rPr>
        <w:lastRenderedPageBreak/>
        <w:t>porewater in the space above the packer, which could not be removed before the overcoring</w:t>
      </w:r>
      <w:r w:rsidR="004474F5">
        <w:rPr>
          <w:rFonts w:cs="Arial"/>
          <w:szCs w:val="22"/>
          <w:lang w:eastAsia="zh-CN"/>
        </w:rPr>
        <w:t xml:space="preserve">.  </w:t>
      </w:r>
      <w:r>
        <w:rPr>
          <w:rFonts w:cs="Arial"/>
          <w:szCs w:val="22"/>
          <w:lang w:eastAsia="zh-CN"/>
        </w:rPr>
        <w:t>Consequently, this water gathered at the bottom of the borehole after retrieving the equipment</w:t>
      </w:r>
      <w:r w:rsidR="004474F5">
        <w:rPr>
          <w:rFonts w:cs="Arial"/>
          <w:szCs w:val="22"/>
          <w:lang w:eastAsia="zh-CN"/>
        </w:rPr>
        <w:t xml:space="preserve">.  </w:t>
      </w:r>
      <w:r>
        <w:rPr>
          <w:rFonts w:cs="Arial"/>
          <w:szCs w:val="22"/>
          <w:lang w:eastAsia="zh-CN"/>
        </w:rPr>
        <w:t xml:space="preserve">Most probably, this water was original formation water as listed in </w:t>
      </w:r>
      <w:r w:rsidR="00A1673B">
        <w:rPr>
          <w:rFonts w:cs="Arial"/>
          <w:szCs w:val="22"/>
          <w:lang w:eastAsia="zh-CN"/>
        </w:rPr>
        <w:fldChar w:fldCharType="begin"/>
      </w:r>
      <w:r w:rsidR="00A1673B">
        <w:rPr>
          <w:rFonts w:cs="Arial"/>
          <w:szCs w:val="22"/>
          <w:lang w:eastAsia="zh-CN"/>
        </w:rPr>
        <w:instrText xml:space="preserve"> REF _Ref456004132 \h </w:instrText>
      </w:r>
      <w:r w:rsidR="00A1673B">
        <w:rPr>
          <w:rFonts w:cs="Arial"/>
          <w:szCs w:val="22"/>
          <w:lang w:eastAsia="zh-CN"/>
        </w:rPr>
      </w:r>
      <w:r w:rsidR="00A1673B">
        <w:rPr>
          <w:rFonts w:cs="Arial"/>
          <w:szCs w:val="22"/>
          <w:lang w:eastAsia="zh-CN"/>
        </w:rPr>
        <w:fldChar w:fldCharType="separate"/>
      </w:r>
      <w:r w:rsidR="00B560DA">
        <w:t xml:space="preserve">Table </w:t>
      </w:r>
      <w:r w:rsidR="00B560DA">
        <w:rPr>
          <w:noProof/>
        </w:rPr>
        <w:t>4</w:t>
      </w:r>
      <w:r w:rsidR="00B560DA">
        <w:t>.</w:t>
      </w:r>
      <w:r w:rsidR="00B560DA">
        <w:rPr>
          <w:noProof/>
        </w:rPr>
        <w:t>3</w:t>
      </w:r>
      <w:r w:rsidR="00A1673B">
        <w:rPr>
          <w:rFonts w:cs="Arial"/>
          <w:szCs w:val="22"/>
          <w:lang w:eastAsia="zh-CN"/>
        </w:rPr>
        <w:fldChar w:fldCharType="end"/>
      </w:r>
      <w:r w:rsidR="00A1673B">
        <w:rPr>
          <w:rFonts w:cs="Arial"/>
          <w:szCs w:val="22"/>
          <w:lang w:eastAsia="zh-CN"/>
        </w:rPr>
        <w:t xml:space="preserve"> (Xie </w:t>
      </w:r>
      <w:r w:rsidR="004474F5">
        <w:rPr>
          <w:rFonts w:cs="Arial"/>
          <w:szCs w:val="22"/>
          <w:lang w:eastAsia="zh-CN"/>
        </w:rPr>
        <w:t xml:space="preserve">et al. </w:t>
      </w:r>
      <w:r>
        <w:rPr>
          <w:rFonts w:cs="Arial"/>
          <w:szCs w:val="22"/>
          <w:lang w:eastAsia="zh-CN"/>
        </w:rPr>
        <w:t>2014)</w:t>
      </w:r>
      <w:r w:rsidR="004474F5">
        <w:rPr>
          <w:rFonts w:cs="Arial"/>
          <w:szCs w:val="22"/>
          <w:lang w:eastAsia="zh-CN"/>
        </w:rPr>
        <w:t xml:space="preserve">.  </w:t>
      </w:r>
      <w:r>
        <w:rPr>
          <w:rFonts w:cs="Arial"/>
          <w:szCs w:val="22"/>
          <w:lang w:eastAsia="zh-CN"/>
        </w:rPr>
        <w:t>Water of this composition was used to simulate the impact of the overcoring process on the concentration distributions.</w:t>
      </w:r>
    </w:p>
    <w:p w14:paraId="6E125C1C" w14:textId="2F0F15A9" w:rsidR="008C053C" w:rsidRPr="00ED3698" w:rsidRDefault="00B8238E" w:rsidP="008C053C">
      <w:pPr>
        <w:pStyle w:val="Heading3"/>
      </w:pPr>
      <w:bookmarkStart w:id="1130" w:name="_Ref455666554"/>
      <w:bookmarkStart w:id="1131" w:name="_Toc520374810"/>
      <w:r>
        <w:rPr>
          <w:lang w:eastAsia="zh-CN"/>
        </w:rPr>
        <w:t>In-situ</w:t>
      </w:r>
      <w:r w:rsidR="00E50EA2">
        <w:rPr>
          <w:lang w:eastAsia="zh-CN"/>
        </w:rPr>
        <w:t xml:space="preserve"> diffusion experiment in clay</w:t>
      </w:r>
      <w:bookmarkEnd w:id="1130"/>
      <w:bookmarkEnd w:id="1131"/>
    </w:p>
    <w:p w14:paraId="5164887F" w14:textId="77777777" w:rsidR="008C053C" w:rsidRPr="00192E8E" w:rsidRDefault="008C053C" w:rsidP="008C053C">
      <w:pPr>
        <w:pStyle w:val="StyleHeading4Bold"/>
      </w:pPr>
      <w:bookmarkStart w:id="1132" w:name="_Toc520374811"/>
      <w:r>
        <w:t>Problem definition</w:t>
      </w:r>
      <w:bookmarkEnd w:id="1132"/>
    </w:p>
    <w:p w14:paraId="3E6050CB" w14:textId="30060ABA" w:rsidR="00E34434" w:rsidRDefault="008C053C" w:rsidP="00E34434">
      <w:r w:rsidRPr="00ED3698">
        <w:rPr>
          <w:lang w:val="en-CA"/>
        </w:rPr>
        <w:t xml:space="preserve">This </w:t>
      </w:r>
      <w:r>
        <w:rPr>
          <w:rFonts w:hint="eastAsia"/>
          <w:lang w:val="en-CA" w:eastAsia="zh-CN"/>
        </w:rPr>
        <w:t>example</w:t>
      </w:r>
      <w:r w:rsidRPr="00ED3698">
        <w:rPr>
          <w:lang w:val="en-CA"/>
        </w:rPr>
        <w:t xml:space="preserve"> is </w:t>
      </w:r>
      <w:r w:rsidR="00E50EA2">
        <w:rPr>
          <w:lang w:val="en-CA"/>
        </w:rPr>
        <w:t xml:space="preserve">to validate tracer diffusion and retardation in low permeable porous media through the comparison of </w:t>
      </w:r>
      <w:r w:rsidR="001F1B74">
        <w:rPr>
          <w:lang w:val="en-CA"/>
        </w:rPr>
        <w:t xml:space="preserve">the simulated results to the </w:t>
      </w:r>
      <w:r w:rsidR="00B8238E">
        <w:rPr>
          <w:lang w:val="en-CA"/>
        </w:rPr>
        <w:t>in-situ</w:t>
      </w:r>
      <w:r w:rsidR="00E50EA2">
        <w:rPr>
          <w:lang w:val="en-CA"/>
        </w:rPr>
        <w:t xml:space="preserve"> diffusion experiment data</w:t>
      </w:r>
      <w:r w:rsidR="00E34434">
        <w:rPr>
          <w:lang w:val="en-CA"/>
        </w:rPr>
        <w:t xml:space="preserve"> (Phase I)</w:t>
      </w:r>
      <w:r w:rsidR="004474F5">
        <w:rPr>
          <w:rFonts w:hint="eastAsia"/>
          <w:lang w:val="en-CA" w:eastAsia="zh-CN"/>
        </w:rPr>
        <w:t xml:space="preserve">.  </w:t>
      </w:r>
    </w:p>
    <w:p w14:paraId="18D54063" w14:textId="2C7FA644" w:rsidR="008C053C" w:rsidRPr="00F453C8" w:rsidRDefault="008C053C" w:rsidP="008C053C">
      <w:pPr>
        <w:rPr>
          <w:lang w:eastAsia="zh-CN"/>
        </w:rPr>
      </w:pPr>
    </w:p>
    <w:p w14:paraId="4813DE0C" w14:textId="11AD598E" w:rsidR="008C053C" w:rsidRPr="00192E8E" w:rsidRDefault="008C053C" w:rsidP="008C053C">
      <w:pPr>
        <w:pStyle w:val="StyleHeading4Bold"/>
      </w:pPr>
      <w:bookmarkStart w:id="1133" w:name="_Ref456010651"/>
      <w:bookmarkStart w:id="1134" w:name="_Toc520374812"/>
      <w:r>
        <w:t>Model setup</w:t>
      </w:r>
      <w:bookmarkEnd w:id="1133"/>
      <w:bookmarkEnd w:id="1134"/>
    </w:p>
    <w:p w14:paraId="2DA59C13" w14:textId="77777777" w:rsidR="00F7033C" w:rsidRDefault="00F7033C" w:rsidP="00F7033C">
      <w:pPr>
        <w:rPr>
          <w:rFonts w:cs="Arial"/>
          <w:szCs w:val="22"/>
          <w:lang w:eastAsia="zh-CN"/>
        </w:rPr>
      </w:pPr>
      <w:r>
        <w:rPr>
          <w:rFonts w:cs="Arial" w:hint="eastAsia"/>
          <w:szCs w:val="22"/>
          <w:lang w:eastAsia="zh-CN"/>
        </w:rPr>
        <w:t>Th</w:t>
      </w:r>
      <w:r>
        <w:rPr>
          <w:rFonts w:cs="Arial"/>
          <w:szCs w:val="22"/>
          <w:lang w:eastAsia="zh-CN"/>
        </w:rPr>
        <w:t xml:space="preserve">e diffusion of the tracers from the injection solution into the surrounding media </w:t>
      </w:r>
      <w:r>
        <w:rPr>
          <w:rFonts w:cs="Arial" w:hint="eastAsia"/>
          <w:szCs w:val="22"/>
          <w:lang w:eastAsia="zh-CN"/>
        </w:rPr>
        <w:t>can be represented by a 1D axial symmetric model</w:t>
      </w:r>
      <w:r>
        <w:rPr>
          <w:rFonts w:cs="Arial"/>
          <w:szCs w:val="22"/>
          <w:lang w:eastAsia="zh-CN"/>
        </w:rPr>
        <w:t>,</w:t>
      </w:r>
      <w:r>
        <w:rPr>
          <w:rFonts w:cs="Arial" w:hint="eastAsia"/>
          <w:szCs w:val="22"/>
          <w:lang w:eastAsia="zh-CN"/>
        </w:rPr>
        <w:t xml:space="preserve"> as shown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_Ref455670567 \h </w:instrText>
      </w:r>
      <w:r>
        <w:rPr>
          <w:rFonts w:cs="Arial"/>
          <w:szCs w:val="22"/>
          <w:lang w:eastAsia="zh-CN"/>
        </w:rPr>
      </w:r>
      <w:r>
        <w:rPr>
          <w:rFonts w:cs="Arial"/>
          <w:szCs w:val="22"/>
          <w:lang w:eastAsia="zh-CN"/>
        </w:rPr>
        <w:fldChar w:fldCharType="separate"/>
      </w:r>
      <w:r w:rsidR="00B560DA">
        <w:t xml:space="preserve">Figure </w:t>
      </w:r>
      <w:r w:rsidR="00B560DA">
        <w:rPr>
          <w:noProof/>
        </w:rPr>
        <w:t>4</w:t>
      </w:r>
      <w:r w:rsidR="00B560DA">
        <w:t>.</w:t>
      </w:r>
      <w:r w:rsidR="00B560DA">
        <w:rPr>
          <w:noProof/>
        </w:rPr>
        <w:t>1</w:t>
      </w:r>
      <w:r>
        <w:rPr>
          <w:rFonts w:cs="Arial"/>
          <w:szCs w:val="22"/>
          <w:lang w:eastAsia="zh-CN"/>
        </w:rPr>
        <w:fldChar w:fldCharType="end"/>
      </w:r>
      <w:r>
        <w:rPr>
          <w:rFonts w:cs="Arial"/>
          <w:szCs w:val="22"/>
          <w:lang w:eastAsia="zh-CN"/>
        </w:rPr>
        <w:t>.</w:t>
      </w:r>
    </w:p>
    <w:p w14:paraId="45615D18" w14:textId="77777777" w:rsidR="00F7033C" w:rsidRDefault="00F7033C" w:rsidP="00F7033C">
      <w:pPr>
        <w:rPr>
          <w:rFonts w:cs="Arial"/>
          <w:szCs w:val="22"/>
          <w:lang w:eastAsia="zh-CN"/>
        </w:rPr>
      </w:pPr>
    </w:p>
    <w:p w14:paraId="433D338A" w14:textId="64247BCD" w:rsidR="00F7033C" w:rsidRDefault="00F7033C" w:rsidP="00535A70">
      <w:pPr>
        <w:keepNext/>
        <w:jc w:val="center"/>
      </w:pPr>
      <w:r>
        <w:rPr>
          <w:noProof/>
          <w:lang w:val="en-CA" w:eastAsia="zh-CN"/>
        </w:rPr>
        <w:drawing>
          <wp:inline distT="0" distB="0" distL="0" distR="0" wp14:anchorId="24BEC9F1" wp14:editId="0E2E8CD5">
            <wp:extent cx="4286250" cy="1029956"/>
            <wp:effectExtent l="0" t="0" r="0" b="0"/>
            <wp:docPr id="216"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rotWithShape="1">
                    <a:blip r:embed="rId192" cstate="print">
                      <a:extLst>
                        <a:ext uri="{28A0092B-C50C-407E-A947-70E740481C1C}">
                          <a14:useLocalDpi xmlns:a14="http://schemas.microsoft.com/office/drawing/2010/main" val="0"/>
                        </a:ext>
                      </a:extLst>
                    </a:blip>
                    <a:srcRect b="9133"/>
                    <a:stretch/>
                  </pic:blipFill>
                  <pic:spPr bwMode="auto">
                    <a:xfrm>
                      <a:off x="0" y="0"/>
                      <a:ext cx="4286250" cy="1029956"/>
                    </a:xfrm>
                    <a:prstGeom prst="rect">
                      <a:avLst/>
                    </a:prstGeom>
                    <a:noFill/>
                    <a:ln>
                      <a:noFill/>
                    </a:ln>
                    <a:extLst>
                      <a:ext uri="{53640926-AAD7-44D8-BBD7-CCE9431645EC}">
                        <a14:shadowObscured xmlns:a14="http://schemas.microsoft.com/office/drawing/2010/main"/>
                      </a:ext>
                    </a:extLst>
                  </pic:spPr>
                </pic:pic>
              </a:graphicData>
            </a:graphic>
          </wp:inline>
        </w:drawing>
      </w:r>
    </w:p>
    <w:p w14:paraId="1DEF1C76" w14:textId="24E44F42" w:rsidR="00F7033C" w:rsidRDefault="00F7033C" w:rsidP="00535A70">
      <w:pPr>
        <w:pStyle w:val="Caption"/>
      </w:pPr>
      <w:bookmarkStart w:id="1135" w:name="_Ref455670567"/>
      <w:bookmarkStart w:id="1136" w:name="_Toc520375112"/>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w:t>
      </w:r>
      <w:r w:rsidR="00183C7C">
        <w:fldChar w:fldCharType="end"/>
      </w:r>
      <w:bookmarkEnd w:id="1135"/>
      <w:r>
        <w:t xml:space="preserve">: </w:t>
      </w:r>
      <w:r w:rsidRPr="008C550A">
        <w:t xml:space="preserve">Schematic </w:t>
      </w:r>
      <w:r>
        <w:t>D</w:t>
      </w:r>
      <w:r w:rsidRPr="008C550A">
        <w:t xml:space="preserve">iagram of the </w:t>
      </w:r>
      <w:r>
        <w:t>S</w:t>
      </w:r>
      <w:r w:rsidRPr="008C550A">
        <w:t xml:space="preserve">imulation </w:t>
      </w:r>
      <w:r>
        <w:t>D</w:t>
      </w:r>
      <w:r w:rsidRPr="008C550A">
        <w:t xml:space="preserve">omain </w:t>
      </w:r>
      <w:r>
        <w:t>R</w:t>
      </w:r>
      <w:r w:rsidRPr="008C550A">
        <w:t xml:space="preserve">epresenting the </w:t>
      </w:r>
      <w:r>
        <w:t>E</w:t>
      </w:r>
      <w:r w:rsidRPr="008C550A">
        <w:t xml:space="preserve">xperimental </w:t>
      </w:r>
      <w:r>
        <w:t>S</w:t>
      </w:r>
      <w:r w:rsidRPr="008C550A">
        <w:t xml:space="preserve">et-up </w:t>
      </w:r>
      <w:r>
        <w:t>I</w:t>
      </w:r>
      <w:r w:rsidRPr="008C550A">
        <w:t xml:space="preserve">ncluding the </w:t>
      </w:r>
      <w:r>
        <w:t>I</w:t>
      </w:r>
      <w:r w:rsidRPr="008C550A">
        <w:t xml:space="preserve">nner </w:t>
      </w:r>
      <w:r>
        <w:t>B</w:t>
      </w:r>
      <w:r w:rsidRPr="008C550A">
        <w:t>orehole (</w:t>
      </w:r>
      <w:r>
        <w:t>R</w:t>
      </w:r>
      <w:r w:rsidRPr="008C550A">
        <w:t>adius= 3.</w:t>
      </w:r>
      <w:r w:rsidRPr="008C550A">
        <w:rPr>
          <w:rFonts w:hint="eastAsia"/>
        </w:rPr>
        <w:t>1 </w:t>
      </w:r>
      <w:r w:rsidRPr="008C550A">
        <w:t xml:space="preserve">cm) that </w:t>
      </w:r>
      <w:r>
        <w:t>C</w:t>
      </w:r>
      <w:r w:rsidRPr="008C550A">
        <w:t xml:space="preserve">ontains the </w:t>
      </w:r>
      <w:r>
        <w:t>T</w:t>
      </w:r>
      <w:r w:rsidRPr="008C550A">
        <w:t xml:space="preserve">racers in </w:t>
      </w:r>
      <w:r>
        <w:t>S</w:t>
      </w:r>
      <w:r w:rsidRPr="008C550A">
        <w:t xml:space="preserve">olution, </w:t>
      </w:r>
      <w:r>
        <w:t>F</w:t>
      </w:r>
      <w:r w:rsidRPr="008C550A">
        <w:t xml:space="preserve">ilter (4 mm in </w:t>
      </w:r>
      <w:r>
        <w:t>T</w:t>
      </w:r>
      <w:r w:rsidRPr="008C550A">
        <w:t xml:space="preserve">hickness), </w:t>
      </w:r>
      <w:r>
        <w:t>G</w:t>
      </w:r>
      <w:r w:rsidRPr="008C550A">
        <w:t xml:space="preserve">ap (3 mm in </w:t>
      </w:r>
      <w:r>
        <w:t>T</w:t>
      </w:r>
      <w:r w:rsidRPr="008C550A">
        <w:t>hickness),</w:t>
      </w:r>
      <w:r>
        <w:t xml:space="preserve"> and OPA up to a Radius of</w:t>
      </w:r>
      <w:r w:rsidRPr="008C550A">
        <w:t xml:space="preserve"> 61.5 cm</w:t>
      </w:r>
      <w:r w:rsidR="004474F5">
        <w:t xml:space="preserve">.  </w:t>
      </w:r>
      <w:r w:rsidRPr="008C550A">
        <w:t xml:space="preserve">The </w:t>
      </w:r>
      <w:r>
        <w:t>Thickness</w:t>
      </w:r>
      <w:r w:rsidR="00F10C74">
        <w:t xml:space="preserve"> of the Test Chamber </w:t>
      </w:r>
      <w:r w:rsidRPr="008C550A">
        <w:t>is h = 1.04 m</w:t>
      </w:r>
      <w:r w:rsidR="004474F5">
        <w:t xml:space="preserve">.  </w:t>
      </w:r>
      <w:r w:rsidRPr="008C550A">
        <w:t xml:space="preserve">A </w:t>
      </w:r>
      <w:r>
        <w:t>R</w:t>
      </w:r>
      <w:r w:rsidRPr="008C550A">
        <w:t xml:space="preserve">adial </w:t>
      </w:r>
      <w:r>
        <w:t>C</w:t>
      </w:r>
      <w:r w:rsidRPr="008C550A">
        <w:t xml:space="preserve">oordinate </w:t>
      </w:r>
      <w:r>
        <w:t>S</w:t>
      </w:r>
      <w:r w:rsidRPr="008C550A">
        <w:t>ystem was</w:t>
      </w:r>
      <w:r>
        <w:t xml:space="preserve"> U</w:t>
      </w:r>
      <w:r w:rsidRPr="008C550A">
        <w:t xml:space="preserve">sed for the </w:t>
      </w:r>
      <w:r>
        <w:t>S</w:t>
      </w:r>
      <w:r w:rsidRPr="008C550A">
        <w:t>imulations</w:t>
      </w:r>
      <w:r w:rsidR="00F10C74">
        <w:t>.</w:t>
      </w:r>
      <w:bookmarkEnd w:id="1136"/>
    </w:p>
    <w:p w14:paraId="7923A0D9" w14:textId="77777777" w:rsidR="00F7033C" w:rsidRDefault="00F7033C" w:rsidP="00F7033C">
      <w:pPr>
        <w:rPr>
          <w:lang w:val="en-CA"/>
        </w:rPr>
      </w:pPr>
    </w:p>
    <w:p w14:paraId="66DE97B2" w14:textId="49C9D6D7" w:rsidR="00F7033C" w:rsidRDefault="00F7033C" w:rsidP="00F7033C">
      <w:pPr>
        <w:rPr>
          <w:rFonts w:cs="Arial"/>
          <w:szCs w:val="22"/>
          <w:lang w:eastAsia="zh-CN"/>
        </w:rPr>
      </w:pPr>
      <w:r>
        <w:rPr>
          <w:lang w:val="en-CA"/>
        </w:rPr>
        <w:t>The anisotropic diffusion properties of the Opalinus Clay (OPA) at Mont Terri with a dip angle of 30 - 3</w:t>
      </w:r>
      <w:r>
        <w:rPr>
          <w:rFonts w:cs="Arial" w:hint="eastAsia"/>
          <w:szCs w:val="22"/>
        </w:rPr>
        <w:t>5</w:t>
      </w:r>
      <w:r>
        <w:rPr>
          <w:rFonts w:cs="Arial"/>
          <w:szCs w:val="22"/>
        </w:rPr>
        <w:t>˚</w:t>
      </w:r>
      <w:r>
        <w:rPr>
          <w:rFonts w:cs="Arial" w:hint="eastAsia"/>
          <w:szCs w:val="22"/>
          <w:lang w:eastAsia="zh-CN"/>
        </w:rPr>
        <w:t xml:space="preserve"> (averaging 32.5</w:t>
      </w:r>
      <w:r>
        <w:rPr>
          <w:rFonts w:cs="Arial"/>
          <w:szCs w:val="22"/>
        </w:rPr>
        <w:t>˚</w:t>
      </w:r>
      <w:r>
        <w:rPr>
          <w:rFonts w:cs="Arial" w:hint="eastAsia"/>
          <w:szCs w:val="22"/>
          <w:lang w:eastAsia="zh-CN"/>
        </w:rPr>
        <w:t>)</w:t>
      </w:r>
      <w:r>
        <w:rPr>
          <w:rFonts w:cs="Arial"/>
          <w:szCs w:val="22"/>
          <w:lang w:eastAsia="zh-CN"/>
        </w:rPr>
        <w:t xml:space="preserve"> can be accounted through a geometric transformation</w:t>
      </w:r>
      <w:r w:rsidR="00F10C74">
        <w:rPr>
          <w:rFonts w:cs="Arial"/>
          <w:szCs w:val="22"/>
          <w:lang w:eastAsia="zh-CN"/>
        </w:rPr>
        <w:t xml:space="preserve"> (Xie </w:t>
      </w:r>
      <w:r w:rsidR="004474F5">
        <w:rPr>
          <w:rFonts w:cs="Arial"/>
          <w:szCs w:val="22"/>
          <w:lang w:eastAsia="zh-CN"/>
        </w:rPr>
        <w:t xml:space="preserve">et al. </w:t>
      </w:r>
      <w:r w:rsidR="00F10C74">
        <w:rPr>
          <w:rFonts w:cs="Arial"/>
          <w:szCs w:val="22"/>
          <w:lang w:eastAsia="zh-CN"/>
        </w:rPr>
        <w:t>2014)</w:t>
      </w:r>
      <w:r w:rsidR="004474F5">
        <w:rPr>
          <w:rFonts w:cs="Arial"/>
          <w:szCs w:val="22"/>
          <w:lang w:eastAsia="zh-CN"/>
        </w:rPr>
        <w:t xml:space="preserve">.  </w:t>
      </w:r>
      <w:r>
        <w:rPr>
          <w:rFonts w:cs="Arial"/>
          <w:szCs w:val="22"/>
          <w:lang w:eastAsia="zh-CN"/>
        </w:rPr>
        <w:t xml:space="preserve">The equivalent outer </w:t>
      </w:r>
      <w:r>
        <w:rPr>
          <w:rFonts w:cs="Arial" w:hint="eastAsia"/>
          <w:szCs w:val="22"/>
          <w:lang w:eastAsia="zh-CN"/>
        </w:rPr>
        <w:t xml:space="preserve">radius of each </w:t>
      </w:r>
      <w:r>
        <w:rPr>
          <w:rFonts w:cs="Arial"/>
          <w:szCs w:val="22"/>
          <w:lang w:eastAsia="zh-CN"/>
        </w:rPr>
        <w:t>segment</w:t>
      </w:r>
      <w:r>
        <w:rPr>
          <w:rFonts w:cs="Arial" w:hint="eastAsia"/>
          <w:szCs w:val="22"/>
          <w:lang w:eastAsia="zh-CN"/>
        </w:rPr>
        <w:t xml:space="preserve"> in the </w:t>
      </w:r>
      <w:r>
        <w:rPr>
          <w:rFonts w:cs="Arial"/>
          <w:szCs w:val="22"/>
          <w:lang w:eastAsia="zh-CN"/>
        </w:rPr>
        <w:t>borehole</w:t>
      </w:r>
      <w:r>
        <w:rPr>
          <w:rFonts w:cs="Arial" w:hint="eastAsia"/>
          <w:szCs w:val="22"/>
          <w:lang w:eastAsia="zh-CN"/>
        </w:rPr>
        <w:t xml:space="preserve"> (i.e.</w:t>
      </w:r>
      <w:r>
        <w:rPr>
          <w:rFonts w:cs="Arial"/>
          <w:szCs w:val="22"/>
          <w:lang w:eastAsia="zh-CN"/>
        </w:rPr>
        <w:t>,</w:t>
      </w:r>
      <w:r>
        <w:rPr>
          <w:rFonts w:cs="Arial" w:hint="eastAsia"/>
          <w:szCs w:val="22"/>
          <w:lang w:eastAsia="zh-CN"/>
        </w:rPr>
        <w:t xml:space="preserve"> </w:t>
      </w:r>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iBH</m:t>
            </m:r>
          </m:sub>
        </m:sSub>
      </m:oMath>
      <w:r>
        <w:rPr>
          <w:rFonts w:cs="Arial" w:hint="eastAsia"/>
          <w:szCs w:val="22"/>
          <w:lang w:eastAsia="zh-CN"/>
        </w:rPr>
        <w:t xml:space="preserve"> for circulation chamber, </w:t>
      </w:r>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F</m:t>
            </m:r>
          </m:sub>
        </m:sSub>
      </m:oMath>
      <w:r>
        <w:rPr>
          <w:rFonts w:cs="Arial"/>
          <w:szCs w:val="22"/>
          <w:lang w:eastAsia="zh-CN"/>
        </w:rPr>
        <w:t xml:space="preserve"> </w:t>
      </w:r>
      <w:r>
        <w:rPr>
          <w:rFonts w:cs="Arial" w:hint="eastAsia"/>
          <w:szCs w:val="22"/>
          <w:lang w:eastAsia="zh-CN"/>
        </w:rPr>
        <w:t xml:space="preserve">for filter, and </w:t>
      </w:r>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Gap</m:t>
            </m:r>
          </m:sub>
        </m:sSub>
      </m:oMath>
      <w:r>
        <w:rPr>
          <w:rFonts w:cs="Arial" w:hint="eastAsia"/>
          <w:szCs w:val="22"/>
          <w:lang w:eastAsia="zh-CN"/>
        </w:rPr>
        <w:t xml:space="preserve"> for gap) as well as the </w:t>
      </w:r>
      <w:r>
        <w:rPr>
          <w:rFonts w:cs="Arial"/>
          <w:szCs w:val="22"/>
          <w:lang w:eastAsia="zh-CN"/>
        </w:rPr>
        <w:t>equivalent</w:t>
      </w:r>
      <w:r>
        <w:rPr>
          <w:rFonts w:cs="Arial" w:hint="eastAsia"/>
          <w:szCs w:val="22"/>
          <w:lang w:eastAsia="zh-CN"/>
        </w:rPr>
        <w:t xml:space="preserve"> </w:t>
      </w:r>
      <w:r>
        <w:rPr>
          <w:rFonts w:cs="Arial"/>
          <w:szCs w:val="22"/>
          <w:lang w:eastAsia="zh-CN"/>
        </w:rPr>
        <w:t>borehole</w:t>
      </w:r>
      <w:r>
        <w:rPr>
          <w:rFonts w:cs="Arial" w:hint="eastAsia"/>
          <w:szCs w:val="22"/>
          <w:lang w:eastAsia="zh-CN"/>
        </w:rPr>
        <w:t xml:space="preserve"> capacity (</w:t>
      </w:r>
      <w:r w:rsidRPr="0041171D">
        <w:rPr>
          <w:rFonts w:ascii="Lucida Sans Unicode" w:hAnsi="Lucida Sans Unicode" w:cs="Lucida Sans Unicode"/>
          <w:bCs/>
          <w:szCs w:val="22"/>
          <w:lang w:eastAsia="zh-CN"/>
        </w:rPr>
        <w:t>α</w:t>
      </w:r>
      <w:r w:rsidRPr="0041171D">
        <w:rPr>
          <w:rFonts w:ascii="Lucida Sans Unicode" w:hAnsi="Lucida Sans Unicode" w:cs="Lucida Sans Unicode" w:hint="eastAsia"/>
          <w:bCs/>
          <w:szCs w:val="22"/>
          <w:lang w:eastAsia="zh-CN"/>
        </w:rPr>
        <w:t>'</w:t>
      </w:r>
      <w:r>
        <w:rPr>
          <w:rFonts w:cs="Arial" w:hint="eastAsia"/>
          <w:szCs w:val="22"/>
          <w:lang w:eastAsia="zh-CN"/>
        </w:rPr>
        <w:t xml:space="preserve">) can be calculated for the cases including </w:t>
      </w:r>
      <w:r>
        <w:rPr>
          <w:rFonts w:cs="Arial"/>
          <w:szCs w:val="22"/>
          <w:lang w:eastAsia="zh-CN"/>
        </w:rPr>
        <w:t xml:space="preserve">a </w:t>
      </w:r>
      <w:r>
        <w:rPr>
          <w:rFonts w:cs="Arial" w:hint="eastAsia"/>
          <w:szCs w:val="22"/>
          <w:lang w:eastAsia="zh-CN"/>
        </w:rPr>
        <w:t>filter and gap</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_Ref360096228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2</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I</w:t>
      </w:r>
      <w:r>
        <w:rPr>
          <w:rFonts w:cs="Arial" w:hint="eastAsia"/>
          <w:szCs w:val="22"/>
          <w:lang w:eastAsia="zh-CN"/>
        </w:rPr>
        <w:t>n MIN3P-THCm</w:t>
      </w:r>
      <w:r>
        <w:rPr>
          <w:rFonts w:cs="Arial"/>
          <w:szCs w:val="22"/>
          <w:lang w:eastAsia="zh-CN"/>
        </w:rPr>
        <w:t>,</w:t>
      </w:r>
      <w:r>
        <w:rPr>
          <w:rFonts w:cs="Arial" w:hint="eastAsia"/>
          <w:szCs w:val="22"/>
          <w:lang w:eastAsia="zh-CN"/>
        </w:rPr>
        <w:t xml:space="preserve"> the </w:t>
      </w:r>
      <w:r>
        <w:rPr>
          <w:rFonts w:cs="Arial"/>
          <w:szCs w:val="22"/>
          <w:lang w:eastAsia="zh-CN"/>
        </w:rPr>
        <w:t>borehole</w:t>
      </w:r>
      <w:r>
        <w:rPr>
          <w:rFonts w:cs="Arial" w:hint="eastAsia"/>
          <w:szCs w:val="22"/>
          <w:lang w:eastAsia="zh-CN"/>
        </w:rPr>
        <w:t xml:space="preserve"> capacity is </w:t>
      </w:r>
      <w:r>
        <w:rPr>
          <w:rFonts w:cs="Arial"/>
          <w:szCs w:val="22"/>
          <w:lang w:eastAsia="zh-CN"/>
        </w:rPr>
        <w:t xml:space="preserve">described by an effective porosity that represents </w:t>
      </w:r>
      <w:r>
        <w:rPr>
          <w:rFonts w:cs="Arial" w:hint="eastAsia"/>
          <w:szCs w:val="22"/>
          <w:lang w:eastAsia="zh-CN"/>
        </w:rPr>
        <w:t xml:space="preserve">the total tracer mass in the circulation chamber </w:t>
      </w:r>
      <w:r>
        <w:rPr>
          <w:rFonts w:cs="Arial"/>
          <w:szCs w:val="22"/>
          <w:lang w:eastAsia="zh-CN"/>
        </w:rPr>
        <w:t>and tracer circulation system</w:t>
      </w:r>
      <w:r w:rsidR="004474F5">
        <w:rPr>
          <w:rFonts w:cs="Arial"/>
          <w:szCs w:val="22"/>
          <w:lang w:eastAsia="zh-CN"/>
        </w:rPr>
        <w:t xml:space="preserve">.  </w:t>
      </w:r>
      <w:r>
        <w:rPr>
          <w:rFonts w:cs="Arial" w:hint="eastAsia"/>
          <w:szCs w:val="22"/>
          <w:lang w:eastAsia="zh-CN"/>
        </w:rPr>
        <w:t>Physically</w:t>
      </w:r>
      <w:r>
        <w:rPr>
          <w:rFonts w:cs="Arial"/>
          <w:szCs w:val="22"/>
          <w:lang w:eastAsia="zh-CN"/>
        </w:rPr>
        <w:t>,</w:t>
      </w:r>
      <w:r>
        <w:rPr>
          <w:rFonts w:cs="Arial" w:hint="eastAsia"/>
          <w:szCs w:val="22"/>
          <w:lang w:eastAsia="zh-CN"/>
        </w:rPr>
        <w:t xml:space="preserve"> </w:t>
      </w:r>
      <w:r w:rsidRPr="009D54BA">
        <w:rPr>
          <w:rFonts w:ascii="Lucida Sans Unicode" w:hAnsi="Lucida Sans Unicode" w:cs="Lucida Sans Unicode"/>
          <w:bCs/>
          <w:szCs w:val="22"/>
          <w:lang w:eastAsia="zh-CN"/>
        </w:rPr>
        <w:t>α</w:t>
      </w:r>
      <w:r w:rsidRPr="009D54BA">
        <w:rPr>
          <w:rFonts w:ascii="Lucida Sans Unicode" w:hAnsi="Lucida Sans Unicode" w:cs="Lucida Sans Unicode" w:hint="eastAsia"/>
          <w:bCs/>
          <w:szCs w:val="22"/>
          <w:lang w:eastAsia="zh-CN"/>
        </w:rPr>
        <w:t>'</w:t>
      </w:r>
      <w:r w:rsidRPr="009D54BA">
        <w:rPr>
          <w:rFonts w:ascii="Lucida Sans Unicode" w:hAnsi="Lucida Sans Unicode" w:cs="Lucida Sans Unicode" w:hint="eastAsia"/>
          <w:b/>
          <w:bCs/>
          <w:szCs w:val="22"/>
          <w:lang w:eastAsia="zh-CN"/>
        </w:rPr>
        <w:t xml:space="preserve"> </w:t>
      </w:r>
      <w:r>
        <w:rPr>
          <w:rFonts w:cs="Arial" w:hint="eastAsia"/>
          <w:szCs w:val="22"/>
          <w:lang w:eastAsia="zh-CN"/>
        </w:rPr>
        <w:t xml:space="preserve">is </w:t>
      </w:r>
      <w:r>
        <w:rPr>
          <w:rFonts w:cs="Arial"/>
          <w:szCs w:val="22"/>
          <w:lang w:eastAsia="zh-CN"/>
        </w:rPr>
        <w:t>equivalent</w:t>
      </w:r>
      <w:r>
        <w:rPr>
          <w:rFonts w:cs="Arial" w:hint="eastAsia"/>
          <w:szCs w:val="22"/>
          <w:lang w:eastAsia="zh-CN"/>
        </w:rPr>
        <w:t xml:space="preserve"> to the </w:t>
      </w:r>
      <w:r>
        <w:rPr>
          <w:rFonts w:cs="Arial"/>
          <w:szCs w:val="22"/>
          <w:lang w:eastAsia="zh-CN"/>
        </w:rPr>
        <w:t xml:space="preserve">ratio between the </w:t>
      </w:r>
      <w:r>
        <w:rPr>
          <w:rFonts w:cs="Arial" w:hint="eastAsia"/>
          <w:szCs w:val="22"/>
          <w:lang w:eastAsia="zh-CN"/>
        </w:rPr>
        <w:t>total circulation</w:t>
      </w:r>
      <w:r>
        <w:rPr>
          <w:rFonts w:cs="Arial"/>
          <w:szCs w:val="22"/>
          <w:lang w:eastAsia="zh-CN"/>
        </w:rPr>
        <w:t xml:space="preserve"> solution</w:t>
      </w:r>
      <w:r>
        <w:rPr>
          <w:rFonts w:cs="Arial" w:hint="eastAsia"/>
          <w:szCs w:val="22"/>
          <w:lang w:eastAsia="zh-CN"/>
        </w:rPr>
        <w:t xml:space="preserve"> volume </w:t>
      </w:r>
      <w:r>
        <w:rPr>
          <w:rFonts w:cs="Arial"/>
          <w:szCs w:val="22"/>
          <w:lang w:eastAsia="zh-CN"/>
        </w:rPr>
        <w:t xml:space="preserve">and the volume of the </w:t>
      </w:r>
      <w:r>
        <w:rPr>
          <w:rFonts w:cs="Arial" w:hint="eastAsia"/>
          <w:szCs w:val="22"/>
          <w:lang w:eastAsia="zh-CN"/>
        </w:rPr>
        <w:t>circulation chamber.</w:t>
      </w:r>
    </w:p>
    <w:p w14:paraId="539C2065" w14:textId="236B3E98" w:rsidR="00E34434" w:rsidRDefault="00E34434" w:rsidP="00E34434">
      <w:r>
        <w:rPr>
          <w:rFonts w:cs="Arial"/>
          <w:szCs w:val="22"/>
          <w:lang w:eastAsia="zh-CN"/>
        </w:rPr>
        <w:t>The problem was simulated in a 0.615 m long, one-dimensional in radial coordinate, horizontal doma</w:t>
      </w:r>
      <w:r w:rsidR="0080499A">
        <w:rPr>
          <w:rFonts w:cs="Arial"/>
          <w:szCs w:val="22"/>
          <w:lang w:eastAsia="zh-CN"/>
        </w:rPr>
        <w:t xml:space="preserve">in, including borehole, filter, </w:t>
      </w:r>
      <w:r>
        <w:rPr>
          <w:rFonts w:cs="Arial"/>
          <w:szCs w:val="22"/>
          <w:lang w:eastAsia="zh-CN"/>
        </w:rPr>
        <w:t>gap and Opalinus Clay (OPA)</w:t>
      </w:r>
      <w:r w:rsidR="004474F5">
        <w:rPr>
          <w:rFonts w:cs="Arial"/>
          <w:szCs w:val="22"/>
          <w:lang w:eastAsia="zh-CN"/>
        </w:rPr>
        <w:t xml:space="preserve">.  </w:t>
      </w:r>
      <w:r>
        <w:t xml:space="preserve">The domain </w:t>
      </w:r>
      <w:r>
        <w:lastRenderedPageBreak/>
        <w:t>was discretized into 165 control volumes</w:t>
      </w:r>
      <w:r w:rsidR="004474F5">
        <w:t xml:space="preserve">.  </w:t>
      </w:r>
      <w:r w:rsidR="00ED2894">
        <w:t>The geometry and discretization are used for the following five examples to simulate the in-situ diffusion and retardation experiments at Mont Terri test site.</w:t>
      </w:r>
    </w:p>
    <w:p w14:paraId="152152C9" w14:textId="77777777" w:rsidR="00A90D66" w:rsidRDefault="00A90D66" w:rsidP="00F7033C">
      <w:pPr>
        <w:rPr>
          <w:rFonts w:cs="Arial"/>
          <w:szCs w:val="22"/>
          <w:lang w:eastAsia="zh-CN"/>
        </w:rPr>
      </w:pPr>
    </w:p>
    <w:p w14:paraId="5F172293" w14:textId="522E6C92" w:rsidR="00F7033C" w:rsidRDefault="00F7033C" w:rsidP="00F7033C">
      <w:pPr>
        <w:pStyle w:val="Caption"/>
        <w:keepNext/>
      </w:pPr>
      <w:bookmarkStart w:id="1137" w:name="_Ref360096228"/>
      <w:bookmarkStart w:id="1138" w:name="_Toc374635300"/>
      <w:bookmarkStart w:id="1139" w:name="_Toc386208612"/>
      <w:bookmarkStart w:id="1140" w:name="_Toc421645842"/>
      <w:bookmarkStart w:id="1141" w:name="_Toc520374996"/>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2</w:t>
      </w:r>
      <w:r w:rsidR="00FE1AD3">
        <w:fldChar w:fldCharType="end"/>
      </w:r>
      <w:bookmarkEnd w:id="1137"/>
      <w:r>
        <w:rPr>
          <w:noProof/>
        </w:rPr>
        <w:t xml:space="preserve">: </w:t>
      </w:r>
      <w:r w:rsidRPr="001715B5">
        <w:t xml:space="preserve">Calculated </w:t>
      </w:r>
      <w:r>
        <w:t>E</w:t>
      </w:r>
      <w:r w:rsidRPr="001715B5">
        <w:t xml:space="preserve">quivalent </w:t>
      </w:r>
      <w:r>
        <w:t>O</w:t>
      </w:r>
      <w:r w:rsidRPr="001715B5">
        <w:t xml:space="preserve">uter </w:t>
      </w:r>
      <w:r>
        <w:t>R</w:t>
      </w:r>
      <w:r w:rsidRPr="001715B5">
        <w:t xml:space="preserve">adius of </w:t>
      </w:r>
      <w:r>
        <w:t>C</w:t>
      </w:r>
      <w:r w:rsidRPr="001715B5">
        <w:t xml:space="preserve">irculation </w:t>
      </w:r>
      <w:r>
        <w:t>C</w:t>
      </w:r>
      <w:r w:rsidRPr="001715B5">
        <w:t>hamber (</w:t>
      </w:r>
      <m:oMath>
        <m:sSub>
          <m:sSubPr>
            <m:ctrlPr>
              <w:rPr>
                <w:rFonts w:ascii="Cambria Math" w:hAnsi="Cambria Math" w:cs="Arial"/>
                <w:i/>
                <w:szCs w:val="22"/>
                <w:lang w:eastAsia="zh-CN"/>
              </w:rPr>
            </m:ctrlPr>
          </m:sSubPr>
          <m:e>
            <m:r>
              <m:rPr>
                <m:sty m:val="bi"/>
              </m:rPr>
              <w:rPr>
                <w:rFonts w:ascii="Cambria Math" w:hAnsi="Cambria Math" w:cs="Arial"/>
                <w:szCs w:val="22"/>
                <w:lang w:eastAsia="zh-CN"/>
              </w:rPr>
              <m:t>r'</m:t>
            </m:r>
          </m:e>
          <m:sub>
            <m:r>
              <m:rPr>
                <m:sty m:val="bi"/>
              </m:rPr>
              <w:rPr>
                <w:rFonts w:ascii="Cambria Math" w:hAnsi="Cambria Math" w:cs="Arial"/>
                <w:szCs w:val="22"/>
                <w:lang w:eastAsia="zh-CN"/>
              </w:rPr>
              <m:t>iBH</m:t>
            </m:r>
          </m:sub>
        </m:sSub>
      </m:oMath>
      <w:r w:rsidRPr="001715B5">
        <w:t xml:space="preserve">), </w:t>
      </w:r>
      <w:r>
        <w:t>F</w:t>
      </w:r>
      <w:r w:rsidRPr="001715B5">
        <w:t>ilter (</w:t>
      </w:r>
      <m:oMath>
        <m:sSub>
          <m:sSubPr>
            <m:ctrlPr>
              <w:rPr>
                <w:rFonts w:ascii="Cambria Math" w:hAnsi="Cambria Math" w:cs="Arial"/>
                <w:i/>
                <w:szCs w:val="22"/>
                <w:lang w:eastAsia="zh-CN"/>
              </w:rPr>
            </m:ctrlPr>
          </m:sSubPr>
          <m:e>
            <m:r>
              <m:rPr>
                <m:sty m:val="bi"/>
              </m:rPr>
              <w:rPr>
                <w:rFonts w:ascii="Cambria Math" w:hAnsi="Cambria Math" w:cs="Arial"/>
                <w:szCs w:val="22"/>
                <w:lang w:eastAsia="zh-CN"/>
              </w:rPr>
              <m:t>r'</m:t>
            </m:r>
          </m:e>
          <m:sub>
            <m:r>
              <m:rPr>
                <m:sty m:val="bi"/>
              </m:rPr>
              <w:rPr>
                <w:rFonts w:ascii="Cambria Math" w:hAnsi="Cambria Math" w:cs="Arial"/>
                <w:szCs w:val="22"/>
                <w:lang w:eastAsia="zh-CN"/>
              </w:rPr>
              <m:t>F</m:t>
            </m:r>
          </m:sub>
        </m:sSub>
      </m:oMath>
      <w:r w:rsidRPr="001715B5">
        <w:t xml:space="preserve">), and </w:t>
      </w:r>
      <w:r>
        <w:t>G</w:t>
      </w:r>
      <w:r w:rsidRPr="001715B5">
        <w:t>ap (</w:t>
      </w:r>
      <m:oMath>
        <m:sSub>
          <m:sSubPr>
            <m:ctrlPr>
              <w:rPr>
                <w:rFonts w:ascii="Cambria Math" w:hAnsi="Cambria Math" w:cs="Arial"/>
                <w:i/>
                <w:szCs w:val="22"/>
                <w:lang w:eastAsia="zh-CN"/>
              </w:rPr>
            </m:ctrlPr>
          </m:sSubPr>
          <m:e>
            <m:r>
              <m:rPr>
                <m:sty m:val="bi"/>
              </m:rPr>
              <w:rPr>
                <w:rFonts w:ascii="Cambria Math" w:hAnsi="Cambria Math" w:cs="Arial"/>
                <w:szCs w:val="22"/>
                <w:lang w:eastAsia="zh-CN"/>
              </w:rPr>
              <m:t>r'</m:t>
            </m:r>
          </m:e>
          <m:sub>
            <m:r>
              <m:rPr>
                <m:sty m:val="bi"/>
              </m:rPr>
              <w:rPr>
                <w:rFonts w:ascii="Cambria Math" w:hAnsi="Cambria Math" w:cs="Arial"/>
                <w:szCs w:val="22"/>
                <w:lang w:eastAsia="zh-CN"/>
              </w:rPr>
              <m:t>Gap</m:t>
            </m:r>
          </m:sub>
        </m:sSub>
      </m:oMath>
      <w:r w:rsidRPr="001715B5">
        <w:t xml:space="preserve">) and </w:t>
      </w:r>
      <w:r>
        <w:t>Borehole</w:t>
      </w:r>
      <w:r w:rsidRPr="001715B5">
        <w:t xml:space="preserve"> </w:t>
      </w:r>
      <w:r>
        <w:t>C</w:t>
      </w:r>
      <w:r w:rsidRPr="001715B5">
        <w:t xml:space="preserve">apacity of the </w:t>
      </w:r>
      <w:r>
        <w:t>C</w:t>
      </w:r>
      <w:r w:rsidRPr="001715B5">
        <w:t xml:space="preserve">irculation </w:t>
      </w:r>
      <w:r>
        <w:t>C</w:t>
      </w:r>
      <w:r w:rsidRPr="001715B5">
        <w:t>hamber (</w:t>
      </w:r>
      <w:r w:rsidRPr="009D54BA">
        <w:rPr>
          <w:rFonts w:ascii="Lucida Sans Unicode" w:hAnsi="Lucida Sans Unicode" w:cs="Lucida Sans Unicode"/>
          <w:bCs/>
          <w:szCs w:val="22"/>
          <w:lang w:eastAsia="zh-CN"/>
        </w:rPr>
        <w:t>α</w:t>
      </w:r>
      <w:r w:rsidRPr="009D54BA">
        <w:rPr>
          <w:rFonts w:ascii="Lucida Sans Unicode" w:hAnsi="Lucida Sans Unicode" w:cs="Lucida Sans Unicode" w:hint="eastAsia"/>
          <w:bCs/>
          <w:szCs w:val="22"/>
          <w:lang w:eastAsia="zh-CN"/>
        </w:rPr>
        <w:t>'</w:t>
      </w:r>
      <w:r w:rsidRPr="001715B5">
        <w:t>)</w:t>
      </w:r>
      <w:bookmarkEnd w:id="1138"/>
      <w:bookmarkEnd w:id="1139"/>
      <w:bookmarkEnd w:id="1140"/>
      <w:bookmarkEnd w:id="1141"/>
    </w:p>
    <w:tbl>
      <w:tblPr>
        <w:tblW w:w="5000" w:type="pct"/>
        <w:tblBorders>
          <w:top w:val="single" w:sz="4" w:space="0" w:color="auto"/>
          <w:bottom w:val="single" w:sz="4" w:space="0" w:color="auto"/>
        </w:tblBorders>
        <w:tblCellMar>
          <w:left w:w="0" w:type="dxa"/>
          <w:right w:w="0" w:type="dxa"/>
        </w:tblCellMar>
        <w:tblLook w:val="0600" w:firstRow="0" w:lastRow="0" w:firstColumn="0" w:lastColumn="0" w:noHBand="1" w:noVBand="1"/>
      </w:tblPr>
      <w:tblGrid>
        <w:gridCol w:w="1533"/>
        <w:gridCol w:w="1858"/>
        <w:gridCol w:w="1858"/>
        <w:gridCol w:w="1858"/>
        <w:gridCol w:w="1533"/>
      </w:tblGrid>
      <w:tr w:rsidR="00F7033C" w:rsidRPr="0041171D" w14:paraId="237DFB3F" w14:textId="77777777" w:rsidTr="00F7033C">
        <w:trPr>
          <w:trHeight w:val="180"/>
        </w:trPr>
        <w:tc>
          <w:tcPr>
            <w:tcW w:w="887" w:type="pct"/>
            <w:shd w:val="clear" w:color="auto" w:fill="D9D9D9"/>
            <w:tcMar>
              <w:top w:w="15" w:type="dxa"/>
              <w:left w:w="15" w:type="dxa"/>
              <w:bottom w:w="0" w:type="dxa"/>
              <w:right w:w="15" w:type="dxa"/>
            </w:tcMar>
            <w:vAlign w:val="center"/>
            <w:hideMark/>
          </w:tcPr>
          <w:p w14:paraId="15963A92" w14:textId="77777777" w:rsidR="00F7033C" w:rsidRPr="00CE1DF8" w:rsidRDefault="004E7FA7" w:rsidP="00F7033C">
            <w:pPr>
              <w:jc w:val="center"/>
              <w:rPr>
                <w:rFonts w:cs="Arial"/>
                <w:szCs w:val="22"/>
                <w:lang w:eastAsia="zh-CN"/>
              </w:rPr>
            </w:pPr>
            <m:oMathPara>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iBH</m:t>
                    </m:r>
                  </m:sub>
                </m:sSub>
              </m:oMath>
            </m:oMathPara>
          </w:p>
        </w:tc>
        <w:tc>
          <w:tcPr>
            <w:tcW w:w="1075" w:type="pct"/>
            <w:shd w:val="clear" w:color="auto" w:fill="D9D9D9"/>
            <w:tcMar>
              <w:top w:w="15" w:type="dxa"/>
              <w:left w:w="15" w:type="dxa"/>
              <w:bottom w:w="0" w:type="dxa"/>
              <w:right w:w="15" w:type="dxa"/>
            </w:tcMar>
            <w:vAlign w:val="center"/>
            <w:hideMark/>
          </w:tcPr>
          <w:p w14:paraId="3F51AC5C" w14:textId="77777777" w:rsidR="00F7033C" w:rsidRPr="00CE1DF8" w:rsidRDefault="004E7FA7" w:rsidP="00F7033C">
            <w:pPr>
              <w:jc w:val="center"/>
              <w:rPr>
                <w:rFonts w:cs="Arial"/>
                <w:szCs w:val="22"/>
                <w:lang w:eastAsia="zh-CN"/>
              </w:rPr>
            </w:pPr>
            <m:oMathPara>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iBH</m:t>
                    </m:r>
                  </m:sub>
                </m:sSub>
              </m:oMath>
            </m:oMathPara>
          </w:p>
        </w:tc>
        <w:tc>
          <w:tcPr>
            <w:tcW w:w="1075" w:type="pct"/>
            <w:shd w:val="clear" w:color="auto" w:fill="D9D9D9"/>
            <w:tcMar>
              <w:top w:w="15" w:type="dxa"/>
              <w:left w:w="15" w:type="dxa"/>
              <w:bottom w:w="0" w:type="dxa"/>
              <w:right w:w="15" w:type="dxa"/>
            </w:tcMar>
            <w:vAlign w:val="center"/>
            <w:hideMark/>
          </w:tcPr>
          <w:p w14:paraId="3B4E1D8A" w14:textId="77777777" w:rsidR="00F7033C" w:rsidRPr="00CE1DF8" w:rsidRDefault="004E7FA7" w:rsidP="00F7033C">
            <w:pPr>
              <w:jc w:val="center"/>
              <w:rPr>
                <w:rFonts w:cs="Arial"/>
                <w:szCs w:val="22"/>
                <w:lang w:eastAsia="zh-CN"/>
              </w:rPr>
            </w:pPr>
            <m:oMathPara>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F</m:t>
                    </m:r>
                  </m:sub>
                </m:sSub>
              </m:oMath>
            </m:oMathPara>
          </w:p>
        </w:tc>
        <w:tc>
          <w:tcPr>
            <w:tcW w:w="1075" w:type="pct"/>
            <w:shd w:val="clear" w:color="auto" w:fill="D9D9D9"/>
            <w:tcMar>
              <w:top w:w="15" w:type="dxa"/>
              <w:left w:w="15" w:type="dxa"/>
              <w:bottom w:w="0" w:type="dxa"/>
              <w:right w:w="15" w:type="dxa"/>
            </w:tcMar>
            <w:vAlign w:val="center"/>
            <w:hideMark/>
          </w:tcPr>
          <w:p w14:paraId="3ED001FD" w14:textId="77777777" w:rsidR="00F7033C" w:rsidRPr="00CE1DF8" w:rsidRDefault="004E7FA7" w:rsidP="00F7033C">
            <w:pPr>
              <w:jc w:val="center"/>
              <w:rPr>
                <w:rFonts w:cs="Arial"/>
                <w:szCs w:val="22"/>
                <w:lang w:eastAsia="zh-CN"/>
              </w:rPr>
            </w:pPr>
            <m:oMathPara>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Gap</m:t>
                    </m:r>
                  </m:sub>
                </m:sSub>
              </m:oMath>
            </m:oMathPara>
          </w:p>
        </w:tc>
        <w:tc>
          <w:tcPr>
            <w:tcW w:w="887" w:type="pct"/>
            <w:shd w:val="clear" w:color="auto" w:fill="D9D9D9"/>
            <w:tcMar>
              <w:top w:w="15" w:type="dxa"/>
              <w:left w:w="15" w:type="dxa"/>
              <w:bottom w:w="0" w:type="dxa"/>
              <w:right w:w="15" w:type="dxa"/>
            </w:tcMar>
            <w:vAlign w:val="center"/>
            <w:hideMark/>
          </w:tcPr>
          <w:p w14:paraId="4CE90BFE" w14:textId="77777777" w:rsidR="00F7033C" w:rsidRPr="009D54BA" w:rsidRDefault="00F7033C" w:rsidP="00F7033C">
            <w:pPr>
              <w:jc w:val="center"/>
              <w:rPr>
                <w:rFonts w:cs="Arial"/>
                <w:szCs w:val="22"/>
                <w:lang w:eastAsia="zh-CN"/>
              </w:rPr>
            </w:pPr>
            <w:r w:rsidRPr="009D54BA">
              <w:rPr>
                <w:rFonts w:ascii="Lucida Sans Unicode" w:hAnsi="Lucida Sans Unicode" w:cs="Lucida Sans Unicode"/>
                <w:bCs/>
                <w:szCs w:val="22"/>
                <w:lang w:eastAsia="zh-CN"/>
              </w:rPr>
              <w:t>α</w:t>
            </w:r>
            <w:r w:rsidRPr="009D54BA">
              <w:rPr>
                <w:rFonts w:ascii="Lucida Sans Unicode" w:hAnsi="Lucida Sans Unicode" w:cs="Lucida Sans Unicode" w:hint="eastAsia"/>
                <w:bCs/>
                <w:szCs w:val="22"/>
                <w:lang w:eastAsia="zh-CN"/>
              </w:rPr>
              <w:t>'</w:t>
            </w:r>
          </w:p>
        </w:tc>
      </w:tr>
      <w:tr w:rsidR="00F7033C" w:rsidRPr="0041171D" w14:paraId="0235188A" w14:textId="77777777" w:rsidTr="00F7033C">
        <w:trPr>
          <w:trHeight w:val="96"/>
        </w:trPr>
        <w:tc>
          <w:tcPr>
            <w:tcW w:w="887" w:type="pct"/>
            <w:tcBorders>
              <w:bottom w:val="single" w:sz="4" w:space="0" w:color="auto"/>
            </w:tcBorders>
            <w:shd w:val="clear" w:color="auto" w:fill="D9D9D9"/>
            <w:tcMar>
              <w:top w:w="15" w:type="dxa"/>
              <w:left w:w="15" w:type="dxa"/>
              <w:bottom w:w="0" w:type="dxa"/>
              <w:right w:w="15" w:type="dxa"/>
            </w:tcMar>
            <w:vAlign w:val="center"/>
            <w:hideMark/>
          </w:tcPr>
          <w:p w14:paraId="331C6FE9" w14:textId="77777777" w:rsidR="00F7033C" w:rsidRPr="0041171D" w:rsidRDefault="00F7033C" w:rsidP="00F7033C">
            <w:pPr>
              <w:jc w:val="center"/>
              <w:rPr>
                <w:rFonts w:cs="Arial"/>
                <w:szCs w:val="22"/>
                <w:lang w:eastAsia="zh-CN"/>
              </w:rPr>
            </w:pPr>
            <w:r w:rsidRPr="0041171D">
              <w:rPr>
                <w:rFonts w:cs="Arial"/>
                <w:b/>
                <w:bCs/>
                <w:szCs w:val="22"/>
                <w:lang w:eastAsia="zh-CN"/>
              </w:rPr>
              <w:t>[m]</w:t>
            </w:r>
          </w:p>
        </w:tc>
        <w:tc>
          <w:tcPr>
            <w:tcW w:w="1075" w:type="pct"/>
            <w:tcBorders>
              <w:bottom w:val="single" w:sz="4" w:space="0" w:color="auto"/>
            </w:tcBorders>
            <w:shd w:val="clear" w:color="auto" w:fill="D9D9D9"/>
            <w:tcMar>
              <w:top w:w="15" w:type="dxa"/>
              <w:left w:w="15" w:type="dxa"/>
              <w:bottom w:w="0" w:type="dxa"/>
              <w:right w:w="15" w:type="dxa"/>
            </w:tcMar>
            <w:vAlign w:val="center"/>
            <w:hideMark/>
          </w:tcPr>
          <w:p w14:paraId="64FE172F" w14:textId="77777777" w:rsidR="00F7033C" w:rsidRPr="0041171D" w:rsidRDefault="00F7033C" w:rsidP="00F7033C">
            <w:pPr>
              <w:jc w:val="center"/>
              <w:rPr>
                <w:rFonts w:cs="Arial"/>
                <w:szCs w:val="22"/>
                <w:lang w:eastAsia="zh-CN"/>
              </w:rPr>
            </w:pPr>
            <w:r w:rsidRPr="0041171D">
              <w:rPr>
                <w:rFonts w:cs="Arial"/>
                <w:b/>
                <w:bCs/>
                <w:szCs w:val="22"/>
                <w:lang w:eastAsia="zh-CN"/>
              </w:rPr>
              <w:t>[m]</w:t>
            </w:r>
          </w:p>
        </w:tc>
        <w:tc>
          <w:tcPr>
            <w:tcW w:w="1075" w:type="pct"/>
            <w:tcBorders>
              <w:bottom w:val="single" w:sz="4" w:space="0" w:color="auto"/>
            </w:tcBorders>
            <w:shd w:val="clear" w:color="auto" w:fill="D9D9D9"/>
            <w:tcMar>
              <w:top w:w="15" w:type="dxa"/>
              <w:left w:w="15" w:type="dxa"/>
              <w:bottom w:w="0" w:type="dxa"/>
              <w:right w:w="15" w:type="dxa"/>
            </w:tcMar>
            <w:vAlign w:val="center"/>
            <w:hideMark/>
          </w:tcPr>
          <w:p w14:paraId="02CC423D" w14:textId="77777777" w:rsidR="00F7033C" w:rsidRPr="0041171D" w:rsidRDefault="00F7033C" w:rsidP="00F7033C">
            <w:pPr>
              <w:jc w:val="center"/>
              <w:rPr>
                <w:rFonts w:cs="Arial"/>
                <w:szCs w:val="22"/>
                <w:lang w:eastAsia="zh-CN"/>
              </w:rPr>
            </w:pPr>
            <w:r w:rsidRPr="0041171D">
              <w:rPr>
                <w:rFonts w:cs="Arial"/>
                <w:b/>
                <w:bCs/>
                <w:szCs w:val="22"/>
                <w:lang w:eastAsia="zh-CN"/>
              </w:rPr>
              <w:t>[m]</w:t>
            </w:r>
          </w:p>
        </w:tc>
        <w:tc>
          <w:tcPr>
            <w:tcW w:w="1075" w:type="pct"/>
            <w:tcBorders>
              <w:bottom w:val="single" w:sz="4" w:space="0" w:color="auto"/>
            </w:tcBorders>
            <w:shd w:val="clear" w:color="auto" w:fill="D9D9D9"/>
            <w:tcMar>
              <w:top w:w="15" w:type="dxa"/>
              <w:left w:w="15" w:type="dxa"/>
              <w:bottom w:w="0" w:type="dxa"/>
              <w:right w:w="15" w:type="dxa"/>
            </w:tcMar>
            <w:vAlign w:val="center"/>
            <w:hideMark/>
          </w:tcPr>
          <w:p w14:paraId="7115E1AB" w14:textId="77777777" w:rsidR="00F7033C" w:rsidRPr="0041171D" w:rsidRDefault="00F7033C" w:rsidP="00F7033C">
            <w:pPr>
              <w:jc w:val="center"/>
              <w:rPr>
                <w:rFonts w:cs="Arial"/>
                <w:szCs w:val="22"/>
                <w:lang w:eastAsia="zh-CN"/>
              </w:rPr>
            </w:pPr>
            <w:r w:rsidRPr="0041171D">
              <w:rPr>
                <w:rFonts w:cs="Arial"/>
                <w:b/>
                <w:bCs/>
                <w:szCs w:val="22"/>
                <w:lang w:eastAsia="zh-CN"/>
              </w:rPr>
              <w:t>[m]</w:t>
            </w:r>
          </w:p>
        </w:tc>
        <w:tc>
          <w:tcPr>
            <w:tcW w:w="887" w:type="pct"/>
            <w:tcBorders>
              <w:bottom w:val="single" w:sz="4" w:space="0" w:color="auto"/>
            </w:tcBorders>
            <w:shd w:val="clear" w:color="auto" w:fill="D9D9D9"/>
            <w:tcMar>
              <w:top w:w="15" w:type="dxa"/>
              <w:left w:w="15" w:type="dxa"/>
              <w:bottom w:w="0" w:type="dxa"/>
              <w:right w:w="15" w:type="dxa"/>
            </w:tcMar>
            <w:vAlign w:val="center"/>
            <w:hideMark/>
          </w:tcPr>
          <w:p w14:paraId="6F7F5036" w14:textId="77777777" w:rsidR="00F7033C" w:rsidRPr="0041171D" w:rsidRDefault="00F7033C" w:rsidP="00F7033C">
            <w:pPr>
              <w:jc w:val="center"/>
              <w:rPr>
                <w:rFonts w:cs="Arial"/>
                <w:szCs w:val="22"/>
                <w:lang w:eastAsia="zh-CN"/>
              </w:rPr>
            </w:pPr>
            <w:r w:rsidRPr="0041171D">
              <w:rPr>
                <w:rFonts w:cs="Arial"/>
                <w:b/>
                <w:bCs/>
                <w:szCs w:val="22"/>
                <w:lang w:eastAsia="zh-CN"/>
              </w:rPr>
              <w:t>[-]</w:t>
            </w:r>
          </w:p>
        </w:tc>
      </w:tr>
      <w:tr w:rsidR="00F7033C" w:rsidRPr="0041171D" w14:paraId="43D9DD66" w14:textId="77777777" w:rsidTr="00F7033C">
        <w:trPr>
          <w:trHeight w:val="338"/>
        </w:trPr>
        <w:tc>
          <w:tcPr>
            <w:tcW w:w="887" w:type="pct"/>
            <w:tcBorders>
              <w:top w:val="nil"/>
            </w:tcBorders>
            <w:shd w:val="clear" w:color="auto" w:fill="auto"/>
            <w:tcMar>
              <w:top w:w="15" w:type="dxa"/>
              <w:left w:w="15" w:type="dxa"/>
              <w:bottom w:w="0" w:type="dxa"/>
              <w:right w:w="15" w:type="dxa"/>
            </w:tcMar>
            <w:vAlign w:val="center"/>
            <w:hideMark/>
          </w:tcPr>
          <w:p w14:paraId="49FB0F6B" w14:textId="77777777" w:rsidR="00F7033C" w:rsidRPr="0041171D" w:rsidRDefault="00F7033C" w:rsidP="00F7033C">
            <w:pPr>
              <w:jc w:val="center"/>
              <w:rPr>
                <w:rFonts w:cs="Arial"/>
                <w:szCs w:val="22"/>
                <w:lang w:eastAsia="zh-CN"/>
              </w:rPr>
            </w:pPr>
            <w:r w:rsidRPr="0041171D">
              <w:rPr>
                <w:rFonts w:cs="Arial"/>
                <w:szCs w:val="22"/>
                <w:lang w:eastAsia="zh-CN"/>
              </w:rPr>
              <w:t>0.031</w:t>
            </w:r>
          </w:p>
        </w:tc>
        <w:tc>
          <w:tcPr>
            <w:tcW w:w="1075" w:type="pct"/>
            <w:tcBorders>
              <w:top w:val="nil"/>
            </w:tcBorders>
            <w:shd w:val="clear" w:color="auto" w:fill="auto"/>
            <w:tcMar>
              <w:top w:w="15" w:type="dxa"/>
              <w:left w:w="15" w:type="dxa"/>
              <w:bottom w:w="0" w:type="dxa"/>
              <w:right w:w="15" w:type="dxa"/>
            </w:tcMar>
            <w:vAlign w:val="center"/>
            <w:hideMark/>
          </w:tcPr>
          <w:p w14:paraId="3F8B58EF" w14:textId="77777777" w:rsidR="00F7033C" w:rsidRPr="0041171D" w:rsidRDefault="00F7033C" w:rsidP="00F7033C">
            <w:pPr>
              <w:jc w:val="center"/>
              <w:rPr>
                <w:rFonts w:cs="Arial"/>
                <w:szCs w:val="22"/>
                <w:lang w:eastAsia="zh-CN"/>
              </w:rPr>
            </w:pPr>
            <w:r>
              <w:rPr>
                <w:rFonts w:cs="Arial"/>
                <w:szCs w:val="22"/>
                <w:lang w:eastAsia="zh-CN"/>
              </w:rPr>
              <w:t>0.0339</w:t>
            </w:r>
          </w:p>
        </w:tc>
        <w:tc>
          <w:tcPr>
            <w:tcW w:w="1075" w:type="pct"/>
            <w:tcBorders>
              <w:top w:val="nil"/>
            </w:tcBorders>
            <w:shd w:val="clear" w:color="auto" w:fill="auto"/>
            <w:tcMar>
              <w:top w:w="15" w:type="dxa"/>
              <w:left w:w="15" w:type="dxa"/>
              <w:bottom w:w="0" w:type="dxa"/>
              <w:right w:w="15" w:type="dxa"/>
            </w:tcMar>
            <w:vAlign w:val="center"/>
            <w:hideMark/>
          </w:tcPr>
          <w:p w14:paraId="5FDFAA3B" w14:textId="77777777" w:rsidR="00F7033C" w:rsidRPr="0041171D" w:rsidRDefault="00F7033C" w:rsidP="00F7033C">
            <w:pPr>
              <w:jc w:val="center"/>
              <w:rPr>
                <w:rFonts w:cs="Arial"/>
                <w:szCs w:val="22"/>
                <w:lang w:eastAsia="zh-CN"/>
              </w:rPr>
            </w:pPr>
            <w:r w:rsidRPr="0041171D">
              <w:rPr>
                <w:rFonts w:cs="Arial"/>
                <w:szCs w:val="22"/>
                <w:lang w:eastAsia="zh-CN"/>
              </w:rPr>
              <w:t>0.03</w:t>
            </w:r>
            <w:r>
              <w:rPr>
                <w:rFonts w:cs="Arial"/>
                <w:szCs w:val="22"/>
                <w:lang w:eastAsia="zh-CN"/>
              </w:rPr>
              <w:t>83</w:t>
            </w:r>
          </w:p>
        </w:tc>
        <w:tc>
          <w:tcPr>
            <w:tcW w:w="1075" w:type="pct"/>
            <w:tcBorders>
              <w:top w:val="nil"/>
            </w:tcBorders>
            <w:shd w:val="clear" w:color="auto" w:fill="auto"/>
            <w:tcMar>
              <w:top w:w="15" w:type="dxa"/>
              <w:left w:w="15" w:type="dxa"/>
              <w:bottom w:w="0" w:type="dxa"/>
              <w:right w:w="15" w:type="dxa"/>
            </w:tcMar>
            <w:vAlign w:val="center"/>
            <w:hideMark/>
          </w:tcPr>
          <w:p w14:paraId="2292785F" w14:textId="77777777" w:rsidR="00F7033C" w:rsidRPr="0041171D" w:rsidRDefault="00F7033C" w:rsidP="00F7033C">
            <w:pPr>
              <w:jc w:val="center"/>
              <w:rPr>
                <w:rFonts w:cs="Arial"/>
                <w:szCs w:val="22"/>
                <w:lang w:eastAsia="zh-CN"/>
              </w:rPr>
            </w:pPr>
            <w:r w:rsidRPr="0041171D">
              <w:rPr>
                <w:rFonts w:cs="Arial"/>
                <w:szCs w:val="22"/>
                <w:lang w:eastAsia="zh-CN"/>
              </w:rPr>
              <w:t>0.0416</w:t>
            </w:r>
          </w:p>
        </w:tc>
        <w:tc>
          <w:tcPr>
            <w:tcW w:w="887" w:type="pct"/>
            <w:tcBorders>
              <w:top w:val="nil"/>
            </w:tcBorders>
            <w:shd w:val="clear" w:color="auto" w:fill="auto"/>
            <w:tcMar>
              <w:top w:w="15" w:type="dxa"/>
              <w:left w:w="15" w:type="dxa"/>
              <w:bottom w:w="0" w:type="dxa"/>
              <w:right w:w="15" w:type="dxa"/>
            </w:tcMar>
            <w:vAlign w:val="center"/>
            <w:hideMark/>
          </w:tcPr>
          <w:p w14:paraId="68208D4E" w14:textId="77777777" w:rsidR="00F7033C" w:rsidRPr="0041171D" w:rsidRDefault="00F7033C" w:rsidP="00F7033C">
            <w:pPr>
              <w:jc w:val="center"/>
              <w:rPr>
                <w:rFonts w:cs="Arial"/>
                <w:szCs w:val="22"/>
                <w:lang w:eastAsia="zh-CN"/>
              </w:rPr>
            </w:pPr>
            <w:r w:rsidRPr="0041171D">
              <w:rPr>
                <w:rFonts w:cs="Arial"/>
                <w:szCs w:val="22"/>
                <w:lang w:eastAsia="zh-CN"/>
              </w:rPr>
              <w:t>3.567</w:t>
            </w:r>
          </w:p>
        </w:tc>
      </w:tr>
    </w:tbl>
    <w:p w14:paraId="49DC90A3" w14:textId="180F79C2" w:rsidR="00F7033C" w:rsidRDefault="004E7FA7" w:rsidP="008C053C">
      <w:pPr>
        <w:rPr>
          <w:szCs w:val="24"/>
          <w:lang w:val="en-CA" w:eastAsia="zh-CN"/>
        </w:rPr>
      </w:pPr>
      <m:oMath>
        <m:sSub>
          <m:sSubPr>
            <m:ctrlPr>
              <w:rPr>
                <w:rFonts w:ascii="Cambria Math" w:hAnsi="Cambria Math" w:cs="Arial"/>
                <w:i/>
                <w:szCs w:val="22"/>
                <w:lang w:eastAsia="zh-CN"/>
              </w:rPr>
            </m:ctrlPr>
          </m:sSubPr>
          <m:e>
            <m:r>
              <w:rPr>
                <w:rFonts w:ascii="Cambria Math" w:hAnsi="Cambria Math" w:cs="Arial"/>
                <w:szCs w:val="22"/>
                <w:lang w:eastAsia="zh-CN"/>
              </w:rPr>
              <m:t>r</m:t>
            </m:r>
          </m:e>
          <m:sub>
            <m:r>
              <w:rPr>
                <w:rFonts w:ascii="Cambria Math" w:hAnsi="Cambria Math" w:cs="Arial"/>
                <w:szCs w:val="22"/>
                <w:lang w:eastAsia="zh-CN"/>
              </w:rPr>
              <m:t>iBH</m:t>
            </m:r>
          </m:sub>
        </m:sSub>
      </m:oMath>
      <w:r w:rsidR="00F7033C">
        <w:rPr>
          <w:rFonts w:cs="Arial" w:hint="eastAsia"/>
          <w:b/>
          <w:bCs/>
          <w:szCs w:val="22"/>
          <w:vertAlign w:val="subscript"/>
          <w:lang w:eastAsia="zh-CN"/>
        </w:rPr>
        <w:t xml:space="preserve"> </w:t>
      </w:r>
      <w:r w:rsidR="00F7033C" w:rsidRPr="000F253D">
        <w:rPr>
          <w:rFonts w:cs="Arial"/>
          <w:bCs/>
          <w:szCs w:val="22"/>
          <w:lang w:eastAsia="zh-CN"/>
        </w:rPr>
        <w:t>–</w:t>
      </w:r>
      <w:r w:rsidR="00F7033C" w:rsidRPr="000F253D">
        <w:rPr>
          <w:rFonts w:cs="Arial" w:hint="eastAsia"/>
          <w:bCs/>
          <w:szCs w:val="22"/>
          <w:lang w:eastAsia="zh-CN"/>
        </w:rPr>
        <w:t xml:space="preserve"> </w:t>
      </w:r>
      <w:r w:rsidR="00F7033C">
        <w:rPr>
          <w:rFonts w:cs="Arial"/>
          <w:bCs/>
          <w:szCs w:val="22"/>
          <w:lang w:eastAsia="zh-CN"/>
        </w:rPr>
        <w:t>actual</w:t>
      </w:r>
      <w:r w:rsidR="00F7033C">
        <w:rPr>
          <w:rFonts w:cs="Arial" w:hint="eastAsia"/>
          <w:b/>
          <w:bCs/>
          <w:szCs w:val="22"/>
          <w:vertAlign w:val="subscript"/>
          <w:lang w:eastAsia="zh-CN"/>
        </w:rPr>
        <w:t xml:space="preserve"> </w:t>
      </w:r>
      <w:r w:rsidR="00F7033C">
        <w:rPr>
          <w:rFonts w:cs="Arial" w:hint="eastAsia"/>
          <w:szCs w:val="22"/>
          <w:lang w:eastAsia="zh-CN"/>
        </w:rPr>
        <w:t>radius of the circulation chamber</w:t>
      </w:r>
    </w:p>
    <w:p w14:paraId="6D65FE4C" w14:textId="77777777" w:rsidR="00F7033C" w:rsidRDefault="00F7033C" w:rsidP="00F7033C">
      <w:pPr>
        <w:rPr>
          <w:rFonts w:cs="Arial"/>
          <w:szCs w:val="22"/>
          <w:lang w:eastAsia="zh-CN"/>
        </w:rPr>
      </w:pPr>
    </w:p>
    <w:p w14:paraId="73F524FD" w14:textId="1EFAF15A" w:rsidR="00974DA0" w:rsidRDefault="00974DA0" w:rsidP="00F7033C">
      <w:pPr>
        <w:rPr>
          <w:rFonts w:cs="Arial"/>
          <w:szCs w:val="22"/>
        </w:rPr>
      </w:pPr>
      <w:r>
        <w:rPr>
          <w:rFonts w:cs="Arial"/>
          <w:szCs w:val="22"/>
          <w:lang w:eastAsia="zh-CN"/>
        </w:rPr>
        <w:t>The flow field is set as a pure diffusion condition</w:t>
      </w:r>
      <w:r w:rsidR="0080499A">
        <w:rPr>
          <w:rFonts w:cs="Arial"/>
          <w:szCs w:val="22"/>
          <w:lang w:eastAsia="zh-CN"/>
        </w:rPr>
        <w:t xml:space="preserve"> withiout advection</w:t>
      </w:r>
      <w:r w:rsidR="004474F5">
        <w:rPr>
          <w:rFonts w:cs="Arial"/>
          <w:szCs w:val="22"/>
          <w:lang w:eastAsia="zh-CN"/>
        </w:rPr>
        <w:t xml:space="preserve">.  </w:t>
      </w:r>
      <w:r w:rsidR="0080499A">
        <w:rPr>
          <w:rFonts w:cs="Arial"/>
          <w:szCs w:val="22"/>
          <w:lang w:eastAsia="zh-CN"/>
        </w:rPr>
        <w:t xml:space="preserve">The initial geochemical concentrations of the major ions for the entire domain are </w:t>
      </w:r>
      <w:r w:rsidR="005F2937">
        <w:rPr>
          <w:rFonts w:cs="Arial"/>
          <w:szCs w:val="22"/>
          <w:lang w:eastAsia="zh-CN"/>
        </w:rPr>
        <w:t>set as listed in</w:t>
      </w:r>
      <w:r w:rsidR="005E1CA5">
        <w:rPr>
          <w:rFonts w:cs="Arial"/>
          <w:szCs w:val="22"/>
          <w:lang w:eastAsia="zh-CN"/>
        </w:rPr>
        <w:t xml:space="preserve"> </w:t>
      </w:r>
      <w:r w:rsidR="005E1CA5">
        <w:rPr>
          <w:rFonts w:cs="Arial"/>
          <w:szCs w:val="22"/>
          <w:lang w:eastAsia="zh-CN"/>
        </w:rPr>
        <w:fldChar w:fldCharType="begin"/>
      </w:r>
      <w:r w:rsidR="005E1CA5">
        <w:rPr>
          <w:rFonts w:cs="Arial"/>
          <w:szCs w:val="22"/>
          <w:lang w:eastAsia="zh-CN"/>
        </w:rPr>
        <w:instrText xml:space="preserve"> REF _Ref456004132 \h </w:instrText>
      </w:r>
      <w:r w:rsidR="005E1CA5">
        <w:rPr>
          <w:rFonts w:cs="Arial"/>
          <w:szCs w:val="22"/>
          <w:lang w:eastAsia="zh-CN"/>
        </w:rPr>
      </w:r>
      <w:r w:rsidR="005E1CA5">
        <w:rPr>
          <w:rFonts w:cs="Arial"/>
          <w:szCs w:val="22"/>
          <w:lang w:eastAsia="zh-CN"/>
        </w:rPr>
        <w:fldChar w:fldCharType="separate"/>
      </w:r>
      <w:r w:rsidR="00B560DA">
        <w:t xml:space="preserve">Table </w:t>
      </w:r>
      <w:r w:rsidR="00B560DA">
        <w:rPr>
          <w:noProof/>
        </w:rPr>
        <w:t>4</w:t>
      </w:r>
      <w:r w:rsidR="00B560DA">
        <w:t>.</w:t>
      </w:r>
      <w:r w:rsidR="00B560DA">
        <w:rPr>
          <w:noProof/>
        </w:rPr>
        <w:t>3</w:t>
      </w:r>
      <w:r w:rsidR="005E1CA5">
        <w:rPr>
          <w:rFonts w:cs="Arial"/>
          <w:szCs w:val="22"/>
          <w:lang w:eastAsia="zh-CN"/>
        </w:rPr>
        <w:fldChar w:fldCharType="end"/>
      </w:r>
      <w:r w:rsidR="004474F5">
        <w:rPr>
          <w:rFonts w:cs="Arial"/>
          <w:szCs w:val="22"/>
          <w:lang w:eastAsia="zh-CN"/>
        </w:rPr>
        <w:t xml:space="preserve">.  </w:t>
      </w:r>
      <w:r w:rsidR="005F2937">
        <w:rPr>
          <w:rFonts w:cs="Arial"/>
          <w:szCs w:val="22"/>
          <w:lang w:eastAsia="zh-CN"/>
        </w:rPr>
        <w:t xml:space="preserve">The initial concentrations of the tracers </w:t>
      </w:r>
      <w:r w:rsidR="005F2937" w:rsidRPr="00AE10E4">
        <w:rPr>
          <w:rFonts w:cs="Arial"/>
          <w:szCs w:val="22"/>
        </w:rPr>
        <w:t>HTO, Cs</w:t>
      </w:r>
      <w:r w:rsidR="005F2937" w:rsidRPr="00A63BEC">
        <w:rPr>
          <w:rFonts w:cs="Arial"/>
          <w:szCs w:val="22"/>
          <w:vertAlign w:val="superscript"/>
        </w:rPr>
        <w:t>+</w:t>
      </w:r>
      <w:r w:rsidR="005F2937" w:rsidRPr="00AE10E4">
        <w:rPr>
          <w:rFonts w:cs="Arial"/>
          <w:szCs w:val="22"/>
        </w:rPr>
        <w:t xml:space="preserve">, </w:t>
      </w:r>
      <w:r w:rsidR="005F2937" w:rsidRPr="00A83F57">
        <w:rPr>
          <w:vertAlign w:val="superscript"/>
        </w:rPr>
        <w:t>85</w:t>
      </w:r>
      <w:r w:rsidR="005F2937">
        <w:t>Sr</w:t>
      </w:r>
      <w:r w:rsidR="005F2937" w:rsidRPr="00A83F57">
        <w:rPr>
          <w:vertAlign w:val="superscript"/>
        </w:rPr>
        <w:t>2+</w:t>
      </w:r>
      <w:r w:rsidR="005F2937" w:rsidRPr="00AE10E4">
        <w:rPr>
          <w:rFonts w:cs="Arial"/>
          <w:szCs w:val="22"/>
        </w:rPr>
        <w:t xml:space="preserve">, </w:t>
      </w:r>
      <w:r w:rsidR="005F2937">
        <w:rPr>
          <w:vertAlign w:val="superscript"/>
        </w:rPr>
        <w:t>60</w:t>
      </w:r>
      <w:r w:rsidR="005F2937">
        <w:t>Co</w:t>
      </w:r>
      <w:r w:rsidR="005F2937" w:rsidRPr="00A83F57">
        <w:rPr>
          <w:vertAlign w:val="superscript"/>
        </w:rPr>
        <w:t>2+</w:t>
      </w:r>
      <w:r w:rsidR="005F2937" w:rsidRPr="00AE10E4">
        <w:rPr>
          <w:rFonts w:cs="Arial"/>
          <w:szCs w:val="22"/>
        </w:rPr>
        <w:t>, I</w:t>
      </w:r>
      <w:r w:rsidR="005F2937" w:rsidRPr="007D0C3E">
        <w:rPr>
          <w:rFonts w:cs="Arial"/>
          <w:szCs w:val="22"/>
          <w:vertAlign w:val="superscript"/>
        </w:rPr>
        <w:t>-</w:t>
      </w:r>
      <w:r w:rsidR="005F2937" w:rsidRPr="00AE10E4">
        <w:rPr>
          <w:rFonts w:cs="Arial"/>
          <w:szCs w:val="22"/>
        </w:rPr>
        <w:t xml:space="preserve"> and Br</w:t>
      </w:r>
      <w:r w:rsidR="005F2937" w:rsidRPr="007D0C3E">
        <w:rPr>
          <w:rFonts w:cs="Arial"/>
          <w:szCs w:val="22"/>
          <w:vertAlign w:val="superscript"/>
        </w:rPr>
        <w:t>-</w:t>
      </w:r>
      <w:r w:rsidR="005F2937">
        <w:rPr>
          <w:rFonts w:cs="Arial"/>
          <w:szCs w:val="22"/>
          <w:vertAlign w:val="superscript"/>
        </w:rPr>
        <w:t xml:space="preserve"> </w:t>
      </w:r>
      <w:r w:rsidR="005F2937">
        <w:rPr>
          <w:rFonts w:cs="Arial"/>
          <w:szCs w:val="22"/>
        </w:rPr>
        <w:t xml:space="preserve">in the borehole are as listed in </w:t>
      </w:r>
      <w:r w:rsidR="005F2937">
        <w:rPr>
          <w:rFonts w:cs="Arial"/>
          <w:szCs w:val="22"/>
        </w:rPr>
        <w:fldChar w:fldCharType="begin"/>
      </w:r>
      <w:r w:rsidR="005F2937">
        <w:rPr>
          <w:rFonts w:cs="Arial"/>
          <w:szCs w:val="22"/>
        </w:rPr>
        <w:instrText xml:space="preserve"> REF _Ref455738088 \h </w:instrText>
      </w:r>
      <w:r w:rsidR="005F2937">
        <w:rPr>
          <w:rFonts w:cs="Arial"/>
          <w:szCs w:val="22"/>
        </w:rPr>
      </w:r>
      <w:r w:rsidR="005F2937">
        <w:rPr>
          <w:rFonts w:cs="Arial"/>
          <w:szCs w:val="22"/>
        </w:rPr>
        <w:fldChar w:fldCharType="separate"/>
      </w:r>
      <w:r w:rsidR="00B560DA">
        <w:t xml:space="preserve">Table </w:t>
      </w:r>
      <w:r w:rsidR="00B560DA">
        <w:rPr>
          <w:noProof/>
        </w:rPr>
        <w:t>4</w:t>
      </w:r>
      <w:r w:rsidR="00B560DA">
        <w:t>.</w:t>
      </w:r>
      <w:r w:rsidR="00B560DA">
        <w:rPr>
          <w:noProof/>
        </w:rPr>
        <w:t>4</w:t>
      </w:r>
      <w:r w:rsidR="005F2937">
        <w:rPr>
          <w:rFonts w:cs="Arial"/>
          <w:szCs w:val="22"/>
        </w:rPr>
        <w:fldChar w:fldCharType="end"/>
      </w:r>
      <w:r w:rsidR="005F2937">
        <w:rPr>
          <w:rFonts w:cs="Arial"/>
          <w:szCs w:val="22"/>
        </w:rPr>
        <w:t xml:space="preserve"> at time 0.0</w:t>
      </w:r>
      <w:r w:rsidR="004474F5">
        <w:rPr>
          <w:rFonts w:cs="Arial"/>
          <w:szCs w:val="22"/>
        </w:rPr>
        <w:t xml:space="preserve">.  </w:t>
      </w:r>
      <w:r w:rsidR="005F2937">
        <w:rPr>
          <w:rFonts w:cs="Arial"/>
          <w:szCs w:val="22"/>
        </w:rPr>
        <w:t xml:space="preserve">For the rest of the domain, the tracers are assumed non-existing at the beginning of the </w:t>
      </w:r>
      <w:r w:rsidR="00A90D66">
        <w:rPr>
          <w:rFonts w:cs="Arial"/>
          <w:szCs w:val="22"/>
        </w:rPr>
        <w:t>experiment</w:t>
      </w:r>
      <w:r w:rsidR="004474F5">
        <w:rPr>
          <w:rFonts w:cs="Arial"/>
          <w:szCs w:val="22"/>
        </w:rPr>
        <w:t xml:space="preserve">.  </w:t>
      </w:r>
    </w:p>
    <w:p w14:paraId="6681045A" w14:textId="77777777" w:rsidR="005F2937" w:rsidRDefault="005F2937" w:rsidP="00F7033C">
      <w:pPr>
        <w:rPr>
          <w:rFonts w:cs="Arial"/>
          <w:szCs w:val="22"/>
        </w:rPr>
      </w:pPr>
    </w:p>
    <w:p w14:paraId="1593E5FA" w14:textId="47090E89" w:rsidR="005F2937" w:rsidRDefault="005F2937" w:rsidP="005F2937">
      <w:pPr>
        <w:pStyle w:val="Caption"/>
        <w:keepNext/>
        <w:rPr>
          <w:lang w:eastAsia="zh-CN"/>
        </w:rPr>
      </w:pPr>
      <w:bookmarkStart w:id="1142" w:name="_Ref456004132"/>
      <w:bookmarkStart w:id="1143" w:name="_Toc520374997"/>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3</w:t>
      </w:r>
      <w:r w:rsidR="00FE1AD3">
        <w:fldChar w:fldCharType="end"/>
      </w:r>
      <w:bookmarkEnd w:id="1142"/>
      <w:r>
        <w:rPr>
          <w:noProof/>
        </w:rPr>
        <w:t xml:space="preserve">: </w:t>
      </w:r>
      <w:r w:rsidRPr="003621AA">
        <w:rPr>
          <w:lang w:eastAsia="zh-CN"/>
        </w:rPr>
        <w:t xml:space="preserve">Composition of the </w:t>
      </w:r>
      <w:r>
        <w:rPr>
          <w:lang w:eastAsia="zh-CN"/>
        </w:rPr>
        <w:t>S</w:t>
      </w:r>
      <w:r w:rsidRPr="003621AA">
        <w:rPr>
          <w:lang w:eastAsia="zh-CN"/>
        </w:rPr>
        <w:t xml:space="preserve">ynthetic OPA </w:t>
      </w:r>
      <w:r>
        <w:rPr>
          <w:lang w:eastAsia="zh-CN"/>
        </w:rPr>
        <w:t>P</w:t>
      </w:r>
      <w:r w:rsidRPr="003621AA">
        <w:rPr>
          <w:lang w:eastAsia="zh-CN"/>
        </w:rPr>
        <w:t>ore</w:t>
      </w:r>
      <w:r>
        <w:rPr>
          <w:lang w:eastAsia="zh-CN"/>
        </w:rPr>
        <w:t>w</w:t>
      </w:r>
      <w:r w:rsidRPr="003621AA">
        <w:rPr>
          <w:lang w:eastAsia="zh-CN"/>
        </w:rPr>
        <w:t xml:space="preserve">ater </w:t>
      </w:r>
      <w:r>
        <w:rPr>
          <w:lang w:eastAsia="zh-CN"/>
        </w:rPr>
        <w:t>U</w:t>
      </w:r>
      <w:r w:rsidRPr="003621AA">
        <w:rPr>
          <w:lang w:eastAsia="zh-CN"/>
        </w:rPr>
        <w:t>sed in the</w:t>
      </w:r>
      <w:r>
        <w:rPr>
          <w:rFonts w:hint="eastAsia"/>
          <w:lang w:eastAsia="zh-CN"/>
        </w:rPr>
        <w:t xml:space="preserve"> DR-A </w:t>
      </w:r>
      <w:r>
        <w:rPr>
          <w:lang w:eastAsia="zh-CN"/>
        </w:rPr>
        <w:t>Diffusion</w:t>
      </w:r>
      <w:r w:rsidRPr="003621AA">
        <w:rPr>
          <w:lang w:eastAsia="zh-CN"/>
        </w:rPr>
        <w:t xml:space="preserve"> and </w:t>
      </w:r>
      <w:r>
        <w:rPr>
          <w:lang w:eastAsia="zh-CN"/>
        </w:rPr>
        <w:t>S</w:t>
      </w:r>
      <w:r w:rsidRPr="003621AA">
        <w:rPr>
          <w:lang w:eastAsia="zh-CN"/>
        </w:rPr>
        <w:t xml:space="preserve">orption </w:t>
      </w:r>
      <w:r>
        <w:rPr>
          <w:lang w:eastAsia="zh-CN"/>
        </w:rPr>
        <w:t>E</w:t>
      </w:r>
      <w:r w:rsidRPr="003621AA">
        <w:rPr>
          <w:lang w:eastAsia="zh-CN"/>
        </w:rPr>
        <w:t>xperiment</w:t>
      </w:r>
      <w:r>
        <w:rPr>
          <w:lang w:eastAsia="zh-CN"/>
        </w:rPr>
        <w:t xml:space="preserve"> - Phase I</w:t>
      </w:r>
      <w:r w:rsidRPr="003621AA">
        <w:rPr>
          <w:lang w:eastAsia="zh-CN"/>
        </w:rPr>
        <w:t xml:space="preserve"> (van Loon </w:t>
      </w:r>
      <w:r w:rsidR="004474F5">
        <w:rPr>
          <w:lang w:eastAsia="zh-CN"/>
        </w:rPr>
        <w:t xml:space="preserve">et al. </w:t>
      </w:r>
      <w:r>
        <w:rPr>
          <w:lang w:eastAsia="zh-CN"/>
        </w:rPr>
        <w:t>20</w:t>
      </w:r>
      <w:r w:rsidRPr="003621AA">
        <w:rPr>
          <w:lang w:eastAsia="zh-CN"/>
        </w:rPr>
        <w:t>03)</w:t>
      </w:r>
      <w:bookmarkEnd w:id="1143"/>
    </w:p>
    <w:tbl>
      <w:tblPr>
        <w:tblW w:w="5000" w:type="pct"/>
        <w:tblBorders>
          <w:top w:val="single" w:sz="4" w:space="0" w:color="auto"/>
          <w:bottom w:val="single" w:sz="4" w:space="0" w:color="auto"/>
        </w:tblBorders>
        <w:tblLook w:val="04A0" w:firstRow="1" w:lastRow="0" w:firstColumn="1" w:lastColumn="0" w:noHBand="0" w:noVBand="1"/>
      </w:tblPr>
      <w:tblGrid>
        <w:gridCol w:w="2818"/>
        <w:gridCol w:w="5822"/>
      </w:tblGrid>
      <w:tr w:rsidR="005F2937" w:rsidRPr="00ED6FAF" w14:paraId="6FF26ECC" w14:textId="77777777" w:rsidTr="009504CF">
        <w:trPr>
          <w:trHeight w:val="295"/>
        </w:trPr>
        <w:tc>
          <w:tcPr>
            <w:tcW w:w="1631" w:type="pct"/>
            <w:tcBorders>
              <w:top w:val="single" w:sz="4" w:space="0" w:color="auto"/>
              <w:bottom w:val="single" w:sz="4" w:space="0" w:color="auto"/>
            </w:tcBorders>
            <w:shd w:val="clear" w:color="auto" w:fill="D9D9D9"/>
            <w:vAlign w:val="center"/>
            <w:hideMark/>
          </w:tcPr>
          <w:p w14:paraId="65EA614A" w14:textId="77777777" w:rsidR="005F2937" w:rsidRDefault="005F2937" w:rsidP="009504CF">
            <w:pPr>
              <w:spacing w:before="60" w:after="60"/>
              <w:rPr>
                <w:rFonts w:cs="Arial"/>
                <w:b/>
                <w:bCs/>
                <w:color w:val="000000"/>
                <w:szCs w:val="22"/>
                <w:lang w:eastAsia="zh-CN"/>
              </w:rPr>
            </w:pPr>
            <w:r>
              <w:rPr>
                <w:rFonts w:cs="Arial"/>
                <w:b/>
                <w:bCs/>
                <w:color w:val="000000"/>
                <w:szCs w:val="22"/>
                <w:lang w:eastAsia="zh-CN"/>
              </w:rPr>
              <w:t xml:space="preserve">   </w:t>
            </w:r>
            <w:r w:rsidRPr="00ED6FAF">
              <w:rPr>
                <w:rFonts w:cs="Arial"/>
                <w:b/>
                <w:bCs/>
                <w:color w:val="000000"/>
                <w:szCs w:val="22"/>
                <w:lang w:eastAsia="zh-CN"/>
              </w:rPr>
              <w:t>Element</w:t>
            </w:r>
          </w:p>
        </w:tc>
        <w:tc>
          <w:tcPr>
            <w:tcW w:w="3369" w:type="pct"/>
            <w:tcBorders>
              <w:top w:val="single" w:sz="4" w:space="0" w:color="auto"/>
              <w:bottom w:val="single" w:sz="4" w:space="0" w:color="auto"/>
            </w:tcBorders>
            <w:shd w:val="clear" w:color="auto" w:fill="D9D9D9"/>
            <w:vAlign w:val="center"/>
            <w:hideMark/>
          </w:tcPr>
          <w:p w14:paraId="6BA339EF" w14:textId="77777777" w:rsidR="005F2937" w:rsidRDefault="005F2937" w:rsidP="009504CF">
            <w:pPr>
              <w:spacing w:before="60" w:after="60"/>
              <w:jc w:val="center"/>
              <w:rPr>
                <w:rFonts w:cs="Arial"/>
                <w:b/>
                <w:bCs/>
                <w:color w:val="000000"/>
                <w:szCs w:val="22"/>
                <w:lang w:eastAsia="zh-CN"/>
              </w:rPr>
            </w:pPr>
            <w:r w:rsidRPr="00ED6FAF">
              <w:rPr>
                <w:rFonts w:cs="Arial"/>
                <w:b/>
                <w:bCs/>
                <w:color w:val="000000"/>
                <w:szCs w:val="22"/>
                <w:lang w:eastAsia="zh-CN"/>
              </w:rPr>
              <w:t>Total concentration [mol L</w:t>
            </w:r>
            <w:r w:rsidRPr="00ED6FAF">
              <w:rPr>
                <w:rFonts w:cs="Arial"/>
                <w:b/>
                <w:bCs/>
                <w:color w:val="000000"/>
                <w:szCs w:val="22"/>
                <w:vertAlign w:val="superscript"/>
                <w:lang w:eastAsia="zh-CN"/>
              </w:rPr>
              <w:t>-1</w:t>
            </w:r>
            <w:r w:rsidRPr="00ED6FAF">
              <w:rPr>
                <w:rFonts w:cs="Arial"/>
                <w:b/>
                <w:bCs/>
                <w:color w:val="000000"/>
                <w:szCs w:val="22"/>
                <w:lang w:eastAsia="zh-CN"/>
              </w:rPr>
              <w:t>]</w:t>
            </w:r>
          </w:p>
        </w:tc>
      </w:tr>
      <w:tr w:rsidR="005F2937" w:rsidRPr="00ED6FAF" w14:paraId="3A447CA4" w14:textId="77777777" w:rsidTr="009504CF">
        <w:trPr>
          <w:trHeight w:val="254"/>
        </w:trPr>
        <w:tc>
          <w:tcPr>
            <w:tcW w:w="1631" w:type="pct"/>
            <w:tcBorders>
              <w:top w:val="single" w:sz="4" w:space="0" w:color="auto"/>
            </w:tcBorders>
            <w:shd w:val="clear" w:color="auto" w:fill="auto"/>
            <w:vAlign w:val="center"/>
            <w:hideMark/>
          </w:tcPr>
          <w:p w14:paraId="42917462"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Na</w:t>
            </w:r>
            <w:r w:rsidRPr="003621AA">
              <w:rPr>
                <w:rFonts w:cs="Arial"/>
                <w:b/>
                <w:bCs/>
                <w:noProof/>
                <w:szCs w:val="22"/>
                <w:vertAlign w:val="superscript"/>
                <w:lang w:eastAsia="zh-CN"/>
              </w:rPr>
              <w:t>+</w:t>
            </w:r>
          </w:p>
        </w:tc>
        <w:tc>
          <w:tcPr>
            <w:tcW w:w="3369" w:type="pct"/>
            <w:tcBorders>
              <w:top w:val="single" w:sz="4" w:space="0" w:color="auto"/>
            </w:tcBorders>
            <w:shd w:val="clear" w:color="auto" w:fill="auto"/>
            <w:vAlign w:val="center"/>
            <w:hideMark/>
          </w:tcPr>
          <w:p w14:paraId="612A9935"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2.40</w:t>
            </w:r>
            <w:r w:rsidRPr="000423E6">
              <w:rPr>
                <w:rFonts w:cs="Arial"/>
                <w:color w:val="000000"/>
                <w:szCs w:val="22"/>
                <w:lang w:eastAsia="zh-CN"/>
              </w:rPr>
              <w:t>×10</w:t>
            </w:r>
            <w:r w:rsidRPr="000423E6">
              <w:rPr>
                <w:rFonts w:cs="Arial"/>
                <w:color w:val="000000"/>
                <w:szCs w:val="22"/>
                <w:vertAlign w:val="superscript"/>
                <w:lang w:eastAsia="zh-CN"/>
              </w:rPr>
              <w:t>-01</w:t>
            </w:r>
          </w:p>
        </w:tc>
      </w:tr>
      <w:tr w:rsidR="005F2937" w:rsidRPr="00ED6FAF" w14:paraId="20F1397A" w14:textId="77777777" w:rsidTr="009504CF">
        <w:trPr>
          <w:trHeight w:val="254"/>
        </w:trPr>
        <w:tc>
          <w:tcPr>
            <w:tcW w:w="1631" w:type="pct"/>
            <w:shd w:val="clear" w:color="auto" w:fill="auto"/>
            <w:vAlign w:val="center"/>
            <w:hideMark/>
          </w:tcPr>
          <w:p w14:paraId="706E791D"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K</w:t>
            </w:r>
            <w:r w:rsidRPr="003621AA">
              <w:rPr>
                <w:rFonts w:cs="Arial"/>
                <w:b/>
                <w:bCs/>
                <w:noProof/>
                <w:szCs w:val="22"/>
                <w:vertAlign w:val="superscript"/>
                <w:lang w:eastAsia="zh-CN"/>
              </w:rPr>
              <w:t>+</w:t>
            </w:r>
          </w:p>
        </w:tc>
        <w:tc>
          <w:tcPr>
            <w:tcW w:w="3369" w:type="pct"/>
            <w:shd w:val="clear" w:color="auto" w:fill="auto"/>
            <w:vAlign w:val="center"/>
            <w:hideMark/>
          </w:tcPr>
          <w:p w14:paraId="5929500F"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1.60</w:t>
            </w:r>
            <w:r w:rsidRPr="000423E6">
              <w:rPr>
                <w:rFonts w:cs="Arial"/>
                <w:color w:val="000000"/>
                <w:szCs w:val="22"/>
                <w:lang w:eastAsia="zh-CN"/>
              </w:rPr>
              <w:t>×10</w:t>
            </w:r>
            <w:r w:rsidRPr="000423E6">
              <w:rPr>
                <w:rFonts w:cs="Arial"/>
                <w:color w:val="000000"/>
                <w:szCs w:val="22"/>
                <w:vertAlign w:val="superscript"/>
                <w:lang w:eastAsia="zh-CN"/>
              </w:rPr>
              <w:t>-03</w:t>
            </w:r>
          </w:p>
        </w:tc>
      </w:tr>
      <w:tr w:rsidR="005F2937" w:rsidRPr="00ED6FAF" w14:paraId="2B8685D8" w14:textId="77777777" w:rsidTr="009504CF">
        <w:trPr>
          <w:trHeight w:val="254"/>
        </w:trPr>
        <w:tc>
          <w:tcPr>
            <w:tcW w:w="1631" w:type="pct"/>
            <w:shd w:val="clear" w:color="auto" w:fill="auto"/>
            <w:vAlign w:val="center"/>
            <w:hideMark/>
          </w:tcPr>
          <w:p w14:paraId="6136B19E"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Mg</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0A48F25D"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1.70</w:t>
            </w:r>
            <w:r w:rsidRPr="000423E6">
              <w:rPr>
                <w:rFonts w:cs="Arial"/>
                <w:color w:val="000000"/>
                <w:szCs w:val="22"/>
                <w:lang w:eastAsia="zh-CN"/>
              </w:rPr>
              <w:t>×10</w:t>
            </w:r>
            <w:r w:rsidRPr="000423E6">
              <w:rPr>
                <w:rFonts w:cs="Arial"/>
                <w:color w:val="000000"/>
                <w:szCs w:val="22"/>
                <w:vertAlign w:val="superscript"/>
                <w:lang w:eastAsia="zh-CN"/>
              </w:rPr>
              <w:t>-02</w:t>
            </w:r>
          </w:p>
        </w:tc>
      </w:tr>
      <w:tr w:rsidR="005F2937" w:rsidRPr="00ED6FAF" w14:paraId="19E051D6" w14:textId="77777777" w:rsidTr="009504CF">
        <w:trPr>
          <w:trHeight w:val="254"/>
        </w:trPr>
        <w:tc>
          <w:tcPr>
            <w:tcW w:w="1631" w:type="pct"/>
            <w:shd w:val="clear" w:color="auto" w:fill="auto"/>
            <w:vAlign w:val="center"/>
            <w:hideMark/>
          </w:tcPr>
          <w:p w14:paraId="62C981D0"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Ca</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6785FA4D"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2.60</w:t>
            </w:r>
            <w:r w:rsidRPr="000423E6">
              <w:rPr>
                <w:rFonts w:cs="Arial"/>
                <w:color w:val="000000"/>
                <w:szCs w:val="22"/>
                <w:lang w:eastAsia="zh-CN"/>
              </w:rPr>
              <w:t>×10</w:t>
            </w:r>
            <w:r w:rsidRPr="000423E6">
              <w:rPr>
                <w:rFonts w:cs="Arial"/>
                <w:color w:val="000000"/>
                <w:szCs w:val="22"/>
                <w:vertAlign w:val="superscript"/>
                <w:lang w:eastAsia="zh-CN"/>
              </w:rPr>
              <w:t>-02</w:t>
            </w:r>
          </w:p>
        </w:tc>
      </w:tr>
      <w:tr w:rsidR="005F2937" w:rsidRPr="00ED6FAF" w14:paraId="6D85F47F" w14:textId="77777777" w:rsidTr="009504CF">
        <w:trPr>
          <w:trHeight w:val="254"/>
        </w:trPr>
        <w:tc>
          <w:tcPr>
            <w:tcW w:w="1631" w:type="pct"/>
            <w:shd w:val="clear" w:color="auto" w:fill="auto"/>
            <w:vAlign w:val="center"/>
            <w:hideMark/>
          </w:tcPr>
          <w:p w14:paraId="4DB04DDE"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Sr</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7FA8104A"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5.10</w:t>
            </w:r>
            <w:r w:rsidRPr="000423E6">
              <w:rPr>
                <w:rFonts w:cs="Arial"/>
                <w:color w:val="000000"/>
                <w:szCs w:val="22"/>
                <w:lang w:eastAsia="zh-CN"/>
              </w:rPr>
              <w:t>×10</w:t>
            </w:r>
            <w:r w:rsidRPr="000423E6">
              <w:rPr>
                <w:rFonts w:cs="Arial"/>
                <w:color w:val="000000"/>
                <w:szCs w:val="22"/>
                <w:vertAlign w:val="superscript"/>
                <w:lang w:eastAsia="zh-CN"/>
              </w:rPr>
              <w:t>-04</w:t>
            </w:r>
          </w:p>
        </w:tc>
      </w:tr>
      <w:tr w:rsidR="005F2937" w:rsidRPr="00ED6FAF" w14:paraId="4061B6FA" w14:textId="77777777" w:rsidTr="009504CF">
        <w:trPr>
          <w:trHeight w:val="254"/>
        </w:trPr>
        <w:tc>
          <w:tcPr>
            <w:tcW w:w="1631" w:type="pct"/>
            <w:shd w:val="clear" w:color="auto" w:fill="auto"/>
            <w:vAlign w:val="center"/>
            <w:hideMark/>
          </w:tcPr>
          <w:p w14:paraId="470191AA"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Cl</w:t>
            </w:r>
            <w:r w:rsidRPr="003621AA">
              <w:rPr>
                <w:rFonts w:cs="Arial"/>
                <w:color w:val="000000"/>
                <w:szCs w:val="22"/>
                <w:vertAlign w:val="superscript"/>
                <w:lang w:eastAsia="zh-CN"/>
              </w:rPr>
              <w:t>-</w:t>
            </w:r>
          </w:p>
        </w:tc>
        <w:tc>
          <w:tcPr>
            <w:tcW w:w="3369" w:type="pct"/>
            <w:shd w:val="clear" w:color="auto" w:fill="auto"/>
            <w:vAlign w:val="center"/>
            <w:hideMark/>
          </w:tcPr>
          <w:p w14:paraId="223E0565"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3.00</w:t>
            </w:r>
            <w:r w:rsidRPr="000423E6">
              <w:rPr>
                <w:rFonts w:cs="Arial"/>
                <w:color w:val="000000"/>
                <w:szCs w:val="22"/>
                <w:lang w:eastAsia="zh-CN"/>
              </w:rPr>
              <w:t>×10</w:t>
            </w:r>
            <w:r w:rsidRPr="000423E6">
              <w:rPr>
                <w:rFonts w:cs="Arial"/>
                <w:color w:val="000000"/>
                <w:szCs w:val="22"/>
                <w:vertAlign w:val="superscript"/>
                <w:lang w:eastAsia="zh-CN"/>
              </w:rPr>
              <w:t>-01</w:t>
            </w:r>
          </w:p>
        </w:tc>
      </w:tr>
      <w:tr w:rsidR="005F2937" w:rsidRPr="00ED6FAF" w14:paraId="67063239" w14:textId="77777777" w:rsidTr="009504CF">
        <w:trPr>
          <w:trHeight w:val="254"/>
        </w:trPr>
        <w:tc>
          <w:tcPr>
            <w:tcW w:w="1631" w:type="pct"/>
            <w:tcBorders>
              <w:bottom w:val="nil"/>
            </w:tcBorders>
            <w:shd w:val="clear" w:color="auto" w:fill="auto"/>
            <w:vAlign w:val="center"/>
            <w:hideMark/>
          </w:tcPr>
          <w:p w14:paraId="7FB57300"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SO</w:t>
            </w:r>
            <w:r w:rsidRPr="00ED6FAF">
              <w:rPr>
                <w:rFonts w:cs="Arial"/>
                <w:color w:val="000000"/>
                <w:szCs w:val="22"/>
                <w:vertAlign w:val="subscript"/>
                <w:lang w:eastAsia="zh-CN"/>
              </w:rPr>
              <w:t>4</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tcBorders>
              <w:bottom w:val="nil"/>
            </w:tcBorders>
            <w:shd w:val="clear" w:color="auto" w:fill="auto"/>
            <w:vAlign w:val="center"/>
            <w:hideMark/>
          </w:tcPr>
          <w:p w14:paraId="6F09D390"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1.40</w:t>
            </w:r>
            <w:r w:rsidRPr="000423E6">
              <w:rPr>
                <w:rFonts w:cs="Arial"/>
                <w:color w:val="000000"/>
                <w:szCs w:val="22"/>
                <w:lang w:eastAsia="zh-CN"/>
              </w:rPr>
              <w:t>×10</w:t>
            </w:r>
            <w:r w:rsidRPr="000423E6">
              <w:rPr>
                <w:rFonts w:cs="Arial"/>
                <w:color w:val="000000"/>
                <w:szCs w:val="22"/>
                <w:vertAlign w:val="superscript"/>
                <w:lang w:eastAsia="zh-CN"/>
              </w:rPr>
              <w:t>-02</w:t>
            </w:r>
          </w:p>
        </w:tc>
      </w:tr>
      <w:tr w:rsidR="005F2937" w:rsidRPr="00ED6FAF" w14:paraId="4AE71613" w14:textId="77777777" w:rsidTr="009504CF">
        <w:trPr>
          <w:trHeight w:val="254"/>
        </w:trPr>
        <w:tc>
          <w:tcPr>
            <w:tcW w:w="1631" w:type="pct"/>
            <w:tcBorders>
              <w:top w:val="nil"/>
              <w:bottom w:val="single" w:sz="4" w:space="0" w:color="auto"/>
            </w:tcBorders>
            <w:shd w:val="clear" w:color="auto" w:fill="auto"/>
            <w:vAlign w:val="center"/>
            <w:hideMark/>
          </w:tcPr>
          <w:p w14:paraId="73C198BC"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CO</w:t>
            </w:r>
            <w:r w:rsidRPr="00ED6FAF">
              <w:rPr>
                <w:rFonts w:cs="Arial"/>
                <w:color w:val="000000"/>
                <w:szCs w:val="22"/>
                <w:vertAlign w:val="subscript"/>
                <w:lang w:eastAsia="zh-CN"/>
              </w:rPr>
              <w:t>3</w:t>
            </w:r>
            <w:r w:rsidRPr="003621AA">
              <w:rPr>
                <w:rFonts w:cs="Arial"/>
                <w:color w:val="000000"/>
                <w:szCs w:val="22"/>
                <w:vertAlign w:val="superscript"/>
                <w:lang w:eastAsia="zh-CN"/>
              </w:rPr>
              <w:t>2</w:t>
            </w:r>
            <w:r w:rsidRPr="003621AA">
              <w:rPr>
                <w:rFonts w:cs="Arial"/>
                <w:b/>
                <w:bCs/>
                <w:noProof/>
                <w:szCs w:val="22"/>
                <w:vertAlign w:val="superscript"/>
                <w:lang w:eastAsia="zh-CN"/>
              </w:rPr>
              <w:t>-</w:t>
            </w:r>
            <w:r w:rsidRPr="00ED6FAF">
              <w:rPr>
                <w:rFonts w:cs="Arial"/>
                <w:color w:val="000000"/>
                <w:szCs w:val="22"/>
                <w:lang w:eastAsia="zh-CN"/>
              </w:rPr>
              <w:t>/HCO</w:t>
            </w:r>
            <w:r w:rsidRPr="00ED6FAF">
              <w:rPr>
                <w:rFonts w:cs="Arial"/>
                <w:color w:val="000000"/>
                <w:szCs w:val="22"/>
                <w:vertAlign w:val="subscript"/>
                <w:lang w:eastAsia="zh-CN"/>
              </w:rPr>
              <w:t>3</w:t>
            </w:r>
            <w:r w:rsidRPr="003621AA">
              <w:rPr>
                <w:rFonts w:cs="Arial"/>
                <w:color w:val="000000"/>
                <w:szCs w:val="22"/>
                <w:vertAlign w:val="superscript"/>
                <w:lang w:eastAsia="zh-CN"/>
              </w:rPr>
              <w:t>-</w:t>
            </w:r>
          </w:p>
        </w:tc>
        <w:tc>
          <w:tcPr>
            <w:tcW w:w="3369" w:type="pct"/>
            <w:tcBorders>
              <w:top w:val="nil"/>
              <w:bottom w:val="single" w:sz="4" w:space="0" w:color="auto"/>
            </w:tcBorders>
            <w:shd w:val="clear" w:color="auto" w:fill="auto"/>
            <w:vAlign w:val="center"/>
            <w:hideMark/>
          </w:tcPr>
          <w:p w14:paraId="650D50F1"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4.76</w:t>
            </w:r>
            <w:r w:rsidRPr="000423E6">
              <w:rPr>
                <w:rFonts w:cs="Arial"/>
                <w:color w:val="000000"/>
                <w:szCs w:val="22"/>
                <w:lang w:eastAsia="zh-CN"/>
              </w:rPr>
              <w:t>×10</w:t>
            </w:r>
            <w:r w:rsidRPr="000423E6">
              <w:rPr>
                <w:rFonts w:cs="Arial"/>
                <w:color w:val="000000"/>
                <w:szCs w:val="22"/>
                <w:vertAlign w:val="superscript"/>
                <w:lang w:eastAsia="zh-CN"/>
              </w:rPr>
              <w:t>-04</w:t>
            </w:r>
          </w:p>
        </w:tc>
      </w:tr>
      <w:tr w:rsidR="005F2937" w:rsidRPr="00ED6FAF" w14:paraId="184FE84C" w14:textId="77777777" w:rsidTr="009504CF">
        <w:trPr>
          <w:trHeight w:val="254"/>
        </w:trPr>
        <w:tc>
          <w:tcPr>
            <w:tcW w:w="1631" w:type="pct"/>
            <w:tcBorders>
              <w:top w:val="single" w:sz="4" w:space="0" w:color="auto"/>
            </w:tcBorders>
            <w:shd w:val="clear" w:color="auto" w:fill="auto"/>
            <w:vAlign w:val="center"/>
            <w:hideMark/>
          </w:tcPr>
          <w:p w14:paraId="1E46BFA8"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pH</w:t>
            </w:r>
          </w:p>
        </w:tc>
        <w:tc>
          <w:tcPr>
            <w:tcW w:w="3369" w:type="pct"/>
            <w:tcBorders>
              <w:top w:val="single" w:sz="4" w:space="0" w:color="auto"/>
            </w:tcBorders>
            <w:shd w:val="clear" w:color="auto" w:fill="auto"/>
            <w:vAlign w:val="center"/>
            <w:hideMark/>
          </w:tcPr>
          <w:p w14:paraId="1B3340F6"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7.6</w:t>
            </w:r>
          </w:p>
        </w:tc>
      </w:tr>
      <w:tr w:rsidR="005F2937" w:rsidRPr="00ED6FAF" w14:paraId="753B1F48" w14:textId="77777777" w:rsidTr="009504CF">
        <w:trPr>
          <w:trHeight w:val="254"/>
        </w:trPr>
        <w:tc>
          <w:tcPr>
            <w:tcW w:w="1631" w:type="pct"/>
            <w:shd w:val="clear" w:color="auto" w:fill="auto"/>
            <w:vAlign w:val="center"/>
            <w:hideMark/>
          </w:tcPr>
          <w:p w14:paraId="4C8F77A9"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 xml:space="preserve">Sum </w:t>
            </w:r>
            <w:r>
              <w:rPr>
                <w:rFonts w:cs="Arial"/>
                <w:color w:val="000000"/>
                <w:szCs w:val="22"/>
                <w:lang w:eastAsia="zh-CN"/>
              </w:rPr>
              <w:t xml:space="preserve">of </w:t>
            </w:r>
            <w:r w:rsidRPr="00ED6FAF">
              <w:rPr>
                <w:rFonts w:cs="Arial"/>
                <w:color w:val="000000"/>
                <w:szCs w:val="22"/>
                <w:lang w:eastAsia="zh-CN"/>
              </w:rPr>
              <w:t>cations</w:t>
            </w:r>
          </w:p>
        </w:tc>
        <w:tc>
          <w:tcPr>
            <w:tcW w:w="3369" w:type="pct"/>
            <w:shd w:val="clear" w:color="auto" w:fill="auto"/>
            <w:vAlign w:val="center"/>
            <w:hideMark/>
          </w:tcPr>
          <w:p w14:paraId="36EE763F"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0.328 eq L</w:t>
            </w:r>
            <w:r w:rsidRPr="00ED6FAF">
              <w:rPr>
                <w:rFonts w:cs="Arial"/>
                <w:color w:val="000000"/>
                <w:szCs w:val="22"/>
                <w:vertAlign w:val="superscript"/>
                <w:lang w:eastAsia="zh-CN"/>
              </w:rPr>
              <w:t>-1</w:t>
            </w:r>
          </w:p>
        </w:tc>
      </w:tr>
      <w:tr w:rsidR="005F2937" w:rsidRPr="00ED6FAF" w14:paraId="01E4DDC3" w14:textId="77777777" w:rsidTr="009504CF">
        <w:trPr>
          <w:trHeight w:val="254"/>
        </w:trPr>
        <w:tc>
          <w:tcPr>
            <w:tcW w:w="1631" w:type="pct"/>
            <w:shd w:val="clear" w:color="auto" w:fill="auto"/>
            <w:vAlign w:val="center"/>
            <w:hideMark/>
          </w:tcPr>
          <w:p w14:paraId="782C0989"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 xml:space="preserve">Sum </w:t>
            </w:r>
            <w:r>
              <w:rPr>
                <w:rFonts w:cs="Arial"/>
                <w:color w:val="000000"/>
                <w:szCs w:val="22"/>
                <w:lang w:eastAsia="zh-CN"/>
              </w:rPr>
              <w:t xml:space="preserve">of </w:t>
            </w:r>
            <w:r w:rsidRPr="00ED6FAF">
              <w:rPr>
                <w:rFonts w:cs="Arial"/>
                <w:color w:val="000000"/>
                <w:szCs w:val="22"/>
                <w:lang w:eastAsia="zh-CN"/>
              </w:rPr>
              <w:t>anions</w:t>
            </w:r>
          </w:p>
        </w:tc>
        <w:tc>
          <w:tcPr>
            <w:tcW w:w="3369" w:type="pct"/>
            <w:shd w:val="clear" w:color="auto" w:fill="auto"/>
            <w:vAlign w:val="center"/>
            <w:hideMark/>
          </w:tcPr>
          <w:p w14:paraId="4C76BAB0"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0.328 eq L</w:t>
            </w:r>
            <w:r w:rsidRPr="005971EC">
              <w:rPr>
                <w:rFonts w:cs="Arial"/>
                <w:color w:val="000000"/>
                <w:szCs w:val="22"/>
                <w:lang w:eastAsia="zh-CN"/>
              </w:rPr>
              <w:t>-1</w:t>
            </w:r>
          </w:p>
        </w:tc>
      </w:tr>
      <w:tr w:rsidR="005F2937" w:rsidRPr="00ED6FAF" w14:paraId="7F68F626" w14:textId="77777777" w:rsidTr="009504CF">
        <w:trPr>
          <w:trHeight w:val="254"/>
        </w:trPr>
        <w:tc>
          <w:tcPr>
            <w:tcW w:w="1631" w:type="pct"/>
            <w:tcBorders>
              <w:bottom w:val="single" w:sz="4" w:space="0" w:color="auto"/>
            </w:tcBorders>
            <w:shd w:val="clear" w:color="auto" w:fill="auto"/>
            <w:vAlign w:val="center"/>
            <w:hideMark/>
          </w:tcPr>
          <w:p w14:paraId="441C43ED" w14:textId="77777777" w:rsidR="005F2937" w:rsidRPr="00ED6FAF" w:rsidRDefault="005F2937" w:rsidP="009504CF">
            <w:pPr>
              <w:spacing w:before="0" w:after="0"/>
              <w:ind w:firstLine="328"/>
              <w:rPr>
                <w:rFonts w:cs="Arial"/>
                <w:color w:val="000000"/>
                <w:szCs w:val="22"/>
                <w:lang w:eastAsia="zh-CN"/>
              </w:rPr>
            </w:pPr>
            <w:r w:rsidRPr="00ED6FAF">
              <w:rPr>
                <w:rFonts w:cs="Arial"/>
                <w:color w:val="000000"/>
                <w:szCs w:val="22"/>
                <w:lang w:eastAsia="zh-CN"/>
              </w:rPr>
              <w:t>Ionic strength</w:t>
            </w:r>
          </w:p>
        </w:tc>
        <w:tc>
          <w:tcPr>
            <w:tcW w:w="3369" w:type="pct"/>
            <w:tcBorders>
              <w:bottom w:val="single" w:sz="4" w:space="0" w:color="auto"/>
            </w:tcBorders>
            <w:shd w:val="clear" w:color="auto" w:fill="auto"/>
            <w:vAlign w:val="center"/>
            <w:hideMark/>
          </w:tcPr>
          <w:p w14:paraId="0B66BCE3" w14:textId="77777777" w:rsidR="005F2937" w:rsidRPr="00ED6FAF" w:rsidRDefault="005F2937" w:rsidP="009504CF">
            <w:pPr>
              <w:spacing w:before="0" w:after="0"/>
              <w:jc w:val="center"/>
              <w:rPr>
                <w:rFonts w:cs="Arial"/>
                <w:color w:val="000000"/>
                <w:szCs w:val="22"/>
                <w:lang w:eastAsia="zh-CN"/>
              </w:rPr>
            </w:pPr>
            <w:r w:rsidRPr="00ED6FAF">
              <w:rPr>
                <w:rFonts w:cs="Arial"/>
                <w:color w:val="000000"/>
                <w:szCs w:val="22"/>
                <w:lang w:eastAsia="zh-CN"/>
              </w:rPr>
              <w:t>0.39</w:t>
            </w:r>
            <w:r>
              <w:rPr>
                <w:rFonts w:cs="Arial"/>
                <w:color w:val="000000"/>
                <w:szCs w:val="22"/>
                <w:lang w:eastAsia="zh-CN"/>
              </w:rPr>
              <w:t> mol L</w:t>
            </w:r>
            <w:r w:rsidRPr="005971EC">
              <w:rPr>
                <w:rFonts w:cs="Arial"/>
                <w:color w:val="000000"/>
                <w:szCs w:val="22"/>
                <w:lang w:eastAsia="zh-CN"/>
              </w:rPr>
              <w:t>-1</w:t>
            </w:r>
          </w:p>
        </w:tc>
      </w:tr>
    </w:tbl>
    <w:p w14:paraId="7E90D6F8" w14:textId="77777777" w:rsidR="005F2937" w:rsidRPr="005F2937" w:rsidRDefault="005F2937" w:rsidP="00F7033C">
      <w:pPr>
        <w:rPr>
          <w:rFonts w:cs="Arial"/>
          <w:szCs w:val="22"/>
          <w:lang w:eastAsia="zh-CN"/>
        </w:rPr>
      </w:pPr>
    </w:p>
    <w:p w14:paraId="09D37E97" w14:textId="1ACC7D74" w:rsidR="00974DA0" w:rsidRPr="00B44859" w:rsidRDefault="005F2937" w:rsidP="00974DA0">
      <w:pPr>
        <w:pStyle w:val="Heading4"/>
      </w:pPr>
      <w:bookmarkStart w:id="1144" w:name="_Toc520374813"/>
      <w:r>
        <w:t>E</w:t>
      </w:r>
      <w:r w:rsidR="00974DA0">
        <w:t>xperimental data</w:t>
      </w:r>
      <w:bookmarkEnd w:id="1144"/>
    </w:p>
    <w:p w14:paraId="11AC1264" w14:textId="77D0D34B" w:rsidR="00974DA0" w:rsidRDefault="00974DA0" w:rsidP="00974DA0">
      <w:pPr>
        <w:rPr>
          <w:rFonts w:cs="Arial"/>
          <w:szCs w:val="22"/>
          <w:lang w:eastAsia="zh-CN"/>
        </w:rPr>
      </w:pPr>
      <w:r>
        <w:rPr>
          <w:rFonts w:cs="Arial"/>
          <w:szCs w:val="22"/>
          <w:lang w:eastAsia="zh-CN"/>
        </w:rPr>
        <w:t>The concentrations of all tracers</w:t>
      </w:r>
      <w:r w:rsidR="00A90D66">
        <w:rPr>
          <w:rFonts w:cs="Arial"/>
          <w:szCs w:val="22"/>
          <w:lang w:eastAsia="zh-CN"/>
        </w:rPr>
        <w:t xml:space="preserve"> in the tank</w:t>
      </w:r>
      <w:r>
        <w:rPr>
          <w:rFonts w:cs="Arial"/>
          <w:szCs w:val="22"/>
          <w:lang w:eastAsia="zh-CN"/>
        </w:rPr>
        <w:t xml:space="preserve"> were </w:t>
      </w:r>
      <w:r w:rsidR="005F2937">
        <w:rPr>
          <w:rFonts w:cs="Arial"/>
          <w:szCs w:val="22"/>
          <w:lang w:eastAsia="zh-CN"/>
        </w:rPr>
        <w:t>analyzed</w:t>
      </w:r>
      <w:r>
        <w:rPr>
          <w:rFonts w:cs="Arial"/>
          <w:szCs w:val="22"/>
          <w:lang w:eastAsia="zh-CN"/>
        </w:rPr>
        <w:t xml:space="preserve"> at designated </w:t>
      </w:r>
      <w:r w:rsidR="005F2937">
        <w:rPr>
          <w:rFonts w:cs="Arial"/>
          <w:szCs w:val="22"/>
          <w:lang w:eastAsia="zh-CN"/>
        </w:rPr>
        <w:t>intervals</w:t>
      </w:r>
      <w:r w:rsidR="004474F5">
        <w:rPr>
          <w:rFonts w:cs="Arial"/>
          <w:szCs w:val="22"/>
          <w:lang w:eastAsia="zh-CN"/>
        </w:rPr>
        <w:t xml:space="preserve">.  </w:t>
      </w:r>
      <w:r>
        <w:rPr>
          <w:rFonts w:cs="Arial"/>
          <w:szCs w:val="22"/>
          <w:lang w:eastAsia="zh-CN"/>
        </w:rPr>
        <w:t xml:space="preserve">The </w:t>
      </w:r>
      <w:r>
        <w:rPr>
          <w:rFonts w:cs="Arial"/>
          <w:szCs w:val="22"/>
          <w:lang w:eastAsia="zh-CN"/>
        </w:rPr>
        <w:lastRenderedPageBreak/>
        <w:t xml:space="preserve">measured results, after making any necessary corrections for decay, are listed in </w:t>
      </w:r>
      <w:r w:rsidR="005F2937">
        <w:rPr>
          <w:rFonts w:cs="Arial"/>
          <w:szCs w:val="22"/>
          <w:lang w:eastAsia="zh-CN"/>
        </w:rPr>
        <w:fldChar w:fldCharType="begin"/>
      </w:r>
      <w:r w:rsidR="005F2937">
        <w:rPr>
          <w:rFonts w:cs="Arial"/>
          <w:szCs w:val="22"/>
          <w:lang w:eastAsia="zh-CN"/>
        </w:rPr>
        <w:instrText xml:space="preserve"> REF _Ref455738088 \h </w:instrText>
      </w:r>
      <w:r w:rsidR="005F2937">
        <w:rPr>
          <w:rFonts w:cs="Arial"/>
          <w:szCs w:val="22"/>
          <w:lang w:eastAsia="zh-CN"/>
        </w:rPr>
      </w:r>
      <w:r w:rsidR="005F2937">
        <w:rPr>
          <w:rFonts w:cs="Arial"/>
          <w:szCs w:val="22"/>
          <w:lang w:eastAsia="zh-CN"/>
        </w:rPr>
        <w:fldChar w:fldCharType="separate"/>
      </w:r>
      <w:r w:rsidR="00B560DA">
        <w:t xml:space="preserve">Table </w:t>
      </w:r>
      <w:r w:rsidR="00B560DA">
        <w:rPr>
          <w:noProof/>
        </w:rPr>
        <w:t>4</w:t>
      </w:r>
      <w:r w:rsidR="00B560DA">
        <w:t>.</w:t>
      </w:r>
      <w:r w:rsidR="00B560DA">
        <w:rPr>
          <w:noProof/>
        </w:rPr>
        <w:t>4</w:t>
      </w:r>
      <w:r w:rsidR="005F2937">
        <w:rPr>
          <w:rFonts w:cs="Arial"/>
          <w:szCs w:val="22"/>
          <w:lang w:eastAsia="zh-CN"/>
        </w:rPr>
        <w:fldChar w:fldCharType="end"/>
      </w:r>
      <w:r>
        <w:rPr>
          <w:rFonts w:cs="Arial"/>
          <w:szCs w:val="22"/>
          <w:lang w:eastAsia="zh-CN"/>
        </w:rPr>
        <w:t>.</w:t>
      </w:r>
    </w:p>
    <w:p w14:paraId="69DC278C" w14:textId="51B4F200" w:rsidR="00F7033C" w:rsidRDefault="00F7033C" w:rsidP="00F7033C">
      <w:pPr>
        <w:rPr>
          <w:rFonts w:cs="Arial"/>
          <w:szCs w:val="22"/>
          <w:lang w:eastAsia="zh-CN"/>
        </w:rPr>
      </w:pPr>
      <w:r>
        <w:rPr>
          <w:rFonts w:cs="Arial"/>
          <w:szCs w:val="22"/>
          <w:lang w:eastAsia="zh-CN"/>
        </w:rPr>
        <w:t>The concentrations of major ions were measured at the beginning of the experiment and at 168.8 days only, because they were in equilibrium with the OPA and thus expected to be unchanged</w:t>
      </w:r>
      <w:r w:rsidR="005F2937">
        <w:rPr>
          <w:rFonts w:cs="Arial"/>
          <w:szCs w:val="22"/>
          <w:lang w:eastAsia="zh-CN"/>
        </w:rPr>
        <w:t xml:space="preserve">, which was confirmed by the test results (Xie </w:t>
      </w:r>
      <w:r w:rsidR="004474F5">
        <w:rPr>
          <w:rFonts w:cs="Arial"/>
          <w:szCs w:val="22"/>
          <w:lang w:eastAsia="zh-CN"/>
        </w:rPr>
        <w:t xml:space="preserve">et al. </w:t>
      </w:r>
      <w:r w:rsidR="005F2937">
        <w:rPr>
          <w:rFonts w:cs="Arial"/>
          <w:szCs w:val="22"/>
          <w:lang w:eastAsia="zh-CN"/>
        </w:rPr>
        <w:t>2014)</w:t>
      </w:r>
      <w:r w:rsidR="004474F5">
        <w:rPr>
          <w:rFonts w:cs="Arial"/>
          <w:szCs w:val="22"/>
          <w:lang w:eastAsia="zh-CN"/>
        </w:rPr>
        <w:t xml:space="preserve">.  </w:t>
      </w:r>
    </w:p>
    <w:p w14:paraId="342B8942" w14:textId="67B648B8" w:rsidR="00F7033C" w:rsidRDefault="00F7033C" w:rsidP="00F7033C">
      <w:pPr>
        <w:pStyle w:val="Caption"/>
        <w:keepNext/>
        <w:rPr>
          <w:lang w:eastAsia="zh-CN"/>
        </w:rPr>
      </w:pPr>
      <w:bookmarkStart w:id="1145" w:name="_Ref455738088"/>
      <w:bookmarkStart w:id="1146" w:name="_Toc520374998"/>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4</w:t>
      </w:r>
      <w:r w:rsidR="00FE1AD3">
        <w:fldChar w:fldCharType="end"/>
      </w:r>
      <w:bookmarkEnd w:id="1145"/>
      <w:r>
        <w:rPr>
          <w:noProof/>
        </w:rPr>
        <w:t xml:space="preserve">: </w:t>
      </w:r>
      <w:r>
        <w:rPr>
          <w:rFonts w:hint="eastAsia"/>
          <w:lang w:eastAsia="zh-CN"/>
        </w:rPr>
        <w:t xml:space="preserve">Measured </w:t>
      </w:r>
      <w:r>
        <w:rPr>
          <w:lang w:eastAsia="zh-CN"/>
        </w:rPr>
        <w:t>T</w:t>
      </w:r>
      <w:r>
        <w:rPr>
          <w:rFonts w:hint="eastAsia"/>
          <w:lang w:eastAsia="zh-CN"/>
        </w:rPr>
        <w:t xml:space="preserve">racer </w:t>
      </w:r>
      <w:r>
        <w:rPr>
          <w:lang w:eastAsia="zh-CN"/>
        </w:rPr>
        <w:t>C</w:t>
      </w:r>
      <w:r>
        <w:rPr>
          <w:rFonts w:hint="eastAsia"/>
          <w:lang w:eastAsia="zh-CN"/>
        </w:rPr>
        <w:t>oncentration</w:t>
      </w:r>
      <w:r>
        <w:rPr>
          <w:lang w:eastAsia="zh-CN"/>
        </w:rPr>
        <w:t>s</w:t>
      </w:r>
      <w:r>
        <w:rPr>
          <w:rFonts w:hint="eastAsia"/>
          <w:lang w:eastAsia="zh-CN"/>
        </w:rPr>
        <w:t xml:space="preserve"> [mol L</w:t>
      </w:r>
      <w:r w:rsidRPr="006F0AF3">
        <w:rPr>
          <w:rFonts w:hint="eastAsia"/>
          <w:vertAlign w:val="superscript"/>
          <w:lang w:eastAsia="zh-CN"/>
        </w:rPr>
        <w:t>-1</w:t>
      </w:r>
      <w:r>
        <w:rPr>
          <w:rFonts w:hint="eastAsia"/>
          <w:lang w:eastAsia="zh-CN"/>
        </w:rPr>
        <w:t xml:space="preserve">] </w:t>
      </w:r>
      <w:r>
        <w:rPr>
          <w:lang w:eastAsia="zh-CN"/>
        </w:rPr>
        <w:t>during</w:t>
      </w:r>
      <w:r>
        <w:rPr>
          <w:rFonts w:hint="eastAsia"/>
          <w:lang w:eastAsia="zh-CN"/>
        </w:rPr>
        <w:t xml:space="preserve"> the DR-A </w:t>
      </w:r>
      <w:r>
        <w:rPr>
          <w:lang w:eastAsia="zh-CN"/>
        </w:rPr>
        <w:t>I</w:t>
      </w:r>
      <w:r>
        <w:rPr>
          <w:rFonts w:hint="eastAsia"/>
          <w:lang w:eastAsia="zh-CN"/>
        </w:rPr>
        <w:t>n</w:t>
      </w:r>
      <w:r>
        <w:rPr>
          <w:lang w:eastAsia="zh-CN"/>
        </w:rPr>
        <w:t>-</w:t>
      </w:r>
      <w:r>
        <w:rPr>
          <w:rFonts w:hint="eastAsia"/>
          <w:lang w:eastAsia="zh-CN"/>
        </w:rPr>
        <w:t xml:space="preserve">situ </w:t>
      </w:r>
      <w:r>
        <w:rPr>
          <w:lang w:eastAsia="zh-CN"/>
        </w:rPr>
        <w:t>D</w:t>
      </w:r>
      <w:r>
        <w:rPr>
          <w:rFonts w:hint="eastAsia"/>
          <w:lang w:eastAsia="zh-CN"/>
        </w:rPr>
        <w:t xml:space="preserve">iffusion </w:t>
      </w:r>
      <w:r>
        <w:rPr>
          <w:lang w:eastAsia="zh-CN"/>
        </w:rPr>
        <w:t>E</w:t>
      </w:r>
      <w:r>
        <w:rPr>
          <w:rFonts w:hint="eastAsia"/>
          <w:lang w:eastAsia="zh-CN"/>
        </w:rPr>
        <w:t>xperiment</w:t>
      </w:r>
      <w:r>
        <w:rPr>
          <w:lang w:eastAsia="zh-CN"/>
        </w:rPr>
        <w:t xml:space="preserve"> - Phase I</w:t>
      </w:r>
      <w:r>
        <w:rPr>
          <w:rFonts w:hint="eastAsia"/>
          <w:lang w:eastAsia="zh-CN"/>
        </w:rPr>
        <w:t xml:space="preserve"> (</w:t>
      </w:r>
      <w:r w:rsidR="00BD6AAF">
        <w:rPr>
          <w:lang w:eastAsia="zh-CN"/>
        </w:rPr>
        <w:t>Xie et al. 2014</w:t>
      </w:r>
      <w:r>
        <w:rPr>
          <w:rFonts w:hint="eastAsia"/>
          <w:lang w:eastAsia="zh-CN"/>
        </w:rPr>
        <w:t>)</w:t>
      </w:r>
      <w:bookmarkEnd w:id="1146"/>
    </w:p>
    <w:tbl>
      <w:tblPr>
        <w:tblW w:w="5000" w:type="pct"/>
        <w:tblBorders>
          <w:top w:val="single" w:sz="4" w:space="0" w:color="auto"/>
          <w:bottom w:val="single" w:sz="4" w:space="0" w:color="auto"/>
        </w:tblBorders>
        <w:tblLook w:val="04A0" w:firstRow="1" w:lastRow="0" w:firstColumn="1" w:lastColumn="0" w:noHBand="0" w:noVBand="1"/>
      </w:tblPr>
      <w:tblGrid>
        <w:gridCol w:w="824"/>
        <w:gridCol w:w="1303"/>
        <w:gridCol w:w="1303"/>
        <w:gridCol w:w="1303"/>
        <w:gridCol w:w="1303"/>
        <w:gridCol w:w="1303"/>
        <w:gridCol w:w="1301"/>
      </w:tblGrid>
      <w:tr w:rsidR="00974DA0" w:rsidRPr="006B1312" w14:paraId="49F6673D" w14:textId="77777777" w:rsidTr="00F453C8">
        <w:trPr>
          <w:trHeight w:val="300"/>
        </w:trPr>
        <w:tc>
          <w:tcPr>
            <w:tcW w:w="477" w:type="pct"/>
            <w:tcBorders>
              <w:bottom w:val="single" w:sz="4" w:space="0" w:color="auto"/>
            </w:tcBorders>
            <w:shd w:val="clear" w:color="auto" w:fill="D9D9D9"/>
            <w:noWrap/>
            <w:vAlign w:val="bottom"/>
            <w:hideMark/>
          </w:tcPr>
          <w:p w14:paraId="053D6F0A" w14:textId="77777777" w:rsidR="00974DA0" w:rsidRPr="006B1312" w:rsidRDefault="00974DA0" w:rsidP="00F7033C">
            <w:pPr>
              <w:spacing w:before="60" w:after="60"/>
              <w:jc w:val="center"/>
              <w:rPr>
                <w:rFonts w:cs="Arial"/>
                <w:b/>
                <w:noProof/>
                <w:sz w:val="22"/>
                <w:szCs w:val="22"/>
              </w:rPr>
            </w:pPr>
            <w:r w:rsidRPr="006B1312">
              <w:rPr>
                <w:rFonts w:cs="Arial" w:hint="eastAsia"/>
                <w:b/>
                <w:noProof/>
                <w:sz w:val="22"/>
                <w:szCs w:val="22"/>
              </w:rPr>
              <w:t>T</w:t>
            </w:r>
            <w:r w:rsidRPr="006B1312">
              <w:rPr>
                <w:rFonts w:cs="Arial"/>
                <w:b/>
                <w:noProof/>
                <w:sz w:val="22"/>
                <w:szCs w:val="22"/>
              </w:rPr>
              <w:t>ime</w:t>
            </w:r>
          </w:p>
        </w:tc>
        <w:tc>
          <w:tcPr>
            <w:tcW w:w="754" w:type="pct"/>
            <w:tcBorders>
              <w:bottom w:val="single" w:sz="4" w:space="0" w:color="auto"/>
            </w:tcBorders>
            <w:shd w:val="clear" w:color="auto" w:fill="D9D9D9"/>
            <w:noWrap/>
            <w:vAlign w:val="bottom"/>
            <w:hideMark/>
          </w:tcPr>
          <w:p w14:paraId="20D97FBE" w14:textId="77777777" w:rsidR="00974DA0" w:rsidRPr="006B1312" w:rsidRDefault="00974DA0" w:rsidP="00F7033C">
            <w:pPr>
              <w:spacing w:before="60" w:after="60"/>
              <w:jc w:val="center"/>
              <w:rPr>
                <w:rFonts w:cs="Arial"/>
                <w:b/>
                <w:noProof/>
                <w:sz w:val="22"/>
                <w:szCs w:val="22"/>
              </w:rPr>
            </w:pPr>
            <w:r w:rsidRPr="006B1312">
              <w:rPr>
                <w:rFonts w:cs="Arial"/>
                <w:b/>
                <w:bCs/>
                <w:noProof/>
                <w:sz w:val="22"/>
                <w:szCs w:val="22"/>
              </w:rPr>
              <w:t>Cs</w:t>
            </w:r>
            <w:r w:rsidRPr="006B1312">
              <w:rPr>
                <w:rFonts w:cs="Arial"/>
                <w:b/>
                <w:bCs/>
                <w:noProof/>
                <w:sz w:val="22"/>
                <w:szCs w:val="22"/>
                <w:vertAlign w:val="superscript"/>
              </w:rPr>
              <w:t>+</w:t>
            </w:r>
          </w:p>
        </w:tc>
        <w:tc>
          <w:tcPr>
            <w:tcW w:w="754" w:type="pct"/>
            <w:tcBorders>
              <w:bottom w:val="single" w:sz="4" w:space="0" w:color="auto"/>
            </w:tcBorders>
            <w:shd w:val="clear" w:color="auto" w:fill="D9D9D9"/>
            <w:noWrap/>
            <w:vAlign w:val="bottom"/>
            <w:hideMark/>
          </w:tcPr>
          <w:p w14:paraId="36245C27" w14:textId="77777777" w:rsidR="00974DA0" w:rsidRPr="006B1312" w:rsidRDefault="00974DA0" w:rsidP="00F7033C">
            <w:pPr>
              <w:spacing w:before="60" w:after="60"/>
              <w:jc w:val="center"/>
              <w:rPr>
                <w:rFonts w:cs="Arial"/>
                <w:b/>
                <w:noProof/>
                <w:sz w:val="22"/>
                <w:szCs w:val="22"/>
              </w:rPr>
            </w:pPr>
            <w:r w:rsidRPr="006B1312">
              <w:rPr>
                <w:rFonts w:cs="Arial"/>
                <w:b/>
                <w:noProof/>
                <w:sz w:val="22"/>
                <w:szCs w:val="22"/>
              </w:rPr>
              <w:t>HTO</w:t>
            </w:r>
          </w:p>
        </w:tc>
        <w:tc>
          <w:tcPr>
            <w:tcW w:w="754" w:type="pct"/>
            <w:tcBorders>
              <w:bottom w:val="single" w:sz="4" w:space="0" w:color="auto"/>
            </w:tcBorders>
            <w:shd w:val="clear" w:color="auto" w:fill="D9D9D9"/>
            <w:noWrap/>
            <w:vAlign w:val="bottom"/>
            <w:hideMark/>
          </w:tcPr>
          <w:p w14:paraId="2BF018EA" w14:textId="77777777" w:rsidR="00974DA0" w:rsidRPr="006B1312" w:rsidRDefault="00974DA0" w:rsidP="00F7033C">
            <w:pPr>
              <w:spacing w:before="60" w:after="60"/>
              <w:jc w:val="center"/>
              <w:rPr>
                <w:rFonts w:cs="Arial"/>
                <w:b/>
                <w:noProof/>
                <w:sz w:val="22"/>
                <w:szCs w:val="22"/>
              </w:rPr>
            </w:pPr>
            <w:r w:rsidRPr="006B1312">
              <w:rPr>
                <w:b/>
                <w:sz w:val="22"/>
                <w:szCs w:val="22"/>
                <w:vertAlign w:val="superscript"/>
              </w:rPr>
              <w:t>85</w:t>
            </w:r>
            <w:r w:rsidRPr="006B1312">
              <w:rPr>
                <w:b/>
                <w:sz w:val="22"/>
                <w:szCs w:val="22"/>
              </w:rPr>
              <w:t>Sr</w:t>
            </w:r>
            <w:r w:rsidRPr="006B1312">
              <w:rPr>
                <w:b/>
                <w:sz w:val="22"/>
                <w:szCs w:val="22"/>
                <w:vertAlign w:val="superscript"/>
              </w:rPr>
              <w:t>2+</w:t>
            </w:r>
          </w:p>
        </w:tc>
        <w:tc>
          <w:tcPr>
            <w:tcW w:w="754" w:type="pct"/>
            <w:tcBorders>
              <w:bottom w:val="single" w:sz="4" w:space="0" w:color="auto"/>
            </w:tcBorders>
            <w:shd w:val="clear" w:color="auto" w:fill="D9D9D9"/>
            <w:noWrap/>
            <w:vAlign w:val="bottom"/>
            <w:hideMark/>
          </w:tcPr>
          <w:p w14:paraId="34F88D32" w14:textId="77777777" w:rsidR="00974DA0" w:rsidRPr="006B1312" w:rsidRDefault="00974DA0" w:rsidP="00F7033C">
            <w:pPr>
              <w:spacing w:before="60" w:after="60"/>
              <w:jc w:val="center"/>
              <w:rPr>
                <w:rFonts w:cs="Arial"/>
                <w:b/>
                <w:noProof/>
                <w:sz w:val="22"/>
                <w:szCs w:val="22"/>
              </w:rPr>
            </w:pPr>
            <w:r w:rsidRPr="006B1312">
              <w:rPr>
                <w:b/>
                <w:sz w:val="22"/>
                <w:szCs w:val="22"/>
                <w:vertAlign w:val="superscript"/>
              </w:rPr>
              <w:t>60</w:t>
            </w:r>
            <w:r w:rsidRPr="006B1312">
              <w:rPr>
                <w:b/>
                <w:sz w:val="22"/>
                <w:szCs w:val="22"/>
              </w:rPr>
              <w:t>Co</w:t>
            </w:r>
            <w:r w:rsidRPr="006B1312">
              <w:rPr>
                <w:b/>
                <w:sz w:val="22"/>
                <w:szCs w:val="22"/>
                <w:vertAlign w:val="superscript"/>
              </w:rPr>
              <w:t>2+</w:t>
            </w:r>
          </w:p>
        </w:tc>
        <w:tc>
          <w:tcPr>
            <w:tcW w:w="754" w:type="pct"/>
            <w:tcBorders>
              <w:bottom w:val="single" w:sz="4" w:space="0" w:color="auto"/>
            </w:tcBorders>
            <w:shd w:val="clear" w:color="auto" w:fill="D9D9D9"/>
            <w:noWrap/>
            <w:vAlign w:val="bottom"/>
            <w:hideMark/>
          </w:tcPr>
          <w:p w14:paraId="3E4D75E1" w14:textId="77777777" w:rsidR="00974DA0" w:rsidRPr="006B1312" w:rsidRDefault="00974DA0" w:rsidP="00F7033C">
            <w:pPr>
              <w:spacing w:before="60" w:after="60"/>
              <w:jc w:val="center"/>
              <w:rPr>
                <w:rFonts w:cs="Arial"/>
                <w:b/>
                <w:noProof/>
                <w:sz w:val="22"/>
                <w:szCs w:val="22"/>
              </w:rPr>
            </w:pPr>
            <w:r w:rsidRPr="006B1312">
              <w:rPr>
                <w:rFonts w:cs="Arial"/>
                <w:b/>
                <w:bCs/>
                <w:noProof/>
                <w:sz w:val="22"/>
                <w:szCs w:val="22"/>
              </w:rPr>
              <w:t>I</w:t>
            </w:r>
            <w:r w:rsidRPr="006B1312">
              <w:rPr>
                <w:rFonts w:cs="Arial"/>
                <w:b/>
                <w:bCs/>
                <w:noProof/>
                <w:sz w:val="22"/>
                <w:szCs w:val="22"/>
                <w:vertAlign w:val="superscript"/>
              </w:rPr>
              <w:t>-</w:t>
            </w:r>
          </w:p>
        </w:tc>
        <w:tc>
          <w:tcPr>
            <w:tcW w:w="754" w:type="pct"/>
            <w:tcBorders>
              <w:bottom w:val="single" w:sz="4" w:space="0" w:color="auto"/>
            </w:tcBorders>
            <w:shd w:val="clear" w:color="auto" w:fill="D9D9D9"/>
            <w:noWrap/>
            <w:vAlign w:val="bottom"/>
            <w:hideMark/>
          </w:tcPr>
          <w:p w14:paraId="3CB013DA" w14:textId="77777777" w:rsidR="00974DA0" w:rsidRPr="006B1312" w:rsidRDefault="00974DA0" w:rsidP="00F7033C">
            <w:pPr>
              <w:spacing w:before="60" w:after="60"/>
              <w:jc w:val="center"/>
              <w:rPr>
                <w:rFonts w:cs="Arial"/>
                <w:b/>
                <w:noProof/>
                <w:sz w:val="22"/>
                <w:szCs w:val="22"/>
              </w:rPr>
            </w:pPr>
            <w:r w:rsidRPr="006B1312">
              <w:rPr>
                <w:rFonts w:cs="Arial"/>
                <w:b/>
                <w:noProof/>
                <w:sz w:val="22"/>
                <w:szCs w:val="22"/>
              </w:rPr>
              <w:t>Br</w:t>
            </w:r>
            <w:r w:rsidRPr="006B1312">
              <w:rPr>
                <w:rFonts w:cs="Arial"/>
                <w:b/>
                <w:noProof/>
                <w:sz w:val="22"/>
                <w:szCs w:val="22"/>
                <w:vertAlign w:val="superscript"/>
              </w:rPr>
              <w:t>-</w:t>
            </w:r>
          </w:p>
        </w:tc>
      </w:tr>
      <w:tr w:rsidR="00974DA0" w:rsidRPr="009E589B" w14:paraId="33F3F9CC" w14:textId="77777777" w:rsidTr="00F453C8">
        <w:trPr>
          <w:trHeight w:val="331"/>
        </w:trPr>
        <w:tc>
          <w:tcPr>
            <w:tcW w:w="477" w:type="pct"/>
            <w:tcBorders>
              <w:top w:val="single" w:sz="4" w:space="0" w:color="auto"/>
              <w:bottom w:val="nil"/>
            </w:tcBorders>
            <w:shd w:val="clear" w:color="auto" w:fill="auto"/>
            <w:noWrap/>
            <w:vAlign w:val="center"/>
            <w:hideMark/>
          </w:tcPr>
          <w:p w14:paraId="0CE36F39" w14:textId="77777777" w:rsidR="00974DA0" w:rsidRPr="006B1312" w:rsidRDefault="00974DA0" w:rsidP="00F7033C">
            <w:pPr>
              <w:jc w:val="center"/>
              <w:rPr>
                <w:rFonts w:cs="Arial"/>
                <w:noProof/>
                <w:sz w:val="22"/>
                <w:szCs w:val="22"/>
              </w:rPr>
            </w:pPr>
            <w:r w:rsidRPr="006B1312">
              <w:rPr>
                <w:rFonts w:cs="Arial"/>
                <w:noProof/>
                <w:sz w:val="22"/>
                <w:szCs w:val="22"/>
              </w:rPr>
              <w:t>0.0</w:t>
            </w:r>
          </w:p>
        </w:tc>
        <w:tc>
          <w:tcPr>
            <w:tcW w:w="754" w:type="pct"/>
            <w:tcBorders>
              <w:top w:val="single" w:sz="4" w:space="0" w:color="auto"/>
              <w:bottom w:val="nil"/>
            </w:tcBorders>
            <w:shd w:val="clear" w:color="auto" w:fill="auto"/>
            <w:noWrap/>
            <w:vAlign w:val="center"/>
            <w:hideMark/>
          </w:tcPr>
          <w:p w14:paraId="0C2E8BF1" w14:textId="77777777" w:rsidR="00974DA0" w:rsidRPr="006B1312" w:rsidRDefault="00974DA0" w:rsidP="00F7033C">
            <w:pPr>
              <w:jc w:val="center"/>
              <w:rPr>
                <w:rFonts w:cs="Arial"/>
                <w:noProof/>
                <w:sz w:val="22"/>
                <w:szCs w:val="22"/>
              </w:rPr>
            </w:pPr>
            <w:r w:rsidRPr="006B1312">
              <w:rPr>
                <w:rFonts w:cs="Arial"/>
                <w:noProof/>
                <w:sz w:val="22"/>
                <w:szCs w:val="22"/>
              </w:rPr>
              <w:t>2.09×10</w:t>
            </w:r>
            <w:r w:rsidRPr="006B1312">
              <w:rPr>
                <w:rFonts w:cs="Arial"/>
                <w:noProof/>
                <w:sz w:val="22"/>
                <w:szCs w:val="22"/>
                <w:vertAlign w:val="superscript"/>
              </w:rPr>
              <w:t>-04</w:t>
            </w:r>
          </w:p>
        </w:tc>
        <w:tc>
          <w:tcPr>
            <w:tcW w:w="754" w:type="pct"/>
            <w:tcBorders>
              <w:top w:val="single" w:sz="4" w:space="0" w:color="auto"/>
              <w:bottom w:val="nil"/>
            </w:tcBorders>
            <w:shd w:val="clear" w:color="auto" w:fill="auto"/>
            <w:noWrap/>
            <w:vAlign w:val="center"/>
            <w:hideMark/>
          </w:tcPr>
          <w:p w14:paraId="5D64496E" w14:textId="77777777" w:rsidR="00974DA0" w:rsidRPr="006B1312" w:rsidRDefault="00974DA0" w:rsidP="00F7033C">
            <w:pPr>
              <w:jc w:val="center"/>
              <w:rPr>
                <w:rFonts w:cs="Arial"/>
                <w:noProof/>
                <w:sz w:val="22"/>
                <w:szCs w:val="22"/>
              </w:rPr>
            </w:pPr>
            <w:r w:rsidRPr="006B1312">
              <w:rPr>
                <w:rFonts w:cs="Arial"/>
                <w:noProof/>
                <w:sz w:val="22"/>
                <w:szCs w:val="22"/>
              </w:rPr>
              <w:t>1.20×10</w:t>
            </w:r>
            <w:r w:rsidRPr="006B1312">
              <w:rPr>
                <w:rFonts w:cs="Arial"/>
                <w:noProof/>
                <w:sz w:val="22"/>
                <w:szCs w:val="22"/>
                <w:vertAlign w:val="superscript"/>
              </w:rPr>
              <w:t>-10</w:t>
            </w:r>
          </w:p>
        </w:tc>
        <w:tc>
          <w:tcPr>
            <w:tcW w:w="754" w:type="pct"/>
            <w:tcBorders>
              <w:top w:val="single" w:sz="4" w:space="0" w:color="auto"/>
              <w:bottom w:val="nil"/>
            </w:tcBorders>
            <w:shd w:val="clear" w:color="auto" w:fill="auto"/>
            <w:noWrap/>
            <w:vAlign w:val="center"/>
            <w:hideMark/>
          </w:tcPr>
          <w:p w14:paraId="6B61DB66" w14:textId="77777777" w:rsidR="00974DA0" w:rsidRPr="006B1312" w:rsidRDefault="00974DA0" w:rsidP="00F7033C">
            <w:pPr>
              <w:jc w:val="center"/>
              <w:rPr>
                <w:rFonts w:cs="Arial"/>
                <w:noProof/>
                <w:sz w:val="22"/>
                <w:szCs w:val="22"/>
              </w:rPr>
            </w:pPr>
            <w:r w:rsidRPr="006B1312">
              <w:rPr>
                <w:rFonts w:cs="Arial"/>
                <w:noProof/>
                <w:sz w:val="22"/>
                <w:szCs w:val="22"/>
              </w:rPr>
              <w:t>5.88×10</w:t>
            </w:r>
            <w:r w:rsidRPr="006B1312">
              <w:rPr>
                <w:rFonts w:cs="Arial"/>
                <w:noProof/>
                <w:sz w:val="22"/>
                <w:szCs w:val="22"/>
                <w:vertAlign w:val="superscript"/>
              </w:rPr>
              <w:t>-14</w:t>
            </w:r>
          </w:p>
        </w:tc>
        <w:tc>
          <w:tcPr>
            <w:tcW w:w="754" w:type="pct"/>
            <w:tcBorders>
              <w:top w:val="single" w:sz="4" w:space="0" w:color="auto"/>
              <w:bottom w:val="nil"/>
            </w:tcBorders>
            <w:shd w:val="clear" w:color="auto" w:fill="auto"/>
            <w:noWrap/>
            <w:vAlign w:val="center"/>
            <w:hideMark/>
          </w:tcPr>
          <w:p w14:paraId="242ABB1D" w14:textId="77777777" w:rsidR="00974DA0" w:rsidRPr="006B1312" w:rsidRDefault="00974DA0" w:rsidP="00F7033C">
            <w:pPr>
              <w:jc w:val="center"/>
              <w:rPr>
                <w:rFonts w:cs="Arial"/>
                <w:noProof/>
                <w:sz w:val="22"/>
                <w:szCs w:val="22"/>
              </w:rPr>
            </w:pPr>
            <w:r w:rsidRPr="006B1312">
              <w:rPr>
                <w:rFonts w:cs="Arial"/>
                <w:noProof/>
                <w:sz w:val="22"/>
                <w:szCs w:val="22"/>
              </w:rPr>
              <w:t>2.18×10</w:t>
            </w:r>
            <w:r w:rsidRPr="006B1312">
              <w:rPr>
                <w:rFonts w:cs="Arial"/>
                <w:noProof/>
                <w:sz w:val="22"/>
                <w:szCs w:val="22"/>
                <w:vertAlign w:val="superscript"/>
              </w:rPr>
              <w:t>-13</w:t>
            </w:r>
          </w:p>
        </w:tc>
        <w:tc>
          <w:tcPr>
            <w:tcW w:w="754" w:type="pct"/>
            <w:tcBorders>
              <w:top w:val="single" w:sz="4" w:space="0" w:color="auto"/>
              <w:bottom w:val="nil"/>
            </w:tcBorders>
            <w:shd w:val="clear" w:color="auto" w:fill="auto"/>
            <w:noWrap/>
            <w:vAlign w:val="center"/>
            <w:hideMark/>
          </w:tcPr>
          <w:p w14:paraId="1659001C" w14:textId="77777777" w:rsidR="00974DA0" w:rsidRPr="006B1312" w:rsidRDefault="00974DA0" w:rsidP="00F7033C">
            <w:pPr>
              <w:jc w:val="center"/>
              <w:rPr>
                <w:rFonts w:cs="Arial"/>
                <w:noProof/>
                <w:sz w:val="22"/>
                <w:szCs w:val="22"/>
              </w:rPr>
            </w:pPr>
            <w:r w:rsidRPr="006B1312">
              <w:rPr>
                <w:rFonts w:cs="Arial"/>
                <w:noProof/>
                <w:sz w:val="22"/>
                <w:szCs w:val="22"/>
              </w:rPr>
              <w:t>1.11×10</w:t>
            </w:r>
            <w:r w:rsidRPr="006B1312">
              <w:rPr>
                <w:rFonts w:cs="Arial"/>
                <w:noProof/>
                <w:sz w:val="22"/>
                <w:szCs w:val="22"/>
                <w:vertAlign w:val="superscript"/>
              </w:rPr>
              <w:t>-02</w:t>
            </w:r>
          </w:p>
        </w:tc>
        <w:tc>
          <w:tcPr>
            <w:tcW w:w="754" w:type="pct"/>
            <w:tcBorders>
              <w:top w:val="single" w:sz="4" w:space="0" w:color="auto"/>
              <w:bottom w:val="nil"/>
            </w:tcBorders>
            <w:shd w:val="clear" w:color="auto" w:fill="auto"/>
            <w:noWrap/>
            <w:vAlign w:val="center"/>
            <w:hideMark/>
          </w:tcPr>
          <w:p w14:paraId="6F65EAF7" w14:textId="77777777" w:rsidR="00974DA0" w:rsidRPr="006B1312" w:rsidRDefault="00974DA0" w:rsidP="00F7033C">
            <w:pPr>
              <w:jc w:val="center"/>
              <w:rPr>
                <w:rFonts w:cs="Arial"/>
                <w:noProof/>
                <w:sz w:val="22"/>
                <w:szCs w:val="22"/>
              </w:rPr>
            </w:pPr>
            <w:r w:rsidRPr="006B1312">
              <w:rPr>
                <w:rFonts w:cs="Arial"/>
                <w:noProof/>
                <w:sz w:val="22"/>
                <w:szCs w:val="22"/>
              </w:rPr>
              <w:t>1.11×10</w:t>
            </w:r>
            <w:r w:rsidRPr="006B1312">
              <w:rPr>
                <w:rFonts w:cs="Arial"/>
                <w:noProof/>
                <w:sz w:val="22"/>
                <w:szCs w:val="22"/>
                <w:vertAlign w:val="superscript"/>
              </w:rPr>
              <w:t>-02</w:t>
            </w:r>
          </w:p>
        </w:tc>
      </w:tr>
      <w:tr w:rsidR="00974DA0" w:rsidRPr="009E589B" w14:paraId="4FDA31C4" w14:textId="77777777" w:rsidTr="00F453C8">
        <w:trPr>
          <w:trHeight w:val="300"/>
        </w:trPr>
        <w:tc>
          <w:tcPr>
            <w:tcW w:w="477" w:type="pct"/>
            <w:tcBorders>
              <w:top w:val="nil"/>
            </w:tcBorders>
            <w:shd w:val="clear" w:color="auto" w:fill="auto"/>
            <w:noWrap/>
            <w:vAlign w:val="center"/>
            <w:hideMark/>
          </w:tcPr>
          <w:p w14:paraId="31C2C886" w14:textId="77777777" w:rsidR="00974DA0" w:rsidRPr="006B1312" w:rsidRDefault="00974DA0" w:rsidP="00F7033C">
            <w:pPr>
              <w:jc w:val="center"/>
              <w:rPr>
                <w:rFonts w:cs="Arial"/>
                <w:noProof/>
                <w:sz w:val="22"/>
                <w:szCs w:val="22"/>
              </w:rPr>
            </w:pPr>
            <w:r w:rsidRPr="006B1312">
              <w:rPr>
                <w:rFonts w:cs="Arial"/>
                <w:noProof/>
                <w:sz w:val="22"/>
                <w:szCs w:val="22"/>
              </w:rPr>
              <w:t>0.1</w:t>
            </w:r>
          </w:p>
        </w:tc>
        <w:tc>
          <w:tcPr>
            <w:tcW w:w="754" w:type="pct"/>
            <w:tcBorders>
              <w:top w:val="nil"/>
            </w:tcBorders>
            <w:shd w:val="clear" w:color="auto" w:fill="auto"/>
            <w:noWrap/>
            <w:vAlign w:val="center"/>
            <w:hideMark/>
          </w:tcPr>
          <w:p w14:paraId="1893861D" w14:textId="77777777" w:rsidR="00974DA0" w:rsidRPr="006B1312" w:rsidRDefault="00974DA0" w:rsidP="00F7033C">
            <w:pPr>
              <w:jc w:val="center"/>
              <w:rPr>
                <w:rFonts w:cs="Arial"/>
                <w:noProof/>
                <w:sz w:val="22"/>
                <w:szCs w:val="22"/>
              </w:rPr>
            </w:pPr>
            <w:r w:rsidRPr="006B1312">
              <w:rPr>
                <w:rFonts w:cs="Arial"/>
                <w:noProof/>
                <w:sz w:val="22"/>
                <w:szCs w:val="22"/>
              </w:rPr>
              <w:t>1.81×10</w:t>
            </w:r>
            <w:r w:rsidRPr="006B1312">
              <w:rPr>
                <w:rFonts w:cs="Arial"/>
                <w:noProof/>
                <w:sz w:val="22"/>
                <w:szCs w:val="22"/>
                <w:vertAlign w:val="superscript"/>
              </w:rPr>
              <w:t>-04</w:t>
            </w:r>
          </w:p>
        </w:tc>
        <w:tc>
          <w:tcPr>
            <w:tcW w:w="754" w:type="pct"/>
            <w:tcBorders>
              <w:top w:val="nil"/>
            </w:tcBorders>
            <w:shd w:val="clear" w:color="auto" w:fill="auto"/>
            <w:noWrap/>
            <w:vAlign w:val="center"/>
            <w:hideMark/>
          </w:tcPr>
          <w:p w14:paraId="27D4563F" w14:textId="77777777" w:rsidR="00974DA0" w:rsidRPr="006B1312" w:rsidRDefault="00974DA0" w:rsidP="00F7033C">
            <w:pPr>
              <w:jc w:val="center"/>
              <w:rPr>
                <w:rFonts w:cs="Arial"/>
                <w:noProof/>
                <w:sz w:val="22"/>
                <w:szCs w:val="22"/>
              </w:rPr>
            </w:pPr>
            <w:r w:rsidRPr="006B1312">
              <w:rPr>
                <w:rFonts w:cs="Arial"/>
                <w:noProof/>
                <w:sz w:val="22"/>
                <w:szCs w:val="22"/>
              </w:rPr>
              <w:t>1.11×10</w:t>
            </w:r>
            <w:r w:rsidRPr="006B1312">
              <w:rPr>
                <w:rFonts w:cs="Arial"/>
                <w:noProof/>
                <w:sz w:val="22"/>
                <w:szCs w:val="22"/>
                <w:vertAlign w:val="superscript"/>
              </w:rPr>
              <w:t>-10</w:t>
            </w:r>
          </w:p>
        </w:tc>
        <w:tc>
          <w:tcPr>
            <w:tcW w:w="754" w:type="pct"/>
            <w:tcBorders>
              <w:top w:val="nil"/>
            </w:tcBorders>
            <w:shd w:val="clear" w:color="auto" w:fill="auto"/>
            <w:noWrap/>
            <w:vAlign w:val="center"/>
            <w:hideMark/>
          </w:tcPr>
          <w:p w14:paraId="17FD77F2" w14:textId="77777777" w:rsidR="00974DA0" w:rsidRPr="006B1312" w:rsidRDefault="00974DA0" w:rsidP="00F7033C">
            <w:pPr>
              <w:jc w:val="center"/>
              <w:rPr>
                <w:rFonts w:cs="Arial"/>
                <w:noProof/>
                <w:sz w:val="22"/>
                <w:szCs w:val="22"/>
              </w:rPr>
            </w:pPr>
            <w:r w:rsidRPr="006B1312">
              <w:rPr>
                <w:rFonts w:cs="Arial"/>
                <w:noProof/>
                <w:sz w:val="22"/>
                <w:szCs w:val="22"/>
              </w:rPr>
              <w:t>5.81×10</w:t>
            </w:r>
            <w:r w:rsidRPr="006B1312">
              <w:rPr>
                <w:rFonts w:cs="Arial"/>
                <w:noProof/>
                <w:sz w:val="22"/>
                <w:szCs w:val="22"/>
                <w:vertAlign w:val="superscript"/>
              </w:rPr>
              <w:t>-14</w:t>
            </w:r>
          </w:p>
        </w:tc>
        <w:tc>
          <w:tcPr>
            <w:tcW w:w="754" w:type="pct"/>
            <w:tcBorders>
              <w:top w:val="nil"/>
            </w:tcBorders>
            <w:shd w:val="clear" w:color="auto" w:fill="auto"/>
            <w:noWrap/>
            <w:vAlign w:val="center"/>
            <w:hideMark/>
          </w:tcPr>
          <w:p w14:paraId="71EF3635" w14:textId="77777777" w:rsidR="00974DA0" w:rsidRPr="006B1312" w:rsidRDefault="00974DA0" w:rsidP="00F7033C">
            <w:pPr>
              <w:jc w:val="center"/>
              <w:rPr>
                <w:rFonts w:cs="Arial"/>
                <w:noProof/>
                <w:sz w:val="22"/>
                <w:szCs w:val="22"/>
              </w:rPr>
            </w:pPr>
            <w:r w:rsidRPr="006B1312">
              <w:rPr>
                <w:rFonts w:cs="Arial"/>
                <w:noProof/>
                <w:sz w:val="22"/>
                <w:szCs w:val="22"/>
              </w:rPr>
              <w:t>1.92×10</w:t>
            </w:r>
            <w:r w:rsidRPr="006B1312">
              <w:rPr>
                <w:rFonts w:cs="Arial"/>
                <w:noProof/>
                <w:sz w:val="22"/>
                <w:szCs w:val="22"/>
                <w:vertAlign w:val="superscript"/>
              </w:rPr>
              <w:t>-13</w:t>
            </w:r>
          </w:p>
        </w:tc>
        <w:tc>
          <w:tcPr>
            <w:tcW w:w="754" w:type="pct"/>
            <w:tcBorders>
              <w:top w:val="nil"/>
            </w:tcBorders>
            <w:shd w:val="clear" w:color="auto" w:fill="auto"/>
            <w:noWrap/>
            <w:vAlign w:val="center"/>
            <w:hideMark/>
          </w:tcPr>
          <w:p w14:paraId="00FF9169" w14:textId="77777777" w:rsidR="00974DA0" w:rsidRPr="006B1312" w:rsidRDefault="00974DA0" w:rsidP="00F7033C">
            <w:pPr>
              <w:jc w:val="center"/>
              <w:rPr>
                <w:rFonts w:cs="Arial"/>
                <w:noProof/>
                <w:sz w:val="22"/>
                <w:szCs w:val="22"/>
              </w:rPr>
            </w:pPr>
            <w:r w:rsidRPr="006B1312">
              <w:rPr>
                <w:rFonts w:cs="Arial"/>
                <w:noProof/>
                <w:sz w:val="22"/>
                <w:szCs w:val="22"/>
              </w:rPr>
              <w:t>1.04×10</w:t>
            </w:r>
            <w:r w:rsidRPr="006B1312">
              <w:rPr>
                <w:rFonts w:cs="Arial"/>
                <w:noProof/>
                <w:sz w:val="22"/>
                <w:szCs w:val="22"/>
                <w:vertAlign w:val="superscript"/>
              </w:rPr>
              <w:t>-02</w:t>
            </w:r>
          </w:p>
        </w:tc>
        <w:tc>
          <w:tcPr>
            <w:tcW w:w="754" w:type="pct"/>
            <w:tcBorders>
              <w:top w:val="nil"/>
            </w:tcBorders>
            <w:shd w:val="clear" w:color="auto" w:fill="auto"/>
            <w:noWrap/>
            <w:vAlign w:val="center"/>
            <w:hideMark/>
          </w:tcPr>
          <w:p w14:paraId="677A09E3" w14:textId="77777777" w:rsidR="00974DA0" w:rsidRPr="006B1312" w:rsidRDefault="00974DA0" w:rsidP="00F7033C">
            <w:pPr>
              <w:jc w:val="center"/>
              <w:rPr>
                <w:rFonts w:cs="Arial"/>
                <w:noProof/>
                <w:sz w:val="22"/>
                <w:szCs w:val="22"/>
              </w:rPr>
            </w:pPr>
            <w:r w:rsidRPr="006B1312">
              <w:rPr>
                <w:rFonts w:cs="Arial"/>
                <w:noProof/>
                <w:sz w:val="22"/>
                <w:szCs w:val="22"/>
              </w:rPr>
              <w:t>1.05×10</w:t>
            </w:r>
            <w:r w:rsidRPr="006B1312">
              <w:rPr>
                <w:rFonts w:cs="Arial"/>
                <w:noProof/>
                <w:sz w:val="22"/>
                <w:szCs w:val="22"/>
                <w:vertAlign w:val="superscript"/>
              </w:rPr>
              <w:t>-02</w:t>
            </w:r>
          </w:p>
        </w:tc>
      </w:tr>
      <w:tr w:rsidR="00974DA0" w:rsidRPr="009E589B" w14:paraId="1C3B11FB" w14:textId="77777777" w:rsidTr="00F453C8">
        <w:trPr>
          <w:trHeight w:val="300"/>
        </w:trPr>
        <w:tc>
          <w:tcPr>
            <w:tcW w:w="477" w:type="pct"/>
            <w:shd w:val="clear" w:color="auto" w:fill="auto"/>
            <w:noWrap/>
            <w:vAlign w:val="center"/>
            <w:hideMark/>
          </w:tcPr>
          <w:p w14:paraId="00B40B84" w14:textId="77777777" w:rsidR="00974DA0" w:rsidRPr="006B1312" w:rsidRDefault="00974DA0" w:rsidP="00F7033C">
            <w:pPr>
              <w:jc w:val="center"/>
              <w:rPr>
                <w:rFonts w:cs="Arial"/>
                <w:noProof/>
                <w:sz w:val="22"/>
                <w:szCs w:val="22"/>
              </w:rPr>
            </w:pPr>
            <w:r w:rsidRPr="006B1312">
              <w:rPr>
                <w:rFonts w:cs="Arial"/>
                <w:noProof/>
                <w:sz w:val="22"/>
                <w:szCs w:val="22"/>
              </w:rPr>
              <w:t>0.3</w:t>
            </w:r>
          </w:p>
        </w:tc>
        <w:tc>
          <w:tcPr>
            <w:tcW w:w="754" w:type="pct"/>
            <w:shd w:val="clear" w:color="auto" w:fill="auto"/>
            <w:noWrap/>
            <w:vAlign w:val="center"/>
            <w:hideMark/>
          </w:tcPr>
          <w:p w14:paraId="162A7C3B" w14:textId="77777777" w:rsidR="00974DA0" w:rsidRPr="006B1312" w:rsidRDefault="00974DA0" w:rsidP="00F7033C">
            <w:pPr>
              <w:jc w:val="center"/>
              <w:rPr>
                <w:rFonts w:cs="Arial"/>
                <w:noProof/>
                <w:sz w:val="22"/>
                <w:szCs w:val="22"/>
              </w:rPr>
            </w:pPr>
            <w:r w:rsidRPr="006B1312">
              <w:rPr>
                <w:rFonts w:cs="Arial"/>
                <w:noProof/>
                <w:sz w:val="22"/>
                <w:szCs w:val="22"/>
              </w:rPr>
              <w:t>1.45×10</w:t>
            </w:r>
            <w:r w:rsidRPr="006B1312">
              <w:rPr>
                <w:rFonts w:cs="Arial"/>
                <w:noProof/>
                <w:sz w:val="22"/>
                <w:szCs w:val="22"/>
                <w:vertAlign w:val="superscript"/>
              </w:rPr>
              <w:t>-04</w:t>
            </w:r>
          </w:p>
        </w:tc>
        <w:tc>
          <w:tcPr>
            <w:tcW w:w="754" w:type="pct"/>
            <w:shd w:val="clear" w:color="auto" w:fill="auto"/>
            <w:noWrap/>
            <w:vAlign w:val="center"/>
            <w:hideMark/>
          </w:tcPr>
          <w:p w14:paraId="6E3DDC1E" w14:textId="77777777" w:rsidR="00974DA0" w:rsidRPr="006B1312" w:rsidRDefault="00974DA0" w:rsidP="00F7033C">
            <w:pPr>
              <w:jc w:val="center"/>
              <w:rPr>
                <w:rFonts w:cs="Arial"/>
                <w:noProof/>
                <w:sz w:val="22"/>
                <w:szCs w:val="22"/>
              </w:rPr>
            </w:pPr>
            <w:r w:rsidRPr="006B1312">
              <w:rPr>
                <w:rFonts w:cs="Arial"/>
                <w:noProof/>
                <w:sz w:val="22"/>
                <w:szCs w:val="22"/>
              </w:rPr>
              <w:t>1.08×10</w:t>
            </w:r>
            <w:r w:rsidRPr="006B1312">
              <w:rPr>
                <w:rFonts w:cs="Arial"/>
                <w:noProof/>
                <w:sz w:val="22"/>
                <w:szCs w:val="22"/>
                <w:vertAlign w:val="superscript"/>
              </w:rPr>
              <w:t>-10</w:t>
            </w:r>
          </w:p>
        </w:tc>
        <w:tc>
          <w:tcPr>
            <w:tcW w:w="754" w:type="pct"/>
            <w:shd w:val="clear" w:color="auto" w:fill="auto"/>
            <w:noWrap/>
            <w:vAlign w:val="center"/>
            <w:hideMark/>
          </w:tcPr>
          <w:p w14:paraId="563250E0" w14:textId="77777777" w:rsidR="00974DA0" w:rsidRPr="006B1312" w:rsidRDefault="00974DA0" w:rsidP="00F7033C">
            <w:pPr>
              <w:jc w:val="center"/>
              <w:rPr>
                <w:rFonts w:cs="Arial"/>
                <w:noProof/>
                <w:sz w:val="22"/>
                <w:szCs w:val="22"/>
              </w:rPr>
            </w:pPr>
            <w:r w:rsidRPr="006B1312">
              <w:rPr>
                <w:rFonts w:cs="Arial"/>
                <w:noProof/>
                <w:sz w:val="22"/>
                <w:szCs w:val="22"/>
              </w:rPr>
              <w:t>5.27×10</w:t>
            </w:r>
            <w:r w:rsidRPr="006B1312">
              <w:rPr>
                <w:rFonts w:cs="Arial"/>
                <w:noProof/>
                <w:sz w:val="22"/>
                <w:szCs w:val="22"/>
                <w:vertAlign w:val="superscript"/>
              </w:rPr>
              <w:t>-14</w:t>
            </w:r>
          </w:p>
        </w:tc>
        <w:tc>
          <w:tcPr>
            <w:tcW w:w="754" w:type="pct"/>
            <w:shd w:val="clear" w:color="auto" w:fill="auto"/>
            <w:noWrap/>
            <w:vAlign w:val="center"/>
            <w:hideMark/>
          </w:tcPr>
          <w:p w14:paraId="63558374" w14:textId="77777777" w:rsidR="00974DA0" w:rsidRPr="006B1312" w:rsidRDefault="00974DA0" w:rsidP="00F7033C">
            <w:pPr>
              <w:jc w:val="center"/>
              <w:rPr>
                <w:rFonts w:cs="Arial"/>
                <w:noProof/>
                <w:sz w:val="22"/>
                <w:szCs w:val="22"/>
              </w:rPr>
            </w:pPr>
            <w:r w:rsidRPr="006B1312">
              <w:rPr>
                <w:rFonts w:cs="Arial"/>
                <w:noProof/>
                <w:sz w:val="22"/>
                <w:szCs w:val="22"/>
              </w:rPr>
              <w:t>1.55×10</w:t>
            </w:r>
            <w:r w:rsidRPr="006B1312">
              <w:rPr>
                <w:rFonts w:cs="Arial"/>
                <w:noProof/>
                <w:sz w:val="22"/>
                <w:szCs w:val="22"/>
                <w:vertAlign w:val="superscript"/>
              </w:rPr>
              <w:t>-13</w:t>
            </w:r>
          </w:p>
        </w:tc>
        <w:tc>
          <w:tcPr>
            <w:tcW w:w="754" w:type="pct"/>
            <w:shd w:val="clear" w:color="auto" w:fill="auto"/>
            <w:noWrap/>
            <w:vAlign w:val="center"/>
            <w:hideMark/>
          </w:tcPr>
          <w:p w14:paraId="62A0F06D" w14:textId="77777777" w:rsidR="00974DA0" w:rsidRPr="006B1312" w:rsidRDefault="00974DA0" w:rsidP="00F7033C">
            <w:pPr>
              <w:jc w:val="center"/>
              <w:rPr>
                <w:rFonts w:cs="Arial"/>
                <w:noProof/>
                <w:sz w:val="22"/>
                <w:szCs w:val="22"/>
              </w:rPr>
            </w:pPr>
            <w:r w:rsidRPr="006B1312">
              <w:rPr>
                <w:rFonts w:cs="Arial"/>
                <w:noProof/>
                <w:sz w:val="22"/>
                <w:szCs w:val="22"/>
              </w:rPr>
              <w:t>1.00×10</w:t>
            </w:r>
            <w:r w:rsidRPr="006B1312">
              <w:rPr>
                <w:rFonts w:cs="Arial"/>
                <w:noProof/>
                <w:sz w:val="22"/>
                <w:szCs w:val="22"/>
                <w:vertAlign w:val="superscript"/>
              </w:rPr>
              <w:t>-02</w:t>
            </w:r>
          </w:p>
        </w:tc>
        <w:tc>
          <w:tcPr>
            <w:tcW w:w="754" w:type="pct"/>
            <w:shd w:val="clear" w:color="auto" w:fill="auto"/>
            <w:noWrap/>
            <w:vAlign w:val="center"/>
            <w:hideMark/>
          </w:tcPr>
          <w:p w14:paraId="53346608" w14:textId="77777777" w:rsidR="00974DA0" w:rsidRPr="006B1312" w:rsidRDefault="00974DA0" w:rsidP="00F7033C">
            <w:pPr>
              <w:jc w:val="center"/>
              <w:rPr>
                <w:rFonts w:cs="Arial"/>
                <w:noProof/>
                <w:sz w:val="22"/>
                <w:szCs w:val="22"/>
              </w:rPr>
            </w:pPr>
            <w:r w:rsidRPr="006B1312">
              <w:rPr>
                <w:rFonts w:cs="Arial"/>
                <w:noProof/>
                <w:sz w:val="22"/>
                <w:szCs w:val="22"/>
              </w:rPr>
              <w:t>1.01×10</w:t>
            </w:r>
            <w:r w:rsidRPr="006B1312">
              <w:rPr>
                <w:rFonts w:cs="Arial"/>
                <w:noProof/>
                <w:sz w:val="22"/>
                <w:szCs w:val="22"/>
                <w:vertAlign w:val="superscript"/>
              </w:rPr>
              <w:t>-02</w:t>
            </w:r>
          </w:p>
        </w:tc>
      </w:tr>
      <w:tr w:rsidR="00974DA0" w:rsidRPr="009E589B" w14:paraId="1E89051D" w14:textId="77777777" w:rsidTr="00F453C8">
        <w:trPr>
          <w:trHeight w:val="300"/>
        </w:trPr>
        <w:tc>
          <w:tcPr>
            <w:tcW w:w="477" w:type="pct"/>
            <w:shd w:val="clear" w:color="auto" w:fill="auto"/>
            <w:noWrap/>
            <w:vAlign w:val="center"/>
            <w:hideMark/>
          </w:tcPr>
          <w:p w14:paraId="212D9231" w14:textId="77777777" w:rsidR="00974DA0" w:rsidRPr="006B1312" w:rsidRDefault="00974DA0" w:rsidP="00F7033C">
            <w:pPr>
              <w:jc w:val="center"/>
              <w:rPr>
                <w:rFonts w:cs="Arial"/>
                <w:noProof/>
                <w:sz w:val="22"/>
                <w:szCs w:val="22"/>
              </w:rPr>
            </w:pPr>
            <w:r w:rsidRPr="006B1312">
              <w:rPr>
                <w:rFonts w:cs="Arial"/>
                <w:noProof/>
                <w:sz w:val="22"/>
                <w:szCs w:val="22"/>
              </w:rPr>
              <w:t>0.9</w:t>
            </w:r>
          </w:p>
        </w:tc>
        <w:tc>
          <w:tcPr>
            <w:tcW w:w="754" w:type="pct"/>
            <w:shd w:val="clear" w:color="auto" w:fill="auto"/>
            <w:noWrap/>
            <w:vAlign w:val="center"/>
            <w:hideMark/>
          </w:tcPr>
          <w:p w14:paraId="6C4E2AA1" w14:textId="77777777" w:rsidR="00974DA0" w:rsidRPr="006B1312" w:rsidRDefault="00974DA0" w:rsidP="00F7033C">
            <w:pPr>
              <w:jc w:val="center"/>
              <w:rPr>
                <w:rFonts w:cs="Arial"/>
                <w:noProof/>
                <w:sz w:val="22"/>
                <w:szCs w:val="22"/>
              </w:rPr>
            </w:pPr>
            <w:r w:rsidRPr="006B1312">
              <w:rPr>
                <w:rFonts w:cs="Arial"/>
                <w:noProof/>
                <w:sz w:val="22"/>
                <w:szCs w:val="22"/>
              </w:rPr>
              <w:t>1.15×10</w:t>
            </w:r>
            <w:r w:rsidRPr="006B1312">
              <w:rPr>
                <w:rFonts w:cs="Arial"/>
                <w:noProof/>
                <w:sz w:val="22"/>
                <w:szCs w:val="22"/>
                <w:vertAlign w:val="superscript"/>
              </w:rPr>
              <w:t>-04</w:t>
            </w:r>
          </w:p>
        </w:tc>
        <w:tc>
          <w:tcPr>
            <w:tcW w:w="754" w:type="pct"/>
            <w:shd w:val="clear" w:color="auto" w:fill="auto"/>
            <w:noWrap/>
            <w:vAlign w:val="center"/>
            <w:hideMark/>
          </w:tcPr>
          <w:p w14:paraId="0C358F8A" w14:textId="77777777" w:rsidR="00974DA0" w:rsidRPr="006B1312" w:rsidRDefault="00974DA0" w:rsidP="00F7033C">
            <w:pPr>
              <w:jc w:val="center"/>
              <w:rPr>
                <w:rFonts w:cs="Arial"/>
                <w:noProof/>
                <w:sz w:val="22"/>
                <w:szCs w:val="22"/>
              </w:rPr>
            </w:pPr>
            <w:r w:rsidRPr="006B1312">
              <w:rPr>
                <w:rFonts w:cs="Arial"/>
                <w:noProof/>
                <w:sz w:val="22"/>
                <w:szCs w:val="22"/>
              </w:rPr>
              <w:t>1.05×10</w:t>
            </w:r>
            <w:r w:rsidRPr="006B1312">
              <w:rPr>
                <w:rFonts w:cs="Arial"/>
                <w:noProof/>
                <w:sz w:val="22"/>
                <w:szCs w:val="22"/>
                <w:vertAlign w:val="superscript"/>
              </w:rPr>
              <w:t>-10</w:t>
            </w:r>
          </w:p>
        </w:tc>
        <w:tc>
          <w:tcPr>
            <w:tcW w:w="754" w:type="pct"/>
            <w:shd w:val="clear" w:color="auto" w:fill="auto"/>
            <w:noWrap/>
            <w:vAlign w:val="center"/>
            <w:hideMark/>
          </w:tcPr>
          <w:p w14:paraId="7DD047A4" w14:textId="77777777" w:rsidR="00974DA0" w:rsidRPr="006B1312" w:rsidRDefault="00974DA0" w:rsidP="00F7033C">
            <w:pPr>
              <w:jc w:val="center"/>
              <w:rPr>
                <w:rFonts w:cs="Arial"/>
                <w:noProof/>
                <w:sz w:val="22"/>
                <w:szCs w:val="22"/>
              </w:rPr>
            </w:pPr>
            <w:r w:rsidRPr="006B1312">
              <w:rPr>
                <w:rFonts w:cs="Arial"/>
                <w:noProof/>
                <w:sz w:val="22"/>
                <w:szCs w:val="22"/>
              </w:rPr>
              <w:t>5.19×10</w:t>
            </w:r>
            <w:r w:rsidRPr="006B1312">
              <w:rPr>
                <w:rFonts w:cs="Arial"/>
                <w:noProof/>
                <w:sz w:val="22"/>
                <w:szCs w:val="22"/>
                <w:vertAlign w:val="superscript"/>
              </w:rPr>
              <w:t>-14</w:t>
            </w:r>
          </w:p>
        </w:tc>
        <w:tc>
          <w:tcPr>
            <w:tcW w:w="754" w:type="pct"/>
            <w:shd w:val="clear" w:color="auto" w:fill="auto"/>
            <w:noWrap/>
            <w:vAlign w:val="center"/>
            <w:hideMark/>
          </w:tcPr>
          <w:p w14:paraId="3A596CB8" w14:textId="77777777" w:rsidR="00974DA0" w:rsidRPr="006B1312" w:rsidRDefault="00974DA0" w:rsidP="00F7033C">
            <w:pPr>
              <w:jc w:val="center"/>
              <w:rPr>
                <w:rFonts w:cs="Arial"/>
                <w:noProof/>
                <w:sz w:val="22"/>
                <w:szCs w:val="22"/>
              </w:rPr>
            </w:pPr>
            <w:r w:rsidRPr="006B1312">
              <w:rPr>
                <w:rFonts w:cs="Arial"/>
                <w:noProof/>
                <w:sz w:val="22"/>
                <w:szCs w:val="22"/>
              </w:rPr>
              <w:t>1.23×10</w:t>
            </w:r>
            <w:r w:rsidRPr="006B1312">
              <w:rPr>
                <w:rFonts w:cs="Arial"/>
                <w:noProof/>
                <w:sz w:val="22"/>
                <w:szCs w:val="22"/>
                <w:vertAlign w:val="superscript"/>
              </w:rPr>
              <w:t>-13</w:t>
            </w:r>
          </w:p>
        </w:tc>
        <w:tc>
          <w:tcPr>
            <w:tcW w:w="754" w:type="pct"/>
            <w:shd w:val="clear" w:color="auto" w:fill="auto"/>
            <w:noWrap/>
            <w:vAlign w:val="center"/>
            <w:hideMark/>
          </w:tcPr>
          <w:p w14:paraId="13AC985A" w14:textId="77777777" w:rsidR="00974DA0" w:rsidRPr="006B1312" w:rsidRDefault="00974DA0" w:rsidP="00F7033C">
            <w:pPr>
              <w:jc w:val="center"/>
              <w:rPr>
                <w:rFonts w:cs="Arial"/>
                <w:noProof/>
                <w:sz w:val="22"/>
                <w:szCs w:val="22"/>
              </w:rPr>
            </w:pPr>
            <w:r w:rsidRPr="006B1312">
              <w:rPr>
                <w:rFonts w:cs="Arial"/>
                <w:noProof/>
                <w:sz w:val="22"/>
                <w:szCs w:val="22"/>
              </w:rPr>
              <w:t>1.00×10</w:t>
            </w:r>
            <w:r w:rsidRPr="006B1312">
              <w:rPr>
                <w:rFonts w:cs="Arial"/>
                <w:noProof/>
                <w:sz w:val="22"/>
                <w:szCs w:val="22"/>
                <w:vertAlign w:val="superscript"/>
              </w:rPr>
              <w:t>-02</w:t>
            </w:r>
          </w:p>
        </w:tc>
        <w:tc>
          <w:tcPr>
            <w:tcW w:w="754" w:type="pct"/>
            <w:shd w:val="clear" w:color="auto" w:fill="auto"/>
            <w:noWrap/>
            <w:vAlign w:val="center"/>
            <w:hideMark/>
          </w:tcPr>
          <w:p w14:paraId="5F5D6F70" w14:textId="77777777" w:rsidR="00974DA0" w:rsidRPr="006B1312" w:rsidRDefault="00974DA0" w:rsidP="00F7033C">
            <w:pPr>
              <w:jc w:val="center"/>
              <w:rPr>
                <w:rFonts w:cs="Arial"/>
                <w:noProof/>
                <w:sz w:val="22"/>
                <w:szCs w:val="22"/>
              </w:rPr>
            </w:pPr>
            <w:r w:rsidRPr="006B1312">
              <w:rPr>
                <w:rFonts w:cs="Arial"/>
                <w:noProof/>
                <w:sz w:val="22"/>
                <w:szCs w:val="22"/>
              </w:rPr>
              <w:t>1.02×10</w:t>
            </w:r>
            <w:r w:rsidRPr="006B1312">
              <w:rPr>
                <w:rFonts w:cs="Arial"/>
                <w:noProof/>
                <w:sz w:val="22"/>
                <w:szCs w:val="22"/>
                <w:vertAlign w:val="superscript"/>
              </w:rPr>
              <w:t>-02</w:t>
            </w:r>
          </w:p>
        </w:tc>
      </w:tr>
      <w:tr w:rsidR="00974DA0" w:rsidRPr="009E589B" w14:paraId="4C69828E" w14:textId="77777777" w:rsidTr="00F453C8">
        <w:trPr>
          <w:trHeight w:val="300"/>
        </w:trPr>
        <w:tc>
          <w:tcPr>
            <w:tcW w:w="477" w:type="pct"/>
            <w:shd w:val="clear" w:color="auto" w:fill="auto"/>
            <w:noWrap/>
            <w:vAlign w:val="center"/>
            <w:hideMark/>
          </w:tcPr>
          <w:p w14:paraId="0995F2D2" w14:textId="77777777" w:rsidR="00974DA0" w:rsidRPr="006B1312" w:rsidRDefault="00974DA0" w:rsidP="00F7033C">
            <w:pPr>
              <w:jc w:val="center"/>
              <w:rPr>
                <w:rFonts w:cs="Arial"/>
                <w:noProof/>
                <w:sz w:val="22"/>
                <w:szCs w:val="22"/>
              </w:rPr>
            </w:pPr>
            <w:r w:rsidRPr="006B1312">
              <w:rPr>
                <w:rFonts w:cs="Arial"/>
                <w:noProof/>
                <w:sz w:val="22"/>
                <w:szCs w:val="22"/>
              </w:rPr>
              <w:t>1.2</w:t>
            </w:r>
          </w:p>
        </w:tc>
        <w:tc>
          <w:tcPr>
            <w:tcW w:w="754" w:type="pct"/>
            <w:shd w:val="clear" w:color="auto" w:fill="auto"/>
            <w:noWrap/>
            <w:vAlign w:val="center"/>
            <w:hideMark/>
          </w:tcPr>
          <w:p w14:paraId="58910820" w14:textId="77777777" w:rsidR="00974DA0" w:rsidRPr="006B1312" w:rsidRDefault="00974DA0" w:rsidP="00F7033C">
            <w:pPr>
              <w:jc w:val="center"/>
              <w:rPr>
                <w:rFonts w:cs="Arial"/>
                <w:noProof/>
                <w:sz w:val="22"/>
                <w:szCs w:val="22"/>
              </w:rPr>
            </w:pPr>
            <w:r w:rsidRPr="006B1312">
              <w:rPr>
                <w:rFonts w:cs="Arial"/>
                <w:noProof/>
                <w:sz w:val="22"/>
                <w:szCs w:val="22"/>
              </w:rPr>
              <w:t>1.02×10</w:t>
            </w:r>
            <w:r w:rsidRPr="006B1312">
              <w:rPr>
                <w:rFonts w:cs="Arial"/>
                <w:noProof/>
                <w:sz w:val="22"/>
                <w:szCs w:val="22"/>
                <w:vertAlign w:val="superscript"/>
              </w:rPr>
              <w:t>-04</w:t>
            </w:r>
          </w:p>
        </w:tc>
        <w:tc>
          <w:tcPr>
            <w:tcW w:w="754" w:type="pct"/>
            <w:shd w:val="clear" w:color="auto" w:fill="auto"/>
            <w:noWrap/>
            <w:vAlign w:val="center"/>
            <w:hideMark/>
          </w:tcPr>
          <w:p w14:paraId="27FD0FAA" w14:textId="77777777" w:rsidR="00974DA0" w:rsidRPr="006B1312" w:rsidRDefault="00974DA0" w:rsidP="00F7033C">
            <w:pPr>
              <w:jc w:val="center"/>
              <w:rPr>
                <w:rFonts w:cs="Arial"/>
                <w:noProof/>
                <w:sz w:val="22"/>
                <w:szCs w:val="22"/>
              </w:rPr>
            </w:pPr>
            <w:r w:rsidRPr="006B1312">
              <w:rPr>
                <w:rFonts w:cs="Arial"/>
                <w:noProof/>
                <w:sz w:val="22"/>
                <w:szCs w:val="22"/>
              </w:rPr>
              <w:t>1.05×10</w:t>
            </w:r>
            <w:r w:rsidRPr="006B1312">
              <w:rPr>
                <w:rFonts w:cs="Arial"/>
                <w:noProof/>
                <w:sz w:val="22"/>
                <w:szCs w:val="22"/>
                <w:vertAlign w:val="superscript"/>
              </w:rPr>
              <w:t>-10</w:t>
            </w:r>
          </w:p>
        </w:tc>
        <w:tc>
          <w:tcPr>
            <w:tcW w:w="754" w:type="pct"/>
            <w:shd w:val="clear" w:color="auto" w:fill="auto"/>
            <w:noWrap/>
            <w:vAlign w:val="center"/>
            <w:hideMark/>
          </w:tcPr>
          <w:p w14:paraId="324EC387" w14:textId="77777777" w:rsidR="00974DA0" w:rsidRPr="006B1312" w:rsidRDefault="00974DA0" w:rsidP="00F7033C">
            <w:pPr>
              <w:jc w:val="center"/>
              <w:rPr>
                <w:rFonts w:cs="Arial"/>
                <w:noProof/>
                <w:sz w:val="22"/>
                <w:szCs w:val="22"/>
              </w:rPr>
            </w:pPr>
            <w:r w:rsidRPr="006B1312">
              <w:rPr>
                <w:rFonts w:cs="Arial"/>
                <w:noProof/>
                <w:sz w:val="22"/>
                <w:szCs w:val="22"/>
              </w:rPr>
              <w:t>5.00×10</w:t>
            </w:r>
            <w:r w:rsidRPr="006B1312">
              <w:rPr>
                <w:rFonts w:cs="Arial"/>
                <w:noProof/>
                <w:sz w:val="22"/>
                <w:szCs w:val="22"/>
                <w:vertAlign w:val="superscript"/>
              </w:rPr>
              <w:t>-14</w:t>
            </w:r>
          </w:p>
        </w:tc>
        <w:tc>
          <w:tcPr>
            <w:tcW w:w="754" w:type="pct"/>
            <w:shd w:val="clear" w:color="auto" w:fill="auto"/>
            <w:noWrap/>
            <w:vAlign w:val="center"/>
            <w:hideMark/>
          </w:tcPr>
          <w:p w14:paraId="12AFD28F" w14:textId="77777777" w:rsidR="00974DA0" w:rsidRPr="006B1312" w:rsidRDefault="00974DA0" w:rsidP="00F7033C">
            <w:pPr>
              <w:jc w:val="center"/>
              <w:rPr>
                <w:rFonts w:cs="Arial"/>
                <w:noProof/>
                <w:sz w:val="22"/>
                <w:szCs w:val="22"/>
              </w:rPr>
            </w:pPr>
            <w:r w:rsidRPr="006B1312">
              <w:rPr>
                <w:rFonts w:cs="Arial"/>
                <w:noProof/>
                <w:sz w:val="22"/>
                <w:szCs w:val="22"/>
              </w:rPr>
              <w:t>1.10×10</w:t>
            </w:r>
            <w:r w:rsidRPr="006B1312">
              <w:rPr>
                <w:rFonts w:cs="Arial"/>
                <w:noProof/>
                <w:sz w:val="22"/>
                <w:szCs w:val="22"/>
                <w:vertAlign w:val="superscript"/>
              </w:rPr>
              <w:t>-13</w:t>
            </w:r>
          </w:p>
        </w:tc>
        <w:tc>
          <w:tcPr>
            <w:tcW w:w="754" w:type="pct"/>
            <w:shd w:val="clear" w:color="auto" w:fill="auto"/>
            <w:noWrap/>
            <w:vAlign w:val="center"/>
            <w:hideMark/>
          </w:tcPr>
          <w:p w14:paraId="7E2D7A7B" w14:textId="77777777" w:rsidR="00974DA0" w:rsidRPr="006B1312" w:rsidRDefault="00974DA0" w:rsidP="00F7033C">
            <w:pPr>
              <w:jc w:val="center"/>
              <w:rPr>
                <w:rFonts w:cs="Arial"/>
                <w:noProof/>
                <w:sz w:val="22"/>
                <w:szCs w:val="22"/>
              </w:rPr>
            </w:pPr>
            <w:r w:rsidRPr="006B1312">
              <w:rPr>
                <w:rFonts w:cs="Arial"/>
                <w:noProof/>
                <w:sz w:val="22"/>
                <w:szCs w:val="22"/>
              </w:rPr>
              <w:t>9.95×10</w:t>
            </w:r>
            <w:r w:rsidRPr="006B1312">
              <w:rPr>
                <w:rFonts w:cs="Arial"/>
                <w:noProof/>
                <w:sz w:val="22"/>
                <w:szCs w:val="22"/>
                <w:vertAlign w:val="superscript"/>
              </w:rPr>
              <w:t>-03</w:t>
            </w:r>
          </w:p>
        </w:tc>
        <w:tc>
          <w:tcPr>
            <w:tcW w:w="754" w:type="pct"/>
            <w:shd w:val="clear" w:color="auto" w:fill="auto"/>
            <w:noWrap/>
            <w:vAlign w:val="center"/>
            <w:hideMark/>
          </w:tcPr>
          <w:p w14:paraId="31C0CC47" w14:textId="77777777" w:rsidR="00974DA0" w:rsidRPr="006B1312" w:rsidRDefault="00974DA0" w:rsidP="00F7033C">
            <w:pPr>
              <w:jc w:val="center"/>
              <w:rPr>
                <w:rFonts w:cs="Arial"/>
                <w:noProof/>
                <w:sz w:val="22"/>
                <w:szCs w:val="22"/>
              </w:rPr>
            </w:pPr>
            <w:r w:rsidRPr="006B1312">
              <w:rPr>
                <w:rFonts w:cs="Arial"/>
                <w:noProof/>
                <w:sz w:val="22"/>
                <w:szCs w:val="22"/>
              </w:rPr>
              <w:t>1.00×10</w:t>
            </w:r>
            <w:r w:rsidRPr="006B1312">
              <w:rPr>
                <w:rFonts w:cs="Arial"/>
                <w:noProof/>
                <w:sz w:val="22"/>
                <w:szCs w:val="22"/>
                <w:vertAlign w:val="superscript"/>
              </w:rPr>
              <w:t>-02</w:t>
            </w:r>
          </w:p>
        </w:tc>
      </w:tr>
      <w:tr w:rsidR="00974DA0" w:rsidRPr="009E589B" w14:paraId="71EA8659" w14:textId="77777777" w:rsidTr="00F453C8">
        <w:trPr>
          <w:trHeight w:val="300"/>
        </w:trPr>
        <w:tc>
          <w:tcPr>
            <w:tcW w:w="477" w:type="pct"/>
            <w:shd w:val="clear" w:color="auto" w:fill="auto"/>
            <w:noWrap/>
            <w:vAlign w:val="center"/>
            <w:hideMark/>
          </w:tcPr>
          <w:p w14:paraId="06C2555C" w14:textId="77777777" w:rsidR="00974DA0" w:rsidRPr="006B1312" w:rsidRDefault="00974DA0" w:rsidP="00F7033C">
            <w:pPr>
              <w:jc w:val="center"/>
              <w:rPr>
                <w:rFonts w:cs="Arial"/>
                <w:noProof/>
                <w:sz w:val="22"/>
                <w:szCs w:val="22"/>
              </w:rPr>
            </w:pPr>
            <w:r w:rsidRPr="006B1312">
              <w:rPr>
                <w:rFonts w:cs="Arial"/>
                <w:noProof/>
                <w:sz w:val="22"/>
                <w:szCs w:val="22"/>
              </w:rPr>
              <w:t>2.0</w:t>
            </w:r>
          </w:p>
        </w:tc>
        <w:tc>
          <w:tcPr>
            <w:tcW w:w="754" w:type="pct"/>
            <w:shd w:val="clear" w:color="auto" w:fill="auto"/>
            <w:noWrap/>
            <w:vAlign w:val="center"/>
            <w:hideMark/>
          </w:tcPr>
          <w:p w14:paraId="685160BE" w14:textId="77777777" w:rsidR="00974DA0" w:rsidRPr="006B1312" w:rsidRDefault="00974DA0" w:rsidP="00F7033C">
            <w:pPr>
              <w:jc w:val="center"/>
              <w:rPr>
                <w:rFonts w:cs="Arial"/>
                <w:noProof/>
                <w:sz w:val="22"/>
                <w:szCs w:val="22"/>
              </w:rPr>
            </w:pPr>
            <w:r w:rsidRPr="006B1312">
              <w:rPr>
                <w:rFonts w:cs="Arial"/>
                <w:noProof/>
                <w:sz w:val="22"/>
                <w:szCs w:val="22"/>
              </w:rPr>
              <w:t>8.73×10</w:t>
            </w:r>
            <w:r w:rsidRPr="006B1312">
              <w:rPr>
                <w:rFonts w:cs="Arial"/>
                <w:noProof/>
                <w:sz w:val="22"/>
                <w:szCs w:val="22"/>
                <w:vertAlign w:val="superscript"/>
              </w:rPr>
              <w:t>-05</w:t>
            </w:r>
          </w:p>
        </w:tc>
        <w:tc>
          <w:tcPr>
            <w:tcW w:w="754" w:type="pct"/>
            <w:shd w:val="clear" w:color="auto" w:fill="auto"/>
            <w:noWrap/>
            <w:vAlign w:val="center"/>
            <w:hideMark/>
          </w:tcPr>
          <w:p w14:paraId="3B17CC4E" w14:textId="77777777" w:rsidR="00974DA0" w:rsidRPr="006B1312" w:rsidRDefault="00974DA0" w:rsidP="00F7033C">
            <w:pPr>
              <w:jc w:val="center"/>
              <w:rPr>
                <w:rFonts w:cs="Arial"/>
                <w:noProof/>
                <w:sz w:val="22"/>
                <w:szCs w:val="22"/>
              </w:rPr>
            </w:pPr>
            <w:r w:rsidRPr="006B1312">
              <w:rPr>
                <w:rFonts w:cs="Arial"/>
                <w:noProof/>
                <w:sz w:val="22"/>
                <w:szCs w:val="22"/>
              </w:rPr>
              <w:t>1.06×10</w:t>
            </w:r>
            <w:r w:rsidRPr="006B1312">
              <w:rPr>
                <w:rFonts w:cs="Arial"/>
                <w:noProof/>
                <w:sz w:val="22"/>
                <w:szCs w:val="22"/>
                <w:vertAlign w:val="superscript"/>
              </w:rPr>
              <w:t>-10</w:t>
            </w:r>
          </w:p>
        </w:tc>
        <w:tc>
          <w:tcPr>
            <w:tcW w:w="754" w:type="pct"/>
            <w:shd w:val="clear" w:color="auto" w:fill="auto"/>
            <w:noWrap/>
            <w:vAlign w:val="center"/>
            <w:hideMark/>
          </w:tcPr>
          <w:p w14:paraId="1B05A8CD" w14:textId="77777777" w:rsidR="00974DA0" w:rsidRPr="006B1312" w:rsidRDefault="00974DA0" w:rsidP="00F7033C">
            <w:pPr>
              <w:jc w:val="center"/>
              <w:rPr>
                <w:rFonts w:cs="Arial"/>
                <w:noProof/>
                <w:sz w:val="22"/>
                <w:szCs w:val="22"/>
              </w:rPr>
            </w:pPr>
            <w:r w:rsidRPr="006B1312">
              <w:rPr>
                <w:rFonts w:cs="Arial"/>
                <w:noProof/>
                <w:sz w:val="22"/>
                <w:szCs w:val="22"/>
              </w:rPr>
              <w:t>4.95×10</w:t>
            </w:r>
            <w:r w:rsidRPr="006B1312">
              <w:rPr>
                <w:rFonts w:cs="Arial"/>
                <w:noProof/>
                <w:sz w:val="22"/>
                <w:szCs w:val="22"/>
                <w:vertAlign w:val="superscript"/>
              </w:rPr>
              <w:t>-14</w:t>
            </w:r>
          </w:p>
        </w:tc>
        <w:tc>
          <w:tcPr>
            <w:tcW w:w="754" w:type="pct"/>
            <w:shd w:val="clear" w:color="auto" w:fill="auto"/>
            <w:noWrap/>
            <w:vAlign w:val="center"/>
            <w:hideMark/>
          </w:tcPr>
          <w:p w14:paraId="4329797E" w14:textId="77777777" w:rsidR="00974DA0" w:rsidRPr="006B1312" w:rsidRDefault="00974DA0" w:rsidP="00F7033C">
            <w:pPr>
              <w:jc w:val="center"/>
              <w:rPr>
                <w:rFonts w:cs="Arial"/>
                <w:noProof/>
                <w:sz w:val="22"/>
                <w:szCs w:val="22"/>
              </w:rPr>
            </w:pPr>
            <w:r w:rsidRPr="006B1312">
              <w:rPr>
                <w:rFonts w:cs="Arial"/>
                <w:noProof/>
                <w:sz w:val="22"/>
                <w:szCs w:val="22"/>
              </w:rPr>
              <w:t>9.04×10</w:t>
            </w:r>
            <w:r w:rsidRPr="006B1312">
              <w:rPr>
                <w:rFonts w:cs="Arial"/>
                <w:noProof/>
                <w:sz w:val="22"/>
                <w:szCs w:val="22"/>
                <w:vertAlign w:val="superscript"/>
              </w:rPr>
              <w:t>-14</w:t>
            </w:r>
          </w:p>
        </w:tc>
        <w:tc>
          <w:tcPr>
            <w:tcW w:w="754" w:type="pct"/>
            <w:shd w:val="clear" w:color="auto" w:fill="auto"/>
            <w:noWrap/>
            <w:vAlign w:val="center"/>
            <w:hideMark/>
          </w:tcPr>
          <w:p w14:paraId="2926B961" w14:textId="77777777" w:rsidR="00974DA0" w:rsidRPr="006B1312" w:rsidRDefault="00974DA0" w:rsidP="00F7033C">
            <w:pPr>
              <w:jc w:val="center"/>
              <w:rPr>
                <w:rFonts w:cs="Arial"/>
                <w:noProof/>
                <w:sz w:val="22"/>
                <w:szCs w:val="22"/>
              </w:rPr>
            </w:pPr>
            <w:r w:rsidRPr="006B1312">
              <w:rPr>
                <w:rFonts w:cs="Arial"/>
                <w:noProof/>
                <w:sz w:val="22"/>
                <w:szCs w:val="22"/>
              </w:rPr>
              <w:t>9.94×10</w:t>
            </w:r>
            <w:r w:rsidRPr="006B1312">
              <w:rPr>
                <w:rFonts w:cs="Arial"/>
                <w:noProof/>
                <w:sz w:val="22"/>
                <w:szCs w:val="22"/>
                <w:vertAlign w:val="superscript"/>
              </w:rPr>
              <w:t>-03</w:t>
            </w:r>
          </w:p>
        </w:tc>
        <w:tc>
          <w:tcPr>
            <w:tcW w:w="754" w:type="pct"/>
            <w:shd w:val="clear" w:color="auto" w:fill="auto"/>
            <w:noWrap/>
            <w:vAlign w:val="center"/>
            <w:hideMark/>
          </w:tcPr>
          <w:p w14:paraId="4DA29993" w14:textId="77777777" w:rsidR="00974DA0" w:rsidRPr="006B1312" w:rsidRDefault="00974DA0" w:rsidP="00F7033C">
            <w:pPr>
              <w:jc w:val="center"/>
              <w:rPr>
                <w:rFonts w:cs="Arial"/>
                <w:noProof/>
                <w:sz w:val="22"/>
                <w:szCs w:val="22"/>
              </w:rPr>
            </w:pPr>
            <w:r w:rsidRPr="006B1312">
              <w:rPr>
                <w:rFonts w:cs="Arial"/>
                <w:noProof/>
                <w:sz w:val="22"/>
                <w:szCs w:val="22"/>
              </w:rPr>
              <w:t>1.00×10</w:t>
            </w:r>
            <w:r w:rsidRPr="006B1312">
              <w:rPr>
                <w:rFonts w:cs="Arial"/>
                <w:noProof/>
                <w:sz w:val="22"/>
                <w:szCs w:val="22"/>
                <w:vertAlign w:val="superscript"/>
              </w:rPr>
              <w:t>-02</w:t>
            </w:r>
          </w:p>
        </w:tc>
      </w:tr>
      <w:tr w:rsidR="00974DA0" w:rsidRPr="009E589B" w14:paraId="6BE7B1F9" w14:textId="77777777" w:rsidTr="00F453C8">
        <w:trPr>
          <w:trHeight w:val="300"/>
        </w:trPr>
        <w:tc>
          <w:tcPr>
            <w:tcW w:w="477" w:type="pct"/>
            <w:shd w:val="clear" w:color="auto" w:fill="auto"/>
            <w:noWrap/>
            <w:vAlign w:val="center"/>
            <w:hideMark/>
          </w:tcPr>
          <w:p w14:paraId="4D30FE64" w14:textId="77777777" w:rsidR="00974DA0" w:rsidRPr="006B1312" w:rsidRDefault="00974DA0" w:rsidP="00F7033C">
            <w:pPr>
              <w:jc w:val="center"/>
              <w:rPr>
                <w:rFonts w:cs="Arial"/>
                <w:noProof/>
                <w:sz w:val="22"/>
                <w:szCs w:val="22"/>
              </w:rPr>
            </w:pPr>
            <w:r w:rsidRPr="006B1312">
              <w:rPr>
                <w:rFonts w:cs="Arial"/>
                <w:noProof/>
                <w:sz w:val="22"/>
                <w:szCs w:val="22"/>
              </w:rPr>
              <w:t>3.0</w:t>
            </w:r>
          </w:p>
        </w:tc>
        <w:tc>
          <w:tcPr>
            <w:tcW w:w="754" w:type="pct"/>
            <w:shd w:val="clear" w:color="auto" w:fill="auto"/>
            <w:noWrap/>
            <w:vAlign w:val="center"/>
            <w:hideMark/>
          </w:tcPr>
          <w:p w14:paraId="6B9C181E" w14:textId="77777777" w:rsidR="00974DA0" w:rsidRPr="006B1312" w:rsidRDefault="00974DA0" w:rsidP="00F7033C">
            <w:pPr>
              <w:jc w:val="center"/>
              <w:rPr>
                <w:rFonts w:cs="Arial"/>
                <w:noProof/>
                <w:sz w:val="22"/>
                <w:szCs w:val="22"/>
              </w:rPr>
            </w:pPr>
            <w:r w:rsidRPr="006B1312">
              <w:rPr>
                <w:rFonts w:cs="Arial"/>
                <w:noProof/>
                <w:sz w:val="22"/>
                <w:szCs w:val="22"/>
              </w:rPr>
              <w:t>7.67×10</w:t>
            </w:r>
            <w:r w:rsidRPr="006B1312">
              <w:rPr>
                <w:rFonts w:cs="Arial"/>
                <w:noProof/>
                <w:sz w:val="22"/>
                <w:szCs w:val="22"/>
                <w:vertAlign w:val="superscript"/>
              </w:rPr>
              <w:t>-05</w:t>
            </w:r>
          </w:p>
        </w:tc>
        <w:tc>
          <w:tcPr>
            <w:tcW w:w="754" w:type="pct"/>
            <w:shd w:val="clear" w:color="auto" w:fill="auto"/>
            <w:noWrap/>
            <w:vAlign w:val="center"/>
            <w:hideMark/>
          </w:tcPr>
          <w:p w14:paraId="2C6D138B" w14:textId="77777777" w:rsidR="00974DA0" w:rsidRPr="006B1312" w:rsidRDefault="00974DA0" w:rsidP="00F7033C">
            <w:pPr>
              <w:jc w:val="center"/>
              <w:rPr>
                <w:rFonts w:cs="Arial"/>
                <w:noProof/>
                <w:sz w:val="22"/>
                <w:szCs w:val="22"/>
              </w:rPr>
            </w:pPr>
            <w:r w:rsidRPr="006B1312">
              <w:rPr>
                <w:rFonts w:cs="Arial"/>
                <w:noProof/>
                <w:sz w:val="22"/>
                <w:szCs w:val="22"/>
              </w:rPr>
              <w:t>1.04×10</w:t>
            </w:r>
            <w:r w:rsidRPr="006B1312">
              <w:rPr>
                <w:rFonts w:cs="Arial"/>
                <w:noProof/>
                <w:sz w:val="22"/>
                <w:szCs w:val="22"/>
                <w:vertAlign w:val="superscript"/>
              </w:rPr>
              <w:t>-10</w:t>
            </w:r>
          </w:p>
        </w:tc>
        <w:tc>
          <w:tcPr>
            <w:tcW w:w="754" w:type="pct"/>
            <w:shd w:val="clear" w:color="auto" w:fill="auto"/>
            <w:noWrap/>
            <w:vAlign w:val="center"/>
            <w:hideMark/>
          </w:tcPr>
          <w:p w14:paraId="6F93757D" w14:textId="77777777" w:rsidR="00974DA0" w:rsidRPr="006B1312" w:rsidRDefault="00974DA0" w:rsidP="00F7033C">
            <w:pPr>
              <w:jc w:val="center"/>
              <w:rPr>
                <w:rFonts w:cs="Arial"/>
                <w:noProof/>
                <w:sz w:val="22"/>
                <w:szCs w:val="22"/>
              </w:rPr>
            </w:pPr>
            <w:r w:rsidRPr="006B1312">
              <w:rPr>
                <w:rFonts w:cs="Arial"/>
                <w:noProof/>
                <w:sz w:val="22"/>
                <w:szCs w:val="22"/>
              </w:rPr>
              <w:t>4.92×10</w:t>
            </w:r>
            <w:r w:rsidRPr="006B1312">
              <w:rPr>
                <w:rFonts w:cs="Arial"/>
                <w:noProof/>
                <w:sz w:val="22"/>
                <w:szCs w:val="22"/>
                <w:vertAlign w:val="superscript"/>
              </w:rPr>
              <w:t>-14</w:t>
            </w:r>
          </w:p>
        </w:tc>
        <w:tc>
          <w:tcPr>
            <w:tcW w:w="754" w:type="pct"/>
            <w:shd w:val="clear" w:color="auto" w:fill="auto"/>
            <w:noWrap/>
            <w:vAlign w:val="center"/>
            <w:hideMark/>
          </w:tcPr>
          <w:p w14:paraId="070F2CE2" w14:textId="77777777" w:rsidR="00974DA0" w:rsidRPr="006B1312" w:rsidRDefault="00974DA0" w:rsidP="00F7033C">
            <w:pPr>
              <w:jc w:val="center"/>
              <w:rPr>
                <w:rFonts w:cs="Arial"/>
                <w:noProof/>
                <w:sz w:val="22"/>
                <w:szCs w:val="22"/>
              </w:rPr>
            </w:pPr>
            <w:r w:rsidRPr="006B1312">
              <w:rPr>
                <w:rFonts w:cs="Arial"/>
                <w:noProof/>
                <w:sz w:val="22"/>
                <w:szCs w:val="22"/>
              </w:rPr>
              <w:t>7.92×10</w:t>
            </w:r>
            <w:r w:rsidRPr="006B1312">
              <w:rPr>
                <w:rFonts w:cs="Arial"/>
                <w:noProof/>
                <w:sz w:val="22"/>
                <w:szCs w:val="22"/>
                <w:vertAlign w:val="superscript"/>
              </w:rPr>
              <w:t>-14</w:t>
            </w:r>
          </w:p>
        </w:tc>
        <w:tc>
          <w:tcPr>
            <w:tcW w:w="754" w:type="pct"/>
            <w:shd w:val="clear" w:color="auto" w:fill="auto"/>
            <w:noWrap/>
            <w:vAlign w:val="center"/>
            <w:hideMark/>
          </w:tcPr>
          <w:p w14:paraId="6C397FF0" w14:textId="77777777" w:rsidR="00974DA0" w:rsidRPr="006B1312" w:rsidRDefault="00974DA0" w:rsidP="00F7033C">
            <w:pPr>
              <w:jc w:val="center"/>
              <w:rPr>
                <w:rFonts w:cs="Arial"/>
                <w:noProof/>
                <w:sz w:val="22"/>
                <w:szCs w:val="22"/>
              </w:rPr>
            </w:pPr>
            <w:r w:rsidRPr="006B1312">
              <w:rPr>
                <w:rFonts w:cs="Arial"/>
                <w:noProof/>
                <w:sz w:val="22"/>
                <w:szCs w:val="22"/>
              </w:rPr>
              <w:t>9.81×10</w:t>
            </w:r>
            <w:r w:rsidRPr="006B1312">
              <w:rPr>
                <w:rFonts w:cs="Arial"/>
                <w:noProof/>
                <w:sz w:val="22"/>
                <w:szCs w:val="22"/>
                <w:vertAlign w:val="superscript"/>
              </w:rPr>
              <w:t>-03</w:t>
            </w:r>
          </w:p>
        </w:tc>
        <w:tc>
          <w:tcPr>
            <w:tcW w:w="754" w:type="pct"/>
            <w:shd w:val="clear" w:color="auto" w:fill="auto"/>
            <w:noWrap/>
            <w:vAlign w:val="center"/>
            <w:hideMark/>
          </w:tcPr>
          <w:p w14:paraId="74EE0FF9" w14:textId="77777777" w:rsidR="00974DA0" w:rsidRPr="006B1312" w:rsidRDefault="00974DA0" w:rsidP="00F7033C">
            <w:pPr>
              <w:jc w:val="center"/>
              <w:rPr>
                <w:rFonts w:cs="Arial"/>
                <w:noProof/>
                <w:sz w:val="22"/>
                <w:szCs w:val="22"/>
              </w:rPr>
            </w:pPr>
            <w:r w:rsidRPr="006B1312">
              <w:rPr>
                <w:rFonts w:cs="Arial"/>
                <w:noProof/>
                <w:sz w:val="22"/>
                <w:szCs w:val="22"/>
              </w:rPr>
              <w:t>9.98×10</w:t>
            </w:r>
            <w:r w:rsidRPr="006B1312">
              <w:rPr>
                <w:rFonts w:cs="Arial"/>
                <w:noProof/>
                <w:sz w:val="22"/>
                <w:szCs w:val="22"/>
                <w:vertAlign w:val="superscript"/>
              </w:rPr>
              <w:t>-03</w:t>
            </w:r>
          </w:p>
        </w:tc>
      </w:tr>
      <w:tr w:rsidR="00974DA0" w:rsidRPr="009E589B" w14:paraId="174448B9" w14:textId="77777777" w:rsidTr="00F453C8">
        <w:trPr>
          <w:trHeight w:val="300"/>
        </w:trPr>
        <w:tc>
          <w:tcPr>
            <w:tcW w:w="477" w:type="pct"/>
            <w:shd w:val="clear" w:color="auto" w:fill="auto"/>
            <w:noWrap/>
            <w:vAlign w:val="center"/>
            <w:hideMark/>
          </w:tcPr>
          <w:p w14:paraId="32A39AAA" w14:textId="77777777" w:rsidR="00974DA0" w:rsidRPr="006B1312" w:rsidRDefault="00974DA0" w:rsidP="00F7033C">
            <w:pPr>
              <w:jc w:val="center"/>
              <w:rPr>
                <w:rFonts w:cs="Arial"/>
                <w:noProof/>
                <w:sz w:val="22"/>
                <w:szCs w:val="22"/>
              </w:rPr>
            </w:pPr>
            <w:r w:rsidRPr="006B1312">
              <w:rPr>
                <w:rFonts w:cs="Arial"/>
                <w:noProof/>
                <w:sz w:val="22"/>
                <w:szCs w:val="22"/>
              </w:rPr>
              <w:t>4.0</w:t>
            </w:r>
          </w:p>
        </w:tc>
        <w:tc>
          <w:tcPr>
            <w:tcW w:w="754" w:type="pct"/>
            <w:shd w:val="clear" w:color="auto" w:fill="auto"/>
            <w:noWrap/>
            <w:vAlign w:val="center"/>
            <w:hideMark/>
          </w:tcPr>
          <w:p w14:paraId="49713350" w14:textId="77777777" w:rsidR="00974DA0" w:rsidRPr="006B1312" w:rsidRDefault="00974DA0" w:rsidP="00F7033C">
            <w:pPr>
              <w:jc w:val="center"/>
              <w:rPr>
                <w:rFonts w:cs="Arial"/>
                <w:noProof/>
                <w:sz w:val="22"/>
                <w:szCs w:val="22"/>
              </w:rPr>
            </w:pPr>
            <w:r w:rsidRPr="006B1312">
              <w:rPr>
                <w:rFonts w:cs="Arial"/>
                <w:noProof/>
                <w:sz w:val="22"/>
                <w:szCs w:val="22"/>
              </w:rPr>
              <w:t>6.74×10</w:t>
            </w:r>
            <w:r w:rsidRPr="006B1312">
              <w:rPr>
                <w:rFonts w:cs="Arial"/>
                <w:noProof/>
                <w:sz w:val="22"/>
                <w:szCs w:val="22"/>
                <w:vertAlign w:val="superscript"/>
              </w:rPr>
              <w:t>-05</w:t>
            </w:r>
          </w:p>
        </w:tc>
        <w:tc>
          <w:tcPr>
            <w:tcW w:w="754" w:type="pct"/>
            <w:shd w:val="clear" w:color="auto" w:fill="auto"/>
            <w:noWrap/>
            <w:vAlign w:val="center"/>
            <w:hideMark/>
          </w:tcPr>
          <w:p w14:paraId="6F3039AE" w14:textId="77777777" w:rsidR="00974DA0" w:rsidRPr="006B1312" w:rsidRDefault="00974DA0" w:rsidP="00F7033C">
            <w:pPr>
              <w:jc w:val="center"/>
              <w:rPr>
                <w:rFonts w:cs="Arial"/>
                <w:noProof/>
                <w:sz w:val="22"/>
                <w:szCs w:val="22"/>
              </w:rPr>
            </w:pPr>
            <w:r w:rsidRPr="006B1312">
              <w:rPr>
                <w:rFonts w:cs="Arial"/>
                <w:noProof/>
                <w:sz w:val="22"/>
                <w:szCs w:val="22"/>
              </w:rPr>
              <w:t>1.04×10</w:t>
            </w:r>
            <w:r w:rsidRPr="006B1312">
              <w:rPr>
                <w:rFonts w:cs="Arial"/>
                <w:noProof/>
                <w:sz w:val="22"/>
                <w:szCs w:val="22"/>
                <w:vertAlign w:val="superscript"/>
              </w:rPr>
              <w:t>-10</w:t>
            </w:r>
          </w:p>
        </w:tc>
        <w:tc>
          <w:tcPr>
            <w:tcW w:w="754" w:type="pct"/>
            <w:shd w:val="clear" w:color="auto" w:fill="auto"/>
            <w:noWrap/>
            <w:vAlign w:val="center"/>
            <w:hideMark/>
          </w:tcPr>
          <w:p w14:paraId="2821AE1D" w14:textId="77777777" w:rsidR="00974DA0" w:rsidRPr="006B1312" w:rsidRDefault="00974DA0" w:rsidP="00F7033C">
            <w:pPr>
              <w:jc w:val="center"/>
              <w:rPr>
                <w:rFonts w:cs="Arial"/>
                <w:noProof/>
                <w:sz w:val="22"/>
                <w:szCs w:val="22"/>
              </w:rPr>
            </w:pPr>
            <w:r w:rsidRPr="006B1312">
              <w:rPr>
                <w:rFonts w:cs="Arial"/>
                <w:noProof/>
                <w:sz w:val="22"/>
                <w:szCs w:val="22"/>
              </w:rPr>
              <w:t>4.81×10</w:t>
            </w:r>
            <w:r w:rsidRPr="006B1312">
              <w:rPr>
                <w:rFonts w:cs="Arial"/>
                <w:noProof/>
                <w:sz w:val="22"/>
                <w:szCs w:val="22"/>
                <w:vertAlign w:val="superscript"/>
              </w:rPr>
              <w:t>-14</w:t>
            </w:r>
          </w:p>
        </w:tc>
        <w:tc>
          <w:tcPr>
            <w:tcW w:w="754" w:type="pct"/>
            <w:shd w:val="clear" w:color="auto" w:fill="auto"/>
            <w:noWrap/>
            <w:vAlign w:val="center"/>
            <w:hideMark/>
          </w:tcPr>
          <w:p w14:paraId="2F216993" w14:textId="77777777" w:rsidR="00974DA0" w:rsidRPr="006B1312" w:rsidRDefault="00974DA0" w:rsidP="00F7033C">
            <w:pPr>
              <w:jc w:val="center"/>
              <w:rPr>
                <w:rFonts w:cs="Arial"/>
                <w:noProof/>
                <w:sz w:val="22"/>
                <w:szCs w:val="22"/>
              </w:rPr>
            </w:pPr>
            <w:r w:rsidRPr="006B1312">
              <w:rPr>
                <w:rFonts w:cs="Arial"/>
                <w:noProof/>
                <w:sz w:val="22"/>
                <w:szCs w:val="22"/>
              </w:rPr>
              <w:t>7.04×10</w:t>
            </w:r>
            <w:r w:rsidRPr="006B1312">
              <w:rPr>
                <w:rFonts w:cs="Arial"/>
                <w:noProof/>
                <w:sz w:val="22"/>
                <w:szCs w:val="22"/>
                <w:vertAlign w:val="superscript"/>
              </w:rPr>
              <w:t>-14</w:t>
            </w:r>
          </w:p>
        </w:tc>
        <w:tc>
          <w:tcPr>
            <w:tcW w:w="754" w:type="pct"/>
            <w:shd w:val="clear" w:color="auto" w:fill="auto"/>
            <w:noWrap/>
            <w:vAlign w:val="center"/>
            <w:hideMark/>
          </w:tcPr>
          <w:p w14:paraId="2FDBFA7B" w14:textId="77777777" w:rsidR="00974DA0" w:rsidRPr="006B1312" w:rsidRDefault="00974DA0" w:rsidP="00F7033C">
            <w:pPr>
              <w:jc w:val="center"/>
              <w:rPr>
                <w:rFonts w:cs="Arial"/>
                <w:noProof/>
                <w:sz w:val="22"/>
                <w:szCs w:val="22"/>
              </w:rPr>
            </w:pPr>
            <w:r w:rsidRPr="006B1312">
              <w:rPr>
                <w:rFonts w:cs="Arial"/>
                <w:noProof/>
                <w:sz w:val="22"/>
                <w:szCs w:val="22"/>
              </w:rPr>
              <w:t>9.88×10</w:t>
            </w:r>
            <w:r w:rsidRPr="006B1312">
              <w:rPr>
                <w:rFonts w:cs="Arial"/>
                <w:noProof/>
                <w:sz w:val="22"/>
                <w:szCs w:val="22"/>
                <w:vertAlign w:val="superscript"/>
              </w:rPr>
              <w:t>-03</w:t>
            </w:r>
          </w:p>
        </w:tc>
        <w:tc>
          <w:tcPr>
            <w:tcW w:w="754" w:type="pct"/>
            <w:shd w:val="clear" w:color="auto" w:fill="auto"/>
            <w:noWrap/>
            <w:vAlign w:val="center"/>
            <w:hideMark/>
          </w:tcPr>
          <w:p w14:paraId="2524FE80" w14:textId="77777777" w:rsidR="00974DA0" w:rsidRPr="006B1312" w:rsidRDefault="00974DA0" w:rsidP="00F7033C">
            <w:pPr>
              <w:jc w:val="center"/>
              <w:rPr>
                <w:rFonts w:cs="Arial"/>
                <w:noProof/>
                <w:sz w:val="22"/>
                <w:szCs w:val="22"/>
              </w:rPr>
            </w:pPr>
            <w:r w:rsidRPr="006B1312">
              <w:rPr>
                <w:rFonts w:cs="Arial"/>
                <w:noProof/>
                <w:sz w:val="22"/>
                <w:szCs w:val="22"/>
              </w:rPr>
              <w:t>9.95×10</w:t>
            </w:r>
            <w:r w:rsidRPr="006B1312">
              <w:rPr>
                <w:rFonts w:cs="Arial"/>
                <w:noProof/>
                <w:sz w:val="22"/>
                <w:szCs w:val="22"/>
                <w:vertAlign w:val="superscript"/>
              </w:rPr>
              <w:t>-03</w:t>
            </w:r>
          </w:p>
        </w:tc>
      </w:tr>
      <w:tr w:rsidR="00974DA0" w:rsidRPr="009E589B" w14:paraId="15945581" w14:textId="77777777" w:rsidTr="00F453C8">
        <w:trPr>
          <w:trHeight w:val="300"/>
        </w:trPr>
        <w:tc>
          <w:tcPr>
            <w:tcW w:w="477" w:type="pct"/>
            <w:shd w:val="clear" w:color="auto" w:fill="auto"/>
            <w:noWrap/>
            <w:vAlign w:val="center"/>
            <w:hideMark/>
          </w:tcPr>
          <w:p w14:paraId="31A69AFA" w14:textId="77777777" w:rsidR="00974DA0" w:rsidRPr="006B1312" w:rsidRDefault="00974DA0" w:rsidP="00F7033C">
            <w:pPr>
              <w:jc w:val="center"/>
              <w:rPr>
                <w:rFonts w:cs="Arial"/>
                <w:noProof/>
                <w:sz w:val="22"/>
                <w:szCs w:val="22"/>
              </w:rPr>
            </w:pPr>
            <w:r w:rsidRPr="006B1312">
              <w:rPr>
                <w:rFonts w:cs="Arial"/>
                <w:noProof/>
                <w:sz w:val="22"/>
                <w:szCs w:val="22"/>
              </w:rPr>
              <w:t>5.0</w:t>
            </w:r>
          </w:p>
        </w:tc>
        <w:tc>
          <w:tcPr>
            <w:tcW w:w="754" w:type="pct"/>
            <w:shd w:val="clear" w:color="auto" w:fill="auto"/>
            <w:noWrap/>
            <w:vAlign w:val="center"/>
            <w:hideMark/>
          </w:tcPr>
          <w:p w14:paraId="5F944462" w14:textId="77777777" w:rsidR="00974DA0" w:rsidRPr="006B1312" w:rsidRDefault="00974DA0" w:rsidP="00F7033C">
            <w:pPr>
              <w:jc w:val="center"/>
              <w:rPr>
                <w:rFonts w:cs="Arial"/>
                <w:noProof/>
                <w:sz w:val="22"/>
                <w:szCs w:val="22"/>
              </w:rPr>
            </w:pPr>
            <w:r w:rsidRPr="006B1312">
              <w:rPr>
                <w:rFonts w:cs="Arial"/>
                <w:noProof/>
                <w:sz w:val="22"/>
                <w:szCs w:val="22"/>
              </w:rPr>
              <w:t>6.11×10</w:t>
            </w:r>
            <w:r w:rsidRPr="006B1312">
              <w:rPr>
                <w:rFonts w:cs="Arial"/>
                <w:noProof/>
                <w:sz w:val="22"/>
                <w:szCs w:val="22"/>
                <w:vertAlign w:val="superscript"/>
              </w:rPr>
              <w:t>-05</w:t>
            </w:r>
          </w:p>
        </w:tc>
        <w:tc>
          <w:tcPr>
            <w:tcW w:w="754" w:type="pct"/>
            <w:shd w:val="clear" w:color="auto" w:fill="auto"/>
            <w:noWrap/>
            <w:vAlign w:val="center"/>
            <w:hideMark/>
          </w:tcPr>
          <w:p w14:paraId="47DE2C0D" w14:textId="77777777" w:rsidR="00974DA0" w:rsidRPr="006B1312" w:rsidRDefault="00974DA0" w:rsidP="00F7033C">
            <w:pPr>
              <w:jc w:val="center"/>
              <w:rPr>
                <w:rFonts w:cs="Arial"/>
                <w:noProof/>
                <w:sz w:val="22"/>
                <w:szCs w:val="22"/>
              </w:rPr>
            </w:pPr>
            <w:r w:rsidRPr="006B1312">
              <w:rPr>
                <w:rFonts w:cs="Arial"/>
                <w:noProof/>
                <w:sz w:val="22"/>
                <w:szCs w:val="22"/>
              </w:rPr>
              <w:t>1.03×10</w:t>
            </w:r>
            <w:r w:rsidRPr="006B1312">
              <w:rPr>
                <w:rFonts w:cs="Arial"/>
                <w:noProof/>
                <w:sz w:val="22"/>
                <w:szCs w:val="22"/>
                <w:vertAlign w:val="superscript"/>
              </w:rPr>
              <w:t>-10</w:t>
            </w:r>
          </w:p>
        </w:tc>
        <w:tc>
          <w:tcPr>
            <w:tcW w:w="754" w:type="pct"/>
            <w:shd w:val="clear" w:color="auto" w:fill="auto"/>
            <w:noWrap/>
            <w:vAlign w:val="center"/>
            <w:hideMark/>
          </w:tcPr>
          <w:p w14:paraId="314CC591" w14:textId="77777777" w:rsidR="00974DA0" w:rsidRPr="006B1312" w:rsidRDefault="00974DA0" w:rsidP="00F7033C">
            <w:pPr>
              <w:jc w:val="center"/>
              <w:rPr>
                <w:rFonts w:cs="Arial"/>
                <w:noProof/>
                <w:sz w:val="22"/>
                <w:szCs w:val="22"/>
              </w:rPr>
            </w:pPr>
            <w:r w:rsidRPr="006B1312">
              <w:rPr>
                <w:rFonts w:cs="Arial"/>
                <w:noProof/>
                <w:sz w:val="22"/>
                <w:szCs w:val="22"/>
              </w:rPr>
              <w:t>4.68×10</w:t>
            </w:r>
            <w:r w:rsidRPr="006B1312">
              <w:rPr>
                <w:rFonts w:cs="Arial"/>
                <w:noProof/>
                <w:sz w:val="22"/>
                <w:szCs w:val="22"/>
                <w:vertAlign w:val="superscript"/>
              </w:rPr>
              <w:t>-14</w:t>
            </w:r>
          </w:p>
        </w:tc>
        <w:tc>
          <w:tcPr>
            <w:tcW w:w="754" w:type="pct"/>
            <w:shd w:val="clear" w:color="auto" w:fill="auto"/>
            <w:noWrap/>
            <w:vAlign w:val="center"/>
            <w:hideMark/>
          </w:tcPr>
          <w:p w14:paraId="69441328" w14:textId="77777777" w:rsidR="00974DA0" w:rsidRPr="006B1312" w:rsidRDefault="00974DA0" w:rsidP="00F7033C">
            <w:pPr>
              <w:jc w:val="center"/>
              <w:rPr>
                <w:rFonts w:cs="Arial"/>
                <w:noProof/>
                <w:sz w:val="22"/>
                <w:szCs w:val="22"/>
              </w:rPr>
            </w:pPr>
            <w:r w:rsidRPr="006B1312">
              <w:rPr>
                <w:rFonts w:cs="Arial"/>
                <w:noProof/>
                <w:sz w:val="22"/>
                <w:szCs w:val="22"/>
              </w:rPr>
              <w:t>6.23×10</w:t>
            </w:r>
            <w:r w:rsidRPr="006B1312">
              <w:rPr>
                <w:rFonts w:cs="Arial"/>
                <w:noProof/>
                <w:sz w:val="22"/>
                <w:szCs w:val="22"/>
                <w:vertAlign w:val="superscript"/>
              </w:rPr>
              <w:t>-14</w:t>
            </w:r>
          </w:p>
        </w:tc>
        <w:tc>
          <w:tcPr>
            <w:tcW w:w="754" w:type="pct"/>
            <w:shd w:val="clear" w:color="auto" w:fill="auto"/>
            <w:noWrap/>
            <w:vAlign w:val="center"/>
            <w:hideMark/>
          </w:tcPr>
          <w:p w14:paraId="739FCA4F" w14:textId="77777777" w:rsidR="00974DA0" w:rsidRPr="006B1312" w:rsidRDefault="00974DA0" w:rsidP="00F7033C">
            <w:pPr>
              <w:jc w:val="center"/>
              <w:rPr>
                <w:rFonts w:cs="Arial"/>
                <w:noProof/>
                <w:sz w:val="22"/>
                <w:szCs w:val="22"/>
              </w:rPr>
            </w:pPr>
            <w:r w:rsidRPr="006B1312">
              <w:rPr>
                <w:rFonts w:cs="Arial"/>
                <w:noProof/>
                <w:sz w:val="22"/>
                <w:szCs w:val="22"/>
              </w:rPr>
              <w:t>9.79×10</w:t>
            </w:r>
            <w:r w:rsidRPr="006B1312">
              <w:rPr>
                <w:rFonts w:cs="Arial"/>
                <w:noProof/>
                <w:sz w:val="22"/>
                <w:szCs w:val="22"/>
                <w:vertAlign w:val="superscript"/>
              </w:rPr>
              <w:t>-03</w:t>
            </w:r>
          </w:p>
        </w:tc>
        <w:tc>
          <w:tcPr>
            <w:tcW w:w="754" w:type="pct"/>
            <w:shd w:val="clear" w:color="auto" w:fill="auto"/>
            <w:noWrap/>
            <w:vAlign w:val="center"/>
            <w:hideMark/>
          </w:tcPr>
          <w:p w14:paraId="54211E4D" w14:textId="77777777" w:rsidR="00974DA0" w:rsidRPr="006B1312" w:rsidRDefault="00974DA0" w:rsidP="00F7033C">
            <w:pPr>
              <w:jc w:val="center"/>
              <w:rPr>
                <w:rFonts w:cs="Arial"/>
                <w:noProof/>
                <w:sz w:val="22"/>
                <w:szCs w:val="22"/>
              </w:rPr>
            </w:pPr>
            <w:r w:rsidRPr="006B1312">
              <w:rPr>
                <w:rFonts w:cs="Arial"/>
                <w:noProof/>
                <w:sz w:val="22"/>
                <w:szCs w:val="22"/>
              </w:rPr>
              <w:t>9.90×10</w:t>
            </w:r>
            <w:r w:rsidRPr="006B1312">
              <w:rPr>
                <w:rFonts w:cs="Arial"/>
                <w:noProof/>
                <w:sz w:val="22"/>
                <w:szCs w:val="22"/>
                <w:vertAlign w:val="superscript"/>
              </w:rPr>
              <w:t>-03</w:t>
            </w:r>
          </w:p>
        </w:tc>
      </w:tr>
      <w:tr w:rsidR="00974DA0" w:rsidRPr="009E589B" w14:paraId="704F398E" w14:textId="77777777" w:rsidTr="00F453C8">
        <w:trPr>
          <w:trHeight w:val="300"/>
        </w:trPr>
        <w:tc>
          <w:tcPr>
            <w:tcW w:w="477" w:type="pct"/>
            <w:shd w:val="clear" w:color="auto" w:fill="auto"/>
            <w:noWrap/>
            <w:vAlign w:val="center"/>
            <w:hideMark/>
          </w:tcPr>
          <w:p w14:paraId="76A0EE0E" w14:textId="77777777" w:rsidR="00974DA0" w:rsidRPr="006B1312" w:rsidRDefault="00974DA0" w:rsidP="00F7033C">
            <w:pPr>
              <w:jc w:val="center"/>
              <w:rPr>
                <w:rFonts w:cs="Arial"/>
                <w:noProof/>
                <w:sz w:val="22"/>
                <w:szCs w:val="22"/>
              </w:rPr>
            </w:pPr>
            <w:r w:rsidRPr="006B1312">
              <w:rPr>
                <w:rFonts w:cs="Arial"/>
                <w:noProof/>
                <w:sz w:val="22"/>
                <w:szCs w:val="22"/>
              </w:rPr>
              <w:t>7.0</w:t>
            </w:r>
          </w:p>
        </w:tc>
        <w:tc>
          <w:tcPr>
            <w:tcW w:w="754" w:type="pct"/>
            <w:shd w:val="clear" w:color="auto" w:fill="auto"/>
            <w:noWrap/>
            <w:vAlign w:val="center"/>
            <w:hideMark/>
          </w:tcPr>
          <w:p w14:paraId="16D99822" w14:textId="77777777" w:rsidR="00974DA0" w:rsidRPr="006B1312" w:rsidRDefault="00974DA0" w:rsidP="00F7033C">
            <w:pPr>
              <w:jc w:val="center"/>
              <w:rPr>
                <w:rFonts w:cs="Arial"/>
                <w:noProof/>
                <w:sz w:val="22"/>
                <w:szCs w:val="22"/>
              </w:rPr>
            </w:pPr>
            <w:r w:rsidRPr="006B1312">
              <w:rPr>
                <w:rFonts w:cs="Arial"/>
                <w:noProof/>
                <w:sz w:val="22"/>
                <w:szCs w:val="22"/>
              </w:rPr>
              <w:t>5.08×10</w:t>
            </w:r>
            <w:r w:rsidRPr="006B1312">
              <w:rPr>
                <w:rFonts w:cs="Arial"/>
                <w:noProof/>
                <w:sz w:val="22"/>
                <w:szCs w:val="22"/>
                <w:vertAlign w:val="superscript"/>
              </w:rPr>
              <w:t>-05</w:t>
            </w:r>
          </w:p>
        </w:tc>
        <w:tc>
          <w:tcPr>
            <w:tcW w:w="754" w:type="pct"/>
            <w:shd w:val="clear" w:color="auto" w:fill="auto"/>
            <w:noWrap/>
            <w:vAlign w:val="center"/>
            <w:hideMark/>
          </w:tcPr>
          <w:p w14:paraId="141D5EF3" w14:textId="77777777" w:rsidR="00974DA0" w:rsidRPr="006B1312" w:rsidRDefault="00974DA0" w:rsidP="00F7033C">
            <w:pPr>
              <w:jc w:val="center"/>
              <w:rPr>
                <w:rFonts w:cs="Arial"/>
                <w:noProof/>
                <w:sz w:val="22"/>
                <w:szCs w:val="22"/>
              </w:rPr>
            </w:pPr>
            <w:r w:rsidRPr="006B1312">
              <w:rPr>
                <w:rFonts w:cs="Arial"/>
                <w:noProof/>
                <w:sz w:val="22"/>
                <w:szCs w:val="22"/>
              </w:rPr>
              <w:t>1.01×10</w:t>
            </w:r>
            <w:r w:rsidRPr="006B1312">
              <w:rPr>
                <w:rFonts w:cs="Arial"/>
                <w:noProof/>
                <w:sz w:val="22"/>
                <w:szCs w:val="22"/>
                <w:vertAlign w:val="superscript"/>
              </w:rPr>
              <w:t>-10</w:t>
            </w:r>
          </w:p>
        </w:tc>
        <w:tc>
          <w:tcPr>
            <w:tcW w:w="754" w:type="pct"/>
            <w:shd w:val="clear" w:color="auto" w:fill="auto"/>
            <w:noWrap/>
            <w:vAlign w:val="center"/>
            <w:hideMark/>
          </w:tcPr>
          <w:p w14:paraId="45D039DD" w14:textId="77777777" w:rsidR="00974DA0" w:rsidRPr="006B1312" w:rsidRDefault="00974DA0" w:rsidP="00F7033C">
            <w:pPr>
              <w:jc w:val="center"/>
              <w:rPr>
                <w:rFonts w:cs="Arial"/>
                <w:noProof/>
                <w:sz w:val="22"/>
                <w:szCs w:val="22"/>
              </w:rPr>
            </w:pPr>
            <w:r w:rsidRPr="006B1312">
              <w:rPr>
                <w:rFonts w:cs="Arial"/>
                <w:noProof/>
                <w:sz w:val="22"/>
                <w:szCs w:val="22"/>
              </w:rPr>
              <w:t>4.70×10</w:t>
            </w:r>
            <w:r w:rsidRPr="006B1312">
              <w:rPr>
                <w:rFonts w:cs="Arial"/>
                <w:noProof/>
                <w:sz w:val="22"/>
                <w:szCs w:val="22"/>
                <w:vertAlign w:val="superscript"/>
              </w:rPr>
              <w:t>-14</w:t>
            </w:r>
          </w:p>
        </w:tc>
        <w:tc>
          <w:tcPr>
            <w:tcW w:w="754" w:type="pct"/>
            <w:shd w:val="clear" w:color="auto" w:fill="auto"/>
            <w:noWrap/>
            <w:vAlign w:val="center"/>
            <w:hideMark/>
          </w:tcPr>
          <w:p w14:paraId="6048A5DB" w14:textId="77777777" w:rsidR="00974DA0" w:rsidRPr="006B1312" w:rsidRDefault="00974DA0" w:rsidP="00F7033C">
            <w:pPr>
              <w:jc w:val="center"/>
              <w:rPr>
                <w:rFonts w:cs="Arial"/>
                <w:noProof/>
                <w:sz w:val="22"/>
                <w:szCs w:val="22"/>
              </w:rPr>
            </w:pPr>
            <w:r w:rsidRPr="006B1312">
              <w:rPr>
                <w:rFonts w:cs="Arial"/>
                <w:noProof/>
                <w:sz w:val="22"/>
                <w:szCs w:val="22"/>
              </w:rPr>
              <w:t>5.39×10</w:t>
            </w:r>
            <w:r w:rsidRPr="006B1312">
              <w:rPr>
                <w:rFonts w:cs="Arial"/>
                <w:noProof/>
                <w:sz w:val="22"/>
                <w:szCs w:val="22"/>
                <w:vertAlign w:val="superscript"/>
              </w:rPr>
              <w:t>-14</w:t>
            </w:r>
          </w:p>
        </w:tc>
        <w:tc>
          <w:tcPr>
            <w:tcW w:w="754" w:type="pct"/>
            <w:shd w:val="clear" w:color="auto" w:fill="auto"/>
            <w:noWrap/>
            <w:vAlign w:val="center"/>
            <w:hideMark/>
          </w:tcPr>
          <w:p w14:paraId="5E0FA2D7" w14:textId="77777777" w:rsidR="00974DA0" w:rsidRPr="006B1312" w:rsidRDefault="00974DA0" w:rsidP="00F7033C">
            <w:pPr>
              <w:jc w:val="center"/>
              <w:rPr>
                <w:rFonts w:cs="Arial"/>
                <w:noProof/>
                <w:sz w:val="22"/>
                <w:szCs w:val="22"/>
              </w:rPr>
            </w:pPr>
            <w:r w:rsidRPr="006B1312">
              <w:rPr>
                <w:rFonts w:cs="Arial"/>
                <w:noProof/>
                <w:sz w:val="22"/>
                <w:szCs w:val="22"/>
              </w:rPr>
              <w:t>9.77×10</w:t>
            </w:r>
            <w:r w:rsidRPr="006B1312">
              <w:rPr>
                <w:rFonts w:cs="Arial"/>
                <w:noProof/>
                <w:sz w:val="22"/>
                <w:szCs w:val="22"/>
                <w:vertAlign w:val="superscript"/>
              </w:rPr>
              <w:t>-03</w:t>
            </w:r>
          </w:p>
        </w:tc>
        <w:tc>
          <w:tcPr>
            <w:tcW w:w="754" w:type="pct"/>
            <w:shd w:val="clear" w:color="auto" w:fill="auto"/>
            <w:noWrap/>
            <w:vAlign w:val="center"/>
            <w:hideMark/>
          </w:tcPr>
          <w:p w14:paraId="18E6FB9B" w14:textId="77777777" w:rsidR="00974DA0" w:rsidRPr="006B1312" w:rsidRDefault="00974DA0" w:rsidP="00F7033C">
            <w:pPr>
              <w:jc w:val="center"/>
              <w:rPr>
                <w:rFonts w:cs="Arial"/>
                <w:noProof/>
                <w:sz w:val="22"/>
                <w:szCs w:val="22"/>
              </w:rPr>
            </w:pPr>
            <w:r w:rsidRPr="006B1312">
              <w:rPr>
                <w:rFonts w:cs="Arial"/>
                <w:noProof/>
                <w:sz w:val="22"/>
                <w:szCs w:val="22"/>
              </w:rPr>
              <w:t>9.87×10</w:t>
            </w:r>
            <w:r w:rsidRPr="006B1312">
              <w:rPr>
                <w:rFonts w:cs="Arial"/>
                <w:noProof/>
                <w:sz w:val="22"/>
                <w:szCs w:val="22"/>
                <w:vertAlign w:val="superscript"/>
              </w:rPr>
              <w:t>-03</w:t>
            </w:r>
          </w:p>
        </w:tc>
      </w:tr>
      <w:tr w:rsidR="00974DA0" w:rsidRPr="009E589B" w14:paraId="78ACA297" w14:textId="77777777" w:rsidTr="00F453C8">
        <w:trPr>
          <w:trHeight w:val="300"/>
        </w:trPr>
        <w:tc>
          <w:tcPr>
            <w:tcW w:w="477" w:type="pct"/>
            <w:shd w:val="clear" w:color="auto" w:fill="auto"/>
            <w:noWrap/>
            <w:vAlign w:val="center"/>
            <w:hideMark/>
          </w:tcPr>
          <w:p w14:paraId="2A5FEB08" w14:textId="77777777" w:rsidR="00974DA0" w:rsidRPr="006B1312" w:rsidRDefault="00974DA0" w:rsidP="00F7033C">
            <w:pPr>
              <w:jc w:val="center"/>
              <w:rPr>
                <w:rFonts w:cs="Arial"/>
                <w:noProof/>
                <w:sz w:val="22"/>
                <w:szCs w:val="22"/>
              </w:rPr>
            </w:pPr>
            <w:r w:rsidRPr="006B1312">
              <w:rPr>
                <w:rFonts w:cs="Arial"/>
                <w:noProof/>
                <w:sz w:val="22"/>
                <w:szCs w:val="22"/>
              </w:rPr>
              <w:t>10.0</w:t>
            </w:r>
          </w:p>
        </w:tc>
        <w:tc>
          <w:tcPr>
            <w:tcW w:w="754" w:type="pct"/>
            <w:shd w:val="clear" w:color="auto" w:fill="auto"/>
            <w:noWrap/>
            <w:vAlign w:val="center"/>
            <w:hideMark/>
          </w:tcPr>
          <w:p w14:paraId="3CC861DB" w14:textId="77777777" w:rsidR="00974DA0" w:rsidRPr="006B1312" w:rsidRDefault="00974DA0" w:rsidP="00F7033C">
            <w:pPr>
              <w:jc w:val="center"/>
              <w:rPr>
                <w:rFonts w:cs="Arial"/>
                <w:noProof/>
                <w:sz w:val="22"/>
                <w:szCs w:val="22"/>
              </w:rPr>
            </w:pPr>
            <w:r w:rsidRPr="006B1312">
              <w:rPr>
                <w:rFonts w:cs="Arial"/>
                <w:noProof/>
                <w:sz w:val="22"/>
                <w:szCs w:val="22"/>
              </w:rPr>
              <w:t>4.27×10</w:t>
            </w:r>
            <w:r w:rsidRPr="006B1312">
              <w:rPr>
                <w:rFonts w:cs="Arial"/>
                <w:noProof/>
                <w:sz w:val="22"/>
                <w:szCs w:val="22"/>
                <w:vertAlign w:val="superscript"/>
              </w:rPr>
              <w:t>-05</w:t>
            </w:r>
          </w:p>
        </w:tc>
        <w:tc>
          <w:tcPr>
            <w:tcW w:w="754" w:type="pct"/>
            <w:shd w:val="clear" w:color="auto" w:fill="auto"/>
            <w:noWrap/>
            <w:vAlign w:val="center"/>
            <w:hideMark/>
          </w:tcPr>
          <w:p w14:paraId="48EF8F45" w14:textId="77777777" w:rsidR="00974DA0" w:rsidRPr="006B1312" w:rsidRDefault="00974DA0" w:rsidP="00F7033C">
            <w:pPr>
              <w:jc w:val="center"/>
              <w:rPr>
                <w:rFonts w:cs="Arial"/>
                <w:noProof/>
                <w:sz w:val="22"/>
                <w:szCs w:val="22"/>
              </w:rPr>
            </w:pPr>
            <w:r w:rsidRPr="006B1312">
              <w:rPr>
                <w:rFonts w:cs="Arial"/>
                <w:noProof/>
                <w:sz w:val="22"/>
                <w:szCs w:val="22"/>
              </w:rPr>
              <w:t>9.92×10</w:t>
            </w:r>
            <w:r w:rsidRPr="006B1312">
              <w:rPr>
                <w:rFonts w:cs="Arial"/>
                <w:noProof/>
                <w:sz w:val="22"/>
                <w:szCs w:val="22"/>
                <w:vertAlign w:val="superscript"/>
              </w:rPr>
              <w:t>-11</w:t>
            </w:r>
          </w:p>
        </w:tc>
        <w:tc>
          <w:tcPr>
            <w:tcW w:w="754" w:type="pct"/>
            <w:shd w:val="clear" w:color="auto" w:fill="auto"/>
            <w:noWrap/>
            <w:vAlign w:val="center"/>
            <w:hideMark/>
          </w:tcPr>
          <w:p w14:paraId="295833A4" w14:textId="77777777" w:rsidR="00974DA0" w:rsidRPr="006B1312" w:rsidRDefault="00974DA0" w:rsidP="00F7033C">
            <w:pPr>
              <w:jc w:val="center"/>
              <w:rPr>
                <w:rFonts w:cs="Arial"/>
                <w:noProof/>
                <w:sz w:val="22"/>
                <w:szCs w:val="22"/>
              </w:rPr>
            </w:pPr>
            <w:r w:rsidRPr="006B1312">
              <w:rPr>
                <w:rFonts w:cs="Arial"/>
                <w:noProof/>
                <w:sz w:val="22"/>
                <w:szCs w:val="22"/>
              </w:rPr>
              <w:t>4.40×10</w:t>
            </w:r>
            <w:r w:rsidRPr="006B1312">
              <w:rPr>
                <w:rFonts w:cs="Arial"/>
                <w:noProof/>
                <w:sz w:val="22"/>
                <w:szCs w:val="22"/>
                <w:vertAlign w:val="superscript"/>
              </w:rPr>
              <w:t>-14</w:t>
            </w:r>
          </w:p>
        </w:tc>
        <w:tc>
          <w:tcPr>
            <w:tcW w:w="754" w:type="pct"/>
            <w:shd w:val="clear" w:color="auto" w:fill="auto"/>
            <w:noWrap/>
            <w:vAlign w:val="center"/>
            <w:hideMark/>
          </w:tcPr>
          <w:p w14:paraId="37C1F1CC" w14:textId="77777777" w:rsidR="00974DA0" w:rsidRPr="006B1312" w:rsidRDefault="00974DA0" w:rsidP="00F7033C">
            <w:pPr>
              <w:jc w:val="center"/>
              <w:rPr>
                <w:rFonts w:cs="Arial"/>
                <w:noProof/>
                <w:sz w:val="22"/>
                <w:szCs w:val="22"/>
              </w:rPr>
            </w:pPr>
            <w:r w:rsidRPr="006B1312">
              <w:rPr>
                <w:rFonts w:cs="Arial"/>
                <w:noProof/>
                <w:sz w:val="22"/>
                <w:szCs w:val="22"/>
              </w:rPr>
              <w:t>4.71×10</w:t>
            </w:r>
            <w:r w:rsidRPr="006B1312">
              <w:rPr>
                <w:rFonts w:cs="Arial"/>
                <w:noProof/>
                <w:sz w:val="22"/>
                <w:szCs w:val="22"/>
                <w:vertAlign w:val="superscript"/>
              </w:rPr>
              <w:t>-14</w:t>
            </w:r>
          </w:p>
        </w:tc>
        <w:tc>
          <w:tcPr>
            <w:tcW w:w="754" w:type="pct"/>
            <w:shd w:val="clear" w:color="auto" w:fill="auto"/>
            <w:noWrap/>
            <w:vAlign w:val="center"/>
            <w:hideMark/>
          </w:tcPr>
          <w:p w14:paraId="2665E312" w14:textId="77777777" w:rsidR="00974DA0" w:rsidRPr="006B1312" w:rsidRDefault="00974DA0" w:rsidP="00F7033C">
            <w:pPr>
              <w:jc w:val="center"/>
              <w:rPr>
                <w:rFonts w:cs="Arial"/>
                <w:noProof/>
                <w:sz w:val="22"/>
                <w:szCs w:val="22"/>
              </w:rPr>
            </w:pPr>
            <w:r w:rsidRPr="006B1312">
              <w:rPr>
                <w:rFonts w:cs="Arial"/>
                <w:noProof/>
                <w:sz w:val="22"/>
                <w:szCs w:val="22"/>
              </w:rPr>
              <w:t>9.63×10</w:t>
            </w:r>
            <w:r w:rsidRPr="006B1312">
              <w:rPr>
                <w:rFonts w:cs="Arial"/>
                <w:noProof/>
                <w:sz w:val="22"/>
                <w:szCs w:val="22"/>
                <w:vertAlign w:val="superscript"/>
              </w:rPr>
              <w:t>-03</w:t>
            </w:r>
          </w:p>
        </w:tc>
        <w:tc>
          <w:tcPr>
            <w:tcW w:w="754" w:type="pct"/>
            <w:shd w:val="clear" w:color="auto" w:fill="auto"/>
            <w:noWrap/>
            <w:vAlign w:val="center"/>
            <w:hideMark/>
          </w:tcPr>
          <w:p w14:paraId="2DC4F9B7" w14:textId="77777777" w:rsidR="00974DA0" w:rsidRPr="006B1312" w:rsidRDefault="00974DA0" w:rsidP="00F7033C">
            <w:pPr>
              <w:jc w:val="center"/>
              <w:rPr>
                <w:rFonts w:cs="Arial"/>
                <w:noProof/>
                <w:sz w:val="22"/>
                <w:szCs w:val="22"/>
              </w:rPr>
            </w:pPr>
            <w:r w:rsidRPr="006B1312">
              <w:rPr>
                <w:rFonts w:cs="Arial"/>
                <w:noProof/>
                <w:sz w:val="22"/>
                <w:szCs w:val="22"/>
              </w:rPr>
              <w:t>9.71×10</w:t>
            </w:r>
            <w:r w:rsidRPr="006B1312">
              <w:rPr>
                <w:rFonts w:cs="Arial"/>
                <w:noProof/>
                <w:sz w:val="22"/>
                <w:szCs w:val="22"/>
                <w:vertAlign w:val="superscript"/>
              </w:rPr>
              <w:t>-03</w:t>
            </w:r>
          </w:p>
        </w:tc>
      </w:tr>
      <w:tr w:rsidR="00974DA0" w:rsidRPr="009E589B" w14:paraId="3C5EE6D4" w14:textId="77777777" w:rsidTr="00F453C8">
        <w:trPr>
          <w:trHeight w:val="300"/>
        </w:trPr>
        <w:tc>
          <w:tcPr>
            <w:tcW w:w="477" w:type="pct"/>
            <w:shd w:val="clear" w:color="auto" w:fill="auto"/>
            <w:noWrap/>
            <w:vAlign w:val="center"/>
            <w:hideMark/>
          </w:tcPr>
          <w:p w14:paraId="11E67524" w14:textId="77777777" w:rsidR="00974DA0" w:rsidRPr="006B1312" w:rsidRDefault="00974DA0" w:rsidP="00F7033C">
            <w:pPr>
              <w:jc w:val="center"/>
              <w:rPr>
                <w:rFonts w:cs="Arial"/>
                <w:noProof/>
                <w:sz w:val="22"/>
                <w:szCs w:val="22"/>
              </w:rPr>
            </w:pPr>
            <w:r w:rsidRPr="006B1312">
              <w:rPr>
                <w:rFonts w:cs="Arial"/>
                <w:noProof/>
                <w:sz w:val="22"/>
                <w:szCs w:val="22"/>
              </w:rPr>
              <w:t>14.0</w:t>
            </w:r>
          </w:p>
        </w:tc>
        <w:tc>
          <w:tcPr>
            <w:tcW w:w="754" w:type="pct"/>
            <w:shd w:val="clear" w:color="auto" w:fill="auto"/>
            <w:noWrap/>
            <w:vAlign w:val="center"/>
            <w:hideMark/>
          </w:tcPr>
          <w:p w14:paraId="5128AA56" w14:textId="77777777" w:rsidR="00974DA0" w:rsidRPr="006B1312" w:rsidRDefault="00974DA0" w:rsidP="00F7033C">
            <w:pPr>
              <w:jc w:val="center"/>
              <w:rPr>
                <w:rFonts w:cs="Arial"/>
                <w:noProof/>
                <w:sz w:val="22"/>
                <w:szCs w:val="22"/>
              </w:rPr>
            </w:pPr>
            <w:r w:rsidRPr="006B1312">
              <w:rPr>
                <w:rFonts w:cs="Arial"/>
                <w:noProof/>
                <w:sz w:val="22"/>
                <w:szCs w:val="22"/>
              </w:rPr>
              <w:t>3.52×10</w:t>
            </w:r>
            <w:r w:rsidRPr="006B1312">
              <w:rPr>
                <w:rFonts w:cs="Arial"/>
                <w:noProof/>
                <w:sz w:val="22"/>
                <w:szCs w:val="22"/>
                <w:vertAlign w:val="superscript"/>
              </w:rPr>
              <w:t>-05</w:t>
            </w:r>
          </w:p>
        </w:tc>
        <w:tc>
          <w:tcPr>
            <w:tcW w:w="754" w:type="pct"/>
            <w:shd w:val="clear" w:color="auto" w:fill="auto"/>
            <w:noWrap/>
            <w:vAlign w:val="center"/>
            <w:hideMark/>
          </w:tcPr>
          <w:p w14:paraId="5CA19AE0" w14:textId="77777777" w:rsidR="00974DA0" w:rsidRPr="006B1312" w:rsidRDefault="00974DA0" w:rsidP="00F7033C">
            <w:pPr>
              <w:jc w:val="center"/>
              <w:rPr>
                <w:rFonts w:cs="Arial"/>
                <w:noProof/>
                <w:sz w:val="22"/>
                <w:szCs w:val="22"/>
              </w:rPr>
            </w:pPr>
            <w:r w:rsidRPr="006B1312">
              <w:rPr>
                <w:rFonts w:cs="Arial"/>
                <w:noProof/>
                <w:sz w:val="22"/>
                <w:szCs w:val="22"/>
              </w:rPr>
              <w:t>9.77×10</w:t>
            </w:r>
            <w:r w:rsidRPr="006B1312">
              <w:rPr>
                <w:rFonts w:cs="Arial"/>
                <w:noProof/>
                <w:sz w:val="22"/>
                <w:szCs w:val="22"/>
                <w:vertAlign w:val="superscript"/>
              </w:rPr>
              <w:t>-11</w:t>
            </w:r>
          </w:p>
        </w:tc>
        <w:tc>
          <w:tcPr>
            <w:tcW w:w="754" w:type="pct"/>
            <w:shd w:val="clear" w:color="auto" w:fill="auto"/>
            <w:noWrap/>
            <w:vAlign w:val="center"/>
            <w:hideMark/>
          </w:tcPr>
          <w:p w14:paraId="3EBF58CB" w14:textId="77777777" w:rsidR="00974DA0" w:rsidRPr="006B1312" w:rsidRDefault="00974DA0" w:rsidP="00F7033C">
            <w:pPr>
              <w:jc w:val="center"/>
              <w:rPr>
                <w:rFonts w:cs="Arial"/>
                <w:noProof/>
                <w:sz w:val="22"/>
                <w:szCs w:val="22"/>
              </w:rPr>
            </w:pPr>
            <w:r w:rsidRPr="006B1312">
              <w:rPr>
                <w:rFonts w:cs="Arial"/>
                <w:noProof/>
                <w:sz w:val="22"/>
                <w:szCs w:val="22"/>
              </w:rPr>
              <w:t>4.25×10</w:t>
            </w:r>
            <w:r w:rsidRPr="006B1312">
              <w:rPr>
                <w:rFonts w:cs="Arial"/>
                <w:noProof/>
                <w:sz w:val="22"/>
                <w:szCs w:val="22"/>
                <w:vertAlign w:val="superscript"/>
              </w:rPr>
              <w:t>-14</w:t>
            </w:r>
          </w:p>
        </w:tc>
        <w:tc>
          <w:tcPr>
            <w:tcW w:w="754" w:type="pct"/>
            <w:shd w:val="clear" w:color="auto" w:fill="auto"/>
            <w:noWrap/>
            <w:vAlign w:val="center"/>
            <w:hideMark/>
          </w:tcPr>
          <w:p w14:paraId="4DBE4048" w14:textId="77777777" w:rsidR="00974DA0" w:rsidRPr="006B1312" w:rsidRDefault="00974DA0" w:rsidP="00F7033C">
            <w:pPr>
              <w:jc w:val="center"/>
              <w:rPr>
                <w:rFonts w:cs="Arial"/>
                <w:noProof/>
                <w:sz w:val="22"/>
                <w:szCs w:val="22"/>
              </w:rPr>
            </w:pPr>
            <w:r w:rsidRPr="006B1312">
              <w:rPr>
                <w:rFonts w:cs="Arial"/>
                <w:noProof/>
                <w:sz w:val="22"/>
                <w:szCs w:val="22"/>
              </w:rPr>
              <w:t>3.87×10</w:t>
            </w:r>
            <w:r w:rsidRPr="006B1312">
              <w:rPr>
                <w:rFonts w:cs="Arial"/>
                <w:noProof/>
                <w:sz w:val="22"/>
                <w:szCs w:val="22"/>
                <w:vertAlign w:val="superscript"/>
              </w:rPr>
              <w:t>-14</w:t>
            </w:r>
          </w:p>
        </w:tc>
        <w:tc>
          <w:tcPr>
            <w:tcW w:w="754" w:type="pct"/>
            <w:shd w:val="clear" w:color="auto" w:fill="auto"/>
            <w:noWrap/>
            <w:vAlign w:val="center"/>
            <w:hideMark/>
          </w:tcPr>
          <w:p w14:paraId="16B4F083" w14:textId="77777777" w:rsidR="00974DA0" w:rsidRPr="006B1312" w:rsidRDefault="00974DA0" w:rsidP="00F7033C">
            <w:pPr>
              <w:jc w:val="center"/>
              <w:rPr>
                <w:rFonts w:cs="Arial"/>
                <w:noProof/>
                <w:sz w:val="22"/>
                <w:szCs w:val="22"/>
              </w:rPr>
            </w:pPr>
            <w:r w:rsidRPr="006B1312">
              <w:rPr>
                <w:rFonts w:cs="Arial"/>
                <w:noProof/>
                <w:sz w:val="22"/>
                <w:szCs w:val="22"/>
              </w:rPr>
              <w:t>9.58×10</w:t>
            </w:r>
            <w:r w:rsidRPr="006B1312">
              <w:rPr>
                <w:rFonts w:cs="Arial"/>
                <w:noProof/>
                <w:sz w:val="22"/>
                <w:szCs w:val="22"/>
                <w:vertAlign w:val="superscript"/>
              </w:rPr>
              <w:t>-03</w:t>
            </w:r>
          </w:p>
        </w:tc>
        <w:tc>
          <w:tcPr>
            <w:tcW w:w="754" w:type="pct"/>
            <w:shd w:val="clear" w:color="auto" w:fill="auto"/>
            <w:noWrap/>
            <w:vAlign w:val="center"/>
            <w:hideMark/>
          </w:tcPr>
          <w:p w14:paraId="367B89B6" w14:textId="77777777" w:rsidR="00974DA0" w:rsidRPr="006B1312" w:rsidRDefault="00974DA0" w:rsidP="00F7033C">
            <w:pPr>
              <w:jc w:val="center"/>
              <w:rPr>
                <w:rFonts w:cs="Arial"/>
                <w:noProof/>
                <w:sz w:val="22"/>
                <w:szCs w:val="22"/>
              </w:rPr>
            </w:pPr>
            <w:r w:rsidRPr="006B1312">
              <w:rPr>
                <w:rFonts w:cs="Arial"/>
                <w:noProof/>
                <w:sz w:val="22"/>
                <w:szCs w:val="22"/>
              </w:rPr>
              <w:t>9.66×10</w:t>
            </w:r>
            <w:r w:rsidRPr="006B1312">
              <w:rPr>
                <w:rFonts w:cs="Arial"/>
                <w:noProof/>
                <w:sz w:val="22"/>
                <w:szCs w:val="22"/>
                <w:vertAlign w:val="superscript"/>
              </w:rPr>
              <w:t>-03</w:t>
            </w:r>
          </w:p>
        </w:tc>
      </w:tr>
      <w:tr w:rsidR="00974DA0" w:rsidRPr="009E589B" w14:paraId="1C239031" w14:textId="77777777" w:rsidTr="00F453C8">
        <w:trPr>
          <w:trHeight w:val="300"/>
        </w:trPr>
        <w:tc>
          <w:tcPr>
            <w:tcW w:w="477" w:type="pct"/>
            <w:shd w:val="clear" w:color="auto" w:fill="auto"/>
            <w:noWrap/>
            <w:vAlign w:val="center"/>
            <w:hideMark/>
          </w:tcPr>
          <w:p w14:paraId="1FCA3972" w14:textId="77777777" w:rsidR="00974DA0" w:rsidRPr="006B1312" w:rsidRDefault="00974DA0" w:rsidP="00F7033C">
            <w:pPr>
              <w:jc w:val="center"/>
              <w:rPr>
                <w:rFonts w:cs="Arial"/>
                <w:noProof/>
                <w:sz w:val="22"/>
                <w:szCs w:val="22"/>
              </w:rPr>
            </w:pPr>
            <w:r w:rsidRPr="006B1312">
              <w:rPr>
                <w:rFonts w:cs="Arial"/>
                <w:noProof/>
                <w:sz w:val="22"/>
                <w:szCs w:val="22"/>
              </w:rPr>
              <w:t>21.0</w:t>
            </w:r>
          </w:p>
        </w:tc>
        <w:tc>
          <w:tcPr>
            <w:tcW w:w="754" w:type="pct"/>
            <w:shd w:val="clear" w:color="auto" w:fill="auto"/>
            <w:noWrap/>
            <w:vAlign w:val="center"/>
            <w:hideMark/>
          </w:tcPr>
          <w:p w14:paraId="2C0A8981" w14:textId="77777777" w:rsidR="00974DA0" w:rsidRPr="006B1312" w:rsidRDefault="00974DA0" w:rsidP="00F7033C">
            <w:pPr>
              <w:jc w:val="center"/>
              <w:rPr>
                <w:rFonts w:cs="Arial"/>
                <w:noProof/>
                <w:sz w:val="22"/>
                <w:szCs w:val="22"/>
              </w:rPr>
            </w:pPr>
            <w:r w:rsidRPr="006B1312">
              <w:rPr>
                <w:rFonts w:cs="Arial"/>
                <w:noProof/>
                <w:sz w:val="22"/>
                <w:szCs w:val="22"/>
              </w:rPr>
              <w:t>2.84×10</w:t>
            </w:r>
            <w:r w:rsidRPr="006B1312">
              <w:rPr>
                <w:rFonts w:cs="Arial"/>
                <w:noProof/>
                <w:sz w:val="22"/>
                <w:szCs w:val="22"/>
                <w:vertAlign w:val="superscript"/>
              </w:rPr>
              <w:t>-05</w:t>
            </w:r>
          </w:p>
        </w:tc>
        <w:tc>
          <w:tcPr>
            <w:tcW w:w="754" w:type="pct"/>
            <w:shd w:val="clear" w:color="auto" w:fill="auto"/>
            <w:noWrap/>
            <w:vAlign w:val="center"/>
            <w:hideMark/>
          </w:tcPr>
          <w:p w14:paraId="4EC0D5F1" w14:textId="77777777" w:rsidR="00974DA0" w:rsidRPr="006B1312" w:rsidRDefault="00974DA0" w:rsidP="00F7033C">
            <w:pPr>
              <w:jc w:val="center"/>
              <w:rPr>
                <w:rFonts w:cs="Arial"/>
                <w:noProof/>
                <w:sz w:val="22"/>
                <w:szCs w:val="22"/>
              </w:rPr>
            </w:pPr>
            <w:r w:rsidRPr="006B1312">
              <w:rPr>
                <w:rFonts w:cs="Arial"/>
                <w:noProof/>
                <w:sz w:val="22"/>
                <w:szCs w:val="22"/>
              </w:rPr>
              <w:t>9.61×10</w:t>
            </w:r>
            <w:r w:rsidRPr="006B1312">
              <w:rPr>
                <w:rFonts w:cs="Arial"/>
                <w:noProof/>
                <w:sz w:val="22"/>
                <w:szCs w:val="22"/>
                <w:vertAlign w:val="superscript"/>
              </w:rPr>
              <w:t>-11</w:t>
            </w:r>
          </w:p>
        </w:tc>
        <w:tc>
          <w:tcPr>
            <w:tcW w:w="754" w:type="pct"/>
            <w:shd w:val="clear" w:color="auto" w:fill="auto"/>
            <w:noWrap/>
            <w:vAlign w:val="center"/>
            <w:hideMark/>
          </w:tcPr>
          <w:p w14:paraId="56DC607B" w14:textId="77777777" w:rsidR="00974DA0" w:rsidRPr="006B1312" w:rsidRDefault="00974DA0" w:rsidP="00F7033C">
            <w:pPr>
              <w:jc w:val="center"/>
              <w:rPr>
                <w:rFonts w:cs="Arial"/>
                <w:noProof/>
                <w:sz w:val="22"/>
                <w:szCs w:val="22"/>
              </w:rPr>
            </w:pPr>
            <w:r w:rsidRPr="006B1312">
              <w:rPr>
                <w:rFonts w:cs="Arial"/>
                <w:noProof/>
                <w:sz w:val="22"/>
                <w:szCs w:val="22"/>
              </w:rPr>
              <w:t>4.01×10</w:t>
            </w:r>
            <w:r w:rsidRPr="006B1312">
              <w:rPr>
                <w:rFonts w:cs="Arial"/>
                <w:noProof/>
                <w:sz w:val="22"/>
                <w:szCs w:val="22"/>
                <w:vertAlign w:val="superscript"/>
              </w:rPr>
              <w:t>-14</w:t>
            </w:r>
          </w:p>
        </w:tc>
        <w:tc>
          <w:tcPr>
            <w:tcW w:w="754" w:type="pct"/>
            <w:shd w:val="clear" w:color="auto" w:fill="auto"/>
            <w:noWrap/>
            <w:vAlign w:val="center"/>
            <w:hideMark/>
          </w:tcPr>
          <w:p w14:paraId="5F6E3808" w14:textId="77777777" w:rsidR="00974DA0" w:rsidRPr="006B1312" w:rsidRDefault="00974DA0" w:rsidP="00F7033C">
            <w:pPr>
              <w:jc w:val="center"/>
              <w:rPr>
                <w:rFonts w:cs="Arial"/>
                <w:noProof/>
                <w:sz w:val="22"/>
                <w:szCs w:val="22"/>
              </w:rPr>
            </w:pPr>
            <w:r w:rsidRPr="006B1312">
              <w:rPr>
                <w:rFonts w:cs="Arial"/>
                <w:noProof/>
                <w:sz w:val="22"/>
                <w:szCs w:val="22"/>
              </w:rPr>
              <w:t>2.87×10</w:t>
            </w:r>
            <w:r w:rsidRPr="006B1312">
              <w:rPr>
                <w:rFonts w:cs="Arial"/>
                <w:noProof/>
                <w:sz w:val="22"/>
                <w:szCs w:val="22"/>
                <w:vertAlign w:val="superscript"/>
              </w:rPr>
              <w:t>-14</w:t>
            </w:r>
          </w:p>
        </w:tc>
        <w:tc>
          <w:tcPr>
            <w:tcW w:w="754" w:type="pct"/>
            <w:shd w:val="clear" w:color="auto" w:fill="auto"/>
            <w:noWrap/>
            <w:vAlign w:val="center"/>
            <w:hideMark/>
          </w:tcPr>
          <w:p w14:paraId="22687395" w14:textId="77777777" w:rsidR="00974DA0" w:rsidRPr="006B1312" w:rsidRDefault="00974DA0" w:rsidP="00F7033C">
            <w:pPr>
              <w:jc w:val="center"/>
              <w:rPr>
                <w:rFonts w:cs="Arial"/>
                <w:noProof/>
                <w:sz w:val="22"/>
                <w:szCs w:val="22"/>
              </w:rPr>
            </w:pPr>
            <w:r w:rsidRPr="006B1312">
              <w:rPr>
                <w:rFonts w:cs="Arial"/>
                <w:noProof/>
                <w:sz w:val="22"/>
                <w:szCs w:val="22"/>
              </w:rPr>
              <w:t>9.56×10</w:t>
            </w:r>
            <w:r w:rsidRPr="006B1312">
              <w:rPr>
                <w:rFonts w:cs="Arial"/>
                <w:noProof/>
                <w:sz w:val="22"/>
                <w:szCs w:val="22"/>
                <w:vertAlign w:val="superscript"/>
              </w:rPr>
              <w:t>-03</w:t>
            </w:r>
          </w:p>
        </w:tc>
        <w:tc>
          <w:tcPr>
            <w:tcW w:w="754" w:type="pct"/>
            <w:shd w:val="clear" w:color="auto" w:fill="auto"/>
            <w:noWrap/>
            <w:vAlign w:val="center"/>
            <w:hideMark/>
          </w:tcPr>
          <w:p w14:paraId="1C26EB74" w14:textId="77777777" w:rsidR="00974DA0" w:rsidRPr="006B1312" w:rsidRDefault="00974DA0" w:rsidP="00F7033C">
            <w:pPr>
              <w:jc w:val="center"/>
              <w:rPr>
                <w:rFonts w:cs="Arial"/>
                <w:noProof/>
                <w:sz w:val="22"/>
                <w:szCs w:val="22"/>
              </w:rPr>
            </w:pPr>
            <w:r w:rsidRPr="006B1312">
              <w:rPr>
                <w:rFonts w:cs="Arial"/>
                <w:noProof/>
                <w:sz w:val="22"/>
                <w:szCs w:val="22"/>
              </w:rPr>
              <w:t>9.65×10</w:t>
            </w:r>
            <w:r w:rsidRPr="006B1312">
              <w:rPr>
                <w:rFonts w:cs="Arial"/>
                <w:noProof/>
                <w:sz w:val="22"/>
                <w:szCs w:val="22"/>
                <w:vertAlign w:val="superscript"/>
              </w:rPr>
              <w:t>-03</w:t>
            </w:r>
          </w:p>
        </w:tc>
      </w:tr>
      <w:tr w:rsidR="00974DA0" w:rsidRPr="009E589B" w14:paraId="2BEC04C7" w14:textId="77777777" w:rsidTr="00F453C8">
        <w:trPr>
          <w:trHeight w:val="300"/>
        </w:trPr>
        <w:tc>
          <w:tcPr>
            <w:tcW w:w="477" w:type="pct"/>
            <w:shd w:val="clear" w:color="auto" w:fill="auto"/>
            <w:noWrap/>
            <w:vAlign w:val="center"/>
            <w:hideMark/>
          </w:tcPr>
          <w:p w14:paraId="1B5F737B" w14:textId="77777777" w:rsidR="00974DA0" w:rsidRPr="006B1312" w:rsidRDefault="00974DA0" w:rsidP="00F7033C">
            <w:pPr>
              <w:jc w:val="center"/>
              <w:rPr>
                <w:rFonts w:cs="Arial"/>
                <w:noProof/>
                <w:sz w:val="22"/>
                <w:szCs w:val="22"/>
              </w:rPr>
            </w:pPr>
            <w:r w:rsidRPr="006B1312">
              <w:rPr>
                <w:rFonts w:cs="Arial"/>
                <w:noProof/>
                <w:sz w:val="22"/>
                <w:szCs w:val="22"/>
              </w:rPr>
              <w:t>29.0</w:t>
            </w:r>
          </w:p>
        </w:tc>
        <w:tc>
          <w:tcPr>
            <w:tcW w:w="754" w:type="pct"/>
            <w:shd w:val="clear" w:color="auto" w:fill="auto"/>
            <w:noWrap/>
            <w:vAlign w:val="center"/>
            <w:hideMark/>
          </w:tcPr>
          <w:p w14:paraId="37DDFAB2" w14:textId="77777777" w:rsidR="00974DA0" w:rsidRPr="006B1312" w:rsidRDefault="00974DA0" w:rsidP="00F7033C">
            <w:pPr>
              <w:jc w:val="center"/>
              <w:rPr>
                <w:rFonts w:cs="Arial"/>
                <w:noProof/>
                <w:sz w:val="22"/>
                <w:szCs w:val="22"/>
              </w:rPr>
            </w:pPr>
            <w:r w:rsidRPr="006B1312">
              <w:rPr>
                <w:rFonts w:cs="Arial"/>
                <w:noProof/>
                <w:sz w:val="22"/>
                <w:szCs w:val="22"/>
              </w:rPr>
              <w:t>2.20×10</w:t>
            </w:r>
            <w:r w:rsidRPr="006B1312">
              <w:rPr>
                <w:rFonts w:cs="Arial"/>
                <w:noProof/>
                <w:sz w:val="22"/>
                <w:szCs w:val="22"/>
                <w:vertAlign w:val="superscript"/>
              </w:rPr>
              <w:t>-05</w:t>
            </w:r>
          </w:p>
        </w:tc>
        <w:tc>
          <w:tcPr>
            <w:tcW w:w="754" w:type="pct"/>
            <w:shd w:val="clear" w:color="auto" w:fill="auto"/>
            <w:noWrap/>
            <w:vAlign w:val="center"/>
            <w:hideMark/>
          </w:tcPr>
          <w:p w14:paraId="1727AD7C" w14:textId="77777777" w:rsidR="00974DA0" w:rsidRPr="006B1312" w:rsidRDefault="00974DA0" w:rsidP="00F7033C">
            <w:pPr>
              <w:jc w:val="center"/>
              <w:rPr>
                <w:rFonts w:cs="Arial"/>
                <w:noProof/>
                <w:sz w:val="22"/>
                <w:szCs w:val="22"/>
              </w:rPr>
            </w:pPr>
            <w:r w:rsidRPr="006B1312">
              <w:rPr>
                <w:rFonts w:cs="Arial"/>
                <w:noProof/>
                <w:sz w:val="22"/>
                <w:szCs w:val="22"/>
              </w:rPr>
              <w:t>9.49×10</w:t>
            </w:r>
            <w:r w:rsidRPr="006B1312">
              <w:rPr>
                <w:rFonts w:cs="Arial"/>
                <w:noProof/>
                <w:sz w:val="22"/>
                <w:szCs w:val="22"/>
                <w:vertAlign w:val="superscript"/>
              </w:rPr>
              <w:t>-11</w:t>
            </w:r>
          </w:p>
        </w:tc>
        <w:tc>
          <w:tcPr>
            <w:tcW w:w="754" w:type="pct"/>
            <w:shd w:val="clear" w:color="auto" w:fill="auto"/>
            <w:noWrap/>
            <w:vAlign w:val="center"/>
            <w:hideMark/>
          </w:tcPr>
          <w:p w14:paraId="683720D9" w14:textId="77777777" w:rsidR="00974DA0" w:rsidRPr="006B1312" w:rsidRDefault="00974DA0" w:rsidP="00F7033C">
            <w:pPr>
              <w:jc w:val="center"/>
              <w:rPr>
                <w:rFonts w:cs="Arial"/>
                <w:noProof/>
                <w:sz w:val="22"/>
                <w:szCs w:val="22"/>
              </w:rPr>
            </w:pPr>
            <w:r w:rsidRPr="006B1312">
              <w:rPr>
                <w:rFonts w:cs="Arial"/>
                <w:noProof/>
                <w:sz w:val="22"/>
                <w:szCs w:val="22"/>
              </w:rPr>
              <w:t>3.76×10</w:t>
            </w:r>
            <w:r w:rsidRPr="006B1312">
              <w:rPr>
                <w:rFonts w:cs="Arial"/>
                <w:noProof/>
                <w:sz w:val="22"/>
                <w:szCs w:val="22"/>
                <w:vertAlign w:val="superscript"/>
              </w:rPr>
              <w:t>-14</w:t>
            </w:r>
          </w:p>
        </w:tc>
        <w:tc>
          <w:tcPr>
            <w:tcW w:w="754" w:type="pct"/>
            <w:shd w:val="clear" w:color="auto" w:fill="auto"/>
            <w:noWrap/>
            <w:vAlign w:val="center"/>
            <w:hideMark/>
          </w:tcPr>
          <w:p w14:paraId="25F40484" w14:textId="77777777" w:rsidR="00974DA0" w:rsidRPr="006B1312" w:rsidRDefault="00974DA0" w:rsidP="00F7033C">
            <w:pPr>
              <w:jc w:val="center"/>
              <w:rPr>
                <w:rFonts w:cs="Arial"/>
                <w:noProof/>
                <w:sz w:val="22"/>
                <w:szCs w:val="22"/>
              </w:rPr>
            </w:pPr>
            <w:r w:rsidRPr="006B1312">
              <w:rPr>
                <w:rFonts w:cs="Arial"/>
                <w:noProof/>
                <w:sz w:val="22"/>
                <w:szCs w:val="22"/>
              </w:rPr>
              <w:t>2.11×10</w:t>
            </w:r>
            <w:r w:rsidRPr="006B1312">
              <w:rPr>
                <w:rFonts w:cs="Arial"/>
                <w:noProof/>
                <w:sz w:val="22"/>
                <w:szCs w:val="22"/>
                <w:vertAlign w:val="superscript"/>
              </w:rPr>
              <w:t>-14</w:t>
            </w:r>
          </w:p>
        </w:tc>
        <w:tc>
          <w:tcPr>
            <w:tcW w:w="754" w:type="pct"/>
            <w:shd w:val="clear" w:color="auto" w:fill="auto"/>
            <w:noWrap/>
            <w:vAlign w:val="center"/>
            <w:hideMark/>
          </w:tcPr>
          <w:p w14:paraId="1D5E1412" w14:textId="77777777" w:rsidR="00974DA0" w:rsidRPr="006B1312" w:rsidRDefault="00974DA0" w:rsidP="00F7033C">
            <w:pPr>
              <w:jc w:val="center"/>
              <w:rPr>
                <w:rFonts w:cs="Arial"/>
                <w:noProof/>
                <w:sz w:val="22"/>
                <w:szCs w:val="22"/>
              </w:rPr>
            </w:pPr>
            <w:r w:rsidRPr="006B1312">
              <w:rPr>
                <w:rFonts w:cs="Arial"/>
                <w:noProof/>
                <w:sz w:val="22"/>
                <w:szCs w:val="22"/>
              </w:rPr>
              <w:t>9.46×10</w:t>
            </w:r>
            <w:r w:rsidRPr="006B1312">
              <w:rPr>
                <w:rFonts w:cs="Arial"/>
                <w:noProof/>
                <w:sz w:val="22"/>
                <w:szCs w:val="22"/>
                <w:vertAlign w:val="superscript"/>
              </w:rPr>
              <w:t>-03</w:t>
            </w:r>
          </w:p>
        </w:tc>
        <w:tc>
          <w:tcPr>
            <w:tcW w:w="754" w:type="pct"/>
            <w:shd w:val="clear" w:color="auto" w:fill="auto"/>
            <w:noWrap/>
            <w:vAlign w:val="center"/>
            <w:hideMark/>
          </w:tcPr>
          <w:p w14:paraId="3D34C165" w14:textId="77777777" w:rsidR="00974DA0" w:rsidRPr="006B1312" w:rsidRDefault="00974DA0" w:rsidP="00F7033C">
            <w:pPr>
              <w:jc w:val="center"/>
              <w:rPr>
                <w:rFonts w:cs="Arial"/>
                <w:noProof/>
                <w:sz w:val="22"/>
                <w:szCs w:val="22"/>
              </w:rPr>
            </w:pPr>
            <w:r w:rsidRPr="006B1312">
              <w:rPr>
                <w:rFonts w:cs="Arial"/>
                <w:noProof/>
                <w:sz w:val="22"/>
                <w:szCs w:val="22"/>
              </w:rPr>
              <w:t>9.55×10</w:t>
            </w:r>
            <w:r w:rsidRPr="006B1312">
              <w:rPr>
                <w:rFonts w:cs="Arial"/>
                <w:noProof/>
                <w:sz w:val="22"/>
                <w:szCs w:val="22"/>
                <w:vertAlign w:val="superscript"/>
              </w:rPr>
              <w:t>-03</w:t>
            </w:r>
          </w:p>
        </w:tc>
      </w:tr>
      <w:tr w:rsidR="00974DA0" w:rsidRPr="009E589B" w14:paraId="2FCDD05F" w14:textId="77777777" w:rsidTr="00F453C8">
        <w:trPr>
          <w:trHeight w:val="300"/>
        </w:trPr>
        <w:tc>
          <w:tcPr>
            <w:tcW w:w="477" w:type="pct"/>
            <w:shd w:val="clear" w:color="auto" w:fill="auto"/>
            <w:noWrap/>
            <w:vAlign w:val="center"/>
            <w:hideMark/>
          </w:tcPr>
          <w:p w14:paraId="18800BE7" w14:textId="77777777" w:rsidR="00974DA0" w:rsidRPr="006B1312" w:rsidRDefault="00974DA0" w:rsidP="00F7033C">
            <w:pPr>
              <w:jc w:val="center"/>
              <w:rPr>
                <w:rFonts w:cs="Arial"/>
                <w:noProof/>
                <w:sz w:val="22"/>
                <w:szCs w:val="22"/>
              </w:rPr>
            </w:pPr>
            <w:r w:rsidRPr="006B1312">
              <w:rPr>
                <w:rFonts w:cs="Arial"/>
                <w:noProof/>
                <w:sz w:val="22"/>
                <w:szCs w:val="22"/>
              </w:rPr>
              <w:t>43.0</w:t>
            </w:r>
          </w:p>
        </w:tc>
        <w:tc>
          <w:tcPr>
            <w:tcW w:w="754" w:type="pct"/>
            <w:shd w:val="clear" w:color="auto" w:fill="auto"/>
            <w:noWrap/>
            <w:vAlign w:val="center"/>
            <w:hideMark/>
          </w:tcPr>
          <w:p w14:paraId="03556CF2" w14:textId="77777777" w:rsidR="00974DA0" w:rsidRPr="006B1312" w:rsidRDefault="00974DA0" w:rsidP="00F7033C">
            <w:pPr>
              <w:jc w:val="center"/>
              <w:rPr>
                <w:rFonts w:cs="Arial"/>
                <w:noProof/>
                <w:sz w:val="22"/>
                <w:szCs w:val="22"/>
              </w:rPr>
            </w:pPr>
            <w:r w:rsidRPr="006B1312">
              <w:rPr>
                <w:rFonts w:cs="Arial"/>
                <w:noProof/>
                <w:sz w:val="22"/>
                <w:szCs w:val="22"/>
              </w:rPr>
              <w:t>1.74×10</w:t>
            </w:r>
            <w:r w:rsidRPr="006B1312">
              <w:rPr>
                <w:rFonts w:cs="Arial"/>
                <w:noProof/>
                <w:sz w:val="22"/>
                <w:szCs w:val="22"/>
                <w:vertAlign w:val="superscript"/>
              </w:rPr>
              <w:t>-05</w:t>
            </w:r>
          </w:p>
        </w:tc>
        <w:tc>
          <w:tcPr>
            <w:tcW w:w="754" w:type="pct"/>
            <w:shd w:val="clear" w:color="auto" w:fill="auto"/>
            <w:noWrap/>
            <w:vAlign w:val="center"/>
            <w:hideMark/>
          </w:tcPr>
          <w:p w14:paraId="0351D586" w14:textId="77777777" w:rsidR="00974DA0" w:rsidRPr="006B1312" w:rsidRDefault="00974DA0" w:rsidP="00F7033C">
            <w:pPr>
              <w:jc w:val="center"/>
              <w:rPr>
                <w:rFonts w:cs="Arial"/>
                <w:noProof/>
                <w:sz w:val="22"/>
                <w:szCs w:val="22"/>
              </w:rPr>
            </w:pPr>
            <w:r w:rsidRPr="006B1312">
              <w:rPr>
                <w:rFonts w:cs="Arial"/>
                <w:noProof/>
                <w:sz w:val="22"/>
                <w:szCs w:val="22"/>
              </w:rPr>
              <w:t>9.28×10</w:t>
            </w:r>
            <w:r w:rsidRPr="006B1312">
              <w:rPr>
                <w:rFonts w:cs="Arial"/>
                <w:noProof/>
                <w:sz w:val="22"/>
                <w:szCs w:val="22"/>
                <w:vertAlign w:val="superscript"/>
              </w:rPr>
              <w:t>-11</w:t>
            </w:r>
          </w:p>
        </w:tc>
        <w:tc>
          <w:tcPr>
            <w:tcW w:w="754" w:type="pct"/>
            <w:shd w:val="clear" w:color="auto" w:fill="auto"/>
            <w:noWrap/>
            <w:vAlign w:val="center"/>
            <w:hideMark/>
          </w:tcPr>
          <w:p w14:paraId="757929E7" w14:textId="77777777" w:rsidR="00974DA0" w:rsidRPr="006B1312" w:rsidRDefault="00974DA0" w:rsidP="00F7033C">
            <w:pPr>
              <w:jc w:val="center"/>
              <w:rPr>
                <w:rFonts w:cs="Arial"/>
                <w:noProof/>
                <w:sz w:val="22"/>
                <w:szCs w:val="22"/>
              </w:rPr>
            </w:pPr>
            <w:r w:rsidRPr="006B1312">
              <w:rPr>
                <w:rFonts w:cs="Arial"/>
                <w:noProof/>
                <w:sz w:val="22"/>
                <w:szCs w:val="22"/>
              </w:rPr>
              <w:t>3.49×10</w:t>
            </w:r>
            <w:r w:rsidRPr="006B1312">
              <w:rPr>
                <w:rFonts w:cs="Arial"/>
                <w:noProof/>
                <w:sz w:val="22"/>
                <w:szCs w:val="22"/>
                <w:vertAlign w:val="superscript"/>
              </w:rPr>
              <w:t>-14</w:t>
            </w:r>
          </w:p>
        </w:tc>
        <w:tc>
          <w:tcPr>
            <w:tcW w:w="754" w:type="pct"/>
            <w:shd w:val="clear" w:color="auto" w:fill="auto"/>
            <w:noWrap/>
            <w:vAlign w:val="center"/>
            <w:hideMark/>
          </w:tcPr>
          <w:p w14:paraId="444973EA" w14:textId="77777777" w:rsidR="00974DA0" w:rsidRPr="006B1312" w:rsidRDefault="00974DA0" w:rsidP="00F7033C">
            <w:pPr>
              <w:jc w:val="center"/>
              <w:rPr>
                <w:rFonts w:cs="Arial"/>
                <w:noProof/>
                <w:sz w:val="22"/>
                <w:szCs w:val="22"/>
              </w:rPr>
            </w:pPr>
            <w:r w:rsidRPr="006B1312">
              <w:rPr>
                <w:rFonts w:cs="Arial"/>
                <w:noProof/>
                <w:sz w:val="22"/>
                <w:szCs w:val="22"/>
              </w:rPr>
              <w:t>1.02×10</w:t>
            </w:r>
            <w:r w:rsidRPr="006B1312">
              <w:rPr>
                <w:rFonts w:cs="Arial"/>
                <w:noProof/>
                <w:sz w:val="22"/>
                <w:szCs w:val="22"/>
                <w:vertAlign w:val="superscript"/>
              </w:rPr>
              <w:t>-14</w:t>
            </w:r>
          </w:p>
        </w:tc>
        <w:tc>
          <w:tcPr>
            <w:tcW w:w="754" w:type="pct"/>
            <w:shd w:val="clear" w:color="auto" w:fill="auto"/>
            <w:noWrap/>
            <w:vAlign w:val="center"/>
            <w:hideMark/>
          </w:tcPr>
          <w:p w14:paraId="50F09F44" w14:textId="77777777" w:rsidR="00974DA0" w:rsidRPr="006B1312" w:rsidRDefault="00974DA0" w:rsidP="00F7033C">
            <w:pPr>
              <w:jc w:val="center"/>
              <w:rPr>
                <w:rFonts w:cs="Arial"/>
                <w:noProof/>
                <w:sz w:val="22"/>
                <w:szCs w:val="22"/>
              </w:rPr>
            </w:pPr>
            <w:r w:rsidRPr="006B1312">
              <w:rPr>
                <w:rFonts w:cs="Arial"/>
                <w:noProof/>
                <w:sz w:val="22"/>
                <w:szCs w:val="22"/>
              </w:rPr>
              <w:t>9.43×10</w:t>
            </w:r>
            <w:r w:rsidRPr="006B1312">
              <w:rPr>
                <w:rFonts w:cs="Arial"/>
                <w:noProof/>
                <w:sz w:val="22"/>
                <w:szCs w:val="22"/>
                <w:vertAlign w:val="superscript"/>
              </w:rPr>
              <w:t>-03</w:t>
            </w:r>
          </w:p>
        </w:tc>
        <w:tc>
          <w:tcPr>
            <w:tcW w:w="754" w:type="pct"/>
            <w:shd w:val="clear" w:color="auto" w:fill="auto"/>
            <w:noWrap/>
            <w:vAlign w:val="center"/>
            <w:hideMark/>
          </w:tcPr>
          <w:p w14:paraId="3A1AC394" w14:textId="77777777" w:rsidR="00974DA0" w:rsidRPr="006B1312" w:rsidRDefault="00974DA0" w:rsidP="00F7033C">
            <w:pPr>
              <w:jc w:val="center"/>
              <w:rPr>
                <w:rFonts w:cs="Arial"/>
                <w:noProof/>
                <w:sz w:val="22"/>
                <w:szCs w:val="22"/>
              </w:rPr>
            </w:pPr>
            <w:r w:rsidRPr="006B1312">
              <w:rPr>
                <w:rFonts w:cs="Arial"/>
                <w:noProof/>
                <w:sz w:val="22"/>
                <w:szCs w:val="22"/>
              </w:rPr>
              <w:t>9.50×10</w:t>
            </w:r>
            <w:r w:rsidRPr="006B1312">
              <w:rPr>
                <w:rFonts w:cs="Arial"/>
                <w:noProof/>
                <w:sz w:val="22"/>
                <w:szCs w:val="22"/>
                <w:vertAlign w:val="superscript"/>
              </w:rPr>
              <w:t>-03</w:t>
            </w:r>
          </w:p>
        </w:tc>
      </w:tr>
      <w:tr w:rsidR="00974DA0" w:rsidRPr="009E589B" w14:paraId="2C9D0BC6" w14:textId="77777777" w:rsidTr="00F453C8">
        <w:trPr>
          <w:trHeight w:val="300"/>
        </w:trPr>
        <w:tc>
          <w:tcPr>
            <w:tcW w:w="477" w:type="pct"/>
            <w:shd w:val="clear" w:color="auto" w:fill="auto"/>
            <w:noWrap/>
            <w:vAlign w:val="center"/>
            <w:hideMark/>
          </w:tcPr>
          <w:p w14:paraId="05BF8A8E" w14:textId="77777777" w:rsidR="00974DA0" w:rsidRPr="006B1312" w:rsidRDefault="00974DA0" w:rsidP="00F7033C">
            <w:pPr>
              <w:jc w:val="center"/>
              <w:rPr>
                <w:rFonts w:cs="Arial"/>
                <w:noProof/>
                <w:sz w:val="22"/>
                <w:szCs w:val="22"/>
              </w:rPr>
            </w:pPr>
            <w:r w:rsidRPr="006B1312">
              <w:rPr>
                <w:rFonts w:cs="Arial"/>
                <w:noProof/>
                <w:sz w:val="22"/>
                <w:szCs w:val="22"/>
              </w:rPr>
              <w:t>63.0</w:t>
            </w:r>
          </w:p>
        </w:tc>
        <w:tc>
          <w:tcPr>
            <w:tcW w:w="754" w:type="pct"/>
            <w:shd w:val="clear" w:color="auto" w:fill="auto"/>
            <w:noWrap/>
            <w:vAlign w:val="center"/>
            <w:hideMark/>
          </w:tcPr>
          <w:p w14:paraId="20332C59" w14:textId="77777777" w:rsidR="00974DA0" w:rsidRPr="006B1312" w:rsidRDefault="00974DA0" w:rsidP="00F7033C">
            <w:pPr>
              <w:jc w:val="center"/>
              <w:rPr>
                <w:rFonts w:cs="Arial"/>
                <w:noProof/>
                <w:sz w:val="22"/>
                <w:szCs w:val="22"/>
              </w:rPr>
            </w:pPr>
            <w:r w:rsidRPr="006B1312">
              <w:rPr>
                <w:rFonts w:cs="Arial"/>
                <w:noProof/>
                <w:sz w:val="22"/>
                <w:szCs w:val="22"/>
              </w:rPr>
              <w:t>1.28×10</w:t>
            </w:r>
            <w:r w:rsidRPr="006B1312">
              <w:rPr>
                <w:rFonts w:cs="Arial"/>
                <w:noProof/>
                <w:sz w:val="22"/>
                <w:szCs w:val="22"/>
                <w:vertAlign w:val="superscript"/>
              </w:rPr>
              <w:t>-05</w:t>
            </w:r>
          </w:p>
        </w:tc>
        <w:tc>
          <w:tcPr>
            <w:tcW w:w="754" w:type="pct"/>
            <w:shd w:val="clear" w:color="auto" w:fill="auto"/>
            <w:noWrap/>
            <w:vAlign w:val="center"/>
            <w:hideMark/>
          </w:tcPr>
          <w:p w14:paraId="39779022" w14:textId="77777777" w:rsidR="00974DA0" w:rsidRPr="006B1312" w:rsidRDefault="00974DA0" w:rsidP="00F7033C">
            <w:pPr>
              <w:jc w:val="center"/>
              <w:rPr>
                <w:rFonts w:cs="Arial"/>
                <w:noProof/>
                <w:sz w:val="22"/>
                <w:szCs w:val="22"/>
              </w:rPr>
            </w:pPr>
            <w:r w:rsidRPr="006B1312">
              <w:rPr>
                <w:rFonts w:cs="Arial"/>
                <w:noProof/>
                <w:sz w:val="22"/>
                <w:szCs w:val="22"/>
              </w:rPr>
              <w:t>8.92×10</w:t>
            </w:r>
            <w:r w:rsidRPr="006B1312">
              <w:rPr>
                <w:rFonts w:cs="Arial"/>
                <w:noProof/>
                <w:sz w:val="22"/>
                <w:szCs w:val="22"/>
                <w:vertAlign w:val="superscript"/>
              </w:rPr>
              <w:t>-11</w:t>
            </w:r>
          </w:p>
        </w:tc>
        <w:tc>
          <w:tcPr>
            <w:tcW w:w="754" w:type="pct"/>
            <w:shd w:val="clear" w:color="auto" w:fill="auto"/>
            <w:noWrap/>
            <w:vAlign w:val="center"/>
            <w:hideMark/>
          </w:tcPr>
          <w:p w14:paraId="3AE13647" w14:textId="77777777" w:rsidR="00974DA0" w:rsidRPr="006B1312" w:rsidRDefault="00974DA0" w:rsidP="00F7033C">
            <w:pPr>
              <w:jc w:val="center"/>
              <w:rPr>
                <w:rFonts w:cs="Arial"/>
                <w:noProof/>
                <w:sz w:val="22"/>
                <w:szCs w:val="22"/>
              </w:rPr>
            </w:pPr>
            <w:r w:rsidRPr="006B1312">
              <w:rPr>
                <w:rFonts w:cs="Arial"/>
                <w:noProof/>
                <w:sz w:val="22"/>
                <w:szCs w:val="22"/>
              </w:rPr>
              <w:t>3.14×10</w:t>
            </w:r>
            <w:r w:rsidRPr="006B1312">
              <w:rPr>
                <w:rFonts w:cs="Arial"/>
                <w:noProof/>
                <w:sz w:val="22"/>
                <w:szCs w:val="22"/>
                <w:vertAlign w:val="superscript"/>
              </w:rPr>
              <w:t>-14</w:t>
            </w:r>
          </w:p>
        </w:tc>
        <w:tc>
          <w:tcPr>
            <w:tcW w:w="754" w:type="pct"/>
            <w:shd w:val="clear" w:color="auto" w:fill="auto"/>
            <w:noWrap/>
            <w:vAlign w:val="center"/>
            <w:hideMark/>
          </w:tcPr>
          <w:p w14:paraId="6CEC1808" w14:textId="77777777" w:rsidR="00974DA0" w:rsidRPr="006B1312" w:rsidRDefault="00974DA0" w:rsidP="00F7033C">
            <w:pPr>
              <w:jc w:val="center"/>
              <w:rPr>
                <w:rFonts w:cs="Arial"/>
                <w:noProof/>
                <w:sz w:val="22"/>
                <w:szCs w:val="22"/>
              </w:rPr>
            </w:pPr>
            <w:r w:rsidRPr="006B1312">
              <w:rPr>
                <w:rFonts w:cs="Arial"/>
                <w:noProof/>
                <w:sz w:val="22"/>
                <w:szCs w:val="22"/>
              </w:rPr>
              <w:t>7.96×10</w:t>
            </w:r>
            <w:r w:rsidRPr="006B1312">
              <w:rPr>
                <w:rFonts w:cs="Arial"/>
                <w:noProof/>
                <w:sz w:val="22"/>
                <w:szCs w:val="22"/>
                <w:vertAlign w:val="superscript"/>
              </w:rPr>
              <w:t>-15</w:t>
            </w:r>
          </w:p>
        </w:tc>
        <w:tc>
          <w:tcPr>
            <w:tcW w:w="754" w:type="pct"/>
            <w:shd w:val="clear" w:color="auto" w:fill="auto"/>
            <w:noWrap/>
            <w:vAlign w:val="center"/>
            <w:hideMark/>
          </w:tcPr>
          <w:p w14:paraId="3862EDBB" w14:textId="77777777" w:rsidR="00974DA0" w:rsidRPr="006B1312" w:rsidRDefault="00974DA0" w:rsidP="00F7033C">
            <w:pPr>
              <w:jc w:val="center"/>
              <w:rPr>
                <w:rFonts w:cs="Arial"/>
                <w:noProof/>
                <w:sz w:val="22"/>
                <w:szCs w:val="22"/>
              </w:rPr>
            </w:pPr>
            <w:r w:rsidRPr="006B1312">
              <w:rPr>
                <w:rFonts w:cs="Arial"/>
                <w:noProof/>
                <w:sz w:val="22"/>
                <w:szCs w:val="22"/>
              </w:rPr>
              <w:t>9.19×10</w:t>
            </w:r>
            <w:r w:rsidRPr="006B1312">
              <w:rPr>
                <w:rFonts w:cs="Arial"/>
                <w:noProof/>
                <w:sz w:val="22"/>
                <w:szCs w:val="22"/>
                <w:vertAlign w:val="superscript"/>
              </w:rPr>
              <w:t>-03</w:t>
            </w:r>
          </w:p>
        </w:tc>
        <w:tc>
          <w:tcPr>
            <w:tcW w:w="754" w:type="pct"/>
            <w:shd w:val="clear" w:color="auto" w:fill="auto"/>
            <w:noWrap/>
            <w:vAlign w:val="center"/>
            <w:hideMark/>
          </w:tcPr>
          <w:p w14:paraId="4646FE78" w14:textId="77777777" w:rsidR="00974DA0" w:rsidRPr="006B1312" w:rsidRDefault="00974DA0" w:rsidP="00F7033C">
            <w:pPr>
              <w:jc w:val="center"/>
              <w:rPr>
                <w:rFonts w:cs="Arial"/>
                <w:noProof/>
                <w:sz w:val="22"/>
                <w:szCs w:val="22"/>
              </w:rPr>
            </w:pPr>
            <w:r w:rsidRPr="006B1312">
              <w:rPr>
                <w:rFonts w:cs="Arial"/>
                <w:noProof/>
                <w:sz w:val="22"/>
                <w:szCs w:val="22"/>
              </w:rPr>
              <w:t>9.24×10</w:t>
            </w:r>
            <w:r w:rsidRPr="006B1312">
              <w:rPr>
                <w:rFonts w:cs="Arial"/>
                <w:noProof/>
                <w:sz w:val="22"/>
                <w:szCs w:val="22"/>
                <w:vertAlign w:val="superscript"/>
              </w:rPr>
              <w:t>-03</w:t>
            </w:r>
          </w:p>
        </w:tc>
      </w:tr>
      <w:tr w:rsidR="00974DA0" w:rsidRPr="009E589B" w14:paraId="3917F56C" w14:textId="77777777" w:rsidTr="00F453C8">
        <w:trPr>
          <w:trHeight w:val="300"/>
        </w:trPr>
        <w:tc>
          <w:tcPr>
            <w:tcW w:w="477" w:type="pct"/>
            <w:shd w:val="clear" w:color="auto" w:fill="auto"/>
            <w:noWrap/>
            <w:vAlign w:val="center"/>
            <w:hideMark/>
          </w:tcPr>
          <w:p w14:paraId="1FD97E07" w14:textId="77777777" w:rsidR="00974DA0" w:rsidRPr="006B1312" w:rsidRDefault="00974DA0" w:rsidP="00F7033C">
            <w:pPr>
              <w:jc w:val="center"/>
              <w:rPr>
                <w:rFonts w:cs="Arial"/>
                <w:noProof/>
                <w:sz w:val="22"/>
                <w:szCs w:val="22"/>
              </w:rPr>
            </w:pPr>
            <w:r w:rsidRPr="006B1312">
              <w:rPr>
                <w:rFonts w:cs="Arial"/>
                <w:noProof/>
                <w:sz w:val="22"/>
                <w:szCs w:val="22"/>
              </w:rPr>
              <w:t>85.4</w:t>
            </w:r>
          </w:p>
        </w:tc>
        <w:tc>
          <w:tcPr>
            <w:tcW w:w="754" w:type="pct"/>
            <w:shd w:val="clear" w:color="auto" w:fill="auto"/>
            <w:noWrap/>
            <w:vAlign w:val="center"/>
            <w:hideMark/>
          </w:tcPr>
          <w:p w14:paraId="75C496E0" w14:textId="77777777" w:rsidR="00974DA0" w:rsidRPr="006B1312" w:rsidRDefault="00974DA0" w:rsidP="00F7033C">
            <w:pPr>
              <w:jc w:val="center"/>
              <w:rPr>
                <w:rFonts w:cs="Arial"/>
                <w:noProof/>
                <w:sz w:val="22"/>
                <w:szCs w:val="22"/>
              </w:rPr>
            </w:pPr>
            <w:r w:rsidRPr="006B1312">
              <w:rPr>
                <w:rFonts w:cs="Arial" w:hint="eastAsia"/>
                <w:noProof/>
                <w:sz w:val="22"/>
                <w:szCs w:val="22"/>
              </w:rPr>
              <w:t>-</w:t>
            </w:r>
          </w:p>
        </w:tc>
        <w:tc>
          <w:tcPr>
            <w:tcW w:w="754" w:type="pct"/>
            <w:shd w:val="clear" w:color="auto" w:fill="auto"/>
            <w:noWrap/>
            <w:vAlign w:val="center"/>
            <w:hideMark/>
          </w:tcPr>
          <w:p w14:paraId="66B18946" w14:textId="77777777" w:rsidR="00974DA0" w:rsidRPr="006B1312" w:rsidRDefault="00974DA0" w:rsidP="00F7033C">
            <w:pPr>
              <w:jc w:val="center"/>
              <w:rPr>
                <w:rFonts w:cs="Arial"/>
                <w:noProof/>
                <w:sz w:val="22"/>
                <w:szCs w:val="22"/>
              </w:rPr>
            </w:pPr>
            <w:r w:rsidRPr="006B1312">
              <w:rPr>
                <w:rFonts w:cs="Arial" w:hint="eastAsia"/>
                <w:noProof/>
                <w:sz w:val="22"/>
                <w:szCs w:val="22"/>
              </w:rPr>
              <w:t>-</w:t>
            </w:r>
          </w:p>
        </w:tc>
        <w:tc>
          <w:tcPr>
            <w:tcW w:w="754" w:type="pct"/>
            <w:shd w:val="clear" w:color="auto" w:fill="auto"/>
            <w:noWrap/>
            <w:vAlign w:val="center"/>
            <w:hideMark/>
          </w:tcPr>
          <w:p w14:paraId="43EC1F31" w14:textId="77777777" w:rsidR="00974DA0" w:rsidRPr="006B1312" w:rsidRDefault="00974DA0" w:rsidP="00F7033C">
            <w:pPr>
              <w:jc w:val="center"/>
              <w:rPr>
                <w:rFonts w:cs="Arial"/>
                <w:noProof/>
                <w:sz w:val="22"/>
                <w:szCs w:val="22"/>
              </w:rPr>
            </w:pPr>
            <w:r w:rsidRPr="006B1312">
              <w:rPr>
                <w:rFonts w:cs="Arial"/>
                <w:noProof/>
                <w:sz w:val="22"/>
                <w:szCs w:val="22"/>
              </w:rPr>
              <w:t>2.93×10</w:t>
            </w:r>
            <w:r w:rsidRPr="006B1312">
              <w:rPr>
                <w:rFonts w:cs="Arial"/>
                <w:noProof/>
                <w:sz w:val="22"/>
                <w:szCs w:val="22"/>
                <w:vertAlign w:val="superscript"/>
              </w:rPr>
              <w:t>-14</w:t>
            </w:r>
          </w:p>
        </w:tc>
        <w:tc>
          <w:tcPr>
            <w:tcW w:w="754" w:type="pct"/>
            <w:shd w:val="clear" w:color="auto" w:fill="auto"/>
            <w:noWrap/>
            <w:vAlign w:val="center"/>
            <w:hideMark/>
          </w:tcPr>
          <w:p w14:paraId="54756FB2" w14:textId="77777777" w:rsidR="00974DA0" w:rsidRPr="006B1312" w:rsidRDefault="00974DA0" w:rsidP="00F7033C">
            <w:pPr>
              <w:jc w:val="center"/>
              <w:rPr>
                <w:rFonts w:cs="Arial"/>
                <w:noProof/>
                <w:sz w:val="22"/>
                <w:szCs w:val="22"/>
              </w:rPr>
            </w:pPr>
            <w:r w:rsidRPr="006B1312">
              <w:rPr>
                <w:rFonts w:cs="Arial"/>
                <w:noProof/>
                <w:sz w:val="22"/>
                <w:szCs w:val="22"/>
              </w:rPr>
              <w:t>u.d.</w:t>
            </w:r>
          </w:p>
        </w:tc>
        <w:tc>
          <w:tcPr>
            <w:tcW w:w="754" w:type="pct"/>
            <w:shd w:val="clear" w:color="auto" w:fill="auto"/>
            <w:noWrap/>
            <w:vAlign w:val="center"/>
            <w:hideMark/>
          </w:tcPr>
          <w:p w14:paraId="384AD1C9" w14:textId="77777777" w:rsidR="00974DA0" w:rsidRPr="006B1312" w:rsidRDefault="00974DA0" w:rsidP="00F7033C">
            <w:pPr>
              <w:jc w:val="center"/>
              <w:rPr>
                <w:rFonts w:cs="Arial"/>
                <w:noProof/>
                <w:sz w:val="22"/>
                <w:szCs w:val="22"/>
              </w:rPr>
            </w:pPr>
            <w:r w:rsidRPr="006B1312">
              <w:rPr>
                <w:rFonts w:cs="Arial"/>
                <w:noProof/>
                <w:sz w:val="22"/>
                <w:szCs w:val="22"/>
              </w:rPr>
              <w:t>9.07×10</w:t>
            </w:r>
            <w:r w:rsidRPr="006B1312">
              <w:rPr>
                <w:rFonts w:cs="Arial"/>
                <w:noProof/>
                <w:sz w:val="22"/>
                <w:szCs w:val="22"/>
                <w:vertAlign w:val="superscript"/>
              </w:rPr>
              <w:t>-03</w:t>
            </w:r>
          </w:p>
        </w:tc>
        <w:tc>
          <w:tcPr>
            <w:tcW w:w="754" w:type="pct"/>
            <w:shd w:val="clear" w:color="auto" w:fill="auto"/>
            <w:noWrap/>
            <w:vAlign w:val="center"/>
            <w:hideMark/>
          </w:tcPr>
          <w:p w14:paraId="295EE8DB" w14:textId="77777777" w:rsidR="00974DA0" w:rsidRPr="006B1312" w:rsidRDefault="00974DA0" w:rsidP="00F7033C">
            <w:pPr>
              <w:jc w:val="center"/>
              <w:rPr>
                <w:rFonts w:cs="Arial"/>
                <w:noProof/>
                <w:sz w:val="22"/>
                <w:szCs w:val="22"/>
              </w:rPr>
            </w:pPr>
            <w:r w:rsidRPr="006B1312">
              <w:rPr>
                <w:rFonts w:cs="Arial"/>
                <w:noProof/>
                <w:sz w:val="22"/>
                <w:szCs w:val="22"/>
              </w:rPr>
              <w:t>9.05×10</w:t>
            </w:r>
            <w:r w:rsidRPr="006B1312">
              <w:rPr>
                <w:rFonts w:cs="Arial"/>
                <w:noProof/>
                <w:sz w:val="22"/>
                <w:szCs w:val="22"/>
                <w:vertAlign w:val="superscript"/>
              </w:rPr>
              <w:t>-03</w:t>
            </w:r>
          </w:p>
        </w:tc>
      </w:tr>
      <w:tr w:rsidR="00974DA0" w:rsidRPr="009E589B" w14:paraId="47682E30" w14:textId="77777777" w:rsidTr="00F453C8">
        <w:trPr>
          <w:trHeight w:val="300"/>
        </w:trPr>
        <w:tc>
          <w:tcPr>
            <w:tcW w:w="477" w:type="pct"/>
            <w:shd w:val="clear" w:color="auto" w:fill="auto"/>
            <w:noWrap/>
            <w:vAlign w:val="center"/>
            <w:hideMark/>
          </w:tcPr>
          <w:p w14:paraId="672EFE3C" w14:textId="77777777" w:rsidR="00974DA0" w:rsidRPr="006B1312" w:rsidRDefault="00974DA0" w:rsidP="00F7033C">
            <w:pPr>
              <w:jc w:val="center"/>
              <w:rPr>
                <w:rFonts w:cs="Arial"/>
                <w:noProof/>
                <w:sz w:val="22"/>
                <w:szCs w:val="22"/>
              </w:rPr>
            </w:pPr>
            <w:r w:rsidRPr="006B1312">
              <w:rPr>
                <w:rFonts w:cs="Arial"/>
                <w:noProof/>
                <w:sz w:val="22"/>
                <w:szCs w:val="22"/>
              </w:rPr>
              <w:t>113.0</w:t>
            </w:r>
          </w:p>
        </w:tc>
        <w:tc>
          <w:tcPr>
            <w:tcW w:w="754" w:type="pct"/>
            <w:shd w:val="clear" w:color="auto" w:fill="auto"/>
            <w:noWrap/>
            <w:vAlign w:val="center"/>
            <w:hideMark/>
          </w:tcPr>
          <w:p w14:paraId="10DC2103" w14:textId="77777777" w:rsidR="00974DA0" w:rsidRPr="006B1312" w:rsidRDefault="00974DA0" w:rsidP="00F7033C">
            <w:pPr>
              <w:jc w:val="center"/>
              <w:rPr>
                <w:rFonts w:cs="Arial"/>
                <w:noProof/>
                <w:sz w:val="22"/>
                <w:szCs w:val="22"/>
              </w:rPr>
            </w:pPr>
            <w:r w:rsidRPr="006B1312">
              <w:rPr>
                <w:rFonts w:cs="Arial" w:hint="eastAsia"/>
                <w:noProof/>
                <w:sz w:val="22"/>
                <w:szCs w:val="22"/>
              </w:rPr>
              <w:t>-</w:t>
            </w:r>
          </w:p>
        </w:tc>
        <w:tc>
          <w:tcPr>
            <w:tcW w:w="754" w:type="pct"/>
            <w:shd w:val="clear" w:color="auto" w:fill="auto"/>
            <w:noWrap/>
            <w:vAlign w:val="center"/>
            <w:hideMark/>
          </w:tcPr>
          <w:p w14:paraId="4286C5EF" w14:textId="77777777" w:rsidR="00974DA0" w:rsidRPr="006B1312" w:rsidRDefault="00974DA0" w:rsidP="00F7033C">
            <w:pPr>
              <w:jc w:val="center"/>
              <w:rPr>
                <w:rFonts w:cs="Arial"/>
                <w:noProof/>
                <w:sz w:val="22"/>
                <w:szCs w:val="22"/>
              </w:rPr>
            </w:pPr>
            <w:r w:rsidRPr="006B1312">
              <w:rPr>
                <w:rFonts w:cs="Arial"/>
                <w:noProof/>
                <w:sz w:val="22"/>
                <w:szCs w:val="22"/>
              </w:rPr>
              <w:t>8.67×10</w:t>
            </w:r>
            <w:r w:rsidRPr="006B1312">
              <w:rPr>
                <w:rFonts w:cs="Arial"/>
                <w:noProof/>
                <w:sz w:val="22"/>
                <w:szCs w:val="22"/>
                <w:vertAlign w:val="superscript"/>
              </w:rPr>
              <w:t>-11</w:t>
            </w:r>
          </w:p>
        </w:tc>
        <w:tc>
          <w:tcPr>
            <w:tcW w:w="754" w:type="pct"/>
            <w:shd w:val="clear" w:color="auto" w:fill="auto"/>
            <w:noWrap/>
            <w:vAlign w:val="center"/>
            <w:hideMark/>
          </w:tcPr>
          <w:p w14:paraId="476440E8" w14:textId="77777777" w:rsidR="00974DA0" w:rsidRPr="006B1312" w:rsidRDefault="00974DA0" w:rsidP="00F7033C">
            <w:pPr>
              <w:jc w:val="center"/>
              <w:rPr>
                <w:rFonts w:cs="Arial"/>
                <w:noProof/>
                <w:sz w:val="22"/>
                <w:szCs w:val="22"/>
              </w:rPr>
            </w:pPr>
            <w:r w:rsidRPr="006B1312">
              <w:rPr>
                <w:rFonts w:cs="Arial"/>
                <w:noProof/>
                <w:sz w:val="22"/>
                <w:szCs w:val="22"/>
              </w:rPr>
              <w:t>2.77×10</w:t>
            </w:r>
            <w:r w:rsidRPr="006B1312">
              <w:rPr>
                <w:rFonts w:cs="Arial"/>
                <w:noProof/>
                <w:sz w:val="22"/>
                <w:szCs w:val="22"/>
                <w:vertAlign w:val="superscript"/>
              </w:rPr>
              <w:t>-14</w:t>
            </w:r>
          </w:p>
        </w:tc>
        <w:tc>
          <w:tcPr>
            <w:tcW w:w="754" w:type="pct"/>
            <w:shd w:val="clear" w:color="auto" w:fill="auto"/>
            <w:noWrap/>
            <w:vAlign w:val="center"/>
            <w:hideMark/>
          </w:tcPr>
          <w:p w14:paraId="6C1AF160" w14:textId="77777777" w:rsidR="00974DA0" w:rsidRPr="006B1312" w:rsidRDefault="00974DA0" w:rsidP="00F7033C">
            <w:pPr>
              <w:jc w:val="center"/>
              <w:rPr>
                <w:rFonts w:cs="Arial"/>
                <w:noProof/>
                <w:sz w:val="22"/>
                <w:szCs w:val="22"/>
              </w:rPr>
            </w:pPr>
            <w:r w:rsidRPr="006B1312">
              <w:rPr>
                <w:rFonts w:cs="Arial" w:hint="eastAsia"/>
                <w:noProof/>
                <w:sz w:val="22"/>
                <w:szCs w:val="22"/>
              </w:rPr>
              <w:t>-</w:t>
            </w:r>
          </w:p>
        </w:tc>
        <w:tc>
          <w:tcPr>
            <w:tcW w:w="754" w:type="pct"/>
            <w:shd w:val="clear" w:color="auto" w:fill="auto"/>
            <w:noWrap/>
            <w:vAlign w:val="center"/>
            <w:hideMark/>
          </w:tcPr>
          <w:p w14:paraId="60AADBB2" w14:textId="77777777" w:rsidR="00974DA0" w:rsidRPr="006B1312" w:rsidRDefault="00974DA0" w:rsidP="00F7033C">
            <w:pPr>
              <w:jc w:val="center"/>
              <w:rPr>
                <w:rFonts w:cs="Arial"/>
                <w:noProof/>
                <w:sz w:val="22"/>
                <w:szCs w:val="22"/>
              </w:rPr>
            </w:pPr>
            <w:r w:rsidRPr="006B1312">
              <w:rPr>
                <w:rFonts w:cs="Arial"/>
                <w:noProof/>
                <w:sz w:val="22"/>
                <w:szCs w:val="22"/>
              </w:rPr>
              <w:t>8.87×10</w:t>
            </w:r>
            <w:r w:rsidRPr="006B1312">
              <w:rPr>
                <w:rFonts w:cs="Arial"/>
                <w:noProof/>
                <w:sz w:val="22"/>
                <w:szCs w:val="22"/>
                <w:vertAlign w:val="superscript"/>
              </w:rPr>
              <w:t>-03</w:t>
            </w:r>
          </w:p>
        </w:tc>
        <w:tc>
          <w:tcPr>
            <w:tcW w:w="754" w:type="pct"/>
            <w:shd w:val="clear" w:color="auto" w:fill="auto"/>
            <w:noWrap/>
            <w:vAlign w:val="center"/>
            <w:hideMark/>
          </w:tcPr>
          <w:p w14:paraId="15BB2431" w14:textId="77777777" w:rsidR="00974DA0" w:rsidRPr="006B1312" w:rsidRDefault="00974DA0" w:rsidP="00F7033C">
            <w:pPr>
              <w:jc w:val="center"/>
              <w:rPr>
                <w:rFonts w:cs="Arial"/>
                <w:noProof/>
                <w:sz w:val="22"/>
                <w:szCs w:val="22"/>
              </w:rPr>
            </w:pPr>
            <w:r w:rsidRPr="006B1312">
              <w:rPr>
                <w:rFonts w:cs="Arial"/>
                <w:noProof/>
                <w:sz w:val="22"/>
                <w:szCs w:val="22"/>
              </w:rPr>
              <w:t>8.94×10</w:t>
            </w:r>
            <w:r w:rsidRPr="006B1312">
              <w:rPr>
                <w:rFonts w:cs="Arial"/>
                <w:noProof/>
                <w:sz w:val="22"/>
                <w:szCs w:val="22"/>
                <w:vertAlign w:val="superscript"/>
              </w:rPr>
              <w:t>-03</w:t>
            </w:r>
          </w:p>
        </w:tc>
      </w:tr>
      <w:tr w:rsidR="00974DA0" w:rsidRPr="009E589B" w14:paraId="2D58B0F8" w14:textId="77777777" w:rsidTr="00F453C8">
        <w:trPr>
          <w:trHeight w:val="300"/>
        </w:trPr>
        <w:tc>
          <w:tcPr>
            <w:tcW w:w="477" w:type="pct"/>
            <w:shd w:val="clear" w:color="auto" w:fill="auto"/>
            <w:noWrap/>
            <w:vAlign w:val="center"/>
            <w:hideMark/>
          </w:tcPr>
          <w:p w14:paraId="02C0BEBC" w14:textId="77777777" w:rsidR="00974DA0" w:rsidRPr="006B1312" w:rsidRDefault="00974DA0" w:rsidP="00F7033C">
            <w:pPr>
              <w:jc w:val="center"/>
              <w:rPr>
                <w:rFonts w:cs="Arial"/>
                <w:noProof/>
                <w:sz w:val="22"/>
                <w:szCs w:val="22"/>
              </w:rPr>
            </w:pPr>
            <w:r w:rsidRPr="006B1312">
              <w:rPr>
                <w:rFonts w:cs="Arial"/>
                <w:noProof/>
                <w:sz w:val="22"/>
                <w:szCs w:val="22"/>
              </w:rPr>
              <w:t>168.8</w:t>
            </w:r>
          </w:p>
        </w:tc>
        <w:tc>
          <w:tcPr>
            <w:tcW w:w="754" w:type="pct"/>
            <w:shd w:val="clear" w:color="auto" w:fill="auto"/>
            <w:noWrap/>
            <w:vAlign w:val="center"/>
            <w:hideMark/>
          </w:tcPr>
          <w:p w14:paraId="3761D6DD" w14:textId="77777777" w:rsidR="00974DA0" w:rsidRPr="006B1312" w:rsidRDefault="00974DA0" w:rsidP="00F7033C">
            <w:pPr>
              <w:jc w:val="center"/>
              <w:rPr>
                <w:rFonts w:cs="Arial"/>
                <w:noProof/>
                <w:sz w:val="22"/>
                <w:szCs w:val="22"/>
              </w:rPr>
            </w:pPr>
            <w:r w:rsidRPr="006B1312">
              <w:rPr>
                <w:rFonts w:cs="Arial"/>
                <w:noProof/>
                <w:sz w:val="22"/>
                <w:szCs w:val="22"/>
              </w:rPr>
              <w:t>6.66×10</w:t>
            </w:r>
            <w:r w:rsidRPr="006B1312">
              <w:rPr>
                <w:rFonts w:cs="Arial"/>
                <w:noProof/>
                <w:sz w:val="22"/>
                <w:szCs w:val="22"/>
                <w:vertAlign w:val="superscript"/>
              </w:rPr>
              <w:t>-06</w:t>
            </w:r>
          </w:p>
        </w:tc>
        <w:tc>
          <w:tcPr>
            <w:tcW w:w="754" w:type="pct"/>
            <w:shd w:val="clear" w:color="auto" w:fill="auto"/>
            <w:noWrap/>
            <w:vAlign w:val="center"/>
            <w:hideMark/>
          </w:tcPr>
          <w:p w14:paraId="2C52EA19" w14:textId="77777777" w:rsidR="00974DA0" w:rsidRPr="006B1312" w:rsidRDefault="00974DA0" w:rsidP="00F7033C">
            <w:pPr>
              <w:jc w:val="center"/>
              <w:rPr>
                <w:rFonts w:cs="Arial"/>
                <w:noProof/>
                <w:sz w:val="22"/>
                <w:szCs w:val="22"/>
              </w:rPr>
            </w:pPr>
            <w:r w:rsidRPr="006B1312">
              <w:rPr>
                <w:rFonts w:cs="Arial"/>
                <w:noProof/>
                <w:sz w:val="22"/>
                <w:szCs w:val="22"/>
              </w:rPr>
              <w:t>8.17×10</w:t>
            </w:r>
            <w:r w:rsidRPr="006B1312">
              <w:rPr>
                <w:rFonts w:cs="Arial"/>
                <w:noProof/>
                <w:sz w:val="22"/>
                <w:szCs w:val="22"/>
                <w:vertAlign w:val="superscript"/>
              </w:rPr>
              <w:t>-11</w:t>
            </w:r>
          </w:p>
        </w:tc>
        <w:tc>
          <w:tcPr>
            <w:tcW w:w="754" w:type="pct"/>
            <w:shd w:val="clear" w:color="auto" w:fill="auto"/>
            <w:noWrap/>
            <w:vAlign w:val="center"/>
            <w:hideMark/>
          </w:tcPr>
          <w:p w14:paraId="03EB886B" w14:textId="77777777" w:rsidR="00974DA0" w:rsidRPr="006B1312" w:rsidRDefault="00974DA0" w:rsidP="00F7033C">
            <w:pPr>
              <w:jc w:val="center"/>
              <w:rPr>
                <w:rFonts w:cs="Arial"/>
                <w:noProof/>
                <w:sz w:val="22"/>
                <w:szCs w:val="22"/>
              </w:rPr>
            </w:pPr>
            <w:r w:rsidRPr="006B1312">
              <w:rPr>
                <w:rFonts w:cs="Arial"/>
                <w:noProof/>
                <w:sz w:val="22"/>
                <w:szCs w:val="22"/>
              </w:rPr>
              <w:t>2.37×10</w:t>
            </w:r>
            <w:r w:rsidRPr="006B1312">
              <w:rPr>
                <w:rFonts w:cs="Arial"/>
                <w:noProof/>
                <w:sz w:val="22"/>
                <w:szCs w:val="22"/>
                <w:vertAlign w:val="superscript"/>
              </w:rPr>
              <w:t>-14</w:t>
            </w:r>
          </w:p>
        </w:tc>
        <w:tc>
          <w:tcPr>
            <w:tcW w:w="754" w:type="pct"/>
            <w:shd w:val="clear" w:color="auto" w:fill="auto"/>
            <w:noWrap/>
            <w:vAlign w:val="center"/>
            <w:hideMark/>
          </w:tcPr>
          <w:p w14:paraId="7DDD2159" w14:textId="77777777" w:rsidR="00974DA0" w:rsidRPr="006B1312" w:rsidRDefault="00974DA0" w:rsidP="00F7033C">
            <w:pPr>
              <w:jc w:val="center"/>
              <w:rPr>
                <w:rFonts w:cs="Arial"/>
                <w:noProof/>
                <w:sz w:val="22"/>
                <w:szCs w:val="22"/>
              </w:rPr>
            </w:pPr>
            <w:r w:rsidRPr="006B1312">
              <w:rPr>
                <w:rFonts w:cs="Arial" w:hint="eastAsia"/>
                <w:noProof/>
                <w:sz w:val="22"/>
                <w:szCs w:val="22"/>
              </w:rPr>
              <w:t>-</w:t>
            </w:r>
          </w:p>
        </w:tc>
        <w:tc>
          <w:tcPr>
            <w:tcW w:w="754" w:type="pct"/>
            <w:shd w:val="clear" w:color="auto" w:fill="auto"/>
            <w:noWrap/>
            <w:vAlign w:val="center"/>
            <w:hideMark/>
          </w:tcPr>
          <w:p w14:paraId="2755412E" w14:textId="77777777" w:rsidR="00974DA0" w:rsidRPr="006B1312" w:rsidRDefault="00974DA0" w:rsidP="00F7033C">
            <w:pPr>
              <w:jc w:val="center"/>
              <w:rPr>
                <w:rFonts w:cs="Arial"/>
                <w:noProof/>
                <w:sz w:val="22"/>
                <w:szCs w:val="22"/>
              </w:rPr>
            </w:pPr>
            <w:r w:rsidRPr="006B1312">
              <w:rPr>
                <w:rFonts w:cs="Arial"/>
                <w:noProof/>
                <w:sz w:val="22"/>
                <w:szCs w:val="22"/>
              </w:rPr>
              <w:t>8.46×10</w:t>
            </w:r>
            <w:r w:rsidRPr="006B1312">
              <w:rPr>
                <w:rFonts w:cs="Arial"/>
                <w:noProof/>
                <w:sz w:val="22"/>
                <w:szCs w:val="22"/>
                <w:vertAlign w:val="superscript"/>
              </w:rPr>
              <w:t>-03</w:t>
            </w:r>
          </w:p>
        </w:tc>
        <w:tc>
          <w:tcPr>
            <w:tcW w:w="754" w:type="pct"/>
            <w:shd w:val="clear" w:color="auto" w:fill="auto"/>
            <w:noWrap/>
            <w:vAlign w:val="center"/>
            <w:hideMark/>
          </w:tcPr>
          <w:p w14:paraId="0CB24048" w14:textId="77777777" w:rsidR="00974DA0" w:rsidRPr="006B1312" w:rsidRDefault="00974DA0" w:rsidP="00F7033C">
            <w:pPr>
              <w:jc w:val="center"/>
              <w:rPr>
                <w:rFonts w:cs="Arial"/>
                <w:noProof/>
                <w:sz w:val="22"/>
                <w:szCs w:val="22"/>
              </w:rPr>
            </w:pPr>
            <w:r w:rsidRPr="006B1312">
              <w:rPr>
                <w:rFonts w:cs="Arial"/>
                <w:noProof/>
                <w:sz w:val="22"/>
                <w:szCs w:val="22"/>
              </w:rPr>
              <w:t>8.69×10</w:t>
            </w:r>
            <w:r w:rsidRPr="006B1312">
              <w:rPr>
                <w:rFonts w:cs="Arial"/>
                <w:noProof/>
                <w:sz w:val="22"/>
                <w:szCs w:val="22"/>
                <w:vertAlign w:val="superscript"/>
              </w:rPr>
              <w:t>-03</w:t>
            </w:r>
          </w:p>
        </w:tc>
      </w:tr>
    </w:tbl>
    <w:p w14:paraId="3E89F761" w14:textId="7D7E8850" w:rsidR="00F7033C" w:rsidRPr="00DC67A7" w:rsidRDefault="00F7033C" w:rsidP="00F7033C">
      <w:pPr>
        <w:pStyle w:val="ListParagraph"/>
        <w:widowControl/>
        <w:numPr>
          <w:ilvl w:val="0"/>
          <w:numId w:val="18"/>
        </w:numPr>
        <w:spacing w:before="0" w:after="0" w:line="360" w:lineRule="auto"/>
        <w:ind w:left="644"/>
        <w:rPr>
          <w:rFonts w:ascii="Arial" w:hAnsi="Arial" w:cs="Arial"/>
          <w:noProof/>
          <w:sz w:val="20"/>
          <w:lang w:eastAsia="zh-CN"/>
        </w:rPr>
      </w:pPr>
      <w:r w:rsidRPr="00DC67A7">
        <w:rPr>
          <w:rFonts w:ascii="Arial" w:hAnsi="Arial" w:cs="Arial"/>
          <w:noProof/>
          <w:sz w:val="20"/>
          <w:lang w:eastAsia="zh-CN"/>
        </w:rPr>
        <w:t>Not measured</w:t>
      </w:r>
      <w:r>
        <w:rPr>
          <w:rFonts w:ascii="Arial" w:hAnsi="Arial" w:cs="Arial"/>
          <w:noProof/>
          <w:sz w:val="20"/>
          <w:lang w:eastAsia="zh-CN"/>
        </w:rPr>
        <w:t xml:space="preserve">,  </w:t>
      </w:r>
      <w:r w:rsidRPr="004975EC">
        <w:rPr>
          <w:rFonts w:ascii="Arial" w:hAnsi="Arial" w:cs="Arial"/>
          <w:noProof/>
          <w:sz w:val="20"/>
          <w:lang w:eastAsia="zh-CN"/>
        </w:rPr>
        <w:t xml:space="preserve"> </w:t>
      </w:r>
      <w:r>
        <w:rPr>
          <w:rFonts w:ascii="Arial" w:hAnsi="Arial" w:cs="Arial"/>
          <w:noProof/>
          <w:sz w:val="20"/>
          <w:lang w:eastAsia="zh-CN"/>
        </w:rPr>
        <w:t>u.d</w:t>
      </w:r>
      <w:r w:rsidR="004474F5">
        <w:rPr>
          <w:rFonts w:ascii="Arial" w:hAnsi="Arial" w:cs="Arial"/>
          <w:noProof/>
          <w:sz w:val="20"/>
          <w:lang w:eastAsia="zh-CN"/>
        </w:rPr>
        <w:t xml:space="preserve">.  </w:t>
      </w:r>
      <w:r>
        <w:rPr>
          <w:rFonts w:ascii="Arial" w:hAnsi="Arial" w:cs="Arial"/>
          <w:noProof/>
          <w:sz w:val="20"/>
          <w:lang w:eastAsia="zh-CN"/>
        </w:rPr>
        <w:t>– under detection limit</w:t>
      </w:r>
    </w:p>
    <w:p w14:paraId="2EC18147" w14:textId="77777777" w:rsidR="005F2937" w:rsidRDefault="005F2937">
      <w:pPr>
        <w:widowControl/>
        <w:spacing w:before="0" w:after="0"/>
        <w:jc w:val="left"/>
      </w:pPr>
    </w:p>
    <w:p w14:paraId="5089401B" w14:textId="77777777" w:rsidR="005F2937" w:rsidRPr="00B44859" w:rsidRDefault="005F2937" w:rsidP="005F2937">
      <w:pPr>
        <w:pStyle w:val="Heading4"/>
      </w:pPr>
      <w:bookmarkStart w:id="1147" w:name="_Ref455755916"/>
      <w:bookmarkStart w:id="1148" w:name="_Toc520374814"/>
      <w:r>
        <w:lastRenderedPageBreak/>
        <w:t>Parameters</w:t>
      </w:r>
      <w:bookmarkEnd w:id="1147"/>
      <w:bookmarkEnd w:id="1148"/>
    </w:p>
    <w:p w14:paraId="3C6D384E" w14:textId="753D10D2" w:rsidR="005F2937" w:rsidRDefault="005F2937" w:rsidP="005F2937">
      <w:pPr>
        <w:rPr>
          <w:rFonts w:cs="Arial"/>
          <w:b/>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sidR="00A90D66">
        <w:rPr>
          <w:rFonts w:cs="Arial"/>
          <w:szCs w:val="22"/>
        </w:rPr>
        <w:t xml:space="preserve"> </w:t>
      </w:r>
      <w:r w:rsidR="00A90D66">
        <w:rPr>
          <w:rFonts w:cs="Arial"/>
          <w:szCs w:val="22"/>
        </w:rPr>
        <w:fldChar w:fldCharType="begin"/>
      </w:r>
      <w:r w:rsidR="00A90D66">
        <w:rPr>
          <w:rFonts w:cs="Arial"/>
          <w:szCs w:val="22"/>
        </w:rPr>
        <w:instrText xml:space="preserve"> REF _Ref455754301 \h </w:instrText>
      </w:r>
      <w:r w:rsidR="00A90D66">
        <w:rPr>
          <w:rFonts w:cs="Arial"/>
          <w:szCs w:val="22"/>
        </w:rPr>
      </w:r>
      <w:r w:rsidR="00A90D66">
        <w:rPr>
          <w:rFonts w:cs="Arial"/>
          <w:szCs w:val="22"/>
        </w:rPr>
        <w:fldChar w:fldCharType="separate"/>
      </w:r>
      <w:r w:rsidR="00B560DA" w:rsidRPr="00101CF6">
        <w:t xml:space="preserve">Table </w:t>
      </w:r>
      <w:r w:rsidR="00B560DA">
        <w:rPr>
          <w:noProof/>
        </w:rPr>
        <w:t>4</w:t>
      </w:r>
      <w:r w:rsidR="00B560DA">
        <w:t>.</w:t>
      </w:r>
      <w:r w:rsidR="00B560DA">
        <w:rPr>
          <w:noProof/>
        </w:rPr>
        <w:t>5</w:t>
      </w:r>
      <w:r w:rsidR="00A90D66">
        <w:rPr>
          <w:rFonts w:cs="Arial"/>
          <w:szCs w:val="22"/>
        </w:rPr>
        <w:fldChar w:fldCharType="end"/>
      </w:r>
      <w:r w:rsidR="004474F5">
        <w:rPr>
          <w:rFonts w:cs="Arial"/>
          <w:szCs w:val="22"/>
        </w:rPr>
        <w:t xml:space="preserve">.  </w:t>
      </w:r>
      <w:r w:rsidR="00A90D66">
        <w:rPr>
          <w:rFonts w:cs="Arial"/>
          <w:szCs w:val="22"/>
        </w:rPr>
        <w:t>T</w:t>
      </w:r>
      <w:r w:rsidRPr="00AE10E4">
        <w:rPr>
          <w:rFonts w:cs="Arial"/>
          <w:szCs w:val="22"/>
        </w:rPr>
        <w:t xml:space="preserve">he final simulation time </w:t>
      </w:r>
      <w:r>
        <w:rPr>
          <w:rFonts w:cs="Arial"/>
          <w:szCs w:val="22"/>
        </w:rPr>
        <w:t>was</w:t>
      </w:r>
      <w:r w:rsidRPr="00AE10E4">
        <w:rPr>
          <w:rFonts w:cs="Arial"/>
          <w:szCs w:val="22"/>
        </w:rPr>
        <w:t xml:space="preserve"> </w:t>
      </w:r>
      <w:r>
        <w:rPr>
          <w:rFonts w:cs="Arial"/>
          <w:szCs w:val="22"/>
        </w:rPr>
        <w:t>189</w:t>
      </w:r>
      <w:r w:rsidRPr="00AE10E4">
        <w:rPr>
          <w:rFonts w:cs="Arial"/>
          <w:szCs w:val="22"/>
        </w:rPr>
        <w:t xml:space="preserve"> days</w:t>
      </w:r>
      <w:r w:rsidR="004474F5">
        <w:rPr>
          <w:rFonts w:cs="Arial"/>
          <w:szCs w:val="22"/>
        </w:rPr>
        <w:t xml:space="preserve">.  </w:t>
      </w:r>
    </w:p>
    <w:p w14:paraId="4515E2C6" w14:textId="77777777" w:rsidR="005F2937" w:rsidRDefault="005F2937" w:rsidP="005F2937"/>
    <w:p w14:paraId="73A9A8FB" w14:textId="0F2C04CF" w:rsidR="005F2937" w:rsidRPr="00101CF6" w:rsidRDefault="005F2937" w:rsidP="005F2937">
      <w:pPr>
        <w:pStyle w:val="Caption"/>
        <w:keepNext/>
        <w:rPr>
          <w:lang w:eastAsia="zh-CN"/>
        </w:rPr>
      </w:pPr>
      <w:bookmarkStart w:id="1149" w:name="_Ref455754301"/>
      <w:bookmarkStart w:id="1150" w:name="_Toc520374999"/>
      <w:r w:rsidRPr="00101CF6">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5</w:t>
      </w:r>
      <w:r w:rsidR="00FE1AD3">
        <w:fldChar w:fldCharType="end"/>
      </w:r>
      <w:bookmarkEnd w:id="1149"/>
      <w:r w:rsidR="00535A70">
        <w:t xml:space="preserve">: </w:t>
      </w:r>
      <w:r w:rsidRPr="00101CF6">
        <w:t xml:space="preserve">General parameters </w:t>
      </w:r>
      <w:r>
        <w:t>for the</w:t>
      </w:r>
      <w:r w:rsidRPr="00101CF6">
        <w:t xml:space="preserve"> </w:t>
      </w:r>
      <w:r>
        <w:rPr>
          <w:rFonts w:hint="eastAsia"/>
          <w:lang w:eastAsia="zh-CN"/>
        </w:rPr>
        <w:t>circulation chamber, filter, gap</w:t>
      </w:r>
      <w:r w:rsidRPr="00101CF6">
        <w:t xml:space="preserve"> and OPA</w:t>
      </w:r>
      <w:bookmarkEnd w:id="1150"/>
    </w:p>
    <w:tbl>
      <w:tblPr>
        <w:tblW w:w="4944" w:type="pct"/>
        <w:tblInd w:w="108" w:type="dxa"/>
        <w:tblBorders>
          <w:top w:val="single" w:sz="4" w:space="0" w:color="auto"/>
          <w:bottom w:val="single" w:sz="4" w:space="0" w:color="auto"/>
        </w:tblBorders>
        <w:tblLook w:val="04A0" w:firstRow="1" w:lastRow="0" w:firstColumn="1" w:lastColumn="0" w:noHBand="0" w:noVBand="1"/>
      </w:tblPr>
      <w:tblGrid>
        <w:gridCol w:w="4096"/>
        <w:gridCol w:w="1360"/>
        <w:gridCol w:w="947"/>
        <w:gridCol w:w="847"/>
        <w:gridCol w:w="1293"/>
      </w:tblGrid>
      <w:tr w:rsidR="005F2937" w:rsidRPr="00DA3D67" w14:paraId="7025DCD9" w14:textId="77777777" w:rsidTr="009504CF">
        <w:tc>
          <w:tcPr>
            <w:tcW w:w="2397" w:type="pct"/>
            <w:tcBorders>
              <w:top w:val="single" w:sz="4" w:space="0" w:color="auto"/>
              <w:bottom w:val="single" w:sz="4" w:space="0" w:color="auto"/>
            </w:tcBorders>
            <w:shd w:val="clear" w:color="auto" w:fill="D9D9D9" w:themeFill="background1" w:themeFillShade="D9"/>
            <w:vAlign w:val="center"/>
          </w:tcPr>
          <w:p w14:paraId="4EC4AA55" w14:textId="77777777" w:rsidR="005F2937" w:rsidRPr="00DA3D67" w:rsidRDefault="005F2937" w:rsidP="009504CF">
            <w:pPr>
              <w:spacing w:before="0" w:after="0"/>
              <w:jc w:val="center"/>
              <w:rPr>
                <w:b/>
                <w:lang w:eastAsia="zh-CN"/>
              </w:rPr>
            </w:pPr>
            <w:r w:rsidRPr="00DA3D67">
              <w:rPr>
                <w:rFonts w:hint="eastAsia"/>
                <w:b/>
                <w:lang w:eastAsia="zh-CN"/>
              </w:rPr>
              <w:t>Parameter</w:t>
            </w:r>
          </w:p>
        </w:tc>
        <w:tc>
          <w:tcPr>
            <w:tcW w:w="796" w:type="pct"/>
            <w:tcBorders>
              <w:top w:val="single" w:sz="4" w:space="0" w:color="auto"/>
              <w:bottom w:val="single" w:sz="4" w:space="0" w:color="auto"/>
            </w:tcBorders>
            <w:shd w:val="clear" w:color="auto" w:fill="D9D9D9" w:themeFill="background1" w:themeFillShade="D9"/>
          </w:tcPr>
          <w:p w14:paraId="69C7502D" w14:textId="77777777" w:rsidR="005F2937" w:rsidRPr="00DA3D67" w:rsidRDefault="005F2937" w:rsidP="009504CF">
            <w:pPr>
              <w:spacing w:before="0" w:after="0"/>
              <w:jc w:val="center"/>
              <w:rPr>
                <w:b/>
              </w:rPr>
            </w:pPr>
            <w:r w:rsidRPr="00DA3D67">
              <w:rPr>
                <w:b/>
              </w:rPr>
              <w:t>Borehole</w:t>
            </w:r>
          </w:p>
        </w:tc>
        <w:tc>
          <w:tcPr>
            <w:tcW w:w="554" w:type="pct"/>
            <w:tcBorders>
              <w:top w:val="single" w:sz="4" w:space="0" w:color="auto"/>
              <w:bottom w:val="single" w:sz="4" w:space="0" w:color="auto"/>
            </w:tcBorders>
            <w:shd w:val="clear" w:color="auto" w:fill="D9D9D9" w:themeFill="background1" w:themeFillShade="D9"/>
          </w:tcPr>
          <w:p w14:paraId="1E5BAB43" w14:textId="77777777" w:rsidR="005F2937" w:rsidRPr="00DA3D67" w:rsidRDefault="005F2937" w:rsidP="009504CF">
            <w:pPr>
              <w:spacing w:before="0" w:after="0"/>
              <w:jc w:val="center"/>
              <w:rPr>
                <w:b/>
                <w:lang w:eastAsia="zh-CN"/>
              </w:rPr>
            </w:pPr>
            <w:r w:rsidRPr="00DA3D67">
              <w:rPr>
                <w:rFonts w:hint="eastAsia"/>
                <w:b/>
                <w:lang w:eastAsia="zh-CN"/>
              </w:rPr>
              <w:t>Filter</w:t>
            </w:r>
          </w:p>
        </w:tc>
        <w:tc>
          <w:tcPr>
            <w:tcW w:w="496" w:type="pct"/>
            <w:tcBorders>
              <w:top w:val="single" w:sz="4" w:space="0" w:color="auto"/>
              <w:bottom w:val="single" w:sz="4" w:space="0" w:color="auto"/>
            </w:tcBorders>
            <w:shd w:val="clear" w:color="auto" w:fill="D9D9D9" w:themeFill="background1" w:themeFillShade="D9"/>
          </w:tcPr>
          <w:p w14:paraId="3DC5E5CF" w14:textId="77777777" w:rsidR="005F2937" w:rsidRPr="00DA3D67" w:rsidRDefault="005F2937" w:rsidP="009504CF">
            <w:pPr>
              <w:spacing w:before="0" w:after="0"/>
              <w:jc w:val="center"/>
              <w:rPr>
                <w:b/>
                <w:lang w:eastAsia="zh-CN"/>
              </w:rPr>
            </w:pPr>
            <w:r w:rsidRPr="00DA3D67">
              <w:rPr>
                <w:rFonts w:hint="eastAsia"/>
                <w:b/>
                <w:lang w:eastAsia="zh-CN"/>
              </w:rPr>
              <w:t>Gap</w:t>
            </w:r>
          </w:p>
        </w:tc>
        <w:tc>
          <w:tcPr>
            <w:tcW w:w="757" w:type="pct"/>
            <w:tcBorders>
              <w:top w:val="single" w:sz="4" w:space="0" w:color="auto"/>
              <w:bottom w:val="single" w:sz="4" w:space="0" w:color="auto"/>
            </w:tcBorders>
            <w:shd w:val="clear" w:color="auto" w:fill="D9D9D9" w:themeFill="background1" w:themeFillShade="D9"/>
          </w:tcPr>
          <w:p w14:paraId="6C0E0013" w14:textId="77777777" w:rsidR="005F2937" w:rsidRPr="00DA3D67" w:rsidRDefault="005F2937" w:rsidP="009504CF">
            <w:pPr>
              <w:spacing w:before="0" w:after="0"/>
              <w:jc w:val="center"/>
              <w:rPr>
                <w:b/>
              </w:rPr>
            </w:pPr>
            <w:r w:rsidRPr="00DA3D67">
              <w:rPr>
                <w:b/>
              </w:rPr>
              <w:t>OPA</w:t>
            </w:r>
          </w:p>
        </w:tc>
      </w:tr>
      <w:tr w:rsidR="005F2937" w14:paraId="0B531E16" w14:textId="77777777" w:rsidTr="009504CF">
        <w:tc>
          <w:tcPr>
            <w:tcW w:w="2397" w:type="pct"/>
            <w:tcBorders>
              <w:top w:val="single" w:sz="4" w:space="0" w:color="auto"/>
              <w:bottom w:val="nil"/>
            </w:tcBorders>
            <w:shd w:val="clear" w:color="auto" w:fill="auto"/>
          </w:tcPr>
          <w:p w14:paraId="77966C16" w14:textId="77777777" w:rsidR="005F2937" w:rsidRDefault="005F2937" w:rsidP="009504CF">
            <w:pPr>
              <w:spacing w:before="0" w:after="0"/>
            </w:pPr>
            <w:r>
              <w:t>Porosity [-]</w:t>
            </w:r>
          </w:p>
        </w:tc>
        <w:tc>
          <w:tcPr>
            <w:tcW w:w="796" w:type="pct"/>
            <w:tcBorders>
              <w:top w:val="single" w:sz="4" w:space="0" w:color="auto"/>
              <w:bottom w:val="nil"/>
            </w:tcBorders>
            <w:shd w:val="clear" w:color="auto" w:fill="auto"/>
          </w:tcPr>
          <w:p w14:paraId="60BD808D" w14:textId="77777777" w:rsidR="005F2937" w:rsidRDefault="005F2937" w:rsidP="009504CF">
            <w:pPr>
              <w:spacing w:before="0" w:after="0"/>
              <w:jc w:val="center"/>
            </w:pPr>
            <w:r>
              <w:t>3.262</w:t>
            </w:r>
            <w:r w:rsidRPr="009408EF">
              <w:rPr>
                <w:vertAlign w:val="superscript"/>
              </w:rPr>
              <w:t>a</w:t>
            </w:r>
          </w:p>
        </w:tc>
        <w:tc>
          <w:tcPr>
            <w:tcW w:w="554" w:type="pct"/>
            <w:tcBorders>
              <w:top w:val="single" w:sz="4" w:space="0" w:color="auto"/>
              <w:bottom w:val="nil"/>
            </w:tcBorders>
          </w:tcPr>
          <w:p w14:paraId="60F9851A" w14:textId="77777777" w:rsidR="005F2937" w:rsidRDefault="005F2937" w:rsidP="009504CF">
            <w:pPr>
              <w:spacing w:before="0" w:after="0"/>
              <w:jc w:val="center"/>
              <w:rPr>
                <w:lang w:eastAsia="zh-CN"/>
              </w:rPr>
            </w:pPr>
            <w:r>
              <w:rPr>
                <w:rFonts w:hint="eastAsia"/>
                <w:lang w:eastAsia="zh-CN"/>
              </w:rPr>
              <w:t>0.45</w:t>
            </w:r>
          </w:p>
        </w:tc>
        <w:tc>
          <w:tcPr>
            <w:tcW w:w="496" w:type="pct"/>
            <w:tcBorders>
              <w:top w:val="single" w:sz="4" w:space="0" w:color="auto"/>
              <w:bottom w:val="nil"/>
            </w:tcBorders>
          </w:tcPr>
          <w:p w14:paraId="5F741527" w14:textId="77777777" w:rsidR="005F2937" w:rsidRDefault="005F2937" w:rsidP="009504CF">
            <w:pPr>
              <w:spacing w:before="0" w:after="0"/>
              <w:jc w:val="center"/>
              <w:rPr>
                <w:lang w:eastAsia="zh-CN"/>
              </w:rPr>
            </w:pPr>
            <w:r>
              <w:rPr>
                <w:rFonts w:hint="eastAsia"/>
                <w:lang w:eastAsia="zh-CN"/>
              </w:rPr>
              <w:t>1.0</w:t>
            </w:r>
          </w:p>
        </w:tc>
        <w:tc>
          <w:tcPr>
            <w:tcW w:w="757" w:type="pct"/>
            <w:tcBorders>
              <w:top w:val="single" w:sz="4" w:space="0" w:color="auto"/>
              <w:bottom w:val="nil"/>
            </w:tcBorders>
            <w:shd w:val="clear" w:color="auto" w:fill="auto"/>
          </w:tcPr>
          <w:p w14:paraId="035C69CA" w14:textId="77777777" w:rsidR="005F2937" w:rsidRDefault="005F2937" w:rsidP="009504CF">
            <w:pPr>
              <w:spacing w:before="0" w:after="0"/>
              <w:jc w:val="center"/>
            </w:pPr>
            <w:r>
              <w:t>0.15</w:t>
            </w:r>
          </w:p>
        </w:tc>
      </w:tr>
      <w:tr w:rsidR="005F2937" w14:paraId="02073CF5" w14:textId="77777777" w:rsidTr="009504CF">
        <w:tc>
          <w:tcPr>
            <w:tcW w:w="2397" w:type="pct"/>
            <w:tcBorders>
              <w:top w:val="nil"/>
              <w:bottom w:val="single" w:sz="4" w:space="0" w:color="auto"/>
            </w:tcBorders>
            <w:shd w:val="clear" w:color="auto" w:fill="auto"/>
          </w:tcPr>
          <w:p w14:paraId="0EB5F236" w14:textId="77777777" w:rsidR="005F2937" w:rsidRDefault="005F2937" w:rsidP="009504CF">
            <w:pPr>
              <w:spacing w:before="0" w:after="0"/>
            </w:pPr>
            <w:r>
              <w:t>Solid dry bulk density [kg/m</w:t>
            </w:r>
            <w:r w:rsidRPr="0045446D">
              <w:rPr>
                <w:vertAlign w:val="superscript"/>
              </w:rPr>
              <w:t>3</w:t>
            </w:r>
            <w:r>
              <w:t>]</w:t>
            </w:r>
          </w:p>
        </w:tc>
        <w:tc>
          <w:tcPr>
            <w:tcW w:w="796" w:type="pct"/>
            <w:tcBorders>
              <w:top w:val="nil"/>
              <w:bottom w:val="single" w:sz="4" w:space="0" w:color="auto"/>
            </w:tcBorders>
            <w:shd w:val="clear" w:color="auto" w:fill="auto"/>
          </w:tcPr>
          <w:p w14:paraId="7519A847" w14:textId="77777777" w:rsidR="005F2937" w:rsidRDefault="005F2937" w:rsidP="009504CF">
            <w:pPr>
              <w:spacing w:before="0" w:after="0"/>
              <w:jc w:val="center"/>
              <w:rPr>
                <w:lang w:eastAsia="zh-CN"/>
              </w:rPr>
            </w:pPr>
            <w:r>
              <w:rPr>
                <w:rFonts w:hint="eastAsia"/>
                <w:lang w:eastAsia="zh-CN"/>
              </w:rPr>
              <w:t>-</w:t>
            </w:r>
          </w:p>
        </w:tc>
        <w:tc>
          <w:tcPr>
            <w:tcW w:w="554" w:type="pct"/>
            <w:tcBorders>
              <w:top w:val="nil"/>
              <w:bottom w:val="single" w:sz="4" w:space="0" w:color="auto"/>
            </w:tcBorders>
          </w:tcPr>
          <w:p w14:paraId="7459A181" w14:textId="77777777" w:rsidR="005F2937" w:rsidRDefault="005F2937" w:rsidP="009504CF">
            <w:pPr>
              <w:spacing w:before="0" w:after="0"/>
              <w:jc w:val="center"/>
              <w:rPr>
                <w:lang w:eastAsia="zh-CN"/>
              </w:rPr>
            </w:pPr>
            <w:r>
              <w:rPr>
                <w:rFonts w:hint="eastAsia"/>
                <w:lang w:eastAsia="zh-CN"/>
              </w:rPr>
              <w:t>-</w:t>
            </w:r>
          </w:p>
        </w:tc>
        <w:tc>
          <w:tcPr>
            <w:tcW w:w="496" w:type="pct"/>
            <w:tcBorders>
              <w:top w:val="nil"/>
              <w:bottom w:val="single" w:sz="4" w:space="0" w:color="auto"/>
            </w:tcBorders>
          </w:tcPr>
          <w:p w14:paraId="2D95B97E" w14:textId="77777777" w:rsidR="005F2937" w:rsidRDefault="005F2937" w:rsidP="009504CF">
            <w:pPr>
              <w:spacing w:before="0" w:after="0"/>
              <w:jc w:val="center"/>
              <w:rPr>
                <w:lang w:eastAsia="zh-CN"/>
              </w:rPr>
            </w:pPr>
            <w:r>
              <w:rPr>
                <w:rFonts w:hint="eastAsia"/>
                <w:lang w:eastAsia="zh-CN"/>
              </w:rPr>
              <w:t>-</w:t>
            </w:r>
          </w:p>
        </w:tc>
        <w:tc>
          <w:tcPr>
            <w:tcW w:w="757" w:type="pct"/>
            <w:tcBorders>
              <w:top w:val="nil"/>
              <w:bottom w:val="single" w:sz="4" w:space="0" w:color="auto"/>
            </w:tcBorders>
            <w:shd w:val="clear" w:color="auto" w:fill="auto"/>
          </w:tcPr>
          <w:p w14:paraId="63F9D257" w14:textId="77777777" w:rsidR="005F2937" w:rsidRDefault="005F2937" w:rsidP="009504CF">
            <w:pPr>
              <w:spacing w:before="0" w:after="0"/>
              <w:jc w:val="center"/>
              <w:rPr>
                <w:lang w:eastAsia="zh-CN"/>
              </w:rPr>
            </w:pPr>
            <w:r>
              <w:t>2</w:t>
            </w:r>
            <w:r>
              <w:rPr>
                <w:rFonts w:hint="eastAsia"/>
                <w:lang w:eastAsia="zh-CN"/>
              </w:rPr>
              <w:t>310.0</w:t>
            </w:r>
            <w:r w:rsidRPr="009408EF">
              <w:rPr>
                <w:vertAlign w:val="superscript"/>
                <w:lang w:eastAsia="zh-CN"/>
              </w:rPr>
              <w:t>b</w:t>
            </w:r>
          </w:p>
        </w:tc>
      </w:tr>
    </w:tbl>
    <w:p w14:paraId="6ABA4550" w14:textId="77777777" w:rsidR="005F2937" w:rsidRDefault="005F2937" w:rsidP="005F2937">
      <w:pPr>
        <w:rPr>
          <w:rFonts w:cs="Arial"/>
          <w:noProof/>
          <w:szCs w:val="22"/>
          <w:lang w:eastAsia="zh-CN"/>
        </w:rPr>
      </w:pPr>
      <w:r w:rsidRPr="009408EF">
        <w:rPr>
          <w:rFonts w:cs="Arial"/>
          <w:noProof/>
          <w:szCs w:val="22"/>
          <w:vertAlign w:val="superscript"/>
          <w:lang w:eastAsia="zh-CN"/>
        </w:rPr>
        <w:t xml:space="preserve">a </w:t>
      </w:r>
      <w:r>
        <w:rPr>
          <w:rFonts w:cs="Arial"/>
          <w:noProof/>
          <w:szCs w:val="22"/>
          <w:lang w:eastAsia="zh-CN"/>
        </w:rPr>
        <w:t xml:space="preserve">borehole capacity      </w:t>
      </w:r>
      <w:r w:rsidRPr="009408EF">
        <w:rPr>
          <w:rFonts w:cs="Arial"/>
          <w:noProof/>
          <w:szCs w:val="22"/>
          <w:vertAlign w:val="superscript"/>
          <w:lang w:eastAsia="zh-CN"/>
        </w:rPr>
        <w:t>b</w:t>
      </w:r>
      <w:r>
        <w:rPr>
          <w:rFonts w:cs="Arial"/>
          <w:noProof/>
          <w:szCs w:val="22"/>
          <w:lang w:eastAsia="zh-CN"/>
        </w:rPr>
        <w:t xml:space="preserve"> </w:t>
      </w:r>
      <w:r w:rsidRPr="00032380">
        <w:rPr>
          <w:rFonts w:cs="Arial"/>
          <w:noProof/>
          <w:szCs w:val="22"/>
          <w:lang w:eastAsia="zh-CN"/>
        </w:rPr>
        <w:t>Bossart</w:t>
      </w:r>
      <w:r>
        <w:rPr>
          <w:rFonts w:cs="Arial" w:hint="eastAsia"/>
          <w:noProof/>
          <w:szCs w:val="22"/>
          <w:lang w:eastAsia="zh-CN"/>
        </w:rPr>
        <w:t xml:space="preserve"> </w:t>
      </w:r>
      <w:r>
        <w:rPr>
          <w:rFonts w:cs="Arial"/>
          <w:noProof/>
          <w:szCs w:val="22"/>
          <w:lang w:eastAsia="zh-CN"/>
        </w:rPr>
        <w:t>(2013)</w:t>
      </w:r>
    </w:p>
    <w:p w14:paraId="070204C1" w14:textId="77777777" w:rsidR="005F2937" w:rsidRDefault="005F2937" w:rsidP="005F2937">
      <w:pPr>
        <w:rPr>
          <w:lang w:eastAsia="zh-CN"/>
        </w:rPr>
      </w:pPr>
    </w:p>
    <w:p w14:paraId="737D1FCD" w14:textId="392B7877" w:rsidR="005F2937" w:rsidRDefault="005F2937" w:rsidP="005F2937">
      <w:pPr>
        <w:rPr>
          <w:rFonts w:cs="Arial"/>
          <w:noProof/>
          <w:szCs w:val="22"/>
          <w:lang w:eastAsia="zh-CN"/>
        </w:rPr>
      </w:pPr>
      <w:r>
        <w:rPr>
          <w:lang w:eastAsia="zh-CN"/>
        </w:rPr>
        <w:t xml:space="preserve">The </w:t>
      </w:r>
      <w:r>
        <w:rPr>
          <w:rFonts w:cs="Arial" w:hint="eastAsia"/>
          <w:noProof/>
          <w:szCs w:val="22"/>
          <w:lang w:eastAsia="zh-CN"/>
        </w:rPr>
        <w:t>free aqueous diffusion coeffici</w:t>
      </w:r>
      <w:r>
        <w:rPr>
          <w:rFonts w:cs="Arial"/>
          <w:noProof/>
          <w:szCs w:val="22"/>
          <w:lang w:eastAsia="zh-CN"/>
        </w:rPr>
        <w:t>e</w:t>
      </w:r>
      <w:r>
        <w:rPr>
          <w:rFonts w:cs="Arial" w:hint="eastAsia"/>
          <w:noProof/>
          <w:szCs w:val="22"/>
          <w:lang w:eastAsia="zh-CN"/>
        </w:rPr>
        <w:t>nt</w:t>
      </w:r>
      <w:r>
        <w:rPr>
          <w:rFonts w:cs="Arial"/>
          <w:noProof/>
          <w:szCs w:val="22"/>
          <w:lang w:eastAsia="zh-CN"/>
        </w:rPr>
        <w:t>s</w:t>
      </w:r>
      <w:r>
        <w:rPr>
          <w:rFonts w:cs="Arial" w:hint="eastAsia"/>
          <w:noProof/>
          <w:szCs w:val="22"/>
          <w:lang w:eastAsia="zh-CN"/>
        </w:rPr>
        <w:t xml:space="preserve"> D</w:t>
      </w:r>
      <w:r w:rsidRPr="002474E3">
        <w:rPr>
          <w:rFonts w:cs="Arial" w:hint="eastAsia"/>
          <w:noProof/>
          <w:szCs w:val="22"/>
          <w:vertAlign w:val="subscript"/>
          <w:lang w:eastAsia="zh-CN"/>
        </w:rPr>
        <w:t>0</w:t>
      </w:r>
      <w:r>
        <w:rPr>
          <w:rFonts w:cs="Arial" w:hint="eastAsia"/>
          <w:noProof/>
          <w:szCs w:val="22"/>
          <w:lang w:eastAsia="zh-CN"/>
        </w:rPr>
        <w:t xml:space="preserve"> listed in</w:t>
      </w:r>
      <w:r w:rsidR="00A90D66">
        <w:rPr>
          <w:rFonts w:cs="Arial"/>
          <w:noProof/>
          <w:szCs w:val="22"/>
          <w:lang w:eastAsia="zh-CN"/>
        </w:rPr>
        <w:t xml:space="preserve"> </w:t>
      </w:r>
      <w:r w:rsidR="00A90D66">
        <w:rPr>
          <w:rFonts w:cs="Arial"/>
          <w:noProof/>
          <w:szCs w:val="22"/>
          <w:lang w:eastAsia="zh-CN"/>
        </w:rPr>
        <w:fldChar w:fldCharType="begin"/>
      </w:r>
      <w:r w:rsidR="00A90D66">
        <w:rPr>
          <w:rFonts w:cs="Arial"/>
          <w:noProof/>
          <w:szCs w:val="22"/>
          <w:lang w:eastAsia="zh-CN"/>
        </w:rPr>
        <w:instrText xml:space="preserve"> REF _Ref455754302 \h </w:instrText>
      </w:r>
      <w:r w:rsidR="00A90D66">
        <w:rPr>
          <w:rFonts w:cs="Arial"/>
          <w:noProof/>
          <w:szCs w:val="22"/>
          <w:lang w:eastAsia="zh-CN"/>
        </w:rPr>
      </w:r>
      <w:r w:rsidR="00A90D66">
        <w:rPr>
          <w:rFonts w:cs="Arial"/>
          <w:noProof/>
          <w:szCs w:val="22"/>
          <w:lang w:eastAsia="zh-CN"/>
        </w:rPr>
        <w:fldChar w:fldCharType="separate"/>
      </w:r>
      <w:r w:rsidR="00B560DA">
        <w:t xml:space="preserve">Table </w:t>
      </w:r>
      <w:r w:rsidR="00B560DA">
        <w:rPr>
          <w:noProof/>
        </w:rPr>
        <w:t>4</w:t>
      </w:r>
      <w:r w:rsidR="00B560DA">
        <w:t>.</w:t>
      </w:r>
      <w:r w:rsidR="00B560DA">
        <w:rPr>
          <w:noProof/>
        </w:rPr>
        <w:t>6</w:t>
      </w:r>
      <w:r w:rsidR="00A90D66">
        <w:rPr>
          <w:rFonts w:cs="Arial"/>
          <w:noProof/>
          <w:szCs w:val="22"/>
          <w:lang w:eastAsia="zh-CN"/>
        </w:rPr>
        <w:fldChar w:fldCharType="end"/>
      </w:r>
      <w:r>
        <w:rPr>
          <w:rFonts w:cs="Arial" w:hint="eastAsia"/>
          <w:noProof/>
          <w:szCs w:val="22"/>
          <w:lang w:eastAsia="zh-CN"/>
        </w:rPr>
        <w:t xml:space="preserve"> </w:t>
      </w:r>
      <w:r>
        <w:rPr>
          <w:rFonts w:cs="Arial"/>
          <w:noProof/>
          <w:szCs w:val="22"/>
          <w:lang w:eastAsia="zh-CN"/>
        </w:rPr>
        <w:t>were used; these were obtained from t</w:t>
      </w:r>
      <w:r>
        <w:rPr>
          <w:rFonts w:cs="Arial" w:hint="eastAsia"/>
          <w:noProof/>
          <w:szCs w:val="22"/>
          <w:lang w:eastAsia="zh-CN"/>
        </w:rPr>
        <w:t xml:space="preserve">he CRC Handbook of </w:t>
      </w:r>
      <w:r>
        <w:rPr>
          <w:rFonts w:cs="Arial"/>
          <w:noProof/>
          <w:szCs w:val="22"/>
          <w:lang w:eastAsia="zh-CN"/>
        </w:rPr>
        <w:t>C</w:t>
      </w:r>
      <w:r>
        <w:rPr>
          <w:rFonts w:cs="Arial" w:hint="eastAsia"/>
          <w:noProof/>
          <w:szCs w:val="22"/>
          <w:lang w:eastAsia="zh-CN"/>
        </w:rPr>
        <w:t xml:space="preserve">hemistry and </w:t>
      </w:r>
      <w:r>
        <w:rPr>
          <w:rFonts w:cs="Arial"/>
          <w:noProof/>
          <w:szCs w:val="22"/>
          <w:lang w:eastAsia="zh-CN"/>
        </w:rPr>
        <w:t>P</w:t>
      </w:r>
      <w:r>
        <w:rPr>
          <w:rFonts w:cs="Arial" w:hint="eastAsia"/>
          <w:noProof/>
          <w:szCs w:val="22"/>
          <w:lang w:eastAsia="zh-CN"/>
        </w:rPr>
        <w:t>hysics (Lide et al., 1994)</w:t>
      </w:r>
      <w:r w:rsidR="004474F5">
        <w:rPr>
          <w:rFonts w:cs="Arial"/>
          <w:noProof/>
          <w:szCs w:val="22"/>
          <w:lang w:eastAsia="zh-CN"/>
        </w:rPr>
        <w:t xml:space="preserve">.  </w:t>
      </w:r>
      <w:r>
        <w:rPr>
          <w:rFonts w:cs="Arial"/>
          <w:noProof/>
          <w:szCs w:val="22"/>
          <w:lang w:eastAsia="zh-CN"/>
        </w:rPr>
        <w:t>The effective tortuosity of OPA in 0.12 is a fitted parameter based on the measured HTO concentration time curve</w:t>
      </w:r>
      <w:r w:rsidR="004474F5">
        <w:rPr>
          <w:rFonts w:cs="Arial"/>
          <w:noProof/>
          <w:szCs w:val="22"/>
          <w:lang w:eastAsia="zh-CN"/>
        </w:rPr>
        <w:t xml:space="preserve">.  </w:t>
      </w:r>
      <w:r>
        <w:rPr>
          <w:rFonts w:cs="Arial"/>
          <w:noProof/>
          <w:szCs w:val="22"/>
          <w:lang w:eastAsia="zh-CN"/>
        </w:rPr>
        <w:t>Selected effective porosity correction factor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w:r>
        <w:rPr>
          <w:rFonts w:cs="Arial"/>
          <w:noProof/>
          <w:szCs w:val="22"/>
          <w:lang w:eastAsia="zh-CN"/>
        </w:rPr>
        <w:t>) and effective tortuosity factor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w:r>
        <w:rPr>
          <w:rFonts w:cs="Arial"/>
          <w:noProof/>
          <w:szCs w:val="22"/>
          <w:lang w:eastAsia="zh-CN"/>
        </w:rPr>
        <w:t xml:space="preserve">) for the primary species are listed in </w:t>
      </w:r>
      <w:r w:rsidR="00A90D66">
        <w:rPr>
          <w:rFonts w:cs="Arial"/>
          <w:noProof/>
          <w:szCs w:val="22"/>
          <w:lang w:eastAsia="zh-CN"/>
        </w:rPr>
        <w:fldChar w:fldCharType="begin"/>
      </w:r>
      <w:r w:rsidR="00A90D66">
        <w:rPr>
          <w:rFonts w:cs="Arial"/>
          <w:noProof/>
          <w:szCs w:val="22"/>
          <w:lang w:eastAsia="zh-CN"/>
        </w:rPr>
        <w:instrText xml:space="preserve"> REF _Ref455754302 \h </w:instrText>
      </w:r>
      <w:r w:rsidR="00A90D66">
        <w:rPr>
          <w:rFonts w:cs="Arial"/>
          <w:noProof/>
          <w:szCs w:val="22"/>
          <w:lang w:eastAsia="zh-CN"/>
        </w:rPr>
      </w:r>
      <w:r w:rsidR="00A90D66">
        <w:rPr>
          <w:rFonts w:cs="Arial"/>
          <w:noProof/>
          <w:szCs w:val="22"/>
          <w:lang w:eastAsia="zh-CN"/>
        </w:rPr>
        <w:fldChar w:fldCharType="separate"/>
      </w:r>
      <w:r w:rsidR="00B560DA">
        <w:t xml:space="preserve">Table </w:t>
      </w:r>
      <w:r w:rsidR="00B560DA">
        <w:rPr>
          <w:noProof/>
        </w:rPr>
        <w:t>4</w:t>
      </w:r>
      <w:r w:rsidR="00B560DA">
        <w:t>.</w:t>
      </w:r>
      <w:r w:rsidR="00B560DA">
        <w:rPr>
          <w:noProof/>
        </w:rPr>
        <w:t>6</w:t>
      </w:r>
      <w:r w:rsidR="00A90D66">
        <w:rPr>
          <w:rFonts w:cs="Arial"/>
          <w:noProof/>
          <w:szCs w:val="22"/>
          <w:lang w:eastAsia="zh-CN"/>
        </w:rPr>
        <w:fldChar w:fldCharType="end"/>
      </w:r>
      <w:r w:rsidR="00A90D66">
        <w:rPr>
          <w:rFonts w:cs="Arial"/>
          <w:noProof/>
          <w:szCs w:val="22"/>
          <w:lang w:eastAsia="zh-CN"/>
        </w:rPr>
        <w:t xml:space="preserve">, </w:t>
      </w:r>
      <w:r>
        <w:rPr>
          <w:rFonts w:cs="Arial"/>
          <w:noProof/>
          <w:szCs w:val="22"/>
          <w:lang w:eastAsia="zh-CN"/>
        </w:rPr>
        <w:t xml:space="preserve">in which the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w:r>
        <w:rPr>
          <w:rFonts w:cs="Arial"/>
          <w:noProof/>
          <w:szCs w:val="22"/>
          <w:lang w:eastAsia="zh-CN"/>
        </w:rPr>
        <w:t xml:space="preserve"> factors for I</w:t>
      </w:r>
      <w:r w:rsidRPr="00F453C8">
        <w:rPr>
          <w:rFonts w:cs="Arial"/>
          <w:noProof/>
          <w:szCs w:val="22"/>
          <w:vertAlign w:val="superscript"/>
          <w:lang w:eastAsia="zh-CN"/>
        </w:rPr>
        <w:t>-</w:t>
      </w:r>
      <w:r>
        <w:rPr>
          <w:rFonts w:cs="Arial"/>
          <w:noProof/>
          <w:szCs w:val="22"/>
          <w:lang w:eastAsia="zh-CN"/>
        </w:rPr>
        <w:t xml:space="preserve"> and Br</w:t>
      </w:r>
      <w:r w:rsidRPr="00F453C8">
        <w:rPr>
          <w:rFonts w:cs="Arial"/>
          <w:noProof/>
          <w:szCs w:val="22"/>
          <w:vertAlign w:val="superscript"/>
          <w:lang w:eastAsia="zh-CN"/>
        </w:rPr>
        <w:t>-</w:t>
      </w:r>
      <w:r>
        <w:rPr>
          <w:rFonts w:cs="Arial"/>
          <w:noProof/>
          <w:szCs w:val="22"/>
          <w:lang w:eastAsia="zh-CN"/>
        </w:rPr>
        <w:t xml:space="preserve"> are the measured effective porosity values for I</w:t>
      </w:r>
      <w:r w:rsidRPr="00C11C30">
        <w:rPr>
          <w:rFonts w:cs="Arial"/>
          <w:noProof/>
          <w:szCs w:val="22"/>
          <w:vertAlign w:val="superscript"/>
          <w:lang w:eastAsia="zh-CN"/>
        </w:rPr>
        <w:t>-</w:t>
      </w:r>
      <w:r>
        <w:rPr>
          <w:rFonts w:cs="Arial"/>
          <w:noProof/>
          <w:szCs w:val="22"/>
          <w:lang w:eastAsia="zh-CN"/>
        </w:rPr>
        <w:t xml:space="preserve"> (0.08) and Br</w:t>
      </w:r>
      <w:r w:rsidRPr="00C11C30">
        <w:rPr>
          <w:rFonts w:cs="Arial"/>
          <w:noProof/>
          <w:szCs w:val="22"/>
          <w:vertAlign w:val="superscript"/>
          <w:lang w:eastAsia="zh-CN"/>
        </w:rPr>
        <w:t>-</w:t>
      </w:r>
      <w:r>
        <w:rPr>
          <w:rFonts w:cs="Arial"/>
          <w:noProof/>
          <w:szCs w:val="22"/>
          <w:lang w:eastAsia="zh-CN"/>
        </w:rPr>
        <w:t xml:space="preserve"> (0.10) divided by the effective porosity measured through uncharged HTO (0.15) (</w:t>
      </w:r>
      <w:r w:rsidRPr="003621AA">
        <w:rPr>
          <w:lang w:eastAsia="zh-CN"/>
        </w:rPr>
        <w:t xml:space="preserve">van Loon </w:t>
      </w:r>
      <w:r>
        <w:rPr>
          <w:lang w:eastAsia="zh-CN"/>
        </w:rPr>
        <w:t>et al., 20</w:t>
      </w:r>
      <w:r w:rsidRPr="003621AA">
        <w:rPr>
          <w:lang w:eastAsia="zh-CN"/>
        </w:rPr>
        <w:t>03)</w:t>
      </w:r>
      <w:r w:rsidR="004474F5">
        <w:rPr>
          <w:rFonts w:cs="Arial"/>
          <w:noProof/>
          <w:szCs w:val="22"/>
          <w:lang w:eastAsia="zh-CN"/>
        </w:rPr>
        <w:t xml:space="preserve">.  </w:t>
      </w:r>
      <w:r>
        <w:rPr>
          <w:rFonts w:cs="Arial"/>
          <w:noProof/>
          <w:szCs w:val="22"/>
          <w:lang w:eastAsia="zh-CN"/>
        </w:rPr>
        <w:t xml:space="preserve">The effective porosity correction factors for all secondary species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x</m:t>
            </m:r>
          </m:sup>
        </m:sSubSup>
      </m:oMath>
      <w:r>
        <w:rPr>
          <w:rFonts w:cs="Arial"/>
          <w:noProof/>
          <w:szCs w:val="22"/>
          <w:lang w:eastAsia="zh-CN"/>
        </w:rPr>
        <w:t xml:space="preserve"> are set to 0.667 for all anoins and 1.0 for other species</w:t>
      </w:r>
      <w:r w:rsidR="004474F5">
        <w:rPr>
          <w:rFonts w:cs="Arial"/>
          <w:noProof/>
          <w:szCs w:val="22"/>
          <w:lang w:eastAsia="zh-CN"/>
        </w:rPr>
        <w:t xml:space="preserve">.  </w:t>
      </w:r>
      <w:r>
        <w:rPr>
          <w:rFonts w:cs="Arial"/>
          <w:noProof/>
          <w:szCs w:val="22"/>
          <w:lang w:eastAsia="zh-CN"/>
        </w:rPr>
        <w:t xml:space="preserve">The effective tortuosity correction factors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x</m:t>
            </m:r>
          </m:sup>
        </m:sSubSup>
      </m:oMath>
      <w:r>
        <w:rPr>
          <w:rFonts w:cs="Arial"/>
          <w:noProof/>
          <w:szCs w:val="22"/>
          <w:lang w:eastAsia="zh-CN"/>
        </w:rPr>
        <w:t xml:space="preserve"> for secondary species are 1.0.</w:t>
      </w:r>
    </w:p>
    <w:p w14:paraId="21FDD5B0" w14:textId="44EC2E01" w:rsidR="005F2937" w:rsidRDefault="005F2937" w:rsidP="005F2937">
      <w:pPr>
        <w:pStyle w:val="Caption"/>
        <w:keepNext/>
        <w:rPr>
          <w:lang w:eastAsia="zh-CN"/>
        </w:rPr>
      </w:pPr>
      <w:bookmarkStart w:id="1151" w:name="_Ref455754302"/>
      <w:bookmarkStart w:id="1152" w:name="_Toc520375000"/>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6</w:t>
      </w:r>
      <w:r w:rsidR="00FE1AD3">
        <w:fldChar w:fldCharType="end"/>
      </w:r>
      <w:bookmarkEnd w:id="1151"/>
      <w:r w:rsidR="00535A70">
        <w:t xml:space="preserve">: </w:t>
      </w:r>
      <w:r w:rsidRPr="002474E3">
        <w:rPr>
          <w:lang w:eastAsia="zh-CN"/>
        </w:rPr>
        <w:t xml:space="preserve">Free </w:t>
      </w:r>
      <w:r>
        <w:rPr>
          <w:rFonts w:hint="eastAsia"/>
          <w:lang w:eastAsia="zh-CN"/>
        </w:rPr>
        <w:t>a</w:t>
      </w:r>
      <w:r w:rsidRPr="002474E3">
        <w:rPr>
          <w:lang w:eastAsia="zh-CN"/>
        </w:rPr>
        <w:t xml:space="preserve">queous </w:t>
      </w:r>
      <w:r>
        <w:rPr>
          <w:lang w:eastAsia="zh-CN"/>
        </w:rPr>
        <w:t xml:space="preserve">phase </w:t>
      </w:r>
      <w:r>
        <w:rPr>
          <w:rFonts w:hint="eastAsia"/>
          <w:lang w:eastAsia="zh-CN"/>
        </w:rPr>
        <w:t>d</w:t>
      </w:r>
      <w:r w:rsidRPr="002474E3">
        <w:rPr>
          <w:lang w:eastAsia="zh-CN"/>
        </w:rPr>
        <w:t>iffusion coefficients (D</w:t>
      </w:r>
      <w:r w:rsidRPr="002474E3">
        <w:rPr>
          <w:vertAlign w:val="subscript"/>
          <w:lang w:eastAsia="zh-CN"/>
        </w:rPr>
        <w:t>0</w:t>
      </w:r>
      <w:r w:rsidRPr="002474E3">
        <w:rPr>
          <w:lang w:eastAsia="zh-CN"/>
        </w:rPr>
        <w:t>)</w:t>
      </w:r>
      <w:r>
        <w:rPr>
          <w:rFonts w:hint="eastAsia"/>
          <w:lang w:eastAsia="zh-CN"/>
        </w:rPr>
        <w:t xml:space="preserve"> (Lide et al., 1994)</w:t>
      </w:r>
      <w:r>
        <w:rPr>
          <w:lang w:eastAsia="zh-CN"/>
        </w:rPr>
        <w:t xml:space="preserve">, </w:t>
      </w:r>
      <w:r>
        <w:rPr>
          <w:szCs w:val="22"/>
          <w:lang w:eastAsia="zh-CN"/>
        </w:rPr>
        <w:t xml:space="preserve">correction factors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w:r>
        <w:rPr>
          <w:szCs w:val="22"/>
          <w:lang w:eastAsia="zh-CN"/>
        </w:rPr>
        <w:t xml:space="preserve"> and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w:r>
        <w:rPr>
          <w:szCs w:val="22"/>
          <w:lang w:eastAsia="zh-CN"/>
        </w:rPr>
        <w:t xml:space="preserve"> </w:t>
      </w:r>
      <w:r w:rsidR="000E15AA">
        <w:t>(Xie et al. 2014)</w:t>
      </w:r>
      <w:bookmarkEnd w:id="1152"/>
    </w:p>
    <w:tbl>
      <w:tblPr>
        <w:tblW w:w="5000" w:type="pct"/>
        <w:tblCellMar>
          <w:left w:w="0" w:type="dxa"/>
          <w:right w:w="0" w:type="dxa"/>
        </w:tblCellMar>
        <w:tblLook w:val="0600" w:firstRow="0" w:lastRow="0" w:firstColumn="0" w:lastColumn="0" w:noHBand="1" w:noVBand="1"/>
      </w:tblPr>
      <w:tblGrid>
        <w:gridCol w:w="1080"/>
        <w:gridCol w:w="1080"/>
        <w:gridCol w:w="1080"/>
        <w:gridCol w:w="1080"/>
        <w:gridCol w:w="1080"/>
        <w:gridCol w:w="1080"/>
        <w:gridCol w:w="1080"/>
        <w:gridCol w:w="1080"/>
      </w:tblGrid>
      <w:tr w:rsidR="005F2937" w:rsidRPr="002474E3" w14:paraId="23FD2A42" w14:textId="77777777" w:rsidTr="009504CF">
        <w:tc>
          <w:tcPr>
            <w:tcW w:w="625"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21FB8679"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Species</w:t>
            </w:r>
          </w:p>
        </w:tc>
        <w:tc>
          <w:tcPr>
            <w:tcW w:w="625"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49629903" w14:textId="77777777" w:rsidR="005F2937" w:rsidRPr="002474E3" w:rsidRDefault="005F2937" w:rsidP="009504CF">
            <w:pPr>
              <w:spacing w:before="0" w:after="0"/>
              <w:jc w:val="center"/>
              <w:rPr>
                <w:rFonts w:cs="Arial"/>
                <w:noProof/>
                <w:szCs w:val="22"/>
                <w:lang w:eastAsia="zh-CN"/>
              </w:rPr>
            </w:pPr>
            <w:r w:rsidRPr="002474E3">
              <w:rPr>
                <w:rFonts w:cs="Arial"/>
                <w:b/>
                <w:bCs/>
                <w:noProof/>
                <w:szCs w:val="22"/>
                <w:lang w:eastAsia="zh-CN"/>
              </w:rPr>
              <w:t>D</w:t>
            </w:r>
            <w:r w:rsidRPr="002474E3">
              <w:rPr>
                <w:rFonts w:cs="Arial"/>
                <w:b/>
                <w:bCs/>
                <w:noProof/>
                <w:szCs w:val="22"/>
                <w:vertAlign w:val="subscript"/>
                <w:lang w:eastAsia="zh-CN"/>
              </w:rPr>
              <w:t>0</w:t>
            </w:r>
            <w:r w:rsidRPr="002474E3">
              <w:rPr>
                <w:rFonts w:cs="Arial"/>
                <w:b/>
                <w:bCs/>
                <w:noProof/>
                <w:szCs w:val="22"/>
                <w:lang w:eastAsia="zh-CN"/>
              </w:rPr>
              <w:t xml:space="preserve"> [x10</w:t>
            </w:r>
            <w:r w:rsidRPr="002474E3">
              <w:rPr>
                <w:rFonts w:cs="Arial"/>
                <w:b/>
                <w:bCs/>
                <w:noProof/>
                <w:szCs w:val="22"/>
                <w:vertAlign w:val="superscript"/>
                <w:lang w:eastAsia="zh-CN"/>
              </w:rPr>
              <w:t>-9</w:t>
            </w:r>
            <w:r>
              <w:rPr>
                <w:rFonts w:cs="Arial"/>
                <w:b/>
                <w:bCs/>
                <w:noProof/>
                <w:szCs w:val="22"/>
                <w:vertAlign w:val="superscript"/>
                <w:lang w:eastAsia="zh-CN"/>
              </w:rPr>
              <w:t xml:space="preserve"> </w:t>
            </w:r>
            <w:r w:rsidRPr="002474E3">
              <w:rPr>
                <w:rFonts w:cs="Arial"/>
                <w:b/>
                <w:bCs/>
                <w:noProof/>
                <w:szCs w:val="22"/>
                <w:lang w:eastAsia="zh-CN"/>
              </w:rPr>
              <w:t>m</w:t>
            </w:r>
            <w:r w:rsidRPr="002474E3">
              <w:rPr>
                <w:rFonts w:cs="Arial"/>
                <w:b/>
                <w:bCs/>
                <w:noProof/>
                <w:szCs w:val="22"/>
                <w:vertAlign w:val="superscript"/>
                <w:lang w:eastAsia="zh-CN"/>
              </w:rPr>
              <w:t>2</w:t>
            </w:r>
            <w:r>
              <w:rPr>
                <w:rFonts w:cs="Arial"/>
                <w:b/>
                <w:bCs/>
                <w:noProof/>
                <w:szCs w:val="22"/>
                <w:vertAlign w:val="superscript"/>
                <w:lang w:eastAsia="zh-CN"/>
              </w:rPr>
              <w:t xml:space="preserve"> </w:t>
            </w:r>
            <w:r w:rsidRPr="002474E3">
              <w:rPr>
                <w:rFonts w:cs="Arial"/>
                <w:b/>
                <w:bCs/>
                <w:noProof/>
                <w:szCs w:val="22"/>
                <w:lang w:eastAsia="zh-CN"/>
              </w:rPr>
              <w:t>s</w:t>
            </w:r>
            <w:r w:rsidRPr="00303761">
              <w:rPr>
                <w:rFonts w:cs="Arial"/>
                <w:b/>
                <w:bCs/>
                <w:noProof/>
                <w:szCs w:val="22"/>
                <w:vertAlign w:val="superscript"/>
                <w:lang w:eastAsia="zh-CN"/>
              </w:rPr>
              <w:t>-1</w:t>
            </w:r>
            <w:r w:rsidRPr="002474E3">
              <w:rPr>
                <w:rFonts w:cs="Arial"/>
                <w:b/>
                <w:bCs/>
                <w:noProof/>
                <w:szCs w:val="22"/>
                <w:lang w:eastAsia="zh-CN"/>
              </w:rPr>
              <w:t>]</w:t>
            </w:r>
          </w:p>
        </w:tc>
        <w:tc>
          <w:tcPr>
            <w:tcW w:w="625" w:type="pct"/>
            <w:tcBorders>
              <w:top w:val="single" w:sz="8" w:space="0" w:color="000000"/>
              <w:left w:val="nil"/>
              <w:bottom w:val="single" w:sz="8" w:space="0" w:color="000000"/>
              <w:right w:val="nil"/>
            </w:tcBorders>
            <w:shd w:val="clear" w:color="auto" w:fill="D9D9D9" w:themeFill="background1" w:themeFillShade="D9"/>
          </w:tcPr>
          <w:p w14:paraId="6694E5C0" w14:textId="77777777" w:rsidR="005F2937" w:rsidRPr="00CF1E21" w:rsidRDefault="004E7FA7" w:rsidP="009504CF">
            <w:pPr>
              <w:spacing w:before="0" w:after="0"/>
              <w:jc w:val="center"/>
              <w:rPr>
                <w:rFonts w:cs="Arial"/>
                <w:b/>
                <w:bCs/>
                <w:noProof/>
                <w:szCs w:val="22"/>
                <w:lang w:eastAsia="zh-CN"/>
              </w:rPr>
            </w:pPr>
            <m:oMathPara>
              <m:oMathParaPr>
                <m:jc m:val="center"/>
              </m:oMathParaP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m:oMathPara>
          </w:p>
        </w:tc>
        <w:tc>
          <w:tcPr>
            <w:tcW w:w="625" w:type="pct"/>
            <w:tcBorders>
              <w:top w:val="single" w:sz="8" w:space="0" w:color="000000"/>
              <w:left w:val="nil"/>
              <w:bottom w:val="single" w:sz="8" w:space="0" w:color="000000"/>
              <w:right w:val="nil"/>
            </w:tcBorders>
            <w:shd w:val="clear" w:color="auto" w:fill="D9D9D9" w:themeFill="background1" w:themeFillShade="D9"/>
          </w:tcPr>
          <w:p w14:paraId="793ED289" w14:textId="77777777" w:rsidR="005F2937" w:rsidRPr="002474E3" w:rsidRDefault="004E7FA7" w:rsidP="009504CF">
            <w:pPr>
              <w:spacing w:before="0" w:after="0"/>
              <w:jc w:val="center"/>
              <w:rPr>
                <w:rFonts w:cs="Arial"/>
                <w:b/>
                <w:bCs/>
                <w:noProof/>
                <w:szCs w:val="22"/>
                <w:lang w:eastAsia="zh-CN"/>
              </w:rPr>
            </w:pPr>
            <m:oMathPara>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m:oMathPara>
          </w:p>
        </w:tc>
        <w:tc>
          <w:tcPr>
            <w:tcW w:w="625"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7A1FBF29"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Species</w:t>
            </w:r>
          </w:p>
        </w:tc>
        <w:tc>
          <w:tcPr>
            <w:tcW w:w="625"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2EF58F97" w14:textId="77777777" w:rsidR="005F2937" w:rsidRPr="002474E3" w:rsidRDefault="005F2937" w:rsidP="009504CF">
            <w:pPr>
              <w:spacing w:before="0" w:after="0"/>
              <w:jc w:val="center"/>
              <w:rPr>
                <w:rFonts w:cs="Arial"/>
                <w:noProof/>
                <w:szCs w:val="22"/>
                <w:lang w:eastAsia="zh-CN"/>
              </w:rPr>
            </w:pPr>
            <w:r w:rsidRPr="002474E3">
              <w:rPr>
                <w:rFonts w:cs="Arial"/>
                <w:b/>
                <w:bCs/>
                <w:noProof/>
                <w:szCs w:val="22"/>
                <w:lang w:eastAsia="zh-CN"/>
              </w:rPr>
              <w:t>D</w:t>
            </w:r>
            <w:r w:rsidRPr="002474E3">
              <w:rPr>
                <w:rFonts w:cs="Arial"/>
                <w:b/>
                <w:bCs/>
                <w:noProof/>
                <w:szCs w:val="22"/>
                <w:vertAlign w:val="subscript"/>
                <w:lang w:eastAsia="zh-CN"/>
              </w:rPr>
              <w:t>0</w:t>
            </w:r>
            <w:r w:rsidRPr="002474E3">
              <w:rPr>
                <w:rFonts w:cs="Arial"/>
                <w:b/>
                <w:bCs/>
                <w:noProof/>
                <w:szCs w:val="22"/>
                <w:lang w:eastAsia="zh-CN"/>
              </w:rPr>
              <w:t xml:space="preserve"> [x10</w:t>
            </w:r>
            <w:r w:rsidRPr="002474E3">
              <w:rPr>
                <w:rFonts w:cs="Arial"/>
                <w:b/>
                <w:bCs/>
                <w:noProof/>
                <w:szCs w:val="22"/>
                <w:vertAlign w:val="superscript"/>
                <w:lang w:eastAsia="zh-CN"/>
              </w:rPr>
              <w:t>-9</w:t>
            </w:r>
            <w:r>
              <w:rPr>
                <w:rFonts w:cs="Arial"/>
                <w:b/>
                <w:bCs/>
                <w:noProof/>
                <w:szCs w:val="22"/>
                <w:vertAlign w:val="superscript"/>
                <w:lang w:eastAsia="zh-CN"/>
              </w:rPr>
              <w:t xml:space="preserve"> </w:t>
            </w:r>
            <w:r w:rsidRPr="002474E3">
              <w:rPr>
                <w:rFonts w:cs="Arial"/>
                <w:b/>
                <w:bCs/>
                <w:noProof/>
                <w:szCs w:val="22"/>
                <w:lang w:eastAsia="zh-CN"/>
              </w:rPr>
              <w:t>m</w:t>
            </w:r>
            <w:r w:rsidRPr="002474E3">
              <w:rPr>
                <w:rFonts w:cs="Arial"/>
                <w:b/>
                <w:bCs/>
                <w:noProof/>
                <w:szCs w:val="22"/>
                <w:vertAlign w:val="superscript"/>
                <w:lang w:eastAsia="zh-CN"/>
              </w:rPr>
              <w:t>2</w:t>
            </w:r>
            <w:r>
              <w:rPr>
                <w:rFonts w:cs="Arial"/>
                <w:b/>
                <w:bCs/>
                <w:noProof/>
                <w:szCs w:val="22"/>
                <w:lang w:eastAsia="zh-CN"/>
              </w:rPr>
              <w:t xml:space="preserve"> </w:t>
            </w:r>
            <w:r w:rsidRPr="002474E3">
              <w:rPr>
                <w:rFonts w:cs="Arial"/>
                <w:b/>
                <w:bCs/>
                <w:noProof/>
                <w:szCs w:val="22"/>
                <w:lang w:eastAsia="zh-CN"/>
              </w:rPr>
              <w:t>s</w:t>
            </w:r>
            <w:r w:rsidRPr="00303761">
              <w:rPr>
                <w:rFonts w:cs="Arial"/>
                <w:b/>
                <w:bCs/>
                <w:noProof/>
                <w:szCs w:val="22"/>
                <w:vertAlign w:val="superscript"/>
                <w:lang w:eastAsia="zh-CN"/>
              </w:rPr>
              <w:t>-1</w:t>
            </w:r>
            <w:r w:rsidRPr="002474E3">
              <w:rPr>
                <w:rFonts w:cs="Arial"/>
                <w:b/>
                <w:bCs/>
                <w:noProof/>
                <w:szCs w:val="22"/>
                <w:lang w:eastAsia="zh-CN"/>
              </w:rPr>
              <w:t>]</w:t>
            </w:r>
          </w:p>
        </w:tc>
        <w:tc>
          <w:tcPr>
            <w:tcW w:w="625" w:type="pct"/>
            <w:tcBorders>
              <w:top w:val="single" w:sz="8" w:space="0" w:color="000000"/>
              <w:left w:val="nil"/>
              <w:bottom w:val="single" w:sz="8" w:space="0" w:color="000000"/>
              <w:right w:val="nil"/>
            </w:tcBorders>
            <w:shd w:val="clear" w:color="auto" w:fill="D9D9D9" w:themeFill="background1" w:themeFillShade="D9"/>
          </w:tcPr>
          <w:p w14:paraId="1D926BE6" w14:textId="77777777" w:rsidR="005F2937" w:rsidRPr="00CF1E21" w:rsidRDefault="004E7FA7" w:rsidP="009504CF">
            <w:pPr>
              <w:spacing w:before="0" w:after="0"/>
              <w:jc w:val="center"/>
              <w:rPr>
                <w:rFonts w:cs="Arial"/>
                <w:b/>
                <w:bCs/>
                <w:noProof/>
                <w:szCs w:val="22"/>
                <w:lang w:eastAsia="zh-CN"/>
              </w:rPr>
            </w:pPr>
            <m:oMathPara>
              <m:oMathParaPr>
                <m:jc m:val="center"/>
              </m:oMathParaP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m:oMathPara>
          </w:p>
        </w:tc>
        <w:tc>
          <w:tcPr>
            <w:tcW w:w="625" w:type="pct"/>
            <w:tcBorders>
              <w:top w:val="single" w:sz="8" w:space="0" w:color="000000"/>
              <w:left w:val="nil"/>
              <w:bottom w:val="single" w:sz="8" w:space="0" w:color="000000"/>
              <w:right w:val="nil"/>
            </w:tcBorders>
            <w:shd w:val="clear" w:color="auto" w:fill="D9D9D9" w:themeFill="background1" w:themeFillShade="D9"/>
          </w:tcPr>
          <w:p w14:paraId="15421A71" w14:textId="77777777" w:rsidR="005F2937" w:rsidRPr="002474E3" w:rsidRDefault="004E7FA7" w:rsidP="009504CF">
            <w:pPr>
              <w:spacing w:before="0" w:after="0"/>
              <w:jc w:val="center"/>
              <w:rPr>
                <w:rFonts w:cs="Arial"/>
                <w:b/>
                <w:bCs/>
                <w:noProof/>
                <w:szCs w:val="22"/>
                <w:lang w:eastAsia="zh-CN"/>
              </w:rPr>
            </w:pPr>
            <m:oMathPara>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m:oMathPara>
          </w:p>
        </w:tc>
      </w:tr>
      <w:tr w:rsidR="005F2937" w:rsidRPr="002474E3" w14:paraId="79F1E433" w14:textId="77777777" w:rsidTr="009504CF">
        <w:tc>
          <w:tcPr>
            <w:tcW w:w="625" w:type="pct"/>
            <w:tcBorders>
              <w:top w:val="single" w:sz="8" w:space="0" w:color="000000"/>
              <w:left w:val="nil"/>
              <w:bottom w:val="nil"/>
              <w:right w:val="nil"/>
            </w:tcBorders>
            <w:shd w:val="clear" w:color="auto" w:fill="auto"/>
            <w:tcMar>
              <w:top w:w="15" w:type="dxa"/>
              <w:left w:w="15" w:type="dxa"/>
              <w:bottom w:w="0" w:type="dxa"/>
              <w:right w:w="15" w:type="dxa"/>
            </w:tcMar>
            <w:vAlign w:val="center"/>
          </w:tcPr>
          <w:p w14:paraId="424AEB36"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H</w:t>
            </w:r>
            <w:r w:rsidRPr="002474E3">
              <w:rPr>
                <w:rFonts w:cs="Arial"/>
                <w:b/>
                <w:bCs/>
                <w:noProof/>
                <w:szCs w:val="22"/>
                <w:vertAlign w:val="superscript"/>
                <w:lang w:eastAsia="zh-CN"/>
              </w:rPr>
              <w:t>+</w:t>
            </w:r>
          </w:p>
        </w:tc>
        <w:tc>
          <w:tcPr>
            <w:tcW w:w="625" w:type="pct"/>
            <w:tcBorders>
              <w:top w:val="single" w:sz="8" w:space="0" w:color="000000"/>
              <w:left w:val="nil"/>
              <w:bottom w:val="nil"/>
              <w:right w:val="nil"/>
            </w:tcBorders>
            <w:shd w:val="clear" w:color="auto" w:fill="auto"/>
            <w:tcMar>
              <w:top w:w="15" w:type="dxa"/>
              <w:left w:w="15" w:type="dxa"/>
              <w:bottom w:w="0" w:type="dxa"/>
              <w:right w:w="15" w:type="dxa"/>
            </w:tcMar>
            <w:vAlign w:val="center"/>
          </w:tcPr>
          <w:p w14:paraId="4F2E4A29"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9.311</w:t>
            </w:r>
          </w:p>
        </w:tc>
        <w:tc>
          <w:tcPr>
            <w:tcW w:w="625" w:type="pct"/>
            <w:tcBorders>
              <w:top w:val="single" w:sz="8" w:space="0" w:color="000000"/>
              <w:left w:val="nil"/>
              <w:bottom w:val="nil"/>
              <w:right w:val="nil"/>
            </w:tcBorders>
          </w:tcPr>
          <w:p w14:paraId="3DDFF50A" w14:textId="77777777" w:rsidR="005F2937" w:rsidRPr="00CF1E21" w:rsidRDefault="005F2937" w:rsidP="009504CF">
            <w:pPr>
              <w:spacing w:before="0" w:after="0"/>
              <w:jc w:val="center"/>
              <w:rPr>
                <w:rFonts w:cs="Arial"/>
                <w:noProof/>
                <w:szCs w:val="22"/>
                <w:lang w:eastAsia="zh-CN"/>
              </w:rPr>
            </w:pPr>
            <w:r>
              <w:rPr>
                <w:rFonts w:cs="Arial"/>
                <w:noProof/>
                <w:szCs w:val="22"/>
                <w:lang w:eastAsia="zh-CN"/>
              </w:rPr>
              <w:t>1.0</w:t>
            </w:r>
          </w:p>
        </w:tc>
        <w:tc>
          <w:tcPr>
            <w:tcW w:w="625" w:type="pct"/>
            <w:tcBorders>
              <w:top w:val="single" w:sz="8" w:space="0" w:color="000000"/>
              <w:left w:val="nil"/>
              <w:bottom w:val="nil"/>
              <w:right w:val="nil"/>
            </w:tcBorders>
          </w:tcPr>
          <w:p w14:paraId="53C85AEC" w14:textId="77777777" w:rsidR="005F2937" w:rsidRPr="00CF1E21" w:rsidRDefault="005F2937" w:rsidP="009504CF">
            <w:pPr>
              <w:spacing w:before="0" w:after="0"/>
              <w:jc w:val="center"/>
              <w:rPr>
                <w:rFonts w:cs="Arial"/>
                <w:noProof/>
                <w:szCs w:val="22"/>
                <w:lang w:eastAsia="zh-CN"/>
              </w:rPr>
            </w:pPr>
            <w:r>
              <w:rPr>
                <w:rFonts w:cs="Arial"/>
                <w:noProof/>
                <w:szCs w:val="22"/>
                <w:lang w:eastAsia="zh-CN"/>
              </w:rPr>
              <w:t>1.0</w:t>
            </w:r>
          </w:p>
        </w:tc>
        <w:tc>
          <w:tcPr>
            <w:tcW w:w="625" w:type="pct"/>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854E4DA"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SO</w:t>
            </w:r>
            <w:r w:rsidRPr="002474E3">
              <w:rPr>
                <w:rFonts w:cs="Arial"/>
                <w:b/>
                <w:bCs/>
                <w:noProof/>
                <w:szCs w:val="22"/>
                <w:vertAlign w:val="subscript"/>
                <w:lang w:eastAsia="zh-CN"/>
              </w:rPr>
              <w:t>4</w:t>
            </w:r>
            <w:r w:rsidRPr="002474E3">
              <w:rPr>
                <w:rFonts w:cs="Arial"/>
                <w:b/>
                <w:bCs/>
                <w:noProof/>
                <w:szCs w:val="22"/>
                <w:vertAlign w:val="superscript"/>
                <w:lang w:eastAsia="zh-CN"/>
              </w:rPr>
              <w:t>2-</w:t>
            </w:r>
          </w:p>
        </w:tc>
        <w:tc>
          <w:tcPr>
            <w:tcW w:w="625" w:type="pct"/>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7BDC6638" w14:textId="77777777" w:rsidR="005F2937" w:rsidRPr="002474E3" w:rsidRDefault="005F2937" w:rsidP="009504CF">
            <w:pPr>
              <w:spacing w:before="0" w:after="0"/>
              <w:jc w:val="center"/>
              <w:rPr>
                <w:rFonts w:cs="Arial"/>
                <w:noProof/>
                <w:szCs w:val="22"/>
                <w:lang w:eastAsia="zh-CN"/>
              </w:rPr>
            </w:pPr>
            <w:r w:rsidRPr="002474E3">
              <w:rPr>
                <w:rFonts w:cs="Arial"/>
                <w:noProof/>
                <w:szCs w:val="22"/>
                <w:lang w:eastAsia="zh-CN"/>
              </w:rPr>
              <w:t>1.065</w:t>
            </w:r>
          </w:p>
        </w:tc>
        <w:tc>
          <w:tcPr>
            <w:tcW w:w="625" w:type="pct"/>
            <w:tcBorders>
              <w:top w:val="single" w:sz="8" w:space="0" w:color="000000"/>
              <w:left w:val="nil"/>
              <w:bottom w:val="nil"/>
              <w:right w:val="nil"/>
            </w:tcBorders>
          </w:tcPr>
          <w:p w14:paraId="514A692E"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0.667</w:t>
            </w:r>
          </w:p>
        </w:tc>
        <w:tc>
          <w:tcPr>
            <w:tcW w:w="625" w:type="pct"/>
            <w:tcBorders>
              <w:top w:val="single" w:sz="8" w:space="0" w:color="000000"/>
              <w:left w:val="nil"/>
              <w:bottom w:val="nil"/>
              <w:right w:val="nil"/>
            </w:tcBorders>
          </w:tcPr>
          <w:p w14:paraId="2EB1E6D9" w14:textId="5461425B" w:rsidR="005F2937" w:rsidRPr="002474E3" w:rsidRDefault="005E1CA5" w:rsidP="009504CF">
            <w:pPr>
              <w:spacing w:before="0" w:after="0"/>
              <w:jc w:val="center"/>
              <w:rPr>
                <w:rFonts w:cs="Arial"/>
                <w:noProof/>
                <w:szCs w:val="22"/>
                <w:lang w:eastAsia="zh-CN"/>
              </w:rPr>
            </w:pPr>
            <w:r>
              <w:rPr>
                <w:rFonts w:cs="Arial"/>
                <w:noProof/>
                <w:szCs w:val="22"/>
                <w:lang w:eastAsia="zh-CN"/>
              </w:rPr>
              <w:t>0.30</w:t>
            </w:r>
          </w:p>
        </w:tc>
      </w:tr>
      <w:tr w:rsidR="005F2937" w:rsidRPr="002474E3" w14:paraId="50A5E828" w14:textId="77777777" w:rsidTr="009504CF">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4FCC82C5"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Na</w:t>
            </w:r>
            <w:r w:rsidRPr="002474E3">
              <w:rPr>
                <w:rFonts w:cs="Arial"/>
                <w:b/>
                <w:bCs/>
                <w:noProof/>
                <w:szCs w:val="22"/>
                <w:vertAlign w:val="superscript"/>
                <w:lang w:eastAsia="zh-CN"/>
              </w:rPr>
              <w:t>+</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73C19E59"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1.334</w:t>
            </w:r>
          </w:p>
        </w:tc>
        <w:tc>
          <w:tcPr>
            <w:tcW w:w="625" w:type="pct"/>
            <w:tcBorders>
              <w:top w:val="nil"/>
              <w:left w:val="nil"/>
              <w:bottom w:val="nil"/>
              <w:right w:val="nil"/>
            </w:tcBorders>
          </w:tcPr>
          <w:p w14:paraId="65E4B3EA" w14:textId="77777777" w:rsidR="005F2937" w:rsidRDefault="005F2937" w:rsidP="009504CF">
            <w:pPr>
              <w:spacing w:before="0" w:after="0"/>
              <w:jc w:val="center"/>
            </w:pPr>
            <w:r w:rsidRPr="00F21D27">
              <w:rPr>
                <w:rFonts w:cs="Arial"/>
                <w:noProof/>
                <w:szCs w:val="22"/>
                <w:lang w:eastAsia="zh-CN"/>
              </w:rPr>
              <w:t>1.0</w:t>
            </w:r>
          </w:p>
        </w:tc>
        <w:tc>
          <w:tcPr>
            <w:tcW w:w="625" w:type="pct"/>
            <w:tcBorders>
              <w:top w:val="nil"/>
              <w:left w:val="nil"/>
              <w:bottom w:val="nil"/>
              <w:right w:val="nil"/>
            </w:tcBorders>
          </w:tcPr>
          <w:p w14:paraId="11D71451" w14:textId="77777777" w:rsidR="005F2937" w:rsidRDefault="005F2937" w:rsidP="009504CF">
            <w:pPr>
              <w:spacing w:before="0" w:after="0"/>
              <w:jc w:val="center"/>
            </w:pPr>
            <w:r w:rsidRPr="0003611C">
              <w:rPr>
                <w:rFonts w:cs="Arial"/>
                <w:noProof/>
                <w:szCs w:val="22"/>
                <w:lang w:eastAsia="zh-CN"/>
              </w:rPr>
              <w:t>1.0</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03332805"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CO</w:t>
            </w:r>
            <w:r w:rsidRPr="002474E3">
              <w:rPr>
                <w:rFonts w:cs="Arial"/>
                <w:b/>
                <w:bCs/>
                <w:noProof/>
                <w:szCs w:val="22"/>
                <w:vertAlign w:val="subscript"/>
                <w:lang w:eastAsia="zh-CN"/>
              </w:rPr>
              <w:t>3</w:t>
            </w:r>
            <w:r w:rsidRPr="002474E3">
              <w:rPr>
                <w:rFonts w:cs="Arial"/>
                <w:b/>
                <w:bCs/>
                <w:noProof/>
                <w:szCs w:val="22"/>
                <w:vertAlign w:val="superscript"/>
                <w:lang w:eastAsia="zh-CN"/>
              </w:rPr>
              <w:t>2-</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5C92EAF5" w14:textId="77777777" w:rsidR="005F2937" w:rsidRPr="002474E3" w:rsidRDefault="005F2937" w:rsidP="009504CF">
            <w:pPr>
              <w:spacing w:before="0" w:after="0"/>
              <w:jc w:val="center"/>
              <w:rPr>
                <w:rFonts w:cs="Arial"/>
                <w:noProof/>
                <w:szCs w:val="22"/>
                <w:lang w:eastAsia="zh-CN"/>
              </w:rPr>
            </w:pPr>
            <w:r w:rsidRPr="002474E3">
              <w:rPr>
                <w:rFonts w:cs="Arial"/>
                <w:noProof/>
                <w:szCs w:val="22"/>
                <w:lang w:eastAsia="zh-CN"/>
              </w:rPr>
              <w:t>0.923</w:t>
            </w:r>
          </w:p>
        </w:tc>
        <w:tc>
          <w:tcPr>
            <w:tcW w:w="625" w:type="pct"/>
            <w:tcBorders>
              <w:top w:val="nil"/>
              <w:left w:val="nil"/>
              <w:bottom w:val="nil"/>
              <w:right w:val="nil"/>
            </w:tcBorders>
          </w:tcPr>
          <w:p w14:paraId="0B4C9A1E"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0.667</w:t>
            </w:r>
          </w:p>
        </w:tc>
        <w:tc>
          <w:tcPr>
            <w:tcW w:w="625" w:type="pct"/>
            <w:tcBorders>
              <w:top w:val="nil"/>
              <w:left w:val="nil"/>
              <w:bottom w:val="nil"/>
              <w:right w:val="nil"/>
            </w:tcBorders>
          </w:tcPr>
          <w:p w14:paraId="14C1249A"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1.0</w:t>
            </w:r>
          </w:p>
        </w:tc>
      </w:tr>
      <w:tr w:rsidR="005F2937" w:rsidRPr="002474E3" w14:paraId="5242CB1F" w14:textId="77777777" w:rsidTr="009504CF">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07C839ED"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K</w:t>
            </w:r>
            <w:r w:rsidRPr="00721583">
              <w:rPr>
                <w:rFonts w:cs="Arial"/>
                <w:b/>
                <w:bCs/>
                <w:noProof/>
                <w:szCs w:val="22"/>
                <w:vertAlign w:val="superscript"/>
                <w:lang w:eastAsia="zh-CN"/>
              </w:rPr>
              <w:t>+</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2762E216"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1.957</w:t>
            </w:r>
          </w:p>
        </w:tc>
        <w:tc>
          <w:tcPr>
            <w:tcW w:w="625" w:type="pct"/>
            <w:tcBorders>
              <w:top w:val="nil"/>
              <w:left w:val="nil"/>
              <w:bottom w:val="nil"/>
              <w:right w:val="nil"/>
            </w:tcBorders>
          </w:tcPr>
          <w:p w14:paraId="1788272F" w14:textId="77777777" w:rsidR="005F2937" w:rsidRDefault="005F2937" w:rsidP="009504CF">
            <w:pPr>
              <w:spacing w:before="0" w:after="0"/>
              <w:jc w:val="center"/>
            </w:pPr>
            <w:r w:rsidRPr="00F21D27">
              <w:rPr>
                <w:rFonts w:cs="Arial"/>
                <w:noProof/>
                <w:szCs w:val="22"/>
                <w:lang w:eastAsia="zh-CN"/>
              </w:rPr>
              <w:t>1.0</w:t>
            </w:r>
          </w:p>
        </w:tc>
        <w:tc>
          <w:tcPr>
            <w:tcW w:w="625" w:type="pct"/>
            <w:tcBorders>
              <w:top w:val="nil"/>
              <w:left w:val="nil"/>
              <w:bottom w:val="nil"/>
              <w:right w:val="nil"/>
            </w:tcBorders>
          </w:tcPr>
          <w:p w14:paraId="5D53EA99" w14:textId="77777777" w:rsidR="005F2937" w:rsidRDefault="005F2937" w:rsidP="009504CF">
            <w:pPr>
              <w:spacing w:before="0" w:after="0"/>
              <w:jc w:val="center"/>
            </w:pPr>
            <w:r w:rsidRPr="0003611C">
              <w:rPr>
                <w:rFonts w:cs="Arial"/>
                <w:noProof/>
                <w:szCs w:val="22"/>
                <w:lang w:eastAsia="zh-CN"/>
              </w:rPr>
              <w:t>1.0</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775BD615"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I</w:t>
            </w:r>
            <w:r w:rsidRPr="002474E3">
              <w:rPr>
                <w:rFonts w:cs="Arial"/>
                <w:b/>
                <w:bCs/>
                <w:noProof/>
                <w:szCs w:val="22"/>
                <w:vertAlign w:val="superscript"/>
                <w:lang w:eastAsia="zh-CN"/>
              </w:rPr>
              <w:t>-</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1930D00E" w14:textId="77777777" w:rsidR="005F2937" w:rsidRPr="002474E3" w:rsidRDefault="005F2937" w:rsidP="009504CF">
            <w:pPr>
              <w:spacing w:before="0" w:after="0"/>
              <w:jc w:val="center"/>
              <w:rPr>
                <w:rFonts w:cs="Arial"/>
                <w:noProof/>
                <w:szCs w:val="22"/>
                <w:lang w:eastAsia="zh-CN"/>
              </w:rPr>
            </w:pPr>
            <w:r w:rsidRPr="002474E3">
              <w:rPr>
                <w:rFonts w:cs="Arial"/>
                <w:noProof/>
                <w:szCs w:val="22"/>
                <w:lang w:eastAsia="zh-CN"/>
              </w:rPr>
              <w:t>2.045</w:t>
            </w:r>
          </w:p>
        </w:tc>
        <w:tc>
          <w:tcPr>
            <w:tcW w:w="625" w:type="pct"/>
            <w:tcBorders>
              <w:top w:val="nil"/>
              <w:left w:val="nil"/>
              <w:bottom w:val="nil"/>
              <w:right w:val="nil"/>
            </w:tcBorders>
          </w:tcPr>
          <w:p w14:paraId="00AA5646"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0.533</w:t>
            </w:r>
          </w:p>
        </w:tc>
        <w:tc>
          <w:tcPr>
            <w:tcW w:w="625" w:type="pct"/>
            <w:tcBorders>
              <w:top w:val="nil"/>
              <w:left w:val="nil"/>
              <w:bottom w:val="nil"/>
              <w:right w:val="nil"/>
            </w:tcBorders>
          </w:tcPr>
          <w:p w14:paraId="21BC5CDA" w14:textId="59756221" w:rsidR="005F2937" w:rsidRPr="002474E3" w:rsidRDefault="005F2937" w:rsidP="005E1CA5">
            <w:pPr>
              <w:spacing w:before="0" w:after="0"/>
              <w:jc w:val="center"/>
              <w:rPr>
                <w:rFonts w:cs="Arial"/>
                <w:noProof/>
                <w:szCs w:val="22"/>
                <w:lang w:eastAsia="zh-CN"/>
              </w:rPr>
            </w:pPr>
            <w:r>
              <w:rPr>
                <w:rFonts w:cs="Arial"/>
                <w:noProof/>
                <w:szCs w:val="22"/>
                <w:lang w:eastAsia="zh-CN"/>
              </w:rPr>
              <w:t>0.5</w:t>
            </w:r>
            <w:r w:rsidR="005E1CA5">
              <w:rPr>
                <w:rFonts w:cs="Arial"/>
                <w:noProof/>
                <w:szCs w:val="22"/>
                <w:lang w:eastAsia="zh-CN"/>
              </w:rPr>
              <w:t>0</w:t>
            </w:r>
          </w:p>
        </w:tc>
      </w:tr>
      <w:tr w:rsidR="005F2937" w:rsidRPr="002474E3" w14:paraId="10C82906" w14:textId="77777777" w:rsidTr="009504CF">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677744E1"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Mg</w:t>
            </w:r>
            <w:r w:rsidRPr="002474E3">
              <w:rPr>
                <w:rFonts w:cs="Arial"/>
                <w:b/>
                <w:bCs/>
                <w:noProof/>
                <w:szCs w:val="22"/>
                <w:vertAlign w:val="superscript"/>
                <w:lang w:eastAsia="zh-CN"/>
              </w:rPr>
              <w:t>2+</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659A6160"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0.706</w:t>
            </w:r>
          </w:p>
        </w:tc>
        <w:tc>
          <w:tcPr>
            <w:tcW w:w="625" w:type="pct"/>
            <w:tcBorders>
              <w:top w:val="nil"/>
              <w:left w:val="nil"/>
              <w:bottom w:val="nil"/>
              <w:right w:val="nil"/>
            </w:tcBorders>
          </w:tcPr>
          <w:p w14:paraId="6E968074" w14:textId="77777777" w:rsidR="005F2937" w:rsidRDefault="005F2937" w:rsidP="009504CF">
            <w:pPr>
              <w:spacing w:before="0" w:after="0"/>
              <w:jc w:val="center"/>
            </w:pPr>
            <w:r w:rsidRPr="00F21D27">
              <w:rPr>
                <w:rFonts w:cs="Arial"/>
                <w:noProof/>
                <w:szCs w:val="22"/>
                <w:lang w:eastAsia="zh-CN"/>
              </w:rPr>
              <w:t>1.0</w:t>
            </w:r>
          </w:p>
        </w:tc>
        <w:tc>
          <w:tcPr>
            <w:tcW w:w="625" w:type="pct"/>
            <w:tcBorders>
              <w:top w:val="nil"/>
              <w:left w:val="nil"/>
              <w:bottom w:val="nil"/>
              <w:right w:val="nil"/>
            </w:tcBorders>
          </w:tcPr>
          <w:p w14:paraId="1ECAE784" w14:textId="77777777" w:rsidR="005F2937" w:rsidRDefault="005F2937" w:rsidP="009504CF">
            <w:pPr>
              <w:spacing w:before="0" w:after="0"/>
              <w:jc w:val="center"/>
            </w:pPr>
            <w:r w:rsidRPr="0003611C">
              <w:rPr>
                <w:rFonts w:cs="Arial"/>
                <w:noProof/>
                <w:szCs w:val="22"/>
                <w:lang w:eastAsia="zh-CN"/>
              </w:rPr>
              <w:t>1.0</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692072B7"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Br</w:t>
            </w:r>
            <w:r w:rsidRPr="002474E3">
              <w:rPr>
                <w:rFonts w:cs="Arial"/>
                <w:b/>
                <w:bCs/>
                <w:noProof/>
                <w:szCs w:val="22"/>
                <w:vertAlign w:val="superscript"/>
                <w:lang w:eastAsia="zh-CN"/>
              </w:rPr>
              <w:t>-</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1CDDC66D" w14:textId="77777777" w:rsidR="005F2937" w:rsidRPr="002474E3" w:rsidRDefault="005F2937" w:rsidP="009504CF">
            <w:pPr>
              <w:spacing w:before="0" w:after="0"/>
              <w:jc w:val="center"/>
              <w:rPr>
                <w:rFonts w:cs="Arial"/>
                <w:noProof/>
                <w:szCs w:val="22"/>
                <w:lang w:eastAsia="zh-CN"/>
              </w:rPr>
            </w:pPr>
            <w:r w:rsidRPr="002474E3">
              <w:rPr>
                <w:rFonts w:cs="Arial"/>
                <w:noProof/>
                <w:szCs w:val="22"/>
                <w:lang w:eastAsia="zh-CN"/>
              </w:rPr>
              <w:t>2.08</w:t>
            </w:r>
          </w:p>
        </w:tc>
        <w:tc>
          <w:tcPr>
            <w:tcW w:w="625" w:type="pct"/>
            <w:tcBorders>
              <w:top w:val="nil"/>
              <w:left w:val="nil"/>
              <w:bottom w:val="nil"/>
              <w:right w:val="nil"/>
            </w:tcBorders>
          </w:tcPr>
          <w:p w14:paraId="03120550"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0.533</w:t>
            </w:r>
          </w:p>
        </w:tc>
        <w:tc>
          <w:tcPr>
            <w:tcW w:w="625" w:type="pct"/>
            <w:tcBorders>
              <w:top w:val="nil"/>
              <w:left w:val="nil"/>
              <w:bottom w:val="nil"/>
              <w:right w:val="nil"/>
            </w:tcBorders>
          </w:tcPr>
          <w:p w14:paraId="65628D00" w14:textId="1BD8AA34" w:rsidR="005F2937" w:rsidRPr="002474E3" w:rsidRDefault="005F2937" w:rsidP="005E1CA5">
            <w:pPr>
              <w:spacing w:before="0" w:after="0"/>
              <w:jc w:val="center"/>
              <w:rPr>
                <w:rFonts w:cs="Arial"/>
                <w:noProof/>
                <w:szCs w:val="22"/>
                <w:lang w:eastAsia="zh-CN"/>
              </w:rPr>
            </w:pPr>
            <w:r>
              <w:rPr>
                <w:rFonts w:cs="Arial"/>
                <w:noProof/>
                <w:szCs w:val="22"/>
                <w:lang w:eastAsia="zh-CN"/>
              </w:rPr>
              <w:t>0.3</w:t>
            </w:r>
            <w:r w:rsidR="005E1CA5">
              <w:rPr>
                <w:rFonts w:cs="Arial"/>
                <w:noProof/>
                <w:szCs w:val="22"/>
                <w:lang w:eastAsia="zh-CN"/>
              </w:rPr>
              <w:t>0</w:t>
            </w:r>
          </w:p>
        </w:tc>
      </w:tr>
      <w:tr w:rsidR="005F2937" w:rsidRPr="002474E3" w14:paraId="706E7337" w14:textId="77777777" w:rsidTr="009504CF">
        <w:tc>
          <w:tcPr>
            <w:tcW w:w="625" w:type="pct"/>
            <w:tcBorders>
              <w:top w:val="nil"/>
              <w:left w:val="nil"/>
              <w:right w:val="nil"/>
            </w:tcBorders>
            <w:shd w:val="clear" w:color="auto" w:fill="auto"/>
            <w:tcMar>
              <w:top w:w="15" w:type="dxa"/>
              <w:left w:w="15" w:type="dxa"/>
              <w:bottom w:w="0" w:type="dxa"/>
              <w:right w:w="15" w:type="dxa"/>
            </w:tcMar>
            <w:vAlign w:val="center"/>
            <w:hideMark/>
          </w:tcPr>
          <w:p w14:paraId="69DA847F"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Ca</w:t>
            </w:r>
            <w:r w:rsidRPr="002474E3">
              <w:rPr>
                <w:rFonts w:cs="Arial"/>
                <w:b/>
                <w:bCs/>
                <w:noProof/>
                <w:szCs w:val="22"/>
                <w:vertAlign w:val="superscript"/>
                <w:lang w:eastAsia="zh-CN"/>
              </w:rPr>
              <w:t>2+</w:t>
            </w:r>
          </w:p>
        </w:tc>
        <w:tc>
          <w:tcPr>
            <w:tcW w:w="625" w:type="pct"/>
            <w:tcBorders>
              <w:top w:val="nil"/>
              <w:left w:val="nil"/>
              <w:right w:val="nil"/>
            </w:tcBorders>
            <w:shd w:val="clear" w:color="auto" w:fill="auto"/>
            <w:tcMar>
              <w:top w:w="15" w:type="dxa"/>
              <w:left w:w="15" w:type="dxa"/>
              <w:bottom w:w="0" w:type="dxa"/>
              <w:right w:w="15" w:type="dxa"/>
            </w:tcMar>
            <w:vAlign w:val="center"/>
            <w:hideMark/>
          </w:tcPr>
          <w:p w14:paraId="7F19FA9D"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0.792</w:t>
            </w:r>
          </w:p>
        </w:tc>
        <w:tc>
          <w:tcPr>
            <w:tcW w:w="625" w:type="pct"/>
            <w:tcBorders>
              <w:top w:val="nil"/>
              <w:left w:val="nil"/>
              <w:right w:val="nil"/>
            </w:tcBorders>
          </w:tcPr>
          <w:p w14:paraId="22B04A41" w14:textId="77777777" w:rsidR="005F2937" w:rsidRDefault="005F2937" w:rsidP="009504CF">
            <w:pPr>
              <w:spacing w:before="0" w:after="0"/>
              <w:jc w:val="center"/>
            </w:pPr>
            <w:r w:rsidRPr="00F21D27">
              <w:rPr>
                <w:rFonts w:cs="Arial"/>
                <w:noProof/>
                <w:szCs w:val="22"/>
                <w:lang w:eastAsia="zh-CN"/>
              </w:rPr>
              <w:t>1.0</w:t>
            </w:r>
          </w:p>
        </w:tc>
        <w:tc>
          <w:tcPr>
            <w:tcW w:w="625" w:type="pct"/>
            <w:tcBorders>
              <w:top w:val="nil"/>
              <w:left w:val="nil"/>
              <w:right w:val="nil"/>
            </w:tcBorders>
          </w:tcPr>
          <w:p w14:paraId="601D64C5" w14:textId="77777777" w:rsidR="005F2937" w:rsidRDefault="005F2937" w:rsidP="009504CF">
            <w:pPr>
              <w:spacing w:before="0" w:after="0"/>
              <w:jc w:val="center"/>
            </w:pPr>
            <w:r w:rsidRPr="0003611C">
              <w:rPr>
                <w:rFonts w:cs="Arial"/>
                <w:noProof/>
                <w:szCs w:val="22"/>
                <w:lang w:eastAsia="zh-CN"/>
              </w:rPr>
              <w:t>1.0</w:t>
            </w:r>
          </w:p>
        </w:tc>
        <w:tc>
          <w:tcPr>
            <w:tcW w:w="625" w:type="pct"/>
            <w:tcBorders>
              <w:top w:val="nil"/>
              <w:left w:val="nil"/>
              <w:right w:val="nil"/>
            </w:tcBorders>
            <w:shd w:val="clear" w:color="auto" w:fill="auto"/>
            <w:tcMar>
              <w:top w:w="15" w:type="dxa"/>
              <w:left w:w="15" w:type="dxa"/>
              <w:bottom w:w="0" w:type="dxa"/>
              <w:right w:w="15" w:type="dxa"/>
            </w:tcMar>
            <w:vAlign w:val="center"/>
          </w:tcPr>
          <w:p w14:paraId="62AFCC81"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HTO</w:t>
            </w:r>
          </w:p>
        </w:tc>
        <w:tc>
          <w:tcPr>
            <w:tcW w:w="625" w:type="pct"/>
            <w:tcBorders>
              <w:top w:val="nil"/>
              <w:left w:val="nil"/>
              <w:right w:val="nil"/>
            </w:tcBorders>
            <w:shd w:val="clear" w:color="auto" w:fill="auto"/>
            <w:tcMar>
              <w:top w:w="15" w:type="dxa"/>
              <w:left w:w="15" w:type="dxa"/>
              <w:bottom w:w="0" w:type="dxa"/>
              <w:right w:w="15" w:type="dxa"/>
            </w:tcMar>
            <w:vAlign w:val="center"/>
          </w:tcPr>
          <w:p w14:paraId="0D456322" w14:textId="77777777" w:rsidR="005F2937" w:rsidRPr="002474E3" w:rsidRDefault="005F2937" w:rsidP="009504CF">
            <w:pPr>
              <w:spacing w:before="0" w:after="0"/>
              <w:jc w:val="center"/>
              <w:rPr>
                <w:rFonts w:cs="Arial"/>
                <w:noProof/>
                <w:szCs w:val="22"/>
                <w:lang w:eastAsia="zh-CN"/>
              </w:rPr>
            </w:pPr>
            <w:r w:rsidRPr="002474E3">
              <w:rPr>
                <w:rFonts w:cs="Arial"/>
                <w:noProof/>
                <w:szCs w:val="22"/>
                <w:lang w:eastAsia="zh-CN"/>
              </w:rPr>
              <w:t>2.23#</w:t>
            </w:r>
          </w:p>
        </w:tc>
        <w:tc>
          <w:tcPr>
            <w:tcW w:w="625" w:type="pct"/>
            <w:tcBorders>
              <w:top w:val="nil"/>
              <w:left w:val="nil"/>
              <w:right w:val="nil"/>
            </w:tcBorders>
          </w:tcPr>
          <w:p w14:paraId="39F8C2E7"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1.0</w:t>
            </w:r>
          </w:p>
        </w:tc>
        <w:tc>
          <w:tcPr>
            <w:tcW w:w="625" w:type="pct"/>
            <w:tcBorders>
              <w:top w:val="nil"/>
              <w:left w:val="nil"/>
              <w:right w:val="nil"/>
            </w:tcBorders>
          </w:tcPr>
          <w:p w14:paraId="1759F090"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1.0</w:t>
            </w:r>
          </w:p>
        </w:tc>
      </w:tr>
      <w:tr w:rsidR="005F2937" w:rsidRPr="002474E3" w14:paraId="620CB63B" w14:textId="77777777" w:rsidTr="00F453C8">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5846F9F1" w14:textId="77777777" w:rsidR="005F2937" w:rsidRPr="00CC1A0B" w:rsidRDefault="005F2937" w:rsidP="009504CF">
            <w:pPr>
              <w:spacing w:before="0" w:after="0"/>
              <w:rPr>
                <w:rFonts w:cs="Arial"/>
                <w:b/>
                <w:noProof/>
                <w:szCs w:val="22"/>
                <w:lang w:eastAsia="zh-CN"/>
              </w:rPr>
            </w:pPr>
            <w:r w:rsidRPr="00CC1A0B">
              <w:rPr>
                <w:b/>
                <w:vertAlign w:val="superscript"/>
              </w:rPr>
              <w:t>85</w:t>
            </w:r>
            <w:r w:rsidRPr="00CC1A0B">
              <w:rPr>
                <w:b/>
              </w:rPr>
              <w:t>Sr</w:t>
            </w:r>
            <w:r w:rsidRPr="00CC1A0B">
              <w:rPr>
                <w:b/>
                <w:vertAlign w:val="superscript"/>
              </w:rPr>
              <w:t>2+</w:t>
            </w:r>
          </w:p>
        </w:tc>
        <w:tc>
          <w:tcPr>
            <w:tcW w:w="625" w:type="pct"/>
            <w:tcBorders>
              <w:top w:val="nil"/>
              <w:left w:val="nil"/>
              <w:bottom w:val="nil"/>
              <w:right w:val="nil"/>
            </w:tcBorders>
            <w:shd w:val="clear" w:color="auto" w:fill="auto"/>
            <w:tcMar>
              <w:top w:w="15" w:type="dxa"/>
              <w:left w:w="15" w:type="dxa"/>
              <w:bottom w:w="0" w:type="dxa"/>
              <w:right w:w="15" w:type="dxa"/>
            </w:tcMar>
            <w:vAlign w:val="center"/>
            <w:hideMark/>
          </w:tcPr>
          <w:p w14:paraId="35EF8139"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0.791</w:t>
            </w:r>
          </w:p>
        </w:tc>
        <w:tc>
          <w:tcPr>
            <w:tcW w:w="625" w:type="pct"/>
            <w:tcBorders>
              <w:top w:val="nil"/>
              <w:left w:val="nil"/>
              <w:bottom w:val="nil"/>
              <w:right w:val="nil"/>
            </w:tcBorders>
          </w:tcPr>
          <w:p w14:paraId="403D260C" w14:textId="77777777" w:rsidR="005F2937" w:rsidRDefault="005F2937" w:rsidP="009504CF">
            <w:pPr>
              <w:spacing w:before="0" w:after="0"/>
              <w:jc w:val="center"/>
            </w:pPr>
            <w:r w:rsidRPr="00F21D27">
              <w:rPr>
                <w:rFonts w:cs="Arial"/>
                <w:noProof/>
                <w:szCs w:val="22"/>
                <w:lang w:eastAsia="zh-CN"/>
              </w:rPr>
              <w:t>1.0</w:t>
            </w:r>
          </w:p>
        </w:tc>
        <w:tc>
          <w:tcPr>
            <w:tcW w:w="625" w:type="pct"/>
            <w:tcBorders>
              <w:top w:val="nil"/>
              <w:left w:val="nil"/>
              <w:bottom w:val="nil"/>
              <w:right w:val="nil"/>
            </w:tcBorders>
          </w:tcPr>
          <w:p w14:paraId="04E978FF" w14:textId="43B78AAD" w:rsidR="005F2937" w:rsidRDefault="005E1CA5" w:rsidP="009504CF">
            <w:pPr>
              <w:spacing w:before="0" w:after="0"/>
              <w:jc w:val="center"/>
            </w:pPr>
            <w:r>
              <w:rPr>
                <w:rFonts w:cs="Arial"/>
                <w:noProof/>
                <w:szCs w:val="22"/>
                <w:lang w:eastAsia="zh-CN"/>
              </w:rPr>
              <w:t>3.5</w:t>
            </w:r>
          </w:p>
        </w:tc>
        <w:tc>
          <w:tcPr>
            <w:tcW w:w="625" w:type="pct"/>
            <w:tcBorders>
              <w:top w:val="nil"/>
              <w:left w:val="nil"/>
              <w:bottom w:val="nil"/>
              <w:right w:val="nil"/>
            </w:tcBorders>
            <w:shd w:val="clear" w:color="auto" w:fill="auto"/>
            <w:tcMar>
              <w:top w:w="15" w:type="dxa"/>
              <w:left w:w="15" w:type="dxa"/>
              <w:bottom w:w="0" w:type="dxa"/>
              <w:right w:w="15" w:type="dxa"/>
            </w:tcMar>
            <w:vAlign w:val="center"/>
          </w:tcPr>
          <w:p w14:paraId="0BD391ED" w14:textId="77777777" w:rsidR="005F2937" w:rsidRPr="002474E3" w:rsidRDefault="005F2937" w:rsidP="009504CF">
            <w:pPr>
              <w:spacing w:before="0" w:after="0"/>
              <w:rPr>
                <w:rFonts w:cs="Arial"/>
                <w:noProof/>
                <w:szCs w:val="22"/>
                <w:lang w:eastAsia="zh-CN"/>
              </w:rPr>
            </w:pPr>
            <w:r w:rsidRPr="002474E3">
              <w:rPr>
                <w:rFonts w:cs="Arial"/>
                <w:b/>
                <w:bCs/>
                <w:noProof/>
                <w:szCs w:val="22"/>
                <w:lang w:eastAsia="zh-CN"/>
              </w:rPr>
              <w:t>Cl</w:t>
            </w:r>
            <w:r w:rsidRPr="002474E3">
              <w:rPr>
                <w:rFonts w:cs="Arial"/>
                <w:b/>
                <w:bCs/>
                <w:noProof/>
                <w:szCs w:val="22"/>
                <w:vertAlign w:val="superscript"/>
                <w:lang w:eastAsia="zh-CN"/>
              </w:rPr>
              <w:t>-</w:t>
            </w:r>
          </w:p>
        </w:tc>
        <w:tc>
          <w:tcPr>
            <w:tcW w:w="625" w:type="pct"/>
            <w:tcBorders>
              <w:top w:val="nil"/>
              <w:left w:val="nil"/>
              <w:bottom w:val="nil"/>
              <w:right w:val="nil"/>
            </w:tcBorders>
            <w:shd w:val="clear" w:color="auto" w:fill="auto"/>
            <w:tcMar>
              <w:top w:w="15" w:type="dxa"/>
              <w:left w:w="15" w:type="dxa"/>
              <w:bottom w:w="0" w:type="dxa"/>
              <w:right w:w="15" w:type="dxa"/>
            </w:tcMar>
            <w:vAlign w:val="center"/>
          </w:tcPr>
          <w:p w14:paraId="4E91E8EB" w14:textId="77777777" w:rsidR="005F2937" w:rsidRPr="00CF1E21" w:rsidRDefault="005F2937" w:rsidP="009504CF">
            <w:pPr>
              <w:spacing w:before="0" w:after="0"/>
              <w:jc w:val="center"/>
              <w:rPr>
                <w:rFonts w:cs="Arial"/>
                <w:noProof/>
                <w:szCs w:val="22"/>
                <w:lang w:eastAsia="zh-CN"/>
              </w:rPr>
            </w:pPr>
            <w:r w:rsidRPr="00CF1E21">
              <w:rPr>
                <w:rFonts w:cs="Arial"/>
                <w:noProof/>
                <w:szCs w:val="22"/>
                <w:lang w:eastAsia="zh-CN"/>
              </w:rPr>
              <w:t>2.032</w:t>
            </w:r>
          </w:p>
        </w:tc>
        <w:tc>
          <w:tcPr>
            <w:tcW w:w="625" w:type="pct"/>
            <w:tcBorders>
              <w:top w:val="nil"/>
              <w:left w:val="nil"/>
              <w:bottom w:val="nil"/>
              <w:right w:val="nil"/>
            </w:tcBorders>
          </w:tcPr>
          <w:p w14:paraId="4EA16593"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0.667</w:t>
            </w:r>
          </w:p>
        </w:tc>
        <w:tc>
          <w:tcPr>
            <w:tcW w:w="625" w:type="pct"/>
            <w:tcBorders>
              <w:top w:val="nil"/>
              <w:left w:val="nil"/>
              <w:bottom w:val="nil"/>
              <w:right w:val="nil"/>
            </w:tcBorders>
          </w:tcPr>
          <w:p w14:paraId="20C288F4" w14:textId="77777777" w:rsidR="005F2937" w:rsidRPr="002474E3" w:rsidRDefault="005F2937" w:rsidP="009504CF">
            <w:pPr>
              <w:spacing w:before="0" w:after="0"/>
              <w:jc w:val="center"/>
              <w:rPr>
                <w:rFonts w:cs="Arial"/>
                <w:noProof/>
                <w:szCs w:val="22"/>
                <w:lang w:eastAsia="zh-CN"/>
              </w:rPr>
            </w:pPr>
            <w:r>
              <w:rPr>
                <w:rFonts w:cs="Arial"/>
                <w:noProof/>
                <w:szCs w:val="22"/>
                <w:lang w:eastAsia="zh-CN"/>
              </w:rPr>
              <w:t>1.0</w:t>
            </w:r>
          </w:p>
        </w:tc>
      </w:tr>
      <w:tr w:rsidR="009A1C7D" w:rsidRPr="002474E3" w14:paraId="165F8E8B" w14:textId="77777777" w:rsidTr="009504CF">
        <w:tc>
          <w:tcPr>
            <w:tcW w:w="625" w:type="pct"/>
            <w:tcBorders>
              <w:top w:val="nil"/>
              <w:left w:val="nil"/>
              <w:bottom w:val="single" w:sz="4" w:space="0" w:color="auto"/>
              <w:right w:val="nil"/>
            </w:tcBorders>
            <w:shd w:val="clear" w:color="auto" w:fill="auto"/>
            <w:tcMar>
              <w:top w:w="15" w:type="dxa"/>
              <w:left w:w="15" w:type="dxa"/>
              <w:bottom w:w="0" w:type="dxa"/>
              <w:right w:w="15" w:type="dxa"/>
            </w:tcMar>
            <w:vAlign w:val="center"/>
          </w:tcPr>
          <w:p w14:paraId="198A2181" w14:textId="5D180E5F" w:rsidR="009A1C7D" w:rsidRPr="00CC1A0B" w:rsidRDefault="009A1C7D" w:rsidP="009A1C7D">
            <w:pPr>
              <w:spacing w:before="0" w:after="0"/>
              <w:rPr>
                <w:b/>
                <w:vertAlign w:val="superscript"/>
              </w:rPr>
            </w:pPr>
            <w:r>
              <w:rPr>
                <w:rFonts w:cs="Arial"/>
                <w:b/>
                <w:bCs/>
                <w:noProof/>
                <w:szCs w:val="22"/>
                <w:vertAlign w:val="superscript"/>
                <w:lang w:eastAsia="zh-CN"/>
              </w:rPr>
              <w:t>60</w:t>
            </w:r>
            <w:r w:rsidRPr="002474E3">
              <w:rPr>
                <w:rFonts w:cs="Arial"/>
                <w:b/>
                <w:bCs/>
                <w:noProof/>
                <w:szCs w:val="22"/>
                <w:lang w:eastAsia="zh-CN"/>
              </w:rPr>
              <w:t>C</w:t>
            </w:r>
            <w:r>
              <w:rPr>
                <w:rFonts w:cs="Arial"/>
                <w:b/>
                <w:bCs/>
                <w:noProof/>
                <w:szCs w:val="22"/>
                <w:lang w:eastAsia="zh-CN"/>
              </w:rPr>
              <w:t>o</w:t>
            </w:r>
            <w:r>
              <w:rPr>
                <w:rFonts w:cs="Arial"/>
                <w:b/>
                <w:bCs/>
                <w:noProof/>
                <w:szCs w:val="22"/>
                <w:vertAlign w:val="superscript"/>
                <w:lang w:eastAsia="zh-CN"/>
              </w:rPr>
              <w:t>2+</w:t>
            </w:r>
          </w:p>
        </w:tc>
        <w:tc>
          <w:tcPr>
            <w:tcW w:w="625" w:type="pct"/>
            <w:tcBorders>
              <w:top w:val="nil"/>
              <w:left w:val="nil"/>
              <w:bottom w:val="single" w:sz="4" w:space="0" w:color="auto"/>
              <w:right w:val="nil"/>
            </w:tcBorders>
            <w:shd w:val="clear" w:color="auto" w:fill="auto"/>
            <w:tcMar>
              <w:top w:w="15" w:type="dxa"/>
              <w:left w:w="15" w:type="dxa"/>
              <w:bottom w:w="0" w:type="dxa"/>
              <w:right w:w="15" w:type="dxa"/>
            </w:tcMar>
            <w:vAlign w:val="center"/>
          </w:tcPr>
          <w:p w14:paraId="63340078" w14:textId="5C382995" w:rsidR="009A1C7D" w:rsidRPr="00CF1E21" w:rsidRDefault="009A1C7D" w:rsidP="009A1C7D">
            <w:pPr>
              <w:spacing w:before="0" w:after="0"/>
              <w:jc w:val="center"/>
              <w:rPr>
                <w:rFonts w:cs="Arial"/>
                <w:noProof/>
                <w:szCs w:val="22"/>
                <w:lang w:eastAsia="zh-CN"/>
              </w:rPr>
            </w:pPr>
            <w:r>
              <w:rPr>
                <w:rFonts w:cs="Arial"/>
                <w:noProof/>
                <w:szCs w:val="22"/>
                <w:lang w:eastAsia="zh-CN"/>
              </w:rPr>
              <w:t>0.732</w:t>
            </w:r>
          </w:p>
        </w:tc>
        <w:tc>
          <w:tcPr>
            <w:tcW w:w="625" w:type="pct"/>
            <w:tcBorders>
              <w:top w:val="nil"/>
              <w:left w:val="nil"/>
              <w:bottom w:val="single" w:sz="4" w:space="0" w:color="auto"/>
              <w:right w:val="nil"/>
            </w:tcBorders>
          </w:tcPr>
          <w:p w14:paraId="5D02D4AF" w14:textId="5381CE04" w:rsidR="009A1C7D" w:rsidRPr="00F21D27" w:rsidRDefault="009A1C7D" w:rsidP="009A1C7D">
            <w:pPr>
              <w:spacing w:before="0" w:after="0"/>
              <w:jc w:val="center"/>
              <w:rPr>
                <w:rFonts w:cs="Arial"/>
                <w:noProof/>
                <w:szCs w:val="22"/>
                <w:lang w:eastAsia="zh-CN"/>
              </w:rPr>
            </w:pPr>
            <w:r>
              <w:rPr>
                <w:rFonts w:cs="Arial"/>
                <w:noProof/>
                <w:szCs w:val="22"/>
                <w:lang w:eastAsia="zh-CN"/>
              </w:rPr>
              <w:t>1.0</w:t>
            </w:r>
          </w:p>
        </w:tc>
        <w:tc>
          <w:tcPr>
            <w:tcW w:w="625" w:type="pct"/>
            <w:tcBorders>
              <w:top w:val="nil"/>
              <w:left w:val="nil"/>
              <w:bottom w:val="single" w:sz="4" w:space="0" w:color="auto"/>
              <w:right w:val="nil"/>
            </w:tcBorders>
          </w:tcPr>
          <w:p w14:paraId="50A6164A" w14:textId="6E3C0B3A" w:rsidR="009A1C7D" w:rsidRDefault="009A1C7D" w:rsidP="009A1C7D">
            <w:pPr>
              <w:spacing w:before="0" w:after="0"/>
              <w:jc w:val="center"/>
              <w:rPr>
                <w:rFonts w:cs="Arial"/>
                <w:noProof/>
                <w:szCs w:val="22"/>
                <w:lang w:eastAsia="zh-CN"/>
              </w:rPr>
            </w:pPr>
            <w:r>
              <w:rPr>
                <w:rFonts w:cs="Arial"/>
                <w:noProof/>
                <w:szCs w:val="22"/>
                <w:lang w:eastAsia="zh-CN"/>
              </w:rPr>
              <w:t>10.0</w:t>
            </w:r>
          </w:p>
        </w:tc>
        <w:tc>
          <w:tcPr>
            <w:tcW w:w="625" w:type="pct"/>
            <w:tcBorders>
              <w:top w:val="nil"/>
              <w:left w:val="nil"/>
              <w:bottom w:val="single" w:sz="4" w:space="0" w:color="auto"/>
              <w:right w:val="nil"/>
            </w:tcBorders>
            <w:shd w:val="clear" w:color="auto" w:fill="auto"/>
            <w:tcMar>
              <w:top w:w="15" w:type="dxa"/>
              <w:left w:w="15" w:type="dxa"/>
              <w:bottom w:w="0" w:type="dxa"/>
              <w:right w:w="15" w:type="dxa"/>
            </w:tcMar>
            <w:vAlign w:val="center"/>
          </w:tcPr>
          <w:p w14:paraId="0EB1F11F" w14:textId="64DE061D" w:rsidR="009A1C7D" w:rsidRPr="002474E3" w:rsidRDefault="009A1C7D" w:rsidP="009A1C7D">
            <w:pPr>
              <w:spacing w:before="0" w:after="0"/>
              <w:rPr>
                <w:rFonts w:cs="Arial"/>
                <w:b/>
                <w:bCs/>
                <w:noProof/>
                <w:szCs w:val="22"/>
                <w:lang w:eastAsia="zh-CN"/>
              </w:rPr>
            </w:pPr>
            <w:r>
              <w:rPr>
                <w:rFonts w:cs="Arial"/>
                <w:b/>
                <w:bCs/>
                <w:noProof/>
                <w:szCs w:val="22"/>
                <w:lang w:eastAsia="zh-CN"/>
              </w:rPr>
              <w:t>Cs</w:t>
            </w:r>
            <w:r w:rsidRPr="00721583">
              <w:rPr>
                <w:rFonts w:cs="Arial"/>
                <w:b/>
                <w:bCs/>
                <w:noProof/>
                <w:szCs w:val="22"/>
                <w:vertAlign w:val="superscript"/>
                <w:lang w:eastAsia="zh-CN"/>
              </w:rPr>
              <w:t>+</w:t>
            </w:r>
          </w:p>
        </w:tc>
        <w:tc>
          <w:tcPr>
            <w:tcW w:w="625" w:type="pct"/>
            <w:tcBorders>
              <w:top w:val="nil"/>
              <w:left w:val="nil"/>
              <w:bottom w:val="single" w:sz="4" w:space="0" w:color="auto"/>
              <w:right w:val="nil"/>
            </w:tcBorders>
            <w:shd w:val="clear" w:color="auto" w:fill="auto"/>
            <w:tcMar>
              <w:top w:w="15" w:type="dxa"/>
              <w:left w:w="15" w:type="dxa"/>
              <w:bottom w:w="0" w:type="dxa"/>
              <w:right w:w="15" w:type="dxa"/>
            </w:tcMar>
            <w:vAlign w:val="center"/>
          </w:tcPr>
          <w:p w14:paraId="5B7BFCBD" w14:textId="50AC5699" w:rsidR="009A1C7D" w:rsidRPr="00CF1E21" w:rsidRDefault="009A1C7D" w:rsidP="009A1C7D">
            <w:pPr>
              <w:spacing w:before="0" w:after="0"/>
              <w:jc w:val="center"/>
              <w:rPr>
                <w:rFonts w:cs="Arial"/>
                <w:noProof/>
                <w:szCs w:val="22"/>
                <w:lang w:eastAsia="zh-CN"/>
              </w:rPr>
            </w:pPr>
            <w:r>
              <w:rPr>
                <w:rFonts w:cs="Arial"/>
                <w:noProof/>
                <w:szCs w:val="22"/>
                <w:lang w:eastAsia="zh-CN"/>
              </w:rPr>
              <w:t>2.056</w:t>
            </w:r>
          </w:p>
        </w:tc>
        <w:tc>
          <w:tcPr>
            <w:tcW w:w="625" w:type="pct"/>
            <w:tcBorders>
              <w:top w:val="nil"/>
              <w:left w:val="nil"/>
              <w:bottom w:val="single" w:sz="4" w:space="0" w:color="auto"/>
              <w:right w:val="nil"/>
            </w:tcBorders>
          </w:tcPr>
          <w:p w14:paraId="3E9BCDA1" w14:textId="0D3C9422" w:rsidR="009A1C7D" w:rsidRDefault="003B0471" w:rsidP="009A1C7D">
            <w:pPr>
              <w:spacing w:before="0" w:after="0"/>
              <w:jc w:val="center"/>
              <w:rPr>
                <w:rFonts w:cs="Arial"/>
                <w:noProof/>
                <w:szCs w:val="22"/>
                <w:lang w:eastAsia="zh-CN"/>
              </w:rPr>
            </w:pPr>
            <w:r>
              <w:rPr>
                <w:rFonts w:cs="Arial"/>
                <w:noProof/>
                <w:szCs w:val="22"/>
                <w:lang w:eastAsia="zh-CN"/>
              </w:rPr>
              <w:t>1.0</w:t>
            </w:r>
          </w:p>
        </w:tc>
        <w:tc>
          <w:tcPr>
            <w:tcW w:w="625" w:type="pct"/>
            <w:tcBorders>
              <w:top w:val="nil"/>
              <w:left w:val="nil"/>
              <w:bottom w:val="single" w:sz="4" w:space="0" w:color="auto"/>
              <w:right w:val="nil"/>
            </w:tcBorders>
          </w:tcPr>
          <w:p w14:paraId="7A2C73B3" w14:textId="680B9BBD" w:rsidR="009A1C7D" w:rsidRDefault="003B0471" w:rsidP="009A1C7D">
            <w:pPr>
              <w:spacing w:before="0" w:after="0"/>
              <w:jc w:val="center"/>
              <w:rPr>
                <w:rFonts w:cs="Arial"/>
                <w:noProof/>
                <w:szCs w:val="22"/>
                <w:lang w:eastAsia="zh-CN"/>
              </w:rPr>
            </w:pPr>
            <w:r>
              <w:rPr>
                <w:rFonts w:cs="Arial"/>
                <w:noProof/>
                <w:szCs w:val="22"/>
                <w:lang w:eastAsia="zh-CN"/>
              </w:rPr>
              <w:t>5.4</w:t>
            </w:r>
          </w:p>
        </w:tc>
      </w:tr>
    </w:tbl>
    <w:p w14:paraId="1CB7DB1D" w14:textId="77777777" w:rsidR="005F2937" w:rsidRPr="002474E3" w:rsidRDefault="005F2937" w:rsidP="005F2937">
      <w:pPr>
        <w:rPr>
          <w:rFonts w:cs="Arial"/>
          <w:noProof/>
          <w:szCs w:val="22"/>
          <w:lang w:eastAsia="zh-CN"/>
        </w:rPr>
      </w:pPr>
      <w:r w:rsidRPr="002474E3">
        <w:rPr>
          <w:rFonts w:cs="Arial"/>
          <w:noProof/>
          <w:szCs w:val="22"/>
          <w:lang w:eastAsia="zh-CN"/>
        </w:rPr>
        <w:t># from O'Reilly &amp; Peterson 1971</w:t>
      </w:r>
    </w:p>
    <w:p w14:paraId="28DC5390" w14:textId="77777777" w:rsidR="005F2937" w:rsidRDefault="005F2937" w:rsidP="005F2937"/>
    <w:p w14:paraId="6D644C0B" w14:textId="21F52A59" w:rsidR="00261F44" w:rsidRDefault="005F2937" w:rsidP="005F2937">
      <w:pPr>
        <w:widowControl/>
        <w:spacing w:before="0" w:after="0"/>
        <w:jc w:val="left"/>
      </w:pPr>
      <w:r>
        <w:t>The linear sorption coefficient</w:t>
      </w:r>
      <w:r w:rsidR="00261F44">
        <w:t>s</w:t>
      </w:r>
      <w:r>
        <w:t xml:space="preserve"> (K</w:t>
      </w:r>
      <w:r w:rsidRPr="00C11C30">
        <w:rPr>
          <w:vertAlign w:val="subscript"/>
        </w:rPr>
        <w:t>d</w:t>
      </w:r>
      <w:r>
        <w:t>) of tracer</w:t>
      </w:r>
      <w:r w:rsidR="00261F44">
        <w:t>s</w:t>
      </w:r>
      <w:r>
        <w:t xml:space="preserve"> </w:t>
      </w:r>
      <w:r w:rsidRPr="00340232">
        <w:rPr>
          <w:vertAlign w:val="superscript"/>
        </w:rPr>
        <w:t>85</w:t>
      </w:r>
      <w:r>
        <w:t>Sr</w:t>
      </w:r>
      <w:r w:rsidRPr="00340232">
        <w:rPr>
          <w:vertAlign w:val="superscript"/>
        </w:rPr>
        <w:t>2+</w:t>
      </w:r>
      <w:r>
        <w:t xml:space="preserve"> </w:t>
      </w:r>
      <w:r w:rsidR="00261F44">
        <w:t xml:space="preserve">and </w:t>
      </w:r>
      <w:r w:rsidR="00261F44">
        <w:rPr>
          <w:vertAlign w:val="superscript"/>
        </w:rPr>
        <w:t>60</w:t>
      </w:r>
      <w:r w:rsidR="00261F44">
        <w:t>Co</w:t>
      </w:r>
      <w:r w:rsidR="00261F44" w:rsidRPr="00340232">
        <w:rPr>
          <w:vertAlign w:val="superscript"/>
        </w:rPr>
        <w:t>2+</w:t>
      </w:r>
      <w:r w:rsidR="00261F44">
        <w:t xml:space="preserve"> are</w:t>
      </w:r>
      <w:r>
        <w:t xml:space="preserve"> 1.0 kg L</w:t>
      </w:r>
      <w:r w:rsidRPr="00E121C0">
        <w:rPr>
          <w:vertAlign w:val="superscript"/>
        </w:rPr>
        <w:t>-1</w:t>
      </w:r>
      <w:r w:rsidR="00261F44">
        <w:t xml:space="preserve"> and 200.0 kg L</w:t>
      </w:r>
      <w:r w:rsidR="00261F44" w:rsidRPr="00E121C0">
        <w:rPr>
          <w:vertAlign w:val="superscript"/>
        </w:rPr>
        <w:t>-1</w:t>
      </w:r>
      <w:r w:rsidR="00261F44">
        <w:t>, respectively</w:t>
      </w:r>
      <w:r>
        <w:t xml:space="preserve"> (Wersin </w:t>
      </w:r>
      <w:r w:rsidR="004474F5">
        <w:t xml:space="preserve">et al. </w:t>
      </w:r>
      <w:r>
        <w:t>(2008)).</w:t>
      </w:r>
    </w:p>
    <w:p w14:paraId="003C1F0B" w14:textId="77777777" w:rsidR="009504CF" w:rsidRPr="00ED3698" w:rsidRDefault="009504CF" w:rsidP="009504CF">
      <w:pPr>
        <w:pStyle w:val="Heading4"/>
      </w:pPr>
      <w:bookmarkStart w:id="1153" w:name="_Toc520374815"/>
      <w:r>
        <w:lastRenderedPageBreak/>
        <w:t>Results</w:t>
      </w:r>
      <w:bookmarkEnd w:id="1153"/>
    </w:p>
    <w:p w14:paraId="7962EABD" w14:textId="05727484" w:rsidR="009504CF" w:rsidRDefault="009504CF" w:rsidP="009504CF">
      <w:pPr>
        <w:widowControl/>
        <w:spacing w:before="0" w:after="0"/>
        <w:jc w:val="left"/>
      </w:pPr>
      <w:r>
        <w:t>Simulated results showed that all tracers diffuse through the filter, gap and into the Opalinus Clay</w:t>
      </w:r>
      <w:r w:rsidR="004474F5">
        <w:t xml:space="preserve">.  </w:t>
      </w:r>
      <w:r>
        <w:t>After 189 days, the moving fronts of all tracers are less than 0.3 m</w:t>
      </w:r>
      <w:r w:rsidR="004474F5">
        <w:t xml:space="preserve">.  </w:t>
      </w:r>
      <w:r>
        <w:t>The uncharged HTO diffuses the fastest, while other tracers were retarded through anion exclusion (I</w:t>
      </w:r>
      <w:r w:rsidRPr="00E121C0">
        <w:rPr>
          <w:vertAlign w:val="superscript"/>
        </w:rPr>
        <w:t>-</w:t>
      </w:r>
      <w:r>
        <w:t xml:space="preserve"> and Br</w:t>
      </w:r>
      <w:r w:rsidRPr="00E121C0">
        <w:rPr>
          <w:vertAlign w:val="superscript"/>
        </w:rPr>
        <w:t>-</w:t>
      </w:r>
      <w:r>
        <w:t>) or sorption (</w:t>
      </w:r>
      <w:r w:rsidR="008C2BE6">
        <w:rPr>
          <w:vertAlign w:val="superscript"/>
        </w:rPr>
        <w:t>60</w:t>
      </w:r>
      <w:r w:rsidR="008C2BE6">
        <w:t>Co</w:t>
      </w:r>
      <w:r w:rsidR="008C2BE6" w:rsidRPr="00340232">
        <w:rPr>
          <w:vertAlign w:val="superscript"/>
        </w:rPr>
        <w:t>2+</w:t>
      </w:r>
      <w:r w:rsidR="008C2BE6">
        <w:t xml:space="preserve"> and </w:t>
      </w:r>
      <w:r w:rsidRPr="00340232">
        <w:rPr>
          <w:vertAlign w:val="superscript"/>
        </w:rPr>
        <w:t>85</w:t>
      </w:r>
      <w:r>
        <w:t>Sr</w:t>
      </w:r>
      <w:r w:rsidRPr="00340232">
        <w:rPr>
          <w:vertAlign w:val="superscript"/>
        </w:rPr>
        <w:t>2+</w:t>
      </w:r>
      <w:r>
        <w:t>)</w:t>
      </w:r>
      <w:r w:rsidR="004474F5">
        <w:t xml:space="preserve">.  </w:t>
      </w:r>
      <w:r>
        <w:t>Simulated concentration time curves of tracers showed good agreement to the measured data (</w:t>
      </w:r>
      <w:r w:rsidR="008C2BE6">
        <w:fldChar w:fldCharType="begin"/>
      </w:r>
      <w:r w:rsidR="008C2BE6">
        <w:instrText xml:space="preserve"> REF _Ref455750040 \h </w:instrText>
      </w:r>
      <w:r w:rsidR="008C2BE6">
        <w:fldChar w:fldCharType="separate"/>
      </w:r>
      <w:r w:rsidR="00B560DA">
        <w:t xml:space="preserve">Figure </w:t>
      </w:r>
      <w:r w:rsidR="00B560DA">
        <w:rPr>
          <w:noProof/>
        </w:rPr>
        <w:t>4</w:t>
      </w:r>
      <w:r w:rsidR="00B560DA">
        <w:t>.</w:t>
      </w:r>
      <w:r w:rsidR="00B560DA">
        <w:rPr>
          <w:noProof/>
        </w:rPr>
        <w:t>2</w:t>
      </w:r>
      <w:r w:rsidR="008C2BE6">
        <w:fldChar w:fldCharType="end"/>
      </w:r>
      <w:r>
        <w:t>).</w:t>
      </w:r>
    </w:p>
    <w:p w14:paraId="0427D24C" w14:textId="77777777" w:rsidR="009504CF" w:rsidRDefault="009504CF" w:rsidP="009504CF">
      <w:pPr>
        <w:widowControl/>
        <w:spacing w:before="0" w:after="0"/>
        <w:jc w:val="left"/>
      </w:pPr>
    </w:p>
    <w:p w14:paraId="75728567" w14:textId="77777777" w:rsidR="009504CF" w:rsidRDefault="009504CF" w:rsidP="009504CF">
      <w:pPr>
        <w:widowControl/>
        <w:spacing w:before="0" w:after="0"/>
        <w:jc w:val="left"/>
      </w:pPr>
    </w:p>
    <w:p w14:paraId="3CE229CB" w14:textId="77777777" w:rsidR="009504CF" w:rsidRDefault="009504CF" w:rsidP="00F453C8">
      <w:pPr>
        <w:keepNext/>
        <w:widowControl/>
        <w:spacing w:before="0" w:after="0"/>
        <w:jc w:val="left"/>
      </w:pPr>
      <w:r>
        <w:rPr>
          <w:noProof/>
          <w:lang w:val="en-CA" w:eastAsia="zh-CN"/>
        </w:rPr>
        <w:drawing>
          <wp:inline distT="0" distB="0" distL="0" distR="0" wp14:anchorId="7439F5FB" wp14:editId="2DCEE6A1">
            <wp:extent cx="5486400" cy="48602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tterri01.png"/>
                    <pic:cNvPicPr/>
                  </pic:nvPicPr>
                  <pic:blipFill>
                    <a:blip r:embed="rId193">
                      <a:extLst>
                        <a:ext uri="{28A0092B-C50C-407E-A947-70E740481C1C}">
                          <a14:useLocalDpi xmlns:a14="http://schemas.microsoft.com/office/drawing/2010/main" val="0"/>
                        </a:ext>
                      </a:extLst>
                    </a:blip>
                    <a:stretch>
                      <a:fillRect/>
                    </a:stretch>
                  </pic:blipFill>
                  <pic:spPr>
                    <a:xfrm>
                      <a:off x="0" y="0"/>
                      <a:ext cx="5486400" cy="4860290"/>
                    </a:xfrm>
                    <a:prstGeom prst="rect">
                      <a:avLst/>
                    </a:prstGeom>
                  </pic:spPr>
                </pic:pic>
              </a:graphicData>
            </a:graphic>
          </wp:inline>
        </w:drawing>
      </w:r>
    </w:p>
    <w:p w14:paraId="618F5F99" w14:textId="42361F0D" w:rsidR="007F7DF6" w:rsidRDefault="009504CF" w:rsidP="00ED2894">
      <w:pPr>
        <w:pStyle w:val="Caption"/>
        <w:jc w:val="left"/>
      </w:pPr>
      <w:bookmarkStart w:id="1154" w:name="_Ref455750040"/>
      <w:bookmarkStart w:id="1155" w:name="_Toc520375113"/>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2</w:t>
      </w:r>
      <w:r w:rsidR="00183C7C">
        <w:fldChar w:fldCharType="end"/>
      </w:r>
      <w:bookmarkEnd w:id="1154"/>
      <w:r>
        <w:t xml:space="preserve">: </w:t>
      </w:r>
      <w:r>
        <w:rPr>
          <w:rFonts w:hint="eastAsia"/>
          <w:lang w:eastAsia="zh-CN"/>
        </w:rPr>
        <w:t xml:space="preserve">Comparison of </w:t>
      </w:r>
      <w:r>
        <w:rPr>
          <w:lang w:eastAsia="zh-CN"/>
        </w:rPr>
        <w:t>S</w:t>
      </w:r>
      <w:r>
        <w:rPr>
          <w:rFonts w:hint="eastAsia"/>
          <w:lang w:eastAsia="zh-CN"/>
        </w:rPr>
        <w:t xml:space="preserve">imulated </w:t>
      </w:r>
      <w:r>
        <w:rPr>
          <w:lang w:eastAsia="zh-CN"/>
        </w:rPr>
        <w:t xml:space="preserve">(Lines) </w:t>
      </w:r>
      <w:r>
        <w:rPr>
          <w:rFonts w:hint="eastAsia"/>
          <w:lang w:eastAsia="zh-CN"/>
        </w:rPr>
        <w:t xml:space="preserve">and </w:t>
      </w:r>
      <w:r>
        <w:rPr>
          <w:lang w:eastAsia="zh-CN"/>
        </w:rPr>
        <w:t>E</w:t>
      </w:r>
      <w:r>
        <w:rPr>
          <w:rFonts w:hint="eastAsia"/>
          <w:lang w:eastAsia="zh-CN"/>
        </w:rPr>
        <w:t xml:space="preserve">xperimental </w:t>
      </w:r>
      <w:r>
        <w:rPr>
          <w:lang w:eastAsia="zh-CN"/>
        </w:rPr>
        <w:t>(Symbols) Concentration Time Curves for HTO, Br</w:t>
      </w:r>
      <w:r w:rsidRPr="005E7A04">
        <w:rPr>
          <w:vertAlign w:val="superscript"/>
          <w:lang w:eastAsia="zh-CN"/>
        </w:rPr>
        <w:t>-</w:t>
      </w:r>
      <w:r>
        <w:rPr>
          <w:lang w:eastAsia="zh-CN"/>
        </w:rPr>
        <w:t>, I</w:t>
      </w:r>
      <w:r w:rsidRPr="005E7A04">
        <w:rPr>
          <w:vertAlign w:val="superscript"/>
          <w:lang w:eastAsia="zh-CN"/>
        </w:rPr>
        <w:t>-</w:t>
      </w:r>
      <w:r>
        <w:rPr>
          <w:lang w:eastAsia="zh-CN"/>
        </w:rPr>
        <w:t xml:space="preserve">, </w:t>
      </w:r>
      <w:r>
        <w:rPr>
          <w:vertAlign w:val="superscript"/>
        </w:rPr>
        <w:t>60</w:t>
      </w:r>
      <w:r>
        <w:t>Co</w:t>
      </w:r>
      <w:r w:rsidRPr="00A83F57">
        <w:rPr>
          <w:vertAlign w:val="superscript"/>
        </w:rPr>
        <w:t>2+</w:t>
      </w:r>
      <w:r>
        <w:rPr>
          <w:lang w:eastAsia="zh-CN"/>
        </w:rPr>
        <w:t xml:space="preserve"> and </w:t>
      </w:r>
      <w:r w:rsidRPr="00A83F57">
        <w:rPr>
          <w:vertAlign w:val="superscript"/>
        </w:rPr>
        <w:t>85</w:t>
      </w:r>
      <w:r>
        <w:t>Sr</w:t>
      </w:r>
      <w:r w:rsidRPr="00A83F57">
        <w:rPr>
          <w:vertAlign w:val="superscript"/>
        </w:rPr>
        <w:t>2+</w:t>
      </w:r>
      <w:r>
        <w:rPr>
          <w:vertAlign w:val="superscript"/>
        </w:rPr>
        <w:t xml:space="preserve"> </w:t>
      </w:r>
      <w:r>
        <w:rPr>
          <w:lang w:eastAsia="zh-CN"/>
        </w:rPr>
        <w:t>in the Borehole Solution</w:t>
      </w:r>
      <w:r>
        <w:rPr>
          <w:rFonts w:hint="eastAsia"/>
          <w:lang w:eastAsia="zh-CN"/>
        </w:rPr>
        <w:t xml:space="preserve"> </w:t>
      </w:r>
      <w:r>
        <w:rPr>
          <w:lang w:eastAsia="zh-CN"/>
        </w:rPr>
        <w:t>during</w:t>
      </w:r>
      <w:r>
        <w:rPr>
          <w:rFonts w:hint="eastAsia"/>
          <w:lang w:eastAsia="zh-CN"/>
        </w:rPr>
        <w:t xml:space="preserve"> the DR-A </w:t>
      </w:r>
      <w:r>
        <w:rPr>
          <w:lang w:eastAsia="zh-CN"/>
        </w:rPr>
        <w:t>F</w:t>
      </w:r>
      <w:r>
        <w:rPr>
          <w:rFonts w:hint="eastAsia"/>
          <w:lang w:eastAsia="zh-CN"/>
        </w:rPr>
        <w:t xml:space="preserve">ield </w:t>
      </w:r>
      <w:r>
        <w:rPr>
          <w:lang w:eastAsia="zh-CN"/>
        </w:rPr>
        <w:t>D</w:t>
      </w:r>
      <w:r>
        <w:rPr>
          <w:rFonts w:hint="eastAsia"/>
          <w:lang w:eastAsia="zh-CN"/>
        </w:rPr>
        <w:t xml:space="preserve">iffusion </w:t>
      </w:r>
      <w:r>
        <w:rPr>
          <w:lang w:eastAsia="zh-CN"/>
        </w:rPr>
        <w:t>E</w:t>
      </w:r>
      <w:r>
        <w:rPr>
          <w:rFonts w:hint="eastAsia"/>
          <w:lang w:eastAsia="zh-CN"/>
        </w:rPr>
        <w:t xml:space="preserve">xperiment </w:t>
      </w:r>
      <w:r>
        <w:rPr>
          <w:lang w:eastAsia="zh-CN"/>
        </w:rPr>
        <w:t>Phase I</w:t>
      </w:r>
      <w:r w:rsidR="00DA03F2">
        <w:rPr>
          <w:lang w:eastAsia="zh-CN"/>
        </w:rPr>
        <w:t xml:space="preserve"> </w:t>
      </w:r>
      <w:r w:rsidR="00DA03F2">
        <w:t>(Xie et al. 2014)</w:t>
      </w:r>
      <w:bookmarkEnd w:id="1155"/>
    </w:p>
    <w:p w14:paraId="59BB776C" w14:textId="22424273" w:rsidR="008C2BE6" w:rsidRPr="00ED3698" w:rsidRDefault="008C2BE6" w:rsidP="008C2BE6">
      <w:pPr>
        <w:pStyle w:val="Heading4"/>
      </w:pPr>
      <w:bookmarkStart w:id="1156" w:name="_Toc520374816"/>
      <w:r>
        <w:t>File location</w:t>
      </w:r>
      <w:bookmarkEnd w:id="1156"/>
    </w:p>
    <w:p w14:paraId="6A870158" w14:textId="79637898" w:rsidR="008C2BE6" w:rsidRDefault="008C2BE6" w:rsidP="008C2BE6">
      <w:pPr>
        <w:rPr>
          <w:lang w:eastAsia="zh-CN"/>
        </w:rPr>
      </w:pPr>
      <w:r>
        <w:rPr>
          <w:lang w:eastAsia="zh-CN"/>
        </w:rPr>
        <w:t>Input file:</w:t>
      </w:r>
      <w:r w:rsidR="001C098F">
        <w:rPr>
          <w:lang w:eastAsia="zh-CN"/>
        </w:rPr>
        <w:t xml:space="preserve"> </w:t>
      </w: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409\mtterri01</w:t>
      </w:r>
      <w:r w:rsidRPr="00386860">
        <w:rPr>
          <w:lang w:eastAsia="zh-CN"/>
        </w:rPr>
        <w:t>.dat</w:t>
      </w:r>
    </w:p>
    <w:p w14:paraId="63CA35CB" w14:textId="0A2CE874" w:rsidR="008C2BE6" w:rsidRDefault="008C2BE6" w:rsidP="008C2BE6">
      <w:pPr>
        <w:rPr>
          <w:lang w:eastAsia="zh-CN"/>
        </w:rPr>
      </w:pPr>
      <w:r>
        <w:rPr>
          <w:lang w:eastAsia="zh-CN"/>
        </w:rPr>
        <w:t>Databases:</w:t>
      </w:r>
      <w:r w:rsidR="001C098F">
        <w:rPr>
          <w:lang w:eastAsia="zh-CN"/>
        </w:rPr>
        <w:t xml:space="preserve"> </w:t>
      </w: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6F0AA302" w14:textId="77777777" w:rsidR="008C2BE6" w:rsidRDefault="008C2BE6" w:rsidP="009504CF">
      <w:pPr>
        <w:widowControl/>
        <w:spacing w:before="0" w:after="0"/>
        <w:jc w:val="left"/>
        <w:rPr>
          <w:b/>
          <w:caps/>
          <w:sz w:val="32"/>
        </w:rPr>
      </w:pPr>
    </w:p>
    <w:p w14:paraId="3A729921" w14:textId="6620E522" w:rsidR="0058511A" w:rsidRPr="00ED3698" w:rsidRDefault="0058511A" w:rsidP="0058511A">
      <w:pPr>
        <w:pStyle w:val="Heading3"/>
      </w:pPr>
      <w:bookmarkStart w:id="1157" w:name="_Ref455757359"/>
      <w:bookmarkStart w:id="1158" w:name="_Toc520374817"/>
      <w:r>
        <w:rPr>
          <w:lang w:eastAsia="zh-CN"/>
        </w:rPr>
        <w:lastRenderedPageBreak/>
        <w:t>In-situ diffusion experiment in clay (MIE Model)</w:t>
      </w:r>
      <w:bookmarkEnd w:id="1157"/>
      <w:bookmarkEnd w:id="1158"/>
    </w:p>
    <w:p w14:paraId="596960E7" w14:textId="77777777" w:rsidR="0058511A" w:rsidRPr="00192E8E" w:rsidRDefault="0058511A" w:rsidP="0058511A">
      <w:pPr>
        <w:pStyle w:val="StyleHeading4Bold"/>
      </w:pPr>
      <w:bookmarkStart w:id="1159" w:name="_Toc520374818"/>
      <w:r>
        <w:t>Problem definition</w:t>
      </w:r>
      <w:bookmarkEnd w:id="1159"/>
    </w:p>
    <w:p w14:paraId="3AB7568F" w14:textId="02C7B14F" w:rsidR="0058511A" w:rsidRDefault="0058511A" w:rsidP="0058511A">
      <w:r w:rsidRPr="00ED3698">
        <w:rPr>
          <w:lang w:val="en-CA"/>
        </w:rPr>
        <w:t xml:space="preserve">This </w:t>
      </w:r>
      <w:r>
        <w:rPr>
          <w:rFonts w:hint="eastAsia"/>
          <w:lang w:val="en-CA" w:eastAsia="zh-CN"/>
        </w:rPr>
        <w:t>example</w:t>
      </w:r>
      <w:r w:rsidRPr="00ED3698">
        <w:rPr>
          <w:lang w:val="en-CA"/>
        </w:rPr>
        <w:t xml:space="preserve"> is </w:t>
      </w:r>
      <w:r>
        <w:rPr>
          <w:lang w:val="en-CA"/>
        </w:rPr>
        <w:t xml:space="preserve">to validate tracer diffusion and retardation (multisite ion exchange model for Cs) in low permeable porous media through the comparison of </w:t>
      </w:r>
      <w:r w:rsidR="001F1B74">
        <w:rPr>
          <w:lang w:val="en-CA"/>
        </w:rPr>
        <w:t xml:space="preserve">the simulated results to the </w:t>
      </w:r>
      <w:r>
        <w:rPr>
          <w:lang w:val="en-CA"/>
        </w:rPr>
        <w:t>in-situ diffusion experiment data (Phase I)</w:t>
      </w:r>
      <w:r w:rsidR="004474F5">
        <w:rPr>
          <w:rFonts w:hint="eastAsia"/>
          <w:lang w:val="en-CA" w:eastAsia="zh-CN"/>
        </w:rPr>
        <w:t xml:space="preserve">.  </w:t>
      </w:r>
    </w:p>
    <w:p w14:paraId="2AEA0FF2" w14:textId="77777777" w:rsidR="0058511A" w:rsidRPr="00192E8E" w:rsidRDefault="0058511A" w:rsidP="0058511A">
      <w:pPr>
        <w:pStyle w:val="StyleHeading4Bold"/>
      </w:pPr>
      <w:bookmarkStart w:id="1160" w:name="_Toc520374819"/>
      <w:r>
        <w:t>Model setup</w:t>
      </w:r>
      <w:bookmarkEnd w:id="1160"/>
    </w:p>
    <w:p w14:paraId="06325630" w14:textId="55DAD7CB" w:rsidR="0058511A" w:rsidRDefault="0058511A" w:rsidP="0058511A">
      <w:pPr>
        <w:rPr>
          <w:rFonts w:cs="Arial"/>
          <w:noProof/>
          <w:szCs w:val="22"/>
          <w:lang w:eastAsia="zh-CN"/>
        </w:rPr>
      </w:pPr>
      <w:r>
        <w:rPr>
          <w:rFonts w:cs="Arial"/>
          <w:szCs w:val="22"/>
          <w:lang w:eastAsia="zh-CN"/>
        </w:rPr>
        <w:t>The model set up</w:t>
      </w:r>
      <w:r w:rsidR="003511BF">
        <w:rPr>
          <w:rFonts w:cs="Arial"/>
          <w:szCs w:val="22"/>
          <w:lang w:eastAsia="zh-CN"/>
        </w:rPr>
        <w:t>,</w:t>
      </w:r>
      <w:r>
        <w:rPr>
          <w:rFonts w:cs="Arial"/>
          <w:szCs w:val="22"/>
          <w:lang w:eastAsia="zh-CN"/>
        </w:rPr>
        <w:t xml:space="preserve"> including</w:t>
      </w:r>
      <w:r w:rsidR="003511BF">
        <w:rPr>
          <w:rFonts w:cs="Arial"/>
          <w:szCs w:val="22"/>
          <w:lang w:eastAsia="zh-CN"/>
        </w:rPr>
        <w:t xml:space="preserve"> the geometry,</w:t>
      </w:r>
      <w:r>
        <w:rPr>
          <w:rFonts w:cs="Arial"/>
          <w:szCs w:val="22"/>
          <w:lang w:eastAsia="zh-CN"/>
        </w:rPr>
        <w:t xml:space="preserve"> initial and boundary conditions</w:t>
      </w:r>
      <w:r w:rsidR="003511BF">
        <w:rPr>
          <w:rFonts w:cs="Arial"/>
          <w:szCs w:val="22"/>
          <w:lang w:eastAsia="zh-CN"/>
        </w:rPr>
        <w:t xml:space="preserve"> for flow and reactive transport,</w:t>
      </w:r>
      <w:r>
        <w:rPr>
          <w:rFonts w:cs="Arial"/>
          <w:szCs w:val="22"/>
          <w:lang w:eastAsia="zh-CN"/>
        </w:rPr>
        <w:t xml:space="preserve"> is exactly the same as the example ‘in-situ diffusion experiment in clay’ in section </w:t>
      </w:r>
      <w:r>
        <w:rPr>
          <w:rFonts w:cs="Arial"/>
          <w:szCs w:val="22"/>
          <w:lang w:eastAsia="zh-CN"/>
        </w:rPr>
        <w:fldChar w:fldCharType="begin"/>
      </w:r>
      <w:r>
        <w:rPr>
          <w:rFonts w:cs="Arial"/>
          <w:szCs w:val="22"/>
          <w:lang w:eastAsia="zh-CN"/>
        </w:rPr>
        <w:instrText xml:space="preserve"> REF _Ref455666554 \r \h </w:instrText>
      </w:r>
      <w:r>
        <w:rPr>
          <w:rFonts w:cs="Arial"/>
          <w:szCs w:val="22"/>
          <w:lang w:eastAsia="zh-CN"/>
        </w:rPr>
      </w:r>
      <w:r>
        <w:rPr>
          <w:rFonts w:cs="Arial"/>
          <w:szCs w:val="22"/>
          <w:lang w:eastAsia="zh-CN"/>
        </w:rPr>
        <w:fldChar w:fldCharType="separate"/>
      </w:r>
      <w:r w:rsidR="00B560DA">
        <w:rPr>
          <w:rFonts w:cs="Arial"/>
          <w:szCs w:val="22"/>
          <w:lang w:eastAsia="zh-CN"/>
        </w:rPr>
        <w:t>4.1.1</w:t>
      </w:r>
      <w:r>
        <w:rPr>
          <w:rFonts w:cs="Arial"/>
          <w:szCs w:val="22"/>
          <w:lang w:eastAsia="zh-CN"/>
        </w:rPr>
        <w:fldChar w:fldCharType="end"/>
      </w:r>
      <w:r w:rsidR="004474F5">
        <w:rPr>
          <w:rFonts w:cs="Arial"/>
          <w:szCs w:val="22"/>
          <w:lang w:eastAsia="zh-CN"/>
        </w:rPr>
        <w:t xml:space="preserve">.  </w:t>
      </w:r>
      <w:r>
        <w:rPr>
          <w:rFonts w:cs="Arial"/>
          <w:szCs w:val="22"/>
          <w:lang w:eastAsia="zh-CN"/>
        </w:rPr>
        <w:t xml:space="preserve">The </w:t>
      </w:r>
      <w:r w:rsidR="00ED2894">
        <w:rPr>
          <w:rFonts w:cs="Arial"/>
          <w:szCs w:val="22"/>
          <w:lang w:eastAsia="zh-CN"/>
        </w:rPr>
        <w:t xml:space="preserve">only </w:t>
      </w:r>
      <w:r>
        <w:rPr>
          <w:rFonts w:cs="Arial"/>
          <w:szCs w:val="22"/>
          <w:lang w:eastAsia="zh-CN"/>
        </w:rPr>
        <w:t xml:space="preserve">difference is the use of </w:t>
      </w:r>
      <w:r w:rsidR="003511BF">
        <w:rPr>
          <w:rFonts w:cs="Arial"/>
          <w:szCs w:val="22"/>
          <w:lang w:eastAsia="zh-CN"/>
        </w:rPr>
        <w:t xml:space="preserve">multisite ion exchange </w:t>
      </w:r>
      <w:r>
        <w:rPr>
          <w:rFonts w:cs="Arial"/>
          <w:szCs w:val="22"/>
          <w:lang w:eastAsia="zh-CN"/>
        </w:rPr>
        <w:t>model</w:t>
      </w:r>
      <w:r w:rsidR="00ED2894">
        <w:rPr>
          <w:rFonts w:cs="Arial"/>
          <w:szCs w:val="22"/>
          <w:lang w:eastAsia="zh-CN"/>
        </w:rPr>
        <w:t xml:space="preserve"> to simulate the retardation process istead of the linear sorption model</w:t>
      </w:r>
      <w:r>
        <w:rPr>
          <w:rFonts w:cs="Arial"/>
          <w:szCs w:val="22"/>
          <w:lang w:eastAsia="zh-CN"/>
        </w:rPr>
        <w:t xml:space="preserve"> (Xie </w:t>
      </w:r>
      <w:r w:rsidR="004474F5">
        <w:rPr>
          <w:rFonts w:cs="Arial"/>
          <w:szCs w:val="22"/>
          <w:lang w:eastAsia="zh-CN"/>
        </w:rPr>
        <w:t xml:space="preserve">et al. </w:t>
      </w:r>
      <w:r>
        <w:rPr>
          <w:rFonts w:cs="Arial"/>
          <w:szCs w:val="22"/>
          <w:lang w:eastAsia="zh-CN"/>
        </w:rPr>
        <w:t>2014)</w:t>
      </w:r>
      <w:r w:rsidR="004474F5">
        <w:rPr>
          <w:rFonts w:cs="Arial"/>
          <w:szCs w:val="22"/>
          <w:lang w:eastAsia="zh-CN"/>
        </w:rPr>
        <w:t xml:space="preserve">.  </w:t>
      </w:r>
    </w:p>
    <w:p w14:paraId="6952D911" w14:textId="77777777" w:rsidR="0058511A" w:rsidRPr="00B44859" w:rsidRDefault="0058511A" w:rsidP="0058511A">
      <w:pPr>
        <w:pStyle w:val="Heading4"/>
      </w:pPr>
      <w:bookmarkStart w:id="1161" w:name="_Ref456105034"/>
      <w:bookmarkStart w:id="1162" w:name="_Toc520374820"/>
      <w:r>
        <w:t>Parameters</w:t>
      </w:r>
      <w:bookmarkEnd w:id="1161"/>
      <w:bookmarkEnd w:id="1162"/>
    </w:p>
    <w:p w14:paraId="3D3B79D5" w14:textId="40FB7B4A" w:rsidR="0058511A" w:rsidRDefault="00ED2894" w:rsidP="0058511A">
      <w:pPr>
        <w:rPr>
          <w:rFonts w:cs="Arial"/>
          <w:szCs w:val="22"/>
          <w:lang w:eastAsia="zh-CN"/>
        </w:rPr>
      </w:pPr>
      <w:r>
        <w:rPr>
          <w:rFonts w:cs="Arial"/>
          <w:szCs w:val="22"/>
        </w:rPr>
        <w:t>The k</w:t>
      </w:r>
      <w:r w:rsidR="0058511A">
        <w:rPr>
          <w:rFonts w:cs="Arial"/>
          <w:szCs w:val="22"/>
        </w:rPr>
        <w:t>ey parameters</w:t>
      </w:r>
      <w:r>
        <w:rPr>
          <w:rFonts w:cs="Arial"/>
          <w:szCs w:val="22"/>
        </w:rPr>
        <w:t xml:space="preserve"> for the simulation</w:t>
      </w:r>
      <w:r w:rsidR="0058511A" w:rsidRPr="00AE10E4">
        <w:rPr>
          <w:rFonts w:cs="Arial"/>
          <w:szCs w:val="22"/>
        </w:rPr>
        <w:t xml:space="preserve"> are </w:t>
      </w:r>
      <w:r w:rsidR="0058511A">
        <w:rPr>
          <w:rFonts w:cs="Arial"/>
          <w:szCs w:val="22"/>
        </w:rPr>
        <w:t>the same as described in</w:t>
      </w:r>
      <w:r w:rsidR="00BA3108">
        <w:rPr>
          <w:rFonts w:cs="Arial"/>
          <w:szCs w:val="22"/>
        </w:rPr>
        <w:t xml:space="preserve"> section</w:t>
      </w:r>
      <w:r w:rsidR="0058511A">
        <w:rPr>
          <w:rFonts w:cs="Arial"/>
          <w:szCs w:val="22"/>
        </w:rPr>
        <w:t xml:space="preserve"> </w:t>
      </w:r>
      <w:r w:rsidR="0058511A">
        <w:rPr>
          <w:rFonts w:cs="Arial"/>
          <w:szCs w:val="22"/>
        </w:rPr>
        <w:fldChar w:fldCharType="begin"/>
      </w:r>
      <w:r w:rsidR="0058511A">
        <w:rPr>
          <w:rFonts w:cs="Arial"/>
          <w:szCs w:val="22"/>
        </w:rPr>
        <w:instrText xml:space="preserve"> REF _Ref455755916 \r \h </w:instrText>
      </w:r>
      <w:r w:rsidR="0058511A">
        <w:rPr>
          <w:rFonts w:cs="Arial"/>
          <w:szCs w:val="22"/>
        </w:rPr>
      </w:r>
      <w:r w:rsidR="0058511A">
        <w:rPr>
          <w:rFonts w:cs="Arial"/>
          <w:szCs w:val="22"/>
        </w:rPr>
        <w:fldChar w:fldCharType="separate"/>
      </w:r>
      <w:r w:rsidR="00B560DA">
        <w:rPr>
          <w:rFonts w:cs="Arial"/>
          <w:szCs w:val="22"/>
        </w:rPr>
        <w:t>4.1.1.4</w:t>
      </w:r>
      <w:r w:rsidR="0058511A">
        <w:rPr>
          <w:rFonts w:cs="Arial"/>
          <w:szCs w:val="22"/>
        </w:rPr>
        <w:fldChar w:fldCharType="end"/>
      </w:r>
      <w:r w:rsidR="004474F5">
        <w:rPr>
          <w:rFonts w:cs="Arial"/>
          <w:szCs w:val="22"/>
        </w:rPr>
        <w:t xml:space="preserve">.  </w:t>
      </w:r>
      <w:r w:rsidR="0058511A">
        <w:rPr>
          <w:rFonts w:cs="Arial"/>
          <w:szCs w:val="22"/>
        </w:rPr>
        <w:t xml:space="preserve">Additional parameters for the multisite ion exchange model are </w:t>
      </w:r>
      <w:r w:rsidR="0058511A">
        <w:rPr>
          <w:rFonts w:cs="Arial"/>
          <w:szCs w:val="22"/>
          <w:lang w:eastAsia="zh-CN"/>
        </w:rPr>
        <w:t>listed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_Ref456082209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7</w:t>
      </w:r>
      <w:r>
        <w:rPr>
          <w:rFonts w:cs="Arial"/>
          <w:szCs w:val="22"/>
          <w:lang w:eastAsia="zh-CN"/>
        </w:rPr>
        <w:fldChar w:fldCharType="end"/>
      </w:r>
      <w:r>
        <w:rPr>
          <w:rFonts w:cs="Arial"/>
          <w:szCs w:val="22"/>
          <w:lang w:eastAsia="zh-CN"/>
        </w:rPr>
        <w:t xml:space="preserve"> </w:t>
      </w:r>
      <w:r w:rsidR="0058511A">
        <w:rPr>
          <w:rFonts w:cs="Arial"/>
          <w:szCs w:val="22"/>
          <w:lang w:eastAsia="zh-CN"/>
        </w:rPr>
        <w:t xml:space="preserve"> (van Loon </w:t>
      </w:r>
      <w:r w:rsidR="004474F5">
        <w:rPr>
          <w:rFonts w:cs="Arial"/>
          <w:szCs w:val="22"/>
          <w:lang w:eastAsia="zh-CN"/>
        </w:rPr>
        <w:t xml:space="preserve">et al. </w:t>
      </w:r>
      <w:r w:rsidR="0058511A">
        <w:rPr>
          <w:rFonts w:cs="Arial"/>
          <w:szCs w:val="22"/>
          <w:lang w:eastAsia="zh-CN"/>
        </w:rPr>
        <w:t>2009 with modification by Gimmi 2012)</w:t>
      </w:r>
      <w:r w:rsidR="004474F5">
        <w:rPr>
          <w:rFonts w:cs="Arial"/>
          <w:szCs w:val="22"/>
          <w:lang w:eastAsia="zh-CN"/>
        </w:rPr>
        <w:t xml:space="preserve">.  </w:t>
      </w:r>
      <w:r>
        <w:rPr>
          <w:rFonts w:cs="Arial"/>
          <w:szCs w:val="22"/>
          <w:lang w:eastAsia="zh-CN"/>
        </w:rPr>
        <w:t xml:space="preserve">Illite in the OPA provides </w:t>
      </w:r>
      <w:r w:rsidR="00D94218">
        <w:rPr>
          <w:rFonts w:cs="Arial"/>
          <w:szCs w:val="22"/>
          <w:lang w:eastAsia="zh-CN"/>
        </w:rPr>
        <w:t>different</w:t>
      </w:r>
      <w:r>
        <w:rPr>
          <w:rFonts w:cs="Arial"/>
          <w:szCs w:val="22"/>
          <w:lang w:eastAsia="zh-CN"/>
        </w:rPr>
        <w:t xml:space="preserve"> types of ion exchange sites that control the retardation</w:t>
      </w:r>
      <w:r w:rsidR="00D94218">
        <w:rPr>
          <w:rFonts w:cs="Arial"/>
          <w:szCs w:val="22"/>
          <w:lang w:eastAsia="zh-CN"/>
        </w:rPr>
        <w:t xml:space="preserve"> of Cs</w:t>
      </w:r>
      <w:r w:rsidR="00D94218">
        <w:rPr>
          <w:rFonts w:cs="Arial"/>
          <w:szCs w:val="22"/>
          <w:vertAlign w:val="superscript"/>
          <w:lang w:eastAsia="zh-CN"/>
        </w:rPr>
        <w:t>+</w:t>
      </w:r>
      <w:r w:rsidR="00D94218">
        <w:rPr>
          <w:rFonts w:cs="Arial"/>
          <w:szCs w:val="22"/>
          <w:lang w:eastAsia="zh-CN"/>
        </w:rPr>
        <w:t xml:space="preserve"> along with associated cations </w:t>
      </w:r>
      <w:r>
        <w:rPr>
          <w:rFonts w:cs="Arial"/>
          <w:szCs w:val="22"/>
          <w:lang w:eastAsia="zh-CN"/>
        </w:rPr>
        <w:t xml:space="preserve">while diffusing through the OPA clay (van Loon </w:t>
      </w:r>
      <w:r w:rsidR="004474F5">
        <w:rPr>
          <w:rFonts w:cs="Arial"/>
          <w:szCs w:val="22"/>
          <w:lang w:eastAsia="zh-CN"/>
        </w:rPr>
        <w:t xml:space="preserve">et al. </w:t>
      </w:r>
      <w:r>
        <w:rPr>
          <w:rFonts w:cs="Arial"/>
          <w:szCs w:val="22"/>
          <w:lang w:eastAsia="zh-CN"/>
        </w:rPr>
        <w:t>2009)</w:t>
      </w:r>
      <w:r w:rsidR="004474F5">
        <w:rPr>
          <w:rFonts w:cs="Arial"/>
          <w:szCs w:val="22"/>
          <w:lang w:eastAsia="zh-CN"/>
        </w:rPr>
        <w:t xml:space="preserve">.  </w:t>
      </w:r>
      <w:r w:rsidR="00D94218">
        <w:rPr>
          <w:rFonts w:cs="Arial"/>
          <w:szCs w:val="22"/>
          <w:lang w:eastAsia="zh-CN"/>
        </w:rPr>
        <w:t>Three</w:t>
      </w:r>
      <w:r>
        <w:rPr>
          <w:rFonts w:cs="Arial"/>
          <w:szCs w:val="22"/>
          <w:lang w:eastAsia="zh-CN"/>
        </w:rPr>
        <w:t xml:space="preserve"> sites are taken into accounts including the strong sorbing sites (Frayed edge sites) with the highest selectivity coefficient</w:t>
      </w:r>
      <w:r w:rsidR="00D94218">
        <w:rPr>
          <w:rFonts w:cs="Arial"/>
          <w:szCs w:val="22"/>
          <w:lang w:eastAsia="zh-CN"/>
        </w:rPr>
        <w:t xml:space="preserve"> but the least in quantity (</w:t>
      </w:r>
      <w:r w:rsidR="004474F5">
        <w:rPr>
          <w:rFonts w:cs="Arial"/>
          <w:szCs w:val="22"/>
          <w:lang w:eastAsia="zh-CN"/>
        </w:rPr>
        <w:t xml:space="preserve">i.e. </w:t>
      </w:r>
      <w:r w:rsidR="00D94218">
        <w:rPr>
          <w:rFonts w:cs="Arial"/>
          <w:szCs w:val="22"/>
          <w:lang w:eastAsia="zh-CN"/>
        </w:rPr>
        <w:t>0.101% of the total CEC)</w:t>
      </w:r>
      <w:r>
        <w:rPr>
          <w:rFonts w:cs="Arial"/>
          <w:szCs w:val="22"/>
          <w:lang w:eastAsia="zh-CN"/>
        </w:rPr>
        <w:t>, the weak sorbing sites (planar sites) with the lowest selectivity coefficient</w:t>
      </w:r>
      <w:r w:rsidR="00D94218">
        <w:rPr>
          <w:rFonts w:cs="Arial"/>
          <w:szCs w:val="22"/>
          <w:lang w:eastAsia="zh-CN"/>
        </w:rPr>
        <w:t xml:space="preserve"> but the most abundant (</w:t>
      </w:r>
      <w:r w:rsidR="004474F5">
        <w:rPr>
          <w:rFonts w:cs="Arial"/>
          <w:szCs w:val="22"/>
          <w:lang w:eastAsia="zh-CN"/>
        </w:rPr>
        <w:t xml:space="preserve">i.e. </w:t>
      </w:r>
      <w:r w:rsidR="00D94218">
        <w:rPr>
          <w:rFonts w:cs="Arial"/>
          <w:noProof/>
          <w:szCs w:val="22"/>
          <w:lang w:eastAsia="zh-CN"/>
        </w:rPr>
        <w:t>91.779</w:t>
      </w:r>
      <w:r w:rsidR="00D94218" w:rsidRPr="008C1443">
        <w:rPr>
          <w:rFonts w:cs="Arial"/>
          <w:noProof/>
          <w:szCs w:val="22"/>
          <w:lang w:eastAsia="zh-CN"/>
        </w:rPr>
        <w:t>% of the CEC</w:t>
      </w:r>
      <w:r w:rsidR="00D94218">
        <w:rPr>
          <w:rFonts w:cs="Arial"/>
          <w:noProof/>
          <w:szCs w:val="22"/>
          <w:lang w:eastAsia="zh-CN"/>
        </w:rPr>
        <w:t>)</w:t>
      </w:r>
      <w:r w:rsidR="00D94218">
        <w:rPr>
          <w:rFonts w:cs="Arial"/>
          <w:szCs w:val="22"/>
          <w:lang w:eastAsia="zh-CN"/>
        </w:rPr>
        <w:t>, and the intermediate sorbing site (Type II)</w:t>
      </w:r>
      <w:r w:rsidR="004474F5">
        <w:rPr>
          <w:rFonts w:cs="Arial"/>
          <w:szCs w:val="22"/>
          <w:lang w:eastAsia="zh-CN"/>
        </w:rPr>
        <w:t xml:space="preserve">.  </w:t>
      </w:r>
    </w:p>
    <w:p w14:paraId="2DBDBA38" w14:textId="389D817A" w:rsidR="0058511A" w:rsidRDefault="0058511A" w:rsidP="0058511A">
      <w:pPr>
        <w:pStyle w:val="Caption"/>
        <w:keepNext/>
        <w:rPr>
          <w:lang w:eastAsia="zh-CN"/>
        </w:rPr>
      </w:pPr>
      <w:bookmarkStart w:id="1163" w:name="_Ref456082209"/>
      <w:bookmarkStart w:id="1164" w:name="_Toc520375001"/>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7</w:t>
      </w:r>
      <w:r w:rsidR="00FE1AD3">
        <w:fldChar w:fldCharType="end"/>
      </w:r>
      <w:bookmarkEnd w:id="1163"/>
      <w:r>
        <w:rPr>
          <w:noProof/>
        </w:rPr>
        <w:t xml:space="preserve">: </w:t>
      </w:r>
      <w:r w:rsidRPr="00922FA1">
        <w:rPr>
          <w:lang w:eastAsia="zh-CN"/>
        </w:rPr>
        <w:t xml:space="preserve">Parameters for the </w:t>
      </w:r>
      <w:r>
        <w:rPr>
          <w:lang w:eastAsia="zh-CN"/>
        </w:rPr>
        <w:t>G</w:t>
      </w:r>
      <w:r w:rsidRPr="00922FA1">
        <w:rPr>
          <w:lang w:eastAsia="zh-CN"/>
        </w:rPr>
        <w:t>ener</w:t>
      </w:r>
      <w:r>
        <w:rPr>
          <w:lang w:eastAsia="zh-CN"/>
        </w:rPr>
        <w:t>alized Cs</w:t>
      </w:r>
      <w:r w:rsidRPr="00A63BEC">
        <w:rPr>
          <w:vertAlign w:val="superscript"/>
          <w:lang w:eastAsia="zh-CN"/>
        </w:rPr>
        <w:t>+</w:t>
      </w:r>
      <w:r>
        <w:rPr>
          <w:lang w:eastAsia="zh-CN"/>
        </w:rPr>
        <w:t xml:space="preserve"> Cation Exchange Model for Il</w:t>
      </w:r>
      <w:r>
        <w:rPr>
          <w:rFonts w:hint="eastAsia"/>
          <w:lang w:eastAsia="zh-CN"/>
        </w:rPr>
        <w:t>l</w:t>
      </w:r>
      <w:r w:rsidRPr="00922FA1">
        <w:rPr>
          <w:lang w:eastAsia="zh-CN"/>
        </w:rPr>
        <w:t xml:space="preserve">ite (van Loon </w:t>
      </w:r>
      <w:r w:rsidR="004474F5">
        <w:rPr>
          <w:lang w:eastAsia="zh-CN"/>
        </w:rPr>
        <w:t xml:space="preserve">et al. </w:t>
      </w:r>
      <w:r w:rsidRPr="00922FA1">
        <w:rPr>
          <w:lang w:eastAsia="zh-CN"/>
        </w:rPr>
        <w:t>2009</w:t>
      </w:r>
      <w:r>
        <w:rPr>
          <w:lang w:eastAsia="zh-CN"/>
        </w:rPr>
        <w:t>; as Modified by Gimmi 2012)</w:t>
      </w:r>
      <w:bookmarkEnd w:id="1164"/>
    </w:p>
    <w:tbl>
      <w:tblPr>
        <w:tblW w:w="5000" w:type="pct"/>
        <w:tblBorders>
          <w:top w:val="single" w:sz="4" w:space="0" w:color="auto"/>
          <w:bottom w:val="single" w:sz="4" w:space="0" w:color="auto"/>
        </w:tblBorders>
        <w:tblLook w:val="04A0" w:firstRow="1" w:lastRow="0" w:firstColumn="1" w:lastColumn="0" w:noHBand="0" w:noVBand="1"/>
      </w:tblPr>
      <w:tblGrid>
        <w:gridCol w:w="3557"/>
        <w:gridCol w:w="1121"/>
        <w:gridCol w:w="791"/>
        <w:gridCol w:w="3171"/>
      </w:tblGrid>
      <w:tr w:rsidR="0058511A" w:rsidRPr="00E773F4" w14:paraId="10859EB2" w14:textId="77777777" w:rsidTr="009E12F2">
        <w:trPr>
          <w:trHeight w:val="357"/>
        </w:trPr>
        <w:tc>
          <w:tcPr>
            <w:tcW w:w="2058" w:type="pct"/>
            <w:tcBorders>
              <w:top w:val="single" w:sz="4" w:space="0" w:color="auto"/>
              <w:bottom w:val="single" w:sz="4" w:space="0" w:color="auto"/>
            </w:tcBorders>
            <w:shd w:val="clear" w:color="auto" w:fill="D9D9D9"/>
            <w:vAlign w:val="center"/>
            <w:hideMark/>
          </w:tcPr>
          <w:p w14:paraId="629DC804" w14:textId="77777777" w:rsidR="0058511A" w:rsidRPr="00C64B52" w:rsidRDefault="0058511A" w:rsidP="009E12F2">
            <w:pPr>
              <w:spacing w:before="0" w:after="0"/>
              <w:rPr>
                <w:rFonts w:cs="Arial"/>
                <w:b/>
                <w:bCs/>
                <w:noProof/>
                <w:szCs w:val="22"/>
              </w:rPr>
            </w:pPr>
            <w:r w:rsidRPr="00C64B52">
              <w:rPr>
                <w:rFonts w:cs="Arial"/>
                <w:b/>
                <w:bCs/>
                <w:noProof/>
                <w:szCs w:val="22"/>
              </w:rPr>
              <w:t>Site types</w:t>
            </w:r>
          </w:p>
        </w:tc>
        <w:tc>
          <w:tcPr>
            <w:tcW w:w="2942" w:type="pct"/>
            <w:gridSpan w:val="3"/>
            <w:tcBorders>
              <w:top w:val="single" w:sz="4" w:space="0" w:color="auto"/>
              <w:bottom w:val="single" w:sz="4" w:space="0" w:color="auto"/>
            </w:tcBorders>
            <w:shd w:val="clear" w:color="auto" w:fill="D9D9D9"/>
            <w:vAlign w:val="center"/>
            <w:hideMark/>
          </w:tcPr>
          <w:p w14:paraId="5A0F1AD7" w14:textId="77777777" w:rsidR="0058511A" w:rsidRDefault="0058511A" w:rsidP="009E12F2">
            <w:pPr>
              <w:spacing w:before="0" w:after="0"/>
              <w:rPr>
                <w:rFonts w:cs="Arial"/>
                <w:b/>
                <w:bCs/>
                <w:noProof/>
                <w:szCs w:val="22"/>
              </w:rPr>
            </w:pPr>
            <w:r w:rsidRPr="00C64B52">
              <w:rPr>
                <w:rFonts w:cs="Arial"/>
                <w:b/>
                <w:bCs/>
                <w:noProof/>
                <w:szCs w:val="22"/>
              </w:rPr>
              <w:t>Site capacity</w:t>
            </w:r>
          </w:p>
        </w:tc>
      </w:tr>
      <w:tr w:rsidR="0058511A" w:rsidRPr="008C1443" w14:paraId="3AFD7BBE" w14:textId="77777777" w:rsidTr="009E12F2">
        <w:trPr>
          <w:trHeight w:val="286"/>
        </w:trPr>
        <w:tc>
          <w:tcPr>
            <w:tcW w:w="2058" w:type="pct"/>
            <w:tcBorders>
              <w:top w:val="single" w:sz="4" w:space="0" w:color="auto"/>
            </w:tcBorders>
            <w:vAlign w:val="center"/>
            <w:hideMark/>
          </w:tcPr>
          <w:p w14:paraId="54D27AD9" w14:textId="77777777" w:rsidR="0058511A" w:rsidRPr="008C1443" w:rsidRDefault="0058511A" w:rsidP="009E12F2">
            <w:pPr>
              <w:spacing w:before="0" w:after="0"/>
              <w:rPr>
                <w:rFonts w:cs="Arial"/>
                <w:noProof/>
                <w:szCs w:val="22"/>
                <w:lang w:eastAsia="zh-CN"/>
              </w:rPr>
            </w:pPr>
            <w:r w:rsidRPr="008C1443">
              <w:rPr>
                <w:rFonts w:cs="Arial"/>
                <w:noProof/>
                <w:szCs w:val="22"/>
                <w:lang w:eastAsia="zh-CN"/>
              </w:rPr>
              <w:t>Frayed edge sites (</w:t>
            </w:r>
            <w:r w:rsidRPr="008C1443">
              <w:rPr>
                <w:rFonts w:cs="Arial"/>
                <w:b/>
                <w:bCs/>
                <w:noProof/>
                <w:szCs w:val="22"/>
                <w:lang w:eastAsia="zh-CN"/>
              </w:rPr>
              <w:t>FES</w:t>
            </w:r>
            <w:r w:rsidRPr="008C1443">
              <w:rPr>
                <w:rFonts w:cs="Arial"/>
                <w:noProof/>
                <w:szCs w:val="22"/>
                <w:lang w:eastAsia="zh-CN"/>
              </w:rPr>
              <w:t>)</w:t>
            </w:r>
          </w:p>
        </w:tc>
        <w:tc>
          <w:tcPr>
            <w:tcW w:w="2942" w:type="pct"/>
            <w:gridSpan w:val="3"/>
            <w:tcBorders>
              <w:top w:val="single" w:sz="4" w:space="0" w:color="auto"/>
            </w:tcBorders>
            <w:vAlign w:val="center"/>
            <w:hideMark/>
          </w:tcPr>
          <w:p w14:paraId="29BFB7DE" w14:textId="77777777" w:rsidR="0058511A" w:rsidRPr="008C1443" w:rsidRDefault="0058511A" w:rsidP="009E12F2">
            <w:pPr>
              <w:spacing w:before="0" w:after="0"/>
              <w:rPr>
                <w:rFonts w:cs="Arial"/>
                <w:noProof/>
                <w:szCs w:val="22"/>
                <w:lang w:eastAsia="zh-CN"/>
              </w:rPr>
            </w:pPr>
            <w:r w:rsidRPr="008C1443">
              <w:rPr>
                <w:rFonts w:cs="Arial"/>
                <w:noProof/>
                <w:szCs w:val="22"/>
                <w:lang w:eastAsia="zh-CN"/>
              </w:rPr>
              <w:t>0.</w:t>
            </w:r>
            <w:r>
              <w:rPr>
                <w:rFonts w:cs="Arial"/>
                <w:noProof/>
                <w:szCs w:val="22"/>
                <w:lang w:eastAsia="zh-CN"/>
              </w:rPr>
              <w:t>101</w:t>
            </w:r>
            <w:r w:rsidRPr="008C1443">
              <w:rPr>
                <w:rFonts w:cs="Arial"/>
                <w:noProof/>
                <w:szCs w:val="22"/>
                <w:lang w:eastAsia="zh-CN"/>
              </w:rPr>
              <w:t>% of the CEC</w:t>
            </w:r>
          </w:p>
        </w:tc>
      </w:tr>
      <w:tr w:rsidR="0058511A" w:rsidRPr="008C1443" w14:paraId="5DB9828B" w14:textId="77777777" w:rsidTr="009E12F2">
        <w:trPr>
          <w:trHeight w:val="286"/>
        </w:trPr>
        <w:tc>
          <w:tcPr>
            <w:tcW w:w="2058" w:type="pct"/>
            <w:vAlign w:val="center"/>
            <w:hideMark/>
          </w:tcPr>
          <w:p w14:paraId="2980F56D" w14:textId="77777777" w:rsidR="0058511A" w:rsidRPr="008C1443" w:rsidRDefault="0058511A" w:rsidP="009E12F2">
            <w:pPr>
              <w:spacing w:before="0" w:after="0"/>
              <w:rPr>
                <w:rFonts w:cs="Arial"/>
                <w:noProof/>
                <w:szCs w:val="22"/>
                <w:lang w:eastAsia="zh-CN"/>
              </w:rPr>
            </w:pPr>
            <w:r w:rsidRPr="008C1443">
              <w:rPr>
                <w:rFonts w:cs="Arial"/>
                <w:noProof/>
                <w:szCs w:val="22"/>
                <w:lang w:eastAsia="zh-CN"/>
              </w:rPr>
              <w:t>Type II sites (</w:t>
            </w:r>
            <w:r w:rsidRPr="008C1443">
              <w:rPr>
                <w:rFonts w:cs="Arial"/>
                <w:b/>
                <w:bCs/>
                <w:noProof/>
                <w:szCs w:val="22"/>
                <w:lang w:eastAsia="zh-CN"/>
              </w:rPr>
              <w:t>II</w:t>
            </w:r>
            <w:r w:rsidRPr="008C1443">
              <w:rPr>
                <w:rFonts w:cs="Arial"/>
                <w:noProof/>
                <w:szCs w:val="22"/>
                <w:lang w:eastAsia="zh-CN"/>
              </w:rPr>
              <w:t>)</w:t>
            </w:r>
          </w:p>
        </w:tc>
        <w:tc>
          <w:tcPr>
            <w:tcW w:w="2942" w:type="pct"/>
            <w:gridSpan w:val="3"/>
            <w:vAlign w:val="center"/>
            <w:hideMark/>
          </w:tcPr>
          <w:p w14:paraId="5354226D" w14:textId="77777777" w:rsidR="0058511A" w:rsidRPr="008C1443" w:rsidRDefault="0058511A" w:rsidP="009E12F2">
            <w:pPr>
              <w:spacing w:before="0" w:after="0"/>
              <w:rPr>
                <w:rFonts w:cs="Arial"/>
                <w:noProof/>
                <w:szCs w:val="22"/>
                <w:lang w:eastAsia="zh-CN"/>
              </w:rPr>
            </w:pPr>
            <w:r>
              <w:rPr>
                <w:rFonts w:cs="Arial"/>
                <w:noProof/>
                <w:szCs w:val="22"/>
                <w:lang w:eastAsia="zh-CN"/>
              </w:rPr>
              <w:t>8.12</w:t>
            </w:r>
            <w:r w:rsidRPr="008C1443">
              <w:rPr>
                <w:rFonts w:cs="Arial"/>
                <w:noProof/>
                <w:szCs w:val="22"/>
                <w:lang w:eastAsia="zh-CN"/>
              </w:rPr>
              <w:t xml:space="preserve">% of the CEC </w:t>
            </w:r>
          </w:p>
        </w:tc>
      </w:tr>
      <w:tr w:rsidR="0058511A" w:rsidRPr="008C1443" w14:paraId="760F9821" w14:textId="77777777" w:rsidTr="009E12F2">
        <w:trPr>
          <w:trHeight w:val="286"/>
        </w:trPr>
        <w:tc>
          <w:tcPr>
            <w:tcW w:w="2058" w:type="pct"/>
            <w:vAlign w:val="center"/>
            <w:hideMark/>
          </w:tcPr>
          <w:p w14:paraId="30D1EB42" w14:textId="77777777" w:rsidR="0058511A" w:rsidRPr="008C1443" w:rsidRDefault="0058511A" w:rsidP="009E12F2">
            <w:pPr>
              <w:spacing w:before="0" w:after="0"/>
              <w:rPr>
                <w:rFonts w:cs="Arial"/>
                <w:noProof/>
                <w:szCs w:val="22"/>
                <w:lang w:eastAsia="zh-CN"/>
              </w:rPr>
            </w:pPr>
            <w:r w:rsidRPr="008C1443">
              <w:rPr>
                <w:rFonts w:cs="Arial"/>
                <w:noProof/>
                <w:szCs w:val="22"/>
                <w:lang w:eastAsia="zh-CN"/>
              </w:rPr>
              <w:t>Planar sites (</w:t>
            </w:r>
            <w:r w:rsidRPr="008C1443">
              <w:rPr>
                <w:rFonts w:cs="Arial"/>
                <w:b/>
                <w:bCs/>
                <w:noProof/>
                <w:szCs w:val="22"/>
                <w:lang w:eastAsia="zh-CN"/>
              </w:rPr>
              <w:t>PS</w:t>
            </w:r>
            <w:r w:rsidRPr="008C1443">
              <w:rPr>
                <w:rFonts w:cs="Arial"/>
                <w:noProof/>
                <w:szCs w:val="22"/>
                <w:lang w:eastAsia="zh-CN"/>
              </w:rPr>
              <w:t>)</w:t>
            </w:r>
          </w:p>
        </w:tc>
        <w:tc>
          <w:tcPr>
            <w:tcW w:w="2942" w:type="pct"/>
            <w:gridSpan w:val="3"/>
            <w:vAlign w:val="center"/>
            <w:hideMark/>
          </w:tcPr>
          <w:p w14:paraId="003B17E0" w14:textId="77777777" w:rsidR="0058511A" w:rsidRPr="008C1443" w:rsidRDefault="0058511A" w:rsidP="009E12F2">
            <w:pPr>
              <w:spacing w:before="0" w:after="0"/>
              <w:rPr>
                <w:rFonts w:cs="Arial"/>
                <w:noProof/>
                <w:szCs w:val="22"/>
                <w:lang w:eastAsia="zh-CN"/>
              </w:rPr>
            </w:pPr>
            <w:r>
              <w:rPr>
                <w:rFonts w:cs="Arial"/>
                <w:noProof/>
                <w:szCs w:val="22"/>
                <w:lang w:eastAsia="zh-CN"/>
              </w:rPr>
              <w:t>91.779</w:t>
            </w:r>
            <w:r w:rsidRPr="008C1443">
              <w:rPr>
                <w:rFonts w:cs="Arial"/>
                <w:noProof/>
                <w:szCs w:val="22"/>
                <w:lang w:eastAsia="zh-CN"/>
              </w:rPr>
              <w:t>% of the CEC</w:t>
            </w:r>
          </w:p>
        </w:tc>
      </w:tr>
      <w:tr w:rsidR="0058511A" w:rsidRPr="008C1443" w14:paraId="00822D04" w14:textId="77777777" w:rsidTr="009E12F2">
        <w:trPr>
          <w:trHeight w:val="286"/>
        </w:trPr>
        <w:tc>
          <w:tcPr>
            <w:tcW w:w="2058" w:type="pct"/>
            <w:tcBorders>
              <w:bottom w:val="single" w:sz="4" w:space="0" w:color="auto"/>
            </w:tcBorders>
            <w:vAlign w:val="center"/>
            <w:hideMark/>
          </w:tcPr>
          <w:p w14:paraId="4F4C2D30" w14:textId="77777777" w:rsidR="0058511A" w:rsidRPr="008C1443" w:rsidRDefault="0058511A" w:rsidP="009E12F2">
            <w:pPr>
              <w:spacing w:before="0" w:after="0"/>
              <w:rPr>
                <w:rFonts w:cs="Arial"/>
                <w:i/>
                <w:iCs/>
                <w:noProof/>
                <w:szCs w:val="22"/>
                <w:lang w:eastAsia="zh-CN"/>
              </w:rPr>
            </w:pPr>
            <w:r w:rsidRPr="008C1443">
              <w:rPr>
                <w:rFonts w:cs="Arial"/>
                <w:i/>
                <w:iCs/>
                <w:noProof/>
                <w:szCs w:val="22"/>
                <w:lang w:eastAsia="zh-CN"/>
              </w:rPr>
              <w:t>CEC of illite</w:t>
            </w:r>
          </w:p>
        </w:tc>
        <w:tc>
          <w:tcPr>
            <w:tcW w:w="2942" w:type="pct"/>
            <w:gridSpan w:val="3"/>
            <w:tcBorders>
              <w:bottom w:val="single" w:sz="4" w:space="0" w:color="auto"/>
            </w:tcBorders>
            <w:vAlign w:val="center"/>
            <w:hideMark/>
          </w:tcPr>
          <w:p w14:paraId="386E74C3" w14:textId="77777777" w:rsidR="0058511A" w:rsidRPr="008C1443" w:rsidRDefault="0058511A" w:rsidP="009E12F2">
            <w:pPr>
              <w:spacing w:before="0" w:after="0"/>
              <w:rPr>
                <w:rFonts w:cs="Arial"/>
                <w:i/>
                <w:iCs/>
                <w:noProof/>
                <w:szCs w:val="22"/>
                <w:lang w:eastAsia="zh-CN"/>
              </w:rPr>
            </w:pPr>
            <w:r w:rsidRPr="008C1443">
              <w:rPr>
                <w:rFonts w:cs="Arial"/>
                <w:i/>
                <w:iCs/>
                <w:noProof/>
                <w:szCs w:val="22"/>
                <w:lang w:eastAsia="zh-CN"/>
              </w:rPr>
              <w:t>0.</w:t>
            </w:r>
            <w:r>
              <w:rPr>
                <w:rFonts w:cs="Arial"/>
                <w:i/>
                <w:iCs/>
                <w:noProof/>
                <w:szCs w:val="22"/>
                <w:lang w:eastAsia="zh-CN"/>
              </w:rPr>
              <w:t>1035</w:t>
            </w:r>
            <w:r w:rsidRPr="008C1443">
              <w:rPr>
                <w:rFonts w:cs="Arial"/>
                <w:i/>
                <w:iCs/>
                <w:noProof/>
                <w:szCs w:val="22"/>
                <w:lang w:eastAsia="zh-CN"/>
              </w:rPr>
              <w:t xml:space="preserve"> eq kg</w:t>
            </w:r>
            <w:r w:rsidRPr="008C1443">
              <w:rPr>
                <w:rFonts w:cs="Arial"/>
                <w:i/>
                <w:iCs/>
                <w:noProof/>
                <w:szCs w:val="22"/>
                <w:vertAlign w:val="superscript"/>
                <w:lang w:eastAsia="zh-CN"/>
              </w:rPr>
              <w:t xml:space="preserve">-1 </w:t>
            </w:r>
            <w:r w:rsidRPr="008C1443">
              <w:rPr>
                <w:rFonts w:cs="Arial"/>
                <w:i/>
                <w:iCs/>
                <w:noProof/>
                <w:szCs w:val="22"/>
                <w:lang w:eastAsia="zh-CN"/>
              </w:rPr>
              <w:t>(=</w:t>
            </w:r>
            <w:r>
              <w:rPr>
                <w:rFonts w:cs="Arial"/>
                <w:i/>
                <w:iCs/>
                <w:noProof/>
                <w:szCs w:val="22"/>
                <w:lang w:eastAsia="zh-CN"/>
              </w:rPr>
              <w:t>10.35 meq (100</w:t>
            </w:r>
            <w:r w:rsidRPr="008C1443">
              <w:rPr>
                <w:rFonts w:cs="Arial"/>
                <w:i/>
                <w:iCs/>
                <w:noProof/>
                <w:szCs w:val="22"/>
                <w:lang w:eastAsia="zh-CN"/>
              </w:rPr>
              <w:t>g)</w:t>
            </w:r>
            <w:r>
              <w:rPr>
                <w:rFonts w:cs="Arial"/>
                <w:i/>
                <w:iCs/>
                <w:noProof/>
                <w:szCs w:val="22"/>
                <w:vertAlign w:val="superscript"/>
                <w:lang w:eastAsia="zh-CN"/>
              </w:rPr>
              <w:t>-1</w:t>
            </w:r>
            <w:r>
              <w:rPr>
                <w:rFonts w:cs="Arial"/>
                <w:i/>
                <w:iCs/>
                <w:noProof/>
                <w:szCs w:val="22"/>
                <w:lang w:eastAsia="zh-CN"/>
              </w:rPr>
              <w:t>)</w:t>
            </w:r>
          </w:p>
        </w:tc>
      </w:tr>
      <w:tr w:rsidR="0058511A" w:rsidRPr="008C1443" w14:paraId="2365DE58" w14:textId="77777777" w:rsidTr="009E12F2">
        <w:trPr>
          <w:trHeight w:val="286"/>
        </w:trPr>
        <w:tc>
          <w:tcPr>
            <w:tcW w:w="2707" w:type="pct"/>
            <w:gridSpan w:val="2"/>
            <w:tcBorders>
              <w:top w:val="single" w:sz="4" w:space="0" w:color="auto"/>
              <w:bottom w:val="single" w:sz="4" w:space="0" w:color="auto"/>
            </w:tcBorders>
            <w:shd w:val="clear" w:color="auto" w:fill="D9D9D9"/>
            <w:vAlign w:val="center"/>
            <w:hideMark/>
          </w:tcPr>
          <w:p w14:paraId="1D05B391" w14:textId="77777777" w:rsidR="0058511A" w:rsidRPr="008C1443" w:rsidRDefault="0058511A" w:rsidP="009E12F2">
            <w:pPr>
              <w:spacing w:before="0" w:after="0"/>
              <w:rPr>
                <w:rFonts w:cs="Arial"/>
                <w:b/>
                <w:bCs/>
                <w:noProof/>
                <w:szCs w:val="22"/>
                <w:lang w:eastAsia="zh-CN"/>
              </w:rPr>
            </w:pPr>
            <w:r w:rsidRPr="008C1443">
              <w:rPr>
                <w:rFonts w:cs="Arial"/>
                <w:b/>
                <w:bCs/>
                <w:noProof/>
                <w:szCs w:val="22"/>
                <w:lang w:eastAsia="zh-CN"/>
              </w:rPr>
              <w:t>Cation exchange reactions</w:t>
            </w:r>
          </w:p>
        </w:tc>
        <w:tc>
          <w:tcPr>
            <w:tcW w:w="2293" w:type="pct"/>
            <w:gridSpan w:val="2"/>
            <w:tcBorders>
              <w:top w:val="single" w:sz="4" w:space="0" w:color="auto"/>
              <w:bottom w:val="single" w:sz="4" w:space="0" w:color="auto"/>
            </w:tcBorders>
            <w:shd w:val="clear" w:color="auto" w:fill="D9D9D9"/>
            <w:vAlign w:val="center"/>
            <w:hideMark/>
          </w:tcPr>
          <w:p w14:paraId="7EC69598" w14:textId="77777777" w:rsidR="0058511A" w:rsidRPr="008C1443" w:rsidRDefault="0058511A" w:rsidP="009E12F2">
            <w:pPr>
              <w:spacing w:before="0" w:after="0"/>
              <w:rPr>
                <w:rFonts w:cs="Arial"/>
                <w:b/>
                <w:bCs/>
                <w:noProof/>
                <w:szCs w:val="22"/>
                <w:lang w:eastAsia="zh-CN"/>
              </w:rPr>
            </w:pPr>
            <w:r w:rsidRPr="008C1443">
              <w:rPr>
                <w:rFonts w:cs="Arial"/>
                <w:b/>
                <w:bCs/>
                <w:noProof/>
                <w:szCs w:val="22"/>
                <w:lang w:eastAsia="zh-CN"/>
              </w:rPr>
              <w:t>Selectivity coefficients (log K</w:t>
            </w:r>
            <w:r>
              <w:rPr>
                <w:rFonts w:cs="Arial"/>
                <w:b/>
                <w:bCs/>
                <w:noProof/>
                <w:szCs w:val="22"/>
                <w:vertAlign w:val="subscript"/>
                <w:lang w:eastAsia="zh-CN"/>
              </w:rPr>
              <w:t>s</w:t>
            </w:r>
            <w:r w:rsidRPr="008C1443">
              <w:rPr>
                <w:rFonts w:cs="Arial"/>
                <w:b/>
                <w:bCs/>
                <w:noProof/>
                <w:szCs w:val="22"/>
                <w:lang w:eastAsia="zh-CN"/>
              </w:rPr>
              <w:t>)</w:t>
            </w:r>
          </w:p>
        </w:tc>
      </w:tr>
      <w:tr w:rsidR="0058511A" w:rsidRPr="009E14E6" w14:paraId="6F94A145" w14:textId="77777777" w:rsidTr="009E12F2">
        <w:trPr>
          <w:trHeight w:val="286"/>
        </w:trPr>
        <w:tc>
          <w:tcPr>
            <w:tcW w:w="3165" w:type="pct"/>
            <w:gridSpan w:val="3"/>
            <w:tcBorders>
              <w:top w:val="single" w:sz="4" w:space="0" w:color="auto"/>
            </w:tcBorders>
            <w:vAlign w:val="center"/>
          </w:tcPr>
          <w:p w14:paraId="160FAA6A"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Na-FES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Cs-FES + Na</w:t>
            </w:r>
            <w:r w:rsidRPr="009E14E6">
              <w:rPr>
                <w:rFonts w:cs="Arial"/>
                <w:noProof/>
                <w:szCs w:val="22"/>
                <w:vertAlign w:val="superscript"/>
                <w:lang w:eastAsia="zh-CN"/>
              </w:rPr>
              <w:t>+</w:t>
            </w:r>
          </w:p>
        </w:tc>
        <w:tc>
          <w:tcPr>
            <w:tcW w:w="1835" w:type="pct"/>
            <w:tcBorders>
              <w:top w:val="single" w:sz="4" w:space="0" w:color="auto"/>
            </w:tcBorders>
            <w:vAlign w:val="center"/>
            <w:hideMark/>
          </w:tcPr>
          <w:p w14:paraId="7209732E"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7</w:t>
            </w:r>
            <w:r>
              <w:rPr>
                <w:rFonts w:cs="Arial"/>
                <w:noProof/>
                <w:szCs w:val="22"/>
                <w:lang w:eastAsia="zh-CN"/>
              </w:rPr>
              <w:t>.0</w:t>
            </w:r>
          </w:p>
        </w:tc>
      </w:tr>
      <w:tr w:rsidR="0058511A" w:rsidRPr="009E14E6" w14:paraId="6E363423" w14:textId="77777777" w:rsidTr="009E12F2">
        <w:trPr>
          <w:trHeight w:val="286"/>
        </w:trPr>
        <w:tc>
          <w:tcPr>
            <w:tcW w:w="3165" w:type="pct"/>
            <w:gridSpan w:val="3"/>
            <w:tcBorders>
              <w:bottom w:val="nil"/>
            </w:tcBorders>
            <w:vAlign w:val="center"/>
          </w:tcPr>
          <w:p w14:paraId="33FBD41F" w14:textId="77777777" w:rsidR="0058511A" w:rsidRPr="001B0DA5" w:rsidRDefault="0058511A" w:rsidP="009E12F2">
            <w:pPr>
              <w:spacing w:before="0" w:after="0"/>
              <w:rPr>
                <w:rFonts w:cs="Arial"/>
                <w:noProof/>
                <w:szCs w:val="22"/>
                <w:lang w:val="de-DE" w:eastAsia="zh-CN"/>
              </w:rPr>
            </w:pPr>
            <w:r w:rsidRPr="001B0DA5">
              <w:rPr>
                <w:rFonts w:cs="Arial"/>
                <w:noProof/>
                <w:szCs w:val="22"/>
                <w:lang w:val="de-DE" w:eastAsia="zh-CN"/>
              </w:rPr>
              <w:t>Na-FES + K</w:t>
            </w:r>
            <w:r w:rsidRPr="001B0DA5">
              <w:rPr>
                <w:rFonts w:cs="Arial"/>
                <w:noProof/>
                <w:szCs w:val="22"/>
                <w:vertAlign w:val="superscript"/>
                <w:lang w:val="de-DE" w:eastAsia="zh-CN"/>
              </w:rPr>
              <w:t>+</w:t>
            </w:r>
            <w:r w:rsidRPr="001B0DA5">
              <w:rPr>
                <w:rFonts w:cs="Arial"/>
                <w:noProof/>
                <w:szCs w:val="22"/>
                <w:lang w:val="de-DE" w:eastAsia="zh-CN"/>
              </w:rPr>
              <w:t xml:space="preserve"> </w:t>
            </w:r>
            <w:r w:rsidRPr="001B0DA5">
              <w:rPr>
                <w:rFonts w:ascii="Cambria Math" w:hAnsi="Cambria Math" w:cs="Arial"/>
                <w:noProof/>
                <w:szCs w:val="22"/>
                <w:lang w:val="de-DE" w:eastAsia="zh-CN"/>
              </w:rPr>
              <w:t>⇋</w:t>
            </w:r>
            <w:r w:rsidRPr="001B0DA5">
              <w:rPr>
                <w:rFonts w:cs="Arial"/>
                <w:noProof/>
                <w:szCs w:val="22"/>
                <w:lang w:val="de-DE" w:eastAsia="zh-CN"/>
              </w:rPr>
              <w:t xml:space="preserve"> K-FES + Na</w:t>
            </w:r>
            <w:r w:rsidRPr="001B0DA5">
              <w:rPr>
                <w:rFonts w:cs="Arial"/>
                <w:noProof/>
                <w:szCs w:val="22"/>
                <w:vertAlign w:val="superscript"/>
                <w:lang w:val="de-DE" w:eastAsia="zh-CN"/>
              </w:rPr>
              <w:t>+</w:t>
            </w:r>
          </w:p>
        </w:tc>
        <w:tc>
          <w:tcPr>
            <w:tcW w:w="1835" w:type="pct"/>
            <w:tcBorders>
              <w:bottom w:val="nil"/>
            </w:tcBorders>
            <w:vAlign w:val="center"/>
            <w:hideMark/>
          </w:tcPr>
          <w:p w14:paraId="5F056D12"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2.4</w:t>
            </w:r>
          </w:p>
        </w:tc>
      </w:tr>
      <w:tr w:rsidR="0058511A" w:rsidRPr="009E14E6" w14:paraId="2F1F5650" w14:textId="77777777" w:rsidTr="009E12F2">
        <w:trPr>
          <w:trHeight w:val="286"/>
        </w:trPr>
        <w:tc>
          <w:tcPr>
            <w:tcW w:w="3165" w:type="pct"/>
            <w:gridSpan w:val="3"/>
            <w:tcBorders>
              <w:top w:val="nil"/>
              <w:bottom w:val="single" w:sz="4" w:space="0" w:color="auto"/>
            </w:tcBorders>
            <w:vAlign w:val="center"/>
          </w:tcPr>
          <w:p w14:paraId="307B126F"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K-FES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Cs-FES + K</w:t>
            </w:r>
            <w:r w:rsidRPr="009E14E6">
              <w:rPr>
                <w:rFonts w:cs="Arial"/>
                <w:noProof/>
                <w:szCs w:val="22"/>
                <w:vertAlign w:val="superscript"/>
                <w:lang w:eastAsia="zh-CN"/>
              </w:rPr>
              <w:t>+</w:t>
            </w:r>
          </w:p>
        </w:tc>
        <w:tc>
          <w:tcPr>
            <w:tcW w:w="1835" w:type="pct"/>
            <w:tcBorders>
              <w:top w:val="nil"/>
              <w:bottom w:val="single" w:sz="4" w:space="0" w:color="auto"/>
            </w:tcBorders>
            <w:vAlign w:val="center"/>
            <w:hideMark/>
          </w:tcPr>
          <w:p w14:paraId="7C7EFF91"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4.6</w:t>
            </w:r>
          </w:p>
        </w:tc>
      </w:tr>
      <w:tr w:rsidR="0058511A" w:rsidRPr="009E14E6" w14:paraId="3F06084C" w14:textId="77777777" w:rsidTr="009E12F2">
        <w:trPr>
          <w:trHeight w:val="286"/>
        </w:trPr>
        <w:tc>
          <w:tcPr>
            <w:tcW w:w="3165" w:type="pct"/>
            <w:gridSpan w:val="3"/>
            <w:tcBorders>
              <w:top w:val="single" w:sz="4" w:space="0" w:color="auto"/>
            </w:tcBorders>
            <w:vAlign w:val="center"/>
          </w:tcPr>
          <w:p w14:paraId="603EFF9F"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Na-II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Cs-II + Na</w:t>
            </w:r>
            <w:r w:rsidRPr="009E14E6">
              <w:rPr>
                <w:rFonts w:cs="Arial"/>
                <w:noProof/>
                <w:szCs w:val="22"/>
                <w:vertAlign w:val="superscript"/>
                <w:lang w:eastAsia="zh-CN"/>
              </w:rPr>
              <w:t>+</w:t>
            </w:r>
          </w:p>
        </w:tc>
        <w:tc>
          <w:tcPr>
            <w:tcW w:w="1835" w:type="pct"/>
            <w:tcBorders>
              <w:top w:val="single" w:sz="4" w:space="0" w:color="auto"/>
            </w:tcBorders>
            <w:vAlign w:val="center"/>
            <w:hideMark/>
          </w:tcPr>
          <w:p w14:paraId="6BE15851"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3.2</w:t>
            </w:r>
          </w:p>
        </w:tc>
      </w:tr>
      <w:tr w:rsidR="0058511A" w:rsidRPr="009E14E6" w14:paraId="43F22352" w14:textId="77777777" w:rsidTr="009E12F2">
        <w:trPr>
          <w:trHeight w:val="286"/>
        </w:trPr>
        <w:tc>
          <w:tcPr>
            <w:tcW w:w="3165" w:type="pct"/>
            <w:gridSpan w:val="3"/>
            <w:tcBorders>
              <w:bottom w:val="nil"/>
            </w:tcBorders>
            <w:vAlign w:val="center"/>
          </w:tcPr>
          <w:p w14:paraId="65792299"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Na-II + K</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K-II + Na</w:t>
            </w:r>
            <w:r w:rsidRPr="009E14E6">
              <w:rPr>
                <w:rFonts w:cs="Arial"/>
                <w:noProof/>
                <w:szCs w:val="22"/>
                <w:vertAlign w:val="superscript"/>
                <w:lang w:eastAsia="zh-CN"/>
              </w:rPr>
              <w:t>+</w:t>
            </w:r>
          </w:p>
        </w:tc>
        <w:tc>
          <w:tcPr>
            <w:tcW w:w="1835" w:type="pct"/>
            <w:tcBorders>
              <w:bottom w:val="nil"/>
            </w:tcBorders>
            <w:vAlign w:val="center"/>
            <w:hideMark/>
          </w:tcPr>
          <w:p w14:paraId="7331435C"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2.1</w:t>
            </w:r>
          </w:p>
        </w:tc>
      </w:tr>
      <w:tr w:rsidR="0058511A" w:rsidRPr="009E14E6" w14:paraId="1C468FEB" w14:textId="77777777" w:rsidTr="009E12F2">
        <w:trPr>
          <w:trHeight w:val="286"/>
        </w:trPr>
        <w:tc>
          <w:tcPr>
            <w:tcW w:w="3165" w:type="pct"/>
            <w:gridSpan w:val="3"/>
            <w:tcBorders>
              <w:top w:val="nil"/>
              <w:bottom w:val="single" w:sz="4" w:space="0" w:color="auto"/>
            </w:tcBorders>
            <w:vAlign w:val="center"/>
          </w:tcPr>
          <w:p w14:paraId="3B41E737"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K-II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Cs-II + K</w:t>
            </w:r>
            <w:r w:rsidRPr="009E14E6">
              <w:rPr>
                <w:rFonts w:cs="Arial"/>
                <w:noProof/>
                <w:szCs w:val="22"/>
                <w:vertAlign w:val="superscript"/>
                <w:lang w:eastAsia="zh-CN"/>
              </w:rPr>
              <w:t>+</w:t>
            </w:r>
          </w:p>
        </w:tc>
        <w:tc>
          <w:tcPr>
            <w:tcW w:w="1835" w:type="pct"/>
            <w:tcBorders>
              <w:top w:val="nil"/>
              <w:bottom w:val="single" w:sz="4" w:space="0" w:color="auto"/>
            </w:tcBorders>
            <w:vAlign w:val="center"/>
            <w:hideMark/>
          </w:tcPr>
          <w:p w14:paraId="6A500E6E"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1.1</w:t>
            </w:r>
          </w:p>
        </w:tc>
      </w:tr>
      <w:tr w:rsidR="0058511A" w:rsidRPr="009E14E6" w14:paraId="136B8057" w14:textId="77777777" w:rsidTr="009E12F2">
        <w:trPr>
          <w:trHeight w:val="286"/>
        </w:trPr>
        <w:tc>
          <w:tcPr>
            <w:tcW w:w="3165" w:type="pct"/>
            <w:gridSpan w:val="3"/>
            <w:tcBorders>
              <w:top w:val="single" w:sz="4" w:space="0" w:color="auto"/>
            </w:tcBorders>
            <w:vAlign w:val="center"/>
          </w:tcPr>
          <w:p w14:paraId="5A0BEACF"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Na-PS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Cs-PS + Na</w:t>
            </w:r>
            <w:r w:rsidRPr="009E14E6">
              <w:rPr>
                <w:rFonts w:cs="Arial"/>
                <w:noProof/>
                <w:szCs w:val="22"/>
                <w:vertAlign w:val="superscript"/>
                <w:lang w:eastAsia="zh-CN"/>
              </w:rPr>
              <w:t>+</w:t>
            </w:r>
          </w:p>
        </w:tc>
        <w:tc>
          <w:tcPr>
            <w:tcW w:w="1835" w:type="pct"/>
            <w:tcBorders>
              <w:top w:val="single" w:sz="4" w:space="0" w:color="auto"/>
            </w:tcBorders>
            <w:vAlign w:val="center"/>
            <w:hideMark/>
          </w:tcPr>
          <w:p w14:paraId="163BE922"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1.6</w:t>
            </w:r>
          </w:p>
        </w:tc>
      </w:tr>
      <w:tr w:rsidR="0058511A" w:rsidRPr="009E14E6" w14:paraId="40DCE9B7" w14:textId="77777777" w:rsidTr="009E12F2">
        <w:trPr>
          <w:trHeight w:val="286"/>
        </w:trPr>
        <w:tc>
          <w:tcPr>
            <w:tcW w:w="3165" w:type="pct"/>
            <w:gridSpan w:val="3"/>
            <w:vAlign w:val="center"/>
          </w:tcPr>
          <w:p w14:paraId="1E274BEB"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Na-PS + K</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K-PS + Na</w:t>
            </w:r>
            <w:r w:rsidRPr="009E14E6">
              <w:rPr>
                <w:rFonts w:cs="Arial"/>
                <w:noProof/>
                <w:szCs w:val="22"/>
                <w:vertAlign w:val="superscript"/>
                <w:lang w:eastAsia="zh-CN"/>
              </w:rPr>
              <w:t>+</w:t>
            </w:r>
          </w:p>
        </w:tc>
        <w:tc>
          <w:tcPr>
            <w:tcW w:w="1835" w:type="pct"/>
            <w:vAlign w:val="center"/>
            <w:hideMark/>
          </w:tcPr>
          <w:p w14:paraId="649846B1"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1.1</w:t>
            </w:r>
          </w:p>
        </w:tc>
      </w:tr>
      <w:tr w:rsidR="0058511A" w:rsidRPr="009E14E6" w14:paraId="70E8ACFE" w14:textId="77777777" w:rsidTr="009E12F2">
        <w:trPr>
          <w:trHeight w:val="286"/>
        </w:trPr>
        <w:tc>
          <w:tcPr>
            <w:tcW w:w="3165" w:type="pct"/>
            <w:gridSpan w:val="3"/>
            <w:vAlign w:val="center"/>
          </w:tcPr>
          <w:p w14:paraId="75FEDD28"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K-PS + Cs</w:t>
            </w:r>
            <w:r w:rsidRPr="009E14E6">
              <w:rPr>
                <w:rFonts w:cs="Arial"/>
                <w:noProof/>
                <w:szCs w:val="22"/>
                <w:vertAlign w:val="superscript"/>
                <w:lang w:eastAsia="zh-CN"/>
              </w:rPr>
              <w:t>+</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Cs-PS + K</w:t>
            </w:r>
            <w:r w:rsidRPr="009E14E6">
              <w:rPr>
                <w:rFonts w:cs="Arial"/>
                <w:noProof/>
                <w:szCs w:val="22"/>
                <w:vertAlign w:val="superscript"/>
                <w:lang w:eastAsia="zh-CN"/>
              </w:rPr>
              <w:t>+</w:t>
            </w:r>
          </w:p>
        </w:tc>
        <w:tc>
          <w:tcPr>
            <w:tcW w:w="1835" w:type="pct"/>
            <w:vAlign w:val="center"/>
            <w:hideMark/>
          </w:tcPr>
          <w:p w14:paraId="4D7732E7"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0.5</w:t>
            </w:r>
          </w:p>
        </w:tc>
      </w:tr>
      <w:tr w:rsidR="0058511A" w:rsidRPr="009E14E6" w14:paraId="22B4F2CE" w14:textId="77777777" w:rsidTr="009E12F2">
        <w:trPr>
          <w:trHeight w:val="286"/>
        </w:trPr>
        <w:tc>
          <w:tcPr>
            <w:tcW w:w="3165" w:type="pct"/>
            <w:gridSpan w:val="3"/>
            <w:vAlign w:val="center"/>
          </w:tcPr>
          <w:p w14:paraId="29418DC0"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2Na-PS + Ca</w:t>
            </w:r>
            <w:r w:rsidRPr="009E14E6">
              <w:rPr>
                <w:rFonts w:cs="Arial"/>
                <w:noProof/>
                <w:szCs w:val="22"/>
                <w:vertAlign w:val="superscript"/>
                <w:lang w:eastAsia="zh-CN"/>
              </w:rPr>
              <w:t>2+</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Ca-PS</w:t>
            </w:r>
            <w:r w:rsidRPr="009E14E6">
              <w:rPr>
                <w:rFonts w:cs="Arial"/>
                <w:noProof/>
                <w:szCs w:val="22"/>
                <w:vertAlign w:val="subscript"/>
                <w:lang w:eastAsia="zh-CN"/>
              </w:rPr>
              <w:t>2</w:t>
            </w:r>
            <w:r w:rsidRPr="009E14E6">
              <w:rPr>
                <w:rFonts w:cs="Arial"/>
                <w:noProof/>
                <w:szCs w:val="22"/>
                <w:lang w:eastAsia="zh-CN"/>
              </w:rPr>
              <w:t>+ 2Na</w:t>
            </w:r>
            <w:r w:rsidRPr="009E14E6">
              <w:rPr>
                <w:rFonts w:cs="Arial"/>
                <w:noProof/>
                <w:szCs w:val="22"/>
                <w:vertAlign w:val="superscript"/>
                <w:lang w:eastAsia="zh-CN"/>
              </w:rPr>
              <w:t>+</w:t>
            </w:r>
          </w:p>
        </w:tc>
        <w:tc>
          <w:tcPr>
            <w:tcW w:w="1835" w:type="pct"/>
            <w:vAlign w:val="center"/>
            <w:hideMark/>
          </w:tcPr>
          <w:p w14:paraId="52E7D3CB"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0.67</w:t>
            </w:r>
          </w:p>
        </w:tc>
      </w:tr>
      <w:tr w:rsidR="0058511A" w:rsidRPr="009E14E6" w14:paraId="75EB0B5B" w14:textId="77777777" w:rsidTr="009E12F2">
        <w:trPr>
          <w:trHeight w:val="286"/>
        </w:trPr>
        <w:tc>
          <w:tcPr>
            <w:tcW w:w="3165" w:type="pct"/>
            <w:gridSpan w:val="3"/>
            <w:vAlign w:val="center"/>
          </w:tcPr>
          <w:p w14:paraId="12D39D6F" w14:textId="77777777" w:rsidR="0058511A" w:rsidRPr="009E14E6" w:rsidRDefault="0058511A" w:rsidP="009E12F2">
            <w:pPr>
              <w:spacing w:before="0" w:after="0"/>
              <w:rPr>
                <w:rFonts w:cs="Arial"/>
                <w:noProof/>
                <w:szCs w:val="22"/>
                <w:lang w:eastAsia="zh-CN"/>
              </w:rPr>
            </w:pPr>
            <w:r w:rsidRPr="009E14E6">
              <w:rPr>
                <w:rFonts w:cs="Arial"/>
                <w:noProof/>
                <w:szCs w:val="22"/>
                <w:lang w:eastAsia="zh-CN"/>
              </w:rPr>
              <w:t>2Na-PS + Mg</w:t>
            </w:r>
            <w:r w:rsidRPr="009E14E6">
              <w:rPr>
                <w:rFonts w:cs="Arial"/>
                <w:noProof/>
                <w:szCs w:val="22"/>
                <w:vertAlign w:val="superscript"/>
                <w:lang w:eastAsia="zh-CN"/>
              </w:rPr>
              <w:t>2+</w:t>
            </w:r>
            <w:r w:rsidRPr="009E14E6">
              <w:rPr>
                <w:rFonts w:cs="Arial"/>
                <w:noProof/>
                <w:szCs w:val="22"/>
                <w:lang w:eastAsia="zh-CN"/>
              </w:rPr>
              <w:t xml:space="preserve"> </w:t>
            </w:r>
            <w:r w:rsidRPr="009E14E6">
              <w:rPr>
                <w:rFonts w:ascii="Cambria Math" w:hAnsi="Cambria Math" w:cs="Arial"/>
                <w:noProof/>
                <w:szCs w:val="22"/>
                <w:lang w:eastAsia="zh-CN"/>
              </w:rPr>
              <w:t>⇋</w:t>
            </w:r>
            <w:r w:rsidRPr="009E14E6">
              <w:rPr>
                <w:rFonts w:cs="Arial"/>
                <w:noProof/>
                <w:szCs w:val="22"/>
                <w:lang w:eastAsia="zh-CN"/>
              </w:rPr>
              <w:t xml:space="preserve"> Mg-PS</w:t>
            </w:r>
            <w:r w:rsidRPr="009E14E6">
              <w:rPr>
                <w:rFonts w:cs="Arial"/>
                <w:noProof/>
                <w:szCs w:val="22"/>
                <w:vertAlign w:val="subscript"/>
                <w:lang w:eastAsia="zh-CN"/>
              </w:rPr>
              <w:t>2</w:t>
            </w:r>
            <w:r w:rsidRPr="009E14E6">
              <w:rPr>
                <w:rFonts w:cs="Arial"/>
                <w:noProof/>
                <w:szCs w:val="22"/>
                <w:lang w:eastAsia="zh-CN"/>
              </w:rPr>
              <w:t>+ 2Na</w:t>
            </w:r>
            <w:r w:rsidRPr="009E14E6">
              <w:rPr>
                <w:rFonts w:cs="Arial"/>
                <w:noProof/>
                <w:szCs w:val="22"/>
                <w:vertAlign w:val="superscript"/>
                <w:lang w:eastAsia="zh-CN"/>
              </w:rPr>
              <w:t>+</w:t>
            </w:r>
          </w:p>
        </w:tc>
        <w:tc>
          <w:tcPr>
            <w:tcW w:w="1835" w:type="pct"/>
            <w:vAlign w:val="center"/>
            <w:hideMark/>
          </w:tcPr>
          <w:p w14:paraId="5B4B6192"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0.59</w:t>
            </w:r>
          </w:p>
        </w:tc>
      </w:tr>
      <w:tr w:rsidR="0058511A" w:rsidRPr="009E14E6" w14:paraId="69660F74" w14:textId="77777777" w:rsidTr="009E12F2">
        <w:trPr>
          <w:trHeight w:val="286"/>
        </w:trPr>
        <w:tc>
          <w:tcPr>
            <w:tcW w:w="3165" w:type="pct"/>
            <w:gridSpan w:val="3"/>
            <w:vAlign w:val="center"/>
          </w:tcPr>
          <w:p w14:paraId="551FA2C9" w14:textId="77777777" w:rsidR="0058511A" w:rsidRPr="001B0DA5" w:rsidRDefault="0058511A" w:rsidP="009E12F2">
            <w:pPr>
              <w:spacing w:before="0" w:after="0"/>
              <w:rPr>
                <w:rFonts w:cs="Arial"/>
                <w:noProof/>
                <w:szCs w:val="22"/>
                <w:lang w:val="de-DE" w:eastAsia="zh-CN"/>
              </w:rPr>
            </w:pPr>
            <w:r w:rsidRPr="001B0DA5">
              <w:rPr>
                <w:rFonts w:cs="Arial"/>
                <w:noProof/>
                <w:szCs w:val="22"/>
                <w:lang w:val="de-DE" w:eastAsia="zh-CN"/>
              </w:rPr>
              <w:t>2Na-PS + Sr</w:t>
            </w:r>
            <w:r w:rsidRPr="001B0DA5">
              <w:rPr>
                <w:rFonts w:cs="Arial"/>
                <w:noProof/>
                <w:szCs w:val="22"/>
                <w:vertAlign w:val="superscript"/>
                <w:lang w:val="de-DE" w:eastAsia="zh-CN"/>
              </w:rPr>
              <w:t>2+</w:t>
            </w:r>
            <w:r w:rsidRPr="001B0DA5">
              <w:rPr>
                <w:rFonts w:cs="Arial"/>
                <w:noProof/>
                <w:szCs w:val="22"/>
                <w:lang w:val="de-DE" w:eastAsia="zh-CN"/>
              </w:rPr>
              <w:t xml:space="preserve"> </w:t>
            </w:r>
            <w:r w:rsidRPr="001B0DA5">
              <w:rPr>
                <w:rFonts w:ascii="Cambria Math" w:hAnsi="Cambria Math" w:cs="Arial"/>
                <w:noProof/>
                <w:szCs w:val="22"/>
                <w:lang w:val="de-DE" w:eastAsia="zh-CN"/>
              </w:rPr>
              <w:t>⇋</w:t>
            </w:r>
            <w:r w:rsidRPr="001B0DA5">
              <w:rPr>
                <w:rFonts w:cs="Arial"/>
                <w:noProof/>
                <w:szCs w:val="22"/>
                <w:lang w:val="de-DE" w:eastAsia="zh-CN"/>
              </w:rPr>
              <w:t xml:space="preserve"> Sr-PS</w:t>
            </w:r>
            <w:r w:rsidRPr="001B0DA5">
              <w:rPr>
                <w:rFonts w:cs="Arial"/>
                <w:noProof/>
                <w:szCs w:val="22"/>
                <w:vertAlign w:val="subscript"/>
                <w:lang w:val="de-DE" w:eastAsia="zh-CN"/>
              </w:rPr>
              <w:t>2</w:t>
            </w:r>
            <w:r w:rsidRPr="001B0DA5">
              <w:rPr>
                <w:rFonts w:cs="Arial"/>
                <w:noProof/>
                <w:szCs w:val="22"/>
                <w:lang w:val="de-DE" w:eastAsia="zh-CN"/>
              </w:rPr>
              <w:t>+ 2Na</w:t>
            </w:r>
            <w:r w:rsidRPr="001B0DA5">
              <w:rPr>
                <w:rFonts w:cs="Arial"/>
                <w:noProof/>
                <w:szCs w:val="22"/>
                <w:vertAlign w:val="superscript"/>
                <w:lang w:val="de-DE" w:eastAsia="zh-CN"/>
              </w:rPr>
              <w:t>+</w:t>
            </w:r>
          </w:p>
        </w:tc>
        <w:tc>
          <w:tcPr>
            <w:tcW w:w="1835" w:type="pct"/>
            <w:vAlign w:val="center"/>
          </w:tcPr>
          <w:p w14:paraId="39B4D542" w14:textId="77777777" w:rsidR="0058511A" w:rsidRPr="009E14E6" w:rsidRDefault="0058511A" w:rsidP="009E12F2">
            <w:pPr>
              <w:spacing w:before="0" w:after="0"/>
              <w:jc w:val="center"/>
              <w:rPr>
                <w:rFonts w:cs="Arial"/>
                <w:noProof/>
                <w:szCs w:val="22"/>
                <w:lang w:eastAsia="zh-CN"/>
              </w:rPr>
            </w:pPr>
            <w:r w:rsidRPr="009E14E6">
              <w:rPr>
                <w:rFonts w:cs="Arial"/>
                <w:noProof/>
                <w:szCs w:val="22"/>
                <w:lang w:eastAsia="zh-CN"/>
              </w:rPr>
              <w:t>0.59</w:t>
            </w:r>
          </w:p>
        </w:tc>
      </w:tr>
    </w:tbl>
    <w:p w14:paraId="67D6F9D6" w14:textId="77777777" w:rsidR="0058511A" w:rsidRDefault="0058511A" w:rsidP="0058511A">
      <w:pPr>
        <w:rPr>
          <w:rFonts w:cs="Arial"/>
          <w:b/>
          <w:szCs w:val="22"/>
          <w:lang w:eastAsia="zh-CN"/>
        </w:rPr>
      </w:pPr>
    </w:p>
    <w:p w14:paraId="200CC025" w14:textId="77777777" w:rsidR="0058511A" w:rsidRPr="00ED3698" w:rsidRDefault="0058511A" w:rsidP="0058511A">
      <w:pPr>
        <w:pStyle w:val="Heading4"/>
      </w:pPr>
      <w:bookmarkStart w:id="1165" w:name="_Toc520374821"/>
      <w:r>
        <w:t>Results</w:t>
      </w:r>
      <w:bookmarkEnd w:id="1165"/>
    </w:p>
    <w:p w14:paraId="0F0073DF" w14:textId="1CEED6A4" w:rsidR="00FC0676" w:rsidRPr="00FC0676" w:rsidRDefault="00095239" w:rsidP="0058511A">
      <w:pPr>
        <w:widowControl/>
        <w:spacing w:before="0" w:after="0"/>
        <w:jc w:val="left"/>
      </w:pPr>
      <w:r>
        <w:t>When the Cs</w:t>
      </w:r>
      <w:r w:rsidR="00FC0676" w:rsidRPr="006B1312">
        <w:rPr>
          <w:vertAlign w:val="superscript"/>
        </w:rPr>
        <w:t>+</w:t>
      </w:r>
      <w:r>
        <w:t xml:space="preserve"> in the borehole reaches the OPA clay, it is partially sorbed on the three ion exchange sites</w:t>
      </w:r>
      <w:r w:rsidR="004474F5">
        <w:t xml:space="preserve">.  </w:t>
      </w:r>
      <w:r>
        <w:t>The higher the Cs</w:t>
      </w:r>
      <w:r w:rsidR="00FC0676" w:rsidRPr="006B1312">
        <w:rPr>
          <w:vertAlign w:val="superscript"/>
        </w:rPr>
        <w:t>+</w:t>
      </w:r>
      <w:r>
        <w:t xml:space="preserve"> concentration, the more will be sorbed on the clay</w:t>
      </w:r>
      <w:r w:rsidR="004474F5">
        <w:t xml:space="preserve">.  </w:t>
      </w:r>
      <w:r>
        <w:t>At 10 days the diffusion front of Cs</w:t>
      </w:r>
      <w:r w:rsidR="00FC0676" w:rsidRPr="006B1312">
        <w:rPr>
          <w:vertAlign w:val="superscript"/>
        </w:rPr>
        <w:t>+</w:t>
      </w:r>
      <w:r>
        <w:t xml:space="preserve"> reached about 0.045m</w:t>
      </w:r>
      <w:r w:rsidR="00FC0676">
        <w:t xml:space="preserve"> (</w:t>
      </w:r>
      <w:r w:rsidR="00FC0676">
        <w:fldChar w:fldCharType="begin"/>
      </w:r>
      <w:r w:rsidR="00FC0676">
        <w:instrText xml:space="preserve"> REF _Ref456090115 \h </w:instrText>
      </w:r>
      <w:r w:rsidR="00FC0676">
        <w:fldChar w:fldCharType="separate"/>
      </w:r>
      <w:r w:rsidR="00B560DA">
        <w:t xml:space="preserve">Figure </w:t>
      </w:r>
      <w:r w:rsidR="00B560DA">
        <w:rPr>
          <w:noProof/>
        </w:rPr>
        <w:t>4</w:t>
      </w:r>
      <w:r w:rsidR="00B560DA">
        <w:t>.</w:t>
      </w:r>
      <w:r w:rsidR="00B560DA">
        <w:rPr>
          <w:noProof/>
        </w:rPr>
        <w:t>3</w:t>
      </w:r>
      <w:r w:rsidR="00FC0676">
        <w:fldChar w:fldCharType="end"/>
      </w:r>
      <w:r w:rsidR="00FC0676">
        <w:t xml:space="preserve"> left)</w:t>
      </w:r>
      <w:r w:rsidR="004474F5">
        <w:t xml:space="preserve">.  </w:t>
      </w:r>
      <w:r>
        <w:t xml:space="preserve">The concentration of sorbed </w:t>
      </w:r>
      <w:r w:rsidR="00FC0676">
        <w:t>Cs on Type-II sites (</w:t>
      </w:r>
      <w:r>
        <w:t>Cs-II</w:t>
      </w:r>
      <w:r w:rsidR="00FC0676">
        <w:t>) in the OPA clay on the borehole wall</w:t>
      </w:r>
      <w:r>
        <w:t xml:space="preserve"> is </w:t>
      </w:r>
      <w:r w:rsidR="00FC0676">
        <w:t xml:space="preserve">the highest with </w:t>
      </w:r>
      <w:r>
        <w:t xml:space="preserve">up to </w:t>
      </w:r>
      <w:r w:rsidR="00FC0676">
        <w:t xml:space="preserve">0.103 meq/100g bulk and decreasing along the radial axis </w:t>
      </w:r>
      <w:r w:rsidR="007E0BFD">
        <w:t>out</w:t>
      </w:r>
      <w:r w:rsidR="00FC0676">
        <w:t>wards</w:t>
      </w:r>
      <w:r w:rsidR="004474F5">
        <w:t xml:space="preserve">.  </w:t>
      </w:r>
      <w:r w:rsidR="00FC0676">
        <w:t xml:space="preserve">Similiarly, the concentration of Cs-PS is up to 0.03 meq/100g bulk and decearing along the radial axis </w:t>
      </w:r>
      <w:r w:rsidR="007E0BFD">
        <w:t>out</w:t>
      </w:r>
      <w:r w:rsidR="00FC0676">
        <w:t>wards</w:t>
      </w:r>
      <w:r w:rsidR="004474F5">
        <w:t xml:space="preserve">.  </w:t>
      </w:r>
      <w:r w:rsidR="00FC0676">
        <w:t xml:space="preserve">The concentration of sorbed Cs-FES is up to 0.01 meq/100g bulk but decreasing only slightly along the radial axis </w:t>
      </w:r>
      <w:r w:rsidR="007E0BFD">
        <w:t xml:space="preserve">and then drops sharply </w:t>
      </w:r>
      <w:r w:rsidR="00FC0676">
        <w:t>until approaching the diffusion front</w:t>
      </w:r>
      <w:r w:rsidR="004474F5">
        <w:t xml:space="preserve">.  </w:t>
      </w:r>
      <w:r w:rsidR="00FC0676">
        <w:t>This is because FES sites have the highest selectivity coefficient and thus tend to sorb the Cs even at a lower Cs</w:t>
      </w:r>
      <w:r w:rsidR="00FC0676" w:rsidRPr="00FC0676">
        <w:rPr>
          <w:vertAlign w:val="superscript"/>
        </w:rPr>
        <w:t>+</w:t>
      </w:r>
      <w:r w:rsidR="00FC0676">
        <w:t xml:space="preserve"> concentration in the porewater and thus FES sites can easily reach their maximum sorption capacity</w:t>
      </w:r>
      <w:r w:rsidR="004474F5">
        <w:t xml:space="preserve">.  </w:t>
      </w:r>
      <w:r w:rsidR="00FC0676">
        <w:t xml:space="preserve">With the on-going diffusion process, </w:t>
      </w:r>
      <w:r w:rsidR="007E0BFD">
        <w:t>the concentration of Cs</w:t>
      </w:r>
      <w:r w:rsidR="007E0BFD" w:rsidRPr="006B1312">
        <w:rPr>
          <w:vertAlign w:val="superscript"/>
        </w:rPr>
        <w:t>+</w:t>
      </w:r>
      <w:r w:rsidR="007E0BFD">
        <w:t xml:space="preserve"> in the borehole decreases and the diffusion front moves outwards (</w:t>
      </w:r>
      <w:r w:rsidR="007E0BFD">
        <w:fldChar w:fldCharType="begin"/>
      </w:r>
      <w:r w:rsidR="007E0BFD">
        <w:instrText xml:space="preserve"> REF _Ref456090115 \h </w:instrText>
      </w:r>
      <w:r w:rsidR="007E0BFD">
        <w:fldChar w:fldCharType="separate"/>
      </w:r>
      <w:r w:rsidR="00B560DA">
        <w:t xml:space="preserve">Figure </w:t>
      </w:r>
      <w:r w:rsidR="00B560DA">
        <w:rPr>
          <w:noProof/>
        </w:rPr>
        <w:t>4</w:t>
      </w:r>
      <w:r w:rsidR="00B560DA">
        <w:t>.</w:t>
      </w:r>
      <w:r w:rsidR="00B560DA">
        <w:rPr>
          <w:noProof/>
        </w:rPr>
        <w:t>3</w:t>
      </w:r>
      <w:r w:rsidR="007E0BFD">
        <w:fldChar w:fldCharType="end"/>
      </w:r>
      <w:r w:rsidR="007E0BFD">
        <w:t xml:space="preserve"> right)</w:t>
      </w:r>
      <w:r w:rsidR="004474F5">
        <w:t xml:space="preserve">.  </w:t>
      </w:r>
      <w:r w:rsidR="007E0BFD">
        <w:t>Consequently, the concentrations of the sorbed Cs species in the OPA clay at the borehole wall decrease as well</w:t>
      </w:r>
      <w:r w:rsidR="004474F5">
        <w:t xml:space="preserve">.  </w:t>
      </w:r>
      <w:r w:rsidR="007E0BFD">
        <w:t>By the end of the Phase I experiment at 189 days, the maximum concentrations of sorbed Cs-II and Cs-PS are 0.02 and 0.005 meq/100g bulk, respectively</w:t>
      </w:r>
      <w:r w:rsidR="004474F5">
        <w:t xml:space="preserve">.  </w:t>
      </w:r>
      <w:r w:rsidR="007C031A">
        <w:t>However, the maximum concentrations of sorbed Cs-FES drops only slightly</w:t>
      </w:r>
      <w:r w:rsidR="004474F5">
        <w:t xml:space="preserve">.  </w:t>
      </w:r>
    </w:p>
    <w:p w14:paraId="3C2882FF" w14:textId="77777777" w:rsidR="00FC0676" w:rsidRDefault="00FC0676" w:rsidP="0058511A">
      <w:pPr>
        <w:widowControl/>
        <w:spacing w:before="0" w:after="0"/>
        <w:jc w:val="left"/>
      </w:pPr>
    </w:p>
    <w:p w14:paraId="79C18F4C" w14:textId="77777777" w:rsidR="0058511A" w:rsidRDefault="0058511A" w:rsidP="0058511A">
      <w:pPr>
        <w:widowControl/>
        <w:spacing w:before="0" w:after="0"/>
        <w:jc w:val="left"/>
      </w:pPr>
    </w:p>
    <w:p w14:paraId="37418187" w14:textId="77777777" w:rsidR="00095239" w:rsidRDefault="00095239" w:rsidP="00F453C8">
      <w:pPr>
        <w:keepNext/>
        <w:widowControl/>
        <w:spacing w:before="0" w:after="0"/>
        <w:jc w:val="left"/>
      </w:pPr>
      <w:r>
        <w:rPr>
          <w:noProof/>
          <w:lang w:val="en-CA" w:eastAsia="zh-CN"/>
        </w:rPr>
        <w:drawing>
          <wp:inline distT="0" distB="0" distL="0" distR="0" wp14:anchorId="74DB0A0A" wp14:editId="43B5F6F6">
            <wp:extent cx="5486400" cy="213042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s-sorbed.png"/>
                    <pic:cNvPicPr/>
                  </pic:nvPicPr>
                  <pic:blipFill>
                    <a:blip r:embed="rId194">
                      <a:extLst>
                        <a:ext uri="{28A0092B-C50C-407E-A947-70E740481C1C}">
                          <a14:useLocalDpi xmlns:a14="http://schemas.microsoft.com/office/drawing/2010/main" val="0"/>
                        </a:ext>
                      </a:extLst>
                    </a:blip>
                    <a:stretch>
                      <a:fillRect/>
                    </a:stretch>
                  </pic:blipFill>
                  <pic:spPr>
                    <a:xfrm>
                      <a:off x="0" y="0"/>
                      <a:ext cx="5486400" cy="2130425"/>
                    </a:xfrm>
                    <a:prstGeom prst="rect">
                      <a:avLst/>
                    </a:prstGeom>
                  </pic:spPr>
                </pic:pic>
              </a:graphicData>
            </a:graphic>
          </wp:inline>
        </w:drawing>
      </w:r>
    </w:p>
    <w:p w14:paraId="4E1B1F44" w14:textId="43E3345D" w:rsidR="00CB13F8" w:rsidRDefault="00095239" w:rsidP="00F453C8">
      <w:pPr>
        <w:pStyle w:val="Caption"/>
        <w:jc w:val="left"/>
      </w:pPr>
      <w:bookmarkStart w:id="1166" w:name="_Ref456090115"/>
      <w:bookmarkStart w:id="1167" w:name="_Toc520375114"/>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3</w:t>
      </w:r>
      <w:r w:rsidR="00183C7C">
        <w:fldChar w:fldCharType="end"/>
      </w:r>
      <w:bookmarkEnd w:id="1166"/>
      <w:r w:rsidR="00535A70">
        <w:t xml:space="preserve">: </w:t>
      </w:r>
      <w:r>
        <w:t xml:space="preserve">Concentration profiles of sorbed Cs on three sites at 10 days (left) and 189 days (right) (solid red line – Cs-FES, dashed black line – Cs-II, dash dot blue line – Cs-PS) </w:t>
      </w:r>
      <w:r w:rsidR="00DA03F2">
        <w:t>(Xie et al. 2014)</w:t>
      </w:r>
      <w:bookmarkEnd w:id="1167"/>
    </w:p>
    <w:p w14:paraId="3F91163A" w14:textId="77777777" w:rsidR="007C031A" w:rsidRDefault="007C031A" w:rsidP="00F453C8"/>
    <w:p w14:paraId="12907C60" w14:textId="37EF4181" w:rsidR="007C031A" w:rsidRDefault="007C031A" w:rsidP="007C031A">
      <w:pPr>
        <w:widowControl/>
        <w:spacing w:before="0" w:after="0"/>
        <w:jc w:val="left"/>
      </w:pPr>
      <w:r>
        <w:t>The measured data showed that the concentration of Cs</w:t>
      </w:r>
      <w:r>
        <w:rPr>
          <w:vertAlign w:val="superscript"/>
        </w:rPr>
        <w:t>+</w:t>
      </w:r>
      <w:r>
        <w:t xml:space="preserve"> in the borehole drops very fast </w:t>
      </w:r>
      <w:r w:rsidR="00D14954">
        <w:t>within the first day</w:t>
      </w:r>
      <w:r w:rsidR="004474F5">
        <w:t xml:space="preserve">.  </w:t>
      </w:r>
      <w:r>
        <w:t>Simulated concentration time curves of Cs</w:t>
      </w:r>
      <w:r>
        <w:rPr>
          <w:vertAlign w:val="superscript"/>
        </w:rPr>
        <w:t>+</w:t>
      </w:r>
      <w:r>
        <w:t xml:space="preserve"> showed good agreement to the measured data (</w:t>
      </w:r>
      <w:r>
        <w:fldChar w:fldCharType="begin"/>
      </w:r>
      <w:r>
        <w:instrText xml:space="preserve"> REF _Ref455757145 \h </w:instrText>
      </w:r>
      <w:r>
        <w:fldChar w:fldCharType="separate"/>
      </w:r>
      <w:r w:rsidR="00B560DA">
        <w:t xml:space="preserve">Figure </w:t>
      </w:r>
      <w:r w:rsidR="00B560DA">
        <w:rPr>
          <w:noProof/>
        </w:rPr>
        <w:t>4</w:t>
      </w:r>
      <w:r w:rsidR="00B560DA">
        <w:t>.</w:t>
      </w:r>
      <w:r w:rsidR="00B560DA">
        <w:rPr>
          <w:noProof/>
        </w:rPr>
        <w:t>4</w:t>
      </w:r>
      <w:r>
        <w:fldChar w:fldCharType="end"/>
      </w:r>
      <w:r>
        <w:t>).</w:t>
      </w:r>
    </w:p>
    <w:p w14:paraId="3C0E7AF9" w14:textId="77777777" w:rsidR="007C031A" w:rsidRPr="007C031A" w:rsidRDefault="007C031A" w:rsidP="00F453C8"/>
    <w:p w14:paraId="43712DDC" w14:textId="48418805" w:rsidR="0058511A" w:rsidRDefault="00DF3498" w:rsidP="0058511A">
      <w:pPr>
        <w:keepNext/>
        <w:widowControl/>
        <w:spacing w:before="0" w:after="0"/>
        <w:jc w:val="left"/>
      </w:pPr>
      <w:r>
        <w:rPr>
          <w:noProof/>
          <w:lang w:val="en-CA" w:eastAsia="zh-CN"/>
        </w:rPr>
        <w:lastRenderedPageBreak/>
        <w:drawing>
          <wp:inline distT="0" distB="0" distL="0" distR="0" wp14:anchorId="150C01E2" wp14:editId="5F7F0E20">
            <wp:extent cx="5193030" cy="4382219"/>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ask2.2d_A3_og_Cs_time.png"/>
                    <pic:cNvPicPr/>
                  </pic:nvPicPr>
                  <pic:blipFill rotWithShape="1">
                    <a:blip r:embed="rId195">
                      <a:extLst>
                        <a:ext uri="{28A0092B-C50C-407E-A947-70E740481C1C}">
                          <a14:useLocalDpi xmlns:a14="http://schemas.microsoft.com/office/drawing/2010/main" val="0"/>
                        </a:ext>
                      </a:extLst>
                    </a:blip>
                    <a:srcRect t="8319" r="5339" b="1756"/>
                    <a:stretch/>
                  </pic:blipFill>
                  <pic:spPr bwMode="auto">
                    <a:xfrm>
                      <a:off x="0" y="0"/>
                      <a:ext cx="5193477" cy="4382596"/>
                    </a:xfrm>
                    <a:prstGeom prst="rect">
                      <a:avLst/>
                    </a:prstGeom>
                    <a:ln>
                      <a:noFill/>
                    </a:ln>
                    <a:extLst>
                      <a:ext uri="{53640926-AAD7-44D8-BBD7-CCE9431645EC}">
                        <a14:shadowObscured xmlns:a14="http://schemas.microsoft.com/office/drawing/2010/main"/>
                      </a:ext>
                    </a:extLst>
                  </pic:spPr>
                </pic:pic>
              </a:graphicData>
            </a:graphic>
          </wp:inline>
        </w:drawing>
      </w:r>
    </w:p>
    <w:p w14:paraId="67F92AAF" w14:textId="39A9D87E" w:rsidR="0058511A" w:rsidRDefault="0058511A" w:rsidP="0058511A">
      <w:pPr>
        <w:pStyle w:val="Caption"/>
        <w:jc w:val="left"/>
      </w:pPr>
      <w:bookmarkStart w:id="1168" w:name="_Ref455757145"/>
      <w:bookmarkStart w:id="1169" w:name="_Toc520375115"/>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4</w:t>
      </w:r>
      <w:r w:rsidR="00183C7C">
        <w:fldChar w:fldCharType="end"/>
      </w:r>
      <w:bookmarkEnd w:id="1168"/>
      <w:r>
        <w:t xml:space="preserve">: </w:t>
      </w:r>
      <w:r>
        <w:rPr>
          <w:rFonts w:hint="eastAsia"/>
          <w:lang w:eastAsia="zh-CN"/>
        </w:rPr>
        <w:t xml:space="preserve">Comparison of </w:t>
      </w:r>
      <w:r>
        <w:rPr>
          <w:lang w:eastAsia="zh-CN"/>
        </w:rPr>
        <w:t>S</w:t>
      </w:r>
      <w:r>
        <w:rPr>
          <w:rFonts w:hint="eastAsia"/>
          <w:lang w:eastAsia="zh-CN"/>
        </w:rPr>
        <w:t xml:space="preserve">imulated </w:t>
      </w:r>
      <w:r>
        <w:rPr>
          <w:lang w:eastAsia="zh-CN"/>
        </w:rPr>
        <w:t xml:space="preserve">(Lines) </w:t>
      </w:r>
      <w:r>
        <w:rPr>
          <w:rFonts w:hint="eastAsia"/>
          <w:lang w:eastAsia="zh-CN"/>
        </w:rPr>
        <w:t xml:space="preserve">and </w:t>
      </w:r>
      <w:r>
        <w:rPr>
          <w:lang w:eastAsia="zh-CN"/>
        </w:rPr>
        <w:t>E</w:t>
      </w:r>
      <w:r>
        <w:rPr>
          <w:rFonts w:hint="eastAsia"/>
          <w:lang w:eastAsia="zh-CN"/>
        </w:rPr>
        <w:t xml:space="preserve">xperimental </w:t>
      </w:r>
      <w:r>
        <w:rPr>
          <w:lang w:eastAsia="zh-CN"/>
        </w:rPr>
        <w:t>(Sy</w:t>
      </w:r>
      <w:r w:rsidR="00DF3498">
        <w:rPr>
          <w:lang w:eastAsia="zh-CN"/>
        </w:rPr>
        <w:t>mbols) Concentration Time Curve</w:t>
      </w:r>
      <w:r>
        <w:rPr>
          <w:lang w:eastAsia="zh-CN"/>
        </w:rPr>
        <w:t xml:space="preserve"> for </w:t>
      </w:r>
      <w:r w:rsidR="00DF3498">
        <w:rPr>
          <w:lang w:eastAsia="zh-CN"/>
        </w:rPr>
        <w:t>Cs</w:t>
      </w:r>
      <w:r w:rsidRPr="00A83F57">
        <w:rPr>
          <w:vertAlign w:val="superscript"/>
        </w:rPr>
        <w:t>+</w:t>
      </w:r>
      <w:r>
        <w:rPr>
          <w:lang w:eastAsia="zh-CN"/>
        </w:rPr>
        <w:t xml:space="preserve"> in the Borehole Solution</w:t>
      </w:r>
      <w:r>
        <w:rPr>
          <w:rFonts w:hint="eastAsia"/>
          <w:lang w:eastAsia="zh-CN"/>
        </w:rPr>
        <w:t xml:space="preserve"> </w:t>
      </w:r>
      <w:r>
        <w:rPr>
          <w:lang w:eastAsia="zh-CN"/>
        </w:rPr>
        <w:t>during</w:t>
      </w:r>
      <w:r>
        <w:rPr>
          <w:rFonts w:hint="eastAsia"/>
          <w:lang w:eastAsia="zh-CN"/>
        </w:rPr>
        <w:t xml:space="preserve"> the DR-A </w:t>
      </w:r>
      <w:r>
        <w:rPr>
          <w:lang w:eastAsia="zh-CN"/>
        </w:rPr>
        <w:t>F</w:t>
      </w:r>
      <w:r>
        <w:rPr>
          <w:rFonts w:hint="eastAsia"/>
          <w:lang w:eastAsia="zh-CN"/>
        </w:rPr>
        <w:t xml:space="preserve">ield </w:t>
      </w:r>
      <w:r>
        <w:rPr>
          <w:lang w:eastAsia="zh-CN"/>
        </w:rPr>
        <w:t>D</w:t>
      </w:r>
      <w:r>
        <w:rPr>
          <w:rFonts w:hint="eastAsia"/>
          <w:lang w:eastAsia="zh-CN"/>
        </w:rPr>
        <w:t xml:space="preserve">iffusion </w:t>
      </w:r>
      <w:r>
        <w:rPr>
          <w:lang w:eastAsia="zh-CN"/>
        </w:rPr>
        <w:t>E</w:t>
      </w:r>
      <w:r>
        <w:rPr>
          <w:rFonts w:hint="eastAsia"/>
          <w:lang w:eastAsia="zh-CN"/>
        </w:rPr>
        <w:t xml:space="preserve">xperiment </w:t>
      </w:r>
      <w:r>
        <w:rPr>
          <w:lang w:eastAsia="zh-CN"/>
        </w:rPr>
        <w:t>Phase I</w:t>
      </w:r>
      <w:r w:rsidR="00DA03F2">
        <w:rPr>
          <w:lang w:eastAsia="zh-CN"/>
        </w:rPr>
        <w:t xml:space="preserve"> </w:t>
      </w:r>
      <w:r w:rsidR="00DA03F2">
        <w:t>(Xie et al. 2014)</w:t>
      </w:r>
      <w:bookmarkEnd w:id="1169"/>
    </w:p>
    <w:p w14:paraId="153E990D" w14:textId="77777777" w:rsidR="00E940BF" w:rsidRDefault="00E940BF" w:rsidP="0058511A">
      <w:pPr>
        <w:widowControl/>
        <w:spacing w:before="0" w:after="0"/>
        <w:jc w:val="left"/>
      </w:pPr>
    </w:p>
    <w:p w14:paraId="1D824684" w14:textId="77777777" w:rsidR="00E940BF" w:rsidRPr="00ED3698" w:rsidRDefault="00E940BF" w:rsidP="00E940BF">
      <w:pPr>
        <w:pStyle w:val="Heading4"/>
      </w:pPr>
      <w:bookmarkStart w:id="1170" w:name="_Toc520374822"/>
      <w:r>
        <w:t>File location</w:t>
      </w:r>
      <w:bookmarkEnd w:id="1170"/>
    </w:p>
    <w:p w14:paraId="29D7F1AC" w14:textId="77777777" w:rsidR="00E940BF" w:rsidRDefault="00E940BF" w:rsidP="00E940BF">
      <w:pPr>
        <w:rPr>
          <w:lang w:eastAsia="zh-CN"/>
        </w:rPr>
      </w:pPr>
      <w:r>
        <w:rPr>
          <w:lang w:eastAsia="zh-CN"/>
        </w:rPr>
        <w:t>Input file:</w:t>
      </w:r>
    </w:p>
    <w:p w14:paraId="5C5F2468" w14:textId="3661AE18" w:rsidR="00E940BF" w:rsidRDefault="00E940BF" w:rsidP="00E940BF">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409\mtterri01Cs</w:t>
      </w:r>
      <w:r w:rsidRPr="00386860">
        <w:rPr>
          <w:lang w:eastAsia="zh-CN"/>
        </w:rPr>
        <w:t>.dat</w:t>
      </w:r>
    </w:p>
    <w:p w14:paraId="49048A37" w14:textId="77777777" w:rsidR="00E940BF" w:rsidRDefault="00E940BF" w:rsidP="00E940BF">
      <w:pPr>
        <w:rPr>
          <w:lang w:eastAsia="zh-CN"/>
        </w:rPr>
      </w:pPr>
      <w:r>
        <w:rPr>
          <w:lang w:eastAsia="zh-CN"/>
        </w:rPr>
        <w:t>Databases:</w:t>
      </w:r>
    </w:p>
    <w:p w14:paraId="4E37310D" w14:textId="77777777" w:rsidR="00E940BF" w:rsidRDefault="00E940BF" w:rsidP="00E940BF">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5CE76CA4" w14:textId="1282DC2B" w:rsidR="0058511A" w:rsidRDefault="0058511A" w:rsidP="0058511A">
      <w:pPr>
        <w:widowControl/>
        <w:spacing w:before="0" w:after="0"/>
        <w:jc w:val="left"/>
      </w:pPr>
    </w:p>
    <w:p w14:paraId="5C9A10CE" w14:textId="77777777" w:rsidR="00D14954" w:rsidRDefault="00D14954" w:rsidP="0058511A">
      <w:pPr>
        <w:widowControl/>
        <w:spacing w:before="0" w:after="0"/>
        <w:jc w:val="left"/>
      </w:pPr>
    </w:p>
    <w:p w14:paraId="1D839843" w14:textId="77777777" w:rsidR="00D14954" w:rsidRDefault="00D14954" w:rsidP="0058511A">
      <w:pPr>
        <w:widowControl/>
        <w:spacing w:before="0" w:after="0"/>
        <w:jc w:val="left"/>
      </w:pPr>
    </w:p>
    <w:p w14:paraId="5C750B9E" w14:textId="77777777" w:rsidR="00D14954" w:rsidRDefault="00D14954" w:rsidP="0058511A">
      <w:pPr>
        <w:widowControl/>
        <w:spacing w:before="0" w:after="0"/>
        <w:jc w:val="left"/>
      </w:pPr>
    </w:p>
    <w:p w14:paraId="114B9EF8" w14:textId="77777777" w:rsidR="00D14954" w:rsidRDefault="00D14954" w:rsidP="0058511A">
      <w:pPr>
        <w:widowControl/>
        <w:spacing w:before="0" w:after="0"/>
        <w:jc w:val="left"/>
      </w:pPr>
    </w:p>
    <w:p w14:paraId="561927E0" w14:textId="77777777" w:rsidR="004034DA" w:rsidRDefault="004034DA" w:rsidP="0058511A">
      <w:pPr>
        <w:widowControl/>
        <w:spacing w:before="0" w:after="0"/>
        <w:jc w:val="left"/>
      </w:pPr>
    </w:p>
    <w:p w14:paraId="018E3444" w14:textId="454AC807" w:rsidR="001F1B74" w:rsidRPr="00ED3698" w:rsidRDefault="001F1B74" w:rsidP="001F1B74">
      <w:pPr>
        <w:pStyle w:val="Heading3"/>
      </w:pPr>
      <w:bookmarkStart w:id="1171" w:name="_Ref456189003"/>
      <w:bookmarkStart w:id="1172" w:name="_Ref457985094"/>
      <w:bookmarkStart w:id="1173" w:name="_Toc520374823"/>
      <w:r>
        <w:rPr>
          <w:lang w:eastAsia="zh-CN"/>
        </w:rPr>
        <w:lastRenderedPageBreak/>
        <w:t>Effect of chemical perturbation on diffusion and retardation in clay</w:t>
      </w:r>
      <w:bookmarkEnd w:id="1171"/>
      <w:bookmarkEnd w:id="1172"/>
      <w:bookmarkEnd w:id="1173"/>
    </w:p>
    <w:p w14:paraId="4777B380" w14:textId="77777777" w:rsidR="001F1B74" w:rsidRPr="00192E8E" w:rsidRDefault="001F1B74" w:rsidP="001F1B74">
      <w:pPr>
        <w:pStyle w:val="StyleHeading4Bold"/>
      </w:pPr>
      <w:bookmarkStart w:id="1174" w:name="_Toc520374824"/>
      <w:r>
        <w:t>Problem definition</w:t>
      </w:r>
      <w:bookmarkEnd w:id="1174"/>
    </w:p>
    <w:p w14:paraId="562E0214" w14:textId="159F95A2" w:rsidR="001F1B74" w:rsidRDefault="001F1B74" w:rsidP="001F1B74">
      <w:r w:rsidRPr="00ED3698">
        <w:rPr>
          <w:lang w:val="en-CA"/>
        </w:rPr>
        <w:t xml:space="preserve">This </w:t>
      </w:r>
      <w:r>
        <w:rPr>
          <w:rFonts w:hint="eastAsia"/>
          <w:lang w:val="en-CA" w:eastAsia="zh-CN"/>
        </w:rPr>
        <w:t>example</w:t>
      </w:r>
      <w:r w:rsidRPr="00ED3698">
        <w:rPr>
          <w:lang w:val="en-CA"/>
        </w:rPr>
        <w:t xml:space="preserve"> is </w:t>
      </w:r>
      <w:r>
        <w:rPr>
          <w:lang w:val="en-CA"/>
        </w:rPr>
        <w:t>to validate the effect of chemical perturbation on tracer diffusion and retardation in low permeable porous media through the comparison of simulated and in-situ diffusion experiment data (Phase II)</w:t>
      </w:r>
      <w:r w:rsidR="004474F5">
        <w:rPr>
          <w:rFonts w:hint="eastAsia"/>
          <w:lang w:val="en-CA" w:eastAsia="zh-CN"/>
        </w:rPr>
        <w:t xml:space="preserve">.  </w:t>
      </w:r>
    </w:p>
    <w:p w14:paraId="694368BF" w14:textId="77777777" w:rsidR="001F1B74" w:rsidRPr="00192E8E" w:rsidRDefault="001F1B74" w:rsidP="001F1B74">
      <w:pPr>
        <w:pStyle w:val="StyleHeading4Bold"/>
      </w:pPr>
      <w:bookmarkStart w:id="1175" w:name="_Ref456081301"/>
      <w:bookmarkStart w:id="1176" w:name="_Toc520374825"/>
      <w:r>
        <w:t>Model setup</w:t>
      </w:r>
      <w:bookmarkEnd w:id="1175"/>
      <w:bookmarkEnd w:id="1176"/>
    </w:p>
    <w:p w14:paraId="219D186D" w14:textId="77777777" w:rsidR="001F1B74" w:rsidRDefault="001F1B74" w:rsidP="001F1B74">
      <w:pPr>
        <w:rPr>
          <w:rFonts w:cs="Arial"/>
          <w:szCs w:val="22"/>
          <w:lang w:eastAsia="zh-CN"/>
        </w:rPr>
      </w:pPr>
      <w:r>
        <w:rPr>
          <w:rFonts w:cs="Arial" w:hint="eastAsia"/>
          <w:szCs w:val="22"/>
          <w:lang w:eastAsia="zh-CN"/>
        </w:rPr>
        <w:t>Th</w:t>
      </w:r>
      <w:r>
        <w:rPr>
          <w:rFonts w:cs="Arial"/>
          <w:szCs w:val="22"/>
          <w:lang w:eastAsia="zh-CN"/>
        </w:rPr>
        <w:t xml:space="preserve">e diffusion of the tracers from the injection solution into the surrounding media </w:t>
      </w:r>
      <w:r>
        <w:rPr>
          <w:rFonts w:cs="Arial" w:hint="eastAsia"/>
          <w:szCs w:val="22"/>
          <w:lang w:eastAsia="zh-CN"/>
        </w:rPr>
        <w:t>can be represented by a 1D axial symmetric model</w:t>
      </w:r>
      <w:r>
        <w:rPr>
          <w:rFonts w:cs="Arial"/>
          <w:szCs w:val="22"/>
          <w:lang w:eastAsia="zh-CN"/>
        </w:rPr>
        <w:t>,</w:t>
      </w:r>
      <w:r>
        <w:rPr>
          <w:rFonts w:cs="Arial" w:hint="eastAsia"/>
          <w:szCs w:val="22"/>
          <w:lang w:eastAsia="zh-CN"/>
        </w:rPr>
        <w:t xml:space="preserve"> as shown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_Ref455670567 \h </w:instrText>
      </w:r>
      <w:r>
        <w:rPr>
          <w:rFonts w:cs="Arial"/>
          <w:szCs w:val="22"/>
          <w:lang w:eastAsia="zh-CN"/>
        </w:rPr>
      </w:r>
      <w:r>
        <w:rPr>
          <w:rFonts w:cs="Arial"/>
          <w:szCs w:val="22"/>
          <w:lang w:eastAsia="zh-CN"/>
        </w:rPr>
        <w:fldChar w:fldCharType="separate"/>
      </w:r>
      <w:r w:rsidR="00B560DA">
        <w:t xml:space="preserve">Figure </w:t>
      </w:r>
      <w:r w:rsidR="00B560DA">
        <w:rPr>
          <w:noProof/>
        </w:rPr>
        <w:t>4</w:t>
      </w:r>
      <w:r w:rsidR="00B560DA">
        <w:t>.</w:t>
      </w:r>
      <w:r w:rsidR="00B560DA">
        <w:rPr>
          <w:noProof/>
        </w:rPr>
        <w:t>1</w:t>
      </w:r>
      <w:r>
        <w:rPr>
          <w:rFonts w:cs="Arial"/>
          <w:szCs w:val="22"/>
          <w:lang w:eastAsia="zh-CN"/>
        </w:rPr>
        <w:fldChar w:fldCharType="end"/>
      </w:r>
      <w:r>
        <w:rPr>
          <w:rFonts w:cs="Arial"/>
          <w:szCs w:val="22"/>
          <w:lang w:eastAsia="zh-CN"/>
        </w:rPr>
        <w:t xml:space="preserve"> and </w:t>
      </w:r>
      <w:r>
        <w:rPr>
          <w:rFonts w:cs="Arial"/>
          <w:szCs w:val="22"/>
          <w:lang w:eastAsia="zh-CN"/>
        </w:rPr>
        <w:fldChar w:fldCharType="begin"/>
      </w:r>
      <w:r>
        <w:rPr>
          <w:rFonts w:cs="Arial"/>
          <w:szCs w:val="22"/>
          <w:lang w:eastAsia="zh-CN"/>
        </w:rPr>
        <w:instrText xml:space="preserve"> REF _Ref360096228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2</w:t>
      </w:r>
      <w:r>
        <w:rPr>
          <w:rFonts w:cs="Arial"/>
          <w:szCs w:val="22"/>
          <w:lang w:eastAsia="zh-CN"/>
        </w:rPr>
        <w:fldChar w:fldCharType="end"/>
      </w:r>
      <w:r>
        <w:rPr>
          <w:rFonts w:cs="Arial"/>
          <w:szCs w:val="22"/>
          <w:lang w:eastAsia="zh-CN"/>
        </w:rPr>
        <w:t>.</w:t>
      </w:r>
    </w:p>
    <w:p w14:paraId="5A1655AE" w14:textId="340AB816" w:rsidR="001F1B74" w:rsidRDefault="001F1B74" w:rsidP="001F1B74">
      <w:pPr>
        <w:rPr>
          <w:rFonts w:cs="Arial"/>
          <w:szCs w:val="22"/>
          <w:lang w:eastAsia="zh-CN"/>
        </w:rPr>
      </w:pPr>
      <w:r>
        <w:rPr>
          <w:rFonts w:cs="Arial"/>
          <w:szCs w:val="22"/>
          <w:lang w:eastAsia="zh-CN"/>
        </w:rPr>
        <w:t>The problem was simulated in a 0.615 m long, one-dimensional in radial coordinate, horizontal domain, including borehole, filter, gap and Opalinus Clay (OPA)</w:t>
      </w:r>
      <w:r w:rsidR="0062040F">
        <w:rPr>
          <w:rFonts w:cs="Arial"/>
          <w:szCs w:val="22"/>
          <w:lang w:eastAsia="zh-CN"/>
        </w:rPr>
        <w:t xml:space="preserve"> </w:t>
      </w:r>
      <w:r>
        <w:rPr>
          <w:rFonts w:cs="Arial"/>
          <w:szCs w:val="22"/>
          <w:lang w:eastAsia="zh-CN"/>
        </w:rPr>
        <w:t xml:space="preserve">(detailed information see section </w:t>
      </w:r>
      <w:r>
        <w:rPr>
          <w:rFonts w:cs="Arial"/>
          <w:szCs w:val="22"/>
          <w:lang w:eastAsia="zh-CN"/>
        </w:rPr>
        <w:fldChar w:fldCharType="begin"/>
      </w:r>
      <w:r>
        <w:rPr>
          <w:rFonts w:cs="Arial"/>
          <w:szCs w:val="22"/>
          <w:lang w:eastAsia="zh-CN"/>
        </w:rPr>
        <w:instrText xml:space="preserve"> REF _Ref456010651 \r \h </w:instrText>
      </w:r>
      <w:r>
        <w:rPr>
          <w:rFonts w:cs="Arial"/>
          <w:szCs w:val="22"/>
          <w:lang w:eastAsia="zh-CN"/>
        </w:rPr>
      </w:r>
      <w:r>
        <w:rPr>
          <w:rFonts w:cs="Arial"/>
          <w:szCs w:val="22"/>
          <w:lang w:eastAsia="zh-CN"/>
        </w:rPr>
        <w:fldChar w:fldCharType="separate"/>
      </w:r>
      <w:r w:rsidR="00B560DA">
        <w:rPr>
          <w:rFonts w:cs="Arial"/>
          <w:szCs w:val="22"/>
          <w:lang w:eastAsia="zh-CN"/>
        </w:rPr>
        <w:t>4.1.1.2</w:t>
      </w:r>
      <w:r>
        <w:rPr>
          <w:rFonts w:cs="Arial"/>
          <w:szCs w:val="22"/>
          <w:lang w:eastAsia="zh-CN"/>
        </w:rPr>
        <w:fldChar w:fldCharType="end"/>
      </w:r>
      <w:r>
        <w:rPr>
          <w:rFonts w:cs="Arial"/>
          <w:szCs w:val="22"/>
          <w:lang w:eastAsia="zh-CN"/>
        </w:rPr>
        <w:t>).</w:t>
      </w:r>
    </w:p>
    <w:p w14:paraId="4C2808F9" w14:textId="30DDD8D8" w:rsidR="009E12F2" w:rsidRDefault="009E12F2" w:rsidP="009E12F2">
      <w:pPr>
        <w:rPr>
          <w:lang w:val="en-CA"/>
        </w:rPr>
      </w:pPr>
      <w:r>
        <w:rPr>
          <w:rFonts w:cs="Arial"/>
          <w:szCs w:val="22"/>
          <w:lang w:eastAsia="zh-CN"/>
        </w:rPr>
        <w:t>Phase II of the DR-A in-situ diffusion test was conducted immediately after the first phase, beginning at 189 days, by changing the circulation solution to a solution with much higher concentrations of Cl</w:t>
      </w:r>
      <w:r w:rsidRPr="00AE419E">
        <w:rPr>
          <w:rFonts w:cs="Arial"/>
          <w:szCs w:val="22"/>
          <w:vertAlign w:val="superscript"/>
          <w:lang w:eastAsia="zh-CN"/>
        </w:rPr>
        <w:t>-</w:t>
      </w:r>
      <w:r>
        <w:rPr>
          <w:rFonts w:cs="Arial"/>
          <w:szCs w:val="22"/>
          <w:lang w:eastAsia="zh-CN"/>
        </w:rPr>
        <w:t>, Na</w:t>
      </w:r>
      <w:r w:rsidRPr="00AE419E">
        <w:rPr>
          <w:rFonts w:cs="Arial"/>
          <w:szCs w:val="22"/>
          <w:vertAlign w:val="superscript"/>
          <w:lang w:eastAsia="zh-CN"/>
        </w:rPr>
        <w:t>+</w:t>
      </w:r>
      <w:r>
        <w:rPr>
          <w:rFonts w:cs="Arial"/>
          <w:szCs w:val="22"/>
          <w:lang w:eastAsia="zh-CN"/>
        </w:rPr>
        <w:t xml:space="preserve"> and K</w:t>
      </w:r>
      <w:r w:rsidRPr="00AE419E">
        <w:rPr>
          <w:rFonts w:cs="Arial"/>
          <w:szCs w:val="22"/>
          <w:vertAlign w:val="superscript"/>
          <w:lang w:eastAsia="zh-CN"/>
        </w:rPr>
        <w:t>+</w:t>
      </w:r>
      <w:r>
        <w:rPr>
          <w:rFonts w:cs="Arial"/>
          <w:szCs w:val="22"/>
          <w:lang w:eastAsia="zh-CN"/>
        </w:rPr>
        <w:t>, and a much lower concentration of SO</w:t>
      </w:r>
      <w:r w:rsidRPr="00AE419E">
        <w:rPr>
          <w:rFonts w:cs="Arial"/>
          <w:szCs w:val="22"/>
          <w:vertAlign w:val="subscript"/>
          <w:lang w:eastAsia="zh-CN"/>
        </w:rPr>
        <w:t>4</w:t>
      </w:r>
      <w:r w:rsidRPr="00AE419E">
        <w:rPr>
          <w:rFonts w:cs="Arial"/>
          <w:szCs w:val="22"/>
          <w:vertAlign w:val="superscript"/>
          <w:lang w:eastAsia="zh-CN"/>
        </w:rPr>
        <w:t>2-</w:t>
      </w:r>
      <w:r>
        <w:rPr>
          <w:rFonts w:cs="Arial"/>
          <w:szCs w:val="22"/>
          <w:vertAlign w:val="superscript"/>
          <w:lang w:eastAsia="zh-CN"/>
        </w:rPr>
        <w:t xml:space="preserve"> </w:t>
      </w:r>
      <w:r>
        <w:rPr>
          <w:rFonts w:cs="Arial"/>
          <w:szCs w:val="22"/>
          <w:lang w:eastAsia="zh-CN"/>
        </w:rPr>
        <w:t>(to create a higher ionic strength solution perturbation) (</w:t>
      </w:r>
      <w:r>
        <w:rPr>
          <w:rFonts w:cs="Arial"/>
          <w:szCs w:val="22"/>
          <w:lang w:eastAsia="zh-CN"/>
        </w:rPr>
        <w:fldChar w:fldCharType="begin"/>
      </w:r>
      <w:r>
        <w:rPr>
          <w:rFonts w:cs="Arial"/>
          <w:szCs w:val="22"/>
          <w:lang w:eastAsia="zh-CN"/>
        </w:rPr>
        <w:instrText xml:space="preserve"> REF _Ref380055932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8</w:t>
      </w:r>
      <w:r>
        <w:rPr>
          <w:rFonts w:cs="Arial"/>
          <w:szCs w:val="22"/>
          <w:lang w:eastAsia="zh-CN"/>
        </w:rPr>
        <w:fldChar w:fldCharType="end"/>
      </w:r>
      <w:r>
        <w:rPr>
          <w:rFonts w:cs="Arial"/>
          <w:szCs w:val="22"/>
          <w:lang w:eastAsia="zh-CN"/>
        </w:rPr>
        <w:t>)</w:t>
      </w:r>
      <w:r w:rsidR="004474F5">
        <w:rPr>
          <w:rFonts w:cs="Arial"/>
          <w:szCs w:val="22"/>
          <w:lang w:eastAsia="zh-CN"/>
        </w:rPr>
        <w:t xml:space="preserve">.  </w:t>
      </w:r>
      <w:r>
        <w:rPr>
          <w:rFonts w:cs="Arial"/>
          <w:szCs w:val="22"/>
          <w:lang w:eastAsia="zh-CN"/>
        </w:rPr>
        <w:t xml:space="preserve">A spike of 3.64 Bq/g was also added for </w:t>
      </w:r>
      <w:r w:rsidRPr="00A83F57">
        <w:rPr>
          <w:vertAlign w:val="superscript"/>
        </w:rPr>
        <w:t>85</w:t>
      </w:r>
      <w:r>
        <w:t>Sr</w:t>
      </w:r>
      <w:r w:rsidRPr="00A83F57">
        <w:rPr>
          <w:vertAlign w:val="superscript"/>
        </w:rPr>
        <w:t>2+</w:t>
      </w:r>
      <w:r w:rsidR="004474F5">
        <w:rPr>
          <w:rFonts w:cs="Arial"/>
          <w:szCs w:val="22"/>
          <w:lang w:eastAsia="zh-CN"/>
        </w:rPr>
        <w:t xml:space="preserve">.  </w:t>
      </w:r>
      <w:r>
        <w:rPr>
          <w:rFonts w:cs="Arial"/>
          <w:szCs w:val="22"/>
          <w:lang w:eastAsia="zh-CN"/>
        </w:rPr>
        <w:t>All other tracers remained at the same concentrations as measured just before the exchange of the solution</w:t>
      </w:r>
      <w:r w:rsidR="004474F5">
        <w:rPr>
          <w:rFonts w:cs="Arial"/>
          <w:szCs w:val="22"/>
          <w:lang w:eastAsia="zh-CN"/>
        </w:rPr>
        <w:t xml:space="preserve">.  </w:t>
      </w:r>
    </w:p>
    <w:p w14:paraId="668390C8" w14:textId="77777777" w:rsidR="001F1B74" w:rsidRDefault="001F1B74" w:rsidP="001F1B74">
      <w:pPr>
        <w:rPr>
          <w:lang w:val="en-CA"/>
        </w:rPr>
      </w:pPr>
    </w:p>
    <w:p w14:paraId="07C01B88" w14:textId="0E58A4F3" w:rsidR="009E12F2" w:rsidRDefault="009E12F2" w:rsidP="00D14954">
      <w:pPr>
        <w:pStyle w:val="Caption"/>
        <w:keepNext/>
        <w:rPr>
          <w:lang w:eastAsia="zh-CN"/>
        </w:rPr>
      </w:pPr>
      <w:bookmarkStart w:id="1177" w:name="_Ref380055932"/>
      <w:bookmarkStart w:id="1178" w:name="_Ref395789707"/>
      <w:bookmarkStart w:id="1179" w:name="_Toc386208615"/>
      <w:bookmarkStart w:id="1180" w:name="_Toc421645845"/>
      <w:bookmarkStart w:id="1181" w:name="_Toc520375002"/>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8</w:t>
      </w:r>
      <w:r w:rsidR="00FE1AD3">
        <w:fldChar w:fldCharType="end"/>
      </w:r>
      <w:bookmarkEnd w:id="1177"/>
      <w:bookmarkEnd w:id="1178"/>
      <w:r>
        <w:rPr>
          <w:noProof/>
        </w:rPr>
        <w:t xml:space="preserve">: </w:t>
      </w:r>
      <w:r w:rsidRPr="003621AA">
        <w:rPr>
          <w:lang w:eastAsia="zh-CN"/>
        </w:rPr>
        <w:t xml:space="preserve">Composition of the </w:t>
      </w:r>
      <w:r>
        <w:rPr>
          <w:lang w:eastAsia="zh-CN"/>
        </w:rPr>
        <w:t>S</w:t>
      </w:r>
      <w:r w:rsidRPr="003621AA">
        <w:rPr>
          <w:lang w:eastAsia="zh-CN"/>
        </w:rPr>
        <w:t xml:space="preserve">ynthetic OPA </w:t>
      </w:r>
      <w:r>
        <w:rPr>
          <w:lang w:eastAsia="zh-CN"/>
        </w:rPr>
        <w:t>P</w:t>
      </w:r>
      <w:r w:rsidRPr="003621AA">
        <w:rPr>
          <w:lang w:eastAsia="zh-CN"/>
        </w:rPr>
        <w:t xml:space="preserve">orewater </w:t>
      </w:r>
      <w:r>
        <w:rPr>
          <w:lang w:eastAsia="zh-CN"/>
        </w:rPr>
        <w:t>U</w:t>
      </w:r>
      <w:r w:rsidRPr="003621AA">
        <w:rPr>
          <w:lang w:eastAsia="zh-CN"/>
        </w:rPr>
        <w:t>sed in the</w:t>
      </w:r>
      <w:r>
        <w:rPr>
          <w:rFonts w:hint="eastAsia"/>
          <w:lang w:eastAsia="zh-CN"/>
        </w:rPr>
        <w:t xml:space="preserve"> DR-A </w:t>
      </w:r>
      <w:r>
        <w:rPr>
          <w:lang w:eastAsia="zh-CN"/>
        </w:rPr>
        <w:t>Diffusion and Sorption Experiment - Phase II</w:t>
      </w:r>
      <w:bookmarkEnd w:id="1179"/>
      <w:bookmarkEnd w:id="1180"/>
      <w:r>
        <w:rPr>
          <w:lang w:eastAsia="zh-CN"/>
        </w:rPr>
        <w:t xml:space="preserve"> (Xie </w:t>
      </w:r>
      <w:r w:rsidR="004474F5">
        <w:rPr>
          <w:lang w:eastAsia="zh-CN"/>
        </w:rPr>
        <w:t xml:space="preserve">et al. </w:t>
      </w:r>
      <w:r>
        <w:rPr>
          <w:lang w:eastAsia="zh-CN"/>
        </w:rPr>
        <w:t>2014)</w:t>
      </w:r>
      <w:bookmarkEnd w:id="1181"/>
    </w:p>
    <w:tbl>
      <w:tblPr>
        <w:tblW w:w="5000" w:type="pct"/>
        <w:tblBorders>
          <w:top w:val="single" w:sz="4" w:space="0" w:color="auto"/>
          <w:bottom w:val="single" w:sz="4" w:space="0" w:color="auto"/>
        </w:tblBorders>
        <w:tblLook w:val="04A0" w:firstRow="1" w:lastRow="0" w:firstColumn="1" w:lastColumn="0" w:noHBand="0" w:noVBand="1"/>
      </w:tblPr>
      <w:tblGrid>
        <w:gridCol w:w="2818"/>
        <w:gridCol w:w="5822"/>
      </w:tblGrid>
      <w:tr w:rsidR="009E12F2" w:rsidRPr="00ED6FAF" w14:paraId="7445FBA2" w14:textId="77777777" w:rsidTr="009E12F2">
        <w:trPr>
          <w:trHeight w:val="295"/>
        </w:trPr>
        <w:tc>
          <w:tcPr>
            <w:tcW w:w="1631" w:type="pct"/>
            <w:tcBorders>
              <w:top w:val="single" w:sz="4" w:space="0" w:color="auto"/>
              <w:bottom w:val="single" w:sz="4" w:space="0" w:color="auto"/>
            </w:tcBorders>
            <w:shd w:val="clear" w:color="auto" w:fill="D9D9D9"/>
            <w:vAlign w:val="center"/>
            <w:hideMark/>
          </w:tcPr>
          <w:p w14:paraId="3DC039FD" w14:textId="77777777" w:rsidR="009E12F2" w:rsidRDefault="009E12F2" w:rsidP="00D14954">
            <w:pPr>
              <w:spacing w:before="0" w:after="0"/>
              <w:rPr>
                <w:rFonts w:cs="Arial"/>
                <w:b/>
                <w:bCs/>
                <w:color w:val="000000"/>
                <w:szCs w:val="22"/>
                <w:lang w:eastAsia="zh-CN"/>
              </w:rPr>
            </w:pPr>
            <w:r>
              <w:rPr>
                <w:rFonts w:cs="Arial"/>
                <w:b/>
                <w:bCs/>
                <w:color w:val="000000"/>
                <w:szCs w:val="22"/>
                <w:lang w:eastAsia="zh-CN"/>
              </w:rPr>
              <w:t xml:space="preserve">  </w:t>
            </w:r>
            <w:r w:rsidRPr="00ED6FAF">
              <w:rPr>
                <w:rFonts w:cs="Arial"/>
                <w:b/>
                <w:bCs/>
                <w:color w:val="000000"/>
                <w:szCs w:val="22"/>
                <w:lang w:eastAsia="zh-CN"/>
              </w:rPr>
              <w:t>Element</w:t>
            </w:r>
          </w:p>
        </w:tc>
        <w:tc>
          <w:tcPr>
            <w:tcW w:w="3369" w:type="pct"/>
            <w:tcBorders>
              <w:top w:val="single" w:sz="4" w:space="0" w:color="auto"/>
              <w:bottom w:val="single" w:sz="4" w:space="0" w:color="auto"/>
            </w:tcBorders>
            <w:shd w:val="clear" w:color="auto" w:fill="D9D9D9"/>
            <w:vAlign w:val="center"/>
            <w:hideMark/>
          </w:tcPr>
          <w:p w14:paraId="127D8437" w14:textId="77777777" w:rsidR="009E12F2" w:rsidRDefault="009E12F2" w:rsidP="00D14954">
            <w:pPr>
              <w:spacing w:before="0" w:after="0"/>
              <w:jc w:val="center"/>
              <w:rPr>
                <w:rFonts w:cs="Arial"/>
                <w:b/>
                <w:bCs/>
                <w:color w:val="000000"/>
                <w:szCs w:val="22"/>
                <w:lang w:eastAsia="zh-CN"/>
              </w:rPr>
            </w:pPr>
            <w:r w:rsidRPr="00ED6FAF">
              <w:rPr>
                <w:rFonts w:cs="Arial"/>
                <w:b/>
                <w:bCs/>
                <w:color w:val="000000"/>
                <w:szCs w:val="22"/>
                <w:lang w:eastAsia="zh-CN"/>
              </w:rPr>
              <w:t>Total concentration [mol L</w:t>
            </w:r>
            <w:r w:rsidRPr="00ED6FAF">
              <w:rPr>
                <w:rFonts w:cs="Arial"/>
                <w:b/>
                <w:bCs/>
                <w:color w:val="000000"/>
                <w:szCs w:val="22"/>
                <w:vertAlign w:val="superscript"/>
                <w:lang w:eastAsia="zh-CN"/>
              </w:rPr>
              <w:t>-1</w:t>
            </w:r>
            <w:r w:rsidRPr="00ED6FAF">
              <w:rPr>
                <w:rFonts w:cs="Arial"/>
                <w:b/>
                <w:bCs/>
                <w:color w:val="000000"/>
                <w:szCs w:val="22"/>
                <w:lang w:eastAsia="zh-CN"/>
              </w:rPr>
              <w:t>]</w:t>
            </w:r>
          </w:p>
        </w:tc>
      </w:tr>
      <w:tr w:rsidR="009E12F2" w:rsidRPr="00ED6FAF" w14:paraId="227F9AA6" w14:textId="77777777" w:rsidTr="009E12F2">
        <w:trPr>
          <w:trHeight w:val="254"/>
        </w:trPr>
        <w:tc>
          <w:tcPr>
            <w:tcW w:w="1631" w:type="pct"/>
            <w:tcBorders>
              <w:top w:val="single" w:sz="4" w:space="0" w:color="auto"/>
            </w:tcBorders>
            <w:shd w:val="clear" w:color="auto" w:fill="auto"/>
            <w:vAlign w:val="center"/>
            <w:hideMark/>
          </w:tcPr>
          <w:p w14:paraId="3BD364E5" w14:textId="77777777" w:rsidR="009E12F2" w:rsidRPr="00635D49" w:rsidRDefault="009E12F2" w:rsidP="00D14954">
            <w:pPr>
              <w:spacing w:before="0" w:after="0"/>
              <w:ind w:firstLine="328"/>
              <w:rPr>
                <w:rFonts w:cs="Arial"/>
                <w:color w:val="000000"/>
                <w:szCs w:val="22"/>
                <w:lang w:eastAsia="zh-CN"/>
              </w:rPr>
            </w:pPr>
            <w:r w:rsidRPr="00ED6FAF">
              <w:rPr>
                <w:rFonts w:cs="Arial"/>
                <w:color w:val="000000"/>
                <w:szCs w:val="22"/>
                <w:lang w:eastAsia="zh-CN"/>
              </w:rPr>
              <w:t>Na</w:t>
            </w:r>
            <w:r w:rsidRPr="003621AA">
              <w:rPr>
                <w:rFonts w:cs="Arial"/>
                <w:b/>
                <w:bCs/>
                <w:noProof/>
                <w:szCs w:val="22"/>
                <w:vertAlign w:val="superscript"/>
                <w:lang w:eastAsia="zh-CN"/>
              </w:rPr>
              <w:t>+</w:t>
            </w:r>
          </w:p>
        </w:tc>
        <w:tc>
          <w:tcPr>
            <w:tcW w:w="3369" w:type="pct"/>
            <w:tcBorders>
              <w:top w:val="single" w:sz="4" w:space="0" w:color="auto"/>
            </w:tcBorders>
            <w:shd w:val="clear" w:color="auto" w:fill="auto"/>
            <w:vAlign w:val="center"/>
            <w:hideMark/>
          </w:tcPr>
          <w:p w14:paraId="37D28686"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5</w:t>
            </w:r>
            <w:r w:rsidRPr="00ED6FAF">
              <w:rPr>
                <w:rFonts w:cs="Arial"/>
                <w:color w:val="000000"/>
                <w:szCs w:val="22"/>
                <w:lang w:eastAsia="zh-CN"/>
              </w:rPr>
              <w:t>.</w:t>
            </w:r>
            <w:r>
              <w:rPr>
                <w:rFonts w:cs="Arial"/>
                <w:color w:val="000000"/>
                <w:szCs w:val="22"/>
                <w:lang w:eastAsia="zh-CN"/>
              </w:rPr>
              <w:t>0</w:t>
            </w:r>
            <w:r w:rsidRPr="00ED6FAF">
              <w:rPr>
                <w:rFonts w:cs="Arial"/>
                <w:color w:val="000000"/>
                <w:szCs w:val="22"/>
                <w:lang w:eastAsia="zh-CN"/>
              </w:rPr>
              <w:t>0</w:t>
            </w:r>
            <w:r w:rsidRPr="000423E6">
              <w:rPr>
                <w:rFonts w:cs="Arial"/>
                <w:color w:val="000000"/>
                <w:szCs w:val="22"/>
                <w:lang w:eastAsia="zh-CN"/>
              </w:rPr>
              <w:t>×10</w:t>
            </w:r>
            <w:r w:rsidRPr="000423E6">
              <w:rPr>
                <w:rFonts w:cs="Arial"/>
                <w:color w:val="000000"/>
                <w:szCs w:val="22"/>
                <w:vertAlign w:val="superscript"/>
                <w:lang w:eastAsia="zh-CN"/>
              </w:rPr>
              <w:t>-01</w:t>
            </w:r>
          </w:p>
        </w:tc>
      </w:tr>
      <w:tr w:rsidR="009E12F2" w:rsidRPr="00ED6FAF" w14:paraId="201E5D22" w14:textId="77777777" w:rsidTr="009E12F2">
        <w:trPr>
          <w:trHeight w:val="254"/>
        </w:trPr>
        <w:tc>
          <w:tcPr>
            <w:tcW w:w="1631" w:type="pct"/>
            <w:shd w:val="clear" w:color="auto" w:fill="auto"/>
            <w:vAlign w:val="center"/>
            <w:hideMark/>
          </w:tcPr>
          <w:p w14:paraId="145C8F39"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K</w:t>
            </w:r>
            <w:r w:rsidRPr="003621AA">
              <w:rPr>
                <w:rFonts w:cs="Arial"/>
                <w:b/>
                <w:bCs/>
                <w:noProof/>
                <w:szCs w:val="22"/>
                <w:vertAlign w:val="superscript"/>
                <w:lang w:eastAsia="zh-CN"/>
              </w:rPr>
              <w:t>+</w:t>
            </w:r>
          </w:p>
        </w:tc>
        <w:tc>
          <w:tcPr>
            <w:tcW w:w="3369" w:type="pct"/>
            <w:shd w:val="clear" w:color="auto" w:fill="auto"/>
            <w:vAlign w:val="center"/>
            <w:hideMark/>
          </w:tcPr>
          <w:p w14:paraId="3DEF4B09"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5</w:t>
            </w:r>
            <w:r w:rsidRPr="00ED6FAF">
              <w:rPr>
                <w:rFonts w:cs="Arial"/>
                <w:color w:val="000000"/>
                <w:szCs w:val="22"/>
                <w:lang w:eastAsia="zh-CN"/>
              </w:rPr>
              <w:t>.60</w:t>
            </w:r>
            <w:r w:rsidRPr="000423E6">
              <w:rPr>
                <w:rFonts w:cs="Arial"/>
                <w:color w:val="000000"/>
                <w:szCs w:val="22"/>
                <w:lang w:eastAsia="zh-CN"/>
              </w:rPr>
              <w:t>×10</w:t>
            </w:r>
            <w:r>
              <w:rPr>
                <w:rFonts w:cs="Arial"/>
                <w:color w:val="000000"/>
                <w:szCs w:val="22"/>
                <w:vertAlign w:val="superscript"/>
                <w:lang w:eastAsia="zh-CN"/>
              </w:rPr>
              <w:t>-01</w:t>
            </w:r>
          </w:p>
        </w:tc>
      </w:tr>
      <w:tr w:rsidR="009E12F2" w:rsidRPr="00ED6FAF" w14:paraId="01879D60" w14:textId="77777777" w:rsidTr="009E12F2">
        <w:trPr>
          <w:trHeight w:val="254"/>
        </w:trPr>
        <w:tc>
          <w:tcPr>
            <w:tcW w:w="1631" w:type="pct"/>
            <w:shd w:val="clear" w:color="auto" w:fill="auto"/>
            <w:vAlign w:val="center"/>
            <w:hideMark/>
          </w:tcPr>
          <w:p w14:paraId="47E7920E"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Mg</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19DAFF7A"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1.47</w:t>
            </w:r>
            <w:r w:rsidRPr="000423E6">
              <w:rPr>
                <w:rFonts w:cs="Arial"/>
                <w:color w:val="000000"/>
                <w:szCs w:val="22"/>
                <w:lang w:eastAsia="zh-CN"/>
              </w:rPr>
              <w:t>×10</w:t>
            </w:r>
            <w:r w:rsidRPr="000423E6">
              <w:rPr>
                <w:rFonts w:cs="Arial"/>
                <w:color w:val="000000"/>
                <w:szCs w:val="22"/>
                <w:vertAlign w:val="superscript"/>
                <w:lang w:eastAsia="zh-CN"/>
              </w:rPr>
              <w:t>-02</w:t>
            </w:r>
          </w:p>
        </w:tc>
      </w:tr>
      <w:tr w:rsidR="009E12F2" w:rsidRPr="00ED6FAF" w14:paraId="055CCD33" w14:textId="77777777" w:rsidTr="009E12F2">
        <w:trPr>
          <w:trHeight w:val="254"/>
        </w:trPr>
        <w:tc>
          <w:tcPr>
            <w:tcW w:w="1631" w:type="pct"/>
            <w:shd w:val="clear" w:color="auto" w:fill="auto"/>
            <w:vAlign w:val="center"/>
            <w:hideMark/>
          </w:tcPr>
          <w:p w14:paraId="4AAD2C3D"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Ca</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7086FB1F"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2.3</w:t>
            </w:r>
            <w:r w:rsidRPr="00ED6FAF">
              <w:rPr>
                <w:rFonts w:cs="Arial"/>
                <w:color w:val="000000"/>
                <w:szCs w:val="22"/>
                <w:lang w:eastAsia="zh-CN"/>
              </w:rPr>
              <w:t>0</w:t>
            </w:r>
            <w:r w:rsidRPr="000423E6">
              <w:rPr>
                <w:rFonts w:cs="Arial"/>
                <w:color w:val="000000"/>
                <w:szCs w:val="22"/>
                <w:lang w:eastAsia="zh-CN"/>
              </w:rPr>
              <w:t>×10</w:t>
            </w:r>
            <w:r w:rsidRPr="000423E6">
              <w:rPr>
                <w:rFonts w:cs="Arial"/>
                <w:color w:val="000000"/>
                <w:szCs w:val="22"/>
                <w:vertAlign w:val="superscript"/>
                <w:lang w:eastAsia="zh-CN"/>
              </w:rPr>
              <w:t>-02</w:t>
            </w:r>
          </w:p>
        </w:tc>
      </w:tr>
      <w:tr w:rsidR="009E12F2" w:rsidRPr="00ED6FAF" w14:paraId="45B1CA0A" w14:textId="77777777" w:rsidTr="009E12F2">
        <w:trPr>
          <w:trHeight w:val="254"/>
        </w:trPr>
        <w:tc>
          <w:tcPr>
            <w:tcW w:w="1631" w:type="pct"/>
            <w:shd w:val="clear" w:color="auto" w:fill="auto"/>
            <w:vAlign w:val="center"/>
            <w:hideMark/>
          </w:tcPr>
          <w:p w14:paraId="5438D799"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Sr</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shd w:val="clear" w:color="auto" w:fill="auto"/>
            <w:vAlign w:val="center"/>
            <w:hideMark/>
          </w:tcPr>
          <w:p w14:paraId="23B3D9A8" w14:textId="56934722"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4.49</w:t>
            </w:r>
            <w:r w:rsidRPr="000423E6">
              <w:rPr>
                <w:rFonts w:cs="Arial"/>
                <w:color w:val="000000"/>
                <w:szCs w:val="22"/>
                <w:lang w:eastAsia="zh-CN"/>
              </w:rPr>
              <w:t>×10</w:t>
            </w:r>
            <w:r w:rsidRPr="000423E6">
              <w:rPr>
                <w:rFonts w:cs="Arial"/>
                <w:color w:val="000000"/>
                <w:szCs w:val="22"/>
                <w:vertAlign w:val="superscript"/>
                <w:lang w:eastAsia="zh-CN"/>
              </w:rPr>
              <w:t>-04</w:t>
            </w:r>
          </w:p>
        </w:tc>
      </w:tr>
      <w:tr w:rsidR="009E12F2" w:rsidRPr="00ED6FAF" w14:paraId="42472EB3" w14:textId="77777777" w:rsidTr="009E12F2">
        <w:trPr>
          <w:trHeight w:val="254"/>
        </w:trPr>
        <w:tc>
          <w:tcPr>
            <w:tcW w:w="1631" w:type="pct"/>
            <w:shd w:val="clear" w:color="auto" w:fill="auto"/>
            <w:vAlign w:val="center"/>
            <w:hideMark/>
          </w:tcPr>
          <w:p w14:paraId="50A0AA76"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Cl</w:t>
            </w:r>
            <w:r w:rsidRPr="003621AA">
              <w:rPr>
                <w:rFonts w:cs="Arial"/>
                <w:color w:val="000000"/>
                <w:szCs w:val="22"/>
                <w:vertAlign w:val="superscript"/>
                <w:lang w:eastAsia="zh-CN"/>
              </w:rPr>
              <w:t>-</w:t>
            </w:r>
          </w:p>
        </w:tc>
        <w:tc>
          <w:tcPr>
            <w:tcW w:w="3369" w:type="pct"/>
            <w:shd w:val="clear" w:color="auto" w:fill="auto"/>
            <w:vAlign w:val="center"/>
            <w:hideMark/>
          </w:tcPr>
          <w:p w14:paraId="3EB85FFC"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1.15</w:t>
            </w:r>
          </w:p>
        </w:tc>
      </w:tr>
      <w:tr w:rsidR="009E12F2" w:rsidRPr="00ED6FAF" w14:paraId="7E670C42" w14:textId="77777777" w:rsidTr="009E12F2">
        <w:trPr>
          <w:trHeight w:val="254"/>
        </w:trPr>
        <w:tc>
          <w:tcPr>
            <w:tcW w:w="1631" w:type="pct"/>
            <w:tcBorders>
              <w:bottom w:val="nil"/>
            </w:tcBorders>
            <w:shd w:val="clear" w:color="auto" w:fill="auto"/>
            <w:vAlign w:val="center"/>
            <w:hideMark/>
          </w:tcPr>
          <w:p w14:paraId="3FD74EF0"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SO</w:t>
            </w:r>
            <w:r w:rsidRPr="00ED6FAF">
              <w:rPr>
                <w:rFonts w:cs="Arial"/>
                <w:color w:val="000000"/>
                <w:szCs w:val="22"/>
                <w:vertAlign w:val="subscript"/>
                <w:lang w:eastAsia="zh-CN"/>
              </w:rPr>
              <w:t>4</w:t>
            </w:r>
            <w:r w:rsidRPr="003621AA">
              <w:rPr>
                <w:rFonts w:cs="Arial"/>
                <w:color w:val="000000"/>
                <w:szCs w:val="22"/>
                <w:vertAlign w:val="superscript"/>
                <w:lang w:eastAsia="zh-CN"/>
              </w:rPr>
              <w:t>2</w:t>
            </w:r>
            <w:r w:rsidRPr="003621AA">
              <w:rPr>
                <w:rFonts w:cs="Arial"/>
                <w:b/>
                <w:bCs/>
                <w:noProof/>
                <w:szCs w:val="22"/>
                <w:vertAlign w:val="superscript"/>
                <w:lang w:eastAsia="zh-CN"/>
              </w:rPr>
              <w:t>-</w:t>
            </w:r>
          </w:p>
        </w:tc>
        <w:tc>
          <w:tcPr>
            <w:tcW w:w="3369" w:type="pct"/>
            <w:tcBorders>
              <w:bottom w:val="nil"/>
            </w:tcBorders>
            <w:shd w:val="clear" w:color="auto" w:fill="auto"/>
            <w:vAlign w:val="center"/>
            <w:hideMark/>
          </w:tcPr>
          <w:p w14:paraId="41FC12B9"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2.37</w:t>
            </w:r>
            <w:r w:rsidRPr="000423E6">
              <w:rPr>
                <w:rFonts w:cs="Arial"/>
                <w:color w:val="000000"/>
                <w:szCs w:val="22"/>
                <w:lang w:eastAsia="zh-CN"/>
              </w:rPr>
              <w:t>×10</w:t>
            </w:r>
            <w:r>
              <w:rPr>
                <w:rFonts w:cs="Arial"/>
                <w:color w:val="000000"/>
                <w:szCs w:val="22"/>
                <w:vertAlign w:val="superscript"/>
                <w:lang w:eastAsia="zh-CN"/>
              </w:rPr>
              <w:t>-04</w:t>
            </w:r>
          </w:p>
        </w:tc>
      </w:tr>
      <w:tr w:rsidR="009E12F2" w:rsidRPr="00ED6FAF" w14:paraId="7B05BF27" w14:textId="77777777" w:rsidTr="009E12F2">
        <w:trPr>
          <w:trHeight w:val="254"/>
        </w:trPr>
        <w:tc>
          <w:tcPr>
            <w:tcW w:w="1631" w:type="pct"/>
            <w:tcBorders>
              <w:top w:val="nil"/>
              <w:bottom w:val="single" w:sz="4" w:space="0" w:color="auto"/>
            </w:tcBorders>
            <w:shd w:val="clear" w:color="auto" w:fill="auto"/>
            <w:vAlign w:val="center"/>
            <w:hideMark/>
          </w:tcPr>
          <w:p w14:paraId="524E4400"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CO</w:t>
            </w:r>
            <w:r w:rsidRPr="00ED6FAF">
              <w:rPr>
                <w:rFonts w:cs="Arial"/>
                <w:color w:val="000000"/>
                <w:szCs w:val="22"/>
                <w:vertAlign w:val="subscript"/>
                <w:lang w:eastAsia="zh-CN"/>
              </w:rPr>
              <w:t>3</w:t>
            </w:r>
            <w:r w:rsidRPr="003621AA">
              <w:rPr>
                <w:rFonts w:cs="Arial"/>
                <w:color w:val="000000"/>
                <w:szCs w:val="22"/>
                <w:vertAlign w:val="superscript"/>
                <w:lang w:eastAsia="zh-CN"/>
              </w:rPr>
              <w:t>2</w:t>
            </w:r>
            <w:r w:rsidRPr="003621AA">
              <w:rPr>
                <w:rFonts w:cs="Arial"/>
                <w:b/>
                <w:bCs/>
                <w:noProof/>
                <w:szCs w:val="22"/>
                <w:vertAlign w:val="superscript"/>
                <w:lang w:eastAsia="zh-CN"/>
              </w:rPr>
              <w:t>-</w:t>
            </w:r>
            <w:r w:rsidRPr="00ED6FAF">
              <w:rPr>
                <w:rFonts w:cs="Arial"/>
                <w:color w:val="000000"/>
                <w:szCs w:val="22"/>
                <w:lang w:eastAsia="zh-CN"/>
              </w:rPr>
              <w:t>/HCO</w:t>
            </w:r>
            <w:r w:rsidRPr="00ED6FAF">
              <w:rPr>
                <w:rFonts w:cs="Arial"/>
                <w:color w:val="000000"/>
                <w:szCs w:val="22"/>
                <w:vertAlign w:val="subscript"/>
                <w:lang w:eastAsia="zh-CN"/>
              </w:rPr>
              <w:t>3</w:t>
            </w:r>
            <w:r w:rsidRPr="003621AA">
              <w:rPr>
                <w:rFonts w:cs="Arial"/>
                <w:color w:val="000000"/>
                <w:szCs w:val="22"/>
                <w:vertAlign w:val="superscript"/>
                <w:lang w:eastAsia="zh-CN"/>
              </w:rPr>
              <w:t>-</w:t>
            </w:r>
          </w:p>
        </w:tc>
        <w:tc>
          <w:tcPr>
            <w:tcW w:w="3369" w:type="pct"/>
            <w:tcBorders>
              <w:top w:val="nil"/>
              <w:bottom w:val="single" w:sz="4" w:space="0" w:color="auto"/>
            </w:tcBorders>
            <w:shd w:val="clear" w:color="auto" w:fill="auto"/>
            <w:vAlign w:val="center"/>
            <w:hideMark/>
          </w:tcPr>
          <w:p w14:paraId="1F938FF0" w14:textId="77777777" w:rsidR="009E12F2" w:rsidRPr="00ED6FAF" w:rsidRDefault="009E12F2" w:rsidP="00D14954">
            <w:pPr>
              <w:spacing w:before="0" w:after="0"/>
              <w:jc w:val="center"/>
              <w:rPr>
                <w:rFonts w:cs="Arial"/>
                <w:color w:val="000000"/>
                <w:szCs w:val="22"/>
                <w:lang w:eastAsia="zh-CN"/>
              </w:rPr>
            </w:pPr>
            <w:r w:rsidRPr="00ED6FAF">
              <w:rPr>
                <w:rFonts w:cs="Arial"/>
                <w:color w:val="000000"/>
                <w:szCs w:val="22"/>
                <w:lang w:eastAsia="zh-CN"/>
              </w:rPr>
              <w:t>4.76</w:t>
            </w:r>
            <w:r w:rsidRPr="000423E6">
              <w:rPr>
                <w:rFonts w:cs="Arial"/>
                <w:color w:val="000000"/>
                <w:szCs w:val="22"/>
                <w:lang w:eastAsia="zh-CN"/>
              </w:rPr>
              <w:t>×10</w:t>
            </w:r>
            <w:r w:rsidRPr="000423E6">
              <w:rPr>
                <w:rFonts w:cs="Arial"/>
                <w:color w:val="000000"/>
                <w:szCs w:val="22"/>
                <w:vertAlign w:val="superscript"/>
                <w:lang w:eastAsia="zh-CN"/>
              </w:rPr>
              <w:t>-04</w:t>
            </w:r>
          </w:p>
        </w:tc>
      </w:tr>
      <w:tr w:rsidR="009E12F2" w:rsidRPr="00ED6FAF" w14:paraId="4DD70A6D" w14:textId="77777777" w:rsidTr="009E12F2">
        <w:trPr>
          <w:trHeight w:val="254"/>
        </w:trPr>
        <w:tc>
          <w:tcPr>
            <w:tcW w:w="1631" w:type="pct"/>
            <w:shd w:val="clear" w:color="auto" w:fill="auto"/>
            <w:vAlign w:val="center"/>
          </w:tcPr>
          <w:p w14:paraId="26833A9F" w14:textId="77777777" w:rsidR="009E12F2" w:rsidRPr="00ED6FAF" w:rsidRDefault="009E12F2" w:rsidP="00D14954">
            <w:pPr>
              <w:spacing w:before="0" w:after="0"/>
              <w:ind w:firstLine="328"/>
              <w:rPr>
                <w:rFonts w:cs="Arial"/>
                <w:color w:val="000000"/>
                <w:szCs w:val="22"/>
                <w:lang w:eastAsia="zh-CN"/>
              </w:rPr>
            </w:pPr>
            <w:r>
              <w:rPr>
                <w:rFonts w:cs="Arial"/>
                <w:color w:val="000000"/>
                <w:szCs w:val="22"/>
                <w:lang w:eastAsia="zh-CN"/>
              </w:rPr>
              <w:t>pH</w:t>
            </w:r>
          </w:p>
        </w:tc>
        <w:tc>
          <w:tcPr>
            <w:tcW w:w="3369" w:type="pct"/>
            <w:shd w:val="clear" w:color="auto" w:fill="auto"/>
            <w:vAlign w:val="center"/>
          </w:tcPr>
          <w:p w14:paraId="136CBE8E"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7.6</w:t>
            </w:r>
          </w:p>
        </w:tc>
      </w:tr>
      <w:tr w:rsidR="009E12F2" w:rsidRPr="00ED6FAF" w14:paraId="10A7EA43" w14:textId="77777777" w:rsidTr="009E12F2">
        <w:trPr>
          <w:trHeight w:val="254"/>
        </w:trPr>
        <w:tc>
          <w:tcPr>
            <w:tcW w:w="1631" w:type="pct"/>
            <w:shd w:val="clear" w:color="auto" w:fill="auto"/>
            <w:vAlign w:val="center"/>
          </w:tcPr>
          <w:p w14:paraId="4DB7E451"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Sum cations</w:t>
            </w:r>
          </w:p>
        </w:tc>
        <w:tc>
          <w:tcPr>
            <w:tcW w:w="3369" w:type="pct"/>
            <w:shd w:val="clear" w:color="auto" w:fill="auto"/>
            <w:vAlign w:val="center"/>
          </w:tcPr>
          <w:p w14:paraId="22BEE6C5" w14:textId="77777777" w:rsidR="009E12F2" w:rsidRDefault="009E12F2" w:rsidP="00D14954">
            <w:pPr>
              <w:spacing w:before="0" w:after="0"/>
              <w:jc w:val="center"/>
              <w:rPr>
                <w:rFonts w:cs="Arial"/>
                <w:color w:val="000000"/>
                <w:szCs w:val="22"/>
                <w:lang w:eastAsia="zh-CN"/>
              </w:rPr>
            </w:pPr>
            <w:r>
              <w:rPr>
                <w:rFonts w:cs="Arial"/>
                <w:color w:val="000000"/>
                <w:szCs w:val="22"/>
                <w:lang w:eastAsia="zh-CN"/>
              </w:rPr>
              <w:t>1.14</w:t>
            </w:r>
            <w:r w:rsidRPr="00ED6FAF">
              <w:rPr>
                <w:rFonts w:cs="Arial"/>
                <w:color w:val="000000"/>
                <w:szCs w:val="22"/>
                <w:lang w:eastAsia="zh-CN"/>
              </w:rPr>
              <w:t xml:space="preserve"> eq L</w:t>
            </w:r>
            <w:r w:rsidRPr="00ED6FAF">
              <w:rPr>
                <w:rFonts w:cs="Arial"/>
                <w:color w:val="000000"/>
                <w:szCs w:val="22"/>
                <w:vertAlign w:val="superscript"/>
                <w:lang w:eastAsia="zh-CN"/>
              </w:rPr>
              <w:t>-1</w:t>
            </w:r>
          </w:p>
        </w:tc>
      </w:tr>
      <w:tr w:rsidR="009E12F2" w:rsidRPr="00ED6FAF" w14:paraId="5D20F61D" w14:textId="77777777" w:rsidTr="009E12F2">
        <w:trPr>
          <w:trHeight w:val="254"/>
        </w:trPr>
        <w:tc>
          <w:tcPr>
            <w:tcW w:w="1631" w:type="pct"/>
            <w:shd w:val="clear" w:color="auto" w:fill="auto"/>
            <w:vAlign w:val="center"/>
            <w:hideMark/>
          </w:tcPr>
          <w:p w14:paraId="14D2C5E3"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Sum anions</w:t>
            </w:r>
          </w:p>
        </w:tc>
        <w:tc>
          <w:tcPr>
            <w:tcW w:w="3369" w:type="pct"/>
            <w:shd w:val="clear" w:color="auto" w:fill="auto"/>
            <w:vAlign w:val="center"/>
            <w:hideMark/>
          </w:tcPr>
          <w:p w14:paraId="74FE5C1F"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1.15</w:t>
            </w:r>
            <w:r w:rsidRPr="00ED6FAF">
              <w:rPr>
                <w:rFonts w:cs="Arial"/>
                <w:color w:val="000000"/>
                <w:szCs w:val="22"/>
                <w:lang w:eastAsia="zh-CN"/>
              </w:rPr>
              <w:t xml:space="preserve"> eq L</w:t>
            </w:r>
            <w:r w:rsidRPr="00ED6FAF">
              <w:rPr>
                <w:rFonts w:cs="Arial"/>
                <w:color w:val="000000"/>
                <w:szCs w:val="22"/>
                <w:vertAlign w:val="superscript"/>
                <w:lang w:eastAsia="zh-CN"/>
              </w:rPr>
              <w:t>-1</w:t>
            </w:r>
          </w:p>
        </w:tc>
      </w:tr>
      <w:tr w:rsidR="009E12F2" w:rsidRPr="00ED6FAF" w14:paraId="1F4B04B3" w14:textId="77777777" w:rsidTr="009E12F2">
        <w:trPr>
          <w:trHeight w:val="254"/>
        </w:trPr>
        <w:tc>
          <w:tcPr>
            <w:tcW w:w="1631" w:type="pct"/>
            <w:shd w:val="clear" w:color="auto" w:fill="auto"/>
            <w:vAlign w:val="center"/>
            <w:hideMark/>
          </w:tcPr>
          <w:p w14:paraId="548EA341" w14:textId="77777777" w:rsidR="009E12F2" w:rsidRPr="00ED6FAF" w:rsidRDefault="009E12F2" w:rsidP="00D14954">
            <w:pPr>
              <w:spacing w:before="0" w:after="0"/>
              <w:ind w:firstLine="328"/>
              <w:rPr>
                <w:rFonts w:cs="Arial"/>
                <w:color w:val="000000"/>
                <w:szCs w:val="22"/>
                <w:lang w:eastAsia="zh-CN"/>
              </w:rPr>
            </w:pPr>
            <w:r w:rsidRPr="00ED6FAF">
              <w:rPr>
                <w:rFonts w:cs="Arial"/>
                <w:color w:val="000000"/>
                <w:szCs w:val="22"/>
                <w:lang w:eastAsia="zh-CN"/>
              </w:rPr>
              <w:t>Ionic strength</w:t>
            </w:r>
          </w:p>
        </w:tc>
        <w:tc>
          <w:tcPr>
            <w:tcW w:w="3369" w:type="pct"/>
            <w:shd w:val="clear" w:color="auto" w:fill="auto"/>
            <w:vAlign w:val="center"/>
            <w:hideMark/>
          </w:tcPr>
          <w:p w14:paraId="7F19E3F4" w14:textId="77777777" w:rsidR="009E12F2" w:rsidRPr="00ED6FAF" w:rsidRDefault="009E12F2" w:rsidP="00D14954">
            <w:pPr>
              <w:spacing w:before="0" w:after="0"/>
              <w:jc w:val="center"/>
              <w:rPr>
                <w:rFonts w:cs="Arial"/>
                <w:color w:val="000000"/>
                <w:szCs w:val="22"/>
                <w:lang w:eastAsia="zh-CN"/>
              </w:rPr>
            </w:pPr>
            <w:r>
              <w:rPr>
                <w:rFonts w:cs="Arial"/>
                <w:color w:val="000000"/>
                <w:szCs w:val="22"/>
                <w:lang w:eastAsia="zh-CN"/>
              </w:rPr>
              <w:t>1.18 mol L</w:t>
            </w:r>
            <w:r w:rsidRPr="00ED6FAF">
              <w:rPr>
                <w:rFonts w:cs="Arial"/>
                <w:color w:val="000000"/>
                <w:szCs w:val="22"/>
                <w:vertAlign w:val="superscript"/>
                <w:lang w:eastAsia="zh-CN"/>
              </w:rPr>
              <w:t>-1</w:t>
            </w:r>
          </w:p>
        </w:tc>
      </w:tr>
    </w:tbl>
    <w:p w14:paraId="1C0000A6" w14:textId="77777777" w:rsidR="009E12F2" w:rsidRDefault="009E12F2" w:rsidP="009E12F2">
      <w:pPr>
        <w:rPr>
          <w:rFonts w:cs="Arial"/>
          <w:szCs w:val="22"/>
          <w:lang w:eastAsia="zh-CN"/>
        </w:rPr>
      </w:pPr>
    </w:p>
    <w:p w14:paraId="4219ABC9" w14:textId="7B60693C" w:rsidR="001F1B74" w:rsidRDefault="0062040F" w:rsidP="001F1B74">
      <w:pPr>
        <w:rPr>
          <w:rFonts w:cs="Arial"/>
          <w:szCs w:val="22"/>
          <w:lang w:eastAsia="zh-CN"/>
        </w:rPr>
      </w:pPr>
      <w:r>
        <w:rPr>
          <w:rFonts w:cs="Arial"/>
          <w:szCs w:val="22"/>
          <w:lang w:eastAsia="zh-CN"/>
        </w:rPr>
        <w:t>To simulate the replacement of the solution in the borehole</w:t>
      </w:r>
      <w:r w:rsidR="009E12F2">
        <w:rPr>
          <w:rFonts w:cs="Arial"/>
          <w:szCs w:val="22"/>
          <w:lang w:eastAsia="zh-CN"/>
        </w:rPr>
        <w:t>, a restart file restart.dat is generated using the restart.tmp2 file at 189 days for the Phase I simulation</w:t>
      </w:r>
      <w:r>
        <w:rPr>
          <w:rFonts w:cs="Arial"/>
          <w:szCs w:val="22"/>
          <w:lang w:eastAsia="zh-CN"/>
        </w:rPr>
        <w:t xml:space="preserve"> (section </w:t>
      </w:r>
      <w:r>
        <w:rPr>
          <w:rFonts w:cs="Arial"/>
          <w:szCs w:val="22"/>
          <w:lang w:eastAsia="zh-CN"/>
        </w:rPr>
        <w:fldChar w:fldCharType="begin"/>
      </w:r>
      <w:r>
        <w:rPr>
          <w:rFonts w:cs="Arial"/>
          <w:szCs w:val="22"/>
          <w:lang w:eastAsia="zh-CN"/>
        </w:rPr>
        <w:instrText xml:space="preserve"> REF _Ref455666554 \r \h </w:instrText>
      </w:r>
      <w:r>
        <w:rPr>
          <w:rFonts w:cs="Arial"/>
          <w:szCs w:val="22"/>
          <w:lang w:eastAsia="zh-CN"/>
        </w:rPr>
      </w:r>
      <w:r>
        <w:rPr>
          <w:rFonts w:cs="Arial"/>
          <w:szCs w:val="22"/>
          <w:lang w:eastAsia="zh-CN"/>
        </w:rPr>
        <w:fldChar w:fldCharType="separate"/>
      </w:r>
      <w:r w:rsidR="00B560DA">
        <w:rPr>
          <w:rFonts w:cs="Arial"/>
          <w:szCs w:val="22"/>
          <w:lang w:eastAsia="zh-CN"/>
        </w:rPr>
        <w:t>4.1.1</w:t>
      </w:r>
      <w:r>
        <w:rPr>
          <w:rFonts w:cs="Arial"/>
          <w:szCs w:val="22"/>
          <w:lang w:eastAsia="zh-CN"/>
        </w:rPr>
        <w:fldChar w:fldCharType="end"/>
      </w:r>
      <w:r>
        <w:rPr>
          <w:rFonts w:cs="Arial"/>
          <w:szCs w:val="22"/>
          <w:lang w:eastAsia="zh-CN"/>
        </w:rPr>
        <w:t>)</w:t>
      </w:r>
      <w:r w:rsidR="009E12F2">
        <w:rPr>
          <w:rFonts w:cs="Arial"/>
          <w:szCs w:val="22"/>
          <w:lang w:eastAsia="zh-CN"/>
        </w:rPr>
        <w:t xml:space="preserve"> and replaced the chemical compositions of the ions in the control volumes within the borehole (for major ions with the data in </w:t>
      </w:r>
      <w:r w:rsidR="009E12F2">
        <w:rPr>
          <w:rFonts w:cs="Arial"/>
          <w:szCs w:val="22"/>
          <w:lang w:eastAsia="zh-CN"/>
        </w:rPr>
        <w:fldChar w:fldCharType="begin"/>
      </w:r>
      <w:r w:rsidR="009E12F2">
        <w:rPr>
          <w:rFonts w:cs="Arial"/>
          <w:szCs w:val="22"/>
          <w:lang w:eastAsia="zh-CN"/>
        </w:rPr>
        <w:instrText xml:space="preserve"> REF _Ref380055932 \h </w:instrText>
      </w:r>
      <w:r w:rsidR="009E12F2">
        <w:rPr>
          <w:rFonts w:cs="Arial"/>
          <w:szCs w:val="22"/>
          <w:lang w:eastAsia="zh-CN"/>
        </w:rPr>
      </w:r>
      <w:r w:rsidR="009E12F2">
        <w:rPr>
          <w:rFonts w:cs="Arial"/>
          <w:szCs w:val="22"/>
          <w:lang w:eastAsia="zh-CN"/>
        </w:rPr>
        <w:fldChar w:fldCharType="separate"/>
      </w:r>
      <w:r w:rsidR="00B560DA">
        <w:t xml:space="preserve">Table </w:t>
      </w:r>
      <w:r w:rsidR="00B560DA">
        <w:rPr>
          <w:noProof/>
        </w:rPr>
        <w:t>4</w:t>
      </w:r>
      <w:r w:rsidR="00B560DA">
        <w:t>.</w:t>
      </w:r>
      <w:r w:rsidR="00B560DA">
        <w:rPr>
          <w:noProof/>
        </w:rPr>
        <w:t>8</w:t>
      </w:r>
      <w:r w:rsidR="009E12F2">
        <w:rPr>
          <w:rFonts w:cs="Arial"/>
          <w:szCs w:val="22"/>
          <w:lang w:eastAsia="zh-CN"/>
        </w:rPr>
        <w:fldChar w:fldCharType="end"/>
      </w:r>
      <w:r w:rsidR="009E12F2">
        <w:rPr>
          <w:rFonts w:cs="Arial"/>
          <w:szCs w:val="22"/>
          <w:lang w:eastAsia="zh-CN"/>
        </w:rPr>
        <w:t xml:space="preserve">, for tracers with the data at 168.8 in </w:t>
      </w:r>
      <w:r w:rsidR="009E12F2">
        <w:rPr>
          <w:rFonts w:cs="Arial"/>
          <w:szCs w:val="22"/>
          <w:lang w:eastAsia="zh-CN"/>
        </w:rPr>
        <w:fldChar w:fldCharType="begin"/>
      </w:r>
      <w:r w:rsidR="009E12F2">
        <w:rPr>
          <w:rFonts w:cs="Arial"/>
          <w:szCs w:val="22"/>
          <w:lang w:eastAsia="zh-CN"/>
        </w:rPr>
        <w:instrText xml:space="preserve"> REF _Ref455738088 \h </w:instrText>
      </w:r>
      <w:r w:rsidR="009E12F2">
        <w:rPr>
          <w:rFonts w:cs="Arial"/>
          <w:szCs w:val="22"/>
          <w:lang w:eastAsia="zh-CN"/>
        </w:rPr>
      </w:r>
      <w:r w:rsidR="009E12F2">
        <w:rPr>
          <w:rFonts w:cs="Arial"/>
          <w:szCs w:val="22"/>
          <w:lang w:eastAsia="zh-CN"/>
        </w:rPr>
        <w:fldChar w:fldCharType="separate"/>
      </w:r>
      <w:r w:rsidR="00B560DA">
        <w:t xml:space="preserve">Table </w:t>
      </w:r>
      <w:r w:rsidR="00B560DA">
        <w:rPr>
          <w:noProof/>
        </w:rPr>
        <w:t>4</w:t>
      </w:r>
      <w:r w:rsidR="00B560DA">
        <w:t>.</w:t>
      </w:r>
      <w:r w:rsidR="00B560DA">
        <w:rPr>
          <w:noProof/>
        </w:rPr>
        <w:t>4</w:t>
      </w:r>
      <w:r w:rsidR="009E12F2">
        <w:rPr>
          <w:rFonts w:cs="Arial"/>
          <w:szCs w:val="22"/>
          <w:lang w:eastAsia="zh-CN"/>
        </w:rPr>
        <w:fldChar w:fldCharType="end"/>
      </w:r>
      <w:r w:rsidR="009E12F2">
        <w:rPr>
          <w:rFonts w:cs="Arial"/>
          <w:szCs w:val="22"/>
          <w:lang w:eastAsia="zh-CN"/>
        </w:rPr>
        <w:t>).</w:t>
      </w:r>
    </w:p>
    <w:p w14:paraId="2ACF9F7D" w14:textId="77777777" w:rsidR="001F1B74" w:rsidRPr="005F2937" w:rsidRDefault="001F1B74" w:rsidP="001F1B74">
      <w:pPr>
        <w:rPr>
          <w:rFonts w:cs="Arial"/>
          <w:szCs w:val="22"/>
          <w:lang w:eastAsia="zh-CN"/>
        </w:rPr>
      </w:pPr>
    </w:p>
    <w:p w14:paraId="7A265ACB" w14:textId="77777777" w:rsidR="001F1B74" w:rsidRPr="00B44859" w:rsidRDefault="001F1B74" w:rsidP="001F1B74">
      <w:pPr>
        <w:pStyle w:val="Heading4"/>
      </w:pPr>
      <w:bookmarkStart w:id="1182" w:name="_Toc520374826"/>
      <w:r>
        <w:t>Experimental data</w:t>
      </w:r>
      <w:bookmarkEnd w:id="1182"/>
    </w:p>
    <w:p w14:paraId="2C761C87" w14:textId="2B4B3418" w:rsidR="001F1B74" w:rsidRDefault="001F1B74" w:rsidP="001F1B74">
      <w:pPr>
        <w:rPr>
          <w:rFonts w:cs="Arial"/>
          <w:szCs w:val="22"/>
          <w:lang w:eastAsia="zh-CN"/>
        </w:rPr>
      </w:pPr>
      <w:r>
        <w:rPr>
          <w:rFonts w:cs="Arial"/>
          <w:szCs w:val="22"/>
          <w:lang w:eastAsia="zh-CN"/>
        </w:rPr>
        <w:t xml:space="preserve">The concentrations of </w:t>
      </w:r>
      <w:r w:rsidR="00FE1AD3">
        <w:rPr>
          <w:rFonts w:cs="Arial"/>
          <w:szCs w:val="22"/>
          <w:lang w:eastAsia="zh-CN"/>
        </w:rPr>
        <w:t xml:space="preserve">the </w:t>
      </w:r>
      <w:r w:rsidR="009E12F2">
        <w:rPr>
          <w:rFonts w:cs="Arial"/>
          <w:szCs w:val="22"/>
          <w:lang w:eastAsia="zh-CN"/>
        </w:rPr>
        <w:t>major ions</w:t>
      </w:r>
      <w:r w:rsidR="00FE1AD3">
        <w:rPr>
          <w:rFonts w:cs="Arial"/>
          <w:szCs w:val="22"/>
          <w:lang w:eastAsia="zh-CN"/>
        </w:rPr>
        <w:t xml:space="preserve"> and all tracers</w:t>
      </w:r>
      <w:r w:rsidR="009E12F2">
        <w:rPr>
          <w:rFonts w:cs="Arial"/>
          <w:szCs w:val="22"/>
          <w:lang w:eastAsia="zh-CN"/>
        </w:rPr>
        <w:t xml:space="preserve"> </w:t>
      </w:r>
      <w:r>
        <w:rPr>
          <w:rFonts w:cs="Arial"/>
          <w:szCs w:val="22"/>
          <w:lang w:eastAsia="zh-CN"/>
        </w:rPr>
        <w:t>in the tank were analyzed at designated intervals</w:t>
      </w:r>
      <w:r w:rsidR="004474F5">
        <w:rPr>
          <w:rFonts w:cs="Arial"/>
          <w:szCs w:val="22"/>
          <w:lang w:eastAsia="zh-CN"/>
        </w:rPr>
        <w:t xml:space="preserve">.  </w:t>
      </w:r>
      <w:r>
        <w:rPr>
          <w:rFonts w:cs="Arial"/>
          <w:szCs w:val="22"/>
          <w:lang w:eastAsia="zh-CN"/>
        </w:rPr>
        <w:t>The measured results</w:t>
      </w:r>
      <w:r w:rsidR="00FE1AD3">
        <w:rPr>
          <w:rFonts w:cs="Arial"/>
          <w:szCs w:val="22"/>
          <w:lang w:eastAsia="zh-CN"/>
        </w:rPr>
        <w:t xml:space="preserve"> until 728.9 days</w:t>
      </w:r>
      <w:r>
        <w:rPr>
          <w:rFonts w:cs="Arial"/>
          <w:szCs w:val="22"/>
          <w:lang w:eastAsia="zh-CN"/>
        </w:rPr>
        <w:t>, after making any necessary corrections for decay, are listed in</w:t>
      </w:r>
      <w:r w:rsidR="00FE1AD3">
        <w:rPr>
          <w:rFonts w:cs="Arial"/>
          <w:szCs w:val="22"/>
          <w:lang w:eastAsia="zh-CN"/>
        </w:rPr>
        <w:t xml:space="preserve"> </w:t>
      </w:r>
      <w:r w:rsidR="00FE1AD3">
        <w:rPr>
          <w:rFonts w:cs="Arial"/>
          <w:szCs w:val="22"/>
          <w:lang w:eastAsia="zh-CN"/>
        </w:rPr>
        <w:fldChar w:fldCharType="begin"/>
      </w:r>
      <w:r w:rsidR="00FE1AD3">
        <w:rPr>
          <w:rFonts w:cs="Arial"/>
          <w:szCs w:val="22"/>
          <w:lang w:eastAsia="zh-CN"/>
        </w:rPr>
        <w:instrText xml:space="preserve"> REF _Ref456014348 \h </w:instrText>
      </w:r>
      <w:r w:rsidR="00FE1AD3">
        <w:rPr>
          <w:rFonts w:cs="Arial"/>
          <w:szCs w:val="22"/>
          <w:lang w:eastAsia="zh-CN"/>
        </w:rPr>
      </w:r>
      <w:r w:rsidR="00FE1AD3">
        <w:rPr>
          <w:rFonts w:cs="Arial"/>
          <w:szCs w:val="22"/>
          <w:lang w:eastAsia="zh-CN"/>
        </w:rPr>
        <w:fldChar w:fldCharType="separate"/>
      </w:r>
      <w:r w:rsidR="00B560DA">
        <w:t xml:space="preserve">Table </w:t>
      </w:r>
      <w:r w:rsidR="00B560DA">
        <w:rPr>
          <w:noProof/>
        </w:rPr>
        <w:t>4</w:t>
      </w:r>
      <w:r w:rsidR="00B560DA">
        <w:t>.</w:t>
      </w:r>
      <w:r w:rsidR="00B560DA">
        <w:rPr>
          <w:noProof/>
        </w:rPr>
        <w:t>9</w:t>
      </w:r>
      <w:r w:rsidR="00FE1AD3">
        <w:rPr>
          <w:rFonts w:cs="Arial"/>
          <w:szCs w:val="22"/>
          <w:lang w:eastAsia="zh-CN"/>
        </w:rPr>
        <w:fldChar w:fldCharType="end"/>
      </w:r>
      <w:r w:rsidR="00FE1AD3">
        <w:rPr>
          <w:rFonts w:cs="Arial"/>
          <w:szCs w:val="22"/>
          <w:lang w:eastAsia="zh-CN"/>
        </w:rPr>
        <w:t xml:space="preserve"> and </w:t>
      </w:r>
      <w:r w:rsidR="00FE1AD3">
        <w:rPr>
          <w:rFonts w:cs="Arial"/>
          <w:szCs w:val="22"/>
          <w:lang w:eastAsia="zh-CN"/>
        </w:rPr>
        <w:fldChar w:fldCharType="begin"/>
      </w:r>
      <w:r w:rsidR="00FE1AD3">
        <w:rPr>
          <w:rFonts w:cs="Arial"/>
          <w:szCs w:val="22"/>
          <w:lang w:eastAsia="zh-CN"/>
        </w:rPr>
        <w:instrText xml:space="preserve"> REF _Ref395789895 \h </w:instrText>
      </w:r>
      <w:r w:rsidR="00FE1AD3">
        <w:rPr>
          <w:rFonts w:cs="Arial"/>
          <w:szCs w:val="22"/>
          <w:lang w:eastAsia="zh-CN"/>
        </w:rPr>
      </w:r>
      <w:r w:rsidR="00FE1AD3">
        <w:rPr>
          <w:rFonts w:cs="Arial"/>
          <w:szCs w:val="22"/>
          <w:lang w:eastAsia="zh-CN"/>
        </w:rPr>
        <w:fldChar w:fldCharType="separate"/>
      </w:r>
      <w:r w:rsidR="00B560DA" w:rsidRPr="00D95C29">
        <w:rPr>
          <w:szCs w:val="22"/>
        </w:rPr>
        <w:t xml:space="preserve">Table </w:t>
      </w:r>
      <w:r w:rsidR="00B560DA">
        <w:rPr>
          <w:noProof/>
          <w:szCs w:val="22"/>
        </w:rPr>
        <w:t>4</w:t>
      </w:r>
      <w:r w:rsidR="00B560DA">
        <w:rPr>
          <w:szCs w:val="22"/>
        </w:rPr>
        <w:t>.</w:t>
      </w:r>
      <w:r w:rsidR="00B560DA">
        <w:rPr>
          <w:noProof/>
          <w:szCs w:val="22"/>
        </w:rPr>
        <w:t>10</w:t>
      </w:r>
      <w:r w:rsidR="00FE1AD3">
        <w:rPr>
          <w:rFonts w:cs="Arial"/>
          <w:szCs w:val="22"/>
          <w:lang w:eastAsia="zh-CN"/>
        </w:rPr>
        <w:fldChar w:fldCharType="end"/>
      </w:r>
      <w:r w:rsidR="00FE1AD3">
        <w:rPr>
          <w:rFonts w:cs="Arial"/>
          <w:szCs w:val="22"/>
          <w:lang w:eastAsia="zh-CN"/>
        </w:rPr>
        <w:t>, respectively</w:t>
      </w:r>
      <w:r>
        <w:rPr>
          <w:rFonts w:cs="Arial"/>
          <w:szCs w:val="22"/>
          <w:lang w:eastAsia="zh-CN"/>
        </w:rPr>
        <w:t>.</w:t>
      </w:r>
    </w:p>
    <w:p w14:paraId="7616F576" w14:textId="7FD8FBD2" w:rsidR="00FE1AD3" w:rsidRDefault="00FE1AD3" w:rsidP="00FE1AD3">
      <w:pPr>
        <w:pStyle w:val="Caption"/>
        <w:keepNext/>
        <w:rPr>
          <w:lang w:eastAsia="zh-CN"/>
        </w:rPr>
      </w:pPr>
      <w:bookmarkStart w:id="1183" w:name="_Ref456014348"/>
      <w:bookmarkStart w:id="1184" w:name="_Toc520375003"/>
      <w:r>
        <w:t xml:space="preserve">Table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9</w:t>
      </w:r>
      <w:r>
        <w:fldChar w:fldCharType="end"/>
      </w:r>
      <w:bookmarkEnd w:id="1183"/>
      <w:r>
        <w:rPr>
          <w:noProof/>
        </w:rPr>
        <w:t xml:space="preserve">: </w:t>
      </w:r>
      <w:r>
        <w:rPr>
          <w:rFonts w:hint="eastAsia"/>
          <w:lang w:eastAsia="zh-CN"/>
        </w:rPr>
        <w:t xml:space="preserve">Measured </w:t>
      </w:r>
      <w:r>
        <w:rPr>
          <w:lang w:eastAsia="zh-CN"/>
        </w:rPr>
        <w:t>Major Ion</w:t>
      </w:r>
      <w:r>
        <w:rPr>
          <w:rFonts w:hint="eastAsia"/>
          <w:lang w:eastAsia="zh-CN"/>
        </w:rPr>
        <w:t xml:space="preserve"> </w:t>
      </w:r>
      <w:r>
        <w:rPr>
          <w:lang w:eastAsia="zh-CN"/>
        </w:rPr>
        <w:t>C</w:t>
      </w:r>
      <w:r>
        <w:rPr>
          <w:rFonts w:hint="eastAsia"/>
          <w:lang w:eastAsia="zh-CN"/>
        </w:rPr>
        <w:t>oncentration</w:t>
      </w:r>
      <w:r>
        <w:rPr>
          <w:lang w:eastAsia="zh-CN"/>
        </w:rPr>
        <w:t>s</w:t>
      </w:r>
      <w:r>
        <w:rPr>
          <w:rFonts w:hint="eastAsia"/>
          <w:lang w:eastAsia="zh-CN"/>
        </w:rPr>
        <w:t xml:space="preserve"> [mol L</w:t>
      </w:r>
      <w:r w:rsidRPr="006F0AF3">
        <w:rPr>
          <w:rFonts w:hint="eastAsia"/>
          <w:vertAlign w:val="superscript"/>
          <w:lang w:eastAsia="zh-CN"/>
        </w:rPr>
        <w:t>-1</w:t>
      </w:r>
      <w:r>
        <w:rPr>
          <w:rFonts w:hint="eastAsia"/>
          <w:lang w:eastAsia="zh-CN"/>
        </w:rPr>
        <w:t>]</w:t>
      </w:r>
      <w:r>
        <w:rPr>
          <w:lang w:eastAsia="zh-CN"/>
        </w:rPr>
        <w:t xml:space="preserve"> in the Circulation Solution</w:t>
      </w:r>
      <w:r>
        <w:rPr>
          <w:rFonts w:hint="eastAsia"/>
          <w:lang w:eastAsia="zh-CN"/>
        </w:rPr>
        <w:t xml:space="preserve"> </w:t>
      </w:r>
      <w:r>
        <w:rPr>
          <w:lang w:eastAsia="zh-CN"/>
        </w:rPr>
        <w:t>during</w:t>
      </w:r>
      <w:r>
        <w:rPr>
          <w:rFonts w:hint="eastAsia"/>
          <w:lang w:eastAsia="zh-CN"/>
        </w:rPr>
        <w:t xml:space="preserve"> the</w:t>
      </w:r>
      <w:r>
        <w:rPr>
          <w:lang w:eastAsia="zh-CN"/>
        </w:rPr>
        <w:t xml:space="preserve"> </w:t>
      </w:r>
      <w:r>
        <w:rPr>
          <w:rFonts w:hint="eastAsia"/>
          <w:lang w:eastAsia="zh-CN"/>
        </w:rPr>
        <w:t xml:space="preserve">DR-A </w:t>
      </w:r>
      <w:r>
        <w:rPr>
          <w:lang w:eastAsia="zh-CN"/>
        </w:rPr>
        <w:t>I</w:t>
      </w:r>
      <w:r>
        <w:rPr>
          <w:rFonts w:hint="eastAsia"/>
          <w:lang w:eastAsia="zh-CN"/>
        </w:rPr>
        <w:t>n</w:t>
      </w:r>
      <w:r>
        <w:rPr>
          <w:lang w:eastAsia="zh-CN"/>
        </w:rPr>
        <w:t>-</w:t>
      </w:r>
      <w:r>
        <w:rPr>
          <w:rFonts w:hint="eastAsia"/>
          <w:lang w:eastAsia="zh-CN"/>
        </w:rPr>
        <w:t xml:space="preserve">situ </w:t>
      </w:r>
      <w:r>
        <w:rPr>
          <w:lang w:eastAsia="zh-CN"/>
        </w:rPr>
        <w:t>D</w:t>
      </w:r>
      <w:r>
        <w:rPr>
          <w:rFonts w:hint="eastAsia"/>
          <w:lang w:eastAsia="zh-CN"/>
        </w:rPr>
        <w:t xml:space="preserve">iffusion </w:t>
      </w:r>
      <w:r>
        <w:rPr>
          <w:lang w:eastAsia="zh-CN"/>
        </w:rPr>
        <w:t>E</w:t>
      </w:r>
      <w:r>
        <w:rPr>
          <w:rFonts w:hint="eastAsia"/>
          <w:lang w:eastAsia="zh-CN"/>
        </w:rPr>
        <w:t>xperiment</w:t>
      </w:r>
      <w:r>
        <w:rPr>
          <w:lang w:eastAsia="zh-CN"/>
        </w:rPr>
        <w:t xml:space="preserve"> Phase II until Overcoring</w:t>
      </w:r>
      <w:r>
        <w:rPr>
          <w:rFonts w:hint="eastAsia"/>
          <w:lang w:eastAsia="zh-CN"/>
        </w:rPr>
        <w:t xml:space="preserve"> (</w:t>
      </w:r>
      <w:r w:rsidR="00BD6AAF">
        <w:rPr>
          <w:lang w:eastAsia="zh-CN"/>
        </w:rPr>
        <w:t>Xie et al. 2014</w:t>
      </w:r>
      <w:r>
        <w:rPr>
          <w:rFonts w:hint="eastAsia"/>
          <w:lang w:eastAsia="zh-CN"/>
        </w:rPr>
        <w:t>)</w:t>
      </w:r>
      <w:bookmarkEnd w:id="1184"/>
    </w:p>
    <w:tbl>
      <w:tblPr>
        <w:tblW w:w="5000" w:type="pct"/>
        <w:tblBorders>
          <w:top w:val="single" w:sz="4" w:space="0" w:color="auto"/>
          <w:bottom w:val="single" w:sz="4" w:space="0" w:color="auto"/>
        </w:tblBorders>
        <w:tblLook w:val="04A0" w:firstRow="1" w:lastRow="0" w:firstColumn="1" w:lastColumn="0" w:noHBand="0" w:noVBand="1"/>
      </w:tblPr>
      <w:tblGrid>
        <w:gridCol w:w="843"/>
        <w:gridCol w:w="1112"/>
        <w:gridCol w:w="1114"/>
        <w:gridCol w:w="1115"/>
        <w:gridCol w:w="1115"/>
        <w:gridCol w:w="1115"/>
        <w:gridCol w:w="1115"/>
        <w:gridCol w:w="1111"/>
      </w:tblGrid>
      <w:tr w:rsidR="00FE1AD3" w:rsidRPr="007D0C3E" w14:paraId="11C2CC8B" w14:textId="77777777" w:rsidTr="00D14954">
        <w:trPr>
          <w:trHeight w:val="300"/>
        </w:trPr>
        <w:tc>
          <w:tcPr>
            <w:tcW w:w="488" w:type="pct"/>
            <w:tcBorders>
              <w:bottom w:val="single" w:sz="4" w:space="0" w:color="auto"/>
            </w:tcBorders>
            <w:shd w:val="clear" w:color="auto" w:fill="D9D9D9"/>
            <w:noWrap/>
            <w:vAlign w:val="bottom"/>
            <w:hideMark/>
          </w:tcPr>
          <w:p w14:paraId="69D3B550" w14:textId="77777777" w:rsidR="00FE1AD3" w:rsidRDefault="00FE1AD3" w:rsidP="00F517D6">
            <w:pPr>
              <w:spacing w:before="0" w:after="0"/>
              <w:jc w:val="center"/>
              <w:rPr>
                <w:rFonts w:cs="Arial"/>
                <w:b/>
                <w:noProof/>
                <w:szCs w:val="22"/>
              </w:rPr>
            </w:pPr>
            <w:r w:rsidRPr="00D95C29">
              <w:rPr>
                <w:rFonts w:cs="Arial" w:hint="eastAsia"/>
                <w:b/>
                <w:noProof/>
                <w:szCs w:val="22"/>
              </w:rPr>
              <w:t>T</w:t>
            </w:r>
            <w:r w:rsidRPr="00D95C29">
              <w:rPr>
                <w:rFonts w:cs="Arial"/>
                <w:b/>
                <w:noProof/>
                <w:szCs w:val="22"/>
              </w:rPr>
              <w:t>ime</w:t>
            </w:r>
          </w:p>
          <w:p w14:paraId="79DFAB3B" w14:textId="77777777" w:rsidR="00FE1AD3" w:rsidRPr="00D95C29" w:rsidRDefault="00FE1AD3" w:rsidP="00F517D6">
            <w:pPr>
              <w:spacing w:before="0" w:after="0"/>
              <w:jc w:val="center"/>
              <w:rPr>
                <w:rFonts w:cs="Arial"/>
                <w:b/>
                <w:noProof/>
                <w:szCs w:val="22"/>
              </w:rPr>
            </w:pPr>
            <w:r>
              <w:rPr>
                <w:rFonts w:cs="Arial"/>
                <w:b/>
                <w:noProof/>
                <w:szCs w:val="22"/>
              </w:rPr>
              <w:t>[days]</w:t>
            </w:r>
          </w:p>
        </w:tc>
        <w:tc>
          <w:tcPr>
            <w:tcW w:w="644" w:type="pct"/>
            <w:tcBorders>
              <w:bottom w:val="single" w:sz="4" w:space="0" w:color="auto"/>
            </w:tcBorders>
            <w:shd w:val="clear" w:color="auto" w:fill="D9D9D9"/>
            <w:noWrap/>
            <w:vAlign w:val="bottom"/>
            <w:hideMark/>
          </w:tcPr>
          <w:p w14:paraId="14B8E93A" w14:textId="77777777" w:rsidR="00FE1AD3" w:rsidRDefault="00FE1AD3" w:rsidP="00F517D6">
            <w:pPr>
              <w:spacing w:before="0" w:after="0"/>
              <w:jc w:val="center"/>
              <w:rPr>
                <w:rFonts w:cs="Arial"/>
                <w:b/>
                <w:noProof/>
                <w:szCs w:val="22"/>
              </w:rPr>
            </w:pPr>
            <w:r w:rsidRPr="00D95C29">
              <w:rPr>
                <w:rFonts w:cs="Arial"/>
                <w:b/>
                <w:bCs/>
                <w:noProof/>
                <w:szCs w:val="22"/>
              </w:rPr>
              <w:t>Ca</w:t>
            </w:r>
            <w:r w:rsidRPr="00D95C29">
              <w:rPr>
                <w:rFonts w:cs="Arial"/>
                <w:b/>
                <w:bCs/>
                <w:noProof/>
                <w:szCs w:val="22"/>
                <w:vertAlign w:val="superscript"/>
              </w:rPr>
              <w:t>2+</w:t>
            </w:r>
          </w:p>
        </w:tc>
        <w:tc>
          <w:tcPr>
            <w:tcW w:w="645" w:type="pct"/>
            <w:tcBorders>
              <w:bottom w:val="single" w:sz="4" w:space="0" w:color="auto"/>
            </w:tcBorders>
            <w:shd w:val="clear" w:color="auto" w:fill="D9D9D9"/>
            <w:noWrap/>
            <w:vAlign w:val="bottom"/>
            <w:hideMark/>
          </w:tcPr>
          <w:p w14:paraId="14D8140A" w14:textId="77777777" w:rsidR="00FE1AD3" w:rsidRDefault="00FE1AD3" w:rsidP="00F517D6">
            <w:pPr>
              <w:spacing w:before="0" w:after="0"/>
              <w:jc w:val="center"/>
              <w:rPr>
                <w:rFonts w:cs="Arial"/>
                <w:b/>
                <w:noProof/>
                <w:szCs w:val="22"/>
              </w:rPr>
            </w:pPr>
            <w:r w:rsidRPr="00D95C29">
              <w:rPr>
                <w:rFonts w:cs="Arial"/>
                <w:b/>
                <w:bCs/>
                <w:noProof/>
                <w:szCs w:val="22"/>
              </w:rPr>
              <w:t>Mg</w:t>
            </w:r>
            <w:r w:rsidRPr="00D95C29">
              <w:rPr>
                <w:rFonts w:cs="Arial"/>
                <w:b/>
                <w:bCs/>
                <w:noProof/>
                <w:szCs w:val="22"/>
                <w:vertAlign w:val="superscript"/>
              </w:rPr>
              <w:t>2+</w:t>
            </w:r>
          </w:p>
        </w:tc>
        <w:tc>
          <w:tcPr>
            <w:tcW w:w="645" w:type="pct"/>
            <w:tcBorders>
              <w:bottom w:val="single" w:sz="4" w:space="0" w:color="auto"/>
            </w:tcBorders>
            <w:shd w:val="clear" w:color="auto" w:fill="D9D9D9"/>
            <w:noWrap/>
            <w:vAlign w:val="bottom"/>
            <w:hideMark/>
          </w:tcPr>
          <w:p w14:paraId="40857F6D" w14:textId="77777777" w:rsidR="00FE1AD3" w:rsidRDefault="00FE1AD3" w:rsidP="00F517D6">
            <w:pPr>
              <w:spacing w:before="0" w:after="0"/>
              <w:jc w:val="center"/>
              <w:rPr>
                <w:rFonts w:cs="Arial"/>
                <w:b/>
                <w:noProof/>
                <w:szCs w:val="22"/>
              </w:rPr>
            </w:pPr>
            <w:r w:rsidRPr="001C37EF">
              <w:rPr>
                <w:rFonts w:cs="Arial"/>
                <w:b/>
                <w:bCs/>
                <w:noProof/>
                <w:szCs w:val="22"/>
              </w:rPr>
              <w:t>Na</w:t>
            </w:r>
            <w:r w:rsidRPr="00F9767C">
              <w:rPr>
                <w:rFonts w:cs="Arial"/>
                <w:b/>
                <w:bCs/>
                <w:noProof/>
                <w:szCs w:val="22"/>
                <w:vertAlign w:val="superscript"/>
              </w:rPr>
              <w:t>+</w:t>
            </w:r>
          </w:p>
        </w:tc>
        <w:tc>
          <w:tcPr>
            <w:tcW w:w="645" w:type="pct"/>
            <w:tcBorders>
              <w:bottom w:val="single" w:sz="4" w:space="0" w:color="auto"/>
            </w:tcBorders>
            <w:shd w:val="clear" w:color="auto" w:fill="D9D9D9"/>
            <w:noWrap/>
            <w:vAlign w:val="bottom"/>
            <w:hideMark/>
          </w:tcPr>
          <w:p w14:paraId="5C76507D" w14:textId="77777777" w:rsidR="00FE1AD3" w:rsidRDefault="00FE1AD3" w:rsidP="00F517D6">
            <w:pPr>
              <w:spacing w:before="0" w:after="0"/>
              <w:jc w:val="center"/>
              <w:rPr>
                <w:rFonts w:cs="Arial"/>
                <w:b/>
                <w:noProof/>
                <w:szCs w:val="22"/>
              </w:rPr>
            </w:pPr>
            <w:r w:rsidRPr="009A5C5F">
              <w:rPr>
                <w:rFonts w:cs="Arial"/>
                <w:b/>
                <w:bCs/>
                <w:noProof/>
                <w:szCs w:val="22"/>
              </w:rPr>
              <w:t>K</w:t>
            </w:r>
            <w:r w:rsidRPr="00327568">
              <w:rPr>
                <w:rFonts w:cs="Arial"/>
                <w:b/>
                <w:bCs/>
                <w:noProof/>
                <w:szCs w:val="22"/>
                <w:vertAlign w:val="superscript"/>
              </w:rPr>
              <w:t>+</w:t>
            </w:r>
          </w:p>
        </w:tc>
        <w:tc>
          <w:tcPr>
            <w:tcW w:w="645" w:type="pct"/>
            <w:tcBorders>
              <w:bottom w:val="single" w:sz="4" w:space="0" w:color="auto"/>
            </w:tcBorders>
            <w:shd w:val="clear" w:color="auto" w:fill="D9D9D9"/>
            <w:noWrap/>
            <w:vAlign w:val="bottom"/>
            <w:hideMark/>
          </w:tcPr>
          <w:p w14:paraId="41FAA7B9" w14:textId="77777777" w:rsidR="00FE1AD3" w:rsidRDefault="00FE1AD3" w:rsidP="00F517D6">
            <w:pPr>
              <w:spacing w:before="0" w:after="0"/>
              <w:jc w:val="center"/>
              <w:rPr>
                <w:rFonts w:cs="Arial"/>
                <w:b/>
                <w:noProof/>
                <w:szCs w:val="22"/>
              </w:rPr>
            </w:pPr>
            <w:r w:rsidRPr="00D064CF">
              <w:rPr>
                <w:rFonts w:cs="Arial"/>
                <w:b/>
                <w:bCs/>
                <w:noProof/>
                <w:szCs w:val="22"/>
              </w:rPr>
              <w:t>Cl</w:t>
            </w:r>
            <w:r w:rsidRPr="00BA71C6">
              <w:rPr>
                <w:rFonts w:cs="Arial"/>
                <w:b/>
                <w:bCs/>
                <w:noProof/>
                <w:szCs w:val="22"/>
                <w:vertAlign w:val="superscript"/>
              </w:rPr>
              <w:t>-</w:t>
            </w:r>
          </w:p>
        </w:tc>
        <w:tc>
          <w:tcPr>
            <w:tcW w:w="645" w:type="pct"/>
            <w:tcBorders>
              <w:bottom w:val="single" w:sz="4" w:space="0" w:color="auto"/>
            </w:tcBorders>
            <w:shd w:val="clear" w:color="auto" w:fill="D9D9D9"/>
            <w:noWrap/>
            <w:vAlign w:val="bottom"/>
            <w:hideMark/>
          </w:tcPr>
          <w:p w14:paraId="480135A7" w14:textId="77777777" w:rsidR="00FE1AD3" w:rsidRDefault="00FE1AD3" w:rsidP="00F517D6">
            <w:pPr>
              <w:spacing w:before="0" w:after="0"/>
              <w:jc w:val="center"/>
              <w:rPr>
                <w:rFonts w:cs="Arial"/>
                <w:b/>
                <w:noProof/>
                <w:szCs w:val="22"/>
              </w:rPr>
            </w:pPr>
            <w:r w:rsidRPr="009A2F5D">
              <w:rPr>
                <w:b/>
                <w:szCs w:val="22"/>
              </w:rPr>
              <w:t>SO</w:t>
            </w:r>
            <w:r w:rsidRPr="00C668A0">
              <w:rPr>
                <w:b/>
                <w:szCs w:val="22"/>
                <w:vertAlign w:val="subscript"/>
              </w:rPr>
              <w:t>4</w:t>
            </w:r>
            <w:r w:rsidRPr="001A135D">
              <w:rPr>
                <w:b/>
                <w:szCs w:val="22"/>
                <w:vertAlign w:val="superscript"/>
              </w:rPr>
              <w:t>2-</w:t>
            </w:r>
          </w:p>
        </w:tc>
        <w:tc>
          <w:tcPr>
            <w:tcW w:w="645" w:type="pct"/>
            <w:tcBorders>
              <w:bottom w:val="single" w:sz="4" w:space="0" w:color="auto"/>
            </w:tcBorders>
            <w:shd w:val="clear" w:color="auto" w:fill="D9D9D9"/>
            <w:noWrap/>
            <w:vAlign w:val="bottom"/>
            <w:hideMark/>
          </w:tcPr>
          <w:p w14:paraId="71743283" w14:textId="77777777" w:rsidR="00FE1AD3" w:rsidRDefault="00FE1AD3" w:rsidP="00F517D6">
            <w:pPr>
              <w:spacing w:before="0" w:after="0"/>
              <w:jc w:val="center"/>
              <w:rPr>
                <w:rFonts w:cs="Arial"/>
                <w:b/>
                <w:noProof/>
                <w:szCs w:val="22"/>
              </w:rPr>
            </w:pPr>
            <w:r w:rsidRPr="00D36F44">
              <w:rPr>
                <w:b/>
                <w:szCs w:val="22"/>
              </w:rPr>
              <w:t>Sr</w:t>
            </w:r>
            <w:r w:rsidRPr="008A3170">
              <w:rPr>
                <w:b/>
                <w:szCs w:val="22"/>
                <w:vertAlign w:val="superscript"/>
              </w:rPr>
              <w:t>2+</w:t>
            </w:r>
          </w:p>
        </w:tc>
      </w:tr>
      <w:tr w:rsidR="00FE1AD3" w:rsidRPr="009E14E6" w14:paraId="7A4157DC" w14:textId="77777777" w:rsidTr="00D14954">
        <w:trPr>
          <w:trHeight w:val="300"/>
        </w:trPr>
        <w:tc>
          <w:tcPr>
            <w:tcW w:w="488" w:type="pct"/>
            <w:tcBorders>
              <w:top w:val="single" w:sz="4" w:space="0" w:color="auto"/>
            </w:tcBorders>
            <w:shd w:val="clear" w:color="auto" w:fill="auto"/>
            <w:noWrap/>
            <w:vAlign w:val="bottom"/>
          </w:tcPr>
          <w:p w14:paraId="3C2BEFCA" w14:textId="77777777" w:rsidR="00FE1AD3" w:rsidRPr="00BD6AAF" w:rsidRDefault="00FE1AD3" w:rsidP="00F517D6">
            <w:pPr>
              <w:spacing w:before="0" w:after="0"/>
              <w:jc w:val="center"/>
              <w:rPr>
                <w:rFonts w:cs="Arial"/>
                <w:sz w:val="20"/>
              </w:rPr>
            </w:pPr>
            <w:r w:rsidRPr="00BD6AAF">
              <w:rPr>
                <w:rFonts w:cs="Arial"/>
                <w:sz w:val="20"/>
              </w:rPr>
              <w:t>189.2</w:t>
            </w:r>
          </w:p>
        </w:tc>
        <w:tc>
          <w:tcPr>
            <w:tcW w:w="644" w:type="pct"/>
            <w:tcBorders>
              <w:top w:val="single" w:sz="4" w:space="0" w:color="auto"/>
            </w:tcBorders>
            <w:shd w:val="clear" w:color="auto" w:fill="auto"/>
            <w:noWrap/>
            <w:vAlign w:val="bottom"/>
          </w:tcPr>
          <w:p w14:paraId="7C9AE22D" w14:textId="77777777" w:rsidR="00FE1AD3" w:rsidRPr="00D71B03" w:rsidRDefault="00FE1AD3" w:rsidP="00F517D6">
            <w:pPr>
              <w:spacing w:before="0" w:after="0"/>
              <w:jc w:val="center"/>
              <w:rPr>
                <w:rFonts w:cs="Arial"/>
                <w:noProof/>
                <w:sz w:val="20"/>
              </w:rPr>
            </w:pPr>
            <w:r w:rsidRPr="00D71B03">
              <w:rPr>
                <w:rFonts w:cs="Arial"/>
                <w:sz w:val="20"/>
              </w:rPr>
              <w:t>2.30×10</w:t>
            </w:r>
            <w:r w:rsidRPr="00D71B03">
              <w:rPr>
                <w:rFonts w:cs="Arial"/>
                <w:sz w:val="20"/>
                <w:vertAlign w:val="superscript"/>
              </w:rPr>
              <w:t>-02</w:t>
            </w:r>
          </w:p>
        </w:tc>
        <w:tc>
          <w:tcPr>
            <w:tcW w:w="645" w:type="pct"/>
            <w:tcBorders>
              <w:top w:val="single" w:sz="4" w:space="0" w:color="auto"/>
            </w:tcBorders>
            <w:shd w:val="clear" w:color="auto" w:fill="auto"/>
            <w:noWrap/>
            <w:vAlign w:val="bottom"/>
          </w:tcPr>
          <w:p w14:paraId="5CE3C60B" w14:textId="77777777" w:rsidR="00FE1AD3" w:rsidRPr="00D71B03" w:rsidRDefault="00FE1AD3" w:rsidP="00F517D6">
            <w:pPr>
              <w:spacing w:before="0" w:after="0"/>
              <w:jc w:val="center"/>
              <w:rPr>
                <w:rFonts w:cs="Arial"/>
                <w:noProof/>
                <w:sz w:val="20"/>
              </w:rPr>
            </w:pPr>
            <w:r w:rsidRPr="00D71B03">
              <w:rPr>
                <w:rFonts w:cs="Arial"/>
                <w:sz w:val="20"/>
              </w:rPr>
              <w:t>1.47×10</w:t>
            </w:r>
            <w:r w:rsidRPr="00D71B03">
              <w:rPr>
                <w:rFonts w:cs="Arial"/>
                <w:sz w:val="20"/>
                <w:vertAlign w:val="superscript"/>
              </w:rPr>
              <w:t>-02</w:t>
            </w:r>
          </w:p>
        </w:tc>
        <w:tc>
          <w:tcPr>
            <w:tcW w:w="645" w:type="pct"/>
            <w:tcBorders>
              <w:top w:val="single" w:sz="4" w:space="0" w:color="auto"/>
            </w:tcBorders>
            <w:shd w:val="clear" w:color="auto" w:fill="auto"/>
            <w:noWrap/>
            <w:vAlign w:val="bottom"/>
          </w:tcPr>
          <w:p w14:paraId="29316AD7" w14:textId="77777777" w:rsidR="00FE1AD3" w:rsidRPr="00D71B03" w:rsidRDefault="00FE1AD3" w:rsidP="00F517D6">
            <w:pPr>
              <w:spacing w:before="0" w:after="0"/>
              <w:jc w:val="center"/>
              <w:rPr>
                <w:rFonts w:cs="Arial"/>
                <w:noProof/>
                <w:sz w:val="20"/>
              </w:rPr>
            </w:pPr>
            <w:r w:rsidRPr="00D71B03">
              <w:rPr>
                <w:rFonts w:cs="Arial"/>
                <w:sz w:val="20"/>
              </w:rPr>
              <w:t>5.05×10</w:t>
            </w:r>
            <w:r w:rsidRPr="00D71B03">
              <w:rPr>
                <w:rFonts w:cs="Arial"/>
                <w:sz w:val="20"/>
                <w:vertAlign w:val="superscript"/>
              </w:rPr>
              <w:t>-01</w:t>
            </w:r>
          </w:p>
        </w:tc>
        <w:tc>
          <w:tcPr>
            <w:tcW w:w="645" w:type="pct"/>
            <w:tcBorders>
              <w:top w:val="single" w:sz="4" w:space="0" w:color="auto"/>
            </w:tcBorders>
            <w:shd w:val="clear" w:color="auto" w:fill="auto"/>
            <w:noWrap/>
            <w:vAlign w:val="bottom"/>
          </w:tcPr>
          <w:p w14:paraId="67DC8196" w14:textId="77777777" w:rsidR="00FE1AD3" w:rsidRPr="00D71B03" w:rsidRDefault="00FE1AD3" w:rsidP="00F517D6">
            <w:pPr>
              <w:spacing w:before="0" w:after="0"/>
              <w:jc w:val="center"/>
              <w:rPr>
                <w:rFonts w:cs="Arial"/>
                <w:noProof/>
                <w:sz w:val="20"/>
              </w:rPr>
            </w:pPr>
            <w:r w:rsidRPr="00D71B03">
              <w:rPr>
                <w:rFonts w:cs="Arial"/>
                <w:sz w:val="20"/>
              </w:rPr>
              <w:t>5.60×10</w:t>
            </w:r>
            <w:r w:rsidRPr="00D71B03">
              <w:rPr>
                <w:rFonts w:cs="Arial"/>
                <w:sz w:val="20"/>
                <w:vertAlign w:val="superscript"/>
              </w:rPr>
              <w:t>-01</w:t>
            </w:r>
          </w:p>
        </w:tc>
        <w:tc>
          <w:tcPr>
            <w:tcW w:w="645" w:type="pct"/>
            <w:tcBorders>
              <w:top w:val="single" w:sz="4" w:space="0" w:color="auto"/>
            </w:tcBorders>
            <w:shd w:val="clear" w:color="auto" w:fill="auto"/>
            <w:noWrap/>
            <w:vAlign w:val="bottom"/>
          </w:tcPr>
          <w:p w14:paraId="11643C46" w14:textId="77777777" w:rsidR="00FE1AD3" w:rsidRPr="00D71B03" w:rsidRDefault="00FE1AD3" w:rsidP="00F517D6">
            <w:pPr>
              <w:spacing w:before="0" w:after="0"/>
              <w:jc w:val="center"/>
              <w:rPr>
                <w:rFonts w:cs="Arial"/>
                <w:noProof/>
                <w:sz w:val="20"/>
              </w:rPr>
            </w:pPr>
            <w:r w:rsidRPr="00D71B03">
              <w:rPr>
                <w:rFonts w:cs="Arial"/>
                <w:sz w:val="20"/>
              </w:rPr>
              <w:t>1.16</w:t>
            </w:r>
          </w:p>
        </w:tc>
        <w:tc>
          <w:tcPr>
            <w:tcW w:w="645" w:type="pct"/>
            <w:tcBorders>
              <w:top w:val="single" w:sz="4" w:space="0" w:color="auto"/>
            </w:tcBorders>
            <w:shd w:val="clear" w:color="auto" w:fill="auto"/>
            <w:noWrap/>
            <w:vAlign w:val="bottom"/>
          </w:tcPr>
          <w:p w14:paraId="4D6908AB" w14:textId="77777777" w:rsidR="00FE1AD3" w:rsidRPr="00D71B03" w:rsidRDefault="00FE1AD3" w:rsidP="00F517D6">
            <w:pPr>
              <w:spacing w:before="0" w:after="0"/>
              <w:jc w:val="center"/>
              <w:rPr>
                <w:rFonts w:cs="Arial"/>
                <w:noProof/>
                <w:sz w:val="20"/>
              </w:rPr>
            </w:pPr>
            <w:r w:rsidRPr="00D71B03">
              <w:rPr>
                <w:rFonts w:cs="Arial"/>
                <w:sz w:val="20"/>
              </w:rPr>
              <w:t>2.37×10</w:t>
            </w:r>
            <w:r w:rsidRPr="00D71B03">
              <w:rPr>
                <w:rFonts w:cs="Arial"/>
                <w:sz w:val="20"/>
                <w:vertAlign w:val="superscript"/>
              </w:rPr>
              <w:t>-04</w:t>
            </w:r>
          </w:p>
        </w:tc>
        <w:tc>
          <w:tcPr>
            <w:tcW w:w="645" w:type="pct"/>
            <w:tcBorders>
              <w:top w:val="single" w:sz="4" w:space="0" w:color="auto"/>
            </w:tcBorders>
            <w:shd w:val="clear" w:color="auto" w:fill="auto"/>
            <w:noWrap/>
            <w:vAlign w:val="bottom"/>
          </w:tcPr>
          <w:p w14:paraId="517E6DA6" w14:textId="77777777" w:rsidR="00FE1AD3" w:rsidRPr="00D71B03" w:rsidRDefault="00FE1AD3" w:rsidP="00F517D6">
            <w:pPr>
              <w:spacing w:before="0" w:after="0"/>
              <w:jc w:val="center"/>
              <w:rPr>
                <w:rFonts w:cs="Arial"/>
                <w:noProof/>
                <w:sz w:val="20"/>
              </w:rPr>
            </w:pPr>
            <w:r w:rsidRPr="00D71B03">
              <w:rPr>
                <w:rFonts w:cs="Arial"/>
                <w:sz w:val="20"/>
              </w:rPr>
              <w:t>4.50×10</w:t>
            </w:r>
            <w:r w:rsidRPr="00D71B03">
              <w:rPr>
                <w:rFonts w:cs="Arial"/>
                <w:sz w:val="20"/>
                <w:vertAlign w:val="superscript"/>
              </w:rPr>
              <w:t>-04</w:t>
            </w:r>
          </w:p>
        </w:tc>
      </w:tr>
      <w:tr w:rsidR="00FE1AD3" w:rsidRPr="009E14E6" w14:paraId="72DFE49D" w14:textId="77777777" w:rsidTr="00D14954">
        <w:trPr>
          <w:trHeight w:val="300"/>
        </w:trPr>
        <w:tc>
          <w:tcPr>
            <w:tcW w:w="488" w:type="pct"/>
            <w:shd w:val="clear" w:color="auto" w:fill="auto"/>
            <w:noWrap/>
            <w:vAlign w:val="bottom"/>
          </w:tcPr>
          <w:p w14:paraId="37D49BF7" w14:textId="77777777" w:rsidR="00FE1AD3" w:rsidRPr="00BD6AAF" w:rsidRDefault="00FE1AD3" w:rsidP="00F517D6">
            <w:pPr>
              <w:spacing w:before="0" w:after="0"/>
              <w:jc w:val="center"/>
              <w:rPr>
                <w:rFonts w:cs="Arial"/>
                <w:sz w:val="20"/>
              </w:rPr>
            </w:pPr>
            <w:r w:rsidRPr="00BD6AAF">
              <w:rPr>
                <w:rFonts w:cs="Arial"/>
                <w:sz w:val="20"/>
              </w:rPr>
              <w:t>189.3</w:t>
            </w:r>
          </w:p>
        </w:tc>
        <w:tc>
          <w:tcPr>
            <w:tcW w:w="644" w:type="pct"/>
            <w:shd w:val="clear" w:color="auto" w:fill="auto"/>
            <w:noWrap/>
            <w:vAlign w:val="bottom"/>
          </w:tcPr>
          <w:p w14:paraId="7270351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55B25FF7"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37187D0B" w14:textId="77777777" w:rsidR="00FE1AD3" w:rsidRPr="00D71B03" w:rsidRDefault="00FE1AD3" w:rsidP="00F517D6">
            <w:pPr>
              <w:spacing w:before="0" w:after="0"/>
              <w:jc w:val="center"/>
              <w:rPr>
                <w:rFonts w:cs="Arial"/>
                <w:noProof/>
                <w:sz w:val="20"/>
              </w:rPr>
            </w:pPr>
            <w:r w:rsidRPr="00D71B03">
              <w:rPr>
                <w:rFonts w:cs="Arial"/>
                <w:sz w:val="20"/>
              </w:rPr>
              <w:t>5.00×10</w:t>
            </w:r>
            <w:r w:rsidRPr="00D71B03">
              <w:rPr>
                <w:rFonts w:cs="Arial"/>
                <w:sz w:val="20"/>
                <w:vertAlign w:val="superscript"/>
              </w:rPr>
              <w:t>-01</w:t>
            </w:r>
          </w:p>
        </w:tc>
        <w:tc>
          <w:tcPr>
            <w:tcW w:w="645" w:type="pct"/>
            <w:shd w:val="clear" w:color="auto" w:fill="auto"/>
            <w:noWrap/>
            <w:vAlign w:val="bottom"/>
          </w:tcPr>
          <w:p w14:paraId="4181E191" w14:textId="77777777" w:rsidR="00FE1AD3" w:rsidRPr="00D71B03" w:rsidRDefault="00FE1AD3" w:rsidP="00F517D6">
            <w:pPr>
              <w:spacing w:before="0" w:after="0"/>
              <w:jc w:val="center"/>
              <w:rPr>
                <w:rFonts w:cs="Arial"/>
                <w:noProof/>
                <w:sz w:val="20"/>
              </w:rPr>
            </w:pPr>
            <w:r w:rsidRPr="00D71B03">
              <w:rPr>
                <w:rFonts w:cs="Arial"/>
                <w:sz w:val="20"/>
              </w:rPr>
              <w:t>5.60×10</w:t>
            </w:r>
            <w:r w:rsidRPr="00D71B03">
              <w:rPr>
                <w:rFonts w:cs="Arial"/>
                <w:sz w:val="20"/>
                <w:vertAlign w:val="superscript"/>
              </w:rPr>
              <w:t>-01</w:t>
            </w:r>
          </w:p>
        </w:tc>
        <w:tc>
          <w:tcPr>
            <w:tcW w:w="645" w:type="pct"/>
            <w:shd w:val="clear" w:color="auto" w:fill="auto"/>
            <w:noWrap/>
            <w:vAlign w:val="bottom"/>
          </w:tcPr>
          <w:p w14:paraId="2EB757F6" w14:textId="77777777" w:rsidR="00FE1AD3" w:rsidRPr="00D71B03" w:rsidRDefault="00FE1AD3" w:rsidP="00F517D6">
            <w:pPr>
              <w:spacing w:before="0" w:after="0"/>
              <w:jc w:val="center"/>
              <w:rPr>
                <w:rFonts w:cs="Arial"/>
                <w:noProof/>
                <w:sz w:val="20"/>
              </w:rPr>
            </w:pPr>
            <w:r w:rsidRPr="00D71B03">
              <w:rPr>
                <w:rFonts w:cs="Arial"/>
                <w:sz w:val="20"/>
              </w:rPr>
              <w:t>1.15</w:t>
            </w:r>
          </w:p>
        </w:tc>
        <w:tc>
          <w:tcPr>
            <w:tcW w:w="645" w:type="pct"/>
            <w:shd w:val="clear" w:color="auto" w:fill="auto"/>
            <w:noWrap/>
            <w:vAlign w:val="bottom"/>
          </w:tcPr>
          <w:p w14:paraId="4AB63B81" w14:textId="77777777" w:rsidR="00FE1AD3" w:rsidRPr="00D71B03" w:rsidRDefault="00FE1AD3" w:rsidP="00F517D6">
            <w:pPr>
              <w:spacing w:before="0" w:after="0"/>
              <w:jc w:val="center"/>
              <w:rPr>
                <w:rFonts w:cs="Arial"/>
                <w:noProof/>
                <w:sz w:val="20"/>
              </w:rPr>
            </w:pPr>
            <w:r w:rsidRPr="00D71B03">
              <w:rPr>
                <w:rFonts w:cs="Arial"/>
                <w:sz w:val="20"/>
              </w:rPr>
              <w:t>2.37×10</w:t>
            </w:r>
            <w:r w:rsidRPr="00D71B03">
              <w:rPr>
                <w:rFonts w:cs="Arial"/>
                <w:sz w:val="20"/>
                <w:vertAlign w:val="superscript"/>
              </w:rPr>
              <w:t>-04</w:t>
            </w:r>
          </w:p>
        </w:tc>
        <w:tc>
          <w:tcPr>
            <w:tcW w:w="645" w:type="pct"/>
            <w:shd w:val="clear" w:color="auto" w:fill="auto"/>
            <w:noWrap/>
            <w:vAlign w:val="bottom"/>
          </w:tcPr>
          <w:p w14:paraId="4C15941C" w14:textId="77777777" w:rsidR="00FE1AD3" w:rsidRPr="00D71B03" w:rsidRDefault="00FE1AD3" w:rsidP="00F517D6">
            <w:pPr>
              <w:spacing w:before="0" w:after="0"/>
              <w:jc w:val="center"/>
              <w:rPr>
                <w:rFonts w:cs="Arial"/>
                <w:noProof/>
                <w:sz w:val="20"/>
              </w:rPr>
            </w:pPr>
            <w:r w:rsidRPr="00D71B03">
              <w:rPr>
                <w:rFonts w:cs="Arial"/>
                <w:sz w:val="20"/>
              </w:rPr>
              <w:t>4.50×10</w:t>
            </w:r>
            <w:r w:rsidRPr="00D71B03">
              <w:rPr>
                <w:rFonts w:cs="Arial"/>
                <w:sz w:val="20"/>
                <w:vertAlign w:val="superscript"/>
              </w:rPr>
              <w:t>-04</w:t>
            </w:r>
          </w:p>
        </w:tc>
      </w:tr>
      <w:tr w:rsidR="00FE1AD3" w:rsidRPr="009E14E6" w14:paraId="1830ADE3" w14:textId="77777777" w:rsidTr="00D14954">
        <w:trPr>
          <w:trHeight w:val="300"/>
        </w:trPr>
        <w:tc>
          <w:tcPr>
            <w:tcW w:w="488" w:type="pct"/>
            <w:shd w:val="clear" w:color="auto" w:fill="auto"/>
            <w:noWrap/>
            <w:vAlign w:val="bottom"/>
          </w:tcPr>
          <w:p w14:paraId="12525133" w14:textId="77777777" w:rsidR="00FE1AD3" w:rsidRPr="00BD6AAF" w:rsidRDefault="00FE1AD3" w:rsidP="00F517D6">
            <w:pPr>
              <w:spacing w:before="0" w:after="0"/>
              <w:jc w:val="center"/>
              <w:rPr>
                <w:rFonts w:cs="Arial"/>
                <w:sz w:val="20"/>
              </w:rPr>
            </w:pPr>
            <w:r w:rsidRPr="00BD6AAF">
              <w:rPr>
                <w:rFonts w:cs="Arial"/>
                <w:sz w:val="20"/>
              </w:rPr>
              <w:t>189.9</w:t>
            </w:r>
          </w:p>
        </w:tc>
        <w:tc>
          <w:tcPr>
            <w:tcW w:w="644" w:type="pct"/>
            <w:shd w:val="clear" w:color="auto" w:fill="auto"/>
            <w:noWrap/>
            <w:vAlign w:val="bottom"/>
          </w:tcPr>
          <w:p w14:paraId="7B01D63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1084AB4B"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CAC1A83"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0181EB43"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702B0A61"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3E3A2F6A" w14:textId="77777777" w:rsidR="00FE1AD3" w:rsidRPr="00D71B03" w:rsidRDefault="00FE1AD3" w:rsidP="00F517D6">
            <w:pPr>
              <w:spacing w:before="0" w:after="0"/>
              <w:jc w:val="center"/>
              <w:rPr>
                <w:rFonts w:cs="Arial"/>
                <w:noProof/>
                <w:sz w:val="20"/>
              </w:rPr>
            </w:pPr>
            <w:r w:rsidRPr="00D71B03">
              <w:rPr>
                <w:rFonts w:cs="Arial"/>
                <w:sz w:val="20"/>
              </w:rPr>
              <w:t>1.00×10</w:t>
            </w:r>
            <w:r w:rsidRPr="00D71B03">
              <w:rPr>
                <w:rFonts w:cs="Arial"/>
                <w:sz w:val="20"/>
                <w:vertAlign w:val="superscript"/>
              </w:rPr>
              <w:t>-03</w:t>
            </w:r>
          </w:p>
        </w:tc>
        <w:tc>
          <w:tcPr>
            <w:tcW w:w="645" w:type="pct"/>
            <w:shd w:val="clear" w:color="auto" w:fill="auto"/>
            <w:noWrap/>
            <w:vAlign w:val="bottom"/>
          </w:tcPr>
          <w:p w14:paraId="5939C468"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7E205159" w14:textId="77777777" w:rsidTr="00D14954">
        <w:trPr>
          <w:trHeight w:val="300"/>
        </w:trPr>
        <w:tc>
          <w:tcPr>
            <w:tcW w:w="488" w:type="pct"/>
            <w:shd w:val="clear" w:color="auto" w:fill="auto"/>
            <w:noWrap/>
            <w:vAlign w:val="bottom"/>
          </w:tcPr>
          <w:p w14:paraId="1E8BAAB8" w14:textId="77777777" w:rsidR="00FE1AD3" w:rsidRPr="00BD6AAF" w:rsidRDefault="00FE1AD3" w:rsidP="00F517D6">
            <w:pPr>
              <w:spacing w:before="0" w:after="0"/>
              <w:jc w:val="center"/>
              <w:rPr>
                <w:rFonts w:cs="Arial"/>
                <w:sz w:val="20"/>
              </w:rPr>
            </w:pPr>
            <w:r w:rsidRPr="00BD6AAF">
              <w:rPr>
                <w:rFonts w:cs="Arial"/>
                <w:sz w:val="20"/>
              </w:rPr>
              <w:t>190.1</w:t>
            </w:r>
          </w:p>
        </w:tc>
        <w:tc>
          <w:tcPr>
            <w:tcW w:w="644" w:type="pct"/>
            <w:shd w:val="clear" w:color="auto" w:fill="auto"/>
            <w:noWrap/>
            <w:vAlign w:val="bottom"/>
          </w:tcPr>
          <w:p w14:paraId="6F2112BB"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62D8917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29521E23"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E5AE142"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0F8071D4"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D9B851E" w14:textId="77777777" w:rsidR="00FE1AD3" w:rsidRPr="00D71B03" w:rsidRDefault="00FE1AD3" w:rsidP="00F517D6">
            <w:pPr>
              <w:spacing w:before="0" w:after="0"/>
              <w:jc w:val="center"/>
              <w:rPr>
                <w:rFonts w:cs="Arial"/>
                <w:noProof/>
                <w:sz w:val="20"/>
              </w:rPr>
            </w:pPr>
            <w:r w:rsidRPr="00D71B03">
              <w:rPr>
                <w:rFonts w:cs="Arial"/>
                <w:sz w:val="20"/>
              </w:rPr>
              <w:t>1.09×10</w:t>
            </w:r>
            <w:r w:rsidRPr="00D71B03">
              <w:rPr>
                <w:rFonts w:cs="Arial"/>
                <w:sz w:val="20"/>
                <w:vertAlign w:val="superscript"/>
              </w:rPr>
              <w:t>-03</w:t>
            </w:r>
          </w:p>
        </w:tc>
        <w:tc>
          <w:tcPr>
            <w:tcW w:w="645" w:type="pct"/>
            <w:shd w:val="clear" w:color="auto" w:fill="auto"/>
            <w:noWrap/>
            <w:vAlign w:val="bottom"/>
          </w:tcPr>
          <w:p w14:paraId="624EA517"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09DD6EE7" w14:textId="77777777" w:rsidTr="00D14954">
        <w:trPr>
          <w:trHeight w:val="300"/>
        </w:trPr>
        <w:tc>
          <w:tcPr>
            <w:tcW w:w="488" w:type="pct"/>
            <w:shd w:val="clear" w:color="auto" w:fill="auto"/>
            <w:noWrap/>
            <w:vAlign w:val="bottom"/>
          </w:tcPr>
          <w:p w14:paraId="38DDB60C" w14:textId="77777777" w:rsidR="00FE1AD3" w:rsidRPr="00BD6AAF" w:rsidRDefault="00FE1AD3" w:rsidP="00F517D6">
            <w:pPr>
              <w:spacing w:before="0" w:after="0"/>
              <w:jc w:val="center"/>
              <w:rPr>
                <w:rFonts w:cs="Arial"/>
                <w:sz w:val="20"/>
              </w:rPr>
            </w:pPr>
            <w:r w:rsidRPr="00BD6AAF">
              <w:rPr>
                <w:rFonts w:cs="Arial"/>
                <w:sz w:val="20"/>
              </w:rPr>
              <w:t>190.2</w:t>
            </w:r>
          </w:p>
        </w:tc>
        <w:tc>
          <w:tcPr>
            <w:tcW w:w="644" w:type="pct"/>
            <w:shd w:val="clear" w:color="auto" w:fill="auto"/>
            <w:noWrap/>
            <w:vAlign w:val="bottom"/>
          </w:tcPr>
          <w:p w14:paraId="2C9DC7C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3C06A3FE"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65CE1AAB"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2EE1F255"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2D1A630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685697BA" w14:textId="77777777" w:rsidR="00FE1AD3" w:rsidRPr="00D71B03" w:rsidRDefault="00FE1AD3" w:rsidP="00F517D6">
            <w:pPr>
              <w:spacing w:before="0" w:after="0"/>
              <w:jc w:val="center"/>
              <w:rPr>
                <w:rFonts w:cs="Arial"/>
                <w:noProof/>
                <w:sz w:val="20"/>
              </w:rPr>
            </w:pPr>
            <w:r w:rsidRPr="00D71B03">
              <w:rPr>
                <w:rFonts w:cs="Arial"/>
                <w:sz w:val="20"/>
              </w:rPr>
              <w:t>1.41×10</w:t>
            </w:r>
            <w:r w:rsidRPr="00D71B03">
              <w:rPr>
                <w:rFonts w:cs="Arial"/>
                <w:sz w:val="20"/>
                <w:vertAlign w:val="superscript"/>
              </w:rPr>
              <w:t>-03</w:t>
            </w:r>
          </w:p>
        </w:tc>
        <w:tc>
          <w:tcPr>
            <w:tcW w:w="645" w:type="pct"/>
            <w:shd w:val="clear" w:color="auto" w:fill="auto"/>
            <w:noWrap/>
            <w:vAlign w:val="bottom"/>
          </w:tcPr>
          <w:p w14:paraId="5D07A8A3"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412429F2" w14:textId="77777777" w:rsidTr="00D14954">
        <w:trPr>
          <w:trHeight w:val="300"/>
        </w:trPr>
        <w:tc>
          <w:tcPr>
            <w:tcW w:w="488" w:type="pct"/>
            <w:shd w:val="clear" w:color="auto" w:fill="auto"/>
            <w:noWrap/>
            <w:vAlign w:val="bottom"/>
          </w:tcPr>
          <w:p w14:paraId="0EF446CC" w14:textId="77777777" w:rsidR="00FE1AD3" w:rsidRPr="00BD6AAF" w:rsidRDefault="00FE1AD3" w:rsidP="00F517D6">
            <w:pPr>
              <w:spacing w:before="0" w:after="0"/>
              <w:jc w:val="center"/>
              <w:rPr>
                <w:rFonts w:cs="Arial"/>
                <w:sz w:val="20"/>
              </w:rPr>
            </w:pPr>
            <w:r w:rsidRPr="00BD6AAF">
              <w:rPr>
                <w:rFonts w:cs="Arial"/>
                <w:sz w:val="20"/>
              </w:rPr>
              <w:t>190.9</w:t>
            </w:r>
          </w:p>
        </w:tc>
        <w:tc>
          <w:tcPr>
            <w:tcW w:w="644" w:type="pct"/>
            <w:shd w:val="clear" w:color="auto" w:fill="auto"/>
            <w:noWrap/>
            <w:vAlign w:val="bottom"/>
          </w:tcPr>
          <w:p w14:paraId="4C4CC066"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377DDD0D"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729606F3" w14:textId="77777777" w:rsidR="00FE1AD3" w:rsidRPr="00D71B03" w:rsidRDefault="00FE1AD3" w:rsidP="00F517D6">
            <w:pPr>
              <w:spacing w:before="0" w:after="0"/>
              <w:jc w:val="center"/>
              <w:rPr>
                <w:rFonts w:cs="Arial"/>
                <w:noProof/>
                <w:sz w:val="20"/>
              </w:rPr>
            </w:pPr>
            <w:r w:rsidRPr="00D71B03">
              <w:rPr>
                <w:rFonts w:cs="Arial"/>
                <w:sz w:val="20"/>
              </w:rPr>
              <w:t>4.78×10</w:t>
            </w:r>
            <w:r w:rsidRPr="00D71B03">
              <w:rPr>
                <w:rFonts w:cs="Arial"/>
                <w:sz w:val="20"/>
                <w:vertAlign w:val="superscript"/>
              </w:rPr>
              <w:t>-01</w:t>
            </w:r>
          </w:p>
        </w:tc>
        <w:tc>
          <w:tcPr>
            <w:tcW w:w="645" w:type="pct"/>
            <w:shd w:val="clear" w:color="auto" w:fill="auto"/>
            <w:noWrap/>
            <w:vAlign w:val="bottom"/>
          </w:tcPr>
          <w:p w14:paraId="00958035" w14:textId="77777777" w:rsidR="00FE1AD3" w:rsidRPr="00D71B03" w:rsidRDefault="00FE1AD3" w:rsidP="00F517D6">
            <w:pPr>
              <w:spacing w:before="0" w:after="0"/>
              <w:jc w:val="center"/>
              <w:rPr>
                <w:rFonts w:cs="Arial"/>
                <w:noProof/>
                <w:sz w:val="20"/>
              </w:rPr>
            </w:pPr>
            <w:r w:rsidRPr="00D71B03">
              <w:rPr>
                <w:rFonts w:cs="Arial"/>
                <w:sz w:val="20"/>
              </w:rPr>
              <w:t>4.83×10</w:t>
            </w:r>
            <w:r w:rsidRPr="00D71B03">
              <w:rPr>
                <w:rFonts w:cs="Arial"/>
                <w:sz w:val="20"/>
                <w:vertAlign w:val="superscript"/>
              </w:rPr>
              <w:t>-01</w:t>
            </w:r>
          </w:p>
        </w:tc>
        <w:tc>
          <w:tcPr>
            <w:tcW w:w="645" w:type="pct"/>
            <w:shd w:val="clear" w:color="auto" w:fill="auto"/>
            <w:noWrap/>
            <w:vAlign w:val="bottom"/>
          </w:tcPr>
          <w:p w14:paraId="02642256" w14:textId="77777777" w:rsidR="00FE1AD3" w:rsidRPr="00D71B03" w:rsidRDefault="00FE1AD3" w:rsidP="00F517D6">
            <w:pPr>
              <w:spacing w:before="0" w:after="0"/>
              <w:jc w:val="center"/>
              <w:rPr>
                <w:rFonts w:cs="Arial"/>
                <w:noProof/>
                <w:sz w:val="20"/>
              </w:rPr>
            </w:pPr>
            <w:r w:rsidRPr="00D71B03">
              <w:rPr>
                <w:rFonts w:cs="Arial"/>
                <w:sz w:val="20"/>
              </w:rPr>
              <w:t>1.05</w:t>
            </w:r>
          </w:p>
        </w:tc>
        <w:tc>
          <w:tcPr>
            <w:tcW w:w="645" w:type="pct"/>
            <w:shd w:val="clear" w:color="auto" w:fill="auto"/>
            <w:noWrap/>
            <w:vAlign w:val="bottom"/>
          </w:tcPr>
          <w:p w14:paraId="5685EFBE" w14:textId="77777777" w:rsidR="00FE1AD3" w:rsidRPr="00D71B03" w:rsidRDefault="00FE1AD3" w:rsidP="00F517D6">
            <w:pPr>
              <w:spacing w:before="0" w:after="0"/>
              <w:jc w:val="center"/>
              <w:rPr>
                <w:rFonts w:cs="Arial"/>
                <w:noProof/>
                <w:sz w:val="20"/>
              </w:rPr>
            </w:pPr>
            <w:r w:rsidRPr="00D71B03">
              <w:rPr>
                <w:rFonts w:cs="Arial"/>
                <w:sz w:val="20"/>
              </w:rPr>
              <w:t>1.49×10</w:t>
            </w:r>
            <w:r w:rsidRPr="00D71B03">
              <w:rPr>
                <w:rFonts w:cs="Arial"/>
                <w:sz w:val="20"/>
                <w:vertAlign w:val="superscript"/>
              </w:rPr>
              <w:t>-03</w:t>
            </w:r>
          </w:p>
        </w:tc>
        <w:tc>
          <w:tcPr>
            <w:tcW w:w="645" w:type="pct"/>
            <w:shd w:val="clear" w:color="auto" w:fill="auto"/>
            <w:noWrap/>
            <w:vAlign w:val="bottom"/>
          </w:tcPr>
          <w:p w14:paraId="6B4B41B2" w14:textId="77777777" w:rsidR="00FE1AD3" w:rsidRPr="00D71B03" w:rsidRDefault="00FE1AD3" w:rsidP="00F517D6">
            <w:pPr>
              <w:spacing w:before="0" w:after="0"/>
              <w:jc w:val="center"/>
              <w:rPr>
                <w:rFonts w:cs="Arial"/>
                <w:noProof/>
                <w:sz w:val="20"/>
              </w:rPr>
            </w:pPr>
            <w:r w:rsidRPr="00D71B03">
              <w:rPr>
                <w:rFonts w:cs="Arial"/>
                <w:sz w:val="20"/>
              </w:rPr>
              <w:t>5.19×10</w:t>
            </w:r>
            <w:r w:rsidRPr="00D71B03">
              <w:rPr>
                <w:rFonts w:cs="Arial"/>
                <w:sz w:val="20"/>
                <w:vertAlign w:val="superscript"/>
              </w:rPr>
              <w:t>-04</w:t>
            </w:r>
          </w:p>
        </w:tc>
      </w:tr>
      <w:tr w:rsidR="00FE1AD3" w:rsidRPr="009E14E6" w14:paraId="7656D97E" w14:textId="77777777" w:rsidTr="00D14954">
        <w:trPr>
          <w:trHeight w:val="300"/>
        </w:trPr>
        <w:tc>
          <w:tcPr>
            <w:tcW w:w="488" w:type="pct"/>
            <w:shd w:val="clear" w:color="auto" w:fill="auto"/>
            <w:noWrap/>
            <w:vAlign w:val="bottom"/>
          </w:tcPr>
          <w:p w14:paraId="236A127D" w14:textId="77777777" w:rsidR="00FE1AD3" w:rsidRPr="00BD6AAF" w:rsidRDefault="00FE1AD3" w:rsidP="00F517D6">
            <w:pPr>
              <w:spacing w:before="0" w:after="0"/>
              <w:jc w:val="center"/>
              <w:rPr>
                <w:rFonts w:cs="Arial"/>
                <w:sz w:val="20"/>
              </w:rPr>
            </w:pPr>
            <w:r w:rsidRPr="00BD6AAF">
              <w:rPr>
                <w:rFonts w:cs="Arial"/>
                <w:sz w:val="20"/>
              </w:rPr>
              <w:t>191.2</w:t>
            </w:r>
          </w:p>
        </w:tc>
        <w:tc>
          <w:tcPr>
            <w:tcW w:w="644" w:type="pct"/>
            <w:shd w:val="clear" w:color="auto" w:fill="auto"/>
            <w:noWrap/>
            <w:vAlign w:val="bottom"/>
          </w:tcPr>
          <w:p w14:paraId="37541CA1" w14:textId="77777777" w:rsidR="00FE1AD3" w:rsidRPr="00D71B03" w:rsidRDefault="00FE1AD3" w:rsidP="00F517D6">
            <w:pPr>
              <w:spacing w:before="0" w:after="0"/>
              <w:jc w:val="center"/>
              <w:rPr>
                <w:rFonts w:cs="Arial"/>
                <w:noProof/>
                <w:sz w:val="20"/>
              </w:rPr>
            </w:pPr>
            <w:r w:rsidRPr="00D71B03">
              <w:rPr>
                <w:rFonts w:cs="Arial"/>
                <w:sz w:val="20"/>
              </w:rPr>
              <w:t>2.99×10</w:t>
            </w:r>
            <w:r w:rsidRPr="00D71B03">
              <w:rPr>
                <w:rFonts w:cs="Arial"/>
                <w:sz w:val="20"/>
                <w:vertAlign w:val="superscript"/>
              </w:rPr>
              <w:t>-02</w:t>
            </w:r>
          </w:p>
        </w:tc>
        <w:tc>
          <w:tcPr>
            <w:tcW w:w="645" w:type="pct"/>
            <w:shd w:val="clear" w:color="auto" w:fill="auto"/>
            <w:noWrap/>
            <w:vAlign w:val="bottom"/>
          </w:tcPr>
          <w:p w14:paraId="30DB1073" w14:textId="77777777" w:rsidR="00FE1AD3" w:rsidRPr="00D71B03" w:rsidRDefault="00FE1AD3" w:rsidP="00F517D6">
            <w:pPr>
              <w:spacing w:before="0" w:after="0"/>
              <w:jc w:val="center"/>
              <w:rPr>
                <w:rFonts w:cs="Arial"/>
                <w:noProof/>
                <w:sz w:val="20"/>
              </w:rPr>
            </w:pPr>
            <w:r w:rsidRPr="00D71B03">
              <w:rPr>
                <w:rFonts w:cs="Arial"/>
                <w:sz w:val="20"/>
              </w:rPr>
              <w:t>2.07×10</w:t>
            </w:r>
            <w:r w:rsidRPr="00D71B03">
              <w:rPr>
                <w:rFonts w:cs="Arial"/>
                <w:sz w:val="20"/>
                <w:vertAlign w:val="superscript"/>
              </w:rPr>
              <w:t>-02</w:t>
            </w:r>
          </w:p>
        </w:tc>
        <w:tc>
          <w:tcPr>
            <w:tcW w:w="645" w:type="pct"/>
            <w:shd w:val="clear" w:color="auto" w:fill="auto"/>
            <w:noWrap/>
            <w:vAlign w:val="bottom"/>
          </w:tcPr>
          <w:p w14:paraId="5F12DBF3"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718CE0C0"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4972008"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74B4BD87" w14:textId="77777777" w:rsidR="00FE1AD3" w:rsidRPr="00D71B03" w:rsidRDefault="00FE1AD3" w:rsidP="00F517D6">
            <w:pPr>
              <w:spacing w:before="0" w:after="0"/>
              <w:jc w:val="center"/>
              <w:rPr>
                <w:rFonts w:cs="Arial"/>
                <w:noProof/>
                <w:sz w:val="20"/>
              </w:rPr>
            </w:pPr>
            <w:r w:rsidRPr="00D71B03">
              <w:rPr>
                <w:rFonts w:cs="Arial"/>
                <w:sz w:val="20"/>
              </w:rPr>
              <w:t>1.58×10</w:t>
            </w:r>
            <w:r w:rsidRPr="00D71B03">
              <w:rPr>
                <w:rFonts w:cs="Arial"/>
                <w:sz w:val="20"/>
                <w:vertAlign w:val="superscript"/>
              </w:rPr>
              <w:t>-03</w:t>
            </w:r>
          </w:p>
        </w:tc>
        <w:tc>
          <w:tcPr>
            <w:tcW w:w="645" w:type="pct"/>
            <w:shd w:val="clear" w:color="auto" w:fill="auto"/>
            <w:noWrap/>
            <w:vAlign w:val="bottom"/>
          </w:tcPr>
          <w:p w14:paraId="54D7D017"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5083322E" w14:textId="77777777" w:rsidTr="00D14954">
        <w:trPr>
          <w:trHeight w:val="300"/>
        </w:trPr>
        <w:tc>
          <w:tcPr>
            <w:tcW w:w="488" w:type="pct"/>
            <w:shd w:val="clear" w:color="auto" w:fill="auto"/>
            <w:noWrap/>
            <w:vAlign w:val="bottom"/>
          </w:tcPr>
          <w:p w14:paraId="7CE2C07D" w14:textId="77777777" w:rsidR="00FE1AD3" w:rsidRPr="00BD6AAF" w:rsidRDefault="00FE1AD3" w:rsidP="00F517D6">
            <w:pPr>
              <w:spacing w:before="0" w:after="0"/>
              <w:jc w:val="center"/>
              <w:rPr>
                <w:rFonts w:cs="Arial"/>
                <w:sz w:val="20"/>
              </w:rPr>
            </w:pPr>
            <w:r w:rsidRPr="00BD6AAF">
              <w:rPr>
                <w:rFonts w:cs="Arial"/>
                <w:sz w:val="20"/>
              </w:rPr>
              <w:t>192.9</w:t>
            </w:r>
          </w:p>
        </w:tc>
        <w:tc>
          <w:tcPr>
            <w:tcW w:w="644" w:type="pct"/>
            <w:shd w:val="clear" w:color="auto" w:fill="auto"/>
            <w:noWrap/>
            <w:vAlign w:val="bottom"/>
          </w:tcPr>
          <w:p w14:paraId="21FF7638" w14:textId="77777777" w:rsidR="00FE1AD3" w:rsidRPr="00D71B03" w:rsidRDefault="00FE1AD3" w:rsidP="00F517D6">
            <w:pPr>
              <w:spacing w:before="0" w:after="0"/>
              <w:jc w:val="center"/>
              <w:rPr>
                <w:rFonts w:cs="Arial"/>
                <w:noProof/>
                <w:sz w:val="20"/>
              </w:rPr>
            </w:pPr>
            <w:r w:rsidRPr="00D71B03">
              <w:rPr>
                <w:rFonts w:cs="Arial"/>
                <w:sz w:val="20"/>
              </w:rPr>
              <w:t>2.55×10</w:t>
            </w:r>
            <w:r w:rsidRPr="00D71B03">
              <w:rPr>
                <w:rFonts w:cs="Arial"/>
                <w:sz w:val="20"/>
                <w:vertAlign w:val="superscript"/>
              </w:rPr>
              <w:t>-02</w:t>
            </w:r>
          </w:p>
        </w:tc>
        <w:tc>
          <w:tcPr>
            <w:tcW w:w="645" w:type="pct"/>
            <w:shd w:val="clear" w:color="auto" w:fill="auto"/>
            <w:noWrap/>
            <w:vAlign w:val="bottom"/>
          </w:tcPr>
          <w:p w14:paraId="60671117" w14:textId="77777777" w:rsidR="00FE1AD3" w:rsidRPr="00D71B03" w:rsidRDefault="00FE1AD3" w:rsidP="00F517D6">
            <w:pPr>
              <w:spacing w:before="0" w:after="0"/>
              <w:jc w:val="center"/>
              <w:rPr>
                <w:rFonts w:cs="Arial"/>
                <w:noProof/>
                <w:sz w:val="20"/>
              </w:rPr>
            </w:pPr>
            <w:r w:rsidRPr="00D71B03">
              <w:rPr>
                <w:rFonts w:cs="Arial"/>
                <w:sz w:val="20"/>
              </w:rPr>
              <w:t>1.72×10</w:t>
            </w:r>
            <w:r w:rsidRPr="00D71B03">
              <w:rPr>
                <w:rFonts w:cs="Arial"/>
                <w:sz w:val="20"/>
                <w:vertAlign w:val="superscript"/>
              </w:rPr>
              <w:t>-02</w:t>
            </w:r>
          </w:p>
        </w:tc>
        <w:tc>
          <w:tcPr>
            <w:tcW w:w="645" w:type="pct"/>
            <w:shd w:val="clear" w:color="auto" w:fill="auto"/>
            <w:noWrap/>
            <w:vAlign w:val="bottom"/>
          </w:tcPr>
          <w:p w14:paraId="6D079BE2" w14:textId="77777777" w:rsidR="00FE1AD3" w:rsidRPr="00D71B03" w:rsidRDefault="00FE1AD3" w:rsidP="00F517D6">
            <w:pPr>
              <w:spacing w:before="0" w:after="0"/>
              <w:jc w:val="center"/>
              <w:rPr>
                <w:rFonts w:cs="Arial"/>
                <w:noProof/>
                <w:sz w:val="20"/>
              </w:rPr>
            </w:pPr>
            <w:r w:rsidRPr="00D71B03">
              <w:rPr>
                <w:rFonts w:cs="Arial"/>
                <w:sz w:val="20"/>
              </w:rPr>
              <w:t>4.92×10</w:t>
            </w:r>
            <w:r w:rsidRPr="00D71B03">
              <w:rPr>
                <w:rFonts w:cs="Arial"/>
                <w:sz w:val="20"/>
                <w:vertAlign w:val="superscript"/>
              </w:rPr>
              <w:t>-01</w:t>
            </w:r>
          </w:p>
        </w:tc>
        <w:tc>
          <w:tcPr>
            <w:tcW w:w="645" w:type="pct"/>
            <w:shd w:val="clear" w:color="auto" w:fill="auto"/>
            <w:noWrap/>
            <w:vAlign w:val="bottom"/>
          </w:tcPr>
          <w:p w14:paraId="57F428F5" w14:textId="77777777" w:rsidR="00FE1AD3" w:rsidRPr="00D71B03" w:rsidRDefault="00FE1AD3" w:rsidP="00F517D6">
            <w:pPr>
              <w:spacing w:before="0" w:after="0"/>
              <w:jc w:val="center"/>
              <w:rPr>
                <w:rFonts w:cs="Arial"/>
                <w:noProof/>
                <w:sz w:val="20"/>
              </w:rPr>
            </w:pPr>
            <w:r w:rsidRPr="00D71B03">
              <w:rPr>
                <w:rFonts w:cs="Arial"/>
                <w:sz w:val="20"/>
              </w:rPr>
              <w:t>4.65×10</w:t>
            </w:r>
            <w:r w:rsidRPr="00D71B03">
              <w:rPr>
                <w:rFonts w:cs="Arial"/>
                <w:sz w:val="20"/>
                <w:vertAlign w:val="superscript"/>
              </w:rPr>
              <w:t>-01</w:t>
            </w:r>
          </w:p>
        </w:tc>
        <w:tc>
          <w:tcPr>
            <w:tcW w:w="645" w:type="pct"/>
            <w:shd w:val="clear" w:color="auto" w:fill="auto"/>
            <w:noWrap/>
            <w:vAlign w:val="bottom"/>
          </w:tcPr>
          <w:p w14:paraId="4CD42295" w14:textId="77777777" w:rsidR="00FE1AD3" w:rsidRPr="00D71B03" w:rsidRDefault="00FE1AD3" w:rsidP="00F517D6">
            <w:pPr>
              <w:spacing w:before="0" w:after="0"/>
              <w:jc w:val="center"/>
              <w:rPr>
                <w:rFonts w:cs="Arial"/>
                <w:noProof/>
                <w:sz w:val="20"/>
              </w:rPr>
            </w:pPr>
            <w:r w:rsidRPr="00D71B03">
              <w:rPr>
                <w:rFonts w:cs="Arial"/>
                <w:sz w:val="20"/>
              </w:rPr>
              <w:t>1.05</w:t>
            </w:r>
          </w:p>
        </w:tc>
        <w:tc>
          <w:tcPr>
            <w:tcW w:w="645" w:type="pct"/>
            <w:shd w:val="clear" w:color="auto" w:fill="auto"/>
            <w:noWrap/>
            <w:vAlign w:val="bottom"/>
          </w:tcPr>
          <w:p w14:paraId="013F9755" w14:textId="77777777" w:rsidR="00FE1AD3" w:rsidRPr="00D71B03" w:rsidRDefault="00FE1AD3" w:rsidP="00F517D6">
            <w:pPr>
              <w:spacing w:before="0" w:after="0"/>
              <w:jc w:val="center"/>
              <w:rPr>
                <w:rFonts w:cs="Arial"/>
                <w:noProof/>
                <w:sz w:val="20"/>
              </w:rPr>
            </w:pPr>
            <w:r w:rsidRPr="00D71B03">
              <w:rPr>
                <w:rFonts w:cs="Arial"/>
                <w:sz w:val="20"/>
              </w:rPr>
              <w:t>1.72×10</w:t>
            </w:r>
            <w:r w:rsidRPr="00D71B03">
              <w:rPr>
                <w:rFonts w:cs="Arial"/>
                <w:sz w:val="20"/>
                <w:vertAlign w:val="superscript"/>
              </w:rPr>
              <w:t>-03</w:t>
            </w:r>
          </w:p>
        </w:tc>
        <w:tc>
          <w:tcPr>
            <w:tcW w:w="645" w:type="pct"/>
            <w:shd w:val="clear" w:color="auto" w:fill="auto"/>
            <w:noWrap/>
            <w:vAlign w:val="bottom"/>
          </w:tcPr>
          <w:p w14:paraId="7F9D4C40" w14:textId="77777777" w:rsidR="00FE1AD3" w:rsidRPr="00D71B03" w:rsidRDefault="00FE1AD3" w:rsidP="00F517D6">
            <w:pPr>
              <w:spacing w:before="0" w:after="0"/>
              <w:jc w:val="center"/>
              <w:rPr>
                <w:rFonts w:cs="Arial"/>
                <w:noProof/>
                <w:sz w:val="20"/>
              </w:rPr>
            </w:pPr>
            <w:r w:rsidRPr="00D71B03">
              <w:rPr>
                <w:rFonts w:cs="Arial"/>
                <w:sz w:val="20"/>
              </w:rPr>
              <w:t>6.55×10</w:t>
            </w:r>
            <w:r w:rsidRPr="00D71B03">
              <w:rPr>
                <w:rFonts w:cs="Arial"/>
                <w:sz w:val="20"/>
                <w:vertAlign w:val="superscript"/>
              </w:rPr>
              <w:t>-04</w:t>
            </w:r>
          </w:p>
        </w:tc>
      </w:tr>
      <w:tr w:rsidR="00FE1AD3" w:rsidRPr="009E14E6" w14:paraId="4C00FD1A" w14:textId="77777777" w:rsidTr="00D14954">
        <w:trPr>
          <w:trHeight w:val="300"/>
        </w:trPr>
        <w:tc>
          <w:tcPr>
            <w:tcW w:w="488" w:type="pct"/>
            <w:shd w:val="clear" w:color="auto" w:fill="auto"/>
            <w:noWrap/>
            <w:vAlign w:val="bottom"/>
          </w:tcPr>
          <w:p w14:paraId="5428E88D" w14:textId="77777777" w:rsidR="00FE1AD3" w:rsidRPr="00BD6AAF" w:rsidRDefault="00FE1AD3" w:rsidP="00F517D6">
            <w:pPr>
              <w:spacing w:before="0" w:after="0"/>
              <w:jc w:val="center"/>
              <w:rPr>
                <w:rFonts w:cs="Arial"/>
                <w:sz w:val="20"/>
              </w:rPr>
            </w:pPr>
            <w:r w:rsidRPr="00BD6AAF">
              <w:rPr>
                <w:rFonts w:cs="Arial"/>
                <w:sz w:val="20"/>
              </w:rPr>
              <w:t>195.9</w:t>
            </w:r>
          </w:p>
        </w:tc>
        <w:tc>
          <w:tcPr>
            <w:tcW w:w="644" w:type="pct"/>
            <w:shd w:val="clear" w:color="auto" w:fill="auto"/>
            <w:noWrap/>
            <w:vAlign w:val="bottom"/>
          </w:tcPr>
          <w:p w14:paraId="406E3AE5" w14:textId="77777777" w:rsidR="00FE1AD3" w:rsidRPr="00D71B03" w:rsidRDefault="00FE1AD3" w:rsidP="00F517D6">
            <w:pPr>
              <w:spacing w:before="0" w:after="0"/>
              <w:jc w:val="center"/>
              <w:rPr>
                <w:rFonts w:cs="Arial"/>
                <w:noProof/>
                <w:sz w:val="20"/>
              </w:rPr>
            </w:pPr>
            <w:r w:rsidRPr="00D71B03">
              <w:rPr>
                <w:rFonts w:cs="Arial"/>
                <w:sz w:val="20"/>
              </w:rPr>
              <w:t>3.19×10</w:t>
            </w:r>
            <w:r w:rsidRPr="00D71B03">
              <w:rPr>
                <w:rFonts w:cs="Arial"/>
                <w:sz w:val="20"/>
                <w:vertAlign w:val="superscript"/>
              </w:rPr>
              <w:t>-02</w:t>
            </w:r>
          </w:p>
        </w:tc>
        <w:tc>
          <w:tcPr>
            <w:tcW w:w="645" w:type="pct"/>
            <w:shd w:val="clear" w:color="auto" w:fill="auto"/>
            <w:noWrap/>
            <w:vAlign w:val="bottom"/>
          </w:tcPr>
          <w:p w14:paraId="5FD63C94" w14:textId="77777777" w:rsidR="00FE1AD3" w:rsidRPr="00D71B03" w:rsidRDefault="00FE1AD3" w:rsidP="00F517D6">
            <w:pPr>
              <w:spacing w:before="0" w:after="0"/>
              <w:jc w:val="center"/>
              <w:rPr>
                <w:rFonts w:cs="Arial"/>
                <w:noProof/>
                <w:sz w:val="20"/>
              </w:rPr>
            </w:pPr>
            <w:r w:rsidRPr="00D71B03">
              <w:rPr>
                <w:rFonts w:cs="Arial"/>
                <w:sz w:val="20"/>
              </w:rPr>
              <w:t>2.14×10</w:t>
            </w:r>
            <w:r w:rsidRPr="00D71B03">
              <w:rPr>
                <w:rFonts w:cs="Arial"/>
                <w:sz w:val="20"/>
                <w:vertAlign w:val="superscript"/>
              </w:rPr>
              <w:t>-02</w:t>
            </w:r>
          </w:p>
        </w:tc>
        <w:tc>
          <w:tcPr>
            <w:tcW w:w="645" w:type="pct"/>
            <w:shd w:val="clear" w:color="auto" w:fill="auto"/>
            <w:noWrap/>
            <w:vAlign w:val="bottom"/>
          </w:tcPr>
          <w:p w14:paraId="38DEEE5B"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5B6AE4CF"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2ED8CB8B"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E054E04" w14:textId="77777777" w:rsidR="00FE1AD3" w:rsidRPr="00D71B03" w:rsidRDefault="00FE1AD3" w:rsidP="00F517D6">
            <w:pPr>
              <w:spacing w:before="0" w:after="0"/>
              <w:jc w:val="center"/>
              <w:rPr>
                <w:rFonts w:cs="Arial"/>
                <w:noProof/>
                <w:sz w:val="20"/>
              </w:rPr>
            </w:pPr>
            <w:r w:rsidRPr="00D71B03">
              <w:rPr>
                <w:rFonts w:cs="Arial"/>
                <w:sz w:val="20"/>
              </w:rPr>
              <w:t>1.90×10</w:t>
            </w:r>
            <w:r w:rsidRPr="00D71B03">
              <w:rPr>
                <w:rFonts w:cs="Arial"/>
                <w:sz w:val="20"/>
                <w:vertAlign w:val="superscript"/>
              </w:rPr>
              <w:t>-03</w:t>
            </w:r>
          </w:p>
        </w:tc>
        <w:tc>
          <w:tcPr>
            <w:tcW w:w="645" w:type="pct"/>
            <w:shd w:val="clear" w:color="auto" w:fill="auto"/>
            <w:noWrap/>
            <w:vAlign w:val="bottom"/>
          </w:tcPr>
          <w:p w14:paraId="3C8EC3F9"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7E905C29" w14:textId="77777777" w:rsidTr="00D14954">
        <w:trPr>
          <w:trHeight w:val="300"/>
        </w:trPr>
        <w:tc>
          <w:tcPr>
            <w:tcW w:w="488" w:type="pct"/>
            <w:shd w:val="clear" w:color="auto" w:fill="auto"/>
            <w:noWrap/>
            <w:vAlign w:val="bottom"/>
          </w:tcPr>
          <w:p w14:paraId="5CFA9986" w14:textId="77777777" w:rsidR="00FE1AD3" w:rsidRPr="00BD6AAF" w:rsidRDefault="00FE1AD3" w:rsidP="00F517D6">
            <w:pPr>
              <w:spacing w:before="0" w:after="0"/>
              <w:jc w:val="center"/>
              <w:rPr>
                <w:rFonts w:cs="Arial"/>
                <w:sz w:val="20"/>
              </w:rPr>
            </w:pPr>
            <w:r w:rsidRPr="00BD6AAF">
              <w:rPr>
                <w:rFonts w:cs="Arial"/>
                <w:sz w:val="20"/>
              </w:rPr>
              <w:t>200.0</w:t>
            </w:r>
          </w:p>
        </w:tc>
        <w:tc>
          <w:tcPr>
            <w:tcW w:w="644" w:type="pct"/>
            <w:shd w:val="clear" w:color="auto" w:fill="auto"/>
            <w:noWrap/>
            <w:vAlign w:val="bottom"/>
          </w:tcPr>
          <w:p w14:paraId="14E083AC" w14:textId="77777777" w:rsidR="00FE1AD3" w:rsidRPr="00D71B03" w:rsidRDefault="00FE1AD3" w:rsidP="00F517D6">
            <w:pPr>
              <w:spacing w:before="0" w:after="0"/>
              <w:jc w:val="center"/>
              <w:rPr>
                <w:rFonts w:cs="Arial"/>
                <w:noProof/>
                <w:sz w:val="20"/>
              </w:rPr>
            </w:pPr>
            <w:r w:rsidRPr="00D71B03">
              <w:rPr>
                <w:rFonts w:cs="Arial"/>
                <w:sz w:val="20"/>
              </w:rPr>
              <w:t>2.77×10</w:t>
            </w:r>
            <w:r w:rsidRPr="00D71B03">
              <w:rPr>
                <w:rFonts w:cs="Arial"/>
                <w:sz w:val="20"/>
                <w:vertAlign w:val="superscript"/>
              </w:rPr>
              <w:t>-02</w:t>
            </w:r>
          </w:p>
        </w:tc>
        <w:tc>
          <w:tcPr>
            <w:tcW w:w="645" w:type="pct"/>
            <w:shd w:val="clear" w:color="auto" w:fill="auto"/>
            <w:noWrap/>
            <w:vAlign w:val="bottom"/>
          </w:tcPr>
          <w:p w14:paraId="042816BC" w14:textId="77777777" w:rsidR="00FE1AD3" w:rsidRPr="00D71B03" w:rsidRDefault="00FE1AD3" w:rsidP="00F517D6">
            <w:pPr>
              <w:spacing w:before="0" w:after="0"/>
              <w:jc w:val="center"/>
              <w:rPr>
                <w:rFonts w:cs="Arial"/>
                <w:noProof/>
                <w:sz w:val="20"/>
              </w:rPr>
            </w:pPr>
            <w:r w:rsidRPr="00D71B03">
              <w:rPr>
                <w:rFonts w:cs="Arial"/>
                <w:sz w:val="20"/>
              </w:rPr>
              <w:t>1.88×10</w:t>
            </w:r>
            <w:r w:rsidRPr="00D71B03">
              <w:rPr>
                <w:rFonts w:cs="Arial"/>
                <w:sz w:val="20"/>
                <w:vertAlign w:val="superscript"/>
              </w:rPr>
              <w:t>-02</w:t>
            </w:r>
          </w:p>
        </w:tc>
        <w:tc>
          <w:tcPr>
            <w:tcW w:w="645" w:type="pct"/>
            <w:shd w:val="clear" w:color="auto" w:fill="auto"/>
            <w:noWrap/>
            <w:vAlign w:val="bottom"/>
          </w:tcPr>
          <w:p w14:paraId="10FCD516" w14:textId="77777777" w:rsidR="00FE1AD3" w:rsidRPr="00D71B03" w:rsidRDefault="00FE1AD3" w:rsidP="00F517D6">
            <w:pPr>
              <w:spacing w:before="0" w:after="0"/>
              <w:jc w:val="center"/>
              <w:rPr>
                <w:rFonts w:cs="Arial"/>
                <w:noProof/>
                <w:sz w:val="20"/>
              </w:rPr>
            </w:pPr>
            <w:r w:rsidRPr="00D71B03">
              <w:rPr>
                <w:rFonts w:cs="Arial"/>
                <w:sz w:val="20"/>
              </w:rPr>
              <w:t>4.78×10</w:t>
            </w:r>
            <w:r w:rsidRPr="00D71B03">
              <w:rPr>
                <w:rFonts w:cs="Arial"/>
                <w:sz w:val="20"/>
                <w:vertAlign w:val="superscript"/>
              </w:rPr>
              <w:t>-01</w:t>
            </w:r>
          </w:p>
        </w:tc>
        <w:tc>
          <w:tcPr>
            <w:tcW w:w="645" w:type="pct"/>
            <w:shd w:val="clear" w:color="auto" w:fill="auto"/>
            <w:noWrap/>
            <w:vAlign w:val="bottom"/>
          </w:tcPr>
          <w:p w14:paraId="4E87559A" w14:textId="77777777" w:rsidR="00FE1AD3" w:rsidRPr="00D71B03" w:rsidRDefault="00FE1AD3" w:rsidP="00F517D6">
            <w:pPr>
              <w:spacing w:before="0" w:after="0"/>
              <w:jc w:val="center"/>
              <w:rPr>
                <w:rFonts w:cs="Arial"/>
                <w:noProof/>
                <w:sz w:val="20"/>
              </w:rPr>
            </w:pPr>
            <w:r w:rsidRPr="00D71B03">
              <w:rPr>
                <w:rFonts w:cs="Arial"/>
                <w:sz w:val="20"/>
              </w:rPr>
              <w:t>4.09×10</w:t>
            </w:r>
            <w:r w:rsidRPr="00D71B03">
              <w:rPr>
                <w:rFonts w:cs="Arial"/>
                <w:sz w:val="20"/>
                <w:vertAlign w:val="superscript"/>
              </w:rPr>
              <w:t>-01</w:t>
            </w:r>
          </w:p>
        </w:tc>
        <w:tc>
          <w:tcPr>
            <w:tcW w:w="645" w:type="pct"/>
            <w:shd w:val="clear" w:color="auto" w:fill="auto"/>
            <w:noWrap/>
            <w:vAlign w:val="bottom"/>
          </w:tcPr>
          <w:p w14:paraId="38EBE005" w14:textId="77777777" w:rsidR="00FE1AD3" w:rsidRPr="00D71B03" w:rsidRDefault="00FE1AD3" w:rsidP="00F517D6">
            <w:pPr>
              <w:spacing w:before="0" w:after="0"/>
              <w:jc w:val="center"/>
              <w:rPr>
                <w:rFonts w:cs="Arial"/>
                <w:noProof/>
                <w:sz w:val="20"/>
              </w:rPr>
            </w:pPr>
            <w:r w:rsidRPr="00D71B03">
              <w:rPr>
                <w:rFonts w:cs="Arial"/>
                <w:sz w:val="20"/>
              </w:rPr>
              <w:t>1.02</w:t>
            </w:r>
          </w:p>
        </w:tc>
        <w:tc>
          <w:tcPr>
            <w:tcW w:w="645" w:type="pct"/>
            <w:shd w:val="clear" w:color="auto" w:fill="auto"/>
            <w:noWrap/>
            <w:vAlign w:val="bottom"/>
          </w:tcPr>
          <w:p w14:paraId="4BFDE8F2" w14:textId="77777777" w:rsidR="00FE1AD3" w:rsidRPr="00D71B03" w:rsidRDefault="00FE1AD3" w:rsidP="00F517D6">
            <w:pPr>
              <w:spacing w:before="0" w:after="0"/>
              <w:jc w:val="center"/>
              <w:rPr>
                <w:rFonts w:cs="Arial"/>
                <w:noProof/>
                <w:sz w:val="20"/>
              </w:rPr>
            </w:pPr>
            <w:r w:rsidRPr="00D71B03">
              <w:rPr>
                <w:rFonts w:cs="Arial"/>
                <w:sz w:val="20"/>
              </w:rPr>
              <w:t>2.03×10</w:t>
            </w:r>
            <w:r w:rsidRPr="00D71B03">
              <w:rPr>
                <w:rFonts w:cs="Arial"/>
                <w:sz w:val="20"/>
                <w:vertAlign w:val="superscript"/>
              </w:rPr>
              <w:t>-03</w:t>
            </w:r>
          </w:p>
        </w:tc>
        <w:tc>
          <w:tcPr>
            <w:tcW w:w="645" w:type="pct"/>
            <w:shd w:val="clear" w:color="auto" w:fill="auto"/>
            <w:noWrap/>
            <w:vAlign w:val="bottom"/>
          </w:tcPr>
          <w:p w14:paraId="66DE708A" w14:textId="77777777" w:rsidR="00FE1AD3" w:rsidRPr="00D71B03" w:rsidRDefault="00FE1AD3" w:rsidP="00F517D6">
            <w:pPr>
              <w:spacing w:before="0" w:after="0"/>
              <w:jc w:val="center"/>
              <w:rPr>
                <w:rFonts w:cs="Arial"/>
                <w:noProof/>
                <w:sz w:val="20"/>
              </w:rPr>
            </w:pPr>
            <w:r w:rsidRPr="00D71B03">
              <w:rPr>
                <w:rFonts w:cs="Arial"/>
                <w:sz w:val="20"/>
              </w:rPr>
              <w:t>6.54×10</w:t>
            </w:r>
            <w:r w:rsidRPr="00D71B03">
              <w:rPr>
                <w:rFonts w:cs="Arial"/>
                <w:sz w:val="20"/>
                <w:vertAlign w:val="superscript"/>
              </w:rPr>
              <w:t>-04</w:t>
            </w:r>
          </w:p>
        </w:tc>
      </w:tr>
      <w:tr w:rsidR="00FE1AD3" w:rsidRPr="009E14E6" w14:paraId="29216268" w14:textId="77777777" w:rsidTr="00D14954">
        <w:trPr>
          <w:trHeight w:val="300"/>
        </w:trPr>
        <w:tc>
          <w:tcPr>
            <w:tcW w:w="488" w:type="pct"/>
            <w:shd w:val="clear" w:color="auto" w:fill="auto"/>
            <w:noWrap/>
            <w:vAlign w:val="bottom"/>
          </w:tcPr>
          <w:p w14:paraId="032C7EAB" w14:textId="77777777" w:rsidR="00FE1AD3" w:rsidRPr="00BD6AAF" w:rsidRDefault="00FE1AD3" w:rsidP="00F517D6">
            <w:pPr>
              <w:spacing w:before="0" w:after="0"/>
              <w:jc w:val="center"/>
              <w:rPr>
                <w:rFonts w:cs="Arial"/>
                <w:sz w:val="20"/>
              </w:rPr>
            </w:pPr>
            <w:r w:rsidRPr="00BD6AAF">
              <w:rPr>
                <w:rFonts w:cs="Arial"/>
                <w:sz w:val="20"/>
              </w:rPr>
              <w:t>204.2</w:t>
            </w:r>
          </w:p>
        </w:tc>
        <w:tc>
          <w:tcPr>
            <w:tcW w:w="644" w:type="pct"/>
            <w:shd w:val="clear" w:color="auto" w:fill="auto"/>
            <w:noWrap/>
            <w:vAlign w:val="bottom"/>
          </w:tcPr>
          <w:p w14:paraId="5D041DA4" w14:textId="77777777" w:rsidR="00FE1AD3" w:rsidRPr="00D71B03" w:rsidRDefault="00FE1AD3" w:rsidP="00F517D6">
            <w:pPr>
              <w:spacing w:before="0" w:after="0"/>
              <w:jc w:val="center"/>
              <w:rPr>
                <w:rFonts w:cs="Arial"/>
                <w:noProof/>
                <w:sz w:val="20"/>
              </w:rPr>
            </w:pPr>
            <w:r w:rsidRPr="00D71B03">
              <w:rPr>
                <w:rFonts w:cs="Arial"/>
                <w:sz w:val="20"/>
              </w:rPr>
              <w:t>2.84×10</w:t>
            </w:r>
            <w:r w:rsidRPr="00D71B03">
              <w:rPr>
                <w:rFonts w:cs="Arial"/>
                <w:sz w:val="20"/>
                <w:vertAlign w:val="superscript"/>
              </w:rPr>
              <w:t>-02</w:t>
            </w:r>
          </w:p>
        </w:tc>
        <w:tc>
          <w:tcPr>
            <w:tcW w:w="645" w:type="pct"/>
            <w:shd w:val="clear" w:color="auto" w:fill="auto"/>
            <w:noWrap/>
            <w:vAlign w:val="bottom"/>
          </w:tcPr>
          <w:p w14:paraId="01F20D47" w14:textId="77777777" w:rsidR="00FE1AD3" w:rsidRPr="00D71B03" w:rsidRDefault="00FE1AD3" w:rsidP="00F517D6">
            <w:pPr>
              <w:spacing w:before="0" w:after="0"/>
              <w:jc w:val="center"/>
              <w:rPr>
                <w:rFonts w:cs="Arial"/>
                <w:noProof/>
                <w:sz w:val="20"/>
              </w:rPr>
            </w:pPr>
            <w:r w:rsidRPr="00D71B03">
              <w:rPr>
                <w:rFonts w:cs="Arial"/>
                <w:sz w:val="20"/>
              </w:rPr>
              <w:t>1.95×10</w:t>
            </w:r>
            <w:r w:rsidRPr="00D71B03">
              <w:rPr>
                <w:rFonts w:cs="Arial"/>
                <w:sz w:val="20"/>
                <w:vertAlign w:val="superscript"/>
              </w:rPr>
              <w:t>-02</w:t>
            </w:r>
          </w:p>
        </w:tc>
        <w:tc>
          <w:tcPr>
            <w:tcW w:w="645" w:type="pct"/>
            <w:shd w:val="clear" w:color="auto" w:fill="auto"/>
            <w:noWrap/>
            <w:vAlign w:val="bottom"/>
          </w:tcPr>
          <w:p w14:paraId="3DF4081A" w14:textId="77777777" w:rsidR="00FE1AD3" w:rsidRPr="00D71B03" w:rsidRDefault="00FE1AD3" w:rsidP="00F517D6">
            <w:pPr>
              <w:spacing w:before="0" w:after="0"/>
              <w:jc w:val="center"/>
              <w:rPr>
                <w:rFonts w:cs="Arial"/>
                <w:noProof/>
                <w:sz w:val="20"/>
              </w:rPr>
            </w:pPr>
            <w:r w:rsidRPr="00D71B03">
              <w:rPr>
                <w:rFonts w:cs="Arial"/>
                <w:sz w:val="20"/>
              </w:rPr>
              <w:t>4.78×10</w:t>
            </w:r>
            <w:r w:rsidRPr="00D71B03">
              <w:rPr>
                <w:rFonts w:cs="Arial"/>
                <w:sz w:val="20"/>
                <w:vertAlign w:val="superscript"/>
              </w:rPr>
              <w:t>-01</w:t>
            </w:r>
          </w:p>
        </w:tc>
        <w:tc>
          <w:tcPr>
            <w:tcW w:w="645" w:type="pct"/>
            <w:shd w:val="clear" w:color="auto" w:fill="auto"/>
            <w:noWrap/>
            <w:vAlign w:val="bottom"/>
          </w:tcPr>
          <w:p w14:paraId="55E7A6D6" w14:textId="77777777" w:rsidR="00FE1AD3" w:rsidRPr="00D71B03" w:rsidRDefault="00FE1AD3" w:rsidP="00F517D6">
            <w:pPr>
              <w:spacing w:before="0" w:after="0"/>
              <w:jc w:val="center"/>
              <w:rPr>
                <w:rFonts w:cs="Arial"/>
                <w:noProof/>
                <w:sz w:val="20"/>
              </w:rPr>
            </w:pPr>
            <w:r w:rsidRPr="00D71B03">
              <w:rPr>
                <w:rFonts w:cs="Arial"/>
                <w:sz w:val="20"/>
              </w:rPr>
              <w:t>3.96×10</w:t>
            </w:r>
            <w:r w:rsidRPr="00D71B03">
              <w:rPr>
                <w:rFonts w:cs="Arial"/>
                <w:sz w:val="20"/>
                <w:vertAlign w:val="superscript"/>
              </w:rPr>
              <w:t>-01</w:t>
            </w:r>
          </w:p>
        </w:tc>
        <w:tc>
          <w:tcPr>
            <w:tcW w:w="645" w:type="pct"/>
            <w:shd w:val="clear" w:color="auto" w:fill="auto"/>
            <w:noWrap/>
            <w:vAlign w:val="bottom"/>
          </w:tcPr>
          <w:p w14:paraId="32F844F9" w14:textId="77777777" w:rsidR="00FE1AD3" w:rsidRPr="00D71B03" w:rsidRDefault="00FE1AD3" w:rsidP="00F517D6">
            <w:pPr>
              <w:spacing w:before="0" w:after="0"/>
              <w:jc w:val="center"/>
              <w:rPr>
                <w:rFonts w:cs="Arial"/>
                <w:noProof/>
                <w:sz w:val="20"/>
              </w:rPr>
            </w:pPr>
            <w:r w:rsidRPr="00D71B03">
              <w:rPr>
                <w:rFonts w:cs="Arial"/>
                <w:sz w:val="20"/>
              </w:rPr>
              <w:t>1.01</w:t>
            </w:r>
          </w:p>
        </w:tc>
        <w:tc>
          <w:tcPr>
            <w:tcW w:w="645" w:type="pct"/>
            <w:shd w:val="clear" w:color="auto" w:fill="auto"/>
            <w:noWrap/>
            <w:vAlign w:val="bottom"/>
          </w:tcPr>
          <w:p w14:paraId="797AC724" w14:textId="77777777" w:rsidR="00FE1AD3" w:rsidRPr="00D71B03" w:rsidRDefault="00FE1AD3" w:rsidP="00F517D6">
            <w:pPr>
              <w:spacing w:before="0" w:after="0"/>
              <w:jc w:val="center"/>
              <w:rPr>
                <w:rFonts w:cs="Arial"/>
                <w:noProof/>
                <w:sz w:val="20"/>
              </w:rPr>
            </w:pPr>
            <w:r w:rsidRPr="00D71B03">
              <w:rPr>
                <w:rFonts w:cs="Arial"/>
                <w:sz w:val="20"/>
              </w:rPr>
              <w:t>2.20×10</w:t>
            </w:r>
            <w:r w:rsidRPr="00D71B03">
              <w:rPr>
                <w:rFonts w:cs="Arial"/>
                <w:sz w:val="20"/>
                <w:vertAlign w:val="superscript"/>
              </w:rPr>
              <w:t>-03</w:t>
            </w:r>
          </w:p>
        </w:tc>
        <w:tc>
          <w:tcPr>
            <w:tcW w:w="645" w:type="pct"/>
            <w:shd w:val="clear" w:color="auto" w:fill="auto"/>
            <w:noWrap/>
            <w:vAlign w:val="bottom"/>
          </w:tcPr>
          <w:p w14:paraId="7636A33D" w14:textId="77777777" w:rsidR="00FE1AD3" w:rsidRPr="00D71B03" w:rsidRDefault="00FE1AD3" w:rsidP="00F517D6">
            <w:pPr>
              <w:spacing w:before="0" w:after="0"/>
              <w:jc w:val="center"/>
              <w:rPr>
                <w:rFonts w:cs="Arial"/>
                <w:noProof/>
                <w:sz w:val="20"/>
              </w:rPr>
            </w:pPr>
            <w:r w:rsidRPr="00D71B03">
              <w:rPr>
                <w:rFonts w:cs="Arial"/>
                <w:sz w:val="20"/>
              </w:rPr>
              <w:t>6.84×10</w:t>
            </w:r>
            <w:r w:rsidRPr="00D71B03">
              <w:rPr>
                <w:rFonts w:cs="Arial"/>
                <w:sz w:val="20"/>
                <w:vertAlign w:val="superscript"/>
              </w:rPr>
              <w:t>-04</w:t>
            </w:r>
          </w:p>
        </w:tc>
      </w:tr>
      <w:tr w:rsidR="00FE1AD3" w:rsidRPr="009E14E6" w14:paraId="3A320F48" w14:textId="77777777" w:rsidTr="00D14954">
        <w:trPr>
          <w:trHeight w:val="300"/>
        </w:trPr>
        <w:tc>
          <w:tcPr>
            <w:tcW w:w="488" w:type="pct"/>
            <w:shd w:val="clear" w:color="auto" w:fill="auto"/>
            <w:noWrap/>
            <w:vAlign w:val="bottom"/>
          </w:tcPr>
          <w:p w14:paraId="00C90461" w14:textId="77777777" w:rsidR="00FE1AD3" w:rsidRPr="00BD6AAF" w:rsidRDefault="00FE1AD3" w:rsidP="00F517D6">
            <w:pPr>
              <w:spacing w:before="0" w:after="0"/>
              <w:jc w:val="center"/>
              <w:rPr>
                <w:rFonts w:cs="Arial"/>
                <w:sz w:val="20"/>
              </w:rPr>
            </w:pPr>
            <w:r w:rsidRPr="00BD6AAF">
              <w:rPr>
                <w:rFonts w:cs="Arial"/>
                <w:sz w:val="20"/>
              </w:rPr>
              <w:t>206.9</w:t>
            </w:r>
          </w:p>
        </w:tc>
        <w:tc>
          <w:tcPr>
            <w:tcW w:w="644" w:type="pct"/>
            <w:shd w:val="clear" w:color="auto" w:fill="auto"/>
            <w:noWrap/>
            <w:vAlign w:val="bottom"/>
          </w:tcPr>
          <w:p w14:paraId="3AB9B37D"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0127895F"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64CDC0F9"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44710AE4"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3FBBAA7D"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1D885933" w14:textId="77777777" w:rsidR="00FE1AD3" w:rsidRPr="00D71B03" w:rsidRDefault="00FE1AD3" w:rsidP="00F517D6">
            <w:pPr>
              <w:spacing w:before="0" w:after="0"/>
              <w:jc w:val="center"/>
              <w:rPr>
                <w:rFonts w:cs="Arial"/>
                <w:noProof/>
                <w:sz w:val="20"/>
              </w:rPr>
            </w:pPr>
            <w:r w:rsidRPr="00D71B03">
              <w:rPr>
                <w:rFonts w:cs="Arial"/>
                <w:sz w:val="20"/>
              </w:rPr>
              <w:t>2.35×10</w:t>
            </w:r>
            <w:r w:rsidRPr="00D71B03">
              <w:rPr>
                <w:rFonts w:cs="Arial"/>
                <w:sz w:val="20"/>
                <w:vertAlign w:val="superscript"/>
              </w:rPr>
              <w:t>-03</w:t>
            </w:r>
          </w:p>
        </w:tc>
        <w:tc>
          <w:tcPr>
            <w:tcW w:w="645" w:type="pct"/>
            <w:shd w:val="clear" w:color="auto" w:fill="auto"/>
            <w:noWrap/>
            <w:vAlign w:val="bottom"/>
          </w:tcPr>
          <w:p w14:paraId="12D2C090"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7635F1D9" w14:textId="77777777" w:rsidTr="00D14954">
        <w:trPr>
          <w:trHeight w:val="300"/>
        </w:trPr>
        <w:tc>
          <w:tcPr>
            <w:tcW w:w="488" w:type="pct"/>
            <w:shd w:val="clear" w:color="auto" w:fill="auto"/>
            <w:noWrap/>
            <w:vAlign w:val="bottom"/>
          </w:tcPr>
          <w:p w14:paraId="2D811520" w14:textId="77777777" w:rsidR="00FE1AD3" w:rsidRPr="00BD6AAF" w:rsidRDefault="00FE1AD3" w:rsidP="00F517D6">
            <w:pPr>
              <w:spacing w:before="0" w:after="0"/>
              <w:jc w:val="center"/>
              <w:rPr>
                <w:rFonts w:cs="Arial"/>
                <w:sz w:val="20"/>
              </w:rPr>
            </w:pPr>
            <w:r w:rsidRPr="00BD6AAF">
              <w:rPr>
                <w:rFonts w:cs="Arial"/>
                <w:sz w:val="20"/>
              </w:rPr>
              <w:t>213.9</w:t>
            </w:r>
          </w:p>
        </w:tc>
        <w:tc>
          <w:tcPr>
            <w:tcW w:w="644" w:type="pct"/>
            <w:shd w:val="clear" w:color="auto" w:fill="auto"/>
            <w:noWrap/>
            <w:vAlign w:val="bottom"/>
          </w:tcPr>
          <w:p w14:paraId="4C14298B" w14:textId="77777777" w:rsidR="00FE1AD3" w:rsidRPr="00D71B03" w:rsidRDefault="00FE1AD3" w:rsidP="00F517D6">
            <w:pPr>
              <w:spacing w:before="0" w:after="0"/>
              <w:jc w:val="center"/>
              <w:rPr>
                <w:rFonts w:cs="Arial"/>
                <w:noProof/>
                <w:sz w:val="20"/>
              </w:rPr>
            </w:pPr>
            <w:r w:rsidRPr="00D71B03">
              <w:rPr>
                <w:rFonts w:cs="Arial"/>
                <w:sz w:val="20"/>
              </w:rPr>
              <w:t>2.94×10</w:t>
            </w:r>
            <w:r w:rsidRPr="00D71B03">
              <w:rPr>
                <w:rFonts w:cs="Arial"/>
                <w:sz w:val="20"/>
                <w:vertAlign w:val="superscript"/>
              </w:rPr>
              <w:t>-02</w:t>
            </w:r>
          </w:p>
        </w:tc>
        <w:tc>
          <w:tcPr>
            <w:tcW w:w="645" w:type="pct"/>
            <w:shd w:val="clear" w:color="auto" w:fill="auto"/>
            <w:noWrap/>
            <w:vAlign w:val="bottom"/>
          </w:tcPr>
          <w:p w14:paraId="3C8A86D3" w14:textId="77777777" w:rsidR="00FE1AD3" w:rsidRPr="00D71B03" w:rsidRDefault="00FE1AD3" w:rsidP="00F517D6">
            <w:pPr>
              <w:spacing w:before="0" w:after="0"/>
              <w:jc w:val="center"/>
              <w:rPr>
                <w:rFonts w:cs="Arial"/>
                <w:noProof/>
                <w:sz w:val="20"/>
              </w:rPr>
            </w:pPr>
            <w:r w:rsidRPr="00D71B03">
              <w:rPr>
                <w:rFonts w:cs="Arial"/>
                <w:sz w:val="20"/>
              </w:rPr>
              <w:t>2.00×10</w:t>
            </w:r>
            <w:r w:rsidRPr="00D71B03">
              <w:rPr>
                <w:rFonts w:cs="Arial"/>
                <w:sz w:val="20"/>
                <w:vertAlign w:val="superscript"/>
              </w:rPr>
              <w:t>-02</w:t>
            </w:r>
          </w:p>
        </w:tc>
        <w:tc>
          <w:tcPr>
            <w:tcW w:w="645" w:type="pct"/>
            <w:shd w:val="clear" w:color="auto" w:fill="auto"/>
            <w:noWrap/>
            <w:vAlign w:val="bottom"/>
          </w:tcPr>
          <w:p w14:paraId="29631183" w14:textId="77777777" w:rsidR="00FE1AD3" w:rsidRPr="00D71B03" w:rsidRDefault="00FE1AD3" w:rsidP="00F517D6">
            <w:pPr>
              <w:spacing w:before="0" w:after="0"/>
              <w:jc w:val="center"/>
              <w:rPr>
                <w:rFonts w:cs="Arial"/>
                <w:noProof/>
                <w:sz w:val="20"/>
              </w:rPr>
            </w:pPr>
            <w:r w:rsidRPr="00D71B03">
              <w:rPr>
                <w:rFonts w:cs="Arial"/>
                <w:sz w:val="20"/>
              </w:rPr>
              <w:t>4.78×10</w:t>
            </w:r>
            <w:r w:rsidRPr="00D71B03">
              <w:rPr>
                <w:rFonts w:cs="Arial"/>
                <w:sz w:val="20"/>
                <w:vertAlign w:val="superscript"/>
              </w:rPr>
              <w:t>-01</w:t>
            </w:r>
          </w:p>
        </w:tc>
        <w:tc>
          <w:tcPr>
            <w:tcW w:w="645" w:type="pct"/>
            <w:shd w:val="clear" w:color="auto" w:fill="auto"/>
            <w:noWrap/>
            <w:vAlign w:val="bottom"/>
          </w:tcPr>
          <w:p w14:paraId="58A3A5A8" w14:textId="77777777" w:rsidR="00FE1AD3" w:rsidRPr="00D71B03" w:rsidRDefault="00FE1AD3" w:rsidP="00F517D6">
            <w:pPr>
              <w:spacing w:before="0" w:after="0"/>
              <w:jc w:val="center"/>
              <w:rPr>
                <w:rFonts w:cs="Arial"/>
                <w:noProof/>
                <w:sz w:val="20"/>
              </w:rPr>
            </w:pPr>
            <w:r w:rsidRPr="00D71B03">
              <w:rPr>
                <w:rFonts w:cs="Arial"/>
                <w:sz w:val="20"/>
              </w:rPr>
              <w:t>3.81×10</w:t>
            </w:r>
            <w:r w:rsidRPr="00D71B03">
              <w:rPr>
                <w:rFonts w:cs="Arial"/>
                <w:sz w:val="20"/>
                <w:vertAlign w:val="superscript"/>
              </w:rPr>
              <w:t>-01</w:t>
            </w:r>
          </w:p>
        </w:tc>
        <w:tc>
          <w:tcPr>
            <w:tcW w:w="645" w:type="pct"/>
            <w:shd w:val="clear" w:color="auto" w:fill="auto"/>
            <w:noWrap/>
            <w:vAlign w:val="bottom"/>
          </w:tcPr>
          <w:p w14:paraId="1916FA6C" w14:textId="77777777" w:rsidR="00FE1AD3" w:rsidRPr="00D71B03" w:rsidRDefault="00FE1AD3" w:rsidP="00F517D6">
            <w:pPr>
              <w:spacing w:before="0" w:after="0"/>
              <w:jc w:val="center"/>
              <w:rPr>
                <w:rFonts w:cs="Arial"/>
                <w:noProof/>
                <w:sz w:val="20"/>
              </w:rPr>
            </w:pPr>
            <w:r w:rsidRPr="00D71B03">
              <w:rPr>
                <w:rFonts w:cs="Arial"/>
                <w:sz w:val="20"/>
              </w:rPr>
              <w:t>1.02</w:t>
            </w:r>
          </w:p>
        </w:tc>
        <w:tc>
          <w:tcPr>
            <w:tcW w:w="645" w:type="pct"/>
            <w:shd w:val="clear" w:color="auto" w:fill="auto"/>
            <w:noWrap/>
            <w:vAlign w:val="bottom"/>
          </w:tcPr>
          <w:p w14:paraId="2191B34A" w14:textId="77777777" w:rsidR="00FE1AD3" w:rsidRPr="00D71B03" w:rsidRDefault="00FE1AD3" w:rsidP="00F517D6">
            <w:pPr>
              <w:spacing w:before="0" w:after="0"/>
              <w:jc w:val="center"/>
              <w:rPr>
                <w:rFonts w:cs="Arial"/>
                <w:noProof/>
                <w:sz w:val="20"/>
              </w:rPr>
            </w:pPr>
            <w:r w:rsidRPr="00D71B03">
              <w:rPr>
                <w:rFonts w:cs="Arial"/>
                <w:sz w:val="20"/>
              </w:rPr>
              <w:t>2.56×10</w:t>
            </w:r>
            <w:r w:rsidRPr="00D71B03">
              <w:rPr>
                <w:rFonts w:cs="Arial"/>
                <w:sz w:val="20"/>
                <w:vertAlign w:val="superscript"/>
              </w:rPr>
              <w:t>-03</w:t>
            </w:r>
          </w:p>
        </w:tc>
        <w:tc>
          <w:tcPr>
            <w:tcW w:w="645" w:type="pct"/>
            <w:shd w:val="clear" w:color="auto" w:fill="auto"/>
            <w:noWrap/>
            <w:vAlign w:val="bottom"/>
          </w:tcPr>
          <w:p w14:paraId="6D97DE3E" w14:textId="77777777" w:rsidR="00FE1AD3" w:rsidRPr="00D71B03" w:rsidRDefault="00FE1AD3" w:rsidP="00F517D6">
            <w:pPr>
              <w:spacing w:before="0" w:after="0"/>
              <w:jc w:val="center"/>
              <w:rPr>
                <w:rFonts w:cs="Arial"/>
                <w:noProof/>
                <w:sz w:val="20"/>
              </w:rPr>
            </w:pPr>
            <w:r w:rsidRPr="00D71B03">
              <w:rPr>
                <w:rFonts w:cs="Arial"/>
                <w:sz w:val="20"/>
              </w:rPr>
              <w:t>7.02×10</w:t>
            </w:r>
            <w:r w:rsidRPr="00D71B03">
              <w:rPr>
                <w:rFonts w:cs="Arial"/>
                <w:sz w:val="20"/>
                <w:vertAlign w:val="superscript"/>
              </w:rPr>
              <w:t>-04</w:t>
            </w:r>
          </w:p>
        </w:tc>
      </w:tr>
      <w:tr w:rsidR="00FE1AD3" w:rsidRPr="009E14E6" w14:paraId="572C9AAA" w14:textId="77777777" w:rsidTr="00D14954">
        <w:trPr>
          <w:trHeight w:val="300"/>
        </w:trPr>
        <w:tc>
          <w:tcPr>
            <w:tcW w:w="488" w:type="pct"/>
            <w:shd w:val="clear" w:color="auto" w:fill="auto"/>
            <w:noWrap/>
            <w:vAlign w:val="bottom"/>
          </w:tcPr>
          <w:p w14:paraId="0E8BFF75" w14:textId="77777777" w:rsidR="00FE1AD3" w:rsidRPr="00BD6AAF" w:rsidRDefault="00FE1AD3" w:rsidP="00F517D6">
            <w:pPr>
              <w:spacing w:before="0" w:after="0"/>
              <w:jc w:val="center"/>
              <w:rPr>
                <w:rFonts w:cs="Arial"/>
                <w:sz w:val="20"/>
              </w:rPr>
            </w:pPr>
            <w:r w:rsidRPr="00BD6AAF">
              <w:rPr>
                <w:rFonts w:cs="Arial"/>
                <w:sz w:val="20"/>
              </w:rPr>
              <w:t>220.8</w:t>
            </w:r>
          </w:p>
        </w:tc>
        <w:tc>
          <w:tcPr>
            <w:tcW w:w="644" w:type="pct"/>
            <w:shd w:val="clear" w:color="auto" w:fill="auto"/>
            <w:noWrap/>
            <w:vAlign w:val="bottom"/>
          </w:tcPr>
          <w:p w14:paraId="2BD3D517"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78A2A5EC"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12C45562"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110C53D1"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20F829C8" w14:textId="77777777" w:rsidR="00FE1AD3" w:rsidRPr="00D71B03" w:rsidRDefault="00FE1AD3" w:rsidP="00F517D6">
            <w:pPr>
              <w:spacing w:before="0" w:after="0"/>
              <w:jc w:val="center"/>
              <w:rPr>
                <w:rFonts w:cs="Arial"/>
                <w:noProof/>
                <w:sz w:val="20"/>
              </w:rPr>
            </w:pPr>
            <w:r w:rsidRPr="00D71B03">
              <w:rPr>
                <w:rFonts w:cs="Arial"/>
                <w:sz w:val="20"/>
              </w:rPr>
              <w:t>-</w:t>
            </w:r>
          </w:p>
        </w:tc>
        <w:tc>
          <w:tcPr>
            <w:tcW w:w="645" w:type="pct"/>
            <w:shd w:val="clear" w:color="auto" w:fill="auto"/>
            <w:noWrap/>
            <w:vAlign w:val="bottom"/>
          </w:tcPr>
          <w:p w14:paraId="6B67A19D" w14:textId="77777777" w:rsidR="00FE1AD3" w:rsidRPr="00D71B03" w:rsidRDefault="00FE1AD3" w:rsidP="00F517D6">
            <w:pPr>
              <w:spacing w:before="0" w:after="0"/>
              <w:jc w:val="center"/>
              <w:rPr>
                <w:rFonts w:cs="Arial"/>
                <w:noProof/>
                <w:sz w:val="20"/>
              </w:rPr>
            </w:pPr>
            <w:r w:rsidRPr="00D71B03">
              <w:rPr>
                <w:rFonts w:cs="Arial"/>
                <w:sz w:val="20"/>
              </w:rPr>
              <w:t>2.68×10</w:t>
            </w:r>
            <w:r w:rsidRPr="00D71B03">
              <w:rPr>
                <w:rFonts w:cs="Arial"/>
                <w:sz w:val="20"/>
                <w:vertAlign w:val="superscript"/>
              </w:rPr>
              <w:t>-03</w:t>
            </w:r>
          </w:p>
        </w:tc>
        <w:tc>
          <w:tcPr>
            <w:tcW w:w="645" w:type="pct"/>
            <w:shd w:val="clear" w:color="auto" w:fill="auto"/>
            <w:noWrap/>
            <w:vAlign w:val="bottom"/>
          </w:tcPr>
          <w:p w14:paraId="01AFFA93" w14:textId="77777777" w:rsidR="00FE1AD3" w:rsidRPr="00D71B03" w:rsidRDefault="00FE1AD3" w:rsidP="00F517D6">
            <w:pPr>
              <w:spacing w:before="0" w:after="0"/>
              <w:jc w:val="center"/>
              <w:rPr>
                <w:rFonts w:cs="Arial"/>
                <w:noProof/>
                <w:sz w:val="20"/>
              </w:rPr>
            </w:pPr>
            <w:r w:rsidRPr="00D71B03">
              <w:rPr>
                <w:rFonts w:cs="Arial"/>
                <w:sz w:val="20"/>
              </w:rPr>
              <w:t>-</w:t>
            </w:r>
          </w:p>
        </w:tc>
      </w:tr>
      <w:tr w:rsidR="00FE1AD3" w:rsidRPr="009E14E6" w14:paraId="141D5052" w14:textId="77777777" w:rsidTr="00D14954">
        <w:trPr>
          <w:trHeight w:val="300"/>
        </w:trPr>
        <w:tc>
          <w:tcPr>
            <w:tcW w:w="488" w:type="pct"/>
            <w:shd w:val="clear" w:color="auto" w:fill="auto"/>
            <w:noWrap/>
            <w:vAlign w:val="bottom"/>
          </w:tcPr>
          <w:p w14:paraId="65364D9D" w14:textId="77777777" w:rsidR="00FE1AD3" w:rsidRPr="00BD6AAF" w:rsidRDefault="00FE1AD3" w:rsidP="00F517D6">
            <w:pPr>
              <w:spacing w:before="0" w:after="0"/>
              <w:jc w:val="center"/>
              <w:rPr>
                <w:rFonts w:cs="Arial"/>
                <w:sz w:val="20"/>
              </w:rPr>
            </w:pPr>
            <w:r w:rsidRPr="00BD6AAF">
              <w:rPr>
                <w:rFonts w:cs="Arial"/>
                <w:sz w:val="20"/>
              </w:rPr>
              <w:t>234.8</w:t>
            </w:r>
          </w:p>
        </w:tc>
        <w:tc>
          <w:tcPr>
            <w:tcW w:w="644" w:type="pct"/>
            <w:shd w:val="clear" w:color="auto" w:fill="auto"/>
            <w:noWrap/>
            <w:vAlign w:val="bottom"/>
          </w:tcPr>
          <w:p w14:paraId="6F4C796B" w14:textId="77777777" w:rsidR="00FE1AD3" w:rsidRPr="00D71B03" w:rsidRDefault="00FE1AD3" w:rsidP="00F517D6">
            <w:pPr>
              <w:spacing w:before="0" w:after="0"/>
              <w:jc w:val="center"/>
              <w:rPr>
                <w:rFonts w:cs="Arial"/>
                <w:noProof/>
                <w:sz w:val="20"/>
              </w:rPr>
            </w:pPr>
            <w:r w:rsidRPr="00D71B03">
              <w:rPr>
                <w:rFonts w:cs="Arial"/>
                <w:sz w:val="20"/>
              </w:rPr>
              <w:t>3.37×10</w:t>
            </w:r>
            <w:r w:rsidRPr="00D71B03">
              <w:rPr>
                <w:rFonts w:cs="Arial"/>
                <w:sz w:val="20"/>
                <w:vertAlign w:val="superscript"/>
              </w:rPr>
              <w:t>-02</w:t>
            </w:r>
          </w:p>
        </w:tc>
        <w:tc>
          <w:tcPr>
            <w:tcW w:w="645" w:type="pct"/>
            <w:shd w:val="clear" w:color="auto" w:fill="auto"/>
            <w:noWrap/>
            <w:vAlign w:val="bottom"/>
          </w:tcPr>
          <w:p w14:paraId="63DAE199" w14:textId="77777777" w:rsidR="00FE1AD3" w:rsidRPr="00D71B03" w:rsidRDefault="00FE1AD3" w:rsidP="00F517D6">
            <w:pPr>
              <w:spacing w:before="0" w:after="0"/>
              <w:jc w:val="center"/>
              <w:rPr>
                <w:rFonts w:cs="Arial"/>
                <w:noProof/>
                <w:sz w:val="20"/>
              </w:rPr>
            </w:pPr>
            <w:r w:rsidRPr="00D71B03">
              <w:rPr>
                <w:rFonts w:cs="Arial"/>
                <w:sz w:val="20"/>
              </w:rPr>
              <w:t>2.51×10</w:t>
            </w:r>
            <w:r w:rsidRPr="00D71B03">
              <w:rPr>
                <w:rFonts w:cs="Arial"/>
                <w:sz w:val="20"/>
                <w:vertAlign w:val="superscript"/>
              </w:rPr>
              <w:t>-02</w:t>
            </w:r>
          </w:p>
        </w:tc>
        <w:tc>
          <w:tcPr>
            <w:tcW w:w="645" w:type="pct"/>
            <w:shd w:val="clear" w:color="auto" w:fill="auto"/>
            <w:noWrap/>
            <w:vAlign w:val="bottom"/>
          </w:tcPr>
          <w:p w14:paraId="5F0DA1CB" w14:textId="77777777" w:rsidR="00FE1AD3" w:rsidRPr="00D71B03" w:rsidRDefault="00FE1AD3" w:rsidP="00F517D6">
            <w:pPr>
              <w:spacing w:before="0" w:after="0"/>
              <w:jc w:val="center"/>
              <w:rPr>
                <w:rFonts w:cs="Arial"/>
                <w:noProof/>
                <w:sz w:val="20"/>
              </w:rPr>
            </w:pPr>
            <w:r w:rsidRPr="00D71B03">
              <w:rPr>
                <w:rFonts w:cs="Arial"/>
                <w:sz w:val="20"/>
              </w:rPr>
              <w:t>5.00×10</w:t>
            </w:r>
            <w:r w:rsidRPr="00D71B03">
              <w:rPr>
                <w:rFonts w:cs="Arial"/>
                <w:sz w:val="20"/>
                <w:vertAlign w:val="superscript"/>
              </w:rPr>
              <w:t>-01</w:t>
            </w:r>
          </w:p>
        </w:tc>
        <w:tc>
          <w:tcPr>
            <w:tcW w:w="645" w:type="pct"/>
            <w:shd w:val="clear" w:color="auto" w:fill="auto"/>
            <w:noWrap/>
            <w:vAlign w:val="bottom"/>
          </w:tcPr>
          <w:p w14:paraId="2904C236" w14:textId="77777777" w:rsidR="00FE1AD3" w:rsidRPr="00D71B03" w:rsidRDefault="00FE1AD3" w:rsidP="00F517D6">
            <w:pPr>
              <w:spacing w:before="0" w:after="0"/>
              <w:jc w:val="center"/>
              <w:rPr>
                <w:rFonts w:cs="Arial"/>
                <w:noProof/>
                <w:sz w:val="20"/>
              </w:rPr>
            </w:pPr>
            <w:r w:rsidRPr="00D71B03">
              <w:rPr>
                <w:rFonts w:cs="Arial"/>
                <w:sz w:val="20"/>
              </w:rPr>
              <w:t>3.53×10</w:t>
            </w:r>
            <w:r w:rsidRPr="00D71B03">
              <w:rPr>
                <w:rFonts w:cs="Arial"/>
                <w:sz w:val="20"/>
                <w:vertAlign w:val="superscript"/>
              </w:rPr>
              <w:t>-01</w:t>
            </w:r>
          </w:p>
        </w:tc>
        <w:tc>
          <w:tcPr>
            <w:tcW w:w="645" w:type="pct"/>
            <w:shd w:val="clear" w:color="auto" w:fill="auto"/>
            <w:noWrap/>
            <w:vAlign w:val="bottom"/>
          </w:tcPr>
          <w:p w14:paraId="369B66D0" w14:textId="77777777" w:rsidR="00FE1AD3" w:rsidRPr="00D71B03" w:rsidRDefault="00FE1AD3" w:rsidP="00F517D6">
            <w:pPr>
              <w:spacing w:before="0" w:after="0"/>
              <w:jc w:val="center"/>
              <w:rPr>
                <w:rFonts w:cs="Arial"/>
                <w:noProof/>
                <w:sz w:val="20"/>
              </w:rPr>
            </w:pPr>
            <w:r w:rsidRPr="00D71B03">
              <w:rPr>
                <w:rFonts w:cs="Arial"/>
                <w:sz w:val="20"/>
              </w:rPr>
              <w:t>1.01</w:t>
            </w:r>
          </w:p>
        </w:tc>
        <w:tc>
          <w:tcPr>
            <w:tcW w:w="645" w:type="pct"/>
            <w:shd w:val="clear" w:color="auto" w:fill="auto"/>
            <w:noWrap/>
            <w:vAlign w:val="bottom"/>
          </w:tcPr>
          <w:p w14:paraId="02C40133" w14:textId="77777777" w:rsidR="00FE1AD3" w:rsidRPr="00D71B03" w:rsidRDefault="00FE1AD3" w:rsidP="00F517D6">
            <w:pPr>
              <w:spacing w:before="0" w:after="0"/>
              <w:jc w:val="center"/>
              <w:rPr>
                <w:rFonts w:cs="Arial"/>
                <w:noProof/>
                <w:sz w:val="20"/>
              </w:rPr>
            </w:pPr>
            <w:r w:rsidRPr="00D71B03">
              <w:rPr>
                <w:rFonts w:cs="Arial"/>
                <w:sz w:val="20"/>
              </w:rPr>
              <w:t>3.29×10</w:t>
            </w:r>
            <w:r w:rsidRPr="00D71B03">
              <w:rPr>
                <w:rFonts w:cs="Arial"/>
                <w:sz w:val="20"/>
                <w:vertAlign w:val="superscript"/>
              </w:rPr>
              <w:t>-03</w:t>
            </w:r>
          </w:p>
        </w:tc>
        <w:tc>
          <w:tcPr>
            <w:tcW w:w="645" w:type="pct"/>
            <w:shd w:val="clear" w:color="auto" w:fill="auto"/>
            <w:noWrap/>
            <w:vAlign w:val="bottom"/>
          </w:tcPr>
          <w:p w14:paraId="346EA784" w14:textId="77777777" w:rsidR="00FE1AD3" w:rsidRPr="00D71B03" w:rsidRDefault="00FE1AD3" w:rsidP="00F517D6">
            <w:pPr>
              <w:spacing w:before="0" w:after="0"/>
              <w:jc w:val="center"/>
              <w:rPr>
                <w:rFonts w:cs="Arial"/>
                <w:noProof/>
                <w:sz w:val="20"/>
              </w:rPr>
            </w:pPr>
            <w:r w:rsidRPr="00D71B03">
              <w:rPr>
                <w:rFonts w:cs="Arial"/>
                <w:sz w:val="20"/>
              </w:rPr>
              <w:t>8.16×10</w:t>
            </w:r>
            <w:r w:rsidRPr="00D71B03">
              <w:rPr>
                <w:rFonts w:cs="Arial"/>
                <w:sz w:val="20"/>
                <w:vertAlign w:val="superscript"/>
              </w:rPr>
              <w:t>-04</w:t>
            </w:r>
          </w:p>
        </w:tc>
      </w:tr>
      <w:tr w:rsidR="00FE1AD3" w:rsidRPr="009E14E6" w14:paraId="3906E3F7" w14:textId="77777777" w:rsidTr="00D14954">
        <w:trPr>
          <w:trHeight w:val="300"/>
        </w:trPr>
        <w:tc>
          <w:tcPr>
            <w:tcW w:w="488" w:type="pct"/>
            <w:shd w:val="clear" w:color="auto" w:fill="auto"/>
            <w:noWrap/>
            <w:vAlign w:val="bottom"/>
          </w:tcPr>
          <w:p w14:paraId="439F0A58" w14:textId="77777777" w:rsidR="00FE1AD3" w:rsidRPr="00BD6AAF" w:rsidRDefault="00FE1AD3" w:rsidP="00F517D6">
            <w:pPr>
              <w:spacing w:before="0" w:after="0"/>
              <w:jc w:val="center"/>
              <w:rPr>
                <w:rFonts w:cs="Arial"/>
                <w:sz w:val="20"/>
              </w:rPr>
            </w:pPr>
            <w:r w:rsidRPr="00BD6AAF">
              <w:rPr>
                <w:rFonts w:cs="Arial"/>
                <w:sz w:val="20"/>
              </w:rPr>
              <w:t>291.1</w:t>
            </w:r>
          </w:p>
        </w:tc>
        <w:tc>
          <w:tcPr>
            <w:tcW w:w="644" w:type="pct"/>
            <w:shd w:val="clear" w:color="auto" w:fill="auto"/>
            <w:noWrap/>
            <w:vAlign w:val="bottom"/>
          </w:tcPr>
          <w:p w14:paraId="475CA06B" w14:textId="77777777" w:rsidR="00FE1AD3" w:rsidRPr="00D71B03" w:rsidRDefault="00FE1AD3" w:rsidP="00F517D6">
            <w:pPr>
              <w:spacing w:before="0" w:after="0"/>
              <w:jc w:val="center"/>
              <w:rPr>
                <w:rFonts w:cs="Arial"/>
                <w:noProof/>
                <w:sz w:val="20"/>
              </w:rPr>
            </w:pPr>
            <w:r w:rsidRPr="00D71B03">
              <w:rPr>
                <w:rFonts w:cs="Arial"/>
                <w:sz w:val="20"/>
              </w:rPr>
              <w:t>3.94×10</w:t>
            </w:r>
            <w:r w:rsidRPr="00D71B03">
              <w:rPr>
                <w:rFonts w:cs="Arial"/>
                <w:sz w:val="20"/>
                <w:vertAlign w:val="superscript"/>
              </w:rPr>
              <w:t>-02</w:t>
            </w:r>
          </w:p>
        </w:tc>
        <w:tc>
          <w:tcPr>
            <w:tcW w:w="645" w:type="pct"/>
            <w:shd w:val="clear" w:color="auto" w:fill="auto"/>
            <w:noWrap/>
            <w:vAlign w:val="bottom"/>
          </w:tcPr>
          <w:p w14:paraId="47830987" w14:textId="77777777" w:rsidR="00FE1AD3" w:rsidRPr="00D71B03" w:rsidRDefault="00FE1AD3" w:rsidP="00F517D6">
            <w:pPr>
              <w:spacing w:before="0" w:after="0"/>
              <w:jc w:val="center"/>
              <w:rPr>
                <w:rFonts w:cs="Arial"/>
                <w:noProof/>
                <w:sz w:val="20"/>
              </w:rPr>
            </w:pPr>
            <w:r w:rsidRPr="00D71B03">
              <w:rPr>
                <w:rFonts w:cs="Arial"/>
                <w:sz w:val="20"/>
              </w:rPr>
              <w:t>2.99×10</w:t>
            </w:r>
            <w:r w:rsidRPr="00D71B03">
              <w:rPr>
                <w:rFonts w:cs="Arial"/>
                <w:sz w:val="20"/>
                <w:vertAlign w:val="superscript"/>
              </w:rPr>
              <w:t>-02</w:t>
            </w:r>
          </w:p>
        </w:tc>
        <w:tc>
          <w:tcPr>
            <w:tcW w:w="645" w:type="pct"/>
            <w:shd w:val="clear" w:color="auto" w:fill="auto"/>
            <w:noWrap/>
            <w:vAlign w:val="bottom"/>
          </w:tcPr>
          <w:p w14:paraId="09116606" w14:textId="77777777" w:rsidR="00FE1AD3" w:rsidRPr="00D71B03" w:rsidRDefault="00FE1AD3" w:rsidP="00F517D6">
            <w:pPr>
              <w:spacing w:before="0" w:after="0"/>
              <w:jc w:val="center"/>
              <w:rPr>
                <w:rFonts w:cs="Arial"/>
                <w:noProof/>
                <w:sz w:val="20"/>
              </w:rPr>
            </w:pPr>
            <w:r w:rsidRPr="00D71B03">
              <w:rPr>
                <w:rFonts w:cs="Arial"/>
                <w:sz w:val="20"/>
              </w:rPr>
              <w:t>5.09×10</w:t>
            </w:r>
            <w:r w:rsidRPr="00D71B03">
              <w:rPr>
                <w:rFonts w:cs="Arial"/>
                <w:sz w:val="20"/>
                <w:vertAlign w:val="superscript"/>
              </w:rPr>
              <w:t>-01</w:t>
            </w:r>
          </w:p>
        </w:tc>
        <w:tc>
          <w:tcPr>
            <w:tcW w:w="645" w:type="pct"/>
            <w:shd w:val="clear" w:color="auto" w:fill="auto"/>
            <w:noWrap/>
            <w:vAlign w:val="bottom"/>
          </w:tcPr>
          <w:p w14:paraId="7B83AFD2" w14:textId="77777777" w:rsidR="00FE1AD3" w:rsidRPr="00D71B03" w:rsidRDefault="00FE1AD3" w:rsidP="00F517D6">
            <w:pPr>
              <w:spacing w:before="0" w:after="0"/>
              <w:jc w:val="center"/>
              <w:rPr>
                <w:rFonts w:cs="Arial"/>
                <w:noProof/>
                <w:sz w:val="20"/>
              </w:rPr>
            </w:pPr>
            <w:r w:rsidRPr="00D71B03">
              <w:rPr>
                <w:rFonts w:cs="Arial"/>
                <w:sz w:val="20"/>
              </w:rPr>
              <w:t>2.92×10</w:t>
            </w:r>
            <w:r w:rsidRPr="00D71B03">
              <w:rPr>
                <w:rFonts w:cs="Arial"/>
                <w:sz w:val="20"/>
                <w:vertAlign w:val="superscript"/>
              </w:rPr>
              <w:t>-01</w:t>
            </w:r>
          </w:p>
        </w:tc>
        <w:tc>
          <w:tcPr>
            <w:tcW w:w="645" w:type="pct"/>
            <w:shd w:val="clear" w:color="auto" w:fill="auto"/>
            <w:noWrap/>
            <w:vAlign w:val="bottom"/>
          </w:tcPr>
          <w:p w14:paraId="05FCFB9C" w14:textId="77777777" w:rsidR="00FE1AD3" w:rsidRPr="00D71B03" w:rsidRDefault="00FE1AD3" w:rsidP="00F517D6">
            <w:pPr>
              <w:spacing w:before="0" w:after="0"/>
              <w:jc w:val="center"/>
              <w:rPr>
                <w:rFonts w:cs="Arial"/>
                <w:noProof/>
                <w:sz w:val="20"/>
              </w:rPr>
            </w:pPr>
            <w:r w:rsidRPr="00D71B03">
              <w:rPr>
                <w:rFonts w:cs="Arial"/>
                <w:sz w:val="20"/>
              </w:rPr>
              <w:t>9.79×10</w:t>
            </w:r>
            <w:r w:rsidRPr="00D71B03">
              <w:rPr>
                <w:rFonts w:cs="Arial"/>
                <w:sz w:val="20"/>
                <w:vertAlign w:val="superscript"/>
              </w:rPr>
              <w:t>-01</w:t>
            </w:r>
          </w:p>
        </w:tc>
        <w:tc>
          <w:tcPr>
            <w:tcW w:w="645" w:type="pct"/>
            <w:shd w:val="clear" w:color="auto" w:fill="auto"/>
            <w:noWrap/>
            <w:vAlign w:val="bottom"/>
          </w:tcPr>
          <w:p w14:paraId="554D4DF0" w14:textId="77777777" w:rsidR="00FE1AD3" w:rsidRPr="00D71B03" w:rsidRDefault="00FE1AD3" w:rsidP="00F517D6">
            <w:pPr>
              <w:spacing w:before="0" w:after="0"/>
              <w:jc w:val="center"/>
              <w:rPr>
                <w:rFonts w:cs="Arial"/>
                <w:noProof/>
                <w:sz w:val="20"/>
              </w:rPr>
            </w:pPr>
            <w:r w:rsidRPr="00D71B03">
              <w:rPr>
                <w:rFonts w:cs="Arial"/>
                <w:sz w:val="20"/>
              </w:rPr>
              <w:t>3.82×10</w:t>
            </w:r>
            <w:r w:rsidRPr="00D71B03">
              <w:rPr>
                <w:rFonts w:cs="Arial"/>
                <w:sz w:val="20"/>
                <w:vertAlign w:val="superscript"/>
              </w:rPr>
              <w:t>-03</w:t>
            </w:r>
          </w:p>
        </w:tc>
        <w:tc>
          <w:tcPr>
            <w:tcW w:w="645" w:type="pct"/>
            <w:shd w:val="clear" w:color="auto" w:fill="auto"/>
            <w:noWrap/>
            <w:vAlign w:val="bottom"/>
          </w:tcPr>
          <w:p w14:paraId="11B3C7DB" w14:textId="77777777" w:rsidR="00FE1AD3" w:rsidRPr="00D71B03" w:rsidRDefault="00FE1AD3" w:rsidP="00F517D6">
            <w:pPr>
              <w:spacing w:before="0" w:after="0"/>
              <w:jc w:val="center"/>
              <w:rPr>
                <w:rFonts w:cs="Arial"/>
                <w:noProof/>
                <w:sz w:val="20"/>
              </w:rPr>
            </w:pPr>
            <w:r w:rsidRPr="00D71B03">
              <w:rPr>
                <w:rFonts w:cs="Arial"/>
                <w:sz w:val="20"/>
              </w:rPr>
              <w:t>1.15×10</w:t>
            </w:r>
            <w:r w:rsidRPr="00D71B03">
              <w:rPr>
                <w:rFonts w:cs="Arial"/>
                <w:sz w:val="20"/>
                <w:vertAlign w:val="superscript"/>
              </w:rPr>
              <w:t>-03</w:t>
            </w:r>
          </w:p>
        </w:tc>
      </w:tr>
      <w:tr w:rsidR="00FE1AD3" w:rsidRPr="009E14E6" w14:paraId="4C7CB787" w14:textId="77777777" w:rsidTr="00D14954">
        <w:trPr>
          <w:trHeight w:val="300"/>
        </w:trPr>
        <w:tc>
          <w:tcPr>
            <w:tcW w:w="488" w:type="pct"/>
            <w:shd w:val="clear" w:color="auto" w:fill="auto"/>
            <w:noWrap/>
            <w:vAlign w:val="bottom"/>
          </w:tcPr>
          <w:p w14:paraId="5864588A" w14:textId="77777777" w:rsidR="00FE1AD3" w:rsidRPr="00BD6AAF" w:rsidRDefault="00FE1AD3" w:rsidP="00F517D6">
            <w:pPr>
              <w:spacing w:before="0" w:after="0"/>
              <w:jc w:val="center"/>
              <w:rPr>
                <w:rFonts w:cs="Arial"/>
                <w:sz w:val="20"/>
              </w:rPr>
            </w:pPr>
            <w:r w:rsidRPr="00BD6AAF">
              <w:rPr>
                <w:rFonts w:cs="Arial"/>
                <w:sz w:val="20"/>
              </w:rPr>
              <w:t>322.9</w:t>
            </w:r>
          </w:p>
        </w:tc>
        <w:tc>
          <w:tcPr>
            <w:tcW w:w="644" w:type="pct"/>
            <w:shd w:val="clear" w:color="auto" w:fill="auto"/>
            <w:noWrap/>
            <w:vAlign w:val="bottom"/>
          </w:tcPr>
          <w:p w14:paraId="1CA58FDC" w14:textId="77777777" w:rsidR="00FE1AD3" w:rsidRPr="00D71B03" w:rsidRDefault="00FE1AD3" w:rsidP="00F517D6">
            <w:pPr>
              <w:spacing w:before="0" w:after="0"/>
              <w:jc w:val="center"/>
              <w:rPr>
                <w:rFonts w:cs="Arial"/>
                <w:noProof/>
                <w:sz w:val="20"/>
              </w:rPr>
            </w:pPr>
            <w:r w:rsidRPr="00D71B03">
              <w:rPr>
                <w:rFonts w:cs="Arial"/>
                <w:sz w:val="20"/>
              </w:rPr>
              <w:t>3.54×10</w:t>
            </w:r>
            <w:r w:rsidRPr="00D71B03">
              <w:rPr>
                <w:rFonts w:cs="Arial"/>
                <w:sz w:val="20"/>
                <w:vertAlign w:val="superscript"/>
              </w:rPr>
              <w:t>-02</w:t>
            </w:r>
          </w:p>
        </w:tc>
        <w:tc>
          <w:tcPr>
            <w:tcW w:w="645" w:type="pct"/>
            <w:shd w:val="clear" w:color="auto" w:fill="auto"/>
            <w:noWrap/>
            <w:vAlign w:val="bottom"/>
          </w:tcPr>
          <w:p w14:paraId="168CA9B7" w14:textId="77777777" w:rsidR="00FE1AD3" w:rsidRPr="00D71B03" w:rsidRDefault="00FE1AD3" w:rsidP="00F517D6">
            <w:pPr>
              <w:spacing w:before="0" w:after="0"/>
              <w:jc w:val="center"/>
              <w:rPr>
                <w:rFonts w:cs="Arial"/>
                <w:noProof/>
                <w:sz w:val="20"/>
              </w:rPr>
            </w:pPr>
            <w:r w:rsidRPr="00D71B03">
              <w:rPr>
                <w:rFonts w:cs="Arial"/>
                <w:sz w:val="20"/>
              </w:rPr>
              <w:t>2.26×10</w:t>
            </w:r>
            <w:r w:rsidRPr="00D71B03">
              <w:rPr>
                <w:rFonts w:cs="Arial"/>
                <w:sz w:val="20"/>
                <w:vertAlign w:val="superscript"/>
              </w:rPr>
              <w:t>-02</w:t>
            </w:r>
          </w:p>
        </w:tc>
        <w:tc>
          <w:tcPr>
            <w:tcW w:w="645" w:type="pct"/>
            <w:shd w:val="clear" w:color="auto" w:fill="auto"/>
            <w:noWrap/>
            <w:vAlign w:val="bottom"/>
          </w:tcPr>
          <w:p w14:paraId="2D578D33" w14:textId="77777777" w:rsidR="00FE1AD3" w:rsidRPr="00D71B03" w:rsidRDefault="00FE1AD3" w:rsidP="00F517D6">
            <w:pPr>
              <w:spacing w:before="0" w:after="0"/>
              <w:jc w:val="center"/>
              <w:rPr>
                <w:rFonts w:cs="Arial"/>
                <w:noProof/>
                <w:sz w:val="20"/>
              </w:rPr>
            </w:pPr>
            <w:r w:rsidRPr="00D71B03">
              <w:rPr>
                <w:rFonts w:cs="Arial"/>
                <w:sz w:val="20"/>
              </w:rPr>
              <w:t>3.85×10</w:t>
            </w:r>
            <w:r w:rsidRPr="00D71B03">
              <w:rPr>
                <w:rFonts w:cs="Arial"/>
                <w:sz w:val="20"/>
                <w:vertAlign w:val="superscript"/>
              </w:rPr>
              <w:t>-01</w:t>
            </w:r>
          </w:p>
        </w:tc>
        <w:tc>
          <w:tcPr>
            <w:tcW w:w="645" w:type="pct"/>
            <w:shd w:val="clear" w:color="auto" w:fill="auto"/>
            <w:noWrap/>
            <w:vAlign w:val="bottom"/>
          </w:tcPr>
          <w:p w14:paraId="12D0AE74" w14:textId="77777777" w:rsidR="00FE1AD3" w:rsidRPr="00D71B03" w:rsidRDefault="00FE1AD3" w:rsidP="00F517D6">
            <w:pPr>
              <w:spacing w:before="0" w:after="0"/>
              <w:jc w:val="center"/>
              <w:rPr>
                <w:rFonts w:cs="Arial"/>
                <w:noProof/>
                <w:sz w:val="20"/>
              </w:rPr>
            </w:pPr>
            <w:r w:rsidRPr="00D71B03">
              <w:rPr>
                <w:rFonts w:cs="Arial"/>
                <w:sz w:val="20"/>
              </w:rPr>
              <w:t>2.74×10</w:t>
            </w:r>
            <w:r w:rsidRPr="00D71B03">
              <w:rPr>
                <w:rFonts w:cs="Arial"/>
                <w:sz w:val="20"/>
                <w:vertAlign w:val="superscript"/>
              </w:rPr>
              <w:t>-01</w:t>
            </w:r>
          </w:p>
        </w:tc>
        <w:tc>
          <w:tcPr>
            <w:tcW w:w="645" w:type="pct"/>
            <w:shd w:val="clear" w:color="auto" w:fill="auto"/>
            <w:noWrap/>
            <w:vAlign w:val="bottom"/>
          </w:tcPr>
          <w:p w14:paraId="6AC15235" w14:textId="77777777" w:rsidR="00FE1AD3" w:rsidRPr="00D71B03" w:rsidRDefault="00FE1AD3" w:rsidP="00F517D6">
            <w:pPr>
              <w:spacing w:before="0" w:after="0"/>
              <w:jc w:val="center"/>
              <w:rPr>
                <w:rFonts w:cs="Arial"/>
                <w:noProof/>
                <w:sz w:val="20"/>
              </w:rPr>
            </w:pPr>
            <w:r w:rsidRPr="00D71B03">
              <w:rPr>
                <w:rFonts w:cs="Arial"/>
                <w:sz w:val="20"/>
              </w:rPr>
              <w:t>1.06</w:t>
            </w:r>
          </w:p>
        </w:tc>
        <w:tc>
          <w:tcPr>
            <w:tcW w:w="645" w:type="pct"/>
            <w:shd w:val="clear" w:color="auto" w:fill="auto"/>
            <w:noWrap/>
            <w:vAlign w:val="bottom"/>
          </w:tcPr>
          <w:p w14:paraId="157BB2B1" w14:textId="77777777" w:rsidR="00FE1AD3" w:rsidRPr="00D71B03" w:rsidRDefault="00FE1AD3" w:rsidP="00F517D6">
            <w:pPr>
              <w:spacing w:before="0" w:after="0"/>
              <w:jc w:val="center"/>
              <w:rPr>
                <w:rFonts w:cs="Arial"/>
                <w:noProof/>
                <w:sz w:val="20"/>
              </w:rPr>
            </w:pPr>
            <w:r w:rsidRPr="00D71B03">
              <w:rPr>
                <w:rFonts w:cs="Arial"/>
                <w:sz w:val="20"/>
              </w:rPr>
              <w:t>4.82×10</w:t>
            </w:r>
            <w:r w:rsidRPr="00D71B03">
              <w:rPr>
                <w:rFonts w:cs="Arial"/>
                <w:sz w:val="20"/>
                <w:vertAlign w:val="superscript"/>
              </w:rPr>
              <w:t>-03</w:t>
            </w:r>
          </w:p>
        </w:tc>
        <w:tc>
          <w:tcPr>
            <w:tcW w:w="645" w:type="pct"/>
            <w:shd w:val="clear" w:color="auto" w:fill="auto"/>
            <w:noWrap/>
            <w:vAlign w:val="bottom"/>
          </w:tcPr>
          <w:p w14:paraId="4582F84F" w14:textId="77777777" w:rsidR="00FE1AD3" w:rsidRPr="00D71B03" w:rsidRDefault="00FE1AD3" w:rsidP="00F517D6">
            <w:pPr>
              <w:spacing w:before="0" w:after="0"/>
              <w:jc w:val="center"/>
              <w:rPr>
                <w:rFonts w:cs="Arial"/>
                <w:noProof/>
                <w:sz w:val="20"/>
              </w:rPr>
            </w:pPr>
            <w:r w:rsidRPr="00D71B03">
              <w:rPr>
                <w:rFonts w:cs="Arial"/>
                <w:sz w:val="20"/>
              </w:rPr>
              <w:t>9.64×10</w:t>
            </w:r>
            <w:r w:rsidRPr="00D71B03">
              <w:rPr>
                <w:rFonts w:cs="Arial"/>
                <w:sz w:val="20"/>
                <w:vertAlign w:val="superscript"/>
              </w:rPr>
              <w:t>-04</w:t>
            </w:r>
          </w:p>
        </w:tc>
      </w:tr>
      <w:tr w:rsidR="00FE1AD3" w:rsidRPr="009E14E6" w14:paraId="6E32B412" w14:textId="77777777" w:rsidTr="00D14954">
        <w:trPr>
          <w:trHeight w:val="300"/>
        </w:trPr>
        <w:tc>
          <w:tcPr>
            <w:tcW w:w="488" w:type="pct"/>
            <w:shd w:val="clear" w:color="auto" w:fill="auto"/>
            <w:noWrap/>
            <w:vAlign w:val="bottom"/>
          </w:tcPr>
          <w:p w14:paraId="6799A529" w14:textId="77777777" w:rsidR="00FE1AD3" w:rsidRPr="00BD6AAF" w:rsidRDefault="00FE1AD3" w:rsidP="00F517D6">
            <w:pPr>
              <w:spacing w:before="0" w:after="0"/>
              <w:jc w:val="center"/>
              <w:rPr>
                <w:rFonts w:cs="Arial"/>
                <w:sz w:val="20"/>
              </w:rPr>
            </w:pPr>
            <w:r w:rsidRPr="00BD6AAF">
              <w:rPr>
                <w:rFonts w:cs="Arial"/>
                <w:sz w:val="20"/>
              </w:rPr>
              <w:t>353.2</w:t>
            </w:r>
          </w:p>
        </w:tc>
        <w:tc>
          <w:tcPr>
            <w:tcW w:w="644" w:type="pct"/>
            <w:shd w:val="clear" w:color="auto" w:fill="auto"/>
            <w:noWrap/>
            <w:vAlign w:val="bottom"/>
          </w:tcPr>
          <w:p w14:paraId="0C61FE0C" w14:textId="77777777" w:rsidR="00FE1AD3" w:rsidRPr="00D71B03" w:rsidRDefault="00FE1AD3" w:rsidP="00F517D6">
            <w:pPr>
              <w:spacing w:before="0" w:after="0"/>
              <w:jc w:val="center"/>
              <w:rPr>
                <w:rFonts w:cs="Arial"/>
                <w:noProof/>
                <w:sz w:val="20"/>
              </w:rPr>
            </w:pPr>
            <w:r w:rsidRPr="00D71B03">
              <w:rPr>
                <w:rFonts w:cs="Arial"/>
                <w:sz w:val="20"/>
              </w:rPr>
              <w:t>3.94×10</w:t>
            </w:r>
            <w:r w:rsidRPr="00D71B03">
              <w:rPr>
                <w:rFonts w:cs="Arial"/>
                <w:sz w:val="20"/>
                <w:vertAlign w:val="superscript"/>
              </w:rPr>
              <w:t>-02</w:t>
            </w:r>
          </w:p>
        </w:tc>
        <w:tc>
          <w:tcPr>
            <w:tcW w:w="645" w:type="pct"/>
            <w:shd w:val="clear" w:color="auto" w:fill="auto"/>
            <w:noWrap/>
            <w:vAlign w:val="bottom"/>
          </w:tcPr>
          <w:p w14:paraId="265BD845" w14:textId="77777777" w:rsidR="00FE1AD3" w:rsidRPr="00D71B03" w:rsidRDefault="00FE1AD3" w:rsidP="00F517D6">
            <w:pPr>
              <w:spacing w:before="0" w:after="0"/>
              <w:jc w:val="center"/>
              <w:rPr>
                <w:rFonts w:cs="Arial"/>
                <w:noProof/>
                <w:sz w:val="20"/>
              </w:rPr>
            </w:pPr>
            <w:r w:rsidRPr="00D71B03">
              <w:rPr>
                <w:rFonts w:cs="Arial"/>
                <w:sz w:val="20"/>
              </w:rPr>
              <w:t>3.18×10</w:t>
            </w:r>
            <w:r w:rsidRPr="00D71B03">
              <w:rPr>
                <w:rFonts w:cs="Arial"/>
                <w:sz w:val="20"/>
                <w:vertAlign w:val="superscript"/>
              </w:rPr>
              <w:t>-02</w:t>
            </w:r>
          </w:p>
        </w:tc>
        <w:tc>
          <w:tcPr>
            <w:tcW w:w="645" w:type="pct"/>
            <w:shd w:val="clear" w:color="auto" w:fill="auto"/>
            <w:noWrap/>
            <w:vAlign w:val="bottom"/>
          </w:tcPr>
          <w:p w14:paraId="2C84949A" w14:textId="77777777" w:rsidR="00FE1AD3" w:rsidRPr="00D71B03" w:rsidRDefault="00FE1AD3" w:rsidP="00F517D6">
            <w:pPr>
              <w:spacing w:before="0" w:after="0"/>
              <w:jc w:val="center"/>
              <w:rPr>
                <w:rFonts w:cs="Arial"/>
                <w:noProof/>
                <w:sz w:val="20"/>
              </w:rPr>
            </w:pPr>
            <w:r w:rsidRPr="00D71B03">
              <w:rPr>
                <w:rFonts w:cs="Arial"/>
                <w:sz w:val="20"/>
              </w:rPr>
              <w:t>5.13×10</w:t>
            </w:r>
            <w:r w:rsidRPr="00D71B03">
              <w:rPr>
                <w:rFonts w:cs="Arial"/>
                <w:sz w:val="20"/>
                <w:vertAlign w:val="superscript"/>
              </w:rPr>
              <w:t>-01</w:t>
            </w:r>
          </w:p>
        </w:tc>
        <w:tc>
          <w:tcPr>
            <w:tcW w:w="645" w:type="pct"/>
            <w:shd w:val="clear" w:color="auto" w:fill="auto"/>
            <w:noWrap/>
            <w:vAlign w:val="bottom"/>
          </w:tcPr>
          <w:p w14:paraId="7545A0FF" w14:textId="77777777" w:rsidR="00FE1AD3" w:rsidRPr="00D71B03" w:rsidRDefault="00FE1AD3" w:rsidP="00F517D6">
            <w:pPr>
              <w:spacing w:before="0" w:after="0"/>
              <w:jc w:val="center"/>
              <w:rPr>
                <w:rFonts w:cs="Arial"/>
                <w:noProof/>
                <w:sz w:val="20"/>
              </w:rPr>
            </w:pPr>
            <w:r w:rsidRPr="00D71B03">
              <w:rPr>
                <w:rFonts w:cs="Arial"/>
                <w:sz w:val="20"/>
              </w:rPr>
              <w:t>2.49×10</w:t>
            </w:r>
            <w:r w:rsidRPr="00D71B03">
              <w:rPr>
                <w:rFonts w:cs="Arial"/>
                <w:sz w:val="20"/>
                <w:vertAlign w:val="superscript"/>
              </w:rPr>
              <w:t>-01</w:t>
            </w:r>
          </w:p>
        </w:tc>
        <w:tc>
          <w:tcPr>
            <w:tcW w:w="645" w:type="pct"/>
            <w:shd w:val="clear" w:color="auto" w:fill="auto"/>
            <w:noWrap/>
            <w:vAlign w:val="bottom"/>
          </w:tcPr>
          <w:p w14:paraId="0B3E5AAA" w14:textId="77777777" w:rsidR="00FE1AD3" w:rsidRPr="00D71B03" w:rsidRDefault="00FE1AD3" w:rsidP="00F517D6">
            <w:pPr>
              <w:spacing w:before="0" w:after="0"/>
              <w:jc w:val="center"/>
              <w:rPr>
                <w:rFonts w:cs="Arial"/>
                <w:noProof/>
                <w:sz w:val="20"/>
              </w:rPr>
            </w:pPr>
            <w:r w:rsidRPr="00D71B03">
              <w:rPr>
                <w:rFonts w:cs="Arial"/>
                <w:sz w:val="20"/>
              </w:rPr>
              <w:t>8.63×10</w:t>
            </w:r>
            <w:r w:rsidRPr="00D71B03">
              <w:rPr>
                <w:rFonts w:cs="Arial"/>
                <w:sz w:val="20"/>
                <w:vertAlign w:val="superscript"/>
              </w:rPr>
              <w:t>-01</w:t>
            </w:r>
          </w:p>
        </w:tc>
        <w:tc>
          <w:tcPr>
            <w:tcW w:w="645" w:type="pct"/>
            <w:shd w:val="clear" w:color="auto" w:fill="auto"/>
            <w:noWrap/>
            <w:vAlign w:val="bottom"/>
          </w:tcPr>
          <w:p w14:paraId="7228E154" w14:textId="77777777" w:rsidR="00FE1AD3" w:rsidRPr="00D71B03" w:rsidRDefault="00FE1AD3" w:rsidP="00F517D6">
            <w:pPr>
              <w:spacing w:before="0" w:after="0"/>
              <w:jc w:val="center"/>
              <w:rPr>
                <w:rFonts w:cs="Arial"/>
                <w:noProof/>
                <w:sz w:val="20"/>
              </w:rPr>
            </w:pPr>
            <w:r w:rsidRPr="00D71B03">
              <w:rPr>
                <w:rFonts w:cs="Arial"/>
                <w:sz w:val="20"/>
              </w:rPr>
              <w:t>4.02×10</w:t>
            </w:r>
            <w:r w:rsidRPr="00D71B03">
              <w:rPr>
                <w:rFonts w:cs="Arial"/>
                <w:sz w:val="20"/>
                <w:vertAlign w:val="superscript"/>
              </w:rPr>
              <w:t>-03</w:t>
            </w:r>
          </w:p>
        </w:tc>
        <w:tc>
          <w:tcPr>
            <w:tcW w:w="645" w:type="pct"/>
            <w:shd w:val="clear" w:color="auto" w:fill="auto"/>
            <w:noWrap/>
            <w:vAlign w:val="bottom"/>
          </w:tcPr>
          <w:p w14:paraId="25594ED9" w14:textId="77777777" w:rsidR="00FE1AD3" w:rsidRPr="00D71B03" w:rsidRDefault="00FE1AD3" w:rsidP="00F517D6">
            <w:pPr>
              <w:spacing w:before="0" w:after="0"/>
              <w:jc w:val="center"/>
              <w:rPr>
                <w:rFonts w:cs="Arial"/>
                <w:noProof/>
                <w:sz w:val="20"/>
              </w:rPr>
            </w:pPr>
            <w:r w:rsidRPr="00D71B03">
              <w:rPr>
                <w:rFonts w:cs="Arial"/>
                <w:sz w:val="20"/>
              </w:rPr>
              <w:t>1.09×10</w:t>
            </w:r>
            <w:r w:rsidRPr="00D71B03">
              <w:rPr>
                <w:rFonts w:cs="Arial"/>
                <w:sz w:val="20"/>
                <w:vertAlign w:val="superscript"/>
              </w:rPr>
              <w:t>-03</w:t>
            </w:r>
          </w:p>
        </w:tc>
      </w:tr>
      <w:tr w:rsidR="00FE1AD3" w:rsidRPr="009E14E6" w14:paraId="232E08E6" w14:textId="77777777" w:rsidTr="00D14954">
        <w:trPr>
          <w:trHeight w:val="300"/>
        </w:trPr>
        <w:tc>
          <w:tcPr>
            <w:tcW w:w="488" w:type="pct"/>
            <w:shd w:val="clear" w:color="auto" w:fill="auto"/>
            <w:noWrap/>
            <w:vAlign w:val="bottom"/>
          </w:tcPr>
          <w:p w14:paraId="2A32FD31" w14:textId="77777777" w:rsidR="00FE1AD3" w:rsidRPr="00BD6AAF" w:rsidRDefault="00FE1AD3" w:rsidP="00F517D6">
            <w:pPr>
              <w:spacing w:before="0" w:after="0"/>
              <w:jc w:val="center"/>
              <w:rPr>
                <w:rFonts w:cs="Arial"/>
                <w:sz w:val="20"/>
              </w:rPr>
            </w:pPr>
            <w:r w:rsidRPr="00BD6AAF">
              <w:rPr>
                <w:rFonts w:cs="Arial"/>
                <w:sz w:val="20"/>
              </w:rPr>
              <w:t>385.8</w:t>
            </w:r>
          </w:p>
        </w:tc>
        <w:tc>
          <w:tcPr>
            <w:tcW w:w="644" w:type="pct"/>
            <w:shd w:val="clear" w:color="auto" w:fill="auto"/>
            <w:noWrap/>
            <w:vAlign w:val="bottom"/>
          </w:tcPr>
          <w:p w14:paraId="012814F3" w14:textId="77777777" w:rsidR="00FE1AD3" w:rsidRPr="00D71B03" w:rsidRDefault="00FE1AD3" w:rsidP="00F517D6">
            <w:pPr>
              <w:spacing w:before="0" w:after="0"/>
              <w:jc w:val="center"/>
              <w:rPr>
                <w:rFonts w:cs="Arial"/>
                <w:noProof/>
                <w:sz w:val="20"/>
              </w:rPr>
            </w:pPr>
            <w:r w:rsidRPr="00D71B03">
              <w:rPr>
                <w:rFonts w:cs="Arial"/>
                <w:sz w:val="20"/>
              </w:rPr>
              <w:t>3.92×10</w:t>
            </w:r>
            <w:r w:rsidRPr="00D71B03">
              <w:rPr>
                <w:rFonts w:cs="Arial"/>
                <w:sz w:val="20"/>
                <w:vertAlign w:val="superscript"/>
              </w:rPr>
              <w:t>-02</w:t>
            </w:r>
          </w:p>
        </w:tc>
        <w:tc>
          <w:tcPr>
            <w:tcW w:w="645" w:type="pct"/>
            <w:shd w:val="clear" w:color="auto" w:fill="auto"/>
            <w:noWrap/>
            <w:vAlign w:val="bottom"/>
          </w:tcPr>
          <w:p w14:paraId="79B86113" w14:textId="77777777" w:rsidR="00FE1AD3" w:rsidRPr="00D71B03" w:rsidRDefault="00FE1AD3" w:rsidP="00F517D6">
            <w:pPr>
              <w:spacing w:before="0" w:after="0"/>
              <w:jc w:val="center"/>
              <w:rPr>
                <w:rFonts w:cs="Arial"/>
                <w:noProof/>
                <w:sz w:val="20"/>
              </w:rPr>
            </w:pPr>
            <w:r w:rsidRPr="00D71B03">
              <w:rPr>
                <w:rFonts w:cs="Arial"/>
                <w:sz w:val="20"/>
              </w:rPr>
              <w:t>3.45×10</w:t>
            </w:r>
            <w:r w:rsidRPr="00D71B03">
              <w:rPr>
                <w:rFonts w:cs="Arial"/>
                <w:sz w:val="20"/>
                <w:vertAlign w:val="superscript"/>
              </w:rPr>
              <w:t>-02</w:t>
            </w:r>
          </w:p>
        </w:tc>
        <w:tc>
          <w:tcPr>
            <w:tcW w:w="645" w:type="pct"/>
            <w:shd w:val="clear" w:color="auto" w:fill="auto"/>
            <w:noWrap/>
            <w:vAlign w:val="bottom"/>
          </w:tcPr>
          <w:p w14:paraId="31711BF4" w14:textId="77777777" w:rsidR="00FE1AD3" w:rsidRPr="00D71B03" w:rsidRDefault="00FE1AD3" w:rsidP="00F517D6">
            <w:pPr>
              <w:spacing w:before="0" w:after="0"/>
              <w:jc w:val="center"/>
              <w:rPr>
                <w:rFonts w:cs="Arial"/>
                <w:noProof/>
                <w:sz w:val="20"/>
              </w:rPr>
            </w:pPr>
            <w:r w:rsidRPr="00D71B03">
              <w:rPr>
                <w:rFonts w:cs="Arial"/>
                <w:sz w:val="20"/>
              </w:rPr>
              <w:t>5.31×10</w:t>
            </w:r>
            <w:r w:rsidRPr="00D71B03">
              <w:rPr>
                <w:rFonts w:cs="Arial"/>
                <w:sz w:val="20"/>
                <w:vertAlign w:val="superscript"/>
              </w:rPr>
              <w:t>-01</w:t>
            </w:r>
          </w:p>
        </w:tc>
        <w:tc>
          <w:tcPr>
            <w:tcW w:w="645" w:type="pct"/>
            <w:shd w:val="clear" w:color="auto" w:fill="auto"/>
            <w:noWrap/>
            <w:vAlign w:val="bottom"/>
          </w:tcPr>
          <w:p w14:paraId="5B4A1D01" w14:textId="77777777" w:rsidR="00FE1AD3" w:rsidRPr="00D71B03" w:rsidRDefault="00FE1AD3" w:rsidP="00F517D6">
            <w:pPr>
              <w:spacing w:before="0" w:after="0"/>
              <w:jc w:val="center"/>
              <w:rPr>
                <w:rFonts w:cs="Arial"/>
                <w:noProof/>
                <w:sz w:val="20"/>
              </w:rPr>
            </w:pPr>
            <w:r w:rsidRPr="00D71B03">
              <w:rPr>
                <w:rFonts w:cs="Arial"/>
                <w:sz w:val="20"/>
              </w:rPr>
              <w:t>2.33×10</w:t>
            </w:r>
            <w:r w:rsidRPr="00D71B03">
              <w:rPr>
                <w:rFonts w:cs="Arial"/>
                <w:sz w:val="20"/>
                <w:vertAlign w:val="superscript"/>
              </w:rPr>
              <w:t>-01</w:t>
            </w:r>
          </w:p>
        </w:tc>
        <w:tc>
          <w:tcPr>
            <w:tcW w:w="645" w:type="pct"/>
            <w:shd w:val="clear" w:color="auto" w:fill="auto"/>
            <w:noWrap/>
            <w:vAlign w:val="bottom"/>
          </w:tcPr>
          <w:p w14:paraId="4547A680" w14:textId="77777777" w:rsidR="00FE1AD3" w:rsidRPr="00D71B03" w:rsidRDefault="00FE1AD3" w:rsidP="00F517D6">
            <w:pPr>
              <w:spacing w:before="0" w:after="0"/>
              <w:jc w:val="center"/>
              <w:rPr>
                <w:rFonts w:cs="Arial"/>
                <w:noProof/>
                <w:sz w:val="20"/>
              </w:rPr>
            </w:pPr>
            <w:r w:rsidRPr="00D71B03">
              <w:rPr>
                <w:rFonts w:cs="Arial"/>
                <w:sz w:val="20"/>
              </w:rPr>
              <w:t>8.52×10</w:t>
            </w:r>
            <w:r w:rsidRPr="00D71B03">
              <w:rPr>
                <w:rFonts w:cs="Arial"/>
                <w:sz w:val="20"/>
                <w:vertAlign w:val="superscript"/>
              </w:rPr>
              <w:t>-01</w:t>
            </w:r>
          </w:p>
        </w:tc>
        <w:tc>
          <w:tcPr>
            <w:tcW w:w="645" w:type="pct"/>
            <w:shd w:val="clear" w:color="auto" w:fill="auto"/>
            <w:noWrap/>
            <w:vAlign w:val="bottom"/>
          </w:tcPr>
          <w:p w14:paraId="68CB4EFE" w14:textId="77777777" w:rsidR="00FE1AD3" w:rsidRPr="00D71B03" w:rsidRDefault="00FE1AD3" w:rsidP="00F517D6">
            <w:pPr>
              <w:spacing w:before="0" w:after="0"/>
              <w:jc w:val="center"/>
              <w:rPr>
                <w:rFonts w:cs="Arial"/>
                <w:noProof/>
                <w:sz w:val="20"/>
              </w:rPr>
            </w:pPr>
            <w:r w:rsidRPr="00D71B03">
              <w:rPr>
                <w:rFonts w:cs="Arial"/>
                <w:sz w:val="20"/>
              </w:rPr>
              <w:t>3.95×10</w:t>
            </w:r>
            <w:r w:rsidRPr="00D71B03">
              <w:rPr>
                <w:rFonts w:cs="Arial"/>
                <w:sz w:val="20"/>
                <w:vertAlign w:val="superscript"/>
              </w:rPr>
              <w:t>-03</w:t>
            </w:r>
          </w:p>
        </w:tc>
        <w:tc>
          <w:tcPr>
            <w:tcW w:w="645" w:type="pct"/>
            <w:shd w:val="clear" w:color="auto" w:fill="auto"/>
            <w:noWrap/>
            <w:vAlign w:val="bottom"/>
          </w:tcPr>
          <w:p w14:paraId="5AA265F3" w14:textId="77777777" w:rsidR="00FE1AD3" w:rsidRPr="00D71B03" w:rsidRDefault="00FE1AD3" w:rsidP="00F517D6">
            <w:pPr>
              <w:spacing w:before="0" w:after="0"/>
              <w:jc w:val="center"/>
              <w:rPr>
                <w:rFonts w:cs="Arial"/>
                <w:noProof/>
                <w:sz w:val="20"/>
              </w:rPr>
            </w:pPr>
            <w:r w:rsidRPr="00D71B03">
              <w:rPr>
                <w:rFonts w:cs="Arial"/>
                <w:sz w:val="20"/>
              </w:rPr>
              <w:t>1.14×10</w:t>
            </w:r>
            <w:r w:rsidRPr="00D71B03">
              <w:rPr>
                <w:rFonts w:cs="Arial"/>
                <w:sz w:val="20"/>
                <w:vertAlign w:val="superscript"/>
              </w:rPr>
              <w:t>-03</w:t>
            </w:r>
          </w:p>
        </w:tc>
      </w:tr>
      <w:tr w:rsidR="00FE1AD3" w:rsidRPr="009E14E6" w14:paraId="2C8DB1D6" w14:textId="77777777" w:rsidTr="00D14954">
        <w:trPr>
          <w:trHeight w:val="300"/>
        </w:trPr>
        <w:tc>
          <w:tcPr>
            <w:tcW w:w="488" w:type="pct"/>
            <w:shd w:val="clear" w:color="auto" w:fill="auto"/>
            <w:noWrap/>
            <w:vAlign w:val="bottom"/>
          </w:tcPr>
          <w:p w14:paraId="38182F6E" w14:textId="77777777" w:rsidR="00FE1AD3" w:rsidRPr="00BD6AAF" w:rsidRDefault="00FE1AD3" w:rsidP="00F517D6">
            <w:pPr>
              <w:spacing w:before="0" w:after="0"/>
              <w:jc w:val="center"/>
              <w:rPr>
                <w:rFonts w:cs="Arial"/>
                <w:sz w:val="20"/>
              </w:rPr>
            </w:pPr>
            <w:r w:rsidRPr="00BD6AAF">
              <w:rPr>
                <w:rFonts w:cs="Arial"/>
                <w:sz w:val="20"/>
              </w:rPr>
              <w:t>412.9</w:t>
            </w:r>
          </w:p>
        </w:tc>
        <w:tc>
          <w:tcPr>
            <w:tcW w:w="644" w:type="pct"/>
            <w:shd w:val="clear" w:color="auto" w:fill="auto"/>
            <w:noWrap/>
            <w:vAlign w:val="bottom"/>
          </w:tcPr>
          <w:p w14:paraId="12E05A91" w14:textId="77777777" w:rsidR="00FE1AD3" w:rsidRPr="00D71B03" w:rsidRDefault="00FE1AD3" w:rsidP="00F517D6">
            <w:pPr>
              <w:spacing w:before="0" w:after="0"/>
              <w:jc w:val="center"/>
              <w:rPr>
                <w:rFonts w:cs="Arial"/>
                <w:noProof/>
                <w:sz w:val="20"/>
              </w:rPr>
            </w:pPr>
            <w:r w:rsidRPr="00D71B03">
              <w:rPr>
                <w:rFonts w:cs="Arial"/>
                <w:sz w:val="20"/>
              </w:rPr>
              <w:t>4.17×10</w:t>
            </w:r>
            <w:r w:rsidRPr="00D71B03">
              <w:rPr>
                <w:rFonts w:cs="Arial"/>
                <w:sz w:val="20"/>
                <w:vertAlign w:val="superscript"/>
              </w:rPr>
              <w:t>-02</w:t>
            </w:r>
          </w:p>
        </w:tc>
        <w:tc>
          <w:tcPr>
            <w:tcW w:w="645" w:type="pct"/>
            <w:shd w:val="clear" w:color="auto" w:fill="auto"/>
            <w:noWrap/>
            <w:vAlign w:val="bottom"/>
          </w:tcPr>
          <w:p w14:paraId="43FF2AB7" w14:textId="77777777" w:rsidR="00FE1AD3" w:rsidRPr="00D71B03" w:rsidRDefault="00FE1AD3" w:rsidP="00F517D6">
            <w:pPr>
              <w:spacing w:before="0" w:after="0"/>
              <w:jc w:val="center"/>
              <w:rPr>
                <w:rFonts w:cs="Arial"/>
                <w:noProof/>
                <w:sz w:val="20"/>
              </w:rPr>
            </w:pPr>
            <w:r w:rsidRPr="00D71B03">
              <w:rPr>
                <w:rFonts w:cs="Arial"/>
                <w:sz w:val="20"/>
              </w:rPr>
              <w:t>3.43×10</w:t>
            </w:r>
            <w:r w:rsidRPr="00D71B03">
              <w:rPr>
                <w:rFonts w:cs="Arial"/>
                <w:sz w:val="20"/>
                <w:vertAlign w:val="superscript"/>
              </w:rPr>
              <w:t>-02</w:t>
            </w:r>
          </w:p>
        </w:tc>
        <w:tc>
          <w:tcPr>
            <w:tcW w:w="645" w:type="pct"/>
            <w:shd w:val="clear" w:color="auto" w:fill="auto"/>
            <w:noWrap/>
            <w:vAlign w:val="bottom"/>
          </w:tcPr>
          <w:p w14:paraId="2F16979B" w14:textId="77777777" w:rsidR="00FE1AD3" w:rsidRPr="00D71B03" w:rsidRDefault="00FE1AD3" w:rsidP="00F517D6">
            <w:pPr>
              <w:spacing w:before="0" w:after="0"/>
              <w:jc w:val="center"/>
              <w:rPr>
                <w:rFonts w:cs="Arial"/>
                <w:noProof/>
                <w:sz w:val="20"/>
              </w:rPr>
            </w:pPr>
            <w:r w:rsidRPr="00D71B03">
              <w:rPr>
                <w:rFonts w:cs="Arial"/>
                <w:sz w:val="20"/>
              </w:rPr>
              <w:t>5.05×10</w:t>
            </w:r>
            <w:r w:rsidRPr="00D71B03">
              <w:rPr>
                <w:rFonts w:cs="Arial"/>
                <w:sz w:val="20"/>
                <w:vertAlign w:val="superscript"/>
              </w:rPr>
              <w:t>-01</w:t>
            </w:r>
          </w:p>
        </w:tc>
        <w:tc>
          <w:tcPr>
            <w:tcW w:w="645" w:type="pct"/>
            <w:shd w:val="clear" w:color="auto" w:fill="auto"/>
            <w:noWrap/>
            <w:vAlign w:val="bottom"/>
          </w:tcPr>
          <w:p w14:paraId="10C2E915" w14:textId="77777777" w:rsidR="00FE1AD3" w:rsidRPr="00D71B03" w:rsidRDefault="00FE1AD3" w:rsidP="00F517D6">
            <w:pPr>
              <w:spacing w:before="0" w:after="0"/>
              <w:jc w:val="center"/>
              <w:rPr>
                <w:rFonts w:cs="Arial"/>
                <w:noProof/>
                <w:sz w:val="20"/>
              </w:rPr>
            </w:pPr>
            <w:r w:rsidRPr="00D71B03">
              <w:rPr>
                <w:rFonts w:cs="Arial"/>
                <w:sz w:val="20"/>
              </w:rPr>
              <w:t>2.06×10</w:t>
            </w:r>
            <w:r w:rsidRPr="00D71B03">
              <w:rPr>
                <w:rFonts w:cs="Arial"/>
                <w:sz w:val="20"/>
                <w:vertAlign w:val="superscript"/>
              </w:rPr>
              <w:t>-01</w:t>
            </w:r>
          </w:p>
        </w:tc>
        <w:tc>
          <w:tcPr>
            <w:tcW w:w="645" w:type="pct"/>
            <w:shd w:val="clear" w:color="auto" w:fill="auto"/>
            <w:noWrap/>
            <w:vAlign w:val="bottom"/>
          </w:tcPr>
          <w:p w14:paraId="207480F4" w14:textId="77777777" w:rsidR="00FE1AD3" w:rsidRPr="00D71B03" w:rsidRDefault="00FE1AD3" w:rsidP="00F517D6">
            <w:pPr>
              <w:spacing w:before="0" w:after="0"/>
              <w:jc w:val="center"/>
              <w:rPr>
                <w:rFonts w:cs="Arial"/>
                <w:noProof/>
                <w:sz w:val="20"/>
              </w:rPr>
            </w:pPr>
            <w:r w:rsidRPr="00D71B03">
              <w:rPr>
                <w:rFonts w:cs="Arial"/>
                <w:sz w:val="20"/>
              </w:rPr>
              <w:t>8.57×10</w:t>
            </w:r>
            <w:r w:rsidRPr="00D71B03">
              <w:rPr>
                <w:rFonts w:cs="Arial"/>
                <w:sz w:val="20"/>
                <w:vertAlign w:val="superscript"/>
              </w:rPr>
              <w:t>-01</w:t>
            </w:r>
          </w:p>
        </w:tc>
        <w:tc>
          <w:tcPr>
            <w:tcW w:w="645" w:type="pct"/>
            <w:shd w:val="clear" w:color="auto" w:fill="auto"/>
            <w:noWrap/>
            <w:vAlign w:val="bottom"/>
          </w:tcPr>
          <w:p w14:paraId="3083DE91" w14:textId="77777777" w:rsidR="00FE1AD3" w:rsidRPr="00D71B03" w:rsidRDefault="00FE1AD3" w:rsidP="00F517D6">
            <w:pPr>
              <w:spacing w:before="0" w:after="0"/>
              <w:jc w:val="center"/>
              <w:rPr>
                <w:rFonts w:cs="Arial"/>
                <w:noProof/>
                <w:sz w:val="20"/>
              </w:rPr>
            </w:pPr>
            <w:r w:rsidRPr="00D71B03">
              <w:rPr>
                <w:rFonts w:cs="Arial"/>
                <w:sz w:val="20"/>
              </w:rPr>
              <w:t>4.65×10</w:t>
            </w:r>
            <w:r w:rsidRPr="00D71B03">
              <w:rPr>
                <w:rFonts w:cs="Arial"/>
                <w:sz w:val="20"/>
                <w:vertAlign w:val="superscript"/>
              </w:rPr>
              <w:t>-03</w:t>
            </w:r>
          </w:p>
        </w:tc>
        <w:tc>
          <w:tcPr>
            <w:tcW w:w="645" w:type="pct"/>
            <w:shd w:val="clear" w:color="auto" w:fill="auto"/>
            <w:noWrap/>
            <w:vAlign w:val="bottom"/>
          </w:tcPr>
          <w:p w14:paraId="4DFE36EB" w14:textId="77777777" w:rsidR="00FE1AD3" w:rsidRPr="00D71B03" w:rsidRDefault="00FE1AD3" w:rsidP="00F517D6">
            <w:pPr>
              <w:spacing w:before="0" w:after="0"/>
              <w:jc w:val="center"/>
              <w:rPr>
                <w:rFonts w:cs="Arial"/>
                <w:noProof/>
                <w:sz w:val="20"/>
              </w:rPr>
            </w:pPr>
            <w:r w:rsidRPr="00D71B03">
              <w:rPr>
                <w:rFonts w:cs="Arial"/>
                <w:sz w:val="20"/>
              </w:rPr>
              <w:t>1.15×10</w:t>
            </w:r>
            <w:r w:rsidRPr="00D71B03">
              <w:rPr>
                <w:rFonts w:cs="Arial"/>
                <w:sz w:val="20"/>
                <w:vertAlign w:val="superscript"/>
              </w:rPr>
              <w:t>-03</w:t>
            </w:r>
          </w:p>
        </w:tc>
      </w:tr>
      <w:tr w:rsidR="00FE1AD3" w:rsidRPr="009E14E6" w14:paraId="6F8036E2" w14:textId="77777777" w:rsidTr="00D14954">
        <w:trPr>
          <w:trHeight w:val="300"/>
        </w:trPr>
        <w:tc>
          <w:tcPr>
            <w:tcW w:w="488" w:type="pct"/>
            <w:shd w:val="clear" w:color="auto" w:fill="auto"/>
            <w:noWrap/>
            <w:vAlign w:val="bottom"/>
          </w:tcPr>
          <w:p w14:paraId="52EC17C3" w14:textId="77777777" w:rsidR="00FE1AD3" w:rsidRPr="00BD6AAF" w:rsidRDefault="00FE1AD3" w:rsidP="00F517D6">
            <w:pPr>
              <w:spacing w:before="0" w:after="0"/>
              <w:jc w:val="center"/>
              <w:rPr>
                <w:rFonts w:cs="Arial"/>
                <w:sz w:val="20"/>
              </w:rPr>
            </w:pPr>
            <w:r w:rsidRPr="00BD6AAF">
              <w:rPr>
                <w:rFonts w:cs="Arial"/>
                <w:sz w:val="20"/>
              </w:rPr>
              <w:t>535.1</w:t>
            </w:r>
          </w:p>
        </w:tc>
        <w:tc>
          <w:tcPr>
            <w:tcW w:w="644" w:type="pct"/>
            <w:shd w:val="clear" w:color="auto" w:fill="auto"/>
            <w:noWrap/>
            <w:vAlign w:val="bottom"/>
          </w:tcPr>
          <w:p w14:paraId="46587672" w14:textId="77777777" w:rsidR="00FE1AD3" w:rsidRPr="00D71B03" w:rsidRDefault="00FE1AD3" w:rsidP="00F517D6">
            <w:pPr>
              <w:spacing w:before="0" w:after="0"/>
              <w:jc w:val="center"/>
              <w:rPr>
                <w:rFonts w:cs="Arial"/>
                <w:sz w:val="20"/>
              </w:rPr>
            </w:pPr>
            <w:r w:rsidRPr="00D71B03">
              <w:rPr>
                <w:rFonts w:cs="Arial"/>
                <w:sz w:val="20"/>
              </w:rPr>
              <w:t>4.54×10</w:t>
            </w:r>
            <w:r w:rsidRPr="00D71B03">
              <w:rPr>
                <w:rFonts w:cs="Arial"/>
                <w:sz w:val="20"/>
                <w:vertAlign w:val="superscript"/>
              </w:rPr>
              <w:t>-02</w:t>
            </w:r>
          </w:p>
        </w:tc>
        <w:tc>
          <w:tcPr>
            <w:tcW w:w="645" w:type="pct"/>
            <w:shd w:val="clear" w:color="auto" w:fill="auto"/>
            <w:noWrap/>
            <w:vAlign w:val="bottom"/>
          </w:tcPr>
          <w:p w14:paraId="4AC4CEC0" w14:textId="77777777" w:rsidR="00FE1AD3" w:rsidRPr="00D71B03" w:rsidRDefault="00FE1AD3" w:rsidP="00F517D6">
            <w:pPr>
              <w:spacing w:before="0" w:after="0"/>
              <w:jc w:val="center"/>
              <w:rPr>
                <w:rFonts w:cs="Arial"/>
                <w:sz w:val="20"/>
              </w:rPr>
            </w:pPr>
            <w:r w:rsidRPr="00D71B03">
              <w:rPr>
                <w:rFonts w:cs="Arial"/>
                <w:sz w:val="20"/>
              </w:rPr>
              <w:t>3.45×10</w:t>
            </w:r>
            <w:r w:rsidRPr="00D71B03">
              <w:rPr>
                <w:rFonts w:cs="Arial"/>
                <w:sz w:val="20"/>
                <w:vertAlign w:val="superscript"/>
              </w:rPr>
              <w:t>-02</w:t>
            </w:r>
          </w:p>
        </w:tc>
        <w:tc>
          <w:tcPr>
            <w:tcW w:w="645" w:type="pct"/>
            <w:shd w:val="clear" w:color="auto" w:fill="auto"/>
            <w:noWrap/>
            <w:vAlign w:val="bottom"/>
          </w:tcPr>
          <w:p w14:paraId="7B3C85B2" w14:textId="77777777" w:rsidR="00FE1AD3" w:rsidRPr="00D71B03" w:rsidRDefault="00FE1AD3" w:rsidP="00F517D6">
            <w:pPr>
              <w:spacing w:before="0" w:after="0"/>
              <w:jc w:val="center"/>
              <w:rPr>
                <w:rFonts w:cs="Arial"/>
                <w:sz w:val="20"/>
              </w:rPr>
            </w:pPr>
            <w:r w:rsidRPr="00D71B03">
              <w:rPr>
                <w:rFonts w:cs="Arial"/>
                <w:sz w:val="20"/>
              </w:rPr>
              <w:t>4.52×10</w:t>
            </w:r>
            <w:r w:rsidRPr="00D71B03">
              <w:rPr>
                <w:rFonts w:cs="Arial"/>
                <w:sz w:val="20"/>
                <w:vertAlign w:val="superscript"/>
              </w:rPr>
              <w:t>-01</w:t>
            </w:r>
          </w:p>
        </w:tc>
        <w:tc>
          <w:tcPr>
            <w:tcW w:w="645" w:type="pct"/>
            <w:shd w:val="clear" w:color="auto" w:fill="auto"/>
            <w:noWrap/>
            <w:vAlign w:val="bottom"/>
          </w:tcPr>
          <w:p w14:paraId="5BE1F7B9" w14:textId="77777777" w:rsidR="00FE1AD3" w:rsidRPr="00D71B03" w:rsidRDefault="00FE1AD3" w:rsidP="00F517D6">
            <w:pPr>
              <w:spacing w:before="0" w:after="0"/>
              <w:jc w:val="center"/>
              <w:rPr>
                <w:rFonts w:cs="Arial"/>
                <w:sz w:val="20"/>
              </w:rPr>
            </w:pPr>
            <w:r w:rsidRPr="00D71B03">
              <w:rPr>
                <w:rFonts w:cs="Arial"/>
                <w:sz w:val="20"/>
              </w:rPr>
              <w:t>1.44×10</w:t>
            </w:r>
            <w:r w:rsidRPr="00D71B03">
              <w:rPr>
                <w:rFonts w:cs="Arial"/>
                <w:sz w:val="20"/>
                <w:vertAlign w:val="superscript"/>
              </w:rPr>
              <w:t>-01</w:t>
            </w:r>
          </w:p>
        </w:tc>
        <w:tc>
          <w:tcPr>
            <w:tcW w:w="645" w:type="pct"/>
            <w:shd w:val="clear" w:color="auto" w:fill="auto"/>
            <w:noWrap/>
            <w:vAlign w:val="bottom"/>
          </w:tcPr>
          <w:p w14:paraId="06E94A01" w14:textId="77777777" w:rsidR="00FE1AD3" w:rsidRPr="00D71B03" w:rsidRDefault="00FE1AD3" w:rsidP="00F517D6">
            <w:pPr>
              <w:spacing w:before="0" w:after="0"/>
              <w:jc w:val="center"/>
              <w:rPr>
                <w:rFonts w:cs="Arial"/>
                <w:sz w:val="20"/>
              </w:rPr>
            </w:pPr>
            <w:r w:rsidRPr="00D71B03">
              <w:rPr>
                <w:rFonts w:cs="Arial"/>
                <w:sz w:val="20"/>
              </w:rPr>
              <w:t>7.93×10</w:t>
            </w:r>
            <w:r w:rsidRPr="00D71B03">
              <w:rPr>
                <w:rFonts w:cs="Arial"/>
                <w:sz w:val="20"/>
                <w:vertAlign w:val="superscript"/>
              </w:rPr>
              <w:t>-01</w:t>
            </w:r>
          </w:p>
        </w:tc>
        <w:tc>
          <w:tcPr>
            <w:tcW w:w="645" w:type="pct"/>
            <w:shd w:val="clear" w:color="auto" w:fill="auto"/>
            <w:noWrap/>
            <w:vAlign w:val="bottom"/>
          </w:tcPr>
          <w:p w14:paraId="3EC8BB04" w14:textId="77777777" w:rsidR="00FE1AD3" w:rsidRPr="00D71B03" w:rsidRDefault="00FE1AD3" w:rsidP="00F517D6">
            <w:pPr>
              <w:spacing w:before="0" w:after="0"/>
              <w:jc w:val="center"/>
              <w:rPr>
                <w:rFonts w:cs="Arial"/>
                <w:sz w:val="20"/>
              </w:rPr>
            </w:pPr>
            <w:r w:rsidRPr="00D71B03">
              <w:rPr>
                <w:rFonts w:cs="Arial"/>
                <w:sz w:val="20"/>
              </w:rPr>
              <w:t>4.89×10</w:t>
            </w:r>
            <w:r w:rsidRPr="00D71B03">
              <w:rPr>
                <w:rFonts w:cs="Arial"/>
                <w:sz w:val="20"/>
                <w:vertAlign w:val="superscript"/>
              </w:rPr>
              <w:t>-03</w:t>
            </w:r>
          </w:p>
        </w:tc>
        <w:tc>
          <w:tcPr>
            <w:tcW w:w="645" w:type="pct"/>
            <w:shd w:val="clear" w:color="auto" w:fill="auto"/>
            <w:noWrap/>
            <w:vAlign w:val="bottom"/>
          </w:tcPr>
          <w:p w14:paraId="35BB5A33" w14:textId="77777777" w:rsidR="00FE1AD3" w:rsidRPr="00D71B03" w:rsidRDefault="00FE1AD3" w:rsidP="00F517D6">
            <w:pPr>
              <w:spacing w:before="0" w:after="0"/>
              <w:jc w:val="center"/>
              <w:rPr>
                <w:rFonts w:cs="Arial"/>
                <w:sz w:val="20"/>
              </w:rPr>
            </w:pPr>
            <w:r w:rsidRPr="00D71B03">
              <w:rPr>
                <w:rFonts w:cs="Arial"/>
                <w:sz w:val="20"/>
              </w:rPr>
              <w:t>1.24×10</w:t>
            </w:r>
            <w:r w:rsidRPr="00D71B03">
              <w:rPr>
                <w:rFonts w:cs="Arial"/>
                <w:sz w:val="20"/>
                <w:vertAlign w:val="superscript"/>
              </w:rPr>
              <w:t>-03</w:t>
            </w:r>
          </w:p>
        </w:tc>
      </w:tr>
      <w:tr w:rsidR="00FE1AD3" w:rsidRPr="009E14E6" w14:paraId="06528D44" w14:textId="77777777" w:rsidTr="00D14954">
        <w:trPr>
          <w:trHeight w:val="300"/>
        </w:trPr>
        <w:tc>
          <w:tcPr>
            <w:tcW w:w="488" w:type="pct"/>
            <w:shd w:val="clear" w:color="auto" w:fill="auto"/>
            <w:noWrap/>
            <w:vAlign w:val="bottom"/>
          </w:tcPr>
          <w:p w14:paraId="24C66C92" w14:textId="77777777" w:rsidR="00FE1AD3" w:rsidRPr="00BD6AAF" w:rsidRDefault="00FE1AD3" w:rsidP="00F517D6">
            <w:pPr>
              <w:spacing w:before="0" w:after="0"/>
              <w:jc w:val="center"/>
              <w:rPr>
                <w:rFonts w:cs="Arial"/>
                <w:sz w:val="20"/>
              </w:rPr>
            </w:pPr>
            <w:r w:rsidRPr="00BD6AAF">
              <w:rPr>
                <w:rFonts w:cs="Arial"/>
                <w:sz w:val="20"/>
              </w:rPr>
              <w:t>563.9</w:t>
            </w:r>
          </w:p>
        </w:tc>
        <w:tc>
          <w:tcPr>
            <w:tcW w:w="644" w:type="pct"/>
            <w:shd w:val="clear" w:color="auto" w:fill="auto"/>
            <w:noWrap/>
            <w:vAlign w:val="bottom"/>
          </w:tcPr>
          <w:p w14:paraId="6B3FE93D" w14:textId="77777777" w:rsidR="00FE1AD3" w:rsidRPr="00D71B03" w:rsidRDefault="00FE1AD3" w:rsidP="00F517D6">
            <w:pPr>
              <w:spacing w:before="0" w:after="0"/>
              <w:jc w:val="center"/>
              <w:rPr>
                <w:rFonts w:cs="Arial"/>
                <w:sz w:val="20"/>
              </w:rPr>
            </w:pPr>
            <w:r w:rsidRPr="00D71B03">
              <w:rPr>
                <w:rFonts w:cs="Arial"/>
                <w:sz w:val="20"/>
              </w:rPr>
              <w:t>4.49×10</w:t>
            </w:r>
            <w:r w:rsidRPr="00D71B03">
              <w:rPr>
                <w:rFonts w:cs="Arial"/>
                <w:sz w:val="20"/>
                <w:vertAlign w:val="superscript"/>
              </w:rPr>
              <w:t>-02</w:t>
            </w:r>
          </w:p>
        </w:tc>
        <w:tc>
          <w:tcPr>
            <w:tcW w:w="645" w:type="pct"/>
            <w:shd w:val="clear" w:color="auto" w:fill="auto"/>
            <w:noWrap/>
            <w:vAlign w:val="bottom"/>
          </w:tcPr>
          <w:p w14:paraId="0DE3BEF3" w14:textId="77777777" w:rsidR="00FE1AD3" w:rsidRPr="00D71B03" w:rsidRDefault="00FE1AD3" w:rsidP="00F517D6">
            <w:pPr>
              <w:spacing w:before="0" w:after="0"/>
              <w:jc w:val="center"/>
              <w:rPr>
                <w:rFonts w:cs="Arial"/>
                <w:sz w:val="20"/>
              </w:rPr>
            </w:pPr>
            <w:r w:rsidRPr="00D71B03">
              <w:rPr>
                <w:rFonts w:cs="Arial"/>
                <w:sz w:val="20"/>
              </w:rPr>
              <w:t>3.71×10</w:t>
            </w:r>
            <w:r w:rsidRPr="00D71B03">
              <w:rPr>
                <w:rFonts w:cs="Arial"/>
                <w:sz w:val="20"/>
                <w:vertAlign w:val="superscript"/>
              </w:rPr>
              <w:t>-02</w:t>
            </w:r>
          </w:p>
        </w:tc>
        <w:tc>
          <w:tcPr>
            <w:tcW w:w="645" w:type="pct"/>
            <w:shd w:val="clear" w:color="auto" w:fill="auto"/>
            <w:noWrap/>
            <w:vAlign w:val="bottom"/>
          </w:tcPr>
          <w:p w14:paraId="7521386E" w14:textId="77777777" w:rsidR="00FE1AD3" w:rsidRPr="00D71B03" w:rsidRDefault="00FE1AD3" w:rsidP="00F517D6">
            <w:pPr>
              <w:spacing w:before="0" w:after="0"/>
              <w:jc w:val="center"/>
              <w:rPr>
                <w:rFonts w:cs="Arial"/>
                <w:sz w:val="20"/>
              </w:rPr>
            </w:pPr>
            <w:r w:rsidRPr="00D71B03">
              <w:rPr>
                <w:rFonts w:cs="Arial"/>
                <w:sz w:val="20"/>
              </w:rPr>
              <w:t>5.26×10</w:t>
            </w:r>
            <w:r w:rsidRPr="00D71B03">
              <w:rPr>
                <w:rFonts w:cs="Arial"/>
                <w:sz w:val="20"/>
                <w:vertAlign w:val="superscript"/>
              </w:rPr>
              <w:t>-01</w:t>
            </w:r>
          </w:p>
        </w:tc>
        <w:tc>
          <w:tcPr>
            <w:tcW w:w="645" w:type="pct"/>
            <w:shd w:val="clear" w:color="auto" w:fill="auto"/>
            <w:noWrap/>
            <w:vAlign w:val="bottom"/>
          </w:tcPr>
          <w:p w14:paraId="167ED118" w14:textId="77777777" w:rsidR="00FE1AD3" w:rsidRPr="00D71B03" w:rsidRDefault="00FE1AD3" w:rsidP="00F517D6">
            <w:pPr>
              <w:spacing w:before="0" w:after="0"/>
              <w:jc w:val="center"/>
              <w:rPr>
                <w:rFonts w:cs="Arial"/>
                <w:sz w:val="20"/>
              </w:rPr>
            </w:pPr>
            <w:r w:rsidRPr="00D71B03">
              <w:rPr>
                <w:rFonts w:cs="Arial"/>
                <w:sz w:val="20"/>
              </w:rPr>
              <w:t>1.54×10</w:t>
            </w:r>
            <w:r w:rsidRPr="00D71B03">
              <w:rPr>
                <w:rFonts w:cs="Arial"/>
                <w:sz w:val="20"/>
                <w:vertAlign w:val="superscript"/>
              </w:rPr>
              <w:t>-01</w:t>
            </w:r>
          </w:p>
        </w:tc>
        <w:tc>
          <w:tcPr>
            <w:tcW w:w="645" w:type="pct"/>
            <w:shd w:val="clear" w:color="auto" w:fill="auto"/>
            <w:noWrap/>
            <w:vAlign w:val="bottom"/>
          </w:tcPr>
          <w:p w14:paraId="1A284662" w14:textId="77777777" w:rsidR="00FE1AD3" w:rsidRPr="00D71B03" w:rsidRDefault="00FE1AD3" w:rsidP="00F517D6">
            <w:pPr>
              <w:spacing w:before="0" w:after="0"/>
              <w:jc w:val="center"/>
              <w:rPr>
                <w:rFonts w:cs="Arial"/>
                <w:sz w:val="20"/>
              </w:rPr>
            </w:pPr>
            <w:r w:rsidRPr="00D71B03">
              <w:rPr>
                <w:rFonts w:cs="Arial"/>
                <w:sz w:val="20"/>
              </w:rPr>
              <w:t>7.62×10</w:t>
            </w:r>
            <w:r w:rsidRPr="00D71B03">
              <w:rPr>
                <w:rFonts w:cs="Arial"/>
                <w:sz w:val="20"/>
                <w:vertAlign w:val="superscript"/>
              </w:rPr>
              <w:t>-01</w:t>
            </w:r>
          </w:p>
        </w:tc>
        <w:tc>
          <w:tcPr>
            <w:tcW w:w="645" w:type="pct"/>
            <w:shd w:val="clear" w:color="auto" w:fill="auto"/>
            <w:noWrap/>
            <w:vAlign w:val="bottom"/>
          </w:tcPr>
          <w:p w14:paraId="1620EE14" w14:textId="77777777" w:rsidR="00FE1AD3" w:rsidRPr="00D71B03" w:rsidRDefault="00FE1AD3" w:rsidP="00F517D6">
            <w:pPr>
              <w:spacing w:before="0" w:after="0"/>
              <w:jc w:val="center"/>
              <w:rPr>
                <w:rFonts w:cs="Arial"/>
                <w:sz w:val="20"/>
              </w:rPr>
            </w:pPr>
            <w:r w:rsidRPr="00D71B03">
              <w:rPr>
                <w:rFonts w:cs="Arial"/>
                <w:sz w:val="20"/>
              </w:rPr>
              <w:t>5.02×10</w:t>
            </w:r>
            <w:r w:rsidRPr="00D71B03">
              <w:rPr>
                <w:rFonts w:cs="Arial"/>
                <w:sz w:val="20"/>
                <w:vertAlign w:val="superscript"/>
              </w:rPr>
              <w:t>-03</w:t>
            </w:r>
          </w:p>
        </w:tc>
        <w:tc>
          <w:tcPr>
            <w:tcW w:w="645" w:type="pct"/>
            <w:shd w:val="clear" w:color="auto" w:fill="auto"/>
            <w:noWrap/>
            <w:vAlign w:val="bottom"/>
          </w:tcPr>
          <w:p w14:paraId="085A2BE4" w14:textId="77777777" w:rsidR="00FE1AD3" w:rsidRPr="00D71B03" w:rsidRDefault="00FE1AD3" w:rsidP="00F517D6">
            <w:pPr>
              <w:spacing w:before="0" w:after="0"/>
              <w:jc w:val="center"/>
              <w:rPr>
                <w:rFonts w:cs="Arial"/>
                <w:sz w:val="20"/>
              </w:rPr>
            </w:pPr>
            <w:r w:rsidRPr="00D71B03">
              <w:rPr>
                <w:rFonts w:cs="Arial"/>
                <w:sz w:val="20"/>
              </w:rPr>
              <w:t>1.42×10</w:t>
            </w:r>
            <w:r w:rsidRPr="00D71B03">
              <w:rPr>
                <w:rFonts w:cs="Arial"/>
                <w:sz w:val="20"/>
                <w:vertAlign w:val="superscript"/>
              </w:rPr>
              <w:t>-03</w:t>
            </w:r>
          </w:p>
        </w:tc>
      </w:tr>
      <w:tr w:rsidR="00FE1AD3" w:rsidRPr="009E14E6" w14:paraId="1B5FB03B" w14:textId="77777777" w:rsidTr="00D14954">
        <w:trPr>
          <w:trHeight w:val="300"/>
        </w:trPr>
        <w:tc>
          <w:tcPr>
            <w:tcW w:w="488" w:type="pct"/>
            <w:shd w:val="clear" w:color="auto" w:fill="auto"/>
            <w:noWrap/>
            <w:vAlign w:val="bottom"/>
          </w:tcPr>
          <w:p w14:paraId="28022F77" w14:textId="77777777" w:rsidR="00FE1AD3" w:rsidRPr="00BD6AAF" w:rsidRDefault="00FE1AD3" w:rsidP="00F517D6">
            <w:pPr>
              <w:spacing w:before="0" w:after="0"/>
              <w:jc w:val="center"/>
              <w:rPr>
                <w:rFonts w:cs="Arial"/>
                <w:sz w:val="20"/>
              </w:rPr>
            </w:pPr>
            <w:r w:rsidRPr="00BD6AAF">
              <w:rPr>
                <w:rFonts w:cs="Arial"/>
                <w:sz w:val="20"/>
              </w:rPr>
              <w:t>597.1</w:t>
            </w:r>
          </w:p>
        </w:tc>
        <w:tc>
          <w:tcPr>
            <w:tcW w:w="644" w:type="pct"/>
            <w:shd w:val="clear" w:color="auto" w:fill="auto"/>
            <w:noWrap/>
            <w:vAlign w:val="bottom"/>
          </w:tcPr>
          <w:p w14:paraId="76E39FD3" w14:textId="77777777" w:rsidR="00FE1AD3" w:rsidRPr="00D71B03" w:rsidRDefault="00FE1AD3" w:rsidP="00F517D6">
            <w:pPr>
              <w:spacing w:before="0" w:after="0"/>
              <w:jc w:val="center"/>
              <w:rPr>
                <w:rFonts w:cs="Arial"/>
                <w:sz w:val="20"/>
              </w:rPr>
            </w:pPr>
            <w:r w:rsidRPr="00D71B03">
              <w:rPr>
                <w:rFonts w:cs="Arial"/>
                <w:sz w:val="20"/>
              </w:rPr>
              <w:t>4.44×10</w:t>
            </w:r>
            <w:r w:rsidRPr="00D71B03">
              <w:rPr>
                <w:rFonts w:cs="Arial"/>
                <w:sz w:val="20"/>
                <w:vertAlign w:val="superscript"/>
              </w:rPr>
              <w:t>-02</w:t>
            </w:r>
          </w:p>
        </w:tc>
        <w:tc>
          <w:tcPr>
            <w:tcW w:w="645" w:type="pct"/>
            <w:shd w:val="clear" w:color="auto" w:fill="auto"/>
            <w:noWrap/>
            <w:vAlign w:val="bottom"/>
          </w:tcPr>
          <w:p w14:paraId="15775951" w14:textId="77777777" w:rsidR="00FE1AD3" w:rsidRPr="00D71B03" w:rsidRDefault="00FE1AD3" w:rsidP="00F517D6">
            <w:pPr>
              <w:spacing w:before="0" w:after="0"/>
              <w:jc w:val="center"/>
              <w:rPr>
                <w:rFonts w:cs="Arial"/>
                <w:sz w:val="20"/>
              </w:rPr>
            </w:pPr>
            <w:r w:rsidRPr="00D71B03">
              <w:rPr>
                <w:rFonts w:cs="Arial"/>
                <w:sz w:val="20"/>
              </w:rPr>
              <w:t>3.83×10</w:t>
            </w:r>
            <w:r w:rsidRPr="00D71B03">
              <w:rPr>
                <w:rFonts w:cs="Arial"/>
                <w:sz w:val="20"/>
                <w:vertAlign w:val="superscript"/>
              </w:rPr>
              <w:t>-02</w:t>
            </w:r>
          </w:p>
        </w:tc>
        <w:tc>
          <w:tcPr>
            <w:tcW w:w="645" w:type="pct"/>
            <w:shd w:val="clear" w:color="auto" w:fill="auto"/>
            <w:noWrap/>
            <w:vAlign w:val="bottom"/>
          </w:tcPr>
          <w:p w14:paraId="1EAA2F0D" w14:textId="77777777" w:rsidR="00FE1AD3" w:rsidRPr="00D71B03" w:rsidRDefault="00FE1AD3" w:rsidP="00F517D6">
            <w:pPr>
              <w:spacing w:before="0" w:after="0"/>
              <w:jc w:val="center"/>
              <w:rPr>
                <w:rFonts w:cs="Arial"/>
                <w:sz w:val="20"/>
              </w:rPr>
            </w:pPr>
            <w:r w:rsidRPr="00D71B03">
              <w:rPr>
                <w:rFonts w:cs="Arial"/>
                <w:sz w:val="20"/>
              </w:rPr>
              <w:t>5.00×10</w:t>
            </w:r>
            <w:r w:rsidRPr="00D71B03">
              <w:rPr>
                <w:rFonts w:cs="Arial"/>
                <w:sz w:val="20"/>
                <w:vertAlign w:val="superscript"/>
              </w:rPr>
              <w:t>-01</w:t>
            </w:r>
          </w:p>
        </w:tc>
        <w:tc>
          <w:tcPr>
            <w:tcW w:w="645" w:type="pct"/>
            <w:shd w:val="clear" w:color="auto" w:fill="auto"/>
            <w:noWrap/>
            <w:vAlign w:val="bottom"/>
          </w:tcPr>
          <w:p w14:paraId="01DBC92A" w14:textId="77777777" w:rsidR="00FE1AD3" w:rsidRPr="00D71B03" w:rsidRDefault="00FE1AD3" w:rsidP="00F517D6">
            <w:pPr>
              <w:spacing w:before="0" w:after="0"/>
              <w:jc w:val="center"/>
              <w:rPr>
                <w:rFonts w:cs="Arial"/>
                <w:sz w:val="20"/>
              </w:rPr>
            </w:pPr>
            <w:r w:rsidRPr="00D71B03">
              <w:rPr>
                <w:rFonts w:cs="Arial"/>
                <w:sz w:val="20"/>
              </w:rPr>
              <w:t>1.37×10</w:t>
            </w:r>
            <w:r w:rsidRPr="00D71B03">
              <w:rPr>
                <w:rFonts w:cs="Arial"/>
                <w:sz w:val="20"/>
                <w:vertAlign w:val="superscript"/>
              </w:rPr>
              <w:t>-01</w:t>
            </w:r>
          </w:p>
        </w:tc>
        <w:tc>
          <w:tcPr>
            <w:tcW w:w="645" w:type="pct"/>
            <w:shd w:val="clear" w:color="auto" w:fill="auto"/>
            <w:noWrap/>
            <w:vAlign w:val="bottom"/>
          </w:tcPr>
          <w:p w14:paraId="67C0EFA7" w14:textId="77777777" w:rsidR="00FE1AD3" w:rsidRPr="00D71B03" w:rsidRDefault="00FE1AD3" w:rsidP="00F517D6">
            <w:pPr>
              <w:spacing w:before="0" w:after="0"/>
              <w:jc w:val="center"/>
              <w:rPr>
                <w:rFonts w:cs="Arial"/>
                <w:sz w:val="20"/>
              </w:rPr>
            </w:pPr>
            <w:r w:rsidRPr="00D71B03">
              <w:rPr>
                <w:rFonts w:cs="Arial"/>
                <w:sz w:val="20"/>
              </w:rPr>
              <w:t>8.26×10</w:t>
            </w:r>
            <w:r w:rsidRPr="00D71B03">
              <w:rPr>
                <w:rFonts w:cs="Arial"/>
                <w:sz w:val="20"/>
                <w:vertAlign w:val="superscript"/>
              </w:rPr>
              <w:t>-01</w:t>
            </w:r>
          </w:p>
        </w:tc>
        <w:tc>
          <w:tcPr>
            <w:tcW w:w="645" w:type="pct"/>
            <w:shd w:val="clear" w:color="auto" w:fill="auto"/>
            <w:noWrap/>
            <w:vAlign w:val="bottom"/>
          </w:tcPr>
          <w:p w14:paraId="6FB6B7A1" w14:textId="77777777" w:rsidR="00FE1AD3" w:rsidRPr="00D71B03" w:rsidRDefault="00FE1AD3" w:rsidP="00F517D6">
            <w:pPr>
              <w:spacing w:before="0" w:after="0"/>
              <w:jc w:val="center"/>
              <w:rPr>
                <w:rFonts w:cs="Arial"/>
                <w:sz w:val="20"/>
              </w:rPr>
            </w:pPr>
            <w:r w:rsidRPr="00D71B03">
              <w:rPr>
                <w:rFonts w:cs="Arial"/>
                <w:sz w:val="20"/>
              </w:rPr>
              <w:t>5.29×10</w:t>
            </w:r>
            <w:r w:rsidRPr="00D71B03">
              <w:rPr>
                <w:rFonts w:cs="Arial"/>
                <w:sz w:val="20"/>
                <w:vertAlign w:val="superscript"/>
              </w:rPr>
              <w:t>-03</w:t>
            </w:r>
          </w:p>
        </w:tc>
        <w:tc>
          <w:tcPr>
            <w:tcW w:w="645" w:type="pct"/>
            <w:shd w:val="clear" w:color="auto" w:fill="auto"/>
            <w:noWrap/>
            <w:vAlign w:val="bottom"/>
          </w:tcPr>
          <w:p w14:paraId="4FAF83CA" w14:textId="77777777" w:rsidR="00FE1AD3" w:rsidRPr="00D71B03" w:rsidRDefault="00FE1AD3" w:rsidP="00F517D6">
            <w:pPr>
              <w:spacing w:before="0" w:after="0"/>
              <w:jc w:val="center"/>
              <w:rPr>
                <w:rFonts w:cs="Arial"/>
                <w:sz w:val="20"/>
              </w:rPr>
            </w:pPr>
            <w:r w:rsidRPr="00D71B03">
              <w:rPr>
                <w:rFonts w:cs="Arial"/>
                <w:sz w:val="20"/>
              </w:rPr>
              <w:t>1.48×10</w:t>
            </w:r>
            <w:r w:rsidRPr="00D71B03">
              <w:rPr>
                <w:rFonts w:cs="Arial"/>
                <w:sz w:val="20"/>
                <w:vertAlign w:val="superscript"/>
              </w:rPr>
              <w:t>-03</w:t>
            </w:r>
          </w:p>
        </w:tc>
      </w:tr>
      <w:tr w:rsidR="00FE1AD3" w:rsidRPr="009E14E6" w14:paraId="623017D8" w14:textId="77777777" w:rsidTr="00D14954">
        <w:trPr>
          <w:trHeight w:val="300"/>
        </w:trPr>
        <w:tc>
          <w:tcPr>
            <w:tcW w:w="488" w:type="pct"/>
            <w:shd w:val="clear" w:color="auto" w:fill="auto"/>
            <w:noWrap/>
            <w:vAlign w:val="bottom"/>
          </w:tcPr>
          <w:p w14:paraId="40F884BA" w14:textId="77777777" w:rsidR="00FE1AD3" w:rsidRPr="00BD6AAF" w:rsidRDefault="00FE1AD3" w:rsidP="00F517D6">
            <w:pPr>
              <w:spacing w:before="0" w:after="0"/>
              <w:jc w:val="center"/>
              <w:rPr>
                <w:rFonts w:cs="Arial"/>
                <w:sz w:val="20"/>
              </w:rPr>
            </w:pPr>
            <w:r w:rsidRPr="00BD6AAF">
              <w:rPr>
                <w:rFonts w:cs="Arial"/>
                <w:sz w:val="20"/>
              </w:rPr>
              <w:t>662.1</w:t>
            </w:r>
          </w:p>
        </w:tc>
        <w:tc>
          <w:tcPr>
            <w:tcW w:w="644" w:type="pct"/>
            <w:shd w:val="clear" w:color="auto" w:fill="auto"/>
            <w:noWrap/>
            <w:vAlign w:val="bottom"/>
          </w:tcPr>
          <w:p w14:paraId="19089D61" w14:textId="77777777" w:rsidR="00FE1AD3" w:rsidRPr="00D71B03" w:rsidRDefault="00FE1AD3" w:rsidP="00F517D6">
            <w:pPr>
              <w:spacing w:before="0" w:after="0"/>
              <w:jc w:val="center"/>
              <w:rPr>
                <w:rFonts w:cs="Arial"/>
                <w:sz w:val="20"/>
              </w:rPr>
            </w:pPr>
            <w:r w:rsidRPr="00D71B03">
              <w:rPr>
                <w:rFonts w:cs="Arial"/>
                <w:sz w:val="20"/>
              </w:rPr>
              <w:t>4.54×10</w:t>
            </w:r>
            <w:r w:rsidRPr="00D71B03">
              <w:rPr>
                <w:rFonts w:cs="Arial"/>
                <w:sz w:val="20"/>
                <w:vertAlign w:val="superscript"/>
              </w:rPr>
              <w:t>-02</w:t>
            </w:r>
          </w:p>
        </w:tc>
        <w:tc>
          <w:tcPr>
            <w:tcW w:w="645" w:type="pct"/>
            <w:shd w:val="clear" w:color="auto" w:fill="auto"/>
            <w:noWrap/>
            <w:vAlign w:val="bottom"/>
          </w:tcPr>
          <w:p w14:paraId="7A8A427D" w14:textId="77777777" w:rsidR="00FE1AD3" w:rsidRPr="00D71B03" w:rsidRDefault="00FE1AD3" w:rsidP="00F517D6">
            <w:pPr>
              <w:spacing w:before="0" w:after="0"/>
              <w:jc w:val="center"/>
              <w:rPr>
                <w:rFonts w:cs="Arial"/>
                <w:sz w:val="20"/>
              </w:rPr>
            </w:pPr>
            <w:r w:rsidRPr="00D71B03">
              <w:rPr>
                <w:rFonts w:cs="Arial"/>
                <w:sz w:val="20"/>
              </w:rPr>
              <w:t>3.95×10</w:t>
            </w:r>
            <w:r w:rsidRPr="00D71B03">
              <w:rPr>
                <w:rFonts w:cs="Arial"/>
                <w:sz w:val="20"/>
                <w:vertAlign w:val="superscript"/>
              </w:rPr>
              <w:t>-02</w:t>
            </w:r>
          </w:p>
        </w:tc>
        <w:tc>
          <w:tcPr>
            <w:tcW w:w="645" w:type="pct"/>
            <w:shd w:val="clear" w:color="auto" w:fill="auto"/>
            <w:noWrap/>
            <w:vAlign w:val="bottom"/>
          </w:tcPr>
          <w:p w14:paraId="2525B4B7" w14:textId="77777777" w:rsidR="00FE1AD3" w:rsidRPr="00D71B03" w:rsidRDefault="00FE1AD3" w:rsidP="00F517D6">
            <w:pPr>
              <w:spacing w:before="0" w:after="0"/>
              <w:jc w:val="center"/>
              <w:rPr>
                <w:rFonts w:cs="Arial"/>
                <w:sz w:val="20"/>
              </w:rPr>
            </w:pPr>
            <w:r w:rsidRPr="00D71B03">
              <w:rPr>
                <w:rFonts w:cs="Arial"/>
                <w:sz w:val="20"/>
              </w:rPr>
              <w:t>5.22×10</w:t>
            </w:r>
            <w:r w:rsidRPr="00D71B03">
              <w:rPr>
                <w:rFonts w:cs="Arial"/>
                <w:sz w:val="20"/>
                <w:vertAlign w:val="superscript"/>
              </w:rPr>
              <w:t>-01</w:t>
            </w:r>
          </w:p>
        </w:tc>
        <w:tc>
          <w:tcPr>
            <w:tcW w:w="645" w:type="pct"/>
            <w:shd w:val="clear" w:color="auto" w:fill="auto"/>
            <w:noWrap/>
            <w:vAlign w:val="bottom"/>
          </w:tcPr>
          <w:p w14:paraId="32929B56" w14:textId="77777777" w:rsidR="00FE1AD3" w:rsidRPr="00D71B03" w:rsidRDefault="00FE1AD3" w:rsidP="00F517D6">
            <w:pPr>
              <w:spacing w:before="0" w:after="0"/>
              <w:jc w:val="center"/>
              <w:rPr>
                <w:rFonts w:cs="Arial"/>
                <w:sz w:val="20"/>
              </w:rPr>
            </w:pPr>
            <w:r w:rsidRPr="00D71B03">
              <w:rPr>
                <w:rFonts w:cs="Arial"/>
                <w:sz w:val="20"/>
              </w:rPr>
              <w:t>1.29×10</w:t>
            </w:r>
            <w:r w:rsidRPr="00D71B03">
              <w:rPr>
                <w:rFonts w:cs="Arial"/>
                <w:sz w:val="20"/>
                <w:vertAlign w:val="superscript"/>
              </w:rPr>
              <w:t>-01</w:t>
            </w:r>
          </w:p>
        </w:tc>
        <w:tc>
          <w:tcPr>
            <w:tcW w:w="645" w:type="pct"/>
            <w:shd w:val="clear" w:color="auto" w:fill="auto"/>
            <w:noWrap/>
            <w:vAlign w:val="bottom"/>
          </w:tcPr>
          <w:p w14:paraId="3D5DF754" w14:textId="77777777" w:rsidR="00FE1AD3" w:rsidRPr="00D71B03" w:rsidRDefault="00FE1AD3" w:rsidP="00F517D6">
            <w:pPr>
              <w:spacing w:before="0" w:after="0"/>
              <w:jc w:val="center"/>
              <w:rPr>
                <w:rFonts w:cs="Arial"/>
                <w:sz w:val="20"/>
              </w:rPr>
            </w:pPr>
            <w:r w:rsidRPr="00D71B03">
              <w:rPr>
                <w:rFonts w:cs="Arial"/>
                <w:sz w:val="20"/>
              </w:rPr>
              <w:t>7.31×10</w:t>
            </w:r>
            <w:r w:rsidRPr="00D71B03">
              <w:rPr>
                <w:rFonts w:cs="Arial"/>
                <w:sz w:val="20"/>
                <w:vertAlign w:val="superscript"/>
              </w:rPr>
              <w:t>-01</w:t>
            </w:r>
          </w:p>
        </w:tc>
        <w:tc>
          <w:tcPr>
            <w:tcW w:w="645" w:type="pct"/>
            <w:shd w:val="clear" w:color="auto" w:fill="auto"/>
            <w:noWrap/>
            <w:vAlign w:val="bottom"/>
          </w:tcPr>
          <w:p w14:paraId="58E6171F" w14:textId="77777777" w:rsidR="00FE1AD3" w:rsidRPr="00D71B03" w:rsidRDefault="00FE1AD3" w:rsidP="00F517D6">
            <w:pPr>
              <w:spacing w:before="0" w:after="0"/>
              <w:jc w:val="center"/>
              <w:rPr>
                <w:rFonts w:cs="Arial"/>
                <w:sz w:val="20"/>
              </w:rPr>
            </w:pPr>
            <w:r w:rsidRPr="00D71B03">
              <w:rPr>
                <w:rFonts w:cs="Arial"/>
                <w:sz w:val="20"/>
              </w:rPr>
              <w:t>4.98×10</w:t>
            </w:r>
            <w:r w:rsidRPr="00D71B03">
              <w:rPr>
                <w:rFonts w:cs="Arial"/>
                <w:sz w:val="20"/>
                <w:vertAlign w:val="superscript"/>
              </w:rPr>
              <w:t>-03</w:t>
            </w:r>
          </w:p>
        </w:tc>
        <w:tc>
          <w:tcPr>
            <w:tcW w:w="645" w:type="pct"/>
            <w:shd w:val="clear" w:color="auto" w:fill="auto"/>
            <w:noWrap/>
            <w:vAlign w:val="bottom"/>
          </w:tcPr>
          <w:p w14:paraId="0E11F6A7" w14:textId="77777777" w:rsidR="00FE1AD3" w:rsidRPr="00D71B03" w:rsidRDefault="00FE1AD3" w:rsidP="00F517D6">
            <w:pPr>
              <w:spacing w:before="0" w:after="0"/>
              <w:jc w:val="center"/>
              <w:rPr>
                <w:rFonts w:cs="Arial"/>
                <w:sz w:val="20"/>
              </w:rPr>
            </w:pPr>
            <w:r w:rsidRPr="00D71B03">
              <w:rPr>
                <w:rFonts w:cs="Arial"/>
                <w:sz w:val="20"/>
              </w:rPr>
              <w:t>1.52×10</w:t>
            </w:r>
            <w:r w:rsidRPr="00D71B03">
              <w:rPr>
                <w:rFonts w:cs="Arial"/>
                <w:sz w:val="20"/>
                <w:vertAlign w:val="superscript"/>
              </w:rPr>
              <w:t>-03</w:t>
            </w:r>
          </w:p>
        </w:tc>
      </w:tr>
      <w:tr w:rsidR="00FE1AD3" w:rsidRPr="009E14E6" w14:paraId="00D7E4D8" w14:textId="77777777" w:rsidTr="00D14954">
        <w:trPr>
          <w:trHeight w:val="300"/>
        </w:trPr>
        <w:tc>
          <w:tcPr>
            <w:tcW w:w="488" w:type="pct"/>
            <w:shd w:val="clear" w:color="auto" w:fill="auto"/>
            <w:noWrap/>
            <w:vAlign w:val="bottom"/>
          </w:tcPr>
          <w:p w14:paraId="6A0F95A1" w14:textId="77777777" w:rsidR="00FE1AD3" w:rsidRPr="00BD6AAF" w:rsidRDefault="00FE1AD3" w:rsidP="00F517D6">
            <w:pPr>
              <w:spacing w:before="0" w:after="0"/>
              <w:jc w:val="center"/>
              <w:rPr>
                <w:rFonts w:cs="Arial"/>
                <w:sz w:val="20"/>
              </w:rPr>
            </w:pPr>
            <w:r w:rsidRPr="00BD6AAF">
              <w:rPr>
                <w:rFonts w:cs="Arial"/>
                <w:sz w:val="20"/>
              </w:rPr>
              <w:t>692.1</w:t>
            </w:r>
          </w:p>
        </w:tc>
        <w:tc>
          <w:tcPr>
            <w:tcW w:w="644" w:type="pct"/>
            <w:shd w:val="clear" w:color="auto" w:fill="auto"/>
            <w:noWrap/>
            <w:vAlign w:val="bottom"/>
          </w:tcPr>
          <w:p w14:paraId="72EC2B5C" w14:textId="77777777" w:rsidR="00FE1AD3" w:rsidRPr="00D71B03" w:rsidRDefault="00FE1AD3" w:rsidP="00F517D6">
            <w:pPr>
              <w:spacing w:before="0" w:after="0"/>
              <w:jc w:val="center"/>
              <w:rPr>
                <w:rFonts w:cs="Arial"/>
                <w:sz w:val="20"/>
              </w:rPr>
            </w:pPr>
            <w:r w:rsidRPr="00D71B03">
              <w:rPr>
                <w:rFonts w:cs="Arial"/>
                <w:sz w:val="20"/>
              </w:rPr>
              <w:t>4.32×10</w:t>
            </w:r>
            <w:r w:rsidRPr="00D71B03">
              <w:rPr>
                <w:rFonts w:cs="Arial"/>
                <w:sz w:val="20"/>
                <w:vertAlign w:val="superscript"/>
              </w:rPr>
              <w:t>-02</w:t>
            </w:r>
          </w:p>
        </w:tc>
        <w:tc>
          <w:tcPr>
            <w:tcW w:w="645" w:type="pct"/>
            <w:shd w:val="clear" w:color="auto" w:fill="auto"/>
            <w:noWrap/>
            <w:vAlign w:val="bottom"/>
          </w:tcPr>
          <w:p w14:paraId="69485B82" w14:textId="77777777" w:rsidR="00FE1AD3" w:rsidRPr="00D71B03" w:rsidRDefault="00FE1AD3" w:rsidP="00F517D6">
            <w:pPr>
              <w:spacing w:before="0" w:after="0"/>
              <w:jc w:val="center"/>
              <w:rPr>
                <w:rFonts w:cs="Arial"/>
                <w:sz w:val="20"/>
              </w:rPr>
            </w:pPr>
            <w:r w:rsidRPr="00D71B03">
              <w:rPr>
                <w:rFonts w:cs="Arial"/>
                <w:sz w:val="20"/>
              </w:rPr>
              <w:t>4.01×10</w:t>
            </w:r>
            <w:r w:rsidRPr="00D71B03">
              <w:rPr>
                <w:rFonts w:cs="Arial"/>
                <w:sz w:val="20"/>
                <w:vertAlign w:val="superscript"/>
              </w:rPr>
              <w:t>-02</w:t>
            </w:r>
          </w:p>
        </w:tc>
        <w:tc>
          <w:tcPr>
            <w:tcW w:w="645" w:type="pct"/>
            <w:shd w:val="clear" w:color="auto" w:fill="auto"/>
            <w:noWrap/>
            <w:vAlign w:val="bottom"/>
          </w:tcPr>
          <w:p w14:paraId="17EB8A6E" w14:textId="77777777" w:rsidR="00FE1AD3" w:rsidRPr="00D71B03" w:rsidRDefault="00FE1AD3" w:rsidP="00F517D6">
            <w:pPr>
              <w:spacing w:before="0" w:after="0"/>
              <w:jc w:val="center"/>
              <w:rPr>
                <w:rFonts w:cs="Arial"/>
                <w:sz w:val="20"/>
              </w:rPr>
            </w:pPr>
            <w:r w:rsidRPr="00D71B03">
              <w:rPr>
                <w:rFonts w:cs="Arial"/>
                <w:sz w:val="20"/>
              </w:rPr>
              <w:t>5.31×10</w:t>
            </w:r>
            <w:r w:rsidRPr="00D71B03">
              <w:rPr>
                <w:rFonts w:cs="Arial"/>
                <w:sz w:val="20"/>
                <w:vertAlign w:val="superscript"/>
              </w:rPr>
              <w:t>-01</w:t>
            </w:r>
          </w:p>
        </w:tc>
        <w:tc>
          <w:tcPr>
            <w:tcW w:w="645" w:type="pct"/>
            <w:shd w:val="clear" w:color="auto" w:fill="auto"/>
            <w:noWrap/>
            <w:vAlign w:val="bottom"/>
          </w:tcPr>
          <w:p w14:paraId="422A6FA2" w14:textId="77777777" w:rsidR="00FE1AD3" w:rsidRPr="00D71B03" w:rsidRDefault="00FE1AD3" w:rsidP="00F517D6">
            <w:pPr>
              <w:spacing w:before="0" w:after="0"/>
              <w:jc w:val="center"/>
              <w:rPr>
                <w:rFonts w:cs="Arial"/>
                <w:sz w:val="20"/>
              </w:rPr>
            </w:pPr>
            <w:r w:rsidRPr="00D71B03">
              <w:rPr>
                <w:rFonts w:cs="Arial"/>
                <w:sz w:val="20"/>
              </w:rPr>
              <w:t>1.24×10</w:t>
            </w:r>
            <w:r w:rsidRPr="00D71B03">
              <w:rPr>
                <w:rFonts w:cs="Arial"/>
                <w:sz w:val="20"/>
                <w:vertAlign w:val="superscript"/>
              </w:rPr>
              <w:t>-01</w:t>
            </w:r>
          </w:p>
        </w:tc>
        <w:tc>
          <w:tcPr>
            <w:tcW w:w="645" w:type="pct"/>
            <w:shd w:val="clear" w:color="auto" w:fill="auto"/>
            <w:noWrap/>
            <w:vAlign w:val="bottom"/>
          </w:tcPr>
          <w:p w14:paraId="7109733D" w14:textId="77777777" w:rsidR="00FE1AD3" w:rsidRPr="00D71B03" w:rsidRDefault="00FE1AD3" w:rsidP="00F517D6">
            <w:pPr>
              <w:spacing w:before="0" w:after="0"/>
              <w:jc w:val="center"/>
              <w:rPr>
                <w:rFonts w:cs="Arial"/>
                <w:sz w:val="20"/>
              </w:rPr>
            </w:pPr>
            <w:r w:rsidRPr="00D71B03">
              <w:rPr>
                <w:rFonts w:cs="Arial"/>
                <w:sz w:val="20"/>
              </w:rPr>
              <w:t>7.50×10</w:t>
            </w:r>
            <w:r w:rsidRPr="00D71B03">
              <w:rPr>
                <w:rFonts w:cs="Arial"/>
                <w:sz w:val="20"/>
                <w:vertAlign w:val="superscript"/>
              </w:rPr>
              <w:t>-01</w:t>
            </w:r>
          </w:p>
        </w:tc>
        <w:tc>
          <w:tcPr>
            <w:tcW w:w="645" w:type="pct"/>
            <w:shd w:val="clear" w:color="auto" w:fill="auto"/>
            <w:noWrap/>
            <w:vAlign w:val="bottom"/>
          </w:tcPr>
          <w:p w14:paraId="1296DFC0" w14:textId="77777777" w:rsidR="00FE1AD3" w:rsidRPr="00D71B03" w:rsidRDefault="00FE1AD3" w:rsidP="00F517D6">
            <w:pPr>
              <w:spacing w:before="0" w:after="0"/>
              <w:jc w:val="center"/>
              <w:rPr>
                <w:rFonts w:cs="Arial"/>
                <w:sz w:val="20"/>
              </w:rPr>
            </w:pPr>
            <w:r w:rsidRPr="00D71B03">
              <w:rPr>
                <w:rFonts w:cs="Arial"/>
                <w:sz w:val="20"/>
              </w:rPr>
              <w:t>5.26×10</w:t>
            </w:r>
            <w:r w:rsidRPr="00D71B03">
              <w:rPr>
                <w:rFonts w:cs="Arial"/>
                <w:sz w:val="20"/>
                <w:vertAlign w:val="superscript"/>
              </w:rPr>
              <w:t>-03</w:t>
            </w:r>
          </w:p>
        </w:tc>
        <w:tc>
          <w:tcPr>
            <w:tcW w:w="645" w:type="pct"/>
            <w:shd w:val="clear" w:color="auto" w:fill="auto"/>
            <w:noWrap/>
            <w:vAlign w:val="bottom"/>
          </w:tcPr>
          <w:p w14:paraId="41129481" w14:textId="77777777" w:rsidR="00FE1AD3" w:rsidRPr="00D71B03" w:rsidRDefault="00FE1AD3" w:rsidP="00F517D6">
            <w:pPr>
              <w:spacing w:before="0" w:after="0"/>
              <w:jc w:val="center"/>
              <w:rPr>
                <w:rFonts w:cs="Arial"/>
                <w:sz w:val="20"/>
              </w:rPr>
            </w:pPr>
            <w:r w:rsidRPr="00D71B03">
              <w:rPr>
                <w:rFonts w:cs="Arial"/>
                <w:sz w:val="20"/>
              </w:rPr>
              <w:t>1.54×10</w:t>
            </w:r>
            <w:r w:rsidRPr="00D71B03">
              <w:rPr>
                <w:rFonts w:cs="Arial"/>
                <w:sz w:val="20"/>
                <w:vertAlign w:val="superscript"/>
              </w:rPr>
              <w:t>-03</w:t>
            </w:r>
          </w:p>
        </w:tc>
      </w:tr>
      <w:tr w:rsidR="00FE1AD3" w:rsidRPr="009E14E6" w14:paraId="7C57DAAD" w14:textId="77777777" w:rsidTr="00D14954">
        <w:trPr>
          <w:trHeight w:val="300"/>
        </w:trPr>
        <w:tc>
          <w:tcPr>
            <w:tcW w:w="488" w:type="pct"/>
            <w:shd w:val="clear" w:color="auto" w:fill="auto"/>
            <w:noWrap/>
            <w:vAlign w:val="bottom"/>
          </w:tcPr>
          <w:p w14:paraId="7572ECFC" w14:textId="77777777" w:rsidR="00FE1AD3" w:rsidRPr="00BD6AAF" w:rsidRDefault="00FE1AD3" w:rsidP="00F517D6">
            <w:pPr>
              <w:spacing w:before="0" w:after="0"/>
              <w:jc w:val="center"/>
              <w:rPr>
                <w:rFonts w:cs="Arial"/>
                <w:sz w:val="20"/>
              </w:rPr>
            </w:pPr>
            <w:r w:rsidRPr="00BD6AAF">
              <w:rPr>
                <w:rFonts w:cs="Arial"/>
                <w:sz w:val="20"/>
              </w:rPr>
              <w:t>717.9</w:t>
            </w:r>
          </w:p>
        </w:tc>
        <w:tc>
          <w:tcPr>
            <w:tcW w:w="644" w:type="pct"/>
            <w:shd w:val="clear" w:color="auto" w:fill="auto"/>
            <w:noWrap/>
            <w:vAlign w:val="bottom"/>
          </w:tcPr>
          <w:p w14:paraId="54FA7A6E" w14:textId="77777777" w:rsidR="00FE1AD3" w:rsidRPr="00D71B03" w:rsidRDefault="00FE1AD3" w:rsidP="00F517D6">
            <w:pPr>
              <w:spacing w:before="0" w:after="0"/>
              <w:jc w:val="center"/>
              <w:rPr>
                <w:rFonts w:cs="Arial"/>
                <w:sz w:val="20"/>
              </w:rPr>
            </w:pPr>
            <w:r w:rsidRPr="00D71B03">
              <w:rPr>
                <w:rFonts w:cs="Arial"/>
                <w:sz w:val="20"/>
              </w:rPr>
              <w:t>4.77×10</w:t>
            </w:r>
            <w:r w:rsidRPr="00D71B03">
              <w:rPr>
                <w:rFonts w:cs="Arial"/>
                <w:sz w:val="20"/>
                <w:vertAlign w:val="superscript"/>
              </w:rPr>
              <w:t>-02</w:t>
            </w:r>
          </w:p>
        </w:tc>
        <w:tc>
          <w:tcPr>
            <w:tcW w:w="645" w:type="pct"/>
            <w:shd w:val="clear" w:color="auto" w:fill="auto"/>
            <w:noWrap/>
            <w:vAlign w:val="bottom"/>
          </w:tcPr>
          <w:p w14:paraId="2837AF25" w14:textId="77777777" w:rsidR="00FE1AD3" w:rsidRPr="00D71B03" w:rsidRDefault="00FE1AD3" w:rsidP="00F517D6">
            <w:pPr>
              <w:spacing w:before="0" w:after="0"/>
              <w:jc w:val="center"/>
              <w:rPr>
                <w:rFonts w:cs="Arial"/>
                <w:sz w:val="20"/>
              </w:rPr>
            </w:pPr>
            <w:r w:rsidRPr="00D71B03">
              <w:rPr>
                <w:rFonts w:cs="Arial"/>
                <w:sz w:val="20"/>
              </w:rPr>
              <w:t>4.03×10</w:t>
            </w:r>
            <w:r w:rsidRPr="00D71B03">
              <w:rPr>
                <w:rFonts w:cs="Arial"/>
                <w:sz w:val="20"/>
                <w:vertAlign w:val="superscript"/>
              </w:rPr>
              <w:t>-02</w:t>
            </w:r>
          </w:p>
        </w:tc>
        <w:tc>
          <w:tcPr>
            <w:tcW w:w="645" w:type="pct"/>
            <w:shd w:val="clear" w:color="auto" w:fill="auto"/>
            <w:noWrap/>
            <w:vAlign w:val="bottom"/>
          </w:tcPr>
          <w:p w14:paraId="7B46E878" w14:textId="77777777" w:rsidR="00FE1AD3" w:rsidRPr="00D71B03" w:rsidRDefault="00FE1AD3" w:rsidP="00F517D6">
            <w:pPr>
              <w:spacing w:before="0" w:after="0"/>
              <w:jc w:val="center"/>
              <w:rPr>
                <w:rFonts w:cs="Arial"/>
                <w:sz w:val="20"/>
              </w:rPr>
            </w:pPr>
            <w:r w:rsidRPr="00D71B03">
              <w:rPr>
                <w:rFonts w:cs="Arial"/>
                <w:sz w:val="20"/>
              </w:rPr>
              <w:t>5.18×10</w:t>
            </w:r>
            <w:r w:rsidRPr="00D71B03">
              <w:rPr>
                <w:rFonts w:cs="Arial"/>
                <w:sz w:val="20"/>
                <w:vertAlign w:val="superscript"/>
              </w:rPr>
              <w:t>-01</w:t>
            </w:r>
          </w:p>
        </w:tc>
        <w:tc>
          <w:tcPr>
            <w:tcW w:w="645" w:type="pct"/>
            <w:shd w:val="clear" w:color="auto" w:fill="auto"/>
            <w:noWrap/>
            <w:vAlign w:val="bottom"/>
          </w:tcPr>
          <w:p w14:paraId="6A512F1D" w14:textId="77777777" w:rsidR="00FE1AD3" w:rsidRPr="00D71B03" w:rsidRDefault="00FE1AD3" w:rsidP="00F517D6">
            <w:pPr>
              <w:spacing w:before="0" w:after="0"/>
              <w:jc w:val="center"/>
              <w:rPr>
                <w:rFonts w:cs="Arial"/>
                <w:sz w:val="20"/>
              </w:rPr>
            </w:pPr>
            <w:r w:rsidRPr="00D71B03">
              <w:rPr>
                <w:rFonts w:cs="Arial"/>
                <w:sz w:val="20"/>
              </w:rPr>
              <w:t>1.17×10</w:t>
            </w:r>
            <w:r w:rsidRPr="00D71B03">
              <w:rPr>
                <w:rFonts w:cs="Arial"/>
                <w:sz w:val="20"/>
                <w:vertAlign w:val="superscript"/>
              </w:rPr>
              <w:t>-01</w:t>
            </w:r>
          </w:p>
        </w:tc>
        <w:tc>
          <w:tcPr>
            <w:tcW w:w="645" w:type="pct"/>
            <w:shd w:val="clear" w:color="auto" w:fill="auto"/>
            <w:noWrap/>
            <w:vAlign w:val="bottom"/>
          </w:tcPr>
          <w:p w14:paraId="47895E8D" w14:textId="77777777" w:rsidR="00FE1AD3" w:rsidRPr="00D71B03" w:rsidRDefault="00FE1AD3" w:rsidP="00F517D6">
            <w:pPr>
              <w:spacing w:before="0" w:after="0"/>
              <w:jc w:val="center"/>
              <w:rPr>
                <w:rFonts w:cs="Arial"/>
                <w:sz w:val="20"/>
              </w:rPr>
            </w:pPr>
            <w:r w:rsidRPr="00D71B03">
              <w:rPr>
                <w:rFonts w:cs="Arial"/>
                <w:sz w:val="20"/>
              </w:rPr>
              <w:t>7.19×10</w:t>
            </w:r>
            <w:r w:rsidRPr="00D71B03">
              <w:rPr>
                <w:rFonts w:cs="Arial"/>
                <w:sz w:val="20"/>
                <w:vertAlign w:val="superscript"/>
              </w:rPr>
              <w:t>-01</w:t>
            </w:r>
          </w:p>
        </w:tc>
        <w:tc>
          <w:tcPr>
            <w:tcW w:w="645" w:type="pct"/>
            <w:shd w:val="clear" w:color="auto" w:fill="auto"/>
            <w:noWrap/>
            <w:vAlign w:val="bottom"/>
          </w:tcPr>
          <w:p w14:paraId="7BFD1A17" w14:textId="77777777" w:rsidR="00FE1AD3" w:rsidRPr="00D71B03" w:rsidRDefault="00FE1AD3" w:rsidP="00F517D6">
            <w:pPr>
              <w:spacing w:before="0" w:after="0"/>
              <w:jc w:val="center"/>
              <w:rPr>
                <w:rFonts w:cs="Arial"/>
                <w:sz w:val="20"/>
              </w:rPr>
            </w:pPr>
            <w:r w:rsidRPr="00D71B03">
              <w:rPr>
                <w:rFonts w:cs="Arial"/>
                <w:sz w:val="20"/>
              </w:rPr>
              <w:t>5.12×10</w:t>
            </w:r>
            <w:r w:rsidRPr="00D71B03">
              <w:rPr>
                <w:rFonts w:cs="Arial"/>
                <w:sz w:val="20"/>
                <w:vertAlign w:val="superscript"/>
              </w:rPr>
              <w:t>-03</w:t>
            </w:r>
          </w:p>
        </w:tc>
        <w:tc>
          <w:tcPr>
            <w:tcW w:w="645" w:type="pct"/>
            <w:shd w:val="clear" w:color="auto" w:fill="auto"/>
            <w:noWrap/>
            <w:vAlign w:val="bottom"/>
          </w:tcPr>
          <w:p w14:paraId="37DEE083" w14:textId="77777777" w:rsidR="00FE1AD3" w:rsidRPr="00D71B03" w:rsidRDefault="00FE1AD3" w:rsidP="00F517D6">
            <w:pPr>
              <w:spacing w:before="0" w:after="0"/>
              <w:jc w:val="center"/>
              <w:rPr>
                <w:rFonts w:cs="Arial"/>
                <w:sz w:val="20"/>
              </w:rPr>
            </w:pPr>
            <w:r w:rsidRPr="00D71B03">
              <w:rPr>
                <w:rFonts w:cs="Arial"/>
                <w:sz w:val="20"/>
              </w:rPr>
              <w:t>1.54×10</w:t>
            </w:r>
            <w:r w:rsidRPr="00D71B03">
              <w:rPr>
                <w:rFonts w:cs="Arial"/>
                <w:sz w:val="20"/>
                <w:vertAlign w:val="superscript"/>
              </w:rPr>
              <w:t>-03</w:t>
            </w:r>
          </w:p>
        </w:tc>
      </w:tr>
      <w:tr w:rsidR="00FE1AD3" w:rsidRPr="009E14E6" w14:paraId="26F1CCA2" w14:textId="77777777" w:rsidTr="00D14954">
        <w:trPr>
          <w:trHeight w:val="300"/>
        </w:trPr>
        <w:tc>
          <w:tcPr>
            <w:tcW w:w="488" w:type="pct"/>
            <w:shd w:val="clear" w:color="auto" w:fill="auto"/>
            <w:noWrap/>
            <w:vAlign w:val="bottom"/>
          </w:tcPr>
          <w:p w14:paraId="516D1DED" w14:textId="77777777" w:rsidR="00FE1AD3" w:rsidRPr="00BD6AAF" w:rsidRDefault="00FE1AD3" w:rsidP="00F517D6">
            <w:pPr>
              <w:spacing w:before="0" w:after="0"/>
              <w:jc w:val="center"/>
              <w:rPr>
                <w:rFonts w:cs="Arial"/>
                <w:sz w:val="20"/>
              </w:rPr>
            </w:pPr>
            <w:r w:rsidRPr="00BD6AAF">
              <w:rPr>
                <w:rFonts w:cs="Arial"/>
                <w:sz w:val="20"/>
              </w:rPr>
              <w:t>728.9</w:t>
            </w:r>
          </w:p>
        </w:tc>
        <w:tc>
          <w:tcPr>
            <w:tcW w:w="644" w:type="pct"/>
            <w:shd w:val="clear" w:color="auto" w:fill="auto"/>
            <w:noWrap/>
            <w:vAlign w:val="bottom"/>
          </w:tcPr>
          <w:p w14:paraId="6221E955" w14:textId="77777777" w:rsidR="00FE1AD3" w:rsidRPr="00D71B03" w:rsidRDefault="00FE1AD3" w:rsidP="00F517D6">
            <w:pPr>
              <w:spacing w:before="0" w:after="0"/>
              <w:jc w:val="center"/>
              <w:rPr>
                <w:rFonts w:cs="Arial"/>
                <w:sz w:val="20"/>
              </w:rPr>
            </w:pPr>
            <w:r w:rsidRPr="00D71B03">
              <w:rPr>
                <w:rFonts w:cs="Arial"/>
                <w:sz w:val="20"/>
              </w:rPr>
              <w:t>4.28×10</w:t>
            </w:r>
            <w:r w:rsidRPr="00D71B03">
              <w:rPr>
                <w:rFonts w:cs="Arial"/>
                <w:sz w:val="20"/>
                <w:vertAlign w:val="superscript"/>
              </w:rPr>
              <w:t>-02</w:t>
            </w:r>
          </w:p>
        </w:tc>
        <w:tc>
          <w:tcPr>
            <w:tcW w:w="645" w:type="pct"/>
            <w:shd w:val="clear" w:color="auto" w:fill="auto"/>
            <w:noWrap/>
            <w:vAlign w:val="bottom"/>
          </w:tcPr>
          <w:p w14:paraId="4A0152B8" w14:textId="77777777" w:rsidR="00FE1AD3" w:rsidRPr="00D71B03" w:rsidRDefault="00FE1AD3" w:rsidP="00F517D6">
            <w:pPr>
              <w:spacing w:before="0" w:after="0"/>
              <w:jc w:val="center"/>
              <w:rPr>
                <w:rFonts w:cs="Arial"/>
                <w:sz w:val="20"/>
              </w:rPr>
            </w:pPr>
            <w:r w:rsidRPr="00D71B03">
              <w:rPr>
                <w:rFonts w:cs="Arial"/>
                <w:sz w:val="20"/>
              </w:rPr>
              <w:t>3.92×10</w:t>
            </w:r>
            <w:r w:rsidRPr="00D71B03">
              <w:rPr>
                <w:rFonts w:cs="Arial"/>
                <w:sz w:val="20"/>
                <w:vertAlign w:val="superscript"/>
              </w:rPr>
              <w:t>-02</w:t>
            </w:r>
          </w:p>
        </w:tc>
        <w:tc>
          <w:tcPr>
            <w:tcW w:w="645" w:type="pct"/>
            <w:shd w:val="clear" w:color="auto" w:fill="auto"/>
            <w:noWrap/>
            <w:vAlign w:val="bottom"/>
          </w:tcPr>
          <w:p w14:paraId="2FCF4BD0" w14:textId="77777777" w:rsidR="00FE1AD3" w:rsidRPr="00D71B03" w:rsidRDefault="00FE1AD3" w:rsidP="00F517D6">
            <w:pPr>
              <w:spacing w:before="0" w:after="0"/>
              <w:jc w:val="center"/>
              <w:rPr>
                <w:rFonts w:cs="Arial"/>
                <w:sz w:val="20"/>
              </w:rPr>
            </w:pPr>
            <w:r w:rsidRPr="00D71B03">
              <w:rPr>
                <w:rFonts w:cs="Arial"/>
                <w:sz w:val="20"/>
              </w:rPr>
              <w:t>4.87×10</w:t>
            </w:r>
            <w:r w:rsidRPr="00D71B03">
              <w:rPr>
                <w:rFonts w:cs="Arial"/>
                <w:sz w:val="20"/>
                <w:vertAlign w:val="superscript"/>
              </w:rPr>
              <w:t>-01</w:t>
            </w:r>
          </w:p>
        </w:tc>
        <w:tc>
          <w:tcPr>
            <w:tcW w:w="645" w:type="pct"/>
            <w:shd w:val="clear" w:color="auto" w:fill="auto"/>
            <w:noWrap/>
            <w:vAlign w:val="bottom"/>
          </w:tcPr>
          <w:p w14:paraId="3E9C44C7" w14:textId="77777777" w:rsidR="00FE1AD3" w:rsidRPr="00D71B03" w:rsidRDefault="00FE1AD3" w:rsidP="00F517D6">
            <w:pPr>
              <w:spacing w:before="0" w:after="0"/>
              <w:jc w:val="center"/>
              <w:rPr>
                <w:rFonts w:cs="Arial"/>
                <w:sz w:val="20"/>
              </w:rPr>
            </w:pPr>
            <w:r w:rsidRPr="00D71B03">
              <w:rPr>
                <w:rFonts w:cs="Arial"/>
                <w:sz w:val="20"/>
              </w:rPr>
              <w:t>1.09×10</w:t>
            </w:r>
            <w:r w:rsidRPr="00D71B03">
              <w:rPr>
                <w:rFonts w:cs="Arial"/>
                <w:sz w:val="20"/>
                <w:vertAlign w:val="superscript"/>
              </w:rPr>
              <w:t>-01</w:t>
            </w:r>
          </w:p>
        </w:tc>
        <w:tc>
          <w:tcPr>
            <w:tcW w:w="645" w:type="pct"/>
            <w:shd w:val="clear" w:color="auto" w:fill="auto"/>
            <w:noWrap/>
            <w:vAlign w:val="bottom"/>
          </w:tcPr>
          <w:p w14:paraId="0C075472" w14:textId="77777777" w:rsidR="00FE1AD3" w:rsidRPr="00D71B03" w:rsidRDefault="00FE1AD3" w:rsidP="00F517D6">
            <w:pPr>
              <w:spacing w:before="0" w:after="0"/>
              <w:jc w:val="center"/>
              <w:rPr>
                <w:rFonts w:cs="Arial"/>
                <w:sz w:val="20"/>
              </w:rPr>
            </w:pPr>
            <w:r w:rsidRPr="00D71B03">
              <w:rPr>
                <w:rFonts w:cs="Arial"/>
                <w:sz w:val="20"/>
              </w:rPr>
              <w:t>7.71×10</w:t>
            </w:r>
            <w:r w:rsidRPr="00D71B03">
              <w:rPr>
                <w:rFonts w:cs="Arial"/>
                <w:sz w:val="20"/>
                <w:vertAlign w:val="superscript"/>
              </w:rPr>
              <w:t>-01</w:t>
            </w:r>
          </w:p>
        </w:tc>
        <w:tc>
          <w:tcPr>
            <w:tcW w:w="645" w:type="pct"/>
            <w:shd w:val="clear" w:color="auto" w:fill="auto"/>
            <w:noWrap/>
            <w:vAlign w:val="bottom"/>
          </w:tcPr>
          <w:p w14:paraId="103F5E34" w14:textId="77777777" w:rsidR="00FE1AD3" w:rsidRPr="00D71B03" w:rsidRDefault="00FE1AD3" w:rsidP="00F517D6">
            <w:pPr>
              <w:spacing w:before="0" w:after="0"/>
              <w:jc w:val="center"/>
              <w:rPr>
                <w:rFonts w:cs="Arial"/>
                <w:sz w:val="20"/>
              </w:rPr>
            </w:pPr>
            <w:r w:rsidRPr="00D71B03">
              <w:rPr>
                <w:rFonts w:cs="Arial"/>
                <w:sz w:val="20"/>
              </w:rPr>
              <w:t>5.01×10</w:t>
            </w:r>
            <w:r w:rsidRPr="00D71B03">
              <w:rPr>
                <w:rFonts w:cs="Arial"/>
                <w:sz w:val="20"/>
                <w:vertAlign w:val="superscript"/>
              </w:rPr>
              <w:t>-03</w:t>
            </w:r>
          </w:p>
        </w:tc>
        <w:tc>
          <w:tcPr>
            <w:tcW w:w="645" w:type="pct"/>
            <w:shd w:val="clear" w:color="auto" w:fill="auto"/>
            <w:noWrap/>
            <w:vAlign w:val="bottom"/>
          </w:tcPr>
          <w:p w14:paraId="6A0D9AA0" w14:textId="77777777" w:rsidR="00FE1AD3" w:rsidRPr="00D71B03" w:rsidRDefault="00FE1AD3" w:rsidP="00F517D6">
            <w:pPr>
              <w:spacing w:before="0" w:after="0"/>
              <w:jc w:val="center"/>
              <w:rPr>
                <w:rFonts w:cs="Arial"/>
                <w:sz w:val="20"/>
              </w:rPr>
            </w:pPr>
            <w:r w:rsidRPr="00D71B03">
              <w:rPr>
                <w:rFonts w:cs="Arial"/>
                <w:sz w:val="20"/>
              </w:rPr>
              <w:t>1.49×10</w:t>
            </w:r>
            <w:r w:rsidRPr="00D71B03">
              <w:rPr>
                <w:rFonts w:cs="Arial"/>
                <w:sz w:val="20"/>
                <w:vertAlign w:val="superscript"/>
              </w:rPr>
              <w:t>-03</w:t>
            </w:r>
          </w:p>
        </w:tc>
      </w:tr>
    </w:tbl>
    <w:p w14:paraId="1879073A" w14:textId="7F6B5925" w:rsidR="00FE1AD3" w:rsidRDefault="00FE1AD3" w:rsidP="001F1B74">
      <w:pPr>
        <w:rPr>
          <w:rFonts w:ascii="Arial" w:hAnsi="Arial" w:cs="Arial"/>
          <w:noProof/>
          <w:sz w:val="20"/>
          <w:lang w:eastAsia="zh-CN"/>
        </w:rPr>
      </w:pPr>
      <w:r w:rsidRPr="00810108">
        <w:rPr>
          <w:rFonts w:ascii="Arial" w:hAnsi="Arial" w:cs="Arial"/>
          <w:noProof/>
          <w:sz w:val="20"/>
          <w:lang w:eastAsia="zh-CN"/>
        </w:rPr>
        <w:t>Not measured</w:t>
      </w:r>
      <w:r w:rsidR="004474F5">
        <w:rPr>
          <w:rFonts w:ascii="Arial" w:hAnsi="Arial" w:cs="Arial"/>
          <w:noProof/>
          <w:sz w:val="20"/>
          <w:lang w:eastAsia="zh-CN"/>
        </w:rPr>
        <w:t xml:space="preserve">.  </w:t>
      </w:r>
      <w:r w:rsidRPr="00810108">
        <w:rPr>
          <w:rFonts w:ascii="Arial" w:hAnsi="Arial" w:cs="Arial"/>
          <w:noProof/>
          <w:sz w:val="20"/>
          <w:lang w:eastAsia="zh-CN"/>
        </w:rPr>
        <w:t>Note: The major ions were analyzed by Bachema AG (Fierz and Rosli 2012).</w:t>
      </w:r>
    </w:p>
    <w:p w14:paraId="31006ED5" w14:textId="77777777" w:rsidR="00FE1AD3" w:rsidRDefault="00FE1AD3" w:rsidP="001F1B74">
      <w:pPr>
        <w:rPr>
          <w:rFonts w:cs="Arial"/>
          <w:szCs w:val="22"/>
          <w:lang w:eastAsia="zh-CN"/>
        </w:rPr>
      </w:pPr>
    </w:p>
    <w:p w14:paraId="09BC92E4" w14:textId="77777777" w:rsidR="00DA03F2" w:rsidRDefault="00DA03F2" w:rsidP="001F1B74">
      <w:pPr>
        <w:rPr>
          <w:rFonts w:cs="Arial"/>
          <w:szCs w:val="22"/>
          <w:lang w:eastAsia="zh-CN"/>
        </w:rPr>
      </w:pPr>
    </w:p>
    <w:p w14:paraId="6D0B6A42" w14:textId="02EB2D07" w:rsidR="00FE1AD3" w:rsidRPr="00D95C29" w:rsidRDefault="00FE1AD3" w:rsidP="00FE1AD3">
      <w:pPr>
        <w:pStyle w:val="Caption"/>
        <w:keepNext/>
        <w:rPr>
          <w:szCs w:val="22"/>
          <w:lang w:eastAsia="zh-CN"/>
        </w:rPr>
      </w:pPr>
      <w:bookmarkStart w:id="1185" w:name="_Ref395789895"/>
      <w:bookmarkStart w:id="1186" w:name="_Toc421645847"/>
      <w:bookmarkStart w:id="1187" w:name="_Toc520375004"/>
      <w:r w:rsidRPr="00D95C29">
        <w:rPr>
          <w:szCs w:val="22"/>
        </w:rPr>
        <w:lastRenderedPageBreak/>
        <w:t xml:space="preserve">Table </w:t>
      </w:r>
      <w:r>
        <w:rPr>
          <w:szCs w:val="22"/>
        </w:rPr>
        <w:fldChar w:fldCharType="begin"/>
      </w:r>
      <w:r>
        <w:rPr>
          <w:szCs w:val="22"/>
        </w:rPr>
        <w:instrText xml:space="preserve"> STYLEREF 1 \s </w:instrText>
      </w:r>
      <w:r>
        <w:rPr>
          <w:szCs w:val="22"/>
        </w:rPr>
        <w:fldChar w:fldCharType="separate"/>
      </w:r>
      <w:r w:rsidR="00B560DA">
        <w:rPr>
          <w:noProof/>
          <w:szCs w:val="22"/>
        </w:rPr>
        <w:t>4</w:t>
      </w:r>
      <w:r>
        <w:rPr>
          <w:szCs w:val="22"/>
        </w:rPr>
        <w:fldChar w:fldCharType="end"/>
      </w:r>
      <w:r>
        <w:rPr>
          <w:szCs w:val="22"/>
        </w:rPr>
        <w:t>.</w:t>
      </w:r>
      <w:r>
        <w:rPr>
          <w:szCs w:val="22"/>
        </w:rPr>
        <w:fldChar w:fldCharType="begin"/>
      </w:r>
      <w:r>
        <w:rPr>
          <w:szCs w:val="22"/>
        </w:rPr>
        <w:instrText xml:space="preserve"> SEQ Table \* ARABIC \s 1 </w:instrText>
      </w:r>
      <w:r>
        <w:rPr>
          <w:szCs w:val="22"/>
        </w:rPr>
        <w:fldChar w:fldCharType="separate"/>
      </w:r>
      <w:r w:rsidR="00B560DA">
        <w:rPr>
          <w:noProof/>
          <w:szCs w:val="22"/>
        </w:rPr>
        <w:t>10</w:t>
      </w:r>
      <w:r>
        <w:rPr>
          <w:szCs w:val="22"/>
        </w:rPr>
        <w:fldChar w:fldCharType="end"/>
      </w:r>
      <w:bookmarkEnd w:id="1185"/>
      <w:r>
        <w:rPr>
          <w:noProof/>
          <w:szCs w:val="22"/>
        </w:rPr>
        <w:t xml:space="preserve">: </w:t>
      </w:r>
      <w:r w:rsidRPr="006C7438">
        <w:rPr>
          <w:rFonts w:hint="eastAsia"/>
          <w:szCs w:val="22"/>
          <w:lang w:eastAsia="zh-CN"/>
        </w:rPr>
        <w:t xml:space="preserve">Measured </w:t>
      </w:r>
      <w:r w:rsidRPr="00A974B6">
        <w:rPr>
          <w:szCs w:val="22"/>
          <w:lang w:eastAsia="zh-CN"/>
        </w:rPr>
        <w:t>T</w:t>
      </w:r>
      <w:r w:rsidRPr="00ED4052">
        <w:rPr>
          <w:rFonts w:hint="eastAsia"/>
          <w:szCs w:val="22"/>
          <w:lang w:eastAsia="zh-CN"/>
        </w:rPr>
        <w:t xml:space="preserve">racer </w:t>
      </w:r>
      <w:r w:rsidRPr="00ED4052">
        <w:rPr>
          <w:szCs w:val="22"/>
          <w:lang w:eastAsia="zh-CN"/>
        </w:rPr>
        <w:t>C</w:t>
      </w:r>
      <w:r w:rsidRPr="009D20D4">
        <w:rPr>
          <w:rFonts w:hint="eastAsia"/>
          <w:szCs w:val="22"/>
          <w:lang w:eastAsia="zh-CN"/>
        </w:rPr>
        <w:t>oncentration</w:t>
      </w:r>
      <w:r>
        <w:rPr>
          <w:szCs w:val="22"/>
          <w:lang w:eastAsia="zh-CN"/>
        </w:rPr>
        <w:t>s</w:t>
      </w:r>
      <w:r w:rsidRPr="009D20D4">
        <w:rPr>
          <w:rFonts w:hint="eastAsia"/>
          <w:szCs w:val="22"/>
          <w:lang w:eastAsia="zh-CN"/>
        </w:rPr>
        <w:t xml:space="preserve"> [mol L</w:t>
      </w:r>
      <w:r w:rsidRPr="00BA378A">
        <w:rPr>
          <w:rFonts w:hint="eastAsia"/>
          <w:szCs w:val="22"/>
          <w:vertAlign w:val="superscript"/>
          <w:lang w:eastAsia="zh-CN"/>
        </w:rPr>
        <w:t>-1</w:t>
      </w:r>
      <w:r w:rsidRPr="005776BB">
        <w:rPr>
          <w:rFonts w:hint="eastAsia"/>
          <w:szCs w:val="22"/>
          <w:lang w:eastAsia="zh-CN"/>
        </w:rPr>
        <w:t xml:space="preserve">] </w:t>
      </w:r>
      <w:r w:rsidRPr="000F53A9">
        <w:rPr>
          <w:szCs w:val="22"/>
          <w:lang w:eastAsia="zh-CN"/>
        </w:rPr>
        <w:t xml:space="preserve">in the </w:t>
      </w:r>
      <w:r>
        <w:rPr>
          <w:szCs w:val="22"/>
          <w:lang w:eastAsia="zh-CN"/>
        </w:rPr>
        <w:t>C</w:t>
      </w:r>
      <w:r w:rsidRPr="000F53A9">
        <w:rPr>
          <w:szCs w:val="22"/>
          <w:lang w:eastAsia="zh-CN"/>
        </w:rPr>
        <w:t xml:space="preserve">irculation </w:t>
      </w:r>
      <w:r>
        <w:rPr>
          <w:szCs w:val="22"/>
          <w:lang w:eastAsia="zh-CN"/>
        </w:rPr>
        <w:t>S</w:t>
      </w:r>
      <w:r w:rsidRPr="000F53A9">
        <w:rPr>
          <w:szCs w:val="22"/>
          <w:lang w:eastAsia="zh-CN"/>
        </w:rPr>
        <w:t>olution</w:t>
      </w:r>
      <w:r w:rsidRPr="000F53A9">
        <w:rPr>
          <w:rFonts w:hint="eastAsia"/>
          <w:szCs w:val="22"/>
          <w:lang w:eastAsia="zh-CN"/>
        </w:rPr>
        <w:t xml:space="preserve"> </w:t>
      </w:r>
      <w:r w:rsidRPr="00E7727C">
        <w:rPr>
          <w:szCs w:val="22"/>
          <w:lang w:eastAsia="zh-CN"/>
        </w:rPr>
        <w:t>during</w:t>
      </w:r>
      <w:r w:rsidRPr="00FD78D2">
        <w:rPr>
          <w:szCs w:val="22"/>
          <w:lang w:eastAsia="zh-CN"/>
        </w:rPr>
        <w:t xml:space="preserve"> the DR-A </w:t>
      </w:r>
      <w:r w:rsidRPr="00F532CE">
        <w:rPr>
          <w:szCs w:val="22"/>
          <w:lang w:eastAsia="zh-CN"/>
        </w:rPr>
        <w:t>I</w:t>
      </w:r>
      <w:r w:rsidRPr="00052CF8">
        <w:rPr>
          <w:szCs w:val="22"/>
          <w:lang w:eastAsia="zh-CN"/>
        </w:rPr>
        <w:t xml:space="preserve">n-situ </w:t>
      </w:r>
      <w:r w:rsidRPr="00983193">
        <w:rPr>
          <w:szCs w:val="22"/>
          <w:lang w:eastAsia="zh-CN"/>
        </w:rPr>
        <w:t>Diffusion Experiment - Phase II</w:t>
      </w:r>
      <w:r>
        <w:rPr>
          <w:szCs w:val="22"/>
          <w:lang w:eastAsia="zh-CN"/>
        </w:rPr>
        <w:t xml:space="preserve"> until Overcoring</w:t>
      </w:r>
      <w:r w:rsidRPr="00D95C29">
        <w:rPr>
          <w:rFonts w:hint="eastAsia"/>
          <w:szCs w:val="22"/>
          <w:lang w:eastAsia="zh-CN"/>
        </w:rPr>
        <w:t xml:space="preserve"> (</w:t>
      </w:r>
      <w:r w:rsidR="00DA03F2">
        <w:rPr>
          <w:szCs w:val="22"/>
          <w:lang w:eastAsia="zh-CN"/>
        </w:rPr>
        <w:t>Xie et al. 2014</w:t>
      </w:r>
      <w:r w:rsidRPr="00D95C29">
        <w:rPr>
          <w:rFonts w:hint="eastAsia"/>
          <w:szCs w:val="22"/>
          <w:lang w:eastAsia="zh-CN"/>
        </w:rPr>
        <w:t>)</w:t>
      </w:r>
      <w:bookmarkEnd w:id="1186"/>
      <w:bookmarkEnd w:id="1187"/>
    </w:p>
    <w:tbl>
      <w:tblPr>
        <w:tblW w:w="5000" w:type="pct"/>
        <w:tblBorders>
          <w:top w:val="single" w:sz="4" w:space="0" w:color="auto"/>
          <w:bottom w:val="single" w:sz="4" w:space="0" w:color="auto"/>
        </w:tblBorders>
        <w:tblLook w:val="04A0" w:firstRow="1" w:lastRow="0" w:firstColumn="1" w:lastColumn="0" w:noHBand="0" w:noVBand="1"/>
      </w:tblPr>
      <w:tblGrid>
        <w:gridCol w:w="1436"/>
        <w:gridCol w:w="1514"/>
        <w:gridCol w:w="1514"/>
        <w:gridCol w:w="1148"/>
        <w:gridCol w:w="1515"/>
        <w:gridCol w:w="1513"/>
      </w:tblGrid>
      <w:tr w:rsidR="00FE1AD3" w:rsidRPr="00D95C29" w14:paraId="18B1FA87" w14:textId="77777777" w:rsidTr="00D14954">
        <w:trPr>
          <w:trHeight w:val="300"/>
        </w:trPr>
        <w:tc>
          <w:tcPr>
            <w:tcW w:w="693" w:type="pct"/>
            <w:tcBorders>
              <w:bottom w:val="single" w:sz="4" w:space="0" w:color="auto"/>
            </w:tcBorders>
            <w:shd w:val="clear" w:color="auto" w:fill="D9D9D9"/>
            <w:noWrap/>
            <w:vAlign w:val="bottom"/>
            <w:hideMark/>
          </w:tcPr>
          <w:p w14:paraId="79B9C15A" w14:textId="16F62238" w:rsidR="00FE1AD3" w:rsidRPr="00D95C29" w:rsidRDefault="00FE1AD3" w:rsidP="00D14954">
            <w:pPr>
              <w:spacing w:before="0" w:after="0"/>
              <w:jc w:val="center"/>
              <w:rPr>
                <w:rFonts w:cs="Arial"/>
                <w:b/>
                <w:noProof/>
                <w:szCs w:val="22"/>
              </w:rPr>
            </w:pPr>
            <w:r w:rsidRPr="00D95C29">
              <w:rPr>
                <w:rFonts w:cs="Arial"/>
                <w:b/>
                <w:noProof/>
                <w:szCs w:val="22"/>
              </w:rPr>
              <w:t>Time</w:t>
            </w:r>
            <w:r w:rsidR="00D14954">
              <w:rPr>
                <w:rFonts w:cs="Arial"/>
                <w:b/>
                <w:noProof/>
                <w:szCs w:val="22"/>
              </w:rPr>
              <w:t xml:space="preserve"> </w:t>
            </w:r>
            <w:r>
              <w:rPr>
                <w:rFonts w:cs="Arial"/>
                <w:b/>
                <w:noProof/>
                <w:szCs w:val="22"/>
              </w:rPr>
              <w:t>[days]</w:t>
            </w:r>
          </w:p>
        </w:tc>
        <w:tc>
          <w:tcPr>
            <w:tcW w:w="904" w:type="pct"/>
            <w:tcBorders>
              <w:bottom w:val="single" w:sz="4" w:space="0" w:color="auto"/>
            </w:tcBorders>
            <w:shd w:val="clear" w:color="auto" w:fill="D9D9D9"/>
            <w:noWrap/>
            <w:vAlign w:val="bottom"/>
            <w:hideMark/>
          </w:tcPr>
          <w:p w14:paraId="64627D0D" w14:textId="77777777" w:rsidR="00FE1AD3" w:rsidRDefault="00FE1AD3" w:rsidP="00D14954">
            <w:pPr>
              <w:spacing w:before="0" w:after="0"/>
              <w:jc w:val="center"/>
              <w:rPr>
                <w:rFonts w:cs="Arial"/>
                <w:b/>
                <w:noProof/>
                <w:szCs w:val="22"/>
              </w:rPr>
            </w:pPr>
            <w:r w:rsidRPr="00D95C29">
              <w:rPr>
                <w:rFonts w:cs="Arial"/>
                <w:b/>
                <w:noProof/>
                <w:szCs w:val="22"/>
              </w:rPr>
              <w:t>HTO</w:t>
            </w:r>
          </w:p>
        </w:tc>
        <w:tc>
          <w:tcPr>
            <w:tcW w:w="904" w:type="pct"/>
            <w:tcBorders>
              <w:bottom w:val="single" w:sz="4" w:space="0" w:color="auto"/>
            </w:tcBorders>
            <w:shd w:val="clear" w:color="auto" w:fill="D9D9D9"/>
            <w:noWrap/>
            <w:vAlign w:val="bottom"/>
            <w:hideMark/>
          </w:tcPr>
          <w:p w14:paraId="3164467F" w14:textId="77777777" w:rsidR="00FE1AD3" w:rsidRDefault="00FE1AD3" w:rsidP="00D14954">
            <w:pPr>
              <w:spacing w:before="0" w:after="0"/>
              <w:jc w:val="center"/>
              <w:rPr>
                <w:rFonts w:cs="Arial"/>
                <w:b/>
                <w:noProof/>
                <w:szCs w:val="22"/>
              </w:rPr>
            </w:pPr>
            <w:r w:rsidRPr="00D95C29">
              <w:rPr>
                <w:rFonts w:cs="Arial"/>
                <w:b/>
                <w:szCs w:val="22"/>
                <w:vertAlign w:val="superscript"/>
              </w:rPr>
              <w:t>85</w:t>
            </w:r>
            <w:r w:rsidRPr="00D95C29">
              <w:rPr>
                <w:rFonts w:cs="Arial"/>
                <w:b/>
                <w:szCs w:val="22"/>
              </w:rPr>
              <w:t>Sr</w:t>
            </w:r>
            <w:r w:rsidRPr="00D95C29">
              <w:rPr>
                <w:rFonts w:cs="Arial"/>
                <w:b/>
                <w:szCs w:val="22"/>
                <w:vertAlign w:val="superscript"/>
              </w:rPr>
              <w:t>2+</w:t>
            </w:r>
          </w:p>
        </w:tc>
        <w:tc>
          <w:tcPr>
            <w:tcW w:w="692" w:type="pct"/>
            <w:tcBorders>
              <w:bottom w:val="single" w:sz="4" w:space="0" w:color="auto"/>
            </w:tcBorders>
            <w:shd w:val="clear" w:color="auto" w:fill="D9D9D9"/>
            <w:noWrap/>
            <w:vAlign w:val="bottom"/>
            <w:hideMark/>
          </w:tcPr>
          <w:p w14:paraId="6EF149C1" w14:textId="77777777" w:rsidR="00FE1AD3" w:rsidRDefault="00FE1AD3" w:rsidP="00D14954">
            <w:pPr>
              <w:spacing w:before="0" w:after="0"/>
              <w:jc w:val="center"/>
              <w:rPr>
                <w:rFonts w:cs="Arial"/>
                <w:b/>
                <w:noProof/>
                <w:szCs w:val="22"/>
              </w:rPr>
            </w:pPr>
            <w:r w:rsidRPr="00D95C29">
              <w:rPr>
                <w:rFonts w:cs="Arial"/>
                <w:b/>
                <w:szCs w:val="22"/>
                <w:vertAlign w:val="superscript"/>
              </w:rPr>
              <w:t>60</w:t>
            </w:r>
            <w:r w:rsidRPr="00D95C29">
              <w:rPr>
                <w:rFonts w:cs="Arial"/>
                <w:b/>
                <w:szCs w:val="22"/>
              </w:rPr>
              <w:t>Co</w:t>
            </w:r>
            <w:r w:rsidRPr="00D95C29">
              <w:rPr>
                <w:rFonts w:cs="Arial"/>
                <w:b/>
                <w:szCs w:val="22"/>
                <w:vertAlign w:val="superscript"/>
              </w:rPr>
              <w:t>2+</w:t>
            </w:r>
          </w:p>
        </w:tc>
        <w:tc>
          <w:tcPr>
            <w:tcW w:w="904" w:type="pct"/>
            <w:tcBorders>
              <w:bottom w:val="single" w:sz="4" w:space="0" w:color="auto"/>
            </w:tcBorders>
            <w:shd w:val="clear" w:color="auto" w:fill="D9D9D9"/>
            <w:noWrap/>
            <w:vAlign w:val="bottom"/>
            <w:hideMark/>
          </w:tcPr>
          <w:p w14:paraId="39A7663A" w14:textId="77777777" w:rsidR="00FE1AD3" w:rsidRDefault="00FE1AD3" w:rsidP="00D14954">
            <w:pPr>
              <w:spacing w:before="0" w:after="0"/>
              <w:jc w:val="center"/>
              <w:rPr>
                <w:rFonts w:cs="Arial"/>
                <w:b/>
                <w:noProof/>
                <w:szCs w:val="22"/>
              </w:rPr>
            </w:pPr>
            <w:r w:rsidRPr="00D95C29">
              <w:rPr>
                <w:rFonts w:cs="Arial"/>
                <w:b/>
                <w:bCs/>
                <w:noProof/>
                <w:szCs w:val="22"/>
              </w:rPr>
              <w:t>I</w:t>
            </w:r>
            <w:r w:rsidRPr="00D95C29">
              <w:rPr>
                <w:rFonts w:cs="Arial"/>
                <w:b/>
                <w:bCs/>
                <w:noProof/>
                <w:szCs w:val="22"/>
                <w:vertAlign w:val="superscript"/>
              </w:rPr>
              <w:t>-</w:t>
            </w:r>
          </w:p>
        </w:tc>
        <w:tc>
          <w:tcPr>
            <w:tcW w:w="903" w:type="pct"/>
            <w:tcBorders>
              <w:bottom w:val="single" w:sz="4" w:space="0" w:color="auto"/>
            </w:tcBorders>
            <w:shd w:val="clear" w:color="auto" w:fill="D9D9D9"/>
            <w:noWrap/>
            <w:vAlign w:val="bottom"/>
            <w:hideMark/>
          </w:tcPr>
          <w:p w14:paraId="66099550" w14:textId="77777777" w:rsidR="00FE1AD3" w:rsidRDefault="00FE1AD3" w:rsidP="00D14954">
            <w:pPr>
              <w:spacing w:before="0" w:after="0"/>
              <w:jc w:val="center"/>
              <w:rPr>
                <w:rFonts w:cs="Arial"/>
                <w:b/>
                <w:noProof/>
                <w:szCs w:val="22"/>
              </w:rPr>
            </w:pPr>
            <w:r w:rsidRPr="00D95C29">
              <w:rPr>
                <w:rFonts w:cs="Arial"/>
                <w:b/>
                <w:noProof/>
                <w:szCs w:val="22"/>
              </w:rPr>
              <w:t>Br</w:t>
            </w:r>
            <w:r w:rsidRPr="00D95C29">
              <w:rPr>
                <w:rFonts w:cs="Arial"/>
                <w:b/>
                <w:noProof/>
                <w:szCs w:val="22"/>
                <w:vertAlign w:val="superscript"/>
              </w:rPr>
              <w:t>-</w:t>
            </w:r>
          </w:p>
        </w:tc>
      </w:tr>
      <w:tr w:rsidR="00FE1AD3" w:rsidRPr="00D95C29" w14:paraId="3C3DFFA1" w14:textId="77777777" w:rsidTr="00D14954">
        <w:trPr>
          <w:trHeight w:val="320"/>
        </w:trPr>
        <w:tc>
          <w:tcPr>
            <w:tcW w:w="693" w:type="pct"/>
            <w:tcBorders>
              <w:top w:val="single" w:sz="4" w:space="0" w:color="auto"/>
              <w:bottom w:val="nil"/>
            </w:tcBorders>
            <w:shd w:val="clear" w:color="auto" w:fill="auto"/>
            <w:noWrap/>
            <w:vAlign w:val="center"/>
          </w:tcPr>
          <w:p w14:paraId="7EE4C60F" w14:textId="77777777" w:rsidR="00FE1AD3" w:rsidRDefault="00FE1AD3" w:rsidP="00D14954">
            <w:pPr>
              <w:spacing w:before="0" w:after="0"/>
              <w:jc w:val="center"/>
              <w:rPr>
                <w:rFonts w:cs="Arial"/>
                <w:b/>
                <w:noProof/>
                <w:sz w:val="21"/>
                <w:szCs w:val="21"/>
              </w:rPr>
            </w:pPr>
            <w:r w:rsidRPr="00813DCC">
              <w:rPr>
                <w:rFonts w:cs="Arial"/>
                <w:sz w:val="21"/>
                <w:szCs w:val="21"/>
              </w:rPr>
              <w:t>189.2</w:t>
            </w:r>
          </w:p>
        </w:tc>
        <w:tc>
          <w:tcPr>
            <w:tcW w:w="904" w:type="pct"/>
            <w:tcBorders>
              <w:top w:val="single" w:sz="4" w:space="0" w:color="auto"/>
              <w:bottom w:val="nil"/>
            </w:tcBorders>
            <w:shd w:val="clear" w:color="auto" w:fill="auto"/>
            <w:noWrap/>
            <w:vAlign w:val="center"/>
          </w:tcPr>
          <w:p w14:paraId="64BB1533"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tcBorders>
              <w:top w:val="single" w:sz="4" w:space="0" w:color="auto"/>
              <w:bottom w:val="nil"/>
            </w:tcBorders>
            <w:shd w:val="clear" w:color="auto" w:fill="auto"/>
            <w:noWrap/>
            <w:vAlign w:val="center"/>
          </w:tcPr>
          <w:p w14:paraId="78293FBB"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tcBorders>
              <w:top w:val="single" w:sz="4" w:space="0" w:color="auto"/>
              <w:bottom w:val="nil"/>
            </w:tcBorders>
            <w:shd w:val="clear" w:color="auto" w:fill="auto"/>
            <w:noWrap/>
            <w:vAlign w:val="center"/>
          </w:tcPr>
          <w:p w14:paraId="617EF2F3"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tcBorders>
              <w:top w:val="single" w:sz="4" w:space="0" w:color="auto"/>
              <w:bottom w:val="nil"/>
            </w:tcBorders>
            <w:shd w:val="clear" w:color="auto" w:fill="auto"/>
            <w:noWrap/>
            <w:vAlign w:val="center"/>
          </w:tcPr>
          <w:p w14:paraId="5E3B4498"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tcBorders>
              <w:top w:val="single" w:sz="4" w:space="0" w:color="auto"/>
              <w:bottom w:val="nil"/>
            </w:tcBorders>
            <w:shd w:val="clear" w:color="auto" w:fill="auto"/>
            <w:noWrap/>
            <w:vAlign w:val="center"/>
          </w:tcPr>
          <w:p w14:paraId="22C35FC6"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281522DE" w14:textId="77777777" w:rsidTr="00D14954">
        <w:trPr>
          <w:trHeight w:val="277"/>
        </w:trPr>
        <w:tc>
          <w:tcPr>
            <w:tcW w:w="693" w:type="pct"/>
            <w:tcBorders>
              <w:top w:val="nil"/>
            </w:tcBorders>
            <w:shd w:val="clear" w:color="auto" w:fill="auto"/>
            <w:noWrap/>
            <w:vAlign w:val="center"/>
          </w:tcPr>
          <w:p w14:paraId="31848F04" w14:textId="77777777" w:rsidR="00FE1AD3" w:rsidRDefault="00FE1AD3" w:rsidP="00D14954">
            <w:pPr>
              <w:spacing w:before="0" w:after="0"/>
              <w:jc w:val="center"/>
              <w:rPr>
                <w:rFonts w:cs="Arial"/>
                <w:b/>
                <w:noProof/>
                <w:sz w:val="21"/>
                <w:szCs w:val="21"/>
              </w:rPr>
            </w:pPr>
            <w:r w:rsidRPr="00813DCC">
              <w:rPr>
                <w:rFonts w:cs="Arial"/>
                <w:sz w:val="21"/>
                <w:szCs w:val="21"/>
              </w:rPr>
              <w:t>189.3</w:t>
            </w:r>
          </w:p>
        </w:tc>
        <w:tc>
          <w:tcPr>
            <w:tcW w:w="904" w:type="pct"/>
            <w:tcBorders>
              <w:top w:val="nil"/>
            </w:tcBorders>
            <w:shd w:val="clear" w:color="auto" w:fill="auto"/>
            <w:noWrap/>
            <w:vAlign w:val="center"/>
          </w:tcPr>
          <w:p w14:paraId="0EFA178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tcBorders>
              <w:top w:val="nil"/>
            </w:tcBorders>
            <w:shd w:val="clear" w:color="auto" w:fill="auto"/>
            <w:noWrap/>
            <w:vAlign w:val="center"/>
          </w:tcPr>
          <w:p w14:paraId="2B64DCC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tcBorders>
              <w:top w:val="nil"/>
            </w:tcBorders>
            <w:shd w:val="clear" w:color="auto" w:fill="auto"/>
            <w:noWrap/>
            <w:vAlign w:val="center"/>
          </w:tcPr>
          <w:p w14:paraId="577760A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tcBorders>
              <w:top w:val="nil"/>
            </w:tcBorders>
            <w:shd w:val="clear" w:color="auto" w:fill="auto"/>
            <w:noWrap/>
            <w:vAlign w:val="center"/>
          </w:tcPr>
          <w:p w14:paraId="19C347F3"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tcBorders>
              <w:top w:val="nil"/>
            </w:tcBorders>
            <w:shd w:val="clear" w:color="auto" w:fill="auto"/>
            <w:noWrap/>
            <w:vAlign w:val="center"/>
          </w:tcPr>
          <w:p w14:paraId="73ABFCFB"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7DD4D4A7" w14:textId="77777777" w:rsidTr="00D14954">
        <w:trPr>
          <w:trHeight w:val="181"/>
        </w:trPr>
        <w:tc>
          <w:tcPr>
            <w:tcW w:w="693" w:type="pct"/>
            <w:shd w:val="clear" w:color="auto" w:fill="auto"/>
            <w:noWrap/>
            <w:vAlign w:val="center"/>
          </w:tcPr>
          <w:p w14:paraId="4DE777E3" w14:textId="540C429A" w:rsidR="00FE1AD3" w:rsidRDefault="00D14954" w:rsidP="00D14954">
            <w:pPr>
              <w:spacing w:before="0" w:after="0"/>
              <w:jc w:val="center"/>
              <w:rPr>
                <w:rFonts w:cs="Arial"/>
                <w:b/>
                <w:noProof/>
                <w:sz w:val="21"/>
                <w:szCs w:val="21"/>
              </w:rPr>
            </w:pPr>
            <w:r>
              <w:rPr>
                <w:rFonts w:cs="Arial"/>
                <w:sz w:val="21"/>
                <w:szCs w:val="21"/>
              </w:rPr>
              <w:t>e</w:t>
            </w:r>
          </w:p>
        </w:tc>
        <w:tc>
          <w:tcPr>
            <w:tcW w:w="904" w:type="pct"/>
            <w:shd w:val="clear" w:color="auto" w:fill="auto"/>
            <w:noWrap/>
            <w:vAlign w:val="center"/>
          </w:tcPr>
          <w:p w14:paraId="4278BC6B" w14:textId="77777777" w:rsidR="00FE1AD3" w:rsidRDefault="00FE1AD3" w:rsidP="00D14954">
            <w:pPr>
              <w:spacing w:before="0" w:after="0"/>
              <w:jc w:val="center"/>
              <w:rPr>
                <w:rFonts w:cs="Arial"/>
                <w:b/>
                <w:noProof/>
                <w:sz w:val="21"/>
                <w:szCs w:val="21"/>
              </w:rPr>
            </w:pPr>
            <w:r w:rsidRPr="00813DCC">
              <w:rPr>
                <w:rFonts w:cs="Arial"/>
                <w:sz w:val="21"/>
                <w:szCs w:val="21"/>
              </w:rPr>
              <w:t>7.80×10</w:t>
            </w:r>
            <w:r w:rsidRPr="00813DCC">
              <w:rPr>
                <w:rFonts w:cs="Arial"/>
                <w:sz w:val="21"/>
                <w:szCs w:val="21"/>
                <w:vertAlign w:val="superscript"/>
              </w:rPr>
              <w:t>-11</w:t>
            </w:r>
          </w:p>
        </w:tc>
        <w:tc>
          <w:tcPr>
            <w:tcW w:w="904" w:type="pct"/>
            <w:shd w:val="clear" w:color="auto" w:fill="auto"/>
            <w:noWrap/>
            <w:vAlign w:val="center"/>
          </w:tcPr>
          <w:p w14:paraId="2CE13CCC" w14:textId="77777777" w:rsidR="00FE1AD3" w:rsidRDefault="00FE1AD3" w:rsidP="00D14954">
            <w:pPr>
              <w:spacing w:before="0" w:after="0"/>
              <w:jc w:val="center"/>
              <w:rPr>
                <w:rFonts w:cs="Arial"/>
                <w:b/>
                <w:noProof/>
                <w:sz w:val="21"/>
                <w:szCs w:val="21"/>
              </w:rPr>
            </w:pPr>
            <w:r w:rsidRPr="00813DCC">
              <w:rPr>
                <w:rFonts w:cs="Arial"/>
                <w:sz w:val="21"/>
                <w:szCs w:val="21"/>
              </w:rPr>
              <w:t>5.42×10</w:t>
            </w:r>
            <w:r w:rsidRPr="00813DCC">
              <w:rPr>
                <w:rFonts w:cs="Arial"/>
                <w:sz w:val="21"/>
                <w:szCs w:val="21"/>
                <w:vertAlign w:val="superscript"/>
              </w:rPr>
              <w:t>-14</w:t>
            </w:r>
          </w:p>
        </w:tc>
        <w:tc>
          <w:tcPr>
            <w:tcW w:w="692" w:type="pct"/>
            <w:shd w:val="clear" w:color="auto" w:fill="auto"/>
            <w:noWrap/>
            <w:vAlign w:val="center"/>
          </w:tcPr>
          <w:p w14:paraId="57E6357A"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359E5B38" w14:textId="77777777" w:rsidR="00FE1AD3" w:rsidRDefault="00FE1AD3" w:rsidP="00D14954">
            <w:pPr>
              <w:spacing w:before="0" w:after="0"/>
              <w:jc w:val="center"/>
              <w:rPr>
                <w:rFonts w:cs="Arial"/>
                <w:b/>
                <w:noProof/>
                <w:sz w:val="21"/>
                <w:szCs w:val="21"/>
              </w:rPr>
            </w:pPr>
            <w:r w:rsidRPr="00813DCC">
              <w:rPr>
                <w:rFonts w:cs="Arial"/>
                <w:sz w:val="21"/>
                <w:szCs w:val="21"/>
              </w:rPr>
              <w:t>8.60×10</w:t>
            </w:r>
            <w:r w:rsidRPr="00813DCC">
              <w:rPr>
                <w:rFonts w:cs="Arial"/>
                <w:sz w:val="21"/>
                <w:szCs w:val="21"/>
                <w:vertAlign w:val="superscript"/>
              </w:rPr>
              <w:t>-03</w:t>
            </w:r>
          </w:p>
        </w:tc>
        <w:tc>
          <w:tcPr>
            <w:tcW w:w="903" w:type="pct"/>
            <w:shd w:val="clear" w:color="auto" w:fill="auto"/>
            <w:noWrap/>
            <w:vAlign w:val="center"/>
          </w:tcPr>
          <w:p w14:paraId="171E3B47" w14:textId="77777777" w:rsidR="00FE1AD3" w:rsidRDefault="00FE1AD3" w:rsidP="00D14954">
            <w:pPr>
              <w:spacing w:before="0" w:after="0"/>
              <w:jc w:val="center"/>
              <w:rPr>
                <w:rFonts w:cs="Arial"/>
                <w:b/>
                <w:noProof/>
                <w:sz w:val="21"/>
                <w:szCs w:val="21"/>
              </w:rPr>
            </w:pPr>
            <w:r w:rsidRPr="00813DCC">
              <w:rPr>
                <w:rFonts w:cs="Arial"/>
                <w:sz w:val="21"/>
                <w:szCs w:val="21"/>
              </w:rPr>
              <w:t>8.86×10</w:t>
            </w:r>
            <w:r w:rsidRPr="00813DCC">
              <w:rPr>
                <w:rFonts w:cs="Arial"/>
                <w:sz w:val="21"/>
                <w:szCs w:val="21"/>
                <w:vertAlign w:val="superscript"/>
              </w:rPr>
              <w:t>-03</w:t>
            </w:r>
          </w:p>
        </w:tc>
      </w:tr>
      <w:tr w:rsidR="00FE1AD3" w:rsidRPr="00D95C29" w14:paraId="056BD17F" w14:textId="77777777" w:rsidTr="00D14954">
        <w:trPr>
          <w:trHeight w:val="200"/>
        </w:trPr>
        <w:tc>
          <w:tcPr>
            <w:tcW w:w="693" w:type="pct"/>
            <w:shd w:val="clear" w:color="auto" w:fill="auto"/>
            <w:noWrap/>
            <w:vAlign w:val="center"/>
          </w:tcPr>
          <w:p w14:paraId="68EEFDE8" w14:textId="77777777" w:rsidR="00FE1AD3" w:rsidRDefault="00FE1AD3" w:rsidP="00D14954">
            <w:pPr>
              <w:spacing w:before="0" w:after="0"/>
              <w:jc w:val="center"/>
              <w:rPr>
                <w:rFonts w:cs="Arial"/>
                <w:b/>
                <w:noProof/>
                <w:sz w:val="21"/>
                <w:szCs w:val="21"/>
              </w:rPr>
            </w:pPr>
            <w:r w:rsidRPr="00813DCC">
              <w:rPr>
                <w:rFonts w:cs="Arial"/>
                <w:sz w:val="21"/>
                <w:szCs w:val="21"/>
              </w:rPr>
              <w:t>189.9</w:t>
            </w:r>
          </w:p>
        </w:tc>
        <w:tc>
          <w:tcPr>
            <w:tcW w:w="904" w:type="pct"/>
            <w:shd w:val="clear" w:color="auto" w:fill="auto"/>
            <w:noWrap/>
            <w:vAlign w:val="center"/>
          </w:tcPr>
          <w:p w14:paraId="2F1E4AA9"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822FD5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315D4161"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61A1F31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1CF88750"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151BD881" w14:textId="77777777" w:rsidTr="00D14954">
        <w:trPr>
          <w:trHeight w:val="300"/>
        </w:trPr>
        <w:tc>
          <w:tcPr>
            <w:tcW w:w="693" w:type="pct"/>
            <w:shd w:val="clear" w:color="auto" w:fill="auto"/>
            <w:noWrap/>
            <w:vAlign w:val="center"/>
          </w:tcPr>
          <w:p w14:paraId="1450A8EA" w14:textId="77777777" w:rsidR="00FE1AD3" w:rsidRDefault="00FE1AD3" w:rsidP="00D14954">
            <w:pPr>
              <w:spacing w:before="0" w:after="0"/>
              <w:jc w:val="center"/>
              <w:rPr>
                <w:rFonts w:cs="Arial"/>
                <w:b/>
                <w:noProof/>
                <w:sz w:val="21"/>
                <w:szCs w:val="21"/>
              </w:rPr>
            </w:pPr>
            <w:r w:rsidRPr="00813DCC">
              <w:rPr>
                <w:rFonts w:cs="Arial"/>
                <w:sz w:val="21"/>
                <w:szCs w:val="21"/>
              </w:rPr>
              <w:t>189.8</w:t>
            </w:r>
          </w:p>
        </w:tc>
        <w:tc>
          <w:tcPr>
            <w:tcW w:w="904" w:type="pct"/>
            <w:shd w:val="clear" w:color="auto" w:fill="auto"/>
            <w:noWrap/>
            <w:vAlign w:val="center"/>
          </w:tcPr>
          <w:p w14:paraId="22136F8E" w14:textId="77777777" w:rsidR="00FE1AD3" w:rsidRDefault="00FE1AD3" w:rsidP="00D14954">
            <w:pPr>
              <w:spacing w:before="0" w:after="0"/>
              <w:jc w:val="center"/>
              <w:rPr>
                <w:rFonts w:cs="Arial"/>
                <w:b/>
                <w:noProof/>
                <w:sz w:val="21"/>
                <w:szCs w:val="21"/>
              </w:rPr>
            </w:pPr>
            <w:r w:rsidRPr="00813DCC">
              <w:rPr>
                <w:rFonts w:cs="Arial"/>
                <w:sz w:val="21"/>
                <w:szCs w:val="21"/>
              </w:rPr>
              <w:t>7.93×10</w:t>
            </w:r>
            <w:r w:rsidRPr="00813DCC">
              <w:rPr>
                <w:rFonts w:cs="Arial"/>
                <w:sz w:val="21"/>
                <w:szCs w:val="21"/>
                <w:vertAlign w:val="superscript"/>
              </w:rPr>
              <w:t>-11</w:t>
            </w:r>
          </w:p>
        </w:tc>
        <w:tc>
          <w:tcPr>
            <w:tcW w:w="904" w:type="pct"/>
            <w:shd w:val="clear" w:color="auto" w:fill="auto"/>
            <w:noWrap/>
            <w:vAlign w:val="center"/>
          </w:tcPr>
          <w:p w14:paraId="5EAB5F4B" w14:textId="77777777" w:rsidR="00FE1AD3" w:rsidRDefault="00FE1AD3" w:rsidP="00D14954">
            <w:pPr>
              <w:spacing w:before="0" w:after="0"/>
              <w:jc w:val="center"/>
              <w:rPr>
                <w:rFonts w:cs="Arial"/>
                <w:b/>
                <w:noProof/>
                <w:sz w:val="21"/>
                <w:szCs w:val="21"/>
              </w:rPr>
            </w:pPr>
            <w:r w:rsidRPr="00813DCC">
              <w:rPr>
                <w:rFonts w:cs="Arial"/>
                <w:sz w:val="21"/>
                <w:szCs w:val="21"/>
              </w:rPr>
              <w:t>5.08×10</w:t>
            </w:r>
            <w:r w:rsidRPr="00813DCC">
              <w:rPr>
                <w:rFonts w:cs="Arial"/>
                <w:sz w:val="21"/>
                <w:szCs w:val="21"/>
                <w:vertAlign w:val="superscript"/>
              </w:rPr>
              <w:t>-14</w:t>
            </w:r>
          </w:p>
        </w:tc>
        <w:tc>
          <w:tcPr>
            <w:tcW w:w="692" w:type="pct"/>
            <w:shd w:val="clear" w:color="auto" w:fill="auto"/>
            <w:noWrap/>
            <w:vAlign w:val="center"/>
          </w:tcPr>
          <w:p w14:paraId="6F73AFBD"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4429CA4A" w14:textId="77777777" w:rsidR="00FE1AD3" w:rsidRDefault="00FE1AD3" w:rsidP="00D14954">
            <w:pPr>
              <w:spacing w:before="0" w:after="0"/>
              <w:jc w:val="center"/>
              <w:rPr>
                <w:rFonts w:cs="Arial"/>
                <w:b/>
                <w:noProof/>
                <w:sz w:val="21"/>
                <w:szCs w:val="21"/>
              </w:rPr>
            </w:pPr>
            <w:r w:rsidRPr="00813DCC">
              <w:rPr>
                <w:rFonts w:cs="Arial"/>
                <w:sz w:val="21"/>
                <w:szCs w:val="21"/>
              </w:rPr>
              <w:t>8.63×10</w:t>
            </w:r>
            <w:r w:rsidRPr="00813DCC">
              <w:rPr>
                <w:rFonts w:cs="Arial"/>
                <w:sz w:val="21"/>
                <w:szCs w:val="21"/>
                <w:vertAlign w:val="superscript"/>
              </w:rPr>
              <w:t>-03</w:t>
            </w:r>
          </w:p>
        </w:tc>
        <w:tc>
          <w:tcPr>
            <w:tcW w:w="903" w:type="pct"/>
            <w:shd w:val="clear" w:color="auto" w:fill="auto"/>
            <w:noWrap/>
            <w:vAlign w:val="center"/>
          </w:tcPr>
          <w:p w14:paraId="124250A1" w14:textId="77777777" w:rsidR="00FE1AD3" w:rsidRDefault="00FE1AD3" w:rsidP="00D14954">
            <w:pPr>
              <w:spacing w:before="0" w:after="0"/>
              <w:jc w:val="center"/>
              <w:rPr>
                <w:rFonts w:cs="Arial"/>
                <w:b/>
                <w:noProof/>
                <w:sz w:val="21"/>
                <w:szCs w:val="21"/>
              </w:rPr>
            </w:pPr>
            <w:r w:rsidRPr="00813DCC">
              <w:rPr>
                <w:rFonts w:cs="Arial"/>
                <w:sz w:val="21"/>
                <w:szCs w:val="21"/>
              </w:rPr>
              <w:t>8.91×10</w:t>
            </w:r>
            <w:r w:rsidRPr="00813DCC">
              <w:rPr>
                <w:rFonts w:cs="Arial"/>
                <w:sz w:val="21"/>
                <w:szCs w:val="21"/>
                <w:vertAlign w:val="superscript"/>
              </w:rPr>
              <w:t>-03</w:t>
            </w:r>
          </w:p>
        </w:tc>
      </w:tr>
      <w:tr w:rsidR="00FE1AD3" w:rsidRPr="00D95C29" w14:paraId="0827E566" w14:textId="77777777" w:rsidTr="00D14954">
        <w:trPr>
          <w:trHeight w:val="166"/>
        </w:trPr>
        <w:tc>
          <w:tcPr>
            <w:tcW w:w="693" w:type="pct"/>
            <w:shd w:val="clear" w:color="auto" w:fill="auto"/>
            <w:noWrap/>
            <w:vAlign w:val="center"/>
          </w:tcPr>
          <w:p w14:paraId="684D8030" w14:textId="77777777" w:rsidR="00FE1AD3" w:rsidRDefault="00FE1AD3" w:rsidP="00D14954">
            <w:pPr>
              <w:spacing w:before="0" w:after="0"/>
              <w:jc w:val="center"/>
              <w:rPr>
                <w:rFonts w:cs="Arial"/>
                <w:b/>
                <w:noProof/>
                <w:sz w:val="21"/>
                <w:szCs w:val="21"/>
              </w:rPr>
            </w:pPr>
            <w:r w:rsidRPr="00813DCC">
              <w:rPr>
                <w:rFonts w:cs="Arial"/>
                <w:sz w:val="21"/>
                <w:szCs w:val="21"/>
              </w:rPr>
              <w:t>190.1</w:t>
            </w:r>
          </w:p>
        </w:tc>
        <w:tc>
          <w:tcPr>
            <w:tcW w:w="904" w:type="pct"/>
            <w:shd w:val="clear" w:color="auto" w:fill="auto"/>
            <w:noWrap/>
            <w:vAlign w:val="center"/>
          </w:tcPr>
          <w:p w14:paraId="411114E5" w14:textId="77777777" w:rsidR="00FE1AD3" w:rsidRDefault="00FE1AD3" w:rsidP="00D14954">
            <w:pPr>
              <w:spacing w:before="0" w:after="0"/>
              <w:jc w:val="center"/>
              <w:rPr>
                <w:rFonts w:cs="Arial"/>
                <w:b/>
                <w:noProof/>
                <w:sz w:val="21"/>
                <w:szCs w:val="21"/>
              </w:rPr>
            </w:pPr>
            <w:r w:rsidRPr="00813DCC">
              <w:rPr>
                <w:rFonts w:cs="Arial"/>
                <w:sz w:val="21"/>
                <w:szCs w:val="21"/>
              </w:rPr>
              <w:t>7.72×10</w:t>
            </w:r>
            <w:r w:rsidRPr="00813DCC">
              <w:rPr>
                <w:rFonts w:cs="Arial"/>
                <w:sz w:val="21"/>
                <w:szCs w:val="21"/>
                <w:vertAlign w:val="superscript"/>
              </w:rPr>
              <w:t>-11</w:t>
            </w:r>
          </w:p>
        </w:tc>
        <w:tc>
          <w:tcPr>
            <w:tcW w:w="904" w:type="pct"/>
            <w:shd w:val="clear" w:color="auto" w:fill="auto"/>
            <w:noWrap/>
            <w:vAlign w:val="center"/>
          </w:tcPr>
          <w:p w14:paraId="475B765D" w14:textId="77777777" w:rsidR="00FE1AD3" w:rsidRDefault="00FE1AD3" w:rsidP="00D14954">
            <w:pPr>
              <w:spacing w:before="0" w:after="0"/>
              <w:jc w:val="center"/>
              <w:rPr>
                <w:rFonts w:cs="Arial"/>
                <w:b/>
                <w:noProof/>
                <w:sz w:val="21"/>
                <w:szCs w:val="21"/>
              </w:rPr>
            </w:pPr>
            <w:r w:rsidRPr="00813DCC">
              <w:rPr>
                <w:rFonts w:cs="Arial"/>
                <w:sz w:val="21"/>
                <w:szCs w:val="21"/>
              </w:rPr>
              <w:t>4.99×10</w:t>
            </w:r>
            <w:r w:rsidRPr="00813DCC">
              <w:rPr>
                <w:rFonts w:cs="Arial"/>
                <w:sz w:val="21"/>
                <w:szCs w:val="21"/>
                <w:vertAlign w:val="superscript"/>
              </w:rPr>
              <w:t>-14</w:t>
            </w:r>
          </w:p>
        </w:tc>
        <w:tc>
          <w:tcPr>
            <w:tcW w:w="692" w:type="pct"/>
            <w:shd w:val="clear" w:color="auto" w:fill="auto"/>
            <w:noWrap/>
            <w:vAlign w:val="center"/>
          </w:tcPr>
          <w:p w14:paraId="1AD8AEE5"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05BA4A42" w14:textId="77777777" w:rsidR="00FE1AD3" w:rsidRDefault="00FE1AD3" w:rsidP="00D14954">
            <w:pPr>
              <w:spacing w:before="0" w:after="0"/>
              <w:jc w:val="center"/>
              <w:rPr>
                <w:rFonts w:cs="Arial"/>
                <w:b/>
                <w:noProof/>
                <w:sz w:val="21"/>
                <w:szCs w:val="21"/>
              </w:rPr>
            </w:pPr>
            <w:r w:rsidRPr="00813DCC">
              <w:rPr>
                <w:rFonts w:cs="Arial"/>
                <w:sz w:val="21"/>
                <w:szCs w:val="21"/>
              </w:rPr>
              <w:t>8.50×10</w:t>
            </w:r>
            <w:r w:rsidRPr="00813DCC">
              <w:rPr>
                <w:rFonts w:cs="Arial"/>
                <w:sz w:val="21"/>
                <w:szCs w:val="21"/>
                <w:vertAlign w:val="superscript"/>
              </w:rPr>
              <w:t>-03</w:t>
            </w:r>
          </w:p>
        </w:tc>
        <w:tc>
          <w:tcPr>
            <w:tcW w:w="903" w:type="pct"/>
            <w:shd w:val="clear" w:color="auto" w:fill="auto"/>
            <w:noWrap/>
            <w:vAlign w:val="center"/>
          </w:tcPr>
          <w:p w14:paraId="56BF68E4" w14:textId="77777777" w:rsidR="00FE1AD3" w:rsidRDefault="00FE1AD3" w:rsidP="00D14954">
            <w:pPr>
              <w:spacing w:before="0" w:after="0"/>
              <w:jc w:val="center"/>
              <w:rPr>
                <w:rFonts w:cs="Arial"/>
                <w:b/>
                <w:noProof/>
                <w:sz w:val="21"/>
                <w:szCs w:val="21"/>
              </w:rPr>
            </w:pPr>
            <w:r w:rsidRPr="00813DCC">
              <w:rPr>
                <w:rFonts w:cs="Arial"/>
                <w:sz w:val="21"/>
                <w:szCs w:val="21"/>
              </w:rPr>
              <w:t>8.87×10</w:t>
            </w:r>
            <w:r w:rsidRPr="00813DCC">
              <w:rPr>
                <w:rFonts w:cs="Arial"/>
                <w:sz w:val="21"/>
                <w:szCs w:val="21"/>
                <w:vertAlign w:val="superscript"/>
              </w:rPr>
              <w:t>-03</w:t>
            </w:r>
          </w:p>
        </w:tc>
      </w:tr>
      <w:tr w:rsidR="00FE1AD3" w:rsidRPr="00D95C29" w14:paraId="5E162136" w14:textId="77777777" w:rsidTr="00D14954">
        <w:trPr>
          <w:trHeight w:val="300"/>
        </w:trPr>
        <w:tc>
          <w:tcPr>
            <w:tcW w:w="693" w:type="pct"/>
            <w:shd w:val="clear" w:color="auto" w:fill="auto"/>
            <w:noWrap/>
            <w:vAlign w:val="center"/>
          </w:tcPr>
          <w:p w14:paraId="7D98231D" w14:textId="77777777" w:rsidR="00FE1AD3" w:rsidRDefault="00FE1AD3" w:rsidP="00D14954">
            <w:pPr>
              <w:spacing w:before="0" w:after="0"/>
              <w:jc w:val="center"/>
              <w:rPr>
                <w:rFonts w:cs="Arial"/>
                <w:b/>
                <w:noProof/>
                <w:sz w:val="21"/>
                <w:szCs w:val="21"/>
              </w:rPr>
            </w:pPr>
            <w:r w:rsidRPr="00813DCC">
              <w:rPr>
                <w:rFonts w:cs="Arial"/>
                <w:sz w:val="21"/>
                <w:szCs w:val="21"/>
              </w:rPr>
              <w:t>190.2</w:t>
            </w:r>
          </w:p>
        </w:tc>
        <w:tc>
          <w:tcPr>
            <w:tcW w:w="904" w:type="pct"/>
            <w:shd w:val="clear" w:color="auto" w:fill="auto"/>
            <w:noWrap/>
            <w:vAlign w:val="center"/>
          </w:tcPr>
          <w:p w14:paraId="4A63B2F1"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6DD4AC5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12E3F81F"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4EB27C6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305C4029"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45A6BA88" w14:textId="77777777" w:rsidTr="00D14954">
        <w:trPr>
          <w:trHeight w:val="132"/>
        </w:trPr>
        <w:tc>
          <w:tcPr>
            <w:tcW w:w="693" w:type="pct"/>
            <w:shd w:val="clear" w:color="auto" w:fill="auto"/>
            <w:noWrap/>
            <w:vAlign w:val="center"/>
          </w:tcPr>
          <w:p w14:paraId="1204F6ED" w14:textId="77777777" w:rsidR="00FE1AD3" w:rsidRDefault="00FE1AD3" w:rsidP="00D14954">
            <w:pPr>
              <w:spacing w:before="0" w:after="0"/>
              <w:jc w:val="center"/>
              <w:rPr>
                <w:rFonts w:cs="Arial"/>
                <w:b/>
                <w:noProof/>
                <w:sz w:val="21"/>
                <w:szCs w:val="21"/>
              </w:rPr>
            </w:pPr>
            <w:r w:rsidRPr="00813DCC">
              <w:rPr>
                <w:rFonts w:cs="Arial"/>
                <w:sz w:val="21"/>
                <w:szCs w:val="21"/>
              </w:rPr>
              <w:t>190.3</w:t>
            </w:r>
          </w:p>
        </w:tc>
        <w:tc>
          <w:tcPr>
            <w:tcW w:w="904" w:type="pct"/>
            <w:shd w:val="clear" w:color="auto" w:fill="auto"/>
            <w:noWrap/>
            <w:vAlign w:val="center"/>
          </w:tcPr>
          <w:p w14:paraId="05AFB2CD" w14:textId="77777777" w:rsidR="00FE1AD3" w:rsidRDefault="00FE1AD3" w:rsidP="00D14954">
            <w:pPr>
              <w:spacing w:before="0" w:after="0"/>
              <w:jc w:val="center"/>
              <w:rPr>
                <w:rFonts w:cs="Arial"/>
                <w:b/>
                <w:noProof/>
                <w:sz w:val="21"/>
                <w:szCs w:val="21"/>
              </w:rPr>
            </w:pPr>
            <w:r w:rsidRPr="00813DCC">
              <w:rPr>
                <w:rFonts w:cs="Arial"/>
                <w:sz w:val="21"/>
                <w:szCs w:val="21"/>
              </w:rPr>
              <w:t>7.80×10</w:t>
            </w:r>
            <w:r w:rsidRPr="00813DCC">
              <w:rPr>
                <w:rFonts w:cs="Arial"/>
                <w:sz w:val="21"/>
                <w:szCs w:val="21"/>
                <w:vertAlign w:val="superscript"/>
              </w:rPr>
              <w:t>-11</w:t>
            </w:r>
          </w:p>
        </w:tc>
        <w:tc>
          <w:tcPr>
            <w:tcW w:w="904" w:type="pct"/>
            <w:shd w:val="clear" w:color="auto" w:fill="auto"/>
            <w:noWrap/>
            <w:vAlign w:val="center"/>
          </w:tcPr>
          <w:p w14:paraId="406B1FFD" w14:textId="77777777" w:rsidR="00FE1AD3" w:rsidRDefault="00FE1AD3" w:rsidP="00D14954">
            <w:pPr>
              <w:spacing w:before="0" w:after="0"/>
              <w:jc w:val="center"/>
              <w:rPr>
                <w:rFonts w:cs="Arial"/>
                <w:b/>
                <w:noProof/>
                <w:sz w:val="21"/>
                <w:szCs w:val="21"/>
              </w:rPr>
            </w:pPr>
            <w:r w:rsidRPr="00813DCC">
              <w:rPr>
                <w:rFonts w:cs="Arial"/>
                <w:sz w:val="21"/>
                <w:szCs w:val="21"/>
              </w:rPr>
              <w:t>4.89×10</w:t>
            </w:r>
            <w:r w:rsidRPr="00813DCC">
              <w:rPr>
                <w:rFonts w:cs="Arial"/>
                <w:sz w:val="21"/>
                <w:szCs w:val="21"/>
                <w:vertAlign w:val="superscript"/>
              </w:rPr>
              <w:t>-14</w:t>
            </w:r>
          </w:p>
        </w:tc>
        <w:tc>
          <w:tcPr>
            <w:tcW w:w="692" w:type="pct"/>
            <w:shd w:val="clear" w:color="auto" w:fill="auto"/>
            <w:noWrap/>
            <w:vAlign w:val="center"/>
          </w:tcPr>
          <w:p w14:paraId="68B70B9E"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51459D04" w14:textId="77777777" w:rsidR="00FE1AD3" w:rsidRDefault="00FE1AD3" w:rsidP="00D14954">
            <w:pPr>
              <w:spacing w:before="0" w:after="0"/>
              <w:jc w:val="center"/>
              <w:rPr>
                <w:rFonts w:cs="Arial"/>
                <w:b/>
                <w:noProof/>
                <w:sz w:val="21"/>
                <w:szCs w:val="21"/>
              </w:rPr>
            </w:pPr>
            <w:r w:rsidRPr="00813DCC">
              <w:rPr>
                <w:rFonts w:cs="Arial"/>
                <w:sz w:val="21"/>
                <w:szCs w:val="21"/>
              </w:rPr>
              <w:t>8.48×10</w:t>
            </w:r>
            <w:r w:rsidRPr="00813DCC">
              <w:rPr>
                <w:rFonts w:cs="Arial"/>
                <w:sz w:val="21"/>
                <w:szCs w:val="21"/>
                <w:vertAlign w:val="superscript"/>
              </w:rPr>
              <w:t>-03</w:t>
            </w:r>
          </w:p>
        </w:tc>
        <w:tc>
          <w:tcPr>
            <w:tcW w:w="903" w:type="pct"/>
            <w:shd w:val="clear" w:color="auto" w:fill="auto"/>
            <w:noWrap/>
            <w:vAlign w:val="center"/>
          </w:tcPr>
          <w:p w14:paraId="76A57C84" w14:textId="77777777" w:rsidR="00FE1AD3" w:rsidRDefault="00FE1AD3" w:rsidP="00D14954">
            <w:pPr>
              <w:spacing w:before="0" w:after="0"/>
              <w:jc w:val="center"/>
              <w:rPr>
                <w:rFonts w:cs="Arial"/>
                <w:b/>
                <w:noProof/>
                <w:sz w:val="21"/>
                <w:szCs w:val="21"/>
              </w:rPr>
            </w:pPr>
            <w:r w:rsidRPr="00813DCC">
              <w:rPr>
                <w:rFonts w:cs="Arial"/>
                <w:sz w:val="21"/>
                <w:szCs w:val="21"/>
              </w:rPr>
              <w:t>8.80×10</w:t>
            </w:r>
            <w:r w:rsidRPr="00813DCC">
              <w:rPr>
                <w:rFonts w:cs="Arial"/>
                <w:sz w:val="21"/>
                <w:szCs w:val="21"/>
                <w:vertAlign w:val="superscript"/>
              </w:rPr>
              <w:t>-03</w:t>
            </w:r>
          </w:p>
        </w:tc>
      </w:tr>
      <w:tr w:rsidR="00FE1AD3" w:rsidRPr="00D95C29" w14:paraId="5B63AA52" w14:textId="77777777" w:rsidTr="00D14954">
        <w:trPr>
          <w:trHeight w:val="300"/>
        </w:trPr>
        <w:tc>
          <w:tcPr>
            <w:tcW w:w="693" w:type="pct"/>
            <w:shd w:val="clear" w:color="auto" w:fill="auto"/>
            <w:noWrap/>
            <w:vAlign w:val="center"/>
          </w:tcPr>
          <w:p w14:paraId="284EC082" w14:textId="77777777" w:rsidR="00FE1AD3" w:rsidRDefault="00FE1AD3" w:rsidP="00D14954">
            <w:pPr>
              <w:spacing w:before="0" w:after="0"/>
              <w:jc w:val="center"/>
              <w:rPr>
                <w:rFonts w:cs="Arial"/>
                <w:b/>
                <w:noProof/>
                <w:sz w:val="21"/>
                <w:szCs w:val="21"/>
              </w:rPr>
            </w:pPr>
            <w:r w:rsidRPr="00813DCC">
              <w:rPr>
                <w:rFonts w:cs="Arial"/>
                <w:sz w:val="21"/>
                <w:szCs w:val="21"/>
              </w:rPr>
              <w:t>190.9</w:t>
            </w:r>
          </w:p>
        </w:tc>
        <w:tc>
          <w:tcPr>
            <w:tcW w:w="904" w:type="pct"/>
            <w:shd w:val="clear" w:color="auto" w:fill="auto"/>
            <w:noWrap/>
            <w:vAlign w:val="center"/>
          </w:tcPr>
          <w:p w14:paraId="1E503370"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05D21347"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673A381F"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F87F958"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5E757704"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09D260C9" w14:textId="77777777" w:rsidTr="00D14954">
        <w:trPr>
          <w:trHeight w:val="97"/>
        </w:trPr>
        <w:tc>
          <w:tcPr>
            <w:tcW w:w="693" w:type="pct"/>
            <w:shd w:val="clear" w:color="auto" w:fill="auto"/>
            <w:noWrap/>
            <w:vAlign w:val="center"/>
          </w:tcPr>
          <w:p w14:paraId="1989EBC6" w14:textId="77777777" w:rsidR="00FE1AD3" w:rsidRDefault="00FE1AD3" w:rsidP="00D14954">
            <w:pPr>
              <w:spacing w:before="0" w:after="0"/>
              <w:jc w:val="center"/>
              <w:rPr>
                <w:rFonts w:cs="Arial"/>
                <w:b/>
                <w:noProof/>
                <w:sz w:val="21"/>
                <w:szCs w:val="21"/>
              </w:rPr>
            </w:pPr>
            <w:r w:rsidRPr="00813DCC">
              <w:rPr>
                <w:rFonts w:cs="Arial"/>
                <w:sz w:val="21"/>
                <w:szCs w:val="21"/>
              </w:rPr>
              <w:t>190.8</w:t>
            </w:r>
          </w:p>
        </w:tc>
        <w:tc>
          <w:tcPr>
            <w:tcW w:w="904" w:type="pct"/>
            <w:shd w:val="clear" w:color="auto" w:fill="auto"/>
            <w:noWrap/>
            <w:vAlign w:val="center"/>
          </w:tcPr>
          <w:p w14:paraId="6F69305E" w14:textId="77777777" w:rsidR="00FE1AD3" w:rsidRDefault="00FE1AD3" w:rsidP="00D14954">
            <w:pPr>
              <w:spacing w:before="0" w:after="0"/>
              <w:jc w:val="center"/>
              <w:rPr>
                <w:rFonts w:cs="Arial"/>
                <w:b/>
                <w:noProof/>
                <w:sz w:val="21"/>
                <w:szCs w:val="21"/>
              </w:rPr>
            </w:pPr>
            <w:r w:rsidRPr="00813DCC">
              <w:rPr>
                <w:rFonts w:cs="Arial"/>
                <w:sz w:val="21"/>
                <w:szCs w:val="21"/>
              </w:rPr>
              <w:t>8.04×10</w:t>
            </w:r>
            <w:r w:rsidRPr="00813DCC">
              <w:rPr>
                <w:rFonts w:cs="Arial"/>
                <w:sz w:val="21"/>
                <w:szCs w:val="21"/>
                <w:vertAlign w:val="superscript"/>
              </w:rPr>
              <w:t>-11</w:t>
            </w:r>
          </w:p>
        </w:tc>
        <w:tc>
          <w:tcPr>
            <w:tcW w:w="904" w:type="pct"/>
            <w:shd w:val="clear" w:color="auto" w:fill="auto"/>
            <w:noWrap/>
            <w:vAlign w:val="center"/>
          </w:tcPr>
          <w:p w14:paraId="31718A8C" w14:textId="77777777" w:rsidR="00FE1AD3" w:rsidRDefault="00FE1AD3" w:rsidP="00D14954">
            <w:pPr>
              <w:spacing w:before="0" w:after="0"/>
              <w:jc w:val="center"/>
              <w:rPr>
                <w:rFonts w:cs="Arial"/>
                <w:b/>
                <w:noProof/>
                <w:sz w:val="21"/>
                <w:szCs w:val="21"/>
              </w:rPr>
            </w:pPr>
            <w:r w:rsidRPr="00813DCC">
              <w:rPr>
                <w:rFonts w:cs="Arial"/>
                <w:sz w:val="21"/>
                <w:szCs w:val="21"/>
              </w:rPr>
              <w:t>4.82×10</w:t>
            </w:r>
            <w:r w:rsidRPr="00813DCC">
              <w:rPr>
                <w:rFonts w:cs="Arial"/>
                <w:sz w:val="21"/>
                <w:szCs w:val="21"/>
                <w:vertAlign w:val="superscript"/>
              </w:rPr>
              <w:t>-14</w:t>
            </w:r>
          </w:p>
        </w:tc>
        <w:tc>
          <w:tcPr>
            <w:tcW w:w="692" w:type="pct"/>
            <w:shd w:val="clear" w:color="auto" w:fill="auto"/>
            <w:noWrap/>
            <w:vAlign w:val="center"/>
          </w:tcPr>
          <w:p w14:paraId="6BDCF533"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16B7854A" w14:textId="77777777" w:rsidR="00FE1AD3" w:rsidRDefault="00FE1AD3" w:rsidP="00D14954">
            <w:pPr>
              <w:spacing w:before="0" w:after="0"/>
              <w:jc w:val="center"/>
              <w:rPr>
                <w:rFonts w:cs="Arial"/>
                <w:b/>
                <w:noProof/>
                <w:sz w:val="21"/>
                <w:szCs w:val="21"/>
              </w:rPr>
            </w:pPr>
            <w:r w:rsidRPr="00813DCC">
              <w:rPr>
                <w:rFonts w:cs="Arial"/>
                <w:sz w:val="21"/>
                <w:szCs w:val="21"/>
              </w:rPr>
              <w:t>8.65×10</w:t>
            </w:r>
            <w:r w:rsidRPr="00813DCC">
              <w:rPr>
                <w:rFonts w:cs="Arial"/>
                <w:sz w:val="21"/>
                <w:szCs w:val="21"/>
                <w:vertAlign w:val="superscript"/>
              </w:rPr>
              <w:t>-03</w:t>
            </w:r>
          </w:p>
        </w:tc>
        <w:tc>
          <w:tcPr>
            <w:tcW w:w="903" w:type="pct"/>
            <w:shd w:val="clear" w:color="auto" w:fill="auto"/>
            <w:noWrap/>
            <w:vAlign w:val="center"/>
          </w:tcPr>
          <w:p w14:paraId="198120C2" w14:textId="77777777" w:rsidR="00FE1AD3" w:rsidRDefault="00FE1AD3" w:rsidP="00D14954">
            <w:pPr>
              <w:spacing w:before="0" w:after="0"/>
              <w:jc w:val="center"/>
              <w:rPr>
                <w:rFonts w:cs="Arial"/>
                <w:b/>
                <w:noProof/>
                <w:sz w:val="21"/>
                <w:szCs w:val="21"/>
              </w:rPr>
            </w:pPr>
            <w:r w:rsidRPr="00813DCC">
              <w:rPr>
                <w:rFonts w:cs="Arial"/>
                <w:sz w:val="21"/>
                <w:szCs w:val="21"/>
              </w:rPr>
              <w:t>8.87×10</w:t>
            </w:r>
            <w:r w:rsidRPr="00813DCC">
              <w:rPr>
                <w:rFonts w:cs="Arial"/>
                <w:sz w:val="21"/>
                <w:szCs w:val="21"/>
                <w:vertAlign w:val="superscript"/>
              </w:rPr>
              <w:t>-03</w:t>
            </w:r>
          </w:p>
        </w:tc>
      </w:tr>
      <w:tr w:rsidR="00FE1AD3" w:rsidRPr="00D95C29" w14:paraId="37A7FA4A" w14:textId="77777777" w:rsidTr="00D14954">
        <w:trPr>
          <w:trHeight w:val="300"/>
        </w:trPr>
        <w:tc>
          <w:tcPr>
            <w:tcW w:w="693" w:type="pct"/>
            <w:shd w:val="clear" w:color="auto" w:fill="auto"/>
            <w:noWrap/>
            <w:vAlign w:val="center"/>
          </w:tcPr>
          <w:p w14:paraId="66D7BC3C" w14:textId="77777777" w:rsidR="00FE1AD3" w:rsidRDefault="00FE1AD3" w:rsidP="00D14954">
            <w:pPr>
              <w:spacing w:before="0" w:after="0"/>
              <w:jc w:val="center"/>
              <w:rPr>
                <w:rFonts w:cs="Arial"/>
                <w:b/>
                <w:noProof/>
                <w:sz w:val="21"/>
                <w:szCs w:val="21"/>
              </w:rPr>
            </w:pPr>
            <w:r w:rsidRPr="00813DCC">
              <w:rPr>
                <w:rFonts w:cs="Arial"/>
                <w:sz w:val="21"/>
                <w:szCs w:val="21"/>
              </w:rPr>
              <w:t>191.2</w:t>
            </w:r>
          </w:p>
        </w:tc>
        <w:tc>
          <w:tcPr>
            <w:tcW w:w="904" w:type="pct"/>
            <w:shd w:val="clear" w:color="auto" w:fill="auto"/>
            <w:noWrap/>
            <w:vAlign w:val="center"/>
          </w:tcPr>
          <w:p w14:paraId="1B44AA85"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44E5F4C"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3DAABC2E"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5A01F4D2"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1819FA67"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58F162CC" w14:textId="77777777" w:rsidTr="00D14954">
        <w:trPr>
          <w:trHeight w:val="66"/>
        </w:trPr>
        <w:tc>
          <w:tcPr>
            <w:tcW w:w="693" w:type="pct"/>
            <w:shd w:val="clear" w:color="auto" w:fill="auto"/>
            <w:noWrap/>
            <w:vAlign w:val="center"/>
          </w:tcPr>
          <w:p w14:paraId="4239BD8D" w14:textId="17A2DF7E" w:rsidR="00FE1AD3" w:rsidRDefault="00D14954" w:rsidP="00D14954">
            <w:pPr>
              <w:spacing w:before="0" w:after="0"/>
              <w:jc w:val="center"/>
              <w:rPr>
                <w:rFonts w:cs="Arial"/>
                <w:b/>
                <w:noProof/>
                <w:sz w:val="21"/>
                <w:szCs w:val="21"/>
              </w:rPr>
            </w:pPr>
            <w:r>
              <w:rPr>
                <w:rFonts w:cs="Arial"/>
                <w:sz w:val="21"/>
                <w:szCs w:val="21"/>
              </w:rPr>
              <w:t>e</w:t>
            </w:r>
          </w:p>
        </w:tc>
        <w:tc>
          <w:tcPr>
            <w:tcW w:w="904" w:type="pct"/>
            <w:shd w:val="clear" w:color="auto" w:fill="auto"/>
            <w:noWrap/>
            <w:vAlign w:val="center"/>
          </w:tcPr>
          <w:p w14:paraId="0857F33A" w14:textId="77777777" w:rsidR="00FE1AD3" w:rsidRDefault="00FE1AD3" w:rsidP="00D14954">
            <w:pPr>
              <w:spacing w:before="0" w:after="0"/>
              <w:jc w:val="center"/>
              <w:rPr>
                <w:rFonts w:cs="Arial"/>
                <w:b/>
                <w:noProof/>
                <w:sz w:val="21"/>
                <w:szCs w:val="21"/>
              </w:rPr>
            </w:pPr>
            <w:r w:rsidRPr="00813DCC">
              <w:rPr>
                <w:rFonts w:cs="Arial"/>
                <w:sz w:val="21"/>
                <w:szCs w:val="21"/>
              </w:rPr>
              <w:t>7.82×10</w:t>
            </w:r>
            <w:r w:rsidRPr="00813DCC">
              <w:rPr>
                <w:rFonts w:cs="Arial"/>
                <w:sz w:val="21"/>
                <w:szCs w:val="21"/>
                <w:vertAlign w:val="superscript"/>
              </w:rPr>
              <w:t>-11</w:t>
            </w:r>
          </w:p>
        </w:tc>
        <w:tc>
          <w:tcPr>
            <w:tcW w:w="904" w:type="pct"/>
            <w:shd w:val="clear" w:color="auto" w:fill="auto"/>
            <w:noWrap/>
            <w:vAlign w:val="center"/>
          </w:tcPr>
          <w:p w14:paraId="311AAA46" w14:textId="77777777" w:rsidR="00FE1AD3" w:rsidRDefault="00FE1AD3" w:rsidP="00D14954">
            <w:pPr>
              <w:spacing w:before="0" w:after="0"/>
              <w:jc w:val="center"/>
              <w:rPr>
                <w:rFonts w:cs="Arial"/>
                <w:b/>
                <w:noProof/>
                <w:sz w:val="21"/>
                <w:szCs w:val="21"/>
              </w:rPr>
            </w:pPr>
            <w:r w:rsidRPr="00813DCC">
              <w:rPr>
                <w:rFonts w:cs="Arial"/>
                <w:sz w:val="21"/>
                <w:szCs w:val="21"/>
              </w:rPr>
              <w:t>4.81×10</w:t>
            </w:r>
            <w:r w:rsidRPr="00813DCC">
              <w:rPr>
                <w:rFonts w:cs="Arial"/>
                <w:sz w:val="21"/>
                <w:szCs w:val="21"/>
                <w:vertAlign w:val="superscript"/>
              </w:rPr>
              <w:t>-14</w:t>
            </w:r>
          </w:p>
        </w:tc>
        <w:tc>
          <w:tcPr>
            <w:tcW w:w="692" w:type="pct"/>
            <w:shd w:val="clear" w:color="auto" w:fill="auto"/>
            <w:noWrap/>
            <w:vAlign w:val="center"/>
          </w:tcPr>
          <w:p w14:paraId="67030DBA"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7B3291A7" w14:textId="77777777" w:rsidR="00FE1AD3" w:rsidRDefault="00FE1AD3" w:rsidP="00D14954">
            <w:pPr>
              <w:spacing w:before="0" w:after="0"/>
              <w:jc w:val="center"/>
              <w:rPr>
                <w:rFonts w:cs="Arial"/>
                <w:b/>
                <w:noProof/>
                <w:sz w:val="21"/>
                <w:szCs w:val="21"/>
              </w:rPr>
            </w:pPr>
            <w:r w:rsidRPr="00813DCC">
              <w:rPr>
                <w:rFonts w:cs="Arial"/>
                <w:sz w:val="21"/>
                <w:szCs w:val="21"/>
              </w:rPr>
              <w:t>8.68×10</w:t>
            </w:r>
            <w:r w:rsidRPr="00813DCC">
              <w:rPr>
                <w:rFonts w:cs="Arial"/>
                <w:sz w:val="21"/>
                <w:szCs w:val="21"/>
                <w:vertAlign w:val="superscript"/>
              </w:rPr>
              <w:t>-03</w:t>
            </w:r>
          </w:p>
        </w:tc>
        <w:tc>
          <w:tcPr>
            <w:tcW w:w="903" w:type="pct"/>
            <w:shd w:val="clear" w:color="auto" w:fill="auto"/>
            <w:noWrap/>
            <w:vAlign w:val="center"/>
          </w:tcPr>
          <w:p w14:paraId="5E0AA1E3" w14:textId="77777777" w:rsidR="00FE1AD3" w:rsidRDefault="00FE1AD3" w:rsidP="00D14954">
            <w:pPr>
              <w:spacing w:before="0" w:after="0"/>
              <w:jc w:val="center"/>
              <w:rPr>
                <w:rFonts w:cs="Arial"/>
                <w:b/>
                <w:noProof/>
                <w:sz w:val="21"/>
                <w:szCs w:val="21"/>
              </w:rPr>
            </w:pPr>
            <w:r w:rsidRPr="00813DCC">
              <w:rPr>
                <w:rFonts w:cs="Arial"/>
                <w:sz w:val="21"/>
                <w:szCs w:val="21"/>
              </w:rPr>
              <w:t>8.88×10</w:t>
            </w:r>
            <w:r w:rsidRPr="00813DCC">
              <w:rPr>
                <w:rFonts w:cs="Arial"/>
                <w:sz w:val="21"/>
                <w:szCs w:val="21"/>
                <w:vertAlign w:val="superscript"/>
              </w:rPr>
              <w:t>-03</w:t>
            </w:r>
          </w:p>
        </w:tc>
      </w:tr>
      <w:tr w:rsidR="00FE1AD3" w:rsidRPr="00D95C29" w14:paraId="30E4194E" w14:textId="77777777" w:rsidTr="00D14954">
        <w:trPr>
          <w:trHeight w:val="300"/>
        </w:trPr>
        <w:tc>
          <w:tcPr>
            <w:tcW w:w="693" w:type="pct"/>
            <w:shd w:val="clear" w:color="auto" w:fill="auto"/>
            <w:noWrap/>
            <w:vAlign w:val="center"/>
          </w:tcPr>
          <w:p w14:paraId="3F680413" w14:textId="77777777" w:rsidR="00FE1AD3" w:rsidRDefault="00FE1AD3" w:rsidP="00D14954">
            <w:pPr>
              <w:spacing w:before="0" w:after="0"/>
              <w:jc w:val="center"/>
              <w:rPr>
                <w:rFonts w:cs="Arial"/>
                <w:b/>
                <w:noProof/>
                <w:sz w:val="21"/>
                <w:szCs w:val="21"/>
              </w:rPr>
            </w:pPr>
            <w:r w:rsidRPr="00813DCC">
              <w:rPr>
                <w:rFonts w:cs="Arial"/>
                <w:sz w:val="21"/>
                <w:szCs w:val="21"/>
              </w:rPr>
              <w:t>192.9</w:t>
            </w:r>
          </w:p>
        </w:tc>
        <w:tc>
          <w:tcPr>
            <w:tcW w:w="904" w:type="pct"/>
            <w:shd w:val="clear" w:color="auto" w:fill="auto"/>
            <w:noWrap/>
            <w:vAlign w:val="center"/>
          </w:tcPr>
          <w:p w14:paraId="50B05C47"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18D0E6D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21356250"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1809491E"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3746C443"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00346E46" w14:textId="77777777" w:rsidTr="00D14954">
        <w:trPr>
          <w:trHeight w:val="171"/>
        </w:trPr>
        <w:tc>
          <w:tcPr>
            <w:tcW w:w="693" w:type="pct"/>
            <w:shd w:val="clear" w:color="auto" w:fill="auto"/>
            <w:noWrap/>
            <w:vAlign w:val="center"/>
          </w:tcPr>
          <w:p w14:paraId="39AB8C72" w14:textId="77777777" w:rsidR="00FE1AD3" w:rsidRDefault="00FE1AD3" w:rsidP="00D14954">
            <w:pPr>
              <w:spacing w:before="0" w:after="0"/>
              <w:jc w:val="center"/>
              <w:rPr>
                <w:rFonts w:cs="Arial"/>
                <w:b/>
                <w:noProof/>
                <w:sz w:val="21"/>
                <w:szCs w:val="21"/>
              </w:rPr>
            </w:pPr>
            <w:r w:rsidRPr="00813DCC">
              <w:rPr>
                <w:rFonts w:cs="Arial"/>
                <w:sz w:val="21"/>
                <w:szCs w:val="21"/>
              </w:rPr>
              <w:t>192.9</w:t>
            </w:r>
          </w:p>
        </w:tc>
        <w:tc>
          <w:tcPr>
            <w:tcW w:w="904" w:type="pct"/>
            <w:shd w:val="clear" w:color="auto" w:fill="auto"/>
            <w:noWrap/>
            <w:vAlign w:val="center"/>
          </w:tcPr>
          <w:p w14:paraId="20732CCA" w14:textId="77777777" w:rsidR="00FE1AD3" w:rsidRDefault="00FE1AD3" w:rsidP="00D14954">
            <w:pPr>
              <w:spacing w:before="0" w:after="0"/>
              <w:jc w:val="center"/>
              <w:rPr>
                <w:rFonts w:cs="Arial"/>
                <w:b/>
                <w:noProof/>
                <w:sz w:val="21"/>
                <w:szCs w:val="21"/>
              </w:rPr>
            </w:pPr>
            <w:r w:rsidRPr="00813DCC">
              <w:rPr>
                <w:rFonts w:cs="Arial"/>
                <w:sz w:val="21"/>
                <w:szCs w:val="21"/>
              </w:rPr>
              <w:t>7.73×10</w:t>
            </w:r>
            <w:r w:rsidRPr="00813DCC">
              <w:rPr>
                <w:rFonts w:cs="Arial"/>
                <w:sz w:val="21"/>
                <w:szCs w:val="21"/>
                <w:vertAlign w:val="superscript"/>
              </w:rPr>
              <w:t>-11</w:t>
            </w:r>
          </w:p>
        </w:tc>
        <w:tc>
          <w:tcPr>
            <w:tcW w:w="904" w:type="pct"/>
            <w:shd w:val="clear" w:color="auto" w:fill="auto"/>
            <w:noWrap/>
            <w:vAlign w:val="center"/>
          </w:tcPr>
          <w:p w14:paraId="7D8A0B2F" w14:textId="77777777" w:rsidR="00FE1AD3" w:rsidRDefault="00FE1AD3" w:rsidP="00D14954">
            <w:pPr>
              <w:spacing w:before="0" w:after="0"/>
              <w:jc w:val="center"/>
              <w:rPr>
                <w:rFonts w:cs="Arial"/>
                <w:b/>
                <w:noProof/>
                <w:sz w:val="21"/>
                <w:szCs w:val="21"/>
              </w:rPr>
            </w:pPr>
            <w:r w:rsidRPr="00813DCC">
              <w:rPr>
                <w:rFonts w:cs="Arial"/>
                <w:sz w:val="21"/>
                <w:szCs w:val="21"/>
              </w:rPr>
              <w:t>4.78×10</w:t>
            </w:r>
            <w:r w:rsidRPr="00813DCC">
              <w:rPr>
                <w:rFonts w:cs="Arial"/>
                <w:sz w:val="21"/>
                <w:szCs w:val="21"/>
                <w:vertAlign w:val="superscript"/>
              </w:rPr>
              <w:t>-14</w:t>
            </w:r>
          </w:p>
        </w:tc>
        <w:tc>
          <w:tcPr>
            <w:tcW w:w="692" w:type="pct"/>
            <w:shd w:val="clear" w:color="auto" w:fill="auto"/>
            <w:noWrap/>
            <w:vAlign w:val="center"/>
          </w:tcPr>
          <w:p w14:paraId="33DC070E"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1B077D07" w14:textId="77777777" w:rsidR="00FE1AD3" w:rsidRDefault="00FE1AD3" w:rsidP="00D14954">
            <w:pPr>
              <w:spacing w:before="0" w:after="0"/>
              <w:jc w:val="center"/>
              <w:rPr>
                <w:rFonts w:cs="Arial"/>
                <w:b/>
                <w:noProof/>
                <w:sz w:val="21"/>
                <w:szCs w:val="21"/>
              </w:rPr>
            </w:pPr>
            <w:r w:rsidRPr="00813DCC">
              <w:rPr>
                <w:rFonts w:cs="Arial"/>
                <w:sz w:val="21"/>
                <w:szCs w:val="21"/>
              </w:rPr>
              <w:t>8.68×10</w:t>
            </w:r>
            <w:r w:rsidRPr="00813DCC">
              <w:rPr>
                <w:rFonts w:cs="Arial"/>
                <w:sz w:val="21"/>
                <w:szCs w:val="21"/>
                <w:vertAlign w:val="superscript"/>
              </w:rPr>
              <w:t>-03</w:t>
            </w:r>
          </w:p>
        </w:tc>
        <w:tc>
          <w:tcPr>
            <w:tcW w:w="903" w:type="pct"/>
            <w:shd w:val="clear" w:color="auto" w:fill="auto"/>
            <w:noWrap/>
            <w:vAlign w:val="center"/>
          </w:tcPr>
          <w:p w14:paraId="09544053" w14:textId="77777777" w:rsidR="00FE1AD3" w:rsidRDefault="00FE1AD3" w:rsidP="00D14954">
            <w:pPr>
              <w:spacing w:before="0" w:after="0"/>
              <w:jc w:val="center"/>
              <w:rPr>
                <w:rFonts w:cs="Arial"/>
                <w:b/>
                <w:noProof/>
                <w:sz w:val="21"/>
                <w:szCs w:val="21"/>
              </w:rPr>
            </w:pPr>
            <w:r w:rsidRPr="00813DCC">
              <w:rPr>
                <w:rFonts w:cs="Arial"/>
                <w:sz w:val="21"/>
                <w:szCs w:val="21"/>
              </w:rPr>
              <w:t>8.86×10</w:t>
            </w:r>
            <w:r w:rsidRPr="00813DCC">
              <w:rPr>
                <w:rFonts w:cs="Arial"/>
                <w:sz w:val="21"/>
                <w:szCs w:val="21"/>
                <w:vertAlign w:val="superscript"/>
              </w:rPr>
              <w:t>-03</w:t>
            </w:r>
          </w:p>
        </w:tc>
      </w:tr>
      <w:tr w:rsidR="00FE1AD3" w:rsidRPr="00D95C29" w14:paraId="5CA895B3" w14:textId="77777777" w:rsidTr="00D14954">
        <w:trPr>
          <w:trHeight w:val="300"/>
        </w:trPr>
        <w:tc>
          <w:tcPr>
            <w:tcW w:w="693" w:type="pct"/>
            <w:shd w:val="clear" w:color="auto" w:fill="auto"/>
            <w:noWrap/>
            <w:vAlign w:val="center"/>
          </w:tcPr>
          <w:p w14:paraId="767716CB" w14:textId="77777777" w:rsidR="00FE1AD3" w:rsidRDefault="00FE1AD3" w:rsidP="00D14954">
            <w:pPr>
              <w:spacing w:before="0" w:after="0"/>
              <w:jc w:val="center"/>
              <w:rPr>
                <w:rFonts w:cs="Arial"/>
                <w:b/>
                <w:noProof/>
                <w:sz w:val="21"/>
                <w:szCs w:val="21"/>
              </w:rPr>
            </w:pPr>
            <w:r w:rsidRPr="00813DCC">
              <w:rPr>
                <w:rFonts w:cs="Arial"/>
                <w:sz w:val="21"/>
                <w:szCs w:val="21"/>
              </w:rPr>
              <w:t>195.9</w:t>
            </w:r>
          </w:p>
        </w:tc>
        <w:tc>
          <w:tcPr>
            <w:tcW w:w="904" w:type="pct"/>
            <w:shd w:val="clear" w:color="auto" w:fill="auto"/>
            <w:noWrap/>
            <w:vAlign w:val="center"/>
          </w:tcPr>
          <w:p w14:paraId="6B31A993" w14:textId="77777777" w:rsidR="00FE1AD3" w:rsidRDefault="00FE1AD3" w:rsidP="00D14954">
            <w:pPr>
              <w:spacing w:before="0" w:after="0"/>
              <w:jc w:val="center"/>
              <w:rPr>
                <w:rFonts w:cs="Arial"/>
                <w:b/>
                <w:noProof/>
                <w:sz w:val="21"/>
                <w:szCs w:val="21"/>
              </w:rPr>
            </w:pPr>
            <w:r w:rsidRPr="00813DCC">
              <w:rPr>
                <w:rFonts w:cs="Arial"/>
                <w:sz w:val="21"/>
                <w:szCs w:val="21"/>
              </w:rPr>
              <w:t>7.64×10</w:t>
            </w:r>
            <w:r w:rsidRPr="00813DCC">
              <w:rPr>
                <w:rFonts w:cs="Arial"/>
                <w:sz w:val="21"/>
                <w:szCs w:val="21"/>
                <w:vertAlign w:val="superscript"/>
              </w:rPr>
              <w:t>-11</w:t>
            </w:r>
          </w:p>
        </w:tc>
        <w:tc>
          <w:tcPr>
            <w:tcW w:w="904" w:type="pct"/>
            <w:shd w:val="clear" w:color="auto" w:fill="auto"/>
            <w:noWrap/>
            <w:vAlign w:val="center"/>
          </w:tcPr>
          <w:p w14:paraId="6B435EAA" w14:textId="77777777" w:rsidR="00FE1AD3" w:rsidRDefault="00FE1AD3" w:rsidP="00D14954">
            <w:pPr>
              <w:spacing w:before="0" w:after="0"/>
              <w:jc w:val="center"/>
              <w:rPr>
                <w:rFonts w:cs="Arial"/>
                <w:b/>
                <w:noProof/>
                <w:sz w:val="21"/>
                <w:szCs w:val="21"/>
              </w:rPr>
            </w:pPr>
            <w:r w:rsidRPr="00813DCC">
              <w:rPr>
                <w:rFonts w:cs="Arial"/>
                <w:sz w:val="21"/>
                <w:szCs w:val="21"/>
              </w:rPr>
              <w:t>4.64×10</w:t>
            </w:r>
            <w:r w:rsidRPr="00813DCC">
              <w:rPr>
                <w:rFonts w:cs="Arial"/>
                <w:sz w:val="21"/>
                <w:szCs w:val="21"/>
                <w:vertAlign w:val="superscript"/>
              </w:rPr>
              <w:t>-14</w:t>
            </w:r>
          </w:p>
        </w:tc>
        <w:tc>
          <w:tcPr>
            <w:tcW w:w="692" w:type="pct"/>
            <w:shd w:val="clear" w:color="auto" w:fill="auto"/>
            <w:noWrap/>
            <w:vAlign w:val="center"/>
          </w:tcPr>
          <w:p w14:paraId="1293A01D"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447231DB" w14:textId="77777777" w:rsidR="00FE1AD3" w:rsidRDefault="00FE1AD3" w:rsidP="00D14954">
            <w:pPr>
              <w:spacing w:before="0" w:after="0"/>
              <w:jc w:val="center"/>
              <w:rPr>
                <w:rFonts w:cs="Arial"/>
                <w:b/>
                <w:noProof/>
                <w:sz w:val="21"/>
                <w:szCs w:val="21"/>
              </w:rPr>
            </w:pPr>
            <w:r w:rsidRPr="00813DCC">
              <w:rPr>
                <w:rFonts w:cs="Arial"/>
                <w:sz w:val="21"/>
                <w:szCs w:val="21"/>
              </w:rPr>
              <w:t>8.50×10</w:t>
            </w:r>
            <w:r w:rsidRPr="00813DCC">
              <w:rPr>
                <w:rFonts w:cs="Arial"/>
                <w:sz w:val="21"/>
                <w:szCs w:val="21"/>
                <w:vertAlign w:val="superscript"/>
              </w:rPr>
              <w:t>-03</w:t>
            </w:r>
          </w:p>
        </w:tc>
        <w:tc>
          <w:tcPr>
            <w:tcW w:w="903" w:type="pct"/>
            <w:shd w:val="clear" w:color="auto" w:fill="auto"/>
            <w:noWrap/>
            <w:vAlign w:val="center"/>
          </w:tcPr>
          <w:p w14:paraId="6BEF76AC" w14:textId="77777777" w:rsidR="00FE1AD3" w:rsidRDefault="00FE1AD3" w:rsidP="00D14954">
            <w:pPr>
              <w:spacing w:before="0" w:after="0"/>
              <w:jc w:val="center"/>
              <w:rPr>
                <w:rFonts w:cs="Arial"/>
                <w:b/>
                <w:noProof/>
                <w:sz w:val="21"/>
                <w:szCs w:val="21"/>
              </w:rPr>
            </w:pPr>
            <w:r w:rsidRPr="00813DCC">
              <w:rPr>
                <w:rFonts w:cs="Arial"/>
                <w:sz w:val="21"/>
                <w:szCs w:val="21"/>
              </w:rPr>
              <w:t>8.90×10</w:t>
            </w:r>
            <w:r w:rsidRPr="00813DCC">
              <w:rPr>
                <w:rFonts w:cs="Arial"/>
                <w:sz w:val="21"/>
                <w:szCs w:val="21"/>
                <w:vertAlign w:val="superscript"/>
              </w:rPr>
              <w:t>-03</w:t>
            </w:r>
          </w:p>
        </w:tc>
      </w:tr>
      <w:tr w:rsidR="00FE1AD3" w:rsidRPr="00D95C29" w14:paraId="6A746554" w14:textId="77777777" w:rsidTr="00D14954">
        <w:trPr>
          <w:trHeight w:val="137"/>
        </w:trPr>
        <w:tc>
          <w:tcPr>
            <w:tcW w:w="693" w:type="pct"/>
            <w:shd w:val="clear" w:color="auto" w:fill="auto"/>
            <w:noWrap/>
            <w:vAlign w:val="center"/>
          </w:tcPr>
          <w:p w14:paraId="4A83DF8D" w14:textId="77777777" w:rsidR="00FE1AD3" w:rsidRDefault="00FE1AD3" w:rsidP="00D14954">
            <w:pPr>
              <w:spacing w:before="0" w:after="0"/>
              <w:jc w:val="center"/>
              <w:rPr>
                <w:rFonts w:cs="Arial"/>
                <w:b/>
                <w:noProof/>
                <w:sz w:val="21"/>
                <w:szCs w:val="21"/>
              </w:rPr>
            </w:pPr>
            <w:r w:rsidRPr="00813DCC">
              <w:rPr>
                <w:rFonts w:cs="Arial"/>
                <w:sz w:val="21"/>
                <w:szCs w:val="21"/>
              </w:rPr>
              <w:t>199.9</w:t>
            </w:r>
          </w:p>
        </w:tc>
        <w:tc>
          <w:tcPr>
            <w:tcW w:w="904" w:type="pct"/>
            <w:shd w:val="clear" w:color="auto" w:fill="auto"/>
            <w:noWrap/>
            <w:vAlign w:val="center"/>
          </w:tcPr>
          <w:p w14:paraId="63E9A0C9" w14:textId="77777777" w:rsidR="00FE1AD3" w:rsidRDefault="00FE1AD3" w:rsidP="00D14954">
            <w:pPr>
              <w:spacing w:before="0" w:after="0"/>
              <w:jc w:val="center"/>
              <w:rPr>
                <w:rFonts w:cs="Arial"/>
                <w:b/>
                <w:noProof/>
                <w:sz w:val="21"/>
                <w:szCs w:val="21"/>
              </w:rPr>
            </w:pPr>
            <w:r w:rsidRPr="00813DCC">
              <w:rPr>
                <w:rFonts w:cs="Arial"/>
                <w:sz w:val="21"/>
                <w:szCs w:val="21"/>
              </w:rPr>
              <w:t>7.54×10</w:t>
            </w:r>
            <w:r w:rsidRPr="00813DCC">
              <w:rPr>
                <w:rFonts w:cs="Arial"/>
                <w:sz w:val="21"/>
                <w:szCs w:val="21"/>
                <w:vertAlign w:val="superscript"/>
              </w:rPr>
              <w:t>-11</w:t>
            </w:r>
          </w:p>
        </w:tc>
        <w:tc>
          <w:tcPr>
            <w:tcW w:w="904" w:type="pct"/>
            <w:shd w:val="clear" w:color="auto" w:fill="auto"/>
            <w:noWrap/>
            <w:vAlign w:val="center"/>
          </w:tcPr>
          <w:p w14:paraId="14CA3E07" w14:textId="77777777" w:rsidR="00FE1AD3" w:rsidRDefault="00FE1AD3" w:rsidP="00D14954">
            <w:pPr>
              <w:spacing w:before="0" w:after="0"/>
              <w:jc w:val="center"/>
              <w:rPr>
                <w:rFonts w:cs="Arial"/>
                <w:b/>
                <w:noProof/>
                <w:sz w:val="21"/>
                <w:szCs w:val="21"/>
              </w:rPr>
            </w:pPr>
            <w:r w:rsidRPr="00813DCC">
              <w:rPr>
                <w:rFonts w:cs="Arial"/>
                <w:sz w:val="21"/>
                <w:szCs w:val="21"/>
              </w:rPr>
              <w:t>4.69×10</w:t>
            </w:r>
            <w:r w:rsidRPr="00813DCC">
              <w:rPr>
                <w:rFonts w:cs="Arial"/>
                <w:sz w:val="21"/>
                <w:szCs w:val="21"/>
                <w:vertAlign w:val="superscript"/>
              </w:rPr>
              <w:t>-14</w:t>
            </w:r>
          </w:p>
        </w:tc>
        <w:tc>
          <w:tcPr>
            <w:tcW w:w="692" w:type="pct"/>
            <w:shd w:val="clear" w:color="auto" w:fill="auto"/>
            <w:noWrap/>
            <w:vAlign w:val="center"/>
          </w:tcPr>
          <w:p w14:paraId="2DBA4173"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5D6DA760" w14:textId="77777777" w:rsidR="00FE1AD3" w:rsidRDefault="00FE1AD3" w:rsidP="00D14954">
            <w:pPr>
              <w:spacing w:before="0" w:after="0"/>
              <w:jc w:val="center"/>
              <w:rPr>
                <w:rFonts w:cs="Arial"/>
                <w:b/>
                <w:noProof/>
                <w:sz w:val="21"/>
                <w:szCs w:val="21"/>
              </w:rPr>
            </w:pPr>
            <w:r w:rsidRPr="00813DCC">
              <w:rPr>
                <w:rFonts w:cs="Arial"/>
                <w:sz w:val="21"/>
                <w:szCs w:val="21"/>
              </w:rPr>
              <w:t>8.60×10</w:t>
            </w:r>
            <w:r w:rsidRPr="00813DCC">
              <w:rPr>
                <w:rFonts w:cs="Arial"/>
                <w:sz w:val="21"/>
                <w:szCs w:val="21"/>
                <w:vertAlign w:val="superscript"/>
              </w:rPr>
              <w:t>-03</w:t>
            </w:r>
          </w:p>
        </w:tc>
        <w:tc>
          <w:tcPr>
            <w:tcW w:w="903" w:type="pct"/>
            <w:shd w:val="clear" w:color="auto" w:fill="auto"/>
            <w:noWrap/>
            <w:vAlign w:val="center"/>
          </w:tcPr>
          <w:p w14:paraId="52BAFC78" w14:textId="77777777" w:rsidR="00FE1AD3" w:rsidRDefault="00FE1AD3" w:rsidP="00D14954">
            <w:pPr>
              <w:spacing w:before="0" w:after="0"/>
              <w:jc w:val="center"/>
              <w:rPr>
                <w:rFonts w:cs="Arial"/>
                <w:b/>
                <w:noProof/>
                <w:sz w:val="21"/>
                <w:szCs w:val="21"/>
              </w:rPr>
            </w:pPr>
            <w:r w:rsidRPr="00813DCC">
              <w:rPr>
                <w:rFonts w:cs="Arial"/>
                <w:sz w:val="21"/>
                <w:szCs w:val="21"/>
              </w:rPr>
              <w:t>8.63×10</w:t>
            </w:r>
            <w:r w:rsidRPr="00813DCC">
              <w:rPr>
                <w:rFonts w:cs="Arial"/>
                <w:sz w:val="21"/>
                <w:szCs w:val="21"/>
                <w:vertAlign w:val="superscript"/>
              </w:rPr>
              <w:t>-03</w:t>
            </w:r>
          </w:p>
        </w:tc>
      </w:tr>
      <w:tr w:rsidR="00FE1AD3" w:rsidRPr="00D95C29" w14:paraId="43E75508" w14:textId="77777777" w:rsidTr="00D14954">
        <w:trPr>
          <w:trHeight w:val="300"/>
        </w:trPr>
        <w:tc>
          <w:tcPr>
            <w:tcW w:w="693" w:type="pct"/>
            <w:shd w:val="clear" w:color="auto" w:fill="auto"/>
            <w:noWrap/>
            <w:vAlign w:val="center"/>
          </w:tcPr>
          <w:p w14:paraId="0E602A46" w14:textId="77777777" w:rsidR="00FE1AD3" w:rsidRDefault="00FE1AD3" w:rsidP="00D14954">
            <w:pPr>
              <w:spacing w:before="0" w:after="0"/>
              <w:jc w:val="center"/>
              <w:rPr>
                <w:rFonts w:cs="Arial"/>
                <w:b/>
                <w:noProof/>
                <w:sz w:val="21"/>
                <w:szCs w:val="21"/>
              </w:rPr>
            </w:pPr>
            <w:r w:rsidRPr="00813DCC">
              <w:rPr>
                <w:rFonts w:cs="Arial"/>
                <w:sz w:val="21"/>
                <w:szCs w:val="21"/>
              </w:rPr>
              <w:t>200.0</w:t>
            </w:r>
          </w:p>
        </w:tc>
        <w:tc>
          <w:tcPr>
            <w:tcW w:w="904" w:type="pct"/>
            <w:shd w:val="clear" w:color="auto" w:fill="auto"/>
            <w:noWrap/>
            <w:vAlign w:val="center"/>
          </w:tcPr>
          <w:p w14:paraId="02974283"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7FDF43E6"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333CC41F"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D3CA38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5A59D904"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7F67F21D" w14:textId="77777777" w:rsidTr="00D14954">
        <w:trPr>
          <w:trHeight w:val="117"/>
        </w:trPr>
        <w:tc>
          <w:tcPr>
            <w:tcW w:w="693" w:type="pct"/>
            <w:shd w:val="clear" w:color="auto" w:fill="auto"/>
            <w:noWrap/>
            <w:vAlign w:val="center"/>
          </w:tcPr>
          <w:p w14:paraId="1CB5E0EF" w14:textId="77777777" w:rsidR="00FE1AD3" w:rsidRDefault="00FE1AD3" w:rsidP="00D14954">
            <w:pPr>
              <w:spacing w:before="0" w:after="0"/>
              <w:jc w:val="center"/>
              <w:rPr>
                <w:rFonts w:cs="Arial"/>
                <w:b/>
                <w:noProof/>
                <w:sz w:val="21"/>
                <w:szCs w:val="21"/>
              </w:rPr>
            </w:pPr>
            <w:r w:rsidRPr="00813DCC">
              <w:rPr>
                <w:rFonts w:cs="Arial"/>
                <w:sz w:val="21"/>
                <w:szCs w:val="21"/>
              </w:rPr>
              <w:t>204.2</w:t>
            </w:r>
          </w:p>
        </w:tc>
        <w:tc>
          <w:tcPr>
            <w:tcW w:w="904" w:type="pct"/>
            <w:shd w:val="clear" w:color="auto" w:fill="auto"/>
            <w:noWrap/>
            <w:vAlign w:val="center"/>
          </w:tcPr>
          <w:p w14:paraId="3BEB85A8" w14:textId="77777777" w:rsidR="00FE1AD3" w:rsidRDefault="00FE1AD3" w:rsidP="00D14954">
            <w:pPr>
              <w:spacing w:before="0" w:after="0"/>
              <w:jc w:val="center"/>
              <w:rPr>
                <w:rFonts w:cs="Arial"/>
                <w:b/>
                <w:noProof/>
                <w:sz w:val="21"/>
                <w:szCs w:val="21"/>
              </w:rPr>
            </w:pPr>
            <w:r w:rsidRPr="00813DCC">
              <w:rPr>
                <w:rFonts w:cs="Arial"/>
                <w:sz w:val="21"/>
                <w:szCs w:val="21"/>
              </w:rPr>
              <w:t>7.67×10</w:t>
            </w:r>
            <w:r w:rsidRPr="00813DCC">
              <w:rPr>
                <w:rFonts w:cs="Arial"/>
                <w:sz w:val="21"/>
                <w:szCs w:val="21"/>
                <w:vertAlign w:val="superscript"/>
              </w:rPr>
              <w:t>-11</w:t>
            </w:r>
          </w:p>
        </w:tc>
        <w:tc>
          <w:tcPr>
            <w:tcW w:w="904" w:type="pct"/>
            <w:shd w:val="clear" w:color="auto" w:fill="auto"/>
            <w:noWrap/>
            <w:vAlign w:val="center"/>
          </w:tcPr>
          <w:p w14:paraId="55736488" w14:textId="77777777" w:rsidR="00FE1AD3" w:rsidRDefault="00FE1AD3" w:rsidP="00D14954">
            <w:pPr>
              <w:spacing w:before="0" w:after="0"/>
              <w:jc w:val="center"/>
              <w:rPr>
                <w:rFonts w:cs="Arial"/>
                <w:b/>
                <w:noProof/>
                <w:sz w:val="21"/>
                <w:szCs w:val="21"/>
              </w:rPr>
            </w:pPr>
            <w:r w:rsidRPr="00813DCC">
              <w:rPr>
                <w:rFonts w:cs="Arial"/>
                <w:sz w:val="21"/>
                <w:szCs w:val="21"/>
              </w:rPr>
              <w:t>4.62×10</w:t>
            </w:r>
            <w:r w:rsidRPr="00813DCC">
              <w:rPr>
                <w:rFonts w:cs="Arial"/>
                <w:sz w:val="21"/>
                <w:szCs w:val="21"/>
                <w:vertAlign w:val="superscript"/>
              </w:rPr>
              <w:t>-14</w:t>
            </w:r>
          </w:p>
        </w:tc>
        <w:tc>
          <w:tcPr>
            <w:tcW w:w="692" w:type="pct"/>
            <w:shd w:val="clear" w:color="auto" w:fill="auto"/>
            <w:noWrap/>
            <w:vAlign w:val="center"/>
          </w:tcPr>
          <w:p w14:paraId="46E4A1D4"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4C21157C"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2C421D3A"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795BD7F5" w14:textId="77777777" w:rsidTr="00D14954">
        <w:trPr>
          <w:trHeight w:val="300"/>
        </w:trPr>
        <w:tc>
          <w:tcPr>
            <w:tcW w:w="693" w:type="pct"/>
            <w:shd w:val="clear" w:color="auto" w:fill="auto"/>
            <w:noWrap/>
            <w:vAlign w:val="center"/>
          </w:tcPr>
          <w:p w14:paraId="51C03DA4" w14:textId="77777777" w:rsidR="00FE1AD3" w:rsidRDefault="00FE1AD3" w:rsidP="00D14954">
            <w:pPr>
              <w:spacing w:before="0" w:after="0"/>
              <w:jc w:val="center"/>
              <w:rPr>
                <w:rFonts w:cs="Arial"/>
                <w:b/>
                <w:noProof/>
                <w:sz w:val="21"/>
                <w:szCs w:val="21"/>
              </w:rPr>
            </w:pPr>
            <w:r w:rsidRPr="00813DCC">
              <w:rPr>
                <w:rFonts w:cs="Arial"/>
                <w:sz w:val="21"/>
                <w:szCs w:val="21"/>
              </w:rPr>
              <w:t>206.9</w:t>
            </w:r>
          </w:p>
        </w:tc>
        <w:tc>
          <w:tcPr>
            <w:tcW w:w="904" w:type="pct"/>
            <w:shd w:val="clear" w:color="auto" w:fill="auto"/>
            <w:noWrap/>
            <w:vAlign w:val="center"/>
          </w:tcPr>
          <w:p w14:paraId="0EDA4D66"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67D7F11C"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62499BB5"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CE7551B"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11B8CB4C"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6C1151F7" w14:textId="77777777" w:rsidTr="00D14954">
        <w:trPr>
          <w:trHeight w:val="83"/>
        </w:trPr>
        <w:tc>
          <w:tcPr>
            <w:tcW w:w="693" w:type="pct"/>
            <w:shd w:val="clear" w:color="auto" w:fill="auto"/>
            <w:noWrap/>
            <w:vAlign w:val="center"/>
          </w:tcPr>
          <w:p w14:paraId="5378B86E" w14:textId="77777777" w:rsidR="00FE1AD3" w:rsidRDefault="00FE1AD3" w:rsidP="00D14954">
            <w:pPr>
              <w:spacing w:before="0" w:after="0"/>
              <w:jc w:val="center"/>
              <w:rPr>
                <w:rFonts w:cs="Arial"/>
                <w:b/>
                <w:noProof/>
                <w:sz w:val="21"/>
                <w:szCs w:val="21"/>
              </w:rPr>
            </w:pPr>
            <w:r w:rsidRPr="00813DCC">
              <w:rPr>
                <w:rFonts w:cs="Arial"/>
                <w:sz w:val="21"/>
                <w:szCs w:val="21"/>
              </w:rPr>
              <w:t>206.9</w:t>
            </w:r>
          </w:p>
        </w:tc>
        <w:tc>
          <w:tcPr>
            <w:tcW w:w="904" w:type="pct"/>
            <w:shd w:val="clear" w:color="auto" w:fill="auto"/>
            <w:noWrap/>
            <w:vAlign w:val="center"/>
          </w:tcPr>
          <w:p w14:paraId="192C62C7" w14:textId="77777777" w:rsidR="00FE1AD3" w:rsidRDefault="00FE1AD3" w:rsidP="00D14954">
            <w:pPr>
              <w:spacing w:before="0" w:after="0"/>
              <w:jc w:val="center"/>
              <w:rPr>
                <w:rFonts w:cs="Arial"/>
                <w:b/>
                <w:noProof/>
                <w:sz w:val="21"/>
                <w:szCs w:val="21"/>
              </w:rPr>
            </w:pPr>
            <w:r w:rsidRPr="00813DCC">
              <w:rPr>
                <w:rFonts w:cs="Arial"/>
                <w:sz w:val="21"/>
                <w:szCs w:val="21"/>
              </w:rPr>
              <w:t>7.57×10</w:t>
            </w:r>
            <w:r w:rsidRPr="00813DCC">
              <w:rPr>
                <w:rFonts w:cs="Arial"/>
                <w:sz w:val="21"/>
                <w:szCs w:val="21"/>
                <w:vertAlign w:val="superscript"/>
              </w:rPr>
              <w:t>-11</w:t>
            </w:r>
          </w:p>
        </w:tc>
        <w:tc>
          <w:tcPr>
            <w:tcW w:w="904" w:type="pct"/>
            <w:shd w:val="clear" w:color="auto" w:fill="auto"/>
            <w:noWrap/>
            <w:vAlign w:val="center"/>
          </w:tcPr>
          <w:p w14:paraId="56D6283C" w14:textId="77777777" w:rsidR="00FE1AD3" w:rsidRDefault="00FE1AD3" w:rsidP="00D14954">
            <w:pPr>
              <w:spacing w:before="0" w:after="0"/>
              <w:jc w:val="center"/>
              <w:rPr>
                <w:rFonts w:cs="Arial"/>
                <w:b/>
                <w:noProof/>
                <w:sz w:val="21"/>
                <w:szCs w:val="21"/>
              </w:rPr>
            </w:pPr>
            <w:r w:rsidRPr="00813DCC">
              <w:rPr>
                <w:rFonts w:cs="Arial"/>
                <w:sz w:val="21"/>
                <w:szCs w:val="21"/>
              </w:rPr>
              <w:t>4.71×10</w:t>
            </w:r>
            <w:r w:rsidRPr="00813DCC">
              <w:rPr>
                <w:rFonts w:cs="Arial"/>
                <w:sz w:val="21"/>
                <w:szCs w:val="21"/>
                <w:vertAlign w:val="superscript"/>
              </w:rPr>
              <w:t>-14</w:t>
            </w:r>
          </w:p>
        </w:tc>
        <w:tc>
          <w:tcPr>
            <w:tcW w:w="692" w:type="pct"/>
            <w:shd w:val="clear" w:color="auto" w:fill="auto"/>
            <w:noWrap/>
            <w:vAlign w:val="center"/>
          </w:tcPr>
          <w:p w14:paraId="70D26B9F"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5377AD32" w14:textId="77777777" w:rsidR="00FE1AD3" w:rsidRDefault="00FE1AD3" w:rsidP="00D14954">
            <w:pPr>
              <w:spacing w:before="0" w:after="0"/>
              <w:jc w:val="center"/>
              <w:rPr>
                <w:rFonts w:cs="Arial"/>
                <w:b/>
                <w:noProof/>
                <w:sz w:val="21"/>
                <w:szCs w:val="21"/>
              </w:rPr>
            </w:pPr>
            <w:r w:rsidRPr="00813DCC">
              <w:rPr>
                <w:rFonts w:cs="Arial"/>
                <w:sz w:val="21"/>
                <w:szCs w:val="21"/>
              </w:rPr>
              <w:t>8.71×10</w:t>
            </w:r>
            <w:r w:rsidRPr="00813DCC">
              <w:rPr>
                <w:rFonts w:cs="Arial"/>
                <w:sz w:val="21"/>
                <w:szCs w:val="21"/>
                <w:vertAlign w:val="superscript"/>
              </w:rPr>
              <w:t>-03</w:t>
            </w:r>
          </w:p>
        </w:tc>
        <w:tc>
          <w:tcPr>
            <w:tcW w:w="903" w:type="pct"/>
            <w:shd w:val="clear" w:color="auto" w:fill="auto"/>
            <w:noWrap/>
            <w:vAlign w:val="center"/>
          </w:tcPr>
          <w:p w14:paraId="313C2983" w14:textId="77777777" w:rsidR="00FE1AD3" w:rsidRDefault="00FE1AD3" w:rsidP="00D14954">
            <w:pPr>
              <w:spacing w:before="0" w:after="0"/>
              <w:jc w:val="center"/>
              <w:rPr>
                <w:rFonts w:cs="Arial"/>
                <w:b/>
                <w:noProof/>
                <w:sz w:val="21"/>
                <w:szCs w:val="21"/>
              </w:rPr>
            </w:pPr>
            <w:r w:rsidRPr="00813DCC">
              <w:rPr>
                <w:rFonts w:cs="Arial"/>
                <w:sz w:val="21"/>
                <w:szCs w:val="21"/>
              </w:rPr>
              <w:t>8.72×10</w:t>
            </w:r>
            <w:r w:rsidRPr="00813DCC">
              <w:rPr>
                <w:rFonts w:cs="Arial"/>
                <w:sz w:val="21"/>
                <w:szCs w:val="21"/>
                <w:vertAlign w:val="superscript"/>
              </w:rPr>
              <w:t>-03</w:t>
            </w:r>
          </w:p>
        </w:tc>
      </w:tr>
      <w:tr w:rsidR="00FE1AD3" w:rsidRPr="00D95C29" w14:paraId="40A30ED4" w14:textId="77777777" w:rsidTr="00D14954">
        <w:trPr>
          <w:trHeight w:val="300"/>
        </w:trPr>
        <w:tc>
          <w:tcPr>
            <w:tcW w:w="693" w:type="pct"/>
            <w:shd w:val="clear" w:color="auto" w:fill="auto"/>
            <w:noWrap/>
            <w:vAlign w:val="center"/>
          </w:tcPr>
          <w:p w14:paraId="6F826697" w14:textId="77777777" w:rsidR="00FE1AD3" w:rsidRDefault="00FE1AD3" w:rsidP="00D14954">
            <w:pPr>
              <w:spacing w:before="0" w:after="0"/>
              <w:jc w:val="center"/>
              <w:rPr>
                <w:rFonts w:cs="Arial"/>
                <w:b/>
                <w:noProof/>
                <w:sz w:val="21"/>
                <w:szCs w:val="21"/>
              </w:rPr>
            </w:pPr>
            <w:r w:rsidRPr="00813DCC">
              <w:rPr>
                <w:rFonts w:cs="Arial"/>
                <w:sz w:val="21"/>
                <w:szCs w:val="21"/>
              </w:rPr>
              <w:t>213.9</w:t>
            </w:r>
          </w:p>
        </w:tc>
        <w:tc>
          <w:tcPr>
            <w:tcW w:w="904" w:type="pct"/>
            <w:shd w:val="clear" w:color="auto" w:fill="auto"/>
            <w:noWrap/>
            <w:vAlign w:val="center"/>
          </w:tcPr>
          <w:p w14:paraId="5C17361F"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01842BDE"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469386A4"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24A114C0"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52A5E084"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0524B786" w14:textId="77777777" w:rsidTr="00D14954">
        <w:trPr>
          <w:trHeight w:val="189"/>
        </w:trPr>
        <w:tc>
          <w:tcPr>
            <w:tcW w:w="693" w:type="pct"/>
            <w:shd w:val="clear" w:color="auto" w:fill="auto"/>
            <w:noWrap/>
            <w:vAlign w:val="center"/>
          </w:tcPr>
          <w:p w14:paraId="4A7CC3EA" w14:textId="77777777" w:rsidR="00FE1AD3" w:rsidRDefault="00FE1AD3" w:rsidP="00D14954">
            <w:pPr>
              <w:spacing w:before="0" w:after="0"/>
              <w:jc w:val="center"/>
              <w:rPr>
                <w:rFonts w:cs="Arial"/>
                <w:b/>
                <w:noProof/>
                <w:sz w:val="21"/>
                <w:szCs w:val="21"/>
              </w:rPr>
            </w:pPr>
            <w:r w:rsidRPr="00813DCC">
              <w:rPr>
                <w:rFonts w:cs="Arial"/>
                <w:sz w:val="21"/>
                <w:szCs w:val="21"/>
              </w:rPr>
              <w:t>214.0</w:t>
            </w:r>
          </w:p>
        </w:tc>
        <w:tc>
          <w:tcPr>
            <w:tcW w:w="904" w:type="pct"/>
            <w:shd w:val="clear" w:color="auto" w:fill="auto"/>
            <w:noWrap/>
            <w:vAlign w:val="center"/>
          </w:tcPr>
          <w:p w14:paraId="2353D4A3" w14:textId="77777777" w:rsidR="00FE1AD3" w:rsidRDefault="00FE1AD3" w:rsidP="00D14954">
            <w:pPr>
              <w:spacing w:before="0" w:after="0"/>
              <w:jc w:val="center"/>
              <w:rPr>
                <w:rFonts w:cs="Arial"/>
                <w:b/>
                <w:noProof/>
                <w:sz w:val="21"/>
                <w:szCs w:val="21"/>
              </w:rPr>
            </w:pPr>
            <w:r w:rsidRPr="00813DCC">
              <w:rPr>
                <w:rFonts w:cs="Arial"/>
                <w:sz w:val="21"/>
                <w:szCs w:val="21"/>
              </w:rPr>
              <w:t>7.43×10</w:t>
            </w:r>
            <w:r w:rsidRPr="00813DCC">
              <w:rPr>
                <w:rFonts w:cs="Arial"/>
                <w:sz w:val="21"/>
                <w:szCs w:val="21"/>
                <w:vertAlign w:val="superscript"/>
              </w:rPr>
              <w:t>-11</w:t>
            </w:r>
          </w:p>
        </w:tc>
        <w:tc>
          <w:tcPr>
            <w:tcW w:w="904" w:type="pct"/>
            <w:shd w:val="clear" w:color="auto" w:fill="auto"/>
            <w:noWrap/>
            <w:vAlign w:val="center"/>
          </w:tcPr>
          <w:p w14:paraId="62112BA8" w14:textId="77777777" w:rsidR="00FE1AD3" w:rsidRDefault="00FE1AD3" w:rsidP="00D14954">
            <w:pPr>
              <w:spacing w:before="0" w:after="0"/>
              <w:jc w:val="center"/>
              <w:rPr>
                <w:rFonts w:cs="Arial"/>
                <w:b/>
                <w:noProof/>
                <w:sz w:val="21"/>
                <w:szCs w:val="21"/>
              </w:rPr>
            </w:pPr>
            <w:r w:rsidRPr="00813DCC">
              <w:rPr>
                <w:rFonts w:cs="Arial"/>
                <w:sz w:val="21"/>
                <w:szCs w:val="21"/>
              </w:rPr>
              <w:t>4.70×10</w:t>
            </w:r>
            <w:r w:rsidRPr="00813DCC">
              <w:rPr>
                <w:rFonts w:cs="Arial"/>
                <w:sz w:val="21"/>
                <w:szCs w:val="21"/>
                <w:vertAlign w:val="superscript"/>
              </w:rPr>
              <w:t>-14</w:t>
            </w:r>
          </w:p>
        </w:tc>
        <w:tc>
          <w:tcPr>
            <w:tcW w:w="692" w:type="pct"/>
            <w:shd w:val="clear" w:color="auto" w:fill="auto"/>
            <w:noWrap/>
            <w:vAlign w:val="center"/>
          </w:tcPr>
          <w:p w14:paraId="47C4BFF2"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620480AD" w14:textId="77777777" w:rsidR="00FE1AD3" w:rsidRDefault="00FE1AD3" w:rsidP="00D14954">
            <w:pPr>
              <w:spacing w:before="0" w:after="0"/>
              <w:jc w:val="center"/>
              <w:rPr>
                <w:rFonts w:cs="Arial"/>
                <w:b/>
                <w:noProof/>
                <w:sz w:val="21"/>
                <w:szCs w:val="21"/>
              </w:rPr>
            </w:pPr>
            <w:r w:rsidRPr="00813DCC">
              <w:rPr>
                <w:rFonts w:cs="Arial"/>
                <w:sz w:val="21"/>
                <w:szCs w:val="21"/>
              </w:rPr>
              <w:t>7.89×10</w:t>
            </w:r>
            <w:r w:rsidRPr="00813DCC">
              <w:rPr>
                <w:rFonts w:cs="Arial"/>
                <w:sz w:val="21"/>
                <w:szCs w:val="21"/>
                <w:vertAlign w:val="superscript"/>
              </w:rPr>
              <w:t>-03</w:t>
            </w:r>
          </w:p>
        </w:tc>
        <w:tc>
          <w:tcPr>
            <w:tcW w:w="903" w:type="pct"/>
            <w:shd w:val="clear" w:color="auto" w:fill="auto"/>
            <w:noWrap/>
            <w:vAlign w:val="center"/>
          </w:tcPr>
          <w:p w14:paraId="61C95DEA" w14:textId="77777777" w:rsidR="00FE1AD3" w:rsidRDefault="00FE1AD3" w:rsidP="00D14954">
            <w:pPr>
              <w:spacing w:before="0" w:after="0"/>
              <w:jc w:val="center"/>
              <w:rPr>
                <w:rFonts w:cs="Arial"/>
                <w:b/>
                <w:noProof/>
                <w:sz w:val="21"/>
                <w:szCs w:val="21"/>
              </w:rPr>
            </w:pPr>
            <w:r w:rsidRPr="00813DCC">
              <w:rPr>
                <w:rFonts w:cs="Arial"/>
                <w:sz w:val="21"/>
                <w:szCs w:val="21"/>
              </w:rPr>
              <w:t>8.61×10</w:t>
            </w:r>
            <w:r w:rsidRPr="00813DCC">
              <w:rPr>
                <w:rFonts w:cs="Arial"/>
                <w:sz w:val="21"/>
                <w:szCs w:val="21"/>
                <w:vertAlign w:val="superscript"/>
              </w:rPr>
              <w:t>-03</w:t>
            </w:r>
          </w:p>
        </w:tc>
      </w:tr>
      <w:tr w:rsidR="00FE1AD3" w:rsidRPr="00D95C29" w14:paraId="0587E426" w14:textId="77777777" w:rsidTr="00D14954">
        <w:trPr>
          <w:trHeight w:val="300"/>
        </w:trPr>
        <w:tc>
          <w:tcPr>
            <w:tcW w:w="693" w:type="pct"/>
            <w:shd w:val="clear" w:color="auto" w:fill="auto"/>
            <w:noWrap/>
            <w:vAlign w:val="center"/>
          </w:tcPr>
          <w:p w14:paraId="6CA1372A" w14:textId="77777777" w:rsidR="00FE1AD3" w:rsidRDefault="00FE1AD3" w:rsidP="00D14954">
            <w:pPr>
              <w:spacing w:before="0" w:after="0"/>
              <w:jc w:val="center"/>
              <w:rPr>
                <w:rFonts w:cs="Arial"/>
                <w:b/>
                <w:noProof/>
                <w:sz w:val="21"/>
                <w:szCs w:val="21"/>
              </w:rPr>
            </w:pPr>
            <w:r w:rsidRPr="00813DCC">
              <w:rPr>
                <w:rFonts w:cs="Arial"/>
                <w:sz w:val="21"/>
                <w:szCs w:val="21"/>
              </w:rPr>
              <w:t>220.8</w:t>
            </w:r>
          </w:p>
        </w:tc>
        <w:tc>
          <w:tcPr>
            <w:tcW w:w="904" w:type="pct"/>
            <w:shd w:val="clear" w:color="auto" w:fill="auto"/>
            <w:noWrap/>
            <w:vAlign w:val="center"/>
          </w:tcPr>
          <w:p w14:paraId="1C166AC2"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230A52F8"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5E1DBA4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580FD61"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3085512C"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7470625C" w14:textId="77777777" w:rsidTr="00D14954">
        <w:trPr>
          <w:trHeight w:val="155"/>
        </w:trPr>
        <w:tc>
          <w:tcPr>
            <w:tcW w:w="693" w:type="pct"/>
            <w:shd w:val="clear" w:color="auto" w:fill="auto"/>
            <w:noWrap/>
            <w:vAlign w:val="center"/>
          </w:tcPr>
          <w:p w14:paraId="49482D24" w14:textId="77777777" w:rsidR="00FE1AD3" w:rsidRDefault="00FE1AD3" w:rsidP="00D14954">
            <w:pPr>
              <w:spacing w:before="0" w:after="0"/>
              <w:jc w:val="center"/>
              <w:rPr>
                <w:rFonts w:cs="Arial"/>
                <w:b/>
                <w:noProof/>
                <w:sz w:val="21"/>
                <w:szCs w:val="21"/>
              </w:rPr>
            </w:pPr>
            <w:r w:rsidRPr="00813DCC">
              <w:rPr>
                <w:rFonts w:cs="Arial"/>
                <w:sz w:val="21"/>
                <w:szCs w:val="21"/>
              </w:rPr>
              <w:t>221.2</w:t>
            </w:r>
          </w:p>
        </w:tc>
        <w:tc>
          <w:tcPr>
            <w:tcW w:w="904" w:type="pct"/>
            <w:shd w:val="clear" w:color="auto" w:fill="auto"/>
            <w:noWrap/>
            <w:vAlign w:val="center"/>
          </w:tcPr>
          <w:p w14:paraId="3163D93C" w14:textId="77777777" w:rsidR="00FE1AD3" w:rsidRDefault="00FE1AD3" w:rsidP="00D14954">
            <w:pPr>
              <w:spacing w:before="0" w:after="0"/>
              <w:jc w:val="center"/>
              <w:rPr>
                <w:rFonts w:cs="Arial"/>
                <w:b/>
                <w:noProof/>
                <w:sz w:val="21"/>
                <w:szCs w:val="21"/>
              </w:rPr>
            </w:pPr>
            <w:r w:rsidRPr="00813DCC">
              <w:rPr>
                <w:rFonts w:cs="Arial"/>
                <w:sz w:val="21"/>
                <w:szCs w:val="21"/>
              </w:rPr>
              <w:t>7.29×10</w:t>
            </w:r>
            <w:r w:rsidRPr="00813DCC">
              <w:rPr>
                <w:rFonts w:cs="Arial"/>
                <w:sz w:val="21"/>
                <w:szCs w:val="21"/>
                <w:vertAlign w:val="superscript"/>
              </w:rPr>
              <w:t>-11</w:t>
            </w:r>
          </w:p>
        </w:tc>
        <w:tc>
          <w:tcPr>
            <w:tcW w:w="904" w:type="pct"/>
            <w:shd w:val="clear" w:color="auto" w:fill="auto"/>
            <w:noWrap/>
            <w:vAlign w:val="center"/>
          </w:tcPr>
          <w:p w14:paraId="5E91A092" w14:textId="77777777" w:rsidR="00FE1AD3" w:rsidRDefault="00FE1AD3" w:rsidP="00D14954">
            <w:pPr>
              <w:spacing w:before="0" w:after="0"/>
              <w:jc w:val="center"/>
              <w:rPr>
                <w:rFonts w:cs="Arial"/>
                <w:b/>
                <w:noProof/>
                <w:sz w:val="21"/>
                <w:szCs w:val="21"/>
              </w:rPr>
            </w:pPr>
            <w:r w:rsidRPr="00813DCC">
              <w:rPr>
                <w:rFonts w:cs="Arial"/>
                <w:sz w:val="21"/>
                <w:szCs w:val="21"/>
              </w:rPr>
              <w:t>4.66×10</w:t>
            </w:r>
            <w:r w:rsidRPr="00813DCC">
              <w:rPr>
                <w:rFonts w:cs="Arial"/>
                <w:sz w:val="21"/>
                <w:szCs w:val="21"/>
                <w:vertAlign w:val="superscript"/>
              </w:rPr>
              <w:t>-14</w:t>
            </w:r>
          </w:p>
        </w:tc>
        <w:tc>
          <w:tcPr>
            <w:tcW w:w="692" w:type="pct"/>
            <w:shd w:val="clear" w:color="auto" w:fill="auto"/>
            <w:noWrap/>
            <w:vAlign w:val="center"/>
          </w:tcPr>
          <w:p w14:paraId="13C9EFB6"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44FDD775" w14:textId="77777777" w:rsidR="00FE1AD3" w:rsidRDefault="00FE1AD3" w:rsidP="00D14954">
            <w:pPr>
              <w:spacing w:before="0" w:after="0"/>
              <w:jc w:val="center"/>
              <w:rPr>
                <w:rFonts w:cs="Arial"/>
                <w:b/>
                <w:noProof/>
                <w:sz w:val="21"/>
                <w:szCs w:val="21"/>
              </w:rPr>
            </w:pPr>
            <w:r w:rsidRPr="00813DCC">
              <w:rPr>
                <w:rFonts w:cs="Arial"/>
                <w:sz w:val="21"/>
                <w:szCs w:val="21"/>
              </w:rPr>
              <w:t>8.08×10</w:t>
            </w:r>
            <w:r w:rsidRPr="00813DCC">
              <w:rPr>
                <w:rFonts w:cs="Arial"/>
                <w:sz w:val="21"/>
                <w:szCs w:val="21"/>
                <w:vertAlign w:val="superscript"/>
              </w:rPr>
              <w:t>-03</w:t>
            </w:r>
          </w:p>
        </w:tc>
        <w:tc>
          <w:tcPr>
            <w:tcW w:w="903" w:type="pct"/>
            <w:shd w:val="clear" w:color="auto" w:fill="auto"/>
            <w:noWrap/>
            <w:vAlign w:val="center"/>
          </w:tcPr>
          <w:p w14:paraId="593F8223" w14:textId="77777777" w:rsidR="00FE1AD3" w:rsidRDefault="00FE1AD3" w:rsidP="00D14954">
            <w:pPr>
              <w:spacing w:before="0" w:after="0"/>
              <w:jc w:val="center"/>
              <w:rPr>
                <w:rFonts w:cs="Arial"/>
                <w:b/>
                <w:noProof/>
                <w:sz w:val="21"/>
                <w:szCs w:val="21"/>
              </w:rPr>
            </w:pPr>
            <w:r w:rsidRPr="00813DCC">
              <w:rPr>
                <w:rFonts w:cs="Arial"/>
                <w:sz w:val="21"/>
                <w:szCs w:val="21"/>
              </w:rPr>
              <w:t>8.74×10</w:t>
            </w:r>
            <w:r w:rsidRPr="00813DCC">
              <w:rPr>
                <w:rFonts w:cs="Arial"/>
                <w:sz w:val="21"/>
                <w:szCs w:val="21"/>
                <w:vertAlign w:val="superscript"/>
              </w:rPr>
              <w:t>-03</w:t>
            </w:r>
          </w:p>
        </w:tc>
      </w:tr>
      <w:tr w:rsidR="00FE1AD3" w:rsidRPr="00D95C29" w14:paraId="29D951B6" w14:textId="77777777" w:rsidTr="00D14954">
        <w:trPr>
          <w:trHeight w:val="300"/>
        </w:trPr>
        <w:tc>
          <w:tcPr>
            <w:tcW w:w="693" w:type="pct"/>
            <w:shd w:val="clear" w:color="auto" w:fill="auto"/>
            <w:noWrap/>
            <w:vAlign w:val="center"/>
          </w:tcPr>
          <w:p w14:paraId="167A67F9" w14:textId="77777777" w:rsidR="00FE1AD3" w:rsidRDefault="00FE1AD3" w:rsidP="00D14954">
            <w:pPr>
              <w:spacing w:before="0" w:after="0"/>
              <w:jc w:val="center"/>
              <w:rPr>
                <w:rFonts w:cs="Arial"/>
                <w:b/>
                <w:noProof/>
                <w:sz w:val="21"/>
                <w:szCs w:val="21"/>
              </w:rPr>
            </w:pPr>
            <w:r w:rsidRPr="00813DCC">
              <w:rPr>
                <w:rFonts w:cs="Arial"/>
                <w:sz w:val="21"/>
                <w:szCs w:val="21"/>
              </w:rPr>
              <w:t>234.8</w:t>
            </w:r>
          </w:p>
        </w:tc>
        <w:tc>
          <w:tcPr>
            <w:tcW w:w="904" w:type="pct"/>
            <w:shd w:val="clear" w:color="auto" w:fill="auto"/>
            <w:noWrap/>
            <w:vAlign w:val="center"/>
          </w:tcPr>
          <w:p w14:paraId="2ED6C361"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00121FEE"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525FB012"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3BF28EB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635AB4DC"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60FB4A38" w14:textId="77777777" w:rsidTr="00D14954">
        <w:trPr>
          <w:trHeight w:val="121"/>
        </w:trPr>
        <w:tc>
          <w:tcPr>
            <w:tcW w:w="693" w:type="pct"/>
            <w:shd w:val="clear" w:color="auto" w:fill="auto"/>
            <w:noWrap/>
            <w:vAlign w:val="center"/>
          </w:tcPr>
          <w:p w14:paraId="11207B47" w14:textId="77777777" w:rsidR="00FE1AD3" w:rsidRDefault="00FE1AD3" w:rsidP="00D14954">
            <w:pPr>
              <w:spacing w:before="0" w:after="0"/>
              <w:jc w:val="center"/>
              <w:rPr>
                <w:rFonts w:cs="Arial"/>
                <w:b/>
                <w:noProof/>
                <w:sz w:val="21"/>
                <w:szCs w:val="21"/>
              </w:rPr>
            </w:pPr>
            <w:r w:rsidRPr="00813DCC">
              <w:rPr>
                <w:rFonts w:cs="Arial"/>
                <w:sz w:val="21"/>
                <w:szCs w:val="21"/>
              </w:rPr>
              <w:t>234.9</w:t>
            </w:r>
          </w:p>
        </w:tc>
        <w:tc>
          <w:tcPr>
            <w:tcW w:w="904" w:type="pct"/>
            <w:shd w:val="clear" w:color="auto" w:fill="auto"/>
            <w:noWrap/>
            <w:vAlign w:val="center"/>
          </w:tcPr>
          <w:p w14:paraId="39847488" w14:textId="77777777" w:rsidR="00FE1AD3" w:rsidRDefault="00FE1AD3" w:rsidP="00D14954">
            <w:pPr>
              <w:spacing w:before="0" w:after="0"/>
              <w:jc w:val="center"/>
              <w:rPr>
                <w:rFonts w:cs="Arial"/>
                <w:b/>
                <w:noProof/>
                <w:sz w:val="21"/>
                <w:szCs w:val="21"/>
              </w:rPr>
            </w:pPr>
            <w:r w:rsidRPr="00813DCC">
              <w:rPr>
                <w:rFonts w:cs="Arial"/>
                <w:sz w:val="21"/>
                <w:szCs w:val="21"/>
              </w:rPr>
              <w:t>7.05×10</w:t>
            </w:r>
            <w:r w:rsidRPr="00813DCC">
              <w:rPr>
                <w:rFonts w:cs="Arial"/>
                <w:sz w:val="21"/>
                <w:szCs w:val="21"/>
                <w:vertAlign w:val="superscript"/>
              </w:rPr>
              <w:t>-11</w:t>
            </w:r>
          </w:p>
        </w:tc>
        <w:tc>
          <w:tcPr>
            <w:tcW w:w="904" w:type="pct"/>
            <w:shd w:val="clear" w:color="auto" w:fill="auto"/>
            <w:noWrap/>
            <w:vAlign w:val="center"/>
          </w:tcPr>
          <w:p w14:paraId="29776AA3" w14:textId="77777777" w:rsidR="00FE1AD3" w:rsidRDefault="00FE1AD3" w:rsidP="00D14954">
            <w:pPr>
              <w:spacing w:before="0" w:after="0"/>
              <w:jc w:val="center"/>
              <w:rPr>
                <w:rFonts w:cs="Arial"/>
                <w:b/>
                <w:noProof/>
                <w:sz w:val="21"/>
                <w:szCs w:val="21"/>
              </w:rPr>
            </w:pPr>
            <w:r w:rsidRPr="00813DCC">
              <w:rPr>
                <w:rFonts w:cs="Arial"/>
                <w:sz w:val="21"/>
                <w:szCs w:val="21"/>
              </w:rPr>
              <w:t>4.43×10</w:t>
            </w:r>
            <w:r w:rsidRPr="00813DCC">
              <w:rPr>
                <w:rFonts w:cs="Arial"/>
                <w:sz w:val="21"/>
                <w:szCs w:val="21"/>
                <w:vertAlign w:val="superscript"/>
              </w:rPr>
              <w:t>-14</w:t>
            </w:r>
          </w:p>
        </w:tc>
        <w:tc>
          <w:tcPr>
            <w:tcW w:w="692" w:type="pct"/>
            <w:shd w:val="clear" w:color="auto" w:fill="auto"/>
            <w:noWrap/>
            <w:vAlign w:val="center"/>
          </w:tcPr>
          <w:p w14:paraId="6542B1E6"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4AAFB7B8" w14:textId="77777777" w:rsidR="00FE1AD3" w:rsidRDefault="00FE1AD3" w:rsidP="00D14954">
            <w:pPr>
              <w:spacing w:before="0" w:after="0"/>
              <w:jc w:val="center"/>
              <w:rPr>
                <w:rFonts w:cs="Arial"/>
                <w:b/>
                <w:noProof/>
                <w:sz w:val="21"/>
                <w:szCs w:val="21"/>
              </w:rPr>
            </w:pPr>
            <w:r w:rsidRPr="00813DCC">
              <w:rPr>
                <w:rFonts w:cs="Arial"/>
                <w:sz w:val="21"/>
                <w:szCs w:val="21"/>
              </w:rPr>
              <w:t>7.87×10</w:t>
            </w:r>
            <w:r w:rsidRPr="00813DCC">
              <w:rPr>
                <w:rFonts w:cs="Arial"/>
                <w:sz w:val="21"/>
                <w:szCs w:val="21"/>
                <w:vertAlign w:val="superscript"/>
              </w:rPr>
              <w:t>-03</w:t>
            </w:r>
          </w:p>
        </w:tc>
        <w:tc>
          <w:tcPr>
            <w:tcW w:w="903" w:type="pct"/>
            <w:shd w:val="clear" w:color="auto" w:fill="auto"/>
            <w:noWrap/>
            <w:vAlign w:val="center"/>
          </w:tcPr>
          <w:p w14:paraId="5227EEA6" w14:textId="77777777" w:rsidR="00FE1AD3" w:rsidRDefault="00FE1AD3" w:rsidP="00D14954">
            <w:pPr>
              <w:spacing w:before="0" w:after="0"/>
              <w:jc w:val="center"/>
              <w:rPr>
                <w:rFonts w:cs="Arial"/>
                <w:b/>
                <w:noProof/>
                <w:sz w:val="21"/>
                <w:szCs w:val="21"/>
              </w:rPr>
            </w:pPr>
            <w:r w:rsidRPr="00813DCC">
              <w:rPr>
                <w:rFonts w:cs="Arial"/>
                <w:sz w:val="21"/>
                <w:szCs w:val="21"/>
              </w:rPr>
              <w:t>8.31×10</w:t>
            </w:r>
            <w:r w:rsidRPr="00813DCC">
              <w:rPr>
                <w:rFonts w:cs="Arial"/>
                <w:sz w:val="21"/>
                <w:szCs w:val="21"/>
                <w:vertAlign w:val="superscript"/>
              </w:rPr>
              <w:t>-03</w:t>
            </w:r>
          </w:p>
        </w:tc>
      </w:tr>
      <w:tr w:rsidR="00FE1AD3" w:rsidRPr="00D95C29" w14:paraId="5D146497" w14:textId="77777777" w:rsidTr="00D14954">
        <w:trPr>
          <w:trHeight w:val="300"/>
        </w:trPr>
        <w:tc>
          <w:tcPr>
            <w:tcW w:w="693" w:type="pct"/>
            <w:shd w:val="clear" w:color="auto" w:fill="auto"/>
            <w:noWrap/>
            <w:vAlign w:val="center"/>
          </w:tcPr>
          <w:p w14:paraId="235B201C" w14:textId="77777777" w:rsidR="00FE1AD3" w:rsidRDefault="00FE1AD3" w:rsidP="00D14954">
            <w:pPr>
              <w:spacing w:before="0" w:after="0"/>
              <w:jc w:val="center"/>
              <w:rPr>
                <w:rFonts w:cs="Arial"/>
                <w:b/>
                <w:noProof/>
                <w:sz w:val="21"/>
                <w:szCs w:val="21"/>
              </w:rPr>
            </w:pPr>
            <w:r w:rsidRPr="00813DCC">
              <w:rPr>
                <w:rFonts w:cs="Arial"/>
                <w:sz w:val="21"/>
                <w:szCs w:val="21"/>
              </w:rPr>
              <w:t>291.1</w:t>
            </w:r>
          </w:p>
        </w:tc>
        <w:tc>
          <w:tcPr>
            <w:tcW w:w="904" w:type="pct"/>
            <w:shd w:val="clear" w:color="auto" w:fill="auto"/>
            <w:noWrap/>
            <w:vAlign w:val="center"/>
          </w:tcPr>
          <w:p w14:paraId="6F8A4450" w14:textId="77777777" w:rsidR="00FE1AD3" w:rsidRDefault="00FE1AD3" w:rsidP="00D14954">
            <w:pPr>
              <w:spacing w:before="0" w:after="0"/>
              <w:jc w:val="center"/>
              <w:rPr>
                <w:rFonts w:cs="Arial"/>
                <w:b/>
                <w:noProof/>
                <w:sz w:val="21"/>
                <w:szCs w:val="21"/>
              </w:rPr>
            </w:pPr>
            <w:r w:rsidRPr="00813DCC">
              <w:rPr>
                <w:rFonts w:cs="Arial"/>
                <w:sz w:val="21"/>
                <w:szCs w:val="21"/>
              </w:rPr>
              <w:t>6.73×10</w:t>
            </w:r>
            <w:r w:rsidRPr="00813DCC">
              <w:rPr>
                <w:rFonts w:cs="Arial"/>
                <w:sz w:val="21"/>
                <w:szCs w:val="21"/>
                <w:vertAlign w:val="superscript"/>
              </w:rPr>
              <w:t>-11</w:t>
            </w:r>
          </w:p>
        </w:tc>
        <w:tc>
          <w:tcPr>
            <w:tcW w:w="904" w:type="pct"/>
            <w:shd w:val="clear" w:color="auto" w:fill="auto"/>
            <w:noWrap/>
            <w:vAlign w:val="center"/>
          </w:tcPr>
          <w:p w14:paraId="266BA6B4" w14:textId="77777777" w:rsidR="00FE1AD3" w:rsidRDefault="00FE1AD3" w:rsidP="00D14954">
            <w:pPr>
              <w:spacing w:before="0" w:after="0"/>
              <w:jc w:val="center"/>
              <w:rPr>
                <w:rFonts w:cs="Arial"/>
                <w:b/>
                <w:noProof/>
                <w:sz w:val="21"/>
                <w:szCs w:val="21"/>
              </w:rPr>
            </w:pPr>
            <w:r w:rsidRPr="00813DCC">
              <w:rPr>
                <w:rFonts w:cs="Arial"/>
                <w:sz w:val="21"/>
                <w:szCs w:val="21"/>
              </w:rPr>
              <w:t>4.12×10</w:t>
            </w:r>
            <w:r w:rsidRPr="00813DCC">
              <w:rPr>
                <w:rFonts w:cs="Arial"/>
                <w:sz w:val="21"/>
                <w:szCs w:val="21"/>
                <w:vertAlign w:val="superscript"/>
              </w:rPr>
              <w:t>-14</w:t>
            </w:r>
          </w:p>
        </w:tc>
        <w:tc>
          <w:tcPr>
            <w:tcW w:w="692" w:type="pct"/>
            <w:shd w:val="clear" w:color="auto" w:fill="auto"/>
            <w:noWrap/>
            <w:vAlign w:val="center"/>
          </w:tcPr>
          <w:p w14:paraId="0AE701C3"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5B3B5C6C" w14:textId="77777777" w:rsidR="00FE1AD3" w:rsidRDefault="00FE1AD3" w:rsidP="00D14954">
            <w:pPr>
              <w:spacing w:before="0" w:after="0"/>
              <w:jc w:val="center"/>
              <w:rPr>
                <w:rFonts w:cs="Arial"/>
                <w:b/>
                <w:noProof/>
                <w:sz w:val="21"/>
                <w:szCs w:val="21"/>
              </w:rPr>
            </w:pPr>
            <w:r w:rsidRPr="00813DCC">
              <w:rPr>
                <w:rFonts w:cs="Arial"/>
                <w:sz w:val="21"/>
                <w:szCs w:val="21"/>
              </w:rPr>
              <w:t>8.02×10</w:t>
            </w:r>
            <w:r w:rsidRPr="00813DCC">
              <w:rPr>
                <w:rFonts w:cs="Arial"/>
                <w:sz w:val="21"/>
                <w:szCs w:val="21"/>
                <w:vertAlign w:val="superscript"/>
              </w:rPr>
              <w:t>-03</w:t>
            </w:r>
          </w:p>
        </w:tc>
        <w:tc>
          <w:tcPr>
            <w:tcW w:w="903" w:type="pct"/>
            <w:shd w:val="clear" w:color="auto" w:fill="auto"/>
            <w:noWrap/>
            <w:vAlign w:val="center"/>
          </w:tcPr>
          <w:p w14:paraId="0F55791F" w14:textId="77777777" w:rsidR="00FE1AD3" w:rsidRDefault="00FE1AD3" w:rsidP="00D14954">
            <w:pPr>
              <w:spacing w:before="0" w:after="0"/>
              <w:jc w:val="center"/>
              <w:rPr>
                <w:rFonts w:cs="Arial"/>
                <w:b/>
                <w:noProof/>
                <w:sz w:val="21"/>
                <w:szCs w:val="21"/>
              </w:rPr>
            </w:pPr>
            <w:r w:rsidRPr="00813DCC">
              <w:rPr>
                <w:rFonts w:cs="Arial"/>
                <w:sz w:val="21"/>
                <w:szCs w:val="21"/>
              </w:rPr>
              <w:t>8.16×10</w:t>
            </w:r>
            <w:r w:rsidRPr="00813DCC">
              <w:rPr>
                <w:rFonts w:cs="Arial"/>
                <w:sz w:val="21"/>
                <w:szCs w:val="21"/>
                <w:vertAlign w:val="superscript"/>
              </w:rPr>
              <w:t>-03</w:t>
            </w:r>
          </w:p>
        </w:tc>
      </w:tr>
      <w:tr w:rsidR="00FE1AD3" w:rsidRPr="00D95C29" w14:paraId="67168294" w14:textId="77777777" w:rsidTr="00D14954">
        <w:trPr>
          <w:trHeight w:val="75"/>
        </w:trPr>
        <w:tc>
          <w:tcPr>
            <w:tcW w:w="693" w:type="pct"/>
            <w:shd w:val="clear" w:color="auto" w:fill="auto"/>
            <w:noWrap/>
            <w:vAlign w:val="center"/>
          </w:tcPr>
          <w:p w14:paraId="7263D5E3" w14:textId="77777777" w:rsidR="00FE1AD3" w:rsidRDefault="00FE1AD3" w:rsidP="00D14954">
            <w:pPr>
              <w:spacing w:before="0" w:after="0"/>
              <w:jc w:val="center"/>
              <w:rPr>
                <w:rFonts w:cs="Arial"/>
                <w:b/>
                <w:noProof/>
                <w:sz w:val="21"/>
                <w:szCs w:val="21"/>
              </w:rPr>
            </w:pPr>
            <w:r w:rsidRPr="00813DCC">
              <w:rPr>
                <w:rFonts w:cs="Arial"/>
                <w:sz w:val="21"/>
                <w:szCs w:val="21"/>
              </w:rPr>
              <w:t>322.9</w:t>
            </w:r>
          </w:p>
        </w:tc>
        <w:tc>
          <w:tcPr>
            <w:tcW w:w="904" w:type="pct"/>
            <w:shd w:val="clear" w:color="auto" w:fill="auto"/>
            <w:noWrap/>
            <w:vAlign w:val="center"/>
          </w:tcPr>
          <w:p w14:paraId="7CF5285B" w14:textId="77777777" w:rsidR="00FE1AD3" w:rsidRDefault="00FE1AD3" w:rsidP="00D14954">
            <w:pPr>
              <w:spacing w:before="0" w:after="0"/>
              <w:jc w:val="center"/>
              <w:rPr>
                <w:rFonts w:cs="Arial"/>
                <w:b/>
                <w:noProof/>
                <w:sz w:val="21"/>
                <w:szCs w:val="21"/>
              </w:rPr>
            </w:pPr>
            <w:r w:rsidRPr="00813DCC">
              <w:rPr>
                <w:rFonts w:cs="Arial"/>
                <w:sz w:val="21"/>
                <w:szCs w:val="21"/>
              </w:rPr>
              <w:t>6.13×10</w:t>
            </w:r>
            <w:r w:rsidRPr="00813DCC">
              <w:rPr>
                <w:rFonts w:cs="Arial"/>
                <w:sz w:val="21"/>
                <w:szCs w:val="21"/>
                <w:vertAlign w:val="superscript"/>
              </w:rPr>
              <w:t>-11</w:t>
            </w:r>
          </w:p>
        </w:tc>
        <w:tc>
          <w:tcPr>
            <w:tcW w:w="904" w:type="pct"/>
            <w:shd w:val="clear" w:color="auto" w:fill="auto"/>
            <w:noWrap/>
            <w:vAlign w:val="center"/>
          </w:tcPr>
          <w:p w14:paraId="641A2318" w14:textId="77777777" w:rsidR="00FE1AD3" w:rsidRDefault="00FE1AD3" w:rsidP="00D14954">
            <w:pPr>
              <w:spacing w:before="0" w:after="0"/>
              <w:jc w:val="center"/>
              <w:rPr>
                <w:rFonts w:cs="Arial"/>
                <w:b/>
                <w:noProof/>
                <w:sz w:val="21"/>
                <w:szCs w:val="21"/>
              </w:rPr>
            </w:pPr>
            <w:r w:rsidRPr="00813DCC">
              <w:rPr>
                <w:rFonts w:cs="Arial"/>
                <w:sz w:val="21"/>
                <w:szCs w:val="21"/>
              </w:rPr>
              <w:t>4.12×10</w:t>
            </w:r>
            <w:r w:rsidRPr="00813DCC">
              <w:rPr>
                <w:rFonts w:cs="Arial"/>
                <w:sz w:val="21"/>
                <w:szCs w:val="21"/>
                <w:vertAlign w:val="superscript"/>
              </w:rPr>
              <w:t>-14</w:t>
            </w:r>
          </w:p>
        </w:tc>
        <w:tc>
          <w:tcPr>
            <w:tcW w:w="692" w:type="pct"/>
            <w:shd w:val="clear" w:color="auto" w:fill="auto"/>
            <w:noWrap/>
            <w:vAlign w:val="center"/>
          </w:tcPr>
          <w:p w14:paraId="59C12942"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6258A523" w14:textId="77777777" w:rsidR="00FE1AD3" w:rsidRDefault="00FE1AD3" w:rsidP="00D14954">
            <w:pPr>
              <w:spacing w:before="0" w:after="0"/>
              <w:jc w:val="center"/>
              <w:rPr>
                <w:rFonts w:cs="Arial"/>
                <w:b/>
                <w:noProof/>
                <w:sz w:val="21"/>
                <w:szCs w:val="21"/>
              </w:rPr>
            </w:pPr>
            <w:r w:rsidRPr="00813DCC">
              <w:rPr>
                <w:rFonts w:cs="Arial"/>
                <w:sz w:val="21"/>
                <w:szCs w:val="21"/>
              </w:rPr>
              <w:t>7.72×10</w:t>
            </w:r>
            <w:r w:rsidRPr="00813DCC">
              <w:rPr>
                <w:rFonts w:cs="Arial"/>
                <w:sz w:val="21"/>
                <w:szCs w:val="21"/>
                <w:vertAlign w:val="superscript"/>
              </w:rPr>
              <w:t>-03</w:t>
            </w:r>
          </w:p>
        </w:tc>
        <w:tc>
          <w:tcPr>
            <w:tcW w:w="903" w:type="pct"/>
            <w:shd w:val="clear" w:color="auto" w:fill="auto"/>
            <w:noWrap/>
            <w:vAlign w:val="center"/>
          </w:tcPr>
          <w:p w14:paraId="7DC41996" w14:textId="77777777" w:rsidR="00FE1AD3" w:rsidRDefault="00FE1AD3" w:rsidP="00D14954">
            <w:pPr>
              <w:spacing w:before="0" w:after="0"/>
              <w:jc w:val="center"/>
              <w:rPr>
                <w:rFonts w:cs="Arial"/>
                <w:b/>
                <w:noProof/>
                <w:sz w:val="21"/>
                <w:szCs w:val="21"/>
              </w:rPr>
            </w:pPr>
            <w:r w:rsidRPr="00813DCC">
              <w:rPr>
                <w:rFonts w:cs="Arial"/>
                <w:sz w:val="21"/>
                <w:szCs w:val="21"/>
              </w:rPr>
              <w:t>7.84×10</w:t>
            </w:r>
            <w:r w:rsidRPr="00813DCC">
              <w:rPr>
                <w:rFonts w:cs="Arial"/>
                <w:sz w:val="21"/>
                <w:szCs w:val="21"/>
                <w:vertAlign w:val="superscript"/>
              </w:rPr>
              <w:t>-03</w:t>
            </w:r>
          </w:p>
        </w:tc>
      </w:tr>
      <w:tr w:rsidR="00FE1AD3" w:rsidRPr="00D95C29" w14:paraId="72FB1628" w14:textId="77777777" w:rsidTr="00D14954">
        <w:trPr>
          <w:trHeight w:val="300"/>
        </w:trPr>
        <w:tc>
          <w:tcPr>
            <w:tcW w:w="693" w:type="pct"/>
            <w:shd w:val="clear" w:color="auto" w:fill="auto"/>
            <w:noWrap/>
            <w:vAlign w:val="center"/>
          </w:tcPr>
          <w:p w14:paraId="659C67F7" w14:textId="77777777" w:rsidR="00FE1AD3" w:rsidRDefault="00FE1AD3" w:rsidP="00D14954">
            <w:pPr>
              <w:spacing w:before="0" w:after="0"/>
              <w:jc w:val="center"/>
              <w:rPr>
                <w:rFonts w:cs="Arial"/>
                <w:b/>
                <w:noProof/>
                <w:sz w:val="21"/>
                <w:szCs w:val="21"/>
              </w:rPr>
            </w:pPr>
            <w:r w:rsidRPr="00813DCC">
              <w:rPr>
                <w:rFonts w:cs="Arial"/>
                <w:sz w:val="21"/>
                <w:szCs w:val="21"/>
              </w:rPr>
              <w:t>353.1</w:t>
            </w:r>
          </w:p>
        </w:tc>
        <w:tc>
          <w:tcPr>
            <w:tcW w:w="904" w:type="pct"/>
            <w:shd w:val="clear" w:color="auto" w:fill="auto"/>
            <w:noWrap/>
            <w:vAlign w:val="center"/>
          </w:tcPr>
          <w:p w14:paraId="54DD0371" w14:textId="77777777" w:rsidR="00FE1AD3" w:rsidRDefault="00FE1AD3" w:rsidP="00D14954">
            <w:pPr>
              <w:spacing w:before="0" w:after="0"/>
              <w:jc w:val="center"/>
              <w:rPr>
                <w:rFonts w:cs="Arial"/>
                <w:b/>
                <w:noProof/>
                <w:sz w:val="21"/>
                <w:szCs w:val="21"/>
              </w:rPr>
            </w:pPr>
            <w:r w:rsidRPr="00813DCC">
              <w:rPr>
                <w:rFonts w:cs="Arial"/>
                <w:sz w:val="21"/>
                <w:szCs w:val="21"/>
              </w:rPr>
              <w:t>6.00×10</w:t>
            </w:r>
            <w:r w:rsidRPr="00813DCC">
              <w:rPr>
                <w:rFonts w:cs="Arial"/>
                <w:sz w:val="21"/>
                <w:szCs w:val="21"/>
                <w:vertAlign w:val="superscript"/>
              </w:rPr>
              <w:t>-11</w:t>
            </w:r>
          </w:p>
        </w:tc>
        <w:tc>
          <w:tcPr>
            <w:tcW w:w="904" w:type="pct"/>
            <w:shd w:val="clear" w:color="auto" w:fill="auto"/>
            <w:noWrap/>
            <w:vAlign w:val="center"/>
          </w:tcPr>
          <w:p w14:paraId="3DD9F82B" w14:textId="77777777" w:rsidR="00FE1AD3" w:rsidRDefault="00FE1AD3" w:rsidP="00D14954">
            <w:pPr>
              <w:spacing w:before="0" w:after="0"/>
              <w:jc w:val="center"/>
              <w:rPr>
                <w:rFonts w:cs="Arial"/>
                <w:b/>
                <w:noProof/>
                <w:sz w:val="21"/>
                <w:szCs w:val="21"/>
              </w:rPr>
            </w:pPr>
            <w:r w:rsidRPr="00813DCC">
              <w:rPr>
                <w:rFonts w:cs="Arial"/>
                <w:sz w:val="21"/>
                <w:szCs w:val="21"/>
              </w:rPr>
              <w:t>3.96×10</w:t>
            </w:r>
            <w:r w:rsidRPr="00813DCC">
              <w:rPr>
                <w:rFonts w:cs="Arial"/>
                <w:sz w:val="21"/>
                <w:szCs w:val="21"/>
                <w:vertAlign w:val="superscript"/>
              </w:rPr>
              <w:t>-14</w:t>
            </w:r>
          </w:p>
        </w:tc>
        <w:tc>
          <w:tcPr>
            <w:tcW w:w="692" w:type="pct"/>
            <w:shd w:val="clear" w:color="auto" w:fill="auto"/>
            <w:noWrap/>
            <w:vAlign w:val="center"/>
          </w:tcPr>
          <w:p w14:paraId="6E12610F"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52227BAD" w14:textId="77777777" w:rsidR="00FE1AD3" w:rsidRDefault="00FE1AD3" w:rsidP="00D14954">
            <w:pPr>
              <w:spacing w:before="0" w:after="0"/>
              <w:jc w:val="center"/>
              <w:rPr>
                <w:rFonts w:cs="Arial"/>
                <w:b/>
                <w:noProof/>
                <w:sz w:val="21"/>
                <w:szCs w:val="21"/>
              </w:rPr>
            </w:pPr>
            <w:r w:rsidRPr="00813DCC">
              <w:rPr>
                <w:rFonts w:cs="Arial"/>
                <w:sz w:val="21"/>
                <w:szCs w:val="21"/>
              </w:rPr>
              <w:t>7.27×10</w:t>
            </w:r>
            <w:r w:rsidRPr="00813DCC">
              <w:rPr>
                <w:rFonts w:cs="Arial"/>
                <w:sz w:val="21"/>
                <w:szCs w:val="21"/>
                <w:vertAlign w:val="superscript"/>
              </w:rPr>
              <w:t>-03</w:t>
            </w:r>
          </w:p>
        </w:tc>
        <w:tc>
          <w:tcPr>
            <w:tcW w:w="903" w:type="pct"/>
            <w:shd w:val="clear" w:color="auto" w:fill="auto"/>
            <w:noWrap/>
            <w:vAlign w:val="center"/>
          </w:tcPr>
          <w:p w14:paraId="0FEF862D" w14:textId="77777777" w:rsidR="00FE1AD3" w:rsidRDefault="00FE1AD3" w:rsidP="00D14954">
            <w:pPr>
              <w:spacing w:before="0" w:after="0"/>
              <w:jc w:val="center"/>
              <w:rPr>
                <w:rFonts w:cs="Arial"/>
                <w:b/>
                <w:noProof/>
                <w:sz w:val="21"/>
                <w:szCs w:val="21"/>
              </w:rPr>
            </w:pPr>
            <w:r w:rsidRPr="00813DCC">
              <w:rPr>
                <w:rFonts w:cs="Arial"/>
                <w:sz w:val="21"/>
                <w:szCs w:val="21"/>
              </w:rPr>
              <w:t>7.63×10</w:t>
            </w:r>
            <w:r w:rsidRPr="00813DCC">
              <w:rPr>
                <w:rFonts w:cs="Arial"/>
                <w:sz w:val="21"/>
                <w:szCs w:val="21"/>
                <w:vertAlign w:val="superscript"/>
              </w:rPr>
              <w:t>-03</w:t>
            </w:r>
          </w:p>
        </w:tc>
      </w:tr>
      <w:tr w:rsidR="00FE1AD3" w:rsidRPr="00D95C29" w14:paraId="4C873430" w14:textId="77777777" w:rsidTr="00D14954">
        <w:trPr>
          <w:trHeight w:val="66"/>
        </w:trPr>
        <w:tc>
          <w:tcPr>
            <w:tcW w:w="693" w:type="pct"/>
            <w:shd w:val="clear" w:color="auto" w:fill="auto"/>
            <w:noWrap/>
            <w:vAlign w:val="center"/>
          </w:tcPr>
          <w:p w14:paraId="258DE402" w14:textId="77777777" w:rsidR="00FE1AD3" w:rsidRDefault="00FE1AD3" w:rsidP="00D14954">
            <w:pPr>
              <w:spacing w:before="0" w:after="0"/>
              <w:jc w:val="center"/>
              <w:rPr>
                <w:rFonts w:cs="Arial"/>
                <w:b/>
                <w:noProof/>
                <w:sz w:val="21"/>
                <w:szCs w:val="21"/>
              </w:rPr>
            </w:pPr>
            <w:r w:rsidRPr="00813DCC">
              <w:rPr>
                <w:rFonts w:cs="Arial"/>
                <w:sz w:val="21"/>
                <w:szCs w:val="21"/>
              </w:rPr>
              <w:t>353.2</w:t>
            </w:r>
          </w:p>
        </w:tc>
        <w:tc>
          <w:tcPr>
            <w:tcW w:w="904" w:type="pct"/>
            <w:shd w:val="clear" w:color="auto" w:fill="auto"/>
            <w:noWrap/>
            <w:vAlign w:val="center"/>
          </w:tcPr>
          <w:p w14:paraId="4C411240"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7765F89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692" w:type="pct"/>
            <w:shd w:val="clear" w:color="auto" w:fill="auto"/>
            <w:noWrap/>
            <w:vAlign w:val="center"/>
          </w:tcPr>
          <w:p w14:paraId="1DFF974C"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4" w:type="pct"/>
            <w:shd w:val="clear" w:color="auto" w:fill="auto"/>
            <w:noWrap/>
            <w:vAlign w:val="center"/>
          </w:tcPr>
          <w:p w14:paraId="715C069D" w14:textId="77777777" w:rsidR="00FE1AD3" w:rsidRDefault="00FE1AD3" w:rsidP="00D14954">
            <w:pPr>
              <w:spacing w:before="0" w:after="0"/>
              <w:jc w:val="center"/>
              <w:rPr>
                <w:rFonts w:cs="Arial"/>
                <w:b/>
                <w:noProof/>
                <w:sz w:val="21"/>
                <w:szCs w:val="21"/>
              </w:rPr>
            </w:pPr>
            <w:r w:rsidRPr="00813DCC">
              <w:rPr>
                <w:rFonts w:cs="Arial"/>
                <w:sz w:val="21"/>
                <w:szCs w:val="21"/>
              </w:rPr>
              <w:t>-</w:t>
            </w:r>
          </w:p>
        </w:tc>
        <w:tc>
          <w:tcPr>
            <w:tcW w:w="903" w:type="pct"/>
            <w:shd w:val="clear" w:color="auto" w:fill="auto"/>
            <w:noWrap/>
            <w:vAlign w:val="center"/>
          </w:tcPr>
          <w:p w14:paraId="7276A43A" w14:textId="77777777" w:rsidR="00FE1AD3" w:rsidRDefault="00FE1AD3" w:rsidP="00D14954">
            <w:pPr>
              <w:spacing w:before="0" w:after="0"/>
              <w:jc w:val="center"/>
              <w:rPr>
                <w:rFonts w:cs="Arial"/>
                <w:b/>
                <w:noProof/>
                <w:sz w:val="21"/>
                <w:szCs w:val="21"/>
              </w:rPr>
            </w:pPr>
            <w:r w:rsidRPr="00813DCC">
              <w:rPr>
                <w:rFonts w:cs="Arial"/>
                <w:sz w:val="21"/>
                <w:szCs w:val="21"/>
              </w:rPr>
              <w:t>-</w:t>
            </w:r>
          </w:p>
        </w:tc>
      </w:tr>
      <w:tr w:rsidR="00FE1AD3" w:rsidRPr="00D95C29" w14:paraId="03DF68C7" w14:textId="77777777" w:rsidTr="00D14954">
        <w:trPr>
          <w:trHeight w:val="300"/>
        </w:trPr>
        <w:tc>
          <w:tcPr>
            <w:tcW w:w="693" w:type="pct"/>
            <w:shd w:val="clear" w:color="auto" w:fill="auto"/>
            <w:noWrap/>
            <w:vAlign w:val="center"/>
          </w:tcPr>
          <w:p w14:paraId="79E9FDA9" w14:textId="77777777" w:rsidR="00FE1AD3" w:rsidRDefault="00FE1AD3" w:rsidP="00D14954">
            <w:pPr>
              <w:spacing w:before="0" w:after="0"/>
              <w:jc w:val="center"/>
              <w:rPr>
                <w:rFonts w:cs="Arial"/>
                <w:b/>
                <w:noProof/>
                <w:sz w:val="21"/>
                <w:szCs w:val="21"/>
              </w:rPr>
            </w:pPr>
            <w:r w:rsidRPr="00813DCC">
              <w:rPr>
                <w:rFonts w:cs="Arial"/>
                <w:sz w:val="21"/>
                <w:szCs w:val="21"/>
              </w:rPr>
              <w:t>385.8</w:t>
            </w:r>
          </w:p>
        </w:tc>
        <w:tc>
          <w:tcPr>
            <w:tcW w:w="904" w:type="pct"/>
            <w:shd w:val="clear" w:color="auto" w:fill="auto"/>
            <w:noWrap/>
            <w:vAlign w:val="center"/>
          </w:tcPr>
          <w:p w14:paraId="7F7546A8" w14:textId="77777777" w:rsidR="00FE1AD3" w:rsidRDefault="00FE1AD3" w:rsidP="00D14954">
            <w:pPr>
              <w:spacing w:before="0" w:after="0"/>
              <w:jc w:val="center"/>
              <w:rPr>
                <w:rFonts w:cs="Arial"/>
                <w:b/>
                <w:noProof/>
                <w:sz w:val="21"/>
                <w:szCs w:val="21"/>
              </w:rPr>
            </w:pPr>
            <w:r w:rsidRPr="00813DCC">
              <w:rPr>
                <w:rFonts w:cs="Arial"/>
                <w:sz w:val="21"/>
                <w:szCs w:val="21"/>
              </w:rPr>
              <w:t>5.81×10</w:t>
            </w:r>
            <w:r w:rsidRPr="00813DCC">
              <w:rPr>
                <w:rFonts w:cs="Arial"/>
                <w:sz w:val="21"/>
                <w:szCs w:val="21"/>
                <w:vertAlign w:val="superscript"/>
              </w:rPr>
              <w:t>-11</w:t>
            </w:r>
          </w:p>
        </w:tc>
        <w:tc>
          <w:tcPr>
            <w:tcW w:w="904" w:type="pct"/>
            <w:shd w:val="clear" w:color="auto" w:fill="auto"/>
            <w:noWrap/>
            <w:vAlign w:val="center"/>
          </w:tcPr>
          <w:p w14:paraId="5124934A" w14:textId="77777777" w:rsidR="00FE1AD3" w:rsidRDefault="00FE1AD3" w:rsidP="00D14954">
            <w:pPr>
              <w:spacing w:before="0" w:after="0"/>
              <w:jc w:val="center"/>
              <w:rPr>
                <w:rFonts w:cs="Arial"/>
                <w:b/>
                <w:noProof/>
                <w:sz w:val="21"/>
                <w:szCs w:val="21"/>
              </w:rPr>
            </w:pPr>
            <w:r w:rsidRPr="00813DCC">
              <w:rPr>
                <w:rFonts w:cs="Arial"/>
                <w:sz w:val="21"/>
                <w:szCs w:val="21"/>
              </w:rPr>
              <w:t>3.53×10</w:t>
            </w:r>
            <w:r w:rsidRPr="00813DCC">
              <w:rPr>
                <w:rFonts w:cs="Arial"/>
                <w:sz w:val="21"/>
                <w:szCs w:val="21"/>
                <w:vertAlign w:val="superscript"/>
              </w:rPr>
              <w:t>-14</w:t>
            </w:r>
          </w:p>
        </w:tc>
        <w:tc>
          <w:tcPr>
            <w:tcW w:w="692" w:type="pct"/>
            <w:shd w:val="clear" w:color="auto" w:fill="auto"/>
            <w:noWrap/>
            <w:vAlign w:val="center"/>
          </w:tcPr>
          <w:p w14:paraId="03336C42"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66CCC271" w14:textId="77777777" w:rsidR="00FE1AD3" w:rsidRDefault="00FE1AD3" w:rsidP="00D14954">
            <w:pPr>
              <w:spacing w:before="0" w:after="0"/>
              <w:jc w:val="center"/>
              <w:rPr>
                <w:rFonts w:cs="Arial"/>
                <w:b/>
                <w:noProof/>
                <w:sz w:val="21"/>
                <w:szCs w:val="21"/>
              </w:rPr>
            </w:pPr>
            <w:r w:rsidRPr="00813DCC">
              <w:rPr>
                <w:rFonts w:cs="Arial"/>
                <w:sz w:val="21"/>
                <w:szCs w:val="21"/>
              </w:rPr>
              <w:t>7.00×10</w:t>
            </w:r>
            <w:r w:rsidRPr="00813DCC">
              <w:rPr>
                <w:rFonts w:cs="Arial"/>
                <w:sz w:val="21"/>
                <w:szCs w:val="21"/>
                <w:vertAlign w:val="superscript"/>
              </w:rPr>
              <w:t>-03</w:t>
            </w:r>
          </w:p>
        </w:tc>
        <w:tc>
          <w:tcPr>
            <w:tcW w:w="903" w:type="pct"/>
            <w:shd w:val="clear" w:color="auto" w:fill="auto"/>
            <w:noWrap/>
            <w:vAlign w:val="center"/>
          </w:tcPr>
          <w:p w14:paraId="584C582C" w14:textId="77777777" w:rsidR="00FE1AD3" w:rsidRDefault="00FE1AD3" w:rsidP="00D14954">
            <w:pPr>
              <w:spacing w:before="0" w:after="0"/>
              <w:jc w:val="center"/>
              <w:rPr>
                <w:rFonts w:cs="Arial"/>
                <w:b/>
                <w:noProof/>
                <w:sz w:val="21"/>
                <w:szCs w:val="21"/>
              </w:rPr>
            </w:pPr>
            <w:r w:rsidRPr="00813DCC">
              <w:rPr>
                <w:rFonts w:cs="Arial"/>
                <w:sz w:val="21"/>
                <w:szCs w:val="21"/>
              </w:rPr>
              <w:t>7.27×10</w:t>
            </w:r>
            <w:r w:rsidRPr="00813DCC">
              <w:rPr>
                <w:rFonts w:cs="Arial"/>
                <w:sz w:val="21"/>
                <w:szCs w:val="21"/>
                <w:vertAlign w:val="superscript"/>
              </w:rPr>
              <w:t>-03</w:t>
            </w:r>
          </w:p>
        </w:tc>
      </w:tr>
      <w:tr w:rsidR="00FE1AD3" w:rsidRPr="00D95C29" w14:paraId="285BD9CA" w14:textId="77777777" w:rsidTr="00D14954">
        <w:trPr>
          <w:trHeight w:val="163"/>
        </w:trPr>
        <w:tc>
          <w:tcPr>
            <w:tcW w:w="693" w:type="pct"/>
            <w:shd w:val="clear" w:color="auto" w:fill="auto"/>
            <w:noWrap/>
            <w:vAlign w:val="center"/>
          </w:tcPr>
          <w:p w14:paraId="2CC35723" w14:textId="77777777" w:rsidR="00FE1AD3" w:rsidRDefault="00FE1AD3" w:rsidP="00D14954">
            <w:pPr>
              <w:spacing w:before="0" w:after="0"/>
              <w:jc w:val="center"/>
              <w:rPr>
                <w:rFonts w:cs="Arial"/>
                <w:b/>
                <w:noProof/>
                <w:sz w:val="21"/>
                <w:szCs w:val="21"/>
              </w:rPr>
            </w:pPr>
            <w:r w:rsidRPr="00813DCC">
              <w:rPr>
                <w:rFonts w:cs="Arial"/>
                <w:sz w:val="21"/>
                <w:szCs w:val="21"/>
              </w:rPr>
              <w:t>412.9</w:t>
            </w:r>
          </w:p>
        </w:tc>
        <w:tc>
          <w:tcPr>
            <w:tcW w:w="904" w:type="pct"/>
            <w:shd w:val="clear" w:color="auto" w:fill="auto"/>
            <w:noWrap/>
            <w:vAlign w:val="center"/>
          </w:tcPr>
          <w:p w14:paraId="3C61D1CB" w14:textId="77777777" w:rsidR="00FE1AD3" w:rsidRDefault="00FE1AD3" w:rsidP="00D14954">
            <w:pPr>
              <w:spacing w:before="0" w:after="0"/>
              <w:jc w:val="center"/>
              <w:rPr>
                <w:rFonts w:cs="Arial"/>
                <w:b/>
                <w:noProof/>
                <w:sz w:val="21"/>
                <w:szCs w:val="21"/>
              </w:rPr>
            </w:pPr>
            <w:r w:rsidRPr="00813DCC">
              <w:rPr>
                <w:rFonts w:cs="Arial"/>
                <w:sz w:val="21"/>
                <w:szCs w:val="21"/>
              </w:rPr>
              <w:t>5.67×10</w:t>
            </w:r>
            <w:r w:rsidRPr="00813DCC">
              <w:rPr>
                <w:rFonts w:cs="Arial"/>
                <w:sz w:val="21"/>
                <w:szCs w:val="21"/>
                <w:vertAlign w:val="superscript"/>
              </w:rPr>
              <w:t>-11</w:t>
            </w:r>
          </w:p>
        </w:tc>
        <w:tc>
          <w:tcPr>
            <w:tcW w:w="904" w:type="pct"/>
            <w:shd w:val="clear" w:color="auto" w:fill="auto"/>
            <w:noWrap/>
            <w:vAlign w:val="center"/>
          </w:tcPr>
          <w:p w14:paraId="0FBA38A8" w14:textId="77777777" w:rsidR="00FE1AD3" w:rsidRDefault="00FE1AD3" w:rsidP="00D14954">
            <w:pPr>
              <w:spacing w:before="0" w:after="0"/>
              <w:jc w:val="center"/>
              <w:rPr>
                <w:rFonts w:cs="Arial"/>
                <w:b/>
                <w:noProof/>
                <w:sz w:val="21"/>
                <w:szCs w:val="21"/>
              </w:rPr>
            </w:pPr>
            <w:r w:rsidRPr="00813DCC">
              <w:rPr>
                <w:rFonts w:cs="Arial"/>
                <w:sz w:val="21"/>
                <w:szCs w:val="21"/>
              </w:rPr>
              <w:t>3.70×10</w:t>
            </w:r>
            <w:r w:rsidRPr="00813DCC">
              <w:rPr>
                <w:rFonts w:cs="Arial"/>
                <w:sz w:val="21"/>
                <w:szCs w:val="21"/>
                <w:vertAlign w:val="superscript"/>
              </w:rPr>
              <w:t>-14</w:t>
            </w:r>
          </w:p>
        </w:tc>
        <w:tc>
          <w:tcPr>
            <w:tcW w:w="692" w:type="pct"/>
            <w:shd w:val="clear" w:color="auto" w:fill="auto"/>
            <w:noWrap/>
            <w:vAlign w:val="center"/>
          </w:tcPr>
          <w:p w14:paraId="761C4BB0" w14:textId="77777777" w:rsidR="00FE1AD3" w:rsidRDefault="00FE1AD3" w:rsidP="00D14954">
            <w:pPr>
              <w:spacing w:before="0" w:after="0"/>
              <w:jc w:val="center"/>
              <w:rPr>
                <w:rFonts w:cs="Arial"/>
                <w:b/>
                <w:noProof/>
                <w:sz w:val="21"/>
                <w:szCs w:val="21"/>
              </w:rPr>
            </w:pPr>
            <w:r w:rsidRPr="00813DCC">
              <w:rPr>
                <w:rFonts w:cs="Arial"/>
                <w:sz w:val="21"/>
                <w:szCs w:val="21"/>
              </w:rPr>
              <w:t>n.d</w:t>
            </w:r>
          </w:p>
        </w:tc>
        <w:tc>
          <w:tcPr>
            <w:tcW w:w="904" w:type="pct"/>
            <w:shd w:val="clear" w:color="auto" w:fill="auto"/>
            <w:noWrap/>
            <w:vAlign w:val="center"/>
          </w:tcPr>
          <w:p w14:paraId="369083CB" w14:textId="77777777" w:rsidR="00FE1AD3" w:rsidRDefault="00FE1AD3" w:rsidP="00D14954">
            <w:pPr>
              <w:spacing w:before="0" w:after="0"/>
              <w:jc w:val="center"/>
              <w:rPr>
                <w:rFonts w:cs="Arial"/>
                <w:b/>
                <w:noProof/>
                <w:sz w:val="21"/>
                <w:szCs w:val="21"/>
              </w:rPr>
            </w:pPr>
            <w:r w:rsidRPr="00813DCC">
              <w:rPr>
                <w:rFonts w:cs="Arial"/>
                <w:sz w:val="21"/>
                <w:szCs w:val="21"/>
              </w:rPr>
              <w:t>6.79×10</w:t>
            </w:r>
            <w:r w:rsidRPr="00813DCC">
              <w:rPr>
                <w:rFonts w:cs="Arial"/>
                <w:sz w:val="21"/>
                <w:szCs w:val="21"/>
                <w:vertAlign w:val="superscript"/>
              </w:rPr>
              <w:t>-03</w:t>
            </w:r>
          </w:p>
        </w:tc>
        <w:tc>
          <w:tcPr>
            <w:tcW w:w="903" w:type="pct"/>
            <w:shd w:val="clear" w:color="auto" w:fill="auto"/>
            <w:noWrap/>
            <w:vAlign w:val="center"/>
          </w:tcPr>
          <w:p w14:paraId="611CC91A" w14:textId="77777777" w:rsidR="00FE1AD3" w:rsidRDefault="00FE1AD3" w:rsidP="00D14954">
            <w:pPr>
              <w:spacing w:before="0" w:after="0"/>
              <w:jc w:val="center"/>
              <w:rPr>
                <w:rFonts w:cs="Arial"/>
                <w:b/>
                <w:noProof/>
                <w:sz w:val="21"/>
                <w:szCs w:val="21"/>
              </w:rPr>
            </w:pPr>
            <w:r w:rsidRPr="00813DCC">
              <w:rPr>
                <w:rFonts w:cs="Arial"/>
                <w:sz w:val="21"/>
                <w:szCs w:val="21"/>
              </w:rPr>
              <w:t>7.39×10</w:t>
            </w:r>
            <w:r w:rsidRPr="00813DCC">
              <w:rPr>
                <w:rFonts w:cs="Arial"/>
                <w:sz w:val="21"/>
                <w:szCs w:val="21"/>
                <w:vertAlign w:val="superscript"/>
              </w:rPr>
              <w:t>-03</w:t>
            </w:r>
          </w:p>
        </w:tc>
      </w:tr>
      <w:tr w:rsidR="00FE1AD3" w:rsidRPr="00D95C29" w14:paraId="7D12110A" w14:textId="77777777" w:rsidTr="00D14954">
        <w:trPr>
          <w:trHeight w:val="300"/>
        </w:trPr>
        <w:tc>
          <w:tcPr>
            <w:tcW w:w="693" w:type="pct"/>
            <w:shd w:val="clear" w:color="auto" w:fill="auto"/>
            <w:noWrap/>
            <w:vAlign w:val="center"/>
          </w:tcPr>
          <w:p w14:paraId="66BEF113" w14:textId="77777777" w:rsidR="00FE1AD3" w:rsidRDefault="00FE1AD3" w:rsidP="00D14954">
            <w:pPr>
              <w:spacing w:before="0" w:after="0"/>
              <w:jc w:val="center"/>
              <w:rPr>
                <w:rFonts w:cs="Arial"/>
                <w:b/>
                <w:sz w:val="21"/>
                <w:szCs w:val="21"/>
              </w:rPr>
            </w:pPr>
            <w:r w:rsidRPr="00813DCC">
              <w:rPr>
                <w:rFonts w:cs="Arial"/>
                <w:sz w:val="21"/>
                <w:szCs w:val="21"/>
              </w:rPr>
              <w:t>535.1</w:t>
            </w:r>
          </w:p>
        </w:tc>
        <w:tc>
          <w:tcPr>
            <w:tcW w:w="904" w:type="pct"/>
            <w:shd w:val="clear" w:color="auto" w:fill="auto"/>
            <w:noWrap/>
            <w:vAlign w:val="center"/>
          </w:tcPr>
          <w:p w14:paraId="732A6032" w14:textId="77777777" w:rsidR="00FE1AD3" w:rsidRDefault="00FE1AD3" w:rsidP="00D14954">
            <w:pPr>
              <w:spacing w:before="0" w:after="0"/>
              <w:jc w:val="center"/>
              <w:rPr>
                <w:rFonts w:cs="Arial"/>
                <w:b/>
                <w:sz w:val="21"/>
                <w:szCs w:val="21"/>
              </w:rPr>
            </w:pPr>
            <w:r w:rsidRPr="00813DCC">
              <w:rPr>
                <w:rFonts w:cs="Arial"/>
                <w:sz w:val="21"/>
                <w:szCs w:val="21"/>
              </w:rPr>
              <w:t>5.03×10</w:t>
            </w:r>
            <w:r w:rsidRPr="00813DCC">
              <w:rPr>
                <w:rFonts w:cs="Arial"/>
                <w:sz w:val="21"/>
                <w:szCs w:val="21"/>
                <w:vertAlign w:val="superscript"/>
              </w:rPr>
              <w:t>-11</w:t>
            </w:r>
          </w:p>
        </w:tc>
        <w:tc>
          <w:tcPr>
            <w:tcW w:w="904" w:type="pct"/>
            <w:shd w:val="clear" w:color="auto" w:fill="auto"/>
            <w:noWrap/>
            <w:vAlign w:val="center"/>
          </w:tcPr>
          <w:p w14:paraId="3BB94ABC" w14:textId="77777777" w:rsidR="00FE1AD3" w:rsidRDefault="00FE1AD3" w:rsidP="00D14954">
            <w:pPr>
              <w:spacing w:before="0" w:after="0"/>
              <w:jc w:val="center"/>
              <w:rPr>
                <w:rFonts w:cs="Arial"/>
                <w:b/>
                <w:sz w:val="21"/>
                <w:szCs w:val="21"/>
              </w:rPr>
            </w:pPr>
            <w:r w:rsidRPr="00813DCC">
              <w:rPr>
                <w:rFonts w:cs="Arial"/>
                <w:sz w:val="21"/>
                <w:szCs w:val="21"/>
              </w:rPr>
              <w:t>3.75×10</w:t>
            </w:r>
            <w:r w:rsidRPr="00813DCC">
              <w:rPr>
                <w:rFonts w:cs="Arial"/>
                <w:sz w:val="21"/>
                <w:szCs w:val="21"/>
                <w:vertAlign w:val="superscript"/>
              </w:rPr>
              <w:t>-14</w:t>
            </w:r>
          </w:p>
        </w:tc>
        <w:tc>
          <w:tcPr>
            <w:tcW w:w="692" w:type="pct"/>
            <w:shd w:val="clear" w:color="auto" w:fill="auto"/>
            <w:noWrap/>
            <w:vAlign w:val="center"/>
          </w:tcPr>
          <w:p w14:paraId="4E74EFC7"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771F8B31" w14:textId="77777777" w:rsidR="00FE1AD3" w:rsidRDefault="00FE1AD3" w:rsidP="00D14954">
            <w:pPr>
              <w:spacing w:before="0" w:after="0"/>
              <w:jc w:val="center"/>
              <w:rPr>
                <w:rFonts w:cs="Arial"/>
                <w:b/>
                <w:sz w:val="21"/>
                <w:szCs w:val="21"/>
              </w:rPr>
            </w:pPr>
            <w:r w:rsidRPr="00813DCC">
              <w:rPr>
                <w:rFonts w:cs="Arial"/>
                <w:sz w:val="21"/>
                <w:szCs w:val="21"/>
              </w:rPr>
              <w:t>6.27×10</w:t>
            </w:r>
            <w:r w:rsidRPr="00813DCC">
              <w:rPr>
                <w:rFonts w:cs="Arial"/>
                <w:sz w:val="21"/>
                <w:szCs w:val="21"/>
                <w:vertAlign w:val="superscript"/>
              </w:rPr>
              <w:t>-03</w:t>
            </w:r>
          </w:p>
        </w:tc>
        <w:tc>
          <w:tcPr>
            <w:tcW w:w="903" w:type="pct"/>
            <w:shd w:val="clear" w:color="auto" w:fill="auto"/>
            <w:noWrap/>
            <w:vAlign w:val="center"/>
          </w:tcPr>
          <w:p w14:paraId="102BD835" w14:textId="77777777" w:rsidR="00FE1AD3" w:rsidRDefault="00FE1AD3" w:rsidP="00D14954">
            <w:pPr>
              <w:spacing w:before="0" w:after="0"/>
              <w:jc w:val="center"/>
              <w:rPr>
                <w:rFonts w:cs="Arial"/>
                <w:b/>
                <w:sz w:val="21"/>
                <w:szCs w:val="21"/>
              </w:rPr>
            </w:pPr>
            <w:r w:rsidRPr="00813DCC">
              <w:rPr>
                <w:rFonts w:cs="Arial"/>
                <w:sz w:val="21"/>
                <w:szCs w:val="21"/>
              </w:rPr>
              <w:t>7.56×10</w:t>
            </w:r>
            <w:r w:rsidRPr="00813DCC">
              <w:rPr>
                <w:rFonts w:cs="Arial"/>
                <w:sz w:val="21"/>
                <w:szCs w:val="21"/>
                <w:vertAlign w:val="superscript"/>
              </w:rPr>
              <w:t>-03</w:t>
            </w:r>
          </w:p>
        </w:tc>
      </w:tr>
      <w:tr w:rsidR="00FE1AD3" w:rsidRPr="00D95C29" w14:paraId="287D23AB" w14:textId="77777777" w:rsidTr="00D14954">
        <w:trPr>
          <w:trHeight w:val="129"/>
        </w:trPr>
        <w:tc>
          <w:tcPr>
            <w:tcW w:w="693" w:type="pct"/>
            <w:shd w:val="clear" w:color="auto" w:fill="auto"/>
            <w:noWrap/>
            <w:vAlign w:val="center"/>
          </w:tcPr>
          <w:p w14:paraId="392497C8" w14:textId="77777777" w:rsidR="00FE1AD3" w:rsidRDefault="00FE1AD3" w:rsidP="00D14954">
            <w:pPr>
              <w:spacing w:before="0" w:after="0"/>
              <w:jc w:val="center"/>
              <w:rPr>
                <w:rFonts w:cs="Arial"/>
                <w:b/>
                <w:sz w:val="21"/>
                <w:szCs w:val="21"/>
              </w:rPr>
            </w:pPr>
            <w:r w:rsidRPr="00813DCC">
              <w:rPr>
                <w:rFonts w:cs="Arial"/>
                <w:sz w:val="21"/>
                <w:szCs w:val="21"/>
              </w:rPr>
              <w:t>563.9</w:t>
            </w:r>
          </w:p>
        </w:tc>
        <w:tc>
          <w:tcPr>
            <w:tcW w:w="904" w:type="pct"/>
            <w:shd w:val="clear" w:color="auto" w:fill="auto"/>
            <w:noWrap/>
            <w:vAlign w:val="center"/>
          </w:tcPr>
          <w:p w14:paraId="55169695" w14:textId="77777777" w:rsidR="00FE1AD3" w:rsidRDefault="00FE1AD3" w:rsidP="00D14954">
            <w:pPr>
              <w:spacing w:before="0" w:after="0"/>
              <w:jc w:val="center"/>
              <w:rPr>
                <w:rFonts w:cs="Arial"/>
                <w:b/>
                <w:sz w:val="21"/>
                <w:szCs w:val="21"/>
              </w:rPr>
            </w:pPr>
            <w:r w:rsidRPr="00813DCC">
              <w:rPr>
                <w:rFonts w:cs="Arial"/>
                <w:sz w:val="21"/>
                <w:szCs w:val="21"/>
              </w:rPr>
              <w:t>4.82×10</w:t>
            </w:r>
            <w:r w:rsidRPr="00813DCC">
              <w:rPr>
                <w:rFonts w:cs="Arial"/>
                <w:sz w:val="21"/>
                <w:szCs w:val="21"/>
                <w:vertAlign w:val="superscript"/>
              </w:rPr>
              <w:t>-11</w:t>
            </w:r>
          </w:p>
        </w:tc>
        <w:tc>
          <w:tcPr>
            <w:tcW w:w="904" w:type="pct"/>
            <w:shd w:val="clear" w:color="auto" w:fill="auto"/>
            <w:noWrap/>
            <w:vAlign w:val="center"/>
          </w:tcPr>
          <w:p w14:paraId="5E9BBD20" w14:textId="77777777" w:rsidR="00FE1AD3" w:rsidRDefault="00FE1AD3" w:rsidP="00D14954">
            <w:pPr>
              <w:spacing w:before="0" w:after="0"/>
              <w:jc w:val="center"/>
              <w:rPr>
                <w:rFonts w:cs="Arial"/>
                <w:b/>
                <w:sz w:val="21"/>
                <w:szCs w:val="21"/>
              </w:rPr>
            </w:pPr>
            <w:r w:rsidRPr="00813DCC">
              <w:rPr>
                <w:rFonts w:cs="Arial"/>
                <w:sz w:val="21"/>
                <w:szCs w:val="21"/>
              </w:rPr>
              <w:t>3.18×10</w:t>
            </w:r>
            <w:r w:rsidRPr="00813DCC">
              <w:rPr>
                <w:rFonts w:cs="Arial"/>
                <w:sz w:val="21"/>
                <w:szCs w:val="21"/>
                <w:vertAlign w:val="superscript"/>
              </w:rPr>
              <w:t>-14</w:t>
            </w:r>
          </w:p>
        </w:tc>
        <w:tc>
          <w:tcPr>
            <w:tcW w:w="692" w:type="pct"/>
            <w:shd w:val="clear" w:color="auto" w:fill="auto"/>
            <w:noWrap/>
            <w:vAlign w:val="center"/>
          </w:tcPr>
          <w:p w14:paraId="17B35D27"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5709638E" w14:textId="77777777" w:rsidR="00FE1AD3" w:rsidRDefault="00FE1AD3" w:rsidP="00D14954">
            <w:pPr>
              <w:spacing w:before="0" w:after="0"/>
              <w:jc w:val="center"/>
              <w:rPr>
                <w:rFonts w:cs="Arial"/>
                <w:b/>
                <w:sz w:val="21"/>
                <w:szCs w:val="21"/>
              </w:rPr>
            </w:pPr>
            <w:r w:rsidRPr="00813DCC">
              <w:rPr>
                <w:rFonts w:cs="Arial"/>
                <w:sz w:val="21"/>
                <w:szCs w:val="21"/>
              </w:rPr>
              <w:t>6.05×10</w:t>
            </w:r>
            <w:r w:rsidRPr="00813DCC">
              <w:rPr>
                <w:rFonts w:cs="Arial"/>
                <w:sz w:val="21"/>
                <w:szCs w:val="21"/>
                <w:vertAlign w:val="superscript"/>
              </w:rPr>
              <w:t>-03</w:t>
            </w:r>
          </w:p>
        </w:tc>
        <w:tc>
          <w:tcPr>
            <w:tcW w:w="903" w:type="pct"/>
            <w:shd w:val="clear" w:color="auto" w:fill="auto"/>
            <w:noWrap/>
            <w:vAlign w:val="center"/>
          </w:tcPr>
          <w:p w14:paraId="1E3D15E1" w14:textId="77777777" w:rsidR="00FE1AD3" w:rsidRDefault="00FE1AD3" w:rsidP="00D14954">
            <w:pPr>
              <w:spacing w:before="0" w:after="0"/>
              <w:jc w:val="center"/>
              <w:rPr>
                <w:rFonts w:cs="Arial"/>
                <w:b/>
                <w:sz w:val="21"/>
                <w:szCs w:val="21"/>
              </w:rPr>
            </w:pPr>
            <w:r w:rsidRPr="00813DCC">
              <w:rPr>
                <w:rFonts w:cs="Arial"/>
                <w:sz w:val="21"/>
                <w:szCs w:val="21"/>
              </w:rPr>
              <w:t>7.51×10</w:t>
            </w:r>
            <w:r w:rsidRPr="00813DCC">
              <w:rPr>
                <w:rFonts w:cs="Arial"/>
                <w:sz w:val="21"/>
                <w:szCs w:val="21"/>
                <w:vertAlign w:val="superscript"/>
              </w:rPr>
              <w:t>-03</w:t>
            </w:r>
          </w:p>
        </w:tc>
      </w:tr>
      <w:tr w:rsidR="00FE1AD3" w:rsidRPr="00D95C29" w14:paraId="47CF0E9C" w14:textId="77777777" w:rsidTr="00D14954">
        <w:trPr>
          <w:trHeight w:val="300"/>
        </w:trPr>
        <w:tc>
          <w:tcPr>
            <w:tcW w:w="693" w:type="pct"/>
            <w:shd w:val="clear" w:color="auto" w:fill="auto"/>
            <w:noWrap/>
            <w:vAlign w:val="center"/>
          </w:tcPr>
          <w:p w14:paraId="63CE232C" w14:textId="77777777" w:rsidR="00FE1AD3" w:rsidRDefault="00FE1AD3" w:rsidP="00D14954">
            <w:pPr>
              <w:spacing w:before="0" w:after="0"/>
              <w:jc w:val="center"/>
              <w:rPr>
                <w:rFonts w:cs="Arial"/>
                <w:b/>
                <w:sz w:val="21"/>
                <w:szCs w:val="21"/>
              </w:rPr>
            </w:pPr>
            <w:r w:rsidRPr="00813DCC">
              <w:rPr>
                <w:rFonts w:cs="Arial"/>
                <w:sz w:val="21"/>
                <w:szCs w:val="21"/>
              </w:rPr>
              <w:t>597.1</w:t>
            </w:r>
          </w:p>
        </w:tc>
        <w:tc>
          <w:tcPr>
            <w:tcW w:w="904" w:type="pct"/>
            <w:shd w:val="clear" w:color="auto" w:fill="auto"/>
            <w:noWrap/>
            <w:vAlign w:val="center"/>
          </w:tcPr>
          <w:p w14:paraId="635CBB2B" w14:textId="77777777" w:rsidR="00FE1AD3" w:rsidRDefault="00FE1AD3" w:rsidP="00D14954">
            <w:pPr>
              <w:spacing w:before="0" w:after="0"/>
              <w:jc w:val="center"/>
              <w:rPr>
                <w:rFonts w:cs="Arial"/>
                <w:b/>
                <w:sz w:val="21"/>
                <w:szCs w:val="21"/>
              </w:rPr>
            </w:pPr>
            <w:r w:rsidRPr="00813DCC">
              <w:rPr>
                <w:rFonts w:cs="Arial"/>
                <w:sz w:val="21"/>
                <w:szCs w:val="21"/>
              </w:rPr>
              <w:t>4.75×10</w:t>
            </w:r>
            <w:r w:rsidRPr="00813DCC">
              <w:rPr>
                <w:rFonts w:cs="Arial"/>
                <w:sz w:val="21"/>
                <w:szCs w:val="21"/>
                <w:vertAlign w:val="superscript"/>
              </w:rPr>
              <w:t>-11</w:t>
            </w:r>
          </w:p>
        </w:tc>
        <w:tc>
          <w:tcPr>
            <w:tcW w:w="904" w:type="pct"/>
            <w:shd w:val="clear" w:color="auto" w:fill="auto"/>
            <w:noWrap/>
            <w:vAlign w:val="center"/>
          </w:tcPr>
          <w:p w14:paraId="77855595" w14:textId="77777777" w:rsidR="00FE1AD3" w:rsidRDefault="00FE1AD3" w:rsidP="00D14954">
            <w:pPr>
              <w:spacing w:before="0" w:after="0"/>
              <w:jc w:val="center"/>
              <w:rPr>
                <w:rFonts w:cs="Arial"/>
                <w:b/>
                <w:sz w:val="21"/>
                <w:szCs w:val="21"/>
              </w:rPr>
            </w:pPr>
            <w:r w:rsidRPr="00813DCC">
              <w:rPr>
                <w:rFonts w:cs="Arial"/>
                <w:sz w:val="21"/>
                <w:szCs w:val="21"/>
              </w:rPr>
              <w:t>2.99×10</w:t>
            </w:r>
            <w:r w:rsidRPr="00813DCC">
              <w:rPr>
                <w:rFonts w:cs="Arial"/>
                <w:sz w:val="21"/>
                <w:szCs w:val="21"/>
                <w:vertAlign w:val="superscript"/>
              </w:rPr>
              <w:t>-14</w:t>
            </w:r>
          </w:p>
        </w:tc>
        <w:tc>
          <w:tcPr>
            <w:tcW w:w="692" w:type="pct"/>
            <w:shd w:val="clear" w:color="auto" w:fill="auto"/>
            <w:noWrap/>
            <w:vAlign w:val="center"/>
          </w:tcPr>
          <w:p w14:paraId="513123B9"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65344DF1" w14:textId="77777777" w:rsidR="00FE1AD3" w:rsidRDefault="00FE1AD3" w:rsidP="00D14954">
            <w:pPr>
              <w:spacing w:before="0" w:after="0"/>
              <w:jc w:val="center"/>
              <w:rPr>
                <w:rFonts w:cs="Arial"/>
                <w:b/>
                <w:sz w:val="21"/>
                <w:szCs w:val="21"/>
              </w:rPr>
            </w:pPr>
            <w:r w:rsidRPr="00813DCC">
              <w:rPr>
                <w:rFonts w:cs="Arial"/>
                <w:sz w:val="21"/>
                <w:szCs w:val="21"/>
              </w:rPr>
              <w:t>6.72×10</w:t>
            </w:r>
            <w:r w:rsidRPr="00813DCC">
              <w:rPr>
                <w:rFonts w:cs="Arial"/>
                <w:sz w:val="21"/>
                <w:szCs w:val="21"/>
                <w:vertAlign w:val="superscript"/>
              </w:rPr>
              <w:t>-03</w:t>
            </w:r>
          </w:p>
        </w:tc>
        <w:tc>
          <w:tcPr>
            <w:tcW w:w="903" w:type="pct"/>
            <w:shd w:val="clear" w:color="auto" w:fill="auto"/>
            <w:noWrap/>
            <w:vAlign w:val="center"/>
          </w:tcPr>
          <w:p w14:paraId="229EF94F" w14:textId="77777777" w:rsidR="00FE1AD3" w:rsidRDefault="00FE1AD3" w:rsidP="00D14954">
            <w:pPr>
              <w:spacing w:before="0" w:after="0"/>
              <w:jc w:val="center"/>
              <w:rPr>
                <w:rFonts w:cs="Arial"/>
                <w:b/>
                <w:sz w:val="21"/>
                <w:szCs w:val="21"/>
              </w:rPr>
            </w:pPr>
            <w:r w:rsidRPr="00813DCC">
              <w:rPr>
                <w:rFonts w:cs="Arial"/>
                <w:sz w:val="21"/>
                <w:szCs w:val="21"/>
              </w:rPr>
              <w:t>6.80×10</w:t>
            </w:r>
            <w:r w:rsidRPr="00813DCC">
              <w:rPr>
                <w:rFonts w:cs="Arial"/>
                <w:sz w:val="21"/>
                <w:szCs w:val="21"/>
                <w:vertAlign w:val="superscript"/>
              </w:rPr>
              <w:t>-03</w:t>
            </w:r>
          </w:p>
        </w:tc>
      </w:tr>
      <w:tr w:rsidR="00FE1AD3" w:rsidRPr="00D95C29" w14:paraId="5955EFBC" w14:textId="77777777" w:rsidTr="00D14954">
        <w:trPr>
          <w:trHeight w:val="238"/>
        </w:trPr>
        <w:tc>
          <w:tcPr>
            <w:tcW w:w="693" w:type="pct"/>
            <w:shd w:val="clear" w:color="auto" w:fill="auto"/>
            <w:noWrap/>
            <w:vAlign w:val="center"/>
          </w:tcPr>
          <w:p w14:paraId="6D705860" w14:textId="77777777" w:rsidR="00FE1AD3" w:rsidRDefault="00FE1AD3" w:rsidP="00D14954">
            <w:pPr>
              <w:spacing w:before="0" w:after="0"/>
              <w:jc w:val="center"/>
              <w:rPr>
                <w:rFonts w:cs="Arial"/>
                <w:b/>
                <w:sz w:val="21"/>
                <w:szCs w:val="21"/>
              </w:rPr>
            </w:pPr>
            <w:r w:rsidRPr="00813DCC">
              <w:rPr>
                <w:rFonts w:cs="Arial"/>
                <w:sz w:val="21"/>
                <w:szCs w:val="21"/>
              </w:rPr>
              <w:t>662.1</w:t>
            </w:r>
          </w:p>
        </w:tc>
        <w:tc>
          <w:tcPr>
            <w:tcW w:w="904" w:type="pct"/>
            <w:shd w:val="clear" w:color="auto" w:fill="auto"/>
            <w:noWrap/>
            <w:vAlign w:val="center"/>
          </w:tcPr>
          <w:p w14:paraId="128DEB53" w14:textId="77777777" w:rsidR="00FE1AD3" w:rsidRDefault="00FE1AD3" w:rsidP="00D14954">
            <w:pPr>
              <w:spacing w:before="0" w:after="0"/>
              <w:jc w:val="center"/>
              <w:rPr>
                <w:rFonts w:cs="Arial"/>
                <w:b/>
                <w:sz w:val="21"/>
                <w:szCs w:val="21"/>
              </w:rPr>
            </w:pPr>
            <w:r w:rsidRPr="00813DCC">
              <w:rPr>
                <w:rFonts w:cs="Arial"/>
                <w:sz w:val="21"/>
                <w:szCs w:val="21"/>
              </w:rPr>
              <w:t>4.48×10</w:t>
            </w:r>
            <w:r w:rsidRPr="00813DCC">
              <w:rPr>
                <w:rFonts w:cs="Arial"/>
                <w:sz w:val="21"/>
                <w:szCs w:val="21"/>
                <w:vertAlign w:val="superscript"/>
              </w:rPr>
              <w:t>-11</w:t>
            </w:r>
          </w:p>
        </w:tc>
        <w:tc>
          <w:tcPr>
            <w:tcW w:w="904" w:type="pct"/>
            <w:shd w:val="clear" w:color="auto" w:fill="auto"/>
            <w:noWrap/>
            <w:vAlign w:val="center"/>
          </w:tcPr>
          <w:p w14:paraId="69897E48" w14:textId="77777777" w:rsidR="00FE1AD3" w:rsidRDefault="00FE1AD3" w:rsidP="00D14954">
            <w:pPr>
              <w:spacing w:before="0" w:after="0"/>
              <w:jc w:val="center"/>
              <w:rPr>
                <w:rFonts w:cs="Arial"/>
                <w:b/>
                <w:sz w:val="21"/>
                <w:szCs w:val="21"/>
              </w:rPr>
            </w:pPr>
            <w:r w:rsidRPr="00813DCC">
              <w:rPr>
                <w:rFonts w:cs="Arial"/>
                <w:sz w:val="21"/>
                <w:szCs w:val="21"/>
              </w:rPr>
              <w:t>3.83×10</w:t>
            </w:r>
            <w:r w:rsidRPr="00813DCC">
              <w:rPr>
                <w:rFonts w:cs="Arial"/>
                <w:sz w:val="21"/>
                <w:szCs w:val="21"/>
                <w:vertAlign w:val="superscript"/>
              </w:rPr>
              <w:t>-14</w:t>
            </w:r>
          </w:p>
        </w:tc>
        <w:tc>
          <w:tcPr>
            <w:tcW w:w="692" w:type="pct"/>
            <w:shd w:val="clear" w:color="auto" w:fill="auto"/>
            <w:noWrap/>
            <w:vAlign w:val="center"/>
          </w:tcPr>
          <w:p w14:paraId="5ABE73A9"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5767FCA0" w14:textId="77777777" w:rsidR="00FE1AD3" w:rsidRDefault="00FE1AD3" w:rsidP="00D14954">
            <w:pPr>
              <w:spacing w:before="0" w:after="0"/>
              <w:jc w:val="center"/>
              <w:rPr>
                <w:rFonts w:cs="Arial"/>
                <w:b/>
                <w:sz w:val="21"/>
                <w:szCs w:val="21"/>
              </w:rPr>
            </w:pPr>
            <w:r w:rsidRPr="00813DCC">
              <w:rPr>
                <w:rFonts w:cs="Arial"/>
                <w:sz w:val="21"/>
                <w:szCs w:val="21"/>
              </w:rPr>
              <w:t>5.96×10</w:t>
            </w:r>
            <w:r w:rsidRPr="00813DCC">
              <w:rPr>
                <w:rFonts w:cs="Arial"/>
                <w:sz w:val="21"/>
                <w:szCs w:val="21"/>
                <w:vertAlign w:val="superscript"/>
              </w:rPr>
              <w:t>-03</w:t>
            </w:r>
          </w:p>
        </w:tc>
        <w:tc>
          <w:tcPr>
            <w:tcW w:w="903" w:type="pct"/>
            <w:shd w:val="clear" w:color="auto" w:fill="auto"/>
            <w:noWrap/>
            <w:vAlign w:val="center"/>
          </w:tcPr>
          <w:p w14:paraId="4B5364FC" w14:textId="77777777" w:rsidR="00FE1AD3" w:rsidRDefault="00FE1AD3" w:rsidP="00D14954">
            <w:pPr>
              <w:spacing w:before="0" w:after="0"/>
              <w:jc w:val="center"/>
              <w:rPr>
                <w:rFonts w:cs="Arial"/>
                <w:b/>
                <w:sz w:val="21"/>
                <w:szCs w:val="21"/>
              </w:rPr>
            </w:pPr>
            <w:r w:rsidRPr="00813DCC">
              <w:rPr>
                <w:rFonts w:cs="Arial"/>
                <w:sz w:val="21"/>
                <w:szCs w:val="21"/>
              </w:rPr>
              <w:t>6.34×10</w:t>
            </w:r>
            <w:r w:rsidRPr="00813DCC">
              <w:rPr>
                <w:rFonts w:cs="Arial"/>
                <w:sz w:val="21"/>
                <w:szCs w:val="21"/>
                <w:vertAlign w:val="superscript"/>
              </w:rPr>
              <w:t>-03</w:t>
            </w:r>
          </w:p>
        </w:tc>
      </w:tr>
      <w:tr w:rsidR="00FE1AD3" w:rsidRPr="00D95C29" w14:paraId="44D1ED5F" w14:textId="77777777" w:rsidTr="00D14954">
        <w:trPr>
          <w:trHeight w:val="300"/>
        </w:trPr>
        <w:tc>
          <w:tcPr>
            <w:tcW w:w="693" w:type="pct"/>
            <w:shd w:val="clear" w:color="auto" w:fill="auto"/>
            <w:noWrap/>
            <w:vAlign w:val="center"/>
          </w:tcPr>
          <w:p w14:paraId="50DAF77B" w14:textId="77777777" w:rsidR="00FE1AD3" w:rsidRDefault="00FE1AD3" w:rsidP="00D14954">
            <w:pPr>
              <w:spacing w:before="0" w:after="0"/>
              <w:jc w:val="center"/>
              <w:rPr>
                <w:rFonts w:cs="Arial"/>
                <w:b/>
                <w:sz w:val="21"/>
                <w:szCs w:val="21"/>
              </w:rPr>
            </w:pPr>
            <w:r w:rsidRPr="00813DCC">
              <w:rPr>
                <w:rFonts w:cs="Arial"/>
                <w:sz w:val="21"/>
                <w:szCs w:val="21"/>
              </w:rPr>
              <w:t>692.1</w:t>
            </w:r>
          </w:p>
        </w:tc>
        <w:tc>
          <w:tcPr>
            <w:tcW w:w="904" w:type="pct"/>
            <w:shd w:val="clear" w:color="auto" w:fill="auto"/>
            <w:noWrap/>
            <w:vAlign w:val="center"/>
          </w:tcPr>
          <w:p w14:paraId="37AAB38E" w14:textId="77777777" w:rsidR="00FE1AD3" w:rsidRDefault="00FE1AD3" w:rsidP="00D14954">
            <w:pPr>
              <w:spacing w:before="0" w:after="0"/>
              <w:jc w:val="center"/>
              <w:rPr>
                <w:rFonts w:cs="Arial"/>
                <w:b/>
                <w:sz w:val="21"/>
                <w:szCs w:val="21"/>
              </w:rPr>
            </w:pPr>
            <w:r w:rsidRPr="00813DCC">
              <w:rPr>
                <w:rFonts w:cs="Arial"/>
                <w:sz w:val="21"/>
                <w:szCs w:val="21"/>
              </w:rPr>
              <w:t>4.32×10</w:t>
            </w:r>
            <w:r w:rsidRPr="00813DCC">
              <w:rPr>
                <w:rFonts w:cs="Arial"/>
                <w:sz w:val="21"/>
                <w:szCs w:val="21"/>
                <w:vertAlign w:val="superscript"/>
              </w:rPr>
              <w:t>-11</w:t>
            </w:r>
          </w:p>
        </w:tc>
        <w:tc>
          <w:tcPr>
            <w:tcW w:w="904" w:type="pct"/>
            <w:shd w:val="clear" w:color="auto" w:fill="auto"/>
            <w:noWrap/>
            <w:vAlign w:val="center"/>
          </w:tcPr>
          <w:p w14:paraId="2AB72175" w14:textId="77777777" w:rsidR="00FE1AD3" w:rsidRDefault="00FE1AD3" w:rsidP="00D14954">
            <w:pPr>
              <w:spacing w:before="0" w:after="0"/>
              <w:jc w:val="center"/>
              <w:rPr>
                <w:rFonts w:cs="Arial"/>
                <w:b/>
                <w:sz w:val="21"/>
                <w:szCs w:val="21"/>
              </w:rPr>
            </w:pPr>
            <w:r w:rsidRPr="00813DCC">
              <w:rPr>
                <w:rFonts w:cs="Arial"/>
                <w:sz w:val="21"/>
                <w:szCs w:val="21"/>
              </w:rPr>
              <w:t>2.87×10</w:t>
            </w:r>
            <w:r w:rsidRPr="00813DCC">
              <w:rPr>
                <w:rFonts w:cs="Arial"/>
                <w:sz w:val="21"/>
                <w:szCs w:val="21"/>
                <w:vertAlign w:val="superscript"/>
              </w:rPr>
              <w:t>-14</w:t>
            </w:r>
          </w:p>
        </w:tc>
        <w:tc>
          <w:tcPr>
            <w:tcW w:w="692" w:type="pct"/>
            <w:shd w:val="clear" w:color="auto" w:fill="auto"/>
            <w:noWrap/>
            <w:vAlign w:val="center"/>
          </w:tcPr>
          <w:p w14:paraId="4E8B5B4C"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533A4BA0" w14:textId="77777777" w:rsidR="00FE1AD3" w:rsidRDefault="00FE1AD3" w:rsidP="00D14954">
            <w:pPr>
              <w:spacing w:before="0" w:after="0"/>
              <w:jc w:val="center"/>
              <w:rPr>
                <w:rFonts w:cs="Arial"/>
                <w:b/>
                <w:sz w:val="21"/>
                <w:szCs w:val="21"/>
              </w:rPr>
            </w:pPr>
            <w:r w:rsidRPr="00813DCC">
              <w:rPr>
                <w:rFonts w:cs="Arial"/>
                <w:sz w:val="21"/>
                <w:szCs w:val="21"/>
              </w:rPr>
              <w:t>5.85×10</w:t>
            </w:r>
            <w:r w:rsidRPr="00813DCC">
              <w:rPr>
                <w:rFonts w:cs="Arial"/>
                <w:sz w:val="21"/>
                <w:szCs w:val="21"/>
                <w:vertAlign w:val="superscript"/>
              </w:rPr>
              <w:t>-03</w:t>
            </w:r>
          </w:p>
        </w:tc>
        <w:tc>
          <w:tcPr>
            <w:tcW w:w="903" w:type="pct"/>
            <w:shd w:val="clear" w:color="auto" w:fill="auto"/>
            <w:noWrap/>
            <w:vAlign w:val="center"/>
          </w:tcPr>
          <w:p w14:paraId="7E740ADE" w14:textId="77777777" w:rsidR="00FE1AD3" w:rsidRDefault="00FE1AD3" w:rsidP="00D14954">
            <w:pPr>
              <w:spacing w:before="0" w:after="0"/>
              <w:jc w:val="center"/>
              <w:rPr>
                <w:rFonts w:cs="Arial"/>
                <w:b/>
                <w:sz w:val="21"/>
                <w:szCs w:val="21"/>
              </w:rPr>
            </w:pPr>
            <w:r w:rsidRPr="00813DCC">
              <w:rPr>
                <w:rFonts w:cs="Arial"/>
                <w:sz w:val="21"/>
                <w:szCs w:val="21"/>
              </w:rPr>
              <w:t>6.00×10</w:t>
            </w:r>
            <w:r w:rsidRPr="00813DCC">
              <w:rPr>
                <w:rFonts w:cs="Arial"/>
                <w:sz w:val="21"/>
                <w:szCs w:val="21"/>
                <w:vertAlign w:val="superscript"/>
              </w:rPr>
              <w:t>-03</w:t>
            </w:r>
          </w:p>
        </w:tc>
      </w:tr>
      <w:tr w:rsidR="00FE1AD3" w:rsidRPr="00D95C29" w14:paraId="62FAA5F2" w14:textId="77777777" w:rsidTr="00D14954">
        <w:trPr>
          <w:trHeight w:val="203"/>
        </w:trPr>
        <w:tc>
          <w:tcPr>
            <w:tcW w:w="693" w:type="pct"/>
            <w:shd w:val="clear" w:color="auto" w:fill="auto"/>
            <w:noWrap/>
            <w:vAlign w:val="center"/>
          </w:tcPr>
          <w:p w14:paraId="448C1FC4" w14:textId="77777777" w:rsidR="00FE1AD3" w:rsidRDefault="00FE1AD3" w:rsidP="00D14954">
            <w:pPr>
              <w:spacing w:before="0" w:after="0"/>
              <w:jc w:val="center"/>
              <w:rPr>
                <w:rFonts w:cs="Arial"/>
                <w:b/>
                <w:sz w:val="21"/>
                <w:szCs w:val="21"/>
              </w:rPr>
            </w:pPr>
            <w:r w:rsidRPr="00813DCC">
              <w:rPr>
                <w:rFonts w:cs="Arial"/>
                <w:sz w:val="21"/>
                <w:szCs w:val="21"/>
              </w:rPr>
              <w:t>717.9</w:t>
            </w:r>
          </w:p>
        </w:tc>
        <w:tc>
          <w:tcPr>
            <w:tcW w:w="904" w:type="pct"/>
            <w:shd w:val="clear" w:color="auto" w:fill="auto"/>
            <w:noWrap/>
            <w:vAlign w:val="center"/>
          </w:tcPr>
          <w:p w14:paraId="43154E2F" w14:textId="77777777" w:rsidR="00FE1AD3" w:rsidRDefault="00FE1AD3" w:rsidP="00D14954">
            <w:pPr>
              <w:spacing w:before="0" w:after="0"/>
              <w:jc w:val="center"/>
              <w:rPr>
                <w:rFonts w:cs="Arial"/>
                <w:b/>
                <w:sz w:val="21"/>
                <w:szCs w:val="21"/>
              </w:rPr>
            </w:pPr>
            <w:r w:rsidRPr="00813DCC">
              <w:rPr>
                <w:rFonts w:cs="Arial"/>
                <w:sz w:val="21"/>
                <w:szCs w:val="21"/>
              </w:rPr>
              <w:t>4.20×10</w:t>
            </w:r>
            <w:r w:rsidRPr="00813DCC">
              <w:rPr>
                <w:rFonts w:cs="Arial"/>
                <w:sz w:val="21"/>
                <w:szCs w:val="21"/>
                <w:vertAlign w:val="superscript"/>
              </w:rPr>
              <w:t>-11</w:t>
            </w:r>
          </w:p>
        </w:tc>
        <w:tc>
          <w:tcPr>
            <w:tcW w:w="904" w:type="pct"/>
            <w:shd w:val="clear" w:color="auto" w:fill="auto"/>
            <w:noWrap/>
            <w:vAlign w:val="center"/>
          </w:tcPr>
          <w:p w14:paraId="2365306D" w14:textId="77777777" w:rsidR="00FE1AD3" w:rsidRDefault="00FE1AD3" w:rsidP="00D14954">
            <w:pPr>
              <w:spacing w:before="0" w:after="0"/>
              <w:jc w:val="center"/>
              <w:rPr>
                <w:rFonts w:cs="Arial"/>
                <w:b/>
                <w:sz w:val="21"/>
                <w:szCs w:val="21"/>
              </w:rPr>
            </w:pPr>
            <w:r w:rsidRPr="00813DCC">
              <w:rPr>
                <w:rFonts w:cs="Arial"/>
                <w:sz w:val="21"/>
                <w:szCs w:val="21"/>
              </w:rPr>
              <w:t>2.82×10</w:t>
            </w:r>
            <w:r w:rsidRPr="00813DCC">
              <w:rPr>
                <w:rFonts w:cs="Arial"/>
                <w:sz w:val="21"/>
                <w:szCs w:val="21"/>
                <w:vertAlign w:val="superscript"/>
              </w:rPr>
              <w:t>-14</w:t>
            </w:r>
          </w:p>
        </w:tc>
        <w:tc>
          <w:tcPr>
            <w:tcW w:w="692" w:type="pct"/>
            <w:shd w:val="clear" w:color="auto" w:fill="auto"/>
            <w:noWrap/>
            <w:vAlign w:val="center"/>
          </w:tcPr>
          <w:p w14:paraId="7BFF86C8" w14:textId="77777777" w:rsidR="00FE1AD3" w:rsidRDefault="00FE1AD3" w:rsidP="00D14954">
            <w:pPr>
              <w:spacing w:before="0" w:after="0"/>
              <w:jc w:val="center"/>
              <w:rPr>
                <w:rFonts w:cs="Arial"/>
                <w:b/>
                <w:sz w:val="21"/>
                <w:szCs w:val="21"/>
              </w:rPr>
            </w:pPr>
            <w:r w:rsidRPr="00813DCC">
              <w:rPr>
                <w:rFonts w:cs="Arial"/>
                <w:sz w:val="21"/>
                <w:szCs w:val="21"/>
              </w:rPr>
              <w:t>n.d</w:t>
            </w:r>
          </w:p>
        </w:tc>
        <w:tc>
          <w:tcPr>
            <w:tcW w:w="904" w:type="pct"/>
            <w:shd w:val="clear" w:color="auto" w:fill="auto"/>
            <w:noWrap/>
            <w:vAlign w:val="center"/>
          </w:tcPr>
          <w:p w14:paraId="14E2A7E9" w14:textId="77777777" w:rsidR="00FE1AD3" w:rsidRDefault="00FE1AD3" w:rsidP="00D14954">
            <w:pPr>
              <w:spacing w:before="0" w:after="0"/>
              <w:jc w:val="center"/>
              <w:rPr>
                <w:rFonts w:cs="Arial"/>
                <w:b/>
                <w:sz w:val="21"/>
                <w:szCs w:val="21"/>
              </w:rPr>
            </w:pPr>
            <w:r w:rsidRPr="00813DCC">
              <w:rPr>
                <w:rFonts w:cs="Arial"/>
                <w:sz w:val="21"/>
                <w:szCs w:val="21"/>
              </w:rPr>
              <w:t>6.15×10</w:t>
            </w:r>
            <w:r w:rsidRPr="00813DCC">
              <w:rPr>
                <w:rFonts w:cs="Arial"/>
                <w:sz w:val="21"/>
                <w:szCs w:val="21"/>
                <w:vertAlign w:val="superscript"/>
              </w:rPr>
              <w:t>-03</w:t>
            </w:r>
          </w:p>
        </w:tc>
        <w:tc>
          <w:tcPr>
            <w:tcW w:w="903" w:type="pct"/>
            <w:shd w:val="clear" w:color="auto" w:fill="auto"/>
            <w:noWrap/>
            <w:vAlign w:val="center"/>
          </w:tcPr>
          <w:p w14:paraId="565055DB" w14:textId="77777777" w:rsidR="00FE1AD3" w:rsidRDefault="00FE1AD3" w:rsidP="00D14954">
            <w:pPr>
              <w:spacing w:before="0" w:after="0"/>
              <w:jc w:val="center"/>
              <w:rPr>
                <w:rFonts w:cs="Arial"/>
                <w:b/>
                <w:sz w:val="21"/>
                <w:szCs w:val="21"/>
              </w:rPr>
            </w:pPr>
            <w:r w:rsidRPr="00813DCC">
              <w:rPr>
                <w:rFonts w:cs="Arial"/>
                <w:sz w:val="21"/>
                <w:szCs w:val="21"/>
              </w:rPr>
              <w:t>6.41×10</w:t>
            </w:r>
            <w:r w:rsidRPr="00813DCC">
              <w:rPr>
                <w:rFonts w:cs="Arial"/>
                <w:sz w:val="21"/>
                <w:szCs w:val="21"/>
                <w:vertAlign w:val="superscript"/>
              </w:rPr>
              <w:t>-03</w:t>
            </w:r>
          </w:p>
        </w:tc>
      </w:tr>
      <w:tr w:rsidR="00FE1AD3" w:rsidRPr="00D95C29" w14:paraId="147AD099" w14:textId="77777777" w:rsidTr="00D14954">
        <w:trPr>
          <w:trHeight w:val="300"/>
        </w:trPr>
        <w:tc>
          <w:tcPr>
            <w:tcW w:w="693" w:type="pct"/>
            <w:shd w:val="clear" w:color="auto" w:fill="auto"/>
            <w:noWrap/>
            <w:vAlign w:val="center"/>
          </w:tcPr>
          <w:p w14:paraId="44BD2AA0" w14:textId="77777777" w:rsidR="00FE1AD3" w:rsidRDefault="00FE1AD3" w:rsidP="00D14954">
            <w:pPr>
              <w:spacing w:before="0" w:after="0"/>
              <w:jc w:val="center"/>
              <w:rPr>
                <w:rFonts w:cs="Arial"/>
                <w:b/>
                <w:sz w:val="21"/>
                <w:szCs w:val="21"/>
              </w:rPr>
            </w:pPr>
            <w:r w:rsidRPr="00813DCC">
              <w:rPr>
                <w:rFonts w:cs="Arial"/>
                <w:sz w:val="21"/>
                <w:szCs w:val="21"/>
              </w:rPr>
              <w:t>728.9</w:t>
            </w:r>
          </w:p>
        </w:tc>
        <w:tc>
          <w:tcPr>
            <w:tcW w:w="904" w:type="pct"/>
            <w:shd w:val="clear" w:color="auto" w:fill="auto"/>
            <w:noWrap/>
            <w:vAlign w:val="center"/>
          </w:tcPr>
          <w:p w14:paraId="615CD8CC" w14:textId="77777777" w:rsidR="00FE1AD3" w:rsidRDefault="00FE1AD3" w:rsidP="00D14954">
            <w:pPr>
              <w:spacing w:before="0" w:after="0"/>
              <w:jc w:val="center"/>
              <w:rPr>
                <w:rFonts w:cs="Arial"/>
                <w:b/>
                <w:sz w:val="21"/>
                <w:szCs w:val="21"/>
              </w:rPr>
            </w:pPr>
            <w:r w:rsidRPr="00813DCC">
              <w:rPr>
                <w:rFonts w:cs="Arial"/>
                <w:sz w:val="21"/>
                <w:szCs w:val="21"/>
              </w:rPr>
              <w:t>-</w:t>
            </w:r>
          </w:p>
        </w:tc>
        <w:tc>
          <w:tcPr>
            <w:tcW w:w="904" w:type="pct"/>
            <w:shd w:val="clear" w:color="auto" w:fill="auto"/>
            <w:noWrap/>
            <w:vAlign w:val="center"/>
          </w:tcPr>
          <w:p w14:paraId="41F5F688" w14:textId="77777777" w:rsidR="00FE1AD3" w:rsidRDefault="00FE1AD3" w:rsidP="00D14954">
            <w:pPr>
              <w:spacing w:before="0" w:after="0"/>
              <w:jc w:val="center"/>
              <w:rPr>
                <w:rFonts w:cs="Arial"/>
                <w:b/>
                <w:sz w:val="21"/>
                <w:szCs w:val="21"/>
              </w:rPr>
            </w:pPr>
            <w:r w:rsidRPr="00813DCC">
              <w:rPr>
                <w:rFonts w:cs="Arial"/>
                <w:sz w:val="21"/>
                <w:szCs w:val="21"/>
              </w:rPr>
              <w:t>-</w:t>
            </w:r>
          </w:p>
        </w:tc>
        <w:tc>
          <w:tcPr>
            <w:tcW w:w="692" w:type="pct"/>
            <w:shd w:val="clear" w:color="auto" w:fill="auto"/>
            <w:noWrap/>
            <w:vAlign w:val="center"/>
          </w:tcPr>
          <w:p w14:paraId="13FF92E1" w14:textId="77777777" w:rsidR="00FE1AD3" w:rsidRDefault="00FE1AD3" w:rsidP="00D14954">
            <w:pPr>
              <w:spacing w:before="0" w:after="0"/>
              <w:jc w:val="center"/>
              <w:rPr>
                <w:rFonts w:cs="Arial"/>
                <w:b/>
                <w:sz w:val="21"/>
                <w:szCs w:val="21"/>
              </w:rPr>
            </w:pPr>
            <w:r w:rsidRPr="00813DCC">
              <w:rPr>
                <w:rFonts w:cs="Arial"/>
                <w:sz w:val="21"/>
                <w:szCs w:val="21"/>
              </w:rPr>
              <w:t>-</w:t>
            </w:r>
          </w:p>
        </w:tc>
        <w:tc>
          <w:tcPr>
            <w:tcW w:w="904" w:type="pct"/>
            <w:shd w:val="clear" w:color="auto" w:fill="auto"/>
            <w:noWrap/>
            <w:vAlign w:val="center"/>
          </w:tcPr>
          <w:p w14:paraId="4EB2828D" w14:textId="77777777" w:rsidR="00FE1AD3" w:rsidRDefault="00FE1AD3" w:rsidP="00D14954">
            <w:pPr>
              <w:spacing w:before="0" w:after="0"/>
              <w:jc w:val="center"/>
              <w:rPr>
                <w:rFonts w:cs="Arial"/>
                <w:b/>
                <w:sz w:val="21"/>
                <w:szCs w:val="21"/>
              </w:rPr>
            </w:pPr>
            <w:r w:rsidRPr="00813DCC">
              <w:rPr>
                <w:rFonts w:cs="Arial"/>
                <w:sz w:val="21"/>
                <w:szCs w:val="21"/>
              </w:rPr>
              <w:t>6.39×10</w:t>
            </w:r>
            <w:r w:rsidRPr="00813DCC">
              <w:rPr>
                <w:rFonts w:cs="Arial"/>
                <w:sz w:val="21"/>
                <w:szCs w:val="21"/>
                <w:vertAlign w:val="superscript"/>
              </w:rPr>
              <w:t>-03</w:t>
            </w:r>
          </w:p>
        </w:tc>
        <w:tc>
          <w:tcPr>
            <w:tcW w:w="903" w:type="pct"/>
            <w:shd w:val="clear" w:color="auto" w:fill="auto"/>
            <w:noWrap/>
            <w:vAlign w:val="center"/>
          </w:tcPr>
          <w:p w14:paraId="314739A2" w14:textId="77777777" w:rsidR="00FE1AD3" w:rsidRDefault="00FE1AD3" w:rsidP="00D14954">
            <w:pPr>
              <w:spacing w:before="0" w:after="0"/>
              <w:jc w:val="center"/>
              <w:rPr>
                <w:rFonts w:cs="Arial"/>
                <w:b/>
                <w:sz w:val="21"/>
                <w:szCs w:val="21"/>
              </w:rPr>
            </w:pPr>
            <w:r w:rsidRPr="00813DCC">
              <w:rPr>
                <w:rFonts w:cs="Arial"/>
                <w:sz w:val="21"/>
                <w:szCs w:val="21"/>
              </w:rPr>
              <w:t>6.26×10</w:t>
            </w:r>
            <w:r w:rsidRPr="00813DCC">
              <w:rPr>
                <w:rFonts w:cs="Arial"/>
                <w:sz w:val="21"/>
                <w:szCs w:val="21"/>
                <w:vertAlign w:val="superscript"/>
              </w:rPr>
              <w:t>-03</w:t>
            </w:r>
          </w:p>
        </w:tc>
      </w:tr>
    </w:tbl>
    <w:p w14:paraId="46A141C4" w14:textId="705AB4B2" w:rsidR="00FE1AD3" w:rsidRDefault="00FE1AD3" w:rsidP="00FE1AD3">
      <w:pPr>
        <w:pStyle w:val="ListParagraph"/>
        <w:widowControl/>
        <w:numPr>
          <w:ilvl w:val="0"/>
          <w:numId w:val="18"/>
        </w:numPr>
        <w:spacing w:before="0" w:after="0"/>
        <w:ind w:left="284" w:firstLine="76"/>
        <w:rPr>
          <w:rFonts w:ascii="Arial" w:hAnsi="Arial" w:cs="Arial"/>
          <w:noProof/>
          <w:sz w:val="20"/>
          <w:lang w:eastAsia="zh-CN"/>
        </w:rPr>
      </w:pPr>
      <w:r w:rsidRPr="00804C55">
        <w:rPr>
          <w:rFonts w:ascii="Arial" w:hAnsi="Arial" w:cs="Arial"/>
          <w:noProof/>
          <w:sz w:val="20"/>
          <w:lang w:eastAsia="zh-CN"/>
        </w:rPr>
        <w:t>Not measured, n.d</w:t>
      </w:r>
      <w:r w:rsidR="004474F5">
        <w:rPr>
          <w:rFonts w:ascii="Arial" w:hAnsi="Arial" w:cs="Arial"/>
          <w:noProof/>
          <w:sz w:val="20"/>
          <w:lang w:eastAsia="zh-CN"/>
        </w:rPr>
        <w:t xml:space="preserve">.  </w:t>
      </w:r>
      <w:r w:rsidRPr="00804C55">
        <w:rPr>
          <w:rFonts w:ascii="Arial" w:hAnsi="Arial" w:cs="Arial"/>
          <w:noProof/>
          <w:sz w:val="20"/>
          <w:lang w:eastAsia="zh-CN"/>
        </w:rPr>
        <w:t>- not detected</w:t>
      </w:r>
      <w:r w:rsidR="004474F5">
        <w:rPr>
          <w:rFonts w:ascii="Arial" w:hAnsi="Arial" w:cs="Arial"/>
          <w:noProof/>
          <w:sz w:val="20"/>
          <w:lang w:eastAsia="zh-CN"/>
        </w:rPr>
        <w:t xml:space="preserve">.  </w:t>
      </w:r>
      <w:r w:rsidRPr="00804C55">
        <w:rPr>
          <w:rFonts w:ascii="Arial" w:hAnsi="Arial" w:cs="Arial"/>
          <w:noProof/>
          <w:sz w:val="20"/>
          <w:lang w:eastAsia="zh-CN"/>
        </w:rPr>
        <w:t xml:space="preserve">Note: The tracers </w:t>
      </w:r>
      <w:r w:rsidRPr="00D16C0D">
        <w:rPr>
          <w:rFonts w:ascii="Arial" w:hAnsi="Arial" w:cs="Arial"/>
          <w:noProof/>
          <w:sz w:val="20"/>
          <w:lang w:eastAsia="zh-CN"/>
        </w:rPr>
        <w:t>were analyzed by PSI (Fierz and Rosli 2012)</w:t>
      </w:r>
      <w:r w:rsidRPr="00F03EA9">
        <w:rPr>
          <w:rFonts w:ascii="Arial" w:hAnsi="Arial" w:cs="Arial"/>
          <w:noProof/>
          <w:sz w:val="20"/>
          <w:lang w:eastAsia="zh-CN"/>
        </w:rPr>
        <w:t>.</w:t>
      </w:r>
    </w:p>
    <w:p w14:paraId="65C9F7B7" w14:textId="63CAE2A8" w:rsidR="001F1B74" w:rsidRPr="00F453C8" w:rsidRDefault="001F1B74" w:rsidP="00F453C8">
      <w:pPr>
        <w:widowControl/>
        <w:spacing w:before="0" w:after="0" w:line="360" w:lineRule="auto"/>
        <w:rPr>
          <w:b/>
        </w:rPr>
      </w:pPr>
    </w:p>
    <w:p w14:paraId="103112A2" w14:textId="5273107D" w:rsidR="001F1B74" w:rsidRPr="00B44859" w:rsidRDefault="001F1B74" w:rsidP="001F1B74">
      <w:pPr>
        <w:pStyle w:val="Heading4"/>
      </w:pPr>
      <w:bookmarkStart w:id="1188" w:name="_Ref456186882"/>
      <w:bookmarkStart w:id="1189" w:name="_Toc520374827"/>
      <w:r>
        <w:lastRenderedPageBreak/>
        <w:t>Parameters</w:t>
      </w:r>
      <w:bookmarkEnd w:id="1188"/>
      <w:bookmarkEnd w:id="1189"/>
    </w:p>
    <w:p w14:paraId="45A47A96" w14:textId="2BB33781" w:rsidR="001F1B74" w:rsidRDefault="001F1B74" w:rsidP="001F1B74">
      <w:pPr>
        <w:rPr>
          <w:rFonts w:cs="Arial"/>
          <w:b/>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sidR="00F517D6">
        <w:rPr>
          <w:rFonts w:cs="Arial"/>
          <w:szCs w:val="22"/>
        </w:rPr>
        <w:t xml:space="preserve"> </w:t>
      </w:r>
      <w:r w:rsidR="00F517D6">
        <w:rPr>
          <w:rFonts w:cs="Arial"/>
          <w:szCs w:val="22"/>
        </w:rPr>
        <w:fldChar w:fldCharType="begin"/>
      </w:r>
      <w:r w:rsidR="00F517D6">
        <w:rPr>
          <w:rFonts w:cs="Arial"/>
          <w:szCs w:val="22"/>
        </w:rPr>
        <w:instrText xml:space="preserve"> REF _Ref456016511 \h </w:instrText>
      </w:r>
      <w:r w:rsidR="00F517D6">
        <w:rPr>
          <w:rFonts w:cs="Arial"/>
          <w:szCs w:val="22"/>
        </w:rPr>
      </w:r>
      <w:r w:rsidR="00F517D6">
        <w:rPr>
          <w:rFonts w:cs="Arial"/>
          <w:szCs w:val="22"/>
        </w:rPr>
        <w:fldChar w:fldCharType="separate"/>
      </w:r>
      <w:r w:rsidR="00B560DA" w:rsidRPr="00101CF6">
        <w:t xml:space="preserve">Table </w:t>
      </w:r>
      <w:r w:rsidR="00B560DA">
        <w:rPr>
          <w:noProof/>
        </w:rPr>
        <w:t>4</w:t>
      </w:r>
      <w:r w:rsidR="00B560DA">
        <w:t>.</w:t>
      </w:r>
      <w:r w:rsidR="00B560DA">
        <w:rPr>
          <w:noProof/>
        </w:rPr>
        <w:t>11</w:t>
      </w:r>
      <w:r w:rsidR="00F517D6">
        <w:rPr>
          <w:rFonts w:cs="Arial"/>
          <w:szCs w:val="22"/>
        </w:rPr>
        <w:fldChar w:fldCharType="end"/>
      </w:r>
      <w:r w:rsidR="004474F5">
        <w:rPr>
          <w:rFonts w:cs="Arial"/>
          <w:szCs w:val="22"/>
        </w:rPr>
        <w:t xml:space="preserve">.  </w:t>
      </w:r>
      <w:r>
        <w:rPr>
          <w:rFonts w:cs="Arial"/>
          <w:szCs w:val="22"/>
        </w:rPr>
        <w:t>T</w:t>
      </w:r>
      <w:r w:rsidRPr="00AE10E4">
        <w:rPr>
          <w:rFonts w:cs="Arial"/>
          <w:szCs w:val="22"/>
        </w:rPr>
        <w:t xml:space="preserve">he simulation time </w:t>
      </w:r>
      <w:r>
        <w:rPr>
          <w:rFonts w:cs="Arial"/>
          <w:szCs w:val="22"/>
        </w:rPr>
        <w:t>was</w:t>
      </w:r>
      <w:r w:rsidR="00F517D6">
        <w:rPr>
          <w:rFonts w:cs="Arial"/>
          <w:szCs w:val="22"/>
        </w:rPr>
        <w:t xml:space="preserve"> from 189 to</w:t>
      </w:r>
      <w:r w:rsidRPr="00AE10E4">
        <w:rPr>
          <w:rFonts w:cs="Arial"/>
          <w:szCs w:val="22"/>
        </w:rPr>
        <w:t xml:space="preserve"> </w:t>
      </w:r>
      <w:r w:rsidR="00F517D6">
        <w:rPr>
          <w:rFonts w:cs="Arial"/>
          <w:szCs w:val="22"/>
        </w:rPr>
        <w:t>728</w:t>
      </w:r>
      <w:r w:rsidRPr="00AE10E4">
        <w:rPr>
          <w:rFonts w:cs="Arial"/>
          <w:szCs w:val="22"/>
        </w:rPr>
        <w:t xml:space="preserve"> days</w:t>
      </w:r>
      <w:r w:rsidR="004474F5">
        <w:rPr>
          <w:rFonts w:cs="Arial"/>
          <w:szCs w:val="22"/>
        </w:rPr>
        <w:t xml:space="preserve">.  </w:t>
      </w:r>
    </w:p>
    <w:p w14:paraId="51FFAD00" w14:textId="77777777" w:rsidR="001F1B74" w:rsidRDefault="001F1B74" w:rsidP="001F1B74"/>
    <w:p w14:paraId="589CB10A" w14:textId="61F9EB02" w:rsidR="001F1B74" w:rsidRPr="00101CF6" w:rsidRDefault="001F1B74" w:rsidP="001F1B74">
      <w:pPr>
        <w:pStyle w:val="Caption"/>
        <w:keepNext/>
        <w:rPr>
          <w:lang w:eastAsia="zh-CN"/>
        </w:rPr>
      </w:pPr>
      <w:bookmarkStart w:id="1190" w:name="_Ref456016511"/>
      <w:bookmarkStart w:id="1191" w:name="_Toc520375005"/>
      <w:r w:rsidRPr="00101CF6">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11</w:t>
      </w:r>
      <w:r w:rsidR="00FE1AD3">
        <w:fldChar w:fldCharType="end"/>
      </w:r>
      <w:bookmarkEnd w:id="1190"/>
      <w:r w:rsidR="000B1471">
        <w:t xml:space="preserve">: </w:t>
      </w:r>
      <w:r w:rsidRPr="00101CF6">
        <w:t xml:space="preserve">General parameters </w:t>
      </w:r>
      <w:r>
        <w:t>for the</w:t>
      </w:r>
      <w:r w:rsidRPr="00101CF6">
        <w:t xml:space="preserve"> </w:t>
      </w:r>
      <w:r>
        <w:rPr>
          <w:rFonts w:hint="eastAsia"/>
          <w:lang w:eastAsia="zh-CN"/>
        </w:rPr>
        <w:t>circulation chamber, filter, gap</w:t>
      </w:r>
      <w:r w:rsidRPr="00101CF6">
        <w:t xml:space="preserve"> and OPA</w:t>
      </w:r>
      <w:bookmarkEnd w:id="1191"/>
    </w:p>
    <w:tbl>
      <w:tblPr>
        <w:tblW w:w="4944" w:type="pct"/>
        <w:tblInd w:w="108" w:type="dxa"/>
        <w:tblBorders>
          <w:top w:val="single" w:sz="4" w:space="0" w:color="auto"/>
          <w:bottom w:val="single" w:sz="4" w:space="0" w:color="auto"/>
        </w:tblBorders>
        <w:tblLook w:val="04A0" w:firstRow="1" w:lastRow="0" w:firstColumn="1" w:lastColumn="0" w:noHBand="0" w:noVBand="1"/>
      </w:tblPr>
      <w:tblGrid>
        <w:gridCol w:w="4096"/>
        <w:gridCol w:w="1360"/>
        <w:gridCol w:w="947"/>
        <w:gridCol w:w="847"/>
        <w:gridCol w:w="1293"/>
      </w:tblGrid>
      <w:tr w:rsidR="001F1B74" w:rsidRPr="00DA3D67" w14:paraId="58302B89" w14:textId="77777777" w:rsidTr="009E12F2">
        <w:tc>
          <w:tcPr>
            <w:tcW w:w="2397" w:type="pct"/>
            <w:tcBorders>
              <w:top w:val="single" w:sz="4" w:space="0" w:color="auto"/>
              <w:bottom w:val="single" w:sz="4" w:space="0" w:color="auto"/>
            </w:tcBorders>
            <w:shd w:val="clear" w:color="auto" w:fill="D9D9D9" w:themeFill="background1" w:themeFillShade="D9"/>
            <w:vAlign w:val="center"/>
          </w:tcPr>
          <w:p w14:paraId="0E40B6E2" w14:textId="77777777" w:rsidR="001F1B74" w:rsidRPr="00DA3D67" w:rsidRDefault="001F1B74" w:rsidP="009E12F2">
            <w:pPr>
              <w:spacing w:before="0" w:after="0"/>
              <w:jc w:val="center"/>
              <w:rPr>
                <w:b/>
                <w:lang w:eastAsia="zh-CN"/>
              </w:rPr>
            </w:pPr>
            <w:r w:rsidRPr="00DA3D67">
              <w:rPr>
                <w:rFonts w:hint="eastAsia"/>
                <w:b/>
                <w:lang w:eastAsia="zh-CN"/>
              </w:rPr>
              <w:t>Parameter</w:t>
            </w:r>
          </w:p>
        </w:tc>
        <w:tc>
          <w:tcPr>
            <w:tcW w:w="796" w:type="pct"/>
            <w:tcBorders>
              <w:top w:val="single" w:sz="4" w:space="0" w:color="auto"/>
              <w:bottom w:val="single" w:sz="4" w:space="0" w:color="auto"/>
            </w:tcBorders>
            <w:shd w:val="clear" w:color="auto" w:fill="D9D9D9" w:themeFill="background1" w:themeFillShade="D9"/>
          </w:tcPr>
          <w:p w14:paraId="63B4C54E" w14:textId="77777777" w:rsidR="001F1B74" w:rsidRPr="00DA3D67" w:rsidRDefault="001F1B74" w:rsidP="009E12F2">
            <w:pPr>
              <w:spacing w:before="0" w:after="0"/>
              <w:jc w:val="center"/>
              <w:rPr>
                <w:b/>
              </w:rPr>
            </w:pPr>
            <w:r w:rsidRPr="00DA3D67">
              <w:rPr>
                <w:b/>
              </w:rPr>
              <w:t>Borehole</w:t>
            </w:r>
          </w:p>
        </w:tc>
        <w:tc>
          <w:tcPr>
            <w:tcW w:w="554" w:type="pct"/>
            <w:tcBorders>
              <w:top w:val="single" w:sz="4" w:space="0" w:color="auto"/>
              <w:bottom w:val="single" w:sz="4" w:space="0" w:color="auto"/>
            </w:tcBorders>
            <w:shd w:val="clear" w:color="auto" w:fill="D9D9D9" w:themeFill="background1" w:themeFillShade="D9"/>
          </w:tcPr>
          <w:p w14:paraId="29022CEF" w14:textId="77777777" w:rsidR="001F1B74" w:rsidRPr="00DA3D67" w:rsidRDefault="001F1B74" w:rsidP="009E12F2">
            <w:pPr>
              <w:spacing w:before="0" w:after="0"/>
              <w:jc w:val="center"/>
              <w:rPr>
                <w:b/>
                <w:lang w:eastAsia="zh-CN"/>
              </w:rPr>
            </w:pPr>
            <w:r w:rsidRPr="00DA3D67">
              <w:rPr>
                <w:rFonts w:hint="eastAsia"/>
                <w:b/>
                <w:lang w:eastAsia="zh-CN"/>
              </w:rPr>
              <w:t>Filter</w:t>
            </w:r>
          </w:p>
        </w:tc>
        <w:tc>
          <w:tcPr>
            <w:tcW w:w="496" w:type="pct"/>
            <w:tcBorders>
              <w:top w:val="single" w:sz="4" w:space="0" w:color="auto"/>
              <w:bottom w:val="single" w:sz="4" w:space="0" w:color="auto"/>
            </w:tcBorders>
            <w:shd w:val="clear" w:color="auto" w:fill="D9D9D9" w:themeFill="background1" w:themeFillShade="D9"/>
          </w:tcPr>
          <w:p w14:paraId="5382A05E" w14:textId="77777777" w:rsidR="001F1B74" w:rsidRPr="00DA3D67" w:rsidRDefault="001F1B74" w:rsidP="009E12F2">
            <w:pPr>
              <w:spacing w:before="0" w:after="0"/>
              <w:jc w:val="center"/>
              <w:rPr>
                <w:b/>
                <w:lang w:eastAsia="zh-CN"/>
              </w:rPr>
            </w:pPr>
            <w:r w:rsidRPr="00DA3D67">
              <w:rPr>
                <w:rFonts w:hint="eastAsia"/>
                <w:b/>
                <w:lang w:eastAsia="zh-CN"/>
              </w:rPr>
              <w:t>Gap</w:t>
            </w:r>
          </w:p>
        </w:tc>
        <w:tc>
          <w:tcPr>
            <w:tcW w:w="757" w:type="pct"/>
            <w:tcBorders>
              <w:top w:val="single" w:sz="4" w:space="0" w:color="auto"/>
              <w:bottom w:val="single" w:sz="4" w:space="0" w:color="auto"/>
            </w:tcBorders>
            <w:shd w:val="clear" w:color="auto" w:fill="D9D9D9" w:themeFill="background1" w:themeFillShade="D9"/>
          </w:tcPr>
          <w:p w14:paraId="554F244B" w14:textId="77777777" w:rsidR="001F1B74" w:rsidRPr="00DA3D67" w:rsidRDefault="001F1B74" w:rsidP="009E12F2">
            <w:pPr>
              <w:spacing w:before="0" w:after="0"/>
              <w:jc w:val="center"/>
              <w:rPr>
                <w:b/>
              </w:rPr>
            </w:pPr>
            <w:r w:rsidRPr="00DA3D67">
              <w:rPr>
                <w:b/>
              </w:rPr>
              <w:t>OPA</w:t>
            </w:r>
          </w:p>
        </w:tc>
      </w:tr>
      <w:tr w:rsidR="001F1B74" w14:paraId="38739E52" w14:textId="77777777" w:rsidTr="009E12F2">
        <w:tc>
          <w:tcPr>
            <w:tcW w:w="2397" w:type="pct"/>
            <w:tcBorders>
              <w:top w:val="single" w:sz="4" w:space="0" w:color="auto"/>
              <w:bottom w:val="nil"/>
            </w:tcBorders>
            <w:shd w:val="clear" w:color="auto" w:fill="auto"/>
          </w:tcPr>
          <w:p w14:paraId="4B02FBE3" w14:textId="77777777" w:rsidR="001F1B74" w:rsidRDefault="001F1B74" w:rsidP="009E12F2">
            <w:pPr>
              <w:spacing w:before="0" w:after="0"/>
            </w:pPr>
            <w:r>
              <w:t>Porosity [-]</w:t>
            </w:r>
          </w:p>
        </w:tc>
        <w:tc>
          <w:tcPr>
            <w:tcW w:w="796" w:type="pct"/>
            <w:tcBorders>
              <w:top w:val="single" w:sz="4" w:space="0" w:color="auto"/>
              <w:bottom w:val="nil"/>
            </w:tcBorders>
            <w:shd w:val="clear" w:color="auto" w:fill="auto"/>
          </w:tcPr>
          <w:p w14:paraId="4C861A7E" w14:textId="77777777" w:rsidR="001F1B74" w:rsidRDefault="001F1B74" w:rsidP="009E12F2">
            <w:pPr>
              <w:spacing w:before="0" w:after="0"/>
              <w:jc w:val="center"/>
            </w:pPr>
            <w:r>
              <w:t>3.262</w:t>
            </w:r>
            <w:r w:rsidRPr="009408EF">
              <w:rPr>
                <w:vertAlign w:val="superscript"/>
              </w:rPr>
              <w:t>a</w:t>
            </w:r>
          </w:p>
        </w:tc>
        <w:tc>
          <w:tcPr>
            <w:tcW w:w="554" w:type="pct"/>
            <w:tcBorders>
              <w:top w:val="single" w:sz="4" w:space="0" w:color="auto"/>
              <w:bottom w:val="nil"/>
            </w:tcBorders>
          </w:tcPr>
          <w:p w14:paraId="4FB3243F" w14:textId="77777777" w:rsidR="001F1B74" w:rsidRDefault="001F1B74" w:rsidP="009E12F2">
            <w:pPr>
              <w:spacing w:before="0" w:after="0"/>
              <w:jc w:val="center"/>
              <w:rPr>
                <w:lang w:eastAsia="zh-CN"/>
              </w:rPr>
            </w:pPr>
            <w:r>
              <w:rPr>
                <w:rFonts w:hint="eastAsia"/>
                <w:lang w:eastAsia="zh-CN"/>
              </w:rPr>
              <w:t>0.45</w:t>
            </w:r>
          </w:p>
        </w:tc>
        <w:tc>
          <w:tcPr>
            <w:tcW w:w="496" w:type="pct"/>
            <w:tcBorders>
              <w:top w:val="single" w:sz="4" w:space="0" w:color="auto"/>
              <w:bottom w:val="nil"/>
            </w:tcBorders>
          </w:tcPr>
          <w:p w14:paraId="268261E0" w14:textId="77777777" w:rsidR="001F1B74" w:rsidRDefault="001F1B74" w:rsidP="009E12F2">
            <w:pPr>
              <w:spacing w:before="0" w:after="0"/>
              <w:jc w:val="center"/>
              <w:rPr>
                <w:lang w:eastAsia="zh-CN"/>
              </w:rPr>
            </w:pPr>
            <w:r>
              <w:rPr>
                <w:rFonts w:hint="eastAsia"/>
                <w:lang w:eastAsia="zh-CN"/>
              </w:rPr>
              <w:t>1.0</w:t>
            </w:r>
          </w:p>
        </w:tc>
        <w:tc>
          <w:tcPr>
            <w:tcW w:w="757" w:type="pct"/>
            <w:tcBorders>
              <w:top w:val="single" w:sz="4" w:space="0" w:color="auto"/>
              <w:bottom w:val="nil"/>
            </w:tcBorders>
            <w:shd w:val="clear" w:color="auto" w:fill="auto"/>
          </w:tcPr>
          <w:p w14:paraId="72F191CF" w14:textId="164086CF" w:rsidR="001F1B74" w:rsidRDefault="001F1B74" w:rsidP="00F517D6">
            <w:pPr>
              <w:spacing w:before="0" w:after="0"/>
              <w:jc w:val="center"/>
            </w:pPr>
            <w:r>
              <w:t>0.1</w:t>
            </w:r>
            <w:r w:rsidR="00F517D6">
              <w:t>9</w:t>
            </w:r>
          </w:p>
        </w:tc>
      </w:tr>
      <w:tr w:rsidR="001F1B74" w14:paraId="62433DE4" w14:textId="77777777" w:rsidTr="009E12F2">
        <w:tc>
          <w:tcPr>
            <w:tcW w:w="2397" w:type="pct"/>
            <w:tcBorders>
              <w:top w:val="nil"/>
              <w:bottom w:val="single" w:sz="4" w:space="0" w:color="auto"/>
            </w:tcBorders>
            <w:shd w:val="clear" w:color="auto" w:fill="auto"/>
          </w:tcPr>
          <w:p w14:paraId="468D8DD3" w14:textId="77777777" w:rsidR="001F1B74" w:rsidRDefault="001F1B74" w:rsidP="009E12F2">
            <w:pPr>
              <w:spacing w:before="0" w:after="0"/>
            </w:pPr>
            <w:r>
              <w:t>Solid dry bulk density [kg/m</w:t>
            </w:r>
            <w:r w:rsidRPr="0045446D">
              <w:rPr>
                <w:vertAlign w:val="superscript"/>
              </w:rPr>
              <w:t>3</w:t>
            </w:r>
            <w:r>
              <w:t>]</w:t>
            </w:r>
          </w:p>
        </w:tc>
        <w:tc>
          <w:tcPr>
            <w:tcW w:w="796" w:type="pct"/>
            <w:tcBorders>
              <w:top w:val="nil"/>
              <w:bottom w:val="single" w:sz="4" w:space="0" w:color="auto"/>
            </w:tcBorders>
            <w:shd w:val="clear" w:color="auto" w:fill="auto"/>
          </w:tcPr>
          <w:p w14:paraId="3F86AFEB" w14:textId="77777777" w:rsidR="001F1B74" w:rsidRDefault="001F1B74" w:rsidP="009E12F2">
            <w:pPr>
              <w:spacing w:before="0" w:after="0"/>
              <w:jc w:val="center"/>
              <w:rPr>
                <w:lang w:eastAsia="zh-CN"/>
              </w:rPr>
            </w:pPr>
            <w:r>
              <w:rPr>
                <w:rFonts w:hint="eastAsia"/>
                <w:lang w:eastAsia="zh-CN"/>
              </w:rPr>
              <w:t>-</w:t>
            </w:r>
          </w:p>
        </w:tc>
        <w:tc>
          <w:tcPr>
            <w:tcW w:w="554" w:type="pct"/>
            <w:tcBorders>
              <w:top w:val="nil"/>
              <w:bottom w:val="single" w:sz="4" w:space="0" w:color="auto"/>
            </w:tcBorders>
          </w:tcPr>
          <w:p w14:paraId="2D17A32A" w14:textId="77777777" w:rsidR="001F1B74" w:rsidRDefault="001F1B74" w:rsidP="009E12F2">
            <w:pPr>
              <w:spacing w:before="0" w:after="0"/>
              <w:jc w:val="center"/>
              <w:rPr>
                <w:lang w:eastAsia="zh-CN"/>
              </w:rPr>
            </w:pPr>
            <w:r>
              <w:rPr>
                <w:rFonts w:hint="eastAsia"/>
                <w:lang w:eastAsia="zh-CN"/>
              </w:rPr>
              <w:t>-</w:t>
            </w:r>
          </w:p>
        </w:tc>
        <w:tc>
          <w:tcPr>
            <w:tcW w:w="496" w:type="pct"/>
            <w:tcBorders>
              <w:top w:val="nil"/>
              <w:bottom w:val="single" w:sz="4" w:space="0" w:color="auto"/>
            </w:tcBorders>
          </w:tcPr>
          <w:p w14:paraId="7EDB3F19" w14:textId="77777777" w:rsidR="001F1B74" w:rsidRDefault="001F1B74" w:rsidP="009E12F2">
            <w:pPr>
              <w:spacing w:before="0" w:after="0"/>
              <w:jc w:val="center"/>
              <w:rPr>
                <w:lang w:eastAsia="zh-CN"/>
              </w:rPr>
            </w:pPr>
            <w:r>
              <w:rPr>
                <w:rFonts w:hint="eastAsia"/>
                <w:lang w:eastAsia="zh-CN"/>
              </w:rPr>
              <w:t>-</w:t>
            </w:r>
          </w:p>
        </w:tc>
        <w:tc>
          <w:tcPr>
            <w:tcW w:w="757" w:type="pct"/>
            <w:tcBorders>
              <w:top w:val="nil"/>
              <w:bottom w:val="single" w:sz="4" w:space="0" w:color="auto"/>
            </w:tcBorders>
            <w:shd w:val="clear" w:color="auto" w:fill="auto"/>
          </w:tcPr>
          <w:p w14:paraId="3C108ECE" w14:textId="77777777" w:rsidR="001F1B74" w:rsidRDefault="001F1B74" w:rsidP="009E12F2">
            <w:pPr>
              <w:spacing w:before="0" w:after="0"/>
              <w:jc w:val="center"/>
              <w:rPr>
                <w:lang w:eastAsia="zh-CN"/>
              </w:rPr>
            </w:pPr>
            <w:r>
              <w:t>2</w:t>
            </w:r>
            <w:r>
              <w:rPr>
                <w:rFonts w:hint="eastAsia"/>
                <w:lang w:eastAsia="zh-CN"/>
              </w:rPr>
              <w:t>310.0</w:t>
            </w:r>
            <w:r w:rsidRPr="009408EF">
              <w:rPr>
                <w:vertAlign w:val="superscript"/>
                <w:lang w:eastAsia="zh-CN"/>
              </w:rPr>
              <w:t>b</w:t>
            </w:r>
          </w:p>
        </w:tc>
      </w:tr>
    </w:tbl>
    <w:p w14:paraId="48AA317D" w14:textId="77777777" w:rsidR="001F1B74" w:rsidRDefault="001F1B74" w:rsidP="001F1B74">
      <w:pPr>
        <w:rPr>
          <w:rFonts w:cs="Arial"/>
          <w:noProof/>
          <w:szCs w:val="22"/>
          <w:lang w:eastAsia="zh-CN"/>
        </w:rPr>
      </w:pPr>
      <w:r w:rsidRPr="009408EF">
        <w:rPr>
          <w:rFonts w:cs="Arial"/>
          <w:noProof/>
          <w:szCs w:val="22"/>
          <w:vertAlign w:val="superscript"/>
          <w:lang w:eastAsia="zh-CN"/>
        </w:rPr>
        <w:t xml:space="preserve">a </w:t>
      </w:r>
      <w:r>
        <w:rPr>
          <w:rFonts w:cs="Arial"/>
          <w:noProof/>
          <w:szCs w:val="22"/>
          <w:lang w:eastAsia="zh-CN"/>
        </w:rPr>
        <w:t xml:space="preserve">borehole capacity      </w:t>
      </w:r>
      <w:r w:rsidRPr="009408EF">
        <w:rPr>
          <w:rFonts w:cs="Arial"/>
          <w:noProof/>
          <w:szCs w:val="22"/>
          <w:vertAlign w:val="superscript"/>
          <w:lang w:eastAsia="zh-CN"/>
        </w:rPr>
        <w:t>b</w:t>
      </w:r>
      <w:r>
        <w:rPr>
          <w:rFonts w:cs="Arial"/>
          <w:noProof/>
          <w:szCs w:val="22"/>
          <w:lang w:eastAsia="zh-CN"/>
        </w:rPr>
        <w:t xml:space="preserve"> </w:t>
      </w:r>
      <w:r w:rsidRPr="00032380">
        <w:rPr>
          <w:rFonts w:cs="Arial"/>
          <w:noProof/>
          <w:szCs w:val="22"/>
          <w:lang w:eastAsia="zh-CN"/>
        </w:rPr>
        <w:t>Bossart</w:t>
      </w:r>
      <w:r>
        <w:rPr>
          <w:rFonts w:cs="Arial" w:hint="eastAsia"/>
          <w:noProof/>
          <w:szCs w:val="22"/>
          <w:lang w:eastAsia="zh-CN"/>
        </w:rPr>
        <w:t xml:space="preserve"> </w:t>
      </w:r>
      <w:r>
        <w:rPr>
          <w:rFonts w:cs="Arial"/>
          <w:noProof/>
          <w:szCs w:val="22"/>
          <w:lang w:eastAsia="zh-CN"/>
        </w:rPr>
        <w:t>(2013)</w:t>
      </w:r>
    </w:p>
    <w:p w14:paraId="44396433" w14:textId="77777777" w:rsidR="001F1B74" w:rsidRDefault="001F1B74" w:rsidP="001F1B74">
      <w:pPr>
        <w:rPr>
          <w:lang w:eastAsia="zh-CN"/>
        </w:rPr>
      </w:pPr>
    </w:p>
    <w:p w14:paraId="68C5BF8F" w14:textId="62658400" w:rsidR="001F1B74" w:rsidRDefault="001F1B74" w:rsidP="001F1B74">
      <w:pPr>
        <w:rPr>
          <w:rFonts w:cs="Arial"/>
          <w:noProof/>
          <w:szCs w:val="22"/>
          <w:lang w:eastAsia="zh-CN"/>
        </w:rPr>
      </w:pPr>
      <w:r>
        <w:rPr>
          <w:lang w:eastAsia="zh-CN"/>
        </w:rPr>
        <w:t xml:space="preserve">The </w:t>
      </w:r>
      <w:r>
        <w:rPr>
          <w:rFonts w:cs="Arial" w:hint="eastAsia"/>
          <w:noProof/>
          <w:szCs w:val="22"/>
          <w:lang w:eastAsia="zh-CN"/>
        </w:rPr>
        <w:t>free aqueous diffusion coeffici</w:t>
      </w:r>
      <w:r>
        <w:rPr>
          <w:rFonts w:cs="Arial"/>
          <w:noProof/>
          <w:szCs w:val="22"/>
          <w:lang w:eastAsia="zh-CN"/>
        </w:rPr>
        <w:t>e</w:t>
      </w:r>
      <w:r>
        <w:rPr>
          <w:rFonts w:cs="Arial" w:hint="eastAsia"/>
          <w:noProof/>
          <w:szCs w:val="22"/>
          <w:lang w:eastAsia="zh-CN"/>
        </w:rPr>
        <w:t>nt</w:t>
      </w:r>
      <w:r>
        <w:rPr>
          <w:rFonts w:cs="Arial"/>
          <w:noProof/>
          <w:szCs w:val="22"/>
          <w:lang w:eastAsia="zh-CN"/>
        </w:rPr>
        <w:t>s</w:t>
      </w:r>
      <w:r>
        <w:rPr>
          <w:rFonts w:cs="Arial" w:hint="eastAsia"/>
          <w:noProof/>
          <w:szCs w:val="22"/>
          <w:lang w:eastAsia="zh-CN"/>
        </w:rPr>
        <w:t xml:space="preserve"> D</w:t>
      </w:r>
      <w:r w:rsidRPr="002474E3">
        <w:rPr>
          <w:rFonts w:cs="Arial" w:hint="eastAsia"/>
          <w:noProof/>
          <w:szCs w:val="22"/>
          <w:vertAlign w:val="subscript"/>
          <w:lang w:eastAsia="zh-CN"/>
        </w:rPr>
        <w:t>0</w:t>
      </w:r>
      <w:r>
        <w:rPr>
          <w:rFonts w:cs="Arial" w:hint="eastAsia"/>
          <w:noProof/>
          <w:szCs w:val="22"/>
          <w:lang w:eastAsia="zh-CN"/>
        </w:rPr>
        <w:t xml:space="preserve"> listed in</w:t>
      </w:r>
      <w:r>
        <w:rPr>
          <w:rFonts w:cs="Arial"/>
          <w:noProof/>
          <w:szCs w:val="22"/>
          <w:lang w:eastAsia="zh-CN"/>
        </w:rPr>
        <w:t xml:space="preserve"> </w:t>
      </w:r>
      <w:r>
        <w:rPr>
          <w:rFonts w:cs="Arial"/>
          <w:noProof/>
          <w:szCs w:val="22"/>
          <w:lang w:eastAsia="zh-CN"/>
        </w:rPr>
        <w:fldChar w:fldCharType="begin"/>
      </w:r>
      <w:r>
        <w:rPr>
          <w:rFonts w:cs="Arial"/>
          <w:noProof/>
          <w:szCs w:val="22"/>
          <w:lang w:eastAsia="zh-CN"/>
        </w:rPr>
        <w:instrText xml:space="preserve"> REF _Ref455754302 \h </w:instrText>
      </w:r>
      <w:r>
        <w:rPr>
          <w:rFonts w:cs="Arial"/>
          <w:noProof/>
          <w:szCs w:val="22"/>
          <w:lang w:eastAsia="zh-CN"/>
        </w:rPr>
      </w:r>
      <w:r>
        <w:rPr>
          <w:rFonts w:cs="Arial"/>
          <w:noProof/>
          <w:szCs w:val="22"/>
          <w:lang w:eastAsia="zh-CN"/>
        </w:rPr>
        <w:fldChar w:fldCharType="separate"/>
      </w:r>
      <w:r w:rsidR="00B560DA">
        <w:t xml:space="preserve">Table </w:t>
      </w:r>
      <w:r w:rsidR="00B560DA">
        <w:rPr>
          <w:noProof/>
        </w:rPr>
        <w:t>4</w:t>
      </w:r>
      <w:r w:rsidR="00B560DA">
        <w:t>.</w:t>
      </w:r>
      <w:r w:rsidR="00B560DA">
        <w:rPr>
          <w:noProof/>
        </w:rPr>
        <w:t>6</w:t>
      </w:r>
      <w:r>
        <w:rPr>
          <w:rFonts w:cs="Arial"/>
          <w:noProof/>
          <w:szCs w:val="22"/>
          <w:lang w:eastAsia="zh-CN"/>
        </w:rPr>
        <w:fldChar w:fldCharType="end"/>
      </w:r>
      <w:r>
        <w:rPr>
          <w:rFonts w:cs="Arial" w:hint="eastAsia"/>
          <w:noProof/>
          <w:szCs w:val="22"/>
          <w:lang w:eastAsia="zh-CN"/>
        </w:rPr>
        <w:t xml:space="preserve"> </w:t>
      </w:r>
      <w:r>
        <w:rPr>
          <w:rFonts w:cs="Arial"/>
          <w:noProof/>
          <w:szCs w:val="22"/>
          <w:lang w:eastAsia="zh-CN"/>
        </w:rPr>
        <w:t>were used; these were obtained from t</w:t>
      </w:r>
      <w:r>
        <w:rPr>
          <w:rFonts w:cs="Arial" w:hint="eastAsia"/>
          <w:noProof/>
          <w:szCs w:val="22"/>
          <w:lang w:eastAsia="zh-CN"/>
        </w:rPr>
        <w:t xml:space="preserve">he CRC Handbook of </w:t>
      </w:r>
      <w:r>
        <w:rPr>
          <w:rFonts w:cs="Arial"/>
          <w:noProof/>
          <w:szCs w:val="22"/>
          <w:lang w:eastAsia="zh-CN"/>
        </w:rPr>
        <w:t>C</w:t>
      </w:r>
      <w:r>
        <w:rPr>
          <w:rFonts w:cs="Arial" w:hint="eastAsia"/>
          <w:noProof/>
          <w:szCs w:val="22"/>
          <w:lang w:eastAsia="zh-CN"/>
        </w:rPr>
        <w:t xml:space="preserve">hemistry and </w:t>
      </w:r>
      <w:r>
        <w:rPr>
          <w:rFonts w:cs="Arial"/>
          <w:noProof/>
          <w:szCs w:val="22"/>
          <w:lang w:eastAsia="zh-CN"/>
        </w:rPr>
        <w:t>P</w:t>
      </w:r>
      <w:r>
        <w:rPr>
          <w:rFonts w:cs="Arial" w:hint="eastAsia"/>
          <w:noProof/>
          <w:szCs w:val="22"/>
          <w:lang w:eastAsia="zh-CN"/>
        </w:rPr>
        <w:t>hysics (Lide et al., 1994)</w:t>
      </w:r>
      <w:r w:rsidR="004474F5">
        <w:rPr>
          <w:rFonts w:cs="Arial"/>
          <w:noProof/>
          <w:szCs w:val="22"/>
          <w:lang w:eastAsia="zh-CN"/>
        </w:rPr>
        <w:t xml:space="preserve">.  </w:t>
      </w:r>
      <w:r>
        <w:rPr>
          <w:rFonts w:cs="Arial"/>
          <w:noProof/>
          <w:szCs w:val="22"/>
          <w:lang w:eastAsia="zh-CN"/>
        </w:rPr>
        <w:t>The effective tortuosity of OPA in 0.1</w:t>
      </w:r>
      <w:r w:rsidR="00F517D6">
        <w:rPr>
          <w:rFonts w:cs="Arial"/>
          <w:noProof/>
          <w:szCs w:val="22"/>
          <w:lang w:eastAsia="zh-CN"/>
        </w:rPr>
        <w:t>9</w:t>
      </w:r>
      <w:r>
        <w:rPr>
          <w:rFonts w:cs="Arial"/>
          <w:noProof/>
          <w:szCs w:val="22"/>
          <w:lang w:eastAsia="zh-CN"/>
        </w:rPr>
        <w:t xml:space="preserve"> is a fitted parameter based on the measured HTO concentration time curve</w:t>
      </w:r>
      <w:r w:rsidR="004474F5">
        <w:rPr>
          <w:rFonts w:cs="Arial"/>
          <w:noProof/>
          <w:szCs w:val="22"/>
          <w:lang w:eastAsia="zh-CN"/>
        </w:rPr>
        <w:t xml:space="preserve">.  </w:t>
      </w:r>
      <w:r w:rsidR="00F517D6">
        <w:rPr>
          <w:rFonts w:cs="Arial"/>
          <w:noProof/>
          <w:szCs w:val="22"/>
          <w:lang w:eastAsia="zh-CN"/>
        </w:rPr>
        <w:t>This value increases from 0.12 (Phase I) to 0.19 (Phase II) due to the increase of the ionic strength increase</w:t>
      </w:r>
      <w:r w:rsidR="004715B8">
        <w:rPr>
          <w:rFonts w:cs="Arial"/>
          <w:noProof/>
          <w:szCs w:val="22"/>
          <w:lang w:eastAsia="zh-CN"/>
        </w:rPr>
        <w:t xml:space="preserve"> from 0.39 (Phase I, </w:t>
      </w:r>
      <w:r w:rsidR="004715B8">
        <w:rPr>
          <w:rFonts w:cs="Arial"/>
          <w:noProof/>
          <w:szCs w:val="22"/>
          <w:lang w:eastAsia="zh-CN"/>
        </w:rPr>
        <w:fldChar w:fldCharType="begin"/>
      </w:r>
      <w:r w:rsidR="004715B8">
        <w:rPr>
          <w:rFonts w:cs="Arial"/>
          <w:noProof/>
          <w:szCs w:val="22"/>
          <w:lang w:eastAsia="zh-CN"/>
        </w:rPr>
        <w:instrText xml:space="preserve"> REF _Ref456004132 \h </w:instrText>
      </w:r>
      <w:r w:rsidR="004715B8">
        <w:rPr>
          <w:rFonts w:cs="Arial"/>
          <w:noProof/>
          <w:szCs w:val="22"/>
          <w:lang w:eastAsia="zh-CN"/>
        </w:rPr>
      </w:r>
      <w:r w:rsidR="004715B8">
        <w:rPr>
          <w:rFonts w:cs="Arial"/>
          <w:noProof/>
          <w:szCs w:val="22"/>
          <w:lang w:eastAsia="zh-CN"/>
        </w:rPr>
        <w:fldChar w:fldCharType="separate"/>
      </w:r>
      <w:r w:rsidR="00B560DA">
        <w:t xml:space="preserve">Table </w:t>
      </w:r>
      <w:r w:rsidR="00B560DA">
        <w:rPr>
          <w:noProof/>
        </w:rPr>
        <w:t>4</w:t>
      </w:r>
      <w:r w:rsidR="00B560DA">
        <w:t>.</w:t>
      </w:r>
      <w:r w:rsidR="00B560DA">
        <w:rPr>
          <w:noProof/>
        </w:rPr>
        <w:t>3</w:t>
      </w:r>
      <w:r w:rsidR="004715B8">
        <w:rPr>
          <w:rFonts w:cs="Arial"/>
          <w:noProof/>
          <w:szCs w:val="22"/>
          <w:lang w:eastAsia="zh-CN"/>
        </w:rPr>
        <w:fldChar w:fldCharType="end"/>
      </w:r>
      <w:r w:rsidR="004715B8">
        <w:rPr>
          <w:rFonts w:cs="Arial"/>
          <w:noProof/>
          <w:szCs w:val="22"/>
          <w:lang w:eastAsia="zh-CN"/>
        </w:rPr>
        <w:t xml:space="preserve">) to 1.18 (Phase II, </w:t>
      </w:r>
      <w:r w:rsidR="004715B8">
        <w:rPr>
          <w:rFonts w:cs="Arial"/>
          <w:noProof/>
          <w:szCs w:val="22"/>
          <w:lang w:eastAsia="zh-CN"/>
        </w:rPr>
        <w:fldChar w:fldCharType="begin"/>
      </w:r>
      <w:r w:rsidR="004715B8">
        <w:rPr>
          <w:rFonts w:cs="Arial"/>
          <w:noProof/>
          <w:szCs w:val="22"/>
          <w:lang w:eastAsia="zh-CN"/>
        </w:rPr>
        <w:instrText xml:space="preserve"> REF _Ref380055932 \h </w:instrText>
      </w:r>
      <w:r w:rsidR="004715B8">
        <w:rPr>
          <w:rFonts w:cs="Arial"/>
          <w:noProof/>
          <w:szCs w:val="22"/>
          <w:lang w:eastAsia="zh-CN"/>
        </w:rPr>
      </w:r>
      <w:r w:rsidR="004715B8">
        <w:rPr>
          <w:rFonts w:cs="Arial"/>
          <w:noProof/>
          <w:szCs w:val="22"/>
          <w:lang w:eastAsia="zh-CN"/>
        </w:rPr>
        <w:fldChar w:fldCharType="separate"/>
      </w:r>
      <w:r w:rsidR="00B560DA">
        <w:t xml:space="preserve">Table </w:t>
      </w:r>
      <w:r w:rsidR="00B560DA">
        <w:rPr>
          <w:noProof/>
        </w:rPr>
        <w:t>4</w:t>
      </w:r>
      <w:r w:rsidR="00B560DA">
        <w:t>.</w:t>
      </w:r>
      <w:r w:rsidR="00B560DA">
        <w:rPr>
          <w:noProof/>
        </w:rPr>
        <w:t>8</w:t>
      </w:r>
      <w:r w:rsidR="004715B8">
        <w:rPr>
          <w:rFonts w:cs="Arial"/>
          <w:noProof/>
          <w:szCs w:val="22"/>
          <w:lang w:eastAsia="zh-CN"/>
        </w:rPr>
        <w:fldChar w:fldCharType="end"/>
      </w:r>
      <w:r w:rsidR="004715B8">
        <w:rPr>
          <w:rFonts w:cs="Arial"/>
          <w:noProof/>
          <w:szCs w:val="22"/>
          <w:lang w:eastAsia="zh-CN"/>
        </w:rPr>
        <w:t>)</w:t>
      </w:r>
      <w:r w:rsidR="004474F5">
        <w:rPr>
          <w:rFonts w:cs="Arial"/>
          <w:noProof/>
          <w:szCs w:val="22"/>
          <w:lang w:eastAsia="zh-CN"/>
        </w:rPr>
        <w:t xml:space="preserve">.  </w:t>
      </w:r>
      <w:r>
        <w:rPr>
          <w:rFonts w:cs="Arial"/>
          <w:noProof/>
          <w:szCs w:val="22"/>
          <w:lang w:eastAsia="zh-CN"/>
        </w:rPr>
        <w:t xml:space="preserve">  Selected effective porosity correction factor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w:r>
        <w:rPr>
          <w:rFonts w:cs="Arial"/>
          <w:noProof/>
          <w:szCs w:val="22"/>
          <w:lang w:eastAsia="zh-CN"/>
        </w:rPr>
        <w:t>) and effective tortuosity factor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w:r>
        <w:rPr>
          <w:rFonts w:cs="Arial"/>
          <w:noProof/>
          <w:szCs w:val="22"/>
          <w:lang w:eastAsia="zh-CN"/>
        </w:rPr>
        <w:t>) for the primary species</w:t>
      </w:r>
      <w:r w:rsidR="003B0471">
        <w:rPr>
          <w:rFonts w:cs="Arial"/>
          <w:noProof/>
          <w:szCs w:val="22"/>
          <w:lang w:eastAsia="zh-CN"/>
        </w:rPr>
        <w:t xml:space="preserve"> in OPA</w:t>
      </w:r>
      <w:r>
        <w:rPr>
          <w:rFonts w:cs="Arial"/>
          <w:noProof/>
          <w:szCs w:val="22"/>
          <w:lang w:eastAsia="zh-CN"/>
        </w:rPr>
        <w:t xml:space="preserve"> are listed in</w:t>
      </w:r>
      <w:r w:rsidR="003B0471">
        <w:rPr>
          <w:rFonts w:cs="Arial"/>
          <w:noProof/>
          <w:szCs w:val="22"/>
          <w:lang w:eastAsia="zh-CN"/>
        </w:rPr>
        <w:t xml:space="preserve"> </w:t>
      </w:r>
      <w:r w:rsidR="003B0471">
        <w:rPr>
          <w:rFonts w:cs="Arial"/>
          <w:noProof/>
          <w:szCs w:val="22"/>
          <w:lang w:eastAsia="zh-CN"/>
        </w:rPr>
        <w:fldChar w:fldCharType="begin"/>
      </w:r>
      <w:r w:rsidR="003B0471">
        <w:rPr>
          <w:rFonts w:cs="Arial"/>
          <w:noProof/>
          <w:szCs w:val="22"/>
          <w:lang w:eastAsia="zh-CN"/>
        </w:rPr>
        <w:instrText xml:space="preserve"> REF _Ref456019587 \h </w:instrText>
      </w:r>
      <w:r w:rsidR="003B0471">
        <w:rPr>
          <w:rFonts w:cs="Arial"/>
          <w:noProof/>
          <w:szCs w:val="22"/>
          <w:lang w:eastAsia="zh-CN"/>
        </w:rPr>
      </w:r>
      <w:r w:rsidR="003B0471">
        <w:rPr>
          <w:rFonts w:cs="Arial"/>
          <w:noProof/>
          <w:szCs w:val="22"/>
          <w:lang w:eastAsia="zh-CN"/>
        </w:rPr>
        <w:fldChar w:fldCharType="separate"/>
      </w:r>
      <w:r w:rsidR="00B560DA">
        <w:t xml:space="preserve">Table </w:t>
      </w:r>
      <w:r w:rsidR="00B560DA">
        <w:rPr>
          <w:noProof/>
        </w:rPr>
        <w:t>4</w:t>
      </w:r>
      <w:r w:rsidR="00B560DA">
        <w:t>.</w:t>
      </w:r>
      <w:r w:rsidR="00B560DA">
        <w:rPr>
          <w:noProof/>
        </w:rPr>
        <w:t>12</w:t>
      </w:r>
      <w:r w:rsidR="003B0471">
        <w:rPr>
          <w:rFonts w:cs="Arial"/>
          <w:noProof/>
          <w:szCs w:val="22"/>
          <w:lang w:eastAsia="zh-CN"/>
        </w:rPr>
        <w:fldChar w:fldCharType="end"/>
      </w:r>
      <w:r w:rsidR="004474F5">
        <w:rPr>
          <w:rFonts w:cs="Arial"/>
          <w:noProof/>
          <w:szCs w:val="22"/>
          <w:lang w:eastAsia="zh-CN"/>
        </w:rPr>
        <w:t xml:space="preserve">.  </w:t>
      </w:r>
      <w:r>
        <w:rPr>
          <w:rFonts w:cs="Arial"/>
          <w:noProof/>
          <w:szCs w:val="22"/>
          <w:lang w:eastAsia="zh-CN"/>
        </w:rPr>
        <w:t xml:space="preserve">The effective porosity correction factors for all secondary species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x</m:t>
            </m:r>
          </m:sup>
        </m:sSubSup>
      </m:oMath>
      <w:r>
        <w:rPr>
          <w:rFonts w:cs="Arial"/>
          <w:noProof/>
          <w:szCs w:val="22"/>
          <w:lang w:eastAsia="zh-CN"/>
        </w:rPr>
        <w:t xml:space="preserve"> are set to 0.667 for all anoins and 1.0 for other species</w:t>
      </w:r>
      <w:r w:rsidR="004474F5">
        <w:rPr>
          <w:rFonts w:cs="Arial"/>
          <w:noProof/>
          <w:szCs w:val="22"/>
          <w:lang w:eastAsia="zh-CN"/>
        </w:rPr>
        <w:t xml:space="preserve">.  </w:t>
      </w:r>
      <w:r>
        <w:rPr>
          <w:rFonts w:cs="Arial"/>
          <w:noProof/>
          <w:szCs w:val="22"/>
          <w:lang w:eastAsia="zh-CN"/>
        </w:rPr>
        <w:t xml:space="preserve">The effective tortuosity correction factors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x</m:t>
            </m:r>
          </m:sup>
        </m:sSubSup>
      </m:oMath>
      <w:r>
        <w:rPr>
          <w:rFonts w:cs="Arial"/>
          <w:noProof/>
          <w:szCs w:val="22"/>
          <w:lang w:eastAsia="zh-CN"/>
        </w:rPr>
        <w:t xml:space="preserve"> for secondary species are 1.0.</w:t>
      </w:r>
    </w:p>
    <w:p w14:paraId="0552B249" w14:textId="2CA6BF67" w:rsidR="001F1B74" w:rsidRDefault="001F1B74" w:rsidP="001F1B74">
      <w:pPr>
        <w:pStyle w:val="Caption"/>
        <w:keepNext/>
        <w:rPr>
          <w:lang w:eastAsia="zh-CN"/>
        </w:rPr>
      </w:pPr>
      <w:bookmarkStart w:id="1192" w:name="_Ref456019587"/>
      <w:bookmarkStart w:id="1193" w:name="_Toc520375006"/>
      <w:r>
        <w:t xml:space="preserve">Table </w:t>
      </w:r>
      <w:r w:rsidR="00FE1AD3">
        <w:fldChar w:fldCharType="begin"/>
      </w:r>
      <w:r w:rsidR="00FE1AD3">
        <w:instrText xml:space="preserve"> STYLEREF 1 \s </w:instrText>
      </w:r>
      <w:r w:rsidR="00FE1AD3">
        <w:fldChar w:fldCharType="separate"/>
      </w:r>
      <w:r w:rsidR="00B560DA">
        <w:rPr>
          <w:noProof/>
        </w:rPr>
        <w:t>4</w:t>
      </w:r>
      <w:r w:rsidR="00FE1AD3">
        <w:fldChar w:fldCharType="end"/>
      </w:r>
      <w:r w:rsidR="00FE1AD3">
        <w:t>.</w:t>
      </w:r>
      <w:r w:rsidR="00FE1AD3">
        <w:fldChar w:fldCharType="begin"/>
      </w:r>
      <w:r w:rsidR="00FE1AD3">
        <w:instrText xml:space="preserve"> SEQ Table \* ARABIC \s 1 </w:instrText>
      </w:r>
      <w:r w:rsidR="00FE1AD3">
        <w:fldChar w:fldCharType="separate"/>
      </w:r>
      <w:r w:rsidR="00B560DA">
        <w:rPr>
          <w:noProof/>
        </w:rPr>
        <w:t>12</w:t>
      </w:r>
      <w:r w:rsidR="00FE1AD3">
        <w:fldChar w:fldCharType="end"/>
      </w:r>
      <w:bookmarkEnd w:id="1192"/>
      <w:r w:rsidR="000B1471">
        <w:t xml:space="preserve">: </w:t>
      </w:r>
      <w:r w:rsidRPr="002474E3">
        <w:rPr>
          <w:lang w:eastAsia="zh-CN"/>
        </w:rPr>
        <w:t xml:space="preserve">Free </w:t>
      </w:r>
      <w:r>
        <w:rPr>
          <w:rFonts w:hint="eastAsia"/>
          <w:lang w:eastAsia="zh-CN"/>
        </w:rPr>
        <w:t>a</w:t>
      </w:r>
      <w:r w:rsidRPr="002474E3">
        <w:rPr>
          <w:lang w:eastAsia="zh-CN"/>
        </w:rPr>
        <w:t xml:space="preserve">queous </w:t>
      </w:r>
      <w:r>
        <w:rPr>
          <w:lang w:eastAsia="zh-CN"/>
        </w:rPr>
        <w:t xml:space="preserve">phase </w:t>
      </w:r>
      <w:r>
        <w:rPr>
          <w:szCs w:val="22"/>
          <w:lang w:eastAsia="zh-CN"/>
        </w:rPr>
        <w:t xml:space="preserve">correction factors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w:r>
        <w:rPr>
          <w:szCs w:val="22"/>
          <w:lang w:eastAsia="zh-CN"/>
        </w:rPr>
        <w:t xml:space="preserve"> and </w:t>
      </w: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w:bookmarkEnd w:id="1193"/>
      <w:r>
        <w:rPr>
          <w:szCs w:val="22"/>
          <w:lang w:eastAsia="zh-CN"/>
        </w:rPr>
        <w:t xml:space="preserve"> </w:t>
      </w:r>
    </w:p>
    <w:tbl>
      <w:tblPr>
        <w:tblW w:w="5000" w:type="pct"/>
        <w:tblCellMar>
          <w:left w:w="0" w:type="dxa"/>
          <w:right w:w="0" w:type="dxa"/>
        </w:tblCellMar>
        <w:tblLook w:val="0600" w:firstRow="0" w:lastRow="0" w:firstColumn="0" w:lastColumn="0" w:noHBand="1" w:noVBand="1"/>
      </w:tblPr>
      <w:tblGrid>
        <w:gridCol w:w="1440"/>
        <w:gridCol w:w="1440"/>
        <w:gridCol w:w="1440"/>
        <w:gridCol w:w="1440"/>
        <w:gridCol w:w="1440"/>
        <w:gridCol w:w="1440"/>
      </w:tblGrid>
      <w:tr w:rsidR="004715B8" w:rsidRPr="002474E3" w14:paraId="6626071A" w14:textId="77777777" w:rsidTr="00F453C8">
        <w:tc>
          <w:tcPr>
            <w:tcW w:w="833"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508E4C1F"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Species</w:t>
            </w:r>
          </w:p>
        </w:tc>
        <w:tc>
          <w:tcPr>
            <w:tcW w:w="833" w:type="pct"/>
            <w:tcBorders>
              <w:top w:val="single" w:sz="8" w:space="0" w:color="000000"/>
              <w:left w:val="nil"/>
              <w:bottom w:val="single" w:sz="8" w:space="0" w:color="000000"/>
              <w:right w:val="nil"/>
            </w:tcBorders>
            <w:shd w:val="clear" w:color="auto" w:fill="D9D9D9" w:themeFill="background1" w:themeFillShade="D9"/>
          </w:tcPr>
          <w:p w14:paraId="0C85B5D3" w14:textId="77777777" w:rsidR="004715B8" w:rsidRPr="00CF1E21" w:rsidRDefault="004E7FA7" w:rsidP="009E12F2">
            <w:pPr>
              <w:spacing w:before="0" w:after="0"/>
              <w:jc w:val="center"/>
              <w:rPr>
                <w:rFonts w:cs="Arial"/>
                <w:b/>
                <w:bCs/>
                <w:noProof/>
                <w:szCs w:val="22"/>
                <w:lang w:eastAsia="zh-CN"/>
              </w:rPr>
            </w:pPr>
            <m:oMathPara>
              <m:oMathParaPr>
                <m:jc m:val="center"/>
              </m:oMathParaP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m:oMathPara>
          </w:p>
        </w:tc>
        <w:tc>
          <w:tcPr>
            <w:tcW w:w="833" w:type="pct"/>
            <w:tcBorders>
              <w:top w:val="single" w:sz="8" w:space="0" w:color="000000"/>
              <w:left w:val="nil"/>
              <w:bottom w:val="single" w:sz="8" w:space="0" w:color="000000"/>
              <w:right w:val="nil"/>
            </w:tcBorders>
            <w:shd w:val="clear" w:color="auto" w:fill="D9D9D9" w:themeFill="background1" w:themeFillShade="D9"/>
          </w:tcPr>
          <w:p w14:paraId="009D2484" w14:textId="77777777" w:rsidR="004715B8" w:rsidRPr="002474E3" w:rsidRDefault="004E7FA7" w:rsidP="009E12F2">
            <w:pPr>
              <w:spacing w:before="0" w:after="0"/>
              <w:jc w:val="center"/>
              <w:rPr>
                <w:rFonts w:cs="Arial"/>
                <w:b/>
                <w:bCs/>
                <w:noProof/>
                <w:szCs w:val="22"/>
                <w:lang w:eastAsia="zh-CN"/>
              </w:rPr>
            </w:pPr>
            <m:oMathPara>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m:oMathPara>
          </w:p>
        </w:tc>
        <w:tc>
          <w:tcPr>
            <w:tcW w:w="833" w:type="pct"/>
            <w:tcBorders>
              <w:top w:val="single" w:sz="8" w:space="0" w:color="000000"/>
              <w:left w:val="nil"/>
              <w:bottom w:val="single" w:sz="8" w:space="0" w:color="000000"/>
              <w:right w:val="nil"/>
            </w:tcBorders>
            <w:shd w:val="clear" w:color="auto" w:fill="D9D9D9" w:themeFill="background1" w:themeFillShade="D9"/>
            <w:tcMar>
              <w:top w:w="15" w:type="dxa"/>
              <w:left w:w="15" w:type="dxa"/>
              <w:bottom w:w="0" w:type="dxa"/>
              <w:right w:w="15" w:type="dxa"/>
            </w:tcMar>
            <w:vAlign w:val="center"/>
            <w:hideMark/>
          </w:tcPr>
          <w:p w14:paraId="278E8CA9"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Species</w:t>
            </w:r>
          </w:p>
        </w:tc>
        <w:tc>
          <w:tcPr>
            <w:tcW w:w="833" w:type="pct"/>
            <w:tcBorders>
              <w:top w:val="single" w:sz="8" w:space="0" w:color="000000"/>
              <w:left w:val="nil"/>
              <w:bottom w:val="single" w:sz="8" w:space="0" w:color="000000"/>
              <w:right w:val="nil"/>
            </w:tcBorders>
            <w:shd w:val="clear" w:color="auto" w:fill="D9D9D9" w:themeFill="background1" w:themeFillShade="D9"/>
          </w:tcPr>
          <w:p w14:paraId="5D8C1DC9" w14:textId="77777777" w:rsidR="004715B8" w:rsidRPr="00CF1E21" w:rsidRDefault="004E7FA7" w:rsidP="009E12F2">
            <w:pPr>
              <w:spacing w:before="0" w:after="0"/>
              <w:jc w:val="center"/>
              <w:rPr>
                <w:rFonts w:cs="Arial"/>
                <w:b/>
                <w:bCs/>
                <w:noProof/>
                <w:szCs w:val="22"/>
                <w:lang w:eastAsia="zh-CN"/>
              </w:rPr>
            </w:pPr>
            <m:oMathPara>
              <m:oMathParaPr>
                <m:jc m:val="center"/>
              </m:oMathParaPr>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ϕ,j</m:t>
                    </m:r>
                  </m:sub>
                  <m:sup>
                    <m:r>
                      <w:rPr>
                        <w:rFonts w:ascii="Cambria Math" w:hAnsi="Cambria Math" w:cs="Arial"/>
                        <w:szCs w:val="22"/>
                        <w:lang w:eastAsia="zh-CN"/>
                      </w:rPr>
                      <m:t>c</m:t>
                    </m:r>
                  </m:sup>
                </m:sSubSup>
              </m:oMath>
            </m:oMathPara>
          </w:p>
        </w:tc>
        <w:tc>
          <w:tcPr>
            <w:tcW w:w="833" w:type="pct"/>
            <w:tcBorders>
              <w:top w:val="single" w:sz="8" w:space="0" w:color="000000"/>
              <w:left w:val="nil"/>
              <w:bottom w:val="single" w:sz="8" w:space="0" w:color="000000"/>
              <w:right w:val="nil"/>
            </w:tcBorders>
            <w:shd w:val="clear" w:color="auto" w:fill="D9D9D9" w:themeFill="background1" w:themeFillShade="D9"/>
          </w:tcPr>
          <w:p w14:paraId="635F9D65" w14:textId="77777777" w:rsidR="004715B8" w:rsidRPr="002474E3" w:rsidRDefault="004E7FA7" w:rsidP="009E12F2">
            <w:pPr>
              <w:spacing w:before="0" w:after="0"/>
              <w:jc w:val="center"/>
              <w:rPr>
                <w:rFonts w:cs="Arial"/>
                <w:b/>
                <w:bCs/>
                <w:noProof/>
                <w:szCs w:val="22"/>
                <w:lang w:eastAsia="zh-CN"/>
              </w:rPr>
            </w:pPr>
            <m:oMathPara>
              <m:oMath>
                <m:sSubSup>
                  <m:sSubSupPr>
                    <m:ctrlPr>
                      <w:rPr>
                        <w:rFonts w:ascii="Cambria Math" w:hAnsi="Cambria Math" w:cs="Arial"/>
                        <w:i/>
                        <w:szCs w:val="22"/>
                        <w:lang w:eastAsia="zh-CN"/>
                      </w:rPr>
                    </m:ctrlPr>
                  </m:sSubSupPr>
                  <m:e>
                    <m:r>
                      <w:rPr>
                        <w:rFonts w:ascii="Cambria Math" w:hAnsi="Cambria Math" w:cs="Arial"/>
                        <w:szCs w:val="22"/>
                        <w:lang w:eastAsia="zh-CN"/>
                      </w:rPr>
                      <m:t>f</m:t>
                    </m:r>
                  </m:e>
                  <m:sub>
                    <m:r>
                      <w:rPr>
                        <w:rFonts w:ascii="Cambria Math" w:hAnsi="Cambria Math" w:cs="Arial"/>
                        <w:szCs w:val="22"/>
                        <w:lang w:eastAsia="zh-CN"/>
                      </w:rPr>
                      <m:t>τ,j</m:t>
                    </m:r>
                  </m:sub>
                  <m:sup>
                    <m:r>
                      <w:rPr>
                        <w:rFonts w:ascii="Cambria Math" w:hAnsi="Cambria Math" w:cs="Arial"/>
                        <w:szCs w:val="22"/>
                        <w:lang w:eastAsia="zh-CN"/>
                      </w:rPr>
                      <m:t>c</m:t>
                    </m:r>
                  </m:sup>
                </m:sSubSup>
              </m:oMath>
            </m:oMathPara>
          </w:p>
        </w:tc>
      </w:tr>
      <w:tr w:rsidR="004715B8" w:rsidRPr="002474E3" w14:paraId="063DD0FA" w14:textId="77777777" w:rsidTr="00F453C8">
        <w:tc>
          <w:tcPr>
            <w:tcW w:w="833" w:type="pct"/>
            <w:tcBorders>
              <w:top w:val="single" w:sz="8" w:space="0" w:color="000000"/>
              <w:left w:val="nil"/>
              <w:bottom w:val="nil"/>
              <w:right w:val="nil"/>
            </w:tcBorders>
            <w:shd w:val="clear" w:color="auto" w:fill="auto"/>
            <w:tcMar>
              <w:top w:w="15" w:type="dxa"/>
              <w:left w:w="15" w:type="dxa"/>
              <w:bottom w:w="0" w:type="dxa"/>
              <w:right w:w="15" w:type="dxa"/>
            </w:tcMar>
            <w:vAlign w:val="center"/>
          </w:tcPr>
          <w:p w14:paraId="5BEB615C"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H</w:t>
            </w:r>
            <w:r w:rsidRPr="002474E3">
              <w:rPr>
                <w:rFonts w:cs="Arial"/>
                <w:b/>
                <w:bCs/>
                <w:noProof/>
                <w:szCs w:val="22"/>
                <w:vertAlign w:val="superscript"/>
                <w:lang w:eastAsia="zh-CN"/>
              </w:rPr>
              <w:t>+</w:t>
            </w:r>
          </w:p>
        </w:tc>
        <w:tc>
          <w:tcPr>
            <w:tcW w:w="833" w:type="pct"/>
            <w:tcBorders>
              <w:top w:val="single" w:sz="8" w:space="0" w:color="000000"/>
              <w:left w:val="nil"/>
              <w:bottom w:val="nil"/>
              <w:right w:val="nil"/>
            </w:tcBorders>
          </w:tcPr>
          <w:p w14:paraId="3D982B84" w14:textId="77777777" w:rsidR="004715B8" w:rsidRPr="00CF1E21" w:rsidRDefault="004715B8" w:rsidP="009E12F2">
            <w:pPr>
              <w:spacing w:before="0" w:after="0"/>
              <w:jc w:val="center"/>
              <w:rPr>
                <w:rFonts w:cs="Arial"/>
                <w:noProof/>
                <w:szCs w:val="22"/>
                <w:lang w:eastAsia="zh-CN"/>
              </w:rPr>
            </w:pPr>
            <w:r>
              <w:rPr>
                <w:rFonts w:cs="Arial"/>
                <w:noProof/>
                <w:szCs w:val="22"/>
                <w:lang w:eastAsia="zh-CN"/>
              </w:rPr>
              <w:t>1.0</w:t>
            </w:r>
          </w:p>
        </w:tc>
        <w:tc>
          <w:tcPr>
            <w:tcW w:w="833" w:type="pct"/>
            <w:tcBorders>
              <w:top w:val="single" w:sz="8" w:space="0" w:color="000000"/>
              <w:left w:val="nil"/>
              <w:bottom w:val="nil"/>
              <w:right w:val="nil"/>
            </w:tcBorders>
          </w:tcPr>
          <w:p w14:paraId="11CA358E" w14:textId="77777777" w:rsidR="004715B8" w:rsidRPr="00CF1E21" w:rsidRDefault="004715B8" w:rsidP="009E12F2">
            <w:pPr>
              <w:spacing w:before="0" w:after="0"/>
              <w:jc w:val="center"/>
              <w:rPr>
                <w:rFonts w:cs="Arial"/>
                <w:noProof/>
                <w:szCs w:val="22"/>
                <w:lang w:eastAsia="zh-CN"/>
              </w:rPr>
            </w:pPr>
            <w:r>
              <w:rPr>
                <w:rFonts w:cs="Arial"/>
                <w:noProof/>
                <w:szCs w:val="22"/>
                <w:lang w:eastAsia="zh-CN"/>
              </w:rPr>
              <w:t>1.0</w:t>
            </w:r>
          </w:p>
        </w:tc>
        <w:tc>
          <w:tcPr>
            <w:tcW w:w="833" w:type="pct"/>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157550D2"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SO</w:t>
            </w:r>
            <w:r w:rsidRPr="002474E3">
              <w:rPr>
                <w:rFonts w:cs="Arial"/>
                <w:b/>
                <w:bCs/>
                <w:noProof/>
                <w:szCs w:val="22"/>
                <w:vertAlign w:val="subscript"/>
                <w:lang w:eastAsia="zh-CN"/>
              </w:rPr>
              <w:t>4</w:t>
            </w:r>
            <w:r w:rsidRPr="002474E3">
              <w:rPr>
                <w:rFonts w:cs="Arial"/>
                <w:b/>
                <w:bCs/>
                <w:noProof/>
                <w:szCs w:val="22"/>
                <w:vertAlign w:val="superscript"/>
                <w:lang w:eastAsia="zh-CN"/>
              </w:rPr>
              <w:t>2-</w:t>
            </w:r>
          </w:p>
        </w:tc>
        <w:tc>
          <w:tcPr>
            <w:tcW w:w="833" w:type="pct"/>
            <w:tcBorders>
              <w:top w:val="single" w:sz="8" w:space="0" w:color="000000"/>
              <w:left w:val="nil"/>
              <w:bottom w:val="nil"/>
              <w:right w:val="nil"/>
            </w:tcBorders>
          </w:tcPr>
          <w:p w14:paraId="2E591927" w14:textId="37779EA1" w:rsidR="004715B8" w:rsidRPr="002474E3" w:rsidRDefault="009A1C7D" w:rsidP="009E12F2">
            <w:pPr>
              <w:spacing w:before="0" w:after="0"/>
              <w:jc w:val="center"/>
              <w:rPr>
                <w:rFonts w:cs="Arial"/>
                <w:noProof/>
                <w:szCs w:val="22"/>
                <w:lang w:eastAsia="zh-CN"/>
              </w:rPr>
            </w:pPr>
            <w:r>
              <w:rPr>
                <w:rFonts w:cs="Arial"/>
                <w:noProof/>
                <w:szCs w:val="22"/>
                <w:lang w:eastAsia="zh-CN"/>
              </w:rPr>
              <w:t>0.6</w:t>
            </w:r>
            <w:r w:rsidR="004715B8">
              <w:rPr>
                <w:rFonts w:cs="Arial"/>
                <w:noProof/>
                <w:szCs w:val="22"/>
                <w:lang w:eastAsia="zh-CN"/>
              </w:rPr>
              <w:t>7</w:t>
            </w:r>
          </w:p>
        </w:tc>
        <w:tc>
          <w:tcPr>
            <w:tcW w:w="833" w:type="pct"/>
            <w:tcBorders>
              <w:top w:val="single" w:sz="8" w:space="0" w:color="000000"/>
              <w:left w:val="nil"/>
              <w:bottom w:val="nil"/>
              <w:right w:val="nil"/>
            </w:tcBorders>
          </w:tcPr>
          <w:p w14:paraId="2B26B015" w14:textId="6C2C9256" w:rsidR="004715B8" w:rsidRPr="002474E3" w:rsidRDefault="004715B8" w:rsidP="009A1C7D">
            <w:pPr>
              <w:spacing w:before="0" w:after="0"/>
              <w:jc w:val="center"/>
              <w:rPr>
                <w:rFonts w:cs="Arial"/>
                <w:noProof/>
                <w:szCs w:val="22"/>
                <w:lang w:eastAsia="zh-CN"/>
              </w:rPr>
            </w:pPr>
            <w:r>
              <w:rPr>
                <w:rFonts w:cs="Arial"/>
                <w:noProof/>
                <w:szCs w:val="22"/>
                <w:lang w:eastAsia="zh-CN"/>
              </w:rPr>
              <w:t>0.3</w:t>
            </w:r>
            <w:r w:rsidR="009A1C7D">
              <w:rPr>
                <w:rFonts w:cs="Arial"/>
                <w:noProof/>
                <w:szCs w:val="22"/>
                <w:lang w:eastAsia="zh-CN"/>
              </w:rPr>
              <w:t>8</w:t>
            </w:r>
          </w:p>
        </w:tc>
      </w:tr>
      <w:tr w:rsidR="004715B8" w:rsidRPr="002474E3" w14:paraId="1A444CA7" w14:textId="77777777" w:rsidTr="00F453C8">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0C86B4E8"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Na</w:t>
            </w:r>
            <w:r w:rsidRPr="002474E3">
              <w:rPr>
                <w:rFonts w:cs="Arial"/>
                <w:b/>
                <w:bCs/>
                <w:noProof/>
                <w:szCs w:val="22"/>
                <w:vertAlign w:val="superscript"/>
                <w:lang w:eastAsia="zh-CN"/>
              </w:rPr>
              <w:t>+</w:t>
            </w:r>
          </w:p>
        </w:tc>
        <w:tc>
          <w:tcPr>
            <w:tcW w:w="833" w:type="pct"/>
            <w:tcBorders>
              <w:top w:val="nil"/>
              <w:left w:val="nil"/>
              <w:bottom w:val="nil"/>
              <w:right w:val="nil"/>
            </w:tcBorders>
          </w:tcPr>
          <w:p w14:paraId="1A0D266C" w14:textId="77777777" w:rsidR="004715B8" w:rsidRDefault="004715B8" w:rsidP="009E12F2">
            <w:pPr>
              <w:spacing w:before="0" w:after="0"/>
              <w:jc w:val="center"/>
            </w:pPr>
            <w:r w:rsidRPr="00F21D27">
              <w:rPr>
                <w:rFonts w:cs="Arial"/>
                <w:noProof/>
                <w:szCs w:val="22"/>
                <w:lang w:eastAsia="zh-CN"/>
              </w:rPr>
              <w:t>1.0</w:t>
            </w:r>
          </w:p>
        </w:tc>
        <w:tc>
          <w:tcPr>
            <w:tcW w:w="833" w:type="pct"/>
            <w:tcBorders>
              <w:top w:val="nil"/>
              <w:left w:val="nil"/>
              <w:bottom w:val="nil"/>
              <w:right w:val="nil"/>
            </w:tcBorders>
          </w:tcPr>
          <w:p w14:paraId="0587B07D" w14:textId="77777777" w:rsidR="004715B8" w:rsidRDefault="004715B8" w:rsidP="009E12F2">
            <w:pPr>
              <w:spacing w:before="0" w:after="0"/>
              <w:jc w:val="center"/>
            </w:pPr>
            <w:r w:rsidRPr="0003611C">
              <w:rPr>
                <w:rFonts w:cs="Arial"/>
                <w:noProof/>
                <w:szCs w:val="22"/>
                <w:lang w:eastAsia="zh-CN"/>
              </w:rPr>
              <w:t>1.0</w:t>
            </w:r>
          </w:p>
        </w:tc>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418A682D"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CO</w:t>
            </w:r>
            <w:r w:rsidRPr="002474E3">
              <w:rPr>
                <w:rFonts w:cs="Arial"/>
                <w:b/>
                <w:bCs/>
                <w:noProof/>
                <w:szCs w:val="22"/>
                <w:vertAlign w:val="subscript"/>
                <w:lang w:eastAsia="zh-CN"/>
              </w:rPr>
              <w:t>3</w:t>
            </w:r>
            <w:r w:rsidRPr="002474E3">
              <w:rPr>
                <w:rFonts w:cs="Arial"/>
                <w:b/>
                <w:bCs/>
                <w:noProof/>
                <w:szCs w:val="22"/>
                <w:vertAlign w:val="superscript"/>
                <w:lang w:eastAsia="zh-CN"/>
              </w:rPr>
              <w:t>2-</w:t>
            </w:r>
          </w:p>
        </w:tc>
        <w:tc>
          <w:tcPr>
            <w:tcW w:w="833" w:type="pct"/>
            <w:tcBorders>
              <w:top w:val="nil"/>
              <w:left w:val="nil"/>
              <w:bottom w:val="nil"/>
              <w:right w:val="nil"/>
            </w:tcBorders>
          </w:tcPr>
          <w:p w14:paraId="17FEEE8D" w14:textId="30300AFA" w:rsidR="004715B8" w:rsidRPr="002474E3" w:rsidRDefault="009A1C7D" w:rsidP="009E12F2">
            <w:pPr>
              <w:spacing w:before="0" w:after="0"/>
              <w:jc w:val="center"/>
              <w:rPr>
                <w:rFonts w:cs="Arial"/>
                <w:noProof/>
                <w:szCs w:val="22"/>
                <w:lang w:eastAsia="zh-CN"/>
              </w:rPr>
            </w:pPr>
            <w:r>
              <w:rPr>
                <w:rFonts w:cs="Arial"/>
                <w:noProof/>
                <w:szCs w:val="22"/>
                <w:lang w:eastAsia="zh-CN"/>
              </w:rPr>
              <w:t>0.6</w:t>
            </w:r>
            <w:r w:rsidR="004715B8">
              <w:rPr>
                <w:rFonts w:cs="Arial"/>
                <w:noProof/>
                <w:szCs w:val="22"/>
                <w:lang w:eastAsia="zh-CN"/>
              </w:rPr>
              <w:t>7</w:t>
            </w:r>
          </w:p>
        </w:tc>
        <w:tc>
          <w:tcPr>
            <w:tcW w:w="833" w:type="pct"/>
            <w:tcBorders>
              <w:top w:val="nil"/>
              <w:left w:val="nil"/>
              <w:bottom w:val="nil"/>
              <w:right w:val="nil"/>
            </w:tcBorders>
          </w:tcPr>
          <w:p w14:paraId="2A124741" w14:textId="0DAA1B10" w:rsidR="004715B8" w:rsidRPr="002474E3" w:rsidRDefault="009A1C7D" w:rsidP="009E12F2">
            <w:pPr>
              <w:spacing w:before="0" w:after="0"/>
              <w:jc w:val="center"/>
              <w:rPr>
                <w:rFonts w:cs="Arial"/>
                <w:noProof/>
                <w:szCs w:val="22"/>
                <w:lang w:eastAsia="zh-CN"/>
              </w:rPr>
            </w:pPr>
            <w:r>
              <w:rPr>
                <w:rFonts w:cs="Arial"/>
                <w:noProof/>
                <w:szCs w:val="22"/>
                <w:lang w:eastAsia="zh-CN"/>
              </w:rPr>
              <w:t>0.38</w:t>
            </w:r>
          </w:p>
        </w:tc>
      </w:tr>
      <w:tr w:rsidR="004715B8" w:rsidRPr="002474E3" w14:paraId="30AF72F0" w14:textId="77777777" w:rsidTr="00F453C8">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493D5372"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K</w:t>
            </w:r>
            <w:r w:rsidRPr="00721583">
              <w:rPr>
                <w:rFonts w:cs="Arial"/>
                <w:b/>
                <w:bCs/>
                <w:noProof/>
                <w:szCs w:val="22"/>
                <w:vertAlign w:val="superscript"/>
                <w:lang w:eastAsia="zh-CN"/>
              </w:rPr>
              <w:t>+</w:t>
            </w:r>
          </w:p>
        </w:tc>
        <w:tc>
          <w:tcPr>
            <w:tcW w:w="833" w:type="pct"/>
            <w:tcBorders>
              <w:top w:val="nil"/>
              <w:left w:val="nil"/>
              <w:bottom w:val="nil"/>
              <w:right w:val="nil"/>
            </w:tcBorders>
          </w:tcPr>
          <w:p w14:paraId="1C4A9CDD" w14:textId="77777777" w:rsidR="004715B8" w:rsidRDefault="004715B8" w:rsidP="009E12F2">
            <w:pPr>
              <w:spacing w:before="0" w:after="0"/>
              <w:jc w:val="center"/>
            </w:pPr>
            <w:r w:rsidRPr="00F21D27">
              <w:rPr>
                <w:rFonts w:cs="Arial"/>
                <w:noProof/>
                <w:szCs w:val="22"/>
                <w:lang w:eastAsia="zh-CN"/>
              </w:rPr>
              <w:t>1.0</w:t>
            </w:r>
          </w:p>
        </w:tc>
        <w:tc>
          <w:tcPr>
            <w:tcW w:w="833" w:type="pct"/>
            <w:tcBorders>
              <w:top w:val="nil"/>
              <w:left w:val="nil"/>
              <w:bottom w:val="nil"/>
              <w:right w:val="nil"/>
            </w:tcBorders>
          </w:tcPr>
          <w:p w14:paraId="75708B05" w14:textId="77777777" w:rsidR="004715B8" w:rsidRDefault="004715B8" w:rsidP="009E12F2">
            <w:pPr>
              <w:spacing w:before="0" w:after="0"/>
              <w:jc w:val="center"/>
            </w:pPr>
            <w:r w:rsidRPr="0003611C">
              <w:rPr>
                <w:rFonts w:cs="Arial"/>
                <w:noProof/>
                <w:szCs w:val="22"/>
                <w:lang w:eastAsia="zh-CN"/>
              </w:rPr>
              <w:t>1.0</w:t>
            </w:r>
          </w:p>
        </w:tc>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79923C9E"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I</w:t>
            </w:r>
            <w:r w:rsidRPr="002474E3">
              <w:rPr>
                <w:rFonts w:cs="Arial"/>
                <w:b/>
                <w:bCs/>
                <w:noProof/>
                <w:szCs w:val="22"/>
                <w:vertAlign w:val="superscript"/>
                <w:lang w:eastAsia="zh-CN"/>
              </w:rPr>
              <w:t>-</w:t>
            </w:r>
          </w:p>
        </w:tc>
        <w:tc>
          <w:tcPr>
            <w:tcW w:w="833" w:type="pct"/>
            <w:tcBorders>
              <w:top w:val="nil"/>
              <w:left w:val="nil"/>
              <w:bottom w:val="nil"/>
              <w:right w:val="nil"/>
            </w:tcBorders>
          </w:tcPr>
          <w:p w14:paraId="171F5C3F" w14:textId="36BD8DB3" w:rsidR="004715B8" w:rsidRPr="002474E3" w:rsidRDefault="009A1C7D" w:rsidP="009E12F2">
            <w:pPr>
              <w:spacing w:before="0" w:after="0"/>
              <w:jc w:val="center"/>
              <w:rPr>
                <w:rFonts w:cs="Arial"/>
                <w:noProof/>
                <w:szCs w:val="22"/>
                <w:lang w:eastAsia="zh-CN"/>
              </w:rPr>
            </w:pPr>
            <w:r>
              <w:rPr>
                <w:rFonts w:cs="Arial"/>
                <w:noProof/>
                <w:szCs w:val="22"/>
                <w:lang w:eastAsia="zh-CN"/>
              </w:rPr>
              <w:t>0.5</w:t>
            </w:r>
            <w:r w:rsidR="004715B8">
              <w:rPr>
                <w:rFonts w:cs="Arial"/>
                <w:noProof/>
                <w:szCs w:val="22"/>
                <w:lang w:eastAsia="zh-CN"/>
              </w:rPr>
              <w:t>3</w:t>
            </w:r>
          </w:p>
        </w:tc>
        <w:tc>
          <w:tcPr>
            <w:tcW w:w="833" w:type="pct"/>
            <w:tcBorders>
              <w:top w:val="nil"/>
              <w:left w:val="nil"/>
              <w:bottom w:val="nil"/>
              <w:right w:val="nil"/>
            </w:tcBorders>
          </w:tcPr>
          <w:p w14:paraId="2922A20C" w14:textId="25BC2E8B" w:rsidR="004715B8" w:rsidRPr="002474E3" w:rsidRDefault="004715B8" w:rsidP="009E12F2">
            <w:pPr>
              <w:spacing w:before="0" w:after="0"/>
              <w:jc w:val="center"/>
              <w:rPr>
                <w:rFonts w:cs="Arial"/>
                <w:noProof/>
                <w:szCs w:val="22"/>
                <w:lang w:eastAsia="zh-CN"/>
              </w:rPr>
            </w:pPr>
            <w:r>
              <w:rPr>
                <w:rFonts w:cs="Arial"/>
                <w:noProof/>
                <w:szCs w:val="22"/>
                <w:lang w:eastAsia="zh-CN"/>
              </w:rPr>
              <w:t>0.5</w:t>
            </w:r>
            <w:r w:rsidR="009A1C7D">
              <w:rPr>
                <w:rFonts w:cs="Arial"/>
                <w:noProof/>
                <w:szCs w:val="22"/>
                <w:lang w:eastAsia="zh-CN"/>
              </w:rPr>
              <w:t>5</w:t>
            </w:r>
          </w:p>
        </w:tc>
      </w:tr>
      <w:tr w:rsidR="004715B8" w:rsidRPr="002474E3" w14:paraId="6066D56E" w14:textId="77777777" w:rsidTr="00F453C8">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55D92D17"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Mg</w:t>
            </w:r>
            <w:r w:rsidRPr="002474E3">
              <w:rPr>
                <w:rFonts w:cs="Arial"/>
                <w:b/>
                <w:bCs/>
                <w:noProof/>
                <w:szCs w:val="22"/>
                <w:vertAlign w:val="superscript"/>
                <w:lang w:eastAsia="zh-CN"/>
              </w:rPr>
              <w:t>2+</w:t>
            </w:r>
          </w:p>
        </w:tc>
        <w:tc>
          <w:tcPr>
            <w:tcW w:w="833" w:type="pct"/>
            <w:tcBorders>
              <w:top w:val="nil"/>
              <w:left w:val="nil"/>
              <w:bottom w:val="nil"/>
              <w:right w:val="nil"/>
            </w:tcBorders>
          </w:tcPr>
          <w:p w14:paraId="2C0820B5" w14:textId="77777777" w:rsidR="004715B8" w:rsidRDefault="004715B8" w:rsidP="009E12F2">
            <w:pPr>
              <w:spacing w:before="0" w:after="0"/>
              <w:jc w:val="center"/>
            </w:pPr>
            <w:r w:rsidRPr="00F21D27">
              <w:rPr>
                <w:rFonts w:cs="Arial"/>
                <w:noProof/>
                <w:szCs w:val="22"/>
                <w:lang w:eastAsia="zh-CN"/>
              </w:rPr>
              <w:t>1.0</w:t>
            </w:r>
          </w:p>
        </w:tc>
        <w:tc>
          <w:tcPr>
            <w:tcW w:w="833" w:type="pct"/>
            <w:tcBorders>
              <w:top w:val="nil"/>
              <w:left w:val="nil"/>
              <w:bottom w:val="nil"/>
              <w:right w:val="nil"/>
            </w:tcBorders>
          </w:tcPr>
          <w:p w14:paraId="4EDB9506" w14:textId="77777777" w:rsidR="004715B8" w:rsidRDefault="004715B8" w:rsidP="009E12F2">
            <w:pPr>
              <w:spacing w:before="0" w:after="0"/>
              <w:jc w:val="center"/>
            </w:pPr>
            <w:r w:rsidRPr="0003611C">
              <w:rPr>
                <w:rFonts w:cs="Arial"/>
                <w:noProof/>
                <w:szCs w:val="22"/>
                <w:lang w:eastAsia="zh-CN"/>
              </w:rPr>
              <w:t>1.0</w:t>
            </w:r>
          </w:p>
        </w:tc>
        <w:tc>
          <w:tcPr>
            <w:tcW w:w="833" w:type="pct"/>
            <w:tcBorders>
              <w:top w:val="nil"/>
              <w:left w:val="nil"/>
              <w:bottom w:val="nil"/>
              <w:right w:val="nil"/>
            </w:tcBorders>
            <w:shd w:val="clear" w:color="auto" w:fill="auto"/>
            <w:tcMar>
              <w:top w:w="15" w:type="dxa"/>
              <w:left w:w="15" w:type="dxa"/>
              <w:bottom w:w="0" w:type="dxa"/>
              <w:right w:w="15" w:type="dxa"/>
            </w:tcMar>
            <w:vAlign w:val="center"/>
            <w:hideMark/>
          </w:tcPr>
          <w:p w14:paraId="58F0D5C7"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Br</w:t>
            </w:r>
            <w:r w:rsidRPr="002474E3">
              <w:rPr>
                <w:rFonts w:cs="Arial"/>
                <w:b/>
                <w:bCs/>
                <w:noProof/>
                <w:szCs w:val="22"/>
                <w:vertAlign w:val="superscript"/>
                <w:lang w:eastAsia="zh-CN"/>
              </w:rPr>
              <w:t>-</w:t>
            </w:r>
          </w:p>
        </w:tc>
        <w:tc>
          <w:tcPr>
            <w:tcW w:w="833" w:type="pct"/>
            <w:tcBorders>
              <w:top w:val="nil"/>
              <w:left w:val="nil"/>
              <w:bottom w:val="nil"/>
              <w:right w:val="nil"/>
            </w:tcBorders>
          </w:tcPr>
          <w:p w14:paraId="5F8EDF33" w14:textId="72B65191" w:rsidR="004715B8" w:rsidRPr="002474E3" w:rsidRDefault="004715B8" w:rsidP="009A1C7D">
            <w:pPr>
              <w:spacing w:before="0" w:after="0"/>
              <w:jc w:val="center"/>
              <w:rPr>
                <w:rFonts w:cs="Arial"/>
                <w:noProof/>
                <w:szCs w:val="22"/>
                <w:lang w:eastAsia="zh-CN"/>
              </w:rPr>
            </w:pPr>
            <w:r>
              <w:rPr>
                <w:rFonts w:cs="Arial"/>
                <w:noProof/>
                <w:szCs w:val="22"/>
                <w:lang w:eastAsia="zh-CN"/>
              </w:rPr>
              <w:t>0.</w:t>
            </w:r>
            <w:r w:rsidR="009A1C7D">
              <w:rPr>
                <w:rFonts w:cs="Arial"/>
                <w:noProof/>
                <w:szCs w:val="22"/>
                <w:lang w:eastAsia="zh-CN"/>
              </w:rPr>
              <w:t>67</w:t>
            </w:r>
          </w:p>
        </w:tc>
        <w:tc>
          <w:tcPr>
            <w:tcW w:w="833" w:type="pct"/>
            <w:tcBorders>
              <w:top w:val="nil"/>
              <w:left w:val="nil"/>
              <w:bottom w:val="nil"/>
              <w:right w:val="nil"/>
            </w:tcBorders>
          </w:tcPr>
          <w:p w14:paraId="07158A49" w14:textId="555BFA5F" w:rsidR="004715B8" w:rsidRPr="002474E3" w:rsidRDefault="004715B8" w:rsidP="009A1C7D">
            <w:pPr>
              <w:spacing w:before="0" w:after="0"/>
              <w:jc w:val="center"/>
              <w:rPr>
                <w:rFonts w:cs="Arial"/>
                <w:noProof/>
                <w:szCs w:val="22"/>
                <w:lang w:eastAsia="zh-CN"/>
              </w:rPr>
            </w:pPr>
            <w:r>
              <w:rPr>
                <w:rFonts w:cs="Arial"/>
                <w:noProof/>
                <w:szCs w:val="22"/>
                <w:lang w:eastAsia="zh-CN"/>
              </w:rPr>
              <w:t>0.3</w:t>
            </w:r>
            <w:r w:rsidR="009A1C7D">
              <w:rPr>
                <w:rFonts w:cs="Arial"/>
                <w:noProof/>
                <w:szCs w:val="22"/>
                <w:lang w:eastAsia="zh-CN"/>
              </w:rPr>
              <w:t>8</w:t>
            </w:r>
          </w:p>
        </w:tc>
      </w:tr>
      <w:tr w:rsidR="004715B8" w:rsidRPr="002474E3" w14:paraId="68EFF41F" w14:textId="77777777" w:rsidTr="00F453C8">
        <w:tc>
          <w:tcPr>
            <w:tcW w:w="833" w:type="pct"/>
            <w:tcBorders>
              <w:top w:val="nil"/>
              <w:left w:val="nil"/>
              <w:right w:val="nil"/>
            </w:tcBorders>
            <w:shd w:val="clear" w:color="auto" w:fill="auto"/>
            <w:tcMar>
              <w:top w:w="15" w:type="dxa"/>
              <w:left w:w="15" w:type="dxa"/>
              <w:bottom w:w="0" w:type="dxa"/>
              <w:right w:w="15" w:type="dxa"/>
            </w:tcMar>
            <w:vAlign w:val="center"/>
            <w:hideMark/>
          </w:tcPr>
          <w:p w14:paraId="6416BEAA"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Ca</w:t>
            </w:r>
            <w:r w:rsidRPr="002474E3">
              <w:rPr>
                <w:rFonts w:cs="Arial"/>
                <w:b/>
                <w:bCs/>
                <w:noProof/>
                <w:szCs w:val="22"/>
                <w:vertAlign w:val="superscript"/>
                <w:lang w:eastAsia="zh-CN"/>
              </w:rPr>
              <w:t>2+</w:t>
            </w:r>
          </w:p>
        </w:tc>
        <w:tc>
          <w:tcPr>
            <w:tcW w:w="833" w:type="pct"/>
            <w:tcBorders>
              <w:top w:val="nil"/>
              <w:left w:val="nil"/>
              <w:right w:val="nil"/>
            </w:tcBorders>
          </w:tcPr>
          <w:p w14:paraId="4F73DB5A" w14:textId="77777777" w:rsidR="004715B8" w:rsidRDefault="004715B8" w:rsidP="009E12F2">
            <w:pPr>
              <w:spacing w:before="0" w:after="0"/>
              <w:jc w:val="center"/>
            </w:pPr>
            <w:r w:rsidRPr="00F21D27">
              <w:rPr>
                <w:rFonts w:cs="Arial"/>
                <w:noProof/>
                <w:szCs w:val="22"/>
                <w:lang w:eastAsia="zh-CN"/>
              </w:rPr>
              <w:t>1.0</w:t>
            </w:r>
          </w:p>
        </w:tc>
        <w:tc>
          <w:tcPr>
            <w:tcW w:w="833" w:type="pct"/>
            <w:tcBorders>
              <w:top w:val="nil"/>
              <w:left w:val="nil"/>
              <w:right w:val="nil"/>
            </w:tcBorders>
          </w:tcPr>
          <w:p w14:paraId="2AB2DAE5" w14:textId="77777777" w:rsidR="004715B8" w:rsidRDefault="004715B8" w:rsidP="009E12F2">
            <w:pPr>
              <w:spacing w:before="0" w:after="0"/>
              <w:jc w:val="center"/>
            </w:pPr>
            <w:r w:rsidRPr="0003611C">
              <w:rPr>
                <w:rFonts w:cs="Arial"/>
                <w:noProof/>
                <w:szCs w:val="22"/>
                <w:lang w:eastAsia="zh-CN"/>
              </w:rPr>
              <w:t>1.0</w:t>
            </w:r>
          </w:p>
        </w:tc>
        <w:tc>
          <w:tcPr>
            <w:tcW w:w="833" w:type="pct"/>
            <w:tcBorders>
              <w:top w:val="nil"/>
              <w:left w:val="nil"/>
              <w:right w:val="nil"/>
            </w:tcBorders>
            <w:shd w:val="clear" w:color="auto" w:fill="auto"/>
            <w:tcMar>
              <w:top w:w="15" w:type="dxa"/>
              <w:left w:w="15" w:type="dxa"/>
              <w:bottom w:w="0" w:type="dxa"/>
              <w:right w:w="15" w:type="dxa"/>
            </w:tcMar>
            <w:vAlign w:val="center"/>
          </w:tcPr>
          <w:p w14:paraId="2A845CCF" w14:textId="77777777" w:rsidR="004715B8" w:rsidRPr="002474E3" w:rsidRDefault="004715B8" w:rsidP="009E12F2">
            <w:pPr>
              <w:spacing w:before="0" w:after="0"/>
              <w:rPr>
                <w:rFonts w:cs="Arial"/>
                <w:noProof/>
                <w:szCs w:val="22"/>
                <w:lang w:eastAsia="zh-CN"/>
              </w:rPr>
            </w:pPr>
            <w:r w:rsidRPr="002474E3">
              <w:rPr>
                <w:rFonts w:cs="Arial"/>
                <w:b/>
                <w:bCs/>
                <w:noProof/>
                <w:szCs w:val="22"/>
                <w:lang w:eastAsia="zh-CN"/>
              </w:rPr>
              <w:t>HTO</w:t>
            </w:r>
          </w:p>
        </w:tc>
        <w:tc>
          <w:tcPr>
            <w:tcW w:w="833" w:type="pct"/>
            <w:tcBorders>
              <w:top w:val="nil"/>
              <w:left w:val="nil"/>
              <w:right w:val="nil"/>
            </w:tcBorders>
          </w:tcPr>
          <w:p w14:paraId="3695427C" w14:textId="77777777" w:rsidR="004715B8" w:rsidRPr="002474E3" w:rsidRDefault="004715B8" w:rsidP="009E12F2">
            <w:pPr>
              <w:spacing w:before="0" w:after="0"/>
              <w:jc w:val="center"/>
              <w:rPr>
                <w:rFonts w:cs="Arial"/>
                <w:noProof/>
                <w:szCs w:val="22"/>
                <w:lang w:eastAsia="zh-CN"/>
              </w:rPr>
            </w:pPr>
            <w:r>
              <w:rPr>
                <w:rFonts w:cs="Arial"/>
                <w:noProof/>
                <w:szCs w:val="22"/>
                <w:lang w:eastAsia="zh-CN"/>
              </w:rPr>
              <w:t>1.0</w:t>
            </w:r>
          </w:p>
        </w:tc>
        <w:tc>
          <w:tcPr>
            <w:tcW w:w="833" w:type="pct"/>
            <w:tcBorders>
              <w:top w:val="nil"/>
              <w:left w:val="nil"/>
              <w:right w:val="nil"/>
            </w:tcBorders>
          </w:tcPr>
          <w:p w14:paraId="17245C27" w14:textId="77777777" w:rsidR="004715B8" w:rsidRPr="002474E3" w:rsidRDefault="004715B8" w:rsidP="009E12F2">
            <w:pPr>
              <w:spacing w:before="0" w:after="0"/>
              <w:jc w:val="center"/>
              <w:rPr>
                <w:rFonts w:cs="Arial"/>
                <w:noProof/>
                <w:szCs w:val="22"/>
                <w:lang w:eastAsia="zh-CN"/>
              </w:rPr>
            </w:pPr>
            <w:r>
              <w:rPr>
                <w:rFonts w:cs="Arial"/>
                <w:noProof/>
                <w:szCs w:val="22"/>
                <w:lang w:eastAsia="zh-CN"/>
              </w:rPr>
              <w:t>1.0</w:t>
            </w:r>
          </w:p>
        </w:tc>
      </w:tr>
      <w:tr w:rsidR="004715B8" w:rsidRPr="002474E3" w14:paraId="6DD38DD7" w14:textId="77777777" w:rsidTr="00F453C8">
        <w:tc>
          <w:tcPr>
            <w:tcW w:w="833" w:type="pct"/>
            <w:tcBorders>
              <w:top w:val="nil"/>
              <w:left w:val="nil"/>
              <w:bottom w:val="single" w:sz="4" w:space="0" w:color="auto"/>
              <w:right w:val="nil"/>
            </w:tcBorders>
            <w:shd w:val="clear" w:color="auto" w:fill="auto"/>
            <w:tcMar>
              <w:top w:w="15" w:type="dxa"/>
              <w:left w:w="15" w:type="dxa"/>
              <w:bottom w:w="0" w:type="dxa"/>
              <w:right w:w="15" w:type="dxa"/>
            </w:tcMar>
            <w:vAlign w:val="center"/>
            <w:hideMark/>
          </w:tcPr>
          <w:p w14:paraId="58752CB1" w14:textId="77777777" w:rsidR="004715B8" w:rsidRPr="00CC1A0B" w:rsidRDefault="004715B8" w:rsidP="009E12F2">
            <w:pPr>
              <w:spacing w:before="0" w:after="0"/>
              <w:rPr>
                <w:rFonts w:cs="Arial"/>
                <w:b/>
                <w:noProof/>
                <w:szCs w:val="22"/>
                <w:lang w:eastAsia="zh-CN"/>
              </w:rPr>
            </w:pPr>
            <w:r w:rsidRPr="00CC1A0B">
              <w:rPr>
                <w:b/>
                <w:vertAlign w:val="superscript"/>
              </w:rPr>
              <w:t>85</w:t>
            </w:r>
            <w:r w:rsidRPr="00CC1A0B">
              <w:rPr>
                <w:b/>
              </w:rPr>
              <w:t>Sr</w:t>
            </w:r>
            <w:r w:rsidRPr="00CC1A0B">
              <w:rPr>
                <w:b/>
                <w:vertAlign w:val="superscript"/>
              </w:rPr>
              <w:t>2+</w:t>
            </w:r>
          </w:p>
        </w:tc>
        <w:tc>
          <w:tcPr>
            <w:tcW w:w="833" w:type="pct"/>
            <w:tcBorders>
              <w:top w:val="nil"/>
              <w:left w:val="nil"/>
              <w:bottom w:val="single" w:sz="4" w:space="0" w:color="auto"/>
              <w:right w:val="nil"/>
            </w:tcBorders>
          </w:tcPr>
          <w:p w14:paraId="1A52404C" w14:textId="77777777" w:rsidR="004715B8" w:rsidRDefault="004715B8" w:rsidP="009E12F2">
            <w:pPr>
              <w:spacing w:before="0" w:after="0"/>
              <w:jc w:val="center"/>
            </w:pPr>
            <w:r w:rsidRPr="00F21D27">
              <w:rPr>
                <w:rFonts w:cs="Arial"/>
                <w:noProof/>
                <w:szCs w:val="22"/>
                <w:lang w:eastAsia="zh-CN"/>
              </w:rPr>
              <w:t>1.0</w:t>
            </w:r>
          </w:p>
        </w:tc>
        <w:tc>
          <w:tcPr>
            <w:tcW w:w="833" w:type="pct"/>
            <w:tcBorders>
              <w:top w:val="nil"/>
              <w:left w:val="nil"/>
              <w:bottom w:val="single" w:sz="4" w:space="0" w:color="auto"/>
              <w:right w:val="nil"/>
            </w:tcBorders>
          </w:tcPr>
          <w:p w14:paraId="6079550F" w14:textId="6ED015E7" w:rsidR="004715B8" w:rsidRDefault="009A1C7D" w:rsidP="009E12F2">
            <w:pPr>
              <w:spacing w:before="0" w:after="0"/>
              <w:jc w:val="center"/>
            </w:pPr>
            <w:r>
              <w:rPr>
                <w:rFonts w:cs="Arial"/>
                <w:noProof/>
                <w:szCs w:val="22"/>
                <w:lang w:eastAsia="zh-CN"/>
              </w:rPr>
              <w:t>1.0</w:t>
            </w:r>
          </w:p>
        </w:tc>
        <w:tc>
          <w:tcPr>
            <w:tcW w:w="833" w:type="pct"/>
            <w:tcBorders>
              <w:top w:val="nil"/>
              <w:left w:val="nil"/>
              <w:bottom w:val="single" w:sz="4" w:space="0" w:color="auto"/>
              <w:right w:val="nil"/>
            </w:tcBorders>
            <w:shd w:val="clear" w:color="auto" w:fill="auto"/>
            <w:tcMar>
              <w:top w:w="15" w:type="dxa"/>
              <w:left w:w="15" w:type="dxa"/>
              <w:bottom w:w="0" w:type="dxa"/>
              <w:right w:w="15" w:type="dxa"/>
            </w:tcMar>
            <w:vAlign w:val="center"/>
          </w:tcPr>
          <w:p w14:paraId="29C11C28" w14:textId="386D3FCE" w:rsidR="004715B8" w:rsidRPr="002474E3" w:rsidRDefault="009A1C7D" w:rsidP="009A1C7D">
            <w:pPr>
              <w:spacing w:before="0" w:after="0"/>
              <w:rPr>
                <w:rFonts w:cs="Arial"/>
                <w:noProof/>
                <w:szCs w:val="22"/>
                <w:lang w:eastAsia="zh-CN"/>
              </w:rPr>
            </w:pPr>
            <w:r>
              <w:rPr>
                <w:rFonts w:cs="Arial"/>
                <w:b/>
                <w:bCs/>
                <w:noProof/>
                <w:szCs w:val="22"/>
                <w:vertAlign w:val="superscript"/>
                <w:lang w:eastAsia="zh-CN"/>
              </w:rPr>
              <w:t>60</w:t>
            </w:r>
            <w:r w:rsidR="004715B8" w:rsidRPr="002474E3">
              <w:rPr>
                <w:rFonts w:cs="Arial"/>
                <w:b/>
                <w:bCs/>
                <w:noProof/>
                <w:szCs w:val="22"/>
                <w:lang w:eastAsia="zh-CN"/>
              </w:rPr>
              <w:t>C</w:t>
            </w:r>
            <w:r>
              <w:rPr>
                <w:rFonts w:cs="Arial"/>
                <w:b/>
                <w:bCs/>
                <w:noProof/>
                <w:szCs w:val="22"/>
                <w:lang w:eastAsia="zh-CN"/>
              </w:rPr>
              <w:t>o</w:t>
            </w:r>
            <w:r>
              <w:rPr>
                <w:rFonts w:cs="Arial"/>
                <w:b/>
                <w:bCs/>
                <w:noProof/>
                <w:szCs w:val="22"/>
                <w:vertAlign w:val="superscript"/>
                <w:lang w:eastAsia="zh-CN"/>
              </w:rPr>
              <w:t>2+</w:t>
            </w:r>
          </w:p>
        </w:tc>
        <w:tc>
          <w:tcPr>
            <w:tcW w:w="833" w:type="pct"/>
            <w:tcBorders>
              <w:top w:val="nil"/>
              <w:left w:val="nil"/>
              <w:bottom w:val="single" w:sz="4" w:space="0" w:color="auto"/>
              <w:right w:val="nil"/>
            </w:tcBorders>
          </w:tcPr>
          <w:p w14:paraId="7AAAA98D" w14:textId="4549D0DD" w:rsidR="004715B8" w:rsidRPr="002474E3" w:rsidRDefault="009A1C7D" w:rsidP="009E12F2">
            <w:pPr>
              <w:spacing w:before="0" w:after="0"/>
              <w:jc w:val="center"/>
              <w:rPr>
                <w:rFonts w:cs="Arial"/>
                <w:noProof/>
                <w:szCs w:val="22"/>
                <w:lang w:eastAsia="zh-CN"/>
              </w:rPr>
            </w:pPr>
            <w:r>
              <w:rPr>
                <w:rFonts w:cs="Arial"/>
                <w:noProof/>
                <w:szCs w:val="22"/>
                <w:lang w:eastAsia="zh-CN"/>
              </w:rPr>
              <w:t>1.0</w:t>
            </w:r>
          </w:p>
        </w:tc>
        <w:tc>
          <w:tcPr>
            <w:tcW w:w="833" w:type="pct"/>
            <w:tcBorders>
              <w:top w:val="nil"/>
              <w:left w:val="nil"/>
              <w:bottom w:val="single" w:sz="4" w:space="0" w:color="auto"/>
              <w:right w:val="nil"/>
            </w:tcBorders>
          </w:tcPr>
          <w:p w14:paraId="00378AC6" w14:textId="6BA82447" w:rsidR="004715B8" w:rsidRPr="002474E3" w:rsidRDefault="009A1C7D" w:rsidP="009E12F2">
            <w:pPr>
              <w:spacing w:before="0" w:after="0"/>
              <w:jc w:val="center"/>
              <w:rPr>
                <w:rFonts w:cs="Arial"/>
                <w:noProof/>
                <w:szCs w:val="22"/>
                <w:lang w:eastAsia="zh-CN"/>
              </w:rPr>
            </w:pPr>
            <w:r>
              <w:rPr>
                <w:rFonts w:cs="Arial"/>
                <w:noProof/>
                <w:szCs w:val="22"/>
                <w:lang w:eastAsia="zh-CN"/>
              </w:rPr>
              <w:t>10.0</w:t>
            </w:r>
          </w:p>
        </w:tc>
      </w:tr>
    </w:tbl>
    <w:p w14:paraId="4DAFA7C4" w14:textId="77777777" w:rsidR="001F1B74" w:rsidRDefault="001F1B74" w:rsidP="001F1B74"/>
    <w:p w14:paraId="66C3EB75" w14:textId="5985AD8E" w:rsidR="001F1B74" w:rsidRDefault="001F1B74" w:rsidP="001F1B74">
      <w:pPr>
        <w:widowControl/>
        <w:spacing w:before="0" w:after="0"/>
        <w:jc w:val="left"/>
      </w:pPr>
      <w:r>
        <w:t>The linear sorption coefficients (K</w:t>
      </w:r>
      <w:r w:rsidRPr="00C11C30">
        <w:rPr>
          <w:vertAlign w:val="subscript"/>
        </w:rPr>
        <w:t>d</w:t>
      </w:r>
      <w:r>
        <w:t xml:space="preserve">) of tracers </w:t>
      </w:r>
      <w:r w:rsidRPr="00340232">
        <w:rPr>
          <w:vertAlign w:val="superscript"/>
        </w:rPr>
        <w:t>85</w:t>
      </w:r>
      <w:r>
        <w:t>Sr</w:t>
      </w:r>
      <w:r w:rsidRPr="00340232">
        <w:rPr>
          <w:vertAlign w:val="superscript"/>
        </w:rPr>
        <w:t>2+</w:t>
      </w:r>
      <w:r>
        <w:t xml:space="preserve"> and </w:t>
      </w:r>
      <w:r>
        <w:rPr>
          <w:vertAlign w:val="superscript"/>
        </w:rPr>
        <w:t>60</w:t>
      </w:r>
      <w:r>
        <w:t>Co</w:t>
      </w:r>
      <w:r w:rsidRPr="00340232">
        <w:rPr>
          <w:vertAlign w:val="superscript"/>
        </w:rPr>
        <w:t>2+</w:t>
      </w:r>
      <w:r>
        <w:t xml:space="preserve"> are 1.0 kg L</w:t>
      </w:r>
      <w:r w:rsidRPr="00E121C0">
        <w:rPr>
          <w:vertAlign w:val="superscript"/>
        </w:rPr>
        <w:t>-1</w:t>
      </w:r>
      <w:r>
        <w:t xml:space="preserve"> and 200.0 kg L</w:t>
      </w:r>
      <w:r w:rsidRPr="00E121C0">
        <w:rPr>
          <w:vertAlign w:val="superscript"/>
        </w:rPr>
        <w:t>-1</w:t>
      </w:r>
      <w:r w:rsidR="001C098F">
        <w:t xml:space="preserve">, respectively (Wersin </w:t>
      </w:r>
      <w:r w:rsidR="004474F5">
        <w:t xml:space="preserve">et al. </w:t>
      </w:r>
      <w:r w:rsidR="001C098F">
        <w:t>2008</w:t>
      </w:r>
      <w:r>
        <w:t>).</w:t>
      </w:r>
    </w:p>
    <w:p w14:paraId="052CDEDE" w14:textId="2C1422DD" w:rsidR="001F1B74" w:rsidRPr="00ED3698" w:rsidRDefault="001F1B74" w:rsidP="001F1B74">
      <w:pPr>
        <w:pStyle w:val="Heading4"/>
      </w:pPr>
      <w:bookmarkStart w:id="1194" w:name="_Toc520374828"/>
      <w:r>
        <w:t>Results</w:t>
      </w:r>
      <w:bookmarkEnd w:id="1194"/>
    </w:p>
    <w:p w14:paraId="256EABB0" w14:textId="7029D86B" w:rsidR="001F1B74" w:rsidRDefault="00276D3C" w:rsidP="001F1B74">
      <w:pPr>
        <w:widowControl/>
        <w:spacing w:before="0" w:after="0"/>
        <w:jc w:val="left"/>
      </w:pPr>
      <w:r>
        <w:t>Experimental</w:t>
      </w:r>
      <w:r w:rsidR="001F1B74">
        <w:t xml:space="preserve"> results showed that </w:t>
      </w:r>
      <w:r>
        <w:t xml:space="preserve">the tracer </w:t>
      </w:r>
      <w:r w:rsidRPr="00340232">
        <w:rPr>
          <w:vertAlign w:val="superscript"/>
        </w:rPr>
        <w:t>85</w:t>
      </w:r>
      <w:r>
        <w:t>Sr</w:t>
      </w:r>
      <w:r w:rsidRPr="00340232">
        <w:rPr>
          <w:vertAlign w:val="superscript"/>
        </w:rPr>
        <w:t>2+</w:t>
      </w:r>
      <w:r>
        <w:rPr>
          <w:vertAlign w:val="superscript"/>
        </w:rPr>
        <w:t xml:space="preserve"> </w:t>
      </w:r>
      <w:r>
        <w:t>with elevated concentration</w:t>
      </w:r>
      <w:r w:rsidR="00BA3108">
        <w:t>, similar to Phase I experiment,</w:t>
      </w:r>
      <w:r w:rsidR="001F1B74">
        <w:t xml:space="preserve"> </w:t>
      </w:r>
      <w:r>
        <w:t>drops sharply within the first day of the Phse II experiment (</w:t>
      </w:r>
      <w:r>
        <w:fldChar w:fldCharType="begin"/>
      </w:r>
      <w:r>
        <w:instrText xml:space="preserve"> REF _Ref456107013 \h </w:instrText>
      </w:r>
      <w:r>
        <w:fldChar w:fldCharType="separate"/>
      </w:r>
      <w:r w:rsidR="00B560DA">
        <w:t xml:space="preserve">Figure </w:t>
      </w:r>
      <w:r w:rsidR="00B560DA">
        <w:rPr>
          <w:noProof/>
        </w:rPr>
        <w:t>4</w:t>
      </w:r>
      <w:r w:rsidR="00B560DA">
        <w:t>.</w:t>
      </w:r>
      <w:r w:rsidR="00B560DA">
        <w:rPr>
          <w:noProof/>
        </w:rPr>
        <w:t>5</w:t>
      </w:r>
      <w:r>
        <w:fldChar w:fldCharType="end"/>
      </w:r>
      <w:r>
        <w:t>)</w:t>
      </w:r>
      <w:r w:rsidR="004474F5">
        <w:t xml:space="preserve">.  </w:t>
      </w:r>
      <w:r>
        <w:t>Even tracer HTO showed also a rapid drop shortly after the solution exchange in the borehole (</w:t>
      </w:r>
      <w:r>
        <w:fldChar w:fldCharType="begin"/>
      </w:r>
      <w:r>
        <w:instrText xml:space="preserve"> REF _Ref456107013 \h </w:instrText>
      </w:r>
      <w:r>
        <w:fldChar w:fldCharType="separate"/>
      </w:r>
      <w:r w:rsidR="00B560DA">
        <w:t xml:space="preserve">Figure </w:t>
      </w:r>
      <w:r w:rsidR="00B560DA">
        <w:rPr>
          <w:noProof/>
        </w:rPr>
        <w:t>4</w:t>
      </w:r>
      <w:r w:rsidR="00B560DA">
        <w:t>.</w:t>
      </w:r>
      <w:r w:rsidR="00B560DA">
        <w:rPr>
          <w:noProof/>
        </w:rPr>
        <w:t>5</w:t>
      </w:r>
      <w:r>
        <w:fldChar w:fldCharType="end"/>
      </w:r>
      <w:r>
        <w:t>)</w:t>
      </w:r>
      <w:r w:rsidR="004474F5">
        <w:t xml:space="preserve">.  </w:t>
      </w:r>
      <w:r>
        <w:t xml:space="preserve">The concentration of </w:t>
      </w:r>
      <w:r>
        <w:rPr>
          <w:vertAlign w:val="superscript"/>
        </w:rPr>
        <w:t>60</w:t>
      </w:r>
      <w:r>
        <w:t>Co</w:t>
      </w:r>
      <w:r w:rsidRPr="00340232">
        <w:rPr>
          <w:vertAlign w:val="superscript"/>
        </w:rPr>
        <w:t>2+</w:t>
      </w:r>
      <w:r>
        <w:t xml:space="preserve"> couldn’t be detected during the Phse II experiment</w:t>
      </w:r>
      <w:r w:rsidR="004474F5">
        <w:t xml:space="preserve">.  </w:t>
      </w:r>
      <w:r>
        <w:t>The concentration of all detactable tracers showed a gentle decrease with time but with a decreasing rate</w:t>
      </w:r>
      <w:r w:rsidR="004474F5">
        <w:t xml:space="preserve">.  </w:t>
      </w:r>
      <w:r w:rsidR="001F1B74">
        <w:t>Simulated concentration time curves of tracers</w:t>
      </w:r>
      <w:r>
        <w:t xml:space="preserve"> </w:t>
      </w:r>
      <w:r>
        <w:lastRenderedPageBreak/>
        <w:t>using elevated effective porosity and tortuosity for the OPA clay</w:t>
      </w:r>
      <w:r w:rsidR="001F1B74">
        <w:t xml:space="preserve"> showed good agreement to the measured data (</w:t>
      </w:r>
      <w:r>
        <w:fldChar w:fldCharType="begin"/>
      </w:r>
      <w:r>
        <w:instrText xml:space="preserve"> REF _Ref456107013 \h </w:instrText>
      </w:r>
      <w:r>
        <w:fldChar w:fldCharType="separate"/>
      </w:r>
      <w:r w:rsidR="00B560DA">
        <w:t xml:space="preserve">Figure </w:t>
      </w:r>
      <w:r w:rsidR="00B560DA">
        <w:rPr>
          <w:noProof/>
        </w:rPr>
        <w:t>4</w:t>
      </w:r>
      <w:r w:rsidR="00B560DA">
        <w:t>.</w:t>
      </w:r>
      <w:r w:rsidR="00B560DA">
        <w:rPr>
          <w:noProof/>
        </w:rPr>
        <w:t>5</w:t>
      </w:r>
      <w:r>
        <w:fldChar w:fldCharType="end"/>
      </w:r>
      <w:r w:rsidR="001F1B74">
        <w:t>).</w:t>
      </w:r>
    </w:p>
    <w:p w14:paraId="21BD4BE4" w14:textId="77777777" w:rsidR="001F1B74" w:rsidRDefault="001F1B74" w:rsidP="001F1B74">
      <w:pPr>
        <w:widowControl/>
        <w:spacing w:before="0" w:after="0"/>
        <w:jc w:val="left"/>
      </w:pPr>
    </w:p>
    <w:p w14:paraId="76153235" w14:textId="77777777" w:rsidR="001F1B74" w:rsidRDefault="001F1B74" w:rsidP="001F1B74">
      <w:pPr>
        <w:widowControl/>
        <w:spacing w:before="0" w:after="0"/>
        <w:jc w:val="left"/>
      </w:pPr>
    </w:p>
    <w:p w14:paraId="263406EE" w14:textId="65AC6A7B" w:rsidR="001F1B74" w:rsidRDefault="00AA4918" w:rsidP="001F1B74">
      <w:pPr>
        <w:keepNext/>
        <w:widowControl/>
        <w:spacing w:before="0" w:after="0"/>
        <w:jc w:val="left"/>
      </w:pPr>
      <w:r>
        <w:rPr>
          <w:noProof/>
          <w:lang w:val="en-CA" w:eastAsia="zh-CN"/>
        </w:rPr>
        <w:drawing>
          <wp:inline distT="0" distB="0" distL="0" distR="0" wp14:anchorId="6E1DAF6B" wp14:editId="471C9DFA">
            <wp:extent cx="5486400" cy="484886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ask3.2a_A6.png"/>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486400" cy="4848860"/>
                    </a:xfrm>
                    <a:prstGeom prst="rect">
                      <a:avLst/>
                    </a:prstGeom>
                  </pic:spPr>
                </pic:pic>
              </a:graphicData>
            </a:graphic>
          </wp:inline>
        </w:drawing>
      </w:r>
    </w:p>
    <w:p w14:paraId="34FA8CB0" w14:textId="78A5BFD0" w:rsidR="001F1B74" w:rsidRDefault="001F1B74" w:rsidP="001F1B74">
      <w:pPr>
        <w:pStyle w:val="Caption"/>
        <w:jc w:val="left"/>
        <w:rPr>
          <w:lang w:eastAsia="zh-CN"/>
        </w:rPr>
      </w:pPr>
      <w:bookmarkStart w:id="1195" w:name="_Ref456107013"/>
      <w:bookmarkStart w:id="1196" w:name="_Toc520375116"/>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5</w:t>
      </w:r>
      <w:r w:rsidR="00183C7C">
        <w:fldChar w:fldCharType="end"/>
      </w:r>
      <w:bookmarkEnd w:id="1195"/>
      <w:r>
        <w:t xml:space="preserve">: </w:t>
      </w:r>
      <w:r>
        <w:rPr>
          <w:rFonts w:hint="eastAsia"/>
          <w:lang w:eastAsia="zh-CN"/>
        </w:rPr>
        <w:t xml:space="preserve">Comparison of </w:t>
      </w:r>
      <w:r>
        <w:rPr>
          <w:lang w:eastAsia="zh-CN"/>
        </w:rPr>
        <w:t>S</w:t>
      </w:r>
      <w:r>
        <w:rPr>
          <w:rFonts w:hint="eastAsia"/>
          <w:lang w:eastAsia="zh-CN"/>
        </w:rPr>
        <w:t xml:space="preserve">imulated </w:t>
      </w:r>
      <w:r>
        <w:rPr>
          <w:lang w:eastAsia="zh-CN"/>
        </w:rPr>
        <w:t xml:space="preserve">(Lines) </w:t>
      </w:r>
      <w:r>
        <w:rPr>
          <w:rFonts w:hint="eastAsia"/>
          <w:lang w:eastAsia="zh-CN"/>
        </w:rPr>
        <w:t xml:space="preserve">and </w:t>
      </w:r>
      <w:r>
        <w:rPr>
          <w:lang w:eastAsia="zh-CN"/>
        </w:rPr>
        <w:t>E</w:t>
      </w:r>
      <w:r>
        <w:rPr>
          <w:rFonts w:hint="eastAsia"/>
          <w:lang w:eastAsia="zh-CN"/>
        </w:rPr>
        <w:t xml:space="preserve">xperimental </w:t>
      </w:r>
      <w:r>
        <w:rPr>
          <w:lang w:eastAsia="zh-CN"/>
        </w:rPr>
        <w:t>(Symbols) Concentration Time Curves for HTO, Br</w:t>
      </w:r>
      <w:r w:rsidRPr="005E7A04">
        <w:rPr>
          <w:vertAlign w:val="superscript"/>
          <w:lang w:eastAsia="zh-CN"/>
        </w:rPr>
        <w:t>-</w:t>
      </w:r>
      <w:r>
        <w:rPr>
          <w:lang w:eastAsia="zh-CN"/>
        </w:rPr>
        <w:t>, I</w:t>
      </w:r>
      <w:r w:rsidRPr="005E7A04">
        <w:rPr>
          <w:vertAlign w:val="superscript"/>
          <w:lang w:eastAsia="zh-CN"/>
        </w:rPr>
        <w:t>-</w:t>
      </w:r>
      <w:r>
        <w:rPr>
          <w:lang w:eastAsia="zh-CN"/>
        </w:rPr>
        <w:t xml:space="preserve">, </w:t>
      </w:r>
      <w:r>
        <w:rPr>
          <w:vertAlign w:val="superscript"/>
        </w:rPr>
        <w:t>60</w:t>
      </w:r>
      <w:r>
        <w:t>Co</w:t>
      </w:r>
      <w:r w:rsidRPr="00A83F57">
        <w:rPr>
          <w:vertAlign w:val="superscript"/>
        </w:rPr>
        <w:t>2+</w:t>
      </w:r>
      <w:r>
        <w:rPr>
          <w:lang w:eastAsia="zh-CN"/>
        </w:rPr>
        <w:t xml:space="preserve"> and </w:t>
      </w:r>
      <w:r w:rsidRPr="00A83F57">
        <w:rPr>
          <w:vertAlign w:val="superscript"/>
        </w:rPr>
        <w:t>85</w:t>
      </w:r>
      <w:r>
        <w:t>Sr</w:t>
      </w:r>
      <w:r w:rsidRPr="00A83F57">
        <w:rPr>
          <w:vertAlign w:val="superscript"/>
        </w:rPr>
        <w:t>2+</w:t>
      </w:r>
      <w:r>
        <w:rPr>
          <w:vertAlign w:val="superscript"/>
        </w:rPr>
        <w:t xml:space="preserve"> </w:t>
      </w:r>
      <w:r>
        <w:rPr>
          <w:lang w:eastAsia="zh-CN"/>
        </w:rPr>
        <w:t>in the Borehole Solution</w:t>
      </w:r>
      <w:r>
        <w:rPr>
          <w:rFonts w:hint="eastAsia"/>
          <w:lang w:eastAsia="zh-CN"/>
        </w:rPr>
        <w:t xml:space="preserve"> </w:t>
      </w:r>
      <w:r>
        <w:rPr>
          <w:lang w:eastAsia="zh-CN"/>
        </w:rPr>
        <w:t>during</w:t>
      </w:r>
      <w:r>
        <w:rPr>
          <w:rFonts w:hint="eastAsia"/>
          <w:lang w:eastAsia="zh-CN"/>
        </w:rPr>
        <w:t xml:space="preserve"> the DR-A </w:t>
      </w:r>
      <w:r>
        <w:rPr>
          <w:lang w:eastAsia="zh-CN"/>
        </w:rPr>
        <w:t>F</w:t>
      </w:r>
      <w:r>
        <w:rPr>
          <w:rFonts w:hint="eastAsia"/>
          <w:lang w:eastAsia="zh-CN"/>
        </w:rPr>
        <w:t xml:space="preserve">ield </w:t>
      </w:r>
      <w:r>
        <w:rPr>
          <w:lang w:eastAsia="zh-CN"/>
        </w:rPr>
        <w:t>D</w:t>
      </w:r>
      <w:r>
        <w:rPr>
          <w:rFonts w:hint="eastAsia"/>
          <w:lang w:eastAsia="zh-CN"/>
        </w:rPr>
        <w:t xml:space="preserve">iffusion </w:t>
      </w:r>
      <w:r>
        <w:rPr>
          <w:lang w:eastAsia="zh-CN"/>
        </w:rPr>
        <w:t>E</w:t>
      </w:r>
      <w:r>
        <w:rPr>
          <w:rFonts w:hint="eastAsia"/>
          <w:lang w:eastAsia="zh-CN"/>
        </w:rPr>
        <w:t xml:space="preserve">xperiment </w:t>
      </w:r>
      <w:r>
        <w:rPr>
          <w:lang w:eastAsia="zh-CN"/>
        </w:rPr>
        <w:t>Phase I</w:t>
      </w:r>
      <w:r w:rsidR="00AA4918">
        <w:rPr>
          <w:lang w:eastAsia="zh-CN"/>
        </w:rPr>
        <w:t>I</w:t>
      </w:r>
      <w:r w:rsidR="00DA03F2">
        <w:rPr>
          <w:lang w:eastAsia="zh-CN"/>
        </w:rPr>
        <w:t xml:space="preserve"> </w:t>
      </w:r>
      <w:r w:rsidR="00DA03F2">
        <w:t>(Xie et al. 2014)</w:t>
      </w:r>
      <w:bookmarkEnd w:id="1196"/>
    </w:p>
    <w:p w14:paraId="70D18882" w14:textId="77777777" w:rsidR="001C098F" w:rsidRPr="001C098F" w:rsidRDefault="001C098F" w:rsidP="001C098F">
      <w:pPr>
        <w:rPr>
          <w:lang w:eastAsia="zh-CN"/>
        </w:rPr>
      </w:pPr>
    </w:p>
    <w:p w14:paraId="0AF40692" w14:textId="504CFA25" w:rsidR="001F1B74" w:rsidRPr="00ED3698" w:rsidRDefault="001F1B74" w:rsidP="001F1B74">
      <w:pPr>
        <w:pStyle w:val="Heading4"/>
      </w:pPr>
      <w:bookmarkStart w:id="1197" w:name="_Toc520374829"/>
      <w:r>
        <w:t>File location</w:t>
      </w:r>
      <w:bookmarkEnd w:id="1197"/>
    </w:p>
    <w:p w14:paraId="4EACBF38" w14:textId="77777777" w:rsidR="001F1B74" w:rsidRDefault="001F1B74" w:rsidP="001F1B74">
      <w:pPr>
        <w:rPr>
          <w:lang w:eastAsia="zh-CN"/>
        </w:rPr>
      </w:pPr>
      <w:r>
        <w:rPr>
          <w:lang w:eastAsia="zh-CN"/>
        </w:rPr>
        <w:t>Input file:</w:t>
      </w:r>
    </w:p>
    <w:p w14:paraId="54309950" w14:textId="2F889958" w:rsidR="001F1B74" w:rsidRDefault="001F1B74" w:rsidP="001F1B74">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409\mtterri0</w:t>
      </w:r>
      <w:r w:rsidR="00AA4918">
        <w:rPr>
          <w:lang w:eastAsia="zh-CN"/>
        </w:rPr>
        <w:t>2</w:t>
      </w:r>
      <w:r w:rsidRPr="00386860">
        <w:rPr>
          <w:lang w:eastAsia="zh-CN"/>
        </w:rPr>
        <w:t>.dat</w:t>
      </w:r>
    </w:p>
    <w:p w14:paraId="67768753" w14:textId="77777777" w:rsidR="001F1B74" w:rsidRDefault="001F1B74" w:rsidP="001F1B74">
      <w:pPr>
        <w:rPr>
          <w:lang w:eastAsia="zh-CN"/>
        </w:rPr>
      </w:pPr>
      <w:r>
        <w:rPr>
          <w:lang w:eastAsia="zh-CN"/>
        </w:rPr>
        <w:t>Databases:</w:t>
      </w:r>
    </w:p>
    <w:p w14:paraId="4FE713B3" w14:textId="33A46111" w:rsidR="003511BF" w:rsidRDefault="001F1B74" w:rsidP="001C098F">
      <w:pPr>
        <w:rPr>
          <w:b/>
          <w:caps/>
          <w:sz w:val="32"/>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2E8E2CB8" w14:textId="77777777" w:rsidR="003511BF" w:rsidRDefault="003511BF" w:rsidP="009504CF">
      <w:pPr>
        <w:widowControl/>
        <w:spacing w:before="0" w:after="0"/>
        <w:jc w:val="left"/>
        <w:rPr>
          <w:b/>
          <w:caps/>
          <w:sz w:val="32"/>
        </w:rPr>
      </w:pPr>
    </w:p>
    <w:p w14:paraId="4DBC189F" w14:textId="3F29DD0A" w:rsidR="003511BF" w:rsidRPr="00ED3698" w:rsidRDefault="003511BF" w:rsidP="003511BF">
      <w:pPr>
        <w:pStyle w:val="Heading3"/>
      </w:pPr>
      <w:bookmarkStart w:id="1198" w:name="_Ref456188975"/>
      <w:bookmarkStart w:id="1199" w:name="_Ref457985101"/>
      <w:bookmarkStart w:id="1200" w:name="_Toc520374830"/>
      <w:r>
        <w:rPr>
          <w:lang w:eastAsia="zh-CN"/>
        </w:rPr>
        <w:lastRenderedPageBreak/>
        <w:t>Effect of chemical perturbation on diffusion and retardation in clay (MIE)</w:t>
      </w:r>
      <w:bookmarkEnd w:id="1198"/>
      <w:bookmarkEnd w:id="1199"/>
      <w:bookmarkEnd w:id="1200"/>
    </w:p>
    <w:p w14:paraId="440966E0" w14:textId="0A7B4052" w:rsidR="003511BF" w:rsidRPr="00192E8E" w:rsidRDefault="003511BF" w:rsidP="003511BF">
      <w:pPr>
        <w:pStyle w:val="StyleHeading4Bold"/>
      </w:pPr>
      <w:bookmarkStart w:id="1201" w:name="_Toc520374831"/>
      <w:r>
        <w:t>Problem definition</w:t>
      </w:r>
      <w:bookmarkEnd w:id="1201"/>
    </w:p>
    <w:p w14:paraId="20ADD6EA" w14:textId="28DDA9F4" w:rsidR="003511BF" w:rsidRDefault="003511BF" w:rsidP="003511BF">
      <w:r w:rsidRPr="00ED3698">
        <w:rPr>
          <w:lang w:val="en-CA"/>
        </w:rPr>
        <w:t xml:space="preserve">This </w:t>
      </w:r>
      <w:r>
        <w:rPr>
          <w:rFonts w:hint="eastAsia"/>
          <w:lang w:val="en-CA" w:eastAsia="zh-CN"/>
        </w:rPr>
        <w:t>example</w:t>
      </w:r>
      <w:r w:rsidRPr="00ED3698">
        <w:rPr>
          <w:lang w:val="en-CA"/>
        </w:rPr>
        <w:t xml:space="preserve"> is </w:t>
      </w:r>
      <w:r>
        <w:rPr>
          <w:lang w:val="en-CA"/>
        </w:rPr>
        <w:t>to validate the effect of chemical perturbation on Cs</w:t>
      </w:r>
      <w:r>
        <w:rPr>
          <w:vertAlign w:val="superscript"/>
          <w:lang w:val="en-CA"/>
        </w:rPr>
        <w:t>+</w:t>
      </w:r>
      <w:r>
        <w:rPr>
          <w:lang w:val="en-CA"/>
        </w:rPr>
        <w:t xml:space="preserve"> diffusion and retardation in low permeable porous media through the comparison of simulated using the multisite ion exchange model and the in-situ diffusion experiment data (Phase II)</w:t>
      </w:r>
      <w:r w:rsidR="000E15AA">
        <w:rPr>
          <w:rFonts w:hint="eastAsia"/>
          <w:lang w:val="en-CA" w:eastAsia="zh-CN"/>
        </w:rPr>
        <w:t>.</w:t>
      </w:r>
    </w:p>
    <w:p w14:paraId="6AFA652B" w14:textId="565733FE" w:rsidR="00ED2894" w:rsidRPr="00192E8E" w:rsidRDefault="00ED2894" w:rsidP="00ED2894">
      <w:pPr>
        <w:pStyle w:val="StyleHeading4Bold"/>
      </w:pPr>
      <w:bookmarkStart w:id="1202" w:name="_Toc520374832"/>
      <w:r>
        <w:t>Model setup</w:t>
      </w:r>
      <w:bookmarkEnd w:id="1202"/>
    </w:p>
    <w:p w14:paraId="2C39B5D2" w14:textId="234D227D" w:rsidR="00ED2894" w:rsidRDefault="00ED2894" w:rsidP="00ED2894">
      <w:pPr>
        <w:rPr>
          <w:rFonts w:cs="Arial"/>
          <w:noProof/>
          <w:szCs w:val="22"/>
          <w:lang w:eastAsia="zh-CN"/>
        </w:rPr>
      </w:pPr>
      <w:r>
        <w:rPr>
          <w:rFonts w:cs="Arial"/>
          <w:szCs w:val="22"/>
          <w:lang w:eastAsia="zh-CN"/>
        </w:rPr>
        <w:t xml:space="preserve">The model set up, including the geometry, initial and boundary conditions for flow and reactive transport, is exactly the same as the example in section </w:t>
      </w:r>
      <w:r>
        <w:rPr>
          <w:rFonts w:cs="Arial"/>
          <w:szCs w:val="22"/>
          <w:lang w:eastAsia="zh-CN"/>
        </w:rPr>
        <w:fldChar w:fldCharType="begin"/>
      </w:r>
      <w:r>
        <w:rPr>
          <w:rFonts w:cs="Arial"/>
          <w:szCs w:val="22"/>
          <w:lang w:eastAsia="zh-CN"/>
        </w:rPr>
        <w:instrText xml:space="preserve"> REF _Ref456081301 \r \h </w:instrText>
      </w:r>
      <w:r>
        <w:rPr>
          <w:rFonts w:cs="Arial"/>
          <w:szCs w:val="22"/>
          <w:lang w:eastAsia="zh-CN"/>
        </w:rPr>
      </w:r>
      <w:r>
        <w:rPr>
          <w:rFonts w:cs="Arial"/>
          <w:szCs w:val="22"/>
          <w:lang w:eastAsia="zh-CN"/>
        </w:rPr>
        <w:fldChar w:fldCharType="separate"/>
      </w:r>
      <w:r w:rsidR="00B560DA">
        <w:rPr>
          <w:rFonts w:cs="Arial"/>
          <w:szCs w:val="22"/>
          <w:lang w:eastAsia="zh-CN"/>
        </w:rPr>
        <w:t>4.1.3.2</w:t>
      </w:r>
      <w:r>
        <w:rPr>
          <w:rFonts w:cs="Arial"/>
          <w:szCs w:val="22"/>
          <w:lang w:eastAsia="zh-CN"/>
        </w:rPr>
        <w:fldChar w:fldCharType="end"/>
      </w:r>
      <w:r w:rsidR="004474F5">
        <w:rPr>
          <w:rFonts w:cs="Arial"/>
          <w:szCs w:val="22"/>
          <w:lang w:eastAsia="zh-CN"/>
        </w:rPr>
        <w:t xml:space="preserve">.  </w:t>
      </w:r>
      <w:r>
        <w:rPr>
          <w:rFonts w:cs="Arial"/>
          <w:szCs w:val="22"/>
          <w:lang w:eastAsia="zh-CN"/>
        </w:rPr>
        <w:t xml:space="preserve">The difference is the use of the multisite ion exchange model (Xie </w:t>
      </w:r>
      <w:r w:rsidR="004474F5">
        <w:rPr>
          <w:rFonts w:cs="Arial"/>
          <w:szCs w:val="22"/>
          <w:lang w:eastAsia="zh-CN"/>
        </w:rPr>
        <w:t xml:space="preserve">et al. </w:t>
      </w:r>
      <w:r>
        <w:rPr>
          <w:rFonts w:cs="Arial"/>
          <w:szCs w:val="22"/>
          <w:lang w:eastAsia="zh-CN"/>
        </w:rPr>
        <w:t>2014)</w:t>
      </w:r>
      <w:r w:rsidR="000E15AA">
        <w:rPr>
          <w:rFonts w:cs="Arial"/>
          <w:szCs w:val="22"/>
          <w:lang w:eastAsia="zh-CN"/>
        </w:rPr>
        <w:t>.</w:t>
      </w:r>
    </w:p>
    <w:p w14:paraId="313A822F" w14:textId="0A5EFCF6" w:rsidR="0062040F" w:rsidRDefault="0062040F" w:rsidP="0062040F">
      <w:pPr>
        <w:rPr>
          <w:rFonts w:cs="Arial"/>
          <w:szCs w:val="22"/>
          <w:lang w:eastAsia="zh-CN"/>
        </w:rPr>
      </w:pPr>
      <w:r>
        <w:rPr>
          <w:rFonts w:cs="Arial"/>
          <w:szCs w:val="22"/>
          <w:lang w:eastAsia="zh-CN"/>
        </w:rPr>
        <w:t xml:space="preserve">To simulate the exchange of the solution in the borehole, a restart file restart.dat is generated using the restart.tmp2 file at 189 days for the Phase I simulation (section </w:t>
      </w:r>
      <w:r>
        <w:rPr>
          <w:rFonts w:cs="Arial"/>
          <w:szCs w:val="22"/>
          <w:lang w:eastAsia="zh-CN"/>
        </w:rPr>
        <w:fldChar w:fldCharType="begin"/>
      </w:r>
      <w:r>
        <w:rPr>
          <w:rFonts w:cs="Arial"/>
          <w:szCs w:val="22"/>
          <w:lang w:eastAsia="zh-CN"/>
        </w:rPr>
        <w:instrText xml:space="preserve"> REF _Ref455757359 \r \h </w:instrText>
      </w:r>
      <w:r>
        <w:rPr>
          <w:rFonts w:cs="Arial"/>
          <w:szCs w:val="22"/>
          <w:lang w:eastAsia="zh-CN"/>
        </w:rPr>
      </w:r>
      <w:r>
        <w:rPr>
          <w:rFonts w:cs="Arial"/>
          <w:szCs w:val="22"/>
          <w:lang w:eastAsia="zh-CN"/>
        </w:rPr>
        <w:fldChar w:fldCharType="separate"/>
      </w:r>
      <w:r w:rsidR="00B560DA">
        <w:rPr>
          <w:rFonts w:cs="Arial"/>
          <w:szCs w:val="22"/>
          <w:lang w:eastAsia="zh-CN"/>
        </w:rPr>
        <w:t>4.1.2</w:t>
      </w:r>
      <w:r>
        <w:rPr>
          <w:rFonts w:cs="Arial"/>
          <w:szCs w:val="22"/>
          <w:lang w:eastAsia="zh-CN"/>
        </w:rPr>
        <w:fldChar w:fldCharType="end"/>
      </w:r>
      <w:r>
        <w:rPr>
          <w:rFonts w:cs="Arial"/>
          <w:szCs w:val="22"/>
          <w:lang w:eastAsia="zh-CN"/>
        </w:rPr>
        <w:t xml:space="preserve">) and replaced the chemical compositions of the ions in the control volumes within the borehole (for major ions with the data in </w:t>
      </w:r>
      <w:r>
        <w:rPr>
          <w:rFonts w:cs="Arial"/>
          <w:szCs w:val="22"/>
          <w:lang w:eastAsia="zh-CN"/>
        </w:rPr>
        <w:fldChar w:fldCharType="begin"/>
      </w:r>
      <w:r>
        <w:rPr>
          <w:rFonts w:cs="Arial"/>
          <w:szCs w:val="22"/>
          <w:lang w:eastAsia="zh-CN"/>
        </w:rPr>
        <w:instrText xml:space="preserve"> REF _Ref380055932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8</w:t>
      </w:r>
      <w:r>
        <w:rPr>
          <w:rFonts w:cs="Arial"/>
          <w:szCs w:val="22"/>
          <w:lang w:eastAsia="zh-CN"/>
        </w:rPr>
        <w:fldChar w:fldCharType="end"/>
      </w:r>
      <w:r>
        <w:rPr>
          <w:rFonts w:cs="Arial"/>
          <w:szCs w:val="22"/>
          <w:lang w:eastAsia="zh-CN"/>
        </w:rPr>
        <w:t xml:space="preserve">, for tracers with the data at 168.8 in </w:t>
      </w:r>
      <w:r>
        <w:rPr>
          <w:rFonts w:cs="Arial"/>
          <w:szCs w:val="22"/>
          <w:lang w:eastAsia="zh-CN"/>
        </w:rPr>
        <w:fldChar w:fldCharType="begin"/>
      </w:r>
      <w:r>
        <w:rPr>
          <w:rFonts w:cs="Arial"/>
          <w:szCs w:val="22"/>
          <w:lang w:eastAsia="zh-CN"/>
        </w:rPr>
        <w:instrText xml:space="preserve"> REF _Ref455738088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4</w:t>
      </w:r>
      <w:r>
        <w:rPr>
          <w:rFonts w:cs="Arial"/>
          <w:szCs w:val="22"/>
          <w:lang w:eastAsia="zh-CN"/>
        </w:rPr>
        <w:fldChar w:fldCharType="end"/>
      </w:r>
      <w:r>
        <w:rPr>
          <w:rFonts w:cs="Arial"/>
          <w:szCs w:val="22"/>
          <w:lang w:eastAsia="zh-CN"/>
        </w:rPr>
        <w:t>).</w:t>
      </w:r>
    </w:p>
    <w:p w14:paraId="32B6DC99" w14:textId="77777777" w:rsidR="00ED2894" w:rsidRPr="00D14954" w:rsidRDefault="00ED2894" w:rsidP="009504CF">
      <w:pPr>
        <w:widowControl/>
        <w:spacing w:before="0" w:after="0"/>
        <w:jc w:val="left"/>
      </w:pPr>
    </w:p>
    <w:p w14:paraId="5B41F9CC" w14:textId="77777777" w:rsidR="0062040F" w:rsidRPr="00B44859" w:rsidRDefault="0062040F" w:rsidP="0062040F">
      <w:pPr>
        <w:pStyle w:val="Heading4"/>
      </w:pPr>
      <w:bookmarkStart w:id="1203" w:name="_Toc520374833"/>
      <w:r>
        <w:t>Experimental data</w:t>
      </w:r>
      <w:bookmarkEnd w:id="1203"/>
    </w:p>
    <w:p w14:paraId="0D18E094" w14:textId="14EA3D17" w:rsidR="0062040F" w:rsidRDefault="0062040F" w:rsidP="0062040F">
      <w:pPr>
        <w:rPr>
          <w:rFonts w:cs="Arial"/>
          <w:szCs w:val="22"/>
          <w:lang w:eastAsia="zh-CN"/>
        </w:rPr>
      </w:pPr>
      <w:r>
        <w:rPr>
          <w:rFonts w:cs="Arial"/>
          <w:szCs w:val="22"/>
          <w:lang w:eastAsia="zh-CN"/>
        </w:rPr>
        <w:t>The concentrations of the major ions and all tracers in the tank were analyzed at designated intervals</w:t>
      </w:r>
      <w:r w:rsidR="004474F5">
        <w:rPr>
          <w:rFonts w:cs="Arial"/>
          <w:szCs w:val="22"/>
          <w:lang w:eastAsia="zh-CN"/>
        </w:rPr>
        <w:t xml:space="preserve">.  </w:t>
      </w:r>
      <w:r>
        <w:rPr>
          <w:rFonts w:cs="Arial"/>
          <w:szCs w:val="22"/>
          <w:lang w:eastAsia="zh-CN"/>
        </w:rPr>
        <w:t xml:space="preserve">The measured results until 728.9 days, after making any necessary corrections for decay, are listed in </w:t>
      </w:r>
      <w:r>
        <w:rPr>
          <w:rFonts w:cs="Arial"/>
          <w:szCs w:val="22"/>
          <w:lang w:eastAsia="zh-CN"/>
        </w:rPr>
        <w:fldChar w:fldCharType="begin"/>
      </w:r>
      <w:r>
        <w:rPr>
          <w:rFonts w:cs="Arial"/>
          <w:szCs w:val="22"/>
          <w:lang w:eastAsia="zh-CN"/>
        </w:rPr>
        <w:instrText xml:space="preserve"> REF _Ref456014348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9</w:t>
      </w:r>
      <w:r>
        <w:rPr>
          <w:rFonts w:cs="Arial"/>
          <w:szCs w:val="22"/>
          <w:lang w:eastAsia="zh-CN"/>
        </w:rPr>
        <w:fldChar w:fldCharType="end"/>
      </w:r>
      <w:r>
        <w:rPr>
          <w:rFonts w:cs="Arial"/>
          <w:szCs w:val="22"/>
          <w:lang w:eastAsia="zh-CN"/>
        </w:rPr>
        <w:t xml:space="preserve"> and </w:t>
      </w:r>
      <w:r>
        <w:rPr>
          <w:rFonts w:cs="Arial"/>
          <w:szCs w:val="22"/>
          <w:lang w:eastAsia="zh-CN"/>
        </w:rPr>
        <w:fldChar w:fldCharType="begin"/>
      </w:r>
      <w:r>
        <w:rPr>
          <w:rFonts w:cs="Arial"/>
          <w:szCs w:val="22"/>
          <w:lang w:eastAsia="zh-CN"/>
        </w:rPr>
        <w:instrText xml:space="preserve"> REF _Ref456102217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13</w:t>
      </w:r>
      <w:r>
        <w:rPr>
          <w:rFonts w:cs="Arial"/>
          <w:szCs w:val="22"/>
          <w:lang w:eastAsia="zh-CN"/>
        </w:rPr>
        <w:fldChar w:fldCharType="end"/>
      </w:r>
      <w:r>
        <w:rPr>
          <w:rFonts w:cs="Arial"/>
          <w:szCs w:val="22"/>
          <w:lang w:eastAsia="zh-CN"/>
        </w:rPr>
        <w:t>, respectively.</w:t>
      </w:r>
    </w:p>
    <w:p w14:paraId="12FB879D" w14:textId="781A2B59" w:rsidR="0062040F" w:rsidRPr="00D95C29" w:rsidRDefault="0062040F" w:rsidP="0062040F">
      <w:pPr>
        <w:pStyle w:val="Caption"/>
        <w:keepNext/>
        <w:rPr>
          <w:szCs w:val="22"/>
          <w:lang w:eastAsia="zh-CN"/>
        </w:rPr>
      </w:pPr>
      <w:bookmarkStart w:id="1204" w:name="_Ref456102217"/>
      <w:bookmarkStart w:id="1205" w:name="_Toc520375007"/>
      <w:r>
        <w:t xml:space="preserve">Table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13</w:t>
      </w:r>
      <w:r>
        <w:fldChar w:fldCharType="end"/>
      </w:r>
      <w:bookmarkEnd w:id="1204"/>
      <w:r>
        <w:rPr>
          <w:noProof/>
          <w:szCs w:val="22"/>
        </w:rPr>
        <w:t xml:space="preserve">: </w:t>
      </w:r>
      <w:r w:rsidRPr="006C7438">
        <w:rPr>
          <w:rFonts w:hint="eastAsia"/>
          <w:szCs w:val="22"/>
          <w:lang w:eastAsia="zh-CN"/>
        </w:rPr>
        <w:t xml:space="preserve">Measured </w:t>
      </w:r>
      <w:r>
        <w:rPr>
          <w:szCs w:val="22"/>
          <w:lang w:eastAsia="zh-CN"/>
        </w:rPr>
        <w:t>Cs</w:t>
      </w:r>
      <w:r>
        <w:rPr>
          <w:szCs w:val="22"/>
          <w:vertAlign w:val="superscript"/>
          <w:lang w:eastAsia="zh-CN"/>
        </w:rPr>
        <w:t>+</w:t>
      </w:r>
      <w:r w:rsidRPr="00ED4052">
        <w:rPr>
          <w:rFonts w:hint="eastAsia"/>
          <w:szCs w:val="22"/>
          <w:lang w:eastAsia="zh-CN"/>
        </w:rPr>
        <w:t xml:space="preserve"> </w:t>
      </w:r>
      <w:r w:rsidRPr="00ED4052">
        <w:rPr>
          <w:szCs w:val="22"/>
          <w:lang w:eastAsia="zh-CN"/>
        </w:rPr>
        <w:t>C</w:t>
      </w:r>
      <w:r w:rsidRPr="009D20D4">
        <w:rPr>
          <w:rFonts w:hint="eastAsia"/>
          <w:szCs w:val="22"/>
          <w:lang w:eastAsia="zh-CN"/>
        </w:rPr>
        <w:t>oncentration</w:t>
      </w:r>
      <w:r>
        <w:rPr>
          <w:szCs w:val="22"/>
          <w:lang w:eastAsia="zh-CN"/>
        </w:rPr>
        <w:t>s</w:t>
      </w:r>
      <w:r w:rsidRPr="009D20D4">
        <w:rPr>
          <w:rFonts w:hint="eastAsia"/>
          <w:szCs w:val="22"/>
          <w:lang w:eastAsia="zh-CN"/>
        </w:rPr>
        <w:t xml:space="preserve"> [mol L</w:t>
      </w:r>
      <w:r w:rsidRPr="00BA378A">
        <w:rPr>
          <w:rFonts w:hint="eastAsia"/>
          <w:szCs w:val="22"/>
          <w:vertAlign w:val="superscript"/>
          <w:lang w:eastAsia="zh-CN"/>
        </w:rPr>
        <w:t>-1</w:t>
      </w:r>
      <w:r w:rsidRPr="005776BB">
        <w:rPr>
          <w:rFonts w:hint="eastAsia"/>
          <w:szCs w:val="22"/>
          <w:lang w:eastAsia="zh-CN"/>
        </w:rPr>
        <w:t xml:space="preserve">] </w:t>
      </w:r>
      <w:r w:rsidRPr="000F53A9">
        <w:rPr>
          <w:szCs w:val="22"/>
          <w:lang w:eastAsia="zh-CN"/>
        </w:rPr>
        <w:t xml:space="preserve">in the </w:t>
      </w:r>
      <w:r>
        <w:rPr>
          <w:szCs w:val="22"/>
          <w:lang w:eastAsia="zh-CN"/>
        </w:rPr>
        <w:t>C</w:t>
      </w:r>
      <w:r w:rsidRPr="000F53A9">
        <w:rPr>
          <w:szCs w:val="22"/>
          <w:lang w:eastAsia="zh-CN"/>
        </w:rPr>
        <w:t xml:space="preserve">irculation </w:t>
      </w:r>
      <w:r>
        <w:rPr>
          <w:szCs w:val="22"/>
          <w:lang w:eastAsia="zh-CN"/>
        </w:rPr>
        <w:t>S</w:t>
      </w:r>
      <w:r w:rsidRPr="000F53A9">
        <w:rPr>
          <w:szCs w:val="22"/>
          <w:lang w:eastAsia="zh-CN"/>
        </w:rPr>
        <w:t>olution</w:t>
      </w:r>
      <w:r w:rsidRPr="000F53A9">
        <w:rPr>
          <w:rFonts w:hint="eastAsia"/>
          <w:szCs w:val="22"/>
          <w:lang w:eastAsia="zh-CN"/>
        </w:rPr>
        <w:t xml:space="preserve"> </w:t>
      </w:r>
      <w:r w:rsidRPr="00E7727C">
        <w:rPr>
          <w:szCs w:val="22"/>
          <w:lang w:eastAsia="zh-CN"/>
        </w:rPr>
        <w:t>during</w:t>
      </w:r>
      <w:r w:rsidRPr="00FD78D2">
        <w:rPr>
          <w:szCs w:val="22"/>
          <w:lang w:eastAsia="zh-CN"/>
        </w:rPr>
        <w:t xml:space="preserve"> the DR-A </w:t>
      </w:r>
      <w:r w:rsidRPr="00F532CE">
        <w:rPr>
          <w:szCs w:val="22"/>
          <w:lang w:eastAsia="zh-CN"/>
        </w:rPr>
        <w:t>I</w:t>
      </w:r>
      <w:r w:rsidRPr="00052CF8">
        <w:rPr>
          <w:szCs w:val="22"/>
          <w:lang w:eastAsia="zh-CN"/>
        </w:rPr>
        <w:t xml:space="preserve">n-situ </w:t>
      </w:r>
      <w:r w:rsidRPr="00983193">
        <w:rPr>
          <w:szCs w:val="22"/>
          <w:lang w:eastAsia="zh-CN"/>
        </w:rPr>
        <w:t>Diffusion Experiment - Phase II</w:t>
      </w:r>
      <w:r>
        <w:rPr>
          <w:szCs w:val="22"/>
          <w:lang w:eastAsia="zh-CN"/>
        </w:rPr>
        <w:t xml:space="preserve"> until Overcoring</w:t>
      </w:r>
      <w:r w:rsidRPr="00D95C29">
        <w:rPr>
          <w:rFonts w:hint="eastAsia"/>
          <w:szCs w:val="22"/>
          <w:lang w:eastAsia="zh-CN"/>
        </w:rPr>
        <w:t xml:space="preserve"> (</w:t>
      </w:r>
      <w:r w:rsidRPr="00D95C29">
        <w:rPr>
          <w:szCs w:val="22"/>
          <w:lang w:eastAsia="zh-CN"/>
        </w:rPr>
        <w:t>C</w:t>
      </w:r>
      <w:r w:rsidRPr="00D95C29">
        <w:rPr>
          <w:rFonts w:hint="eastAsia"/>
          <w:szCs w:val="22"/>
          <w:lang w:eastAsia="zh-CN"/>
        </w:rPr>
        <w:t xml:space="preserve">alculated </w:t>
      </w:r>
      <w:r w:rsidRPr="00D95C29">
        <w:rPr>
          <w:szCs w:val="22"/>
          <w:lang w:eastAsia="zh-CN"/>
        </w:rPr>
        <w:t>B</w:t>
      </w:r>
      <w:r w:rsidRPr="00D95C29">
        <w:rPr>
          <w:rFonts w:hint="eastAsia"/>
          <w:szCs w:val="22"/>
          <w:lang w:eastAsia="zh-CN"/>
        </w:rPr>
        <w:t xml:space="preserve">ased on </w:t>
      </w:r>
      <w:r w:rsidRPr="00D95C29">
        <w:rPr>
          <w:szCs w:val="22"/>
          <w:lang w:eastAsia="zh-CN"/>
        </w:rPr>
        <w:t>NAGRA 2012</w:t>
      </w:r>
      <w:r w:rsidRPr="00D95C29">
        <w:rPr>
          <w:rFonts w:hint="eastAsia"/>
          <w:szCs w:val="22"/>
          <w:lang w:eastAsia="zh-CN"/>
        </w:rPr>
        <w:t>)</w:t>
      </w:r>
      <w:bookmarkEnd w:id="1205"/>
    </w:p>
    <w:tbl>
      <w:tblPr>
        <w:tblW w:w="4940" w:type="pct"/>
        <w:tblBorders>
          <w:top w:val="single" w:sz="4" w:space="0" w:color="auto"/>
          <w:bottom w:val="single" w:sz="4" w:space="0" w:color="auto"/>
        </w:tblBorders>
        <w:tblLook w:val="04A0" w:firstRow="1" w:lastRow="0" w:firstColumn="1" w:lastColumn="0" w:noHBand="0" w:noVBand="1"/>
      </w:tblPr>
      <w:tblGrid>
        <w:gridCol w:w="843"/>
        <w:gridCol w:w="1099"/>
        <w:gridCol w:w="1099"/>
        <w:gridCol w:w="1099"/>
        <w:gridCol w:w="1099"/>
        <w:gridCol w:w="1099"/>
        <w:gridCol w:w="1099"/>
        <w:gridCol w:w="1099"/>
      </w:tblGrid>
      <w:tr w:rsidR="0062040F" w:rsidRPr="00D95C29" w14:paraId="16EBD7AD" w14:textId="77777777" w:rsidTr="0062040F">
        <w:trPr>
          <w:trHeight w:val="300"/>
        </w:trPr>
        <w:tc>
          <w:tcPr>
            <w:tcW w:w="494" w:type="pct"/>
            <w:tcBorders>
              <w:bottom w:val="single" w:sz="4" w:space="0" w:color="auto"/>
            </w:tcBorders>
            <w:shd w:val="clear" w:color="auto" w:fill="D9D9D9"/>
            <w:noWrap/>
            <w:vAlign w:val="bottom"/>
            <w:hideMark/>
          </w:tcPr>
          <w:p w14:paraId="568E5DC9" w14:textId="77777777" w:rsidR="0062040F" w:rsidRDefault="0062040F" w:rsidP="0062040F">
            <w:pPr>
              <w:jc w:val="center"/>
              <w:rPr>
                <w:rFonts w:cs="Arial"/>
                <w:b/>
                <w:noProof/>
                <w:szCs w:val="22"/>
              </w:rPr>
            </w:pPr>
            <w:r w:rsidRPr="00D95C29">
              <w:rPr>
                <w:rFonts w:cs="Arial"/>
                <w:b/>
                <w:noProof/>
                <w:szCs w:val="22"/>
              </w:rPr>
              <w:t>Time</w:t>
            </w:r>
          </w:p>
          <w:p w14:paraId="2EB0DA5D" w14:textId="77777777" w:rsidR="0062040F" w:rsidRPr="00D95C29" w:rsidRDefault="0062040F" w:rsidP="0062040F">
            <w:pPr>
              <w:jc w:val="center"/>
              <w:rPr>
                <w:rFonts w:cs="Arial"/>
                <w:b/>
                <w:noProof/>
                <w:szCs w:val="22"/>
              </w:rPr>
            </w:pPr>
            <w:r>
              <w:rPr>
                <w:rFonts w:cs="Arial"/>
                <w:b/>
                <w:noProof/>
                <w:szCs w:val="22"/>
              </w:rPr>
              <w:t>[days]</w:t>
            </w:r>
          </w:p>
        </w:tc>
        <w:tc>
          <w:tcPr>
            <w:tcW w:w="644" w:type="pct"/>
            <w:tcBorders>
              <w:bottom w:val="single" w:sz="4" w:space="0" w:color="auto"/>
            </w:tcBorders>
            <w:shd w:val="clear" w:color="auto" w:fill="D9D9D9"/>
            <w:noWrap/>
            <w:vAlign w:val="bottom"/>
            <w:hideMark/>
          </w:tcPr>
          <w:p w14:paraId="51B5DC4E" w14:textId="77777777" w:rsidR="0062040F" w:rsidRDefault="0062040F" w:rsidP="0062040F">
            <w:pPr>
              <w:jc w:val="center"/>
              <w:rPr>
                <w:rFonts w:cs="Arial"/>
                <w:b/>
                <w:noProof/>
                <w:szCs w:val="22"/>
              </w:rPr>
            </w:pPr>
            <w:r w:rsidRPr="00D95C29">
              <w:rPr>
                <w:rFonts w:cs="Arial"/>
                <w:b/>
                <w:bCs/>
                <w:noProof/>
                <w:szCs w:val="22"/>
              </w:rPr>
              <w:t>Cs</w:t>
            </w:r>
            <w:r w:rsidRPr="00D95C29">
              <w:rPr>
                <w:rFonts w:cs="Arial"/>
                <w:b/>
                <w:bCs/>
                <w:noProof/>
                <w:szCs w:val="22"/>
                <w:vertAlign w:val="superscript"/>
              </w:rPr>
              <w:t>+</w:t>
            </w:r>
          </w:p>
        </w:tc>
        <w:tc>
          <w:tcPr>
            <w:tcW w:w="644" w:type="pct"/>
            <w:tcBorders>
              <w:bottom w:val="single" w:sz="4" w:space="0" w:color="auto"/>
            </w:tcBorders>
            <w:shd w:val="clear" w:color="auto" w:fill="D9D9D9"/>
            <w:noWrap/>
            <w:vAlign w:val="bottom"/>
            <w:hideMark/>
          </w:tcPr>
          <w:p w14:paraId="33C3B894" w14:textId="77777777" w:rsidR="0062040F" w:rsidRDefault="0062040F" w:rsidP="0062040F">
            <w:pPr>
              <w:jc w:val="center"/>
              <w:rPr>
                <w:rFonts w:cs="Arial"/>
                <w:b/>
                <w:noProof/>
                <w:szCs w:val="22"/>
              </w:rPr>
            </w:pPr>
            <w:r w:rsidRPr="00D95C29">
              <w:rPr>
                <w:rFonts w:cs="Arial"/>
                <w:b/>
                <w:noProof/>
                <w:szCs w:val="22"/>
              </w:rPr>
              <w:t>Time</w:t>
            </w:r>
          </w:p>
          <w:p w14:paraId="48D170DB" w14:textId="768CD064" w:rsidR="0062040F" w:rsidRDefault="0062040F" w:rsidP="0062040F">
            <w:pPr>
              <w:jc w:val="center"/>
              <w:rPr>
                <w:rFonts w:cs="Arial"/>
                <w:b/>
                <w:noProof/>
                <w:szCs w:val="22"/>
              </w:rPr>
            </w:pPr>
            <w:r>
              <w:rPr>
                <w:rFonts w:cs="Arial"/>
                <w:b/>
                <w:noProof/>
                <w:szCs w:val="22"/>
              </w:rPr>
              <w:t>[days]</w:t>
            </w:r>
          </w:p>
        </w:tc>
        <w:tc>
          <w:tcPr>
            <w:tcW w:w="644" w:type="pct"/>
            <w:tcBorders>
              <w:bottom w:val="single" w:sz="4" w:space="0" w:color="auto"/>
            </w:tcBorders>
            <w:shd w:val="clear" w:color="auto" w:fill="D9D9D9"/>
            <w:noWrap/>
            <w:vAlign w:val="bottom"/>
            <w:hideMark/>
          </w:tcPr>
          <w:p w14:paraId="25E35734" w14:textId="0CE9DB3B" w:rsidR="0062040F" w:rsidRDefault="0062040F" w:rsidP="0062040F">
            <w:pPr>
              <w:jc w:val="center"/>
              <w:rPr>
                <w:rFonts w:cs="Arial"/>
                <w:b/>
                <w:noProof/>
                <w:szCs w:val="22"/>
              </w:rPr>
            </w:pPr>
            <w:r w:rsidRPr="00D95C29">
              <w:rPr>
                <w:rFonts w:cs="Arial"/>
                <w:b/>
                <w:bCs/>
                <w:noProof/>
                <w:szCs w:val="22"/>
              </w:rPr>
              <w:t>Cs</w:t>
            </w:r>
            <w:r w:rsidRPr="00D95C29">
              <w:rPr>
                <w:rFonts w:cs="Arial"/>
                <w:b/>
                <w:bCs/>
                <w:noProof/>
                <w:szCs w:val="22"/>
                <w:vertAlign w:val="superscript"/>
              </w:rPr>
              <w:t>+</w:t>
            </w:r>
          </w:p>
        </w:tc>
        <w:tc>
          <w:tcPr>
            <w:tcW w:w="644" w:type="pct"/>
            <w:tcBorders>
              <w:bottom w:val="single" w:sz="4" w:space="0" w:color="auto"/>
            </w:tcBorders>
            <w:shd w:val="clear" w:color="auto" w:fill="D9D9D9"/>
            <w:noWrap/>
            <w:vAlign w:val="bottom"/>
            <w:hideMark/>
          </w:tcPr>
          <w:p w14:paraId="5A544DDF" w14:textId="77777777" w:rsidR="0062040F" w:rsidRDefault="0062040F" w:rsidP="0062040F">
            <w:pPr>
              <w:jc w:val="center"/>
              <w:rPr>
                <w:rFonts w:cs="Arial"/>
                <w:b/>
                <w:noProof/>
                <w:szCs w:val="22"/>
              </w:rPr>
            </w:pPr>
            <w:r w:rsidRPr="00D95C29">
              <w:rPr>
                <w:rFonts w:cs="Arial"/>
                <w:b/>
                <w:noProof/>
                <w:szCs w:val="22"/>
              </w:rPr>
              <w:t>Time</w:t>
            </w:r>
          </w:p>
          <w:p w14:paraId="1D9530F9" w14:textId="6F3C3AC7" w:rsidR="0062040F" w:rsidRDefault="0062040F" w:rsidP="0062040F">
            <w:pPr>
              <w:jc w:val="center"/>
              <w:rPr>
                <w:rFonts w:cs="Arial"/>
                <w:b/>
                <w:noProof/>
                <w:szCs w:val="22"/>
              </w:rPr>
            </w:pPr>
            <w:r>
              <w:rPr>
                <w:rFonts w:cs="Arial"/>
                <w:b/>
                <w:noProof/>
                <w:szCs w:val="22"/>
              </w:rPr>
              <w:t>[days]</w:t>
            </w:r>
          </w:p>
        </w:tc>
        <w:tc>
          <w:tcPr>
            <w:tcW w:w="644" w:type="pct"/>
            <w:tcBorders>
              <w:bottom w:val="single" w:sz="4" w:space="0" w:color="auto"/>
            </w:tcBorders>
            <w:shd w:val="clear" w:color="auto" w:fill="D9D9D9"/>
            <w:noWrap/>
            <w:vAlign w:val="bottom"/>
            <w:hideMark/>
          </w:tcPr>
          <w:p w14:paraId="7F847414" w14:textId="242C4F4F" w:rsidR="0062040F" w:rsidRDefault="0062040F" w:rsidP="0062040F">
            <w:pPr>
              <w:jc w:val="center"/>
              <w:rPr>
                <w:rFonts w:cs="Arial"/>
                <w:b/>
                <w:noProof/>
                <w:szCs w:val="22"/>
              </w:rPr>
            </w:pPr>
            <w:r w:rsidRPr="00D95C29">
              <w:rPr>
                <w:rFonts w:cs="Arial"/>
                <w:b/>
                <w:bCs/>
                <w:noProof/>
                <w:szCs w:val="22"/>
              </w:rPr>
              <w:t>Cs</w:t>
            </w:r>
            <w:r w:rsidRPr="00D95C29">
              <w:rPr>
                <w:rFonts w:cs="Arial"/>
                <w:b/>
                <w:bCs/>
                <w:noProof/>
                <w:szCs w:val="22"/>
                <w:vertAlign w:val="superscript"/>
              </w:rPr>
              <w:t>+</w:t>
            </w:r>
          </w:p>
        </w:tc>
        <w:tc>
          <w:tcPr>
            <w:tcW w:w="644" w:type="pct"/>
            <w:tcBorders>
              <w:bottom w:val="single" w:sz="4" w:space="0" w:color="auto"/>
            </w:tcBorders>
            <w:shd w:val="clear" w:color="auto" w:fill="D9D9D9"/>
            <w:noWrap/>
            <w:vAlign w:val="bottom"/>
            <w:hideMark/>
          </w:tcPr>
          <w:p w14:paraId="023C9E00" w14:textId="77777777" w:rsidR="0062040F" w:rsidRDefault="0062040F" w:rsidP="0062040F">
            <w:pPr>
              <w:jc w:val="center"/>
              <w:rPr>
                <w:rFonts w:cs="Arial"/>
                <w:b/>
                <w:noProof/>
                <w:szCs w:val="22"/>
              </w:rPr>
            </w:pPr>
            <w:r w:rsidRPr="00D95C29">
              <w:rPr>
                <w:rFonts w:cs="Arial"/>
                <w:b/>
                <w:noProof/>
                <w:szCs w:val="22"/>
              </w:rPr>
              <w:t>Time</w:t>
            </w:r>
          </w:p>
          <w:p w14:paraId="1766293D" w14:textId="6A8608D7" w:rsidR="0062040F" w:rsidRDefault="0062040F" w:rsidP="0062040F">
            <w:pPr>
              <w:jc w:val="center"/>
              <w:rPr>
                <w:rFonts w:cs="Arial"/>
                <w:b/>
                <w:noProof/>
                <w:szCs w:val="22"/>
              </w:rPr>
            </w:pPr>
            <w:r>
              <w:rPr>
                <w:rFonts w:cs="Arial"/>
                <w:b/>
                <w:noProof/>
                <w:szCs w:val="22"/>
              </w:rPr>
              <w:t>[days]</w:t>
            </w:r>
          </w:p>
        </w:tc>
        <w:tc>
          <w:tcPr>
            <w:tcW w:w="644" w:type="pct"/>
            <w:tcBorders>
              <w:bottom w:val="single" w:sz="4" w:space="0" w:color="auto"/>
            </w:tcBorders>
            <w:shd w:val="clear" w:color="auto" w:fill="D9D9D9"/>
            <w:noWrap/>
            <w:vAlign w:val="bottom"/>
            <w:hideMark/>
          </w:tcPr>
          <w:p w14:paraId="4548DA4F" w14:textId="0D85F645" w:rsidR="0062040F" w:rsidRDefault="0062040F" w:rsidP="0062040F">
            <w:pPr>
              <w:jc w:val="center"/>
              <w:rPr>
                <w:rFonts w:cs="Arial"/>
                <w:b/>
                <w:noProof/>
                <w:szCs w:val="22"/>
              </w:rPr>
            </w:pPr>
            <w:r w:rsidRPr="00D95C29">
              <w:rPr>
                <w:rFonts w:cs="Arial"/>
                <w:b/>
                <w:bCs/>
                <w:noProof/>
                <w:szCs w:val="22"/>
              </w:rPr>
              <w:t>Cs</w:t>
            </w:r>
            <w:r w:rsidRPr="00D95C29">
              <w:rPr>
                <w:rFonts w:cs="Arial"/>
                <w:b/>
                <w:bCs/>
                <w:noProof/>
                <w:szCs w:val="22"/>
                <w:vertAlign w:val="superscript"/>
              </w:rPr>
              <w:t>+</w:t>
            </w:r>
          </w:p>
        </w:tc>
      </w:tr>
      <w:tr w:rsidR="0062040F" w:rsidRPr="00D95C29" w14:paraId="7BBD111F" w14:textId="77777777" w:rsidTr="0062040F">
        <w:trPr>
          <w:trHeight w:val="320"/>
        </w:trPr>
        <w:tc>
          <w:tcPr>
            <w:tcW w:w="494" w:type="pct"/>
            <w:tcBorders>
              <w:top w:val="single" w:sz="4" w:space="0" w:color="auto"/>
              <w:bottom w:val="nil"/>
            </w:tcBorders>
            <w:shd w:val="clear" w:color="auto" w:fill="auto"/>
            <w:noWrap/>
            <w:vAlign w:val="center"/>
          </w:tcPr>
          <w:p w14:paraId="70BDCC8E"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189.2</w:t>
            </w:r>
          </w:p>
        </w:tc>
        <w:tc>
          <w:tcPr>
            <w:tcW w:w="644" w:type="pct"/>
            <w:tcBorders>
              <w:top w:val="single" w:sz="4" w:space="0" w:color="auto"/>
              <w:bottom w:val="nil"/>
            </w:tcBorders>
            <w:shd w:val="clear" w:color="auto" w:fill="auto"/>
            <w:noWrap/>
            <w:vAlign w:val="center"/>
          </w:tcPr>
          <w:p w14:paraId="3C5D5314"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6.37×10</w:t>
            </w:r>
            <w:r w:rsidRPr="00813DCC">
              <w:rPr>
                <w:rFonts w:cs="Arial"/>
                <w:sz w:val="21"/>
                <w:szCs w:val="21"/>
                <w:vertAlign w:val="superscript"/>
              </w:rPr>
              <w:t>-06</w:t>
            </w:r>
          </w:p>
        </w:tc>
        <w:tc>
          <w:tcPr>
            <w:tcW w:w="644" w:type="pct"/>
            <w:tcBorders>
              <w:top w:val="single" w:sz="4" w:space="0" w:color="auto"/>
              <w:bottom w:val="nil"/>
            </w:tcBorders>
            <w:shd w:val="clear" w:color="auto" w:fill="auto"/>
            <w:noWrap/>
            <w:vAlign w:val="center"/>
          </w:tcPr>
          <w:p w14:paraId="63490AE4" w14:textId="71E9C815"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192.9</w:t>
            </w:r>
          </w:p>
        </w:tc>
        <w:tc>
          <w:tcPr>
            <w:tcW w:w="644" w:type="pct"/>
            <w:tcBorders>
              <w:top w:val="single" w:sz="4" w:space="0" w:color="auto"/>
              <w:bottom w:val="nil"/>
            </w:tcBorders>
            <w:shd w:val="clear" w:color="auto" w:fill="auto"/>
            <w:noWrap/>
            <w:vAlign w:val="center"/>
          </w:tcPr>
          <w:p w14:paraId="0433CADD" w14:textId="16B87663"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2.42×10</w:t>
            </w:r>
            <w:r w:rsidRPr="00813DCC">
              <w:rPr>
                <w:rFonts w:cs="Arial"/>
                <w:sz w:val="21"/>
                <w:szCs w:val="21"/>
                <w:vertAlign w:val="superscript"/>
              </w:rPr>
              <w:t>-05</w:t>
            </w:r>
          </w:p>
        </w:tc>
        <w:tc>
          <w:tcPr>
            <w:tcW w:w="644" w:type="pct"/>
            <w:tcBorders>
              <w:top w:val="single" w:sz="4" w:space="0" w:color="auto"/>
              <w:bottom w:val="nil"/>
            </w:tcBorders>
            <w:shd w:val="clear" w:color="auto" w:fill="auto"/>
            <w:noWrap/>
            <w:vAlign w:val="center"/>
          </w:tcPr>
          <w:p w14:paraId="51FA2154" w14:textId="573976FC"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234.8</w:t>
            </w:r>
          </w:p>
        </w:tc>
        <w:tc>
          <w:tcPr>
            <w:tcW w:w="644" w:type="pct"/>
            <w:tcBorders>
              <w:top w:val="single" w:sz="4" w:space="0" w:color="auto"/>
              <w:bottom w:val="nil"/>
            </w:tcBorders>
            <w:shd w:val="clear" w:color="auto" w:fill="auto"/>
            <w:noWrap/>
            <w:vAlign w:val="center"/>
          </w:tcPr>
          <w:p w14:paraId="03DD7154" w14:textId="7310CABC"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3.03×10</w:t>
            </w:r>
            <w:r w:rsidRPr="00813DCC">
              <w:rPr>
                <w:rFonts w:cs="Arial"/>
                <w:sz w:val="21"/>
                <w:szCs w:val="21"/>
                <w:vertAlign w:val="superscript"/>
              </w:rPr>
              <w:t>-05</w:t>
            </w:r>
          </w:p>
        </w:tc>
        <w:tc>
          <w:tcPr>
            <w:tcW w:w="644" w:type="pct"/>
            <w:tcBorders>
              <w:top w:val="single" w:sz="4" w:space="0" w:color="auto"/>
              <w:bottom w:val="nil"/>
            </w:tcBorders>
            <w:shd w:val="clear" w:color="auto" w:fill="auto"/>
            <w:noWrap/>
            <w:vAlign w:val="center"/>
          </w:tcPr>
          <w:p w14:paraId="615166E0" w14:textId="741BF83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563.9</w:t>
            </w:r>
          </w:p>
        </w:tc>
        <w:tc>
          <w:tcPr>
            <w:tcW w:w="644" w:type="pct"/>
            <w:tcBorders>
              <w:top w:val="single" w:sz="4" w:space="0" w:color="auto"/>
              <w:bottom w:val="nil"/>
            </w:tcBorders>
            <w:shd w:val="clear" w:color="auto" w:fill="auto"/>
            <w:noWrap/>
            <w:vAlign w:val="center"/>
          </w:tcPr>
          <w:p w14:paraId="0AE48488" w14:textId="70638260"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1.05×10</w:t>
            </w:r>
            <w:r w:rsidRPr="00813DCC">
              <w:rPr>
                <w:rFonts w:cs="Arial"/>
                <w:sz w:val="21"/>
                <w:szCs w:val="21"/>
                <w:vertAlign w:val="superscript"/>
              </w:rPr>
              <w:t>-05</w:t>
            </w:r>
          </w:p>
        </w:tc>
      </w:tr>
      <w:tr w:rsidR="0062040F" w:rsidRPr="00D95C29" w14:paraId="2D263D23" w14:textId="77777777" w:rsidTr="0062040F">
        <w:trPr>
          <w:trHeight w:val="277"/>
        </w:trPr>
        <w:tc>
          <w:tcPr>
            <w:tcW w:w="494" w:type="pct"/>
            <w:tcBorders>
              <w:top w:val="nil"/>
            </w:tcBorders>
            <w:shd w:val="clear" w:color="auto" w:fill="auto"/>
            <w:noWrap/>
            <w:vAlign w:val="center"/>
          </w:tcPr>
          <w:p w14:paraId="1F46C98D"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189.3</w:t>
            </w:r>
          </w:p>
        </w:tc>
        <w:tc>
          <w:tcPr>
            <w:tcW w:w="644" w:type="pct"/>
            <w:tcBorders>
              <w:top w:val="nil"/>
            </w:tcBorders>
            <w:shd w:val="clear" w:color="auto" w:fill="auto"/>
            <w:noWrap/>
            <w:vAlign w:val="center"/>
          </w:tcPr>
          <w:p w14:paraId="79AEE04A"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6.23×10</w:t>
            </w:r>
            <w:r w:rsidRPr="00813DCC">
              <w:rPr>
                <w:rFonts w:cs="Arial"/>
                <w:sz w:val="21"/>
                <w:szCs w:val="21"/>
                <w:vertAlign w:val="superscript"/>
              </w:rPr>
              <w:t>-06</w:t>
            </w:r>
          </w:p>
        </w:tc>
        <w:tc>
          <w:tcPr>
            <w:tcW w:w="644" w:type="pct"/>
            <w:tcBorders>
              <w:top w:val="nil"/>
            </w:tcBorders>
            <w:shd w:val="clear" w:color="auto" w:fill="auto"/>
            <w:noWrap/>
            <w:vAlign w:val="center"/>
          </w:tcPr>
          <w:p w14:paraId="44DF6E52" w14:textId="1C9D723F"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195.9</w:t>
            </w:r>
          </w:p>
        </w:tc>
        <w:tc>
          <w:tcPr>
            <w:tcW w:w="644" w:type="pct"/>
            <w:tcBorders>
              <w:top w:val="nil"/>
            </w:tcBorders>
            <w:shd w:val="clear" w:color="auto" w:fill="auto"/>
            <w:noWrap/>
            <w:vAlign w:val="center"/>
          </w:tcPr>
          <w:p w14:paraId="4A9807F2" w14:textId="030640C2"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2.81×10</w:t>
            </w:r>
            <w:r w:rsidRPr="00813DCC">
              <w:rPr>
                <w:rFonts w:cs="Arial"/>
                <w:sz w:val="21"/>
                <w:szCs w:val="21"/>
                <w:vertAlign w:val="superscript"/>
              </w:rPr>
              <w:t>-05</w:t>
            </w:r>
          </w:p>
        </w:tc>
        <w:tc>
          <w:tcPr>
            <w:tcW w:w="644" w:type="pct"/>
            <w:tcBorders>
              <w:top w:val="nil"/>
            </w:tcBorders>
            <w:shd w:val="clear" w:color="auto" w:fill="auto"/>
            <w:noWrap/>
            <w:vAlign w:val="center"/>
          </w:tcPr>
          <w:p w14:paraId="4575A5AE" w14:textId="0988CF44"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291.1</w:t>
            </w:r>
          </w:p>
        </w:tc>
        <w:tc>
          <w:tcPr>
            <w:tcW w:w="644" w:type="pct"/>
            <w:tcBorders>
              <w:top w:val="nil"/>
            </w:tcBorders>
            <w:shd w:val="clear" w:color="auto" w:fill="auto"/>
            <w:noWrap/>
            <w:vAlign w:val="center"/>
          </w:tcPr>
          <w:p w14:paraId="4D61EB16" w14:textId="489958F1"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2.70×10</w:t>
            </w:r>
            <w:r w:rsidRPr="00813DCC">
              <w:rPr>
                <w:rFonts w:cs="Arial"/>
                <w:sz w:val="21"/>
                <w:szCs w:val="21"/>
                <w:vertAlign w:val="superscript"/>
              </w:rPr>
              <w:t>-05</w:t>
            </w:r>
          </w:p>
        </w:tc>
        <w:tc>
          <w:tcPr>
            <w:tcW w:w="644" w:type="pct"/>
            <w:tcBorders>
              <w:top w:val="nil"/>
            </w:tcBorders>
            <w:shd w:val="clear" w:color="auto" w:fill="auto"/>
            <w:noWrap/>
            <w:vAlign w:val="center"/>
          </w:tcPr>
          <w:p w14:paraId="408493E4" w14:textId="33F30680"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597.1</w:t>
            </w:r>
          </w:p>
        </w:tc>
        <w:tc>
          <w:tcPr>
            <w:tcW w:w="644" w:type="pct"/>
            <w:tcBorders>
              <w:top w:val="nil"/>
            </w:tcBorders>
            <w:shd w:val="clear" w:color="auto" w:fill="auto"/>
            <w:noWrap/>
            <w:vAlign w:val="center"/>
          </w:tcPr>
          <w:p w14:paraId="392A770F" w14:textId="66DF9121"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1.06×10</w:t>
            </w:r>
            <w:r w:rsidRPr="00813DCC">
              <w:rPr>
                <w:rFonts w:cs="Arial"/>
                <w:sz w:val="21"/>
                <w:szCs w:val="21"/>
                <w:vertAlign w:val="superscript"/>
              </w:rPr>
              <w:t>-05</w:t>
            </w:r>
          </w:p>
        </w:tc>
      </w:tr>
      <w:tr w:rsidR="0062040F" w:rsidRPr="00D95C29" w14:paraId="0BF71DD5" w14:textId="77777777" w:rsidTr="0062040F">
        <w:trPr>
          <w:trHeight w:val="200"/>
        </w:trPr>
        <w:tc>
          <w:tcPr>
            <w:tcW w:w="494" w:type="pct"/>
            <w:shd w:val="clear" w:color="auto" w:fill="auto"/>
            <w:noWrap/>
            <w:vAlign w:val="center"/>
          </w:tcPr>
          <w:p w14:paraId="28F5C958"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189.9</w:t>
            </w:r>
          </w:p>
        </w:tc>
        <w:tc>
          <w:tcPr>
            <w:tcW w:w="644" w:type="pct"/>
            <w:shd w:val="clear" w:color="auto" w:fill="auto"/>
            <w:noWrap/>
            <w:vAlign w:val="center"/>
          </w:tcPr>
          <w:p w14:paraId="783A0870"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7.75×10</w:t>
            </w:r>
            <w:r w:rsidRPr="00813DCC">
              <w:rPr>
                <w:rFonts w:cs="Arial"/>
                <w:sz w:val="21"/>
                <w:szCs w:val="21"/>
                <w:vertAlign w:val="superscript"/>
              </w:rPr>
              <w:t>-06</w:t>
            </w:r>
          </w:p>
        </w:tc>
        <w:tc>
          <w:tcPr>
            <w:tcW w:w="644" w:type="pct"/>
            <w:shd w:val="clear" w:color="auto" w:fill="auto"/>
            <w:noWrap/>
            <w:vAlign w:val="center"/>
          </w:tcPr>
          <w:p w14:paraId="656297DD" w14:textId="672C3130"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200.0</w:t>
            </w:r>
          </w:p>
        </w:tc>
        <w:tc>
          <w:tcPr>
            <w:tcW w:w="644" w:type="pct"/>
            <w:shd w:val="clear" w:color="auto" w:fill="auto"/>
            <w:noWrap/>
            <w:vAlign w:val="center"/>
          </w:tcPr>
          <w:p w14:paraId="1268D7C6" w14:textId="1E3112D3"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3.18×10</w:t>
            </w:r>
            <w:r w:rsidRPr="00813DCC">
              <w:rPr>
                <w:rFonts w:cs="Arial"/>
                <w:sz w:val="21"/>
                <w:szCs w:val="21"/>
                <w:vertAlign w:val="superscript"/>
              </w:rPr>
              <w:t>-05</w:t>
            </w:r>
          </w:p>
        </w:tc>
        <w:tc>
          <w:tcPr>
            <w:tcW w:w="644" w:type="pct"/>
            <w:shd w:val="clear" w:color="auto" w:fill="auto"/>
            <w:noWrap/>
            <w:vAlign w:val="center"/>
          </w:tcPr>
          <w:p w14:paraId="5B2A7C47" w14:textId="1D1ED5D3"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322.9</w:t>
            </w:r>
          </w:p>
        </w:tc>
        <w:tc>
          <w:tcPr>
            <w:tcW w:w="644" w:type="pct"/>
            <w:shd w:val="clear" w:color="auto" w:fill="auto"/>
            <w:noWrap/>
            <w:vAlign w:val="center"/>
          </w:tcPr>
          <w:p w14:paraId="07EE9639" w14:textId="1B6E97E9"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2.30×10</w:t>
            </w:r>
            <w:r w:rsidRPr="00813DCC">
              <w:rPr>
                <w:rFonts w:cs="Arial"/>
                <w:sz w:val="21"/>
                <w:szCs w:val="21"/>
                <w:vertAlign w:val="superscript"/>
              </w:rPr>
              <w:t>-05</w:t>
            </w:r>
          </w:p>
        </w:tc>
        <w:tc>
          <w:tcPr>
            <w:tcW w:w="644" w:type="pct"/>
            <w:shd w:val="clear" w:color="auto" w:fill="auto"/>
            <w:noWrap/>
            <w:vAlign w:val="center"/>
          </w:tcPr>
          <w:p w14:paraId="6705C7CB" w14:textId="18A00014"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692.1</w:t>
            </w:r>
          </w:p>
        </w:tc>
        <w:tc>
          <w:tcPr>
            <w:tcW w:w="644" w:type="pct"/>
            <w:shd w:val="clear" w:color="auto" w:fill="auto"/>
            <w:noWrap/>
            <w:vAlign w:val="center"/>
          </w:tcPr>
          <w:p w14:paraId="63CEB4B3" w14:textId="390B9EA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7.60×10</w:t>
            </w:r>
            <w:r w:rsidRPr="00813DCC">
              <w:rPr>
                <w:rFonts w:cs="Arial"/>
                <w:sz w:val="21"/>
                <w:szCs w:val="21"/>
                <w:vertAlign w:val="superscript"/>
              </w:rPr>
              <w:t>-06</w:t>
            </w:r>
          </w:p>
        </w:tc>
      </w:tr>
      <w:tr w:rsidR="0062040F" w:rsidRPr="00D95C29" w14:paraId="386DED04" w14:textId="77777777" w:rsidTr="0062040F">
        <w:trPr>
          <w:trHeight w:val="166"/>
        </w:trPr>
        <w:tc>
          <w:tcPr>
            <w:tcW w:w="494" w:type="pct"/>
            <w:shd w:val="clear" w:color="auto" w:fill="auto"/>
            <w:noWrap/>
            <w:vAlign w:val="center"/>
          </w:tcPr>
          <w:p w14:paraId="6BC57FD8"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190.1</w:t>
            </w:r>
          </w:p>
        </w:tc>
        <w:tc>
          <w:tcPr>
            <w:tcW w:w="644" w:type="pct"/>
            <w:shd w:val="clear" w:color="auto" w:fill="auto"/>
            <w:noWrap/>
            <w:vAlign w:val="center"/>
          </w:tcPr>
          <w:p w14:paraId="12C66188"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1.05×10</w:t>
            </w:r>
            <w:r w:rsidRPr="00813DCC">
              <w:rPr>
                <w:rFonts w:cs="Arial"/>
                <w:sz w:val="21"/>
                <w:szCs w:val="21"/>
                <w:vertAlign w:val="superscript"/>
              </w:rPr>
              <w:t>-05</w:t>
            </w:r>
          </w:p>
        </w:tc>
        <w:tc>
          <w:tcPr>
            <w:tcW w:w="644" w:type="pct"/>
            <w:shd w:val="clear" w:color="auto" w:fill="auto"/>
            <w:noWrap/>
            <w:vAlign w:val="center"/>
          </w:tcPr>
          <w:p w14:paraId="5F984CC9" w14:textId="701976C1"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204.2</w:t>
            </w:r>
          </w:p>
        </w:tc>
        <w:tc>
          <w:tcPr>
            <w:tcW w:w="644" w:type="pct"/>
            <w:shd w:val="clear" w:color="auto" w:fill="auto"/>
            <w:noWrap/>
            <w:vAlign w:val="center"/>
          </w:tcPr>
          <w:p w14:paraId="70C6A591" w14:textId="2E4956DF"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3.44×10</w:t>
            </w:r>
            <w:r w:rsidRPr="00813DCC">
              <w:rPr>
                <w:rFonts w:cs="Arial"/>
                <w:sz w:val="21"/>
                <w:szCs w:val="21"/>
                <w:vertAlign w:val="superscript"/>
              </w:rPr>
              <w:t>-05</w:t>
            </w:r>
          </w:p>
        </w:tc>
        <w:tc>
          <w:tcPr>
            <w:tcW w:w="644" w:type="pct"/>
            <w:shd w:val="clear" w:color="auto" w:fill="auto"/>
            <w:noWrap/>
            <w:vAlign w:val="center"/>
          </w:tcPr>
          <w:p w14:paraId="0FCA90C2" w14:textId="323FD038"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353.2</w:t>
            </w:r>
          </w:p>
        </w:tc>
        <w:tc>
          <w:tcPr>
            <w:tcW w:w="644" w:type="pct"/>
            <w:shd w:val="clear" w:color="auto" w:fill="auto"/>
            <w:noWrap/>
            <w:vAlign w:val="center"/>
          </w:tcPr>
          <w:p w14:paraId="6920174C" w14:textId="595096C1"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2.06×10</w:t>
            </w:r>
            <w:r w:rsidRPr="00813DCC">
              <w:rPr>
                <w:rFonts w:cs="Arial"/>
                <w:sz w:val="21"/>
                <w:szCs w:val="21"/>
                <w:vertAlign w:val="superscript"/>
              </w:rPr>
              <w:t>-05</w:t>
            </w:r>
          </w:p>
        </w:tc>
        <w:tc>
          <w:tcPr>
            <w:tcW w:w="644" w:type="pct"/>
            <w:shd w:val="clear" w:color="auto" w:fill="auto"/>
            <w:noWrap/>
            <w:vAlign w:val="center"/>
          </w:tcPr>
          <w:p w14:paraId="0F2AC0FD" w14:textId="5D8EE66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717.9</w:t>
            </w:r>
          </w:p>
        </w:tc>
        <w:tc>
          <w:tcPr>
            <w:tcW w:w="644" w:type="pct"/>
            <w:shd w:val="clear" w:color="auto" w:fill="auto"/>
            <w:noWrap/>
            <w:vAlign w:val="center"/>
          </w:tcPr>
          <w:p w14:paraId="763A5F7B" w14:textId="204B75EA"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7.15×10</w:t>
            </w:r>
            <w:r w:rsidRPr="00813DCC">
              <w:rPr>
                <w:rFonts w:cs="Arial"/>
                <w:sz w:val="21"/>
                <w:szCs w:val="21"/>
                <w:vertAlign w:val="superscript"/>
              </w:rPr>
              <w:t>-06</w:t>
            </w:r>
          </w:p>
        </w:tc>
      </w:tr>
      <w:tr w:rsidR="0062040F" w:rsidRPr="00D95C29" w14:paraId="69819984" w14:textId="77777777" w:rsidTr="0062040F">
        <w:trPr>
          <w:trHeight w:val="300"/>
        </w:trPr>
        <w:tc>
          <w:tcPr>
            <w:tcW w:w="494" w:type="pct"/>
            <w:shd w:val="clear" w:color="auto" w:fill="auto"/>
            <w:noWrap/>
            <w:vAlign w:val="center"/>
          </w:tcPr>
          <w:p w14:paraId="6C2A8BB1"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190.2</w:t>
            </w:r>
          </w:p>
        </w:tc>
        <w:tc>
          <w:tcPr>
            <w:tcW w:w="644" w:type="pct"/>
            <w:shd w:val="clear" w:color="auto" w:fill="auto"/>
            <w:noWrap/>
            <w:vAlign w:val="center"/>
          </w:tcPr>
          <w:p w14:paraId="373DEBF4"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1.48×10</w:t>
            </w:r>
            <w:r w:rsidRPr="00813DCC">
              <w:rPr>
                <w:rFonts w:cs="Arial"/>
                <w:sz w:val="21"/>
                <w:szCs w:val="21"/>
                <w:vertAlign w:val="superscript"/>
              </w:rPr>
              <w:t>-05</w:t>
            </w:r>
          </w:p>
        </w:tc>
        <w:tc>
          <w:tcPr>
            <w:tcW w:w="644" w:type="pct"/>
            <w:shd w:val="clear" w:color="auto" w:fill="auto"/>
            <w:noWrap/>
            <w:vAlign w:val="center"/>
          </w:tcPr>
          <w:p w14:paraId="5D91C3C9" w14:textId="7A91EBA1"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206.9</w:t>
            </w:r>
          </w:p>
        </w:tc>
        <w:tc>
          <w:tcPr>
            <w:tcW w:w="644" w:type="pct"/>
            <w:shd w:val="clear" w:color="auto" w:fill="auto"/>
            <w:noWrap/>
            <w:vAlign w:val="center"/>
          </w:tcPr>
          <w:p w14:paraId="3C10CF2F" w14:textId="45664734"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3.53×10</w:t>
            </w:r>
            <w:r w:rsidRPr="00813DCC">
              <w:rPr>
                <w:rFonts w:cs="Arial"/>
                <w:sz w:val="21"/>
                <w:szCs w:val="21"/>
                <w:vertAlign w:val="superscript"/>
              </w:rPr>
              <w:t>-05</w:t>
            </w:r>
          </w:p>
        </w:tc>
        <w:tc>
          <w:tcPr>
            <w:tcW w:w="644" w:type="pct"/>
            <w:shd w:val="clear" w:color="auto" w:fill="auto"/>
            <w:noWrap/>
            <w:vAlign w:val="center"/>
          </w:tcPr>
          <w:p w14:paraId="6BE91DC1" w14:textId="3774443C"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385.8</w:t>
            </w:r>
          </w:p>
        </w:tc>
        <w:tc>
          <w:tcPr>
            <w:tcW w:w="644" w:type="pct"/>
            <w:shd w:val="clear" w:color="auto" w:fill="auto"/>
            <w:noWrap/>
            <w:vAlign w:val="center"/>
          </w:tcPr>
          <w:p w14:paraId="69277397" w14:textId="497C406B"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1.85×10</w:t>
            </w:r>
            <w:r w:rsidRPr="00813DCC">
              <w:rPr>
                <w:rFonts w:cs="Arial"/>
                <w:sz w:val="21"/>
                <w:szCs w:val="21"/>
                <w:vertAlign w:val="superscript"/>
              </w:rPr>
              <w:t>-05</w:t>
            </w:r>
          </w:p>
        </w:tc>
        <w:tc>
          <w:tcPr>
            <w:tcW w:w="644" w:type="pct"/>
            <w:shd w:val="clear" w:color="auto" w:fill="auto"/>
            <w:noWrap/>
            <w:vAlign w:val="center"/>
          </w:tcPr>
          <w:p w14:paraId="298A5913" w14:textId="7216EAD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728.9</w:t>
            </w:r>
          </w:p>
        </w:tc>
        <w:tc>
          <w:tcPr>
            <w:tcW w:w="644" w:type="pct"/>
            <w:shd w:val="clear" w:color="auto" w:fill="auto"/>
            <w:noWrap/>
            <w:vAlign w:val="center"/>
          </w:tcPr>
          <w:p w14:paraId="3B87F2FD" w14:textId="43EF2D62"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7.28×10</w:t>
            </w:r>
            <w:r w:rsidRPr="00813DCC">
              <w:rPr>
                <w:rFonts w:cs="Arial"/>
                <w:sz w:val="21"/>
                <w:szCs w:val="21"/>
                <w:vertAlign w:val="superscript"/>
              </w:rPr>
              <w:t>-06</w:t>
            </w:r>
          </w:p>
        </w:tc>
      </w:tr>
      <w:tr w:rsidR="0062040F" w:rsidRPr="00D95C29" w14:paraId="25614B3C" w14:textId="77777777" w:rsidTr="0062040F">
        <w:trPr>
          <w:trHeight w:val="300"/>
        </w:trPr>
        <w:tc>
          <w:tcPr>
            <w:tcW w:w="494" w:type="pct"/>
            <w:shd w:val="clear" w:color="auto" w:fill="auto"/>
            <w:noWrap/>
            <w:vAlign w:val="center"/>
          </w:tcPr>
          <w:p w14:paraId="0B28B226"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190.9</w:t>
            </w:r>
          </w:p>
        </w:tc>
        <w:tc>
          <w:tcPr>
            <w:tcW w:w="644" w:type="pct"/>
            <w:shd w:val="clear" w:color="auto" w:fill="auto"/>
            <w:noWrap/>
            <w:vAlign w:val="center"/>
          </w:tcPr>
          <w:p w14:paraId="33470697"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1.78×10</w:t>
            </w:r>
            <w:r w:rsidRPr="00813DCC">
              <w:rPr>
                <w:rFonts w:cs="Arial"/>
                <w:sz w:val="21"/>
                <w:szCs w:val="21"/>
                <w:vertAlign w:val="superscript"/>
              </w:rPr>
              <w:t>-05</w:t>
            </w:r>
          </w:p>
        </w:tc>
        <w:tc>
          <w:tcPr>
            <w:tcW w:w="644" w:type="pct"/>
            <w:shd w:val="clear" w:color="auto" w:fill="auto"/>
            <w:noWrap/>
            <w:vAlign w:val="center"/>
          </w:tcPr>
          <w:p w14:paraId="46D49DD4" w14:textId="7C42F8E2"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213.9</w:t>
            </w:r>
          </w:p>
        </w:tc>
        <w:tc>
          <w:tcPr>
            <w:tcW w:w="644" w:type="pct"/>
            <w:shd w:val="clear" w:color="auto" w:fill="auto"/>
            <w:noWrap/>
            <w:vAlign w:val="center"/>
          </w:tcPr>
          <w:p w14:paraId="65B7B916" w14:textId="7B524DF9"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3.37×10</w:t>
            </w:r>
            <w:r w:rsidRPr="00813DCC">
              <w:rPr>
                <w:rFonts w:cs="Arial"/>
                <w:sz w:val="21"/>
                <w:szCs w:val="21"/>
                <w:vertAlign w:val="superscript"/>
              </w:rPr>
              <w:t>-05</w:t>
            </w:r>
          </w:p>
        </w:tc>
        <w:tc>
          <w:tcPr>
            <w:tcW w:w="644" w:type="pct"/>
            <w:shd w:val="clear" w:color="auto" w:fill="auto"/>
            <w:noWrap/>
            <w:vAlign w:val="center"/>
          </w:tcPr>
          <w:p w14:paraId="5444707C" w14:textId="6A1ABEA5"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412.9</w:t>
            </w:r>
          </w:p>
        </w:tc>
        <w:tc>
          <w:tcPr>
            <w:tcW w:w="644" w:type="pct"/>
            <w:shd w:val="clear" w:color="auto" w:fill="auto"/>
            <w:noWrap/>
            <w:vAlign w:val="center"/>
          </w:tcPr>
          <w:p w14:paraId="609C29AD" w14:textId="601E2352"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1.57×10</w:t>
            </w:r>
            <w:r w:rsidRPr="00813DCC">
              <w:rPr>
                <w:rFonts w:cs="Arial"/>
                <w:sz w:val="21"/>
                <w:szCs w:val="21"/>
                <w:vertAlign w:val="superscript"/>
              </w:rPr>
              <w:t>-05</w:t>
            </w:r>
          </w:p>
        </w:tc>
        <w:tc>
          <w:tcPr>
            <w:tcW w:w="644" w:type="pct"/>
            <w:shd w:val="clear" w:color="auto" w:fill="auto"/>
            <w:noWrap/>
            <w:vAlign w:val="center"/>
          </w:tcPr>
          <w:p w14:paraId="61F7A983" w14:textId="0735E936" w:rsidR="0062040F" w:rsidRDefault="0062040F" w:rsidP="0062040F">
            <w:pPr>
              <w:spacing w:before="100" w:beforeAutospacing="1" w:after="100" w:afterAutospacing="1"/>
              <w:jc w:val="center"/>
              <w:rPr>
                <w:rFonts w:cs="Arial"/>
                <w:b/>
                <w:noProof/>
                <w:sz w:val="21"/>
                <w:szCs w:val="21"/>
              </w:rPr>
            </w:pPr>
          </w:p>
        </w:tc>
        <w:tc>
          <w:tcPr>
            <w:tcW w:w="644" w:type="pct"/>
            <w:shd w:val="clear" w:color="auto" w:fill="auto"/>
            <w:noWrap/>
            <w:vAlign w:val="center"/>
          </w:tcPr>
          <w:p w14:paraId="752EF45B" w14:textId="49ACDA0C" w:rsidR="0062040F" w:rsidRDefault="0062040F" w:rsidP="0062040F">
            <w:pPr>
              <w:spacing w:before="100" w:beforeAutospacing="1" w:after="100" w:afterAutospacing="1"/>
              <w:jc w:val="center"/>
              <w:rPr>
                <w:rFonts w:cs="Arial"/>
                <w:b/>
                <w:noProof/>
                <w:sz w:val="21"/>
                <w:szCs w:val="21"/>
              </w:rPr>
            </w:pPr>
          </w:p>
        </w:tc>
      </w:tr>
      <w:tr w:rsidR="0062040F" w:rsidRPr="00D95C29" w14:paraId="6748EB6F" w14:textId="77777777" w:rsidTr="0062040F">
        <w:trPr>
          <w:trHeight w:val="300"/>
        </w:trPr>
        <w:tc>
          <w:tcPr>
            <w:tcW w:w="494" w:type="pct"/>
            <w:shd w:val="clear" w:color="auto" w:fill="auto"/>
            <w:noWrap/>
            <w:vAlign w:val="center"/>
          </w:tcPr>
          <w:p w14:paraId="61386303"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191.2</w:t>
            </w:r>
          </w:p>
        </w:tc>
        <w:tc>
          <w:tcPr>
            <w:tcW w:w="644" w:type="pct"/>
            <w:shd w:val="clear" w:color="auto" w:fill="auto"/>
            <w:noWrap/>
            <w:vAlign w:val="center"/>
          </w:tcPr>
          <w:p w14:paraId="4B3B41C1" w14:textId="77777777"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1.86×10</w:t>
            </w:r>
            <w:r w:rsidRPr="00813DCC">
              <w:rPr>
                <w:rFonts w:cs="Arial"/>
                <w:sz w:val="21"/>
                <w:szCs w:val="21"/>
                <w:vertAlign w:val="superscript"/>
              </w:rPr>
              <w:t>-05</w:t>
            </w:r>
          </w:p>
        </w:tc>
        <w:tc>
          <w:tcPr>
            <w:tcW w:w="644" w:type="pct"/>
            <w:shd w:val="clear" w:color="auto" w:fill="auto"/>
            <w:noWrap/>
            <w:vAlign w:val="center"/>
          </w:tcPr>
          <w:p w14:paraId="3B5676E2" w14:textId="7E85418C"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220.8</w:t>
            </w:r>
          </w:p>
        </w:tc>
        <w:tc>
          <w:tcPr>
            <w:tcW w:w="644" w:type="pct"/>
            <w:shd w:val="clear" w:color="auto" w:fill="auto"/>
            <w:noWrap/>
            <w:vAlign w:val="center"/>
          </w:tcPr>
          <w:p w14:paraId="7F1B99E9" w14:textId="3929856B"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3.35×10</w:t>
            </w:r>
            <w:r w:rsidRPr="00813DCC">
              <w:rPr>
                <w:rFonts w:cs="Arial"/>
                <w:sz w:val="21"/>
                <w:szCs w:val="21"/>
                <w:vertAlign w:val="superscript"/>
              </w:rPr>
              <w:t>-05</w:t>
            </w:r>
          </w:p>
        </w:tc>
        <w:tc>
          <w:tcPr>
            <w:tcW w:w="644" w:type="pct"/>
            <w:shd w:val="clear" w:color="auto" w:fill="auto"/>
            <w:noWrap/>
            <w:vAlign w:val="center"/>
          </w:tcPr>
          <w:p w14:paraId="60EC695E" w14:textId="03CDDA98"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535.1</w:t>
            </w:r>
          </w:p>
        </w:tc>
        <w:tc>
          <w:tcPr>
            <w:tcW w:w="644" w:type="pct"/>
            <w:shd w:val="clear" w:color="auto" w:fill="auto"/>
            <w:noWrap/>
            <w:vAlign w:val="center"/>
          </w:tcPr>
          <w:p w14:paraId="68932060" w14:textId="57F277C0" w:rsidR="0062040F" w:rsidRDefault="0062040F" w:rsidP="0062040F">
            <w:pPr>
              <w:spacing w:before="100" w:beforeAutospacing="1" w:after="100" w:afterAutospacing="1"/>
              <w:jc w:val="center"/>
              <w:rPr>
                <w:rFonts w:cs="Arial"/>
                <w:b/>
                <w:noProof/>
                <w:sz w:val="21"/>
                <w:szCs w:val="21"/>
              </w:rPr>
            </w:pPr>
            <w:r w:rsidRPr="00813DCC">
              <w:rPr>
                <w:rFonts w:cs="Arial"/>
                <w:sz w:val="21"/>
                <w:szCs w:val="21"/>
              </w:rPr>
              <w:t>1.10×10</w:t>
            </w:r>
            <w:r w:rsidRPr="00813DCC">
              <w:rPr>
                <w:rFonts w:cs="Arial"/>
                <w:sz w:val="21"/>
                <w:szCs w:val="21"/>
                <w:vertAlign w:val="superscript"/>
              </w:rPr>
              <w:t>-05</w:t>
            </w:r>
          </w:p>
        </w:tc>
        <w:tc>
          <w:tcPr>
            <w:tcW w:w="644" w:type="pct"/>
            <w:shd w:val="clear" w:color="auto" w:fill="auto"/>
            <w:noWrap/>
            <w:vAlign w:val="center"/>
          </w:tcPr>
          <w:p w14:paraId="6F4DEBEC" w14:textId="5535D919" w:rsidR="0062040F" w:rsidRDefault="0062040F" w:rsidP="0062040F">
            <w:pPr>
              <w:spacing w:before="100" w:beforeAutospacing="1" w:after="100" w:afterAutospacing="1"/>
              <w:jc w:val="center"/>
              <w:rPr>
                <w:rFonts w:cs="Arial"/>
                <w:b/>
                <w:noProof/>
                <w:sz w:val="21"/>
                <w:szCs w:val="21"/>
              </w:rPr>
            </w:pPr>
          </w:p>
        </w:tc>
        <w:tc>
          <w:tcPr>
            <w:tcW w:w="644" w:type="pct"/>
            <w:shd w:val="clear" w:color="auto" w:fill="auto"/>
            <w:noWrap/>
            <w:vAlign w:val="center"/>
          </w:tcPr>
          <w:p w14:paraId="1B60AFE7" w14:textId="3A4070D8" w:rsidR="0062040F" w:rsidRDefault="0062040F" w:rsidP="0062040F">
            <w:pPr>
              <w:spacing w:before="100" w:beforeAutospacing="1" w:after="100" w:afterAutospacing="1"/>
              <w:jc w:val="center"/>
              <w:rPr>
                <w:rFonts w:cs="Arial"/>
                <w:b/>
                <w:noProof/>
                <w:sz w:val="21"/>
                <w:szCs w:val="21"/>
              </w:rPr>
            </w:pPr>
          </w:p>
        </w:tc>
      </w:tr>
    </w:tbl>
    <w:p w14:paraId="20C22608" w14:textId="4CD86B21" w:rsidR="0062040F" w:rsidRPr="00F03EA9" w:rsidRDefault="0062040F" w:rsidP="00F453C8">
      <w:pPr>
        <w:pStyle w:val="ListParagraph"/>
        <w:widowControl/>
        <w:spacing w:before="0" w:after="0"/>
        <w:ind w:left="360"/>
        <w:rPr>
          <w:rFonts w:ascii="Arial" w:hAnsi="Arial" w:cs="Arial"/>
          <w:noProof/>
          <w:sz w:val="20"/>
          <w:lang w:eastAsia="zh-CN"/>
        </w:rPr>
      </w:pPr>
      <w:r>
        <w:rPr>
          <w:rFonts w:ascii="Arial" w:hAnsi="Arial" w:cs="Arial"/>
          <w:noProof/>
          <w:sz w:val="20"/>
          <w:lang w:eastAsia="zh-CN"/>
        </w:rPr>
        <w:t>Note: The tracer</w:t>
      </w:r>
      <w:r w:rsidRPr="00804C55">
        <w:rPr>
          <w:rFonts w:ascii="Arial" w:hAnsi="Arial" w:cs="Arial"/>
          <w:noProof/>
          <w:sz w:val="20"/>
          <w:lang w:eastAsia="zh-CN"/>
        </w:rPr>
        <w:t xml:space="preserve"> </w:t>
      </w:r>
      <w:r w:rsidRPr="00804C55">
        <w:rPr>
          <w:rFonts w:ascii="Arial" w:hAnsi="Arial" w:cs="Arial"/>
          <w:bCs/>
          <w:noProof/>
          <w:sz w:val="20"/>
        </w:rPr>
        <w:t>Cs</w:t>
      </w:r>
      <w:r w:rsidRPr="00804C55">
        <w:rPr>
          <w:rFonts w:ascii="Arial" w:hAnsi="Arial" w:cs="Arial"/>
          <w:bCs/>
          <w:noProof/>
          <w:sz w:val="20"/>
          <w:vertAlign w:val="superscript"/>
        </w:rPr>
        <w:t>+</w:t>
      </w:r>
      <w:r w:rsidRPr="00804C55">
        <w:rPr>
          <w:rFonts w:ascii="Arial" w:hAnsi="Arial" w:cs="Arial"/>
          <w:noProof/>
          <w:sz w:val="20"/>
          <w:lang w:eastAsia="zh-CN"/>
        </w:rPr>
        <w:t xml:space="preserve"> </w:t>
      </w:r>
      <w:r>
        <w:rPr>
          <w:rFonts w:ascii="Arial" w:hAnsi="Arial" w:cs="Arial"/>
          <w:noProof/>
          <w:sz w:val="20"/>
          <w:lang w:eastAsia="zh-CN"/>
        </w:rPr>
        <w:t>was</w:t>
      </w:r>
      <w:r w:rsidRPr="00804C55">
        <w:rPr>
          <w:rFonts w:ascii="Arial" w:hAnsi="Arial" w:cs="Arial"/>
          <w:noProof/>
          <w:sz w:val="20"/>
          <w:lang w:eastAsia="zh-CN"/>
        </w:rPr>
        <w:t xml:space="preserve"> analyzed by Bachema </w:t>
      </w:r>
      <w:r>
        <w:rPr>
          <w:rFonts w:ascii="Arial" w:hAnsi="Arial" w:cs="Arial"/>
          <w:noProof/>
          <w:sz w:val="20"/>
          <w:lang w:eastAsia="zh-CN"/>
        </w:rPr>
        <w:t>AG</w:t>
      </w:r>
      <w:r w:rsidRPr="00427C2C">
        <w:rPr>
          <w:rFonts w:ascii="Arial" w:hAnsi="Arial" w:cs="Arial"/>
          <w:noProof/>
          <w:sz w:val="20"/>
          <w:lang w:eastAsia="zh-CN"/>
        </w:rPr>
        <w:t xml:space="preserve"> </w:t>
      </w:r>
      <w:r w:rsidRPr="00D16C0D">
        <w:rPr>
          <w:rFonts w:ascii="Arial" w:hAnsi="Arial" w:cs="Arial"/>
          <w:noProof/>
          <w:sz w:val="20"/>
          <w:lang w:eastAsia="zh-CN"/>
        </w:rPr>
        <w:t>(Fierz and Rosli 2012)</w:t>
      </w:r>
      <w:r w:rsidRPr="00F03EA9">
        <w:rPr>
          <w:rFonts w:ascii="Arial" w:hAnsi="Arial" w:cs="Arial"/>
          <w:noProof/>
          <w:sz w:val="20"/>
          <w:lang w:eastAsia="zh-CN"/>
        </w:rPr>
        <w:t>.</w:t>
      </w:r>
    </w:p>
    <w:p w14:paraId="5339B8CD" w14:textId="77777777" w:rsidR="0062040F" w:rsidRDefault="0062040F" w:rsidP="0062040F">
      <w:pPr>
        <w:rPr>
          <w:rFonts w:cs="Arial"/>
          <w:szCs w:val="22"/>
          <w:lang w:eastAsia="zh-CN"/>
        </w:rPr>
      </w:pPr>
    </w:p>
    <w:p w14:paraId="3FD0EBC4" w14:textId="77777777" w:rsidR="00BA3108" w:rsidRPr="00B44859" w:rsidRDefault="00BA3108" w:rsidP="00BA3108">
      <w:pPr>
        <w:pStyle w:val="Heading4"/>
      </w:pPr>
      <w:bookmarkStart w:id="1206" w:name="_Ref456189114"/>
      <w:bookmarkStart w:id="1207" w:name="_Toc520374834"/>
      <w:r>
        <w:t>Parameters</w:t>
      </w:r>
      <w:bookmarkEnd w:id="1206"/>
      <w:bookmarkEnd w:id="1207"/>
    </w:p>
    <w:p w14:paraId="5C023A07" w14:textId="34F961DA" w:rsidR="00BA3108" w:rsidRDefault="00BA3108" w:rsidP="00BA3108">
      <w:pPr>
        <w:rPr>
          <w:rFonts w:cs="Arial"/>
          <w:szCs w:val="22"/>
          <w:lang w:eastAsia="zh-CN"/>
        </w:rPr>
      </w:pPr>
      <w:r>
        <w:rPr>
          <w:rFonts w:cs="Arial"/>
          <w:szCs w:val="22"/>
        </w:rPr>
        <w:t>The key parameters for the simulation</w:t>
      </w:r>
      <w:r w:rsidRPr="00AE10E4">
        <w:rPr>
          <w:rFonts w:cs="Arial"/>
          <w:szCs w:val="22"/>
        </w:rPr>
        <w:t xml:space="preserve"> are </w:t>
      </w:r>
      <w:r>
        <w:rPr>
          <w:rFonts w:cs="Arial"/>
          <w:szCs w:val="22"/>
        </w:rPr>
        <w:t xml:space="preserve">the same as described in section </w:t>
      </w:r>
      <w:r>
        <w:rPr>
          <w:rFonts w:cs="Arial"/>
          <w:szCs w:val="22"/>
        </w:rPr>
        <w:fldChar w:fldCharType="begin"/>
      </w:r>
      <w:r>
        <w:rPr>
          <w:rFonts w:cs="Arial"/>
          <w:szCs w:val="22"/>
        </w:rPr>
        <w:instrText xml:space="preserve"> REF _Ref455755916 \r \h </w:instrText>
      </w:r>
      <w:r>
        <w:rPr>
          <w:rFonts w:cs="Arial"/>
          <w:szCs w:val="22"/>
        </w:rPr>
      </w:r>
      <w:r>
        <w:rPr>
          <w:rFonts w:cs="Arial"/>
          <w:szCs w:val="22"/>
        </w:rPr>
        <w:fldChar w:fldCharType="separate"/>
      </w:r>
      <w:r w:rsidR="00B560DA">
        <w:rPr>
          <w:rFonts w:cs="Arial"/>
          <w:szCs w:val="22"/>
        </w:rPr>
        <w:t>4.1.1.4</w:t>
      </w:r>
      <w:r>
        <w:rPr>
          <w:rFonts w:cs="Arial"/>
          <w:szCs w:val="22"/>
        </w:rPr>
        <w:fldChar w:fldCharType="end"/>
      </w:r>
      <w:r w:rsidR="004474F5">
        <w:rPr>
          <w:rFonts w:cs="Arial"/>
          <w:szCs w:val="22"/>
        </w:rPr>
        <w:t xml:space="preserve">.  </w:t>
      </w:r>
      <w:r>
        <w:rPr>
          <w:rFonts w:cs="Arial"/>
          <w:szCs w:val="22"/>
        </w:rPr>
        <w:t xml:space="preserve">Additional parameters for the multisite ion exchange model are </w:t>
      </w:r>
      <w:r>
        <w:rPr>
          <w:rFonts w:cs="Arial"/>
          <w:szCs w:val="22"/>
          <w:lang w:eastAsia="zh-CN"/>
        </w:rPr>
        <w:t xml:space="preserve">listed in </w:t>
      </w:r>
      <w:r>
        <w:rPr>
          <w:rFonts w:cs="Arial"/>
          <w:szCs w:val="22"/>
          <w:lang w:eastAsia="zh-CN"/>
        </w:rPr>
        <w:fldChar w:fldCharType="begin"/>
      </w:r>
      <w:r>
        <w:rPr>
          <w:rFonts w:cs="Arial"/>
          <w:szCs w:val="22"/>
          <w:lang w:eastAsia="zh-CN"/>
        </w:rPr>
        <w:instrText xml:space="preserve"> REF _Ref456082209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7</w:t>
      </w:r>
      <w:r>
        <w:rPr>
          <w:rFonts w:cs="Arial"/>
          <w:szCs w:val="22"/>
          <w:lang w:eastAsia="zh-CN"/>
        </w:rPr>
        <w:fldChar w:fldCharType="end"/>
      </w:r>
      <w:r>
        <w:rPr>
          <w:rFonts w:cs="Arial"/>
          <w:szCs w:val="22"/>
          <w:lang w:eastAsia="zh-CN"/>
        </w:rPr>
        <w:t xml:space="preserve"> (section </w:t>
      </w:r>
      <w:r>
        <w:rPr>
          <w:rFonts w:cs="Arial"/>
          <w:szCs w:val="22"/>
          <w:lang w:eastAsia="zh-CN"/>
        </w:rPr>
        <w:lastRenderedPageBreak/>
        <w:fldChar w:fldCharType="begin"/>
      </w:r>
      <w:r>
        <w:rPr>
          <w:rFonts w:cs="Arial"/>
          <w:szCs w:val="22"/>
          <w:lang w:eastAsia="zh-CN"/>
        </w:rPr>
        <w:instrText xml:space="preserve"> REF _Ref456105034 \r \h </w:instrText>
      </w:r>
      <w:r>
        <w:rPr>
          <w:rFonts w:cs="Arial"/>
          <w:szCs w:val="22"/>
          <w:lang w:eastAsia="zh-CN"/>
        </w:rPr>
      </w:r>
      <w:r>
        <w:rPr>
          <w:rFonts w:cs="Arial"/>
          <w:szCs w:val="22"/>
          <w:lang w:eastAsia="zh-CN"/>
        </w:rPr>
        <w:fldChar w:fldCharType="separate"/>
      </w:r>
      <w:r w:rsidR="00B560DA">
        <w:rPr>
          <w:rFonts w:cs="Arial"/>
          <w:szCs w:val="22"/>
          <w:lang w:eastAsia="zh-CN"/>
        </w:rPr>
        <w:t>4.1.2.3</w:t>
      </w:r>
      <w:r>
        <w:rPr>
          <w:rFonts w:cs="Arial"/>
          <w:szCs w:val="22"/>
          <w:lang w:eastAsia="zh-CN"/>
        </w:rPr>
        <w:fldChar w:fldCharType="end"/>
      </w:r>
      <w:r>
        <w:rPr>
          <w:rFonts w:cs="Arial"/>
          <w:szCs w:val="22"/>
          <w:lang w:eastAsia="zh-CN"/>
        </w:rPr>
        <w:t>).</w:t>
      </w:r>
    </w:p>
    <w:p w14:paraId="3AB0B392" w14:textId="77777777" w:rsidR="00276D3C" w:rsidRPr="00ED3698" w:rsidRDefault="00276D3C" w:rsidP="00276D3C">
      <w:pPr>
        <w:pStyle w:val="Heading4"/>
      </w:pPr>
      <w:bookmarkStart w:id="1208" w:name="_Toc520374835"/>
      <w:r>
        <w:t>Results</w:t>
      </w:r>
      <w:bookmarkEnd w:id="1208"/>
    </w:p>
    <w:p w14:paraId="6D49939C" w14:textId="09500A99" w:rsidR="00276D3C" w:rsidRDefault="00276D3C" w:rsidP="00276D3C">
      <w:pPr>
        <w:rPr>
          <w:rFonts w:cs="Arial"/>
          <w:szCs w:val="22"/>
          <w:lang w:eastAsia="zh-CN"/>
        </w:rPr>
      </w:pPr>
      <w:r>
        <w:t xml:space="preserve">Experimental results </w:t>
      </w:r>
      <w:r w:rsidR="00CE0F90">
        <w:t>showed that the concentration of Cs</w:t>
      </w:r>
      <w:r w:rsidR="00CE0F90">
        <w:rPr>
          <w:vertAlign w:val="superscript"/>
        </w:rPr>
        <w:t>+</w:t>
      </w:r>
      <w:r w:rsidR="00CE0F90">
        <w:t xml:space="preserve"> increases</w:t>
      </w:r>
      <w:r w:rsidR="00B3683F">
        <w:t xml:space="preserve"> significantly</w:t>
      </w:r>
      <w:r w:rsidR="00CE0F90">
        <w:t xml:space="preserve"> shortly after the solution replacement in the borehole even though the concentration of Cs</w:t>
      </w:r>
      <w:r w:rsidR="00CE0F90">
        <w:rPr>
          <w:vertAlign w:val="superscript"/>
        </w:rPr>
        <w:t>+</w:t>
      </w:r>
      <w:r w:rsidR="00CE0F90">
        <w:t xml:space="preserve"> was kept the same in both solutions (the solution in the borehole before replacement and the synthetic one with elevated ionic strength)</w:t>
      </w:r>
      <w:r w:rsidR="00216A40">
        <w:t xml:space="preserve"> (</w:t>
      </w:r>
      <w:r w:rsidR="00216A40">
        <w:fldChar w:fldCharType="begin"/>
      </w:r>
      <w:r w:rsidR="00216A40">
        <w:instrText xml:space="preserve"> REF _Ref456166487 \h </w:instrText>
      </w:r>
      <w:r w:rsidR="00216A40">
        <w:fldChar w:fldCharType="separate"/>
      </w:r>
      <w:r w:rsidR="00B560DA">
        <w:t xml:space="preserve">Figure </w:t>
      </w:r>
      <w:r w:rsidR="00B560DA">
        <w:rPr>
          <w:noProof/>
        </w:rPr>
        <w:t>4</w:t>
      </w:r>
      <w:r w:rsidR="00B560DA">
        <w:t>.</w:t>
      </w:r>
      <w:r w:rsidR="00B560DA">
        <w:rPr>
          <w:noProof/>
        </w:rPr>
        <w:t>6</w:t>
      </w:r>
      <w:r w:rsidR="00216A40">
        <w:fldChar w:fldCharType="end"/>
      </w:r>
      <w:r w:rsidR="00216A40">
        <w:t>)</w:t>
      </w:r>
      <w:r w:rsidR="004474F5">
        <w:t xml:space="preserve">.  </w:t>
      </w:r>
      <w:r w:rsidR="00B3683F">
        <w:t>This is because of the sorbed Cs on OPA clay during Phse I is now replaced by other cations through ion exchange due to the increased concentrations of Na</w:t>
      </w:r>
      <w:r w:rsidR="0021549E">
        <w:rPr>
          <w:vertAlign w:val="superscript"/>
        </w:rPr>
        <w:t>+</w:t>
      </w:r>
      <w:r w:rsidR="00B3683F">
        <w:t>, Ca</w:t>
      </w:r>
      <w:r w:rsidR="0021549E">
        <w:rPr>
          <w:vertAlign w:val="superscript"/>
        </w:rPr>
        <w:t>+</w:t>
      </w:r>
      <w:r w:rsidR="00B3683F">
        <w:t>, K</w:t>
      </w:r>
      <w:r w:rsidR="0021549E">
        <w:rPr>
          <w:vertAlign w:val="superscript"/>
        </w:rPr>
        <w:t>+</w:t>
      </w:r>
      <w:r w:rsidR="00B3683F">
        <w:t xml:space="preserve"> in the borehole solution</w:t>
      </w:r>
      <w:r w:rsidR="004474F5">
        <w:t xml:space="preserve">.  </w:t>
      </w:r>
      <w:r w:rsidR="00B3683F">
        <w:t>The Cs</w:t>
      </w:r>
      <w:r w:rsidR="0021549E">
        <w:rPr>
          <w:vertAlign w:val="superscript"/>
        </w:rPr>
        <w:t>+</w:t>
      </w:r>
      <w:r w:rsidR="00B3683F">
        <w:t xml:space="preserve"> in the clay porewater diffuses back into the borehole</w:t>
      </w:r>
      <w:r w:rsidR="004474F5">
        <w:t xml:space="preserve">.  </w:t>
      </w:r>
      <w:r w:rsidR="00B3683F">
        <w:t>Consequently, the total sorbed Cs on the clay decreases with the time and the ion exchange process slows down</w:t>
      </w:r>
      <w:r w:rsidR="004474F5">
        <w:t xml:space="preserve">.  </w:t>
      </w:r>
      <w:r w:rsidR="00C84802">
        <w:t>After about 24 days, the Cs</w:t>
      </w:r>
      <w:r w:rsidR="00C84802" w:rsidRPr="00F453C8">
        <w:rPr>
          <w:vertAlign w:val="superscript"/>
        </w:rPr>
        <w:t>+</w:t>
      </w:r>
      <w:r w:rsidR="00C84802">
        <w:t xml:space="preserve"> concentration in the borehole began to decrease again for the rest of the Phae II experiment</w:t>
      </w:r>
      <w:r w:rsidR="004474F5">
        <w:t xml:space="preserve">.  </w:t>
      </w:r>
      <w:r w:rsidR="00A20A5F">
        <w:t>Comparison of the s</w:t>
      </w:r>
      <w:r w:rsidR="00216A40">
        <w:t>imulated results</w:t>
      </w:r>
      <w:r w:rsidR="00A20A5F">
        <w:t xml:space="preserve"> to the</w:t>
      </w:r>
      <w:r w:rsidR="00216A40">
        <w:t xml:space="preserve"> experimental data</w:t>
      </w:r>
      <w:r w:rsidR="00A20A5F">
        <w:t xml:space="preserve"> are depicted in </w:t>
      </w:r>
      <w:r w:rsidR="00216A40">
        <w:fldChar w:fldCharType="begin"/>
      </w:r>
      <w:r w:rsidR="00216A40">
        <w:instrText xml:space="preserve"> REF _Ref456166487 \h </w:instrText>
      </w:r>
      <w:r w:rsidR="00216A40">
        <w:fldChar w:fldCharType="separate"/>
      </w:r>
      <w:r w:rsidR="00B560DA">
        <w:t xml:space="preserve">Figure </w:t>
      </w:r>
      <w:r w:rsidR="00B560DA">
        <w:rPr>
          <w:noProof/>
        </w:rPr>
        <w:t>4</w:t>
      </w:r>
      <w:r w:rsidR="00B560DA">
        <w:t>.</w:t>
      </w:r>
      <w:r w:rsidR="00B560DA">
        <w:rPr>
          <w:noProof/>
        </w:rPr>
        <w:t>6</w:t>
      </w:r>
      <w:r w:rsidR="00216A40">
        <w:fldChar w:fldCharType="end"/>
      </w:r>
      <w:r w:rsidR="00A20A5F">
        <w:t xml:space="preserve"> and </w:t>
      </w:r>
      <w:r w:rsidR="00A20A5F">
        <w:fldChar w:fldCharType="begin"/>
      </w:r>
      <w:r w:rsidR="00A20A5F">
        <w:instrText xml:space="preserve"> REF _Ref456173434 \h </w:instrText>
      </w:r>
      <w:r w:rsidR="00A20A5F">
        <w:fldChar w:fldCharType="separate"/>
      </w:r>
      <w:r w:rsidR="00B560DA">
        <w:t xml:space="preserve">Figure </w:t>
      </w:r>
      <w:r w:rsidR="00B560DA">
        <w:rPr>
          <w:noProof/>
        </w:rPr>
        <w:t>4</w:t>
      </w:r>
      <w:r w:rsidR="00B560DA">
        <w:t>.</w:t>
      </w:r>
      <w:r w:rsidR="00B560DA">
        <w:rPr>
          <w:noProof/>
        </w:rPr>
        <w:t>7</w:t>
      </w:r>
      <w:r w:rsidR="00A20A5F">
        <w:fldChar w:fldCharType="end"/>
      </w:r>
      <w:r w:rsidR="00216A40">
        <w:t>.</w:t>
      </w:r>
    </w:p>
    <w:p w14:paraId="2851F383" w14:textId="77777777" w:rsidR="00BA3108" w:rsidRDefault="00BA3108" w:rsidP="00BA3108">
      <w:pPr>
        <w:rPr>
          <w:rFonts w:cs="Arial"/>
          <w:szCs w:val="22"/>
          <w:lang w:eastAsia="zh-CN"/>
        </w:rPr>
      </w:pPr>
    </w:p>
    <w:p w14:paraId="65182541" w14:textId="05A40A34" w:rsidR="00216A40" w:rsidRDefault="00A20A5F" w:rsidP="00216A40">
      <w:pPr>
        <w:keepNext/>
        <w:jc w:val="center"/>
      </w:pPr>
      <w:r>
        <w:rPr>
          <w:noProof/>
          <w:lang w:val="en-CA" w:eastAsia="zh-CN"/>
        </w:rPr>
        <w:drawing>
          <wp:inline distT="0" distB="0" distL="0" distR="0" wp14:anchorId="03963678" wp14:editId="34B45816">
            <wp:extent cx="4915538" cy="343667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2a_A9_Cs.png"/>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4914129" cy="3435690"/>
                    </a:xfrm>
                    <a:prstGeom prst="rect">
                      <a:avLst/>
                    </a:prstGeom>
                  </pic:spPr>
                </pic:pic>
              </a:graphicData>
            </a:graphic>
          </wp:inline>
        </w:drawing>
      </w:r>
    </w:p>
    <w:p w14:paraId="4554E669" w14:textId="54FB4AE6" w:rsidR="00216A40" w:rsidRDefault="00216A40" w:rsidP="00216A40">
      <w:pPr>
        <w:rPr>
          <w:rFonts w:cs="Arial"/>
          <w:szCs w:val="22"/>
          <w:lang w:eastAsia="zh-CN"/>
        </w:rPr>
      </w:pPr>
      <w:bookmarkStart w:id="1209" w:name="_Ref456166487"/>
      <w:bookmarkStart w:id="1210" w:name="_Toc520375117"/>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6</w:t>
      </w:r>
      <w:r w:rsidR="00183C7C">
        <w:fldChar w:fldCharType="end"/>
      </w:r>
      <w:bookmarkEnd w:id="1209"/>
      <w:r>
        <w:t xml:space="preserve">: </w:t>
      </w:r>
      <w:r>
        <w:rPr>
          <w:rFonts w:hint="eastAsia"/>
          <w:lang w:eastAsia="zh-CN"/>
        </w:rPr>
        <w:t xml:space="preserve">Comparison of </w:t>
      </w:r>
      <w:r>
        <w:rPr>
          <w:lang w:eastAsia="zh-CN"/>
        </w:rPr>
        <w:t>S</w:t>
      </w:r>
      <w:r>
        <w:rPr>
          <w:rFonts w:hint="eastAsia"/>
          <w:lang w:eastAsia="zh-CN"/>
        </w:rPr>
        <w:t xml:space="preserve">imulated </w:t>
      </w:r>
      <w:r>
        <w:rPr>
          <w:lang w:eastAsia="zh-CN"/>
        </w:rPr>
        <w:t xml:space="preserve">(Lines) </w:t>
      </w:r>
      <w:r>
        <w:rPr>
          <w:rFonts w:hint="eastAsia"/>
          <w:lang w:eastAsia="zh-CN"/>
        </w:rPr>
        <w:t xml:space="preserve">and </w:t>
      </w:r>
      <w:r>
        <w:rPr>
          <w:lang w:eastAsia="zh-CN"/>
        </w:rPr>
        <w:t>E</w:t>
      </w:r>
      <w:r>
        <w:rPr>
          <w:rFonts w:hint="eastAsia"/>
          <w:lang w:eastAsia="zh-CN"/>
        </w:rPr>
        <w:t xml:space="preserve">xperimental </w:t>
      </w:r>
      <w:r>
        <w:rPr>
          <w:lang w:eastAsia="zh-CN"/>
        </w:rPr>
        <w:t xml:space="preserve">(Symbols) </w:t>
      </w:r>
      <w:r>
        <w:t>Cs</w:t>
      </w:r>
      <w:r w:rsidRPr="00A83F57">
        <w:rPr>
          <w:vertAlign w:val="superscript"/>
        </w:rPr>
        <w:t>+</w:t>
      </w:r>
      <w:r>
        <w:rPr>
          <w:vertAlign w:val="superscript"/>
        </w:rPr>
        <w:t xml:space="preserve"> </w:t>
      </w:r>
      <w:r>
        <w:rPr>
          <w:lang w:eastAsia="zh-CN"/>
        </w:rPr>
        <w:t>Concentration Time Curves</w:t>
      </w:r>
      <w:r>
        <w:rPr>
          <w:rFonts w:hint="eastAsia"/>
          <w:lang w:eastAsia="zh-CN"/>
        </w:rPr>
        <w:t xml:space="preserve"> for </w:t>
      </w:r>
      <w:r>
        <w:rPr>
          <w:lang w:eastAsia="zh-CN"/>
        </w:rPr>
        <w:t xml:space="preserve">Phase I and Phase II of </w:t>
      </w:r>
      <w:r>
        <w:rPr>
          <w:rFonts w:hint="eastAsia"/>
          <w:lang w:eastAsia="zh-CN"/>
        </w:rPr>
        <w:t xml:space="preserve">the DR-A </w:t>
      </w:r>
      <w:r>
        <w:rPr>
          <w:lang w:eastAsia="zh-CN"/>
        </w:rPr>
        <w:t>In-situ</w:t>
      </w:r>
      <w:r>
        <w:rPr>
          <w:rFonts w:hint="eastAsia"/>
          <w:lang w:eastAsia="zh-CN"/>
        </w:rPr>
        <w:t xml:space="preserve"> </w:t>
      </w:r>
      <w:r>
        <w:rPr>
          <w:lang w:eastAsia="zh-CN"/>
        </w:rPr>
        <w:t>D</w:t>
      </w:r>
      <w:r>
        <w:rPr>
          <w:rFonts w:hint="eastAsia"/>
          <w:lang w:eastAsia="zh-CN"/>
        </w:rPr>
        <w:t xml:space="preserve">iffusion </w:t>
      </w:r>
      <w:r>
        <w:rPr>
          <w:lang w:eastAsia="zh-CN"/>
        </w:rPr>
        <w:t>E</w:t>
      </w:r>
      <w:r>
        <w:rPr>
          <w:rFonts w:hint="eastAsia"/>
          <w:lang w:eastAsia="zh-CN"/>
        </w:rPr>
        <w:t xml:space="preserve">xperiment </w:t>
      </w:r>
      <w:r>
        <w:rPr>
          <w:lang w:eastAsia="zh-CN"/>
        </w:rPr>
        <w:t>after Diffusion Parameter Calibration</w:t>
      </w:r>
      <w:r w:rsidR="00DA03F2">
        <w:rPr>
          <w:lang w:eastAsia="zh-CN"/>
        </w:rPr>
        <w:t xml:space="preserve"> </w:t>
      </w:r>
      <w:r w:rsidR="00DA03F2">
        <w:t>(Xie et al. 2014)</w:t>
      </w:r>
      <w:bookmarkEnd w:id="1210"/>
    </w:p>
    <w:p w14:paraId="40D68318" w14:textId="49F466F4" w:rsidR="0062040F" w:rsidRDefault="0062040F" w:rsidP="009504CF">
      <w:pPr>
        <w:widowControl/>
        <w:spacing w:before="0" w:after="0"/>
        <w:jc w:val="left"/>
        <w:rPr>
          <w:b/>
          <w:caps/>
          <w:sz w:val="32"/>
        </w:rPr>
      </w:pPr>
    </w:p>
    <w:p w14:paraId="0340F542" w14:textId="108698C2" w:rsidR="00A20A5F" w:rsidRDefault="00A20A5F" w:rsidP="009504CF">
      <w:pPr>
        <w:widowControl/>
        <w:spacing w:before="0" w:after="0"/>
        <w:jc w:val="left"/>
      </w:pPr>
      <w:r>
        <w:t>The predicted Cs</w:t>
      </w:r>
      <w:r w:rsidRPr="004543A6">
        <w:rPr>
          <w:vertAlign w:val="superscript"/>
        </w:rPr>
        <w:t>+</w:t>
      </w:r>
      <w:r>
        <w:t xml:space="preserve"> time curve shows very good agreement with the experimental observations (</w:t>
      </w:r>
      <w:r>
        <w:fldChar w:fldCharType="begin"/>
      </w:r>
      <w:r>
        <w:instrText xml:space="preserve"> REF _Ref456166487 \h </w:instrText>
      </w:r>
      <w:r>
        <w:fldChar w:fldCharType="separate"/>
      </w:r>
      <w:r w:rsidR="00B560DA">
        <w:t xml:space="preserve">Figure </w:t>
      </w:r>
      <w:r w:rsidR="00B560DA">
        <w:rPr>
          <w:noProof/>
        </w:rPr>
        <w:t>4</w:t>
      </w:r>
      <w:r w:rsidR="00B560DA">
        <w:t>.</w:t>
      </w:r>
      <w:r w:rsidR="00B560DA">
        <w:rPr>
          <w:noProof/>
        </w:rPr>
        <w:t>6</w:t>
      </w:r>
      <w:r>
        <w:fldChar w:fldCharType="end"/>
      </w:r>
      <w:r>
        <w:t>)</w:t>
      </w:r>
      <w:r w:rsidR="004474F5">
        <w:t xml:space="preserve">.  </w:t>
      </w:r>
      <w:r>
        <w:t>The simulated concentration time curves for the major ions also show good agreement to the experimental data (</w:t>
      </w:r>
      <w:r>
        <w:fldChar w:fldCharType="begin"/>
      </w:r>
      <w:r>
        <w:instrText xml:space="preserve"> REF _Ref456173434 \h </w:instrText>
      </w:r>
      <w:r>
        <w:fldChar w:fldCharType="separate"/>
      </w:r>
      <w:r w:rsidR="00B560DA">
        <w:t xml:space="preserve">Figure </w:t>
      </w:r>
      <w:r w:rsidR="00B560DA">
        <w:rPr>
          <w:noProof/>
        </w:rPr>
        <w:t>4</w:t>
      </w:r>
      <w:r w:rsidR="00B560DA">
        <w:t>.</w:t>
      </w:r>
      <w:r w:rsidR="00B560DA">
        <w:rPr>
          <w:noProof/>
        </w:rPr>
        <w:t>7</w:t>
      </w:r>
      <w:r>
        <w:fldChar w:fldCharType="end"/>
      </w:r>
      <w:r>
        <w:t>)</w:t>
      </w:r>
      <w:r w:rsidRPr="006A74D7">
        <w:t xml:space="preserve"> </w:t>
      </w:r>
      <w:r>
        <w:t>with the exception of Ca</w:t>
      </w:r>
      <w:r w:rsidRPr="004543A6">
        <w:rPr>
          <w:vertAlign w:val="superscript"/>
        </w:rPr>
        <w:t>2+</w:t>
      </w:r>
      <w:r>
        <w:t>, which is slightly over predicted compared to the experimental observations</w:t>
      </w:r>
      <w:r w:rsidR="004474F5">
        <w:t xml:space="preserve">.  </w:t>
      </w:r>
      <w:r>
        <w:t xml:space="preserve">The </w:t>
      </w:r>
      <w:r>
        <w:lastRenderedPageBreak/>
        <w:t>predicted concentration time curves</w:t>
      </w:r>
      <w:r w:rsidRPr="006450E5">
        <w:t xml:space="preserve"> </w:t>
      </w:r>
      <w:r>
        <w:t>of Cs</w:t>
      </w:r>
      <w:r w:rsidRPr="00D20242">
        <w:rPr>
          <w:vertAlign w:val="superscript"/>
        </w:rPr>
        <w:t>+</w:t>
      </w:r>
      <w:r>
        <w:t>, Na</w:t>
      </w:r>
      <w:r w:rsidRPr="00345F02">
        <w:rPr>
          <w:vertAlign w:val="superscript"/>
        </w:rPr>
        <w:t>+</w:t>
      </w:r>
      <w:r>
        <w:t>, K</w:t>
      </w:r>
      <w:r w:rsidRPr="00345F02">
        <w:rPr>
          <w:vertAlign w:val="superscript"/>
        </w:rPr>
        <w:t>+</w:t>
      </w:r>
      <w:r>
        <w:t>, Cl</w:t>
      </w:r>
      <w:r>
        <w:rPr>
          <w:vertAlign w:val="superscript"/>
        </w:rPr>
        <w:t>-</w:t>
      </w:r>
      <w:r>
        <w:t xml:space="preserve"> and SO</w:t>
      </w:r>
      <w:r>
        <w:rPr>
          <w:vertAlign w:val="subscript"/>
        </w:rPr>
        <w:t>4</w:t>
      </w:r>
      <w:r>
        <w:rPr>
          <w:vertAlign w:val="superscript"/>
        </w:rPr>
        <w:t>2-</w:t>
      </w:r>
      <w:r>
        <w:t xml:space="preserve"> in the borehole from 420 to 735 days are in very good agreement to the experimental data.</w:t>
      </w:r>
    </w:p>
    <w:p w14:paraId="1A568CD7" w14:textId="77777777" w:rsidR="00A20A5F" w:rsidRDefault="00A20A5F" w:rsidP="009504CF">
      <w:pPr>
        <w:widowControl/>
        <w:spacing w:before="0" w:after="0"/>
        <w:jc w:val="left"/>
        <w:rPr>
          <w:b/>
          <w:caps/>
          <w:sz w:val="32"/>
        </w:rPr>
      </w:pPr>
    </w:p>
    <w:p w14:paraId="0793D66D" w14:textId="5BB69CD0" w:rsidR="001F57F5" w:rsidRDefault="00A20A5F" w:rsidP="001F57F5">
      <w:pPr>
        <w:keepNext/>
        <w:jc w:val="center"/>
      </w:pPr>
      <w:r>
        <w:rPr>
          <w:noProof/>
          <w:lang w:val="en-CA" w:eastAsia="zh-CN"/>
        </w:rPr>
        <w:drawing>
          <wp:inline distT="0" distB="0" distL="0" distR="0" wp14:anchorId="5C9E3997" wp14:editId="06007C8B">
            <wp:extent cx="5486400" cy="4411980"/>
            <wp:effectExtent l="0" t="0" r="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2a_A9_MajorIons.pn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486400" cy="4411980"/>
                    </a:xfrm>
                    <a:prstGeom prst="rect">
                      <a:avLst/>
                    </a:prstGeom>
                  </pic:spPr>
                </pic:pic>
              </a:graphicData>
            </a:graphic>
          </wp:inline>
        </w:drawing>
      </w:r>
    </w:p>
    <w:p w14:paraId="4984D2B2" w14:textId="5634B2CC" w:rsidR="001F57F5" w:rsidRDefault="001F57F5" w:rsidP="001F57F5">
      <w:pPr>
        <w:widowControl/>
        <w:spacing w:before="0" w:after="0"/>
        <w:jc w:val="left"/>
        <w:rPr>
          <w:lang w:eastAsia="zh-CN"/>
        </w:rPr>
      </w:pPr>
      <w:bookmarkStart w:id="1211" w:name="_Ref456173434"/>
      <w:bookmarkStart w:id="1212" w:name="_Ref409517228"/>
      <w:bookmarkStart w:id="1213" w:name="_Toc520375118"/>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7</w:t>
      </w:r>
      <w:r w:rsidR="00183C7C">
        <w:fldChar w:fldCharType="end"/>
      </w:r>
      <w:bookmarkEnd w:id="1211"/>
      <w:r>
        <w:t xml:space="preserve">: </w:t>
      </w:r>
      <w:bookmarkEnd w:id="1212"/>
      <w:r>
        <w:rPr>
          <w:rFonts w:hint="eastAsia"/>
          <w:lang w:eastAsia="zh-CN"/>
        </w:rPr>
        <w:t xml:space="preserve">Comparison of </w:t>
      </w:r>
      <w:r>
        <w:rPr>
          <w:lang w:eastAsia="zh-CN"/>
        </w:rPr>
        <w:t>S</w:t>
      </w:r>
      <w:r>
        <w:rPr>
          <w:rFonts w:hint="eastAsia"/>
          <w:lang w:eastAsia="zh-CN"/>
        </w:rPr>
        <w:t xml:space="preserve">imulated </w:t>
      </w:r>
      <w:r>
        <w:rPr>
          <w:lang w:eastAsia="zh-CN"/>
        </w:rPr>
        <w:t xml:space="preserve">(Lines) </w:t>
      </w:r>
      <w:r>
        <w:rPr>
          <w:rFonts w:hint="eastAsia"/>
          <w:lang w:eastAsia="zh-CN"/>
        </w:rPr>
        <w:t xml:space="preserve">and </w:t>
      </w:r>
      <w:r>
        <w:rPr>
          <w:lang w:eastAsia="zh-CN"/>
        </w:rPr>
        <w:t>E</w:t>
      </w:r>
      <w:r>
        <w:rPr>
          <w:rFonts w:hint="eastAsia"/>
          <w:lang w:eastAsia="zh-CN"/>
        </w:rPr>
        <w:t xml:space="preserve">xperimental </w:t>
      </w:r>
      <w:r>
        <w:rPr>
          <w:lang w:eastAsia="zh-CN"/>
        </w:rPr>
        <w:t>(Symbols) Concentration Time Curves of Major Ions</w:t>
      </w:r>
      <w:r>
        <w:rPr>
          <w:rFonts w:hint="eastAsia"/>
          <w:lang w:eastAsia="zh-CN"/>
        </w:rPr>
        <w:t xml:space="preserve"> </w:t>
      </w:r>
      <w:r>
        <w:rPr>
          <w:lang w:eastAsia="zh-CN"/>
        </w:rPr>
        <w:t>during</w:t>
      </w:r>
      <w:r>
        <w:rPr>
          <w:rFonts w:hint="eastAsia"/>
          <w:lang w:eastAsia="zh-CN"/>
        </w:rPr>
        <w:t xml:space="preserve"> the DR-A </w:t>
      </w:r>
      <w:r>
        <w:rPr>
          <w:lang w:eastAsia="zh-CN"/>
        </w:rPr>
        <w:t>In-situ</w:t>
      </w:r>
      <w:r>
        <w:rPr>
          <w:rFonts w:hint="eastAsia"/>
          <w:lang w:eastAsia="zh-CN"/>
        </w:rPr>
        <w:t xml:space="preserve"> </w:t>
      </w:r>
      <w:r>
        <w:rPr>
          <w:lang w:eastAsia="zh-CN"/>
        </w:rPr>
        <w:t>D</w:t>
      </w:r>
      <w:r>
        <w:rPr>
          <w:rFonts w:hint="eastAsia"/>
          <w:lang w:eastAsia="zh-CN"/>
        </w:rPr>
        <w:t xml:space="preserve">iffusion </w:t>
      </w:r>
      <w:r>
        <w:rPr>
          <w:lang w:eastAsia="zh-CN"/>
        </w:rPr>
        <w:t>E</w:t>
      </w:r>
      <w:r>
        <w:rPr>
          <w:rFonts w:hint="eastAsia"/>
          <w:lang w:eastAsia="zh-CN"/>
        </w:rPr>
        <w:t xml:space="preserve">xperiment </w:t>
      </w:r>
      <w:r>
        <w:rPr>
          <w:lang w:eastAsia="zh-CN"/>
        </w:rPr>
        <w:t>Phase II after Diffusion Parameter Calibration</w:t>
      </w:r>
      <w:r w:rsidR="00DA03F2">
        <w:rPr>
          <w:lang w:eastAsia="zh-CN"/>
        </w:rPr>
        <w:t xml:space="preserve"> </w:t>
      </w:r>
      <w:r w:rsidR="00DA03F2">
        <w:t>(Xie et al. 2014)</w:t>
      </w:r>
      <w:bookmarkEnd w:id="1213"/>
    </w:p>
    <w:p w14:paraId="3206DC07" w14:textId="77777777" w:rsidR="00A20A5F" w:rsidRDefault="00A20A5F" w:rsidP="001F57F5">
      <w:pPr>
        <w:widowControl/>
        <w:spacing w:before="0" w:after="0"/>
        <w:jc w:val="left"/>
        <w:rPr>
          <w:b/>
          <w:caps/>
          <w:sz w:val="32"/>
        </w:rPr>
      </w:pPr>
    </w:p>
    <w:p w14:paraId="1CE54088" w14:textId="6DC8FC91" w:rsidR="00EF0497" w:rsidRDefault="00EF0497" w:rsidP="001F57F5">
      <w:pPr>
        <w:widowControl/>
        <w:spacing w:before="0" w:after="0"/>
        <w:jc w:val="left"/>
      </w:pPr>
      <w:r>
        <w:t>The predicted profiles for the aqueous species HTO, Br</w:t>
      </w:r>
      <w:r w:rsidRPr="00E2572C">
        <w:rPr>
          <w:vertAlign w:val="superscript"/>
        </w:rPr>
        <w:t>-</w:t>
      </w:r>
      <w:r>
        <w:t>, Cl</w:t>
      </w:r>
      <w:r w:rsidRPr="00E2572C">
        <w:rPr>
          <w:vertAlign w:val="superscript"/>
        </w:rPr>
        <w:t>-</w:t>
      </w:r>
      <w:r>
        <w:t xml:space="preserve"> and I</w:t>
      </w:r>
      <w:r w:rsidRPr="00E2572C">
        <w:rPr>
          <w:vertAlign w:val="superscript"/>
        </w:rPr>
        <w:t>-</w:t>
      </w:r>
      <w:r>
        <w:t xml:space="preserve"> also exhibit good agreement with the experimental data except for the region close to the borehole wall (</w:t>
      </w:r>
      <w:r>
        <w:fldChar w:fldCharType="begin"/>
      </w:r>
      <w:r>
        <w:instrText xml:space="preserve"> REF _Ref456175530 \h </w:instrText>
      </w:r>
      <w:r>
        <w:fldChar w:fldCharType="separate"/>
      </w:r>
      <w:r w:rsidR="00B560DA">
        <w:t xml:space="preserve">Figure </w:t>
      </w:r>
      <w:r w:rsidR="00B560DA">
        <w:rPr>
          <w:noProof/>
        </w:rPr>
        <w:t>4</w:t>
      </w:r>
      <w:r w:rsidR="00B560DA">
        <w:t>.</w:t>
      </w:r>
      <w:r w:rsidR="00B560DA">
        <w:rPr>
          <w:noProof/>
        </w:rPr>
        <w:t>8</w:t>
      </w:r>
      <w:r>
        <w:fldChar w:fldCharType="end"/>
      </w:r>
      <w:r>
        <w:t>)</w:t>
      </w:r>
      <w:r w:rsidR="004474F5">
        <w:t xml:space="preserve">.  </w:t>
      </w:r>
      <w:r>
        <w:t>The discrepancies near the borehole wall are the result of back diffusion from the clay towards the borehole during overcoring, which is further discussed in the following two sections.</w:t>
      </w:r>
    </w:p>
    <w:p w14:paraId="4C4EE9F3" w14:textId="77777777" w:rsidR="00EF0497" w:rsidRDefault="00EF0497" w:rsidP="001F57F5">
      <w:pPr>
        <w:widowControl/>
        <w:spacing w:before="0" w:after="0"/>
        <w:jc w:val="left"/>
      </w:pPr>
    </w:p>
    <w:p w14:paraId="67EA3B3F" w14:textId="77777777" w:rsidR="00EF0497" w:rsidRDefault="00EF0497" w:rsidP="00F453C8">
      <w:pPr>
        <w:keepNext/>
        <w:widowControl/>
        <w:spacing w:before="0" w:after="0"/>
        <w:jc w:val="left"/>
      </w:pPr>
      <w:r>
        <w:rPr>
          <w:noProof/>
          <w:lang w:val="en-CA" w:eastAsia="zh-CN"/>
        </w:rPr>
        <w:lastRenderedPageBreak/>
        <w:drawing>
          <wp:inline distT="0" distB="0" distL="0" distR="0" wp14:anchorId="13C9EB1C" wp14:editId="223E0BCC">
            <wp:extent cx="5486400" cy="4581378"/>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2a_A9_Tracers_Profiles.png"/>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486400" cy="4581378"/>
                    </a:xfrm>
                    <a:prstGeom prst="rect">
                      <a:avLst/>
                    </a:prstGeom>
                  </pic:spPr>
                </pic:pic>
              </a:graphicData>
            </a:graphic>
          </wp:inline>
        </w:drawing>
      </w:r>
    </w:p>
    <w:p w14:paraId="0A71F2F0" w14:textId="4124FCE0" w:rsidR="00EF0497" w:rsidRDefault="00EF0497" w:rsidP="00F453C8">
      <w:pPr>
        <w:pStyle w:val="Caption"/>
        <w:jc w:val="left"/>
        <w:rPr>
          <w:b/>
          <w:caps/>
          <w:sz w:val="32"/>
        </w:rPr>
      </w:pPr>
      <w:bookmarkStart w:id="1214" w:name="_Ref456175530"/>
      <w:bookmarkStart w:id="1215" w:name="_Toc520375119"/>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8</w:t>
      </w:r>
      <w:r w:rsidR="00183C7C">
        <w:fldChar w:fldCharType="end"/>
      </w:r>
      <w:bookmarkEnd w:id="1214"/>
      <w:r>
        <w:t>: Simulated Total Concentration Profiles for HTO, Br</w:t>
      </w:r>
      <w:r w:rsidRPr="004543A6">
        <w:rPr>
          <w:vertAlign w:val="superscript"/>
        </w:rPr>
        <w:t>-</w:t>
      </w:r>
      <w:r>
        <w:t>, Cl</w:t>
      </w:r>
      <w:r w:rsidRPr="004543A6">
        <w:rPr>
          <w:vertAlign w:val="superscript"/>
        </w:rPr>
        <w:t>-</w:t>
      </w:r>
      <w:r>
        <w:t xml:space="preserve"> and I</w:t>
      </w:r>
      <w:r w:rsidRPr="004543A6">
        <w:rPr>
          <w:vertAlign w:val="superscript"/>
        </w:rPr>
        <w:t>-</w:t>
      </w:r>
      <w:r>
        <w:t xml:space="preserve"> and Comparison to the Experimental Results in the Porewater of the Overcored Samples at 728 Days</w:t>
      </w:r>
      <w:r w:rsidR="00DA03F2">
        <w:t xml:space="preserve"> (Xie et al. 2014)</w:t>
      </w:r>
      <w:bookmarkEnd w:id="1215"/>
    </w:p>
    <w:p w14:paraId="63891486" w14:textId="77777777" w:rsidR="00EF0497" w:rsidRDefault="00EF0497" w:rsidP="001F57F5">
      <w:pPr>
        <w:widowControl/>
        <w:spacing w:before="0" w:after="0"/>
        <w:jc w:val="left"/>
        <w:rPr>
          <w:b/>
          <w:caps/>
          <w:sz w:val="32"/>
        </w:rPr>
      </w:pPr>
    </w:p>
    <w:p w14:paraId="5EE70960" w14:textId="73531E2C" w:rsidR="00EF0497" w:rsidRDefault="00EF0497" w:rsidP="001F57F5">
      <w:pPr>
        <w:widowControl/>
        <w:spacing w:before="0" w:after="0"/>
        <w:jc w:val="left"/>
      </w:pPr>
      <w:r>
        <w:t>The predicted total concentration profiles (</w:t>
      </w:r>
      <w:r w:rsidR="004474F5">
        <w:t xml:space="preserve">i.e. </w:t>
      </w:r>
      <w:r>
        <w:t>including both aqueous and sorbed species) of the major elements Na, Ca, Mg and K in the Opalinus Clay agree well with the general trends observed in the experimental data (</w:t>
      </w:r>
      <w:r>
        <w:fldChar w:fldCharType="begin"/>
      </w:r>
      <w:r>
        <w:instrText xml:space="preserve"> REF _Ref456176108 \h </w:instrText>
      </w:r>
      <w:r>
        <w:fldChar w:fldCharType="separate"/>
      </w:r>
      <w:r w:rsidR="00B560DA">
        <w:t xml:space="preserve">Figure </w:t>
      </w:r>
      <w:r w:rsidR="00B560DA">
        <w:rPr>
          <w:noProof/>
        </w:rPr>
        <w:t>4</w:t>
      </w:r>
      <w:r w:rsidR="00B560DA">
        <w:t>.</w:t>
      </w:r>
      <w:r w:rsidR="00B560DA">
        <w:rPr>
          <w:noProof/>
        </w:rPr>
        <w:t>9</w:t>
      </w:r>
      <w:r>
        <w:fldChar w:fldCharType="end"/>
      </w:r>
      <w:r>
        <w:t>)</w:t>
      </w:r>
      <w:r w:rsidR="004474F5">
        <w:t xml:space="preserve">.  </w:t>
      </w:r>
      <w:r>
        <w:t>The total concentrations of K far from the clay-borehole interface are in very good agreement to the experimental data, but the predicted background total concentrations of Ca are higher than the observed data, and concentrations for Mg are lower than the measured data</w:t>
      </w:r>
      <w:r w:rsidR="004474F5">
        <w:t xml:space="preserve">.  </w:t>
      </w:r>
      <w:r>
        <w:t xml:space="preserve">This might be occurring because the ion exchange sites for both Ca and Mg are limited to PS sites only (see </w:t>
      </w:r>
      <w:r>
        <w:fldChar w:fldCharType="begin"/>
      </w:r>
      <w:r>
        <w:instrText xml:space="preserve"> REF _Ref456082209 \h </w:instrText>
      </w:r>
      <w:r>
        <w:fldChar w:fldCharType="separate"/>
      </w:r>
      <w:r w:rsidR="00B560DA">
        <w:t xml:space="preserve">Table </w:t>
      </w:r>
      <w:r w:rsidR="00B560DA">
        <w:rPr>
          <w:noProof/>
        </w:rPr>
        <w:t>4</w:t>
      </w:r>
      <w:r w:rsidR="00B560DA">
        <w:t>.</w:t>
      </w:r>
      <w:r w:rsidR="00B560DA">
        <w:rPr>
          <w:noProof/>
        </w:rPr>
        <w:t>7</w:t>
      </w:r>
      <w:r>
        <w:fldChar w:fldCharType="end"/>
      </w:r>
      <w:r>
        <w:t xml:space="preserve"> and </w:t>
      </w:r>
      <w:r>
        <w:fldChar w:fldCharType="begin"/>
      </w:r>
      <w:r>
        <w:instrText xml:space="preserve"> REF _Ref456176240 \h </w:instrText>
      </w:r>
      <w:r>
        <w:fldChar w:fldCharType="separate"/>
      </w:r>
      <w:r w:rsidR="00B560DA">
        <w:t xml:space="preserve">Figure </w:t>
      </w:r>
      <w:r w:rsidR="00B560DA">
        <w:rPr>
          <w:noProof/>
        </w:rPr>
        <w:t>4</w:t>
      </w:r>
      <w:r w:rsidR="00B560DA">
        <w:t>.</w:t>
      </w:r>
      <w:r w:rsidR="00B560DA">
        <w:rPr>
          <w:noProof/>
        </w:rPr>
        <w:t>10</w:t>
      </w:r>
      <w:r>
        <w:fldChar w:fldCharType="end"/>
      </w:r>
      <w:r>
        <w:t>)</w:t>
      </w:r>
      <w:r w:rsidR="004474F5">
        <w:t xml:space="preserve">.  </w:t>
      </w:r>
      <w:r>
        <w:t>This could lead to underestimation of the total sorbed amount of both species.</w:t>
      </w:r>
    </w:p>
    <w:p w14:paraId="71BB3A05" w14:textId="77777777" w:rsidR="00EF0497" w:rsidRDefault="00EF0497" w:rsidP="001F57F5">
      <w:pPr>
        <w:widowControl/>
        <w:spacing w:before="0" w:after="0"/>
        <w:jc w:val="left"/>
      </w:pPr>
    </w:p>
    <w:p w14:paraId="6EC2C90E" w14:textId="77777777" w:rsidR="00EF0497" w:rsidRDefault="00EF0497" w:rsidP="00F453C8">
      <w:pPr>
        <w:keepNext/>
        <w:widowControl/>
        <w:spacing w:before="0" w:after="0"/>
        <w:jc w:val="left"/>
      </w:pPr>
      <w:r>
        <w:rPr>
          <w:noProof/>
          <w:lang w:val="en-CA" w:eastAsia="zh-CN"/>
        </w:rPr>
        <w:lastRenderedPageBreak/>
        <w:drawing>
          <wp:inline distT="0" distB="0" distL="0" distR="0" wp14:anchorId="5F2A3E90" wp14:editId="76E25A31">
            <wp:extent cx="5314950" cy="4416725"/>
            <wp:effectExtent l="0" t="0" r="0" b="317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2a_A9_Total_C_MajorIons_profiles.png"/>
                    <pic:cNvPicPr/>
                  </pic:nvPicPr>
                  <pic:blipFill rotWithShape="1">
                    <a:blip r:embed="rId200" cstate="print">
                      <a:extLst>
                        <a:ext uri="{28A0092B-C50C-407E-A947-70E740481C1C}">
                          <a14:useLocalDpi xmlns:a14="http://schemas.microsoft.com/office/drawing/2010/main" val="0"/>
                        </a:ext>
                      </a:extLst>
                    </a:blip>
                    <a:srcRect b="1654"/>
                    <a:stretch/>
                  </pic:blipFill>
                  <pic:spPr bwMode="auto">
                    <a:xfrm>
                      <a:off x="0" y="0"/>
                      <a:ext cx="5312290" cy="4414515"/>
                    </a:xfrm>
                    <a:prstGeom prst="rect">
                      <a:avLst/>
                    </a:prstGeom>
                    <a:ln>
                      <a:noFill/>
                    </a:ln>
                    <a:extLst>
                      <a:ext uri="{53640926-AAD7-44D8-BBD7-CCE9431645EC}">
                        <a14:shadowObscured xmlns:a14="http://schemas.microsoft.com/office/drawing/2010/main"/>
                      </a:ext>
                    </a:extLst>
                  </pic:spPr>
                </pic:pic>
              </a:graphicData>
            </a:graphic>
          </wp:inline>
        </w:drawing>
      </w:r>
    </w:p>
    <w:p w14:paraId="36ADD17F" w14:textId="1C7C7938" w:rsidR="00EF0497" w:rsidRDefault="00EF0497" w:rsidP="00F453C8">
      <w:pPr>
        <w:pStyle w:val="Caption"/>
        <w:jc w:val="left"/>
      </w:pPr>
      <w:bookmarkStart w:id="1216" w:name="_Ref456176108"/>
      <w:bookmarkStart w:id="1217" w:name="_Toc520375120"/>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9</w:t>
      </w:r>
      <w:r w:rsidR="00183C7C">
        <w:fldChar w:fldCharType="end"/>
      </w:r>
      <w:bookmarkEnd w:id="1216"/>
      <w:r>
        <w:t>: Simulated Total Concentration Profiles for Na</w:t>
      </w:r>
      <w:r w:rsidRPr="004543A6">
        <w:rPr>
          <w:vertAlign w:val="superscript"/>
        </w:rPr>
        <w:t>+</w:t>
      </w:r>
      <w:r>
        <w:t>, Ca</w:t>
      </w:r>
      <w:r>
        <w:rPr>
          <w:vertAlign w:val="superscript"/>
        </w:rPr>
        <w:t>2+</w:t>
      </w:r>
      <w:r>
        <w:t>, Mg</w:t>
      </w:r>
      <w:r>
        <w:rPr>
          <w:vertAlign w:val="superscript"/>
        </w:rPr>
        <w:t>2+</w:t>
      </w:r>
      <w:r>
        <w:t xml:space="preserve"> and K</w:t>
      </w:r>
      <w:r w:rsidRPr="00E2572C">
        <w:rPr>
          <w:vertAlign w:val="superscript"/>
        </w:rPr>
        <w:t>+</w:t>
      </w:r>
      <w:r>
        <w:rPr>
          <w:vertAlign w:val="superscript"/>
        </w:rPr>
        <w:t xml:space="preserve"> </w:t>
      </w:r>
      <w:r>
        <w:t>and Comparison to the Experimental Results in the Porewater of the Overcored Samples at 728 Days</w:t>
      </w:r>
      <w:bookmarkEnd w:id="1217"/>
    </w:p>
    <w:p w14:paraId="6C742EF6" w14:textId="77777777" w:rsidR="00EF0497" w:rsidRDefault="00EF0497" w:rsidP="00F453C8">
      <w:pPr>
        <w:keepNext/>
      </w:pPr>
      <w:r>
        <w:rPr>
          <w:noProof/>
          <w:lang w:val="en-CA" w:eastAsia="zh-CN"/>
        </w:rPr>
        <w:drawing>
          <wp:inline distT="0" distB="0" distL="0" distR="0" wp14:anchorId="4F3DDCAC" wp14:editId="3CE79D8F">
            <wp:extent cx="5011947" cy="2246548"/>
            <wp:effectExtent l="0" t="0" r="0" b="190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2a_A9_Cs_MIE.png"/>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023975" cy="2251939"/>
                    </a:xfrm>
                    <a:prstGeom prst="rect">
                      <a:avLst/>
                    </a:prstGeom>
                  </pic:spPr>
                </pic:pic>
              </a:graphicData>
            </a:graphic>
          </wp:inline>
        </w:drawing>
      </w:r>
    </w:p>
    <w:p w14:paraId="5D828492" w14:textId="106B6B9B" w:rsidR="00EF0497" w:rsidRPr="00F453C8" w:rsidRDefault="00EF0497" w:rsidP="00F453C8">
      <w:pPr>
        <w:pStyle w:val="Caption"/>
        <w:jc w:val="both"/>
      </w:pPr>
      <w:bookmarkStart w:id="1218" w:name="_Ref456176240"/>
      <w:bookmarkStart w:id="1219" w:name="_Toc520375121"/>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10</w:t>
      </w:r>
      <w:r w:rsidR="00183C7C">
        <w:fldChar w:fldCharType="end"/>
      </w:r>
      <w:bookmarkEnd w:id="1218"/>
      <w:r>
        <w:t>: Simulated Profiles of Sorbed Species on Three Ion Exchange Sites (-PS, -FES and –II) at 728 Days</w:t>
      </w:r>
      <w:r w:rsidR="00DA03F2">
        <w:t xml:space="preserve"> (Xie et al. 2014)</w:t>
      </w:r>
      <w:bookmarkEnd w:id="1219"/>
    </w:p>
    <w:p w14:paraId="618D3C6B" w14:textId="77777777" w:rsidR="00216A40" w:rsidRPr="00ED3698" w:rsidRDefault="00216A40" w:rsidP="00216A40">
      <w:pPr>
        <w:pStyle w:val="Heading4"/>
      </w:pPr>
      <w:bookmarkStart w:id="1220" w:name="_Toc520374836"/>
      <w:r>
        <w:lastRenderedPageBreak/>
        <w:t>File location</w:t>
      </w:r>
      <w:bookmarkEnd w:id="1220"/>
    </w:p>
    <w:p w14:paraId="0253CDE2" w14:textId="77777777" w:rsidR="00216A40" w:rsidRDefault="00216A40" w:rsidP="00216A40">
      <w:pPr>
        <w:rPr>
          <w:lang w:eastAsia="zh-CN"/>
        </w:rPr>
      </w:pPr>
      <w:r>
        <w:rPr>
          <w:lang w:eastAsia="zh-CN"/>
        </w:rPr>
        <w:t>Input file:</w:t>
      </w:r>
    </w:p>
    <w:p w14:paraId="640E17FD" w14:textId="3C819D15" w:rsidR="00216A40" w:rsidRDefault="00216A40" w:rsidP="00216A40">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409\mtterri02Cs</w:t>
      </w:r>
      <w:r w:rsidRPr="00386860">
        <w:rPr>
          <w:lang w:eastAsia="zh-CN"/>
        </w:rPr>
        <w:t>.dat</w:t>
      </w:r>
    </w:p>
    <w:p w14:paraId="0BBB2A4B" w14:textId="77777777" w:rsidR="00216A40" w:rsidRDefault="00216A40" w:rsidP="00216A40">
      <w:pPr>
        <w:rPr>
          <w:lang w:eastAsia="zh-CN"/>
        </w:rPr>
      </w:pPr>
      <w:r>
        <w:rPr>
          <w:lang w:eastAsia="zh-CN"/>
        </w:rPr>
        <w:t>Databases:</w:t>
      </w:r>
    </w:p>
    <w:p w14:paraId="26524083" w14:textId="77777777" w:rsidR="00216A40" w:rsidRDefault="00216A40" w:rsidP="00216A40">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41DD46FA" w14:textId="77777777" w:rsidR="00022021" w:rsidRDefault="00022021" w:rsidP="00216A40">
      <w:pPr>
        <w:rPr>
          <w:lang w:eastAsia="zh-CN"/>
        </w:rPr>
      </w:pPr>
    </w:p>
    <w:p w14:paraId="2C765FB4" w14:textId="3FE72D8B" w:rsidR="00A20A5F" w:rsidRPr="00ED3698" w:rsidRDefault="00A20A5F" w:rsidP="00A20A5F">
      <w:pPr>
        <w:pStyle w:val="Heading3"/>
      </w:pPr>
      <w:bookmarkStart w:id="1221" w:name="_Ref457985109"/>
      <w:bookmarkStart w:id="1222" w:name="_Toc520374837"/>
      <w:r>
        <w:rPr>
          <w:lang w:eastAsia="zh-CN"/>
        </w:rPr>
        <w:t>Back diffusion during overcoring</w:t>
      </w:r>
      <w:bookmarkEnd w:id="1221"/>
      <w:bookmarkEnd w:id="1222"/>
    </w:p>
    <w:p w14:paraId="544254E1" w14:textId="77777777" w:rsidR="00A20A5F" w:rsidRPr="00192E8E" w:rsidRDefault="00A20A5F" w:rsidP="00A20A5F">
      <w:pPr>
        <w:pStyle w:val="StyleHeading4Bold"/>
      </w:pPr>
      <w:bookmarkStart w:id="1223" w:name="_Toc520374838"/>
      <w:r>
        <w:t>Problem definition</w:t>
      </w:r>
      <w:bookmarkEnd w:id="1223"/>
    </w:p>
    <w:p w14:paraId="0FBF2970" w14:textId="46F52706" w:rsidR="00A20A5F" w:rsidRDefault="001313A7" w:rsidP="00A20A5F">
      <w:r w:rsidRPr="0092340D">
        <w:rPr>
          <w:lang w:eastAsia="de-DE"/>
        </w:rPr>
        <w:t xml:space="preserve">This </w:t>
      </w:r>
      <w:r>
        <w:rPr>
          <w:lang w:eastAsia="de-DE"/>
        </w:rPr>
        <w:t>example</w:t>
      </w:r>
      <w:r w:rsidRPr="0092340D">
        <w:rPr>
          <w:lang w:eastAsia="de-DE"/>
        </w:rPr>
        <w:t xml:space="preserve"> simulates the</w:t>
      </w:r>
      <w:r>
        <w:rPr>
          <w:lang w:eastAsia="de-DE"/>
        </w:rPr>
        <w:t xml:space="preserve"> observed</w:t>
      </w:r>
      <w:r w:rsidRPr="0092340D">
        <w:rPr>
          <w:lang w:eastAsia="de-DE"/>
        </w:rPr>
        <w:t xml:space="preserve"> </w:t>
      </w:r>
      <w:r>
        <w:rPr>
          <w:lang w:eastAsia="de-DE"/>
        </w:rPr>
        <w:t xml:space="preserve">back diffusion </w:t>
      </w:r>
      <w:r w:rsidRPr="0092340D">
        <w:rPr>
          <w:lang w:eastAsia="de-DE"/>
        </w:rPr>
        <w:t>process</w:t>
      </w:r>
      <w:r>
        <w:rPr>
          <w:lang w:eastAsia="de-DE"/>
        </w:rPr>
        <w:t xml:space="preserve"> during overcoring using a linear sorption model for</w:t>
      </w:r>
      <w:r w:rsidRPr="009E3B4A">
        <w:rPr>
          <w:lang w:eastAsia="de-DE"/>
        </w:rPr>
        <w:t xml:space="preserve"> </w:t>
      </w:r>
      <w:r w:rsidRPr="009E3B4A">
        <w:rPr>
          <w:rFonts w:cs="Arial"/>
          <w:noProof/>
          <w:szCs w:val="22"/>
          <w:vertAlign w:val="superscript"/>
          <w:lang w:eastAsia="zh-CN"/>
        </w:rPr>
        <w:t>60</w:t>
      </w:r>
      <w:r w:rsidRPr="009E3B4A">
        <w:rPr>
          <w:rFonts w:cs="Arial"/>
          <w:noProof/>
          <w:szCs w:val="22"/>
          <w:lang w:eastAsia="zh-CN"/>
        </w:rPr>
        <w:t>Co</w:t>
      </w:r>
      <w:r w:rsidRPr="009E3B4A">
        <w:rPr>
          <w:vertAlign w:val="superscript"/>
        </w:rPr>
        <w:t>2+</w:t>
      </w:r>
      <w:r>
        <w:rPr>
          <w:rFonts w:cs="Arial"/>
          <w:noProof/>
          <w:szCs w:val="22"/>
          <w:lang w:eastAsia="zh-CN"/>
        </w:rPr>
        <w:t xml:space="preserve"> </w:t>
      </w:r>
      <w:r>
        <w:rPr>
          <w:lang w:eastAsia="de-DE"/>
        </w:rPr>
        <w:t xml:space="preserve">and </w:t>
      </w:r>
      <w:r w:rsidRPr="009E3B4A">
        <w:rPr>
          <w:vertAlign w:val="superscript"/>
        </w:rPr>
        <w:t>85</w:t>
      </w:r>
      <w:r w:rsidRPr="009E3B4A">
        <w:t>Sr</w:t>
      </w:r>
      <w:r w:rsidRPr="009E3B4A">
        <w:rPr>
          <w:vertAlign w:val="superscript"/>
        </w:rPr>
        <w:t>2+</w:t>
      </w:r>
      <w:r w:rsidRPr="009E3B4A">
        <w:t xml:space="preserve"> </w:t>
      </w:r>
      <w:r>
        <w:rPr>
          <w:lang w:eastAsia="de-DE"/>
        </w:rPr>
        <w:t>retardation</w:t>
      </w:r>
      <w:r w:rsidR="004474F5">
        <w:rPr>
          <w:lang w:eastAsia="de-DE"/>
        </w:rPr>
        <w:t xml:space="preserve">.  </w:t>
      </w:r>
    </w:p>
    <w:p w14:paraId="33A55E2B" w14:textId="77777777" w:rsidR="00A20A5F" w:rsidRPr="00192E8E" w:rsidRDefault="00A20A5F" w:rsidP="00A20A5F">
      <w:pPr>
        <w:pStyle w:val="StyleHeading4Bold"/>
      </w:pPr>
      <w:bookmarkStart w:id="1224" w:name="_Ref456188915"/>
      <w:bookmarkStart w:id="1225" w:name="_Toc520374839"/>
      <w:r>
        <w:t>Model setup</w:t>
      </w:r>
      <w:bookmarkEnd w:id="1224"/>
      <w:bookmarkEnd w:id="1225"/>
    </w:p>
    <w:p w14:paraId="10BF4D3A" w14:textId="59D71BEE" w:rsidR="00A20A5F" w:rsidRDefault="00A20A5F" w:rsidP="00A20A5F">
      <w:pPr>
        <w:rPr>
          <w:rFonts w:cs="Arial"/>
          <w:szCs w:val="22"/>
          <w:lang w:eastAsia="zh-CN"/>
        </w:rPr>
      </w:pPr>
      <w:r>
        <w:rPr>
          <w:rFonts w:cs="Arial" w:hint="eastAsia"/>
          <w:szCs w:val="22"/>
          <w:lang w:eastAsia="zh-CN"/>
        </w:rPr>
        <w:t>Th</w:t>
      </w:r>
      <w:r>
        <w:rPr>
          <w:rFonts w:cs="Arial"/>
          <w:szCs w:val="22"/>
          <w:lang w:eastAsia="zh-CN"/>
        </w:rPr>
        <w:t xml:space="preserve">e </w:t>
      </w:r>
      <w:r>
        <w:rPr>
          <w:rFonts w:cs="Arial" w:hint="eastAsia"/>
          <w:szCs w:val="22"/>
          <w:lang w:eastAsia="zh-CN"/>
        </w:rPr>
        <w:t>1D axial symmetric model</w:t>
      </w:r>
      <w:r>
        <w:rPr>
          <w:rFonts w:cs="Arial"/>
          <w:szCs w:val="22"/>
          <w:lang w:eastAsia="zh-CN"/>
        </w:rPr>
        <w:t>,</w:t>
      </w:r>
      <w:r>
        <w:rPr>
          <w:rFonts w:cs="Arial" w:hint="eastAsia"/>
          <w:szCs w:val="22"/>
          <w:lang w:eastAsia="zh-CN"/>
        </w:rPr>
        <w:t xml:space="preserve"> as shown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_Ref455670567 \h </w:instrText>
      </w:r>
      <w:r>
        <w:rPr>
          <w:rFonts w:cs="Arial"/>
          <w:szCs w:val="22"/>
          <w:lang w:eastAsia="zh-CN"/>
        </w:rPr>
      </w:r>
      <w:r>
        <w:rPr>
          <w:rFonts w:cs="Arial"/>
          <w:szCs w:val="22"/>
          <w:lang w:eastAsia="zh-CN"/>
        </w:rPr>
        <w:fldChar w:fldCharType="separate"/>
      </w:r>
      <w:r w:rsidR="00B560DA">
        <w:t xml:space="preserve">Figure </w:t>
      </w:r>
      <w:r w:rsidR="00B560DA">
        <w:rPr>
          <w:noProof/>
        </w:rPr>
        <w:t>4</w:t>
      </w:r>
      <w:r w:rsidR="00B560DA">
        <w:t>.</w:t>
      </w:r>
      <w:r w:rsidR="00B560DA">
        <w:rPr>
          <w:noProof/>
        </w:rPr>
        <w:t>1</w:t>
      </w:r>
      <w:r>
        <w:rPr>
          <w:rFonts w:cs="Arial"/>
          <w:szCs w:val="22"/>
          <w:lang w:eastAsia="zh-CN"/>
        </w:rPr>
        <w:fldChar w:fldCharType="end"/>
      </w:r>
      <w:r>
        <w:rPr>
          <w:rFonts w:cs="Arial"/>
          <w:szCs w:val="22"/>
          <w:lang w:eastAsia="zh-CN"/>
        </w:rPr>
        <w:t xml:space="preserve"> and </w:t>
      </w:r>
      <w:r>
        <w:rPr>
          <w:rFonts w:cs="Arial"/>
          <w:szCs w:val="22"/>
          <w:lang w:eastAsia="zh-CN"/>
        </w:rPr>
        <w:fldChar w:fldCharType="begin"/>
      </w:r>
      <w:r>
        <w:rPr>
          <w:rFonts w:cs="Arial"/>
          <w:szCs w:val="22"/>
          <w:lang w:eastAsia="zh-CN"/>
        </w:rPr>
        <w:instrText xml:space="preserve"> REF _Ref360096228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2</w:t>
      </w:r>
      <w:r>
        <w:rPr>
          <w:rFonts w:cs="Arial"/>
          <w:szCs w:val="22"/>
          <w:lang w:eastAsia="zh-CN"/>
        </w:rPr>
        <w:fldChar w:fldCharType="end"/>
      </w:r>
      <w:r>
        <w:rPr>
          <w:rFonts w:cs="Arial"/>
          <w:szCs w:val="22"/>
          <w:lang w:eastAsia="zh-CN"/>
        </w:rPr>
        <w:t xml:space="preserve"> </w:t>
      </w:r>
      <w:r w:rsidR="00143EAD">
        <w:rPr>
          <w:rFonts w:cs="Arial"/>
          <w:szCs w:val="22"/>
          <w:lang w:eastAsia="zh-CN"/>
        </w:rPr>
        <w:t xml:space="preserve">is used without filter and gap </w:t>
      </w:r>
      <w:r>
        <w:rPr>
          <w:rFonts w:cs="Arial"/>
          <w:szCs w:val="22"/>
          <w:lang w:eastAsia="zh-CN"/>
        </w:rPr>
        <w:t xml:space="preserve">(detailed information see section </w:t>
      </w:r>
      <w:r>
        <w:rPr>
          <w:rFonts w:cs="Arial"/>
          <w:szCs w:val="22"/>
          <w:lang w:eastAsia="zh-CN"/>
        </w:rPr>
        <w:fldChar w:fldCharType="begin"/>
      </w:r>
      <w:r>
        <w:rPr>
          <w:rFonts w:cs="Arial"/>
          <w:szCs w:val="22"/>
          <w:lang w:eastAsia="zh-CN"/>
        </w:rPr>
        <w:instrText xml:space="preserve"> REF _Ref456010651 \r \h </w:instrText>
      </w:r>
      <w:r>
        <w:rPr>
          <w:rFonts w:cs="Arial"/>
          <w:szCs w:val="22"/>
          <w:lang w:eastAsia="zh-CN"/>
        </w:rPr>
      </w:r>
      <w:r>
        <w:rPr>
          <w:rFonts w:cs="Arial"/>
          <w:szCs w:val="22"/>
          <w:lang w:eastAsia="zh-CN"/>
        </w:rPr>
        <w:fldChar w:fldCharType="separate"/>
      </w:r>
      <w:r w:rsidR="00B560DA">
        <w:rPr>
          <w:rFonts w:cs="Arial"/>
          <w:szCs w:val="22"/>
          <w:lang w:eastAsia="zh-CN"/>
        </w:rPr>
        <w:t>4.1.1.2</w:t>
      </w:r>
      <w:r>
        <w:rPr>
          <w:rFonts w:cs="Arial"/>
          <w:szCs w:val="22"/>
          <w:lang w:eastAsia="zh-CN"/>
        </w:rPr>
        <w:fldChar w:fldCharType="end"/>
      </w:r>
      <w:r>
        <w:rPr>
          <w:rFonts w:cs="Arial"/>
          <w:szCs w:val="22"/>
          <w:lang w:eastAsia="zh-CN"/>
        </w:rPr>
        <w:t>)</w:t>
      </w:r>
      <w:r w:rsidR="004474F5">
        <w:rPr>
          <w:rFonts w:cs="Arial"/>
          <w:szCs w:val="22"/>
          <w:lang w:eastAsia="zh-CN"/>
        </w:rPr>
        <w:t xml:space="preserve">.  </w:t>
      </w:r>
    </w:p>
    <w:p w14:paraId="0B94DAB1" w14:textId="316D041B" w:rsidR="00022021" w:rsidRDefault="00143EAD" w:rsidP="00216A40">
      <w:pPr>
        <w:rPr>
          <w:rFonts w:cs="Arial"/>
          <w:szCs w:val="22"/>
          <w:lang w:eastAsia="zh-CN"/>
        </w:rPr>
      </w:pPr>
      <w:r>
        <w:rPr>
          <w:lang w:eastAsia="de-DE"/>
        </w:rPr>
        <w:t xml:space="preserve">For this simulation, the </w:t>
      </w:r>
      <w:r w:rsidRPr="0092340D">
        <w:rPr>
          <w:lang w:eastAsia="de-DE"/>
        </w:rPr>
        <w:t xml:space="preserve">circulation chamber and </w:t>
      </w:r>
      <w:r>
        <w:rPr>
          <w:lang w:eastAsia="de-DE"/>
        </w:rPr>
        <w:t xml:space="preserve">the </w:t>
      </w:r>
      <w:r w:rsidRPr="0092340D">
        <w:rPr>
          <w:lang w:eastAsia="de-DE"/>
        </w:rPr>
        <w:t xml:space="preserve">filter </w:t>
      </w:r>
      <w:r>
        <w:rPr>
          <w:lang w:eastAsia="de-DE"/>
        </w:rPr>
        <w:t>are no longer</w:t>
      </w:r>
      <w:r w:rsidRPr="0092340D">
        <w:rPr>
          <w:lang w:eastAsia="de-DE"/>
        </w:rPr>
        <w:t xml:space="preserve"> present</w:t>
      </w:r>
      <w:r w:rsidR="004474F5">
        <w:rPr>
          <w:lang w:eastAsia="de-DE"/>
        </w:rPr>
        <w:t xml:space="preserve">.  </w:t>
      </w:r>
      <w:r w:rsidRPr="0092340D">
        <w:rPr>
          <w:lang w:eastAsia="zh-CN"/>
        </w:rPr>
        <w:t xml:space="preserve">The porewater gathered in the borehole was assumed to be Opalinus Clay formation water with the chemical composition as listed in </w:t>
      </w:r>
      <w:r>
        <w:fldChar w:fldCharType="begin"/>
      </w:r>
      <w:r>
        <w:rPr>
          <w:lang w:eastAsia="zh-CN"/>
        </w:rPr>
        <w:instrText xml:space="preserve"> REF _Ref456004132 \h </w:instrText>
      </w:r>
      <w:r>
        <w:fldChar w:fldCharType="separate"/>
      </w:r>
      <w:r w:rsidR="00B560DA">
        <w:t xml:space="preserve">Table </w:t>
      </w:r>
      <w:r w:rsidR="00B560DA">
        <w:rPr>
          <w:noProof/>
        </w:rPr>
        <w:t>4</w:t>
      </w:r>
      <w:r w:rsidR="00B560DA">
        <w:t>.</w:t>
      </w:r>
      <w:r w:rsidR="00B560DA">
        <w:rPr>
          <w:noProof/>
        </w:rPr>
        <w:t>3</w:t>
      </w:r>
      <w:r>
        <w:fldChar w:fldCharType="end"/>
      </w:r>
      <w:r>
        <w:rPr>
          <w:lang w:eastAsia="zh-CN"/>
        </w:rPr>
        <w:t>, characterized by much lower concentrations in comparison to the borehole solution during the chemical perturbation for most major ions except SO</w:t>
      </w:r>
      <w:r w:rsidRPr="004543A6">
        <w:rPr>
          <w:vertAlign w:val="subscript"/>
          <w:lang w:eastAsia="zh-CN"/>
        </w:rPr>
        <w:t>4</w:t>
      </w:r>
      <w:r w:rsidRPr="004543A6">
        <w:rPr>
          <w:vertAlign w:val="superscript"/>
          <w:lang w:eastAsia="zh-CN"/>
        </w:rPr>
        <w:t>2-</w:t>
      </w:r>
      <w:r>
        <w:rPr>
          <w:lang w:eastAsia="zh-CN"/>
        </w:rPr>
        <w:t>, and no tracers</w:t>
      </w:r>
      <w:r w:rsidR="004474F5">
        <w:rPr>
          <w:lang w:eastAsia="zh-CN"/>
        </w:rPr>
        <w:t xml:space="preserve">.  </w:t>
      </w:r>
      <w:r>
        <w:rPr>
          <w:rFonts w:cs="Arial"/>
          <w:szCs w:val="22"/>
          <w:lang w:eastAsia="zh-CN"/>
        </w:rPr>
        <w:t xml:space="preserve">To simulate the solution gathered after pulling out the assembly in the borehole, a restart file restart.dat is generated using the restart.tmp2 file at 728 days for the Phase II simulation (section </w:t>
      </w:r>
      <w:r w:rsidR="00B035EE">
        <w:rPr>
          <w:rFonts w:cs="Arial"/>
          <w:szCs w:val="22"/>
          <w:lang w:eastAsia="zh-CN"/>
        </w:rPr>
        <w:fldChar w:fldCharType="begin"/>
      </w:r>
      <w:r w:rsidR="00B035EE">
        <w:rPr>
          <w:rFonts w:cs="Arial"/>
          <w:szCs w:val="22"/>
          <w:lang w:eastAsia="zh-CN"/>
        </w:rPr>
        <w:instrText xml:space="preserve"> REF _Ref456189003 \r \h </w:instrText>
      </w:r>
      <w:r w:rsidR="00B035EE">
        <w:rPr>
          <w:rFonts w:cs="Arial"/>
          <w:szCs w:val="22"/>
          <w:lang w:eastAsia="zh-CN"/>
        </w:rPr>
      </w:r>
      <w:r w:rsidR="00B035EE">
        <w:rPr>
          <w:rFonts w:cs="Arial"/>
          <w:szCs w:val="22"/>
          <w:lang w:eastAsia="zh-CN"/>
        </w:rPr>
        <w:fldChar w:fldCharType="separate"/>
      </w:r>
      <w:r w:rsidR="00B560DA">
        <w:rPr>
          <w:rFonts w:cs="Arial"/>
          <w:szCs w:val="22"/>
          <w:lang w:eastAsia="zh-CN"/>
        </w:rPr>
        <w:t>4.1.3</w:t>
      </w:r>
      <w:r w:rsidR="00B035EE">
        <w:rPr>
          <w:rFonts w:cs="Arial"/>
          <w:szCs w:val="22"/>
          <w:lang w:eastAsia="zh-CN"/>
        </w:rPr>
        <w:fldChar w:fldCharType="end"/>
      </w:r>
      <w:r>
        <w:rPr>
          <w:rFonts w:cs="Arial"/>
          <w:szCs w:val="22"/>
          <w:lang w:eastAsia="zh-CN"/>
        </w:rPr>
        <w:t xml:space="preserve">) and replaced the chemical compositions of the ions in the control volumes within the borehole (for major ions with the data in </w:t>
      </w:r>
      <w:r>
        <w:rPr>
          <w:rFonts w:cs="Arial"/>
          <w:szCs w:val="22"/>
          <w:lang w:eastAsia="zh-CN"/>
        </w:rPr>
        <w:fldChar w:fldCharType="begin"/>
      </w:r>
      <w:r>
        <w:rPr>
          <w:rFonts w:cs="Arial"/>
          <w:szCs w:val="22"/>
          <w:lang w:eastAsia="zh-CN"/>
        </w:rPr>
        <w:instrText xml:space="preserve"> REF _Ref456004132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3</w:t>
      </w:r>
      <w:r>
        <w:rPr>
          <w:rFonts w:cs="Arial"/>
          <w:szCs w:val="22"/>
          <w:lang w:eastAsia="zh-CN"/>
        </w:rPr>
        <w:fldChar w:fldCharType="end"/>
      </w:r>
      <w:r>
        <w:rPr>
          <w:rFonts w:cs="Arial"/>
          <w:szCs w:val="22"/>
          <w:lang w:eastAsia="zh-CN"/>
        </w:rPr>
        <w:t>, and no tracers).</w:t>
      </w:r>
    </w:p>
    <w:p w14:paraId="74D336DE" w14:textId="77777777" w:rsidR="00143EAD" w:rsidRPr="00B44859" w:rsidRDefault="00143EAD" w:rsidP="00143EAD">
      <w:pPr>
        <w:pStyle w:val="Heading4"/>
      </w:pPr>
      <w:bookmarkStart w:id="1226" w:name="_Toc520374840"/>
      <w:r>
        <w:t>Parameters</w:t>
      </w:r>
      <w:bookmarkEnd w:id="1226"/>
    </w:p>
    <w:p w14:paraId="65ECE519" w14:textId="6B4EC5B8" w:rsidR="00143EAD" w:rsidRDefault="00143EAD" w:rsidP="00143EAD">
      <w:pPr>
        <w:rPr>
          <w:rFonts w:cs="Arial"/>
          <w:b/>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Pr>
          <w:rFonts w:cs="Arial"/>
          <w:szCs w:val="22"/>
        </w:rPr>
        <w:t xml:space="preserve"> </w:t>
      </w:r>
      <w:r w:rsidR="00245AB1">
        <w:rPr>
          <w:rFonts w:cs="Arial"/>
          <w:szCs w:val="22"/>
        </w:rPr>
        <w:fldChar w:fldCharType="begin"/>
      </w:r>
      <w:r w:rsidR="00245AB1">
        <w:rPr>
          <w:rFonts w:cs="Arial"/>
          <w:szCs w:val="22"/>
        </w:rPr>
        <w:instrText xml:space="preserve"> REF _Ref456186465 \h </w:instrText>
      </w:r>
      <w:r w:rsidR="00245AB1">
        <w:rPr>
          <w:rFonts w:cs="Arial"/>
          <w:szCs w:val="22"/>
        </w:rPr>
      </w:r>
      <w:r w:rsidR="00245AB1">
        <w:rPr>
          <w:rFonts w:cs="Arial"/>
          <w:szCs w:val="22"/>
        </w:rPr>
        <w:fldChar w:fldCharType="separate"/>
      </w:r>
      <w:r w:rsidR="00B560DA" w:rsidRPr="00101CF6">
        <w:t xml:space="preserve">Table </w:t>
      </w:r>
      <w:r w:rsidR="00B560DA">
        <w:rPr>
          <w:noProof/>
        </w:rPr>
        <w:t>4</w:t>
      </w:r>
      <w:r w:rsidR="00B560DA">
        <w:t>.</w:t>
      </w:r>
      <w:r w:rsidR="00B560DA">
        <w:rPr>
          <w:noProof/>
        </w:rPr>
        <w:t>14</w:t>
      </w:r>
      <w:r w:rsidR="00245AB1">
        <w:rPr>
          <w:rFonts w:cs="Arial"/>
          <w:szCs w:val="22"/>
        </w:rPr>
        <w:fldChar w:fldCharType="end"/>
      </w:r>
      <w:r w:rsidR="004474F5">
        <w:rPr>
          <w:rFonts w:cs="Arial"/>
          <w:szCs w:val="22"/>
        </w:rPr>
        <w:t xml:space="preserve">.  </w:t>
      </w:r>
      <w:r>
        <w:rPr>
          <w:rFonts w:cs="Arial"/>
          <w:szCs w:val="22"/>
        </w:rPr>
        <w:t>T</w:t>
      </w:r>
      <w:r w:rsidRPr="00AE10E4">
        <w:rPr>
          <w:rFonts w:cs="Arial"/>
          <w:szCs w:val="22"/>
        </w:rPr>
        <w:t xml:space="preserve">he simulation time </w:t>
      </w:r>
      <w:r>
        <w:rPr>
          <w:rFonts w:cs="Arial"/>
          <w:szCs w:val="22"/>
        </w:rPr>
        <w:t>was from 728</w:t>
      </w:r>
      <w:r w:rsidR="00245AB1">
        <w:rPr>
          <w:rFonts w:cs="Arial"/>
          <w:szCs w:val="22"/>
        </w:rPr>
        <w:t xml:space="preserve"> to 735</w:t>
      </w:r>
      <w:r w:rsidRPr="00AE10E4">
        <w:rPr>
          <w:rFonts w:cs="Arial"/>
          <w:szCs w:val="22"/>
        </w:rPr>
        <w:t xml:space="preserve"> days</w:t>
      </w:r>
      <w:r w:rsidR="004474F5">
        <w:rPr>
          <w:rFonts w:cs="Arial"/>
          <w:szCs w:val="22"/>
        </w:rPr>
        <w:t xml:space="preserve">.  </w:t>
      </w:r>
    </w:p>
    <w:p w14:paraId="2F36E4A1" w14:textId="4F73308F" w:rsidR="00143EAD" w:rsidRPr="00101CF6" w:rsidRDefault="00143EAD" w:rsidP="00143EAD">
      <w:pPr>
        <w:pStyle w:val="Caption"/>
        <w:keepNext/>
        <w:rPr>
          <w:lang w:eastAsia="zh-CN"/>
        </w:rPr>
      </w:pPr>
      <w:bookmarkStart w:id="1227" w:name="_Ref456186465"/>
      <w:bookmarkStart w:id="1228" w:name="_Toc520375008"/>
      <w:r w:rsidRPr="00101CF6">
        <w:t xml:space="preserve">Table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14</w:t>
      </w:r>
      <w:r>
        <w:fldChar w:fldCharType="end"/>
      </w:r>
      <w:bookmarkEnd w:id="1227"/>
      <w:r w:rsidR="000B1471">
        <w:t xml:space="preserve">: </w:t>
      </w:r>
      <w:r w:rsidRPr="00101CF6">
        <w:t xml:space="preserve">General parameters </w:t>
      </w:r>
      <w:r>
        <w:t>for the</w:t>
      </w:r>
      <w:r w:rsidRPr="00101CF6">
        <w:t xml:space="preserve"> </w:t>
      </w:r>
      <w:r>
        <w:rPr>
          <w:rFonts w:hint="eastAsia"/>
          <w:lang w:eastAsia="zh-CN"/>
        </w:rPr>
        <w:t>circulation chamber, filter, gap</w:t>
      </w:r>
      <w:r w:rsidRPr="00101CF6">
        <w:t xml:space="preserve"> and OPA</w:t>
      </w:r>
      <w:bookmarkEnd w:id="1228"/>
    </w:p>
    <w:tbl>
      <w:tblPr>
        <w:tblW w:w="5000" w:type="pct"/>
        <w:tblBorders>
          <w:top w:val="single" w:sz="4" w:space="0" w:color="auto"/>
          <w:bottom w:val="single" w:sz="4" w:space="0" w:color="auto"/>
        </w:tblBorders>
        <w:tblLook w:val="04A0" w:firstRow="1" w:lastRow="0" w:firstColumn="1" w:lastColumn="0" w:noHBand="0" w:noVBand="1"/>
      </w:tblPr>
      <w:tblGrid>
        <w:gridCol w:w="5244"/>
        <w:gridCol w:w="1742"/>
        <w:gridCol w:w="1654"/>
      </w:tblGrid>
      <w:tr w:rsidR="00143EAD" w:rsidRPr="00DA3D67" w14:paraId="5129FA62" w14:textId="77777777" w:rsidTr="00245AB1">
        <w:tc>
          <w:tcPr>
            <w:tcW w:w="3035" w:type="pct"/>
            <w:tcBorders>
              <w:top w:val="single" w:sz="4" w:space="0" w:color="auto"/>
              <w:bottom w:val="single" w:sz="4" w:space="0" w:color="auto"/>
            </w:tcBorders>
            <w:shd w:val="clear" w:color="auto" w:fill="D9D9D9" w:themeFill="background1" w:themeFillShade="D9"/>
            <w:vAlign w:val="center"/>
          </w:tcPr>
          <w:p w14:paraId="67EDC9D4" w14:textId="77777777" w:rsidR="00143EAD" w:rsidRPr="00DA3D67" w:rsidRDefault="00143EAD" w:rsidP="00884836">
            <w:pPr>
              <w:spacing w:before="0" w:after="0"/>
              <w:jc w:val="center"/>
              <w:rPr>
                <w:b/>
                <w:lang w:eastAsia="zh-CN"/>
              </w:rPr>
            </w:pPr>
            <w:r w:rsidRPr="00DA3D67">
              <w:rPr>
                <w:rFonts w:hint="eastAsia"/>
                <w:b/>
                <w:lang w:eastAsia="zh-CN"/>
              </w:rPr>
              <w:t>Parameter</w:t>
            </w:r>
          </w:p>
        </w:tc>
        <w:tc>
          <w:tcPr>
            <w:tcW w:w="1008" w:type="pct"/>
            <w:tcBorders>
              <w:top w:val="single" w:sz="4" w:space="0" w:color="auto"/>
              <w:bottom w:val="single" w:sz="4" w:space="0" w:color="auto"/>
            </w:tcBorders>
            <w:shd w:val="clear" w:color="auto" w:fill="D9D9D9" w:themeFill="background1" w:themeFillShade="D9"/>
          </w:tcPr>
          <w:p w14:paraId="2864C5F3" w14:textId="77777777" w:rsidR="00143EAD" w:rsidRPr="00DA3D67" w:rsidRDefault="00143EAD" w:rsidP="00884836">
            <w:pPr>
              <w:spacing w:before="0" w:after="0"/>
              <w:jc w:val="center"/>
              <w:rPr>
                <w:b/>
              </w:rPr>
            </w:pPr>
            <w:r w:rsidRPr="00DA3D67">
              <w:rPr>
                <w:b/>
              </w:rPr>
              <w:t>Borehole</w:t>
            </w:r>
          </w:p>
        </w:tc>
        <w:tc>
          <w:tcPr>
            <w:tcW w:w="957" w:type="pct"/>
            <w:tcBorders>
              <w:top w:val="single" w:sz="4" w:space="0" w:color="auto"/>
              <w:bottom w:val="single" w:sz="4" w:space="0" w:color="auto"/>
            </w:tcBorders>
            <w:shd w:val="clear" w:color="auto" w:fill="D9D9D9" w:themeFill="background1" w:themeFillShade="D9"/>
          </w:tcPr>
          <w:p w14:paraId="6E4B1322" w14:textId="77777777" w:rsidR="00143EAD" w:rsidRPr="00DA3D67" w:rsidRDefault="00143EAD" w:rsidP="00884836">
            <w:pPr>
              <w:spacing w:before="0" w:after="0"/>
              <w:jc w:val="center"/>
              <w:rPr>
                <w:b/>
              </w:rPr>
            </w:pPr>
            <w:r w:rsidRPr="00DA3D67">
              <w:rPr>
                <w:b/>
              </w:rPr>
              <w:t>OPA</w:t>
            </w:r>
          </w:p>
        </w:tc>
      </w:tr>
      <w:tr w:rsidR="00143EAD" w14:paraId="098B1846" w14:textId="77777777" w:rsidTr="00245AB1">
        <w:tc>
          <w:tcPr>
            <w:tcW w:w="3035" w:type="pct"/>
            <w:tcBorders>
              <w:top w:val="single" w:sz="4" w:space="0" w:color="auto"/>
              <w:bottom w:val="nil"/>
            </w:tcBorders>
            <w:shd w:val="clear" w:color="auto" w:fill="auto"/>
          </w:tcPr>
          <w:p w14:paraId="52776555" w14:textId="77777777" w:rsidR="00143EAD" w:rsidRDefault="00143EAD" w:rsidP="00884836">
            <w:pPr>
              <w:spacing w:before="0" w:after="0"/>
            </w:pPr>
            <w:r>
              <w:t>Porosity [-]</w:t>
            </w:r>
          </w:p>
        </w:tc>
        <w:tc>
          <w:tcPr>
            <w:tcW w:w="1008" w:type="pct"/>
            <w:tcBorders>
              <w:top w:val="single" w:sz="4" w:space="0" w:color="auto"/>
              <w:bottom w:val="nil"/>
            </w:tcBorders>
            <w:shd w:val="clear" w:color="auto" w:fill="auto"/>
          </w:tcPr>
          <w:p w14:paraId="49773EA7" w14:textId="54752D90" w:rsidR="00143EAD" w:rsidRDefault="00143EAD" w:rsidP="00884836">
            <w:pPr>
              <w:spacing w:before="0" w:after="0"/>
              <w:jc w:val="center"/>
            </w:pPr>
            <w:r>
              <w:t>1.0</w:t>
            </w:r>
          </w:p>
        </w:tc>
        <w:tc>
          <w:tcPr>
            <w:tcW w:w="957" w:type="pct"/>
            <w:tcBorders>
              <w:top w:val="single" w:sz="4" w:space="0" w:color="auto"/>
              <w:bottom w:val="nil"/>
            </w:tcBorders>
            <w:shd w:val="clear" w:color="auto" w:fill="auto"/>
          </w:tcPr>
          <w:p w14:paraId="231F79A9" w14:textId="77777777" w:rsidR="00143EAD" w:rsidRDefault="00143EAD" w:rsidP="00884836">
            <w:pPr>
              <w:spacing w:before="0" w:after="0"/>
              <w:jc w:val="center"/>
            </w:pPr>
            <w:r>
              <w:t>0.19</w:t>
            </w:r>
          </w:p>
        </w:tc>
      </w:tr>
      <w:tr w:rsidR="00245AB1" w14:paraId="7B46396A" w14:textId="77777777" w:rsidTr="00245AB1">
        <w:tc>
          <w:tcPr>
            <w:tcW w:w="3035" w:type="pct"/>
            <w:tcBorders>
              <w:top w:val="single" w:sz="4" w:space="0" w:color="auto"/>
              <w:bottom w:val="nil"/>
            </w:tcBorders>
            <w:shd w:val="clear" w:color="auto" w:fill="auto"/>
          </w:tcPr>
          <w:p w14:paraId="0905C69B" w14:textId="6894E569" w:rsidR="00245AB1" w:rsidRDefault="00245AB1" w:rsidP="00884836">
            <w:pPr>
              <w:spacing w:before="0" w:after="0"/>
            </w:pPr>
            <w:r>
              <w:t>Tortuosity [-]</w:t>
            </w:r>
          </w:p>
        </w:tc>
        <w:tc>
          <w:tcPr>
            <w:tcW w:w="1008" w:type="pct"/>
            <w:tcBorders>
              <w:top w:val="single" w:sz="4" w:space="0" w:color="auto"/>
              <w:bottom w:val="nil"/>
            </w:tcBorders>
            <w:shd w:val="clear" w:color="auto" w:fill="auto"/>
          </w:tcPr>
          <w:p w14:paraId="3DA0D052" w14:textId="3331ED46" w:rsidR="00245AB1" w:rsidRDefault="00245AB1" w:rsidP="00884836">
            <w:pPr>
              <w:spacing w:before="0" w:after="0"/>
              <w:jc w:val="center"/>
            </w:pPr>
            <w:r>
              <w:t>1.0</w:t>
            </w:r>
          </w:p>
        </w:tc>
        <w:tc>
          <w:tcPr>
            <w:tcW w:w="957" w:type="pct"/>
            <w:tcBorders>
              <w:top w:val="single" w:sz="4" w:space="0" w:color="auto"/>
              <w:bottom w:val="nil"/>
            </w:tcBorders>
            <w:shd w:val="clear" w:color="auto" w:fill="auto"/>
          </w:tcPr>
          <w:p w14:paraId="5D64B37A" w14:textId="1D686123" w:rsidR="00245AB1" w:rsidRDefault="00245AB1" w:rsidP="00884836">
            <w:pPr>
              <w:spacing w:before="0" w:after="0"/>
              <w:jc w:val="center"/>
            </w:pPr>
            <w:r>
              <w:t>0.15</w:t>
            </w:r>
          </w:p>
        </w:tc>
      </w:tr>
      <w:tr w:rsidR="00143EAD" w14:paraId="3BE4B59A" w14:textId="77777777" w:rsidTr="00245AB1">
        <w:tc>
          <w:tcPr>
            <w:tcW w:w="3035" w:type="pct"/>
            <w:tcBorders>
              <w:top w:val="nil"/>
              <w:bottom w:val="single" w:sz="4" w:space="0" w:color="auto"/>
            </w:tcBorders>
            <w:shd w:val="clear" w:color="auto" w:fill="auto"/>
          </w:tcPr>
          <w:p w14:paraId="382EDAAB" w14:textId="77777777" w:rsidR="00143EAD" w:rsidRDefault="00143EAD" w:rsidP="00884836">
            <w:pPr>
              <w:spacing w:before="0" w:after="0"/>
            </w:pPr>
            <w:r>
              <w:t>Solid dry bulk density [kg/m</w:t>
            </w:r>
            <w:r w:rsidRPr="0045446D">
              <w:rPr>
                <w:vertAlign w:val="superscript"/>
              </w:rPr>
              <w:t>3</w:t>
            </w:r>
            <w:r>
              <w:t>]</w:t>
            </w:r>
          </w:p>
        </w:tc>
        <w:tc>
          <w:tcPr>
            <w:tcW w:w="1008" w:type="pct"/>
            <w:tcBorders>
              <w:top w:val="nil"/>
              <w:bottom w:val="single" w:sz="4" w:space="0" w:color="auto"/>
            </w:tcBorders>
            <w:shd w:val="clear" w:color="auto" w:fill="auto"/>
          </w:tcPr>
          <w:p w14:paraId="7887B686" w14:textId="77777777" w:rsidR="00143EAD" w:rsidRDefault="00143EAD" w:rsidP="00884836">
            <w:pPr>
              <w:spacing w:before="0" w:after="0"/>
              <w:jc w:val="center"/>
              <w:rPr>
                <w:lang w:eastAsia="zh-CN"/>
              </w:rPr>
            </w:pPr>
            <w:r>
              <w:rPr>
                <w:rFonts w:hint="eastAsia"/>
                <w:lang w:eastAsia="zh-CN"/>
              </w:rPr>
              <w:t>-</w:t>
            </w:r>
          </w:p>
        </w:tc>
        <w:tc>
          <w:tcPr>
            <w:tcW w:w="957" w:type="pct"/>
            <w:tcBorders>
              <w:top w:val="nil"/>
              <w:bottom w:val="single" w:sz="4" w:space="0" w:color="auto"/>
            </w:tcBorders>
            <w:shd w:val="clear" w:color="auto" w:fill="auto"/>
          </w:tcPr>
          <w:p w14:paraId="43F8D3DE" w14:textId="1F3810ED" w:rsidR="00143EAD" w:rsidRDefault="00143EAD" w:rsidP="00245AB1">
            <w:pPr>
              <w:spacing w:before="0" w:after="0"/>
              <w:jc w:val="center"/>
              <w:rPr>
                <w:lang w:eastAsia="zh-CN"/>
              </w:rPr>
            </w:pPr>
            <w:r>
              <w:t>2</w:t>
            </w:r>
            <w:r>
              <w:rPr>
                <w:rFonts w:hint="eastAsia"/>
                <w:lang w:eastAsia="zh-CN"/>
              </w:rPr>
              <w:t>310.0</w:t>
            </w:r>
            <w:r w:rsidR="00245AB1">
              <w:rPr>
                <w:vertAlign w:val="superscript"/>
                <w:lang w:eastAsia="zh-CN"/>
              </w:rPr>
              <w:t>a</w:t>
            </w:r>
          </w:p>
        </w:tc>
      </w:tr>
    </w:tbl>
    <w:p w14:paraId="5017B980" w14:textId="032203F2" w:rsidR="00143EAD" w:rsidRDefault="00143EAD" w:rsidP="00143EAD">
      <w:pPr>
        <w:rPr>
          <w:rFonts w:cs="Arial"/>
          <w:noProof/>
          <w:szCs w:val="22"/>
          <w:lang w:eastAsia="zh-CN"/>
        </w:rPr>
      </w:pPr>
      <w:r w:rsidRPr="009408EF">
        <w:rPr>
          <w:rFonts w:cs="Arial"/>
          <w:noProof/>
          <w:szCs w:val="22"/>
          <w:vertAlign w:val="superscript"/>
          <w:lang w:eastAsia="zh-CN"/>
        </w:rPr>
        <w:t xml:space="preserve">a </w:t>
      </w:r>
      <w:r w:rsidRPr="00032380">
        <w:rPr>
          <w:rFonts w:cs="Arial"/>
          <w:noProof/>
          <w:szCs w:val="22"/>
          <w:lang w:eastAsia="zh-CN"/>
        </w:rPr>
        <w:t>Bossart</w:t>
      </w:r>
      <w:r>
        <w:rPr>
          <w:rFonts w:cs="Arial" w:hint="eastAsia"/>
          <w:noProof/>
          <w:szCs w:val="22"/>
          <w:lang w:eastAsia="zh-CN"/>
        </w:rPr>
        <w:t xml:space="preserve"> </w:t>
      </w:r>
      <w:r>
        <w:rPr>
          <w:rFonts w:cs="Arial"/>
          <w:noProof/>
          <w:szCs w:val="22"/>
          <w:lang w:eastAsia="zh-CN"/>
        </w:rPr>
        <w:t>(2013)</w:t>
      </w:r>
    </w:p>
    <w:p w14:paraId="39343433" w14:textId="77777777" w:rsidR="00143EAD" w:rsidRDefault="00143EAD" w:rsidP="00143EAD">
      <w:pPr>
        <w:rPr>
          <w:lang w:eastAsia="zh-CN"/>
        </w:rPr>
      </w:pPr>
    </w:p>
    <w:p w14:paraId="607F6FDA" w14:textId="6146B959" w:rsidR="00143EAD" w:rsidRDefault="00245AB1" w:rsidP="00216A40">
      <w:pPr>
        <w:rPr>
          <w:lang w:eastAsia="zh-CN"/>
        </w:rPr>
      </w:pPr>
      <w:r>
        <w:rPr>
          <w:lang w:eastAsia="zh-CN"/>
        </w:rPr>
        <w:t>All other parameters such as the D</w:t>
      </w:r>
      <w:r w:rsidRPr="00F453C8">
        <w:rPr>
          <w:vertAlign w:val="subscript"/>
          <w:lang w:eastAsia="zh-CN"/>
        </w:rPr>
        <w:t>0</w:t>
      </w:r>
      <w:r>
        <w:rPr>
          <w:lang w:eastAsia="zh-CN"/>
        </w:rPr>
        <w:t xml:space="preserve">, porosity and tortuosity correction factors for individual species are the same as described in section </w:t>
      </w:r>
      <w:r>
        <w:rPr>
          <w:lang w:eastAsia="zh-CN"/>
        </w:rPr>
        <w:fldChar w:fldCharType="begin"/>
      </w:r>
      <w:r>
        <w:rPr>
          <w:lang w:eastAsia="zh-CN"/>
        </w:rPr>
        <w:instrText xml:space="preserve"> REF _Ref456186882 \r \h </w:instrText>
      </w:r>
      <w:r>
        <w:rPr>
          <w:lang w:eastAsia="zh-CN"/>
        </w:rPr>
      </w:r>
      <w:r>
        <w:rPr>
          <w:lang w:eastAsia="zh-CN"/>
        </w:rPr>
        <w:fldChar w:fldCharType="separate"/>
      </w:r>
      <w:r w:rsidR="00B560DA">
        <w:rPr>
          <w:lang w:eastAsia="zh-CN"/>
        </w:rPr>
        <w:t>4.1.3.4</w:t>
      </w:r>
      <w:r>
        <w:rPr>
          <w:lang w:eastAsia="zh-CN"/>
        </w:rPr>
        <w:fldChar w:fldCharType="end"/>
      </w:r>
      <w:r w:rsidR="004474F5">
        <w:rPr>
          <w:lang w:eastAsia="zh-CN"/>
        </w:rPr>
        <w:t xml:space="preserve">.  </w:t>
      </w:r>
    </w:p>
    <w:p w14:paraId="1CB16325" w14:textId="5311B116" w:rsidR="00245AB1" w:rsidRPr="00B44859" w:rsidRDefault="00245AB1" w:rsidP="00245AB1">
      <w:pPr>
        <w:pStyle w:val="Heading4"/>
      </w:pPr>
      <w:bookmarkStart w:id="1229" w:name="_Toc520374841"/>
      <w:r>
        <w:lastRenderedPageBreak/>
        <w:t>Results</w:t>
      </w:r>
      <w:bookmarkEnd w:id="1229"/>
    </w:p>
    <w:p w14:paraId="39F51D06" w14:textId="75E42E5E" w:rsidR="00216A40" w:rsidRDefault="00245AB1" w:rsidP="00245AB1">
      <w:pPr>
        <w:widowControl/>
        <w:spacing w:before="0" w:after="0"/>
        <w:jc w:val="left"/>
        <w:rPr>
          <w:rFonts w:cs="Arial"/>
          <w:szCs w:val="22"/>
        </w:rPr>
      </w:pPr>
      <w:r>
        <w:rPr>
          <w:rFonts w:cs="Arial"/>
          <w:szCs w:val="22"/>
        </w:rPr>
        <w:t>Experimental data consistently showed back diffusion in the OPA clay adj</w:t>
      </w:r>
      <w:r w:rsidR="00884836">
        <w:rPr>
          <w:rFonts w:cs="Arial"/>
          <w:szCs w:val="22"/>
        </w:rPr>
        <w:t>ac</w:t>
      </w:r>
      <w:r>
        <w:rPr>
          <w:rFonts w:cs="Arial"/>
          <w:szCs w:val="22"/>
        </w:rPr>
        <w:t xml:space="preserve">ent </w:t>
      </w:r>
      <w:r w:rsidR="00884836">
        <w:rPr>
          <w:rFonts w:cs="Arial"/>
          <w:szCs w:val="22"/>
        </w:rPr>
        <w:t>to the borehole</w:t>
      </w:r>
      <w:r w:rsidR="004474F5">
        <w:rPr>
          <w:rFonts w:cs="Arial"/>
          <w:szCs w:val="22"/>
        </w:rPr>
        <w:t xml:space="preserve">.  </w:t>
      </w:r>
      <w:r w:rsidR="00884836">
        <w:rPr>
          <w:rFonts w:cs="Arial"/>
          <w:szCs w:val="22"/>
        </w:rPr>
        <w:t xml:space="preserve">Simulated </w:t>
      </w:r>
      <w:r w:rsidR="00884836">
        <w:rPr>
          <w:rFonts w:cs="Arial"/>
          <w:noProof/>
          <w:szCs w:val="22"/>
          <w:lang w:eastAsia="zh-CN"/>
        </w:rPr>
        <w:t xml:space="preserve">total concentration profiles for HTO, </w:t>
      </w:r>
      <w:r w:rsidR="00884836">
        <w:t>Br</w:t>
      </w:r>
      <w:r w:rsidR="00884836" w:rsidRPr="007D0C3E">
        <w:rPr>
          <w:vertAlign w:val="superscript"/>
        </w:rPr>
        <w:t>-</w:t>
      </w:r>
      <w:r w:rsidR="00884836">
        <w:t>, I</w:t>
      </w:r>
      <w:r w:rsidR="00884836" w:rsidRPr="007D0C3E">
        <w:rPr>
          <w:vertAlign w:val="superscript"/>
        </w:rPr>
        <w:t>-</w:t>
      </w:r>
      <w:r w:rsidR="00884836">
        <w:t>, Cl</w:t>
      </w:r>
      <w:r w:rsidR="00884836" w:rsidRPr="007D0C3E">
        <w:rPr>
          <w:vertAlign w:val="superscript"/>
        </w:rPr>
        <w:t>-</w:t>
      </w:r>
      <w:r w:rsidR="00884836">
        <w:t xml:space="preserve"> and Co</w:t>
      </w:r>
      <w:r w:rsidR="00884836">
        <w:rPr>
          <w:vertAlign w:val="superscript"/>
        </w:rPr>
        <w:t>2+</w:t>
      </w:r>
      <w:r w:rsidR="00884836">
        <w:t xml:space="preserve"> in the Opalinus Clay are depicted in </w:t>
      </w:r>
      <w:r w:rsidR="00884836">
        <w:fldChar w:fldCharType="begin"/>
      </w:r>
      <w:r w:rsidR="00884836">
        <w:instrText xml:space="preserve"> REF _Ref456188084 \h </w:instrText>
      </w:r>
      <w:r w:rsidR="00884836">
        <w:fldChar w:fldCharType="separate"/>
      </w:r>
      <w:r w:rsidR="00B560DA">
        <w:t xml:space="preserve">Figure </w:t>
      </w:r>
      <w:r w:rsidR="00B560DA">
        <w:rPr>
          <w:noProof/>
        </w:rPr>
        <w:t>4</w:t>
      </w:r>
      <w:r w:rsidR="00B560DA">
        <w:t>.</w:t>
      </w:r>
      <w:r w:rsidR="00B560DA">
        <w:rPr>
          <w:noProof/>
        </w:rPr>
        <w:t>11</w:t>
      </w:r>
      <w:r w:rsidR="00884836">
        <w:fldChar w:fldCharType="end"/>
      </w:r>
      <w:r w:rsidR="00884836">
        <w:t>.</w:t>
      </w:r>
    </w:p>
    <w:p w14:paraId="68C37048" w14:textId="77777777" w:rsidR="00245AB1" w:rsidRDefault="00245AB1" w:rsidP="00245AB1">
      <w:pPr>
        <w:widowControl/>
        <w:spacing w:before="0" w:after="0"/>
        <w:jc w:val="left"/>
        <w:rPr>
          <w:rFonts w:cs="Arial"/>
          <w:szCs w:val="22"/>
        </w:rPr>
      </w:pPr>
    </w:p>
    <w:p w14:paraId="2736C1C6" w14:textId="77777777" w:rsidR="00884836" w:rsidRDefault="00884836" w:rsidP="00F453C8">
      <w:pPr>
        <w:keepNext/>
        <w:widowControl/>
        <w:spacing w:before="0" w:after="0"/>
        <w:jc w:val="left"/>
      </w:pPr>
      <w:r>
        <w:rPr>
          <w:b/>
          <w:caps/>
          <w:noProof/>
          <w:sz w:val="32"/>
          <w:lang w:val="en-CA" w:eastAsia="zh-CN"/>
        </w:rPr>
        <w:drawing>
          <wp:inline distT="0" distB="0" distL="0" distR="0" wp14:anchorId="595E8202" wp14:editId="31F80301">
            <wp:extent cx="5486400" cy="473202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backdiff.png"/>
                    <pic:cNvPicPr/>
                  </pic:nvPicPr>
                  <pic:blipFill>
                    <a:blip r:embed="rId202">
                      <a:extLst>
                        <a:ext uri="{28A0092B-C50C-407E-A947-70E740481C1C}">
                          <a14:useLocalDpi xmlns:a14="http://schemas.microsoft.com/office/drawing/2010/main" val="0"/>
                        </a:ext>
                      </a:extLst>
                    </a:blip>
                    <a:stretch>
                      <a:fillRect/>
                    </a:stretch>
                  </pic:blipFill>
                  <pic:spPr>
                    <a:xfrm>
                      <a:off x="0" y="0"/>
                      <a:ext cx="5486400" cy="4732020"/>
                    </a:xfrm>
                    <a:prstGeom prst="rect">
                      <a:avLst/>
                    </a:prstGeom>
                  </pic:spPr>
                </pic:pic>
              </a:graphicData>
            </a:graphic>
          </wp:inline>
        </w:drawing>
      </w:r>
    </w:p>
    <w:p w14:paraId="26DC270C" w14:textId="2ACAB948" w:rsidR="00245AB1" w:rsidRDefault="00884836" w:rsidP="00F453C8">
      <w:pPr>
        <w:pStyle w:val="Caption"/>
        <w:jc w:val="left"/>
        <w:rPr>
          <w:b/>
          <w:caps/>
          <w:sz w:val="32"/>
        </w:rPr>
      </w:pPr>
      <w:bookmarkStart w:id="1230" w:name="_Ref456188084"/>
      <w:bookmarkStart w:id="1231" w:name="_Toc520375122"/>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11</w:t>
      </w:r>
      <w:r w:rsidR="00183C7C">
        <w:fldChar w:fldCharType="end"/>
      </w:r>
      <w:bookmarkEnd w:id="1230"/>
      <w:r>
        <w:t xml:space="preserve">: Comparison of the Simulated Total Concentration Profiles for HTO, </w:t>
      </w:r>
      <w:r>
        <w:rPr>
          <w:vertAlign w:val="superscript"/>
        </w:rPr>
        <w:t>60</w:t>
      </w:r>
      <w:r>
        <w:t>Co</w:t>
      </w:r>
      <w:r w:rsidRPr="00A83F57">
        <w:rPr>
          <w:vertAlign w:val="superscript"/>
        </w:rPr>
        <w:t>2+</w:t>
      </w:r>
      <w:r>
        <w:t>, Br</w:t>
      </w:r>
      <w:r w:rsidRPr="007D0C3E">
        <w:rPr>
          <w:vertAlign w:val="superscript"/>
        </w:rPr>
        <w:t>-</w:t>
      </w:r>
      <w:r>
        <w:t xml:space="preserve"> and I</w:t>
      </w:r>
      <w:r w:rsidRPr="007D0C3E">
        <w:rPr>
          <w:vertAlign w:val="superscript"/>
        </w:rPr>
        <w:t>-</w:t>
      </w:r>
      <w:r>
        <w:t xml:space="preserve"> in the Opalinus Clay at 735 days and in the Porewater of the Overcored Opalinus Clay Samples</w:t>
      </w:r>
      <w:r w:rsidR="000E15AA">
        <w:t xml:space="preserve"> (Xie et al. 2014)</w:t>
      </w:r>
      <w:bookmarkEnd w:id="1231"/>
    </w:p>
    <w:p w14:paraId="74D449E8" w14:textId="77777777" w:rsidR="00884836" w:rsidRDefault="00884836" w:rsidP="00245AB1">
      <w:pPr>
        <w:widowControl/>
        <w:spacing w:before="0" w:after="0"/>
        <w:jc w:val="left"/>
        <w:rPr>
          <w:b/>
          <w:caps/>
          <w:sz w:val="32"/>
        </w:rPr>
      </w:pPr>
    </w:p>
    <w:p w14:paraId="45E32F59" w14:textId="47FB032B" w:rsidR="00884836" w:rsidRDefault="00884836" w:rsidP="00245AB1">
      <w:pPr>
        <w:widowControl/>
        <w:spacing w:before="0" w:after="0"/>
        <w:jc w:val="left"/>
        <w:rPr>
          <w:rFonts w:cs="Arial"/>
          <w:noProof/>
          <w:szCs w:val="22"/>
          <w:lang w:eastAsia="zh-CN"/>
        </w:rPr>
      </w:pPr>
      <w:r>
        <w:rPr>
          <w:rFonts w:cs="Arial"/>
          <w:noProof/>
          <w:szCs w:val="22"/>
          <w:lang w:eastAsia="zh-CN"/>
        </w:rPr>
        <w:t>The simulation results show g</w:t>
      </w:r>
      <w:r>
        <w:t xml:space="preserve">ood agreement to the experimental data for all dissolved species </w:t>
      </w:r>
      <w:r>
        <w:rPr>
          <w:rFonts w:cs="Arial"/>
          <w:noProof/>
          <w:szCs w:val="22"/>
          <w:lang w:eastAsia="zh-CN"/>
        </w:rPr>
        <w:t xml:space="preserve">(note that no experimental data for </w:t>
      </w:r>
      <w:r>
        <w:t>Sr</w:t>
      </w:r>
      <w:r>
        <w:rPr>
          <w:vertAlign w:val="superscript"/>
        </w:rPr>
        <w:t>2+</w:t>
      </w:r>
      <w:r>
        <w:t xml:space="preserve"> in the porewater were available and thus not plotted)</w:t>
      </w:r>
      <w:r w:rsidR="004474F5">
        <w:t xml:space="preserve">.  </w:t>
      </w:r>
      <w:r>
        <w:rPr>
          <w:rFonts w:cs="Arial"/>
          <w:noProof/>
          <w:szCs w:val="22"/>
          <w:lang w:eastAsia="zh-CN"/>
        </w:rPr>
        <w:t xml:space="preserve">The simulated concentrations of dissolved </w:t>
      </w:r>
      <w:r>
        <w:t>Co</w:t>
      </w:r>
      <w:r>
        <w:rPr>
          <w:vertAlign w:val="superscript"/>
        </w:rPr>
        <w:t>2+</w:t>
      </w:r>
      <w:r>
        <w:rPr>
          <w:rFonts w:cs="Arial"/>
          <w:noProof/>
          <w:szCs w:val="22"/>
          <w:lang w:eastAsia="zh-CN"/>
        </w:rPr>
        <w:t xml:space="preserve"> are slightly lower than observed, which can be considered very good agreement considering analysis uncertainties in the range of 5% to 80% (NAGRA 2014).</w:t>
      </w:r>
    </w:p>
    <w:p w14:paraId="5F2A418D" w14:textId="77777777" w:rsidR="00B035EE" w:rsidRDefault="00B035EE" w:rsidP="00245AB1">
      <w:pPr>
        <w:widowControl/>
        <w:spacing w:before="0" w:after="0"/>
        <w:jc w:val="left"/>
        <w:rPr>
          <w:rFonts w:cs="Arial"/>
          <w:noProof/>
          <w:szCs w:val="22"/>
          <w:lang w:eastAsia="zh-CN"/>
        </w:rPr>
      </w:pPr>
    </w:p>
    <w:p w14:paraId="08383E4C" w14:textId="77777777" w:rsidR="00B035EE" w:rsidRPr="00ED3698" w:rsidRDefault="00B035EE" w:rsidP="00B035EE">
      <w:pPr>
        <w:pStyle w:val="Heading4"/>
      </w:pPr>
      <w:bookmarkStart w:id="1232" w:name="_Toc520374842"/>
      <w:r>
        <w:lastRenderedPageBreak/>
        <w:t>File location</w:t>
      </w:r>
      <w:bookmarkEnd w:id="1232"/>
    </w:p>
    <w:p w14:paraId="70BA9E35" w14:textId="77777777" w:rsidR="00B035EE" w:rsidRDefault="00B035EE" w:rsidP="00B035EE">
      <w:pPr>
        <w:rPr>
          <w:lang w:eastAsia="zh-CN"/>
        </w:rPr>
      </w:pPr>
      <w:r>
        <w:rPr>
          <w:lang w:eastAsia="zh-CN"/>
        </w:rPr>
        <w:t>Input file:</w:t>
      </w:r>
    </w:p>
    <w:p w14:paraId="425444B9" w14:textId="61B9C62B" w:rsidR="00B035EE" w:rsidRDefault="00B035EE" w:rsidP="00B035EE">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409\mttoc</w:t>
      </w:r>
      <w:r w:rsidRPr="00386860">
        <w:rPr>
          <w:lang w:eastAsia="zh-CN"/>
        </w:rPr>
        <w:t>.dat</w:t>
      </w:r>
    </w:p>
    <w:p w14:paraId="35DD5595" w14:textId="77777777" w:rsidR="00B035EE" w:rsidRDefault="00B035EE" w:rsidP="00B035EE">
      <w:pPr>
        <w:rPr>
          <w:lang w:eastAsia="zh-CN"/>
        </w:rPr>
      </w:pPr>
      <w:r>
        <w:rPr>
          <w:lang w:eastAsia="zh-CN"/>
        </w:rPr>
        <w:t>Databases:</w:t>
      </w:r>
    </w:p>
    <w:p w14:paraId="07290FF2" w14:textId="77777777" w:rsidR="00B035EE" w:rsidRDefault="00B035EE" w:rsidP="00B035EE">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5E83FAC5" w14:textId="77777777" w:rsidR="00B035EE" w:rsidRDefault="00B035EE" w:rsidP="00245AB1">
      <w:pPr>
        <w:widowControl/>
        <w:spacing w:before="0" w:after="0"/>
        <w:jc w:val="left"/>
        <w:rPr>
          <w:b/>
          <w:caps/>
          <w:sz w:val="32"/>
        </w:rPr>
      </w:pPr>
    </w:p>
    <w:p w14:paraId="2DBD8708" w14:textId="3C6B1044" w:rsidR="00B035EE" w:rsidRPr="00ED3698" w:rsidRDefault="00B035EE" w:rsidP="00B035EE">
      <w:pPr>
        <w:pStyle w:val="Heading3"/>
      </w:pPr>
      <w:bookmarkStart w:id="1233" w:name="_Ref457985118"/>
      <w:bookmarkStart w:id="1234" w:name="_Toc520374843"/>
      <w:r>
        <w:rPr>
          <w:lang w:eastAsia="zh-CN"/>
        </w:rPr>
        <w:t>Back diffusion during overcoring (MIE)</w:t>
      </w:r>
      <w:bookmarkEnd w:id="1233"/>
      <w:bookmarkEnd w:id="1234"/>
    </w:p>
    <w:p w14:paraId="5AF1F726" w14:textId="77777777" w:rsidR="00B035EE" w:rsidRPr="00192E8E" w:rsidRDefault="00B035EE" w:rsidP="00B035EE">
      <w:pPr>
        <w:pStyle w:val="StyleHeading4Bold"/>
      </w:pPr>
      <w:bookmarkStart w:id="1235" w:name="_Toc520374844"/>
      <w:r>
        <w:t>Problem definition</w:t>
      </w:r>
      <w:bookmarkEnd w:id="1235"/>
    </w:p>
    <w:p w14:paraId="0FA36452" w14:textId="601EFF95" w:rsidR="00B035EE" w:rsidRDefault="00B035EE" w:rsidP="00B035EE">
      <w:r w:rsidRPr="0092340D">
        <w:rPr>
          <w:lang w:eastAsia="de-DE"/>
        </w:rPr>
        <w:t xml:space="preserve">This </w:t>
      </w:r>
      <w:r>
        <w:rPr>
          <w:lang w:eastAsia="de-DE"/>
        </w:rPr>
        <w:t>example</w:t>
      </w:r>
      <w:r w:rsidRPr="0092340D">
        <w:rPr>
          <w:lang w:eastAsia="de-DE"/>
        </w:rPr>
        <w:t xml:space="preserve"> simulates the</w:t>
      </w:r>
      <w:r>
        <w:rPr>
          <w:lang w:eastAsia="de-DE"/>
        </w:rPr>
        <w:t xml:space="preserve"> observed</w:t>
      </w:r>
      <w:r w:rsidRPr="0092340D">
        <w:rPr>
          <w:lang w:eastAsia="de-DE"/>
        </w:rPr>
        <w:t xml:space="preserve"> </w:t>
      </w:r>
      <w:r>
        <w:rPr>
          <w:lang w:eastAsia="de-DE"/>
        </w:rPr>
        <w:t xml:space="preserve">back diffusion </w:t>
      </w:r>
      <w:r w:rsidRPr="0092340D">
        <w:rPr>
          <w:lang w:eastAsia="de-DE"/>
        </w:rPr>
        <w:t>process</w:t>
      </w:r>
      <w:r>
        <w:rPr>
          <w:lang w:eastAsia="de-DE"/>
        </w:rPr>
        <w:t xml:space="preserve"> during overcoring using the multisite ion exchange model for</w:t>
      </w:r>
      <w:r w:rsidRPr="009E3B4A">
        <w:rPr>
          <w:lang w:eastAsia="de-DE"/>
        </w:rPr>
        <w:t xml:space="preserve"> </w:t>
      </w:r>
      <w:r w:rsidRPr="009E3B4A">
        <w:rPr>
          <w:rFonts w:cs="Arial"/>
          <w:noProof/>
          <w:szCs w:val="22"/>
          <w:lang w:eastAsia="zh-CN"/>
        </w:rPr>
        <w:t>C</w:t>
      </w:r>
      <w:r>
        <w:rPr>
          <w:rFonts w:cs="Arial"/>
          <w:noProof/>
          <w:szCs w:val="22"/>
          <w:lang w:eastAsia="zh-CN"/>
        </w:rPr>
        <w:t>s</w:t>
      </w:r>
      <w:r w:rsidRPr="009E3B4A">
        <w:rPr>
          <w:vertAlign w:val="superscript"/>
        </w:rPr>
        <w:t>+</w:t>
      </w:r>
      <w:r>
        <w:rPr>
          <w:rFonts w:cs="Arial"/>
          <w:noProof/>
          <w:szCs w:val="22"/>
          <w:lang w:eastAsia="zh-CN"/>
        </w:rPr>
        <w:t xml:space="preserve"> </w:t>
      </w:r>
      <w:r>
        <w:rPr>
          <w:lang w:eastAsia="de-DE"/>
        </w:rPr>
        <w:t>retardation</w:t>
      </w:r>
      <w:r w:rsidR="004474F5">
        <w:rPr>
          <w:lang w:eastAsia="de-DE"/>
        </w:rPr>
        <w:t xml:space="preserve">.  </w:t>
      </w:r>
    </w:p>
    <w:p w14:paraId="0A4C4667" w14:textId="77777777" w:rsidR="00B035EE" w:rsidRPr="00192E8E" w:rsidRDefault="00B035EE" w:rsidP="00B035EE">
      <w:pPr>
        <w:pStyle w:val="StyleHeading4Bold"/>
      </w:pPr>
      <w:bookmarkStart w:id="1236" w:name="_Toc520374845"/>
      <w:r>
        <w:t>Model setup</w:t>
      </w:r>
      <w:bookmarkEnd w:id="1236"/>
    </w:p>
    <w:p w14:paraId="2B35A221" w14:textId="1E5E5423" w:rsidR="00B035EE" w:rsidRDefault="00B035EE" w:rsidP="00B035EE">
      <w:pPr>
        <w:rPr>
          <w:rFonts w:cs="Arial"/>
          <w:szCs w:val="22"/>
          <w:lang w:eastAsia="zh-CN"/>
        </w:rPr>
      </w:pPr>
      <w:r>
        <w:rPr>
          <w:rFonts w:cs="Arial" w:hint="eastAsia"/>
          <w:szCs w:val="22"/>
          <w:lang w:eastAsia="zh-CN"/>
        </w:rPr>
        <w:t>Th</w:t>
      </w:r>
      <w:r>
        <w:rPr>
          <w:rFonts w:cs="Arial"/>
          <w:szCs w:val="22"/>
          <w:lang w:eastAsia="zh-CN"/>
        </w:rPr>
        <w:t xml:space="preserve">e </w:t>
      </w:r>
      <w:r>
        <w:rPr>
          <w:rFonts w:cs="Arial" w:hint="eastAsia"/>
          <w:szCs w:val="22"/>
          <w:lang w:eastAsia="zh-CN"/>
        </w:rPr>
        <w:t>1D axial symmetric model</w:t>
      </w:r>
      <w:r>
        <w:rPr>
          <w:rFonts w:cs="Arial"/>
          <w:szCs w:val="22"/>
          <w:lang w:eastAsia="zh-CN"/>
        </w:rPr>
        <w:t>,</w:t>
      </w:r>
      <w:r>
        <w:rPr>
          <w:rFonts w:cs="Arial" w:hint="eastAsia"/>
          <w:szCs w:val="22"/>
          <w:lang w:eastAsia="zh-CN"/>
        </w:rPr>
        <w:t xml:space="preserve"> as shown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_Ref455670567 \h </w:instrText>
      </w:r>
      <w:r>
        <w:rPr>
          <w:rFonts w:cs="Arial"/>
          <w:szCs w:val="22"/>
          <w:lang w:eastAsia="zh-CN"/>
        </w:rPr>
      </w:r>
      <w:r>
        <w:rPr>
          <w:rFonts w:cs="Arial"/>
          <w:szCs w:val="22"/>
          <w:lang w:eastAsia="zh-CN"/>
        </w:rPr>
        <w:fldChar w:fldCharType="separate"/>
      </w:r>
      <w:r w:rsidR="00B560DA">
        <w:t xml:space="preserve">Figure </w:t>
      </w:r>
      <w:r w:rsidR="00B560DA">
        <w:rPr>
          <w:noProof/>
        </w:rPr>
        <w:t>4</w:t>
      </w:r>
      <w:r w:rsidR="00B560DA">
        <w:t>.</w:t>
      </w:r>
      <w:r w:rsidR="00B560DA">
        <w:rPr>
          <w:noProof/>
        </w:rPr>
        <w:t>1</w:t>
      </w:r>
      <w:r>
        <w:rPr>
          <w:rFonts w:cs="Arial"/>
          <w:szCs w:val="22"/>
          <w:lang w:eastAsia="zh-CN"/>
        </w:rPr>
        <w:fldChar w:fldCharType="end"/>
      </w:r>
      <w:r>
        <w:rPr>
          <w:rFonts w:cs="Arial"/>
          <w:szCs w:val="22"/>
          <w:lang w:eastAsia="zh-CN"/>
        </w:rPr>
        <w:t xml:space="preserve"> and </w:t>
      </w:r>
      <w:r>
        <w:rPr>
          <w:rFonts w:cs="Arial"/>
          <w:szCs w:val="22"/>
          <w:lang w:eastAsia="zh-CN"/>
        </w:rPr>
        <w:fldChar w:fldCharType="begin"/>
      </w:r>
      <w:r>
        <w:rPr>
          <w:rFonts w:cs="Arial"/>
          <w:szCs w:val="22"/>
          <w:lang w:eastAsia="zh-CN"/>
        </w:rPr>
        <w:instrText xml:space="preserve"> REF _Ref360096228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2</w:t>
      </w:r>
      <w:r>
        <w:rPr>
          <w:rFonts w:cs="Arial"/>
          <w:szCs w:val="22"/>
          <w:lang w:eastAsia="zh-CN"/>
        </w:rPr>
        <w:fldChar w:fldCharType="end"/>
      </w:r>
      <w:r>
        <w:rPr>
          <w:rFonts w:cs="Arial"/>
          <w:szCs w:val="22"/>
          <w:lang w:eastAsia="zh-CN"/>
        </w:rPr>
        <w:t xml:space="preserve"> is used without filter and gap (detailed information see section </w:t>
      </w:r>
      <w:r>
        <w:rPr>
          <w:rFonts w:cs="Arial"/>
          <w:szCs w:val="22"/>
          <w:lang w:eastAsia="zh-CN"/>
        </w:rPr>
        <w:fldChar w:fldCharType="begin"/>
      </w:r>
      <w:r>
        <w:rPr>
          <w:rFonts w:cs="Arial"/>
          <w:szCs w:val="22"/>
          <w:lang w:eastAsia="zh-CN"/>
        </w:rPr>
        <w:instrText xml:space="preserve"> REF _Ref456010651 \r \h </w:instrText>
      </w:r>
      <w:r>
        <w:rPr>
          <w:rFonts w:cs="Arial"/>
          <w:szCs w:val="22"/>
          <w:lang w:eastAsia="zh-CN"/>
        </w:rPr>
      </w:r>
      <w:r>
        <w:rPr>
          <w:rFonts w:cs="Arial"/>
          <w:szCs w:val="22"/>
          <w:lang w:eastAsia="zh-CN"/>
        </w:rPr>
        <w:fldChar w:fldCharType="separate"/>
      </w:r>
      <w:r w:rsidR="00B560DA">
        <w:rPr>
          <w:rFonts w:cs="Arial"/>
          <w:szCs w:val="22"/>
          <w:lang w:eastAsia="zh-CN"/>
        </w:rPr>
        <w:t>4.1.1.2</w:t>
      </w:r>
      <w:r>
        <w:rPr>
          <w:rFonts w:cs="Arial"/>
          <w:szCs w:val="22"/>
          <w:lang w:eastAsia="zh-CN"/>
        </w:rPr>
        <w:fldChar w:fldCharType="end"/>
      </w:r>
      <w:r>
        <w:rPr>
          <w:rFonts w:cs="Arial"/>
          <w:szCs w:val="22"/>
          <w:lang w:eastAsia="zh-CN"/>
        </w:rPr>
        <w:t xml:space="preserve"> and section </w:t>
      </w:r>
      <w:r>
        <w:rPr>
          <w:rFonts w:cs="Arial"/>
          <w:szCs w:val="22"/>
          <w:lang w:eastAsia="zh-CN"/>
        </w:rPr>
        <w:fldChar w:fldCharType="begin"/>
      </w:r>
      <w:r>
        <w:rPr>
          <w:rFonts w:cs="Arial"/>
          <w:szCs w:val="22"/>
          <w:lang w:eastAsia="zh-CN"/>
        </w:rPr>
        <w:instrText xml:space="preserve"> REF _Ref456188915 \r \h </w:instrText>
      </w:r>
      <w:r>
        <w:rPr>
          <w:rFonts w:cs="Arial"/>
          <w:szCs w:val="22"/>
          <w:lang w:eastAsia="zh-CN"/>
        </w:rPr>
      </w:r>
      <w:r>
        <w:rPr>
          <w:rFonts w:cs="Arial"/>
          <w:szCs w:val="22"/>
          <w:lang w:eastAsia="zh-CN"/>
        </w:rPr>
        <w:fldChar w:fldCharType="separate"/>
      </w:r>
      <w:r w:rsidR="00B560DA">
        <w:rPr>
          <w:rFonts w:cs="Arial"/>
          <w:szCs w:val="22"/>
          <w:lang w:eastAsia="zh-CN"/>
        </w:rPr>
        <w:t>4.1.5.2</w:t>
      </w:r>
      <w:r>
        <w:rPr>
          <w:rFonts w:cs="Arial"/>
          <w:szCs w:val="22"/>
          <w:lang w:eastAsia="zh-CN"/>
        </w:rPr>
        <w:fldChar w:fldCharType="end"/>
      </w:r>
      <w:r>
        <w:rPr>
          <w:rFonts w:cs="Arial"/>
          <w:szCs w:val="22"/>
          <w:lang w:eastAsia="zh-CN"/>
        </w:rPr>
        <w:t>)</w:t>
      </w:r>
      <w:r w:rsidR="004474F5">
        <w:rPr>
          <w:rFonts w:cs="Arial"/>
          <w:szCs w:val="22"/>
          <w:lang w:eastAsia="zh-CN"/>
        </w:rPr>
        <w:t xml:space="preserve">.  </w:t>
      </w:r>
    </w:p>
    <w:p w14:paraId="4399951E" w14:textId="66886A13" w:rsidR="00B035EE" w:rsidRDefault="00B035EE" w:rsidP="00B035EE">
      <w:pPr>
        <w:rPr>
          <w:rFonts w:cs="Arial"/>
          <w:szCs w:val="22"/>
          <w:lang w:eastAsia="zh-CN"/>
        </w:rPr>
      </w:pPr>
      <w:r>
        <w:rPr>
          <w:rFonts w:cs="Arial"/>
          <w:szCs w:val="22"/>
          <w:lang w:eastAsia="zh-CN"/>
        </w:rPr>
        <w:t xml:space="preserve">To simulate the solution gathered after pulling out the assembly in the borehole, a restart file restart.dat is generated using the restart.tmp2 file at 728 days for the Phase II simulation (section </w:t>
      </w:r>
      <w:r>
        <w:rPr>
          <w:rFonts w:cs="Arial"/>
          <w:szCs w:val="22"/>
          <w:lang w:eastAsia="zh-CN"/>
        </w:rPr>
        <w:fldChar w:fldCharType="begin"/>
      </w:r>
      <w:r>
        <w:rPr>
          <w:rFonts w:cs="Arial"/>
          <w:szCs w:val="22"/>
          <w:lang w:eastAsia="zh-CN"/>
        </w:rPr>
        <w:instrText xml:space="preserve"> REF _Ref456188975 \r \h </w:instrText>
      </w:r>
      <w:r>
        <w:rPr>
          <w:rFonts w:cs="Arial"/>
          <w:szCs w:val="22"/>
          <w:lang w:eastAsia="zh-CN"/>
        </w:rPr>
      </w:r>
      <w:r>
        <w:rPr>
          <w:rFonts w:cs="Arial"/>
          <w:szCs w:val="22"/>
          <w:lang w:eastAsia="zh-CN"/>
        </w:rPr>
        <w:fldChar w:fldCharType="separate"/>
      </w:r>
      <w:r w:rsidR="00B560DA">
        <w:rPr>
          <w:rFonts w:cs="Arial"/>
          <w:szCs w:val="22"/>
          <w:lang w:eastAsia="zh-CN"/>
        </w:rPr>
        <w:t>4.1.4</w:t>
      </w:r>
      <w:r>
        <w:rPr>
          <w:rFonts w:cs="Arial"/>
          <w:szCs w:val="22"/>
          <w:lang w:eastAsia="zh-CN"/>
        </w:rPr>
        <w:fldChar w:fldCharType="end"/>
      </w:r>
      <w:r>
        <w:rPr>
          <w:rFonts w:cs="Arial"/>
          <w:szCs w:val="22"/>
          <w:lang w:eastAsia="zh-CN"/>
        </w:rPr>
        <w:t xml:space="preserve">) and replaced the chemical compositions of the ions in the control volumes within the borehole (for major ions with the data in </w:t>
      </w:r>
      <w:r>
        <w:rPr>
          <w:rFonts w:cs="Arial"/>
          <w:szCs w:val="22"/>
          <w:lang w:eastAsia="zh-CN"/>
        </w:rPr>
        <w:fldChar w:fldCharType="begin"/>
      </w:r>
      <w:r>
        <w:rPr>
          <w:rFonts w:cs="Arial"/>
          <w:szCs w:val="22"/>
          <w:lang w:eastAsia="zh-CN"/>
        </w:rPr>
        <w:instrText xml:space="preserve"> REF _Ref456004132 \h </w:instrText>
      </w:r>
      <w:r>
        <w:rPr>
          <w:rFonts w:cs="Arial"/>
          <w:szCs w:val="22"/>
          <w:lang w:eastAsia="zh-CN"/>
        </w:rPr>
      </w:r>
      <w:r>
        <w:rPr>
          <w:rFonts w:cs="Arial"/>
          <w:szCs w:val="22"/>
          <w:lang w:eastAsia="zh-CN"/>
        </w:rPr>
        <w:fldChar w:fldCharType="separate"/>
      </w:r>
      <w:r w:rsidR="00B560DA">
        <w:t xml:space="preserve">Table </w:t>
      </w:r>
      <w:r w:rsidR="00B560DA">
        <w:rPr>
          <w:noProof/>
        </w:rPr>
        <w:t>4</w:t>
      </w:r>
      <w:r w:rsidR="00B560DA">
        <w:t>.</w:t>
      </w:r>
      <w:r w:rsidR="00B560DA">
        <w:rPr>
          <w:noProof/>
        </w:rPr>
        <w:t>3</w:t>
      </w:r>
      <w:r>
        <w:rPr>
          <w:rFonts w:cs="Arial"/>
          <w:szCs w:val="22"/>
          <w:lang w:eastAsia="zh-CN"/>
        </w:rPr>
        <w:fldChar w:fldCharType="end"/>
      </w:r>
      <w:r>
        <w:rPr>
          <w:rFonts w:cs="Arial"/>
          <w:szCs w:val="22"/>
          <w:lang w:eastAsia="zh-CN"/>
        </w:rPr>
        <w:t>, and no tracers).</w:t>
      </w:r>
    </w:p>
    <w:p w14:paraId="75FA8486" w14:textId="77777777" w:rsidR="00B035EE" w:rsidRPr="00B44859" w:rsidRDefault="00B035EE" w:rsidP="00B035EE">
      <w:pPr>
        <w:pStyle w:val="Heading4"/>
      </w:pPr>
      <w:bookmarkStart w:id="1237" w:name="_Toc520374846"/>
      <w:r>
        <w:t>Parameters</w:t>
      </w:r>
      <w:bookmarkEnd w:id="1237"/>
    </w:p>
    <w:p w14:paraId="26BB06B6" w14:textId="426944DD" w:rsidR="00B035EE" w:rsidRDefault="00B035EE" w:rsidP="00B035EE">
      <w:pPr>
        <w:rPr>
          <w:rFonts w:cs="Arial"/>
          <w:b/>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Pr>
          <w:rFonts w:cs="Arial"/>
          <w:szCs w:val="22"/>
        </w:rPr>
        <w:t xml:space="preserve"> </w:t>
      </w:r>
      <w:r>
        <w:rPr>
          <w:rFonts w:cs="Arial"/>
          <w:szCs w:val="22"/>
        </w:rPr>
        <w:fldChar w:fldCharType="begin"/>
      </w:r>
      <w:r>
        <w:rPr>
          <w:rFonts w:cs="Arial"/>
          <w:szCs w:val="22"/>
        </w:rPr>
        <w:instrText xml:space="preserve"> REF _Ref456186465 \h </w:instrText>
      </w:r>
      <w:r>
        <w:rPr>
          <w:rFonts w:cs="Arial"/>
          <w:szCs w:val="22"/>
        </w:rPr>
      </w:r>
      <w:r>
        <w:rPr>
          <w:rFonts w:cs="Arial"/>
          <w:szCs w:val="22"/>
        </w:rPr>
        <w:fldChar w:fldCharType="separate"/>
      </w:r>
      <w:r w:rsidR="00B560DA" w:rsidRPr="00101CF6">
        <w:t xml:space="preserve">Table </w:t>
      </w:r>
      <w:r w:rsidR="00B560DA">
        <w:rPr>
          <w:noProof/>
        </w:rPr>
        <w:t>4</w:t>
      </w:r>
      <w:r w:rsidR="00B560DA">
        <w:t>.</w:t>
      </w:r>
      <w:r w:rsidR="00B560DA">
        <w:rPr>
          <w:noProof/>
        </w:rPr>
        <w:t>14</w:t>
      </w:r>
      <w:r>
        <w:rPr>
          <w:rFonts w:cs="Arial"/>
          <w:szCs w:val="22"/>
        </w:rPr>
        <w:fldChar w:fldCharType="end"/>
      </w:r>
      <w:r w:rsidR="004474F5">
        <w:rPr>
          <w:rFonts w:cs="Arial"/>
          <w:szCs w:val="22"/>
        </w:rPr>
        <w:t xml:space="preserve">.  </w:t>
      </w:r>
      <w:r>
        <w:rPr>
          <w:rFonts w:cs="Arial"/>
          <w:szCs w:val="22"/>
        </w:rPr>
        <w:t>T</w:t>
      </w:r>
      <w:r w:rsidRPr="00AE10E4">
        <w:rPr>
          <w:rFonts w:cs="Arial"/>
          <w:szCs w:val="22"/>
        </w:rPr>
        <w:t xml:space="preserve">he simulation time </w:t>
      </w:r>
      <w:r>
        <w:rPr>
          <w:rFonts w:cs="Arial"/>
          <w:szCs w:val="22"/>
        </w:rPr>
        <w:t>was from 728 to 735</w:t>
      </w:r>
      <w:r w:rsidRPr="00AE10E4">
        <w:rPr>
          <w:rFonts w:cs="Arial"/>
          <w:szCs w:val="22"/>
        </w:rPr>
        <w:t xml:space="preserve"> days</w:t>
      </w:r>
      <w:r w:rsidR="004474F5">
        <w:rPr>
          <w:rFonts w:cs="Arial"/>
          <w:szCs w:val="22"/>
        </w:rPr>
        <w:t xml:space="preserve">.  </w:t>
      </w:r>
    </w:p>
    <w:p w14:paraId="2E1D0011" w14:textId="6338D2C6" w:rsidR="00B035EE" w:rsidRDefault="00B035EE" w:rsidP="00B035EE">
      <w:pPr>
        <w:rPr>
          <w:lang w:eastAsia="zh-CN"/>
        </w:rPr>
      </w:pPr>
      <w:r>
        <w:rPr>
          <w:lang w:eastAsia="zh-CN"/>
        </w:rPr>
        <w:t>All other parameters such as the D</w:t>
      </w:r>
      <w:r w:rsidRPr="006B1312">
        <w:rPr>
          <w:vertAlign w:val="subscript"/>
          <w:lang w:eastAsia="zh-CN"/>
        </w:rPr>
        <w:t>0</w:t>
      </w:r>
      <w:r>
        <w:rPr>
          <w:lang w:eastAsia="zh-CN"/>
        </w:rPr>
        <w:t xml:space="preserve">, porosity and tortuosity correction factors for individual species are the same as described in section </w:t>
      </w:r>
      <w:r>
        <w:rPr>
          <w:lang w:eastAsia="zh-CN"/>
        </w:rPr>
        <w:fldChar w:fldCharType="begin"/>
      </w:r>
      <w:r>
        <w:rPr>
          <w:lang w:eastAsia="zh-CN"/>
        </w:rPr>
        <w:instrText xml:space="preserve"> REF _Ref456189114 \r \h </w:instrText>
      </w:r>
      <w:r>
        <w:rPr>
          <w:lang w:eastAsia="zh-CN"/>
        </w:rPr>
      </w:r>
      <w:r>
        <w:rPr>
          <w:lang w:eastAsia="zh-CN"/>
        </w:rPr>
        <w:fldChar w:fldCharType="separate"/>
      </w:r>
      <w:r w:rsidR="00B560DA">
        <w:rPr>
          <w:lang w:eastAsia="zh-CN"/>
        </w:rPr>
        <w:t>4.1.4.4</w:t>
      </w:r>
      <w:r>
        <w:rPr>
          <w:lang w:eastAsia="zh-CN"/>
        </w:rPr>
        <w:fldChar w:fldCharType="end"/>
      </w:r>
      <w:r w:rsidR="004474F5">
        <w:rPr>
          <w:lang w:eastAsia="zh-CN"/>
        </w:rPr>
        <w:t xml:space="preserve">.  </w:t>
      </w:r>
    </w:p>
    <w:p w14:paraId="29984D97" w14:textId="77777777" w:rsidR="00B035EE" w:rsidRPr="00B44859" w:rsidRDefault="00B035EE" w:rsidP="00B035EE">
      <w:pPr>
        <w:pStyle w:val="Heading4"/>
      </w:pPr>
      <w:bookmarkStart w:id="1238" w:name="_Toc520374847"/>
      <w:r>
        <w:t>Results</w:t>
      </w:r>
      <w:bookmarkEnd w:id="1238"/>
    </w:p>
    <w:p w14:paraId="52E56349" w14:textId="52DEE048" w:rsidR="00B035EE" w:rsidRDefault="00B035EE" w:rsidP="00B035EE">
      <w:pPr>
        <w:widowControl/>
        <w:spacing w:before="0" w:after="0"/>
        <w:jc w:val="left"/>
        <w:rPr>
          <w:rFonts w:cs="Arial"/>
          <w:szCs w:val="22"/>
        </w:rPr>
      </w:pPr>
      <w:r>
        <w:rPr>
          <w:rFonts w:cs="Arial"/>
          <w:szCs w:val="22"/>
        </w:rPr>
        <w:t>Experimental data consistently showed back diffusion in the OPA clay adjacent to the borehole</w:t>
      </w:r>
      <w:r w:rsidR="004474F5">
        <w:rPr>
          <w:rFonts w:cs="Arial"/>
          <w:szCs w:val="22"/>
        </w:rPr>
        <w:t xml:space="preserve">.  </w:t>
      </w:r>
      <w:r>
        <w:rPr>
          <w:rFonts w:cs="Arial"/>
          <w:szCs w:val="22"/>
        </w:rPr>
        <w:t xml:space="preserve">Simulated </w:t>
      </w:r>
      <w:r>
        <w:rPr>
          <w:rFonts w:cs="Arial"/>
          <w:noProof/>
          <w:szCs w:val="22"/>
          <w:lang w:eastAsia="zh-CN"/>
        </w:rPr>
        <w:t xml:space="preserve">total concentration profiles for HTO, </w:t>
      </w:r>
      <w:r>
        <w:t>Br</w:t>
      </w:r>
      <w:r w:rsidRPr="007D0C3E">
        <w:rPr>
          <w:vertAlign w:val="superscript"/>
        </w:rPr>
        <w:t>-</w:t>
      </w:r>
      <w:r>
        <w:t>, I</w:t>
      </w:r>
      <w:r w:rsidRPr="007D0C3E">
        <w:rPr>
          <w:vertAlign w:val="superscript"/>
        </w:rPr>
        <w:t>-</w:t>
      </w:r>
      <w:r>
        <w:t>, Cl</w:t>
      </w:r>
      <w:r w:rsidRPr="007D0C3E">
        <w:rPr>
          <w:vertAlign w:val="superscript"/>
        </w:rPr>
        <w:t>-</w:t>
      </w:r>
      <w:r>
        <w:t xml:space="preserve"> and Co</w:t>
      </w:r>
      <w:r>
        <w:rPr>
          <w:vertAlign w:val="superscript"/>
        </w:rPr>
        <w:t>2+</w:t>
      </w:r>
      <w:r>
        <w:t xml:space="preserve"> in the Opalinus Clay are depicted in </w:t>
      </w:r>
      <w:r>
        <w:fldChar w:fldCharType="begin"/>
      </w:r>
      <w:r>
        <w:instrText xml:space="preserve"> REF _Ref456188084 \h </w:instrText>
      </w:r>
      <w:r>
        <w:fldChar w:fldCharType="separate"/>
      </w:r>
      <w:r w:rsidR="00B560DA">
        <w:t xml:space="preserve">Figure </w:t>
      </w:r>
      <w:r w:rsidR="00B560DA">
        <w:rPr>
          <w:noProof/>
        </w:rPr>
        <w:t>4</w:t>
      </w:r>
      <w:r w:rsidR="00B560DA">
        <w:t>.</w:t>
      </w:r>
      <w:r w:rsidR="00B560DA">
        <w:rPr>
          <w:noProof/>
        </w:rPr>
        <w:t>11</w:t>
      </w:r>
      <w:r>
        <w:fldChar w:fldCharType="end"/>
      </w:r>
      <w:r>
        <w:t>.</w:t>
      </w:r>
    </w:p>
    <w:p w14:paraId="451EC1A9" w14:textId="77777777" w:rsidR="00B035EE" w:rsidRDefault="00B035EE" w:rsidP="00B035EE">
      <w:pPr>
        <w:widowControl/>
        <w:spacing w:before="0" w:after="0"/>
        <w:jc w:val="left"/>
        <w:rPr>
          <w:rFonts w:cs="Arial"/>
          <w:szCs w:val="22"/>
        </w:rPr>
      </w:pPr>
    </w:p>
    <w:p w14:paraId="47F83794" w14:textId="77777777" w:rsidR="00B035EE" w:rsidRDefault="00B035EE" w:rsidP="00B035EE">
      <w:pPr>
        <w:keepNext/>
        <w:widowControl/>
        <w:spacing w:before="0" w:after="0"/>
        <w:jc w:val="left"/>
      </w:pPr>
      <w:r>
        <w:rPr>
          <w:b/>
          <w:caps/>
          <w:noProof/>
          <w:sz w:val="32"/>
          <w:lang w:val="en-CA" w:eastAsia="zh-CN"/>
        </w:rPr>
        <w:lastRenderedPageBreak/>
        <w:drawing>
          <wp:inline distT="0" distB="0" distL="0" distR="0" wp14:anchorId="5496255A" wp14:editId="1F23D33A">
            <wp:extent cx="5486400" cy="473202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backdiff.png"/>
                    <pic:cNvPicPr/>
                  </pic:nvPicPr>
                  <pic:blipFill>
                    <a:blip r:embed="rId202">
                      <a:extLst>
                        <a:ext uri="{28A0092B-C50C-407E-A947-70E740481C1C}">
                          <a14:useLocalDpi xmlns:a14="http://schemas.microsoft.com/office/drawing/2010/main" val="0"/>
                        </a:ext>
                      </a:extLst>
                    </a:blip>
                    <a:stretch>
                      <a:fillRect/>
                    </a:stretch>
                  </pic:blipFill>
                  <pic:spPr>
                    <a:xfrm>
                      <a:off x="0" y="0"/>
                      <a:ext cx="5486400" cy="4732020"/>
                    </a:xfrm>
                    <a:prstGeom prst="rect">
                      <a:avLst/>
                    </a:prstGeom>
                  </pic:spPr>
                </pic:pic>
              </a:graphicData>
            </a:graphic>
          </wp:inline>
        </w:drawing>
      </w:r>
    </w:p>
    <w:p w14:paraId="1878F1AC" w14:textId="3C20C9D3" w:rsidR="00B035EE" w:rsidRDefault="00B035EE" w:rsidP="00B035EE">
      <w:pPr>
        <w:pStyle w:val="Caption"/>
        <w:jc w:val="left"/>
        <w:rPr>
          <w:b/>
          <w:caps/>
          <w:sz w:val="32"/>
        </w:rPr>
      </w:pPr>
      <w:bookmarkStart w:id="1239" w:name="_Toc520375123"/>
      <w:r>
        <w:t xml:space="preserve">Figure </w:t>
      </w:r>
      <w:r w:rsidR="00183C7C">
        <w:fldChar w:fldCharType="begin"/>
      </w:r>
      <w:r w:rsidR="00183C7C">
        <w:instrText xml:space="preserve"> STYLEREF 1 \s </w:instrText>
      </w:r>
      <w:r w:rsidR="00183C7C">
        <w:fldChar w:fldCharType="separate"/>
      </w:r>
      <w:r w:rsidR="00B560DA">
        <w:rPr>
          <w:noProof/>
        </w:rPr>
        <w:t>4</w:t>
      </w:r>
      <w:r w:rsidR="00183C7C">
        <w:fldChar w:fldCharType="end"/>
      </w:r>
      <w:r w:rsidR="00183C7C">
        <w:t>.</w:t>
      </w:r>
      <w:r w:rsidR="00183C7C">
        <w:fldChar w:fldCharType="begin"/>
      </w:r>
      <w:r w:rsidR="00183C7C">
        <w:instrText xml:space="preserve"> SEQ Figure \* ARABIC \s 1 </w:instrText>
      </w:r>
      <w:r w:rsidR="00183C7C">
        <w:fldChar w:fldCharType="separate"/>
      </w:r>
      <w:r w:rsidR="00B560DA">
        <w:rPr>
          <w:noProof/>
        </w:rPr>
        <w:t>12</w:t>
      </w:r>
      <w:r w:rsidR="00183C7C">
        <w:fldChar w:fldCharType="end"/>
      </w:r>
      <w:r>
        <w:t xml:space="preserve">: Comparison of the Simulated Total Concentration Profiles for HTO, </w:t>
      </w:r>
      <w:r>
        <w:rPr>
          <w:vertAlign w:val="superscript"/>
        </w:rPr>
        <w:t>60</w:t>
      </w:r>
      <w:r>
        <w:t>Co</w:t>
      </w:r>
      <w:r w:rsidRPr="00A83F57">
        <w:rPr>
          <w:vertAlign w:val="superscript"/>
        </w:rPr>
        <w:t>2+</w:t>
      </w:r>
      <w:r>
        <w:t>, Br</w:t>
      </w:r>
      <w:r w:rsidRPr="007D0C3E">
        <w:rPr>
          <w:vertAlign w:val="superscript"/>
        </w:rPr>
        <w:t>-</w:t>
      </w:r>
      <w:r>
        <w:t xml:space="preserve"> and I</w:t>
      </w:r>
      <w:r w:rsidRPr="007D0C3E">
        <w:rPr>
          <w:vertAlign w:val="superscript"/>
        </w:rPr>
        <w:t>-</w:t>
      </w:r>
      <w:r>
        <w:t xml:space="preserve"> in the Opalinus Clay at 735 days and in the Porewater of the Overcored Opalinus Clay Samples</w:t>
      </w:r>
      <w:r w:rsidR="000E15AA">
        <w:t xml:space="preserve"> (Xie et al. 2014)</w:t>
      </w:r>
      <w:bookmarkEnd w:id="1239"/>
    </w:p>
    <w:p w14:paraId="72DC2335" w14:textId="77777777" w:rsidR="00B035EE" w:rsidRDefault="00B035EE" w:rsidP="00B035EE">
      <w:pPr>
        <w:widowControl/>
        <w:spacing w:before="0" w:after="0"/>
        <w:jc w:val="left"/>
        <w:rPr>
          <w:b/>
          <w:caps/>
          <w:sz w:val="32"/>
        </w:rPr>
      </w:pPr>
    </w:p>
    <w:p w14:paraId="023F8C4A" w14:textId="4C461FFF" w:rsidR="00B035EE" w:rsidRDefault="00B035EE" w:rsidP="00B035EE">
      <w:pPr>
        <w:widowControl/>
        <w:spacing w:before="0" w:after="0"/>
        <w:jc w:val="left"/>
        <w:rPr>
          <w:rFonts w:cs="Arial"/>
          <w:noProof/>
          <w:szCs w:val="22"/>
          <w:lang w:eastAsia="zh-CN"/>
        </w:rPr>
      </w:pPr>
      <w:r>
        <w:rPr>
          <w:rFonts w:cs="Arial"/>
          <w:noProof/>
          <w:szCs w:val="22"/>
          <w:lang w:eastAsia="zh-CN"/>
        </w:rPr>
        <w:t>The simulation results show g</w:t>
      </w:r>
      <w:r>
        <w:t xml:space="preserve">ood agreement to the experimental data for all dissolved species </w:t>
      </w:r>
      <w:r>
        <w:rPr>
          <w:rFonts w:cs="Arial"/>
          <w:noProof/>
          <w:szCs w:val="22"/>
          <w:lang w:eastAsia="zh-CN"/>
        </w:rPr>
        <w:t xml:space="preserve">(note that no experimental data for </w:t>
      </w:r>
      <w:r>
        <w:t>Sr</w:t>
      </w:r>
      <w:r>
        <w:rPr>
          <w:vertAlign w:val="superscript"/>
        </w:rPr>
        <w:t>2+</w:t>
      </w:r>
      <w:r>
        <w:t xml:space="preserve"> in the porewater were available and thus not plotted)</w:t>
      </w:r>
      <w:r w:rsidR="004474F5">
        <w:t xml:space="preserve">.  </w:t>
      </w:r>
      <w:r>
        <w:rPr>
          <w:rFonts w:cs="Arial"/>
          <w:noProof/>
          <w:szCs w:val="22"/>
          <w:lang w:eastAsia="zh-CN"/>
        </w:rPr>
        <w:t xml:space="preserve">The simulated concentrations of dissolved </w:t>
      </w:r>
      <w:r>
        <w:t>Co</w:t>
      </w:r>
      <w:r>
        <w:rPr>
          <w:vertAlign w:val="superscript"/>
        </w:rPr>
        <w:t>2+</w:t>
      </w:r>
      <w:r>
        <w:rPr>
          <w:rFonts w:cs="Arial"/>
          <w:noProof/>
          <w:szCs w:val="22"/>
          <w:lang w:eastAsia="zh-CN"/>
        </w:rPr>
        <w:t xml:space="preserve"> are slightly lower than observed, which can be considered very good agreement considering analysis uncertainties in the range of 5% to 80% (NAGRA 2014).</w:t>
      </w:r>
    </w:p>
    <w:p w14:paraId="5AF592E0" w14:textId="77777777" w:rsidR="00B035EE" w:rsidRDefault="00B035EE" w:rsidP="00B035EE">
      <w:pPr>
        <w:widowControl/>
        <w:spacing w:before="0" w:after="0"/>
        <w:jc w:val="left"/>
        <w:rPr>
          <w:rFonts w:cs="Arial"/>
          <w:noProof/>
          <w:szCs w:val="22"/>
          <w:lang w:eastAsia="zh-CN"/>
        </w:rPr>
      </w:pPr>
    </w:p>
    <w:p w14:paraId="1A108AB9" w14:textId="77777777" w:rsidR="00B035EE" w:rsidRPr="00ED3698" w:rsidRDefault="00B035EE" w:rsidP="00B035EE">
      <w:pPr>
        <w:pStyle w:val="Heading4"/>
      </w:pPr>
      <w:bookmarkStart w:id="1240" w:name="_Toc520374848"/>
      <w:r>
        <w:t>File location</w:t>
      </w:r>
      <w:bookmarkEnd w:id="1240"/>
    </w:p>
    <w:p w14:paraId="07A6A28B" w14:textId="77777777" w:rsidR="00B035EE" w:rsidRDefault="00B035EE" w:rsidP="00B035EE">
      <w:pPr>
        <w:rPr>
          <w:lang w:eastAsia="zh-CN"/>
        </w:rPr>
      </w:pPr>
      <w:r>
        <w:rPr>
          <w:lang w:eastAsia="zh-CN"/>
        </w:rPr>
        <w:t>Input file:</w:t>
      </w:r>
    </w:p>
    <w:p w14:paraId="1EB65EFA" w14:textId="77777777" w:rsidR="00B035EE" w:rsidRDefault="00B035EE" w:rsidP="00B035EE">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409\mttoc</w:t>
      </w:r>
      <w:r w:rsidRPr="00386860">
        <w:rPr>
          <w:lang w:eastAsia="zh-CN"/>
        </w:rPr>
        <w:t>.dat</w:t>
      </w:r>
    </w:p>
    <w:p w14:paraId="5422C2C0" w14:textId="7DE9F3F8" w:rsidR="00B035EE" w:rsidRDefault="00B035EE" w:rsidP="00B035EE">
      <w:pPr>
        <w:rPr>
          <w:lang w:eastAsia="zh-CN"/>
        </w:rPr>
      </w:pPr>
      <w:r>
        <w:rPr>
          <w:lang w:eastAsia="zh-CN"/>
        </w:rPr>
        <w:t>Databases:</w:t>
      </w:r>
      <w:r w:rsidR="001C098F">
        <w:rPr>
          <w:lang w:eastAsia="zh-CN"/>
        </w:rPr>
        <w:t xml:space="preserve"> </w:t>
      </w:r>
      <w:r>
        <w:rPr>
          <w:lang w:eastAsia="zh-CN"/>
        </w:rPr>
        <w:t>.</w:t>
      </w:r>
      <w:r w:rsidRPr="00386860">
        <w:rPr>
          <w:lang w:eastAsia="zh-CN"/>
        </w:rPr>
        <w:t>\Benchmark\</w:t>
      </w:r>
      <w:r w:rsidRPr="00E121C0">
        <w:t xml:space="preserve"> </w:t>
      </w:r>
      <w:r w:rsidRPr="00E121C0">
        <w:rPr>
          <w:lang w:eastAsia="zh-CN"/>
        </w:rPr>
        <w:t>benchmarks_new_add\</w:t>
      </w:r>
      <w:r>
        <w:rPr>
          <w:lang w:eastAsia="zh-CN"/>
        </w:rPr>
        <w:t>MtTerri</w:t>
      </w:r>
      <w:r w:rsidRPr="00E121C0">
        <w:rPr>
          <w:lang w:eastAsia="zh-CN"/>
        </w:rPr>
        <w:t>-V1.0.</w:t>
      </w:r>
      <w:r>
        <w:rPr>
          <w:lang w:eastAsia="zh-CN"/>
        </w:rPr>
        <w:t>409</w:t>
      </w:r>
      <w:r w:rsidRPr="00386860">
        <w:rPr>
          <w:lang w:eastAsia="zh-CN"/>
        </w:rPr>
        <w:t>\</w:t>
      </w:r>
      <w:r>
        <w:rPr>
          <w:lang w:eastAsia="zh-CN"/>
        </w:rPr>
        <w:t>database\</w:t>
      </w:r>
    </w:p>
    <w:p w14:paraId="4825B910" w14:textId="77777777" w:rsidR="003A15BB" w:rsidRDefault="003A15BB" w:rsidP="00B035EE">
      <w:pPr>
        <w:rPr>
          <w:lang w:eastAsia="zh-CN"/>
        </w:rPr>
      </w:pPr>
    </w:p>
    <w:p w14:paraId="4C91ED03" w14:textId="56373F9F" w:rsidR="0062606E" w:rsidRPr="00ED3698" w:rsidRDefault="0062606E" w:rsidP="0062606E">
      <w:pPr>
        <w:pStyle w:val="Heading2"/>
      </w:pPr>
      <w:bookmarkStart w:id="1241" w:name="_Toc520374849"/>
      <w:r>
        <w:lastRenderedPageBreak/>
        <w:t>EBS-TF experiments</w:t>
      </w:r>
      <w:bookmarkEnd w:id="1241"/>
    </w:p>
    <w:p w14:paraId="1A3B0BE5" w14:textId="60111147" w:rsidR="008A4108" w:rsidRDefault="0062606E" w:rsidP="0062606E">
      <w:pPr>
        <w:rPr>
          <w:lang w:eastAsia="zh-CN"/>
        </w:rPr>
      </w:pPr>
      <w:r>
        <w:t>MIN3P-THCm has been applied to simulate the</w:t>
      </w:r>
      <w:r w:rsidR="008A4108">
        <w:t xml:space="preserve"> benchmarks defined in the framework of the</w:t>
      </w:r>
      <w:r>
        <w:t xml:space="preserve"> EBS-TF (Engineered Barrier Systems – Task Forces)</w:t>
      </w:r>
      <w:r w:rsidR="004474F5">
        <w:t xml:space="preserve">.  </w:t>
      </w:r>
      <w:r w:rsidR="008A4108">
        <w:rPr>
          <w:rFonts w:hint="eastAsia"/>
          <w:lang w:eastAsia="zh-CN"/>
        </w:rPr>
        <w:t xml:space="preserve">There are four benchmarks defined </w:t>
      </w:r>
      <w:r w:rsidR="008A4108">
        <w:rPr>
          <w:lang w:eastAsia="zh-CN"/>
        </w:rPr>
        <w:t>with</w:t>
      </w:r>
      <w:r w:rsidR="008A4108">
        <w:rPr>
          <w:rFonts w:hint="eastAsia"/>
          <w:lang w:eastAsia="zh-CN"/>
        </w:rPr>
        <w:t>in the framework of the EBS TF-C project</w:t>
      </w:r>
      <w:r w:rsidR="004474F5">
        <w:rPr>
          <w:rFonts w:hint="eastAsia"/>
          <w:lang w:eastAsia="zh-CN"/>
        </w:rPr>
        <w:t xml:space="preserve">.  </w:t>
      </w:r>
      <w:r w:rsidR="008A4108">
        <w:rPr>
          <w:rFonts w:hint="eastAsia"/>
          <w:lang w:eastAsia="zh-CN"/>
        </w:rPr>
        <w:t xml:space="preserve">All </w:t>
      </w:r>
      <w:r w:rsidR="008A4108">
        <w:rPr>
          <w:lang w:eastAsia="zh-CN"/>
        </w:rPr>
        <w:t>benchmarks</w:t>
      </w:r>
      <w:r w:rsidR="008A4108">
        <w:rPr>
          <w:rFonts w:hint="eastAsia"/>
          <w:lang w:eastAsia="zh-CN"/>
        </w:rPr>
        <w:t xml:space="preserve"> are based on laboratory diffusion experiments on compacted bentonite or purified montmorillonite undertaken by Clay Technology AB (Sweden) or </w:t>
      </w:r>
      <w:r w:rsidR="008A4108">
        <w:rPr>
          <w:lang w:eastAsia="zh-CN"/>
        </w:rPr>
        <w:t xml:space="preserve">the </w:t>
      </w:r>
      <w:r w:rsidR="008A4108">
        <w:rPr>
          <w:rFonts w:hint="eastAsia"/>
          <w:lang w:eastAsia="zh-CN"/>
        </w:rPr>
        <w:t>University of Bern (Switzerland) (</w:t>
      </w:r>
      <w:r w:rsidR="008A4108" w:rsidRPr="007B2F93">
        <w:rPr>
          <w:lang w:eastAsia="zh-CN"/>
        </w:rPr>
        <w:t>Birgersson</w:t>
      </w:r>
      <w:r w:rsidR="008A4108">
        <w:rPr>
          <w:rFonts w:hint="eastAsia"/>
          <w:lang w:eastAsia="zh-CN"/>
        </w:rPr>
        <w:t xml:space="preserve"> 2011</w:t>
      </w:r>
      <w:r w:rsidR="008A4108">
        <w:rPr>
          <w:lang w:eastAsia="zh-CN"/>
        </w:rPr>
        <w:t>)</w:t>
      </w:r>
      <w:r w:rsidR="004474F5">
        <w:rPr>
          <w:lang w:eastAsia="zh-CN"/>
        </w:rPr>
        <w:t xml:space="preserve">.  </w:t>
      </w:r>
      <w:r w:rsidR="008A4108">
        <w:rPr>
          <w:lang w:eastAsia="zh-CN"/>
        </w:rPr>
        <w:t>Readers are referred to</w:t>
      </w:r>
      <w:r w:rsidR="00EE7B41">
        <w:rPr>
          <w:lang w:eastAsia="zh-CN"/>
        </w:rPr>
        <w:t xml:space="preserve"> the technical report</w:t>
      </w:r>
      <w:r w:rsidR="008A4108">
        <w:rPr>
          <w:lang w:eastAsia="zh-CN"/>
        </w:rPr>
        <w:t xml:space="preserve"> Xie </w:t>
      </w:r>
      <w:r w:rsidR="004474F5">
        <w:rPr>
          <w:lang w:eastAsia="zh-CN"/>
        </w:rPr>
        <w:t xml:space="preserve">et al. </w:t>
      </w:r>
      <w:r w:rsidR="00EE7B41">
        <w:rPr>
          <w:lang w:eastAsia="zh-CN"/>
        </w:rPr>
        <w:t>(</w:t>
      </w:r>
      <w:r w:rsidR="008A4108">
        <w:rPr>
          <w:lang w:eastAsia="zh-CN"/>
        </w:rPr>
        <w:t>2014a</w:t>
      </w:r>
      <w:r w:rsidR="008A4108">
        <w:rPr>
          <w:rFonts w:hint="eastAsia"/>
          <w:lang w:eastAsia="zh-CN"/>
        </w:rPr>
        <w:t>)</w:t>
      </w:r>
      <w:r w:rsidR="00EE7B41">
        <w:rPr>
          <w:lang w:eastAsia="zh-CN"/>
        </w:rPr>
        <w:t xml:space="preserve"> for detailed description of the experiments and numerical simulations</w:t>
      </w:r>
      <w:r w:rsidR="004474F5">
        <w:rPr>
          <w:rFonts w:hint="eastAsia"/>
          <w:lang w:eastAsia="zh-CN"/>
        </w:rPr>
        <w:t xml:space="preserve">.  </w:t>
      </w:r>
      <w:r w:rsidR="008A4108">
        <w:rPr>
          <w:lang w:eastAsia="zh-CN"/>
        </w:rPr>
        <w:t xml:space="preserve">In the following subsections, </w:t>
      </w:r>
      <w:r w:rsidR="00EE7B41">
        <w:rPr>
          <w:lang w:eastAsia="zh-CN"/>
        </w:rPr>
        <w:t>four</w:t>
      </w:r>
      <w:r w:rsidR="00AC39C6">
        <w:rPr>
          <w:lang w:eastAsia="zh-CN"/>
        </w:rPr>
        <w:t xml:space="preserve"> selected benchmarks were </w:t>
      </w:r>
      <w:r w:rsidR="00EE7B41">
        <w:rPr>
          <w:lang w:eastAsia="zh-CN"/>
        </w:rPr>
        <w:t>included (</w:t>
      </w:r>
      <w:r w:rsidR="00EE7B41">
        <w:rPr>
          <w:lang w:eastAsia="zh-CN"/>
        </w:rPr>
        <w:fldChar w:fldCharType="begin"/>
      </w:r>
      <w:r w:rsidR="00EE7B41">
        <w:rPr>
          <w:lang w:eastAsia="zh-CN"/>
        </w:rPr>
        <w:instrText xml:space="preserve"> REF _Ref468715489 \h </w:instrText>
      </w:r>
      <w:r w:rsidR="00EE7B41">
        <w:rPr>
          <w:lang w:eastAsia="zh-CN"/>
        </w:rPr>
      </w:r>
      <w:r w:rsidR="00EE7B41">
        <w:rPr>
          <w:lang w:eastAsia="zh-CN"/>
        </w:rPr>
        <w:fldChar w:fldCharType="separate"/>
      </w:r>
      <w:r w:rsidR="00B560DA" w:rsidRPr="00ED3698">
        <w:t xml:space="preserve">Table </w:t>
      </w:r>
      <w:r w:rsidR="00B560DA">
        <w:rPr>
          <w:noProof/>
        </w:rPr>
        <w:t>4</w:t>
      </w:r>
      <w:r w:rsidR="00B560DA">
        <w:t>.</w:t>
      </w:r>
      <w:r w:rsidR="00B560DA">
        <w:rPr>
          <w:noProof/>
        </w:rPr>
        <w:t>15</w:t>
      </w:r>
      <w:r w:rsidR="00EE7B41">
        <w:rPr>
          <w:lang w:eastAsia="zh-CN"/>
        </w:rPr>
        <w:fldChar w:fldCharType="end"/>
      </w:r>
      <w:r w:rsidR="00EE7B41">
        <w:rPr>
          <w:lang w:eastAsia="zh-CN"/>
        </w:rPr>
        <w:t>)</w:t>
      </w:r>
      <w:r w:rsidR="00AC39C6">
        <w:rPr>
          <w:lang w:eastAsia="zh-CN"/>
        </w:rPr>
        <w:t>.</w:t>
      </w:r>
    </w:p>
    <w:p w14:paraId="595EE0D9" w14:textId="2DFA4A00" w:rsidR="0062606E" w:rsidRPr="00ED3698" w:rsidRDefault="0062606E" w:rsidP="0062606E">
      <w:pPr>
        <w:pStyle w:val="StyleCaptionTableCaptionBold"/>
        <w:rPr>
          <w:lang w:eastAsia="zh-CN"/>
        </w:rPr>
      </w:pPr>
      <w:bookmarkStart w:id="1242" w:name="_Ref468715489"/>
      <w:bookmarkStart w:id="1243" w:name="_Toc520375009"/>
      <w:r w:rsidRPr="00ED3698">
        <w:t xml:space="preserve">Table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15</w:t>
      </w:r>
      <w:r>
        <w:fldChar w:fldCharType="end"/>
      </w:r>
      <w:bookmarkEnd w:id="1242"/>
      <w:r w:rsidR="00EE7B41">
        <w:t xml:space="preserve">: </w:t>
      </w:r>
      <w:r w:rsidRPr="00ED3698">
        <w:t xml:space="preserve">List of </w:t>
      </w:r>
      <w:r>
        <w:rPr>
          <w:lang w:eastAsia="zh-CN"/>
        </w:rPr>
        <w:t xml:space="preserve">validation cases in </w:t>
      </w:r>
      <w:r w:rsidR="00AC39C6">
        <w:rPr>
          <w:lang w:eastAsia="zh-CN"/>
        </w:rPr>
        <w:t>EBS-TF</w:t>
      </w:r>
      <w:r>
        <w:rPr>
          <w:lang w:eastAsia="zh-CN"/>
        </w:rPr>
        <w:t xml:space="preserve"> experiments</w:t>
      </w:r>
      <w:bookmarkEnd w:id="124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4775"/>
        <w:gridCol w:w="1698"/>
      </w:tblGrid>
      <w:tr w:rsidR="0062606E" w:rsidRPr="00ED3698" w14:paraId="134D9C56" w14:textId="77777777" w:rsidTr="00BD6355">
        <w:tc>
          <w:tcPr>
            <w:tcW w:w="2049" w:type="dxa"/>
            <w:shd w:val="clear" w:color="auto" w:fill="D9D9D9"/>
          </w:tcPr>
          <w:p w14:paraId="27E4D90C" w14:textId="77777777" w:rsidR="0062606E" w:rsidRPr="00ED3698" w:rsidRDefault="0062606E" w:rsidP="00BD6355">
            <w:pPr>
              <w:spacing w:before="0" w:after="0"/>
              <w:jc w:val="left"/>
              <w:rPr>
                <w:b/>
                <w:lang w:eastAsia="zh-CN"/>
              </w:rPr>
            </w:pPr>
            <w:r>
              <w:rPr>
                <w:b/>
                <w:lang w:eastAsia="zh-CN"/>
              </w:rPr>
              <w:t xml:space="preserve">Example </w:t>
            </w:r>
            <w:r>
              <w:rPr>
                <w:rFonts w:hint="eastAsia"/>
                <w:b/>
                <w:lang w:eastAsia="zh-CN"/>
              </w:rPr>
              <w:t>Name</w:t>
            </w:r>
          </w:p>
        </w:tc>
        <w:tc>
          <w:tcPr>
            <w:tcW w:w="4775" w:type="dxa"/>
            <w:shd w:val="clear" w:color="auto" w:fill="D9D9D9"/>
          </w:tcPr>
          <w:p w14:paraId="116770A3" w14:textId="77777777" w:rsidR="0062606E" w:rsidRPr="00ED3698" w:rsidRDefault="0062606E" w:rsidP="00BD6355">
            <w:pPr>
              <w:spacing w:before="0" w:after="0"/>
              <w:jc w:val="left"/>
              <w:rPr>
                <w:b/>
              </w:rPr>
            </w:pPr>
            <w:r w:rsidRPr="00ED3698">
              <w:rPr>
                <w:b/>
              </w:rPr>
              <w:t>Description of Main Features</w:t>
            </w:r>
          </w:p>
        </w:tc>
        <w:tc>
          <w:tcPr>
            <w:tcW w:w="1698" w:type="dxa"/>
            <w:shd w:val="clear" w:color="auto" w:fill="D9D9D9"/>
          </w:tcPr>
          <w:p w14:paraId="4858D76F" w14:textId="77777777" w:rsidR="0062606E" w:rsidRPr="00ED3698" w:rsidRDefault="0062606E" w:rsidP="00BD6355">
            <w:pPr>
              <w:spacing w:before="0" w:after="0"/>
              <w:jc w:val="center"/>
              <w:rPr>
                <w:b/>
                <w:lang w:eastAsia="zh-CN"/>
              </w:rPr>
            </w:pPr>
            <w:r>
              <w:rPr>
                <w:rFonts w:hint="eastAsia"/>
                <w:b/>
                <w:lang w:eastAsia="zh-CN"/>
              </w:rPr>
              <w:t>Section</w:t>
            </w:r>
          </w:p>
        </w:tc>
      </w:tr>
      <w:tr w:rsidR="0062606E" w:rsidRPr="00ED3698" w14:paraId="4E18AA72" w14:textId="77777777" w:rsidTr="00BD6355">
        <w:tc>
          <w:tcPr>
            <w:tcW w:w="2049" w:type="dxa"/>
            <w:shd w:val="clear" w:color="auto" w:fill="auto"/>
          </w:tcPr>
          <w:p w14:paraId="23734F02" w14:textId="4F81CCD1" w:rsidR="0062606E" w:rsidRPr="00ED3698" w:rsidRDefault="00AC39C6" w:rsidP="00BD6355">
            <w:pPr>
              <w:spacing w:before="0" w:after="0"/>
              <w:jc w:val="left"/>
              <w:rPr>
                <w:lang w:eastAsia="zh-CN"/>
              </w:rPr>
            </w:pPr>
            <w:r>
              <w:rPr>
                <w:lang w:eastAsia="zh-CN"/>
              </w:rPr>
              <w:t>B2.1</w:t>
            </w:r>
          </w:p>
        </w:tc>
        <w:tc>
          <w:tcPr>
            <w:tcW w:w="4775" w:type="dxa"/>
            <w:shd w:val="clear" w:color="auto" w:fill="auto"/>
          </w:tcPr>
          <w:p w14:paraId="19AAC94F" w14:textId="58E726B7" w:rsidR="0062606E" w:rsidRPr="00ED3698" w:rsidRDefault="007E2523" w:rsidP="007E2523">
            <w:pPr>
              <w:spacing w:before="0" w:after="0"/>
              <w:jc w:val="left"/>
              <w:rPr>
                <w:lang w:eastAsia="zh-CN"/>
              </w:rPr>
            </w:pPr>
            <w:r w:rsidRPr="007E2523">
              <w:rPr>
                <w:lang w:eastAsia="zh-CN"/>
              </w:rPr>
              <w:t>CaSO</w:t>
            </w:r>
            <w:r w:rsidRPr="007E2523">
              <w:rPr>
                <w:vertAlign w:val="subscript"/>
                <w:lang w:eastAsia="zh-CN"/>
              </w:rPr>
              <w:t>4</w:t>
            </w:r>
            <w:r w:rsidRPr="007E2523">
              <w:rPr>
                <w:lang w:eastAsia="zh-CN"/>
              </w:rPr>
              <w:t xml:space="preserve"> solution diffusion</w:t>
            </w:r>
            <w:r w:rsidR="0062606E">
              <w:rPr>
                <w:lang w:eastAsia="zh-CN"/>
              </w:rPr>
              <w:t xml:space="preserve"> </w:t>
            </w:r>
            <w:r>
              <w:rPr>
                <w:lang w:eastAsia="zh-CN"/>
              </w:rPr>
              <w:t>through</w:t>
            </w:r>
            <w:r w:rsidR="0062606E">
              <w:rPr>
                <w:lang w:eastAsia="zh-CN"/>
              </w:rPr>
              <w:t xml:space="preserve"> </w:t>
            </w:r>
            <w:r w:rsidR="00FD25BC">
              <w:rPr>
                <w:lang w:eastAsia="zh-CN"/>
              </w:rPr>
              <w:t xml:space="preserve">compacted </w:t>
            </w:r>
            <w:r>
              <w:rPr>
                <w:lang w:eastAsia="zh-CN"/>
              </w:rPr>
              <w:t>Ca-montmorillonite</w:t>
            </w:r>
          </w:p>
        </w:tc>
        <w:tc>
          <w:tcPr>
            <w:tcW w:w="1698" w:type="dxa"/>
            <w:shd w:val="clear" w:color="auto" w:fill="auto"/>
          </w:tcPr>
          <w:p w14:paraId="47F99D69" w14:textId="364D8EC7" w:rsidR="0062606E" w:rsidRPr="00ED3698" w:rsidRDefault="0032756B" w:rsidP="00BD6355">
            <w:pPr>
              <w:spacing w:before="0" w:after="0"/>
              <w:jc w:val="center"/>
            </w:pPr>
            <w:r>
              <w:fldChar w:fldCharType="begin"/>
            </w:r>
            <w:r>
              <w:instrText xml:space="preserve"> REF _Ref468884962 \r \h </w:instrText>
            </w:r>
            <w:r>
              <w:fldChar w:fldCharType="separate"/>
            </w:r>
            <w:r w:rsidR="00B560DA">
              <w:t>4.2.1</w:t>
            </w:r>
            <w:r>
              <w:fldChar w:fldCharType="end"/>
            </w:r>
          </w:p>
        </w:tc>
      </w:tr>
      <w:tr w:rsidR="0062606E" w:rsidRPr="00ED3698" w14:paraId="3E0635E4" w14:textId="77777777" w:rsidTr="00BD6355">
        <w:tc>
          <w:tcPr>
            <w:tcW w:w="2049" w:type="dxa"/>
            <w:shd w:val="clear" w:color="auto" w:fill="auto"/>
          </w:tcPr>
          <w:p w14:paraId="234FC76F" w14:textId="731853D9" w:rsidR="0062606E" w:rsidRPr="00ED3698" w:rsidRDefault="00FD25BC" w:rsidP="00BD6355">
            <w:pPr>
              <w:spacing w:before="0" w:after="0"/>
              <w:jc w:val="left"/>
              <w:rPr>
                <w:lang w:eastAsia="zh-CN"/>
              </w:rPr>
            </w:pPr>
            <w:r>
              <w:rPr>
                <w:lang w:eastAsia="zh-CN"/>
              </w:rPr>
              <w:t>B2.2a</w:t>
            </w:r>
          </w:p>
        </w:tc>
        <w:tc>
          <w:tcPr>
            <w:tcW w:w="4775" w:type="dxa"/>
            <w:shd w:val="clear" w:color="auto" w:fill="auto"/>
          </w:tcPr>
          <w:p w14:paraId="46A2B601" w14:textId="18745AF9" w:rsidR="0062606E" w:rsidRPr="00ED3698" w:rsidRDefault="007E2523" w:rsidP="00BD6355">
            <w:pPr>
              <w:spacing w:before="0" w:after="0"/>
              <w:jc w:val="left"/>
            </w:pPr>
            <w:r>
              <w:rPr>
                <w:lang w:eastAsia="zh-CN"/>
              </w:rPr>
              <w:t>Gypsum dissolution and diffusion through Ca-montmorillonite</w:t>
            </w:r>
          </w:p>
        </w:tc>
        <w:tc>
          <w:tcPr>
            <w:tcW w:w="1698" w:type="dxa"/>
            <w:shd w:val="clear" w:color="auto" w:fill="auto"/>
          </w:tcPr>
          <w:p w14:paraId="6B2D258B" w14:textId="45D4EAC8" w:rsidR="0062606E" w:rsidRPr="00ED3698" w:rsidRDefault="007058AB" w:rsidP="00BD6355">
            <w:pPr>
              <w:spacing w:before="0" w:after="0"/>
              <w:jc w:val="center"/>
            </w:pPr>
            <w:r>
              <w:fldChar w:fldCharType="begin"/>
            </w:r>
            <w:r>
              <w:instrText xml:space="preserve"> REF _Ref469491588 \r \h </w:instrText>
            </w:r>
            <w:r>
              <w:fldChar w:fldCharType="separate"/>
            </w:r>
            <w:r w:rsidR="00B560DA">
              <w:t>4.2.2</w:t>
            </w:r>
            <w:r>
              <w:fldChar w:fldCharType="end"/>
            </w:r>
          </w:p>
        </w:tc>
      </w:tr>
      <w:tr w:rsidR="0062606E" w:rsidRPr="00ED3698" w14:paraId="2ACCB7FA" w14:textId="77777777" w:rsidTr="00BD6355">
        <w:tc>
          <w:tcPr>
            <w:tcW w:w="2049" w:type="dxa"/>
            <w:shd w:val="clear" w:color="auto" w:fill="auto"/>
          </w:tcPr>
          <w:p w14:paraId="0F4E30FE" w14:textId="7C716224" w:rsidR="0062606E" w:rsidRPr="00ED3698" w:rsidRDefault="00FD25BC" w:rsidP="00BD6355">
            <w:pPr>
              <w:spacing w:before="0" w:after="0"/>
              <w:jc w:val="left"/>
              <w:rPr>
                <w:lang w:eastAsia="zh-CN"/>
              </w:rPr>
            </w:pPr>
            <w:r>
              <w:rPr>
                <w:lang w:eastAsia="zh-CN"/>
              </w:rPr>
              <w:t>B2.2b</w:t>
            </w:r>
          </w:p>
        </w:tc>
        <w:tc>
          <w:tcPr>
            <w:tcW w:w="4775" w:type="dxa"/>
            <w:shd w:val="clear" w:color="auto" w:fill="auto"/>
          </w:tcPr>
          <w:p w14:paraId="45BA267D" w14:textId="751D5A96" w:rsidR="0062606E" w:rsidRPr="00ED3698" w:rsidRDefault="007E2523" w:rsidP="007E2523">
            <w:pPr>
              <w:spacing w:before="0" w:after="0"/>
              <w:jc w:val="left"/>
              <w:rPr>
                <w:lang w:eastAsia="zh-CN"/>
              </w:rPr>
            </w:pPr>
            <w:r>
              <w:rPr>
                <w:lang w:eastAsia="zh-CN"/>
              </w:rPr>
              <w:t>Gypsum dissolution, diffusion and ion exchange through Na-montmorillonite</w:t>
            </w:r>
          </w:p>
        </w:tc>
        <w:tc>
          <w:tcPr>
            <w:tcW w:w="1698" w:type="dxa"/>
            <w:shd w:val="clear" w:color="auto" w:fill="auto"/>
          </w:tcPr>
          <w:p w14:paraId="11635551" w14:textId="7FC8C35E" w:rsidR="0062606E" w:rsidRPr="00ED3698" w:rsidRDefault="0034243D" w:rsidP="00BD6355">
            <w:pPr>
              <w:spacing w:before="0" w:after="0"/>
              <w:jc w:val="center"/>
            </w:pPr>
            <w:r>
              <w:fldChar w:fldCharType="begin"/>
            </w:r>
            <w:r>
              <w:instrText xml:space="preserve"> REF _Ref469393245 \r \h </w:instrText>
            </w:r>
            <w:r>
              <w:fldChar w:fldCharType="separate"/>
            </w:r>
            <w:r w:rsidR="00B560DA">
              <w:t>4.2.3</w:t>
            </w:r>
            <w:r>
              <w:fldChar w:fldCharType="end"/>
            </w:r>
          </w:p>
        </w:tc>
      </w:tr>
      <w:tr w:rsidR="0062606E" w:rsidRPr="00ED3698" w14:paraId="0E753AA9" w14:textId="77777777" w:rsidTr="00BD6355">
        <w:tc>
          <w:tcPr>
            <w:tcW w:w="2049" w:type="dxa"/>
            <w:shd w:val="clear" w:color="auto" w:fill="auto"/>
          </w:tcPr>
          <w:p w14:paraId="0ABACA77" w14:textId="4AEF5226" w:rsidR="0062606E" w:rsidRPr="00ED3698" w:rsidRDefault="00FD25BC" w:rsidP="00BD6355">
            <w:pPr>
              <w:spacing w:before="0" w:after="0"/>
              <w:jc w:val="left"/>
              <w:rPr>
                <w:lang w:eastAsia="zh-CN"/>
              </w:rPr>
            </w:pPr>
            <w:r>
              <w:rPr>
                <w:lang w:eastAsia="zh-CN"/>
              </w:rPr>
              <w:t>B4b</w:t>
            </w:r>
          </w:p>
        </w:tc>
        <w:tc>
          <w:tcPr>
            <w:tcW w:w="4775" w:type="dxa"/>
            <w:shd w:val="clear" w:color="auto" w:fill="auto"/>
          </w:tcPr>
          <w:p w14:paraId="3AF5E623" w14:textId="24BB84B3" w:rsidR="0062606E" w:rsidRPr="00ED3698" w:rsidRDefault="007E2523" w:rsidP="00BD6355">
            <w:pPr>
              <w:spacing w:before="0" w:after="0"/>
              <w:jc w:val="left"/>
            </w:pPr>
            <w:r>
              <w:t>Multicomponent transport through a compacted and saturated MX-80 bentonite</w:t>
            </w:r>
          </w:p>
        </w:tc>
        <w:tc>
          <w:tcPr>
            <w:tcW w:w="1698" w:type="dxa"/>
            <w:shd w:val="clear" w:color="auto" w:fill="auto"/>
          </w:tcPr>
          <w:p w14:paraId="068A9B52" w14:textId="6C2AB3E0" w:rsidR="0062606E" w:rsidRPr="00ED3698" w:rsidRDefault="007058AB" w:rsidP="00BD6355">
            <w:pPr>
              <w:spacing w:before="0" w:after="0"/>
              <w:jc w:val="center"/>
            </w:pPr>
            <w:r>
              <w:fldChar w:fldCharType="begin"/>
            </w:r>
            <w:r>
              <w:instrText xml:space="preserve"> REF _Ref469491595 \r \h </w:instrText>
            </w:r>
            <w:r>
              <w:fldChar w:fldCharType="separate"/>
            </w:r>
            <w:r w:rsidR="00B560DA">
              <w:t>4.2.4</w:t>
            </w:r>
            <w:r>
              <w:fldChar w:fldCharType="end"/>
            </w:r>
          </w:p>
        </w:tc>
      </w:tr>
    </w:tbl>
    <w:p w14:paraId="15D43E29" w14:textId="77777777" w:rsidR="0062606E" w:rsidRDefault="0062606E" w:rsidP="0062606E">
      <w:pPr>
        <w:pStyle w:val="Simpleline"/>
      </w:pPr>
    </w:p>
    <w:p w14:paraId="2B117A76" w14:textId="7D7C2AF3" w:rsidR="0062606E" w:rsidRDefault="00BD6355" w:rsidP="00B035EE">
      <w:pPr>
        <w:rPr>
          <w:lang w:eastAsia="zh-CN"/>
        </w:rPr>
      </w:pPr>
      <w:r>
        <w:rPr>
          <w:lang w:eastAsia="zh-CN"/>
        </w:rPr>
        <w:t xml:space="preserve">The first three experiments corresponding to the Benchmark II in the EBS TF-C project (Xie </w:t>
      </w:r>
      <w:r w:rsidR="004474F5">
        <w:rPr>
          <w:lang w:eastAsia="zh-CN"/>
        </w:rPr>
        <w:t xml:space="preserve">et al. </w:t>
      </w:r>
      <w:r>
        <w:rPr>
          <w:lang w:eastAsia="zh-CN"/>
        </w:rPr>
        <w:t>2014a)</w:t>
      </w:r>
      <w:r w:rsidR="004474F5">
        <w:rPr>
          <w:lang w:eastAsia="zh-CN"/>
        </w:rPr>
        <w:t xml:space="preserve">.  </w:t>
      </w:r>
      <w:r>
        <w:rPr>
          <w:lang w:eastAsia="zh-CN"/>
        </w:rPr>
        <w:t>Two types of diffusion experiments are included: through-diffusion (</w:t>
      </w:r>
      <w:r w:rsidR="004474F5">
        <w:rPr>
          <w:lang w:eastAsia="zh-CN"/>
        </w:rPr>
        <w:t xml:space="preserve">i.e. </w:t>
      </w:r>
      <w:r>
        <w:rPr>
          <w:lang w:eastAsia="zh-CN"/>
        </w:rPr>
        <w:t xml:space="preserve">B2.1 in </w:t>
      </w:r>
      <w:r>
        <w:rPr>
          <w:lang w:eastAsia="zh-CN"/>
        </w:rPr>
        <w:fldChar w:fldCharType="begin"/>
      </w:r>
      <w:r>
        <w:rPr>
          <w:lang w:eastAsia="zh-CN"/>
        </w:rPr>
        <w:instrText xml:space="preserve"> REF _Ref468715489 \h </w:instrText>
      </w:r>
      <w:r>
        <w:rPr>
          <w:lang w:eastAsia="zh-CN"/>
        </w:rPr>
      </w:r>
      <w:r>
        <w:rPr>
          <w:lang w:eastAsia="zh-CN"/>
        </w:rPr>
        <w:fldChar w:fldCharType="separate"/>
      </w:r>
      <w:r w:rsidR="00B560DA" w:rsidRPr="00ED3698">
        <w:t xml:space="preserve">Table </w:t>
      </w:r>
      <w:r w:rsidR="00B560DA">
        <w:rPr>
          <w:noProof/>
        </w:rPr>
        <w:t>4</w:t>
      </w:r>
      <w:r w:rsidR="00B560DA">
        <w:t>.</w:t>
      </w:r>
      <w:r w:rsidR="00B560DA">
        <w:rPr>
          <w:noProof/>
        </w:rPr>
        <w:t>15</w:t>
      </w:r>
      <w:r>
        <w:rPr>
          <w:lang w:eastAsia="zh-CN"/>
        </w:rPr>
        <w:fldChar w:fldCharType="end"/>
      </w:r>
      <w:r>
        <w:rPr>
          <w:lang w:eastAsia="zh-CN"/>
        </w:rPr>
        <w:t>); mineral dissolution in the central of the samples and diffusion towards the top and bottom</w:t>
      </w:r>
      <w:r w:rsidR="00C318D1">
        <w:rPr>
          <w:lang w:eastAsia="zh-CN"/>
        </w:rPr>
        <w:t xml:space="preserve"> reservoirs</w:t>
      </w:r>
      <w:r>
        <w:rPr>
          <w:lang w:eastAsia="zh-CN"/>
        </w:rPr>
        <w:t xml:space="preserve"> (</w:t>
      </w:r>
      <w:r w:rsidR="004474F5">
        <w:rPr>
          <w:lang w:eastAsia="zh-CN"/>
        </w:rPr>
        <w:t xml:space="preserve">i.e. </w:t>
      </w:r>
      <w:r>
        <w:rPr>
          <w:lang w:eastAsia="zh-CN"/>
        </w:rPr>
        <w:t xml:space="preserve">B2.2a, B2.2b in </w:t>
      </w:r>
      <w:r>
        <w:rPr>
          <w:lang w:eastAsia="zh-CN"/>
        </w:rPr>
        <w:fldChar w:fldCharType="begin"/>
      </w:r>
      <w:r>
        <w:rPr>
          <w:lang w:eastAsia="zh-CN"/>
        </w:rPr>
        <w:instrText xml:space="preserve"> REF _Ref468715489 \h </w:instrText>
      </w:r>
      <w:r>
        <w:rPr>
          <w:lang w:eastAsia="zh-CN"/>
        </w:rPr>
      </w:r>
      <w:r>
        <w:rPr>
          <w:lang w:eastAsia="zh-CN"/>
        </w:rPr>
        <w:fldChar w:fldCharType="separate"/>
      </w:r>
      <w:r w:rsidR="00B560DA" w:rsidRPr="00ED3698">
        <w:t xml:space="preserve">Table </w:t>
      </w:r>
      <w:r w:rsidR="00B560DA">
        <w:rPr>
          <w:noProof/>
        </w:rPr>
        <w:t>4</w:t>
      </w:r>
      <w:r w:rsidR="00B560DA">
        <w:t>.</w:t>
      </w:r>
      <w:r w:rsidR="00B560DA">
        <w:rPr>
          <w:noProof/>
        </w:rPr>
        <w:t>15</w:t>
      </w:r>
      <w:r>
        <w:rPr>
          <w:lang w:eastAsia="zh-CN"/>
        </w:rPr>
        <w:fldChar w:fldCharType="end"/>
      </w:r>
      <w:r>
        <w:rPr>
          <w:lang w:eastAsia="zh-CN"/>
        </w:rPr>
        <w:t>)</w:t>
      </w:r>
      <w:r w:rsidR="004474F5">
        <w:rPr>
          <w:lang w:eastAsia="zh-CN"/>
        </w:rPr>
        <w:t xml:space="preserve">.  </w:t>
      </w:r>
      <w:r w:rsidR="005E71A1">
        <w:rPr>
          <w:lang w:eastAsia="zh-CN"/>
        </w:rPr>
        <w:t xml:space="preserve">Sample dimensions and soil properties are listed in </w:t>
      </w:r>
      <w:r w:rsidR="005E71A1">
        <w:rPr>
          <w:lang w:eastAsia="zh-CN"/>
        </w:rPr>
        <w:fldChar w:fldCharType="begin"/>
      </w:r>
      <w:r w:rsidR="005E71A1">
        <w:rPr>
          <w:lang w:eastAsia="zh-CN"/>
        </w:rPr>
        <w:instrText xml:space="preserve"> REF _Ref468807201 \h </w:instrText>
      </w:r>
      <w:r w:rsidR="005E71A1">
        <w:rPr>
          <w:lang w:eastAsia="zh-CN"/>
        </w:rPr>
      </w:r>
      <w:r w:rsidR="005E71A1">
        <w:rPr>
          <w:lang w:eastAsia="zh-CN"/>
        </w:rPr>
        <w:fldChar w:fldCharType="separate"/>
      </w:r>
      <w:r w:rsidR="00B560DA">
        <w:rPr>
          <w:lang w:eastAsia="zh-CN"/>
        </w:rPr>
        <w:t xml:space="preserve">Table </w:t>
      </w:r>
      <w:r w:rsidR="00B560DA">
        <w:rPr>
          <w:noProof/>
        </w:rPr>
        <w:t>4</w:t>
      </w:r>
      <w:r w:rsidR="00B560DA">
        <w:t>.</w:t>
      </w:r>
      <w:r w:rsidR="00B560DA">
        <w:rPr>
          <w:noProof/>
        </w:rPr>
        <w:t>16</w:t>
      </w:r>
      <w:r w:rsidR="005E71A1">
        <w:rPr>
          <w:lang w:eastAsia="zh-CN"/>
        </w:rPr>
        <w:fldChar w:fldCharType="end"/>
      </w:r>
      <w:r w:rsidR="005E71A1">
        <w:rPr>
          <w:lang w:eastAsia="zh-CN"/>
        </w:rPr>
        <w:t>.</w:t>
      </w:r>
    </w:p>
    <w:p w14:paraId="46AC9762" w14:textId="77777777" w:rsidR="005E71A1" w:rsidRDefault="005E71A1" w:rsidP="00B035EE">
      <w:pPr>
        <w:rPr>
          <w:lang w:eastAsia="zh-CN"/>
        </w:rPr>
      </w:pPr>
    </w:p>
    <w:p w14:paraId="6CE2130B" w14:textId="0D5698BB" w:rsidR="005E71A1" w:rsidRDefault="005E71A1" w:rsidP="005E71A1">
      <w:pPr>
        <w:pStyle w:val="StyleCaptionTableCaptionBold"/>
        <w:rPr>
          <w:lang w:eastAsia="zh-CN"/>
        </w:rPr>
      </w:pPr>
      <w:bookmarkStart w:id="1244" w:name="_Ref359510646"/>
      <w:bookmarkStart w:id="1245" w:name="_Ref468807201"/>
      <w:bookmarkStart w:id="1246" w:name="_Toc359834734"/>
      <w:bookmarkStart w:id="1247" w:name="_Toc385465541"/>
      <w:bookmarkStart w:id="1248" w:name="_Toc520375010"/>
      <w:r>
        <w:rPr>
          <w:lang w:eastAsia="zh-CN"/>
        </w:rPr>
        <w:t xml:space="preserve">Table </w:t>
      </w:r>
      <w:bookmarkEnd w:id="1244"/>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16</w:t>
      </w:r>
      <w:r>
        <w:fldChar w:fldCharType="end"/>
      </w:r>
      <w:bookmarkEnd w:id="1245"/>
      <w:r>
        <w:t xml:space="preserve">: </w:t>
      </w:r>
      <w:r>
        <w:rPr>
          <w:rFonts w:hint="eastAsia"/>
          <w:lang w:eastAsia="zh-CN"/>
        </w:rPr>
        <w:t xml:space="preserve">Sample </w:t>
      </w:r>
      <w:r>
        <w:rPr>
          <w:lang w:eastAsia="zh-CN"/>
        </w:rPr>
        <w:t>dimensions</w:t>
      </w:r>
      <w:r>
        <w:rPr>
          <w:rFonts w:hint="eastAsia"/>
          <w:lang w:eastAsia="zh-CN"/>
        </w:rPr>
        <w:t xml:space="preserve"> and soil properties </w:t>
      </w:r>
      <w:r>
        <w:rPr>
          <w:lang w:eastAsia="zh-CN"/>
        </w:rPr>
        <w:t>for</w:t>
      </w:r>
      <w:r>
        <w:rPr>
          <w:rFonts w:hint="eastAsia"/>
          <w:lang w:eastAsia="zh-CN"/>
        </w:rPr>
        <w:t xml:space="preserve"> </w:t>
      </w:r>
      <w:r>
        <w:rPr>
          <w:lang w:eastAsia="zh-CN"/>
        </w:rPr>
        <w:t>B</w:t>
      </w:r>
      <w:r>
        <w:rPr>
          <w:rFonts w:hint="eastAsia"/>
          <w:lang w:eastAsia="zh-CN"/>
        </w:rPr>
        <w:t>enchmark II (Birgersson</w:t>
      </w:r>
      <w:r>
        <w:rPr>
          <w:lang w:eastAsia="zh-CN"/>
        </w:rPr>
        <w:t>,</w:t>
      </w:r>
      <w:r>
        <w:rPr>
          <w:rFonts w:hint="eastAsia"/>
          <w:lang w:eastAsia="zh-CN"/>
        </w:rPr>
        <w:t xml:space="preserve"> 2011)</w:t>
      </w:r>
      <w:bookmarkEnd w:id="1246"/>
      <w:bookmarkEnd w:id="1247"/>
      <w:bookmarkEnd w:id="1248"/>
    </w:p>
    <w:tbl>
      <w:tblPr>
        <w:tblW w:w="5000" w:type="pct"/>
        <w:tblBorders>
          <w:top w:val="single" w:sz="4" w:space="0" w:color="auto"/>
          <w:bottom w:val="single" w:sz="4" w:space="0" w:color="auto"/>
        </w:tblBorders>
        <w:tblLook w:val="0000" w:firstRow="0" w:lastRow="0" w:firstColumn="0" w:lastColumn="0" w:noHBand="0" w:noVBand="0"/>
      </w:tblPr>
      <w:tblGrid>
        <w:gridCol w:w="2942"/>
        <w:gridCol w:w="1427"/>
        <w:gridCol w:w="1427"/>
        <w:gridCol w:w="1427"/>
        <w:gridCol w:w="1417"/>
      </w:tblGrid>
      <w:tr w:rsidR="005E71A1" w:rsidRPr="005E71A1" w14:paraId="61FC7C8B" w14:textId="77777777" w:rsidTr="005E71A1">
        <w:trPr>
          <w:trHeight w:val="90"/>
        </w:trPr>
        <w:tc>
          <w:tcPr>
            <w:tcW w:w="1702" w:type="pct"/>
            <w:tcBorders>
              <w:top w:val="single" w:sz="4" w:space="0" w:color="auto"/>
              <w:bottom w:val="single" w:sz="4" w:space="0" w:color="auto"/>
            </w:tcBorders>
            <w:shd w:val="clear" w:color="auto" w:fill="D9D9D9" w:themeFill="background1" w:themeFillShade="D9"/>
            <w:vAlign w:val="center"/>
          </w:tcPr>
          <w:p w14:paraId="38016CE8" w14:textId="77777777" w:rsidR="005E71A1" w:rsidRPr="005E71A1" w:rsidRDefault="005E71A1" w:rsidP="005E71A1">
            <w:pPr>
              <w:pStyle w:val="Default"/>
              <w:jc w:val="center"/>
              <w:rPr>
                <w:b/>
                <w:sz w:val="22"/>
                <w:szCs w:val="22"/>
                <w:lang w:eastAsia="zh-CN"/>
              </w:rPr>
            </w:pPr>
            <w:r w:rsidRPr="005E71A1">
              <w:rPr>
                <w:b/>
                <w:sz w:val="22"/>
                <w:szCs w:val="22"/>
                <w:lang w:eastAsia="zh-CN"/>
              </w:rPr>
              <w:t>Parameters</w:t>
            </w:r>
          </w:p>
        </w:tc>
        <w:tc>
          <w:tcPr>
            <w:tcW w:w="826" w:type="pct"/>
            <w:tcBorders>
              <w:top w:val="single" w:sz="4" w:space="0" w:color="auto"/>
              <w:bottom w:val="single" w:sz="4" w:space="0" w:color="auto"/>
            </w:tcBorders>
            <w:shd w:val="clear" w:color="auto" w:fill="D9D9D9" w:themeFill="background1" w:themeFillShade="D9"/>
            <w:vAlign w:val="center"/>
          </w:tcPr>
          <w:p w14:paraId="29BBC6F1" w14:textId="77777777" w:rsidR="005E71A1" w:rsidRPr="005E71A1" w:rsidRDefault="005E71A1" w:rsidP="005E71A1">
            <w:pPr>
              <w:pStyle w:val="Default"/>
              <w:jc w:val="center"/>
              <w:rPr>
                <w:b/>
                <w:sz w:val="22"/>
                <w:szCs w:val="22"/>
                <w:lang w:eastAsia="zh-CN"/>
              </w:rPr>
            </w:pPr>
            <w:r w:rsidRPr="005E71A1">
              <w:rPr>
                <w:b/>
                <w:sz w:val="22"/>
                <w:szCs w:val="22"/>
                <w:lang w:eastAsia="zh-CN"/>
              </w:rPr>
              <w:t>Unit</w:t>
            </w:r>
          </w:p>
        </w:tc>
        <w:tc>
          <w:tcPr>
            <w:tcW w:w="826" w:type="pct"/>
            <w:tcBorders>
              <w:top w:val="single" w:sz="4" w:space="0" w:color="auto"/>
              <w:bottom w:val="single" w:sz="4" w:space="0" w:color="auto"/>
            </w:tcBorders>
            <w:shd w:val="clear" w:color="auto" w:fill="D9D9D9" w:themeFill="background1" w:themeFillShade="D9"/>
            <w:vAlign w:val="center"/>
          </w:tcPr>
          <w:p w14:paraId="23CBCA0B" w14:textId="77777777" w:rsidR="005E71A1" w:rsidRPr="005E71A1" w:rsidRDefault="005E71A1" w:rsidP="005E71A1">
            <w:pPr>
              <w:pStyle w:val="Default"/>
              <w:jc w:val="center"/>
              <w:rPr>
                <w:b/>
                <w:sz w:val="22"/>
                <w:szCs w:val="22"/>
                <w:lang w:eastAsia="zh-CN"/>
              </w:rPr>
            </w:pPr>
            <w:r w:rsidRPr="005E71A1">
              <w:rPr>
                <w:b/>
                <w:sz w:val="22"/>
                <w:szCs w:val="22"/>
                <w:lang w:eastAsia="zh-CN"/>
              </w:rPr>
              <w:t>B2.1</w:t>
            </w:r>
          </w:p>
        </w:tc>
        <w:tc>
          <w:tcPr>
            <w:tcW w:w="826" w:type="pct"/>
            <w:tcBorders>
              <w:top w:val="single" w:sz="4" w:space="0" w:color="auto"/>
              <w:bottom w:val="single" w:sz="4" w:space="0" w:color="auto"/>
            </w:tcBorders>
            <w:shd w:val="clear" w:color="auto" w:fill="D9D9D9" w:themeFill="background1" w:themeFillShade="D9"/>
            <w:vAlign w:val="center"/>
          </w:tcPr>
          <w:p w14:paraId="5C12CE34" w14:textId="77777777" w:rsidR="005E71A1" w:rsidRPr="005E71A1" w:rsidRDefault="005E71A1" w:rsidP="005E71A1">
            <w:pPr>
              <w:jc w:val="center"/>
              <w:rPr>
                <w:b/>
                <w:lang w:eastAsia="zh-CN"/>
              </w:rPr>
            </w:pPr>
            <w:r w:rsidRPr="005E71A1">
              <w:rPr>
                <w:b/>
                <w:lang w:eastAsia="zh-CN"/>
              </w:rPr>
              <w:t>B2.2a</w:t>
            </w:r>
          </w:p>
        </w:tc>
        <w:tc>
          <w:tcPr>
            <w:tcW w:w="820" w:type="pct"/>
            <w:tcBorders>
              <w:top w:val="single" w:sz="4" w:space="0" w:color="auto"/>
              <w:bottom w:val="single" w:sz="4" w:space="0" w:color="auto"/>
            </w:tcBorders>
            <w:shd w:val="clear" w:color="auto" w:fill="D9D9D9" w:themeFill="background1" w:themeFillShade="D9"/>
            <w:vAlign w:val="center"/>
          </w:tcPr>
          <w:p w14:paraId="587D824C" w14:textId="77777777" w:rsidR="005E71A1" w:rsidRPr="005E71A1" w:rsidRDefault="005E71A1" w:rsidP="005E71A1">
            <w:pPr>
              <w:jc w:val="center"/>
              <w:rPr>
                <w:b/>
                <w:lang w:eastAsia="zh-CN"/>
              </w:rPr>
            </w:pPr>
            <w:r w:rsidRPr="005E71A1">
              <w:rPr>
                <w:b/>
                <w:lang w:eastAsia="zh-CN"/>
              </w:rPr>
              <w:t>B2.2b</w:t>
            </w:r>
          </w:p>
        </w:tc>
      </w:tr>
      <w:tr w:rsidR="005E71A1" w:rsidRPr="005E71A1" w14:paraId="42CA2CFB" w14:textId="77777777" w:rsidTr="0097401A">
        <w:trPr>
          <w:trHeight w:val="90"/>
        </w:trPr>
        <w:tc>
          <w:tcPr>
            <w:tcW w:w="1702" w:type="pct"/>
            <w:tcBorders>
              <w:top w:val="single" w:sz="4" w:space="0" w:color="auto"/>
            </w:tcBorders>
          </w:tcPr>
          <w:p w14:paraId="2E42BFA8" w14:textId="77777777" w:rsidR="005E71A1" w:rsidRPr="005E71A1" w:rsidRDefault="005E71A1" w:rsidP="0097401A">
            <w:pPr>
              <w:pStyle w:val="Default"/>
              <w:rPr>
                <w:lang w:eastAsia="zh-CN"/>
              </w:rPr>
            </w:pPr>
            <w:r w:rsidRPr="005E71A1">
              <w:t xml:space="preserve">Montmorillonite height </w:t>
            </w:r>
            <w:r w:rsidRPr="005E71A1">
              <w:rPr>
                <w:lang w:eastAsia="zh-CN"/>
              </w:rPr>
              <w:t>*)</w:t>
            </w:r>
          </w:p>
        </w:tc>
        <w:tc>
          <w:tcPr>
            <w:tcW w:w="826" w:type="pct"/>
            <w:tcBorders>
              <w:top w:val="single" w:sz="4" w:space="0" w:color="auto"/>
            </w:tcBorders>
          </w:tcPr>
          <w:p w14:paraId="51BF5DBB" w14:textId="77777777" w:rsidR="005E71A1" w:rsidRPr="005E71A1" w:rsidRDefault="005E71A1" w:rsidP="0097401A">
            <w:pPr>
              <w:pStyle w:val="Default"/>
              <w:jc w:val="center"/>
              <w:rPr>
                <w:lang w:eastAsia="zh-CN"/>
              </w:rPr>
            </w:pPr>
            <w:r w:rsidRPr="005E71A1">
              <w:rPr>
                <w:lang w:eastAsia="zh-CN"/>
              </w:rPr>
              <w:t>[mm]</w:t>
            </w:r>
          </w:p>
        </w:tc>
        <w:tc>
          <w:tcPr>
            <w:tcW w:w="826" w:type="pct"/>
            <w:tcBorders>
              <w:top w:val="single" w:sz="4" w:space="0" w:color="auto"/>
            </w:tcBorders>
          </w:tcPr>
          <w:p w14:paraId="357BB6A3" w14:textId="77777777" w:rsidR="005E71A1" w:rsidRPr="005E71A1" w:rsidRDefault="005E71A1" w:rsidP="0097401A">
            <w:pPr>
              <w:pStyle w:val="Default"/>
              <w:ind w:right="538"/>
              <w:jc w:val="right"/>
              <w:rPr>
                <w:lang w:eastAsia="zh-CN"/>
              </w:rPr>
            </w:pPr>
            <w:r w:rsidRPr="005E71A1">
              <w:rPr>
                <w:lang w:eastAsia="zh-CN"/>
              </w:rPr>
              <w:t>5</w:t>
            </w:r>
          </w:p>
        </w:tc>
        <w:tc>
          <w:tcPr>
            <w:tcW w:w="826" w:type="pct"/>
            <w:tcBorders>
              <w:top w:val="single" w:sz="4" w:space="0" w:color="auto"/>
            </w:tcBorders>
          </w:tcPr>
          <w:p w14:paraId="661A4DAD" w14:textId="77777777" w:rsidR="005E71A1" w:rsidRPr="005E71A1" w:rsidRDefault="005E71A1" w:rsidP="0097401A">
            <w:pPr>
              <w:pStyle w:val="Default"/>
              <w:ind w:right="538"/>
              <w:jc w:val="right"/>
              <w:rPr>
                <w:lang w:eastAsia="zh-CN"/>
              </w:rPr>
            </w:pPr>
            <w:r w:rsidRPr="005E71A1">
              <w:rPr>
                <w:lang w:eastAsia="zh-CN"/>
              </w:rPr>
              <w:t>5</w:t>
            </w:r>
          </w:p>
        </w:tc>
        <w:tc>
          <w:tcPr>
            <w:tcW w:w="820" w:type="pct"/>
            <w:tcBorders>
              <w:top w:val="single" w:sz="4" w:space="0" w:color="auto"/>
            </w:tcBorders>
          </w:tcPr>
          <w:p w14:paraId="1A22C41C" w14:textId="77777777" w:rsidR="005E71A1" w:rsidRPr="005E71A1" w:rsidRDefault="005E71A1" w:rsidP="0097401A">
            <w:pPr>
              <w:pStyle w:val="Default"/>
              <w:ind w:right="538"/>
              <w:jc w:val="right"/>
              <w:rPr>
                <w:lang w:eastAsia="zh-CN"/>
              </w:rPr>
            </w:pPr>
            <w:r w:rsidRPr="005E71A1">
              <w:rPr>
                <w:lang w:eastAsia="zh-CN"/>
              </w:rPr>
              <w:t>5</w:t>
            </w:r>
          </w:p>
        </w:tc>
      </w:tr>
      <w:tr w:rsidR="005E71A1" w:rsidRPr="005E71A1" w14:paraId="691AE516" w14:textId="77777777" w:rsidTr="0097401A">
        <w:trPr>
          <w:trHeight w:val="90"/>
        </w:trPr>
        <w:tc>
          <w:tcPr>
            <w:tcW w:w="1702" w:type="pct"/>
          </w:tcPr>
          <w:p w14:paraId="612C659C" w14:textId="77777777" w:rsidR="005E71A1" w:rsidRPr="005E71A1" w:rsidRDefault="005E71A1" w:rsidP="0097401A">
            <w:pPr>
              <w:pStyle w:val="Default"/>
            </w:pPr>
            <w:r w:rsidRPr="005E71A1">
              <w:t xml:space="preserve">Diameter </w:t>
            </w:r>
          </w:p>
        </w:tc>
        <w:tc>
          <w:tcPr>
            <w:tcW w:w="826" w:type="pct"/>
          </w:tcPr>
          <w:p w14:paraId="7F42F5FF" w14:textId="77777777" w:rsidR="005E71A1" w:rsidRPr="005E71A1" w:rsidRDefault="005E71A1" w:rsidP="0097401A">
            <w:pPr>
              <w:pStyle w:val="Default"/>
              <w:jc w:val="center"/>
            </w:pPr>
            <w:r w:rsidRPr="005E71A1">
              <w:rPr>
                <w:lang w:eastAsia="zh-CN"/>
              </w:rPr>
              <w:t>[mm]</w:t>
            </w:r>
          </w:p>
        </w:tc>
        <w:tc>
          <w:tcPr>
            <w:tcW w:w="826" w:type="pct"/>
          </w:tcPr>
          <w:p w14:paraId="46E44028" w14:textId="77777777" w:rsidR="005E71A1" w:rsidRPr="005E71A1" w:rsidRDefault="005E71A1" w:rsidP="0097401A">
            <w:pPr>
              <w:pStyle w:val="Default"/>
              <w:ind w:right="538"/>
              <w:jc w:val="right"/>
              <w:rPr>
                <w:lang w:eastAsia="zh-CN"/>
              </w:rPr>
            </w:pPr>
            <w:r w:rsidRPr="005E71A1">
              <w:rPr>
                <w:lang w:eastAsia="zh-CN"/>
              </w:rPr>
              <w:t>35</w:t>
            </w:r>
          </w:p>
        </w:tc>
        <w:tc>
          <w:tcPr>
            <w:tcW w:w="826" w:type="pct"/>
          </w:tcPr>
          <w:p w14:paraId="3D7E1693" w14:textId="77777777" w:rsidR="005E71A1" w:rsidRPr="005E71A1" w:rsidRDefault="005E71A1" w:rsidP="0097401A">
            <w:pPr>
              <w:pStyle w:val="Default"/>
              <w:ind w:right="538"/>
              <w:jc w:val="right"/>
              <w:rPr>
                <w:lang w:eastAsia="zh-CN"/>
              </w:rPr>
            </w:pPr>
            <w:r w:rsidRPr="005E71A1">
              <w:rPr>
                <w:lang w:eastAsia="zh-CN"/>
              </w:rPr>
              <w:t>35</w:t>
            </w:r>
          </w:p>
        </w:tc>
        <w:tc>
          <w:tcPr>
            <w:tcW w:w="820" w:type="pct"/>
          </w:tcPr>
          <w:p w14:paraId="2934C94A" w14:textId="77777777" w:rsidR="005E71A1" w:rsidRPr="005E71A1" w:rsidRDefault="005E71A1" w:rsidP="0097401A">
            <w:pPr>
              <w:pStyle w:val="Default"/>
              <w:ind w:right="538"/>
              <w:jc w:val="right"/>
              <w:rPr>
                <w:lang w:eastAsia="zh-CN"/>
              </w:rPr>
            </w:pPr>
            <w:r w:rsidRPr="005E71A1">
              <w:rPr>
                <w:lang w:eastAsia="zh-CN"/>
              </w:rPr>
              <w:t>35</w:t>
            </w:r>
          </w:p>
        </w:tc>
      </w:tr>
      <w:tr w:rsidR="005E71A1" w:rsidRPr="005E71A1" w14:paraId="3039B506" w14:textId="77777777" w:rsidTr="0097401A">
        <w:trPr>
          <w:trHeight w:val="90"/>
        </w:trPr>
        <w:tc>
          <w:tcPr>
            <w:tcW w:w="1702" w:type="pct"/>
          </w:tcPr>
          <w:p w14:paraId="47D36897" w14:textId="6F22F4A8" w:rsidR="005E71A1" w:rsidRPr="005E71A1" w:rsidRDefault="005E71A1" w:rsidP="00275D63">
            <w:pPr>
              <w:pStyle w:val="Default"/>
            </w:pPr>
            <w:r w:rsidRPr="005E71A1">
              <w:t xml:space="preserve">Water-to-solid mass ratio w </w:t>
            </w:r>
          </w:p>
        </w:tc>
        <w:tc>
          <w:tcPr>
            <w:tcW w:w="826" w:type="pct"/>
          </w:tcPr>
          <w:p w14:paraId="14603C67" w14:textId="77777777" w:rsidR="005E71A1" w:rsidRPr="005E71A1" w:rsidRDefault="005E71A1" w:rsidP="0097401A">
            <w:pPr>
              <w:pStyle w:val="Default"/>
              <w:jc w:val="center"/>
            </w:pPr>
            <w:r w:rsidRPr="005E71A1">
              <w:rPr>
                <w:lang w:eastAsia="zh-CN"/>
              </w:rPr>
              <w:t>[-]</w:t>
            </w:r>
          </w:p>
        </w:tc>
        <w:tc>
          <w:tcPr>
            <w:tcW w:w="826" w:type="pct"/>
          </w:tcPr>
          <w:p w14:paraId="4AFA0333" w14:textId="77777777" w:rsidR="005E71A1" w:rsidRPr="005E71A1" w:rsidRDefault="005E71A1" w:rsidP="0097401A">
            <w:pPr>
              <w:pStyle w:val="Default"/>
              <w:ind w:right="254"/>
              <w:jc w:val="right"/>
              <w:rPr>
                <w:lang w:eastAsia="zh-CN"/>
              </w:rPr>
            </w:pPr>
            <w:r w:rsidRPr="005E71A1">
              <w:rPr>
                <w:lang w:eastAsia="zh-CN"/>
              </w:rPr>
              <w:t>0.35</w:t>
            </w:r>
          </w:p>
        </w:tc>
        <w:tc>
          <w:tcPr>
            <w:tcW w:w="826" w:type="pct"/>
          </w:tcPr>
          <w:p w14:paraId="745995D0" w14:textId="77777777" w:rsidR="005E71A1" w:rsidRPr="005E71A1" w:rsidRDefault="005E71A1" w:rsidP="0097401A">
            <w:pPr>
              <w:pStyle w:val="Default"/>
              <w:ind w:right="254"/>
              <w:jc w:val="right"/>
              <w:rPr>
                <w:lang w:eastAsia="zh-CN"/>
              </w:rPr>
            </w:pPr>
            <w:r w:rsidRPr="005E71A1">
              <w:rPr>
                <w:lang w:eastAsia="zh-CN"/>
              </w:rPr>
              <w:t>0.38</w:t>
            </w:r>
          </w:p>
        </w:tc>
        <w:tc>
          <w:tcPr>
            <w:tcW w:w="820" w:type="pct"/>
          </w:tcPr>
          <w:p w14:paraId="2BD5480C" w14:textId="77777777" w:rsidR="005E71A1" w:rsidRPr="005E71A1" w:rsidRDefault="005E71A1" w:rsidP="0097401A">
            <w:pPr>
              <w:pStyle w:val="Default"/>
              <w:ind w:right="254"/>
              <w:jc w:val="right"/>
              <w:rPr>
                <w:lang w:eastAsia="zh-CN"/>
              </w:rPr>
            </w:pPr>
            <w:r w:rsidRPr="005E71A1">
              <w:rPr>
                <w:lang w:eastAsia="zh-CN"/>
              </w:rPr>
              <w:t>0.32</w:t>
            </w:r>
          </w:p>
        </w:tc>
      </w:tr>
      <w:tr w:rsidR="005E71A1" w:rsidRPr="005E71A1" w14:paraId="12474734" w14:textId="77777777" w:rsidTr="0097401A">
        <w:trPr>
          <w:trHeight w:val="112"/>
        </w:trPr>
        <w:tc>
          <w:tcPr>
            <w:tcW w:w="1702" w:type="pct"/>
          </w:tcPr>
          <w:p w14:paraId="30E277A7" w14:textId="60C3F3D1" w:rsidR="005E71A1" w:rsidRPr="005E71A1" w:rsidRDefault="005E71A1" w:rsidP="0097401A">
            <w:pPr>
              <w:pStyle w:val="Default"/>
            </w:pPr>
            <w:r w:rsidRPr="005E71A1">
              <w:t>Dry density (calc</w:t>
            </w:r>
            <w:r w:rsidR="004474F5">
              <w:t xml:space="preserve">.  </w:t>
            </w:r>
            <w:r w:rsidRPr="005E71A1">
              <w:t xml:space="preserve">from w) </w:t>
            </w:r>
          </w:p>
        </w:tc>
        <w:tc>
          <w:tcPr>
            <w:tcW w:w="826" w:type="pct"/>
          </w:tcPr>
          <w:p w14:paraId="7B151EA7" w14:textId="77777777" w:rsidR="005E71A1" w:rsidRPr="005E71A1" w:rsidRDefault="005E71A1" w:rsidP="0097401A">
            <w:pPr>
              <w:pStyle w:val="Default"/>
              <w:jc w:val="center"/>
            </w:pPr>
            <w:r w:rsidRPr="005E71A1">
              <w:rPr>
                <w:lang w:eastAsia="zh-CN"/>
              </w:rPr>
              <w:t>[g cm</w:t>
            </w:r>
            <w:r w:rsidRPr="005E71A1">
              <w:rPr>
                <w:vertAlign w:val="superscript"/>
                <w:lang w:eastAsia="zh-CN"/>
              </w:rPr>
              <w:t>-3</w:t>
            </w:r>
            <w:r w:rsidRPr="005E71A1">
              <w:rPr>
                <w:lang w:eastAsia="zh-CN"/>
              </w:rPr>
              <w:t>]</w:t>
            </w:r>
          </w:p>
        </w:tc>
        <w:tc>
          <w:tcPr>
            <w:tcW w:w="826" w:type="pct"/>
          </w:tcPr>
          <w:p w14:paraId="7445D677" w14:textId="77777777" w:rsidR="005E71A1" w:rsidRPr="005E71A1" w:rsidRDefault="005E71A1" w:rsidP="0097401A">
            <w:pPr>
              <w:pStyle w:val="Default"/>
              <w:ind w:right="254"/>
              <w:jc w:val="right"/>
              <w:rPr>
                <w:lang w:eastAsia="zh-CN"/>
              </w:rPr>
            </w:pPr>
            <w:r w:rsidRPr="005E71A1">
              <w:rPr>
                <w:lang w:eastAsia="zh-CN"/>
              </w:rPr>
              <w:t>1.40</w:t>
            </w:r>
          </w:p>
        </w:tc>
        <w:tc>
          <w:tcPr>
            <w:tcW w:w="826" w:type="pct"/>
          </w:tcPr>
          <w:p w14:paraId="36417F5A" w14:textId="77777777" w:rsidR="005E71A1" w:rsidRPr="005E71A1" w:rsidRDefault="005E71A1" w:rsidP="0097401A">
            <w:pPr>
              <w:pStyle w:val="Default"/>
              <w:ind w:right="254"/>
              <w:jc w:val="right"/>
              <w:rPr>
                <w:lang w:eastAsia="zh-CN"/>
              </w:rPr>
            </w:pPr>
            <w:r w:rsidRPr="005E71A1">
              <w:rPr>
                <w:lang w:eastAsia="zh-CN"/>
              </w:rPr>
              <w:t>1.34</w:t>
            </w:r>
          </w:p>
        </w:tc>
        <w:tc>
          <w:tcPr>
            <w:tcW w:w="820" w:type="pct"/>
          </w:tcPr>
          <w:p w14:paraId="09BF7DBC" w14:textId="77777777" w:rsidR="005E71A1" w:rsidRPr="005E71A1" w:rsidRDefault="005E71A1" w:rsidP="0097401A">
            <w:pPr>
              <w:pStyle w:val="Default"/>
              <w:ind w:right="254"/>
              <w:jc w:val="right"/>
              <w:rPr>
                <w:lang w:eastAsia="zh-CN"/>
              </w:rPr>
            </w:pPr>
            <w:r w:rsidRPr="005E71A1">
              <w:rPr>
                <w:lang w:eastAsia="zh-CN"/>
              </w:rPr>
              <w:t>1.46</w:t>
            </w:r>
          </w:p>
        </w:tc>
      </w:tr>
      <w:tr w:rsidR="005E71A1" w:rsidRPr="005E71A1" w14:paraId="4C5AAA3A" w14:textId="77777777" w:rsidTr="0097401A">
        <w:trPr>
          <w:trHeight w:val="90"/>
        </w:trPr>
        <w:tc>
          <w:tcPr>
            <w:tcW w:w="1702" w:type="pct"/>
          </w:tcPr>
          <w:p w14:paraId="53834851" w14:textId="6C226254" w:rsidR="005E71A1" w:rsidRPr="005E71A1" w:rsidRDefault="000A58B8" w:rsidP="000A58B8">
            <w:pPr>
              <w:pStyle w:val="Default"/>
            </w:pPr>
            <w:r>
              <w:t>Total p</w:t>
            </w:r>
            <w:r w:rsidR="005E71A1" w:rsidRPr="005E71A1">
              <w:t xml:space="preserve">orosity (from w) </w:t>
            </w:r>
          </w:p>
        </w:tc>
        <w:tc>
          <w:tcPr>
            <w:tcW w:w="826" w:type="pct"/>
          </w:tcPr>
          <w:p w14:paraId="6E7A2EA1" w14:textId="77777777" w:rsidR="005E71A1" w:rsidRPr="005E71A1" w:rsidRDefault="005E71A1" w:rsidP="0097401A">
            <w:pPr>
              <w:pStyle w:val="Default"/>
              <w:jc w:val="center"/>
            </w:pPr>
            <w:r w:rsidRPr="005E71A1">
              <w:t>[-]</w:t>
            </w:r>
          </w:p>
        </w:tc>
        <w:tc>
          <w:tcPr>
            <w:tcW w:w="826" w:type="pct"/>
          </w:tcPr>
          <w:p w14:paraId="605BC335" w14:textId="77777777" w:rsidR="005E71A1" w:rsidRPr="005E71A1" w:rsidRDefault="005E71A1" w:rsidP="0097401A">
            <w:pPr>
              <w:pStyle w:val="Default"/>
              <w:ind w:right="254"/>
              <w:jc w:val="right"/>
              <w:rPr>
                <w:lang w:eastAsia="zh-CN"/>
              </w:rPr>
            </w:pPr>
            <w:r w:rsidRPr="005E71A1">
              <w:rPr>
                <w:lang w:eastAsia="zh-CN"/>
              </w:rPr>
              <w:t>0.49</w:t>
            </w:r>
          </w:p>
        </w:tc>
        <w:tc>
          <w:tcPr>
            <w:tcW w:w="826" w:type="pct"/>
          </w:tcPr>
          <w:p w14:paraId="3B5CB7AC" w14:textId="77777777" w:rsidR="005E71A1" w:rsidRPr="005E71A1" w:rsidRDefault="005E71A1" w:rsidP="0097401A">
            <w:pPr>
              <w:pStyle w:val="Default"/>
              <w:ind w:right="254"/>
              <w:jc w:val="right"/>
              <w:rPr>
                <w:lang w:eastAsia="zh-CN"/>
              </w:rPr>
            </w:pPr>
            <w:r w:rsidRPr="005E71A1">
              <w:rPr>
                <w:lang w:eastAsia="zh-CN"/>
              </w:rPr>
              <w:t>0.51</w:t>
            </w:r>
          </w:p>
        </w:tc>
        <w:tc>
          <w:tcPr>
            <w:tcW w:w="820" w:type="pct"/>
          </w:tcPr>
          <w:p w14:paraId="6EFF1F24" w14:textId="77777777" w:rsidR="005E71A1" w:rsidRPr="005E71A1" w:rsidRDefault="005E71A1" w:rsidP="0097401A">
            <w:pPr>
              <w:pStyle w:val="Default"/>
              <w:ind w:right="254"/>
              <w:jc w:val="right"/>
              <w:rPr>
                <w:lang w:eastAsia="zh-CN"/>
              </w:rPr>
            </w:pPr>
            <w:r w:rsidRPr="005E71A1">
              <w:rPr>
                <w:lang w:eastAsia="zh-CN"/>
              </w:rPr>
              <w:t>0.47</w:t>
            </w:r>
          </w:p>
        </w:tc>
      </w:tr>
    </w:tbl>
    <w:p w14:paraId="1F467423" w14:textId="2B10B1D7" w:rsidR="005E71A1" w:rsidRDefault="005E71A1" w:rsidP="00B035EE">
      <w:pPr>
        <w:rPr>
          <w:sz w:val="20"/>
          <w:lang w:eastAsia="zh-CN"/>
        </w:rPr>
      </w:pPr>
      <w:r w:rsidRPr="0023154C">
        <w:rPr>
          <w:sz w:val="20"/>
          <w:lang w:eastAsia="zh-CN"/>
        </w:rPr>
        <w:t xml:space="preserve">*) </w:t>
      </w:r>
      <w:r w:rsidRPr="008B5D0B">
        <w:rPr>
          <w:sz w:val="20"/>
          <w:lang w:eastAsia="zh-CN"/>
        </w:rPr>
        <w:t>These are nominal heights</w:t>
      </w:r>
      <w:r>
        <w:rPr>
          <w:sz w:val="20"/>
          <w:lang w:eastAsia="zh-CN"/>
        </w:rPr>
        <w:t>; in the case of B2.2a and B2.2b the sample height on either side of the gypsum was approximately equal</w:t>
      </w:r>
    </w:p>
    <w:p w14:paraId="3A8352A8" w14:textId="77777777" w:rsidR="00275D63" w:rsidRDefault="00275D63" w:rsidP="00B035EE">
      <w:pPr>
        <w:rPr>
          <w:sz w:val="20"/>
          <w:lang w:eastAsia="zh-CN"/>
        </w:rPr>
      </w:pPr>
    </w:p>
    <w:p w14:paraId="5B06D0CB" w14:textId="77777777" w:rsidR="00275D63" w:rsidRDefault="00275D63" w:rsidP="00B035EE">
      <w:pPr>
        <w:rPr>
          <w:lang w:eastAsia="zh-CN"/>
        </w:rPr>
      </w:pPr>
    </w:p>
    <w:p w14:paraId="2A478F1B" w14:textId="247AD2D7" w:rsidR="002E1FB4" w:rsidRDefault="002E1FB4" w:rsidP="00B035EE">
      <w:pPr>
        <w:rPr>
          <w:lang w:eastAsia="zh-CN"/>
        </w:rPr>
      </w:pPr>
      <w:r>
        <w:rPr>
          <w:lang w:eastAsia="zh-CN"/>
        </w:rPr>
        <w:t>The B4b is based on a flow-through experiment on a bentonite core carried out in a Rock-Water-Interaction group at the University of Bern, Switzerland.</w:t>
      </w:r>
    </w:p>
    <w:p w14:paraId="6FBACCD3" w14:textId="5B761A75" w:rsidR="002E1FB4" w:rsidRPr="00ED3698" w:rsidRDefault="002E1FB4" w:rsidP="002E1FB4">
      <w:pPr>
        <w:pStyle w:val="Heading3"/>
      </w:pPr>
      <w:bookmarkStart w:id="1249" w:name="_Ref468884962"/>
      <w:bookmarkStart w:id="1250" w:name="_Toc520374850"/>
      <w:r w:rsidRPr="002E1FB4">
        <w:rPr>
          <w:lang w:eastAsia="zh-CN"/>
        </w:rPr>
        <w:lastRenderedPageBreak/>
        <w:t>diffusion through compacted Ca-montmorillonite</w:t>
      </w:r>
      <w:bookmarkEnd w:id="1249"/>
      <w:bookmarkEnd w:id="1250"/>
    </w:p>
    <w:p w14:paraId="6C50BA2E" w14:textId="77777777" w:rsidR="002E1FB4" w:rsidRPr="00192E8E" w:rsidRDefault="002E1FB4" w:rsidP="002E1FB4">
      <w:pPr>
        <w:pStyle w:val="StyleHeading4Bold"/>
      </w:pPr>
      <w:bookmarkStart w:id="1251" w:name="_Toc520374851"/>
      <w:r>
        <w:t>Problem definition</w:t>
      </w:r>
      <w:bookmarkEnd w:id="1251"/>
    </w:p>
    <w:p w14:paraId="7003568B" w14:textId="72A3F166" w:rsidR="002E1FB4" w:rsidRDefault="002E1FB4" w:rsidP="002E1FB4">
      <w:pPr>
        <w:rPr>
          <w:lang w:val="en-CA" w:eastAsia="zh-CN"/>
        </w:rPr>
      </w:pPr>
      <w:r w:rsidRPr="00ED3698">
        <w:rPr>
          <w:lang w:val="en-CA"/>
        </w:rPr>
        <w:t xml:space="preserve">This </w:t>
      </w:r>
      <w:r>
        <w:rPr>
          <w:rFonts w:hint="eastAsia"/>
          <w:lang w:val="en-CA" w:eastAsia="zh-CN"/>
        </w:rPr>
        <w:t>example</w:t>
      </w:r>
      <w:r w:rsidRPr="00ED3698">
        <w:rPr>
          <w:lang w:val="en-CA"/>
        </w:rPr>
        <w:t xml:space="preserve"> is </w:t>
      </w:r>
      <w:r>
        <w:rPr>
          <w:lang w:val="en-CA"/>
        </w:rPr>
        <w:t>to validate ion diffusion in compacted purified Ca-montmorillonite through the comparison of the simulated results to the diffusion experiment data</w:t>
      </w:r>
      <w:r w:rsidR="004474F5">
        <w:rPr>
          <w:rFonts w:hint="eastAsia"/>
          <w:lang w:val="en-CA" w:eastAsia="zh-CN"/>
        </w:rPr>
        <w:t xml:space="preserve">.  </w:t>
      </w:r>
      <w:r w:rsidR="001A6B80">
        <w:rPr>
          <w:lang w:val="en-CA" w:eastAsia="zh-CN"/>
        </w:rPr>
        <w:fldChar w:fldCharType="begin"/>
      </w:r>
      <w:r w:rsidR="001A6B80">
        <w:rPr>
          <w:lang w:val="en-CA" w:eastAsia="zh-CN"/>
        </w:rPr>
        <w:instrText xml:space="preserve"> REF _Ref468798468 \h </w:instrText>
      </w:r>
      <w:r w:rsidR="001A6B80">
        <w:rPr>
          <w:lang w:val="en-CA" w:eastAsia="zh-CN"/>
        </w:rPr>
      </w:r>
      <w:r w:rsidR="001A6B80">
        <w:rPr>
          <w:lang w:val="en-CA" w:eastAsia="zh-CN"/>
        </w:rPr>
        <w:fldChar w:fldCharType="separate"/>
      </w:r>
      <w:r w:rsidR="00B560DA">
        <w:t xml:space="preserve">Figure </w:t>
      </w:r>
      <w:r w:rsidR="00B560DA">
        <w:rPr>
          <w:noProof/>
        </w:rPr>
        <w:t>4</w:t>
      </w:r>
      <w:r w:rsidR="00B560DA">
        <w:t>.</w:t>
      </w:r>
      <w:r w:rsidR="00B560DA">
        <w:rPr>
          <w:noProof/>
        </w:rPr>
        <w:t>13</w:t>
      </w:r>
      <w:r w:rsidR="001A6B80">
        <w:rPr>
          <w:lang w:val="en-CA" w:eastAsia="zh-CN"/>
        </w:rPr>
        <w:fldChar w:fldCharType="end"/>
      </w:r>
      <w:r w:rsidR="001A6B80">
        <w:rPr>
          <w:lang w:val="en-CA" w:eastAsia="zh-CN"/>
        </w:rPr>
        <w:t xml:space="preserve"> depicted the experimental set-up</w:t>
      </w:r>
      <w:r w:rsidR="00335223">
        <w:rPr>
          <w:lang w:val="en-CA" w:eastAsia="zh-CN"/>
        </w:rPr>
        <w:t xml:space="preserve"> according to Birgesson (2011)</w:t>
      </w:r>
      <w:r w:rsidR="004474F5">
        <w:rPr>
          <w:lang w:val="en-CA" w:eastAsia="zh-CN"/>
        </w:rPr>
        <w:t xml:space="preserve">.  </w:t>
      </w:r>
      <w:r w:rsidR="001A6B80">
        <w:rPr>
          <w:lang w:val="en-CA" w:eastAsia="zh-CN"/>
        </w:rPr>
        <w:t xml:space="preserve">Highly compacted purified Ca-montmorillonite is placed in an </w:t>
      </w:r>
      <w:r w:rsidR="001A6B80" w:rsidRPr="001A6B80">
        <w:rPr>
          <w:lang w:val="en-CA" w:eastAsia="zh-CN"/>
        </w:rPr>
        <w:t>isovolumetric</w:t>
      </w:r>
      <w:r w:rsidR="00335223">
        <w:rPr>
          <w:lang w:val="en-CA" w:eastAsia="zh-CN"/>
        </w:rPr>
        <w:t xml:space="preserve"> cylindrical </w:t>
      </w:r>
      <w:r w:rsidR="001A6B80">
        <w:rPr>
          <w:lang w:val="en-CA" w:eastAsia="zh-CN"/>
        </w:rPr>
        <w:t>cell connecting with two reservoir</w:t>
      </w:r>
      <w:r w:rsidR="00335223">
        <w:rPr>
          <w:lang w:val="en-CA" w:eastAsia="zh-CN"/>
        </w:rPr>
        <w:t>s</w:t>
      </w:r>
      <w:r w:rsidR="004474F5">
        <w:rPr>
          <w:lang w:val="en-CA" w:eastAsia="zh-CN"/>
        </w:rPr>
        <w:t xml:space="preserve">.  </w:t>
      </w:r>
      <w:r w:rsidR="001A6B80">
        <w:rPr>
          <w:lang w:val="en-CA" w:eastAsia="zh-CN"/>
        </w:rPr>
        <w:t>The source reservoir (bottom) contains 250 ml 0.016 mol L</w:t>
      </w:r>
      <w:r w:rsidR="001A6B80">
        <w:rPr>
          <w:vertAlign w:val="superscript"/>
          <w:lang w:val="en-CA" w:eastAsia="zh-CN"/>
        </w:rPr>
        <w:t>-1</w:t>
      </w:r>
      <w:r w:rsidR="001A6B80">
        <w:rPr>
          <w:lang w:val="en-CA" w:eastAsia="zh-CN"/>
        </w:rPr>
        <w:t xml:space="preserve"> CaSO</w:t>
      </w:r>
      <w:r w:rsidR="001A6B80" w:rsidRPr="001A6B80">
        <w:rPr>
          <w:vertAlign w:val="subscript"/>
          <w:lang w:val="en-CA" w:eastAsia="zh-CN"/>
        </w:rPr>
        <w:t>4</w:t>
      </w:r>
      <w:r w:rsidR="001A6B80">
        <w:rPr>
          <w:lang w:val="en-CA" w:eastAsia="zh-CN"/>
        </w:rPr>
        <w:t xml:space="preserve"> solution that is in equilibrium with pure gypsum</w:t>
      </w:r>
      <w:r w:rsidR="004474F5">
        <w:rPr>
          <w:lang w:val="en-CA" w:eastAsia="zh-CN"/>
        </w:rPr>
        <w:t xml:space="preserve">.  </w:t>
      </w:r>
      <w:r w:rsidR="001A6B80">
        <w:rPr>
          <w:lang w:val="en-CA" w:eastAsia="zh-CN"/>
        </w:rPr>
        <w:t>The target reservoir includes pure H</w:t>
      </w:r>
      <w:r w:rsidR="001A6B80" w:rsidRPr="001A6B80">
        <w:rPr>
          <w:vertAlign w:val="subscript"/>
          <w:lang w:val="en-CA" w:eastAsia="zh-CN"/>
        </w:rPr>
        <w:t>2</w:t>
      </w:r>
      <w:r w:rsidR="001A6B80">
        <w:rPr>
          <w:lang w:val="en-CA" w:eastAsia="zh-CN"/>
        </w:rPr>
        <w:t>O</w:t>
      </w:r>
      <w:r w:rsidR="004474F5">
        <w:rPr>
          <w:lang w:val="en-CA" w:eastAsia="zh-CN"/>
        </w:rPr>
        <w:t xml:space="preserve">.  </w:t>
      </w:r>
      <w:r w:rsidR="001A6B80">
        <w:rPr>
          <w:lang w:val="en-CA" w:eastAsia="zh-CN"/>
        </w:rPr>
        <w:t>The accumulated amount of CaSO</w:t>
      </w:r>
      <w:r w:rsidR="001A6B80" w:rsidRPr="001A6B80">
        <w:rPr>
          <w:vertAlign w:val="subscript"/>
          <w:lang w:val="en-CA" w:eastAsia="zh-CN"/>
        </w:rPr>
        <w:t>4</w:t>
      </w:r>
      <w:r w:rsidR="001A6B80">
        <w:rPr>
          <w:lang w:val="en-CA" w:eastAsia="zh-CN"/>
        </w:rPr>
        <w:t xml:space="preserve"> (mol) was </w:t>
      </w:r>
      <w:r w:rsidR="00384972">
        <w:rPr>
          <w:lang w:val="en-CA" w:eastAsia="zh-CN"/>
        </w:rPr>
        <w:t>regularly recorded</w:t>
      </w:r>
      <w:r w:rsidR="005E71A1">
        <w:rPr>
          <w:lang w:val="en-CA" w:eastAsia="zh-CN"/>
        </w:rPr>
        <w:t xml:space="preserve"> during the 31.8 days’ experiment</w:t>
      </w:r>
      <w:r w:rsidR="00384972">
        <w:rPr>
          <w:lang w:val="en-CA" w:eastAsia="zh-CN"/>
        </w:rPr>
        <w:t xml:space="preserve"> (Birgersson 2011)</w:t>
      </w:r>
      <w:r w:rsidR="001A6B80">
        <w:rPr>
          <w:lang w:val="en-CA" w:eastAsia="zh-CN"/>
        </w:rPr>
        <w:t>.</w:t>
      </w:r>
    </w:p>
    <w:p w14:paraId="1E07D16D" w14:textId="77777777" w:rsidR="001A6B80" w:rsidRDefault="001A6B80" w:rsidP="002E1FB4"/>
    <w:p w14:paraId="38116AEC" w14:textId="67DC5D0A" w:rsidR="001A6B80" w:rsidRDefault="00335223" w:rsidP="001A6B80">
      <w:pPr>
        <w:keepNext/>
        <w:jc w:val="center"/>
      </w:pPr>
      <w:r>
        <w:rPr>
          <w:noProof/>
          <w:lang w:val="en-CA" w:eastAsia="zh-CN"/>
        </w:rPr>
        <w:drawing>
          <wp:inline distT="0" distB="0" distL="0" distR="0" wp14:anchorId="26A0AD0D" wp14:editId="1A80F4AF">
            <wp:extent cx="1596385" cy="1220689"/>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03" cstate="print">
                      <a:extLst>
                        <a:ext uri="{28A0092B-C50C-407E-A947-70E740481C1C}">
                          <a14:useLocalDpi xmlns:a14="http://schemas.microsoft.com/office/drawing/2010/main" val="0"/>
                        </a:ext>
                      </a:extLst>
                    </a:blip>
                    <a:srcRect b="7008"/>
                    <a:stretch/>
                  </pic:blipFill>
                  <pic:spPr bwMode="auto">
                    <a:xfrm>
                      <a:off x="0" y="0"/>
                      <a:ext cx="1607454" cy="1229153"/>
                    </a:xfrm>
                    <a:prstGeom prst="rect">
                      <a:avLst/>
                    </a:prstGeom>
                    <a:noFill/>
                    <a:ln>
                      <a:noFill/>
                    </a:ln>
                    <a:extLst>
                      <a:ext uri="{53640926-AAD7-44D8-BBD7-CCE9431645EC}">
                        <a14:shadowObscured xmlns:a14="http://schemas.microsoft.com/office/drawing/2010/main"/>
                      </a:ext>
                    </a:extLst>
                  </pic:spPr>
                </pic:pic>
              </a:graphicData>
            </a:graphic>
          </wp:inline>
        </w:drawing>
      </w:r>
    </w:p>
    <w:p w14:paraId="0F3FB2E8" w14:textId="1419265A" w:rsidR="001A6B80" w:rsidRDefault="001A6B80" w:rsidP="001A6B80">
      <w:pPr>
        <w:pStyle w:val="Caption"/>
      </w:pPr>
      <w:bookmarkStart w:id="1252" w:name="_Ref468798468"/>
      <w:bookmarkStart w:id="1253" w:name="_Toc520375124"/>
      <w:r>
        <w:t xml:space="preserve">Figure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13</w:t>
      </w:r>
      <w:r>
        <w:fldChar w:fldCharType="end"/>
      </w:r>
      <w:bookmarkEnd w:id="1252"/>
      <w:r>
        <w:t xml:space="preserve">: </w:t>
      </w:r>
      <w:r w:rsidRPr="008C550A">
        <w:t xml:space="preserve">Schematic </w:t>
      </w:r>
      <w:r>
        <w:t>D</w:t>
      </w:r>
      <w:r w:rsidRPr="008C550A">
        <w:t xml:space="preserve">iagram of the </w:t>
      </w:r>
      <w:r>
        <w:t>S</w:t>
      </w:r>
      <w:r w:rsidRPr="008C550A">
        <w:t xml:space="preserve">imulation </w:t>
      </w:r>
      <w:r>
        <w:t>D</w:t>
      </w:r>
      <w:r w:rsidRPr="008C550A">
        <w:t xml:space="preserve">omain </w:t>
      </w:r>
      <w:r>
        <w:t>R</w:t>
      </w:r>
      <w:r w:rsidRPr="008C550A">
        <w:t xml:space="preserve">epresenting the </w:t>
      </w:r>
      <w:r>
        <w:t>E</w:t>
      </w:r>
      <w:r w:rsidRPr="008C550A">
        <w:t xml:space="preserve">xperimental </w:t>
      </w:r>
      <w:r>
        <w:t>S</w:t>
      </w:r>
      <w:r w:rsidRPr="008C550A">
        <w:t xml:space="preserve">et-up </w:t>
      </w:r>
      <w:r>
        <w:t>I</w:t>
      </w:r>
      <w:r w:rsidRPr="008C550A">
        <w:t xml:space="preserve">ncluding the </w:t>
      </w:r>
      <w:r>
        <w:t>Source Reservior</w:t>
      </w:r>
      <w:r w:rsidRPr="008C550A">
        <w:t xml:space="preserve"> (</w:t>
      </w:r>
      <w:r>
        <w:t>Bottom</w:t>
      </w:r>
      <w:r w:rsidRPr="008C550A">
        <w:t xml:space="preserve">), </w:t>
      </w:r>
      <w:r>
        <w:t>Compacted Ca-montmorillonite (5</w:t>
      </w:r>
      <w:r w:rsidRPr="008C550A">
        <w:t xml:space="preserve"> mm in </w:t>
      </w:r>
      <w:r>
        <w:t>Thickness)</w:t>
      </w:r>
      <w:r w:rsidRPr="008C550A">
        <w:t xml:space="preserve"> </w:t>
      </w:r>
      <w:r w:rsidR="004166BA">
        <w:t>and Target Reservior (Top)</w:t>
      </w:r>
      <w:bookmarkEnd w:id="1253"/>
    </w:p>
    <w:p w14:paraId="4B1BF89F" w14:textId="77777777" w:rsidR="002E1FB4" w:rsidRPr="00F453C8" w:rsidRDefault="002E1FB4" w:rsidP="002E1FB4">
      <w:pPr>
        <w:rPr>
          <w:lang w:eastAsia="zh-CN"/>
        </w:rPr>
      </w:pPr>
    </w:p>
    <w:p w14:paraId="0B1DDBC8" w14:textId="77777777" w:rsidR="002E1FB4" w:rsidRPr="00192E8E" w:rsidRDefault="002E1FB4" w:rsidP="002E1FB4">
      <w:pPr>
        <w:pStyle w:val="StyleHeading4Bold"/>
      </w:pPr>
      <w:bookmarkStart w:id="1254" w:name="_Toc520374852"/>
      <w:r>
        <w:t>Model setup</w:t>
      </w:r>
      <w:bookmarkEnd w:id="1254"/>
    </w:p>
    <w:p w14:paraId="13855057" w14:textId="3247874B" w:rsidR="002E1FB4" w:rsidRDefault="002E1FB4" w:rsidP="002E1FB4">
      <w:pPr>
        <w:rPr>
          <w:rFonts w:cs="Arial"/>
          <w:szCs w:val="22"/>
          <w:lang w:eastAsia="zh-CN"/>
        </w:rPr>
      </w:pPr>
      <w:r>
        <w:rPr>
          <w:rFonts w:cs="Arial" w:hint="eastAsia"/>
          <w:szCs w:val="22"/>
          <w:lang w:eastAsia="zh-CN"/>
        </w:rPr>
        <w:t>Th</w:t>
      </w:r>
      <w:r>
        <w:rPr>
          <w:rFonts w:cs="Arial"/>
          <w:szCs w:val="22"/>
          <w:lang w:eastAsia="zh-CN"/>
        </w:rPr>
        <w:t xml:space="preserve">e </w:t>
      </w:r>
      <w:r w:rsidR="003D3373">
        <w:rPr>
          <w:rFonts w:cs="Arial"/>
          <w:szCs w:val="22"/>
          <w:lang w:eastAsia="zh-CN"/>
        </w:rPr>
        <w:t>experiment</w:t>
      </w:r>
      <w:r w:rsidR="00D00071">
        <w:rPr>
          <w:rFonts w:cs="Arial"/>
          <w:szCs w:val="22"/>
          <w:lang w:eastAsia="zh-CN"/>
        </w:rPr>
        <w:t xml:space="preserve"> </w:t>
      </w:r>
      <w:r w:rsidR="00FD4027">
        <w:rPr>
          <w:rFonts w:cs="Arial"/>
          <w:szCs w:val="22"/>
          <w:lang w:eastAsia="zh-CN"/>
        </w:rPr>
        <w:t>is</w:t>
      </w:r>
      <w:r>
        <w:rPr>
          <w:rFonts w:cs="Arial" w:hint="eastAsia"/>
          <w:szCs w:val="22"/>
          <w:lang w:eastAsia="zh-CN"/>
        </w:rPr>
        <w:t xml:space="preserve"> represented by a 1D model</w:t>
      </w:r>
      <w:r w:rsidR="00FD4027">
        <w:rPr>
          <w:rFonts w:cs="Arial"/>
          <w:szCs w:val="22"/>
          <w:lang w:eastAsia="zh-CN"/>
        </w:rPr>
        <w:t xml:space="preserve"> including the </w:t>
      </w:r>
      <w:r w:rsidR="003D3373">
        <w:rPr>
          <w:rFonts w:cs="Arial"/>
          <w:szCs w:val="22"/>
          <w:lang w:eastAsia="zh-CN"/>
        </w:rPr>
        <w:t>montmorillonite</w:t>
      </w:r>
      <w:r w:rsidR="00FD4027">
        <w:rPr>
          <w:rFonts w:cs="Arial"/>
          <w:szCs w:val="22"/>
          <w:lang w:eastAsia="zh-CN"/>
        </w:rPr>
        <w:t xml:space="preserve"> (5 mm) and both reservoirs </w:t>
      </w:r>
      <w:r w:rsidR="00275D63">
        <w:rPr>
          <w:rFonts w:cs="Arial"/>
          <w:szCs w:val="22"/>
          <w:lang w:eastAsia="zh-CN"/>
        </w:rPr>
        <w:t>with a model cell thickness of 1 mm each</w:t>
      </w:r>
      <w:r>
        <w:rPr>
          <w:rFonts w:cs="Arial" w:hint="eastAsia"/>
          <w:szCs w:val="22"/>
          <w:lang w:eastAsia="zh-CN"/>
        </w:rPr>
        <w:t xml:space="preserve"> as shown in</w:t>
      </w:r>
      <w:r>
        <w:rPr>
          <w:rFonts w:cs="Arial"/>
          <w:szCs w:val="22"/>
          <w:lang w:eastAsia="zh-CN"/>
        </w:rPr>
        <w:t xml:space="preserve"> </w:t>
      </w:r>
      <w:r w:rsidR="001A6B80">
        <w:rPr>
          <w:rFonts w:cs="Arial"/>
          <w:szCs w:val="22"/>
          <w:lang w:eastAsia="zh-CN"/>
        </w:rPr>
        <w:fldChar w:fldCharType="begin"/>
      </w:r>
      <w:r w:rsidR="001A6B80">
        <w:rPr>
          <w:rFonts w:cs="Arial"/>
          <w:szCs w:val="22"/>
          <w:lang w:eastAsia="zh-CN"/>
        </w:rPr>
        <w:instrText xml:space="preserve"> REF _Ref468798468 \h </w:instrText>
      </w:r>
      <w:r w:rsidR="001A6B80">
        <w:rPr>
          <w:rFonts w:cs="Arial"/>
          <w:szCs w:val="22"/>
          <w:lang w:eastAsia="zh-CN"/>
        </w:rPr>
      </w:r>
      <w:r w:rsidR="001A6B80">
        <w:rPr>
          <w:rFonts w:cs="Arial"/>
          <w:szCs w:val="22"/>
          <w:lang w:eastAsia="zh-CN"/>
        </w:rPr>
        <w:fldChar w:fldCharType="separate"/>
      </w:r>
      <w:r w:rsidR="00B560DA">
        <w:t xml:space="preserve">Figure </w:t>
      </w:r>
      <w:r w:rsidR="00B560DA">
        <w:rPr>
          <w:noProof/>
        </w:rPr>
        <w:t>4</w:t>
      </w:r>
      <w:r w:rsidR="00B560DA">
        <w:t>.</w:t>
      </w:r>
      <w:r w:rsidR="00B560DA">
        <w:rPr>
          <w:noProof/>
        </w:rPr>
        <w:t>13</w:t>
      </w:r>
      <w:r w:rsidR="001A6B80">
        <w:rPr>
          <w:rFonts w:cs="Arial"/>
          <w:szCs w:val="22"/>
          <w:lang w:eastAsia="zh-CN"/>
        </w:rPr>
        <w:fldChar w:fldCharType="end"/>
      </w:r>
      <w:r w:rsidR="004474F5">
        <w:rPr>
          <w:rFonts w:cs="Arial"/>
          <w:szCs w:val="22"/>
          <w:lang w:eastAsia="zh-CN"/>
        </w:rPr>
        <w:t xml:space="preserve">.  </w:t>
      </w:r>
      <w:r w:rsidR="00275D63">
        <w:rPr>
          <w:rFonts w:hint="eastAsia"/>
          <w:lang w:eastAsia="zh-CN"/>
        </w:rPr>
        <w:t xml:space="preserve">To </w:t>
      </w:r>
      <w:r w:rsidR="00275D63">
        <w:rPr>
          <w:lang w:eastAsia="zh-CN"/>
        </w:rPr>
        <w:t>account</w:t>
      </w:r>
      <w:r w:rsidR="00275D63">
        <w:rPr>
          <w:rFonts w:hint="eastAsia"/>
          <w:lang w:eastAsia="zh-CN"/>
        </w:rPr>
        <w:t xml:space="preserve"> </w:t>
      </w:r>
      <w:r w:rsidR="00275D63">
        <w:rPr>
          <w:lang w:eastAsia="zh-CN"/>
        </w:rPr>
        <w:t xml:space="preserve">for </w:t>
      </w:r>
      <w:r w:rsidR="00275D63">
        <w:rPr>
          <w:rFonts w:hint="eastAsia"/>
          <w:lang w:eastAsia="zh-CN"/>
        </w:rPr>
        <w:t>the</w:t>
      </w:r>
      <w:r w:rsidR="00275D63">
        <w:rPr>
          <w:lang w:eastAsia="zh-CN"/>
        </w:rPr>
        <w:t xml:space="preserve"> actual</w:t>
      </w:r>
      <w:r w:rsidR="00275D63">
        <w:rPr>
          <w:rFonts w:hint="eastAsia"/>
          <w:lang w:eastAsia="zh-CN"/>
        </w:rPr>
        <w:t xml:space="preserve"> volume of the reservoirs, porosit</w:t>
      </w:r>
      <w:r w:rsidR="00275D63">
        <w:rPr>
          <w:lang w:eastAsia="zh-CN"/>
        </w:rPr>
        <w:t>ies</w:t>
      </w:r>
      <w:r w:rsidR="00275D63">
        <w:rPr>
          <w:rFonts w:hint="eastAsia"/>
          <w:lang w:eastAsia="zh-CN"/>
        </w:rPr>
        <w:t xml:space="preserve"> of 259.8 and 103.9 were applied to the source and target reservoir</w:t>
      </w:r>
      <w:r w:rsidR="00275D63">
        <w:rPr>
          <w:lang w:eastAsia="zh-CN"/>
        </w:rPr>
        <w:t xml:space="preserve"> cell</w:t>
      </w:r>
      <w:r w:rsidR="00275D63">
        <w:rPr>
          <w:rFonts w:hint="eastAsia"/>
          <w:lang w:eastAsia="zh-CN"/>
        </w:rPr>
        <w:t>s</w:t>
      </w:r>
      <w:r w:rsidR="00275D63">
        <w:rPr>
          <w:lang w:eastAsia="zh-CN"/>
        </w:rPr>
        <w:t>,</w:t>
      </w:r>
      <w:r w:rsidR="00275D63">
        <w:rPr>
          <w:rFonts w:hint="eastAsia"/>
          <w:lang w:eastAsia="zh-CN"/>
        </w:rPr>
        <w:t xml:space="preserve"> respectively</w:t>
      </w:r>
      <w:r w:rsidR="004474F5">
        <w:rPr>
          <w:rFonts w:hint="eastAsia"/>
          <w:lang w:eastAsia="zh-CN"/>
        </w:rPr>
        <w:t xml:space="preserve">.  </w:t>
      </w:r>
      <w:r w:rsidR="00275D63">
        <w:rPr>
          <w:rFonts w:hint="eastAsia"/>
          <w:lang w:eastAsia="zh-CN"/>
        </w:rPr>
        <w:t xml:space="preserve">The </w:t>
      </w:r>
      <w:r w:rsidR="00275D63">
        <w:rPr>
          <w:lang w:eastAsia="zh-CN"/>
        </w:rPr>
        <w:t>tortuosity</w:t>
      </w:r>
      <w:r w:rsidR="00275D63">
        <w:rPr>
          <w:rFonts w:hint="eastAsia"/>
          <w:lang w:eastAsia="zh-CN"/>
        </w:rPr>
        <w:t xml:space="preserve"> values of </w:t>
      </w:r>
      <w:r w:rsidR="00275D63">
        <w:rPr>
          <w:lang w:eastAsia="zh-CN"/>
        </w:rPr>
        <w:t>the</w:t>
      </w:r>
      <w:r w:rsidR="00275D63">
        <w:rPr>
          <w:rFonts w:hint="eastAsia"/>
          <w:lang w:eastAsia="zh-CN"/>
        </w:rPr>
        <w:t xml:space="preserve"> reservoir</w:t>
      </w:r>
      <w:r w:rsidR="00275D63">
        <w:rPr>
          <w:lang w:eastAsia="zh-CN"/>
        </w:rPr>
        <w:t xml:space="preserve"> cell</w:t>
      </w:r>
      <w:r w:rsidR="00275D63">
        <w:rPr>
          <w:rFonts w:hint="eastAsia"/>
          <w:lang w:eastAsia="zh-CN"/>
        </w:rPr>
        <w:t xml:space="preserve">s </w:t>
      </w:r>
      <w:r w:rsidR="00275D63">
        <w:rPr>
          <w:lang w:eastAsia="zh-CN"/>
        </w:rPr>
        <w:t>were set to</w:t>
      </w:r>
      <w:r w:rsidR="003D3373">
        <w:rPr>
          <w:rFonts w:hint="eastAsia"/>
          <w:lang w:eastAsia="zh-CN"/>
        </w:rPr>
        <w:t xml:space="preserve"> 1</w:t>
      </w:r>
      <w:r w:rsidR="00275D63">
        <w:rPr>
          <w:rFonts w:hint="eastAsia"/>
          <w:lang w:eastAsia="zh-CN"/>
        </w:rPr>
        <w:t xml:space="preserve">.0 </w:t>
      </w:r>
      <w:r w:rsidR="00275D63">
        <w:rPr>
          <w:lang w:eastAsia="zh-CN"/>
        </w:rPr>
        <w:t xml:space="preserve">to ensure complete </w:t>
      </w:r>
      <w:r w:rsidR="00275D63">
        <w:rPr>
          <w:rFonts w:hint="eastAsia"/>
          <w:lang w:eastAsia="zh-CN"/>
        </w:rPr>
        <w:t>mix</w:t>
      </w:r>
      <w:r w:rsidR="00275D63">
        <w:rPr>
          <w:lang w:eastAsia="zh-CN"/>
        </w:rPr>
        <w:t>ing occurred with</w:t>
      </w:r>
      <w:r w:rsidR="00275D63">
        <w:rPr>
          <w:rFonts w:hint="eastAsia"/>
          <w:lang w:eastAsia="zh-CN"/>
        </w:rPr>
        <w:t xml:space="preserve">in </w:t>
      </w:r>
      <w:r w:rsidR="00275D63">
        <w:rPr>
          <w:lang w:eastAsia="zh-CN"/>
        </w:rPr>
        <w:t>these cells</w:t>
      </w:r>
      <w:r w:rsidR="004474F5">
        <w:rPr>
          <w:lang w:eastAsia="zh-CN"/>
        </w:rPr>
        <w:t xml:space="preserve">.  </w:t>
      </w:r>
      <w:r w:rsidR="00275D63">
        <w:rPr>
          <w:lang w:eastAsia="zh-CN"/>
        </w:rPr>
        <w:t>T</w:t>
      </w:r>
      <w:r w:rsidR="00275D63">
        <w:rPr>
          <w:rFonts w:hint="eastAsia"/>
          <w:lang w:eastAsia="zh-CN"/>
        </w:rPr>
        <w:t xml:space="preserve">he steel filters on </w:t>
      </w:r>
      <w:r w:rsidR="00275D63">
        <w:rPr>
          <w:lang w:eastAsia="zh-CN"/>
        </w:rPr>
        <w:t>either</w:t>
      </w:r>
      <w:r w:rsidR="00275D63">
        <w:rPr>
          <w:rFonts w:hint="eastAsia"/>
          <w:lang w:eastAsia="zh-CN"/>
        </w:rPr>
        <w:t xml:space="preserve"> side of the samples </w:t>
      </w:r>
      <w:r w:rsidR="00275D63">
        <w:rPr>
          <w:lang w:eastAsia="zh-CN"/>
        </w:rPr>
        <w:t>were</w:t>
      </w:r>
      <w:r w:rsidR="00275D63">
        <w:rPr>
          <w:rFonts w:hint="eastAsia"/>
          <w:lang w:eastAsia="zh-CN"/>
        </w:rPr>
        <w:t xml:space="preserve"> not included </w:t>
      </w:r>
      <w:r w:rsidR="00275D63">
        <w:rPr>
          <w:lang w:eastAsia="zh-CN"/>
        </w:rPr>
        <w:t xml:space="preserve">in the model discretization due </w:t>
      </w:r>
      <w:r w:rsidR="00275D63">
        <w:rPr>
          <w:rFonts w:hint="eastAsia"/>
          <w:lang w:eastAsia="zh-CN"/>
        </w:rPr>
        <w:t xml:space="preserve">to the lack of detailed information such as </w:t>
      </w:r>
      <w:r w:rsidR="00275D63">
        <w:rPr>
          <w:lang w:eastAsia="zh-CN"/>
        </w:rPr>
        <w:t>the thickness</w:t>
      </w:r>
      <w:r w:rsidR="00275D63">
        <w:rPr>
          <w:rFonts w:hint="eastAsia"/>
          <w:lang w:eastAsia="zh-CN"/>
        </w:rPr>
        <w:t>, porosity and diffusion parameters of the filters</w:t>
      </w:r>
      <w:r w:rsidR="004474F5">
        <w:rPr>
          <w:rFonts w:hint="eastAsia"/>
          <w:lang w:eastAsia="zh-CN"/>
        </w:rPr>
        <w:t xml:space="preserve">.  </w:t>
      </w:r>
      <w:r w:rsidR="005E71A1">
        <w:rPr>
          <w:rFonts w:cs="Arial"/>
          <w:szCs w:val="22"/>
          <w:lang w:eastAsia="zh-CN"/>
        </w:rPr>
        <w:t>The advantage of this treatment is that the mixing effect through the circulation of the solutions in both reservoirs can be better represented</w:t>
      </w:r>
      <w:r w:rsidR="004474F5">
        <w:rPr>
          <w:rFonts w:cs="Arial"/>
          <w:szCs w:val="22"/>
          <w:lang w:eastAsia="zh-CN"/>
        </w:rPr>
        <w:t xml:space="preserve">.  </w:t>
      </w:r>
      <w:r w:rsidR="00275D63">
        <w:rPr>
          <w:rFonts w:cs="Arial"/>
          <w:szCs w:val="22"/>
          <w:lang w:eastAsia="zh-CN"/>
        </w:rPr>
        <w:t>The 1D model was discretized into 58 control volumes</w:t>
      </w:r>
      <w:r w:rsidR="004474F5">
        <w:rPr>
          <w:rFonts w:cs="Arial"/>
          <w:szCs w:val="22"/>
          <w:lang w:eastAsia="zh-CN"/>
        </w:rPr>
        <w:t xml:space="preserve">.  </w:t>
      </w:r>
      <w:r w:rsidR="00275D63">
        <w:rPr>
          <w:rFonts w:cs="Arial"/>
          <w:szCs w:val="22"/>
          <w:lang w:eastAsia="zh-CN"/>
        </w:rPr>
        <w:t>No flux boundary conditions were applied at both boundaries</w:t>
      </w:r>
      <w:r w:rsidR="004474F5">
        <w:rPr>
          <w:rFonts w:cs="Arial"/>
          <w:szCs w:val="22"/>
          <w:lang w:eastAsia="zh-CN"/>
        </w:rPr>
        <w:t xml:space="preserve">.  </w:t>
      </w:r>
      <w:r w:rsidR="000A58B8">
        <w:rPr>
          <w:rFonts w:cs="Arial"/>
          <w:szCs w:val="22"/>
          <w:lang w:eastAsia="zh-CN"/>
        </w:rPr>
        <w:t>Multicomponent diffusion model is applied in the modelling.</w:t>
      </w:r>
    </w:p>
    <w:p w14:paraId="1A43B952" w14:textId="29A40E48" w:rsidR="00287011" w:rsidRPr="00192E8E" w:rsidRDefault="00287011" w:rsidP="00287011">
      <w:pPr>
        <w:pStyle w:val="StyleHeading4Bold"/>
      </w:pPr>
      <w:bookmarkStart w:id="1255" w:name="_Toc520374853"/>
      <w:r>
        <w:t>Parameters</w:t>
      </w:r>
      <w:bookmarkEnd w:id="1255"/>
    </w:p>
    <w:p w14:paraId="7C67D46C" w14:textId="4F5DB7F4" w:rsidR="002E1FB4" w:rsidRDefault="00287011" w:rsidP="002E1FB4">
      <w:pPr>
        <w:rPr>
          <w:rFonts w:cs="Arial"/>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Pr>
          <w:rFonts w:cs="Arial"/>
          <w:szCs w:val="22"/>
        </w:rPr>
        <w:t xml:space="preserve"> </w:t>
      </w:r>
      <w:r w:rsidR="000A58B8">
        <w:rPr>
          <w:rFonts w:cs="Arial"/>
          <w:szCs w:val="22"/>
        </w:rPr>
        <w:fldChar w:fldCharType="begin"/>
      </w:r>
      <w:r w:rsidR="000A58B8">
        <w:rPr>
          <w:rFonts w:cs="Arial"/>
          <w:szCs w:val="22"/>
        </w:rPr>
        <w:instrText xml:space="preserve"> REF _Ref468807201 \h </w:instrText>
      </w:r>
      <w:r w:rsidR="000A58B8">
        <w:rPr>
          <w:rFonts w:cs="Arial"/>
          <w:szCs w:val="22"/>
        </w:rPr>
      </w:r>
      <w:r w:rsidR="000A58B8">
        <w:rPr>
          <w:rFonts w:cs="Arial"/>
          <w:szCs w:val="22"/>
        </w:rPr>
        <w:fldChar w:fldCharType="separate"/>
      </w:r>
      <w:r w:rsidR="00B560DA">
        <w:rPr>
          <w:lang w:eastAsia="zh-CN"/>
        </w:rPr>
        <w:t xml:space="preserve">Table </w:t>
      </w:r>
      <w:r w:rsidR="00B560DA">
        <w:rPr>
          <w:noProof/>
        </w:rPr>
        <w:t>4</w:t>
      </w:r>
      <w:r w:rsidR="00B560DA">
        <w:t>.</w:t>
      </w:r>
      <w:r w:rsidR="00B560DA">
        <w:rPr>
          <w:noProof/>
        </w:rPr>
        <w:t>16</w:t>
      </w:r>
      <w:r w:rsidR="000A58B8">
        <w:rPr>
          <w:rFonts w:cs="Arial"/>
          <w:szCs w:val="22"/>
        </w:rPr>
        <w:fldChar w:fldCharType="end"/>
      </w:r>
      <w:r w:rsidR="004474F5">
        <w:rPr>
          <w:rFonts w:cs="Arial"/>
          <w:szCs w:val="22"/>
        </w:rPr>
        <w:t xml:space="preserve">.  </w:t>
      </w:r>
      <w:r w:rsidR="000A58B8">
        <w:rPr>
          <w:rFonts w:cs="Arial"/>
          <w:szCs w:val="22"/>
        </w:rPr>
        <w:t>The diffusion coefficients of Ca</w:t>
      </w:r>
      <w:r w:rsidR="000A58B8">
        <w:rPr>
          <w:rFonts w:cs="Arial"/>
          <w:szCs w:val="22"/>
          <w:vertAlign w:val="superscript"/>
        </w:rPr>
        <w:t>2+</w:t>
      </w:r>
      <w:r w:rsidR="000A58B8">
        <w:rPr>
          <w:rFonts w:cs="Arial"/>
          <w:szCs w:val="22"/>
        </w:rPr>
        <w:t xml:space="preserve"> and SO</w:t>
      </w:r>
      <w:r w:rsidR="000A58B8">
        <w:rPr>
          <w:rFonts w:cs="Arial"/>
          <w:szCs w:val="22"/>
          <w:vertAlign w:val="subscript"/>
        </w:rPr>
        <w:t>4</w:t>
      </w:r>
      <w:r w:rsidR="000A58B8">
        <w:rPr>
          <w:rFonts w:cs="Arial"/>
          <w:szCs w:val="22"/>
          <w:vertAlign w:val="superscript"/>
        </w:rPr>
        <w:t>2-</w:t>
      </w:r>
      <w:r w:rsidRPr="00AE10E4">
        <w:rPr>
          <w:rFonts w:cs="Arial"/>
          <w:szCs w:val="22"/>
        </w:rPr>
        <w:t xml:space="preserve"> </w:t>
      </w:r>
      <w:r w:rsidR="000A58B8">
        <w:rPr>
          <w:rFonts w:cs="Arial"/>
          <w:szCs w:val="22"/>
        </w:rPr>
        <w:t xml:space="preserve">are listed in </w:t>
      </w:r>
      <w:r w:rsidR="000A58B8">
        <w:rPr>
          <w:rFonts w:cs="Arial"/>
          <w:szCs w:val="22"/>
        </w:rPr>
        <w:fldChar w:fldCharType="begin"/>
      </w:r>
      <w:r w:rsidR="000A58B8">
        <w:rPr>
          <w:rFonts w:cs="Arial"/>
          <w:szCs w:val="22"/>
        </w:rPr>
        <w:instrText xml:space="preserve"> REF _Ref455754302 \h </w:instrText>
      </w:r>
      <w:r w:rsidR="000A58B8">
        <w:rPr>
          <w:rFonts w:cs="Arial"/>
          <w:szCs w:val="22"/>
        </w:rPr>
      </w:r>
      <w:r w:rsidR="000A58B8">
        <w:rPr>
          <w:rFonts w:cs="Arial"/>
          <w:szCs w:val="22"/>
        </w:rPr>
        <w:fldChar w:fldCharType="separate"/>
      </w:r>
      <w:r w:rsidR="00B560DA">
        <w:t xml:space="preserve">Table </w:t>
      </w:r>
      <w:r w:rsidR="00B560DA">
        <w:rPr>
          <w:noProof/>
        </w:rPr>
        <w:t>4</w:t>
      </w:r>
      <w:r w:rsidR="00B560DA">
        <w:t>.</w:t>
      </w:r>
      <w:r w:rsidR="00B560DA">
        <w:rPr>
          <w:noProof/>
        </w:rPr>
        <w:t>6</w:t>
      </w:r>
      <w:r w:rsidR="000A58B8">
        <w:rPr>
          <w:rFonts w:cs="Arial"/>
          <w:szCs w:val="22"/>
        </w:rPr>
        <w:fldChar w:fldCharType="end"/>
      </w:r>
      <w:r w:rsidR="004474F5">
        <w:rPr>
          <w:rFonts w:cs="Arial"/>
          <w:szCs w:val="22"/>
        </w:rPr>
        <w:t xml:space="preserve">.  </w:t>
      </w:r>
      <w:r>
        <w:rPr>
          <w:rFonts w:cs="Arial"/>
          <w:szCs w:val="22"/>
        </w:rPr>
        <w:t>T</w:t>
      </w:r>
      <w:r w:rsidRPr="00AE10E4">
        <w:rPr>
          <w:rFonts w:cs="Arial"/>
          <w:szCs w:val="22"/>
        </w:rPr>
        <w:t xml:space="preserve">he final simulation time </w:t>
      </w:r>
      <w:r>
        <w:rPr>
          <w:rFonts w:cs="Arial"/>
          <w:szCs w:val="22"/>
        </w:rPr>
        <w:t>was</w:t>
      </w:r>
      <w:r w:rsidRPr="00AE10E4">
        <w:rPr>
          <w:rFonts w:cs="Arial"/>
          <w:szCs w:val="22"/>
        </w:rPr>
        <w:t xml:space="preserve"> </w:t>
      </w:r>
      <w:r>
        <w:rPr>
          <w:rFonts w:cs="Arial"/>
          <w:szCs w:val="22"/>
        </w:rPr>
        <w:t>31.8 </w:t>
      </w:r>
      <w:r w:rsidRPr="00AE10E4">
        <w:rPr>
          <w:rFonts w:cs="Arial"/>
          <w:szCs w:val="22"/>
        </w:rPr>
        <w:t>days</w:t>
      </w:r>
      <w:r w:rsidR="004474F5">
        <w:rPr>
          <w:rFonts w:cs="Arial"/>
          <w:szCs w:val="22"/>
        </w:rPr>
        <w:t xml:space="preserve">.  </w:t>
      </w:r>
      <w:r w:rsidR="000A58B8">
        <w:rPr>
          <w:rFonts w:cs="Arial"/>
          <w:szCs w:val="22"/>
        </w:rPr>
        <w:t>The effective porosity and tortuosity of the compacted Ca-montmorillonite have to be determined by fitting the model to the results from diffusion experiments using MIN3P-THCm and PEST (</w:t>
      </w:r>
      <w:r w:rsidR="000A58B8" w:rsidRPr="00E12933">
        <w:rPr>
          <w:rFonts w:cs="Arial"/>
          <w:szCs w:val="22"/>
          <w:lang w:eastAsia="zh-CN"/>
        </w:rPr>
        <w:t>Parameter ESTimation</w:t>
      </w:r>
      <w:r w:rsidR="000A58B8">
        <w:rPr>
          <w:rFonts w:cs="Arial"/>
          <w:szCs w:val="22"/>
          <w:lang w:eastAsia="zh-CN"/>
        </w:rPr>
        <w:t>; Doherty 2010</w:t>
      </w:r>
      <w:r w:rsidR="000A58B8" w:rsidRPr="00E12933">
        <w:rPr>
          <w:rFonts w:cs="Arial"/>
          <w:szCs w:val="22"/>
          <w:lang w:eastAsia="zh-CN"/>
        </w:rPr>
        <w:t>)</w:t>
      </w:r>
      <w:r w:rsidR="004474F5">
        <w:rPr>
          <w:rFonts w:cs="Arial"/>
          <w:szCs w:val="22"/>
        </w:rPr>
        <w:t xml:space="preserve">.  </w:t>
      </w:r>
      <w:r w:rsidR="000A58B8">
        <w:rPr>
          <w:rFonts w:cs="Arial"/>
          <w:szCs w:val="22"/>
          <w:lang w:eastAsia="zh-CN"/>
        </w:rPr>
        <w:t>PEST</w:t>
      </w:r>
      <w:r w:rsidR="000A58B8" w:rsidRPr="00E12933">
        <w:rPr>
          <w:rFonts w:cs="Arial"/>
          <w:szCs w:val="22"/>
          <w:lang w:eastAsia="zh-CN"/>
        </w:rPr>
        <w:t xml:space="preserve"> is an </w:t>
      </w:r>
      <w:r w:rsidR="000A58B8" w:rsidRPr="00E12933">
        <w:rPr>
          <w:rFonts w:cs="Arial"/>
          <w:szCs w:val="22"/>
          <w:lang w:eastAsia="zh-CN"/>
        </w:rPr>
        <w:lastRenderedPageBreak/>
        <w:t>internationally recognized, state-of-the-art software package for model</w:t>
      </w:r>
      <w:r w:rsidR="000A58B8">
        <w:rPr>
          <w:rFonts w:cs="Arial"/>
          <w:szCs w:val="22"/>
          <w:lang w:eastAsia="zh-CN"/>
        </w:rPr>
        <w:t>-</w:t>
      </w:r>
      <w:r w:rsidR="000A58B8">
        <w:rPr>
          <w:rFonts w:cs="Arial" w:hint="eastAsia"/>
          <w:szCs w:val="22"/>
          <w:lang w:eastAsia="zh-CN"/>
        </w:rPr>
        <w:t>independent</w:t>
      </w:r>
      <w:r w:rsidR="000A58B8">
        <w:rPr>
          <w:rFonts w:cs="Arial"/>
          <w:szCs w:val="22"/>
          <w:lang w:eastAsia="zh-CN"/>
        </w:rPr>
        <w:t xml:space="preserve"> non-linear</w:t>
      </w:r>
      <w:r w:rsidR="000A58B8" w:rsidRPr="00E12933">
        <w:rPr>
          <w:rFonts w:cs="Arial"/>
          <w:szCs w:val="22"/>
          <w:lang w:eastAsia="zh-CN"/>
        </w:rPr>
        <w:t xml:space="preserve"> parameter estimation and predictive uncertainty analysis</w:t>
      </w:r>
      <w:r w:rsidR="000A58B8">
        <w:rPr>
          <w:rFonts w:cs="Arial" w:hint="eastAsia"/>
          <w:szCs w:val="22"/>
          <w:lang w:eastAsia="zh-CN"/>
        </w:rPr>
        <w:t xml:space="preserve"> (Doherty 2010)</w:t>
      </w:r>
      <w:r w:rsidR="000A58B8" w:rsidRPr="00E12933">
        <w:rPr>
          <w:rFonts w:cs="Arial"/>
          <w:szCs w:val="22"/>
          <w:lang w:eastAsia="zh-CN"/>
        </w:rPr>
        <w:t>.</w:t>
      </w:r>
    </w:p>
    <w:p w14:paraId="6A6A5FD1" w14:textId="2AE9382A" w:rsidR="000F4693" w:rsidRPr="00192E8E" w:rsidRDefault="000F4693" w:rsidP="000F4693">
      <w:pPr>
        <w:pStyle w:val="StyleHeading4Bold"/>
      </w:pPr>
      <w:bookmarkStart w:id="1256" w:name="_Toc520374854"/>
      <w:r>
        <w:t>Results</w:t>
      </w:r>
      <w:bookmarkEnd w:id="1256"/>
    </w:p>
    <w:p w14:paraId="23F258E2" w14:textId="657659DB" w:rsidR="002E1FB4" w:rsidRDefault="000F4693" w:rsidP="002E1FB4">
      <w:pPr>
        <w:rPr>
          <w:lang w:val="en-CA"/>
        </w:rPr>
      </w:pPr>
      <w:r>
        <w:rPr>
          <w:rFonts w:hint="eastAsia"/>
          <w:lang w:eastAsia="zh-CN"/>
        </w:rPr>
        <w:t>The numerical analysis result</w:t>
      </w:r>
      <w:r>
        <w:rPr>
          <w:lang w:eastAsia="zh-CN"/>
        </w:rPr>
        <w:t>s</w:t>
      </w:r>
      <w:r>
        <w:rPr>
          <w:rFonts w:hint="eastAsia"/>
          <w:lang w:eastAsia="zh-CN"/>
        </w:rPr>
        <w:t xml:space="preserve"> of the through-diffusion using MIN3P-THCm and PEST</w:t>
      </w:r>
      <w:r>
        <w:rPr>
          <w:lang w:eastAsia="zh-CN"/>
        </w:rPr>
        <w:t xml:space="preserve"> for adjusting the effective porosity and tortuosity</w:t>
      </w:r>
      <w:r>
        <w:rPr>
          <w:rFonts w:hint="eastAsia"/>
          <w:lang w:eastAsia="zh-CN"/>
        </w:rPr>
        <w:t xml:space="preserve"> </w:t>
      </w:r>
      <w:r>
        <w:rPr>
          <w:lang w:eastAsia="zh-CN"/>
        </w:rPr>
        <w:t>are</w:t>
      </w:r>
      <w:r>
        <w:rPr>
          <w:rFonts w:hint="eastAsia"/>
          <w:lang w:eastAsia="zh-CN"/>
        </w:rPr>
        <w:t xml:space="preserve"> shown in </w:t>
      </w:r>
      <w:r w:rsidR="00FB1288">
        <w:rPr>
          <w:lang w:eastAsia="zh-CN"/>
        </w:rPr>
        <w:fldChar w:fldCharType="begin"/>
      </w:r>
      <w:r w:rsidR="00FB1288">
        <w:rPr>
          <w:lang w:eastAsia="zh-CN"/>
        </w:rPr>
        <w:instrText xml:space="preserve"> </w:instrText>
      </w:r>
      <w:r w:rsidR="00FB1288">
        <w:rPr>
          <w:rFonts w:hint="eastAsia"/>
          <w:lang w:eastAsia="zh-CN"/>
        </w:rPr>
        <w:instrText>REF _Ref468867871 \h</w:instrText>
      </w:r>
      <w:r w:rsidR="00FB1288">
        <w:rPr>
          <w:lang w:eastAsia="zh-CN"/>
        </w:rPr>
        <w:instrText xml:space="preserve"> </w:instrText>
      </w:r>
      <w:r w:rsidR="00FB1288">
        <w:rPr>
          <w:lang w:eastAsia="zh-CN"/>
        </w:rPr>
      </w:r>
      <w:r w:rsidR="00FB1288">
        <w:rPr>
          <w:lang w:eastAsia="zh-CN"/>
        </w:rPr>
        <w:fldChar w:fldCharType="separate"/>
      </w:r>
      <w:r w:rsidR="00B560DA">
        <w:t xml:space="preserve">Figure </w:t>
      </w:r>
      <w:r w:rsidR="00B560DA">
        <w:rPr>
          <w:noProof/>
        </w:rPr>
        <w:t>4</w:t>
      </w:r>
      <w:r w:rsidR="00B560DA">
        <w:t>.</w:t>
      </w:r>
      <w:r w:rsidR="00B560DA">
        <w:rPr>
          <w:noProof/>
        </w:rPr>
        <w:t>14</w:t>
      </w:r>
      <w:r w:rsidR="00FB1288">
        <w:rPr>
          <w:lang w:eastAsia="zh-CN"/>
        </w:rPr>
        <w:fldChar w:fldCharType="end"/>
      </w:r>
      <w:r>
        <w:rPr>
          <w:lang w:eastAsia="zh-CN"/>
        </w:rPr>
        <w:t xml:space="preserve"> and </w:t>
      </w:r>
      <w:r w:rsidR="00FB1288">
        <w:rPr>
          <w:lang w:eastAsia="zh-CN"/>
        </w:rPr>
        <w:fldChar w:fldCharType="begin"/>
      </w:r>
      <w:r w:rsidR="00FB1288">
        <w:rPr>
          <w:lang w:eastAsia="zh-CN"/>
        </w:rPr>
        <w:instrText xml:space="preserve"> REF _Ref468867784 \h </w:instrText>
      </w:r>
      <w:r w:rsidR="00FB1288">
        <w:rPr>
          <w:lang w:eastAsia="zh-CN"/>
        </w:rPr>
      </w:r>
      <w:r w:rsidR="00FB1288">
        <w:rPr>
          <w:lang w:eastAsia="zh-CN"/>
        </w:rPr>
        <w:fldChar w:fldCharType="separate"/>
      </w:r>
      <w:r w:rsidR="00B560DA">
        <w:t xml:space="preserve">Table </w:t>
      </w:r>
      <w:r w:rsidR="00B560DA">
        <w:rPr>
          <w:noProof/>
        </w:rPr>
        <w:t>4</w:t>
      </w:r>
      <w:r w:rsidR="00B560DA">
        <w:t>.</w:t>
      </w:r>
      <w:r w:rsidR="00B560DA">
        <w:rPr>
          <w:noProof/>
        </w:rPr>
        <w:t>17</w:t>
      </w:r>
      <w:r w:rsidR="00FB1288">
        <w:rPr>
          <w:lang w:eastAsia="zh-CN"/>
        </w:rPr>
        <w:fldChar w:fldCharType="end"/>
      </w:r>
      <w:r w:rsidR="004474F5">
        <w:rPr>
          <w:rFonts w:hint="eastAsia"/>
          <w:lang w:eastAsia="zh-CN"/>
        </w:rPr>
        <w:t xml:space="preserve">.  </w:t>
      </w:r>
      <w:r>
        <w:rPr>
          <w:lang w:eastAsia="zh-CN"/>
        </w:rPr>
        <w:t>The simulated results of the accumulated mass</w:t>
      </w:r>
      <w:r w:rsidR="00FB1288">
        <w:rPr>
          <w:lang w:eastAsia="zh-CN"/>
        </w:rPr>
        <w:t xml:space="preserve"> of </w:t>
      </w:r>
      <w:r w:rsidR="00FB1288" w:rsidRPr="00F36C0D">
        <w:rPr>
          <w:rFonts w:eastAsia="Times New Roman" w:cs="Arial"/>
          <w:szCs w:val="22"/>
          <w:lang w:eastAsia="zh-CN"/>
        </w:rPr>
        <w:t>CaSO</w:t>
      </w:r>
      <w:r w:rsidR="00FB1288" w:rsidRPr="00F36C0D">
        <w:rPr>
          <w:rFonts w:eastAsia="Times New Roman" w:cs="Arial"/>
          <w:szCs w:val="22"/>
          <w:vertAlign w:val="subscript"/>
          <w:lang w:eastAsia="zh-CN"/>
        </w:rPr>
        <w:t>4</w:t>
      </w:r>
      <w:r>
        <w:rPr>
          <w:lang w:eastAsia="zh-CN"/>
        </w:rPr>
        <w:t xml:space="preserve"> agree </w:t>
      </w:r>
      <w:r w:rsidR="00FB1288">
        <w:rPr>
          <w:lang w:eastAsia="zh-CN"/>
        </w:rPr>
        <w:t>to</w:t>
      </w:r>
      <w:r>
        <w:rPr>
          <w:lang w:eastAsia="zh-CN"/>
        </w:rPr>
        <w:t xml:space="preserve"> the experimental data (</w:t>
      </w:r>
      <w:r w:rsidR="00FB1288">
        <w:rPr>
          <w:lang w:eastAsia="zh-CN"/>
        </w:rPr>
        <w:fldChar w:fldCharType="begin"/>
      </w:r>
      <w:r w:rsidR="00FB1288">
        <w:rPr>
          <w:lang w:eastAsia="zh-CN"/>
        </w:rPr>
        <w:instrText xml:space="preserve"> </w:instrText>
      </w:r>
      <w:r w:rsidR="00FB1288">
        <w:rPr>
          <w:rFonts w:hint="eastAsia"/>
          <w:lang w:eastAsia="zh-CN"/>
        </w:rPr>
        <w:instrText>REF _Ref468867871 \h</w:instrText>
      </w:r>
      <w:r w:rsidR="00FB1288">
        <w:rPr>
          <w:lang w:eastAsia="zh-CN"/>
        </w:rPr>
        <w:instrText xml:space="preserve"> </w:instrText>
      </w:r>
      <w:r w:rsidR="00FB1288">
        <w:rPr>
          <w:lang w:eastAsia="zh-CN"/>
        </w:rPr>
      </w:r>
      <w:r w:rsidR="00FB1288">
        <w:rPr>
          <w:lang w:eastAsia="zh-CN"/>
        </w:rPr>
        <w:fldChar w:fldCharType="separate"/>
      </w:r>
      <w:r w:rsidR="00B560DA">
        <w:t xml:space="preserve">Figure </w:t>
      </w:r>
      <w:r w:rsidR="00B560DA">
        <w:rPr>
          <w:noProof/>
        </w:rPr>
        <w:t>4</w:t>
      </w:r>
      <w:r w:rsidR="00B560DA">
        <w:t>.</w:t>
      </w:r>
      <w:r w:rsidR="00B560DA">
        <w:rPr>
          <w:noProof/>
        </w:rPr>
        <w:t>14</w:t>
      </w:r>
      <w:r w:rsidR="00FB1288">
        <w:rPr>
          <w:lang w:eastAsia="zh-CN"/>
        </w:rPr>
        <w:fldChar w:fldCharType="end"/>
      </w:r>
      <w:r>
        <w:rPr>
          <w:lang w:eastAsia="zh-CN"/>
        </w:rPr>
        <w:t>) when the effective porosity is 0.0</w:t>
      </w:r>
      <w:r w:rsidR="00FB1288">
        <w:rPr>
          <w:lang w:eastAsia="zh-CN"/>
        </w:rPr>
        <w:t>79</w:t>
      </w:r>
      <w:r>
        <w:rPr>
          <w:lang w:eastAsia="zh-CN"/>
        </w:rPr>
        <w:t xml:space="preserve"> and tortuosity is 0.</w:t>
      </w:r>
      <w:r w:rsidR="00FB1288">
        <w:rPr>
          <w:lang w:eastAsia="zh-CN"/>
        </w:rPr>
        <w:t>037</w:t>
      </w:r>
      <w:r>
        <w:rPr>
          <w:lang w:eastAsia="zh-CN"/>
        </w:rPr>
        <w:t xml:space="preserve"> (</w:t>
      </w:r>
      <w:r w:rsidR="00FB1288">
        <w:rPr>
          <w:lang w:eastAsia="zh-CN"/>
        </w:rPr>
        <w:fldChar w:fldCharType="begin"/>
      </w:r>
      <w:r w:rsidR="00FB1288">
        <w:rPr>
          <w:lang w:eastAsia="zh-CN"/>
        </w:rPr>
        <w:instrText xml:space="preserve"> REF _Ref468867784 \h </w:instrText>
      </w:r>
      <w:r w:rsidR="00FB1288">
        <w:rPr>
          <w:lang w:eastAsia="zh-CN"/>
        </w:rPr>
      </w:r>
      <w:r w:rsidR="00FB1288">
        <w:rPr>
          <w:lang w:eastAsia="zh-CN"/>
        </w:rPr>
        <w:fldChar w:fldCharType="separate"/>
      </w:r>
      <w:r w:rsidR="00B560DA">
        <w:t xml:space="preserve">Table </w:t>
      </w:r>
      <w:r w:rsidR="00B560DA">
        <w:rPr>
          <w:noProof/>
        </w:rPr>
        <w:t>4</w:t>
      </w:r>
      <w:r w:rsidR="00B560DA">
        <w:t>.</w:t>
      </w:r>
      <w:r w:rsidR="00B560DA">
        <w:rPr>
          <w:noProof/>
        </w:rPr>
        <w:t>17</w:t>
      </w:r>
      <w:r w:rsidR="00FB1288">
        <w:rPr>
          <w:lang w:eastAsia="zh-CN"/>
        </w:rPr>
        <w:fldChar w:fldCharType="end"/>
      </w:r>
      <w:r w:rsidR="00FB1288">
        <w:rPr>
          <w:lang w:eastAsia="zh-CN"/>
        </w:rPr>
        <w:t>)</w:t>
      </w:r>
      <w:r w:rsidR="004474F5">
        <w:rPr>
          <w:lang w:eastAsia="zh-CN"/>
        </w:rPr>
        <w:t xml:space="preserve">.  </w:t>
      </w:r>
      <w:r>
        <w:rPr>
          <w:lang w:eastAsia="zh-CN"/>
        </w:rPr>
        <w:t>The derived effective diffusion coefficients (D</w:t>
      </w:r>
      <w:r w:rsidRPr="007A4E56">
        <w:rPr>
          <w:vertAlign w:val="subscript"/>
          <w:lang w:eastAsia="zh-CN"/>
        </w:rPr>
        <w:t>e</w:t>
      </w:r>
      <w:r>
        <w:rPr>
          <w:lang w:eastAsia="zh-CN"/>
        </w:rPr>
        <w:t>) of Ca</w:t>
      </w:r>
      <w:r w:rsidRPr="00C93E84">
        <w:rPr>
          <w:vertAlign w:val="superscript"/>
          <w:lang w:eastAsia="zh-CN"/>
        </w:rPr>
        <w:t>2+</w:t>
      </w:r>
      <w:r>
        <w:rPr>
          <w:lang w:eastAsia="zh-CN"/>
        </w:rPr>
        <w:t xml:space="preserve"> and SO</w:t>
      </w:r>
      <w:r w:rsidRPr="007A4E56">
        <w:rPr>
          <w:vertAlign w:val="subscript"/>
          <w:lang w:eastAsia="zh-CN"/>
        </w:rPr>
        <w:t>4</w:t>
      </w:r>
      <w:r w:rsidRPr="00C93E84">
        <w:rPr>
          <w:vertAlign w:val="superscript"/>
          <w:lang w:eastAsia="zh-CN"/>
        </w:rPr>
        <w:t>2</w:t>
      </w:r>
      <w:r>
        <w:rPr>
          <w:vertAlign w:val="superscript"/>
          <w:lang w:eastAsia="zh-CN"/>
        </w:rPr>
        <w:t>-</w:t>
      </w:r>
      <w:r>
        <w:rPr>
          <w:lang w:eastAsia="zh-CN"/>
        </w:rPr>
        <w:t xml:space="preserve"> are </w:t>
      </w:r>
      <w:r w:rsidR="00FB1288">
        <w:rPr>
          <w:rFonts w:cs="Arial"/>
          <w:szCs w:val="22"/>
        </w:rPr>
        <w:t>2.32</w:t>
      </w:r>
      <w:r>
        <w:rPr>
          <w:rFonts w:cs="Arial"/>
          <w:szCs w:val="22"/>
        </w:rPr>
        <w:t>x10</w:t>
      </w:r>
      <w:r w:rsidRPr="00587A9E">
        <w:rPr>
          <w:rFonts w:cs="Arial"/>
          <w:szCs w:val="22"/>
          <w:vertAlign w:val="superscript"/>
        </w:rPr>
        <w:t>-12</w:t>
      </w:r>
      <w:r>
        <w:rPr>
          <w:rFonts w:cs="Arial"/>
          <w:szCs w:val="22"/>
          <w:vertAlign w:val="superscript"/>
        </w:rPr>
        <w:t> </w:t>
      </w:r>
      <w:r>
        <w:rPr>
          <w:rFonts w:cs="Arial"/>
          <w:color w:val="000000"/>
          <w:szCs w:val="22"/>
        </w:rPr>
        <w:t>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szCs w:val="22"/>
        </w:rPr>
        <w:t xml:space="preserve"> and </w:t>
      </w:r>
      <w:r w:rsidR="00FB1288">
        <w:rPr>
          <w:rFonts w:cs="Arial"/>
          <w:szCs w:val="22"/>
        </w:rPr>
        <w:t>3.12</w:t>
      </w:r>
      <w:r w:rsidRPr="005F0835">
        <w:rPr>
          <w:rFonts w:cs="Arial"/>
          <w:szCs w:val="22"/>
        </w:rPr>
        <w:t>x10</w:t>
      </w:r>
      <w:r w:rsidRPr="005F0835">
        <w:rPr>
          <w:rFonts w:cs="Arial"/>
          <w:szCs w:val="22"/>
          <w:vertAlign w:val="superscript"/>
        </w:rPr>
        <w:t>-12</w:t>
      </w:r>
      <w:r>
        <w:rPr>
          <w:rFonts w:cs="Arial"/>
          <w:szCs w:val="22"/>
        </w:rPr>
        <w:t> </w:t>
      </w:r>
      <w:r>
        <w:rPr>
          <w:rFonts w:cs="Arial"/>
          <w:color w:val="000000"/>
          <w:szCs w:val="22"/>
        </w:rPr>
        <w:t>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color w:val="000000"/>
          <w:szCs w:val="22"/>
        </w:rPr>
        <w:t>, respectively.</w:t>
      </w:r>
    </w:p>
    <w:p w14:paraId="36658B74" w14:textId="77777777" w:rsidR="002E1FB4" w:rsidRDefault="002E1FB4" w:rsidP="002E1FB4">
      <w:pPr>
        <w:rPr>
          <w:rFonts w:cs="Arial"/>
          <w:szCs w:val="22"/>
        </w:rPr>
      </w:pPr>
    </w:p>
    <w:p w14:paraId="110456B8" w14:textId="77777777" w:rsidR="0097401A" w:rsidRDefault="0097401A" w:rsidP="002E1FB4">
      <w:pPr>
        <w:rPr>
          <w:rFonts w:cs="Arial"/>
          <w:szCs w:val="22"/>
        </w:rPr>
      </w:pPr>
    </w:p>
    <w:p w14:paraId="432C2798" w14:textId="7189F4E2" w:rsidR="000F4693" w:rsidRDefault="003D52EA" w:rsidP="000F4693">
      <w:pPr>
        <w:keepNext/>
        <w:jc w:val="center"/>
      </w:pPr>
      <w:r>
        <w:rPr>
          <w:noProof/>
          <w:lang w:val="en-CA" w:eastAsia="zh-CN"/>
        </w:rPr>
        <w:drawing>
          <wp:inline distT="0" distB="0" distL="0" distR="0" wp14:anchorId="548480CE" wp14:editId="5BB9C873">
            <wp:extent cx="4289955" cy="3616407"/>
            <wp:effectExtent l="0" t="0" r="0" b="317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compare-exp-min3p.png"/>
                    <pic:cNvPicPr/>
                  </pic:nvPicPr>
                  <pic:blipFill rotWithShape="1">
                    <a:blip r:embed="rId204" cstate="print">
                      <a:extLst>
                        <a:ext uri="{28A0092B-C50C-407E-A947-70E740481C1C}">
                          <a14:useLocalDpi xmlns:a14="http://schemas.microsoft.com/office/drawing/2010/main" val="0"/>
                        </a:ext>
                      </a:extLst>
                    </a:blip>
                    <a:srcRect t="9897" r="8425" b="3200"/>
                    <a:stretch/>
                  </pic:blipFill>
                  <pic:spPr bwMode="auto">
                    <a:xfrm>
                      <a:off x="0" y="0"/>
                      <a:ext cx="4297118" cy="3622445"/>
                    </a:xfrm>
                    <a:prstGeom prst="rect">
                      <a:avLst/>
                    </a:prstGeom>
                    <a:ln>
                      <a:noFill/>
                    </a:ln>
                    <a:extLst>
                      <a:ext uri="{53640926-AAD7-44D8-BBD7-CCE9431645EC}">
                        <a14:shadowObscured xmlns:a14="http://schemas.microsoft.com/office/drawing/2010/main"/>
                      </a:ext>
                    </a:extLst>
                  </pic:spPr>
                </pic:pic>
              </a:graphicData>
            </a:graphic>
          </wp:inline>
        </w:drawing>
      </w:r>
    </w:p>
    <w:p w14:paraId="0FF7B821" w14:textId="42315BB7" w:rsidR="000F4693" w:rsidRDefault="000F4693" w:rsidP="000F4693">
      <w:pPr>
        <w:pStyle w:val="Caption"/>
        <w:ind w:left="1134" w:hanging="1134"/>
        <w:rPr>
          <w:lang w:eastAsia="zh-CN"/>
        </w:rPr>
      </w:pPr>
      <w:bookmarkStart w:id="1257" w:name="_Ref359533366"/>
      <w:bookmarkStart w:id="1258" w:name="_Ref468867871"/>
      <w:bookmarkStart w:id="1259" w:name="_Toc359834751"/>
      <w:bookmarkStart w:id="1260" w:name="_Toc385465573"/>
      <w:bookmarkStart w:id="1261" w:name="_Toc520375125"/>
      <w:r>
        <w:t xml:space="preserve">Figure </w:t>
      </w:r>
      <w:bookmarkEnd w:id="1257"/>
      <w:r w:rsidR="004A474D">
        <w:fldChar w:fldCharType="begin"/>
      </w:r>
      <w:r w:rsidR="004A474D">
        <w:instrText xml:space="preserve"> STYLEREF 1 \s </w:instrText>
      </w:r>
      <w:r w:rsidR="004A474D">
        <w:fldChar w:fldCharType="separate"/>
      </w:r>
      <w:r w:rsidR="00B560DA">
        <w:rPr>
          <w:noProof/>
        </w:rPr>
        <w:t>4</w:t>
      </w:r>
      <w:r w:rsidR="004A474D">
        <w:fldChar w:fldCharType="end"/>
      </w:r>
      <w:r w:rsidR="004A474D">
        <w:t>.</w:t>
      </w:r>
      <w:r w:rsidR="004A474D">
        <w:fldChar w:fldCharType="begin"/>
      </w:r>
      <w:r w:rsidR="004A474D">
        <w:instrText xml:space="preserve"> SEQ Figure \* ARABIC \s 1 </w:instrText>
      </w:r>
      <w:r w:rsidR="004A474D">
        <w:fldChar w:fldCharType="separate"/>
      </w:r>
      <w:r w:rsidR="00B560DA">
        <w:rPr>
          <w:noProof/>
        </w:rPr>
        <w:t>14</w:t>
      </w:r>
      <w:r w:rsidR="004A474D">
        <w:fldChar w:fldCharType="end"/>
      </w:r>
      <w:bookmarkEnd w:id="1258"/>
      <w:r w:rsidR="004A474D">
        <w:t xml:space="preserve">: </w:t>
      </w:r>
      <w:r>
        <w:rPr>
          <w:rFonts w:hint="eastAsia"/>
          <w:lang w:eastAsia="zh-CN"/>
        </w:rPr>
        <w:t xml:space="preserve">Comparison of simulated </w:t>
      </w:r>
      <w:r>
        <w:rPr>
          <w:lang w:eastAsia="zh-CN"/>
        </w:rPr>
        <w:t xml:space="preserve">results </w:t>
      </w:r>
      <w:r>
        <w:rPr>
          <w:rFonts w:hint="eastAsia"/>
          <w:lang w:eastAsia="zh-CN"/>
        </w:rPr>
        <w:t xml:space="preserve">and experimental </w:t>
      </w:r>
      <w:r>
        <w:rPr>
          <w:lang w:eastAsia="zh-CN"/>
        </w:rPr>
        <w:t>data</w:t>
      </w:r>
      <w:r>
        <w:rPr>
          <w:rFonts w:hint="eastAsia"/>
          <w:lang w:eastAsia="zh-CN"/>
        </w:rPr>
        <w:t xml:space="preserve"> </w:t>
      </w:r>
      <w:r>
        <w:rPr>
          <w:lang w:eastAsia="zh-CN"/>
        </w:rPr>
        <w:t>for</w:t>
      </w:r>
      <w:r>
        <w:rPr>
          <w:rFonts w:hint="eastAsia"/>
          <w:lang w:eastAsia="zh-CN"/>
        </w:rPr>
        <w:t xml:space="preserve"> accumulated </w:t>
      </w:r>
      <w:r w:rsidR="00FB1288" w:rsidRPr="00F36C0D">
        <w:rPr>
          <w:rFonts w:cs="Arial"/>
          <w:szCs w:val="22"/>
          <w:lang w:eastAsia="zh-CN"/>
        </w:rPr>
        <w:t>CaSO</w:t>
      </w:r>
      <w:r w:rsidR="00FB1288" w:rsidRPr="00F36C0D">
        <w:rPr>
          <w:rFonts w:cs="Arial"/>
          <w:szCs w:val="22"/>
          <w:vertAlign w:val="subscript"/>
          <w:lang w:eastAsia="zh-CN"/>
        </w:rPr>
        <w:t>4</w:t>
      </w:r>
      <w:r w:rsidR="00FB1288">
        <w:rPr>
          <w:lang w:eastAsia="zh-CN"/>
        </w:rPr>
        <w:t xml:space="preserve"> </w:t>
      </w:r>
      <w:r>
        <w:rPr>
          <w:lang w:eastAsia="zh-CN"/>
        </w:rPr>
        <w:t>mass</w:t>
      </w:r>
      <w:r>
        <w:rPr>
          <w:rFonts w:hint="eastAsia"/>
          <w:lang w:eastAsia="zh-CN"/>
        </w:rPr>
        <w:t xml:space="preserve"> in the target reservoir</w:t>
      </w:r>
      <w:bookmarkEnd w:id="1259"/>
      <w:r>
        <w:rPr>
          <w:lang w:eastAsia="zh-CN"/>
        </w:rPr>
        <w:t xml:space="preserve"> for case B2.1</w:t>
      </w:r>
      <w:bookmarkEnd w:id="1260"/>
      <w:bookmarkEnd w:id="1261"/>
    </w:p>
    <w:p w14:paraId="2D5F8F86" w14:textId="77777777" w:rsidR="000F4693" w:rsidRDefault="000F4693" w:rsidP="004A474D">
      <w:pPr>
        <w:rPr>
          <w:lang w:eastAsia="zh-CN"/>
        </w:rPr>
      </w:pPr>
    </w:p>
    <w:p w14:paraId="6241DC79" w14:textId="77777777" w:rsidR="003D52EA" w:rsidRPr="00ED3698" w:rsidRDefault="003D52EA" w:rsidP="003D52EA">
      <w:pPr>
        <w:pStyle w:val="Heading4"/>
      </w:pPr>
      <w:bookmarkStart w:id="1262" w:name="_Toc520374855"/>
      <w:r>
        <w:t>File location</w:t>
      </w:r>
      <w:bookmarkEnd w:id="1262"/>
    </w:p>
    <w:p w14:paraId="13B4052C" w14:textId="77777777" w:rsidR="003D52EA" w:rsidRDefault="003D52EA" w:rsidP="003D52EA">
      <w:pPr>
        <w:rPr>
          <w:lang w:eastAsia="zh-CN"/>
        </w:rPr>
      </w:pPr>
      <w:r>
        <w:rPr>
          <w:lang w:eastAsia="zh-CN"/>
        </w:rPr>
        <w:t>Input file:</w:t>
      </w:r>
    </w:p>
    <w:p w14:paraId="7C371C15" w14:textId="77777777" w:rsidR="003D52EA" w:rsidRDefault="003D52EA" w:rsidP="003D52EA">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446\B2\B2.1\B2.1a</w:t>
      </w:r>
      <w:r w:rsidRPr="00386860">
        <w:rPr>
          <w:lang w:eastAsia="zh-CN"/>
        </w:rPr>
        <w:t>.dat</w:t>
      </w:r>
    </w:p>
    <w:p w14:paraId="693D4D2F" w14:textId="77777777" w:rsidR="003D52EA" w:rsidRDefault="003D52EA" w:rsidP="003D52EA">
      <w:pPr>
        <w:rPr>
          <w:lang w:eastAsia="zh-CN"/>
        </w:rPr>
      </w:pPr>
      <w:r>
        <w:rPr>
          <w:lang w:eastAsia="zh-CN"/>
        </w:rPr>
        <w:t>Databases: .</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w:t>
      </w:r>
      <w:r w:rsidRPr="00386860">
        <w:rPr>
          <w:lang w:eastAsia="zh-CN"/>
        </w:rPr>
        <w:t>\</w:t>
      </w:r>
      <w:r>
        <w:rPr>
          <w:lang w:eastAsia="zh-CN"/>
        </w:rPr>
        <w:t>database\</w:t>
      </w:r>
    </w:p>
    <w:p w14:paraId="6E7F801F" w14:textId="77777777" w:rsidR="0097401A" w:rsidRDefault="0097401A" w:rsidP="004A474D">
      <w:pPr>
        <w:rPr>
          <w:lang w:eastAsia="zh-CN"/>
        </w:rPr>
      </w:pPr>
    </w:p>
    <w:p w14:paraId="6FC6F224" w14:textId="77777777" w:rsidR="003D52EA" w:rsidRPr="00237E5F" w:rsidRDefault="003D52EA" w:rsidP="004A474D">
      <w:pPr>
        <w:rPr>
          <w:lang w:eastAsia="zh-CN"/>
        </w:rPr>
      </w:pPr>
    </w:p>
    <w:p w14:paraId="348199F5" w14:textId="504D625E" w:rsidR="000F4693" w:rsidRDefault="000F4693" w:rsidP="000F4693">
      <w:pPr>
        <w:pStyle w:val="Caption"/>
        <w:keepNext/>
        <w:ind w:left="1134" w:hanging="1134"/>
      </w:pPr>
      <w:bookmarkStart w:id="1263" w:name="_Ref360785559"/>
      <w:bookmarkStart w:id="1264" w:name="_Ref468867784"/>
      <w:bookmarkStart w:id="1265" w:name="_Toc385465542"/>
      <w:bookmarkStart w:id="1266" w:name="_Toc520375011"/>
      <w:r>
        <w:t xml:space="preserve">Table </w:t>
      </w:r>
      <w:bookmarkEnd w:id="1263"/>
      <w:r w:rsidR="00FB1288">
        <w:fldChar w:fldCharType="begin"/>
      </w:r>
      <w:r w:rsidR="00FB1288">
        <w:instrText xml:space="preserve"> STYLEREF 1 \s </w:instrText>
      </w:r>
      <w:r w:rsidR="00FB1288">
        <w:fldChar w:fldCharType="separate"/>
      </w:r>
      <w:r w:rsidR="00B560DA">
        <w:rPr>
          <w:noProof/>
        </w:rPr>
        <w:t>4</w:t>
      </w:r>
      <w:r w:rsidR="00FB1288">
        <w:fldChar w:fldCharType="end"/>
      </w:r>
      <w:r w:rsidR="00FB1288">
        <w:t>.</w:t>
      </w:r>
      <w:r w:rsidR="00FB1288">
        <w:fldChar w:fldCharType="begin"/>
      </w:r>
      <w:r w:rsidR="00FB1288">
        <w:instrText xml:space="preserve"> SEQ Table \* ARABIC \s 1 </w:instrText>
      </w:r>
      <w:r w:rsidR="00FB1288">
        <w:fldChar w:fldCharType="separate"/>
      </w:r>
      <w:r w:rsidR="00B560DA">
        <w:rPr>
          <w:noProof/>
        </w:rPr>
        <w:t>17</w:t>
      </w:r>
      <w:r w:rsidR="00FB1288">
        <w:fldChar w:fldCharType="end"/>
      </w:r>
      <w:bookmarkEnd w:id="1264"/>
      <w:r w:rsidR="00FB1288">
        <w:t xml:space="preserve">: </w:t>
      </w:r>
      <w:r>
        <w:rPr>
          <w:lang w:eastAsia="zh-CN"/>
        </w:rPr>
        <w:t>Experimental data and simulated results for the accumulated mass</w:t>
      </w:r>
      <w:r w:rsidR="00F36C0D">
        <w:rPr>
          <w:lang w:eastAsia="zh-CN"/>
        </w:rPr>
        <w:t xml:space="preserve"> of </w:t>
      </w:r>
      <w:r w:rsidR="00F36C0D" w:rsidRPr="00F36C0D">
        <w:rPr>
          <w:rFonts w:cs="Arial"/>
          <w:szCs w:val="22"/>
          <w:lang w:eastAsia="zh-CN"/>
        </w:rPr>
        <w:t>CaSO</w:t>
      </w:r>
      <w:r w:rsidR="00F36C0D" w:rsidRPr="00F36C0D">
        <w:rPr>
          <w:rFonts w:cs="Arial"/>
          <w:szCs w:val="22"/>
          <w:vertAlign w:val="subscript"/>
          <w:lang w:eastAsia="zh-CN"/>
        </w:rPr>
        <w:t>4</w:t>
      </w:r>
      <w:r>
        <w:rPr>
          <w:lang w:eastAsia="zh-CN"/>
        </w:rPr>
        <w:t xml:space="preserve"> for case B2.1</w:t>
      </w:r>
      <w:bookmarkEnd w:id="1265"/>
      <w:bookmarkEnd w:id="12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2812"/>
        <w:gridCol w:w="2045"/>
        <w:gridCol w:w="2525"/>
      </w:tblGrid>
      <w:tr w:rsidR="000F4693" w:rsidRPr="00247CAB" w14:paraId="250D7CA0" w14:textId="77777777" w:rsidTr="0097401A">
        <w:trPr>
          <w:trHeight w:val="300"/>
        </w:trPr>
        <w:tc>
          <w:tcPr>
            <w:tcW w:w="723" w:type="pct"/>
            <w:vMerge w:val="restart"/>
            <w:shd w:val="clear" w:color="auto" w:fill="D9D9D9" w:themeFill="background1" w:themeFillShade="D9"/>
            <w:noWrap/>
            <w:vAlign w:val="center"/>
          </w:tcPr>
          <w:p w14:paraId="65D28806" w14:textId="77777777" w:rsidR="000F4693" w:rsidRDefault="000F4693" w:rsidP="0031311E">
            <w:pPr>
              <w:spacing w:before="0" w:after="0"/>
              <w:jc w:val="center"/>
              <w:rPr>
                <w:rFonts w:eastAsia="Times New Roman" w:cs="Arial"/>
                <w:b/>
                <w:szCs w:val="22"/>
                <w:lang w:eastAsia="zh-CN"/>
              </w:rPr>
            </w:pPr>
            <w:r w:rsidRPr="00F239EB">
              <w:rPr>
                <w:rFonts w:eastAsia="Times New Roman" w:cs="Arial"/>
                <w:b/>
                <w:szCs w:val="22"/>
                <w:lang w:eastAsia="zh-CN"/>
              </w:rPr>
              <w:t>Time</w:t>
            </w:r>
          </w:p>
          <w:p w14:paraId="6AFC27CA" w14:textId="58B937FA" w:rsidR="00F36C0D" w:rsidRPr="00F239EB" w:rsidRDefault="00F36C0D" w:rsidP="0031311E">
            <w:pPr>
              <w:spacing w:before="0" w:after="0"/>
              <w:jc w:val="center"/>
              <w:rPr>
                <w:rFonts w:cs="Arial"/>
                <w:b/>
                <w:color w:val="000000"/>
                <w:szCs w:val="22"/>
                <w:lang w:eastAsia="zh-CN"/>
              </w:rPr>
            </w:pPr>
            <w:r w:rsidRPr="00F239EB">
              <w:rPr>
                <w:rFonts w:eastAsia="Times New Roman" w:cs="Arial"/>
                <w:b/>
                <w:szCs w:val="22"/>
                <w:lang w:eastAsia="zh-CN"/>
              </w:rPr>
              <w:t>[day]</w:t>
            </w:r>
          </w:p>
        </w:tc>
        <w:tc>
          <w:tcPr>
            <w:tcW w:w="4277" w:type="pct"/>
            <w:gridSpan w:val="3"/>
            <w:shd w:val="clear" w:color="auto" w:fill="D9D9D9" w:themeFill="background1" w:themeFillShade="D9"/>
            <w:vAlign w:val="bottom"/>
          </w:tcPr>
          <w:p w14:paraId="668F5DC7" w14:textId="54A55DF1" w:rsidR="000F4693" w:rsidRPr="00F239EB" w:rsidRDefault="000F4693" w:rsidP="0031311E">
            <w:pPr>
              <w:spacing w:before="0" w:after="0"/>
              <w:jc w:val="center"/>
              <w:rPr>
                <w:rFonts w:eastAsia="Times New Roman" w:cs="Arial"/>
                <w:b/>
                <w:color w:val="000000"/>
                <w:szCs w:val="22"/>
                <w:lang w:eastAsia="zh-CN"/>
              </w:rPr>
            </w:pPr>
            <w:r>
              <w:rPr>
                <w:rFonts w:eastAsia="Times New Roman" w:cs="Arial"/>
                <w:b/>
                <w:szCs w:val="22"/>
                <w:lang w:eastAsia="zh-CN"/>
              </w:rPr>
              <w:t>Accumulated Ca</w:t>
            </w:r>
            <w:r w:rsidR="0026712D">
              <w:rPr>
                <w:rFonts w:eastAsia="Times New Roman" w:cs="Arial"/>
                <w:b/>
                <w:szCs w:val="22"/>
                <w:lang w:eastAsia="zh-CN"/>
              </w:rPr>
              <w:t>SO</w:t>
            </w:r>
            <w:r w:rsidR="0026712D">
              <w:rPr>
                <w:rFonts w:eastAsia="Times New Roman" w:cs="Arial"/>
                <w:b/>
                <w:szCs w:val="22"/>
                <w:vertAlign w:val="subscript"/>
                <w:lang w:eastAsia="zh-CN"/>
              </w:rPr>
              <w:t>4</w:t>
            </w:r>
            <w:r>
              <w:rPr>
                <w:rFonts w:eastAsia="Times New Roman" w:cs="Arial"/>
                <w:b/>
                <w:szCs w:val="22"/>
                <w:lang w:eastAsia="zh-CN"/>
              </w:rPr>
              <w:t xml:space="preserve"> mass</w:t>
            </w:r>
            <w:r w:rsidR="00F36C0D">
              <w:rPr>
                <w:rFonts w:eastAsia="Times New Roman" w:cs="Arial"/>
                <w:b/>
                <w:szCs w:val="22"/>
                <w:lang w:eastAsia="zh-CN"/>
              </w:rPr>
              <w:t xml:space="preserve"> [mol]</w:t>
            </w:r>
          </w:p>
        </w:tc>
      </w:tr>
      <w:tr w:rsidR="000F4693" w:rsidRPr="00247CAB" w14:paraId="13E48034" w14:textId="77777777" w:rsidTr="0097401A">
        <w:trPr>
          <w:trHeight w:val="300"/>
        </w:trPr>
        <w:tc>
          <w:tcPr>
            <w:tcW w:w="723" w:type="pct"/>
            <w:vMerge/>
            <w:shd w:val="clear" w:color="auto" w:fill="auto"/>
            <w:noWrap/>
            <w:vAlign w:val="bottom"/>
            <w:hideMark/>
          </w:tcPr>
          <w:p w14:paraId="1172DE18" w14:textId="77777777" w:rsidR="000F4693" w:rsidRPr="00F239EB" w:rsidRDefault="000F4693" w:rsidP="0031311E">
            <w:pPr>
              <w:spacing w:before="0" w:after="0"/>
              <w:jc w:val="center"/>
              <w:rPr>
                <w:rFonts w:eastAsia="Times New Roman" w:cs="Arial"/>
                <w:b/>
                <w:szCs w:val="22"/>
                <w:lang w:eastAsia="zh-CN"/>
              </w:rPr>
            </w:pPr>
          </w:p>
        </w:tc>
        <w:tc>
          <w:tcPr>
            <w:tcW w:w="1629" w:type="pct"/>
            <w:shd w:val="clear" w:color="auto" w:fill="auto"/>
            <w:noWrap/>
            <w:vAlign w:val="bottom"/>
            <w:hideMark/>
          </w:tcPr>
          <w:p w14:paraId="7EBEFBA2" w14:textId="77777777" w:rsidR="000F4693" w:rsidRPr="00F239EB" w:rsidRDefault="000F4693" w:rsidP="0031311E">
            <w:pPr>
              <w:spacing w:before="0" w:after="0"/>
              <w:jc w:val="center"/>
              <w:rPr>
                <w:rFonts w:eastAsia="Times New Roman" w:cs="Arial"/>
                <w:b/>
                <w:szCs w:val="22"/>
                <w:lang w:eastAsia="zh-CN"/>
              </w:rPr>
            </w:pPr>
            <w:r w:rsidRPr="00F239EB">
              <w:rPr>
                <w:rFonts w:eastAsia="Times New Roman" w:cs="Arial"/>
                <w:b/>
                <w:szCs w:val="22"/>
                <w:lang w:eastAsia="zh-CN"/>
              </w:rPr>
              <w:t xml:space="preserve">Measured </w:t>
            </w:r>
          </w:p>
        </w:tc>
        <w:tc>
          <w:tcPr>
            <w:tcW w:w="1185" w:type="pct"/>
            <w:shd w:val="clear" w:color="auto" w:fill="auto"/>
            <w:noWrap/>
            <w:vAlign w:val="bottom"/>
            <w:hideMark/>
          </w:tcPr>
          <w:p w14:paraId="7FC8698A" w14:textId="77777777" w:rsidR="000F4693" w:rsidRPr="00F239EB" w:rsidRDefault="000F4693" w:rsidP="0031311E">
            <w:pPr>
              <w:spacing w:before="0" w:after="0"/>
              <w:jc w:val="center"/>
              <w:rPr>
                <w:rFonts w:eastAsia="Times New Roman" w:cs="Arial"/>
                <w:b/>
                <w:szCs w:val="22"/>
                <w:lang w:eastAsia="zh-CN"/>
              </w:rPr>
            </w:pPr>
            <w:r>
              <w:rPr>
                <w:rFonts w:eastAsia="Times New Roman" w:cs="Arial"/>
                <w:b/>
                <w:szCs w:val="22"/>
                <w:lang w:eastAsia="zh-CN"/>
              </w:rPr>
              <w:t xml:space="preserve">Simulated </w:t>
            </w:r>
          </w:p>
        </w:tc>
        <w:tc>
          <w:tcPr>
            <w:tcW w:w="1463" w:type="pct"/>
            <w:shd w:val="clear" w:color="auto" w:fill="auto"/>
            <w:noWrap/>
            <w:vAlign w:val="bottom"/>
            <w:hideMark/>
          </w:tcPr>
          <w:p w14:paraId="4685BE5B" w14:textId="77777777" w:rsidR="000F4693" w:rsidRPr="00F239EB" w:rsidRDefault="000F4693" w:rsidP="0031311E">
            <w:pPr>
              <w:spacing w:before="0" w:after="0"/>
              <w:jc w:val="center"/>
              <w:rPr>
                <w:rFonts w:eastAsia="Times New Roman" w:cs="Arial"/>
                <w:b/>
                <w:szCs w:val="22"/>
                <w:lang w:eastAsia="zh-CN"/>
              </w:rPr>
            </w:pPr>
            <w:r w:rsidRPr="00F239EB">
              <w:rPr>
                <w:rFonts w:eastAsia="Times New Roman" w:cs="Arial"/>
                <w:b/>
                <w:szCs w:val="22"/>
                <w:lang w:eastAsia="zh-CN"/>
              </w:rPr>
              <w:t>Residual</w:t>
            </w:r>
          </w:p>
        </w:tc>
      </w:tr>
      <w:tr w:rsidR="0026712D" w:rsidRPr="00247CAB" w14:paraId="555B0BDB" w14:textId="77777777" w:rsidTr="0097401A">
        <w:trPr>
          <w:trHeight w:val="300"/>
        </w:trPr>
        <w:tc>
          <w:tcPr>
            <w:tcW w:w="723" w:type="pct"/>
            <w:shd w:val="clear" w:color="auto" w:fill="auto"/>
            <w:noWrap/>
            <w:vAlign w:val="bottom"/>
          </w:tcPr>
          <w:p w14:paraId="42148B04" w14:textId="77777777" w:rsidR="0026712D" w:rsidRPr="002C2F63" w:rsidRDefault="0026712D" w:rsidP="0031311E">
            <w:pPr>
              <w:spacing w:before="0" w:after="0"/>
              <w:jc w:val="center"/>
              <w:rPr>
                <w:rFonts w:cs="Arial"/>
                <w:color w:val="000000"/>
                <w:szCs w:val="22"/>
              </w:rPr>
            </w:pPr>
            <w:r w:rsidRPr="002C2F63">
              <w:rPr>
                <w:rFonts w:cs="Arial"/>
                <w:color w:val="000000"/>
                <w:szCs w:val="22"/>
              </w:rPr>
              <w:t>0.13</w:t>
            </w:r>
          </w:p>
        </w:tc>
        <w:tc>
          <w:tcPr>
            <w:tcW w:w="1629" w:type="pct"/>
            <w:shd w:val="clear" w:color="auto" w:fill="auto"/>
            <w:noWrap/>
            <w:vAlign w:val="bottom"/>
          </w:tcPr>
          <w:p w14:paraId="2925FCEF" w14:textId="46602D44" w:rsidR="0026712D" w:rsidRPr="00F35E04" w:rsidRDefault="0026712D" w:rsidP="0031311E">
            <w:pPr>
              <w:spacing w:before="0" w:after="0"/>
              <w:jc w:val="center"/>
              <w:rPr>
                <w:rFonts w:cs="Arial"/>
                <w:color w:val="000000"/>
                <w:szCs w:val="22"/>
              </w:rPr>
            </w:pPr>
            <w:r w:rsidRPr="002C2F63">
              <w:rPr>
                <w:rFonts w:cs="Arial"/>
                <w:color w:val="000000"/>
                <w:szCs w:val="22"/>
              </w:rPr>
              <w:t>1.49</w:t>
            </w:r>
            <w:r w:rsidRPr="007D4D8D">
              <w:rPr>
                <w:rFonts w:cs="Arial"/>
                <w:szCs w:val="22"/>
              </w:rPr>
              <w:t>×</w:t>
            </w:r>
            <w:r>
              <w:rPr>
                <w:rFonts w:cs="Arial"/>
                <w:color w:val="000000"/>
                <w:szCs w:val="22"/>
              </w:rPr>
              <w:t>10</w:t>
            </w:r>
            <w:r w:rsidRPr="0021672E">
              <w:rPr>
                <w:rFonts w:cs="Arial"/>
                <w:color w:val="000000"/>
                <w:szCs w:val="22"/>
                <w:vertAlign w:val="superscript"/>
              </w:rPr>
              <w:t>-7</w:t>
            </w:r>
          </w:p>
        </w:tc>
        <w:tc>
          <w:tcPr>
            <w:tcW w:w="1185" w:type="pct"/>
            <w:shd w:val="clear" w:color="auto" w:fill="auto"/>
            <w:noWrap/>
            <w:vAlign w:val="bottom"/>
          </w:tcPr>
          <w:p w14:paraId="3165268E" w14:textId="7C9F7E3E" w:rsidR="0026712D" w:rsidRPr="008B478A" w:rsidRDefault="0026712D" w:rsidP="0031311E">
            <w:pPr>
              <w:spacing w:before="0" w:after="0"/>
              <w:jc w:val="center"/>
              <w:rPr>
                <w:rFonts w:cs="Arial"/>
                <w:color w:val="000000"/>
                <w:szCs w:val="22"/>
              </w:rPr>
            </w:pPr>
            <w:r w:rsidRPr="0026712D">
              <w:rPr>
                <w:rFonts w:cs="Arial"/>
                <w:color w:val="000000"/>
                <w:szCs w:val="22"/>
              </w:rPr>
              <w:t>1.07</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w:t>
            </w:r>
            <w:r w:rsidR="0031311E">
              <w:rPr>
                <w:rFonts w:cs="Arial"/>
                <w:color w:val="000000"/>
                <w:szCs w:val="22"/>
                <w:vertAlign w:val="superscript"/>
              </w:rPr>
              <w:t>11</w:t>
            </w:r>
          </w:p>
        </w:tc>
        <w:tc>
          <w:tcPr>
            <w:tcW w:w="1463" w:type="pct"/>
            <w:shd w:val="clear" w:color="auto" w:fill="auto"/>
            <w:noWrap/>
            <w:vAlign w:val="bottom"/>
          </w:tcPr>
          <w:p w14:paraId="1084E53D" w14:textId="716DFF3A" w:rsidR="0026712D" w:rsidRPr="008B478A" w:rsidRDefault="0026712D" w:rsidP="0031311E">
            <w:pPr>
              <w:spacing w:before="0" w:after="0"/>
              <w:jc w:val="center"/>
              <w:rPr>
                <w:rFonts w:cs="Arial"/>
                <w:color w:val="000000"/>
                <w:szCs w:val="22"/>
              </w:rPr>
            </w:pPr>
            <w:r w:rsidRPr="008B478A">
              <w:rPr>
                <w:rFonts w:cs="Arial"/>
                <w:szCs w:val="22"/>
              </w:rPr>
              <w:t>1.49</w:t>
            </w:r>
            <w:r w:rsidRPr="007D4D8D">
              <w:rPr>
                <w:rFonts w:cs="Arial"/>
                <w:szCs w:val="22"/>
              </w:rPr>
              <w:t>×10</w:t>
            </w:r>
            <w:r w:rsidRPr="0021672E">
              <w:rPr>
                <w:rFonts w:cs="Arial"/>
                <w:szCs w:val="22"/>
                <w:vertAlign w:val="superscript"/>
              </w:rPr>
              <w:t>-7</w:t>
            </w:r>
            <w:r w:rsidRPr="0021672E">
              <w:rPr>
                <w:rFonts w:cs="Arial"/>
                <w:color w:val="000000"/>
                <w:szCs w:val="22"/>
                <w:vertAlign w:val="superscript"/>
              </w:rPr>
              <w:t>-</w:t>
            </w:r>
          </w:p>
        </w:tc>
      </w:tr>
      <w:tr w:rsidR="0026712D" w:rsidRPr="00247CAB" w14:paraId="27F1E509" w14:textId="77777777" w:rsidTr="0097401A">
        <w:trPr>
          <w:trHeight w:val="300"/>
        </w:trPr>
        <w:tc>
          <w:tcPr>
            <w:tcW w:w="723" w:type="pct"/>
            <w:shd w:val="clear" w:color="auto" w:fill="auto"/>
            <w:noWrap/>
            <w:vAlign w:val="bottom"/>
          </w:tcPr>
          <w:p w14:paraId="20E2C154" w14:textId="77777777" w:rsidR="0026712D" w:rsidRPr="002C2F63" w:rsidRDefault="0026712D" w:rsidP="0031311E">
            <w:pPr>
              <w:spacing w:before="0" w:after="0"/>
              <w:jc w:val="center"/>
              <w:rPr>
                <w:rFonts w:cs="Arial"/>
                <w:color w:val="000000"/>
                <w:szCs w:val="22"/>
              </w:rPr>
            </w:pPr>
            <w:r w:rsidRPr="002C2F63">
              <w:rPr>
                <w:rFonts w:cs="Arial"/>
                <w:color w:val="000000"/>
                <w:szCs w:val="22"/>
              </w:rPr>
              <w:t>0.82</w:t>
            </w:r>
          </w:p>
        </w:tc>
        <w:tc>
          <w:tcPr>
            <w:tcW w:w="1629" w:type="pct"/>
            <w:shd w:val="clear" w:color="auto" w:fill="auto"/>
            <w:noWrap/>
            <w:vAlign w:val="bottom"/>
          </w:tcPr>
          <w:p w14:paraId="361F7527" w14:textId="3F3BE457" w:rsidR="0026712D" w:rsidRPr="00F35E04" w:rsidRDefault="0026712D" w:rsidP="0031311E">
            <w:pPr>
              <w:spacing w:before="0" w:after="0"/>
              <w:jc w:val="center"/>
              <w:rPr>
                <w:rFonts w:cs="Arial"/>
                <w:color w:val="000000"/>
                <w:szCs w:val="22"/>
              </w:rPr>
            </w:pPr>
            <w:r w:rsidRPr="002C2F63">
              <w:rPr>
                <w:rFonts w:cs="Arial"/>
                <w:color w:val="000000"/>
                <w:szCs w:val="22"/>
              </w:rPr>
              <w:t>1.39</w:t>
            </w:r>
            <w:r w:rsidRPr="007D4D8D">
              <w:rPr>
                <w:rFonts w:cs="Arial"/>
                <w:szCs w:val="22"/>
              </w:rPr>
              <w:t>×</w:t>
            </w:r>
            <w:r>
              <w:rPr>
                <w:rFonts w:cs="Arial"/>
                <w:color w:val="000000"/>
                <w:szCs w:val="22"/>
              </w:rPr>
              <w:t>10</w:t>
            </w:r>
            <w:r w:rsidRPr="0021672E">
              <w:rPr>
                <w:rFonts w:cs="Arial"/>
                <w:color w:val="000000"/>
                <w:szCs w:val="22"/>
                <w:vertAlign w:val="superscript"/>
              </w:rPr>
              <w:t>-6</w:t>
            </w:r>
          </w:p>
        </w:tc>
        <w:tc>
          <w:tcPr>
            <w:tcW w:w="1185" w:type="pct"/>
            <w:shd w:val="clear" w:color="auto" w:fill="auto"/>
            <w:noWrap/>
            <w:vAlign w:val="bottom"/>
          </w:tcPr>
          <w:p w14:paraId="6FDE3780" w14:textId="7D615E2C" w:rsidR="0026712D" w:rsidRPr="008B478A" w:rsidRDefault="0026712D" w:rsidP="0031311E">
            <w:pPr>
              <w:spacing w:before="0" w:after="0"/>
              <w:jc w:val="center"/>
              <w:rPr>
                <w:rFonts w:cs="Arial"/>
                <w:color w:val="000000"/>
                <w:szCs w:val="22"/>
              </w:rPr>
            </w:pPr>
            <w:r w:rsidRPr="0026712D">
              <w:rPr>
                <w:rFonts w:cs="Arial"/>
                <w:color w:val="000000"/>
                <w:szCs w:val="22"/>
              </w:rPr>
              <w:t>1.16</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w:t>
            </w:r>
            <w:r w:rsidR="0031311E">
              <w:rPr>
                <w:rFonts w:cs="Arial"/>
                <w:color w:val="000000"/>
                <w:szCs w:val="22"/>
                <w:vertAlign w:val="superscript"/>
              </w:rPr>
              <w:t>7</w:t>
            </w:r>
          </w:p>
        </w:tc>
        <w:tc>
          <w:tcPr>
            <w:tcW w:w="1463" w:type="pct"/>
            <w:shd w:val="clear" w:color="auto" w:fill="auto"/>
            <w:noWrap/>
            <w:vAlign w:val="bottom"/>
          </w:tcPr>
          <w:p w14:paraId="3B041DA4" w14:textId="77543220" w:rsidR="0026712D" w:rsidRPr="008B478A" w:rsidRDefault="0026712D" w:rsidP="0031311E">
            <w:pPr>
              <w:spacing w:before="0" w:after="0"/>
              <w:jc w:val="center"/>
              <w:rPr>
                <w:rFonts w:cs="Arial"/>
                <w:color w:val="000000"/>
                <w:szCs w:val="22"/>
              </w:rPr>
            </w:pPr>
            <w:r>
              <w:rPr>
                <w:rFonts w:cs="Arial"/>
                <w:szCs w:val="22"/>
              </w:rPr>
              <w:t>1.27</w:t>
            </w:r>
            <w:r w:rsidRPr="007D4D8D">
              <w:rPr>
                <w:rFonts w:cs="Arial"/>
                <w:szCs w:val="22"/>
              </w:rPr>
              <w:t>×10</w:t>
            </w:r>
            <w:r w:rsidRPr="0021672E">
              <w:rPr>
                <w:rFonts w:cs="Arial"/>
                <w:szCs w:val="22"/>
                <w:vertAlign w:val="superscript"/>
              </w:rPr>
              <w:t>-6</w:t>
            </w:r>
            <w:r w:rsidRPr="0021672E">
              <w:rPr>
                <w:rFonts w:cs="Arial"/>
                <w:color w:val="000000"/>
                <w:szCs w:val="22"/>
                <w:vertAlign w:val="superscript"/>
              </w:rPr>
              <w:t>-</w:t>
            </w:r>
          </w:p>
        </w:tc>
      </w:tr>
      <w:tr w:rsidR="0026712D" w:rsidRPr="00247CAB" w14:paraId="146107C6" w14:textId="77777777" w:rsidTr="0097401A">
        <w:trPr>
          <w:trHeight w:val="300"/>
        </w:trPr>
        <w:tc>
          <w:tcPr>
            <w:tcW w:w="723" w:type="pct"/>
            <w:shd w:val="clear" w:color="auto" w:fill="auto"/>
            <w:noWrap/>
            <w:vAlign w:val="bottom"/>
          </w:tcPr>
          <w:p w14:paraId="05EC568D" w14:textId="77777777" w:rsidR="0026712D" w:rsidRPr="002C2F63" w:rsidRDefault="0026712D" w:rsidP="0031311E">
            <w:pPr>
              <w:spacing w:before="0" w:after="0"/>
              <w:jc w:val="center"/>
              <w:rPr>
                <w:rFonts w:cs="Arial"/>
                <w:color w:val="000000"/>
                <w:szCs w:val="22"/>
              </w:rPr>
            </w:pPr>
            <w:r w:rsidRPr="002C2F63">
              <w:rPr>
                <w:rFonts w:cs="Arial"/>
                <w:color w:val="000000"/>
                <w:szCs w:val="22"/>
              </w:rPr>
              <w:t>3.12</w:t>
            </w:r>
          </w:p>
        </w:tc>
        <w:tc>
          <w:tcPr>
            <w:tcW w:w="1629" w:type="pct"/>
            <w:shd w:val="clear" w:color="auto" w:fill="auto"/>
            <w:noWrap/>
            <w:vAlign w:val="bottom"/>
          </w:tcPr>
          <w:p w14:paraId="56C10F40" w14:textId="0232373C" w:rsidR="0026712D" w:rsidRPr="00F35E04" w:rsidRDefault="0026712D" w:rsidP="0031311E">
            <w:pPr>
              <w:spacing w:before="0" w:after="0"/>
              <w:jc w:val="center"/>
              <w:rPr>
                <w:rFonts w:cs="Arial"/>
                <w:color w:val="000000"/>
                <w:szCs w:val="22"/>
              </w:rPr>
            </w:pPr>
            <w:r w:rsidRPr="002C2F63">
              <w:rPr>
                <w:rFonts w:cs="Arial"/>
                <w:color w:val="000000"/>
                <w:szCs w:val="22"/>
              </w:rPr>
              <w:t>1.81</w:t>
            </w:r>
            <w:r w:rsidRPr="007D4D8D">
              <w:rPr>
                <w:rFonts w:cs="Arial"/>
                <w:szCs w:val="22"/>
              </w:rPr>
              <w:t>×</w:t>
            </w:r>
            <w:r>
              <w:rPr>
                <w:rFonts w:cs="Arial"/>
                <w:color w:val="000000"/>
                <w:szCs w:val="22"/>
              </w:rPr>
              <w:t>10</w:t>
            </w:r>
            <w:r w:rsidRPr="0021672E">
              <w:rPr>
                <w:rFonts w:cs="Arial"/>
                <w:color w:val="000000"/>
                <w:szCs w:val="22"/>
                <w:vertAlign w:val="superscript"/>
              </w:rPr>
              <w:t>-6</w:t>
            </w:r>
          </w:p>
        </w:tc>
        <w:tc>
          <w:tcPr>
            <w:tcW w:w="1185" w:type="pct"/>
            <w:shd w:val="clear" w:color="auto" w:fill="auto"/>
            <w:noWrap/>
            <w:vAlign w:val="bottom"/>
          </w:tcPr>
          <w:p w14:paraId="4772F4A6" w14:textId="4D4DC3C5" w:rsidR="0026712D" w:rsidRPr="008B478A" w:rsidRDefault="0026712D" w:rsidP="0031311E">
            <w:pPr>
              <w:spacing w:before="0" w:after="0"/>
              <w:jc w:val="center"/>
              <w:rPr>
                <w:rFonts w:cs="Arial"/>
                <w:color w:val="000000"/>
                <w:szCs w:val="22"/>
              </w:rPr>
            </w:pPr>
            <w:r w:rsidRPr="0026712D">
              <w:rPr>
                <w:rFonts w:cs="Arial"/>
                <w:color w:val="000000"/>
                <w:szCs w:val="22"/>
              </w:rPr>
              <w:t>2.00</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-6</w:t>
            </w:r>
          </w:p>
        </w:tc>
        <w:tc>
          <w:tcPr>
            <w:tcW w:w="1463" w:type="pct"/>
            <w:shd w:val="clear" w:color="auto" w:fill="auto"/>
            <w:noWrap/>
            <w:vAlign w:val="bottom"/>
          </w:tcPr>
          <w:p w14:paraId="20205B73" w14:textId="2E9F87C9" w:rsidR="0026712D" w:rsidRPr="008B478A" w:rsidRDefault="0026712D" w:rsidP="0031311E">
            <w:pPr>
              <w:spacing w:before="0" w:after="0"/>
              <w:jc w:val="center"/>
              <w:rPr>
                <w:rFonts w:cs="Arial"/>
                <w:color w:val="000000"/>
                <w:szCs w:val="22"/>
              </w:rPr>
            </w:pPr>
            <w:r>
              <w:rPr>
                <w:rFonts w:cs="Arial"/>
                <w:szCs w:val="22"/>
              </w:rPr>
              <w:t>-1.88</w:t>
            </w:r>
            <w:r w:rsidRPr="007D4D8D">
              <w:rPr>
                <w:rFonts w:cs="Arial"/>
                <w:szCs w:val="22"/>
              </w:rPr>
              <w:t>×10</w:t>
            </w:r>
            <w:r w:rsidRPr="0021672E">
              <w:rPr>
                <w:rFonts w:cs="Arial"/>
                <w:szCs w:val="22"/>
                <w:vertAlign w:val="superscript"/>
              </w:rPr>
              <w:t>-7</w:t>
            </w:r>
          </w:p>
        </w:tc>
      </w:tr>
      <w:tr w:rsidR="0026712D" w:rsidRPr="00247CAB" w14:paraId="31C8444D" w14:textId="77777777" w:rsidTr="0097401A">
        <w:trPr>
          <w:trHeight w:val="300"/>
        </w:trPr>
        <w:tc>
          <w:tcPr>
            <w:tcW w:w="723" w:type="pct"/>
            <w:shd w:val="clear" w:color="auto" w:fill="auto"/>
            <w:noWrap/>
            <w:vAlign w:val="bottom"/>
          </w:tcPr>
          <w:p w14:paraId="6973E4DC" w14:textId="77777777" w:rsidR="0026712D" w:rsidRPr="002C2F63" w:rsidRDefault="0026712D" w:rsidP="0031311E">
            <w:pPr>
              <w:spacing w:before="0" w:after="0"/>
              <w:jc w:val="center"/>
              <w:rPr>
                <w:rFonts w:cs="Arial"/>
                <w:color w:val="000000"/>
                <w:szCs w:val="22"/>
              </w:rPr>
            </w:pPr>
            <w:r w:rsidRPr="002C2F63">
              <w:rPr>
                <w:rFonts w:cs="Arial"/>
                <w:color w:val="000000"/>
                <w:szCs w:val="22"/>
              </w:rPr>
              <w:t>7.89</w:t>
            </w:r>
          </w:p>
        </w:tc>
        <w:tc>
          <w:tcPr>
            <w:tcW w:w="1629" w:type="pct"/>
            <w:shd w:val="clear" w:color="auto" w:fill="auto"/>
            <w:noWrap/>
            <w:vAlign w:val="bottom"/>
          </w:tcPr>
          <w:p w14:paraId="1E1FB307" w14:textId="174E78F5" w:rsidR="0026712D" w:rsidRPr="00F35E04" w:rsidRDefault="0026712D" w:rsidP="0031311E">
            <w:pPr>
              <w:spacing w:before="0" w:after="0"/>
              <w:jc w:val="center"/>
              <w:rPr>
                <w:rFonts w:cs="Arial"/>
                <w:color w:val="000000"/>
                <w:szCs w:val="22"/>
              </w:rPr>
            </w:pPr>
            <w:r w:rsidRPr="002C2F63">
              <w:rPr>
                <w:rFonts w:cs="Arial"/>
                <w:color w:val="000000"/>
                <w:szCs w:val="22"/>
              </w:rPr>
              <w:t>6.36</w:t>
            </w:r>
            <w:r w:rsidRPr="007D4D8D">
              <w:rPr>
                <w:rFonts w:cs="Arial"/>
                <w:szCs w:val="22"/>
              </w:rPr>
              <w:t>×</w:t>
            </w:r>
            <w:r>
              <w:rPr>
                <w:rFonts w:cs="Arial"/>
                <w:color w:val="000000"/>
                <w:szCs w:val="22"/>
              </w:rPr>
              <w:t>10</w:t>
            </w:r>
            <w:r w:rsidRPr="0021672E">
              <w:rPr>
                <w:rFonts w:cs="Arial"/>
                <w:color w:val="000000"/>
                <w:szCs w:val="22"/>
                <w:vertAlign w:val="superscript"/>
              </w:rPr>
              <w:t>-6</w:t>
            </w:r>
          </w:p>
        </w:tc>
        <w:tc>
          <w:tcPr>
            <w:tcW w:w="1185" w:type="pct"/>
            <w:shd w:val="clear" w:color="auto" w:fill="auto"/>
            <w:noWrap/>
            <w:vAlign w:val="bottom"/>
          </w:tcPr>
          <w:p w14:paraId="4123C49F" w14:textId="5DC50CC0" w:rsidR="0026712D" w:rsidRPr="008B478A" w:rsidRDefault="0026712D" w:rsidP="0031311E">
            <w:pPr>
              <w:spacing w:before="0" w:after="0"/>
              <w:jc w:val="center"/>
              <w:rPr>
                <w:rFonts w:cs="Arial"/>
                <w:color w:val="000000"/>
                <w:szCs w:val="22"/>
              </w:rPr>
            </w:pPr>
            <w:r w:rsidRPr="0026712D">
              <w:rPr>
                <w:rFonts w:cs="Arial"/>
                <w:color w:val="000000"/>
                <w:szCs w:val="22"/>
              </w:rPr>
              <w:t>6.58</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-6</w:t>
            </w:r>
          </w:p>
        </w:tc>
        <w:tc>
          <w:tcPr>
            <w:tcW w:w="1463" w:type="pct"/>
            <w:shd w:val="clear" w:color="auto" w:fill="auto"/>
            <w:noWrap/>
            <w:vAlign w:val="bottom"/>
          </w:tcPr>
          <w:p w14:paraId="143AE0A1" w14:textId="1731F2AC" w:rsidR="0026712D" w:rsidRPr="008B478A" w:rsidRDefault="0026712D" w:rsidP="0031311E">
            <w:pPr>
              <w:spacing w:before="0" w:after="0"/>
              <w:jc w:val="center"/>
              <w:rPr>
                <w:rFonts w:cs="Arial"/>
                <w:color w:val="000000"/>
                <w:szCs w:val="22"/>
              </w:rPr>
            </w:pPr>
            <w:r w:rsidRPr="008B478A">
              <w:rPr>
                <w:rFonts w:cs="Arial"/>
                <w:szCs w:val="22"/>
              </w:rPr>
              <w:t>-</w:t>
            </w:r>
            <w:r>
              <w:rPr>
                <w:rFonts w:cs="Arial"/>
                <w:szCs w:val="22"/>
              </w:rPr>
              <w:t>2.19</w:t>
            </w:r>
            <w:r w:rsidRPr="007D4D8D">
              <w:rPr>
                <w:rFonts w:cs="Arial"/>
                <w:szCs w:val="22"/>
              </w:rPr>
              <w:t>×10</w:t>
            </w:r>
            <w:r w:rsidRPr="0021672E">
              <w:rPr>
                <w:rFonts w:cs="Arial"/>
                <w:szCs w:val="22"/>
                <w:vertAlign w:val="superscript"/>
              </w:rPr>
              <w:t>-7</w:t>
            </w:r>
          </w:p>
        </w:tc>
      </w:tr>
      <w:tr w:rsidR="0026712D" w:rsidRPr="00247CAB" w14:paraId="181AD852" w14:textId="77777777" w:rsidTr="0097401A">
        <w:trPr>
          <w:trHeight w:val="300"/>
        </w:trPr>
        <w:tc>
          <w:tcPr>
            <w:tcW w:w="723" w:type="pct"/>
            <w:shd w:val="clear" w:color="auto" w:fill="auto"/>
            <w:noWrap/>
            <w:vAlign w:val="bottom"/>
          </w:tcPr>
          <w:p w14:paraId="6AF10035" w14:textId="77777777" w:rsidR="0026712D" w:rsidRPr="002C2F63" w:rsidRDefault="0026712D" w:rsidP="0031311E">
            <w:pPr>
              <w:spacing w:before="0" w:after="0"/>
              <w:jc w:val="center"/>
              <w:rPr>
                <w:rFonts w:cs="Arial"/>
                <w:color w:val="000000"/>
                <w:szCs w:val="22"/>
              </w:rPr>
            </w:pPr>
            <w:r w:rsidRPr="002C2F63">
              <w:rPr>
                <w:rFonts w:cs="Arial"/>
                <w:color w:val="000000"/>
                <w:szCs w:val="22"/>
              </w:rPr>
              <w:t>11.10</w:t>
            </w:r>
          </w:p>
        </w:tc>
        <w:tc>
          <w:tcPr>
            <w:tcW w:w="1629" w:type="pct"/>
            <w:shd w:val="clear" w:color="auto" w:fill="auto"/>
            <w:noWrap/>
            <w:vAlign w:val="bottom"/>
          </w:tcPr>
          <w:p w14:paraId="3AA1E0F9" w14:textId="7B67E4F1" w:rsidR="0026712D" w:rsidRPr="00F35E04" w:rsidRDefault="0026712D" w:rsidP="0031311E">
            <w:pPr>
              <w:spacing w:before="0" w:after="0"/>
              <w:jc w:val="center"/>
              <w:rPr>
                <w:rFonts w:cs="Arial"/>
                <w:color w:val="000000"/>
                <w:szCs w:val="22"/>
              </w:rPr>
            </w:pPr>
            <w:r w:rsidRPr="002C2F63">
              <w:rPr>
                <w:rFonts w:cs="Arial"/>
                <w:color w:val="000000"/>
                <w:szCs w:val="22"/>
              </w:rPr>
              <w:t>9.84</w:t>
            </w:r>
            <w:r w:rsidRPr="007D4D8D">
              <w:rPr>
                <w:rFonts w:cs="Arial"/>
                <w:szCs w:val="22"/>
              </w:rPr>
              <w:t>×</w:t>
            </w:r>
            <w:r>
              <w:rPr>
                <w:rFonts w:cs="Arial"/>
                <w:color w:val="000000"/>
                <w:szCs w:val="22"/>
              </w:rPr>
              <w:t>10</w:t>
            </w:r>
            <w:r w:rsidRPr="0021672E">
              <w:rPr>
                <w:rFonts w:cs="Arial"/>
                <w:color w:val="000000"/>
                <w:szCs w:val="22"/>
                <w:vertAlign w:val="superscript"/>
              </w:rPr>
              <w:t>-6</w:t>
            </w:r>
          </w:p>
        </w:tc>
        <w:tc>
          <w:tcPr>
            <w:tcW w:w="1185" w:type="pct"/>
            <w:shd w:val="clear" w:color="auto" w:fill="auto"/>
            <w:noWrap/>
            <w:vAlign w:val="bottom"/>
          </w:tcPr>
          <w:p w14:paraId="6F4083B3" w14:textId="3723625C" w:rsidR="0026712D" w:rsidRPr="008B478A" w:rsidRDefault="0026712D" w:rsidP="0031311E">
            <w:pPr>
              <w:spacing w:before="0" w:after="0"/>
              <w:jc w:val="center"/>
              <w:rPr>
                <w:rFonts w:cs="Arial"/>
                <w:color w:val="000000"/>
                <w:szCs w:val="22"/>
              </w:rPr>
            </w:pPr>
            <w:r w:rsidRPr="0026712D">
              <w:rPr>
                <w:rFonts w:cs="Arial"/>
                <w:color w:val="000000"/>
                <w:szCs w:val="22"/>
              </w:rPr>
              <w:t>9.68</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-6</w:t>
            </w:r>
          </w:p>
        </w:tc>
        <w:tc>
          <w:tcPr>
            <w:tcW w:w="1463" w:type="pct"/>
            <w:shd w:val="clear" w:color="auto" w:fill="auto"/>
            <w:noWrap/>
            <w:vAlign w:val="bottom"/>
          </w:tcPr>
          <w:p w14:paraId="190962AA" w14:textId="43475964" w:rsidR="0026712D" w:rsidRPr="008B478A" w:rsidRDefault="0026712D" w:rsidP="0031311E">
            <w:pPr>
              <w:spacing w:before="0" w:after="0"/>
              <w:jc w:val="center"/>
              <w:rPr>
                <w:rFonts w:cs="Arial"/>
                <w:color w:val="000000"/>
                <w:szCs w:val="22"/>
              </w:rPr>
            </w:pPr>
            <w:r>
              <w:rPr>
                <w:rFonts w:cs="Arial"/>
                <w:szCs w:val="22"/>
              </w:rPr>
              <w:t>1.66</w:t>
            </w:r>
            <w:r w:rsidRPr="007D4D8D">
              <w:rPr>
                <w:rFonts w:cs="Arial"/>
                <w:szCs w:val="22"/>
              </w:rPr>
              <w:t>×10</w:t>
            </w:r>
            <w:r w:rsidRPr="0021672E">
              <w:rPr>
                <w:rFonts w:cs="Arial"/>
                <w:szCs w:val="22"/>
                <w:vertAlign w:val="superscript"/>
              </w:rPr>
              <w:t>-</w:t>
            </w:r>
            <w:r>
              <w:rPr>
                <w:rFonts w:cs="Arial"/>
                <w:szCs w:val="22"/>
                <w:vertAlign w:val="superscript"/>
              </w:rPr>
              <w:t>7</w:t>
            </w:r>
          </w:p>
        </w:tc>
      </w:tr>
      <w:tr w:rsidR="0026712D" w:rsidRPr="00247CAB" w14:paraId="7A520E37" w14:textId="77777777" w:rsidTr="0097401A">
        <w:trPr>
          <w:trHeight w:val="300"/>
        </w:trPr>
        <w:tc>
          <w:tcPr>
            <w:tcW w:w="723" w:type="pct"/>
            <w:shd w:val="clear" w:color="auto" w:fill="auto"/>
            <w:noWrap/>
            <w:vAlign w:val="bottom"/>
          </w:tcPr>
          <w:p w14:paraId="58E97CFB" w14:textId="77777777" w:rsidR="0026712D" w:rsidRPr="002C2F63" w:rsidRDefault="0026712D" w:rsidP="0031311E">
            <w:pPr>
              <w:spacing w:before="0" w:after="0"/>
              <w:jc w:val="center"/>
              <w:rPr>
                <w:rFonts w:cs="Arial"/>
                <w:color w:val="000000"/>
                <w:szCs w:val="22"/>
              </w:rPr>
            </w:pPr>
            <w:r w:rsidRPr="002C2F63">
              <w:rPr>
                <w:rFonts w:cs="Arial"/>
                <w:color w:val="000000"/>
                <w:szCs w:val="22"/>
              </w:rPr>
              <w:t>17.08</w:t>
            </w:r>
          </w:p>
        </w:tc>
        <w:tc>
          <w:tcPr>
            <w:tcW w:w="1629" w:type="pct"/>
            <w:shd w:val="clear" w:color="auto" w:fill="auto"/>
            <w:noWrap/>
            <w:vAlign w:val="bottom"/>
          </w:tcPr>
          <w:p w14:paraId="106C960F" w14:textId="22FD5EFD" w:rsidR="0026712D" w:rsidRPr="00F35E04" w:rsidRDefault="0026712D" w:rsidP="0031311E">
            <w:pPr>
              <w:spacing w:before="0" w:after="0"/>
              <w:jc w:val="center"/>
              <w:rPr>
                <w:rFonts w:cs="Arial"/>
                <w:color w:val="000000"/>
                <w:szCs w:val="22"/>
              </w:rPr>
            </w:pPr>
            <w:r w:rsidRPr="002C2F63">
              <w:rPr>
                <w:rFonts w:cs="Arial"/>
                <w:color w:val="000000"/>
                <w:szCs w:val="22"/>
              </w:rPr>
              <w:t>1.56</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5</w:t>
            </w:r>
          </w:p>
        </w:tc>
        <w:tc>
          <w:tcPr>
            <w:tcW w:w="1185" w:type="pct"/>
            <w:shd w:val="clear" w:color="auto" w:fill="auto"/>
            <w:noWrap/>
            <w:vAlign w:val="bottom"/>
          </w:tcPr>
          <w:p w14:paraId="30C56E01" w14:textId="0D491088" w:rsidR="0026712D" w:rsidRPr="008B478A" w:rsidRDefault="0026712D" w:rsidP="0031311E">
            <w:pPr>
              <w:spacing w:before="0" w:after="0"/>
              <w:jc w:val="center"/>
              <w:rPr>
                <w:rFonts w:cs="Arial"/>
                <w:color w:val="000000"/>
                <w:szCs w:val="22"/>
              </w:rPr>
            </w:pPr>
            <w:r w:rsidRPr="0026712D">
              <w:rPr>
                <w:rFonts w:cs="Arial"/>
                <w:color w:val="000000"/>
                <w:szCs w:val="22"/>
              </w:rPr>
              <w:t>1.54</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w:t>
            </w:r>
            <w:r w:rsidR="0031311E">
              <w:rPr>
                <w:rFonts w:cs="Arial"/>
                <w:color w:val="000000"/>
                <w:szCs w:val="22"/>
                <w:vertAlign w:val="superscript"/>
              </w:rPr>
              <w:t>5</w:t>
            </w:r>
          </w:p>
        </w:tc>
        <w:tc>
          <w:tcPr>
            <w:tcW w:w="1463" w:type="pct"/>
            <w:shd w:val="clear" w:color="auto" w:fill="auto"/>
            <w:noWrap/>
            <w:vAlign w:val="bottom"/>
          </w:tcPr>
          <w:p w14:paraId="2119EAD1" w14:textId="43081AF4" w:rsidR="0026712D" w:rsidRPr="008B478A" w:rsidRDefault="0026712D" w:rsidP="0031311E">
            <w:pPr>
              <w:spacing w:before="0" w:after="0"/>
              <w:jc w:val="center"/>
              <w:rPr>
                <w:rFonts w:cs="Arial"/>
                <w:color w:val="000000"/>
                <w:szCs w:val="22"/>
              </w:rPr>
            </w:pPr>
            <w:r w:rsidRPr="008B478A">
              <w:rPr>
                <w:rFonts w:cs="Arial"/>
                <w:szCs w:val="22"/>
              </w:rPr>
              <w:t>1.</w:t>
            </w:r>
            <w:r>
              <w:rPr>
                <w:rFonts w:cs="Arial"/>
                <w:szCs w:val="22"/>
              </w:rPr>
              <w:t>94</w:t>
            </w:r>
            <w:r w:rsidRPr="007D4D8D">
              <w:rPr>
                <w:rFonts w:cs="Arial"/>
                <w:szCs w:val="22"/>
              </w:rPr>
              <w:t>×10</w:t>
            </w:r>
            <w:r w:rsidRPr="0021672E">
              <w:rPr>
                <w:rFonts w:cs="Arial"/>
                <w:szCs w:val="22"/>
                <w:vertAlign w:val="superscript"/>
              </w:rPr>
              <w:t>-7</w:t>
            </w:r>
          </w:p>
        </w:tc>
      </w:tr>
      <w:tr w:rsidR="0026712D" w:rsidRPr="00247CAB" w14:paraId="47648C0D" w14:textId="77777777" w:rsidTr="0097401A">
        <w:trPr>
          <w:trHeight w:val="300"/>
        </w:trPr>
        <w:tc>
          <w:tcPr>
            <w:tcW w:w="723" w:type="pct"/>
            <w:shd w:val="clear" w:color="auto" w:fill="auto"/>
            <w:noWrap/>
            <w:vAlign w:val="bottom"/>
          </w:tcPr>
          <w:p w14:paraId="38F86052" w14:textId="77777777" w:rsidR="0026712D" w:rsidRPr="002C2F63" w:rsidRDefault="0026712D" w:rsidP="0031311E">
            <w:pPr>
              <w:spacing w:before="0" w:after="0"/>
              <w:jc w:val="center"/>
              <w:rPr>
                <w:rFonts w:cs="Arial"/>
                <w:color w:val="000000"/>
                <w:szCs w:val="22"/>
              </w:rPr>
            </w:pPr>
            <w:r w:rsidRPr="002C2F63">
              <w:rPr>
                <w:rFonts w:cs="Arial"/>
                <w:color w:val="000000"/>
                <w:szCs w:val="22"/>
              </w:rPr>
              <w:t>25.10</w:t>
            </w:r>
          </w:p>
        </w:tc>
        <w:tc>
          <w:tcPr>
            <w:tcW w:w="1629" w:type="pct"/>
            <w:shd w:val="clear" w:color="auto" w:fill="auto"/>
            <w:noWrap/>
            <w:vAlign w:val="bottom"/>
          </w:tcPr>
          <w:p w14:paraId="2B940BDF" w14:textId="585008B8" w:rsidR="0026712D" w:rsidRPr="00F35E04" w:rsidRDefault="0026712D" w:rsidP="0031311E">
            <w:pPr>
              <w:spacing w:before="0" w:after="0"/>
              <w:jc w:val="center"/>
              <w:rPr>
                <w:rFonts w:cs="Arial"/>
                <w:color w:val="000000"/>
                <w:szCs w:val="22"/>
              </w:rPr>
            </w:pPr>
            <w:r w:rsidRPr="002C2F63">
              <w:rPr>
                <w:rFonts w:cs="Arial"/>
                <w:color w:val="000000"/>
                <w:szCs w:val="22"/>
              </w:rPr>
              <w:t>2.36</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5</w:t>
            </w:r>
          </w:p>
        </w:tc>
        <w:tc>
          <w:tcPr>
            <w:tcW w:w="1185" w:type="pct"/>
            <w:shd w:val="clear" w:color="auto" w:fill="auto"/>
            <w:noWrap/>
            <w:vAlign w:val="bottom"/>
          </w:tcPr>
          <w:p w14:paraId="69983AEF" w14:textId="07C1D847" w:rsidR="0026712D" w:rsidRPr="008B478A" w:rsidRDefault="0026712D" w:rsidP="0031311E">
            <w:pPr>
              <w:spacing w:before="0" w:after="0"/>
              <w:jc w:val="center"/>
              <w:rPr>
                <w:rFonts w:cs="Arial"/>
                <w:color w:val="000000"/>
                <w:szCs w:val="22"/>
              </w:rPr>
            </w:pPr>
            <w:r w:rsidRPr="0026712D">
              <w:rPr>
                <w:rFonts w:cs="Arial"/>
                <w:color w:val="000000"/>
                <w:szCs w:val="22"/>
              </w:rPr>
              <w:t>2.31</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w:t>
            </w:r>
            <w:r w:rsidR="0031311E">
              <w:rPr>
                <w:rFonts w:cs="Arial"/>
                <w:color w:val="000000"/>
                <w:szCs w:val="22"/>
                <w:vertAlign w:val="superscript"/>
              </w:rPr>
              <w:t>5</w:t>
            </w:r>
          </w:p>
        </w:tc>
        <w:tc>
          <w:tcPr>
            <w:tcW w:w="1463" w:type="pct"/>
            <w:shd w:val="clear" w:color="auto" w:fill="auto"/>
            <w:noWrap/>
            <w:vAlign w:val="bottom"/>
          </w:tcPr>
          <w:p w14:paraId="1019C343" w14:textId="77FB0CFC" w:rsidR="0026712D" w:rsidRPr="008B478A" w:rsidRDefault="0026712D" w:rsidP="0031311E">
            <w:pPr>
              <w:spacing w:before="0" w:after="0"/>
              <w:jc w:val="center"/>
              <w:rPr>
                <w:rFonts w:cs="Arial"/>
                <w:color w:val="000000"/>
                <w:szCs w:val="22"/>
              </w:rPr>
            </w:pPr>
            <w:r w:rsidRPr="008B478A">
              <w:rPr>
                <w:rFonts w:cs="Arial"/>
                <w:szCs w:val="22"/>
              </w:rPr>
              <w:t>5.</w:t>
            </w:r>
            <w:r>
              <w:rPr>
                <w:rFonts w:cs="Arial"/>
                <w:szCs w:val="22"/>
              </w:rPr>
              <w:t>18</w:t>
            </w:r>
            <w:r w:rsidRPr="007D4D8D">
              <w:rPr>
                <w:rFonts w:cs="Arial"/>
                <w:szCs w:val="22"/>
              </w:rPr>
              <w:t>×10</w:t>
            </w:r>
            <w:r w:rsidRPr="0021672E">
              <w:rPr>
                <w:rFonts w:cs="Arial"/>
                <w:szCs w:val="22"/>
                <w:vertAlign w:val="superscript"/>
              </w:rPr>
              <w:t>-7</w:t>
            </w:r>
          </w:p>
        </w:tc>
      </w:tr>
      <w:tr w:rsidR="0026712D" w:rsidRPr="00247CAB" w14:paraId="7314A270" w14:textId="77777777" w:rsidTr="0097401A">
        <w:trPr>
          <w:trHeight w:val="300"/>
        </w:trPr>
        <w:tc>
          <w:tcPr>
            <w:tcW w:w="723" w:type="pct"/>
            <w:shd w:val="clear" w:color="auto" w:fill="auto"/>
            <w:noWrap/>
            <w:vAlign w:val="bottom"/>
          </w:tcPr>
          <w:p w14:paraId="775D96BA" w14:textId="77777777" w:rsidR="0026712D" w:rsidRPr="002C2F63" w:rsidRDefault="0026712D" w:rsidP="0031311E">
            <w:pPr>
              <w:spacing w:before="0" w:after="0"/>
              <w:jc w:val="center"/>
              <w:rPr>
                <w:rFonts w:cs="Arial"/>
                <w:color w:val="000000"/>
                <w:szCs w:val="22"/>
              </w:rPr>
            </w:pPr>
            <w:r w:rsidRPr="002C2F63">
              <w:rPr>
                <w:rFonts w:cs="Arial"/>
                <w:color w:val="000000"/>
                <w:szCs w:val="22"/>
              </w:rPr>
              <w:t>31.81</w:t>
            </w:r>
          </w:p>
        </w:tc>
        <w:tc>
          <w:tcPr>
            <w:tcW w:w="1629" w:type="pct"/>
            <w:shd w:val="clear" w:color="auto" w:fill="auto"/>
            <w:noWrap/>
            <w:vAlign w:val="bottom"/>
          </w:tcPr>
          <w:p w14:paraId="5C6C4CC3" w14:textId="77EA380B" w:rsidR="0026712D" w:rsidRPr="00F35E04" w:rsidRDefault="0026712D" w:rsidP="0031311E">
            <w:pPr>
              <w:spacing w:before="0" w:after="0"/>
              <w:jc w:val="center"/>
              <w:rPr>
                <w:rFonts w:cs="Arial"/>
                <w:color w:val="000000"/>
                <w:szCs w:val="22"/>
              </w:rPr>
            </w:pPr>
            <w:r w:rsidRPr="002C2F63">
              <w:rPr>
                <w:rFonts w:cs="Arial"/>
                <w:color w:val="000000"/>
                <w:szCs w:val="22"/>
              </w:rPr>
              <w:t>2.90</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5</w:t>
            </w:r>
          </w:p>
        </w:tc>
        <w:tc>
          <w:tcPr>
            <w:tcW w:w="1185" w:type="pct"/>
            <w:shd w:val="clear" w:color="auto" w:fill="auto"/>
            <w:noWrap/>
            <w:vAlign w:val="bottom"/>
          </w:tcPr>
          <w:p w14:paraId="41C9C3F5" w14:textId="43744F44" w:rsidR="0026712D" w:rsidRPr="008B478A" w:rsidRDefault="0026712D" w:rsidP="0031311E">
            <w:pPr>
              <w:spacing w:before="0" w:after="0"/>
              <w:jc w:val="center"/>
              <w:rPr>
                <w:rFonts w:cs="Arial"/>
                <w:color w:val="000000"/>
                <w:szCs w:val="22"/>
              </w:rPr>
            </w:pPr>
            <w:r w:rsidRPr="0026712D">
              <w:rPr>
                <w:rFonts w:cs="Arial"/>
                <w:color w:val="000000"/>
                <w:szCs w:val="22"/>
              </w:rPr>
              <w:t>2.95</w:t>
            </w:r>
            <w:r w:rsidR="0031311E" w:rsidRPr="007D4D8D">
              <w:rPr>
                <w:rFonts w:cs="Arial"/>
                <w:szCs w:val="22"/>
              </w:rPr>
              <w:t>×</w:t>
            </w:r>
            <w:r w:rsidR="0031311E">
              <w:rPr>
                <w:rFonts w:cs="Arial"/>
                <w:color w:val="000000"/>
                <w:szCs w:val="22"/>
              </w:rPr>
              <w:t>10</w:t>
            </w:r>
            <w:r w:rsidR="0031311E" w:rsidRPr="0021672E">
              <w:rPr>
                <w:rFonts w:cs="Arial"/>
                <w:color w:val="000000"/>
                <w:szCs w:val="22"/>
                <w:vertAlign w:val="superscript"/>
              </w:rPr>
              <w:t>-</w:t>
            </w:r>
            <w:r w:rsidR="0031311E">
              <w:rPr>
                <w:rFonts w:cs="Arial"/>
                <w:color w:val="000000"/>
                <w:szCs w:val="22"/>
                <w:vertAlign w:val="superscript"/>
              </w:rPr>
              <w:t>5</w:t>
            </w:r>
          </w:p>
        </w:tc>
        <w:tc>
          <w:tcPr>
            <w:tcW w:w="1463" w:type="pct"/>
            <w:shd w:val="clear" w:color="auto" w:fill="auto"/>
            <w:noWrap/>
            <w:vAlign w:val="bottom"/>
          </w:tcPr>
          <w:p w14:paraId="746F7627" w14:textId="6A9F3D03" w:rsidR="0026712D" w:rsidRPr="008B478A" w:rsidRDefault="0026712D" w:rsidP="0031311E">
            <w:pPr>
              <w:spacing w:before="0" w:after="0"/>
              <w:jc w:val="center"/>
              <w:rPr>
                <w:rFonts w:cs="Arial"/>
                <w:color w:val="000000"/>
                <w:szCs w:val="22"/>
              </w:rPr>
            </w:pPr>
            <w:r w:rsidRPr="008B478A">
              <w:rPr>
                <w:rFonts w:cs="Arial"/>
                <w:szCs w:val="22"/>
              </w:rPr>
              <w:t>-</w:t>
            </w:r>
            <w:r>
              <w:rPr>
                <w:rFonts w:cs="Arial"/>
                <w:szCs w:val="22"/>
              </w:rPr>
              <w:t>5.03</w:t>
            </w:r>
            <w:r w:rsidRPr="007D4D8D">
              <w:rPr>
                <w:rFonts w:cs="Arial"/>
                <w:szCs w:val="22"/>
              </w:rPr>
              <w:t>×10</w:t>
            </w:r>
            <w:r w:rsidRPr="0021672E">
              <w:rPr>
                <w:rFonts w:cs="Arial"/>
                <w:szCs w:val="22"/>
                <w:vertAlign w:val="superscript"/>
              </w:rPr>
              <w:t>-7</w:t>
            </w:r>
          </w:p>
        </w:tc>
      </w:tr>
      <w:tr w:rsidR="000F4693" w:rsidRPr="00247CAB" w14:paraId="5B733D11" w14:textId="77777777" w:rsidTr="0097401A">
        <w:trPr>
          <w:trHeight w:val="300"/>
        </w:trPr>
        <w:tc>
          <w:tcPr>
            <w:tcW w:w="2352" w:type="pct"/>
            <w:gridSpan w:val="2"/>
            <w:shd w:val="clear" w:color="auto" w:fill="auto"/>
            <w:noWrap/>
            <w:vAlign w:val="bottom"/>
            <w:hideMark/>
          </w:tcPr>
          <w:p w14:paraId="79A88EA8" w14:textId="77777777" w:rsidR="000F4693" w:rsidRPr="00F239EB" w:rsidRDefault="000F4693" w:rsidP="0031311E">
            <w:pPr>
              <w:spacing w:before="0" w:after="0"/>
              <w:rPr>
                <w:rFonts w:eastAsia="Times New Roman" w:cs="Arial"/>
                <w:color w:val="000000"/>
                <w:szCs w:val="22"/>
                <w:lang w:eastAsia="zh-CN"/>
              </w:rPr>
            </w:pPr>
            <w:r w:rsidRPr="00F239EB">
              <w:rPr>
                <w:rFonts w:eastAsia="Times New Roman" w:cs="Arial"/>
                <w:color w:val="000000"/>
                <w:szCs w:val="22"/>
                <w:lang w:eastAsia="zh-CN"/>
              </w:rPr>
              <w:t>Correlation coefficient</w:t>
            </w:r>
          </w:p>
        </w:tc>
        <w:tc>
          <w:tcPr>
            <w:tcW w:w="1185" w:type="pct"/>
            <w:shd w:val="clear" w:color="auto" w:fill="auto"/>
            <w:noWrap/>
            <w:vAlign w:val="bottom"/>
            <w:hideMark/>
          </w:tcPr>
          <w:p w14:paraId="5275B97E" w14:textId="77777777" w:rsidR="000F4693" w:rsidRPr="00F239EB" w:rsidRDefault="000F4693" w:rsidP="0031311E">
            <w:pPr>
              <w:spacing w:before="0" w:after="0"/>
              <w:jc w:val="center"/>
              <w:rPr>
                <w:rFonts w:cs="Arial"/>
                <w:color w:val="000000"/>
                <w:szCs w:val="22"/>
                <w:lang w:eastAsia="zh-CN"/>
              </w:rPr>
            </w:pPr>
            <w:r>
              <w:rPr>
                <w:rFonts w:eastAsia="Times New Roman" w:cs="Arial"/>
                <w:color w:val="000000"/>
                <w:szCs w:val="22"/>
                <w:lang w:eastAsia="zh-CN"/>
              </w:rPr>
              <w:t>0.999</w:t>
            </w:r>
          </w:p>
        </w:tc>
        <w:tc>
          <w:tcPr>
            <w:tcW w:w="1463" w:type="pct"/>
            <w:shd w:val="clear" w:color="auto" w:fill="auto"/>
            <w:noWrap/>
            <w:vAlign w:val="bottom"/>
            <w:hideMark/>
          </w:tcPr>
          <w:p w14:paraId="0959F75C" w14:textId="77777777" w:rsidR="000F4693" w:rsidRPr="00F239EB" w:rsidRDefault="000F4693" w:rsidP="0031311E">
            <w:pPr>
              <w:spacing w:before="0" w:after="0"/>
              <w:rPr>
                <w:rFonts w:eastAsia="Times New Roman" w:cs="Arial"/>
                <w:color w:val="000000"/>
                <w:szCs w:val="22"/>
                <w:lang w:eastAsia="zh-CN"/>
              </w:rPr>
            </w:pPr>
          </w:p>
        </w:tc>
      </w:tr>
      <w:tr w:rsidR="000F4693" w:rsidRPr="00247CAB" w14:paraId="6E0247AC" w14:textId="77777777" w:rsidTr="0097401A">
        <w:trPr>
          <w:trHeight w:val="300"/>
        </w:trPr>
        <w:tc>
          <w:tcPr>
            <w:tcW w:w="2352" w:type="pct"/>
            <w:gridSpan w:val="2"/>
            <w:shd w:val="clear" w:color="auto" w:fill="D9D9D9" w:themeFill="background1" w:themeFillShade="D9"/>
            <w:noWrap/>
            <w:vAlign w:val="bottom"/>
            <w:hideMark/>
          </w:tcPr>
          <w:p w14:paraId="6EFA9B4D" w14:textId="77777777" w:rsidR="000F4693" w:rsidRPr="00F239EB" w:rsidRDefault="000F4693" w:rsidP="0031311E">
            <w:pPr>
              <w:spacing w:before="0" w:after="0"/>
              <w:rPr>
                <w:rFonts w:cs="Arial"/>
                <w:b/>
                <w:color w:val="000000"/>
                <w:szCs w:val="22"/>
                <w:lang w:eastAsia="zh-CN"/>
              </w:rPr>
            </w:pPr>
            <w:r w:rsidRPr="00F239EB">
              <w:rPr>
                <w:rFonts w:eastAsia="Times New Roman" w:cs="Arial"/>
                <w:b/>
                <w:color w:val="000000"/>
                <w:szCs w:val="22"/>
                <w:lang w:eastAsia="zh-CN"/>
              </w:rPr>
              <w:t>Estimated parameter</w:t>
            </w:r>
            <w:r>
              <w:rPr>
                <w:rFonts w:cs="Arial"/>
                <w:b/>
                <w:color w:val="000000"/>
                <w:szCs w:val="22"/>
                <w:lang w:eastAsia="zh-CN"/>
              </w:rPr>
              <w:t>s</w:t>
            </w:r>
          </w:p>
        </w:tc>
        <w:tc>
          <w:tcPr>
            <w:tcW w:w="1185" w:type="pct"/>
            <w:shd w:val="clear" w:color="auto" w:fill="D9D9D9" w:themeFill="background1" w:themeFillShade="D9"/>
            <w:vAlign w:val="bottom"/>
          </w:tcPr>
          <w:p w14:paraId="1F24C8EB" w14:textId="77777777" w:rsidR="000F4693" w:rsidRPr="00F239EB" w:rsidRDefault="000F4693" w:rsidP="0031311E">
            <w:pPr>
              <w:spacing w:before="0" w:after="0"/>
              <w:jc w:val="center"/>
              <w:rPr>
                <w:rFonts w:cs="Arial"/>
                <w:b/>
                <w:color w:val="000000"/>
                <w:szCs w:val="22"/>
                <w:lang w:eastAsia="zh-CN"/>
              </w:rPr>
            </w:pPr>
            <w:r>
              <w:rPr>
                <w:rFonts w:cs="Arial"/>
                <w:b/>
                <w:color w:val="000000"/>
                <w:szCs w:val="22"/>
                <w:lang w:eastAsia="zh-CN"/>
              </w:rPr>
              <w:t>Value</w:t>
            </w:r>
          </w:p>
        </w:tc>
        <w:tc>
          <w:tcPr>
            <w:tcW w:w="1463" w:type="pct"/>
            <w:shd w:val="clear" w:color="auto" w:fill="D9D9D9" w:themeFill="background1" w:themeFillShade="D9"/>
            <w:vAlign w:val="bottom"/>
          </w:tcPr>
          <w:p w14:paraId="613CA13B" w14:textId="1B304D84" w:rsidR="000F4693" w:rsidRPr="00F239EB" w:rsidRDefault="000F4693" w:rsidP="0031311E">
            <w:pPr>
              <w:spacing w:before="0" w:after="0"/>
              <w:jc w:val="center"/>
              <w:rPr>
                <w:rFonts w:cs="Arial"/>
                <w:b/>
                <w:color w:val="000000"/>
                <w:szCs w:val="22"/>
                <w:lang w:eastAsia="zh-CN"/>
              </w:rPr>
            </w:pPr>
            <w:r w:rsidRPr="006118AD">
              <w:rPr>
                <w:rFonts w:cs="Arial"/>
                <w:b/>
                <w:color w:val="000000"/>
                <w:szCs w:val="22"/>
                <w:lang w:eastAsia="zh-CN"/>
              </w:rPr>
              <w:t>95% confidence limits</w:t>
            </w:r>
          </w:p>
        </w:tc>
      </w:tr>
      <w:tr w:rsidR="000F4693" w:rsidRPr="00247CAB" w14:paraId="01BDDBD5" w14:textId="77777777" w:rsidTr="0097401A">
        <w:trPr>
          <w:trHeight w:val="300"/>
        </w:trPr>
        <w:tc>
          <w:tcPr>
            <w:tcW w:w="2352" w:type="pct"/>
            <w:gridSpan w:val="2"/>
            <w:shd w:val="clear" w:color="auto" w:fill="auto"/>
            <w:noWrap/>
            <w:vAlign w:val="bottom"/>
            <w:hideMark/>
          </w:tcPr>
          <w:p w14:paraId="68847942" w14:textId="77777777" w:rsidR="000F4693" w:rsidRPr="00F239EB" w:rsidRDefault="000F4693" w:rsidP="0031311E">
            <w:pPr>
              <w:spacing w:before="0" w:after="0"/>
              <w:rPr>
                <w:rFonts w:cs="Arial"/>
                <w:color w:val="000000"/>
                <w:szCs w:val="22"/>
                <w:lang w:eastAsia="zh-CN"/>
              </w:rPr>
            </w:pPr>
            <w:r w:rsidRPr="00247CAB">
              <w:rPr>
                <w:rFonts w:cs="Arial"/>
                <w:color w:val="000000"/>
                <w:szCs w:val="22"/>
                <w:lang w:eastAsia="zh-CN"/>
              </w:rPr>
              <w:t xml:space="preserve">Effective </w:t>
            </w:r>
            <w:r w:rsidRPr="00F239EB">
              <w:rPr>
                <w:rFonts w:eastAsia="Times New Roman" w:cs="Arial"/>
                <w:color w:val="000000"/>
                <w:szCs w:val="22"/>
                <w:lang w:eastAsia="zh-CN"/>
              </w:rPr>
              <w:t>por</w:t>
            </w:r>
            <w:r w:rsidRPr="00247CAB">
              <w:rPr>
                <w:rFonts w:cs="Arial"/>
                <w:color w:val="000000"/>
                <w:szCs w:val="22"/>
                <w:lang w:eastAsia="zh-CN"/>
              </w:rPr>
              <w:t>osity</w:t>
            </w:r>
          </w:p>
        </w:tc>
        <w:tc>
          <w:tcPr>
            <w:tcW w:w="1185" w:type="pct"/>
            <w:shd w:val="clear" w:color="auto" w:fill="auto"/>
            <w:noWrap/>
            <w:vAlign w:val="bottom"/>
            <w:hideMark/>
          </w:tcPr>
          <w:p w14:paraId="3D2CC8D8" w14:textId="373279AE" w:rsidR="000F4693" w:rsidRPr="00F239EB" w:rsidRDefault="000F4693" w:rsidP="0031311E">
            <w:pPr>
              <w:spacing w:before="0" w:after="0"/>
              <w:jc w:val="center"/>
              <w:rPr>
                <w:rFonts w:eastAsia="Times New Roman" w:cs="Arial"/>
                <w:color w:val="000000"/>
                <w:szCs w:val="22"/>
                <w:lang w:eastAsia="zh-CN"/>
              </w:rPr>
            </w:pPr>
            <w:r>
              <w:rPr>
                <w:rFonts w:cs="Arial" w:hint="eastAsia"/>
                <w:color w:val="000000"/>
                <w:szCs w:val="22"/>
                <w:lang w:eastAsia="zh-CN"/>
              </w:rPr>
              <w:t>0.</w:t>
            </w:r>
            <w:r w:rsidR="0031311E">
              <w:rPr>
                <w:rFonts w:cs="Arial"/>
                <w:color w:val="000000"/>
                <w:szCs w:val="22"/>
                <w:lang w:eastAsia="zh-CN"/>
              </w:rPr>
              <w:t>079</w:t>
            </w:r>
          </w:p>
        </w:tc>
        <w:tc>
          <w:tcPr>
            <w:tcW w:w="1463" w:type="pct"/>
            <w:shd w:val="clear" w:color="auto" w:fill="auto"/>
            <w:noWrap/>
            <w:vAlign w:val="bottom"/>
            <w:hideMark/>
          </w:tcPr>
          <w:p w14:paraId="7A21E793" w14:textId="5FB6309E" w:rsidR="000F4693" w:rsidRPr="00F239EB" w:rsidRDefault="000F4693" w:rsidP="0031311E">
            <w:pPr>
              <w:spacing w:before="0" w:after="0"/>
              <w:jc w:val="center"/>
              <w:rPr>
                <w:rFonts w:eastAsia="Times New Roman" w:cs="Arial"/>
                <w:color w:val="000000"/>
                <w:szCs w:val="22"/>
                <w:lang w:eastAsia="zh-CN"/>
              </w:rPr>
            </w:pPr>
            <w:r>
              <w:rPr>
                <w:rFonts w:eastAsia="Times New Roman" w:cs="Arial"/>
                <w:color w:val="000000"/>
                <w:szCs w:val="22"/>
                <w:lang w:eastAsia="zh-CN"/>
              </w:rPr>
              <w:t>0.0</w:t>
            </w:r>
            <w:r w:rsidR="0031311E">
              <w:rPr>
                <w:rFonts w:eastAsia="Times New Roman" w:cs="Arial"/>
                <w:color w:val="000000"/>
                <w:szCs w:val="22"/>
                <w:lang w:eastAsia="zh-CN"/>
              </w:rPr>
              <w:t>4</w:t>
            </w:r>
            <w:r>
              <w:rPr>
                <w:rFonts w:eastAsia="Times New Roman" w:cs="Arial"/>
                <w:color w:val="000000"/>
                <w:szCs w:val="22"/>
                <w:lang w:eastAsia="zh-CN"/>
              </w:rPr>
              <w:t xml:space="preserve"> – 0.</w:t>
            </w:r>
            <w:r w:rsidR="0031311E">
              <w:rPr>
                <w:rFonts w:eastAsia="Times New Roman" w:cs="Arial"/>
                <w:color w:val="000000"/>
                <w:szCs w:val="22"/>
                <w:lang w:eastAsia="zh-CN"/>
              </w:rPr>
              <w:t>15</w:t>
            </w:r>
          </w:p>
        </w:tc>
      </w:tr>
      <w:tr w:rsidR="000F4693" w:rsidRPr="00247CAB" w14:paraId="49A5A470" w14:textId="77777777" w:rsidTr="0097401A">
        <w:trPr>
          <w:trHeight w:val="300"/>
        </w:trPr>
        <w:tc>
          <w:tcPr>
            <w:tcW w:w="2352" w:type="pct"/>
            <w:gridSpan w:val="2"/>
            <w:shd w:val="clear" w:color="auto" w:fill="auto"/>
            <w:noWrap/>
            <w:vAlign w:val="bottom"/>
            <w:hideMark/>
          </w:tcPr>
          <w:p w14:paraId="6BA71D5E" w14:textId="77777777" w:rsidR="000F4693" w:rsidRPr="00F239EB" w:rsidRDefault="000F4693" w:rsidP="0031311E">
            <w:pPr>
              <w:spacing w:before="0" w:after="0"/>
              <w:rPr>
                <w:rFonts w:eastAsia="Times New Roman" w:cs="Arial"/>
                <w:color w:val="000000"/>
                <w:szCs w:val="22"/>
                <w:lang w:eastAsia="zh-CN"/>
              </w:rPr>
            </w:pPr>
            <w:r w:rsidRPr="00247CAB">
              <w:rPr>
                <w:rFonts w:cs="Arial"/>
                <w:color w:val="000000"/>
                <w:szCs w:val="22"/>
                <w:lang w:eastAsia="zh-CN"/>
              </w:rPr>
              <w:t>Tortuosity</w:t>
            </w:r>
          </w:p>
        </w:tc>
        <w:tc>
          <w:tcPr>
            <w:tcW w:w="1185" w:type="pct"/>
            <w:shd w:val="clear" w:color="auto" w:fill="auto"/>
            <w:noWrap/>
            <w:vAlign w:val="bottom"/>
            <w:hideMark/>
          </w:tcPr>
          <w:p w14:paraId="051E98B0" w14:textId="22E517A2" w:rsidR="000F4693" w:rsidRPr="00F239EB" w:rsidRDefault="000F4693" w:rsidP="00F36C0D">
            <w:pPr>
              <w:spacing w:before="0" w:after="0"/>
              <w:jc w:val="center"/>
              <w:rPr>
                <w:rFonts w:cs="Arial"/>
                <w:color w:val="000000"/>
                <w:szCs w:val="22"/>
                <w:lang w:eastAsia="zh-CN"/>
              </w:rPr>
            </w:pPr>
            <w:r>
              <w:rPr>
                <w:rFonts w:cs="Arial"/>
                <w:color w:val="000000"/>
                <w:szCs w:val="22"/>
                <w:lang w:eastAsia="zh-CN"/>
              </w:rPr>
              <w:t>0.</w:t>
            </w:r>
            <w:r w:rsidR="0031311E">
              <w:rPr>
                <w:rFonts w:cs="Arial"/>
                <w:color w:val="000000"/>
                <w:szCs w:val="22"/>
                <w:lang w:eastAsia="zh-CN"/>
              </w:rPr>
              <w:t>03</w:t>
            </w:r>
            <w:r w:rsidR="00F36C0D">
              <w:rPr>
                <w:rFonts w:cs="Arial"/>
                <w:color w:val="000000"/>
                <w:szCs w:val="22"/>
                <w:lang w:eastAsia="zh-CN"/>
              </w:rPr>
              <w:t>7</w:t>
            </w:r>
          </w:p>
        </w:tc>
        <w:tc>
          <w:tcPr>
            <w:tcW w:w="1463" w:type="pct"/>
            <w:shd w:val="clear" w:color="auto" w:fill="auto"/>
            <w:noWrap/>
            <w:vAlign w:val="bottom"/>
            <w:hideMark/>
          </w:tcPr>
          <w:p w14:paraId="01D453F6" w14:textId="02723574" w:rsidR="000F4693" w:rsidRPr="00F239EB" w:rsidRDefault="000F4693" w:rsidP="0031311E">
            <w:pPr>
              <w:spacing w:before="0" w:after="0"/>
              <w:jc w:val="center"/>
              <w:rPr>
                <w:rFonts w:eastAsia="Times New Roman" w:cs="Arial"/>
                <w:color w:val="000000"/>
                <w:szCs w:val="22"/>
                <w:lang w:eastAsia="zh-CN"/>
              </w:rPr>
            </w:pPr>
            <w:r>
              <w:rPr>
                <w:rFonts w:eastAsia="Times New Roman" w:cs="Arial"/>
                <w:color w:val="000000"/>
                <w:szCs w:val="22"/>
                <w:lang w:eastAsia="zh-CN"/>
              </w:rPr>
              <w:t>0.02– 0.</w:t>
            </w:r>
            <w:r w:rsidR="0031311E">
              <w:rPr>
                <w:rFonts w:eastAsia="Times New Roman" w:cs="Arial"/>
                <w:color w:val="000000"/>
                <w:szCs w:val="22"/>
                <w:lang w:eastAsia="zh-CN"/>
              </w:rPr>
              <w:t>07</w:t>
            </w:r>
          </w:p>
        </w:tc>
      </w:tr>
      <w:tr w:rsidR="000F4693" w:rsidRPr="00247CAB" w14:paraId="529752CA" w14:textId="77777777" w:rsidTr="0097401A">
        <w:trPr>
          <w:trHeight w:val="300"/>
        </w:trPr>
        <w:tc>
          <w:tcPr>
            <w:tcW w:w="5000" w:type="pct"/>
            <w:gridSpan w:val="4"/>
            <w:shd w:val="clear" w:color="auto" w:fill="D9D9D9" w:themeFill="background1" w:themeFillShade="D9"/>
            <w:noWrap/>
            <w:vAlign w:val="bottom"/>
            <w:hideMark/>
          </w:tcPr>
          <w:p w14:paraId="72A22CA3" w14:textId="77777777" w:rsidR="000F4693" w:rsidRPr="00F239EB" w:rsidRDefault="000F4693" w:rsidP="0031311E">
            <w:pPr>
              <w:spacing w:before="0" w:after="0"/>
              <w:rPr>
                <w:rFonts w:eastAsia="Times New Roman" w:cs="Arial"/>
                <w:b/>
                <w:color w:val="000000"/>
                <w:szCs w:val="22"/>
                <w:lang w:eastAsia="zh-CN"/>
              </w:rPr>
            </w:pPr>
            <w:r w:rsidRPr="00F239EB">
              <w:rPr>
                <w:rFonts w:eastAsia="Times New Roman" w:cs="Arial"/>
                <w:b/>
                <w:color w:val="000000"/>
                <w:szCs w:val="22"/>
                <w:lang w:eastAsia="zh-CN"/>
              </w:rPr>
              <w:t>Calculated parameter</w:t>
            </w:r>
          </w:p>
        </w:tc>
      </w:tr>
      <w:tr w:rsidR="000F4693" w:rsidRPr="00247CAB" w14:paraId="15C9AAD2" w14:textId="77777777" w:rsidTr="0097401A">
        <w:trPr>
          <w:trHeight w:val="300"/>
        </w:trPr>
        <w:tc>
          <w:tcPr>
            <w:tcW w:w="2352" w:type="pct"/>
            <w:gridSpan w:val="2"/>
            <w:shd w:val="clear" w:color="auto" w:fill="auto"/>
            <w:noWrap/>
            <w:vAlign w:val="bottom"/>
            <w:hideMark/>
          </w:tcPr>
          <w:p w14:paraId="124FE6AD" w14:textId="4097A79A" w:rsidR="000F4693" w:rsidRPr="00F239EB" w:rsidRDefault="000F4693" w:rsidP="0031311E">
            <w:pPr>
              <w:spacing w:before="0" w:after="0"/>
              <w:rPr>
                <w:rFonts w:cs="Arial"/>
                <w:color w:val="000000"/>
                <w:szCs w:val="22"/>
                <w:lang w:eastAsia="zh-CN"/>
              </w:rPr>
            </w:pPr>
            <w:r>
              <w:rPr>
                <w:rFonts w:cs="Arial"/>
                <w:color w:val="000000"/>
                <w:szCs w:val="22"/>
                <w:lang w:eastAsia="zh-CN"/>
              </w:rPr>
              <w:t xml:space="preserve">  </w:t>
            </w:r>
            <w:r>
              <w:rPr>
                <w:rFonts w:cs="Arial" w:hint="eastAsia"/>
                <w:color w:val="000000"/>
                <w:szCs w:val="22"/>
                <w:lang w:eastAsia="zh-CN"/>
              </w:rPr>
              <w:t>D</w:t>
            </w:r>
            <w:r w:rsidRPr="0048490F">
              <w:rPr>
                <w:rFonts w:cs="Arial" w:hint="eastAsia"/>
                <w:color w:val="000000"/>
                <w:szCs w:val="22"/>
                <w:vertAlign w:val="subscript"/>
                <w:lang w:eastAsia="zh-CN"/>
              </w:rPr>
              <w:t>e</w:t>
            </w:r>
            <w:r>
              <w:rPr>
                <w:rFonts w:cs="Arial" w:hint="eastAsia"/>
                <w:color w:val="000000"/>
                <w:szCs w:val="22"/>
                <w:lang w:eastAsia="zh-CN"/>
              </w:rPr>
              <w:t xml:space="preserve"> </w:t>
            </w:r>
            <w:r w:rsidRPr="009A216A">
              <w:rPr>
                <w:rFonts w:cs="Arial" w:hint="eastAsia"/>
                <w:color w:val="000000"/>
                <w:szCs w:val="22"/>
                <w:lang w:eastAsia="zh-CN"/>
              </w:rPr>
              <w:t>for</w:t>
            </w:r>
            <w:r>
              <w:rPr>
                <w:rFonts w:cs="Arial" w:hint="eastAsia"/>
                <w:color w:val="000000"/>
                <w:szCs w:val="22"/>
                <w:vertAlign w:val="superscript"/>
                <w:lang w:eastAsia="zh-CN"/>
              </w:rPr>
              <w:t xml:space="preserve"> </w:t>
            </w:r>
            <w:r>
              <w:rPr>
                <w:rFonts w:cs="Arial" w:hint="eastAsia"/>
                <w:color w:val="000000"/>
                <w:szCs w:val="22"/>
                <w:lang w:eastAsia="zh-CN"/>
              </w:rPr>
              <w:t>Ca</w:t>
            </w:r>
            <w:r>
              <w:rPr>
                <w:rFonts w:cs="Arial" w:hint="eastAsia"/>
                <w:color w:val="000000"/>
                <w:szCs w:val="22"/>
                <w:vertAlign w:val="superscript"/>
                <w:lang w:eastAsia="zh-CN"/>
              </w:rPr>
              <w:t>2+</w:t>
            </w:r>
            <w:r>
              <w:rPr>
                <w:rFonts w:cs="Arial"/>
                <w:color w:val="000000"/>
                <w:szCs w:val="22"/>
                <w:vertAlign w:val="superscript"/>
                <w:lang w:eastAsia="zh-CN"/>
              </w:rPr>
              <w:t xml:space="preserve"> </w:t>
            </w:r>
            <w:r>
              <w:rPr>
                <w:rFonts w:cs="Arial"/>
                <w:color w:val="000000"/>
                <w:szCs w:val="22"/>
              </w:rPr>
              <w:t>in [m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color w:val="000000"/>
                <w:szCs w:val="22"/>
              </w:rPr>
              <w:t>]</w:t>
            </w:r>
          </w:p>
        </w:tc>
        <w:tc>
          <w:tcPr>
            <w:tcW w:w="1185" w:type="pct"/>
            <w:shd w:val="clear" w:color="auto" w:fill="auto"/>
            <w:noWrap/>
            <w:vAlign w:val="bottom"/>
          </w:tcPr>
          <w:p w14:paraId="1E5145C7" w14:textId="5C72DDBC" w:rsidR="000F4693" w:rsidRPr="00444C1D" w:rsidRDefault="0031311E" w:rsidP="0031311E">
            <w:pPr>
              <w:spacing w:before="0" w:after="0"/>
              <w:jc w:val="center"/>
              <w:rPr>
                <w:rFonts w:cs="Arial"/>
                <w:szCs w:val="22"/>
                <w:lang w:eastAsia="zh-CN"/>
              </w:rPr>
            </w:pPr>
            <w:r>
              <w:rPr>
                <w:rFonts w:cs="Arial"/>
                <w:szCs w:val="22"/>
              </w:rPr>
              <w:t>2.32</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12</w:t>
            </w:r>
          </w:p>
        </w:tc>
        <w:tc>
          <w:tcPr>
            <w:tcW w:w="1463" w:type="pct"/>
            <w:shd w:val="clear" w:color="auto" w:fill="auto"/>
            <w:noWrap/>
            <w:vAlign w:val="bottom"/>
            <w:hideMark/>
          </w:tcPr>
          <w:p w14:paraId="2EEEAF59" w14:textId="77777777" w:rsidR="000F4693" w:rsidRPr="00F239EB" w:rsidRDefault="000F4693" w:rsidP="0031311E">
            <w:pPr>
              <w:spacing w:before="0" w:after="0"/>
              <w:rPr>
                <w:rFonts w:eastAsia="Times New Roman" w:cs="Arial"/>
                <w:color w:val="000000"/>
                <w:szCs w:val="22"/>
                <w:lang w:eastAsia="zh-CN"/>
              </w:rPr>
            </w:pPr>
          </w:p>
        </w:tc>
      </w:tr>
      <w:tr w:rsidR="000F4693" w:rsidRPr="00247CAB" w14:paraId="48E1EEB2" w14:textId="77777777" w:rsidTr="0097401A">
        <w:trPr>
          <w:trHeight w:val="300"/>
        </w:trPr>
        <w:tc>
          <w:tcPr>
            <w:tcW w:w="2352" w:type="pct"/>
            <w:gridSpan w:val="2"/>
            <w:shd w:val="clear" w:color="auto" w:fill="auto"/>
            <w:noWrap/>
            <w:vAlign w:val="bottom"/>
          </w:tcPr>
          <w:p w14:paraId="74AB0AAF" w14:textId="77777777" w:rsidR="000F4693" w:rsidRDefault="000F4693" w:rsidP="0031311E">
            <w:pPr>
              <w:spacing w:before="0" w:after="0"/>
              <w:rPr>
                <w:rFonts w:cs="Arial"/>
                <w:color w:val="000000"/>
                <w:szCs w:val="22"/>
                <w:lang w:eastAsia="zh-CN"/>
              </w:rPr>
            </w:pPr>
            <w:r>
              <w:rPr>
                <w:rFonts w:cs="Arial"/>
                <w:color w:val="000000"/>
                <w:szCs w:val="22"/>
                <w:lang w:eastAsia="zh-CN"/>
              </w:rPr>
              <w:t xml:space="preserve">  </w:t>
            </w:r>
            <w:r>
              <w:rPr>
                <w:rFonts w:cs="Arial" w:hint="eastAsia"/>
                <w:color w:val="000000"/>
                <w:szCs w:val="22"/>
                <w:lang w:eastAsia="zh-CN"/>
              </w:rPr>
              <w:t>D</w:t>
            </w:r>
            <w:r w:rsidRPr="0048490F">
              <w:rPr>
                <w:rFonts w:cs="Arial" w:hint="eastAsia"/>
                <w:color w:val="000000"/>
                <w:szCs w:val="22"/>
                <w:vertAlign w:val="subscript"/>
                <w:lang w:eastAsia="zh-CN"/>
              </w:rPr>
              <w:t>e</w:t>
            </w:r>
            <w:r>
              <w:rPr>
                <w:rFonts w:cs="Arial" w:hint="eastAsia"/>
                <w:color w:val="000000"/>
                <w:szCs w:val="22"/>
                <w:lang w:eastAsia="zh-CN"/>
              </w:rPr>
              <w:t xml:space="preserve"> </w:t>
            </w:r>
            <w:r w:rsidRPr="009A216A">
              <w:rPr>
                <w:rFonts w:cs="Arial" w:hint="eastAsia"/>
                <w:color w:val="000000"/>
                <w:szCs w:val="22"/>
                <w:lang w:eastAsia="zh-CN"/>
              </w:rPr>
              <w:t>for</w:t>
            </w:r>
            <w:r>
              <w:rPr>
                <w:rFonts w:cs="Arial" w:hint="eastAsia"/>
                <w:color w:val="000000"/>
                <w:szCs w:val="22"/>
                <w:vertAlign w:val="superscript"/>
                <w:lang w:eastAsia="zh-CN"/>
              </w:rPr>
              <w:t xml:space="preserve"> </w:t>
            </w:r>
            <w:r>
              <w:rPr>
                <w:rFonts w:cs="Arial"/>
                <w:color w:val="000000"/>
                <w:szCs w:val="22"/>
                <w:lang w:eastAsia="zh-CN"/>
              </w:rPr>
              <w:t>SO</w:t>
            </w:r>
            <w:r w:rsidRPr="005F0835">
              <w:rPr>
                <w:rFonts w:cs="Arial"/>
                <w:color w:val="000000"/>
                <w:szCs w:val="22"/>
                <w:vertAlign w:val="subscript"/>
                <w:lang w:eastAsia="zh-CN"/>
              </w:rPr>
              <w:t>4</w:t>
            </w:r>
            <w:r>
              <w:rPr>
                <w:rFonts w:cs="Arial" w:hint="eastAsia"/>
                <w:color w:val="000000"/>
                <w:szCs w:val="22"/>
                <w:vertAlign w:val="superscript"/>
                <w:lang w:eastAsia="zh-CN"/>
              </w:rPr>
              <w:t>2</w:t>
            </w:r>
            <w:r>
              <w:rPr>
                <w:rFonts w:cs="Arial"/>
                <w:color w:val="000000"/>
                <w:szCs w:val="22"/>
                <w:vertAlign w:val="superscript"/>
                <w:lang w:eastAsia="zh-CN"/>
              </w:rPr>
              <w:t xml:space="preserve">- </w:t>
            </w:r>
            <w:r>
              <w:rPr>
                <w:rFonts w:cs="Arial"/>
                <w:color w:val="000000"/>
                <w:szCs w:val="22"/>
              </w:rPr>
              <w:t>in [m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color w:val="000000"/>
                <w:szCs w:val="22"/>
              </w:rPr>
              <w:t>]</w:t>
            </w:r>
          </w:p>
        </w:tc>
        <w:tc>
          <w:tcPr>
            <w:tcW w:w="1185" w:type="pct"/>
            <w:shd w:val="clear" w:color="auto" w:fill="auto"/>
            <w:noWrap/>
            <w:vAlign w:val="bottom"/>
          </w:tcPr>
          <w:p w14:paraId="60C5D7F4" w14:textId="480FA4C1" w:rsidR="000F4693" w:rsidRPr="005F0835" w:rsidDel="00B73D3F" w:rsidRDefault="0031311E" w:rsidP="0031311E">
            <w:pPr>
              <w:spacing w:before="0" w:after="0"/>
              <w:jc w:val="center"/>
              <w:rPr>
                <w:rFonts w:cs="Arial"/>
                <w:szCs w:val="22"/>
              </w:rPr>
            </w:pPr>
            <w:r>
              <w:rPr>
                <w:rFonts w:cs="Arial"/>
                <w:szCs w:val="22"/>
              </w:rPr>
              <w:t>3.12</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12</w:t>
            </w:r>
          </w:p>
        </w:tc>
        <w:tc>
          <w:tcPr>
            <w:tcW w:w="1463" w:type="pct"/>
            <w:shd w:val="clear" w:color="auto" w:fill="auto"/>
            <w:noWrap/>
            <w:vAlign w:val="bottom"/>
          </w:tcPr>
          <w:p w14:paraId="20FA9990" w14:textId="77777777" w:rsidR="000F4693" w:rsidRPr="00F239EB" w:rsidRDefault="000F4693" w:rsidP="0031311E">
            <w:pPr>
              <w:spacing w:before="0" w:after="0"/>
              <w:rPr>
                <w:rFonts w:eastAsia="Times New Roman" w:cs="Arial"/>
                <w:color w:val="000000"/>
                <w:szCs w:val="22"/>
                <w:lang w:eastAsia="zh-CN"/>
              </w:rPr>
            </w:pPr>
          </w:p>
        </w:tc>
      </w:tr>
    </w:tbl>
    <w:p w14:paraId="46AB0AE6" w14:textId="77777777" w:rsidR="002E1FB4" w:rsidRDefault="002E1FB4" w:rsidP="002E1FB4">
      <w:pPr>
        <w:rPr>
          <w:rFonts w:cs="Arial"/>
          <w:szCs w:val="22"/>
          <w:lang w:eastAsia="zh-CN"/>
        </w:rPr>
      </w:pPr>
    </w:p>
    <w:p w14:paraId="45695070" w14:textId="179A3366" w:rsidR="00BB3187" w:rsidRPr="00ED3698" w:rsidRDefault="0043367D" w:rsidP="0043367D">
      <w:pPr>
        <w:pStyle w:val="Heading3"/>
      </w:pPr>
      <w:bookmarkStart w:id="1267" w:name="_Ref469416003"/>
      <w:bookmarkStart w:id="1268" w:name="_Ref469491588"/>
      <w:bookmarkStart w:id="1269" w:name="_Toc520374856"/>
      <w:r w:rsidRPr="0043367D">
        <w:rPr>
          <w:lang w:eastAsia="zh-CN"/>
        </w:rPr>
        <w:t>Gypsum dissolution and diffusion through Ca-montmorillonite</w:t>
      </w:r>
      <w:bookmarkEnd w:id="1267"/>
      <w:bookmarkEnd w:id="1268"/>
      <w:bookmarkEnd w:id="1269"/>
    </w:p>
    <w:p w14:paraId="743FBDEA" w14:textId="77777777" w:rsidR="00BB3187" w:rsidRPr="00192E8E" w:rsidRDefault="00BB3187" w:rsidP="00BB3187">
      <w:pPr>
        <w:pStyle w:val="StyleHeading4Bold"/>
      </w:pPr>
      <w:bookmarkStart w:id="1270" w:name="_Ref469302862"/>
      <w:bookmarkStart w:id="1271" w:name="_Toc520374857"/>
      <w:r>
        <w:t>Problem definition</w:t>
      </w:r>
      <w:bookmarkEnd w:id="1270"/>
      <w:bookmarkEnd w:id="1271"/>
    </w:p>
    <w:p w14:paraId="4C65A30F" w14:textId="598A19A3" w:rsidR="00BB3187" w:rsidRDefault="00BB3187" w:rsidP="00BB3187">
      <w:pPr>
        <w:rPr>
          <w:lang w:val="en-CA" w:eastAsia="zh-CN"/>
        </w:rPr>
      </w:pPr>
      <w:r w:rsidRPr="00ED3698">
        <w:rPr>
          <w:lang w:val="en-CA"/>
        </w:rPr>
        <w:t xml:space="preserve">This </w:t>
      </w:r>
      <w:r>
        <w:rPr>
          <w:rFonts w:hint="eastAsia"/>
          <w:lang w:val="en-CA" w:eastAsia="zh-CN"/>
        </w:rPr>
        <w:t>example</w:t>
      </w:r>
      <w:r w:rsidRPr="00ED3698">
        <w:rPr>
          <w:lang w:val="en-CA"/>
        </w:rPr>
        <w:t xml:space="preserve"> is </w:t>
      </w:r>
      <w:r>
        <w:rPr>
          <w:lang w:val="en-CA"/>
        </w:rPr>
        <w:t xml:space="preserve">to validate </w:t>
      </w:r>
      <w:r w:rsidR="0032756B">
        <w:rPr>
          <w:lang w:val="en-CA"/>
        </w:rPr>
        <w:t xml:space="preserve">mineral dissolution and </w:t>
      </w:r>
      <w:r>
        <w:rPr>
          <w:lang w:val="en-CA"/>
        </w:rPr>
        <w:t xml:space="preserve">ion diffusion </w:t>
      </w:r>
      <w:r w:rsidR="0032756B">
        <w:rPr>
          <w:lang w:val="en-CA"/>
        </w:rPr>
        <w:t>in</w:t>
      </w:r>
      <w:r>
        <w:rPr>
          <w:lang w:val="en-CA"/>
        </w:rPr>
        <w:t xml:space="preserve"> compacted purified Ca-montmorillonite through the comparison of the simulated results to the experiment data</w:t>
      </w:r>
      <w:r w:rsidR="004474F5">
        <w:rPr>
          <w:rFonts w:hint="eastAsia"/>
          <w:lang w:val="en-CA" w:eastAsia="zh-CN"/>
        </w:rPr>
        <w:t xml:space="preserve">.  </w:t>
      </w:r>
      <w:r w:rsidR="004166BA">
        <w:rPr>
          <w:lang w:val="en-CA" w:eastAsia="zh-CN"/>
        </w:rPr>
        <w:fldChar w:fldCharType="begin"/>
      </w:r>
      <w:r w:rsidR="004166BA">
        <w:rPr>
          <w:lang w:val="en-CA" w:eastAsia="zh-CN"/>
        </w:rPr>
        <w:instrText xml:space="preserve"> REF _Ref468887264 \h </w:instrText>
      </w:r>
      <w:r w:rsidR="004166BA">
        <w:rPr>
          <w:lang w:val="en-CA" w:eastAsia="zh-CN"/>
        </w:rPr>
      </w:r>
      <w:r w:rsidR="004166BA">
        <w:rPr>
          <w:lang w:val="en-CA" w:eastAsia="zh-CN"/>
        </w:rPr>
        <w:fldChar w:fldCharType="separate"/>
      </w:r>
      <w:r w:rsidR="00B560DA">
        <w:t xml:space="preserve">Figure </w:t>
      </w:r>
      <w:r w:rsidR="00B560DA">
        <w:rPr>
          <w:noProof/>
        </w:rPr>
        <w:t>4</w:t>
      </w:r>
      <w:r w:rsidR="00B560DA">
        <w:t>.</w:t>
      </w:r>
      <w:r w:rsidR="00B560DA">
        <w:rPr>
          <w:noProof/>
        </w:rPr>
        <w:t>15</w:t>
      </w:r>
      <w:r w:rsidR="004166BA">
        <w:rPr>
          <w:lang w:val="en-CA" w:eastAsia="zh-CN"/>
        </w:rPr>
        <w:fldChar w:fldCharType="end"/>
      </w:r>
      <w:r>
        <w:rPr>
          <w:lang w:val="en-CA" w:eastAsia="zh-CN"/>
        </w:rPr>
        <w:t xml:space="preserve"> depicted the experimental set-up according to Birgesson (2011)</w:t>
      </w:r>
      <w:r w:rsidR="004474F5">
        <w:rPr>
          <w:lang w:val="en-CA" w:eastAsia="zh-CN"/>
        </w:rPr>
        <w:t xml:space="preserve">.  </w:t>
      </w:r>
      <w:r>
        <w:rPr>
          <w:lang w:val="en-CA" w:eastAsia="zh-CN"/>
        </w:rPr>
        <w:t>Highly compacted purified Ca-montmorillonite is</w:t>
      </w:r>
      <w:r w:rsidR="00C318D1">
        <w:rPr>
          <w:lang w:val="en-CA" w:eastAsia="zh-CN"/>
        </w:rPr>
        <w:t xml:space="preserve"> first saturated with pure water, then</w:t>
      </w:r>
      <w:r>
        <w:rPr>
          <w:lang w:val="en-CA" w:eastAsia="zh-CN"/>
        </w:rPr>
        <w:t xml:space="preserve"> </w:t>
      </w:r>
      <w:r w:rsidR="004166BA">
        <w:rPr>
          <w:lang w:val="en-CA" w:eastAsia="zh-CN"/>
        </w:rPr>
        <w:t>cut in half and sandwiched with a thin layer of gypsum powder</w:t>
      </w:r>
      <w:r w:rsidR="004474F5">
        <w:rPr>
          <w:lang w:val="en-CA" w:eastAsia="zh-CN"/>
        </w:rPr>
        <w:t xml:space="preserve">.  </w:t>
      </w:r>
      <w:r w:rsidR="004166BA">
        <w:rPr>
          <w:lang w:val="en-CA" w:eastAsia="zh-CN"/>
        </w:rPr>
        <w:t>The sandwich is then</w:t>
      </w:r>
      <w:r w:rsidR="00C318D1">
        <w:rPr>
          <w:lang w:val="en-CA" w:eastAsia="zh-CN"/>
        </w:rPr>
        <w:t xml:space="preserve"> recompacted and</w:t>
      </w:r>
      <w:r w:rsidR="004166BA">
        <w:rPr>
          <w:lang w:val="en-CA" w:eastAsia="zh-CN"/>
        </w:rPr>
        <w:t xml:space="preserve"> </w:t>
      </w:r>
      <w:r>
        <w:rPr>
          <w:lang w:val="en-CA" w:eastAsia="zh-CN"/>
        </w:rPr>
        <w:t xml:space="preserve">placed in an </w:t>
      </w:r>
      <w:r w:rsidRPr="001A6B80">
        <w:rPr>
          <w:lang w:val="en-CA" w:eastAsia="zh-CN"/>
        </w:rPr>
        <w:t>isovolumetric</w:t>
      </w:r>
      <w:r>
        <w:rPr>
          <w:lang w:val="en-CA" w:eastAsia="zh-CN"/>
        </w:rPr>
        <w:t xml:space="preserve"> cylindrical cell connecting with two reservoirs</w:t>
      </w:r>
      <w:r w:rsidR="004166BA">
        <w:rPr>
          <w:lang w:val="en-CA" w:eastAsia="zh-CN"/>
        </w:rPr>
        <w:t xml:space="preserve"> (</w:t>
      </w:r>
      <w:r w:rsidR="004474F5">
        <w:rPr>
          <w:lang w:val="en-CA" w:eastAsia="zh-CN"/>
        </w:rPr>
        <w:t xml:space="preserve">i.e. </w:t>
      </w:r>
      <w:r w:rsidR="004166BA">
        <w:rPr>
          <w:lang w:val="en-CA" w:eastAsia="zh-CN"/>
        </w:rPr>
        <w:t>100 ml pure water</w:t>
      </w:r>
      <w:r w:rsidR="00C318D1">
        <w:rPr>
          <w:lang w:val="en-CA" w:eastAsia="zh-CN"/>
        </w:rPr>
        <w:t xml:space="preserve"> each</w:t>
      </w:r>
      <w:r w:rsidR="004166BA">
        <w:rPr>
          <w:lang w:val="en-CA" w:eastAsia="zh-CN"/>
        </w:rPr>
        <w:t>)</w:t>
      </w:r>
      <w:r w:rsidR="004474F5">
        <w:rPr>
          <w:lang w:val="en-CA" w:eastAsia="zh-CN"/>
        </w:rPr>
        <w:t xml:space="preserve">.  </w:t>
      </w:r>
      <w:r w:rsidR="00C318D1">
        <w:rPr>
          <w:lang w:val="en-CA" w:eastAsia="zh-CN"/>
        </w:rPr>
        <w:t>Gypsum dissolves and results in the increase of Ca</w:t>
      </w:r>
      <w:r w:rsidR="00C318D1">
        <w:rPr>
          <w:vertAlign w:val="superscript"/>
          <w:lang w:val="en-CA" w:eastAsia="zh-CN"/>
        </w:rPr>
        <w:t>2+</w:t>
      </w:r>
      <w:r w:rsidR="00C318D1">
        <w:rPr>
          <w:lang w:val="en-CA" w:eastAsia="zh-CN"/>
        </w:rPr>
        <w:t xml:space="preserve"> and SO</w:t>
      </w:r>
      <w:r w:rsidR="00C318D1">
        <w:rPr>
          <w:vertAlign w:val="subscript"/>
          <w:lang w:val="en-CA" w:eastAsia="zh-CN"/>
        </w:rPr>
        <w:t>4</w:t>
      </w:r>
      <w:r w:rsidR="00C318D1">
        <w:rPr>
          <w:vertAlign w:val="superscript"/>
          <w:lang w:val="en-CA" w:eastAsia="zh-CN"/>
        </w:rPr>
        <w:t>2-</w:t>
      </w:r>
      <w:r>
        <w:rPr>
          <w:lang w:val="en-CA" w:eastAsia="zh-CN"/>
        </w:rPr>
        <w:t xml:space="preserve"> </w:t>
      </w:r>
      <w:r w:rsidR="00C318D1">
        <w:rPr>
          <w:lang w:val="en-CA" w:eastAsia="zh-CN"/>
        </w:rPr>
        <w:t>concentration in the middle gypsum layer</w:t>
      </w:r>
      <w:r w:rsidR="004474F5">
        <w:rPr>
          <w:lang w:val="en-CA" w:eastAsia="zh-CN"/>
        </w:rPr>
        <w:t xml:space="preserve">.  </w:t>
      </w:r>
      <w:r w:rsidR="00C318D1">
        <w:rPr>
          <w:lang w:val="en-CA" w:eastAsia="zh-CN"/>
        </w:rPr>
        <w:t>Consequently, Ca</w:t>
      </w:r>
      <w:r w:rsidR="00C318D1">
        <w:rPr>
          <w:vertAlign w:val="superscript"/>
          <w:lang w:val="en-CA" w:eastAsia="zh-CN"/>
        </w:rPr>
        <w:t>2+</w:t>
      </w:r>
      <w:r w:rsidR="00C318D1">
        <w:rPr>
          <w:lang w:val="en-CA" w:eastAsia="zh-CN"/>
        </w:rPr>
        <w:t xml:space="preserve"> and SO</w:t>
      </w:r>
      <w:r w:rsidR="00C318D1">
        <w:rPr>
          <w:vertAlign w:val="subscript"/>
          <w:lang w:val="en-CA" w:eastAsia="zh-CN"/>
        </w:rPr>
        <w:t>4</w:t>
      </w:r>
      <w:r w:rsidR="00C318D1">
        <w:rPr>
          <w:vertAlign w:val="superscript"/>
          <w:lang w:val="en-CA" w:eastAsia="zh-CN"/>
        </w:rPr>
        <w:t>2-</w:t>
      </w:r>
      <w:r w:rsidR="00C318D1">
        <w:rPr>
          <w:lang w:val="en-CA" w:eastAsia="zh-CN"/>
        </w:rPr>
        <w:t xml:space="preserve"> diffuse towards both reservoirs</w:t>
      </w:r>
      <w:r w:rsidR="004474F5">
        <w:rPr>
          <w:lang w:val="en-CA" w:eastAsia="zh-CN"/>
        </w:rPr>
        <w:t xml:space="preserve">.  </w:t>
      </w:r>
      <w:r>
        <w:rPr>
          <w:lang w:val="en-CA" w:eastAsia="zh-CN"/>
        </w:rPr>
        <w:t>The accumulated amount</w:t>
      </w:r>
      <w:r w:rsidR="00C318D1">
        <w:rPr>
          <w:lang w:val="en-CA" w:eastAsia="zh-CN"/>
        </w:rPr>
        <w:t>s</w:t>
      </w:r>
      <w:r>
        <w:rPr>
          <w:lang w:val="en-CA" w:eastAsia="zh-CN"/>
        </w:rPr>
        <w:t xml:space="preserve"> of CaSO</w:t>
      </w:r>
      <w:r w:rsidRPr="001A6B80">
        <w:rPr>
          <w:vertAlign w:val="subscript"/>
          <w:lang w:val="en-CA" w:eastAsia="zh-CN"/>
        </w:rPr>
        <w:t>4</w:t>
      </w:r>
      <w:r>
        <w:rPr>
          <w:lang w:val="en-CA" w:eastAsia="zh-CN"/>
        </w:rPr>
        <w:t xml:space="preserve"> (mol)</w:t>
      </w:r>
      <w:r w:rsidR="004166BA">
        <w:rPr>
          <w:lang w:val="en-CA" w:eastAsia="zh-CN"/>
        </w:rPr>
        <w:t xml:space="preserve"> in both reservoirs</w:t>
      </w:r>
      <w:r>
        <w:rPr>
          <w:lang w:val="en-CA" w:eastAsia="zh-CN"/>
        </w:rPr>
        <w:t xml:space="preserve"> </w:t>
      </w:r>
      <w:r w:rsidR="00C318D1">
        <w:rPr>
          <w:lang w:val="en-CA" w:eastAsia="zh-CN"/>
        </w:rPr>
        <w:t>were</w:t>
      </w:r>
      <w:r>
        <w:rPr>
          <w:lang w:val="en-CA" w:eastAsia="zh-CN"/>
        </w:rPr>
        <w:t xml:space="preserve"> regularly recorded during the </w:t>
      </w:r>
      <w:r w:rsidR="00C318D1">
        <w:rPr>
          <w:lang w:val="en-CA" w:eastAsia="zh-CN"/>
        </w:rPr>
        <w:t>77</w:t>
      </w:r>
      <w:r>
        <w:rPr>
          <w:lang w:val="en-CA" w:eastAsia="zh-CN"/>
        </w:rPr>
        <w:t>.</w:t>
      </w:r>
      <w:r w:rsidR="00C318D1">
        <w:rPr>
          <w:lang w:val="en-CA" w:eastAsia="zh-CN"/>
        </w:rPr>
        <w:t>9</w:t>
      </w:r>
      <w:r>
        <w:rPr>
          <w:lang w:val="en-CA" w:eastAsia="zh-CN"/>
        </w:rPr>
        <w:t> days’ experiment (Birgersson 2011</w:t>
      </w:r>
      <w:r w:rsidR="0043367D">
        <w:rPr>
          <w:lang w:val="en-CA" w:eastAsia="zh-CN"/>
        </w:rPr>
        <w:t xml:space="preserve">; Xie </w:t>
      </w:r>
      <w:r w:rsidR="004474F5">
        <w:rPr>
          <w:lang w:val="en-CA" w:eastAsia="zh-CN"/>
        </w:rPr>
        <w:t xml:space="preserve">et al. </w:t>
      </w:r>
      <w:r w:rsidR="0043367D">
        <w:rPr>
          <w:lang w:val="en-CA" w:eastAsia="zh-CN"/>
        </w:rPr>
        <w:t>2014a</w:t>
      </w:r>
      <w:r>
        <w:rPr>
          <w:lang w:val="en-CA" w:eastAsia="zh-CN"/>
        </w:rPr>
        <w:t>).</w:t>
      </w:r>
    </w:p>
    <w:p w14:paraId="722D4366" w14:textId="77777777" w:rsidR="00BB3187" w:rsidRPr="00C318D1" w:rsidRDefault="00BB3187" w:rsidP="00BB3187">
      <w:pPr>
        <w:rPr>
          <w:lang w:val="en-CA"/>
        </w:rPr>
      </w:pPr>
    </w:p>
    <w:p w14:paraId="4D7F8ECC" w14:textId="5070C326" w:rsidR="00BB3187" w:rsidRDefault="00C318D1" w:rsidP="00BB3187">
      <w:pPr>
        <w:keepNext/>
        <w:jc w:val="center"/>
      </w:pPr>
      <w:r>
        <w:rPr>
          <w:noProof/>
          <w:lang w:val="en-CA" w:eastAsia="zh-CN"/>
        </w:rPr>
        <w:lastRenderedPageBreak/>
        <w:drawing>
          <wp:inline distT="0" distB="0" distL="0" distR="0" wp14:anchorId="10FB7A53" wp14:editId="1A907CC0">
            <wp:extent cx="2530114" cy="1940125"/>
            <wp:effectExtent l="0" t="0" r="3810" b="317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529522" cy="1939671"/>
                    </a:xfrm>
                    <a:prstGeom prst="rect">
                      <a:avLst/>
                    </a:prstGeom>
                    <a:noFill/>
                  </pic:spPr>
                </pic:pic>
              </a:graphicData>
            </a:graphic>
          </wp:inline>
        </w:drawing>
      </w:r>
    </w:p>
    <w:p w14:paraId="319613EF" w14:textId="453CB41D" w:rsidR="00BB3187" w:rsidRDefault="00BB3187" w:rsidP="00BB3187">
      <w:pPr>
        <w:pStyle w:val="Caption"/>
      </w:pPr>
      <w:bookmarkStart w:id="1272" w:name="_Ref468887264"/>
      <w:bookmarkStart w:id="1273" w:name="_Toc520375126"/>
      <w:r>
        <w:t xml:space="preserve">Figure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15</w:t>
      </w:r>
      <w:r>
        <w:fldChar w:fldCharType="end"/>
      </w:r>
      <w:bookmarkEnd w:id="1272"/>
      <w:r>
        <w:t xml:space="preserve">: </w:t>
      </w:r>
      <w:r w:rsidR="00C318D1">
        <w:t>Concept of Benchmark II: Gypsum Dissolution and CaSO</w:t>
      </w:r>
      <w:r w:rsidR="00C318D1" w:rsidRPr="00C318D1">
        <w:rPr>
          <w:vertAlign w:val="subscript"/>
        </w:rPr>
        <w:t>4</w:t>
      </w:r>
      <w:r w:rsidR="00C318D1">
        <w:t xml:space="preserve"> Diffusion</w:t>
      </w:r>
      <w:r w:rsidRPr="008C550A">
        <w:t xml:space="preserve"> </w:t>
      </w:r>
      <w:r>
        <w:t>I</w:t>
      </w:r>
      <w:r w:rsidRPr="008C550A">
        <w:t xml:space="preserve">ncluding the </w:t>
      </w:r>
      <w:r>
        <w:t>Reservior</w:t>
      </w:r>
      <w:r w:rsidR="004166BA">
        <w:t>s</w:t>
      </w:r>
      <w:r w:rsidRPr="008C550A">
        <w:t xml:space="preserve"> (</w:t>
      </w:r>
      <w:r w:rsidR="004166BA">
        <w:t xml:space="preserve">Top and </w:t>
      </w:r>
      <w:r>
        <w:t>Bottom</w:t>
      </w:r>
      <w:r w:rsidRPr="008C550A">
        <w:t xml:space="preserve">), </w:t>
      </w:r>
      <w:r>
        <w:t>Compacted Ca-montmorillonite</w:t>
      </w:r>
      <w:r w:rsidR="00C318D1">
        <w:t xml:space="preserve"> (B2.2a) or Na-montmorillonite (B2.2b)</w:t>
      </w:r>
      <w:r>
        <w:t xml:space="preserve"> and </w:t>
      </w:r>
      <w:r w:rsidR="004166BA">
        <w:t>Thin Gypsum Powder</w:t>
      </w:r>
      <w:r>
        <w:t xml:space="preserve"> </w:t>
      </w:r>
      <w:r w:rsidR="004166BA">
        <w:t xml:space="preserve">Layer </w:t>
      </w:r>
      <w:r>
        <w:t>(</w:t>
      </w:r>
      <w:r w:rsidR="004166BA">
        <w:t>Middle)</w:t>
      </w:r>
      <w:bookmarkEnd w:id="1273"/>
    </w:p>
    <w:p w14:paraId="658779E9" w14:textId="77777777" w:rsidR="00BB3187" w:rsidRPr="00F453C8" w:rsidRDefault="00BB3187" w:rsidP="00BB3187">
      <w:pPr>
        <w:rPr>
          <w:lang w:eastAsia="zh-CN"/>
        </w:rPr>
      </w:pPr>
    </w:p>
    <w:p w14:paraId="195CC16E" w14:textId="77777777" w:rsidR="00BB3187" w:rsidRPr="00192E8E" w:rsidRDefault="00BB3187" w:rsidP="00BB3187">
      <w:pPr>
        <w:pStyle w:val="StyleHeading4Bold"/>
      </w:pPr>
      <w:bookmarkStart w:id="1274" w:name="_Toc520374858"/>
      <w:r>
        <w:t>Model setup</w:t>
      </w:r>
      <w:bookmarkEnd w:id="1274"/>
    </w:p>
    <w:p w14:paraId="16754E03" w14:textId="3C7AC139" w:rsidR="00BB3187" w:rsidRDefault="00BB3187" w:rsidP="00BB3187">
      <w:pPr>
        <w:rPr>
          <w:rFonts w:cs="Arial"/>
          <w:szCs w:val="22"/>
          <w:lang w:eastAsia="zh-CN"/>
        </w:rPr>
      </w:pPr>
      <w:r>
        <w:rPr>
          <w:rFonts w:cs="Arial" w:hint="eastAsia"/>
          <w:szCs w:val="22"/>
          <w:lang w:eastAsia="zh-CN"/>
        </w:rPr>
        <w:t>Th</w:t>
      </w:r>
      <w:r>
        <w:rPr>
          <w:rFonts w:cs="Arial"/>
          <w:szCs w:val="22"/>
          <w:lang w:eastAsia="zh-CN"/>
        </w:rPr>
        <w:t xml:space="preserve">e </w:t>
      </w:r>
      <w:r w:rsidR="003D3373">
        <w:rPr>
          <w:rFonts w:cs="Arial"/>
          <w:szCs w:val="22"/>
          <w:lang w:eastAsia="zh-CN"/>
        </w:rPr>
        <w:t xml:space="preserve">model setup for B2.2a is the same as B2.1 except for adding a 0.5 mm layer of gypsum powder </w:t>
      </w:r>
      <w:r>
        <w:rPr>
          <w:rFonts w:cs="Arial" w:hint="eastAsia"/>
          <w:szCs w:val="22"/>
          <w:lang w:eastAsia="zh-CN"/>
        </w:rPr>
        <w:t>as shown in</w:t>
      </w:r>
      <w:r>
        <w:rPr>
          <w:rFonts w:cs="Arial"/>
          <w:szCs w:val="22"/>
          <w:lang w:eastAsia="zh-CN"/>
        </w:rPr>
        <w:t xml:space="preserve"> </w:t>
      </w:r>
      <w:r w:rsidR="003D3373">
        <w:rPr>
          <w:rFonts w:cs="Arial"/>
          <w:szCs w:val="22"/>
          <w:lang w:eastAsia="zh-CN"/>
        </w:rPr>
        <w:fldChar w:fldCharType="begin"/>
      </w:r>
      <w:r w:rsidR="003D3373">
        <w:rPr>
          <w:rFonts w:cs="Arial"/>
          <w:szCs w:val="22"/>
          <w:lang w:eastAsia="zh-CN"/>
        </w:rPr>
        <w:instrText xml:space="preserve"> REF _Ref468887264 \h </w:instrText>
      </w:r>
      <w:r w:rsidR="003D3373">
        <w:rPr>
          <w:rFonts w:cs="Arial"/>
          <w:szCs w:val="22"/>
          <w:lang w:eastAsia="zh-CN"/>
        </w:rPr>
      </w:r>
      <w:r w:rsidR="003D3373">
        <w:rPr>
          <w:rFonts w:cs="Arial"/>
          <w:szCs w:val="22"/>
          <w:lang w:eastAsia="zh-CN"/>
        </w:rPr>
        <w:fldChar w:fldCharType="separate"/>
      </w:r>
      <w:r w:rsidR="00B560DA">
        <w:t xml:space="preserve">Figure </w:t>
      </w:r>
      <w:r w:rsidR="00B560DA">
        <w:rPr>
          <w:noProof/>
        </w:rPr>
        <w:t>4</w:t>
      </w:r>
      <w:r w:rsidR="00B560DA">
        <w:t>.</w:t>
      </w:r>
      <w:r w:rsidR="00B560DA">
        <w:rPr>
          <w:noProof/>
        </w:rPr>
        <w:t>15</w:t>
      </w:r>
      <w:r w:rsidR="003D3373">
        <w:rPr>
          <w:rFonts w:cs="Arial"/>
          <w:szCs w:val="22"/>
          <w:lang w:eastAsia="zh-CN"/>
        </w:rPr>
        <w:fldChar w:fldCharType="end"/>
      </w:r>
      <w:r w:rsidR="004474F5">
        <w:rPr>
          <w:rFonts w:cs="Arial"/>
          <w:szCs w:val="22"/>
          <w:lang w:eastAsia="zh-CN"/>
        </w:rPr>
        <w:t xml:space="preserve">.  </w:t>
      </w:r>
      <w:r>
        <w:rPr>
          <w:rFonts w:hint="eastAsia"/>
          <w:lang w:eastAsia="zh-CN"/>
        </w:rPr>
        <w:t xml:space="preserve">To </w:t>
      </w:r>
      <w:r>
        <w:rPr>
          <w:lang w:eastAsia="zh-CN"/>
        </w:rPr>
        <w:t>account</w:t>
      </w:r>
      <w:r>
        <w:rPr>
          <w:rFonts w:hint="eastAsia"/>
          <w:lang w:eastAsia="zh-CN"/>
        </w:rPr>
        <w:t xml:space="preserve"> </w:t>
      </w:r>
      <w:r>
        <w:rPr>
          <w:lang w:eastAsia="zh-CN"/>
        </w:rPr>
        <w:t xml:space="preserve">for </w:t>
      </w:r>
      <w:r>
        <w:rPr>
          <w:rFonts w:hint="eastAsia"/>
          <w:lang w:eastAsia="zh-CN"/>
        </w:rPr>
        <w:t>the</w:t>
      </w:r>
      <w:r>
        <w:rPr>
          <w:lang w:eastAsia="zh-CN"/>
        </w:rPr>
        <w:t xml:space="preserve"> actual</w:t>
      </w:r>
      <w:r>
        <w:rPr>
          <w:rFonts w:hint="eastAsia"/>
          <w:lang w:eastAsia="zh-CN"/>
        </w:rPr>
        <w:t xml:space="preserve"> volume of the reservoirs, porosit</w:t>
      </w:r>
      <w:r>
        <w:rPr>
          <w:lang w:eastAsia="zh-CN"/>
        </w:rPr>
        <w:t>ies</w:t>
      </w:r>
      <w:r>
        <w:rPr>
          <w:rFonts w:hint="eastAsia"/>
          <w:lang w:eastAsia="zh-CN"/>
        </w:rPr>
        <w:t xml:space="preserve"> of 103.9 were applied to </w:t>
      </w:r>
      <w:r w:rsidR="003D3373">
        <w:rPr>
          <w:lang w:eastAsia="zh-CN"/>
        </w:rPr>
        <w:t>both</w:t>
      </w:r>
      <w:r>
        <w:rPr>
          <w:rFonts w:hint="eastAsia"/>
          <w:lang w:eastAsia="zh-CN"/>
        </w:rPr>
        <w:t xml:space="preserve"> reservoir</w:t>
      </w:r>
      <w:r>
        <w:rPr>
          <w:lang w:eastAsia="zh-CN"/>
        </w:rPr>
        <w:t xml:space="preserve"> cell</w:t>
      </w:r>
      <w:r>
        <w:rPr>
          <w:rFonts w:hint="eastAsia"/>
          <w:lang w:eastAsia="zh-CN"/>
        </w:rPr>
        <w:t>s</w:t>
      </w:r>
      <w:r w:rsidR="004474F5">
        <w:rPr>
          <w:rFonts w:hint="eastAsia"/>
          <w:lang w:eastAsia="zh-CN"/>
        </w:rPr>
        <w:t xml:space="preserve">.  </w:t>
      </w:r>
      <w:r>
        <w:rPr>
          <w:rFonts w:cs="Arial"/>
          <w:szCs w:val="22"/>
          <w:lang w:eastAsia="zh-CN"/>
        </w:rPr>
        <w:t xml:space="preserve">The 1D model was discretized into </w:t>
      </w:r>
      <w:r w:rsidR="003D3373">
        <w:rPr>
          <w:rFonts w:cs="Arial"/>
          <w:szCs w:val="22"/>
          <w:lang w:eastAsia="zh-CN"/>
        </w:rPr>
        <w:t>79 control volumes.</w:t>
      </w:r>
    </w:p>
    <w:p w14:paraId="2D3E93A5" w14:textId="77777777" w:rsidR="00BB3187" w:rsidRPr="00192E8E" w:rsidRDefault="00BB3187" w:rsidP="00BB3187">
      <w:pPr>
        <w:pStyle w:val="StyleHeading4Bold"/>
      </w:pPr>
      <w:bookmarkStart w:id="1275" w:name="_Toc520374859"/>
      <w:r>
        <w:t>Parameters</w:t>
      </w:r>
      <w:bookmarkEnd w:id="1275"/>
    </w:p>
    <w:p w14:paraId="54B2F084" w14:textId="7AB642E7" w:rsidR="00BB3187" w:rsidRDefault="00BB3187" w:rsidP="00BB3187">
      <w:pPr>
        <w:rPr>
          <w:rFonts w:cs="Arial"/>
          <w:szCs w:val="22"/>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Pr>
          <w:rFonts w:cs="Arial"/>
          <w:szCs w:val="22"/>
        </w:rPr>
        <w:t xml:space="preserve"> </w:t>
      </w:r>
      <w:r>
        <w:rPr>
          <w:rFonts w:cs="Arial"/>
          <w:szCs w:val="22"/>
        </w:rPr>
        <w:fldChar w:fldCharType="begin"/>
      </w:r>
      <w:r>
        <w:rPr>
          <w:rFonts w:cs="Arial"/>
          <w:szCs w:val="22"/>
        </w:rPr>
        <w:instrText xml:space="preserve"> REF _Ref468807201 \h </w:instrText>
      </w:r>
      <w:r>
        <w:rPr>
          <w:rFonts w:cs="Arial"/>
          <w:szCs w:val="22"/>
        </w:rPr>
      </w:r>
      <w:r>
        <w:rPr>
          <w:rFonts w:cs="Arial"/>
          <w:szCs w:val="22"/>
        </w:rPr>
        <w:fldChar w:fldCharType="separate"/>
      </w:r>
      <w:r w:rsidR="00B560DA">
        <w:rPr>
          <w:lang w:eastAsia="zh-CN"/>
        </w:rPr>
        <w:t xml:space="preserve">Table </w:t>
      </w:r>
      <w:r w:rsidR="00B560DA">
        <w:rPr>
          <w:noProof/>
        </w:rPr>
        <w:t>4</w:t>
      </w:r>
      <w:r w:rsidR="00B560DA">
        <w:t>.</w:t>
      </w:r>
      <w:r w:rsidR="00B560DA">
        <w:rPr>
          <w:noProof/>
        </w:rPr>
        <w:t>16</w:t>
      </w:r>
      <w:r>
        <w:rPr>
          <w:rFonts w:cs="Arial"/>
          <w:szCs w:val="22"/>
        </w:rPr>
        <w:fldChar w:fldCharType="end"/>
      </w:r>
      <w:r w:rsidR="004474F5">
        <w:rPr>
          <w:rFonts w:cs="Arial"/>
          <w:szCs w:val="22"/>
        </w:rPr>
        <w:t xml:space="preserve">.  </w:t>
      </w:r>
      <w:r>
        <w:rPr>
          <w:rFonts w:cs="Arial"/>
          <w:szCs w:val="22"/>
        </w:rPr>
        <w:t>The diffusion coefficients of Ca</w:t>
      </w:r>
      <w:r>
        <w:rPr>
          <w:rFonts w:cs="Arial"/>
          <w:szCs w:val="22"/>
          <w:vertAlign w:val="superscript"/>
        </w:rPr>
        <w:t>2+</w:t>
      </w:r>
      <w:r>
        <w:rPr>
          <w:rFonts w:cs="Arial"/>
          <w:szCs w:val="22"/>
        </w:rPr>
        <w:t xml:space="preserve"> and SO</w:t>
      </w:r>
      <w:r>
        <w:rPr>
          <w:rFonts w:cs="Arial"/>
          <w:szCs w:val="22"/>
          <w:vertAlign w:val="subscript"/>
        </w:rPr>
        <w:t>4</w:t>
      </w:r>
      <w:r>
        <w:rPr>
          <w:rFonts w:cs="Arial"/>
          <w:szCs w:val="22"/>
          <w:vertAlign w:val="superscript"/>
        </w:rPr>
        <w:t>2-</w:t>
      </w:r>
      <w:r w:rsidRPr="00AE10E4">
        <w:rPr>
          <w:rFonts w:cs="Arial"/>
          <w:szCs w:val="22"/>
        </w:rPr>
        <w:t xml:space="preserve"> </w:t>
      </w:r>
      <w:r>
        <w:rPr>
          <w:rFonts w:cs="Arial"/>
          <w:szCs w:val="22"/>
        </w:rPr>
        <w:t xml:space="preserve">are listed in </w:t>
      </w:r>
      <w:r>
        <w:rPr>
          <w:rFonts w:cs="Arial"/>
          <w:szCs w:val="22"/>
        </w:rPr>
        <w:fldChar w:fldCharType="begin"/>
      </w:r>
      <w:r>
        <w:rPr>
          <w:rFonts w:cs="Arial"/>
          <w:szCs w:val="22"/>
        </w:rPr>
        <w:instrText xml:space="preserve"> REF _Ref455754302 \h </w:instrText>
      </w:r>
      <w:r>
        <w:rPr>
          <w:rFonts w:cs="Arial"/>
          <w:szCs w:val="22"/>
        </w:rPr>
      </w:r>
      <w:r>
        <w:rPr>
          <w:rFonts w:cs="Arial"/>
          <w:szCs w:val="22"/>
        </w:rPr>
        <w:fldChar w:fldCharType="separate"/>
      </w:r>
      <w:r w:rsidR="00B560DA">
        <w:t xml:space="preserve">Table </w:t>
      </w:r>
      <w:r w:rsidR="00B560DA">
        <w:rPr>
          <w:noProof/>
        </w:rPr>
        <w:t>4</w:t>
      </w:r>
      <w:r w:rsidR="00B560DA">
        <w:t>.</w:t>
      </w:r>
      <w:r w:rsidR="00B560DA">
        <w:rPr>
          <w:noProof/>
        </w:rPr>
        <w:t>6</w:t>
      </w:r>
      <w:r>
        <w:rPr>
          <w:rFonts w:cs="Arial"/>
          <w:szCs w:val="22"/>
        </w:rPr>
        <w:fldChar w:fldCharType="end"/>
      </w:r>
      <w:r w:rsidR="004474F5">
        <w:rPr>
          <w:rFonts w:cs="Arial"/>
          <w:szCs w:val="22"/>
        </w:rPr>
        <w:t xml:space="preserve">.  </w:t>
      </w:r>
      <w:r>
        <w:rPr>
          <w:rFonts w:cs="Arial"/>
          <w:szCs w:val="22"/>
        </w:rPr>
        <w:t>T</w:t>
      </w:r>
      <w:r w:rsidRPr="00AE10E4">
        <w:rPr>
          <w:rFonts w:cs="Arial"/>
          <w:szCs w:val="22"/>
        </w:rPr>
        <w:t xml:space="preserve">he final simulation time </w:t>
      </w:r>
      <w:r>
        <w:rPr>
          <w:rFonts w:cs="Arial"/>
          <w:szCs w:val="22"/>
        </w:rPr>
        <w:t>was</w:t>
      </w:r>
      <w:r w:rsidRPr="00AE10E4">
        <w:rPr>
          <w:rFonts w:cs="Arial"/>
          <w:szCs w:val="22"/>
        </w:rPr>
        <w:t xml:space="preserve"> </w:t>
      </w:r>
      <w:r w:rsidR="003D3373">
        <w:rPr>
          <w:rFonts w:cs="Arial"/>
          <w:szCs w:val="22"/>
        </w:rPr>
        <w:t>77</w:t>
      </w:r>
      <w:r>
        <w:rPr>
          <w:rFonts w:cs="Arial"/>
          <w:szCs w:val="22"/>
        </w:rPr>
        <w:t>.</w:t>
      </w:r>
      <w:r w:rsidR="003D3373">
        <w:rPr>
          <w:rFonts w:cs="Arial"/>
          <w:szCs w:val="22"/>
        </w:rPr>
        <w:t>9</w:t>
      </w:r>
      <w:r>
        <w:rPr>
          <w:rFonts w:cs="Arial"/>
          <w:szCs w:val="22"/>
        </w:rPr>
        <w:t> </w:t>
      </w:r>
      <w:r w:rsidRPr="00AE10E4">
        <w:rPr>
          <w:rFonts w:cs="Arial"/>
          <w:szCs w:val="22"/>
        </w:rPr>
        <w:t>days</w:t>
      </w:r>
      <w:r w:rsidR="004474F5">
        <w:rPr>
          <w:rFonts w:cs="Arial"/>
          <w:szCs w:val="22"/>
        </w:rPr>
        <w:t xml:space="preserve">.  </w:t>
      </w:r>
      <w:r>
        <w:rPr>
          <w:rFonts w:cs="Arial"/>
          <w:szCs w:val="22"/>
        </w:rPr>
        <w:t xml:space="preserve">The effective porosity and tortuosity of the compacted Ca-montmorillonite have to be determined by fitting the model to the </w:t>
      </w:r>
      <w:r w:rsidR="003D3373">
        <w:rPr>
          <w:rFonts w:cs="Arial"/>
          <w:szCs w:val="22"/>
        </w:rPr>
        <w:t xml:space="preserve">averaged concentrations of </w:t>
      </w:r>
      <w:r w:rsidR="003D3373" w:rsidRPr="00F36C0D">
        <w:rPr>
          <w:rFonts w:eastAsia="Times New Roman" w:cs="Arial"/>
          <w:szCs w:val="22"/>
          <w:lang w:eastAsia="zh-CN"/>
        </w:rPr>
        <w:t>CaSO</w:t>
      </w:r>
      <w:r w:rsidR="003D3373" w:rsidRPr="00F36C0D">
        <w:rPr>
          <w:rFonts w:eastAsia="Times New Roman" w:cs="Arial"/>
          <w:szCs w:val="22"/>
          <w:vertAlign w:val="subscript"/>
          <w:lang w:eastAsia="zh-CN"/>
        </w:rPr>
        <w:t>4</w:t>
      </w:r>
      <w:r>
        <w:rPr>
          <w:rFonts w:cs="Arial"/>
          <w:szCs w:val="22"/>
        </w:rPr>
        <w:t xml:space="preserve"> </w:t>
      </w:r>
      <w:r w:rsidR="003D3373">
        <w:rPr>
          <w:rFonts w:cs="Arial"/>
          <w:szCs w:val="22"/>
        </w:rPr>
        <w:t xml:space="preserve">in both reservoirs </w:t>
      </w:r>
      <w:r>
        <w:rPr>
          <w:rFonts w:cs="Arial"/>
          <w:szCs w:val="22"/>
        </w:rPr>
        <w:t>using MIN3P-THCm and PEST (</w:t>
      </w:r>
      <w:r w:rsidRPr="00E12933">
        <w:rPr>
          <w:rFonts w:cs="Arial"/>
          <w:szCs w:val="22"/>
          <w:lang w:eastAsia="zh-CN"/>
        </w:rPr>
        <w:t>Parameter ESTimation</w:t>
      </w:r>
      <w:r>
        <w:rPr>
          <w:rFonts w:cs="Arial"/>
          <w:szCs w:val="22"/>
          <w:lang w:eastAsia="zh-CN"/>
        </w:rPr>
        <w:t>; Doherty 2010</w:t>
      </w:r>
      <w:r w:rsidRPr="00E12933">
        <w:rPr>
          <w:rFonts w:cs="Arial"/>
          <w:szCs w:val="22"/>
          <w:lang w:eastAsia="zh-CN"/>
        </w:rPr>
        <w:t>)</w:t>
      </w:r>
      <w:r w:rsidR="003D3373">
        <w:rPr>
          <w:rFonts w:cs="Arial"/>
          <w:szCs w:val="22"/>
        </w:rPr>
        <w:t>.</w:t>
      </w:r>
    </w:p>
    <w:p w14:paraId="6FC1CE0B" w14:textId="77777777" w:rsidR="00BB3187" w:rsidRPr="00192E8E" w:rsidRDefault="00BB3187" w:rsidP="00BB3187">
      <w:pPr>
        <w:pStyle w:val="StyleHeading4Bold"/>
      </w:pPr>
      <w:bookmarkStart w:id="1276" w:name="_Toc520374860"/>
      <w:r>
        <w:t>Results</w:t>
      </w:r>
      <w:bookmarkEnd w:id="1276"/>
    </w:p>
    <w:p w14:paraId="790A70E2" w14:textId="01E9F1E5" w:rsidR="00BB3187" w:rsidRDefault="00BB3187" w:rsidP="00BB3187">
      <w:pPr>
        <w:rPr>
          <w:lang w:val="en-CA"/>
        </w:rPr>
      </w:pPr>
      <w:r>
        <w:rPr>
          <w:rFonts w:hint="eastAsia"/>
          <w:lang w:eastAsia="zh-CN"/>
        </w:rPr>
        <w:t>The numerical analysis result</w:t>
      </w:r>
      <w:r>
        <w:rPr>
          <w:lang w:eastAsia="zh-CN"/>
        </w:rPr>
        <w:t>s</w:t>
      </w:r>
      <w:r>
        <w:rPr>
          <w:rFonts w:hint="eastAsia"/>
          <w:lang w:eastAsia="zh-CN"/>
        </w:rPr>
        <w:t xml:space="preserve"> </w:t>
      </w:r>
      <w:r>
        <w:rPr>
          <w:lang w:eastAsia="zh-CN"/>
        </w:rPr>
        <w:t>are</w:t>
      </w:r>
      <w:r>
        <w:rPr>
          <w:rFonts w:hint="eastAsia"/>
          <w:lang w:eastAsia="zh-CN"/>
        </w:rPr>
        <w:t xml:space="preserve"> shown in </w:t>
      </w:r>
      <w:r w:rsidR="00E02FE5">
        <w:rPr>
          <w:lang w:eastAsia="zh-CN"/>
        </w:rPr>
        <w:fldChar w:fldCharType="begin"/>
      </w:r>
      <w:r w:rsidR="00E02FE5">
        <w:rPr>
          <w:lang w:eastAsia="zh-CN"/>
        </w:rPr>
        <w:instrText xml:space="preserve"> </w:instrText>
      </w:r>
      <w:r w:rsidR="00E02FE5">
        <w:rPr>
          <w:rFonts w:hint="eastAsia"/>
          <w:lang w:eastAsia="zh-CN"/>
        </w:rPr>
        <w:instrText>REF _Ref468892972 \h</w:instrText>
      </w:r>
      <w:r w:rsidR="00E02FE5">
        <w:rPr>
          <w:lang w:eastAsia="zh-CN"/>
        </w:rPr>
        <w:instrText xml:space="preserve"> </w:instrText>
      </w:r>
      <w:r w:rsidR="00E02FE5">
        <w:rPr>
          <w:lang w:eastAsia="zh-CN"/>
        </w:rPr>
      </w:r>
      <w:r w:rsidR="00E02FE5">
        <w:rPr>
          <w:lang w:eastAsia="zh-CN"/>
        </w:rPr>
        <w:fldChar w:fldCharType="separate"/>
      </w:r>
      <w:r w:rsidR="00B560DA">
        <w:t xml:space="preserve">Figure </w:t>
      </w:r>
      <w:r w:rsidR="00B560DA">
        <w:rPr>
          <w:noProof/>
        </w:rPr>
        <w:t>4</w:t>
      </w:r>
      <w:r w:rsidR="00B560DA">
        <w:t>.</w:t>
      </w:r>
      <w:r w:rsidR="00B560DA">
        <w:rPr>
          <w:noProof/>
        </w:rPr>
        <w:t>16</w:t>
      </w:r>
      <w:r w:rsidR="00E02FE5">
        <w:rPr>
          <w:lang w:eastAsia="zh-CN"/>
        </w:rPr>
        <w:fldChar w:fldCharType="end"/>
      </w:r>
      <w:r w:rsidR="004474F5">
        <w:rPr>
          <w:rFonts w:hint="eastAsia"/>
          <w:lang w:eastAsia="zh-CN"/>
        </w:rPr>
        <w:t xml:space="preserve">.  </w:t>
      </w:r>
      <w:r>
        <w:rPr>
          <w:lang w:eastAsia="zh-CN"/>
        </w:rPr>
        <w:t xml:space="preserve">The simulated results of the accumulated mass of </w:t>
      </w:r>
      <w:r w:rsidRPr="00F36C0D">
        <w:rPr>
          <w:rFonts w:eastAsia="Times New Roman" w:cs="Arial"/>
          <w:szCs w:val="22"/>
          <w:lang w:eastAsia="zh-CN"/>
        </w:rPr>
        <w:t>CaSO</w:t>
      </w:r>
      <w:r w:rsidRPr="00F36C0D">
        <w:rPr>
          <w:rFonts w:eastAsia="Times New Roman" w:cs="Arial"/>
          <w:szCs w:val="22"/>
          <w:vertAlign w:val="subscript"/>
          <w:lang w:eastAsia="zh-CN"/>
        </w:rPr>
        <w:t>4</w:t>
      </w:r>
      <w:r>
        <w:rPr>
          <w:lang w:eastAsia="zh-CN"/>
        </w:rPr>
        <w:t xml:space="preserve"> agree to the experimental data (</w:t>
      </w:r>
      <w:r w:rsidR="00CF7089">
        <w:rPr>
          <w:lang w:eastAsia="zh-CN"/>
        </w:rPr>
        <w:fldChar w:fldCharType="begin"/>
      </w:r>
      <w:r w:rsidR="00CF7089">
        <w:rPr>
          <w:lang w:eastAsia="zh-CN"/>
        </w:rPr>
        <w:instrText xml:space="preserve"> </w:instrText>
      </w:r>
      <w:r w:rsidR="00CF7089">
        <w:rPr>
          <w:rFonts w:hint="eastAsia"/>
          <w:lang w:eastAsia="zh-CN"/>
        </w:rPr>
        <w:instrText>REF _Ref468892972 \h</w:instrText>
      </w:r>
      <w:r w:rsidR="00CF7089">
        <w:rPr>
          <w:lang w:eastAsia="zh-CN"/>
        </w:rPr>
        <w:instrText xml:space="preserve"> </w:instrText>
      </w:r>
      <w:r w:rsidR="00CF7089">
        <w:rPr>
          <w:lang w:eastAsia="zh-CN"/>
        </w:rPr>
      </w:r>
      <w:r w:rsidR="00CF7089">
        <w:rPr>
          <w:lang w:eastAsia="zh-CN"/>
        </w:rPr>
        <w:fldChar w:fldCharType="separate"/>
      </w:r>
      <w:r w:rsidR="00B560DA">
        <w:t xml:space="preserve">Figure </w:t>
      </w:r>
      <w:r w:rsidR="00B560DA">
        <w:rPr>
          <w:noProof/>
        </w:rPr>
        <w:t>4</w:t>
      </w:r>
      <w:r w:rsidR="00B560DA">
        <w:t>.</w:t>
      </w:r>
      <w:r w:rsidR="00B560DA">
        <w:rPr>
          <w:noProof/>
        </w:rPr>
        <w:t>16</w:t>
      </w:r>
      <w:r w:rsidR="00CF7089">
        <w:rPr>
          <w:lang w:eastAsia="zh-CN"/>
        </w:rPr>
        <w:fldChar w:fldCharType="end"/>
      </w:r>
      <w:r>
        <w:rPr>
          <w:lang w:eastAsia="zh-CN"/>
        </w:rPr>
        <w:t>)</w:t>
      </w:r>
      <w:r>
        <w:rPr>
          <w:rFonts w:cs="Arial"/>
          <w:color w:val="000000"/>
          <w:szCs w:val="22"/>
        </w:rPr>
        <w:t>.</w:t>
      </w:r>
    </w:p>
    <w:p w14:paraId="209975BB" w14:textId="77777777" w:rsidR="00BB3187" w:rsidRDefault="00BB3187" w:rsidP="00BB3187">
      <w:pPr>
        <w:rPr>
          <w:rFonts w:cs="Arial"/>
          <w:szCs w:val="22"/>
        </w:rPr>
      </w:pPr>
    </w:p>
    <w:p w14:paraId="3A464281" w14:textId="77777777" w:rsidR="00BB3187" w:rsidRDefault="00BB3187" w:rsidP="00BB3187">
      <w:pPr>
        <w:rPr>
          <w:rFonts w:cs="Arial"/>
          <w:szCs w:val="22"/>
        </w:rPr>
      </w:pPr>
    </w:p>
    <w:p w14:paraId="347211DA" w14:textId="0F9F962B" w:rsidR="00BB3187" w:rsidRDefault="00E02FE5" w:rsidP="00BB3187">
      <w:pPr>
        <w:keepNext/>
        <w:jc w:val="center"/>
      </w:pPr>
      <w:r>
        <w:rPr>
          <w:noProof/>
          <w:lang w:val="en-CA" w:eastAsia="zh-CN"/>
        </w:rPr>
        <w:lastRenderedPageBreak/>
        <w:drawing>
          <wp:inline distT="0" distB="0" distL="0" distR="0" wp14:anchorId="7850A3B1" wp14:editId="67440D99">
            <wp:extent cx="3847390" cy="3162156"/>
            <wp:effectExtent l="0" t="0" r="1270" b="63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B2.2a-compare.png"/>
                    <pic:cNvPicPr/>
                  </pic:nvPicPr>
                  <pic:blipFill rotWithShape="1">
                    <a:blip r:embed="rId206" cstate="print">
                      <a:extLst>
                        <a:ext uri="{28A0092B-C50C-407E-A947-70E740481C1C}">
                          <a14:useLocalDpi xmlns:a14="http://schemas.microsoft.com/office/drawing/2010/main" val="0"/>
                        </a:ext>
                      </a:extLst>
                    </a:blip>
                    <a:srcRect t="9484" r="5403" b="2992"/>
                    <a:stretch/>
                  </pic:blipFill>
                  <pic:spPr bwMode="auto">
                    <a:xfrm>
                      <a:off x="0" y="0"/>
                      <a:ext cx="3854387" cy="3167907"/>
                    </a:xfrm>
                    <a:prstGeom prst="rect">
                      <a:avLst/>
                    </a:prstGeom>
                    <a:ln>
                      <a:noFill/>
                    </a:ln>
                    <a:extLst>
                      <a:ext uri="{53640926-AAD7-44D8-BBD7-CCE9431645EC}">
                        <a14:shadowObscured xmlns:a14="http://schemas.microsoft.com/office/drawing/2010/main"/>
                      </a:ext>
                    </a:extLst>
                  </pic:spPr>
                </pic:pic>
              </a:graphicData>
            </a:graphic>
          </wp:inline>
        </w:drawing>
      </w:r>
    </w:p>
    <w:p w14:paraId="17239A82" w14:textId="758BCE00" w:rsidR="00BB3187" w:rsidRDefault="00BB3187" w:rsidP="00BB3187">
      <w:pPr>
        <w:pStyle w:val="Caption"/>
        <w:ind w:left="1134" w:hanging="1134"/>
        <w:rPr>
          <w:lang w:eastAsia="zh-CN"/>
        </w:rPr>
      </w:pPr>
      <w:bookmarkStart w:id="1277" w:name="_Ref468892972"/>
      <w:bookmarkStart w:id="1278" w:name="_Toc520375127"/>
      <w:r>
        <w:t xml:space="preserve">Figure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16</w:t>
      </w:r>
      <w:r>
        <w:fldChar w:fldCharType="end"/>
      </w:r>
      <w:bookmarkEnd w:id="1277"/>
      <w:r>
        <w:t xml:space="preserve">: </w:t>
      </w:r>
      <w:r>
        <w:rPr>
          <w:rFonts w:hint="eastAsia"/>
          <w:lang w:eastAsia="zh-CN"/>
        </w:rPr>
        <w:t xml:space="preserve">Comparison of simulated </w:t>
      </w:r>
      <w:r>
        <w:rPr>
          <w:lang w:eastAsia="zh-CN"/>
        </w:rPr>
        <w:t xml:space="preserve">results </w:t>
      </w:r>
      <w:r>
        <w:rPr>
          <w:rFonts w:hint="eastAsia"/>
          <w:lang w:eastAsia="zh-CN"/>
        </w:rPr>
        <w:t xml:space="preserve">and experimental </w:t>
      </w:r>
      <w:r>
        <w:rPr>
          <w:lang w:eastAsia="zh-CN"/>
        </w:rPr>
        <w:t>data</w:t>
      </w:r>
      <w:r>
        <w:rPr>
          <w:rFonts w:hint="eastAsia"/>
          <w:lang w:eastAsia="zh-CN"/>
        </w:rPr>
        <w:t xml:space="preserve"> </w:t>
      </w:r>
      <w:r>
        <w:rPr>
          <w:lang w:eastAsia="zh-CN"/>
        </w:rPr>
        <w:t>for</w:t>
      </w:r>
      <w:r>
        <w:rPr>
          <w:rFonts w:hint="eastAsia"/>
          <w:lang w:eastAsia="zh-CN"/>
        </w:rPr>
        <w:t xml:space="preserve"> accumulated </w:t>
      </w:r>
      <w:r w:rsidRPr="00F36C0D">
        <w:rPr>
          <w:rFonts w:cs="Arial"/>
          <w:szCs w:val="22"/>
          <w:lang w:eastAsia="zh-CN"/>
        </w:rPr>
        <w:t>CaSO</w:t>
      </w:r>
      <w:r w:rsidRPr="00F36C0D">
        <w:rPr>
          <w:rFonts w:cs="Arial"/>
          <w:szCs w:val="22"/>
          <w:vertAlign w:val="subscript"/>
          <w:lang w:eastAsia="zh-CN"/>
        </w:rPr>
        <w:t>4</w:t>
      </w:r>
      <w:r>
        <w:rPr>
          <w:lang w:eastAsia="zh-CN"/>
        </w:rPr>
        <w:t xml:space="preserve"> mass</w:t>
      </w:r>
      <w:r>
        <w:rPr>
          <w:rFonts w:hint="eastAsia"/>
          <w:lang w:eastAsia="zh-CN"/>
        </w:rPr>
        <w:t xml:space="preserve"> in the target reservoir</w:t>
      </w:r>
      <w:r>
        <w:rPr>
          <w:lang w:eastAsia="zh-CN"/>
        </w:rPr>
        <w:t xml:space="preserve"> for case B2.</w:t>
      </w:r>
      <w:r w:rsidR="0034243D">
        <w:rPr>
          <w:lang w:eastAsia="zh-CN"/>
        </w:rPr>
        <w:t>2a</w:t>
      </w:r>
      <w:bookmarkEnd w:id="1278"/>
    </w:p>
    <w:p w14:paraId="4BEB3D8D" w14:textId="77777777" w:rsidR="00BB3187" w:rsidRDefault="00BB3187" w:rsidP="00BB3187">
      <w:pPr>
        <w:rPr>
          <w:lang w:eastAsia="zh-CN"/>
        </w:rPr>
      </w:pPr>
    </w:p>
    <w:p w14:paraId="5D721D2E" w14:textId="12D5D551" w:rsidR="00BB3187" w:rsidRDefault="00BB3187" w:rsidP="00BB3187">
      <w:pPr>
        <w:pStyle w:val="Caption"/>
        <w:keepNext/>
        <w:ind w:left="1134" w:hanging="1134"/>
      </w:pPr>
      <w:bookmarkStart w:id="1279" w:name="_Toc520375012"/>
      <w:r>
        <w:t xml:space="preserve">Table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18</w:t>
      </w:r>
      <w:r>
        <w:fldChar w:fldCharType="end"/>
      </w:r>
      <w:r>
        <w:t xml:space="preserve">: </w:t>
      </w:r>
      <w:r>
        <w:rPr>
          <w:lang w:eastAsia="zh-CN"/>
        </w:rPr>
        <w:t xml:space="preserve">Experimental data and simulated results for the accumulated mass of </w:t>
      </w:r>
      <w:r w:rsidRPr="00F36C0D">
        <w:rPr>
          <w:rFonts w:cs="Arial"/>
          <w:szCs w:val="22"/>
          <w:lang w:eastAsia="zh-CN"/>
        </w:rPr>
        <w:t>CaSO</w:t>
      </w:r>
      <w:r w:rsidRPr="00F36C0D">
        <w:rPr>
          <w:rFonts w:cs="Arial"/>
          <w:szCs w:val="22"/>
          <w:vertAlign w:val="subscript"/>
          <w:lang w:eastAsia="zh-CN"/>
        </w:rPr>
        <w:t>4</w:t>
      </w:r>
      <w:r>
        <w:rPr>
          <w:lang w:eastAsia="zh-CN"/>
        </w:rPr>
        <w:t xml:space="preserve"> for case B2.</w:t>
      </w:r>
      <w:r w:rsidR="00785479">
        <w:rPr>
          <w:lang w:eastAsia="zh-CN"/>
        </w:rPr>
        <w:t>2a</w:t>
      </w:r>
      <w:bookmarkEnd w:id="12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2812"/>
        <w:gridCol w:w="2045"/>
        <w:gridCol w:w="2525"/>
      </w:tblGrid>
      <w:tr w:rsidR="00BB3187" w:rsidRPr="00247CAB" w14:paraId="33E75770" w14:textId="77777777" w:rsidTr="00785479">
        <w:trPr>
          <w:trHeight w:val="300"/>
        </w:trPr>
        <w:tc>
          <w:tcPr>
            <w:tcW w:w="723" w:type="pct"/>
            <w:vMerge w:val="restart"/>
            <w:shd w:val="clear" w:color="auto" w:fill="D9D9D9" w:themeFill="background1" w:themeFillShade="D9"/>
            <w:noWrap/>
            <w:vAlign w:val="center"/>
          </w:tcPr>
          <w:p w14:paraId="7DD652B6" w14:textId="77777777" w:rsidR="00BB3187" w:rsidRDefault="00BB3187" w:rsidP="00785479">
            <w:pPr>
              <w:spacing w:before="0" w:after="0"/>
              <w:jc w:val="center"/>
              <w:rPr>
                <w:rFonts w:eastAsia="Times New Roman" w:cs="Arial"/>
                <w:b/>
                <w:szCs w:val="22"/>
                <w:lang w:eastAsia="zh-CN"/>
              </w:rPr>
            </w:pPr>
            <w:r w:rsidRPr="00F239EB">
              <w:rPr>
                <w:rFonts w:eastAsia="Times New Roman" w:cs="Arial"/>
                <w:b/>
                <w:szCs w:val="22"/>
                <w:lang w:eastAsia="zh-CN"/>
              </w:rPr>
              <w:t>Time</w:t>
            </w:r>
          </w:p>
          <w:p w14:paraId="22300AA1" w14:textId="77777777" w:rsidR="00BB3187" w:rsidRPr="00F239EB" w:rsidRDefault="00BB3187" w:rsidP="00785479">
            <w:pPr>
              <w:spacing w:before="0" w:after="0"/>
              <w:jc w:val="center"/>
              <w:rPr>
                <w:rFonts w:cs="Arial"/>
                <w:b/>
                <w:color w:val="000000"/>
                <w:szCs w:val="22"/>
                <w:lang w:eastAsia="zh-CN"/>
              </w:rPr>
            </w:pPr>
            <w:r w:rsidRPr="00F239EB">
              <w:rPr>
                <w:rFonts w:eastAsia="Times New Roman" w:cs="Arial"/>
                <w:b/>
                <w:szCs w:val="22"/>
                <w:lang w:eastAsia="zh-CN"/>
              </w:rPr>
              <w:t>[day]</w:t>
            </w:r>
          </w:p>
        </w:tc>
        <w:tc>
          <w:tcPr>
            <w:tcW w:w="4277" w:type="pct"/>
            <w:gridSpan w:val="3"/>
            <w:shd w:val="clear" w:color="auto" w:fill="D9D9D9" w:themeFill="background1" w:themeFillShade="D9"/>
            <w:vAlign w:val="bottom"/>
          </w:tcPr>
          <w:p w14:paraId="2814755E" w14:textId="77777777" w:rsidR="00BB3187" w:rsidRPr="00F239EB" w:rsidRDefault="00BB3187" w:rsidP="00785479">
            <w:pPr>
              <w:spacing w:before="0" w:after="0"/>
              <w:jc w:val="center"/>
              <w:rPr>
                <w:rFonts w:eastAsia="Times New Roman" w:cs="Arial"/>
                <w:b/>
                <w:color w:val="000000"/>
                <w:szCs w:val="22"/>
                <w:lang w:eastAsia="zh-CN"/>
              </w:rPr>
            </w:pPr>
            <w:r>
              <w:rPr>
                <w:rFonts w:eastAsia="Times New Roman" w:cs="Arial"/>
                <w:b/>
                <w:szCs w:val="22"/>
                <w:lang w:eastAsia="zh-CN"/>
              </w:rPr>
              <w:t>Accumulated CaSO</w:t>
            </w:r>
            <w:r>
              <w:rPr>
                <w:rFonts w:eastAsia="Times New Roman" w:cs="Arial"/>
                <w:b/>
                <w:szCs w:val="22"/>
                <w:vertAlign w:val="subscript"/>
                <w:lang w:eastAsia="zh-CN"/>
              </w:rPr>
              <w:t>4</w:t>
            </w:r>
            <w:r>
              <w:rPr>
                <w:rFonts w:eastAsia="Times New Roman" w:cs="Arial"/>
                <w:b/>
                <w:szCs w:val="22"/>
                <w:lang w:eastAsia="zh-CN"/>
              </w:rPr>
              <w:t xml:space="preserve"> mass [mol]</w:t>
            </w:r>
          </w:p>
        </w:tc>
      </w:tr>
      <w:tr w:rsidR="00BB3187" w:rsidRPr="00247CAB" w14:paraId="7A583C21" w14:textId="77777777" w:rsidTr="00785479">
        <w:trPr>
          <w:trHeight w:val="300"/>
        </w:trPr>
        <w:tc>
          <w:tcPr>
            <w:tcW w:w="723" w:type="pct"/>
            <w:vMerge/>
            <w:shd w:val="clear" w:color="auto" w:fill="auto"/>
            <w:noWrap/>
            <w:vAlign w:val="bottom"/>
            <w:hideMark/>
          </w:tcPr>
          <w:p w14:paraId="4D1237AF" w14:textId="77777777" w:rsidR="00BB3187" w:rsidRPr="00F239EB" w:rsidRDefault="00BB3187" w:rsidP="00785479">
            <w:pPr>
              <w:spacing w:before="0" w:after="0"/>
              <w:jc w:val="center"/>
              <w:rPr>
                <w:rFonts w:eastAsia="Times New Roman" w:cs="Arial"/>
                <w:b/>
                <w:szCs w:val="22"/>
                <w:lang w:eastAsia="zh-CN"/>
              </w:rPr>
            </w:pPr>
          </w:p>
        </w:tc>
        <w:tc>
          <w:tcPr>
            <w:tcW w:w="1629" w:type="pct"/>
            <w:shd w:val="clear" w:color="auto" w:fill="auto"/>
            <w:noWrap/>
            <w:vAlign w:val="bottom"/>
            <w:hideMark/>
          </w:tcPr>
          <w:p w14:paraId="4EEEFFCD" w14:textId="77777777" w:rsidR="00BB3187" w:rsidRPr="00F239EB" w:rsidRDefault="00BB3187" w:rsidP="00785479">
            <w:pPr>
              <w:spacing w:before="0" w:after="0"/>
              <w:jc w:val="center"/>
              <w:rPr>
                <w:rFonts w:eastAsia="Times New Roman" w:cs="Arial"/>
                <w:b/>
                <w:szCs w:val="22"/>
                <w:lang w:eastAsia="zh-CN"/>
              </w:rPr>
            </w:pPr>
            <w:r w:rsidRPr="00F239EB">
              <w:rPr>
                <w:rFonts w:eastAsia="Times New Roman" w:cs="Arial"/>
                <w:b/>
                <w:szCs w:val="22"/>
                <w:lang w:eastAsia="zh-CN"/>
              </w:rPr>
              <w:t xml:space="preserve">Measured </w:t>
            </w:r>
          </w:p>
        </w:tc>
        <w:tc>
          <w:tcPr>
            <w:tcW w:w="1185" w:type="pct"/>
            <w:shd w:val="clear" w:color="auto" w:fill="auto"/>
            <w:noWrap/>
            <w:vAlign w:val="bottom"/>
            <w:hideMark/>
          </w:tcPr>
          <w:p w14:paraId="41D84366" w14:textId="77777777" w:rsidR="00BB3187" w:rsidRPr="00F239EB" w:rsidRDefault="00BB3187" w:rsidP="00785479">
            <w:pPr>
              <w:spacing w:before="0" w:after="0"/>
              <w:jc w:val="center"/>
              <w:rPr>
                <w:rFonts w:eastAsia="Times New Roman" w:cs="Arial"/>
                <w:b/>
                <w:szCs w:val="22"/>
                <w:lang w:eastAsia="zh-CN"/>
              </w:rPr>
            </w:pPr>
            <w:r>
              <w:rPr>
                <w:rFonts w:eastAsia="Times New Roman" w:cs="Arial"/>
                <w:b/>
                <w:szCs w:val="22"/>
                <w:lang w:eastAsia="zh-CN"/>
              </w:rPr>
              <w:t xml:space="preserve">Simulated </w:t>
            </w:r>
          </w:p>
        </w:tc>
        <w:tc>
          <w:tcPr>
            <w:tcW w:w="1463" w:type="pct"/>
            <w:shd w:val="clear" w:color="auto" w:fill="auto"/>
            <w:noWrap/>
            <w:vAlign w:val="bottom"/>
            <w:hideMark/>
          </w:tcPr>
          <w:p w14:paraId="209E776C" w14:textId="77777777" w:rsidR="00BB3187" w:rsidRPr="00F239EB" w:rsidRDefault="00BB3187" w:rsidP="00785479">
            <w:pPr>
              <w:spacing w:before="0" w:after="0"/>
              <w:jc w:val="center"/>
              <w:rPr>
                <w:rFonts w:eastAsia="Times New Roman" w:cs="Arial"/>
                <w:b/>
                <w:szCs w:val="22"/>
                <w:lang w:eastAsia="zh-CN"/>
              </w:rPr>
            </w:pPr>
            <w:r w:rsidRPr="00F239EB">
              <w:rPr>
                <w:rFonts w:eastAsia="Times New Roman" w:cs="Arial"/>
                <w:b/>
                <w:szCs w:val="22"/>
                <w:lang w:eastAsia="zh-CN"/>
              </w:rPr>
              <w:t>Residual</w:t>
            </w:r>
          </w:p>
        </w:tc>
      </w:tr>
      <w:tr w:rsidR="008028C2" w:rsidRPr="00247CAB" w14:paraId="10A33A84" w14:textId="77777777" w:rsidTr="001D7905">
        <w:trPr>
          <w:trHeight w:val="300"/>
        </w:trPr>
        <w:tc>
          <w:tcPr>
            <w:tcW w:w="723" w:type="pct"/>
            <w:shd w:val="clear" w:color="auto" w:fill="auto"/>
            <w:noWrap/>
            <w:vAlign w:val="center"/>
          </w:tcPr>
          <w:p w14:paraId="2607AC49" w14:textId="7F265FFC" w:rsidR="008028C2" w:rsidRPr="002C2F63" w:rsidRDefault="008028C2" w:rsidP="008028C2">
            <w:pPr>
              <w:spacing w:before="0" w:after="0"/>
              <w:jc w:val="center"/>
              <w:rPr>
                <w:rFonts w:cs="Arial"/>
                <w:color w:val="000000"/>
                <w:szCs w:val="22"/>
              </w:rPr>
            </w:pPr>
            <w:ins w:id="1280" w:author="Mingliang Xie" w:date="2014-03-04T11:13:00Z">
              <w:r w:rsidRPr="005F0835">
                <w:rPr>
                  <w:rFonts w:cs="Arial"/>
                  <w:sz w:val="22"/>
                  <w:szCs w:val="22"/>
                </w:rPr>
                <w:t>2.00</w:t>
              </w:r>
            </w:ins>
          </w:p>
        </w:tc>
        <w:tc>
          <w:tcPr>
            <w:tcW w:w="1629" w:type="pct"/>
            <w:shd w:val="clear" w:color="auto" w:fill="auto"/>
            <w:noWrap/>
            <w:vAlign w:val="center"/>
          </w:tcPr>
          <w:p w14:paraId="0F692E63" w14:textId="38E74A85" w:rsidR="008028C2" w:rsidRPr="00F35E04" w:rsidRDefault="008028C2" w:rsidP="008028C2">
            <w:pPr>
              <w:spacing w:before="0" w:after="0"/>
              <w:jc w:val="center"/>
              <w:rPr>
                <w:rFonts w:cs="Arial"/>
                <w:color w:val="000000"/>
                <w:szCs w:val="22"/>
              </w:rPr>
            </w:pPr>
            <w:r>
              <w:rPr>
                <w:rFonts w:cs="Arial"/>
                <w:sz w:val="22"/>
                <w:szCs w:val="22"/>
              </w:rPr>
              <w:t>1.76</w:t>
            </w:r>
            <w:ins w:id="1281" w:author="Mingliang Xie" w:date="2014-04-10T21:31:00Z">
              <w:r w:rsidRPr="007D4D8D">
                <w:rPr>
                  <w:rFonts w:cs="Arial"/>
                  <w:sz w:val="22"/>
                  <w:szCs w:val="22"/>
                </w:rPr>
                <w:t>×10</w:t>
              </w:r>
            </w:ins>
            <w:ins w:id="1282" w:author="Mingliang Xie" w:date="2014-04-11T09:10:00Z">
              <w:r w:rsidRPr="0021672E">
                <w:rPr>
                  <w:rFonts w:cs="Arial"/>
                  <w:sz w:val="22"/>
                  <w:szCs w:val="22"/>
                  <w:vertAlign w:val="superscript"/>
                </w:rPr>
                <w:t>-6</w:t>
              </w:r>
            </w:ins>
          </w:p>
        </w:tc>
        <w:tc>
          <w:tcPr>
            <w:tcW w:w="1185" w:type="pct"/>
            <w:shd w:val="clear" w:color="auto" w:fill="auto"/>
            <w:noWrap/>
            <w:vAlign w:val="center"/>
          </w:tcPr>
          <w:p w14:paraId="5125327A" w14:textId="344DD7AF" w:rsidR="008028C2" w:rsidRPr="008B478A" w:rsidRDefault="008028C2" w:rsidP="008028C2">
            <w:pPr>
              <w:spacing w:before="0" w:after="0"/>
              <w:jc w:val="center"/>
              <w:rPr>
                <w:rFonts w:cs="Arial"/>
                <w:color w:val="000000"/>
                <w:szCs w:val="22"/>
              </w:rPr>
            </w:pPr>
            <w:ins w:id="1283" w:author="Mingliang Xie" w:date="2014-03-04T11:20:00Z">
              <w:r w:rsidRPr="005F0835">
                <w:rPr>
                  <w:rFonts w:cs="Arial"/>
                  <w:sz w:val="22"/>
                  <w:szCs w:val="22"/>
                </w:rPr>
                <w:t>3.</w:t>
              </w:r>
            </w:ins>
            <w:r>
              <w:rPr>
                <w:rFonts w:cs="Arial"/>
                <w:sz w:val="22"/>
                <w:szCs w:val="22"/>
              </w:rPr>
              <w:t>84</w:t>
            </w:r>
            <w:ins w:id="1284" w:author="Mingliang Xie" w:date="2014-04-10T21:31:00Z">
              <w:r w:rsidRPr="007D4D8D">
                <w:rPr>
                  <w:rFonts w:cs="Arial"/>
                  <w:sz w:val="22"/>
                  <w:szCs w:val="22"/>
                </w:rPr>
                <w:t>×10</w:t>
              </w:r>
            </w:ins>
            <w:ins w:id="1285" w:author="Mingliang Xie" w:date="2014-04-11T09:10:00Z">
              <w:r w:rsidRPr="0021672E">
                <w:rPr>
                  <w:rFonts w:cs="Arial"/>
                  <w:sz w:val="22"/>
                  <w:szCs w:val="22"/>
                  <w:vertAlign w:val="superscript"/>
                </w:rPr>
                <w:t>-6</w:t>
              </w:r>
            </w:ins>
          </w:p>
        </w:tc>
        <w:tc>
          <w:tcPr>
            <w:tcW w:w="1463" w:type="pct"/>
            <w:shd w:val="clear" w:color="auto" w:fill="auto"/>
            <w:noWrap/>
            <w:vAlign w:val="center"/>
          </w:tcPr>
          <w:p w14:paraId="1B0E5A19" w14:textId="197658BA" w:rsidR="008028C2" w:rsidRPr="008B478A" w:rsidRDefault="008028C2" w:rsidP="008028C2">
            <w:pPr>
              <w:spacing w:before="0" w:after="0"/>
              <w:jc w:val="center"/>
              <w:rPr>
                <w:rFonts w:cs="Arial"/>
                <w:color w:val="000000"/>
                <w:szCs w:val="22"/>
              </w:rPr>
            </w:pPr>
            <w:ins w:id="1286" w:author="Mingliang Xie" w:date="2014-03-04T11:20:00Z">
              <w:r w:rsidRPr="005F0835">
                <w:rPr>
                  <w:rFonts w:cs="Arial"/>
                  <w:sz w:val="22"/>
                  <w:szCs w:val="22"/>
                </w:rPr>
                <w:t>-</w:t>
              </w:r>
            </w:ins>
            <w:r>
              <w:rPr>
                <w:rFonts w:cs="Arial"/>
                <w:sz w:val="22"/>
                <w:szCs w:val="22"/>
              </w:rPr>
              <w:t>2.08</w:t>
            </w:r>
            <w:ins w:id="1287" w:author="Mingliang Xie" w:date="2014-04-10T21:31:00Z">
              <w:r w:rsidRPr="007D4D8D">
                <w:rPr>
                  <w:rFonts w:cs="Arial"/>
                  <w:sz w:val="22"/>
                  <w:szCs w:val="22"/>
                </w:rPr>
                <w:t>×10</w:t>
              </w:r>
            </w:ins>
            <w:ins w:id="1288" w:author="Mingliang Xie" w:date="2014-04-11T09:10:00Z">
              <w:r w:rsidRPr="0021672E">
                <w:rPr>
                  <w:rFonts w:cs="Arial"/>
                  <w:sz w:val="22"/>
                  <w:szCs w:val="22"/>
                  <w:vertAlign w:val="superscript"/>
                </w:rPr>
                <w:t>-6</w:t>
              </w:r>
            </w:ins>
          </w:p>
        </w:tc>
      </w:tr>
      <w:tr w:rsidR="008028C2" w:rsidRPr="00247CAB" w14:paraId="187A64FB" w14:textId="77777777" w:rsidTr="001D7905">
        <w:trPr>
          <w:trHeight w:val="300"/>
        </w:trPr>
        <w:tc>
          <w:tcPr>
            <w:tcW w:w="723" w:type="pct"/>
            <w:shd w:val="clear" w:color="auto" w:fill="auto"/>
            <w:noWrap/>
            <w:vAlign w:val="center"/>
          </w:tcPr>
          <w:p w14:paraId="61088DBA" w14:textId="5F694EC7" w:rsidR="008028C2" w:rsidRPr="002C2F63" w:rsidRDefault="008028C2" w:rsidP="008028C2">
            <w:pPr>
              <w:spacing w:before="0" w:after="0"/>
              <w:jc w:val="center"/>
              <w:rPr>
                <w:rFonts w:cs="Arial"/>
                <w:color w:val="000000"/>
                <w:szCs w:val="22"/>
              </w:rPr>
            </w:pPr>
            <w:ins w:id="1289" w:author="Mingliang Xie" w:date="2014-03-04T11:13:00Z">
              <w:r w:rsidRPr="005F0835">
                <w:rPr>
                  <w:rFonts w:cs="Arial"/>
                  <w:sz w:val="22"/>
                  <w:szCs w:val="22"/>
                </w:rPr>
                <w:t>4.87</w:t>
              </w:r>
            </w:ins>
          </w:p>
        </w:tc>
        <w:tc>
          <w:tcPr>
            <w:tcW w:w="1629" w:type="pct"/>
            <w:shd w:val="clear" w:color="auto" w:fill="auto"/>
            <w:noWrap/>
            <w:vAlign w:val="center"/>
          </w:tcPr>
          <w:p w14:paraId="2032061E" w14:textId="75267D65" w:rsidR="008028C2" w:rsidRPr="00F35E04" w:rsidRDefault="008028C2" w:rsidP="008028C2">
            <w:pPr>
              <w:spacing w:before="0" w:after="0"/>
              <w:jc w:val="center"/>
              <w:rPr>
                <w:rFonts w:cs="Arial"/>
                <w:color w:val="000000"/>
                <w:szCs w:val="22"/>
              </w:rPr>
            </w:pPr>
            <w:ins w:id="1290" w:author="Mingliang Xie" w:date="2014-03-04T11:12:00Z">
              <w:r w:rsidRPr="005F0835">
                <w:rPr>
                  <w:rFonts w:cs="Arial"/>
                  <w:sz w:val="22"/>
                  <w:szCs w:val="22"/>
                </w:rPr>
                <w:t>1.</w:t>
              </w:r>
            </w:ins>
            <w:r>
              <w:rPr>
                <w:rFonts w:cs="Arial"/>
                <w:sz w:val="22"/>
                <w:szCs w:val="22"/>
              </w:rPr>
              <w:t>03</w:t>
            </w:r>
            <w:ins w:id="1291" w:author="Mingliang Xie" w:date="2014-04-10T21:31:00Z">
              <w:r w:rsidRPr="007D4D8D">
                <w:rPr>
                  <w:rFonts w:cs="Arial"/>
                  <w:sz w:val="22"/>
                  <w:szCs w:val="22"/>
                </w:rPr>
                <w:t>×10</w:t>
              </w:r>
            </w:ins>
            <w:ins w:id="1292" w:author="Mingliang Xie" w:date="2014-04-11T09:10:00Z">
              <w:r w:rsidRPr="0021672E">
                <w:rPr>
                  <w:rFonts w:cs="Arial"/>
                  <w:sz w:val="22"/>
                  <w:szCs w:val="22"/>
                  <w:vertAlign w:val="superscript"/>
                </w:rPr>
                <w:t>-5</w:t>
              </w:r>
            </w:ins>
          </w:p>
        </w:tc>
        <w:tc>
          <w:tcPr>
            <w:tcW w:w="1185" w:type="pct"/>
            <w:shd w:val="clear" w:color="auto" w:fill="auto"/>
            <w:noWrap/>
            <w:vAlign w:val="center"/>
          </w:tcPr>
          <w:p w14:paraId="3A2175CE" w14:textId="33F14D19" w:rsidR="008028C2" w:rsidRPr="008B478A" w:rsidRDefault="008028C2" w:rsidP="008028C2">
            <w:pPr>
              <w:spacing w:before="0" w:after="0"/>
              <w:jc w:val="center"/>
              <w:rPr>
                <w:rFonts w:cs="Arial"/>
                <w:color w:val="000000"/>
                <w:szCs w:val="22"/>
              </w:rPr>
            </w:pPr>
            <w:ins w:id="1293" w:author="Mingliang Xie" w:date="2014-03-04T11:20:00Z">
              <w:r w:rsidRPr="005F0835">
                <w:rPr>
                  <w:rFonts w:cs="Arial"/>
                  <w:sz w:val="22"/>
                  <w:szCs w:val="22"/>
                </w:rPr>
                <w:t>9.</w:t>
              </w:r>
            </w:ins>
            <w:r>
              <w:rPr>
                <w:rFonts w:cs="Arial"/>
                <w:sz w:val="22"/>
                <w:szCs w:val="22"/>
              </w:rPr>
              <w:t>7</w:t>
            </w:r>
            <w:ins w:id="1294" w:author="Mingliang Xie" w:date="2014-03-04T11:20:00Z">
              <w:r w:rsidRPr="005F0835">
                <w:rPr>
                  <w:rFonts w:cs="Arial"/>
                  <w:sz w:val="22"/>
                  <w:szCs w:val="22"/>
                </w:rPr>
                <w:t>9</w:t>
              </w:r>
            </w:ins>
            <w:ins w:id="1295" w:author="Mingliang Xie" w:date="2014-04-10T21:31:00Z">
              <w:r w:rsidRPr="007D4D8D">
                <w:rPr>
                  <w:rFonts w:cs="Arial"/>
                  <w:sz w:val="22"/>
                  <w:szCs w:val="22"/>
                </w:rPr>
                <w:t>×10</w:t>
              </w:r>
            </w:ins>
            <w:ins w:id="1296" w:author="Mingliang Xie" w:date="2014-04-11T09:10:00Z">
              <w:r w:rsidRPr="0021672E">
                <w:rPr>
                  <w:rFonts w:cs="Arial"/>
                  <w:sz w:val="22"/>
                  <w:szCs w:val="22"/>
                  <w:vertAlign w:val="superscript"/>
                </w:rPr>
                <w:t>-6</w:t>
              </w:r>
            </w:ins>
          </w:p>
        </w:tc>
        <w:tc>
          <w:tcPr>
            <w:tcW w:w="1463" w:type="pct"/>
            <w:shd w:val="clear" w:color="auto" w:fill="auto"/>
            <w:noWrap/>
            <w:vAlign w:val="center"/>
          </w:tcPr>
          <w:p w14:paraId="30B12F90" w14:textId="3779E281" w:rsidR="008028C2" w:rsidRPr="008B478A" w:rsidRDefault="008028C2" w:rsidP="008028C2">
            <w:pPr>
              <w:spacing w:before="0" w:after="0"/>
              <w:jc w:val="center"/>
              <w:rPr>
                <w:rFonts w:cs="Arial"/>
                <w:color w:val="000000"/>
                <w:szCs w:val="22"/>
              </w:rPr>
            </w:pPr>
            <w:r>
              <w:rPr>
                <w:rFonts w:cs="Arial"/>
                <w:sz w:val="22"/>
                <w:szCs w:val="22"/>
              </w:rPr>
              <w:t>4</w:t>
            </w:r>
            <w:ins w:id="1297" w:author="Mingliang Xie" w:date="2014-03-04T11:20:00Z">
              <w:r w:rsidRPr="005F0835">
                <w:rPr>
                  <w:rFonts w:cs="Arial"/>
                  <w:sz w:val="22"/>
                  <w:szCs w:val="22"/>
                </w:rPr>
                <w:t>.7</w:t>
              </w:r>
            </w:ins>
            <w:r>
              <w:rPr>
                <w:rFonts w:cs="Arial"/>
                <w:sz w:val="22"/>
                <w:szCs w:val="22"/>
              </w:rPr>
              <w:t>6</w:t>
            </w:r>
            <w:ins w:id="1298" w:author="Mingliang Xie" w:date="2014-04-10T21:31:00Z">
              <w:r w:rsidRPr="007D4D8D">
                <w:rPr>
                  <w:rFonts w:cs="Arial"/>
                  <w:sz w:val="22"/>
                  <w:szCs w:val="22"/>
                </w:rPr>
                <w:t>×10</w:t>
              </w:r>
            </w:ins>
            <w:ins w:id="1299" w:author="Mingliang Xie" w:date="2014-04-11T09:11:00Z">
              <w:r w:rsidRPr="0021672E">
                <w:rPr>
                  <w:rFonts w:cs="Arial"/>
                  <w:sz w:val="22"/>
                  <w:szCs w:val="22"/>
                  <w:vertAlign w:val="superscript"/>
                </w:rPr>
                <w:t>-7</w:t>
              </w:r>
            </w:ins>
          </w:p>
        </w:tc>
      </w:tr>
      <w:tr w:rsidR="008028C2" w:rsidRPr="00247CAB" w14:paraId="56EDE55D" w14:textId="77777777" w:rsidTr="001D7905">
        <w:trPr>
          <w:trHeight w:val="300"/>
        </w:trPr>
        <w:tc>
          <w:tcPr>
            <w:tcW w:w="723" w:type="pct"/>
            <w:shd w:val="clear" w:color="auto" w:fill="auto"/>
            <w:noWrap/>
            <w:vAlign w:val="center"/>
          </w:tcPr>
          <w:p w14:paraId="2A80B778" w14:textId="51EE2F72" w:rsidR="008028C2" w:rsidRPr="002C2F63" w:rsidRDefault="008028C2" w:rsidP="008028C2">
            <w:pPr>
              <w:spacing w:before="0" w:after="0"/>
              <w:jc w:val="center"/>
              <w:rPr>
                <w:rFonts w:cs="Arial"/>
                <w:color w:val="000000"/>
                <w:szCs w:val="22"/>
              </w:rPr>
            </w:pPr>
            <w:ins w:id="1300" w:author="Mingliang Xie" w:date="2014-03-04T11:13:00Z">
              <w:r w:rsidRPr="005F0835">
                <w:rPr>
                  <w:rFonts w:cs="Arial"/>
                  <w:sz w:val="22"/>
                  <w:szCs w:val="22"/>
                </w:rPr>
                <w:t>8.72</w:t>
              </w:r>
            </w:ins>
          </w:p>
        </w:tc>
        <w:tc>
          <w:tcPr>
            <w:tcW w:w="1629" w:type="pct"/>
            <w:shd w:val="clear" w:color="auto" w:fill="auto"/>
            <w:noWrap/>
            <w:vAlign w:val="center"/>
          </w:tcPr>
          <w:p w14:paraId="270B389C" w14:textId="7E4133FA" w:rsidR="008028C2" w:rsidRPr="00F35E04" w:rsidRDefault="008028C2" w:rsidP="008028C2">
            <w:pPr>
              <w:spacing w:before="0" w:after="0"/>
              <w:jc w:val="center"/>
              <w:rPr>
                <w:rFonts w:cs="Arial"/>
                <w:color w:val="000000"/>
                <w:szCs w:val="22"/>
              </w:rPr>
            </w:pPr>
            <w:ins w:id="1301" w:author="Mingliang Xie" w:date="2014-03-04T11:12:00Z">
              <w:r w:rsidRPr="005F0835">
                <w:rPr>
                  <w:rFonts w:cs="Arial"/>
                  <w:sz w:val="22"/>
                  <w:szCs w:val="22"/>
                </w:rPr>
                <w:t>2.</w:t>
              </w:r>
            </w:ins>
            <w:r>
              <w:rPr>
                <w:rFonts w:cs="Arial"/>
                <w:sz w:val="22"/>
                <w:szCs w:val="22"/>
              </w:rPr>
              <w:t>07</w:t>
            </w:r>
            <w:ins w:id="1302" w:author="Mingliang Xie" w:date="2014-04-10T21:31:00Z">
              <w:r w:rsidRPr="007D4D8D">
                <w:rPr>
                  <w:rFonts w:cs="Arial"/>
                  <w:sz w:val="22"/>
                  <w:szCs w:val="22"/>
                </w:rPr>
                <w:t>×10</w:t>
              </w:r>
            </w:ins>
            <w:ins w:id="1303" w:author="Mingliang Xie" w:date="2014-04-11T09:10:00Z">
              <w:r w:rsidRPr="0021672E">
                <w:rPr>
                  <w:rFonts w:cs="Arial"/>
                  <w:sz w:val="22"/>
                  <w:szCs w:val="22"/>
                  <w:vertAlign w:val="superscript"/>
                </w:rPr>
                <w:t>-5</w:t>
              </w:r>
            </w:ins>
          </w:p>
        </w:tc>
        <w:tc>
          <w:tcPr>
            <w:tcW w:w="1185" w:type="pct"/>
            <w:shd w:val="clear" w:color="auto" w:fill="auto"/>
            <w:noWrap/>
            <w:vAlign w:val="center"/>
          </w:tcPr>
          <w:p w14:paraId="74876D1E" w14:textId="480A5CEC" w:rsidR="008028C2" w:rsidRPr="008B478A" w:rsidRDefault="008028C2" w:rsidP="008028C2">
            <w:pPr>
              <w:spacing w:before="0" w:after="0"/>
              <w:jc w:val="center"/>
              <w:rPr>
                <w:rFonts w:cs="Arial"/>
                <w:color w:val="000000"/>
                <w:szCs w:val="22"/>
              </w:rPr>
            </w:pPr>
            <w:ins w:id="1304" w:author="Mingliang Xie" w:date="2014-03-04T11:20:00Z">
              <w:r w:rsidRPr="005F0835">
                <w:rPr>
                  <w:rFonts w:cs="Arial"/>
                  <w:sz w:val="22"/>
                  <w:szCs w:val="22"/>
                </w:rPr>
                <w:t>1.7</w:t>
              </w:r>
            </w:ins>
            <w:r>
              <w:rPr>
                <w:rFonts w:cs="Arial"/>
                <w:sz w:val="22"/>
                <w:szCs w:val="22"/>
              </w:rPr>
              <w:t>7</w:t>
            </w:r>
            <w:ins w:id="1305" w:author="Mingliang Xie" w:date="2014-04-10T21:31:00Z">
              <w:r w:rsidRPr="007D4D8D">
                <w:rPr>
                  <w:rFonts w:cs="Arial"/>
                  <w:sz w:val="22"/>
                  <w:szCs w:val="22"/>
                </w:rPr>
                <w:t>×10</w:t>
              </w:r>
            </w:ins>
            <w:ins w:id="1306" w:author="Mingliang Xie" w:date="2014-04-11T09:10:00Z">
              <w:r w:rsidRPr="0021672E">
                <w:rPr>
                  <w:rFonts w:cs="Arial"/>
                  <w:sz w:val="22"/>
                  <w:szCs w:val="22"/>
                  <w:vertAlign w:val="superscript"/>
                </w:rPr>
                <w:t>-5</w:t>
              </w:r>
            </w:ins>
          </w:p>
        </w:tc>
        <w:tc>
          <w:tcPr>
            <w:tcW w:w="1463" w:type="pct"/>
            <w:shd w:val="clear" w:color="auto" w:fill="auto"/>
            <w:noWrap/>
            <w:vAlign w:val="center"/>
          </w:tcPr>
          <w:p w14:paraId="0A721DCD" w14:textId="7EA8DF5F" w:rsidR="008028C2" w:rsidRPr="008B478A" w:rsidRDefault="008028C2" w:rsidP="008028C2">
            <w:pPr>
              <w:spacing w:before="0" w:after="0"/>
              <w:jc w:val="center"/>
              <w:rPr>
                <w:rFonts w:cs="Arial"/>
                <w:color w:val="000000"/>
                <w:szCs w:val="22"/>
              </w:rPr>
            </w:pPr>
            <w:r>
              <w:rPr>
                <w:rFonts w:cs="Arial"/>
                <w:sz w:val="22"/>
                <w:szCs w:val="22"/>
              </w:rPr>
              <w:t>2</w:t>
            </w:r>
            <w:ins w:id="1307" w:author="Mingliang Xie" w:date="2014-03-04T11:20:00Z">
              <w:r w:rsidRPr="005F0835">
                <w:rPr>
                  <w:rFonts w:cs="Arial"/>
                  <w:sz w:val="22"/>
                  <w:szCs w:val="22"/>
                </w:rPr>
                <w:t>.</w:t>
              </w:r>
            </w:ins>
            <w:r>
              <w:rPr>
                <w:rFonts w:cs="Arial"/>
                <w:sz w:val="22"/>
                <w:szCs w:val="22"/>
              </w:rPr>
              <w:t>9</w:t>
            </w:r>
            <w:ins w:id="1308" w:author="Mingliang Xie" w:date="2014-03-04T11:20:00Z">
              <w:r w:rsidRPr="005F0835">
                <w:rPr>
                  <w:rFonts w:cs="Arial"/>
                  <w:sz w:val="22"/>
                  <w:szCs w:val="22"/>
                </w:rPr>
                <w:t>4</w:t>
              </w:r>
            </w:ins>
            <w:ins w:id="1309" w:author="Mingliang Xie" w:date="2014-04-10T21:31:00Z">
              <w:r w:rsidRPr="007D4D8D">
                <w:rPr>
                  <w:rFonts w:cs="Arial"/>
                  <w:sz w:val="22"/>
                  <w:szCs w:val="22"/>
                </w:rPr>
                <w:t>×10</w:t>
              </w:r>
            </w:ins>
            <w:ins w:id="1310" w:author="Mingliang Xie" w:date="2014-04-11T09:10:00Z">
              <w:r w:rsidRPr="0021672E">
                <w:rPr>
                  <w:rFonts w:cs="Arial"/>
                  <w:sz w:val="22"/>
                  <w:szCs w:val="22"/>
                  <w:vertAlign w:val="superscript"/>
                </w:rPr>
                <w:t>-6</w:t>
              </w:r>
            </w:ins>
          </w:p>
        </w:tc>
      </w:tr>
      <w:tr w:rsidR="008028C2" w:rsidRPr="00247CAB" w14:paraId="62E43B52" w14:textId="77777777" w:rsidTr="001D7905">
        <w:trPr>
          <w:trHeight w:val="300"/>
        </w:trPr>
        <w:tc>
          <w:tcPr>
            <w:tcW w:w="723" w:type="pct"/>
            <w:shd w:val="clear" w:color="auto" w:fill="auto"/>
            <w:noWrap/>
            <w:vAlign w:val="center"/>
          </w:tcPr>
          <w:p w14:paraId="7F84FAD8" w14:textId="6ADD5482" w:rsidR="008028C2" w:rsidRPr="002C2F63" w:rsidRDefault="008028C2" w:rsidP="008028C2">
            <w:pPr>
              <w:spacing w:before="0" w:after="0"/>
              <w:jc w:val="center"/>
              <w:rPr>
                <w:rFonts w:cs="Arial"/>
                <w:color w:val="000000"/>
                <w:szCs w:val="22"/>
              </w:rPr>
            </w:pPr>
            <w:ins w:id="1311" w:author="Mingliang Xie" w:date="2014-03-04T11:13:00Z">
              <w:r w:rsidRPr="005F0835">
                <w:rPr>
                  <w:rFonts w:cs="Arial"/>
                  <w:sz w:val="22"/>
                  <w:szCs w:val="22"/>
                </w:rPr>
                <w:t>18.85</w:t>
              </w:r>
            </w:ins>
          </w:p>
        </w:tc>
        <w:tc>
          <w:tcPr>
            <w:tcW w:w="1629" w:type="pct"/>
            <w:shd w:val="clear" w:color="auto" w:fill="auto"/>
            <w:noWrap/>
            <w:vAlign w:val="center"/>
          </w:tcPr>
          <w:p w14:paraId="2B983D69" w14:textId="4A77C2D7" w:rsidR="008028C2" w:rsidRPr="00F35E04" w:rsidRDefault="008028C2" w:rsidP="008028C2">
            <w:pPr>
              <w:spacing w:before="0" w:after="0"/>
              <w:jc w:val="center"/>
              <w:rPr>
                <w:rFonts w:cs="Arial"/>
                <w:color w:val="000000"/>
                <w:szCs w:val="22"/>
              </w:rPr>
            </w:pPr>
            <w:r>
              <w:rPr>
                <w:rFonts w:cs="Arial"/>
                <w:sz w:val="22"/>
                <w:szCs w:val="22"/>
              </w:rPr>
              <w:t>4.32</w:t>
            </w:r>
            <w:ins w:id="1312" w:author="Mingliang Xie" w:date="2014-04-10T21:31:00Z">
              <w:r w:rsidRPr="007D4D8D">
                <w:rPr>
                  <w:rFonts w:cs="Arial"/>
                  <w:sz w:val="22"/>
                  <w:szCs w:val="22"/>
                </w:rPr>
                <w:t>×10</w:t>
              </w:r>
            </w:ins>
            <w:ins w:id="1313" w:author="Mingliang Xie" w:date="2014-04-11T09:10:00Z">
              <w:r w:rsidRPr="0021672E">
                <w:rPr>
                  <w:rFonts w:cs="Arial"/>
                  <w:sz w:val="22"/>
                  <w:szCs w:val="22"/>
                  <w:vertAlign w:val="superscript"/>
                </w:rPr>
                <w:t>-5</w:t>
              </w:r>
            </w:ins>
          </w:p>
        </w:tc>
        <w:tc>
          <w:tcPr>
            <w:tcW w:w="1185" w:type="pct"/>
            <w:shd w:val="clear" w:color="auto" w:fill="auto"/>
            <w:noWrap/>
            <w:vAlign w:val="center"/>
          </w:tcPr>
          <w:p w14:paraId="0A78B240" w14:textId="00463467" w:rsidR="008028C2" w:rsidRPr="008B478A" w:rsidRDefault="008028C2" w:rsidP="008028C2">
            <w:pPr>
              <w:spacing w:before="0" w:after="0"/>
              <w:jc w:val="center"/>
              <w:rPr>
                <w:rFonts w:cs="Arial"/>
                <w:color w:val="000000"/>
                <w:szCs w:val="22"/>
              </w:rPr>
            </w:pPr>
            <w:ins w:id="1314" w:author="Mingliang Xie" w:date="2014-03-04T11:20:00Z">
              <w:r w:rsidRPr="005F0835">
                <w:rPr>
                  <w:rFonts w:cs="Arial"/>
                  <w:sz w:val="22"/>
                  <w:szCs w:val="22"/>
                </w:rPr>
                <w:t>3.8</w:t>
              </w:r>
            </w:ins>
            <w:r>
              <w:rPr>
                <w:rFonts w:cs="Arial"/>
                <w:sz w:val="22"/>
                <w:szCs w:val="22"/>
              </w:rPr>
              <w:t>5</w:t>
            </w:r>
            <w:ins w:id="1315" w:author="Mingliang Xie" w:date="2014-04-10T21:31:00Z">
              <w:r w:rsidRPr="007D4D8D">
                <w:rPr>
                  <w:rFonts w:cs="Arial"/>
                  <w:sz w:val="22"/>
                  <w:szCs w:val="22"/>
                </w:rPr>
                <w:t>×10</w:t>
              </w:r>
            </w:ins>
            <w:ins w:id="1316" w:author="Mingliang Xie" w:date="2014-04-11T09:10:00Z">
              <w:r w:rsidRPr="0021672E">
                <w:rPr>
                  <w:rFonts w:cs="Arial"/>
                  <w:sz w:val="22"/>
                  <w:szCs w:val="22"/>
                  <w:vertAlign w:val="superscript"/>
                </w:rPr>
                <w:t>-5</w:t>
              </w:r>
            </w:ins>
          </w:p>
        </w:tc>
        <w:tc>
          <w:tcPr>
            <w:tcW w:w="1463" w:type="pct"/>
            <w:shd w:val="clear" w:color="auto" w:fill="auto"/>
            <w:noWrap/>
            <w:vAlign w:val="center"/>
          </w:tcPr>
          <w:p w14:paraId="535AF134" w14:textId="7D073A0E" w:rsidR="008028C2" w:rsidRPr="008B478A" w:rsidRDefault="008028C2" w:rsidP="008028C2">
            <w:pPr>
              <w:spacing w:before="0" w:after="0"/>
              <w:jc w:val="center"/>
              <w:rPr>
                <w:rFonts w:cs="Arial"/>
                <w:color w:val="000000"/>
                <w:szCs w:val="22"/>
              </w:rPr>
            </w:pPr>
            <w:ins w:id="1317" w:author="Mingliang Xie" w:date="2014-03-04T11:20:00Z">
              <w:r w:rsidRPr="005F0835">
                <w:rPr>
                  <w:rFonts w:cs="Arial"/>
                  <w:sz w:val="22"/>
                  <w:szCs w:val="22"/>
                </w:rPr>
                <w:t>4.6</w:t>
              </w:r>
            </w:ins>
            <w:r>
              <w:rPr>
                <w:rFonts w:cs="Arial"/>
                <w:sz w:val="22"/>
                <w:szCs w:val="22"/>
              </w:rPr>
              <w:t>7</w:t>
            </w:r>
            <w:ins w:id="1318" w:author="Mingliang Xie" w:date="2014-04-10T21:31:00Z">
              <w:r w:rsidRPr="007D4D8D">
                <w:rPr>
                  <w:rFonts w:cs="Arial"/>
                  <w:sz w:val="22"/>
                  <w:szCs w:val="22"/>
                </w:rPr>
                <w:t>×10</w:t>
              </w:r>
            </w:ins>
            <w:ins w:id="1319" w:author="Mingliang Xie" w:date="2014-04-11T09:10:00Z">
              <w:r w:rsidRPr="0021672E">
                <w:rPr>
                  <w:rFonts w:cs="Arial"/>
                  <w:sz w:val="22"/>
                  <w:szCs w:val="22"/>
                  <w:vertAlign w:val="superscript"/>
                </w:rPr>
                <w:t>-6</w:t>
              </w:r>
            </w:ins>
          </w:p>
        </w:tc>
      </w:tr>
      <w:tr w:rsidR="008028C2" w:rsidRPr="00247CAB" w14:paraId="7A5EC739" w14:textId="77777777" w:rsidTr="001D7905">
        <w:trPr>
          <w:trHeight w:val="300"/>
        </w:trPr>
        <w:tc>
          <w:tcPr>
            <w:tcW w:w="723" w:type="pct"/>
            <w:shd w:val="clear" w:color="auto" w:fill="auto"/>
            <w:noWrap/>
            <w:vAlign w:val="center"/>
          </w:tcPr>
          <w:p w14:paraId="68C4940D" w14:textId="0616A609" w:rsidR="008028C2" w:rsidRPr="002C2F63" w:rsidRDefault="008028C2" w:rsidP="008028C2">
            <w:pPr>
              <w:spacing w:before="0" w:after="0"/>
              <w:jc w:val="center"/>
              <w:rPr>
                <w:rFonts w:cs="Arial"/>
                <w:color w:val="000000"/>
                <w:szCs w:val="22"/>
              </w:rPr>
            </w:pPr>
            <w:ins w:id="1320" w:author="Mingliang Xie" w:date="2014-03-04T11:13:00Z">
              <w:r w:rsidRPr="005F0835">
                <w:rPr>
                  <w:rFonts w:cs="Arial"/>
                  <w:sz w:val="22"/>
                  <w:szCs w:val="22"/>
                </w:rPr>
                <w:t>25.64</w:t>
              </w:r>
            </w:ins>
          </w:p>
        </w:tc>
        <w:tc>
          <w:tcPr>
            <w:tcW w:w="1629" w:type="pct"/>
            <w:shd w:val="clear" w:color="auto" w:fill="auto"/>
            <w:noWrap/>
            <w:vAlign w:val="center"/>
          </w:tcPr>
          <w:p w14:paraId="587099B4" w14:textId="4CCA63E7" w:rsidR="008028C2" w:rsidRPr="00F35E04" w:rsidRDefault="008028C2" w:rsidP="008028C2">
            <w:pPr>
              <w:spacing w:before="0" w:after="0"/>
              <w:jc w:val="center"/>
              <w:rPr>
                <w:rFonts w:cs="Arial"/>
                <w:color w:val="000000"/>
                <w:szCs w:val="22"/>
              </w:rPr>
            </w:pPr>
            <w:r>
              <w:rPr>
                <w:rFonts w:cs="Arial"/>
                <w:sz w:val="22"/>
                <w:szCs w:val="22"/>
              </w:rPr>
              <w:t>5.63</w:t>
            </w:r>
            <w:ins w:id="1321" w:author="Mingliang Xie" w:date="2014-04-10T21:31:00Z">
              <w:r w:rsidRPr="007D4D8D">
                <w:rPr>
                  <w:rFonts w:cs="Arial"/>
                  <w:sz w:val="22"/>
                  <w:szCs w:val="22"/>
                </w:rPr>
                <w:t>×10</w:t>
              </w:r>
            </w:ins>
            <w:ins w:id="1322" w:author="Mingliang Xie" w:date="2014-04-11T09:10:00Z">
              <w:r w:rsidRPr="0021672E">
                <w:rPr>
                  <w:rFonts w:cs="Arial"/>
                  <w:sz w:val="22"/>
                  <w:szCs w:val="22"/>
                  <w:vertAlign w:val="superscript"/>
                </w:rPr>
                <w:t>-5</w:t>
              </w:r>
            </w:ins>
          </w:p>
        </w:tc>
        <w:tc>
          <w:tcPr>
            <w:tcW w:w="1185" w:type="pct"/>
            <w:shd w:val="clear" w:color="auto" w:fill="auto"/>
            <w:noWrap/>
            <w:vAlign w:val="center"/>
          </w:tcPr>
          <w:p w14:paraId="72C56634" w14:textId="78F650DD" w:rsidR="008028C2" w:rsidRPr="008B478A" w:rsidRDefault="008028C2" w:rsidP="008028C2">
            <w:pPr>
              <w:spacing w:before="0" w:after="0"/>
              <w:jc w:val="center"/>
              <w:rPr>
                <w:rFonts w:cs="Arial"/>
                <w:color w:val="000000"/>
                <w:szCs w:val="22"/>
              </w:rPr>
            </w:pPr>
            <w:ins w:id="1323" w:author="Mingliang Xie" w:date="2014-03-04T11:20:00Z">
              <w:r w:rsidRPr="005F0835">
                <w:rPr>
                  <w:rFonts w:cs="Arial"/>
                  <w:sz w:val="22"/>
                  <w:szCs w:val="22"/>
                </w:rPr>
                <w:t>5.2</w:t>
              </w:r>
            </w:ins>
            <w:r>
              <w:rPr>
                <w:rFonts w:cs="Arial"/>
                <w:sz w:val="22"/>
                <w:szCs w:val="22"/>
              </w:rPr>
              <w:t>3</w:t>
            </w:r>
            <w:ins w:id="1324" w:author="Mingliang Xie" w:date="2014-04-10T21:31:00Z">
              <w:r w:rsidRPr="007D4D8D">
                <w:rPr>
                  <w:rFonts w:cs="Arial"/>
                  <w:sz w:val="22"/>
                  <w:szCs w:val="22"/>
                </w:rPr>
                <w:t>×10</w:t>
              </w:r>
            </w:ins>
            <w:ins w:id="1325" w:author="Mingliang Xie" w:date="2014-04-11T09:10:00Z">
              <w:r w:rsidRPr="0021672E">
                <w:rPr>
                  <w:rFonts w:cs="Arial"/>
                  <w:sz w:val="22"/>
                  <w:szCs w:val="22"/>
                  <w:vertAlign w:val="superscript"/>
                </w:rPr>
                <w:t>-5</w:t>
              </w:r>
            </w:ins>
          </w:p>
        </w:tc>
        <w:tc>
          <w:tcPr>
            <w:tcW w:w="1463" w:type="pct"/>
            <w:shd w:val="clear" w:color="auto" w:fill="auto"/>
            <w:noWrap/>
            <w:vAlign w:val="center"/>
          </w:tcPr>
          <w:p w14:paraId="19EED49A" w14:textId="52037683" w:rsidR="008028C2" w:rsidRPr="008B478A" w:rsidRDefault="008028C2" w:rsidP="008028C2">
            <w:pPr>
              <w:spacing w:before="0" w:after="0"/>
              <w:jc w:val="center"/>
              <w:rPr>
                <w:rFonts w:cs="Arial"/>
                <w:color w:val="000000"/>
                <w:szCs w:val="22"/>
              </w:rPr>
            </w:pPr>
            <w:r>
              <w:rPr>
                <w:rFonts w:cs="Arial"/>
                <w:sz w:val="22"/>
                <w:szCs w:val="22"/>
              </w:rPr>
              <w:t>4.04</w:t>
            </w:r>
            <w:ins w:id="1326" w:author="Mingliang Xie" w:date="2014-04-10T21:31:00Z">
              <w:r w:rsidRPr="007D4D8D">
                <w:rPr>
                  <w:rFonts w:cs="Arial"/>
                  <w:sz w:val="22"/>
                  <w:szCs w:val="22"/>
                </w:rPr>
                <w:t>×10</w:t>
              </w:r>
            </w:ins>
            <w:ins w:id="1327" w:author="Mingliang Xie" w:date="2014-04-11T09:10:00Z">
              <w:r w:rsidRPr="0021672E">
                <w:rPr>
                  <w:rFonts w:cs="Arial"/>
                  <w:sz w:val="22"/>
                  <w:szCs w:val="22"/>
                  <w:vertAlign w:val="superscript"/>
                </w:rPr>
                <w:t>-6</w:t>
              </w:r>
            </w:ins>
          </w:p>
        </w:tc>
      </w:tr>
      <w:tr w:rsidR="008028C2" w:rsidRPr="00247CAB" w14:paraId="242395A3" w14:textId="77777777" w:rsidTr="001D7905">
        <w:trPr>
          <w:trHeight w:val="300"/>
        </w:trPr>
        <w:tc>
          <w:tcPr>
            <w:tcW w:w="723" w:type="pct"/>
            <w:shd w:val="clear" w:color="auto" w:fill="auto"/>
            <w:noWrap/>
            <w:vAlign w:val="center"/>
          </w:tcPr>
          <w:p w14:paraId="210DC727" w14:textId="105F3881" w:rsidR="008028C2" w:rsidRPr="002C2F63" w:rsidRDefault="008028C2" w:rsidP="008028C2">
            <w:pPr>
              <w:spacing w:before="0" w:after="0"/>
              <w:jc w:val="center"/>
              <w:rPr>
                <w:rFonts w:cs="Arial"/>
                <w:color w:val="000000"/>
                <w:szCs w:val="22"/>
              </w:rPr>
            </w:pPr>
            <w:ins w:id="1328" w:author="Mingliang Xie" w:date="2014-03-04T11:13:00Z">
              <w:r w:rsidRPr="005F0835">
                <w:rPr>
                  <w:rFonts w:cs="Arial"/>
                  <w:sz w:val="22"/>
                  <w:szCs w:val="22"/>
                </w:rPr>
                <w:t>32.66</w:t>
              </w:r>
            </w:ins>
          </w:p>
        </w:tc>
        <w:tc>
          <w:tcPr>
            <w:tcW w:w="1629" w:type="pct"/>
            <w:shd w:val="clear" w:color="auto" w:fill="auto"/>
            <w:noWrap/>
            <w:vAlign w:val="center"/>
          </w:tcPr>
          <w:p w14:paraId="289DD6F2" w14:textId="1AD4515B" w:rsidR="008028C2" w:rsidRPr="00F35E04" w:rsidRDefault="008028C2" w:rsidP="008028C2">
            <w:pPr>
              <w:spacing w:before="0" w:after="0"/>
              <w:jc w:val="center"/>
              <w:rPr>
                <w:rFonts w:cs="Arial"/>
                <w:color w:val="000000"/>
                <w:szCs w:val="22"/>
              </w:rPr>
            </w:pPr>
            <w:r>
              <w:rPr>
                <w:rFonts w:cs="Arial"/>
                <w:sz w:val="22"/>
                <w:szCs w:val="22"/>
              </w:rPr>
              <w:t>6.54</w:t>
            </w:r>
            <w:ins w:id="1329" w:author="Mingliang Xie" w:date="2014-04-10T21:31:00Z">
              <w:r w:rsidRPr="007D4D8D">
                <w:rPr>
                  <w:rFonts w:cs="Arial"/>
                  <w:sz w:val="22"/>
                  <w:szCs w:val="22"/>
                </w:rPr>
                <w:t>×10</w:t>
              </w:r>
            </w:ins>
            <w:ins w:id="1330" w:author="Mingliang Xie" w:date="2014-04-11T09:10:00Z">
              <w:r w:rsidRPr="0021672E">
                <w:rPr>
                  <w:rFonts w:cs="Arial"/>
                  <w:sz w:val="22"/>
                  <w:szCs w:val="22"/>
                  <w:vertAlign w:val="superscript"/>
                </w:rPr>
                <w:t>-5</w:t>
              </w:r>
            </w:ins>
          </w:p>
        </w:tc>
        <w:tc>
          <w:tcPr>
            <w:tcW w:w="1185" w:type="pct"/>
            <w:shd w:val="clear" w:color="auto" w:fill="auto"/>
            <w:noWrap/>
            <w:vAlign w:val="center"/>
          </w:tcPr>
          <w:p w14:paraId="4A4BC918" w14:textId="52202D51" w:rsidR="008028C2" w:rsidRPr="008B478A" w:rsidRDefault="008028C2" w:rsidP="008028C2">
            <w:pPr>
              <w:spacing w:before="0" w:after="0"/>
              <w:jc w:val="center"/>
              <w:rPr>
                <w:rFonts w:cs="Arial"/>
                <w:color w:val="000000"/>
                <w:szCs w:val="22"/>
              </w:rPr>
            </w:pPr>
            <w:ins w:id="1331" w:author="Mingliang Xie" w:date="2014-03-04T11:20:00Z">
              <w:r w:rsidRPr="005F0835">
                <w:rPr>
                  <w:rFonts w:cs="Arial"/>
                  <w:sz w:val="22"/>
                  <w:szCs w:val="22"/>
                </w:rPr>
                <w:t>6.6</w:t>
              </w:r>
            </w:ins>
            <w:r>
              <w:rPr>
                <w:rFonts w:cs="Arial"/>
                <w:sz w:val="22"/>
                <w:szCs w:val="22"/>
              </w:rPr>
              <w:t>4</w:t>
            </w:r>
            <w:ins w:id="1332" w:author="Mingliang Xie" w:date="2014-04-10T21:31:00Z">
              <w:r w:rsidRPr="007D4D8D">
                <w:rPr>
                  <w:rFonts w:cs="Arial"/>
                  <w:sz w:val="22"/>
                  <w:szCs w:val="22"/>
                </w:rPr>
                <w:t>×10</w:t>
              </w:r>
            </w:ins>
            <w:ins w:id="1333" w:author="Mingliang Xie" w:date="2014-04-11T09:10:00Z">
              <w:r w:rsidRPr="0021672E">
                <w:rPr>
                  <w:rFonts w:cs="Arial"/>
                  <w:sz w:val="22"/>
                  <w:szCs w:val="22"/>
                  <w:vertAlign w:val="superscript"/>
                </w:rPr>
                <w:t>-5</w:t>
              </w:r>
            </w:ins>
          </w:p>
        </w:tc>
        <w:tc>
          <w:tcPr>
            <w:tcW w:w="1463" w:type="pct"/>
            <w:shd w:val="clear" w:color="auto" w:fill="auto"/>
            <w:noWrap/>
            <w:vAlign w:val="center"/>
          </w:tcPr>
          <w:p w14:paraId="586E8CFC" w14:textId="5873D299" w:rsidR="008028C2" w:rsidRPr="008B478A" w:rsidRDefault="008028C2" w:rsidP="008028C2">
            <w:pPr>
              <w:spacing w:before="0" w:after="0"/>
              <w:jc w:val="center"/>
              <w:rPr>
                <w:rFonts w:cs="Arial"/>
                <w:color w:val="000000"/>
                <w:szCs w:val="22"/>
              </w:rPr>
            </w:pPr>
            <w:ins w:id="1334" w:author="Mingliang Xie" w:date="2014-03-04T11:20:00Z">
              <w:r w:rsidRPr="005F0835">
                <w:rPr>
                  <w:rFonts w:cs="Arial"/>
                  <w:sz w:val="22"/>
                  <w:szCs w:val="22"/>
                </w:rPr>
                <w:t>-1.</w:t>
              </w:r>
            </w:ins>
            <w:r>
              <w:rPr>
                <w:rFonts w:cs="Arial"/>
                <w:sz w:val="22"/>
                <w:szCs w:val="22"/>
              </w:rPr>
              <w:t>06</w:t>
            </w:r>
            <w:ins w:id="1335" w:author="Mingliang Xie" w:date="2014-04-10T21:31:00Z">
              <w:r w:rsidRPr="007D4D8D">
                <w:rPr>
                  <w:rFonts w:cs="Arial"/>
                  <w:sz w:val="22"/>
                  <w:szCs w:val="22"/>
                </w:rPr>
                <w:t>×10</w:t>
              </w:r>
            </w:ins>
            <w:ins w:id="1336" w:author="Mingliang Xie" w:date="2014-04-11T09:10:00Z">
              <w:r w:rsidRPr="0021672E">
                <w:rPr>
                  <w:rFonts w:cs="Arial"/>
                  <w:sz w:val="22"/>
                  <w:szCs w:val="22"/>
                  <w:vertAlign w:val="superscript"/>
                </w:rPr>
                <w:t>-6</w:t>
              </w:r>
            </w:ins>
          </w:p>
        </w:tc>
      </w:tr>
      <w:tr w:rsidR="008028C2" w:rsidRPr="00247CAB" w14:paraId="223A9163" w14:textId="77777777" w:rsidTr="001D7905">
        <w:trPr>
          <w:trHeight w:val="300"/>
        </w:trPr>
        <w:tc>
          <w:tcPr>
            <w:tcW w:w="723" w:type="pct"/>
            <w:shd w:val="clear" w:color="auto" w:fill="auto"/>
            <w:noWrap/>
            <w:vAlign w:val="center"/>
          </w:tcPr>
          <w:p w14:paraId="04304BE3" w14:textId="2EBF7F75" w:rsidR="008028C2" w:rsidRPr="002C2F63" w:rsidRDefault="008028C2" w:rsidP="008028C2">
            <w:pPr>
              <w:spacing w:before="0" w:after="0"/>
              <w:jc w:val="center"/>
              <w:rPr>
                <w:rFonts w:cs="Arial"/>
                <w:color w:val="000000"/>
                <w:szCs w:val="22"/>
              </w:rPr>
            </w:pPr>
            <w:ins w:id="1337" w:author="Mingliang Xie" w:date="2014-03-04T11:13:00Z">
              <w:r w:rsidRPr="005F0835">
                <w:rPr>
                  <w:rFonts w:cs="Arial"/>
                  <w:sz w:val="22"/>
                  <w:szCs w:val="22"/>
                </w:rPr>
                <w:t>39.69</w:t>
              </w:r>
            </w:ins>
          </w:p>
        </w:tc>
        <w:tc>
          <w:tcPr>
            <w:tcW w:w="1629" w:type="pct"/>
            <w:shd w:val="clear" w:color="auto" w:fill="auto"/>
            <w:noWrap/>
            <w:vAlign w:val="center"/>
          </w:tcPr>
          <w:p w14:paraId="4BDBE362" w14:textId="1FE5432E" w:rsidR="008028C2" w:rsidRPr="00F35E04" w:rsidRDefault="008028C2" w:rsidP="008028C2">
            <w:pPr>
              <w:spacing w:before="0" w:after="0"/>
              <w:jc w:val="center"/>
              <w:rPr>
                <w:rFonts w:cs="Arial"/>
                <w:color w:val="000000"/>
                <w:szCs w:val="22"/>
              </w:rPr>
            </w:pPr>
            <w:r>
              <w:rPr>
                <w:rFonts w:cs="Arial"/>
                <w:sz w:val="22"/>
                <w:szCs w:val="22"/>
              </w:rPr>
              <w:t>8.40</w:t>
            </w:r>
            <w:ins w:id="1338" w:author="Mingliang Xie" w:date="2014-04-10T21:31:00Z">
              <w:r w:rsidRPr="007D4D8D">
                <w:rPr>
                  <w:rFonts w:cs="Arial"/>
                  <w:sz w:val="22"/>
                  <w:szCs w:val="22"/>
                </w:rPr>
                <w:t>×10</w:t>
              </w:r>
            </w:ins>
            <w:ins w:id="1339" w:author="Mingliang Xie" w:date="2014-04-11T09:10:00Z">
              <w:r w:rsidRPr="0021672E">
                <w:rPr>
                  <w:rFonts w:cs="Arial"/>
                  <w:sz w:val="22"/>
                  <w:szCs w:val="22"/>
                  <w:vertAlign w:val="superscript"/>
                </w:rPr>
                <w:t>-5</w:t>
              </w:r>
            </w:ins>
          </w:p>
        </w:tc>
        <w:tc>
          <w:tcPr>
            <w:tcW w:w="1185" w:type="pct"/>
            <w:shd w:val="clear" w:color="auto" w:fill="auto"/>
            <w:noWrap/>
            <w:vAlign w:val="center"/>
          </w:tcPr>
          <w:p w14:paraId="4DAF0EFA" w14:textId="794C13D4" w:rsidR="008028C2" w:rsidRPr="008B478A" w:rsidRDefault="008028C2" w:rsidP="008028C2">
            <w:pPr>
              <w:spacing w:before="0" w:after="0"/>
              <w:jc w:val="center"/>
              <w:rPr>
                <w:rFonts w:cs="Arial"/>
                <w:color w:val="000000"/>
                <w:szCs w:val="22"/>
              </w:rPr>
            </w:pPr>
            <w:ins w:id="1340" w:author="Mingliang Xie" w:date="2014-03-04T11:20:00Z">
              <w:r w:rsidRPr="005F0835">
                <w:rPr>
                  <w:rFonts w:cs="Arial"/>
                  <w:sz w:val="22"/>
                  <w:szCs w:val="22"/>
                </w:rPr>
                <w:t>8.</w:t>
              </w:r>
            </w:ins>
            <w:r>
              <w:rPr>
                <w:rFonts w:cs="Arial"/>
                <w:sz w:val="22"/>
                <w:szCs w:val="22"/>
              </w:rPr>
              <w:t>05</w:t>
            </w:r>
            <w:ins w:id="1341" w:author="Mingliang Xie" w:date="2014-04-10T21:31:00Z">
              <w:r w:rsidRPr="007D4D8D">
                <w:rPr>
                  <w:rFonts w:cs="Arial"/>
                  <w:sz w:val="22"/>
                  <w:szCs w:val="22"/>
                </w:rPr>
                <w:t>×10</w:t>
              </w:r>
            </w:ins>
            <w:ins w:id="1342" w:author="Mingliang Xie" w:date="2014-04-11T09:10:00Z">
              <w:r w:rsidRPr="0021672E">
                <w:rPr>
                  <w:rFonts w:cs="Arial"/>
                  <w:sz w:val="22"/>
                  <w:szCs w:val="22"/>
                  <w:vertAlign w:val="superscript"/>
                </w:rPr>
                <w:t>-5</w:t>
              </w:r>
            </w:ins>
          </w:p>
        </w:tc>
        <w:tc>
          <w:tcPr>
            <w:tcW w:w="1463" w:type="pct"/>
            <w:shd w:val="clear" w:color="auto" w:fill="auto"/>
            <w:noWrap/>
            <w:vAlign w:val="center"/>
          </w:tcPr>
          <w:p w14:paraId="4FDE67A2" w14:textId="78AB1440" w:rsidR="008028C2" w:rsidRPr="008B478A" w:rsidRDefault="008028C2" w:rsidP="008028C2">
            <w:pPr>
              <w:spacing w:before="0" w:after="0"/>
              <w:jc w:val="center"/>
              <w:rPr>
                <w:rFonts w:cs="Arial"/>
                <w:color w:val="000000"/>
                <w:szCs w:val="22"/>
              </w:rPr>
            </w:pPr>
            <w:r>
              <w:rPr>
                <w:rFonts w:cs="Arial"/>
                <w:sz w:val="22"/>
                <w:szCs w:val="22"/>
              </w:rPr>
              <w:t>3.46</w:t>
            </w:r>
            <w:ins w:id="1343" w:author="Mingliang Xie" w:date="2014-04-10T21:31:00Z">
              <w:r w:rsidRPr="007D4D8D">
                <w:rPr>
                  <w:rFonts w:cs="Arial"/>
                  <w:sz w:val="22"/>
                  <w:szCs w:val="22"/>
                </w:rPr>
                <w:t>×10</w:t>
              </w:r>
            </w:ins>
            <w:ins w:id="1344" w:author="Mingliang Xie" w:date="2014-04-11T09:10:00Z">
              <w:r w:rsidRPr="0021672E">
                <w:rPr>
                  <w:rFonts w:cs="Arial"/>
                  <w:sz w:val="22"/>
                  <w:szCs w:val="22"/>
                  <w:vertAlign w:val="superscript"/>
                </w:rPr>
                <w:t>-6</w:t>
              </w:r>
            </w:ins>
          </w:p>
        </w:tc>
      </w:tr>
      <w:tr w:rsidR="008028C2" w:rsidRPr="00247CAB" w14:paraId="6DCF20C1" w14:textId="77777777" w:rsidTr="001D7905">
        <w:trPr>
          <w:trHeight w:val="300"/>
        </w:trPr>
        <w:tc>
          <w:tcPr>
            <w:tcW w:w="723" w:type="pct"/>
            <w:shd w:val="clear" w:color="auto" w:fill="auto"/>
            <w:noWrap/>
            <w:vAlign w:val="center"/>
          </w:tcPr>
          <w:p w14:paraId="3BE84D25" w14:textId="7EAC109F" w:rsidR="008028C2" w:rsidRPr="002C2F63" w:rsidRDefault="008028C2" w:rsidP="008028C2">
            <w:pPr>
              <w:spacing w:before="0" w:after="0"/>
              <w:jc w:val="center"/>
              <w:rPr>
                <w:rFonts w:cs="Arial"/>
                <w:color w:val="000000"/>
                <w:szCs w:val="22"/>
              </w:rPr>
            </w:pPr>
            <w:ins w:id="1345" w:author="Mingliang Xie" w:date="2014-03-04T11:13:00Z">
              <w:r w:rsidRPr="005F0835">
                <w:rPr>
                  <w:rFonts w:cs="Arial"/>
                  <w:sz w:val="22"/>
                  <w:szCs w:val="22"/>
                </w:rPr>
                <w:t>46.70</w:t>
              </w:r>
            </w:ins>
          </w:p>
        </w:tc>
        <w:tc>
          <w:tcPr>
            <w:tcW w:w="1629" w:type="pct"/>
            <w:shd w:val="clear" w:color="auto" w:fill="auto"/>
            <w:noWrap/>
            <w:vAlign w:val="center"/>
          </w:tcPr>
          <w:p w14:paraId="59E45789" w14:textId="359AE9BB" w:rsidR="008028C2" w:rsidRPr="00F35E04" w:rsidRDefault="008028C2" w:rsidP="008028C2">
            <w:pPr>
              <w:spacing w:before="0" w:after="0"/>
              <w:jc w:val="center"/>
              <w:rPr>
                <w:rFonts w:cs="Arial"/>
                <w:color w:val="000000"/>
                <w:szCs w:val="22"/>
              </w:rPr>
            </w:pPr>
            <w:r>
              <w:rPr>
                <w:rFonts w:cs="Arial"/>
                <w:sz w:val="22"/>
                <w:szCs w:val="22"/>
              </w:rPr>
              <w:t>9.99</w:t>
            </w:r>
            <w:ins w:id="1346" w:author="Mingliang Xie" w:date="2014-04-10T21:31:00Z">
              <w:r w:rsidRPr="007D4D8D">
                <w:rPr>
                  <w:rFonts w:cs="Arial"/>
                  <w:sz w:val="22"/>
                  <w:szCs w:val="22"/>
                </w:rPr>
                <w:t>×10</w:t>
              </w:r>
            </w:ins>
            <w:ins w:id="1347" w:author="Mingliang Xie" w:date="2014-04-11T09:10:00Z">
              <w:r w:rsidRPr="0021672E">
                <w:rPr>
                  <w:rFonts w:cs="Arial"/>
                  <w:sz w:val="22"/>
                  <w:szCs w:val="22"/>
                  <w:vertAlign w:val="superscript"/>
                </w:rPr>
                <w:t>-</w:t>
              </w:r>
            </w:ins>
            <w:r>
              <w:rPr>
                <w:rFonts w:cs="Arial"/>
                <w:sz w:val="22"/>
                <w:szCs w:val="22"/>
                <w:vertAlign w:val="superscript"/>
              </w:rPr>
              <w:t>5</w:t>
            </w:r>
          </w:p>
        </w:tc>
        <w:tc>
          <w:tcPr>
            <w:tcW w:w="1185" w:type="pct"/>
            <w:shd w:val="clear" w:color="auto" w:fill="auto"/>
            <w:noWrap/>
            <w:vAlign w:val="center"/>
          </w:tcPr>
          <w:p w14:paraId="27FF0D78" w14:textId="30DD6EBF" w:rsidR="008028C2" w:rsidRPr="008B478A" w:rsidRDefault="008028C2" w:rsidP="008028C2">
            <w:pPr>
              <w:spacing w:before="0" w:after="0"/>
              <w:jc w:val="center"/>
              <w:rPr>
                <w:rFonts w:cs="Arial"/>
                <w:color w:val="000000"/>
                <w:szCs w:val="22"/>
              </w:rPr>
            </w:pPr>
            <w:ins w:id="1348" w:author="Mingliang Xie" w:date="2014-03-04T11:20:00Z">
              <w:r w:rsidRPr="005F0835">
                <w:rPr>
                  <w:rFonts w:cs="Arial"/>
                  <w:sz w:val="22"/>
                  <w:szCs w:val="22"/>
                </w:rPr>
                <w:t>9.</w:t>
              </w:r>
            </w:ins>
            <w:r>
              <w:rPr>
                <w:rFonts w:cs="Arial"/>
                <w:sz w:val="22"/>
                <w:szCs w:val="22"/>
              </w:rPr>
              <w:t>44</w:t>
            </w:r>
            <w:ins w:id="1349" w:author="Mingliang Xie" w:date="2014-04-10T21:31:00Z">
              <w:r w:rsidRPr="007D4D8D">
                <w:rPr>
                  <w:rFonts w:cs="Arial"/>
                  <w:sz w:val="22"/>
                  <w:szCs w:val="22"/>
                </w:rPr>
                <w:t>×10</w:t>
              </w:r>
            </w:ins>
            <w:ins w:id="1350" w:author="Mingliang Xie" w:date="2014-04-11T09:10:00Z">
              <w:r w:rsidRPr="0021672E">
                <w:rPr>
                  <w:rFonts w:cs="Arial"/>
                  <w:sz w:val="22"/>
                  <w:szCs w:val="22"/>
                  <w:vertAlign w:val="superscript"/>
                </w:rPr>
                <w:t>-5</w:t>
              </w:r>
            </w:ins>
          </w:p>
        </w:tc>
        <w:tc>
          <w:tcPr>
            <w:tcW w:w="1463" w:type="pct"/>
            <w:shd w:val="clear" w:color="auto" w:fill="auto"/>
            <w:noWrap/>
            <w:vAlign w:val="center"/>
          </w:tcPr>
          <w:p w14:paraId="7EB4813E" w14:textId="09C28ABE" w:rsidR="008028C2" w:rsidRPr="008B478A" w:rsidRDefault="008028C2" w:rsidP="008028C2">
            <w:pPr>
              <w:spacing w:before="0" w:after="0"/>
              <w:jc w:val="center"/>
              <w:rPr>
                <w:rFonts w:cs="Arial"/>
                <w:color w:val="000000"/>
                <w:szCs w:val="22"/>
              </w:rPr>
            </w:pPr>
            <w:r>
              <w:rPr>
                <w:rFonts w:cs="Arial"/>
                <w:sz w:val="22"/>
                <w:szCs w:val="22"/>
              </w:rPr>
              <w:t>5.51</w:t>
            </w:r>
            <w:ins w:id="1351" w:author="Mingliang Xie" w:date="2014-04-10T21:31:00Z">
              <w:r w:rsidRPr="007D4D8D">
                <w:rPr>
                  <w:rFonts w:cs="Arial"/>
                  <w:sz w:val="22"/>
                  <w:szCs w:val="22"/>
                </w:rPr>
                <w:t>×10</w:t>
              </w:r>
            </w:ins>
            <w:ins w:id="1352" w:author="Mingliang Xie" w:date="2014-04-11T09:10:00Z">
              <w:r w:rsidRPr="0021672E">
                <w:rPr>
                  <w:rFonts w:cs="Arial"/>
                  <w:sz w:val="22"/>
                  <w:szCs w:val="22"/>
                  <w:vertAlign w:val="superscript"/>
                </w:rPr>
                <w:t>-6</w:t>
              </w:r>
            </w:ins>
          </w:p>
        </w:tc>
      </w:tr>
      <w:tr w:rsidR="008028C2" w:rsidRPr="00247CAB" w14:paraId="03EACD21" w14:textId="77777777" w:rsidTr="001D7905">
        <w:trPr>
          <w:trHeight w:val="300"/>
        </w:trPr>
        <w:tc>
          <w:tcPr>
            <w:tcW w:w="723" w:type="pct"/>
            <w:shd w:val="clear" w:color="auto" w:fill="auto"/>
            <w:noWrap/>
            <w:vAlign w:val="center"/>
          </w:tcPr>
          <w:p w14:paraId="736CAE56" w14:textId="35A43D50" w:rsidR="008028C2" w:rsidRPr="002C2F63" w:rsidRDefault="008028C2" w:rsidP="008028C2">
            <w:pPr>
              <w:spacing w:before="0" w:after="0"/>
              <w:jc w:val="center"/>
              <w:rPr>
                <w:rFonts w:cs="Arial"/>
                <w:color w:val="000000"/>
                <w:szCs w:val="22"/>
              </w:rPr>
            </w:pPr>
            <w:ins w:id="1353" w:author="Mingliang Xie" w:date="2014-03-04T11:13:00Z">
              <w:r w:rsidRPr="005F0835">
                <w:rPr>
                  <w:rFonts w:cs="Arial"/>
                  <w:sz w:val="22"/>
                  <w:szCs w:val="22"/>
                </w:rPr>
                <w:t>53.85</w:t>
              </w:r>
            </w:ins>
          </w:p>
        </w:tc>
        <w:tc>
          <w:tcPr>
            <w:tcW w:w="1629" w:type="pct"/>
            <w:shd w:val="clear" w:color="auto" w:fill="auto"/>
            <w:noWrap/>
            <w:vAlign w:val="center"/>
          </w:tcPr>
          <w:p w14:paraId="2B690AC3" w14:textId="17C41018" w:rsidR="008028C2" w:rsidRPr="002C2F63" w:rsidRDefault="008028C2" w:rsidP="008028C2">
            <w:pPr>
              <w:spacing w:before="0" w:after="0"/>
              <w:jc w:val="center"/>
              <w:rPr>
                <w:rFonts w:cs="Arial"/>
                <w:color w:val="000000"/>
                <w:szCs w:val="22"/>
              </w:rPr>
            </w:pPr>
            <w:ins w:id="1354" w:author="Mingliang Xie" w:date="2014-03-04T11:12:00Z">
              <w:r w:rsidRPr="005F0835">
                <w:rPr>
                  <w:rFonts w:cs="Arial"/>
                  <w:sz w:val="22"/>
                  <w:szCs w:val="22"/>
                </w:rPr>
                <w:t>1.</w:t>
              </w:r>
            </w:ins>
            <w:r>
              <w:rPr>
                <w:rFonts w:cs="Arial"/>
                <w:sz w:val="22"/>
                <w:szCs w:val="22"/>
              </w:rPr>
              <w:t>13</w:t>
            </w:r>
            <w:ins w:id="1355" w:author="Mingliang Xie" w:date="2014-04-10T21:31:00Z">
              <w:r w:rsidRPr="007D4D8D">
                <w:rPr>
                  <w:rFonts w:cs="Arial"/>
                  <w:sz w:val="22"/>
                  <w:szCs w:val="22"/>
                </w:rPr>
                <w:t>×10</w:t>
              </w:r>
            </w:ins>
            <w:ins w:id="1356" w:author="Mingliang Xie" w:date="2014-04-11T09:10:00Z">
              <w:r w:rsidRPr="0021672E">
                <w:rPr>
                  <w:rFonts w:cs="Arial"/>
                  <w:sz w:val="22"/>
                  <w:szCs w:val="22"/>
                  <w:vertAlign w:val="superscript"/>
                </w:rPr>
                <w:t>-4</w:t>
              </w:r>
            </w:ins>
          </w:p>
        </w:tc>
        <w:tc>
          <w:tcPr>
            <w:tcW w:w="1185" w:type="pct"/>
            <w:shd w:val="clear" w:color="auto" w:fill="auto"/>
            <w:noWrap/>
            <w:vAlign w:val="center"/>
          </w:tcPr>
          <w:p w14:paraId="77CE9581" w14:textId="0BB7CF8A" w:rsidR="008028C2" w:rsidRPr="0026712D" w:rsidRDefault="008028C2" w:rsidP="008028C2">
            <w:pPr>
              <w:spacing w:before="0" w:after="0"/>
              <w:jc w:val="center"/>
              <w:rPr>
                <w:rFonts w:cs="Arial"/>
                <w:color w:val="000000"/>
                <w:szCs w:val="22"/>
              </w:rPr>
            </w:pPr>
            <w:ins w:id="1357" w:author="Mingliang Xie" w:date="2014-03-04T11:20:00Z">
              <w:r w:rsidRPr="005F0835">
                <w:rPr>
                  <w:rFonts w:cs="Arial"/>
                  <w:sz w:val="22"/>
                  <w:szCs w:val="22"/>
                </w:rPr>
                <w:t>1.</w:t>
              </w:r>
            </w:ins>
            <w:r>
              <w:rPr>
                <w:rFonts w:cs="Arial"/>
                <w:sz w:val="22"/>
                <w:szCs w:val="22"/>
              </w:rPr>
              <w:t>08</w:t>
            </w:r>
            <w:ins w:id="1358" w:author="Mingliang Xie" w:date="2014-04-10T21:31:00Z">
              <w:r w:rsidRPr="007D4D8D">
                <w:rPr>
                  <w:rFonts w:cs="Arial"/>
                  <w:sz w:val="22"/>
                  <w:szCs w:val="22"/>
                </w:rPr>
                <w:t>×10</w:t>
              </w:r>
            </w:ins>
            <w:ins w:id="1359" w:author="Mingliang Xie" w:date="2014-04-11T09:10:00Z">
              <w:r w:rsidRPr="0021672E">
                <w:rPr>
                  <w:rFonts w:cs="Arial"/>
                  <w:sz w:val="22"/>
                  <w:szCs w:val="22"/>
                  <w:vertAlign w:val="superscript"/>
                </w:rPr>
                <w:t>-4</w:t>
              </w:r>
            </w:ins>
          </w:p>
        </w:tc>
        <w:tc>
          <w:tcPr>
            <w:tcW w:w="1463" w:type="pct"/>
            <w:shd w:val="clear" w:color="auto" w:fill="auto"/>
            <w:noWrap/>
            <w:vAlign w:val="center"/>
          </w:tcPr>
          <w:p w14:paraId="4B4A7EAF" w14:textId="0880BCD1" w:rsidR="008028C2" w:rsidRPr="008B478A" w:rsidRDefault="008028C2" w:rsidP="008028C2">
            <w:pPr>
              <w:spacing w:before="0" w:after="0"/>
              <w:jc w:val="center"/>
              <w:rPr>
                <w:rFonts w:cs="Arial"/>
                <w:szCs w:val="22"/>
              </w:rPr>
            </w:pPr>
            <w:r>
              <w:rPr>
                <w:rFonts w:cs="Arial"/>
                <w:sz w:val="22"/>
                <w:szCs w:val="22"/>
              </w:rPr>
              <w:t>4.14</w:t>
            </w:r>
            <w:ins w:id="1360" w:author="Mingliang Xie" w:date="2014-04-10T21:31:00Z">
              <w:r w:rsidRPr="007D4D8D">
                <w:rPr>
                  <w:rFonts w:cs="Arial"/>
                  <w:sz w:val="22"/>
                  <w:szCs w:val="22"/>
                </w:rPr>
                <w:t>×10</w:t>
              </w:r>
            </w:ins>
            <w:ins w:id="1361" w:author="Mingliang Xie" w:date="2014-04-11T09:10:00Z">
              <w:r w:rsidRPr="0021672E">
                <w:rPr>
                  <w:rFonts w:cs="Arial"/>
                  <w:sz w:val="22"/>
                  <w:szCs w:val="22"/>
                  <w:vertAlign w:val="superscript"/>
                </w:rPr>
                <w:t>-6</w:t>
              </w:r>
            </w:ins>
          </w:p>
        </w:tc>
      </w:tr>
      <w:tr w:rsidR="008028C2" w:rsidRPr="00247CAB" w14:paraId="5F0AD20D" w14:textId="77777777" w:rsidTr="001D7905">
        <w:trPr>
          <w:trHeight w:val="300"/>
        </w:trPr>
        <w:tc>
          <w:tcPr>
            <w:tcW w:w="723" w:type="pct"/>
            <w:shd w:val="clear" w:color="auto" w:fill="auto"/>
            <w:noWrap/>
            <w:vAlign w:val="center"/>
          </w:tcPr>
          <w:p w14:paraId="4CF5F736" w14:textId="04CDD468" w:rsidR="008028C2" w:rsidRPr="002C2F63" w:rsidRDefault="008028C2" w:rsidP="008028C2">
            <w:pPr>
              <w:spacing w:before="0" w:after="0"/>
              <w:jc w:val="center"/>
              <w:rPr>
                <w:rFonts w:cs="Arial"/>
                <w:color w:val="000000"/>
                <w:szCs w:val="22"/>
              </w:rPr>
            </w:pPr>
            <w:ins w:id="1362" w:author="Mingliang Xie" w:date="2014-03-04T11:13:00Z">
              <w:r w:rsidRPr="005F0835">
                <w:rPr>
                  <w:rFonts w:cs="Arial"/>
                  <w:sz w:val="22"/>
                  <w:szCs w:val="22"/>
                </w:rPr>
                <w:t>60.76</w:t>
              </w:r>
            </w:ins>
          </w:p>
        </w:tc>
        <w:tc>
          <w:tcPr>
            <w:tcW w:w="1629" w:type="pct"/>
            <w:shd w:val="clear" w:color="auto" w:fill="auto"/>
            <w:noWrap/>
            <w:vAlign w:val="center"/>
          </w:tcPr>
          <w:p w14:paraId="1319A0B2" w14:textId="5578B4F7" w:rsidR="008028C2" w:rsidRPr="002C2F63" w:rsidRDefault="008028C2" w:rsidP="008028C2">
            <w:pPr>
              <w:spacing w:before="0" w:after="0"/>
              <w:jc w:val="center"/>
              <w:rPr>
                <w:rFonts w:cs="Arial"/>
                <w:color w:val="000000"/>
                <w:szCs w:val="22"/>
              </w:rPr>
            </w:pPr>
            <w:ins w:id="1363" w:author="Mingliang Xie" w:date="2014-03-04T11:12:00Z">
              <w:r w:rsidRPr="005F0835">
                <w:rPr>
                  <w:rFonts w:cs="Arial"/>
                  <w:sz w:val="22"/>
                  <w:szCs w:val="22"/>
                </w:rPr>
                <w:t>1.</w:t>
              </w:r>
            </w:ins>
            <w:r>
              <w:rPr>
                <w:rFonts w:cs="Arial"/>
                <w:sz w:val="22"/>
                <w:szCs w:val="22"/>
              </w:rPr>
              <w:t>21</w:t>
            </w:r>
            <w:ins w:id="1364" w:author="Mingliang Xie" w:date="2014-04-10T21:31:00Z">
              <w:r w:rsidRPr="007D4D8D">
                <w:rPr>
                  <w:rFonts w:cs="Arial"/>
                  <w:sz w:val="22"/>
                  <w:szCs w:val="22"/>
                </w:rPr>
                <w:t>×10</w:t>
              </w:r>
            </w:ins>
            <w:ins w:id="1365" w:author="Mingliang Xie" w:date="2014-04-11T09:10:00Z">
              <w:r w:rsidRPr="0021672E">
                <w:rPr>
                  <w:rFonts w:cs="Arial"/>
                  <w:sz w:val="22"/>
                  <w:szCs w:val="22"/>
                  <w:vertAlign w:val="superscript"/>
                </w:rPr>
                <w:t>-4</w:t>
              </w:r>
            </w:ins>
          </w:p>
        </w:tc>
        <w:tc>
          <w:tcPr>
            <w:tcW w:w="1185" w:type="pct"/>
            <w:shd w:val="clear" w:color="auto" w:fill="auto"/>
            <w:noWrap/>
            <w:vAlign w:val="center"/>
          </w:tcPr>
          <w:p w14:paraId="59368A7B" w14:textId="41D7C177" w:rsidR="008028C2" w:rsidRPr="0026712D" w:rsidRDefault="008028C2" w:rsidP="008028C2">
            <w:pPr>
              <w:spacing w:before="0" w:after="0"/>
              <w:jc w:val="center"/>
              <w:rPr>
                <w:rFonts w:cs="Arial"/>
                <w:color w:val="000000"/>
                <w:szCs w:val="22"/>
              </w:rPr>
            </w:pPr>
            <w:ins w:id="1366" w:author="Mingliang Xie" w:date="2014-03-04T11:20:00Z">
              <w:r w:rsidRPr="005F0835">
                <w:rPr>
                  <w:rFonts w:cs="Arial"/>
                  <w:sz w:val="22"/>
                  <w:szCs w:val="22"/>
                </w:rPr>
                <w:t>1.2</w:t>
              </w:r>
            </w:ins>
            <w:r>
              <w:rPr>
                <w:rFonts w:cs="Arial"/>
                <w:sz w:val="22"/>
                <w:szCs w:val="22"/>
              </w:rPr>
              <w:t>2</w:t>
            </w:r>
            <w:ins w:id="1367" w:author="Mingliang Xie" w:date="2014-04-10T21:31:00Z">
              <w:r w:rsidRPr="007D4D8D">
                <w:rPr>
                  <w:rFonts w:cs="Arial"/>
                  <w:sz w:val="22"/>
                  <w:szCs w:val="22"/>
                </w:rPr>
                <w:t>×10</w:t>
              </w:r>
            </w:ins>
            <w:ins w:id="1368" w:author="Mingliang Xie" w:date="2014-04-11T09:10:00Z">
              <w:r w:rsidRPr="0021672E">
                <w:rPr>
                  <w:rFonts w:cs="Arial"/>
                  <w:sz w:val="22"/>
                  <w:szCs w:val="22"/>
                  <w:vertAlign w:val="superscript"/>
                </w:rPr>
                <w:t>-4</w:t>
              </w:r>
            </w:ins>
          </w:p>
        </w:tc>
        <w:tc>
          <w:tcPr>
            <w:tcW w:w="1463" w:type="pct"/>
            <w:shd w:val="clear" w:color="auto" w:fill="auto"/>
            <w:noWrap/>
            <w:vAlign w:val="center"/>
          </w:tcPr>
          <w:p w14:paraId="1C6B64E8" w14:textId="3DE0D5F8" w:rsidR="008028C2" w:rsidRPr="008B478A" w:rsidRDefault="008028C2" w:rsidP="008028C2">
            <w:pPr>
              <w:spacing w:before="0" w:after="0"/>
              <w:jc w:val="center"/>
              <w:rPr>
                <w:rFonts w:cs="Arial"/>
                <w:szCs w:val="22"/>
              </w:rPr>
            </w:pPr>
            <w:ins w:id="1369" w:author="Mingliang Xie" w:date="2014-03-04T11:20:00Z">
              <w:r w:rsidRPr="005F0835">
                <w:rPr>
                  <w:rFonts w:cs="Arial"/>
                  <w:sz w:val="22"/>
                  <w:szCs w:val="22"/>
                </w:rPr>
                <w:t>-</w:t>
              </w:r>
            </w:ins>
            <w:r>
              <w:rPr>
                <w:rFonts w:cs="Arial"/>
                <w:sz w:val="22"/>
                <w:szCs w:val="22"/>
              </w:rPr>
              <w:t>1.15</w:t>
            </w:r>
            <w:ins w:id="1370" w:author="Mingliang Xie" w:date="2014-04-10T21:31:00Z">
              <w:r w:rsidRPr="007D4D8D">
                <w:rPr>
                  <w:rFonts w:cs="Arial"/>
                  <w:sz w:val="22"/>
                  <w:szCs w:val="22"/>
                </w:rPr>
                <w:t>×10</w:t>
              </w:r>
            </w:ins>
            <w:ins w:id="1371" w:author="Mingliang Xie" w:date="2014-04-11T09:10:00Z">
              <w:r w:rsidRPr="0021672E">
                <w:rPr>
                  <w:rFonts w:cs="Arial"/>
                  <w:sz w:val="22"/>
                  <w:szCs w:val="22"/>
                  <w:vertAlign w:val="superscript"/>
                </w:rPr>
                <w:t>-6</w:t>
              </w:r>
            </w:ins>
          </w:p>
        </w:tc>
      </w:tr>
      <w:tr w:rsidR="008028C2" w:rsidRPr="00247CAB" w14:paraId="24E54D79" w14:textId="77777777" w:rsidTr="001D7905">
        <w:trPr>
          <w:trHeight w:val="300"/>
        </w:trPr>
        <w:tc>
          <w:tcPr>
            <w:tcW w:w="723" w:type="pct"/>
            <w:shd w:val="clear" w:color="auto" w:fill="auto"/>
            <w:noWrap/>
            <w:vAlign w:val="center"/>
          </w:tcPr>
          <w:p w14:paraId="68ADFA94" w14:textId="0B675047" w:rsidR="008028C2" w:rsidRPr="002C2F63" w:rsidRDefault="008028C2" w:rsidP="008028C2">
            <w:pPr>
              <w:spacing w:before="0" w:after="0"/>
              <w:jc w:val="center"/>
              <w:rPr>
                <w:rFonts w:cs="Arial"/>
                <w:color w:val="000000"/>
                <w:szCs w:val="22"/>
              </w:rPr>
            </w:pPr>
            <w:ins w:id="1372" w:author="Mingliang Xie" w:date="2014-03-04T11:13:00Z">
              <w:r w:rsidRPr="005F0835">
                <w:rPr>
                  <w:rFonts w:cs="Arial"/>
                  <w:sz w:val="22"/>
                  <w:szCs w:val="22"/>
                </w:rPr>
                <w:t>67.86</w:t>
              </w:r>
            </w:ins>
          </w:p>
        </w:tc>
        <w:tc>
          <w:tcPr>
            <w:tcW w:w="1629" w:type="pct"/>
            <w:shd w:val="clear" w:color="auto" w:fill="auto"/>
            <w:noWrap/>
            <w:vAlign w:val="center"/>
          </w:tcPr>
          <w:p w14:paraId="7572E91D" w14:textId="66755E32" w:rsidR="008028C2" w:rsidRPr="002C2F63" w:rsidRDefault="008028C2" w:rsidP="008028C2">
            <w:pPr>
              <w:spacing w:before="0" w:after="0"/>
              <w:jc w:val="center"/>
              <w:rPr>
                <w:rFonts w:cs="Arial"/>
                <w:color w:val="000000"/>
                <w:szCs w:val="22"/>
              </w:rPr>
            </w:pPr>
            <w:ins w:id="1373" w:author="Mingliang Xie" w:date="2014-03-04T11:12:00Z">
              <w:r w:rsidRPr="005F0835">
                <w:rPr>
                  <w:rFonts w:cs="Arial"/>
                  <w:sz w:val="22"/>
                  <w:szCs w:val="22"/>
                </w:rPr>
                <w:t>1.</w:t>
              </w:r>
            </w:ins>
            <w:r>
              <w:rPr>
                <w:rFonts w:cs="Arial"/>
                <w:sz w:val="22"/>
                <w:szCs w:val="22"/>
              </w:rPr>
              <w:t>36</w:t>
            </w:r>
            <w:ins w:id="1374" w:author="Mingliang Xie" w:date="2014-04-10T21:31:00Z">
              <w:r w:rsidRPr="007D4D8D">
                <w:rPr>
                  <w:rFonts w:cs="Arial"/>
                  <w:sz w:val="22"/>
                  <w:szCs w:val="22"/>
                </w:rPr>
                <w:t>×10</w:t>
              </w:r>
            </w:ins>
            <w:ins w:id="1375" w:author="Mingliang Xie" w:date="2014-04-11T09:10:00Z">
              <w:r w:rsidRPr="0021672E">
                <w:rPr>
                  <w:rFonts w:cs="Arial"/>
                  <w:sz w:val="22"/>
                  <w:szCs w:val="22"/>
                  <w:vertAlign w:val="superscript"/>
                </w:rPr>
                <w:t>-4</w:t>
              </w:r>
            </w:ins>
          </w:p>
        </w:tc>
        <w:tc>
          <w:tcPr>
            <w:tcW w:w="1185" w:type="pct"/>
            <w:shd w:val="clear" w:color="auto" w:fill="auto"/>
            <w:noWrap/>
            <w:vAlign w:val="center"/>
          </w:tcPr>
          <w:p w14:paraId="5465E636" w14:textId="7F601135" w:rsidR="008028C2" w:rsidRPr="0026712D" w:rsidRDefault="008028C2" w:rsidP="008028C2">
            <w:pPr>
              <w:spacing w:before="0" w:after="0"/>
              <w:jc w:val="center"/>
              <w:rPr>
                <w:rFonts w:cs="Arial"/>
                <w:color w:val="000000"/>
                <w:szCs w:val="22"/>
              </w:rPr>
            </w:pPr>
            <w:ins w:id="1376" w:author="Mingliang Xie" w:date="2014-03-04T11:20:00Z">
              <w:r w:rsidRPr="005F0835">
                <w:rPr>
                  <w:rFonts w:cs="Arial"/>
                  <w:sz w:val="22"/>
                  <w:szCs w:val="22"/>
                </w:rPr>
                <w:t>1.3</w:t>
              </w:r>
            </w:ins>
            <w:r>
              <w:rPr>
                <w:rFonts w:cs="Arial"/>
                <w:sz w:val="22"/>
                <w:szCs w:val="22"/>
              </w:rPr>
              <w:t>6</w:t>
            </w:r>
            <w:ins w:id="1377" w:author="Mingliang Xie" w:date="2014-04-10T21:31:00Z">
              <w:r w:rsidRPr="007D4D8D">
                <w:rPr>
                  <w:rFonts w:cs="Arial"/>
                  <w:sz w:val="22"/>
                  <w:szCs w:val="22"/>
                </w:rPr>
                <w:t>×10</w:t>
              </w:r>
            </w:ins>
            <w:ins w:id="1378" w:author="Mingliang Xie" w:date="2014-04-11T09:10:00Z">
              <w:r w:rsidRPr="0021672E">
                <w:rPr>
                  <w:rFonts w:cs="Arial"/>
                  <w:sz w:val="22"/>
                  <w:szCs w:val="22"/>
                  <w:vertAlign w:val="superscript"/>
                </w:rPr>
                <w:t>-4</w:t>
              </w:r>
            </w:ins>
          </w:p>
        </w:tc>
        <w:tc>
          <w:tcPr>
            <w:tcW w:w="1463" w:type="pct"/>
            <w:shd w:val="clear" w:color="auto" w:fill="auto"/>
            <w:noWrap/>
            <w:vAlign w:val="center"/>
          </w:tcPr>
          <w:p w14:paraId="643D7603" w14:textId="0A3A4768" w:rsidR="008028C2" w:rsidRPr="008B478A" w:rsidRDefault="008028C2" w:rsidP="008028C2">
            <w:pPr>
              <w:spacing w:before="0" w:after="0"/>
              <w:jc w:val="center"/>
              <w:rPr>
                <w:rFonts w:cs="Arial"/>
                <w:szCs w:val="22"/>
              </w:rPr>
            </w:pPr>
            <w:r>
              <w:rPr>
                <w:rFonts w:cs="Arial"/>
                <w:sz w:val="22"/>
                <w:szCs w:val="22"/>
              </w:rPr>
              <w:t>2.62</w:t>
            </w:r>
            <w:ins w:id="1379" w:author="Mingliang Xie" w:date="2014-04-10T21:31:00Z">
              <w:r w:rsidRPr="007D4D8D">
                <w:rPr>
                  <w:rFonts w:cs="Arial"/>
                  <w:sz w:val="22"/>
                  <w:szCs w:val="22"/>
                </w:rPr>
                <w:t>×10</w:t>
              </w:r>
            </w:ins>
            <w:ins w:id="1380" w:author="Mingliang Xie" w:date="2014-04-11T09:10:00Z">
              <w:r w:rsidRPr="0021672E">
                <w:rPr>
                  <w:rFonts w:cs="Arial"/>
                  <w:sz w:val="22"/>
                  <w:szCs w:val="22"/>
                  <w:vertAlign w:val="superscript"/>
                </w:rPr>
                <w:t>-</w:t>
              </w:r>
            </w:ins>
            <w:r>
              <w:rPr>
                <w:rFonts w:cs="Arial"/>
                <w:sz w:val="22"/>
                <w:szCs w:val="22"/>
                <w:vertAlign w:val="superscript"/>
              </w:rPr>
              <w:t>7</w:t>
            </w:r>
          </w:p>
        </w:tc>
      </w:tr>
      <w:tr w:rsidR="008028C2" w:rsidRPr="00247CAB" w14:paraId="4B2ABF31" w14:textId="77777777" w:rsidTr="001D7905">
        <w:trPr>
          <w:trHeight w:val="300"/>
        </w:trPr>
        <w:tc>
          <w:tcPr>
            <w:tcW w:w="723" w:type="pct"/>
            <w:shd w:val="clear" w:color="auto" w:fill="auto"/>
            <w:noWrap/>
            <w:vAlign w:val="center"/>
          </w:tcPr>
          <w:p w14:paraId="60ECA221" w14:textId="5330D92B" w:rsidR="008028C2" w:rsidRPr="002C2F63" w:rsidRDefault="008028C2" w:rsidP="008028C2">
            <w:pPr>
              <w:spacing w:before="0" w:after="0"/>
              <w:jc w:val="center"/>
              <w:rPr>
                <w:rFonts w:cs="Arial"/>
                <w:color w:val="000000"/>
                <w:szCs w:val="22"/>
              </w:rPr>
            </w:pPr>
            <w:ins w:id="1381" w:author="Mingliang Xie" w:date="2014-03-04T11:13:00Z">
              <w:r w:rsidRPr="005F0835">
                <w:rPr>
                  <w:rFonts w:cs="Arial"/>
                  <w:sz w:val="22"/>
                  <w:szCs w:val="22"/>
                </w:rPr>
                <w:t>74.75</w:t>
              </w:r>
            </w:ins>
          </w:p>
        </w:tc>
        <w:tc>
          <w:tcPr>
            <w:tcW w:w="1629" w:type="pct"/>
            <w:shd w:val="clear" w:color="auto" w:fill="auto"/>
            <w:noWrap/>
            <w:vAlign w:val="center"/>
          </w:tcPr>
          <w:p w14:paraId="7114C5D2" w14:textId="312A7CBE" w:rsidR="008028C2" w:rsidRPr="002C2F63" w:rsidRDefault="008028C2" w:rsidP="008028C2">
            <w:pPr>
              <w:spacing w:before="0" w:after="0"/>
              <w:jc w:val="center"/>
              <w:rPr>
                <w:rFonts w:cs="Arial"/>
                <w:color w:val="000000"/>
                <w:szCs w:val="22"/>
              </w:rPr>
            </w:pPr>
            <w:ins w:id="1382" w:author="Mingliang Xie" w:date="2014-03-04T11:12:00Z">
              <w:r w:rsidRPr="005F0835">
                <w:rPr>
                  <w:rFonts w:cs="Arial"/>
                  <w:sz w:val="22"/>
                  <w:szCs w:val="22"/>
                </w:rPr>
                <w:t>1.</w:t>
              </w:r>
            </w:ins>
            <w:r>
              <w:rPr>
                <w:rFonts w:cs="Arial"/>
                <w:sz w:val="22"/>
                <w:szCs w:val="22"/>
              </w:rPr>
              <w:t>49</w:t>
            </w:r>
            <w:ins w:id="1383" w:author="Mingliang Xie" w:date="2014-04-10T21:31:00Z">
              <w:r w:rsidRPr="007D4D8D">
                <w:rPr>
                  <w:rFonts w:cs="Arial"/>
                  <w:sz w:val="22"/>
                  <w:szCs w:val="22"/>
                </w:rPr>
                <w:t>×10</w:t>
              </w:r>
            </w:ins>
            <w:ins w:id="1384" w:author="Mingliang Xie" w:date="2014-04-11T09:10:00Z">
              <w:r w:rsidRPr="0021672E">
                <w:rPr>
                  <w:rFonts w:cs="Arial"/>
                  <w:sz w:val="22"/>
                  <w:szCs w:val="22"/>
                  <w:vertAlign w:val="superscript"/>
                </w:rPr>
                <w:t>-4</w:t>
              </w:r>
            </w:ins>
          </w:p>
        </w:tc>
        <w:tc>
          <w:tcPr>
            <w:tcW w:w="1185" w:type="pct"/>
            <w:shd w:val="clear" w:color="auto" w:fill="auto"/>
            <w:noWrap/>
            <w:vAlign w:val="center"/>
          </w:tcPr>
          <w:p w14:paraId="44F5F077" w14:textId="4E0FD4B5" w:rsidR="008028C2" w:rsidRPr="0026712D" w:rsidRDefault="008028C2" w:rsidP="008028C2">
            <w:pPr>
              <w:spacing w:before="0" w:after="0"/>
              <w:jc w:val="center"/>
              <w:rPr>
                <w:rFonts w:cs="Arial"/>
                <w:color w:val="000000"/>
                <w:szCs w:val="22"/>
              </w:rPr>
            </w:pPr>
            <w:ins w:id="1385" w:author="Mingliang Xie" w:date="2014-03-04T11:20:00Z">
              <w:r w:rsidRPr="005F0835">
                <w:rPr>
                  <w:rFonts w:cs="Arial"/>
                  <w:sz w:val="22"/>
                  <w:szCs w:val="22"/>
                </w:rPr>
                <w:t>1.</w:t>
              </w:r>
            </w:ins>
            <w:r>
              <w:rPr>
                <w:rFonts w:cs="Arial"/>
                <w:sz w:val="22"/>
                <w:szCs w:val="22"/>
              </w:rPr>
              <w:t>49</w:t>
            </w:r>
            <w:ins w:id="1386" w:author="Mingliang Xie" w:date="2014-04-10T21:31:00Z">
              <w:r w:rsidRPr="007D4D8D">
                <w:rPr>
                  <w:rFonts w:cs="Arial"/>
                  <w:sz w:val="22"/>
                  <w:szCs w:val="22"/>
                </w:rPr>
                <w:t>×10</w:t>
              </w:r>
            </w:ins>
            <w:ins w:id="1387" w:author="Mingliang Xie" w:date="2014-04-11T09:10:00Z">
              <w:r w:rsidRPr="0021672E">
                <w:rPr>
                  <w:rFonts w:cs="Arial"/>
                  <w:sz w:val="22"/>
                  <w:szCs w:val="22"/>
                  <w:vertAlign w:val="superscript"/>
                </w:rPr>
                <w:t>-4</w:t>
              </w:r>
            </w:ins>
          </w:p>
        </w:tc>
        <w:tc>
          <w:tcPr>
            <w:tcW w:w="1463" w:type="pct"/>
            <w:shd w:val="clear" w:color="auto" w:fill="auto"/>
            <w:noWrap/>
            <w:vAlign w:val="center"/>
          </w:tcPr>
          <w:p w14:paraId="2A16E3B7" w14:textId="3638F030" w:rsidR="008028C2" w:rsidRPr="008B478A" w:rsidRDefault="008028C2" w:rsidP="008028C2">
            <w:pPr>
              <w:spacing w:before="0" w:after="0"/>
              <w:jc w:val="center"/>
              <w:rPr>
                <w:rFonts w:cs="Arial"/>
                <w:szCs w:val="22"/>
              </w:rPr>
            </w:pPr>
            <w:r>
              <w:rPr>
                <w:rFonts w:cs="Arial"/>
                <w:sz w:val="22"/>
                <w:szCs w:val="22"/>
              </w:rPr>
              <w:t>3.39</w:t>
            </w:r>
            <w:ins w:id="1388" w:author="Mingliang Xie" w:date="2014-04-10T21:31:00Z">
              <w:r w:rsidRPr="007D4D8D">
                <w:rPr>
                  <w:rFonts w:cs="Arial"/>
                  <w:sz w:val="22"/>
                  <w:szCs w:val="22"/>
                </w:rPr>
                <w:t>×10</w:t>
              </w:r>
            </w:ins>
            <w:ins w:id="1389" w:author="Mingliang Xie" w:date="2014-04-11T09:10:00Z">
              <w:r w:rsidRPr="0021672E">
                <w:rPr>
                  <w:rFonts w:cs="Arial"/>
                  <w:sz w:val="22"/>
                  <w:szCs w:val="22"/>
                  <w:vertAlign w:val="superscript"/>
                </w:rPr>
                <w:t>-</w:t>
              </w:r>
            </w:ins>
            <w:r>
              <w:rPr>
                <w:rFonts w:cs="Arial"/>
                <w:sz w:val="22"/>
                <w:szCs w:val="22"/>
                <w:vertAlign w:val="superscript"/>
              </w:rPr>
              <w:t>7</w:t>
            </w:r>
          </w:p>
        </w:tc>
      </w:tr>
      <w:tr w:rsidR="008028C2" w:rsidRPr="00247CAB" w14:paraId="17C426B5" w14:textId="77777777" w:rsidTr="001D7905">
        <w:trPr>
          <w:trHeight w:val="300"/>
        </w:trPr>
        <w:tc>
          <w:tcPr>
            <w:tcW w:w="723" w:type="pct"/>
            <w:shd w:val="clear" w:color="auto" w:fill="auto"/>
            <w:noWrap/>
            <w:vAlign w:val="center"/>
          </w:tcPr>
          <w:p w14:paraId="43FA378E" w14:textId="19B1FF6F" w:rsidR="008028C2" w:rsidRPr="002C2F63" w:rsidRDefault="008028C2" w:rsidP="008028C2">
            <w:pPr>
              <w:spacing w:before="0" w:after="0"/>
              <w:jc w:val="center"/>
              <w:rPr>
                <w:rFonts w:cs="Arial"/>
                <w:color w:val="000000"/>
                <w:szCs w:val="22"/>
              </w:rPr>
            </w:pPr>
            <w:ins w:id="1390" w:author="Mingliang Xie" w:date="2014-03-04T11:13:00Z">
              <w:r w:rsidRPr="005F0835">
                <w:rPr>
                  <w:rFonts w:cs="Arial"/>
                  <w:sz w:val="22"/>
                  <w:szCs w:val="22"/>
                </w:rPr>
                <w:t>77.87</w:t>
              </w:r>
            </w:ins>
          </w:p>
        </w:tc>
        <w:tc>
          <w:tcPr>
            <w:tcW w:w="1629" w:type="pct"/>
            <w:shd w:val="clear" w:color="auto" w:fill="auto"/>
            <w:noWrap/>
            <w:vAlign w:val="center"/>
          </w:tcPr>
          <w:p w14:paraId="71322A22" w14:textId="16C59BA6" w:rsidR="008028C2" w:rsidRPr="002C2F63" w:rsidRDefault="008028C2" w:rsidP="008028C2">
            <w:pPr>
              <w:spacing w:before="0" w:after="0"/>
              <w:jc w:val="center"/>
              <w:rPr>
                <w:rFonts w:cs="Arial"/>
                <w:color w:val="000000"/>
                <w:szCs w:val="22"/>
              </w:rPr>
            </w:pPr>
            <w:ins w:id="1391" w:author="Mingliang Xie" w:date="2014-03-04T11:12:00Z">
              <w:r w:rsidRPr="005F0835">
                <w:rPr>
                  <w:rFonts w:cs="Arial"/>
                  <w:sz w:val="22"/>
                  <w:szCs w:val="22"/>
                </w:rPr>
                <w:t>1.</w:t>
              </w:r>
            </w:ins>
            <w:r>
              <w:rPr>
                <w:rFonts w:cs="Arial"/>
                <w:sz w:val="22"/>
                <w:szCs w:val="22"/>
              </w:rPr>
              <w:t>55</w:t>
            </w:r>
            <w:ins w:id="1392" w:author="Mingliang Xie" w:date="2014-04-10T21:31:00Z">
              <w:r w:rsidRPr="007D4D8D">
                <w:rPr>
                  <w:rFonts w:cs="Arial"/>
                  <w:sz w:val="22"/>
                  <w:szCs w:val="22"/>
                </w:rPr>
                <w:t>×10</w:t>
              </w:r>
            </w:ins>
            <w:ins w:id="1393" w:author="Mingliang Xie" w:date="2014-04-11T09:10:00Z">
              <w:r w:rsidRPr="0021672E">
                <w:rPr>
                  <w:rFonts w:cs="Arial"/>
                  <w:sz w:val="22"/>
                  <w:szCs w:val="22"/>
                  <w:vertAlign w:val="superscript"/>
                </w:rPr>
                <w:t>-4</w:t>
              </w:r>
            </w:ins>
          </w:p>
        </w:tc>
        <w:tc>
          <w:tcPr>
            <w:tcW w:w="1185" w:type="pct"/>
            <w:shd w:val="clear" w:color="auto" w:fill="auto"/>
            <w:noWrap/>
            <w:vAlign w:val="center"/>
          </w:tcPr>
          <w:p w14:paraId="2C875B9B" w14:textId="0CBEAB56" w:rsidR="008028C2" w:rsidRPr="0026712D" w:rsidRDefault="008028C2" w:rsidP="008028C2">
            <w:pPr>
              <w:spacing w:before="0" w:after="0"/>
              <w:jc w:val="center"/>
              <w:rPr>
                <w:rFonts w:cs="Arial"/>
                <w:color w:val="000000"/>
                <w:szCs w:val="22"/>
              </w:rPr>
            </w:pPr>
            <w:ins w:id="1394" w:author="Mingliang Xie" w:date="2014-03-04T11:20:00Z">
              <w:r w:rsidRPr="005F0835">
                <w:rPr>
                  <w:rFonts w:cs="Arial"/>
                  <w:sz w:val="22"/>
                  <w:szCs w:val="22"/>
                </w:rPr>
                <w:t>1.5</w:t>
              </w:r>
            </w:ins>
            <w:r>
              <w:rPr>
                <w:rFonts w:cs="Arial"/>
                <w:sz w:val="22"/>
                <w:szCs w:val="22"/>
              </w:rPr>
              <w:t>5</w:t>
            </w:r>
            <w:ins w:id="1395" w:author="Mingliang Xie" w:date="2014-04-10T21:31:00Z">
              <w:r w:rsidRPr="007D4D8D">
                <w:rPr>
                  <w:rFonts w:cs="Arial"/>
                  <w:sz w:val="22"/>
                  <w:szCs w:val="22"/>
                </w:rPr>
                <w:t>×10</w:t>
              </w:r>
            </w:ins>
            <w:ins w:id="1396" w:author="Mingliang Xie" w:date="2014-04-11T09:10:00Z">
              <w:r w:rsidRPr="0021672E">
                <w:rPr>
                  <w:rFonts w:cs="Arial"/>
                  <w:sz w:val="22"/>
                  <w:szCs w:val="22"/>
                  <w:vertAlign w:val="superscript"/>
                </w:rPr>
                <w:t>-4</w:t>
              </w:r>
            </w:ins>
          </w:p>
        </w:tc>
        <w:tc>
          <w:tcPr>
            <w:tcW w:w="1463" w:type="pct"/>
            <w:shd w:val="clear" w:color="auto" w:fill="auto"/>
            <w:noWrap/>
            <w:vAlign w:val="center"/>
          </w:tcPr>
          <w:p w14:paraId="5FD20985" w14:textId="71B4A46E" w:rsidR="008028C2" w:rsidRPr="008B478A" w:rsidRDefault="008028C2" w:rsidP="008028C2">
            <w:pPr>
              <w:spacing w:before="0" w:after="0"/>
              <w:jc w:val="center"/>
              <w:rPr>
                <w:rFonts w:cs="Arial"/>
                <w:szCs w:val="22"/>
              </w:rPr>
            </w:pPr>
            <w:r>
              <w:rPr>
                <w:rFonts w:cs="Arial"/>
                <w:sz w:val="22"/>
                <w:szCs w:val="22"/>
              </w:rPr>
              <w:t>6.96</w:t>
            </w:r>
            <w:ins w:id="1397" w:author="Mingliang Xie" w:date="2014-04-10T21:31:00Z">
              <w:r w:rsidRPr="007D4D8D">
                <w:rPr>
                  <w:rFonts w:cs="Arial"/>
                  <w:sz w:val="22"/>
                  <w:szCs w:val="22"/>
                </w:rPr>
                <w:t>×10</w:t>
              </w:r>
            </w:ins>
            <w:ins w:id="1398" w:author="Mingliang Xie" w:date="2014-04-11T09:10:00Z">
              <w:r w:rsidRPr="0021672E">
                <w:rPr>
                  <w:rFonts w:cs="Arial"/>
                  <w:sz w:val="22"/>
                  <w:szCs w:val="22"/>
                  <w:vertAlign w:val="superscript"/>
                </w:rPr>
                <w:t>-</w:t>
              </w:r>
            </w:ins>
            <w:r>
              <w:rPr>
                <w:rFonts w:cs="Arial"/>
                <w:sz w:val="22"/>
                <w:szCs w:val="22"/>
                <w:vertAlign w:val="superscript"/>
              </w:rPr>
              <w:t>7</w:t>
            </w:r>
          </w:p>
        </w:tc>
      </w:tr>
      <w:tr w:rsidR="00BB3187" w:rsidRPr="00247CAB" w14:paraId="70206087" w14:textId="77777777" w:rsidTr="00785479">
        <w:trPr>
          <w:trHeight w:val="300"/>
        </w:trPr>
        <w:tc>
          <w:tcPr>
            <w:tcW w:w="2352" w:type="pct"/>
            <w:gridSpan w:val="2"/>
            <w:shd w:val="clear" w:color="auto" w:fill="auto"/>
            <w:noWrap/>
            <w:vAlign w:val="bottom"/>
            <w:hideMark/>
          </w:tcPr>
          <w:p w14:paraId="3E28886B" w14:textId="77777777" w:rsidR="00BB3187" w:rsidRPr="00F239EB" w:rsidRDefault="00BB3187" w:rsidP="00785479">
            <w:pPr>
              <w:spacing w:before="0" w:after="0"/>
              <w:rPr>
                <w:rFonts w:eastAsia="Times New Roman" w:cs="Arial"/>
                <w:color w:val="000000"/>
                <w:szCs w:val="22"/>
                <w:lang w:eastAsia="zh-CN"/>
              </w:rPr>
            </w:pPr>
            <w:r w:rsidRPr="00F239EB">
              <w:rPr>
                <w:rFonts w:eastAsia="Times New Roman" w:cs="Arial"/>
                <w:color w:val="000000"/>
                <w:szCs w:val="22"/>
                <w:lang w:eastAsia="zh-CN"/>
              </w:rPr>
              <w:t>Correlation coefficient</w:t>
            </w:r>
          </w:p>
        </w:tc>
        <w:tc>
          <w:tcPr>
            <w:tcW w:w="1185" w:type="pct"/>
            <w:shd w:val="clear" w:color="auto" w:fill="auto"/>
            <w:noWrap/>
            <w:vAlign w:val="bottom"/>
            <w:hideMark/>
          </w:tcPr>
          <w:p w14:paraId="340657E6" w14:textId="77777777" w:rsidR="00BB3187" w:rsidRPr="00F239EB" w:rsidRDefault="00BB3187" w:rsidP="00785479">
            <w:pPr>
              <w:spacing w:before="0" w:after="0"/>
              <w:jc w:val="center"/>
              <w:rPr>
                <w:rFonts w:cs="Arial"/>
                <w:color w:val="000000"/>
                <w:szCs w:val="22"/>
                <w:lang w:eastAsia="zh-CN"/>
              </w:rPr>
            </w:pPr>
            <w:r>
              <w:rPr>
                <w:rFonts w:eastAsia="Times New Roman" w:cs="Arial"/>
                <w:color w:val="000000"/>
                <w:szCs w:val="22"/>
                <w:lang w:eastAsia="zh-CN"/>
              </w:rPr>
              <w:t>0.999</w:t>
            </w:r>
          </w:p>
        </w:tc>
        <w:tc>
          <w:tcPr>
            <w:tcW w:w="1463" w:type="pct"/>
            <w:shd w:val="clear" w:color="auto" w:fill="auto"/>
            <w:noWrap/>
            <w:vAlign w:val="bottom"/>
            <w:hideMark/>
          </w:tcPr>
          <w:p w14:paraId="7266E306" w14:textId="77777777" w:rsidR="00BB3187" w:rsidRPr="00F239EB" w:rsidRDefault="00BB3187" w:rsidP="00785479">
            <w:pPr>
              <w:spacing w:before="0" w:after="0"/>
              <w:rPr>
                <w:rFonts w:eastAsia="Times New Roman" w:cs="Arial"/>
                <w:color w:val="000000"/>
                <w:szCs w:val="22"/>
                <w:lang w:eastAsia="zh-CN"/>
              </w:rPr>
            </w:pPr>
          </w:p>
        </w:tc>
      </w:tr>
      <w:tr w:rsidR="00BB3187" w:rsidRPr="00247CAB" w14:paraId="4589094C" w14:textId="77777777" w:rsidTr="00785479">
        <w:trPr>
          <w:trHeight w:val="300"/>
        </w:trPr>
        <w:tc>
          <w:tcPr>
            <w:tcW w:w="2352" w:type="pct"/>
            <w:gridSpan w:val="2"/>
            <w:shd w:val="clear" w:color="auto" w:fill="D9D9D9" w:themeFill="background1" w:themeFillShade="D9"/>
            <w:noWrap/>
            <w:vAlign w:val="bottom"/>
            <w:hideMark/>
          </w:tcPr>
          <w:p w14:paraId="252404EB" w14:textId="77777777" w:rsidR="00BB3187" w:rsidRPr="00F239EB" w:rsidRDefault="00BB3187" w:rsidP="00785479">
            <w:pPr>
              <w:spacing w:before="0" w:after="0"/>
              <w:rPr>
                <w:rFonts w:cs="Arial"/>
                <w:b/>
                <w:color w:val="000000"/>
                <w:szCs w:val="22"/>
                <w:lang w:eastAsia="zh-CN"/>
              </w:rPr>
            </w:pPr>
            <w:r w:rsidRPr="00F239EB">
              <w:rPr>
                <w:rFonts w:eastAsia="Times New Roman" w:cs="Arial"/>
                <w:b/>
                <w:color w:val="000000"/>
                <w:szCs w:val="22"/>
                <w:lang w:eastAsia="zh-CN"/>
              </w:rPr>
              <w:t>Estimated parameter</w:t>
            </w:r>
            <w:r>
              <w:rPr>
                <w:rFonts w:cs="Arial"/>
                <w:b/>
                <w:color w:val="000000"/>
                <w:szCs w:val="22"/>
                <w:lang w:eastAsia="zh-CN"/>
              </w:rPr>
              <w:t>s</w:t>
            </w:r>
          </w:p>
        </w:tc>
        <w:tc>
          <w:tcPr>
            <w:tcW w:w="1185" w:type="pct"/>
            <w:shd w:val="clear" w:color="auto" w:fill="D9D9D9" w:themeFill="background1" w:themeFillShade="D9"/>
            <w:vAlign w:val="bottom"/>
          </w:tcPr>
          <w:p w14:paraId="71DD782B" w14:textId="77777777" w:rsidR="00BB3187" w:rsidRPr="00F239EB" w:rsidRDefault="00BB3187" w:rsidP="00785479">
            <w:pPr>
              <w:spacing w:before="0" w:after="0"/>
              <w:jc w:val="center"/>
              <w:rPr>
                <w:rFonts w:cs="Arial"/>
                <w:b/>
                <w:color w:val="000000"/>
                <w:szCs w:val="22"/>
                <w:lang w:eastAsia="zh-CN"/>
              </w:rPr>
            </w:pPr>
            <w:r>
              <w:rPr>
                <w:rFonts w:cs="Arial"/>
                <w:b/>
                <w:color w:val="000000"/>
                <w:szCs w:val="22"/>
                <w:lang w:eastAsia="zh-CN"/>
              </w:rPr>
              <w:t>Value</w:t>
            </w:r>
          </w:p>
        </w:tc>
        <w:tc>
          <w:tcPr>
            <w:tcW w:w="1463" w:type="pct"/>
            <w:shd w:val="clear" w:color="auto" w:fill="D9D9D9" w:themeFill="background1" w:themeFillShade="D9"/>
            <w:vAlign w:val="bottom"/>
          </w:tcPr>
          <w:p w14:paraId="585810CA" w14:textId="77777777" w:rsidR="00BB3187" w:rsidRPr="00F239EB" w:rsidRDefault="00BB3187" w:rsidP="00785479">
            <w:pPr>
              <w:spacing w:before="0" w:after="0"/>
              <w:jc w:val="center"/>
              <w:rPr>
                <w:rFonts w:cs="Arial"/>
                <w:b/>
                <w:color w:val="000000"/>
                <w:szCs w:val="22"/>
                <w:lang w:eastAsia="zh-CN"/>
              </w:rPr>
            </w:pPr>
            <w:r w:rsidRPr="006118AD">
              <w:rPr>
                <w:rFonts w:cs="Arial"/>
                <w:b/>
                <w:color w:val="000000"/>
                <w:szCs w:val="22"/>
                <w:lang w:eastAsia="zh-CN"/>
              </w:rPr>
              <w:t>95% confidence limits</w:t>
            </w:r>
          </w:p>
        </w:tc>
      </w:tr>
      <w:tr w:rsidR="00BB3187" w:rsidRPr="00247CAB" w14:paraId="5BA44FA4" w14:textId="77777777" w:rsidTr="00785479">
        <w:trPr>
          <w:trHeight w:val="300"/>
        </w:trPr>
        <w:tc>
          <w:tcPr>
            <w:tcW w:w="2352" w:type="pct"/>
            <w:gridSpan w:val="2"/>
            <w:shd w:val="clear" w:color="auto" w:fill="auto"/>
            <w:noWrap/>
            <w:vAlign w:val="bottom"/>
            <w:hideMark/>
          </w:tcPr>
          <w:p w14:paraId="35368260" w14:textId="77777777" w:rsidR="00BB3187" w:rsidRPr="00F239EB" w:rsidRDefault="00BB3187" w:rsidP="00785479">
            <w:pPr>
              <w:spacing w:before="0" w:after="0"/>
              <w:rPr>
                <w:rFonts w:cs="Arial"/>
                <w:color w:val="000000"/>
                <w:szCs w:val="22"/>
                <w:lang w:eastAsia="zh-CN"/>
              </w:rPr>
            </w:pPr>
            <w:r w:rsidRPr="00247CAB">
              <w:rPr>
                <w:rFonts w:cs="Arial"/>
                <w:color w:val="000000"/>
                <w:szCs w:val="22"/>
                <w:lang w:eastAsia="zh-CN"/>
              </w:rPr>
              <w:t xml:space="preserve">Effective </w:t>
            </w:r>
            <w:r w:rsidRPr="00F239EB">
              <w:rPr>
                <w:rFonts w:eastAsia="Times New Roman" w:cs="Arial"/>
                <w:color w:val="000000"/>
                <w:szCs w:val="22"/>
                <w:lang w:eastAsia="zh-CN"/>
              </w:rPr>
              <w:t>por</w:t>
            </w:r>
            <w:r w:rsidRPr="00247CAB">
              <w:rPr>
                <w:rFonts w:cs="Arial"/>
                <w:color w:val="000000"/>
                <w:szCs w:val="22"/>
                <w:lang w:eastAsia="zh-CN"/>
              </w:rPr>
              <w:t>osity</w:t>
            </w:r>
          </w:p>
        </w:tc>
        <w:tc>
          <w:tcPr>
            <w:tcW w:w="1185" w:type="pct"/>
            <w:shd w:val="clear" w:color="auto" w:fill="auto"/>
            <w:noWrap/>
            <w:vAlign w:val="bottom"/>
            <w:hideMark/>
          </w:tcPr>
          <w:p w14:paraId="07346795" w14:textId="52B8886C" w:rsidR="00BB3187" w:rsidRPr="00F239EB" w:rsidRDefault="00BB3187" w:rsidP="008028C2">
            <w:pPr>
              <w:spacing w:before="0" w:after="0"/>
              <w:jc w:val="center"/>
              <w:rPr>
                <w:rFonts w:eastAsia="Times New Roman" w:cs="Arial"/>
                <w:color w:val="000000"/>
                <w:szCs w:val="22"/>
                <w:lang w:eastAsia="zh-CN"/>
              </w:rPr>
            </w:pPr>
            <w:r>
              <w:rPr>
                <w:rFonts w:cs="Arial" w:hint="eastAsia"/>
                <w:color w:val="000000"/>
                <w:szCs w:val="22"/>
                <w:lang w:eastAsia="zh-CN"/>
              </w:rPr>
              <w:t>0.</w:t>
            </w:r>
            <w:r>
              <w:rPr>
                <w:rFonts w:cs="Arial"/>
                <w:color w:val="000000"/>
                <w:szCs w:val="22"/>
                <w:lang w:eastAsia="zh-CN"/>
              </w:rPr>
              <w:t>0</w:t>
            </w:r>
            <w:r w:rsidR="008028C2">
              <w:rPr>
                <w:rFonts w:cs="Arial"/>
                <w:color w:val="000000"/>
                <w:szCs w:val="22"/>
                <w:lang w:eastAsia="zh-CN"/>
              </w:rPr>
              <w:t>46</w:t>
            </w:r>
          </w:p>
        </w:tc>
        <w:tc>
          <w:tcPr>
            <w:tcW w:w="1463" w:type="pct"/>
            <w:shd w:val="clear" w:color="auto" w:fill="auto"/>
            <w:noWrap/>
            <w:vAlign w:val="bottom"/>
            <w:hideMark/>
          </w:tcPr>
          <w:p w14:paraId="00767648" w14:textId="3EC1034F" w:rsidR="00BB3187" w:rsidRPr="00F239EB" w:rsidRDefault="00BB3187" w:rsidP="00785479">
            <w:pPr>
              <w:spacing w:before="0" w:after="0"/>
              <w:jc w:val="center"/>
              <w:rPr>
                <w:rFonts w:eastAsia="Times New Roman" w:cs="Arial"/>
                <w:color w:val="000000"/>
                <w:szCs w:val="22"/>
                <w:lang w:eastAsia="zh-CN"/>
              </w:rPr>
            </w:pPr>
            <w:r>
              <w:rPr>
                <w:rFonts w:eastAsia="Times New Roman" w:cs="Arial"/>
                <w:color w:val="000000"/>
                <w:szCs w:val="22"/>
                <w:lang w:eastAsia="zh-CN"/>
              </w:rPr>
              <w:t>0</w:t>
            </w:r>
            <w:r w:rsidR="008028C2">
              <w:rPr>
                <w:rFonts w:eastAsia="Times New Roman" w:cs="Arial"/>
                <w:color w:val="000000"/>
                <w:szCs w:val="22"/>
                <w:lang w:eastAsia="zh-CN"/>
              </w:rPr>
              <w:t>.0008 – 2.77</w:t>
            </w:r>
          </w:p>
        </w:tc>
      </w:tr>
      <w:tr w:rsidR="00BB3187" w:rsidRPr="00247CAB" w14:paraId="4B2FFA30" w14:textId="77777777" w:rsidTr="00785479">
        <w:trPr>
          <w:trHeight w:val="300"/>
        </w:trPr>
        <w:tc>
          <w:tcPr>
            <w:tcW w:w="2352" w:type="pct"/>
            <w:gridSpan w:val="2"/>
            <w:shd w:val="clear" w:color="auto" w:fill="auto"/>
            <w:noWrap/>
            <w:vAlign w:val="bottom"/>
            <w:hideMark/>
          </w:tcPr>
          <w:p w14:paraId="49903C37" w14:textId="77777777" w:rsidR="00BB3187" w:rsidRPr="00F239EB" w:rsidRDefault="00BB3187" w:rsidP="00785479">
            <w:pPr>
              <w:spacing w:before="0" w:after="0"/>
              <w:rPr>
                <w:rFonts w:eastAsia="Times New Roman" w:cs="Arial"/>
                <w:color w:val="000000"/>
                <w:szCs w:val="22"/>
                <w:lang w:eastAsia="zh-CN"/>
              </w:rPr>
            </w:pPr>
            <w:r w:rsidRPr="00247CAB">
              <w:rPr>
                <w:rFonts w:cs="Arial"/>
                <w:color w:val="000000"/>
                <w:szCs w:val="22"/>
                <w:lang w:eastAsia="zh-CN"/>
              </w:rPr>
              <w:lastRenderedPageBreak/>
              <w:t>Tortuosity</w:t>
            </w:r>
          </w:p>
        </w:tc>
        <w:tc>
          <w:tcPr>
            <w:tcW w:w="1185" w:type="pct"/>
            <w:shd w:val="clear" w:color="auto" w:fill="auto"/>
            <w:noWrap/>
            <w:vAlign w:val="bottom"/>
            <w:hideMark/>
          </w:tcPr>
          <w:p w14:paraId="3D62F607" w14:textId="1DA5BA32" w:rsidR="00BB3187" w:rsidRPr="00F239EB" w:rsidRDefault="00BB3187" w:rsidP="008028C2">
            <w:pPr>
              <w:spacing w:before="0" w:after="0"/>
              <w:jc w:val="center"/>
              <w:rPr>
                <w:rFonts w:cs="Arial"/>
                <w:color w:val="000000"/>
                <w:szCs w:val="22"/>
                <w:lang w:eastAsia="zh-CN"/>
              </w:rPr>
            </w:pPr>
            <w:r>
              <w:rPr>
                <w:rFonts w:cs="Arial"/>
                <w:color w:val="000000"/>
                <w:szCs w:val="22"/>
                <w:lang w:eastAsia="zh-CN"/>
              </w:rPr>
              <w:t>0.0</w:t>
            </w:r>
            <w:r w:rsidR="008028C2">
              <w:rPr>
                <w:rFonts w:cs="Arial"/>
                <w:color w:val="000000"/>
                <w:szCs w:val="22"/>
                <w:lang w:eastAsia="zh-CN"/>
              </w:rPr>
              <w:t>69</w:t>
            </w:r>
          </w:p>
        </w:tc>
        <w:tc>
          <w:tcPr>
            <w:tcW w:w="1463" w:type="pct"/>
            <w:shd w:val="clear" w:color="auto" w:fill="auto"/>
            <w:noWrap/>
            <w:vAlign w:val="bottom"/>
            <w:hideMark/>
          </w:tcPr>
          <w:p w14:paraId="1885418A" w14:textId="776BCDC3" w:rsidR="00BB3187" w:rsidRPr="00F239EB" w:rsidRDefault="00BB3187" w:rsidP="008028C2">
            <w:pPr>
              <w:spacing w:before="0" w:after="0"/>
              <w:jc w:val="center"/>
              <w:rPr>
                <w:rFonts w:eastAsia="Times New Roman" w:cs="Arial"/>
                <w:color w:val="000000"/>
                <w:szCs w:val="22"/>
                <w:lang w:eastAsia="zh-CN"/>
              </w:rPr>
            </w:pPr>
            <w:r>
              <w:rPr>
                <w:rFonts w:eastAsia="Times New Roman" w:cs="Arial"/>
                <w:color w:val="000000"/>
                <w:szCs w:val="22"/>
                <w:lang w:eastAsia="zh-CN"/>
              </w:rPr>
              <w:t>0.0</w:t>
            </w:r>
            <w:r w:rsidR="008028C2">
              <w:rPr>
                <w:rFonts w:eastAsia="Times New Roman" w:cs="Arial"/>
                <w:color w:val="000000"/>
                <w:szCs w:val="22"/>
                <w:lang w:eastAsia="zh-CN"/>
              </w:rPr>
              <w:t>01</w:t>
            </w:r>
            <w:r>
              <w:rPr>
                <w:rFonts w:eastAsia="Times New Roman" w:cs="Arial"/>
                <w:color w:val="000000"/>
                <w:szCs w:val="22"/>
                <w:lang w:eastAsia="zh-CN"/>
              </w:rPr>
              <w:t xml:space="preserve">– </w:t>
            </w:r>
            <w:r w:rsidR="008028C2">
              <w:rPr>
                <w:rFonts w:eastAsia="Times New Roman" w:cs="Arial"/>
                <w:color w:val="000000"/>
                <w:szCs w:val="22"/>
                <w:lang w:eastAsia="zh-CN"/>
              </w:rPr>
              <w:t>4.14</w:t>
            </w:r>
          </w:p>
        </w:tc>
      </w:tr>
      <w:tr w:rsidR="00BB3187" w:rsidRPr="00247CAB" w14:paraId="65A639CF" w14:textId="77777777" w:rsidTr="00785479">
        <w:trPr>
          <w:trHeight w:val="300"/>
        </w:trPr>
        <w:tc>
          <w:tcPr>
            <w:tcW w:w="5000" w:type="pct"/>
            <w:gridSpan w:val="4"/>
            <w:shd w:val="clear" w:color="auto" w:fill="D9D9D9" w:themeFill="background1" w:themeFillShade="D9"/>
            <w:noWrap/>
            <w:vAlign w:val="bottom"/>
            <w:hideMark/>
          </w:tcPr>
          <w:p w14:paraId="0A9DDFFA" w14:textId="77777777" w:rsidR="00BB3187" w:rsidRPr="00F239EB" w:rsidRDefault="00BB3187" w:rsidP="00785479">
            <w:pPr>
              <w:spacing w:before="0" w:after="0"/>
              <w:rPr>
                <w:rFonts w:eastAsia="Times New Roman" w:cs="Arial"/>
                <w:b/>
                <w:color w:val="000000"/>
                <w:szCs w:val="22"/>
                <w:lang w:eastAsia="zh-CN"/>
              </w:rPr>
            </w:pPr>
            <w:r w:rsidRPr="00F239EB">
              <w:rPr>
                <w:rFonts w:eastAsia="Times New Roman" w:cs="Arial"/>
                <w:b/>
                <w:color w:val="000000"/>
                <w:szCs w:val="22"/>
                <w:lang w:eastAsia="zh-CN"/>
              </w:rPr>
              <w:t>Calculated parameter</w:t>
            </w:r>
          </w:p>
        </w:tc>
      </w:tr>
      <w:tr w:rsidR="00BB3187" w:rsidRPr="00247CAB" w14:paraId="3BA55C5E" w14:textId="77777777" w:rsidTr="00785479">
        <w:trPr>
          <w:trHeight w:val="300"/>
        </w:trPr>
        <w:tc>
          <w:tcPr>
            <w:tcW w:w="2352" w:type="pct"/>
            <w:gridSpan w:val="2"/>
            <w:shd w:val="clear" w:color="auto" w:fill="auto"/>
            <w:noWrap/>
            <w:vAlign w:val="bottom"/>
            <w:hideMark/>
          </w:tcPr>
          <w:p w14:paraId="350498AF" w14:textId="77777777" w:rsidR="00BB3187" w:rsidRPr="00F239EB" w:rsidRDefault="00BB3187" w:rsidP="00785479">
            <w:pPr>
              <w:spacing w:before="0" w:after="0"/>
              <w:rPr>
                <w:rFonts w:cs="Arial"/>
                <w:color w:val="000000"/>
                <w:szCs w:val="22"/>
                <w:lang w:eastAsia="zh-CN"/>
              </w:rPr>
            </w:pPr>
            <w:r>
              <w:rPr>
                <w:rFonts w:cs="Arial"/>
                <w:color w:val="000000"/>
                <w:szCs w:val="22"/>
                <w:lang w:eastAsia="zh-CN"/>
              </w:rPr>
              <w:t xml:space="preserve">  </w:t>
            </w:r>
            <w:r>
              <w:rPr>
                <w:rFonts w:cs="Arial" w:hint="eastAsia"/>
                <w:color w:val="000000"/>
                <w:szCs w:val="22"/>
                <w:lang w:eastAsia="zh-CN"/>
              </w:rPr>
              <w:t>D</w:t>
            </w:r>
            <w:r w:rsidRPr="0048490F">
              <w:rPr>
                <w:rFonts w:cs="Arial" w:hint="eastAsia"/>
                <w:color w:val="000000"/>
                <w:szCs w:val="22"/>
                <w:vertAlign w:val="subscript"/>
                <w:lang w:eastAsia="zh-CN"/>
              </w:rPr>
              <w:t>e</w:t>
            </w:r>
            <w:r>
              <w:rPr>
                <w:rFonts w:cs="Arial" w:hint="eastAsia"/>
                <w:color w:val="000000"/>
                <w:szCs w:val="22"/>
                <w:lang w:eastAsia="zh-CN"/>
              </w:rPr>
              <w:t xml:space="preserve"> </w:t>
            </w:r>
            <w:r w:rsidRPr="009A216A">
              <w:rPr>
                <w:rFonts w:cs="Arial" w:hint="eastAsia"/>
                <w:color w:val="000000"/>
                <w:szCs w:val="22"/>
                <w:lang w:eastAsia="zh-CN"/>
              </w:rPr>
              <w:t>for</w:t>
            </w:r>
            <w:r>
              <w:rPr>
                <w:rFonts w:cs="Arial" w:hint="eastAsia"/>
                <w:color w:val="000000"/>
                <w:szCs w:val="22"/>
                <w:vertAlign w:val="superscript"/>
                <w:lang w:eastAsia="zh-CN"/>
              </w:rPr>
              <w:t xml:space="preserve"> </w:t>
            </w:r>
            <w:r>
              <w:rPr>
                <w:rFonts w:cs="Arial" w:hint="eastAsia"/>
                <w:color w:val="000000"/>
                <w:szCs w:val="22"/>
                <w:lang w:eastAsia="zh-CN"/>
              </w:rPr>
              <w:t>Ca</w:t>
            </w:r>
            <w:r>
              <w:rPr>
                <w:rFonts w:cs="Arial" w:hint="eastAsia"/>
                <w:color w:val="000000"/>
                <w:szCs w:val="22"/>
                <w:vertAlign w:val="superscript"/>
                <w:lang w:eastAsia="zh-CN"/>
              </w:rPr>
              <w:t>2+</w:t>
            </w:r>
            <w:r>
              <w:rPr>
                <w:rFonts w:cs="Arial"/>
                <w:color w:val="000000"/>
                <w:szCs w:val="22"/>
                <w:vertAlign w:val="superscript"/>
                <w:lang w:eastAsia="zh-CN"/>
              </w:rPr>
              <w:t xml:space="preserve"> </w:t>
            </w:r>
            <w:r>
              <w:rPr>
                <w:rFonts w:cs="Arial"/>
                <w:color w:val="000000"/>
                <w:szCs w:val="22"/>
              </w:rPr>
              <w:t>in [m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color w:val="000000"/>
                <w:szCs w:val="22"/>
              </w:rPr>
              <w:t>]</w:t>
            </w:r>
          </w:p>
        </w:tc>
        <w:tc>
          <w:tcPr>
            <w:tcW w:w="1185" w:type="pct"/>
            <w:shd w:val="clear" w:color="auto" w:fill="auto"/>
            <w:noWrap/>
            <w:vAlign w:val="bottom"/>
          </w:tcPr>
          <w:p w14:paraId="0C624D4A" w14:textId="66930457" w:rsidR="00BB3187" w:rsidRPr="00444C1D" w:rsidRDefault="00BB3187" w:rsidP="00F85E66">
            <w:pPr>
              <w:spacing w:before="0" w:after="0"/>
              <w:jc w:val="center"/>
              <w:rPr>
                <w:rFonts w:cs="Arial"/>
                <w:szCs w:val="22"/>
                <w:lang w:eastAsia="zh-CN"/>
              </w:rPr>
            </w:pPr>
            <w:r>
              <w:rPr>
                <w:rFonts w:cs="Arial"/>
                <w:szCs w:val="22"/>
              </w:rPr>
              <w:t>2.</w:t>
            </w:r>
            <w:r w:rsidR="00F85E66">
              <w:rPr>
                <w:rFonts w:cs="Arial"/>
                <w:szCs w:val="22"/>
              </w:rPr>
              <w:t>49</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12</w:t>
            </w:r>
          </w:p>
        </w:tc>
        <w:tc>
          <w:tcPr>
            <w:tcW w:w="1463" w:type="pct"/>
            <w:shd w:val="clear" w:color="auto" w:fill="auto"/>
            <w:noWrap/>
            <w:vAlign w:val="bottom"/>
            <w:hideMark/>
          </w:tcPr>
          <w:p w14:paraId="323BCFF3" w14:textId="77777777" w:rsidR="00BB3187" w:rsidRPr="00F239EB" w:rsidRDefault="00BB3187" w:rsidP="00785479">
            <w:pPr>
              <w:spacing w:before="0" w:after="0"/>
              <w:rPr>
                <w:rFonts w:eastAsia="Times New Roman" w:cs="Arial"/>
                <w:color w:val="000000"/>
                <w:szCs w:val="22"/>
                <w:lang w:eastAsia="zh-CN"/>
              </w:rPr>
            </w:pPr>
          </w:p>
        </w:tc>
      </w:tr>
      <w:tr w:rsidR="00BB3187" w:rsidRPr="00247CAB" w14:paraId="69CB4975" w14:textId="77777777" w:rsidTr="00785479">
        <w:trPr>
          <w:trHeight w:val="300"/>
        </w:trPr>
        <w:tc>
          <w:tcPr>
            <w:tcW w:w="2352" w:type="pct"/>
            <w:gridSpan w:val="2"/>
            <w:shd w:val="clear" w:color="auto" w:fill="auto"/>
            <w:noWrap/>
            <w:vAlign w:val="bottom"/>
          </w:tcPr>
          <w:p w14:paraId="51D559BD" w14:textId="77777777" w:rsidR="00BB3187" w:rsidRDefault="00BB3187" w:rsidP="00785479">
            <w:pPr>
              <w:spacing w:before="0" w:after="0"/>
              <w:rPr>
                <w:rFonts w:cs="Arial"/>
                <w:color w:val="000000"/>
                <w:szCs w:val="22"/>
                <w:lang w:eastAsia="zh-CN"/>
              </w:rPr>
            </w:pPr>
            <w:r>
              <w:rPr>
                <w:rFonts w:cs="Arial"/>
                <w:color w:val="000000"/>
                <w:szCs w:val="22"/>
                <w:lang w:eastAsia="zh-CN"/>
              </w:rPr>
              <w:t xml:space="preserve">  </w:t>
            </w:r>
            <w:r>
              <w:rPr>
                <w:rFonts w:cs="Arial" w:hint="eastAsia"/>
                <w:color w:val="000000"/>
                <w:szCs w:val="22"/>
                <w:lang w:eastAsia="zh-CN"/>
              </w:rPr>
              <w:t>D</w:t>
            </w:r>
            <w:r w:rsidRPr="0048490F">
              <w:rPr>
                <w:rFonts w:cs="Arial" w:hint="eastAsia"/>
                <w:color w:val="000000"/>
                <w:szCs w:val="22"/>
                <w:vertAlign w:val="subscript"/>
                <w:lang w:eastAsia="zh-CN"/>
              </w:rPr>
              <w:t>e</w:t>
            </w:r>
            <w:r>
              <w:rPr>
                <w:rFonts w:cs="Arial" w:hint="eastAsia"/>
                <w:color w:val="000000"/>
                <w:szCs w:val="22"/>
                <w:lang w:eastAsia="zh-CN"/>
              </w:rPr>
              <w:t xml:space="preserve"> </w:t>
            </w:r>
            <w:r w:rsidRPr="009A216A">
              <w:rPr>
                <w:rFonts w:cs="Arial" w:hint="eastAsia"/>
                <w:color w:val="000000"/>
                <w:szCs w:val="22"/>
                <w:lang w:eastAsia="zh-CN"/>
              </w:rPr>
              <w:t>for</w:t>
            </w:r>
            <w:r>
              <w:rPr>
                <w:rFonts w:cs="Arial" w:hint="eastAsia"/>
                <w:color w:val="000000"/>
                <w:szCs w:val="22"/>
                <w:vertAlign w:val="superscript"/>
                <w:lang w:eastAsia="zh-CN"/>
              </w:rPr>
              <w:t xml:space="preserve"> </w:t>
            </w:r>
            <w:r>
              <w:rPr>
                <w:rFonts w:cs="Arial"/>
                <w:color w:val="000000"/>
                <w:szCs w:val="22"/>
                <w:lang w:eastAsia="zh-CN"/>
              </w:rPr>
              <w:t>SO</w:t>
            </w:r>
            <w:r w:rsidRPr="005F0835">
              <w:rPr>
                <w:rFonts w:cs="Arial"/>
                <w:color w:val="000000"/>
                <w:szCs w:val="22"/>
                <w:vertAlign w:val="subscript"/>
                <w:lang w:eastAsia="zh-CN"/>
              </w:rPr>
              <w:t>4</w:t>
            </w:r>
            <w:r>
              <w:rPr>
                <w:rFonts w:cs="Arial" w:hint="eastAsia"/>
                <w:color w:val="000000"/>
                <w:szCs w:val="22"/>
                <w:vertAlign w:val="superscript"/>
                <w:lang w:eastAsia="zh-CN"/>
              </w:rPr>
              <w:t>2</w:t>
            </w:r>
            <w:r>
              <w:rPr>
                <w:rFonts w:cs="Arial"/>
                <w:color w:val="000000"/>
                <w:szCs w:val="22"/>
                <w:vertAlign w:val="superscript"/>
                <w:lang w:eastAsia="zh-CN"/>
              </w:rPr>
              <w:t xml:space="preserve">- </w:t>
            </w:r>
            <w:r>
              <w:rPr>
                <w:rFonts w:cs="Arial"/>
                <w:color w:val="000000"/>
                <w:szCs w:val="22"/>
              </w:rPr>
              <w:t>in [m</w:t>
            </w:r>
            <w:r w:rsidRPr="00934D29">
              <w:rPr>
                <w:rFonts w:cs="Arial"/>
                <w:color w:val="000000"/>
                <w:szCs w:val="22"/>
                <w:vertAlign w:val="superscript"/>
              </w:rPr>
              <w:t>2</w:t>
            </w:r>
            <w:r>
              <w:rPr>
                <w:rFonts w:cs="Arial"/>
                <w:color w:val="000000"/>
                <w:szCs w:val="22"/>
              </w:rPr>
              <w:t xml:space="preserve"> s</w:t>
            </w:r>
            <w:r w:rsidRPr="00934D29">
              <w:rPr>
                <w:rFonts w:cs="Arial"/>
                <w:color w:val="000000"/>
                <w:szCs w:val="22"/>
                <w:vertAlign w:val="superscript"/>
              </w:rPr>
              <w:t>-1</w:t>
            </w:r>
            <w:r>
              <w:rPr>
                <w:rFonts w:cs="Arial"/>
                <w:color w:val="000000"/>
                <w:szCs w:val="22"/>
              </w:rPr>
              <w:t>]</w:t>
            </w:r>
          </w:p>
        </w:tc>
        <w:tc>
          <w:tcPr>
            <w:tcW w:w="1185" w:type="pct"/>
            <w:shd w:val="clear" w:color="auto" w:fill="auto"/>
            <w:noWrap/>
            <w:vAlign w:val="bottom"/>
          </w:tcPr>
          <w:p w14:paraId="00E08E77" w14:textId="5EF4CFE8" w:rsidR="00BB3187" w:rsidRPr="005F0835" w:rsidDel="00B73D3F" w:rsidRDefault="00BB3187" w:rsidP="00F85E66">
            <w:pPr>
              <w:spacing w:before="0" w:after="0"/>
              <w:jc w:val="center"/>
              <w:rPr>
                <w:rFonts w:cs="Arial"/>
                <w:szCs w:val="22"/>
              </w:rPr>
            </w:pPr>
            <w:r>
              <w:rPr>
                <w:rFonts w:cs="Arial"/>
                <w:szCs w:val="22"/>
              </w:rPr>
              <w:t>3.</w:t>
            </w:r>
            <w:r w:rsidR="00F85E66">
              <w:rPr>
                <w:rFonts w:cs="Arial"/>
                <w:szCs w:val="22"/>
              </w:rPr>
              <w:t>35</w:t>
            </w:r>
            <w:r w:rsidRPr="007D4D8D">
              <w:rPr>
                <w:rFonts w:cs="Arial"/>
                <w:szCs w:val="22"/>
              </w:rPr>
              <w:t>×</w:t>
            </w:r>
            <w:r>
              <w:rPr>
                <w:rFonts w:cs="Arial"/>
                <w:color w:val="000000"/>
                <w:szCs w:val="22"/>
              </w:rPr>
              <w:t>10</w:t>
            </w:r>
            <w:r w:rsidRPr="0021672E">
              <w:rPr>
                <w:rFonts w:cs="Arial"/>
                <w:color w:val="000000"/>
                <w:szCs w:val="22"/>
                <w:vertAlign w:val="superscript"/>
              </w:rPr>
              <w:t>-</w:t>
            </w:r>
            <w:r>
              <w:rPr>
                <w:rFonts w:cs="Arial"/>
                <w:color w:val="000000"/>
                <w:szCs w:val="22"/>
                <w:vertAlign w:val="superscript"/>
              </w:rPr>
              <w:t>12</w:t>
            </w:r>
          </w:p>
        </w:tc>
        <w:tc>
          <w:tcPr>
            <w:tcW w:w="1463" w:type="pct"/>
            <w:shd w:val="clear" w:color="auto" w:fill="auto"/>
            <w:noWrap/>
            <w:vAlign w:val="bottom"/>
          </w:tcPr>
          <w:p w14:paraId="41C626CC" w14:textId="77777777" w:rsidR="00BB3187" w:rsidRPr="00F239EB" w:rsidRDefault="00BB3187" w:rsidP="00785479">
            <w:pPr>
              <w:spacing w:before="0" w:after="0"/>
              <w:rPr>
                <w:rFonts w:eastAsia="Times New Roman" w:cs="Arial"/>
                <w:color w:val="000000"/>
                <w:szCs w:val="22"/>
                <w:lang w:eastAsia="zh-CN"/>
              </w:rPr>
            </w:pPr>
          </w:p>
        </w:tc>
      </w:tr>
    </w:tbl>
    <w:p w14:paraId="36CE01A5" w14:textId="77777777" w:rsidR="00BB3187" w:rsidRDefault="00BB3187" w:rsidP="00BB3187">
      <w:pPr>
        <w:rPr>
          <w:rFonts w:cs="Arial"/>
          <w:szCs w:val="22"/>
          <w:lang w:eastAsia="zh-CN"/>
        </w:rPr>
      </w:pPr>
    </w:p>
    <w:p w14:paraId="3F971F21" w14:textId="77777777" w:rsidR="004D7296" w:rsidRDefault="004D7296" w:rsidP="00BB3187">
      <w:pPr>
        <w:rPr>
          <w:rFonts w:cs="Arial"/>
          <w:szCs w:val="22"/>
          <w:lang w:eastAsia="zh-CN"/>
        </w:rPr>
      </w:pPr>
    </w:p>
    <w:p w14:paraId="66507072" w14:textId="2C1060AD" w:rsidR="004D7296" w:rsidRPr="00ED3698" w:rsidRDefault="004D7296" w:rsidP="004D7296">
      <w:pPr>
        <w:pStyle w:val="Heading3"/>
      </w:pPr>
      <w:bookmarkStart w:id="1399" w:name="_Ref469393245"/>
      <w:bookmarkStart w:id="1400" w:name="_Toc520374861"/>
      <w:r w:rsidRPr="0043367D">
        <w:rPr>
          <w:lang w:eastAsia="zh-CN"/>
        </w:rPr>
        <w:t>Gypsum dissolution</w:t>
      </w:r>
      <w:r>
        <w:rPr>
          <w:lang w:eastAsia="zh-CN"/>
        </w:rPr>
        <w:t>,</w:t>
      </w:r>
      <w:r w:rsidRPr="0043367D">
        <w:rPr>
          <w:lang w:eastAsia="zh-CN"/>
        </w:rPr>
        <w:t xml:space="preserve"> diffusion</w:t>
      </w:r>
      <w:r>
        <w:rPr>
          <w:lang w:eastAsia="zh-CN"/>
        </w:rPr>
        <w:t xml:space="preserve"> and ion exchange through N</w:t>
      </w:r>
      <w:r w:rsidRPr="0043367D">
        <w:rPr>
          <w:lang w:eastAsia="zh-CN"/>
        </w:rPr>
        <w:t>a-montmorillonite</w:t>
      </w:r>
      <w:bookmarkEnd w:id="1399"/>
      <w:bookmarkEnd w:id="1400"/>
    </w:p>
    <w:p w14:paraId="36F6B00A" w14:textId="77777777" w:rsidR="004D7296" w:rsidRPr="00192E8E" w:rsidRDefault="004D7296" w:rsidP="004D7296">
      <w:pPr>
        <w:pStyle w:val="StyleHeading4Bold"/>
      </w:pPr>
      <w:bookmarkStart w:id="1401" w:name="_Toc520374862"/>
      <w:r>
        <w:t>Problem definition</w:t>
      </w:r>
      <w:bookmarkEnd w:id="1401"/>
    </w:p>
    <w:p w14:paraId="25263B6B" w14:textId="6E8DF09B" w:rsidR="004D7296" w:rsidRPr="00C318D1" w:rsidRDefault="004D7296" w:rsidP="004D7296">
      <w:pPr>
        <w:rPr>
          <w:lang w:val="en-CA"/>
        </w:rPr>
      </w:pPr>
      <w:r w:rsidRPr="00ED3698">
        <w:rPr>
          <w:lang w:val="en-CA"/>
        </w:rPr>
        <w:t xml:space="preserve">This </w:t>
      </w:r>
      <w:r>
        <w:rPr>
          <w:rFonts w:hint="eastAsia"/>
          <w:lang w:val="en-CA" w:eastAsia="zh-CN"/>
        </w:rPr>
        <w:t>example</w:t>
      </w:r>
      <w:r w:rsidRPr="00ED3698">
        <w:rPr>
          <w:lang w:val="en-CA"/>
        </w:rPr>
        <w:t xml:space="preserve"> is </w:t>
      </w:r>
      <w:r>
        <w:rPr>
          <w:lang w:val="en-CA"/>
        </w:rPr>
        <w:t>to validate mineral dissolution</w:t>
      </w:r>
      <w:r w:rsidR="007B1BCB">
        <w:rPr>
          <w:lang w:val="en-CA"/>
        </w:rPr>
        <w:t xml:space="preserve">, </w:t>
      </w:r>
      <w:r>
        <w:rPr>
          <w:lang w:val="en-CA"/>
        </w:rPr>
        <w:t>ion diffusion</w:t>
      </w:r>
      <w:r w:rsidR="007B1BCB">
        <w:rPr>
          <w:lang w:val="en-CA"/>
        </w:rPr>
        <w:t xml:space="preserve"> and cation exchange</w:t>
      </w:r>
      <w:r>
        <w:rPr>
          <w:lang w:val="en-CA"/>
        </w:rPr>
        <w:t xml:space="preserve"> in</w:t>
      </w:r>
      <w:r w:rsidR="007B1BCB">
        <w:rPr>
          <w:lang w:val="en-CA"/>
        </w:rPr>
        <w:t xml:space="preserve"> compacted purified N</w:t>
      </w:r>
      <w:r>
        <w:rPr>
          <w:lang w:val="en-CA"/>
        </w:rPr>
        <w:t>a-montmorillonite through the comparison of the simulated results to the experiment data</w:t>
      </w:r>
      <w:r w:rsidR="004474F5">
        <w:rPr>
          <w:rFonts w:hint="eastAsia"/>
          <w:lang w:val="en-CA" w:eastAsia="zh-CN"/>
        </w:rPr>
        <w:t xml:space="preserve">.  </w:t>
      </w:r>
      <w:r w:rsidR="007B1BCB">
        <w:rPr>
          <w:lang w:val="en-CA" w:eastAsia="zh-CN"/>
        </w:rPr>
        <w:t xml:space="preserve">The experimental set-up is </w:t>
      </w:r>
      <w:r>
        <w:rPr>
          <w:lang w:val="en-CA" w:eastAsia="zh-CN"/>
        </w:rPr>
        <w:t>depicted</w:t>
      </w:r>
      <w:r w:rsidR="007B1BCB">
        <w:rPr>
          <w:lang w:val="en-CA" w:eastAsia="zh-CN"/>
        </w:rPr>
        <w:t xml:space="preserve"> in </w:t>
      </w:r>
      <w:r w:rsidR="007B1BCB">
        <w:rPr>
          <w:lang w:val="en-CA" w:eastAsia="zh-CN"/>
        </w:rPr>
        <w:fldChar w:fldCharType="begin"/>
      </w:r>
      <w:r w:rsidR="007B1BCB">
        <w:rPr>
          <w:lang w:val="en-CA" w:eastAsia="zh-CN"/>
        </w:rPr>
        <w:instrText xml:space="preserve"> REF _Ref468887264 \h </w:instrText>
      </w:r>
      <w:r w:rsidR="007B1BCB">
        <w:rPr>
          <w:lang w:val="en-CA" w:eastAsia="zh-CN"/>
        </w:rPr>
      </w:r>
      <w:r w:rsidR="007B1BCB">
        <w:rPr>
          <w:lang w:val="en-CA" w:eastAsia="zh-CN"/>
        </w:rPr>
        <w:fldChar w:fldCharType="separate"/>
      </w:r>
      <w:r w:rsidR="00B560DA">
        <w:t xml:space="preserve">Figure </w:t>
      </w:r>
      <w:r w:rsidR="00B560DA">
        <w:rPr>
          <w:noProof/>
        </w:rPr>
        <w:t>4</w:t>
      </w:r>
      <w:r w:rsidR="00B560DA">
        <w:t>.</w:t>
      </w:r>
      <w:r w:rsidR="00B560DA">
        <w:rPr>
          <w:noProof/>
        </w:rPr>
        <w:t>15</w:t>
      </w:r>
      <w:r w:rsidR="007B1BCB">
        <w:rPr>
          <w:lang w:val="en-CA" w:eastAsia="zh-CN"/>
        </w:rPr>
        <w:fldChar w:fldCharType="end"/>
      </w:r>
      <w:r w:rsidR="004474F5">
        <w:rPr>
          <w:lang w:val="en-CA" w:eastAsia="zh-CN"/>
        </w:rPr>
        <w:t xml:space="preserve">.  </w:t>
      </w:r>
      <w:r w:rsidR="007B1BCB">
        <w:rPr>
          <w:rFonts w:hint="eastAsia"/>
          <w:lang w:eastAsia="zh-CN"/>
        </w:rPr>
        <w:t xml:space="preserve">The procedure </w:t>
      </w:r>
      <w:r w:rsidR="007B1BCB">
        <w:rPr>
          <w:lang w:eastAsia="zh-CN"/>
        </w:rPr>
        <w:t xml:space="preserve">for this experiment </w:t>
      </w:r>
      <w:r w:rsidR="007B1BCB">
        <w:rPr>
          <w:rFonts w:hint="eastAsia"/>
          <w:lang w:eastAsia="zh-CN"/>
        </w:rPr>
        <w:t>was the same as for experiment B2.2a</w:t>
      </w:r>
      <w:r w:rsidR="007B1BCB">
        <w:rPr>
          <w:lang w:val="en-CA" w:eastAsia="zh-CN"/>
        </w:rPr>
        <w:t xml:space="preserve"> (see section </w:t>
      </w:r>
      <w:r w:rsidR="007B1BCB">
        <w:rPr>
          <w:lang w:val="en-CA" w:eastAsia="zh-CN"/>
        </w:rPr>
        <w:fldChar w:fldCharType="begin"/>
      </w:r>
      <w:r w:rsidR="007B1BCB">
        <w:rPr>
          <w:lang w:val="en-CA" w:eastAsia="zh-CN"/>
        </w:rPr>
        <w:instrText xml:space="preserve"> REF _Ref469302862 \r \h </w:instrText>
      </w:r>
      <w:r w:rsidR="007B1BCB">
        <w:rPr>
          <w:lang w:val="en-CA" w:eastAsia="zh-CN"/>
        </w:rPr>
      </w:r>
      <w:r w:rsidR="007B1BCB">
        <w:rPr>
          <w:lang w:val="en-CA" w:eastAsia="zh-CN"/>
        </w:rPr>
        <w:fldChar w:fldCharType="separate"/>
      </w:r>
      <w:r w:rsidR="00B560DA">
        <w:rPr>
          <w:lang w:val="en-CA" w:eastAsia="zh-CN"/>
        </w:rPr>
        <w:t>4.2.2.1</w:t>
      </w:r>
      <w:r w:rsidR="007B1BCB">
        <w:rPr>
          <w:lang w:val="en-CA" w:eastAsia="zh-CN"/>
        </w:rPr>
        <w:fldChar w:fldCharType="end"/>
      </w:r>
      <w:r w:rsidR="007B1BCB">
        <w:rPr>
          <w:lang w:val="en-CA" w:eastAsia="zh-CN"/>
        </w:rPr>
        <w:t>)</w:t>
      </w:r>
      <w:r w:rsidR="004474F5">
        <w:rPr>
          <w:lang w:val="en-CA" w:eastAsia="zh-CN"/>
        </w:rPr>
        <w:t xml:space="preserve">.  </w:t>
      </w:r>
      <w:r w:rsidR="007B1BCB">
        <w:rPr>
          <w:rFonts w:hint="eastAsia"/>
          <w:lang w:eastAsia="zh-CN"/>
        </w:rPr>
        <w:t xml:space="preserve">The only difference lies in the use of Na-montmorillonite </w:t>
      </w:r>
      <w:r w:rsidR="007B1BCB">
        <w:rPr>
          <w:lang w:eastAsia="zh-CN"/>
        </w:rPr>
        <w:t>instead</w:t>
      </w:r>
      <w:r w:rsidR="007B1BCB">
        <w:rPr>
          <w:rFonts w:hint="eastAsia"/>
          <w:lang w:eastAsia="zh-CN"/>
        </w:rPr>
        <w:t xml:space="preserve"> of Ca-montmorillonite, which results in ion exchange </w:t>
      </w:r>
      <w:r w:rsidR="007B1BCB">
        <w:rPr>
          <w:lang w:eastAsia="zh-CN"/>
        </w:rPr>
        <w:t xml:space="preserve">during </w:t>
      </w:r>
      <w:r w:rsidR="007B1BCB">
        <w:rPr>
          <w:rFonts w:hint="eastAsia"/>
          <w:lang w:eastAsia="zh-CN"/>
        </w:rPr>
        <w:t>Ca</w:t>
      </w:r>
      <w:r w:rsidR="007B1BCB" w:rsidRPr="00C20908">
        <w:rPr>
          <w:rFonts w:hint="eastAsia"/>
          <w:vertAlign w:val="superscript"/>
          <w:lang w:eastAsia="zh-CN"/>
        </w:rPr>
        <w:t>2+</w:t>
      </w:r>
      <w:r w:rsidR="007B1BCB">
        <w:rPr>
          <w:rFonts w:hint="eastAsia"/>
          <w:lang w:eastAsia="zh-CN"/>
        </w:rPr>
        <w:t xml:space="preserve"> </w:t>
      </w:r>
      <w:r w:rsidR="007B1BCB">
        <w:rPr>
          <w:lang w:eastAsia="zh-CN"/>
        </w:rPr>
        <w:t xml:space="preserve">diffusion </w:t>
      </w:r>
      <w:r w:rsidR="007B1BCB">
        <w:rPr>
          <w:rFonts w:hint="eastAsia"/>
          <w:lang w:eastAsia="zh-CN"/>
        </w:rPr>
        <w:t>through the montmorillonite</w:t>
      </w:r>
      <w:r w:rsidR="004474F5">
        <w:rPr>
          <w:rFonts w:hint="eastAsia"/>
          <w:lang w:eastAsia="zh-CN"/>
        </w:rPr>
        <w:t xml:space="preserve">.  </w:t>
      </w:r>
      <w:r w:rsidR="007B1BCB">
        <w:rPr>
          <w:rFonts w:hint="eastAsia"/>
          <w:lang w:eastAsia="zh-CN"/>
        </w:rPr>
        <w:t>The Na</w:t>
      </w:r>
      <w:r w:rsidR="007B1BCB" w:rsidRPr="00BC1CA3">
        <w:rPr>
          <w:rFonts w:hint="eastAsia"/>
          <w:vertAlign w:val="superscript"/>
          <w:lang w:eastAsia="zh-CN"/>
        </w:rPr>
        <w:t>+</w:t>
      </w:r>
      <w:r w:rsidR="007B1BCB">
        <w:rPr>
          <w:rFonts w:hint="eastAsia"/>
          <w:lang w:eastAsia="zh-CN"/>
        </w:rPr>
        <w:t xml:space="preserve"> </w:t>
      </w:r>
      <w:r w:rsidR="007B1BCB">
        <w:rPr>
          <w:lang w:eastAsia="zh-CN"/>
        </w:rPr>
        <w:t>that is</w:t>
      </w:r>
      <w:r w:rsidR="007B1BCB">
        <w:rPr>
          <w:rFonts w:hint="eastAsia"/>
          <w:lang w:eastAsia="zh-CN"/>
        </w:rPr>
        <w:t xml:space="preserve"> initially a</w:t>
      </w:r>
      <w:r w:rsidR="007B1BCB">
        <w:rPr>
          <w:lang w:eastAsia="zh-CN"/>
        </w:rPr>
        <w:t>d</w:t>
      </w:r>
      <w:r w:rsidR="007B1BCB">
        <w:rPr>
          <w:rFonts w:hint="eastAsia"/>
          <w:lang w:eastAsia="zh-CN"/>
        </w:rPr>
        <w:t>sorbed on the montmorillonite is partially replaced by Ca</w:t>
      </w:r>
      <w:r w:rsidR="007B1BCB" w:rsidRPr="00BC1CA3">
        <w:rPr>
          <w:rFonts w:hint="eastAsia"/>
          <w:vertAlign w:val="superscript"/>
          <w:lang w:eastAsia="zh-CN"/>
        </w:rPr>
        <w:t>2+</w:t>
      </w:r>
      <w:r w:rsidR="007B1BCB">
        <w:rPr>
          <w:rFonts w:hint="eastAsia"/>
          <w:lang w:eastAsia="zh-CN"/>
        </w:rPr>
        <w:t xml:space="preserve"> and enters into the pore water solution, which results in </w:t>
      </w:r>
      <w:r w:rsidR="007B1BCB">
        <w:rPr>
          <w:lang w:eastAsia="zh-CN"/>
        </w:rPr>
        <w:t>an</w:t>
      </w:r>
      <w:r w:rsidR="007B1BCB">
        <w:rPr>
          <w:rFonts w:hint="eastAsia"/>
          <w:lang w:eastAsia="zh-CN"/>
        </w:rPr>
        <w:t xml:space="preserve"> increase of the local Na</w:t>
      </w:r>
      <w:r w:rsidR="007B1BCB" w:rsidRPr="00C93E84">
        <w:rPr>
          <w:rFonts w:hint="eastAsia"/>
          <w:vertAlign w:val="superscript"/>
          <w:lang w:eastAsia="zh-CN"/>
        </w:rPr>
        <w:t>+</w:t>
      </w:r>
      <w:r w:rsidR="007B1BCB">
        <w:rPr>
          <w:rFonts w:hint="eastAsia"/>
          <w:lang w:eastAsia="zh-CN"/>
        </w:rPr>
        <w:t xml:space="preserve"> concentration</w:t>
      </w:r>
      <w:r w:rsidR="004474F5">
        <w:rPr>
          <w:rFonts w:hint="eastAsia"/>
          <w:lang w:eastAsia="zh-CN"/>
        </w:rPr>
        <w:t xml:space="preserve">.  </w:t>
      </w:r>
      <w:r w:rsidR="007B1BCB">
        <w:rPr>
          <w:rFonts w:hint="eastAsia"/>
          <w:lang w:eastAsia="zh-CN"/>
        </w:rPr>
        <w:t>Consequently, both Na</w:t>
      </w:r>
      <w:r w:rsidR="007B1BCB" w:rsidRPr="00BC1CA3">
        <w:rPr>
          <w:rFonts w:hint="eastAsia"/>
          <w:vertAlign w:val="superscript"/>
          <w:lang w:eastAsia="zh-CN"/>
        </w:rPr>
        <w:t>+</w:t>
      </w:r>
      <w:r w:rsidR="007B1BCB">
        <w:rPr>
          <w:rFonts w:hint="eastAsia"/>
          <w:lang w:eastAsia="zh-CN"/>
        </w:rPr>
        <w:t xml:space="preserve"> and Ca</w:t>
      </w:r>
      <w:r w:rsidR="007B1BCB" w:rsidRPr="00BC1CA3">
        <w:rPr>
          <w:rFonts w:hint="eastAsia"/>
          <w:vertAlign w:val="superscript"/>
          <w:lang w:eastAsia="zh-CN"/>
        </w:rPr>
        <w:t>2+</w:t>
      </w:r>
      <w:r w:rsidR="007B1BCB">
        <w:rPr>
          <w:rFonts w:hint="eastAsia"/>
          <w:lang w:eastAsia="zh-CN"/>
        </w:rPr>
        <w:t xml:space="preserve"> diffuse towards the top and bottom reservoir</w:t>
      </w:r>
      <w:r w:rsidR="004474F5">
        <w:rPr>
          <w:rFonts w:hint="eastAsia"/>
          <w:lang w:eastAsia="zh-CN"/>
        </w:rPr>
        <w:t xml:space="preserve">.  </w:t>
      </w:r>
      <w:r>
        <w:rPr>
          <w:lang w:val="en-CA" w:eastAsia="zh-CN"/>
        </w:rPr>
        <w:t>The accumulated amounts of</w:t>
      </w:r>
      <w:r w:rsidR="00DE5016">
        <w:rPr>
          <w:lang w:val="en-CA" w:eastAsia="zh-CN"/>
        </w:rPr>
        <w:t xml:space="preserve"> Na</w:t>
      </w:r>
      <w:r w:rsidR="00DE5016" w:rsidRPr="00DE5016">
        <w:rPr>
          <w:vertAlign w:val="subscript"/>
          <w:lang w:val="en-CA" w:eastAsia="zh-CN"/>
        </w:rPr>
        <w:t>2</w:t>
      </w:r>
      <w:r w:rsidR="00DE5016">
        <w:rPr>
          <w:lang w:val="en-CA" w:eastAsia="zh-CN"/>
        </w:rPr>
        <w:t>SO</w:t>
      </w:r>
      <w:r w:rsidR="00DE5016" w:rsidRPr="001A6B80">
        <w:rPr>
          <w:vertAlign w:val="subscript"/>
          <w:lang w:val="en-CA" w:eastAsia="zh-CN"/>
        </w:rPr>
        <w:t>4</w:t>
      </w:r>
      <w:r>
        <w:rPr>
          <w:lang w:val="en-CA" w:eastAsia="zh-CN"/>
        </w:rPr>
        <w:t xml:space="preserve"> </w:t>
      </w:r>
      <w:r w:rsidR="00DE5016">
        <w:rPr>
          <w:lang w:val="en-CA" w:eastAsia="zh-CN"/>
        </w:rPr>
        <w:t xml:space="preserve">and </w:t>
      </w:r>
      <w:r>
        <w:rPr>
          <w:lang w:val="en-CA" w:eastAsia="zh-CN"/>
        </w:rPr>
        <w:t>CaSO</w:t>
      </w:r>
      <w:r w:rsidRPr="001A6B80">
        <w:rPr>
          <w:vertAlign w:val="subscript"/>
          <w:lang w:val="en-CA" w:eastAsia="zh-CN"/>
        </w:rPr>
        <w:t>4</w:t>
      </w:r>
      <w:r>
        <w:rPr>
          <w:lang w:val="en-CA" w:eastAsia="zh-CN"/>
        </w:rPr>
        <w:t xml:space="preserve"> (mol) in both reservoirs were regularly recorded during the </w:t>
      </w:r>
      <w:r w:rsidR="007A6D68">
        <w:rPr>
          <w:lang w:val="en-CA" w:eastAsia="zh-CN"/>
        </w:rPr>
        <w:t>40.6</w:t>
      </w:r>
      <w:r>
        <w:rPr>
          <w:lang w:val="en-CA" w:eastAsia="zh-CN"/>
        </w:rPr>
        <w:t xml:space="preserve"> days’ experiment (Birgersson 2011; Xie </w:t>
      </w:r>
      <w:r w:rsidR="004474F5">
        <w:rPr>
          <w:lang w:val="en-CA" w:eastAsia="zh-CN"/>
        </w:rPr>
        <w:t xml:space="preserve">et al. </w:t>
      </w:r>
      <w:r>
        <w:rPr>
          <w:lang w:val="en-CA" w:eastAsia="zh-CN"/>
        </w:rPr>
        <w:t>2014a).</w:t>
      </w:r>
    </w:p>
    <w:p w14:paraId="263A8832" w14:textId="77777777" w:rsidR="004D7296" w:rsidRPr="00192E8E" w:rsidRDefault="004D7296" w:rsidP="004D7296">
      <w:pPr>
        <w:pStyle w:val="StyleHeading4Bold"/>
      </w:pPr>
      <w:bookmarkStart w:id="1402" w:name="_Toc520374863"/>
      <w:r>
        <w:t>Model setup</w:t>
      </w:r>
      <w:bookmarkEnd w:id="1402"/>
    </w:p>
    <w:p w14:paraId="5F2B72FB" w14:textId="60B010BA" w:rsidR="0034243D" w:rsidRDefault="004D7296" w:rsidP="0034243D">
      <w:pPr>
        <w:rPr>
          <w:lang w:eastAsia="zh-CN"/>
        </w:rPr>
      </w:pPr>
      <w:r>
        <w:rPr>
          <w:rFonts w:cs="Arial" w:hint="eastAsia"/>
          <w:szCs w:val="22"/>
          <w:lang w:eastAsia="zh-CN"/>
        </w:rPr>
        <w:t>Th</w:t>
      </w:r>
      <w:r>
        <w:rPr>
          <w:rFonts w:cs="Arial"/>
          <w:szCs w:val="22"/>
          <w:lang w:eastAsia="zh-CN"/>
        </w:rPr>
        <w:t>e model setup for</w:t>
      </w:r>
      <w:r w:rsidR="007A6D68">
        <w:rPr>
          <w:rFonts w:cs="Arial"/>
          <w:szCs w:val="22"/>
          <w:lang w:eastAsia="zh-CN"/>
        </w:rPr>
        <w:t xml:space="preserve"> B2.2b</w:t>
      </w:r>
      <w:r>
        <w:rPr>
          <w:rFonts w:cs="Arial"/>
          <w:szCs w:val="22"/>
          <w:lang w:eastAsia="zh-CN"/>
        </w:rPr>
        <w:t xml:space="preserve"> is the same as B2.</w:t>
      </w:r>
      <w:r w:rsidR="007A6D68">
        <w:rPr>
          <w:rFonts w:cs="Arial"/>
          <w:szCs w:val="22"/>
          <w:lang w:eastAsia="zh-CN"/>
        </w:rPr>
        <w:t>2a</w:t>
      </w:r>
      <w:r>
        <w:rPr>
          <w:rFonts w:cs="Arial"/>
          <w:szCs w:val="22"/>
          <w:lang w:eastAsia="zh-CN"/>
        </w:rPr>
        <w:t xml:space="preserve"> </w:t>
      </w:r>
      <w:r>
        <w:rPr>
          <w:rFonts w:cs="Arial" w:hint="eastAsia"/>
          <w:szCs w:val="22"/>
          <w:lang w:eastAsia="zh-CN"/>
        </w:rPr>
        <w:t>as shown in</w:t>
      </w:r>
      <w:r>
        <w:rPr>
          <w:rFonts w:cs="Arial"/>
          <w:szCs w:val="22"/>
          <w:lang w:eastAsia="zh-CN"/>
        </w:rPr>
        <w:t xml:space="preserve"> </w:t>
      </w:r>
      <w:r>
        <w:rPr>
          <w:rFonts w:cs="Arial"/>
          <w:szCs w:val="22"/>
          <w:lang w:eastAsia="zh-CN"/>
        </w:rPr>
        <w:fldChar w:fldCharType="begin"/>
      </w:r>
      <w:r>
        <w:rPr>
          <w:rFonts w:cs="Arial"/>
          <w:szCs w:val="22"/>
          <w:lang w:eastAsia="zh-CN"/>
        </w:rPr>
        <w:instrText xml:space="preserve"> REF _Ref468887264 \h </w:instrText>
      </w:r>
      <w:r>
        <w:rPr>
          <w:rFonts w:cs="Arial"/>
          <w:szCs w:val="22"/>
          <w:lang w:eastAsia="zh-CN"/>
        </w:rPr>
      </w:r>
      <w:r>
        <w:rPr>
          <w:rFonts w:cs="Arial"/>
          <w:szCs w:val="22"/>
          <w:lang w:eastAsia="zh-CN"/>
        </w:rPr>
        <w:fldChar w:fldCharType="separate"/>
      </w:r>
      <w:r w:rsidR="00B560DA">
        <w:t xml:space="preserve">Figure </w:t>
      </w:r>
      <w:r w:rsidR="00B560DA">
        <w:rPr>
          <w:noProof/>
        </w:rPr>
        <w:t>4</w:t>
      </w:r>
      <w:r w:rsidR="00B560DA">
        <w:t>.</w:t>
      </w:r>
      <w:r w:rsidR="00B560DA">
        <w:rPr>
          <w:noProof/>
        </w:rPr>
        <w:t>15</w:t>
      </w:r>
      <w:r>
        <w:rPr>
          <w:rFonts w:cs="Arial"/>
          <w:szCs w:val="22"/>
          <w:lang w:eastAsia="zh-CN"/>
        </w:rPr>
        <w:fldChar w:fldCharType="end"/>
      </w:r>
      <w:r w:rsidR="004474F5">
        <w:rPr>
          <w:rFonts w:cs="Arial"/>
          <w:szCs w:val="22"/>
          <w:lang w:eastAsia="zh-CN"/>
        </w:rPr>
        <w:t xml:space="preserve">.  </w:t>
      </w:r>
      <w:r w:rsidR="007A6D68">
        <w:rPr>
          <w:lang w:eastAsia="zh-CN"/>
        </w:rPr>
        <w:t>The only difference is the consideration of the cation exchange reaction</w:t>
      </w:r>
      <w:r w:rsidR="0034243D">
        <w:rPr>
          <w:rFonts w:cs="Arial"/>
          <w:szCs w:val="22"/>
          <w:lang w:eastAsia="zh-CN"/>
        </w:rPr>
        <w:t xml:space="preserve"> </w:t>
      </w:r>
      <w:r w:rsidR="0034243D">
        <w:rPr>
          <w:lang w:eastAsia="zh-CN"/>
        </w:rPr>
        <w:t>(</w:t>
      </w:r>
      <w:r w:rsidR="0034243D" w:rsidRPr="00C474AE">
        <w:rPr>
          <w:rFonts w:cs="Arial"/>
          <w:noProof/>
          <w:szCs w:val="22"/>
        </w:rPr>
        <w:t>Appelo</w:t>
      </w:r>
      <w:r w:rsidR="0034243D">
        <w:rPr>
          <w:rFonts w:cs="Arial"/>
          <w:noProof/>
          <w:szCs w:val="22"/>
        </w:rPr>
        <w:t xml:space="preserve"> 2005</w:t>
      </w:r>
      <w:r w:rsidR="0034243D">
        <w:rPr>
          <w:lang w:eastAsia="zh-CN"/>
        </w:rPr>
        <w:t>)</w:t>
      </w:r>
      <w:r w:rsidR="0034243D">
        <w:rPr>
          <w:rFonts w:hint="eastAsia"/>
          <w:lang w:eastAsia="zh-CN"/>
        </w:rPr>
        <w:t>:</w:t>
      </w:r>
    </w:p>
    <w:p w14:paraId="3C8650BB" w14:textId="77777777" w:rsidR="0051753E" w:rsidRDefault="0051753E" w:rsidP="0034243D">
      <w:pPr>
        <w:rPr>
          <w:lang w:eastAsia="zh-CN"/>
        </w:rPr>
      </w:pPr>
    </w:p>
    <w:tbl>
      <w:tblPr>
        <w:tblW w:w="0" w:type="auto"/>
        <w:tblLook w:val="04A0" w:firstRow="1" w:lastRow="0" w:firstColumn="1" w:lastColumn="0" w:noHBand="0" w:noVBand="1"/>
      </w:tblPr>
      <w:tblGrid>
        <w:gridCol w:w="6055"/>
        <w:gridCol w:w="2585"/>
      </w:tblGrid>
      <w:tr w:rsidR="0051753E" w:rsidRPr="003F699E" w14:paraId="7F8B46DC" w14:textId="77777777" w:rsidTr="00F575FE">
        <w:tc>
          <w:tcPr>
            <w:tcW w:w="6221" w:type="dxa"/>
            <w:vAlign w:val="center"/>
          </w:tcPr>
          <w:p w14:paraId="093DD9C2" w14:textId="5D8C5A25" w:rsidR="0051753E" w:rsidRPr="003F699E" w:rsidRDefault="0051753E" w:rsidP="00F575FE">
            <w:pPr>
              <w:rPr>
                <w:szCs w:val="24"/>
              </w:rPr>
            </w:pPr>
            <w:r w:rsidRPr="002A15AB">
              <w:rPr>
                <w:rFonts w:eastAsia="Calibri" w:cs="Arial"/>
                <w:szCs w:val="22"/>
              </w:rPr>
              <w:t>Ca</w:t>
            </w:r>
            <w:r w:rsidRPr="002A15AB">
              <w:rPr>
                <w:rFonts w:eastAsia="Calibri" w:cs="Arial"/>
                <w:szCs w:val="22"/>
                <w:vertAlign w:val="superscript"/>
              </w:rPr>
              <w:t>2+</w:t>
            </w:r>
            <w:r w:rsidRPr="002A15AB">
              <w:rPr>
                <w:rFonts w:eastAsia="Calibri" w:cs="Arial"/>
                <w:szCs w:val="22"/>
              </w:rPr>
              <w:t xml:space="preserve"> + </w:t>
            </w:r>
            <w:r w:rsidRPr="002A15AB">
              <w:rPr>
                <w:rFonts w:cs="Arial"/>
                <w:szCs w:val="22"/>
                <w:lang w:eastAsia="zh-CN"/>
              </w:rPr>
              <w:t>2 Na-X</w:t>
            </w:r>
            <w:r w:rsidRPr="002A15AB">
              <w:rPr>
                <w:rFonts w:eastAsia="Calibri" w:cs="Arial"/>
                <w:szCs w:val="22"/>
              </w:rPr>
              <w:t xml:space="preserve"> ↔ Ca</w:t>
            </w:r>
            <w:r w:rsidRPr="002A15AB">
              <w:rPr>
                <w:rFonts w:cs="Arial"/>
                <w:szCs w:val="22"/>
                <w:lang w:eastAsia="zh-CN"/>
              </w:rPr>
              <w:t>-X</w:t>
            </w:r>
            <w:r w:rsidRPr="002A15AB">
              <w:rPr>
                <w:rFonts w:cs="Arial"/>
                <w:szCs w:val="22"/>
                <w:vertAlign w:val="subscript"/>
                <w:lang w:eastAsia="zh-CN"/>
              </w:rPr>
              <w:t xml:space="preserve">2 </w:t>
            </w:r>
            <w:r w:rsidRPr="002A15AB">
              <w:rPr>
                <w:rFonts w:cs="Arial"/>
                <w:szCs w:val="22"/>
                <w:lang w:eastAsia="zh-CN"/>
              </w:rPr>
              <w:t>+ 2 N</w:t>
            </w:r>
            <w:r w:rsidRPr="002A15AB">
              <w:rPr>
                <w:rFonts w:eastAsia="Calibri" w:cs="Arial"/>
                <w:szCs w:val="22"/>
              </w:rPr>
              <w:t>a</w:t>
            </w:r>
            <w:r w:rsidRPr="002A15AB">
              <w:rPr>
                <w:rFonts w:eastAsia="Calibri" w:cs="Arial"/>
                <w:szCs w:val="22"/>
                <w:vertAlign w:val="superscript"/>
              </w:rPr>
              <w:t>+</w:t>
            </w:r>
            <w:r w:rsidRPr="002A15AB">
              <w:rPr>
                <w:rFonts w:cs="Arial"/>
                <w:szCs w:val="22"/>
                <w:lang w:eastAsia="zh-CN"/>
              </w:rPr>
              <w:t xml:space="preserve">   </w:t>
            </w:r>
            <w:r>
              <w:rPr>
                <w:rFonts w:cs="Arial"/>
                <w:szCs w:val="22"/>
                <w:lang w:eastAsia="zh-CN"/>
              </w:rPr>
              <w:t xml:space="preserve"> </w:t>
            </w:r>
            <w:r w:rsidRPr="002A15AB">
              <w:rPr>
                <w:rFonts w:cs="Arial"/>
              </w:rPr>
              <w:t>logK</w:t>
            </w:r>
            <w:r w:rsidRPr="002A15AB">
              <w:rPr>
                <w:rFonts w:cs="Arial"/>
                <w:vertAlign w:val="subscript"/>
                <w:lang w:eastAsia="zh-CN"/>
              </w:rPr>
              <w:t xml:space="preserve"> </w:t>
            </w:r>
            <w:r w:rsidRPr="002A15AB">
              <w:rPr>
                <w:rFonts w:cs="Arial"/>
                <w:lang w:eastAsia="zh-CN"/>
              </w:rPr>
              <w:t>=</w:t>
            </w:r>
            <w:r w:rsidRPr="002A15AB">
              <w:rPr>
                <w:rFonts w:cs="Arial"/>
                <w:szCs w:val="22"/>
                <w:lang w:eastAsia="zh-CN"/>
              </w:rPr>
              <w:t>0.7959</w:t>
            </w:r>
          </w:p>
        </w:tc>
        <w:tc>
          <w:tcPr>
            <w:tcW w:w="2635" w:type="dxa"/>
            <w:vAlign w:val="center"/>
          </w:tcPr>
          <w:p w14:paraId="24D7A2BF" w14:textId="6745CA57" w:rsidR="0051753E" w:rsidRPr="003F699E" w:rsidRDefault="0051753E" w:rsidP="0051753E">
            <w:pPr>
              <w:jc w:val="right"/>
              <w:rPr>
                <w:szCs w:val="24"/>
              </w:rPr>
            </w:pPr>
            <w:bookmarkStart w:id="1403" w:name="_Ref469488600"/>
            <w:r w:rsidRPr="003F699E">
              <w:rPr>
                <w:szCs w:val="24"/>
              </w:rPr>
              <w:t xml:space="preserve">Equation </w:t>
            </w:r>
            <w:r>
              <w:rPr>
                <w:szCs w:val="24"/>
              </w:rPr>
              <w:t>4</w:t>
            </w:r>
            <w:r w:rsidRPr="003F699E">
              <w:rPr>
                <w:szCs w:val="24"/>
              </w:rPr>
              <w:t>-</w:t>
            </w:r>
            <w:r w:rsidRPr="003F699E">
              <w:rPr>
                <w:szCs w:val="24"/>
              </w:rPr>
              <w:fldChar w:fldCharType="begin"/>
            </w:r>
            <w:r w:rsidRPr="003F699E">
              <w:rPr>
                <w:szCs w:val="24"/>
              </w:rPr>
              <w:instrText xml:space="preserve"> SEQ Equation \* ARABIC \s 1 </w:instrText>
            </w:r>
            <w:r w:rsidRPr="003F699E">
              <w:rPr>
                <w:szCs w:val="24"/>
              </w:rPr>
              <w:fldChar w:fldCharType="separate"/>
            </w:r>
            <w:r w:rsidR="00B560DA">
              <w:rPr>
                <w:noProof/>
                <w:szCs w:val="24"/>
              </w:rPr>
              <w:t>1</w:t>
            </w:r>
            <w:r w:rsidRPr="003F699E">
              <w:rPr>
                <w:szCs w:val="24"/>
              </w:rPr>
              <w:fldChar w:fldCharType="end"/>
            </w:r>
            <w:bookmarkEnd w:id="1403"/>
          </w:p>
        </w:tc>
      </w:tr>
    </w:tbl>
    <w:p w14:paraId="02D43C2E" w14:textId="77777777" w:rsidR="0051753E" w:rsidRDefault="0051753E" w:rsidP="0034243D">
      <w:pPr>
        <w:rPr>
          <w:lang w:eastAsia="zh-CN"/>
        </w:rPr>
      </w:pPr>
    </w:p>
    <w:p w14:paraId="2E879B97" w14:textId="5A871186" w:rsidR="004D7296" w:rsidRDefault="0034243D" w:rsidP="004D7296">
      <w:pPr>
        <w:rPr>
          <w:rFonts w:cs="Arial"/>
          <w:szCs w:val="22"/>
          <w:lang w:eastAsia="zh-CN"/>
        </w:rPr>
      </w:pPr>
      <w:r>
        <w:rPr>
          <w:rFonts w:hint="eastAsia"/>
          <w:lang w:eastAsia="zh-CN"/>
        </w:rPr>
        <w:t>According to th</w:t>
      </w:r>
      <w:r>
        <w:rPr>
          <w:lang w:eastAsia="zh-CN"/>
        </w:rPr>
        <w:t>e</w:t>
      </w:r>
      <w:r>
        <w:rPr>
          <w:rFonts w:hint="eastAsia"/>
          <w:lang w:eastAsia="zh-CN"/>
        </w:rPr>
        <w:t xml:space="preserve"> </w:t>
      </w:r>
      <w:r w:rsidR="0051753E">
        <w:rPr>
          <w:lang w:eastAsia="zh-CN"/>
        </w:rPr>
        <w:fldChar w:fldCharType="begin"/>
      </w:r>
      <w:r w:rsidR="0051753E">
        <w:rPr>
          <w:lang w:eastAsia="zh-CN"/>
        </w:rPr>
        <w:instrText xml:space="preserve"> </w:instrText>
      </w:r>
      <w:r w:rsidR="0051753E">
        <w:rPr>
          <w:rFonts w:hint="eastAsia"/>
          <w:lang w:eastAsia="zh-CN"/>
        </w:rPr>
        <w:instrText>REF _Ref469488600 \h</w:instrText>
      </w:r>
      <w:r w:rsidR="0051753E">
        <w:rPr>
          <w:lang w:eastAsia="zh-CN"/>
        </w:rPr>
        <w:instrText xml:space="preserve"> </w:instrText>
      </w:r>
      <w:r w:rsidR="0051753E">
        <w:rPr>
          <w:lang w:eastAsia="zh-CN"/>
        </w:rPr>
      </w:r>
      <w:r w:rsidR="0051753E">
        <w:rPr>
          <w:lang w:eastAsia="zh-CN"/>
        </w:rPr>
        <w:fldChar w:fldCharType="separate"/>
      </w:r>
      <w:r w:rsidR="00B560DA" w:rsidRPr="003F699E">
        <w:rPr>
          <w:szCs w:val="24"/>
        </w:rPr>
        <w:t xml:space="preserve">Equation </w:t>
      </w:r>
      <w:r w:rsidR="00B560DA">
        <w:rPr>
          <w:szCs w:val="24"/>
        </w:rPr>
        <w:t>4</w:t>
      </w:r>
      <w:r w:rsidR="00B560DA" w:rsidRPr="003F699E">
        <w:rPr>
          <w:szCs w:val="24"/>
        </w:rPr>
        <w:t>-</w:t>
      </w:r>
      <w:r w:rsidR="00B560DA">
        <w:rPr>
          <w:noProof/>
          <w:szCs w:val="24"/>
        </w:rPr>
        <w:t>1</w:t>
      </w:r>
      <w:r w:rsidR="0051753E">
        <w:rPr>
          <w:lang w:eastAsia="zh-CN"/>
        </w:rPr>
        <w:fldChar w:fldCharType="end"/>
      </w:r>
      <w:r>
        <w:rPr>
          <w:rFonts w:hint="eastAsia"/>
          <w:lang w:eastAsia="zh-CN"/>
        </w:rPr>
        <w:t>, the absorption of one mol Ca</w:t>
      </w:r>
      <w:r w:rsidRPr="00B459D7">
        <w:rPr>
          <w:rFonts w:hint="eastAsia"/>
          <w:vertAlign w:val="superscript"/>
          <w:lang w:eastAsia="zh-CN"/>
        </w:rPr>
        <w:t>2+</w:t>
      </w:r>
      <w:r>
        <w:rPr>
          <w:rFonts w:hint="eastAsia"/>
          <w:lang w:eastAsia="zh-CN"/>
        </w:rPr>
        <w:t xml:space="preserve"> results in two mol Na</w:t>
      </w:r>
      <w:r w:rsidRPr="00B459D7">
        <w:rPr>
          <w:rFonts w:hint="eastAsia"/>
          <w:vertAlign w:val="superscript"/>
          <w:lang w:eastAsia="zh-CN"/>
        </w:rPr>
        <w:t>+</w:t>
      </w:r>
      <w:r w:rsidR="004474F5">
        <w:rPr>
          <w:rFonts w:hint="eastAsia"/>
          <w:lang w:eastAsia="zh-CN"/>
        </w:rPr>
        <w:t xml:space="preserve">.  </w:t>
      </w:r>
    </w:p>
    <w:p w14:paraId="2368B6E4" w14:textId="77777777" w:rsidR="004D7296" w:rsidRPr="00192E8E" w:rsidRDefault="004D7296" w:rsidP="004D7296">
      <w:pPr>
        <w:pStyle w:val="StyleHeading4Bold"/>
      </w:pPr>
      <w:bookmarkStart w:id="1404" w:name="_Toc520374864"/>
      <w:r>
        <w:t>Parameters</w:t>
      </w:r>
      <w:bookmarkEnd w:id="1404"/>
    </w:p>
    <w:p w14:paraId="76FFE2DD" w14:textId="3D0889F9" w:rsidR="00DA1131" w:rsidRDefault="004D7296" w:rsidP="0034243D">
      <w:pPr>
        <w:rPr>
          <w:lang w:eastAsia="zh-CN"/>
        </w:rPr>
      </w:pPr>
      <w:r>
        <w:rPr>
          <w:rFonts w:cs="Arial"/>
          <w:szCs w:val="22"/>
        </w:rPr>
        <w:t>Key modeling parameters</w:t>
      </w:r>
      <w:r w:rsidRPr="00AE10E4">
        <w:rPr>
          <w:rFonts w:cs="Arial"/>
          <w:szCs w:val="22"/>
        </w:rPr>
        <w:t xml:space="preserve"> </w:t>
      </w:r>
      <w:r>
        <w:rPr>
          <w:rFonts w:cs="Arial"/>
          <w:szCs w:val="22"/>
        </w:rPr>
        <w:t xml:space="preserve">used in the simulations </w:t>
      </w:r>
      <w:r w:rsidRPr="00AE10E4">
        <w:rPr>
          <w:rFonts w:cs="Arial"/>
          <w:szCs w:val="22"/>
        </w:rPr>
        <w:t>are listed in</w:t>
      </w:r>
      <w:r>
        <w:rPr>
          <w:rFonts w:cs="Arial"/>
          <w:szCs w:val="22"/>
        </w:rPr>
        <w:t xml:space="preserve"> </w:t>
      </w:r>
      <w:r>
        <w:rPr>
          <w:rFonts w:cs="Arial"/>
          <w:szCs w:val="22"/>
        </w:rPr>
        <w:fldChar w:fldCharType="begin"/>
      </w:r>
      <w:r>
        <w:rPr>
          <w:rFonts w:cs="Arial"/>
          <w:szCs w:val="22"/>
        </w:rPr>
        <w:instrText xml:space="preserve"> REF _Ref468807201 \h </w:instrText>
      </w:r>
      <w:r>
        <w:rPr>
          <w:rFonts w:cs="Arial"/>
          <w:szCs w:val="22"/>
        </w:rPr>
      </w:r>
      <w:r>
        <w:rPr>
          <w:rFonts w:cs="Arial"/>
          <w:szCs w:val="22"/>
        </w:rPr>
        <w:fldChar w:fldCharType="separate"/>
      </w:r>
      <w:r w:rsidR="00B560DA">
        <w:rPr>
          <w:lang w:eastAsia="zh-CN"/>
        </w:rPr>
        <w:t xml:space="preserve">Table </w:t>
      </w:r>
      <w:r w:rsidR="00B560DA">
        <w:rPr>
          <w:noProof/>
        </w:rPr>
        <w:t>4</w:t>
      </w:r>
      <w:r w:rsidR="00B560DA">
        <w:t>.</w:t>
      </w:r>
      <w:r w:rsidR="00B560DA">
        <w:rPr>
          <w:noProof/>
        </w:rPr>
        <w:t>16</w:t>
      </w:r>
      <w:r>
        <w:rPr>
          <w:rFonts w:cs="Arial"/>
          <w:szCs w:val="22"/>
        </w:rPr>
        <w:fldChar w:fldCharType="end"/>
      </w:r>
      <w:r>
        <w:rPr>
          <w:rFonts w:cs="Arial"/>
          <w:szCs w:val="22"/>
        </w:rPr>
        <w:t xml:space="preserve"> </w:t>
      </w:r>
      <w:r w:rsidR="00DA1131">
        <w:rPr>
          <w:lang w:eastAsia="zh-CN"/>
        </w:rPr>
        <w:t>Similar</w:t>
      </w:r>
      <w:r w:rsidR="00DA1131">
        <w:rPr>
          <w:rFonts w:hint="eastAsia"/>
          <w:lang w:eastAsia="zh-CN"/>
        </w:rPr>
        <w:t xml:space="preserve"> to the simulation </w:t>
      </w:r>
      <w:r w:rsidR="00DA1131">
        <w:rPr>
          <w:lang w:eastAsia="zh-CN"/>
        </w:rPr>
        <w:t>of</w:t>
      </w:r>
      <w:r w:rsidR="00DA1131">
        <w:rPr>
          <w:rFonts w:hint="eastAsia"/>
          <w:lang w:eastAsia="zh-CN"/>
        </w:rPr>
        <w:t xml:space="preserve"> Case </w:t>
      </w:r>
      <w:r w:rsidR="00DA1131">
        <w:rPr>
          <w:lang w:eastAsia="zh-CN"/>
        </w:rPr>
        <w:t>B</w:t>
      </w:r>
      <w:r w:rsidR="00DA1131">
        <w:rPr>
          <w:rFonts w:hint="eastAsia"/>
          <w:lang w:eastAsia="zh-CN"/>
        </w:rPr>
        <w:t>2.2a</w:t>
      </w:r>
      <w:r w:rsidR="00DA1131">
        <w:rPr>
          <w:lang w:eastAsia="zh-CN"/>
        </w:rPr>
        <w:t xml:space="preserve"> as described in section </w:t>
      </w:r>
      <w:r w:rsidR="00180706">
        <w:rPr>
          <w:lang w:eastAsia="zh-CN"/>
        </w:rPr>
        <w:fldChar w:fldCharType="begin"/>
      </w:r>
      <w:r w:rsidR="00180706">
        <w:rPr>
          <w:lang w:eastAsia="zh-CN"/>
        </w:rPr>
        <w:instrText xml:space="preserve"> REF _Ref469416003 \r \h </w:instrText>
      </w:r>
      <w:r w:rsidR="00180706">
        <w:rPr>
          <w:lang w:eastAsia="zh-CN"/>
        </w:rPr>
      </w:r>
      <w:r w:rsidR="00180706">
        <w:rPr>
          <w:lang w:eastAsia="zh-CN"/>
        </w:rPr>
        <w:fldChar w:fldCharType="separate"/>
      </w:r>
      <w:r w:rsidR="00B560DA">
        <w:rPr>
          <w:lang w:eastAsia="zh-CN"/>
        </w:rPr>
        <w:t>4.2.2</w:t>
      </w:r>
      <w:r w:rsidR="00180706">
        <w:rPr>
          <w:lang w:eastAsia="zh-CN"/>
        </w:rPr>
        <w:fldChar w:fldCharType="end"/>
      </w:r>
      <w:r w:rsidR="00DA1131">
        <w:rPr>
          <w:lang w:eastAsia="zh-CN"/>
        </w:rPr>
        <w:t xml:space="preserve"> and depicted in </w:t>
      </w:r>
      <w:r w:rsidR="00180706">
        <w:rPr>
          <w:lang w:eastAsia="zh-CN"/>
        </w:rPr>
        <w:fldChar w:fldCharType="begin"/>
      </w:r>
      <w:r w:rsidR="00180706">
        <w:rPr>
          <w:lang w:eastAsia="zh-CN"/>
        </w:rPr>
        <w:instrText xml:space="preserve"> REF _Ref468887264 \h </w:instrText>
      </w:r>
      <w:r w:rsidR="00180706">
        <w:rPr>
          <w:lang w:eastAsia="zh-CN"/>
        </w:rPr>
      </w:r>
      <w:r w:rsidR="00180706">
        <w:rPr>
          <w:lang w:eastAsia="zh-CN"/>
        </w:rPr>
        <w:fldChar w:fldCharType="separate"/>
      </w:r>
      <w:r w:rsidR="00B560DA">
        <w:t xml:space="preserve">Figure </w:t>
      </w:r>
      <w:r w:rsidR="00B560DA">
        <w:rPr>
          <w:noProof/>
        </w:rPr>
        <w:t>4</w:t>
      </w:r>
      <w:r w:rsidR="00B560DA">
        <w:t>.</w:t>
      </w:r>
      <w:r w:rsidR="00B560DA">
        <w:rPr>
          <w:noProof/>
        </w:rPr>
        <w:t>15</w:t>
      </w:r>
      <w:r w:rsidR="00180706">
        <w:rPr>
          <w:lang w:eastAsia="zh-CN"/>
        </w:rPr>
        <w:fldChar w:fldCharType="end"/>
      </w:r>
      <w:r w:rsidR="00DA1131">
        <w:rPr>
          <w:rFonts w:hint="eastAsia"/>
          <w:lang w:eastAsia="zh-CN"/>
        </w:rPr>
        <w:t>, a 1D numerical analysis</w:t>
      </w:r>
      <w:r w:rsidR="00DA1131">
        <w:rPr>
          <w:lang w:eastAsia="zh-CN"/>
        </w:rPr>
        <w:t xml:space="preserve"> of reactive transport processes</w:t>
      </w:r>
      <w:r w:rsidR="00DA1131">
        <w:rPr>
          <w:rFonts w:hint="eastAsia"/>
          <w:lang w:eastAsia="zh-CN"/>
        </w:rPr>
        <w:t xml:space="preserve"> was undertaken</w:t>
      </w:r>
      <w:r w:rsidR="00DA1131">
        <w:rPr>
          <w:lang w:eastAsia="zh-CN"/>
        </w:rPr>
        <w:t>, but</w:t>
      </w:r>
      <w:r w:rsidR="00DA1131">
        <w:rPr>
          <w:rFonts w:hint="eastAsia"/>
          <w:lang w:eastAsia="zh-CN"/>
        </w:rPr>
        <w:t xml:space="preserve"> with the additional consideration of ion exchange</w:t>
      </w:r>
      <w:r w:rsidR="00DA1131">
        <w:rPr>
          <w:lang w:eastAsia="zh-CN"/>
        </w:rPr>
        <w:t xml:space="preserve"> </w:t>
      </w:r>
      <w:r w:rsidR="000D7025">
        <w:rPr>
          <w:lang w:eastAsia="zh-CN"/>
        </w:rPr>
        <w:t>The cation exchange capacity (CEC) of the Na-bentonite is 92 meq (100g soil)</w:t>
      </w:r>
      <w:r w:rsidR="000D7025" w:rsidRPr="00986018">
        <w:rPr>
          <w:vertAlign w:val="superscript"/>
          <w:lang w:eastAsia="zh-CN"/>
        </w:rPr>
        <w:t>-1</w:t>
      </w:r>
      <w:r w:rsidR="000D7025">
        <w:rPr>
          <w:vertAlign w:val="superscript"/>
          <w:lang w:eastAsia="zh-CN"/>
        </w:rPr>
        <w:t xml:space="preserve"> </w:t>
      </w:r>
      <w:r w:rsidR="000D7025">
        <w:rPr>
          <w:lang w:eastAsia="zh-CN"/>
        </w:rPr>
        <w:t>(Birgersson et al., 2009).</w:t>
      </w:r>
    </w:p>
    <w:p w14:paraId="033D03CD" w14:textId="4F6B2348" w:rsidR="004D7296" w:rsidRDefault="004D7296" w:rsidP="004D7296">
      <w:pPr>
        <w:rPr>
          <w:rFonts w:cs="Arial"/>
          <w:szCs w:val="22"/>
          <w:lang w:eastAsia="zh-CN"/>
        </w:rPr>
      </w:pPr>
    </w:p>
    <w:p w14:paraId="56C78113" w14:textId="77777777" w:rsidR="004D7296" w:rsidRPr="00192E8E" w:rsidRDefault="004D7296" w:rsidP="004D7296">
      <w:pPr>
        <w:pStyle w:val="StyleHeading4Bold"/>
      </w:pPr>
      <w:bookmarkStart w:id="1405" w:name="_Toc520374865"/>
      <w:r>
        <w:lastRenderedPageBreak/>
        <w:t>Results</w:t>
      </w:r>
      <w:bookmarkEnd w:id="1405"/>
    </w:p>
    <w:p w14:paraId="3EAF992F" w14:textId="57ABFB91" w:rsidR="004D7296" w:rsidRDefault="004D7296" w:rsidP="004D7296">
      <w:pPr>
        <w:rPr>
          <w:lang w:val="en-CA"/>
        </w:rPr>
      </w:pPr>
      <w:r>
        <w:rPr>
          <w:rFonts w:hint="eastAsia"/>
          <w:lang w:eastAsia="zh-CN"/>
        </w:rPr>
        <w:t>The numerical analysis result</w:t>
      </w:r>
      <w:r>
        <w:rPr>
          <w:lang w:eastAsia="zh-CN"/>
        </w:rPr>
        <w:t>s</w:t>
      </w:r>
      <w:r>
        <w:rPr>
          <w:rFonts w:hint="eastAsia"/>
          <w:lang w:eastAsia="zh-CN"/>
        </w:rPr>
        <w:t xml:space="preserve"> </w:t>
      </w:r>
      <w:r>
        <w:rPr>
          <w:lang w:eastAsia="zh-CN"/>
        </w:rPr>
        <w:t>are</w:t>
      </w:r>
      <w:r>
        <w:rPr>
          <w:rFonts w:hint="eastAsia"/>
          <w:lang w:eastAsia="zh-CN"/>
        </w:rPr>
        <w:t xml:space="preserve"> shown in </w:t>
      </w:r>
      <w:r>
        <w:rPr>
          <w:lang w:eastAsia="zh-CN"/>
        </w:rPr>
        <w:fldChar w:fldCharType="begin"/>
      </w:r>
      <w:r>
        <w:rPr>
          <w:lang w:eastAsia="zh-CN"/>
        </w:rPr>
        <w:instrText xml:space="preserve"> </w:instrText>
      </w:r>
      <w:r>
        <w:rPr>
          <w:rFonts w:hint="eastAsia"/>
          <w:lang w:eastAsia="zh-CN"/>
        </w:rPr>
        <w:instrText>REF _Ref468892972 \h</w:instrText>
      </w:r>
      <w:r>
        <w:rPr>
          <w:lang w:eastAsia="zh-CN"/>
        </w:rPr>
        <w:instrText xml:space="preserve"> </w:instrText>
      </w:r>
      <w:r>
        <w:rPr>
          <w:lang w:eastAsia="zh-CN"/>
        </w:rPr>
      </w:r>
      <w:r>
        <w:rPr>
          <w:lang w:eastAsia="zh-CN"/>
        </w:rPr>
        <w:fldChar w:fldCharType="separate"/>
      </w:r>
      <w:r w:rsidR="00B560DA">
        <w:t xml:space="preserve">Figure </w:t>
      </w:r>
      <w:r w:rsidR="00B560DA">
        <w:rPr>
          <w:noProof/>
        </w:rPr>
        <w:t>4</w:t>
      </w:r>
      <w:r w:rsidR="00B560DA">
        <w:t>.</w:t>
      </w:r>
      <w:r w:rsidR="00B560DA">
        <w:rPr>
          <w:noProof/>
        </w:rPr>
        <w:t>16</w:t>
      </w:r>
      <w:r>
        <w:rPr>
          <w:lang w:eastAsia="zh-CN"/>
        </w:rPr>
        <w:fldChar w:fldCharType="end"/>
      </w:r>
      <w:r w:rsidR="004474F5">
        <w:rPr>
          <w:rFonts w:hint="eastAsia"/>
          <w:lang w:eastAsia="zh-CN"/>
        </w:rPr>
        <w:t xml:space="preserve">.  </w:t>
      </w:r>
      <w:r>
        <w:rPr>
          <w:lang w:eastAsia="zh-CN"/>
        </w:rPr>
        <w:t xml:space="preserve">The simulated results of the accumulated mass of </w:t>
      </w:r>
      <w:r w:rsidRPr="00F36C0D">
        <w:rPr>
          <w:rFonts w:eastAsia="Times New Roman" w:cs="Arial"/>
          <w:szCs w:val="22"/>
          <w:lang w:eastAsia="zh-CN"/>
        </w:rPr>
        <w:t>CaSO</w:t>
      </w:r>
      <w:r w:rsidRPr="00F36C0D">
        <w:rPr>
          <w:rFonts w:eastAsia="Times New Roman" w:cs="Arial"/>
          <w:szCs w:val="22"/>
          <w:vertAlign w:val="subscript"/>
          <w:lang w:eastAsia="zh-CN"/>
        </w:rPr>
        <w:t>4</w:t>
      </w:r>
      <w:r>
        <w:rPr>
          <w:lang w:eastAsia="zh-CN"/>
        </w:rPr>
        <w:t xml:space="preserve"> agree to the experimental data (</w:t>
      </w:r>
      <w:r>
        <w:rPr>
          <w:lang w:eastAsia="zh-CN"/>
        </w:rPr>
        <w:fldChar w:fldCharType="begin"/>
      </w:r>
      <w:r>
        <w:rPr>
          <w:lang w:eastAsia="zh-CN"/>
        </w:rPr>
        <w:instrText xml:space="preserve"> </w:instrText>
      </w:r>
      <w:r>
        <w:rPr>
          <w:rFonts w:hint="eastAsia"/>
          <w:lang w:eastAsia="zh-CN"/>
        </w:rPr>
        <w:instrText>REF _Ref468892972 \h</w:instrText>
      </w:r>
      <w:r>
        <w:rPr>
          <w:lang w:eastAsia="zh-CN"/>
        </w:rPr>
        <w:instrText xml:space="preserve"> </w:instrText>
      </w:r>
      <w:r>
        <w:rPr>
          <w:lang w:eastAsia="zh-CN"/>
        </w:rPr>
      </w:r>
      <w:r>
        <w:rPr>
          <w:lang w:eastAsia="zh-CN"/>
        </w:rPr>
        <w:fldChar w:fldCharType="separate"/>
      </w:r>
      <w:r w:rsidR="00B560DA">
        <w:t xml:space="preserve">Figure </w:t>
      </w:r>
      <w:r w:rsidR="00B560DA">
        <w:rPr>
          <w:noProof/>
        </w:rPr>
        <w:t>4</w:t>
      </w:r>
      <w:r w:rsidR="00B560DA">
        <w:t>.</w:t>
      </w:r>
      <w:r w:rsidR="00B560DA">
        <w:rPr>
          <w:noProof/>
        </w:rPr>
        <w:t>16</w:t>
      </w:r>
      <w:r>
        <w:rPr>
          <w:lang w:eastAsia="zh-CN"/>
        </w:rPr>
        <w:fldChar w:fldCharType="end"/>
      </w:r>
      <w:r>
        <w:rPr>
          <w:lang w:eastAsia="zh-CN"/>
        </w:rPr>
        <w:t>)</w:t>
      </w:r>
      <w:r>
        <w:rPr>
          <w:rFonts w:cs="Arial"/>
          <w:color w:val="000000"/>
          <w:szCs w:val="22"/>
        </w:rPr>
        <w:t>.</w:t>
      </w:r>
    </w:p>
    <w:p w14:paraId="71948467" w14:textId="77777777" w:rsidR="004D7296" w:rsidRDefault="004D7296" w:rsidP="004D7296">
      <w:pPr>
        <w:rPr>
          <w:rFonts w:cs="Arial"/>
          <w:szCs w:val="22"/>
        </w:rPr>
      </w:pPr>
    </w:p>
    <w:p w14:paraId="69A84592" w14:textId="77777777" w:rsidR="004D7296" w:rsidRDefault="004D7296" w:rsidP="004D7296">
      <w:pPr>
        <w:rPr>
          <w:rFonts w:cs="Arial"/>
          <w:szCs w:val="22"/>
        </w:rPr>
      </w:pPr>
    </w:p>
    <w:p w14:paraId="7781F071" w14:textId="3AA49312" w:rsidR="004D7296" w:rsidRDefault="0034243D" w:rsidP="004D7296">
      <w:pPr>
        <w:keepNext/>
        <w:jc w:val="center"/>
      </w:pPr>
      <w:r>
        <w:rPr>
          <w:noProof/>
          <w:lang w:val="en-CA" w:eastAsia="zh-CN"/>
        </w:rPr>
        <w:drawing>
          <wp:inline distT="0" distB="0" distL="0" distR="0" wp14:anchorId="56AAEC2F" wp14:editId="7935D4AD">
            <wp:extent cx="5486400" cy="2418715"/>
            <wp:effectExtent l="0" t="0" r="0" b="63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B2.2b-compare.png"/>
                    <pic:cNvPicPr/>
                  </pic:nvPicPr>
                  <pic:blipFill>
                    <a:blip r:embed="rId207">
                      <a:extLst>
                        <a:ext uri="{28A0092B-C50C-407E-A947-70E740481C1C}">
                          <a14:useLocalDpi xmlns:a14="http://schemas.microsoft.com/office/drawing/2010/main" val="0"/>
                        </a:ext>
                      </a:extLst>
                    </a:blip>
                    <a:stretch>
                      <a:fillRect/>
                    </a:stretch>
                  </pic:blipFill>
                  <pic:spPr>
                    <a:xfrm>
                      <a:off x="0" y="0"/>
                      <a:ext cx="5486400" cy="2418715"/>
                    </a:xfrm>
                    <a:prstGeom prst="rect">
                      <a:avLst/>
                    </a:prstGeom>
                  </pic:spPr>
                </pic:pic>
              </a:graphicData>
            </a:graphic>
          </wp:inline>
        </w:drawing>
      </w:r>
    </w:p>
    <w:p w14:paraId="4EF2094C" w14:textId="2081E953" w:rsidR="004D7296" w:rsidRDefault="004D7296" w:rsidP="004D7296">
      <w:pPr>
        <w:pStyle w:val="Caption"/>
        <w:ind w:left="1134" w:hanging="1134"/>
        <w:rPr>
          <w:lang w:eastAsia="zh-CN"/>
        </w:rPr>
      </w:pPr>
      <w:bookmarkStart w:id="1406" w:name="_Ref469414737"/>
      <w:bookmarkStart w:id="1407" w:name="_Toc520375128"/>
      <w:r>
        <w:t xml:space="preserve">Figure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17</w:t>
      </w:r>
      <w:r>
        <w:fldChar w:fldCharType="end"/>
      </w:r>
      <w:bookmarkEnd w:id="1406"/>
      <w:r>
        <w:t xml:space="preserve">: </w:t>
      </w:r>
      <w:r>
        <w:rPr>
          <w:rFonts w:hint="eastAsia"/>
          <w:lang w:eastAsia="zh-CN"/>
        </w:rPr>
        <w:t xml:space="preserve">Comparison of simulated </w:t>
      </w:r>
      <w:r>
        <w:rPr>
          <w:lang w:eastAsia="zh-CN"/>
        </w:rPr>
        <w:t xml:space="preserve">results </w:t>
      </w:r>
      <w:r>
        <w:rPr>
          <w:rFonts w:hint="eastAsia"/>
          <w:lang w:eastAsia="zh-CN"/>
        </w:rPr>
        <w:t xml:space="preserve">and experimental </w:t>
      </w:r>
      <w:r>
        <w:rPr>
          <w:lang w:eastAsia="zh-CN"/>
        </w:rPr>
        <w:t>data</w:t>
      </w:r>
      <w:r>
        <w:rPr>
          <w:rFonts w:hint="eastAsia"/>
          <w:lang w:eastAsia="zh-CN"/>
        </w:rPr>
        <w:t xml:space="preserve"> </w:t>
      </w:r>
      <w:r>
        <w:rPr>
          <w:lang w:eastAsia="zh-CN"/>
        </w:rPr>
        <w:t>for</w:t>
      </w:r>
      <w:r>
        <w:rPr>
          <w:rFonts w:hint="eastAsia"/>
          <w:lang w:eastAsia="zh-CN"/>
        </w:rPr>
        <w:t xml:space="preserve"> accumulated </w:t>
      </w:r>
      <w:r w:rsidR="0034243D">
        <w:rPr>
          <w:lang w:eastAsia="zh-CN"/>
        </w:rPr>
        <w:t>Na</w:t>
      </w:r>
      <w:r w:rsidR="0034243D" w:rsidRPr="0034243D">
        <w:rPr>
          <w:vertAlign w:val="subscript"/>
          <w:lang w:eastAsia="zh-CN"/>
        </w:rPr>
        <w:t>2</w:t>
      </w:r>
      <w:r w:rsidR="0034243D" w:rsidRPr="00F36C0D">
        <w:rPr>
          <w:rFonts w:cs="Arial"/>
          <w:szCs w:val="22"/>
          <w:lang w:eastAsia="zh-CN"/>
        </w:rPr>
        <w:t>SO</w:t>
      </w:r>
      <w:r w:rsidR="0034243D" w:rsidRPr="00F36C0D">
        <w:rPr>
          <w:rFonts w:cs="Arial"/>
          <w:szCs w:val="22"/>
          <w:vertAlign w:val="subscript"/>
          <w:lang w:eastAsia="zh-CN"/>
        </w:rPr>
        <w:t>4</w:t>
      </w:r>
      <w:r w:rsidR="0034243D">
        <w:rPr>
          <w:lang w:eastAsia="zh-CN"/>
        </w:rPr>
        <w:t xml:space="preserve"> (left) and </w:t>
      </w:r>
      <w:r w:rsidRPr="00F36C0D">
        <w:rPr>
          <w:rFonts w:cs="Arial"/>
          <w:szCs w:val="22"/>
          <w:lang w:eastAsia="zh-CN"/>
        </w:rPr>
        <w:t>CaSO</w:t>
      </w:r>
      <w:r w:rsidRPr="00F36C0D">
        <w:rPr>
          <w:rFonts w:cs="Arial"/>
          <w:szCs w:val="22"/>
          <w:vertAlign w:val="subscript"/>
          <w:lang w:eastAsia="zh-CN"/>
        </w:rPr>
        <w:t>4</w:t>
      </w:r>
      <w:r>
        <w:rPr>
          <w:lang w:eastAsia="zh-CN"/>
        </w:rPr>
        <w:t xml:space="preserve"> </w:t>
      </w:r>
      <w:r w:rsidR="0034243D">
        <w:rPr>
          <w:lang w:eastAsia="zh-CN"/>
        </w:rPr>
        <w:t xml:space="preserve">(right) </w:t>
      </w:r>
      <w:r>
        <w:rPr>
          <w:lang w:eastAsia="zh-CN"/>
        </w:rPr>
        <w:t>mass</w:t>
      </w:r>
      <w:r>
        <w:rPr>
          <w:rFonts w:hint="eastAsia"/>
          <w:lang w:eastAsia="zh-CN"/>
        </w:rPr>
        <w:t xml:space="preserve"> in the </w:t>
      </w:r>
      <w:r w:rsidR="0034243D">
        <w:rPr>
          <w:lang w:eastAsia="zh-CN"/>
        </w:rPr>
        <w:t>Top and Bottom</w:t>
      </w:r>
      <w:r>
        <w:rPr>
          <w:rFonts w:hint="eastAsia"/>
          <w:lang w:eastAsia="zh-CN"/>
        </w:rPr>
        <w:t xml:space="preserve"> reservoir</w:t>
      </w:r>
      <w:r w:rsidR="0034243D">
        <w:rPr>
          <w:lang w:eastAsia="zh-CN"/>
        </w:rPr>
        <w:t>s</w:t>
      </w:r>
      <w:r>
        <w:rPr>
          <w:lang w:eastAsia="zh-CN"/>
        </w:rPr>
        <w:t xml:space="preserve"> for case B2.</w:t>
      </w:r>
      <w:r w:rsidR="0034243D">
        <w:rPr>
          <w:lang w:eastAsia="zh-CN"/>
        </w:rPr>
        <w:t>2b</w:t>
      </w:r>
      <w:bookmarkEnd w:id="1407"/>
    </w:p>
    <w:p w14:paraId="3FDE6157" w14:textId="77777777" w:rsidR="0034243D" w:rsidRDefault="0034243D" w:rsidP="0034243D">
      <w:pPr>
        <w:rPr>
          <w:lang w:eastAsia="zh-CN"/>
        </w:rPr>
      </w:pPr>
    </w:p>
    <w:p w14:paraId="51492D8E" w14:textId="057B6F59" w:rsidR="0034243D" w:rsidRDefault="0034243D" w:rsidP="0034243D">
      <w:pPr>
        <w:pStyle w:val="Caption"/>
        <w:keepNext/>
      </w:pPr>
      <w:bookmarkStart w:id="1408" w:name="_Ref381794456"/>
      <w:bookmarkStart w:id="1409" w:name="_Toc385465544"/>
      <w:bookmarkStart w:id="1410" w:name="_Toc520375013"/>
      <w:r>
        <w:t xml:space="preserve">Table </w:t>
      </w:r>
      <w:bookmarkEnd w:id="1408"/>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19</w:t>
      </w:r>
      <w:r>
        <w:fldChar w:fldCharType="end"/>
      </w:r>
      <w:r w:rsidR="008C29DD">
        <w:t xml:space="preserve">: </w:t>
      </w:r>
      <w:r>
        <w:rPr>
          <w:lang w:eastAsia="zh-CN"/>
        </w:rPr>
        <w:t>Experimental data and simulated results for the averaged accumulated Ca</w:t>
      </w:r>
      <w:r w:rsidRPr="0048490F">
        <w:t>SO</w:t>
      </w:r>
      <w:r w:rsidRPr="0048490F">
        <w:rPr>
          <w:vertAlign w:val="subscript"/>
        </w:rPr>
        <w:t>4</w:t>
      </w:r>
      <w:r>
        <w:rPr>
          <w:lang w:eastAsia="zh-CN"/>
        </w:rPr>
        <w:t xml:space="preserve"> and </w:t>
      </w:r>
      <w:r>
        <w:t>N</w:t>
      </w:r>
      <w:r>
        <w:rPr>
          <w:lang w:eastAsia="zh-CN"/>
        </w:rPr>
        <w:t>a</w:t>
      </w:r>
      <w:r w:rsidRPr="0048490F">
        <w:rPr>
          <w:vertAlign w:val="subscript"/>
        </w:rPr>
        <w:t>2</w:t>
      </w:r>
      <w:r w:rsidRPr="0048490F">
        <w:t>SO</w:t>
      </w:r>
      <w:r w:rsidRPr="0048490F">
        <w:rPr>
          <w:vertAlign w:val="subscript"/>
        </w:rPr>
        <w:t>4</w:t>
      </w:r>
      <w:r>
        <w:rPr>
          <w:lang w:eastAsia="zh-CN"/>
        </w:rPr>
        <w:t xml:space="preserve"> mass in [mol] for case B2.2b</w:t>
      </w:r>
      <w:bookmarkEnd w:id="1409"/>
      <w:bookmarkEnd w:id="1410"/>
    </w:p>
    <w:tbl>
      <w:tblPr>
        <w:tblStyle w:val="TableGrid"/>
        <w:tblW w:w="5000" w:type="pct"/>
        <w:tblLayout w:type="fixed"/>
        <w:tblLook w:val="04A0" w:firstRow="1" w:lastRow="0" w:firstColumn="1" w:lastColumn="0" w:noHBand="0" w:noVBand="1"/>
      </w:tblPr>
      <w:tblGrid>
        <w:gridCol w:w="705"/>
        <w:gridCol w:w="1561"/>
        <w:gridCol w:w="1472"/>
        <w:gridCol w:w="1113"/>
        <w:gridCol w:w="1477"/>
        <w:gridCol w:w="1175"/>
        <w:gridCol w:w="1127"/>
      </w:tblGrid>
      <w:tr w:rsidR="006E7F8D" w14:paraId="6848E36A" w14:textId="77777777" w:rsidTr="006E7F8D">
        <w:tc>
          <w:tcPr>
            <w:tcW w:w="408" w:type="pct"/>
            <w:vMerge w:val="restart"/>
            <w:shd w:val="clear" w:color="auto" w:fill="BFBFBF" w:themeFill="background1" w:themeFillShade="BF"/>
            <w:vAlign w:val="center"/>
          </w:tcPr>
          <w:p w14:paraId="7F659073" w14:textId="77777777" w:rsidR="0034243D" w:rsidRPr="00612D27" w:rsidRDefault="0034243D" w:rsidP="00612D27">
            <w:pPr>
              <w:spacing w:before="0" w:after="0"/>
              <w:jc w:val="center"/>
              <w:rPr>
                <w:b/>
                <w:sz w:val="21"/>
                <w:szCs w:val="21"/>
              </w:rPr>
            </w:pPr>
            <w:r w:rsidRPr="00612D27">
              <w:rPr>
                <w:b/>
                <w:sz w:val="21"/>
                <w:szCs w:val="21"/>
              </w:rPr>
              <w:t>Time [day]</w:t>
            </w:r>
          </w:p>
        </w:tc>
        <w:tc>
          <w:tcPr>
            <w:tcW w:w="2402" w:type="pct"/>
            <w:gridSpan w:val="3"/>
            <w:shd w:val="clear" w:color="auto" w:fill="BFBFBF" w:themeFill="background1" w:themeFillShade="BF"/>
            <w:vAlign w:val="center"/>
          </w:tcPr>
          <w:p w14:paraId="7663933F" w14:textId="77777777" w:rsidR="0034243D" w:rsidRPr="00612D27" w:rsidRDefault="0034243D" w:rsidP="00612D27">
            <w:pPr>
              <w:spacing w:before="0" w:after="0"/>
              <w:jc w:val="center"/>
              <w:rPr>
                <w:b/>
                <w:sz w:val="21"/>
                <w:szCs w:val="21"/>
              </w:rPr>
            </w:pPr>
            <w:r w:rsidRPr="00612D27">
              <w:rPr>
                <w:b/>
                <w:sz w:val="21"/>
                <w:szCs w:val="21"/>
              </w:rPr>
              <w:t>Accumulated CaSO</w:t>
            </w:r>
            <w:r w:rsidRPr="00612D27">
              <w:rPr>
                <w:b/>
                <w:sz w:val="21"/>
                <w:szCs w:val="21"/>
                <w:vertAlign w:val="subscript"/>
              </w:rPr>
              <w:t>4</w:t>
            </w:r>
            <w:r w:rsidRPr="00612D27">
              <w:rPr>
                <w:b/>
                <w:sz w:val="21"/>
                <w:szCs w:val="21"/>
              </w:rPr>
              <w:t xml:space="preserve"> at top reservoir </w:t>
            </w:r>
          </w:p>
        </w:tc>
        <w:tc>
          <w:tcPr>
            <w:tcW w:w="2191" w:type="pct"/>
            <w:gridSpan w:val="3"/>
            <w:shd w:val="clear" w:color="auto" w:fill="BFBFBF" w:themeFill="background1" w:themeFillShade="BF"/>
            <w:vAlign w:val="center"/>
          </w:tcPr>
          <w:p w14:paraId="6514C14F" w14:textId="77777777" w:rsidR="0034243D" w:rsidRPr="00612D27" w:rsidRDefault="0034243D" w:rsidP="00612D27">
            <w:pPr>
              <w:spacing w:before="0" w:after="0"/>
              <w:jc w:val="center"/>
              <w:rPr>
                <w:b/>
                <w:sz w:val="21"/>
                <w:szCs w:val="21"/>
              </w:rPr>
            </w:pPr>
            <w:r w:rsidRPr="00612D27">
              <w:rPr>
                <w:b/>
                <w:sz w:val="21"/>
                <w:szCs w:val="21"/>
              </w:rPr>
              <w:t>Accumulated Na</w:t>
            </w:r>
            <w:r w:rsidRPr="00612D27">
              <w:rPr>
                <w:b/>
                <w:sz w:val="21"/>
                <w:szCs w:val="21"/>
                <w:vertAlign w:val="subscript"/>
              </w:rPr>
              <w:t>2</w:t>
            </w:r>
            <w:r w:rsidRPr="00612D27">
              <w:rPr>
                <w:b/>
                <w:sz w:val="21"/>
                <w:szCs w:val="21"/>
              </w:rPr>
              <w:t>SO</w:t>
            </w:r>
            <w:r w:rsidRPr="00612D27">
              <w:rPr>
                <w:b/>
                <w:sz w:val="21"/>
                <w:szCs w:val="21"/>
                <w:vertAlign w:val="subscript"/>
              </w:rPr>
              <w:t>4</w:t>
            </w:r>
            <w:r w:rsidRPr="00612D27">
              <w:rPr>
                <w:b/>
                <w:sz w:val="21"/>
                <w:szCs w:val="21"/>
              </w:rPr>
              <w:t xml:space="preserve"> at top reservoir </w:t>
            </w:r>
          </w:p>
        </w:tc>
      </w:tr>
      <w:tr w:rsidR="00612D27" w14:paraId="6630952D" w14:textId="77777777" w:rsidTr="006E7F8D">
        <w:tc>
          <w:tcPr>
            <w:tcW w:w="408" w:type="pct"/>
            <w:vMerge/>
            <w:shd w:val="clear" w:color="auto" w:fill="BFBFBF" w:themeFill="background1" w:themeFillShade="BF"/>
            <w:vAlign w:val="center"/>
          </w:tcPr>
          <w:p w14:paraId="4F49530A" w14:textId="77777777" w:rsidR="0034243D" w:rsidRPr="00612D27" w:rsidRDefault="0034243D" w:rsidP="00612D27">
            <w:pPr>
              <w:spacing w:before="0" w:after="0"/>
              <w:jc w:val="center"/>
              <w:rPr>
                <w:b/>
                <w:sz w:val="21"/>
                <w:szCs w:val="21"/>
                <w:lang w:eastAsia="zh-CN"/>
              </w:rPr>
            </w:pPr>
          </w:p>
        </w:tc>
        <w:tc>
          <w:tcPr>
            <w:tcW w:w="904" w:type="pct"/>
            <w:shd w:val="clear" w:color="auto" w:fill="BFBFBF" w:themeFill="background1" w:themeFillShade="BF"/>
            <w:vAlign w:val="center"/>
          </w:tcPr>
          <w:p w14:paraId="4B03984C" w14:textId="77777777" w:rsidR="0034243D" w:rsidRPr="00612D27" w:rsidRDefault="0034243D" w:rsidP="00612D27">
            <w:pPr>
              <w:tabs>
                <w:tab w:val="left" w:pos="1440"/>
              </w:tabs>
              <w:spacing w:before="0" w:after="0"/>
              <w:ind w:left="1440" w:hanging="1440"/>
              <w:jc w:val="center"/>
              <w:rPr>
                <w:b/>
                <w:sz w:val="21"/>
                <w:szCs w:val="21"/>
              </w:rPr>
            </w:pPr>
            <w:r w:rsidRPr="00612D27">
              <w:rPr>
                <w:b/>
                <w:sz w:val="21"/>
                <w:szCs w:val="21"/>
              </w:rPr>
              <w:t>Experimental</w:t>
            </w:r>
          </w:p>
        </w:tc>
        <w:tc>
          <w:tcPr>
            <w:tcW w:w="853" w:type="pct"/>
            <w:shd w:val="clear" w:color="auto" w:fill="BFBFBF" w:themeFill="background1" w:themeFillShade="BF"/>
            <w:vAlign w:val="center"/>
          </w:tcPr>
          <w:p w14:paraId="63F68A80" w14:textId="77777777" w:rsidR="0034243D" w:rsidRPr="00612D27" w:rsidRDefault="0034243D" w:rsidP="00612D27">
            <w:pPr>
              <w:tabs>
                <w:tab w:val="left" w:pos="1440"/>
              </w:tabs>
              <w:spacing w:before="0" w:after="0"/>
              <w:ind w:left="1440" w:hanging="1440"/>
              <w:jc w:val="center"/>
              <w:rPr>
                <w:b/>
                <w:sz w:val="21"/>
                <w:szCs w:val="21"/>
              </w:rPr>
            </w:pPr>
            <w:r w:rsidRPr="00612D27">
              <w:rPr>
                <w:b/>
                <w:sz w:val="21"/>
                <w:szCs w:val="21"/>
              </w:rPr>
              <w:t>Simulated</w:t>
            </w:r>
          </w:p>
        </w:tc>
        <w:tc>
          <w:tcPr>
            <w:tcW w:w="645" w:type="pct"/>
            <w:shd w:val="clear" w:color="auto" w:fill="BFBFBF" w:themeFill="background1" w:themeFillShade="BF"/>
            <w:vAlign w:val="center"/>
          </w:tcPr>
          <w:p w14:paraId="042C4A1D" w14:textId="77777777" w:rsidR="0034243D" w:rsidRPr="00612D27" w:rsidRDefault="0034243D" w:rsidP="00612D27">
            <w:pPr>
              <w:tabs>
                <w:tab w:val="left" w:pos="1440"/>
              </w:tabs>
              <w:spacing w:before="0" w:after="0"/>
              <w:ind w:left="1440" w:hanging="1440"/>
              <w:jc w:val="center"/>
              <w:rPr>
                <w:b/>
                <w:sz w:val="21"/>
                <w:szCs w:val="21"/>
              </w:rPr>
            </w:pPr>
            <w:r w:rsidRPr="00612D27">
              <w:rPr>
                <w:b/>
                <w:sz w:val="21"/>
                <w:szCs w:val="21"/>
              </w:rPr>
              <w:t>Residual</w:t>
            </w:r>
          </w:p>
        </w:tc>
        <w:tc>
          <w:tcPr>
            <w:tcW w:w="856" w:type="pct"/>
            <w:shd w:val="clear" w:color="auto" w:fill="BFBFBF" w:themeFill="background1" w:themeFillShade="BF"/>
            <w:vAlign w:val="center"/>
          </w:tcPr>
          <w:p w14:paraId="3223E672" w14:textId="77777777" w:rsidR="0034243D" w:rsidRPr="00612D27" w:rsidRDefault="0034243D" w:rsidP="00612D27">
            <w:pPr>
              <w:spacing w:before="0" w:after="0"/>
              <w:jc w:val="center"/>
              <w:rPr>
                <w:b/>
                <w:sz w:val="21"/>
                <w:szCs w:val="21"/>
              </w:rPr>
            </w:pPr>
            <w:r w:rsidRPr="00612D27">
              <w:rPr>
                <w:b/>
                <w:sz w:val="21"/>
                <w:szCs w:val="21"/>
              </w:rPr>
              <w:t>Experimental</w:t>
            </w:r>
          </w:p>
        </w:tc>
        <w:tc>
          <w:tcPr>
            <w:tcW w:w="681" w:type="pct"/>
            <w:shd w:val="clear" w:color="auto" w:fill="BFBFBF" w:themeFill="background1" w:themeFillShade="BF"/>
            <w:vAlign w:val="center"/>
          </w:tcPr>
          <w:p w14:paraId="264C67D3" w14:textId="77777777" w:rsidR="0034243D" w:rsidRPr="00612D27" w:rsidRDefault="0034243D" w:rsidP="00612D27">
            <w:pPr>
              <w:spacing w:before="0" w:after="0"/>
              <w:jc w:val="center"/>
              <w:rPr>
                <w:b/>
                <w:sz w:val="21"/>
                <w:szCs w:val="21"/>
              </w:rPr>
            </w:pPr>
            <w:r w:rsidRPr="00612D27">
              <w:rPr>
                <w:b/>
                <w:sz w:val="21"/>
                <w:szCs w:val="21"/>
              </w:rPr>
              <w:t>Simulated</w:t>
            </w:r>
          </w:p>
        </w:tc>
        <w:tc>
          <w:tcPr>
            <w:tcW w:w="654" w:type="pct"/>
            <w:shd w:val="clear" w:color="auto" w:fill="BFBFBF" w:themeFill="background1" w:themeFillShade="BF"/>
            <w:vAlign w:val="center"/>
          </w:tcPr>
          <w:p w14:paraId="5C37DD45" w14:textId="77777777" w:rsidR="0034243D" w:rsidRPr="00612D27" w:rsidRDefault="0034243D" w:rsidP="00612D27">
            <w:pPr>
              <w:spacing w:before="0" w:after="0"/>
              <w:jc w:val="center"/>
              <w:rPr>
                <w:b/>
                <w:sz w:val="21"/>
                <w:szCs w:val="21"/>
              </w:rPr>
            </w:pPr>
            <w:r w:rsidRPr="00612D27">
              <w:rPr>
                <w:b/>
                <w:sz w:val="21"/>
                <w:szCs w:val="21"/>
              </w:rPr>
              <w:t>Residual</w:t>
            </w:r>
          </w:p>
        </w:tc>
      </w:tr>
      <w:tr w:rsidR="00612D27" w14:paraId="6DCE9A89" w14:textId="77777777" w:rsidTr="006E7F8D">
        <w:tc>
          <w:tcPr>
            <w:tcW w:w="408" w:type="pct"/>
            <w:vAlign w:val="bottom"/>
          </w:tcPr>
          <w:p w14:paraId="70D7DBE0" w14:textId="77777777" w:rsidR="0034243D" w:rsidRPr="00612D27" w:rsidRDefault="0034243D" w:rsidP="00612D27">
            <w:pPr>
              <w:spacing w:before="0" w:after="0"/>
              <w:jc w:val="center"/>
              <w:rPr>
                <w:sz w:val="21"/>
                <w:szCs w:val="21"/>
              </w:rPr>
            </w:pPr>
            <w:r w:rsidRPr="00612D27">
              <w:rPr>
                <w:sz w:val="21"/>
                <w:szCs w:val="21"/>
              </w:rPr>
              <w:t>2.66</w:t>
            </w:r>
          </w:p>
        </w:tc>
        <w:tc>
          <w:tcPr>
            <w:tcW w:w="904" w:type="pct"/>
            <w:vAlign w:val="bottom"/>
          </w:tcPr>
          <w:p w14:paraId="241B1C3C" w14:textId="77777777" w:rsidR="0034243D" w:rsidRPr="00612D27" w:rsidRDefault="0034243D" w:rsidP="00612D27">
            <w:pPr>
              <w:spacing w:before="0" w:after="0"/>
              <w:jc w:val="center"/>
              <w:rPr>
                <w:sz w:val="21"/>
                <w:szCs w:val="21"/>
              </w:rPr>
            </w:pPr>
            <w:r w:rsidRPr="00612D27">
              <w:rPr>
                <w:sz w:val="21"/>
                <w:szCs w:val="21"/>
              </w:rPr>
              <w:t>7.72×10</w:t>
            </w:r>
            <w:r w:rsidRPr="00612D27">
              <w:rPr>
                <w:sz w:val="21"/>
                <w:szCs w:val="21"/>
                <w:vertAlign w:val="superscript"/>
              </w:rPr>
              <w:t>-9</w:t>
            </w:r>
          </w:p>
        </w:tc>
        <w:tc>
          <w:tcPr>
            <w:tcW w:w="853" w:type="pct"/>
            <w:vAlign w:val="bottom"/>
          </w:tcPr>
          <w:p w14:paraId="3F16E704" w14:textId="77777777" w:rsidR="0034243D" w:rsidRPr="00612D27" w:rsidRDefault="0034243D" w:rsidP="00612D27">
            <w:pPr>
              <w:spacing w:before="0" w:after="0"/>
              <w:jc w:val="center"/>
              <w:rPr>
                <w:sz w:val="21"/>
                <w:szCs w:val="21"/>
              </w:rPr>
            </w:pPr>
            <w:r w:rsidRPr="00612D27">
              <w:rPr>
                <w:sz w:val="21"/>
                <w:szCs w:val="21"/>
              </w:rPr>
              <w:t>4.12×10</w:t>
            </w:r>
            <w:r w:rsidRPr="00612D27">
              <w:rPr>
                <w:sz w:val="21"/>
                <w:szCs w:val="21"/>
                <w:vertAlign w:val="superscript"/>
              </w:rPr>
              <w:t>-9</w:t>
            </w:r>
          </w:p>
        </w:tc>
        <w:tc>
          <w:tcPr>
            <w:tcW w:w="645" w:type="pct"/>
            <w:vAlign w:val="bottom"/>
          </w:tcPr>
          <w:p w14:paraId="6CA94749" w14:textId="77777777" w:rsidR="0034243D" w:rsidRPr="00612D27" w:rsidRDefault="0034243D" w:rsidP="00612D27">
            <w:pPr>
              <w:spacing w:before="0" w:after="0"/>
              <w:jc w:val="center"/>
              <w:rPr>
                <w:sz w:val="21"/>
                <w:szCs w:val="21"/>
              </w:rPr>
            </w:pPr>
            <w:r w:rsidRPr="00612D27">
              <w:rPr>
                <w:sz w:val="21"/>
                <w:szCs w:val="21"/>
              </w:rPr>
              <w:t>3.60×10</w:t>
            </w:r>
            <w:r w:rsidRPr="00612D27">
              <w:rPr>
                <w:sz w:val="21"/>
                <w:szCs w:val="21"/>
                <w:vertAlign w:val="superscript"/>
              </w:rPr>
              <w:t>-9</w:t>
            </w:r>
          </w:p>
        </w:tc>
        <w:tc>
          <w:tcPr>
            <w:tcW w:w="856" w:type="pct"/>
            <w:vAlign w:val="bottom"/>
          </w:tcPr>
          <w:p w14:paraId="3520BC9F" w14:textId="77777777" w:rsidR="0034243D" w:rsidRPr="00612D27" w:rsidRDefault="0034243D" w:rsidP="00612D27">
            <w:pPr>
              <w:spacing w:before="0" w:after="0"/>
              <w:jc w:val="center"/>
              <w:rPr>
                <w:sz w:val="21"/>
                <w:szCs w:val="21"/>
              </w:rPr>
            </w:pPr>
            <w:r w:rsidRPr="00612D27">
              <w:rPr>
                <w:sz w:val="21"/>
                <w:szCs w:val="21"/>
              </w:rPr>
              <w:t>2.92×10</w:t>
            </w:r>
            <w:r w:rsidRPr="00612D27">
              <w:rPr>
                <w:sz w:val="21"/>
                <w:szCs w:val="21"/>
                <w:vertAlign w:val="superscript"/>
              </w:rPr>
              <w:t>-5</w:t>
            </w:r>
          </w:p>
        </w:tc>
        <w:tc>
          <w:tcPr>
            <w:tcW w:w="681" w:type="pct"/>
            <w:vAlign w:val="bottom"/>
          </w:tcPr>
          <w:p w14:paraId="43F0F867" w14:textId="77777777" w:rsidR="0034243D" w:rsidRPr="00612D27" w:rsidRDefault="0034243D" w:rsidP="00612D27">
            <w:pPr>
              <w:spacing w:before="0" w:after="0"/>
              <w:jc w:val="center"/>
              <w:rPr>
                <w:sz w:val="21"/>
                <w:szCs w:val="21"/>
              </w:rPr>
            </w:pPr>
            <w:r w:rsidRPr="00612D27">
              <w:rPr>
                <w:sz w:val="21"/>
                <w:szCs w:val="21"/>
              </w:rPr>
              <w:t>5.00×10</w:t>
            </w:r>
            <w:r w:rsidRPr="00612D27">
              <w:rPr>
                <w:sz w:val="21"/>
                <w:szCs w:val="21"/>
                <w:vertAlign w:val="superscript"/>
              </w:rPr>
              <w:t>-5</w:t>
            </w:r>
          </w:p>
        </w:tc>
        <w:tc>
          <w:tcPr>
            <w:tcW w:w="654" w:type="pct"/>
            <w:vAlign w:val="bottom"/>
          </w:tcPr>
          <w:p w14:paraId="0E765CB1" w14:textId="77777777" w:rsidR="0034243D" w:rsidRPr="00612D27" w:rsidRDefault="0034243D" w:rsidP="00612D27">
            <w:pPr>
              <w:spacing w:before="0" w:after="0"/>
              <w:jc w:val="center"/>
              <w:rPr>
                <w:sz w:val="21"/>
                <w:szCs w:val="21"/>
              </w:rPr>
            </w:pPr>
            <w:r w:rsidRPr="00612D27">
              <w:rPr>
                <w:sz w:val="21"/>
                <w:szCs w:val="21"/>
              </w:rPr>
              <w:t>-2.08×10</w:t>
            </w:r>
            <w:r w:rsidRPr="00612D27">
              <w:rPr>
                <w:sz w:val="21"/>
                <w:szCs w:val="21"/>
                <w:vertAlign w:val="superscript"/>
              </w:rPr>
              <w:t>-5</w:t>
            </w:r>
          </w:p>
        </w:tc>
      </w:tr>
      <w:tr w:rsidR="00612D27" w14:paraId="50ED991B" w14:textId="77777777" w:rsidTr="006E7F8D">
        <w:tc>
          <w:tcPr>
            <w:tcW w:w="408" w:type="pct"/>
            <w:vAlign w:val="bottom"/>
          </w:tcPr>
          <w:p w14:paraId="2A0B685E" w14:textId="77777777" w:rsidR="0034243D" w:rsidRPr="00612D27" w:rsidRDefault="0034243D" w:rsidP="00612D27">
            <w:pPr>
              <w:spacing w:before="0" w:after="0"/>
              <w:jc w:val="center"/>
              <w:rPr>
                <w:sz w:val="21"/>
                <w:szCs w:val="21"/>
              </w:rPr>
            </w:pPr>
            <w:r w:rsidRPr="00612D27">
              <w:rPr>
                <w:sz w:val="21"/>
                <w:szCs w:val="21"/>
              </w:rPr>
              <w:t>3.88</w:t>
            </w:r>
          </w:p>
        </w:tc>
        <w:tc>
          <w:tcPr>
            <w:tcW w:w="904" w:type="pct"/>
            <w:vAlign w:val="bottom"/>
          </w:tcPr>
          <w:p w14:paraId="12AF9586" w14:textId="77777777" w:rsidR="0034243D" w:rsidRPr="00612D27" w:rsidRDefault="0034243D" w:rsidP="00612D27">
            <w:pPr>
              <w:spacing w:before="0" w:after="0"/>
              <w:jc w:val="center"/>
              <w:rPr>
                <w:sz w:val="21"/>
                <w:szCs w:val="21"/>
              </w:rPr>
            </w:pPr>
            <w:r w:rsidRPr="00612D27">
              <w:rPr>
                <w:sz w:val="21"/>
                <w:szCs w:val="21"/>
              </w:rPr>
              <w:t>3.24×10</w:t>
            </w:r>
            <w:r w:rsidRPr="00612D27">
              <w:rPr>
                <w:sz w:val="21"/>
                <w:szCs w:val="21"/>
                <w:vertAlign w:val="superscript"/>
              </w:rPr>
              <w:t>-9</w:t>
            </w:r>
          </w:p>
        </w:tc>
        <w:tc>
          <w:tcPr>
            <w:tcW w:w="853" w:type="pct"/>
            <w:vAlign w:val="bottom"/>
          </w:tcPr>
          <w:p w14:paraId="7507F212" w14:textId="77777777" w:rsidR="0034243D" w:rsidRPr="00612D27" w:rsidRDefault="0034243D" w:rsidP="00612D27">
            <w:pPr>
              <w:spacing w:before="0" w:after="0"/>
              <w:jc w:val="center"/>
              <w:rPr>
                <w:sz w:val="21"/>
                <w:szCs w:val="21"/>
              </w:rPr>
            </w:pPr>
            <w:r w:rsidRPr="00612D27">
              <w:rPr>
                <w:sz w:val="21"/>
                <w:szCs w:val="21"/>
              </w:rPr>
              <w:t>8.92×10</w:t>
            </w:r>
            <w:r w:rsidRPr="00612D27">
              <w:rPr>
                <w:sz w:val="21"/>
                <w:szCs w:val="21"/>
                <w:vertAlign w:val="superscript"/>
              </w:rPr>
              <w:t>-9</w:t>
            </w:r>
          </w:p>
        </w:tc>
        <w:tc>
          <w:tcPr>
            <w:tcW w:w="645" w:type="pct"/>
            <w:vAlign w:val="bottom"/>
          </w:tcPr>
          <w:p w14:paraId="4CDE85D0" w14:textId="77777777" w:rsidR="0034243D" w:rsidRPr="00612D27" w:rsidRDefault="0034243D" w:rsidP="00612D27">
            <w:pPr>
              <w:spacing w:before="0" w:after="0"/>
              <w:jc w:val="center"/>
              <w:rPr>
                <w:sz w:val="21"/>
                <w:szCs w:val="21"/>
              </w:rPr>
            </w:pPr>
            <w:r w:rsidRPr="00612D27">
              <w:rPr>
                <w:sz w:val="21"/>
                <w:szCs w:val="21"/>
              </w:rPr>
              <w:t>-5.68×10</w:t>
            </w:r>
            <w:r w:rsidRPr="00612D27">
              <w:rPr>
                <w:sz w:val="21"/>
                <w:szCs w:val="21"/>
                <w:vertAlign w:val="superscript"/>
              </w:rPr>
              <w:t>-9</w:t>
            </w:r>
          </w:p>
        </w:tc>
        <w:tc>
          <w:tcPr>
            <w:tcW w:w="856" w:type="pct"/>
            <w:vAlign w:val="bottom"/>
          </w:tcPr>
          <w:p w14:paraId="0FC05E59" w14:textId="77777777" w:rsidR="0034243D" w:rsidRPr="00612D27" w:rsidRDefault="0034243D" w:rsidP="00612D27">
            <w:pPr>
              <w:spacing w:before="0" w:after="0"/>
              <w:jc w:val="center"/>
              <w:rPr>
                <w:sz w:val="21"/>
                <w:szCs w:val="21"/>
              </w:rPr>
            </w:pPr>
            <w:r w:rsidRPr="00612D27">
              <w:rPr>
                <w:sz w:val="21"/>
                <w:szCs w:val="21"/>
              </w:rPr>
              <w:t>5.60×10</w:t>
            </w:r>
            <w:r w:rsidRPr="00612D27">
              <w:rPr>
                <w:sz w:val="21"/>
                <w:szCs w:val="21"/>
                <w:vertAlign w:val="superscript"/>
              </w:rPr>
              <w:t>-5</w:t>
            </w:r>
          </w:p>
        </w:tc>
        <w:tc>
          <w:tcPr>
            <w:tcW w:w="681" w:type="pct"/>
            <w:vAlign w:val="bottom"/>
          </w:tcPr>
          <w:p w14:paraId="61F03161" w14:textId="77777777" w:rsidR="0034243D" w:rsidRPr="00612D27" w:rsidRDefault="0034243D" w:rsidP="00612D27">
            <w:pPr>
              <w:spacing w:before="0" w:after="0"/>
              <w:jc w:val="center"/>
              <w:rPr>
                <w:sz w:val="21"/>
                <w:szCs w:val="21"/>
              </w:rPr>
            </w:pPr>
            <w:r w:rsidRPr="00612D27">
              <w:rPr>
                <w:sz w:val="21"/>
                <w:szCs w:val="21"/>
              </w:rPr>
              <w:t>7.24×10</w:t>
            </w:r>
            <w:r w:rsidRPr="00612D27">
              <w:rPr>
                <w:sz w:val="21"/>
                <w:szCs w:val="21"/>
                <w:vertAlign w:val="superscript"/>
              </w:rPr>
              <w:t>-5</w:t>
            </w:r>
          </w:p>
        </w:tc>
        <w:tc>
          <w:tcPr>
            <w:tcW w:w="654" w:type="pct"/>
            <w:vAlign w:val="bottom"/>
          </w:tcPr>
          <w:p w14:paraId="56A34727" w14:textId="77777777" w:rsidR="0034243D" w:rsidRPr="00612D27" w:rsidRDefault="0034243D" w:rsidP="00612D27">
            <w:pPr>
              <w:spacing w:before="0" w:after="0"/>
              <w:jc w:val="center"/>
              <w:rPr>
                <w:sz w:val="21"/>
                <w:szCs w:val="21"/>
              </w:rPr>
            </w:pPr>
            <w:r w:rsidRPr="00612D27">
              <w:rPr>
                <w:sz w:val="21"/>
                <w:szCs w:val="21"/>
              </w:rPr>
              <w:t>-1.64×10</w:t>
            </w:r>
            <w:r w:rsidRPr="00612D27">
              <w:rPr>
                <w:sz w:val="21"/>
                <w:szCs w:val="21"/>
                <w:vertAlign w:val="superscript"/>
              </w:rPr>
              <w:t>-5</w:t>
            </w:r>
          </w:p>
        </w:tc>
      </w:tr>
      <w:tr w:rsidR="00612D27" w14:paraId="18A6B0DF" w14:textId="77777777" w:rsidTr="006E7F8D">
        <w:tc>
          <w:tcPr>
            <w:tcW w:w="408" w:type="pct"/>
            <w:vAlign w:val="bottom"/>
          </w:tcPr>
          <w:p w14:paraId="461776E7" w14:textId="77777777" w:rsidR="0034243D" w:rsidRPr="00612D27" w:rsidRDefault="0034243D" w:rsidP="00612D27">
            <w:pPr>
              <w:spacing w:before="0" w:after="0"/>
              <w:jc w:val="center"/>
              <w:rPr>
                <w:sz w:val="21"/>
                <w:szCs w:val="21"/>
              </w:rPr>
            </w:pPr>
            <w:r w:rsidRPr="00612D27">
              <w:rPr>
                <w:sz w:val="21"/>
                <w:szCs w:val="21"/>
              </w:rPr>
              <w:t>4.80</w:t>
            </w:r>
          </w:p>
        </w:tc>
        <w:tc>
          <w:tcPr>
            <w:tcW w:w="904" w:type="pct"/>
            <w:vAlign w:val="bottom"/>
          </w:tcPr>
          <w:p w14:paraId="0D394A72" w14:textId="77777777" w:rsidR="0034243D" w:rsidRPr="00612D27" w:rsidRDefault="0034243D" w:rsidP="00612D27">
            <w:pPr>
              <w:spacing w:before="0" w:after="0"/>
              <w:jc w:val="center"/>
              <w:rPr>
                <w:sz w:val="21"/>
                <w:szCs w:val="21"/>
              </w:rPr>
            </w:pPr>
            <w:r w:rsidRPr="00612D27">
              <w:rPr>
                <w:sz w:val="21"/>
                <w:szCs w:val="21"/>
              </w:rPr>
              <w:t>4.40×10</w:t>
            </w:r>
            <w:r w:rsidRPr="00612D27">
              <w:rPr>
                <w:sz w:val="21"/>
                <w:szCs w:val="21"/>
                <w:vertAlign w:val="superscript"/>
              </w:rPr>
              <w:t>-8</w:t>
            </w:r>
          </w:p>
        </w:tc>
        <w:tc>
          <w:tcPr>
            <w:tcW w:w="853" w:type="pct"/>
            <w:vAlign w:val="bottom"/>
          </w:tcPr>
          <w:p w14:paraId="69E9B8AD" w14:textId="77777777" w:rsidR="0034243D" w:rsidRPr="00612D27" w:rsidRDefault="0034243D" w:rsidP="00612D27">
            <w:pPr>
              <w:spacing w:before="0" w:after="0"/>
              <w:jc w:val="center"/>
              <w:rPr>
                <w:sz w:val="21"/>
                <w:szCs w:val="21"/>
              </w:rPr>
            </w:pPr>
            <w:r w:rsidRPr="00612D27">
              <w:rPr>
                <w:sz w:val="21"/>
                <w:szCs w:val="21"/>
              </w:rPr>
              <w:t>1.37×10</w:t>
            </w:r>
            <w:r w:rsidRPr="00612D27">
              <w:rPr>
                <w:sz w:val="21"/>
                <w:szCs w:val="21"/>
                <w:vertAlign w:val="superscript"/>
              </w:rPr>
              <w:t>-8</w:t>
            </w:r>
          </w:p>
        </w:tc>
        <w:tc>
          <w:tcPr>
            <w:tcW w:w="645" w:type="pct"/>
            <w:vAlign w:val="bottom"/>
          </w:tcPr>
          <w:p w14:paraId="465EA6B4" w14:textId="77777777" w:rsidR="0034243D" w:rsidRPr="00612D27" w:rsidRDefault="0034243D" w:rsidP="00612D27">
            <w:pPr>
              <w:spacing w:before="0" w:after="0"/>
              <w:jc w:val="center"/>
              <w:rPr>
                <w:sz w:val="21"/>
                <w:szCs w:val="21"/>
              </w:rPr>
            </w:pPr>
            <w:r w:rsidRPr="00612D27">
              <w:rPr>
                <w:sz w:val="21"/>
                <w:szCs w:val="21"/>
              </w:rPr>
              <w:t>3.04×10</w:t>
            </w:r>
            <w:r w:rsidRPr="00612D27">
              <w:rPr>
                <w:sz w:val="21"/>
                <w:szCs w:val="21"/>
                <w:vertAlign w:val="superscript"/>
              </w:rPr>
              <w:t>-8</w:t>
            </w:r>
          </w:p>
        </w:tc>
        <w:tc>
          <w:tcPr>
            <w:tcW w:w="856" w:type="pct"/>
            <w:vAlign w:val="bottom"/>
          </w:tcPr>
          <w:p w14:paraId="382E29C6" w14:textId="77777777" w:rsidR="0034243D" w:rsidRPr="00612D27" w:rsidRDefault="0034243D" w:rsidP="00612D27">
            <w:pPr>
              <w:spacing w:before="0" w:after="0"/>
              <w:jc w:val="center"/>
              <w:rPr>
                <w:sz w:val="21"/>
                <w:szCs w:val="21"/>
              </w:rPr>
            </w:pPr>
            <w:r w:rsidRPr="00612D27">
              <w:rPr>
                <w:sz w:val="21"/>
                <w:szCs w:val="21"/>
              </w:rPr>
              <w:t>1.07×10</w:t>
            </w:r>
            <w:r w:rsidRPr="00612D27">
              <w:rPr>
                <w:sz w:val="21"/>
                <w:szCs w:val="21"/>
                <w:vertAlign w:val="superscript"/>
              </w:rPr>
              <w:t>-4</w:t>
            </w:r>
          </w:p>
        </w:tc>
        <w:tc>
          <w:tcPr>
            <w:tcW w:w="681" w:type="pct"/>
            <w:vAlign w:val="bottom"/>
          </w:tcPr>
          <w:p w14:paraId="5E05575C" w14:textId="77777777" w:rsidR="0034243D" w:rsidRPr="00612D27" w:rsidRDefault="0034243D" w:rsidP="00612D27">
            <w:pPr>
              <w:spacing w:before="0" w:after="0"/>
              <w:jc w:val="center"/>
              <w:rPr>
                <w:sz w:val="21"/>
                <w:szCs w:val="21"/>
              </w:rPr>
            </w:pPr>
            <w:r w:rsidRPr="00612D27">
              <w:rPr>
                <w:sz w:val="21"/>
                <w:szCs w:val="21"/>
              </w:rPr>
              <w:t>8.88×10</w:t>
            </w:r>
            <w:r w:rsidRPr="00612D27">
              <w:rPr>
                <w:sz w:val="21"/>
                <w:szCs w:val="21"/>
                <w:vertAlign w:val="superscript"/>
              </w:rPr>
              <w:t>-5</w:t>
            </w:r>
          </w:p>
        </w:tc>
        <w:tc>
          <w:tcPr>
            <w:tcW w:w="654" w:type="pct"/>
            <w:vAlign w:val="bottom"/>
          </w:tcPr>
          <w:p w14:paraId="0DF55ABD" w14:textId="77777777" w:rsidR="0034243D" w:rsidRPr="00612D27" w:rsidRDefault="0034243D" w:rsidP="00612D27">
            <w:pPr>
              <w:spacing w:before="0" w:after="0"/>
              <w:jc w:val="center"/>
              <w:rPr>
                <w:sz w:val="21"/>
                <w:szCs w:val="21"/>
              </w:rPr>
            </w:pPr>
            <w:r w:rsidRPr="00612D27">
              <w:rPr>
                <w:sz w:val="21"/>
                <w:szCs w:val="21"/>
              </w:rPr>
              <w:t>1.82×10</w:t>
            </w:r>
            <w:r w:rsidRPr="00612D27">
              <w:rPr>
                <w:sz w:val="21"/>
                <w:szCs w:val="21"/>
                <w:vertAlign w:val="superscript"/>
              </w:rPr>
              <w:t>-5</w:t>
            </w:r>
          </w:p>
        </w:tc>
      </w:tr>
      <w:tr w:rsidR="00612D27" w14:paraId="203A0820" w14:textId="77777777" w:rsidTr="006E7F8D">
        <w:tc>
          <w:tcPr>
            <w:tcW w:w="408" w:type="pct"/>
            <w:vAlign w:val="bottom"/>
          </w:tcPr>
          <w:p w14:paraId="4DDC14EE" w14:textId="77777777" w:rsidR="0034243D" w:rsidRPr="00612D27" w:rsidRDefault="0034243D" w:rsidP="00612D27">
            <w:pPr>
              <w:spacing w:before="0" w:after="0"/>
              <w:jc w:val="center"/>
              <w:rPr>
                <w:sz w:val="21"/>
                <w:szCs w:val="21"/>
              </w:rPr>
            </w:pPr>
            <w:r w:rsidRPr="00612D27">
              <w:rPr>
                <w:sz w:val="21"/>
                <w:szCs w:val="21"/>
              </w:rPr>
              <w:t>5.75</w:t>
            </w:r>
          </w:p>
        </w:tc>
        <w:tc>
          <w:tcPr>
            <w:tcW w:w="904" w:type="pct"/>
            <w:vAlign w:val="bottom"/>
          </w:tcPr>
          <w:p w14:paraId="0F1BD7F7" w14:textId="77777777" w:rsidR="0034243D" w:rsidRPr="00612D27" w:rsidRDefault="0034243D" w:rsidP="00612D27">
            <w:pPr>
              <w:spacing w:before="0" w:after="0"/>
              <w:jc w:val="center"/>
              <w:rPr>
                <w:sz w:val="21"/>
                <w:szCs w:val="21"/>
              </w:rPr>
            </w:pPr>
            <w:r w:rsidRPr="00612D27">
              <w:rPr>
                <w:sz w:val="21"/>
                <w:szCs w:val="21"/>
              </w:rPr>
              <w:t>3.39×10</w:t>
            </w:r>
            <w:r w:rsidRPr="00612D27">
              <w:rPr>
                <w:sz w:val="21"/>
                <w:szCs w:val="21"/>
                <w:vertAlign w:val="superscript"/>
              </w:rPr>
              <w:t>-8</w:t>
            </w:r>
          </w:p>
        </w:tc>
        <w:tc>
          <w:tcPr>
            <w:tcW w:w="853" w:type="pct"/>
            <w:vAlign w:val="bottom"/>
          </w:tcPr>
          <w:p w14:paraId="3A38C89E" w14:textId="77777777" w:rsidR="0034243D" w:rsidRPr="00612D27" w:rsidRDefault="0034243D" w:rsidP="00612D27">
            <w:pPr>
              <w:spacing w:before="0" w:after="0"/>
              <w:jc w:val="center"/>
              <w:rPr>
                <w:sz w:val="21"/>
                <w:szCs w:val="21"/>
              </w:rPr>
            </w:pPr>
            <w:r w:rsidRPr="00612D27">
              <w:rPr>
                <w:sz w:val="21"/>
                <w:szCs w:val="21"/>
              </w:rPr>
              <w:t>1.93×10</w:t>
            </w:r>
            <w:r w:rsidRPr="00612D27">
              <w:rPr>
                <w:sz w:val="21"/>
                <w:szCs w:val="21"/>
                <w:vertAlign w:val="superscript"/>
              </w:rPr>
              <w:t>-8</w:t>
            </w:r>
          </w:p>
        </w:tc>
        <w:tc>
          <w:tcPr>
            <w:tcW w:w="645" w:type="pct"/>
            <w:vAlign w:val="bottom"/>
          </w:tcPr>
          <w:p w14:paraId="2F751D7B" w14:textId="77777777" w:rsidR="0034243D" w:rsidRPr="00612D27" w:rsidRDefault="0034243D" w:rsidP="00612D27">
            <w:pPr>
              <w:spacing w:before="0" w:after="0"/>
              <w:jc w:val="center"/>
              <w:rPr>
                <w:sz w:val="21"/>
                <w:szCs w:val="21"/>
              </w:rPr>
            </w:pPr>
            <w:r w:rsidRPr="00612D27">
              <w:rPr>
                <w:sz w:val="21"/>
                <w:szCs w:val="21"/>
              </w:rPr>
              <w:t>1.46×10</w:t>
            </w:r>
            <w:r w:rsidRPr="00612D27">
              <w:rPr>
                <w:sz w:val="21"/>
                <w:szCs w:val="21"/>
                <w:vertAlign w:val="superscript"/>
              </w:rPr>
              <w:t>-8</w:t>
            </w:r>
          </w:p>
        </w:tc>
        <w:tc>
          <w:tcPr>
            <w:tcW w:w="856" w:type="pct"/>
            <w:vAlign w:val="bottom"/>
          </w:tcPr>
          <w:p w14:paraId="3AF8C77C" w14:textId="77777777" w:rsidR="0034243D" w:rsidRPr="00612D27" w:rsidRDefault="0034243D" w:rsidP="00612D27">
            <w:pPr>
              <w:spacing w:before="0" w:after="0"/>
              <w:jc w:val="center"/>
              <w:rPr>
                <w:sz w:val="21"/>
                <w:szCs w:val="21"/>
              </w:rPr>
            </w:pPr>
            <w:r w:rsidRPr="00612D27">
              <w:rPr>
                <w:sz w:val="21"/>
                <w:szCs w:val="21"/>
              </w:rPr>
              <w:t>9.13×10</w:t>
            </w:r>
            <w:r w:rsidRPr="00612D27">
              <w:rPr>
                <w:sz w:val="21"/>
                <w:szCs w:val="21"/>
                <w:vertAlign w:val="superscript"/>
              </w:rPr>
              <w:t>-5</w:t>
            </w:r>
          </w:p>
        </w:tc>
        <w:tc>
          <w:tcPr>
            <w:tcW w:w="681" w:type="pct"/>
            <w:vAlign w:val="bottom"/>
          </w:tcPr>
          <w:p w14:paraId="7509A4AE" w14:textId="77777777" w:rsidR="0034243D" w:rsidRPr="00612D27" w:rsidRDefault="0034243D" w:rsidP="00612D27">
            <w:pPr>
              <w:spacing w:before="0" w:after="0"/>
              <w:jc w:val="center"/>
              <w:rPr>
                <w:sz w:val="21"/>
                <w:szCs w:val="21"/>
              </w:rPr>
            </w:pPr>
            <w:r w:rsidRPr="00612D27">
              <w:rPr>
                <w:sz w:val="21"/>
                <w:szCs w:val="21"/>
              </w:rPr>
              <w:t>1.05×10</w:t>
            </w:r>
            <w:r w:rsidRPr="00612D27">
              <w:rPr>
                <w:sz w:val="21"/>
                <w:szCs w:val="21"/>
                <w:vertAlign w:val="superscript"/>
              </w:rPr>
              <w:t>-4</w:t>
            </w:r>
          </w:p>
        </w:tc>
        <w:tc>
          <w:tcPr>
            <w:tcW w:w="654" w:type="pct"/>
            <w:vAlign w:val="bottom"/>
          </w:tcPr>
          <w:p w14:paraId="0DFF8FBD" w14:textId="77777777" w:rsidR="0034243D" w:rsidRPr="00612D27" w:rsidRDefault="0034243D" w:rsidP="00612D27">
            <w:pPr>
              <w:spacing w:before="0" w:after="0"/>
              <w:jc w:val="center"/>
              <w:rPr>
                <w:sz w:val="21"/>
                <w:szCs w:val="21"/>
              </w:rPr>
            </w:pPr>
            <w:r w:rsidRPr="00612D27">
              <w:rPr>
                <w:sz w:val="21"/>
                <w:szCs w:val="21"/>
              </w:rPr>
              <w:t>-1.36×10</w:t>
            </w:r>
            <w:r w:rsidRPr="00612D27">
              <w:rPr>
                <w:sz w:val="21"/>
                <w:szCs w:val="21"/>
                <w:vertAlign w:val="superscript"/>
              </w:rPr>
              <w:t>-5</w:t>
            </w:r>
          </w:p>
        </w:tc>
      </w:tr>
      <w:tr w:rsidR="00612D27" w14:paraId="36240FAC" w14:textId="77777777" w:rsidTr="006E7F8D">
        <w:tc>
          <w:tcPr>
            <w:tcW w:w="408" w:type="pct"/>
            <w:vAlign w:val="bottom"/>
          </w:tcPr>
          <w:p w14:paraId="6D566B85" w14:textId="77777777" w:rsidR="0034243D" w:rsidRPr="00612D27" w:rsidRDefault="0034243D" w:rsidP="00612D27">
            <w:pPr>
              <w:spacing w:before="0" w:after="0"/>
              <w:jc w:val="center"/>
              <w:rPr>
                <w:sz w:val="21"/>
                <w:szCs w:val="21"/>
              </w:rPr>
            </w:pPr>
            <w:r w:rsidRPr="00612D27">
              <w:rPr>
                <w:sz w:val="21"/>
                <w:szCs w:val="21"/>
              </w:rPr>
              <w:t>6.80</w:t>
            </w:r>
          </w:p>
        </w:tc>
        <w:tc>
          <w:tcPr>
            <w:tcW w:w="904" w:type="pct"/>
            <w:vAlign w:val="bottom"/>
          </w:tcPr>
          <w:p w14:paraId="2767BA7D" w14:textId="77777777" w:rsidR="0034243D" w:rsidRPr="00612D27" w:rsidRDefault="0034243D" w:rsidP="00612D27">
            <w:pPr>
              <w:spacing w:before="0" w:after="0"/>
              <w:jc w:val="center"/>
              <w:rPr>
                <w:sz w:val="21"/>
                <w:szCs w:val="21"/>
              </w:rPr>
            </w:pPr>
            <w:r w:rsidRPr="00612D27">
              <w:rPr>
                <w:sz w:val="21"/>
                <w:szCs w:val="21"/>
              </w:rPr>
              <w:t>2.64×10</w:t>
            </w:r>
            <w:r w:rsidRPr="00612D27">
              <w:rPr>
                <w:sz w:val="21"/>
                <w:szCs w:val="21"/>
                <w:vertAlign w:val="superscript"/>
              </w:rPr>
              <w:t>-7</w:t>
            </w:r>
          </w:p>
        </w:tc>
        <w:tc>
          <w:tcPr>
            <w:tcW w:w="853" w:type="pct"/>
            <w:vAlign w:val="bottom"/>
          </w:tcPr>
          <w:p w14:paraId="516A19E9" w14:textId="77777777" w:rsidR="0034243D" w:rsidRPr="00612D27" w:rsidRDefault="0034243D" w:rsidP="00612D27">
            <w:pPr>
              <w:spacing w:before="0" w:after="0"/>
              <w:jc w:val="center"/>
              <w:rPr>
                <w:sz w:val="21"/>
                <w:szCs w:val="21"/>
              </w:rPr>
            </w:pPr>
            <w:r w:rsidRPr="00612D27">
              <w:rPr>
                <w:sz w:val="21"/>
                <w:szCs w:val="21"/>
              </w:rPr>
              <w:t>2.67×10</w:t>
            </w:r>
            <w:r w:rsidRPr="00612D27">
              <w:rPr>
                <w:sz w:val="21"/>
                <w:szCs w:val="21"/>
                <w:vertAlign w:val="superscript"/>
              </w:rPr>
              <w:t>-8</w:t>
            </w:r>
          </w:p>
        </w:tc>
        <w:tc>
          <w:tcPr>
            <w:tcW w:w="645" w:type="pct"/>
            <w:vAlign w:val="bottom"/>
          </w:tcPr>
          <w:p w14:paraId="6E70EAF0" w14:textId="77777777" w:rsidR="0034243D" w:rsidRPr="00612D27" w:rsidRDefault="0034243D" w:rsidP="00612D27">
            <w:pPr>
              <w:spacing w:before="0" w:after="0"/>
              <w:jc w:val="center"/>
              <w:rPr>
                <w:sz w:val="21"/>
                <w:szCs w:val="21"/>
              </w:rPr>
            </w:pPr>
            <w:r w:rsidRPr="00612D27">
              <w:rPr>
                <w:sz w:val="21"/>
                <w:szCs w:val="21"/>
              </w:rPr>
              <w:t>2.37×10</w:t>
            </w:r>
            <w:r w:rsidRPr="00612D27">
              <w:rPr>
                <w:sz w:val="21"/>
                <w:szCs w:val="21"/>
                <w:vertAlign w:val="superscript"/>
              </w:rPr>
              <w:t>-7</w:t>
            </w:r>
          </w:p>
        </w:tc>
        <w:tc>
          <w:tcPr>
            <w:tcW w:w="856" w:type="pct"/>
            <w:vAlign w:val="bottom"/>
          </w:tcPr>
          <w:p w14:paraId="7CF1FD95" w14:textId="77777777" w:rsidR="0034243D" w:rsidRPr="00612D27" w:rsidRDefault="0034243D" w:rsidP="00612D27">
            <w:pPr>
              <w:spacing w:before="0" w:after="0"/>
              <w:jc w:val="center"/>
              <w:rPr>
                <w:sz w:val="21"/>
                <w:szCs w:val="21"/>
              </w:rPr>
            </w:pPr>
            <w:r w:rsidRPr="00612D27">
              <w:rPr>
                <w:sz w:val="21"/>
                <w:szCs w:val="21"/>
              </w:rPr>
              <w:t>1.11×10</w:t>
            </w:r>
            <w:r w:rsidRPr="00612D27">
              <w:rPr>
                <w:sz w:val="21"/>
                <w:szCs w:val="21"/>
                <w:vertAlign w:val="superscript"/>
              </w:rPr>
              <w:t>-4</w:t>
            </w:r>
          </w:p>
        </w:tc>
        <w:tc>
          <w:tcPr>
            <w:tcW w:w="681" w:type="pct"/>
            <w:vAlign w:val="bottom"/>
          </w:tcPr>
          <w:p w14:paraId="6A9A3BD5" w14:textId="77777777" w:rsidR="0034243D" w:rsidRPr="00612D27" w:rsidRDefault="0034243D" w:rsidP="00612D27">
            <w:pPr>
              <w:spacing w:before="0" w:after="0"/>
              <w:jc w:val="center"/>
              <w:rPr>
                <w:sz w:val="21"/>
                <w:szCs w:val="21"/>
              </w:rPr>
            </w:pPr>
            <w:r w:rsidRPr="00612D27">
              <w:rPr>
                <w:sz w:val="21"/>
                <w:szCs w:val="21"/>
              </w:rPr>
              <w:t>1.22×10</w:t>
            </w:r>
            <w:r w:rsidRPr="00612D27">
              <w:rPr>
                <w:sz w:val="21"/>
                <w:szCs w:val="21"/>
                <w:vertAlign w:val="superscript"/>
              </w:rPr>
              <w:t>-4</w:t>
            </w:r>
          </w:p>
        </w:tc>
        <w:tc>
          <w:tcPr>
            <w:tcW w:w="654" w:type="pct"/>
            <w:vAlign w:val="bottom"/>
          </w:tcPr>
          <w:p w14:paraId="39F63A36" w14:textId="77777777" w:rsidR="0034243D" w:rsidRPr="00612D27" w:rsidRDefault="0034243D" w:rsidP="00612D27">
            <w:pPr>
              <w:spacing w:before="0" w:after="0"/>
              <w:jc w:val="center"/>
              <w:rPr>
                <w:sz w:val="21"/>
                <w:szCs w:val="21"/>
              </w:rPr>
            </w:pPr>
            <w:r w:rsidRPr="00612D27">
              <w:rPr>
                <w:sz w:val="21"/>
                <w:szCs w:val="21"/>
              </w:rPr>
              <w:t>-1.13×10</w:t>
            </w:r>
            <w:r w:rsidRPr="00612D27">
              <w:rPr>
                <w:sz w:val="21"/>
                <w:szCs w:val="21"/>
                <w:vertAlign w:val="superscript"/>
              </w:rPr>
              <w:t>-5</w:t>
            </w:r>
          </w:p>
        </w:tc>
      </w:tr>
      <w:tr w:rsidR="00612D27" w14:paraId="373F7881" w14:textId="77777777" w:rsidTr="006E7F8D">
        <w:tc>
          <w:tcPr>
            <w:tcW w:w="408" w:type="pct"/>
            <w:vAlign w:val="bottom"/>
          </w:tcPr>
          <w:p w14:paraId="2079FC19" w14:textId="77777777" w:rsidR="0034243D" w:rsidRPr="00612D27" w:rsidRDefault="0034243D" w:rsidP="00612D27">
            <w:pPr>
              <w:spacing w:before="0" w:after="0"/>
              <w:jc w:val="center"/>
              <w:rPr>
                <w:sz w:val="21"/>
                <w:szCs w:val="21"/>
              </w:rPr>
            </w:pPr>
            <w:r w:rsidRPr="00612D27">
              <w:rPr>
                <w:sz w:val="21"/>
                <w:szCs w:val="21"/>
              </w:rPr>
              <w:t>9.64</w:t>
            </w:r>
          </w:p>
        </w:tc>
        <w:tc>
          <w:tcPr>
            <w:tcW w:w="904" w:type="pct"/>
            <w:vAlign w:val="bottom"/>
          </w:tcPr>
          <w:p w14:paraId="02C910EB" w14:textId="77777777" w:rsidR="0034243D" w:rsidRPr="00612D27" w:rsidRDefault="0034243D" w:rsidP="00612D27">
            <w:pPr>
              <w:spacing w:before="0" w:after="0"/>
              <w:jc w:val="center"/>
              <w:rPr>
                <w:sz w:val="21"/>
                <w:szCs w:val="21"/>
              </w:rPr>
            </w:pPr>
            <w:r w:rsidRPr="00612D27">
              <w:rPr>
                <w:sz w:val="21"/>
                <w:szCs w:val="21"/>
              </w:rPr>
              <w:t>9.63×10</w:t>
            </w:r>
            <w:r w:rsidRPr="00612D27">
              <w:rPr>
                <w:sz w:val="21"/>
                <w:szCs w:val="21"/>
                <w:vertAlign w:val="superscript"/>
              </w:rPr>
              <w:t>-8</w:t>
            </w:r>
          </w:p>
        </w:tc>
        <w:tc>
          <w:tcPr>
            <w:tcW w:w="853" w:type="pct"/>
            <w:vAlign w:val="bottom"/>
          </w:tcPr>
          <w:p w14:paraId="769AC5EF" w14:textId="77777777" w:rsidR="0034243D" w:rsidRPr="00612D27" w:rsidRDefault="0034243D" w:rsidP="00612D27">
            <w:pPr>
              <w:spacing w:before="0" w:after="0"/>
              <w:jc w:val="center"/>
              <w:rPr>
                <w:sz w:val="21"/>
                <w:szCs w:val="21"/>
              </w:rPr>
            </w:pPr>
            <w:r w:rsidRPr="00612D27">
              <w:rPr>
                <w:sz w:val="21"/>
                <w:szCs w:val="21"/>
              </w:rPr>
              <w:t>5.11×10</w:t>
            </w:r>
            <w:r w:rsidRPr="00612D27">
              <w:rPr>
                <w:sz w:val="21"/>
                <w:szCs w:val="21"/>
                <w:vertAlign w:val="superscript"/>
              </w:rPr>
              <w:t>-8</w:t>
            </w:r>
          </w:p>
        </w:tc>
        <w:tc>
          <w:tcPr>
            <w:tcW w:w="645" w:type="pct"/>
            <w:vAlign w:val="bottom"/>
          </w:tcPr>
          <w:p w14:paraId="2AA8555E" w14:textId="77777777" w:rsidR="0034243D" w:rsidRPr="00612D27" w:rsidRDefault="0034243D" w:rsidP="00612D27">
            <w:pPr>
              <w:spacing w:before="0" w:after="0"/>
              <w:jc w:val="center"/>
              <w:rPr>
                <w:sz w:val="21"/>
                <w:szCs w:val="21"/>
              </w:rPr>
            </w:pPr>
            <w:r w:rsidRPr="00612D27">
              <w:rPr>
                <w:sz w:val="21"/>
                <w:szCs w:val="21"/>
              </w:rPr>
              <w:t>4.52×10</w:t>
            </w:r>
            <w:r w:rsidRPr="00612D27">
              <w:rPr>
                <w:sz w:val="21"/>
                <w:szCs w:val="21"/>
                <w:vertAlign w:val="superscript"/>
              </w:rPr>
              <w:t>-8</w:t>
            </w:r>
          </w:p>
        </w:tc>
        <w:tc>
          <w:tcPr>
            <w:tcW w:w="856" w:type="pct"/>
            <w:vAlign w:val="bottom"/>
          </w:tcPr>
          <w:p w14:paraId="16DFC527" w14:textId="77777777" w:rsidR="0034243D" w:rsidRPr="00612D27" w:rsidRDefault="0034243D" w:rsidP="00612D27">
            <w:pPr>
              <w:spacing w:before="0" w:after="0"/>
              <w:jc w:val="center"/>
              <w:rPr>
                <w:sz w:val="21"/>
                <w:szCs w:val="21"/>
              </w:rPr>
            </w:pPr>
            <w:r w:rsidRPr="00612D27">
              <w:rPr>
                <w:sz w:val="21"/>
                <w:szCs w:val="21"/>
              </w:rPr>
              <w:t>1.57×10</w:t>
            </w:r>
            <w:r w:rsidRPr="00612D27">
              <w:rPr>
                <w:sz w:val="21"/>
                <w:szCs w:val="21"/>
                <w:vertAlign w:val="superscript"/>
              </w:rPr>
              <w:t>-4</w:t>
            </w:r>
          </w:p>
        </w:tc>
        <w:tc>
          <w:tcPr>
            <w:tcW w:w="681" w:type="pct"/>
            <w:vAlign w:val="bottom"/>
          </w:tcPr>
          <w:p w14:paraId="219B2005" w14:textId="77777777" w:rsidR="0034243D" w:rsidRPr="00612D27" w:rsidRDefault="0034243D" w:rsidP="00612D27">
            <w:pPr>
              <w:spacing w:before="0" w:after="0"/>
              <w:jc w:val="center"/>
              <w:rPr>
                <w:sz w:val="21"/>
                <w:szCs w:val="21"/>
              </w:rPr>
            </w:pPr>
            <w:r w:rsidRPr="00612D27">
              <w:rPr>
                <w:sz w:val="21"/>
                <w:szCs w:val="21"/>
              </w:rPr>
              <w:t>1.67×10</w:t>
            </w:r>
            <w:r w:rsidRPr="00612D27">
              <w:rPr>
                <w:sz w:val="21"/>
                <w:szCs w:val="21"/>
                <w:vertAlign w:val="superscript"/>
              </w:rPr>
              <w:t>-4</w:t>
            </w:r>
          </w:p>
        </w:tc>
        <w:tc>
          <w:tcPr>
            <w:tcW w:w="654" w:type="pct"/>
            <w:vAlign w:val="bottom"/>
          </w:tcPr>
          <w:p w14:paraId="572811CB" w14:textId="77777777" w:rsidR="0034243D" w:rsidRPr="00612D27" w:rsidRDefault="0034243D" w:rsidP="00612D27">
            <w:pPr>
              <w:spacing w:before="0" w:after="0"/>
              <w:jc w:val="center"/>
              <w:rPr>
                <w:sz w:val="21"/>
                <w:szCs w:val="21"/>
              </w:rPr>
            </w:pPr>
            <w:r w:rsidRPr="00612D27">
              <w:rPr>
                <w:sz w:val="21"/>
                <w:szCs w:val="21"/>
              </w:rPr>
              <w:t>-9.62×10</w:t>
            </w:r>
            <w:r w:rsidRPr="00612D27">
              <w:rPr>
                <w:sz w:val="21"/>
                <w:szCs w:val="21"/>
                <w:vertAlign w:val="superscript"/>
              </w:rPr>
              <w:t>-6</w:t>
            </w:r>
          </w:p>
        </w:tc>
      </w:tr>
      <w:tr w:rsidR="00612D27" w14:paraId="20883722" w14:textId="77777777" w:rsidTr="006E7F8D">
        <w:tc>
          <w:tcPr>
            <w:tcW w:w="408" w:type="pct"/>
            <w:vAlign w:val="bottom"/>
          </w:tcPr>
          <w:p w14:paraId="18FECBF3" w14:textId="77777777" w:rsidR="0034243D" w:rsidRPr="00612D27" w:rsidRDefault="0034243D" w:rsidP="00612D27">
            <w:pPr>
              <w:spacing w:before="0" w:after="0"/>
              <w:jc w:val="center"/>
              <w:rPr>
                <w:sz w:val="21"/>
                <w:szCs w:val="21"/>
              </w:rPr>
            </w:pPr>
            <w:r w:rsidRPr="00612D27">
              <w:rPr>
                <w:sz w:val="21"/>
                <w:szCs w:val="21"/>
              </w:rPr>
              <w:t>11.65</w:t>
            </w:r>
          </w:p>
        </w:tc>
        <w:tc>
          <w:tcPr>
            <w:tcW w:w="904" w:type="pct"/>
            <w:vAlign w:val="bottom"/>
          </w:tcPr>
          <w:p w14:paraId="01E2F004" w14:textId="77777777" w:rsidR="0034243D" w:rsidRPr="00612D27" w:rsidRDefault="0034243D" w:rsidP="00612D27">
            <w:pPr>
              <w:spacing w:before="0" w:after="0"/>
              <w:jc w:val="center"/>
              <w:rPr>
                <w:sz w:val="21"/>
                <w:szCs w:val="21"/>
              </w:rPr>
            </w:pPr>
            <w:r w:rsidRPr="00612D27">
              <w:rPr>
                <w:sz w:val="21"/>
                <w:szCs w:val="21"/>
              </w:rPr>
              <w:t>1.85×10</w:t>
            </w:r>
            <w:r w:rsidRPr="00612D27">
              <w:rPr>
                <w:sz w:val="21"/>
                <w:szCs w:val="21"/>
                <w:vertAlign w:val="superscript"/>
              </w:rPr>
              <w:t>-7</w:t>
            </w:r>
          </w:p>
        </w:tc>
        <w:tc>
          <w:tcPr>
            <w:tcW w:w="853" w:type="pct"/>
            <w:vAlign w:val="bottom"/>
          </w:tcPr>
          <w:p w14:paraId="7A1E688C" w14:textId="77777777" w:rsidR="0034243D" w:rsidRPr="00612D27" w:rsidRDefault="0034243D" w:rsidP="00612D27">
            <w:pPr>
              <w:spacing w:before="0" w:after="0"/>
              <w:jc w:val="center"/>
              <w:rPr>
                <w:sz w:val="21"/>
                <w:szCs w:val="21"/>
              </w:rPr>
            </w:pPr>
            <w:r w:rsidRPr="00612D27">
              <w:rPr>
                <w:sz w:val="21"/>
                <w:szCs w:val="21"/>
              </w:rPr>
              <w:t>7.21×10</w:t>
            </w:r>
            <w:r w:rsidRPr="00612D27">
              <w:rPr>
                <w:sz w:val="21"/>
                <w:szCs w:val="21"/>
                <w:vertAlign w:val="superscript"/>
              </w:rPr>
              <w:t>-8</w:t>
            </w:r>
          </w:p>
        </w:tc>
        <w:tc>
          <w:tcPr>
            <w:tcW w:w="645" w:type="pct"/>
            <w:vAlign w:val="bottom"/>
          </w:tcPr>
          <w:p w14:paraId="7B9DAB4F" w14:textId="77777777" w:rsidR="0034243D" w:rsidRPr="00612D27" w:rsidRDefault="0034243D" w:rsidP="00612D27">
            <w:pPr>
              <w:spacing w:before="0" w:after="0"/>
              <w:jc w:val="center"/>
              <w:rPr>
                <w:sz w:val="21"/>
                <w:szCs w:val="21"/>
              </w:rPr>
            </w:pPr>
            <w:r w:rsidRPr="00612D27">
              <w:rPr>
                <w:sz w:val="21"/>
                <w:szCs w:val="21"/>
              </w:rPr>
              <w:t>1.12×10</w:t>
            </w:r>
            <w:r w:rsidRPr="00612D27">
              <w:rPr>
                <w:sz w:val="21"/>
                <w:szCs w:val="21"/>
                <w:vertAlign w:val="superscript"/>
              </w:rPr>
              <w:t>-7</w:t>
            </w:r>
          </w:p>
        </w:tc>
        <w:tc>
          <w:tcPr>
            <w:tcW w:w="856" w:type="pct"/>
            <w:vAlign w:val="bottom"/>
          </w:tcPr>
          <w:p w14:paraId="6AC1EE8E" w14:textId="77777777" w:rsidR="0034243D" w:rsidRPr="00612D27" w:rsidRDefault="0034243D" w:rsidP="00612D27">
            <w:pPr>
              <w:spacing w:before="0" w:after="0"/>
              <w:jc w:val="center"/>
              <w:rPr>
                <w:sz w:val="21"/>
                <w:szCs w:val="21"/>
              </w:rPr>
            </w:pPr>
            <w:r w:rsidRPr="00612D27">
              <w:rPr>
                <w:sz w:val="21"/>
                <w:szCs w:val="21"/>
              </w:rPr>
              <w:t>1.96×10</w:t>
            </w:r>
            <w:r w:rsidRPr="00612D27">
              <w:rPr>
                <w:sz w:val="21"/>
                <w:szCs w:val="21"/>
                <w:vertAlign w:val="superscript"/>
              </w:rPr>
              <w:t>-4</w:t>
            </w:r>
          </w:p>
        </w:tc>
        <w:tc>
          <w:tcPr>
            <w:tcW w:w="681" w:type="pct"/>
            <w:vAlign w:val="bottom"/>
          </w:tcPr>
          <w:p w14:paraId="2CE9BD57" w14:textId="77777777" w:rsidR="0034243D" w:rsidRPr="00612D27" w:rsidRDefault="0034243D" w:rsidP="00612D27">
            <w:pPr>
              <w:spacing w:before="0" w:after="0"/>
              <w:jc w:val="center"/>
              <w:rPr>
                <w:sz w:val="21"/>
                <w:szCs w:val="21"/>
              </w:rPr>
            </w:pPr>
            <w:r w:rsidRPr="00612D27">
              <w:rPr>
                <w:sz w:val="21"/>
                <w:szCs w:val="21"/>
              </w:rPr>
              <w:t>1.96×10</w:t>
            </w:r>
            <w:r w:rsidRPr="00612D27">
              <w:rPr>
                <w:sz w:val="21"/>
                <w:szCs w:val="21"/>
                <w:vertAlign w:val="superscript"/>
              </w:rPr>
              <w:t>-4</w:t>
            </w:r>
          </w:p>
        </w:tc>
        <w:tc>
          <w:tcPr>
            <w:tcW w:w="654" w:type="pct"/>
            <w:vAlign w:val="bottom"/>
          </w:tcPr>
          <w:p w14:paraId="1E1180D5" w14:textId="77777777" w:rsidR="0034243D" w:rsidRPr="00612D27" w:rsidRDefault="0034243D" w:rsidP="00612D27">
            <w:pPr>
              <w:spacing w:before="0" w:after="0"/>
              <w:jc w:val="center"/>
              <w:rPr>
                <w:sz w:val="21"/>
                <w:szCs w:val="21"/>
              </w:rPr>
            </w:pPr>
            <w:r w:rsidRPr="00612D27">
              <w:rPr>
                <w:sz w:val="21"/>
                <w:szCs w:val="21"/>
              </w:rPr>
              <w:t>-3.80×10</w:t>
            </w:r>
            <w:r w:rsidRPr="00612D27">
              <w:rPr>
                <w:sz w:val="21"/>
                <w:szCs w:val="21"/>
                <w:vertAlign w:val="superscript"/>
              </w:rPr>
              <w:t>-9</w:t>
            </w:r>
          </w:p>
        </w:tc>
      </w:tr>
      <w:tr w:rsidR="00612D27" w14:paraId="5264CAA7" w14:textId="77777777" w:rsidTr="006E7F8D">
        <w:tc>
          <w:tcPr>
            <w:tcW w:w="408" w:type="pct"/>
            <w:vAlign w:val="bottom"/>
          </w:tcPr>
          <w:p w14:paraId="24B7DF55" w14:textId="77777777" w:rsidR="0034243D" w:rsidRPr="00612D27" w:rsidRDefault="0034243D" w:rsidP="00612D27">
            <w:pPr>
              <w:spacing w:before="0" w:after="0"/>
              <w:jc w:val="center"/>
              <w:rPr>
                <w:sz w:val="21"/>
                <w:szCs w:val="21"/>
              </w:rPr>
            </w:pPr>
            <w:r w:rsidRPr="00612D27">
              <w:rPr>
                <w:sz w:val="21"/>
                <w:szCs w:val="21"/>
              </w:rPr>
              <w:t>13.66</w:t>
            </w:r>
          </w:p>
        </w:tc>
        <w:tc>
          <w:tcPr>
            <w:tcW w:w="904" w:type="pct"/>
            <w:vAlign w:val="bottom"/>
          </w:tcPr>
          <w:p w14:paraId="3CFF7A66" w14:textId="77777777" w:rsidR="0034243D" w:rsidRPr="00612D27" w:rsidRDefault="0034243D" w:rsidP="00612D27">
            <w:pPr>
              <w:spacing w:before="0" w:after="0"/>
              <w:jc w:val="center"/>
              <w:rPr>
                <w:sz w:val="21"/>
                <w:szCs w:val="21"/>
              </w:rPr>
            </w:pPr>
            <w:r w:rsidRPr="00612D27">
              <w:rPr>
                <w:sz w:val="21"/>
                <w:szCs w:val="21"/>
              </w:rPr>
              <w:t>2.21×10</w:t>
            </w:r>
            <w:r w:rsidRPr="00612D27">
              <w:rPr>
                <w:sz w:val="21"/>
                <w:szCs w:val="21"/>
                <w:vertAlign w:val="superscript"/>
              </w:rPr>
              <w:t>-7</w:t>
            </w:r>
          </w:p>
        </w:tc>
        <w:tc>
          <w:tcPr>
            <w:tcW w:w="853" w:type="pct"/>
            <w:vAlign w:val="bottom"/>
          </w:tcPr>
          <w:p w14:paraId="30076F93" w14:textId="77777777" w:rsidR="0034243D" w:rsidRPr="00612D27" w:rsidRDefault="0034243D" w:rsidP="00612D27">
            <w:pPr>
              <w:spacing w:before="0" w:after="0"/>
              <w:jc w:val="center"/>
              <w:rPr>
                <w:sz w:val="21"/>
                <w:szCs w:val="21"/>
              </w:rPr>
            </w:pPr>
            <w:r w:rsidRPr="00612D27">
              <w:rPr>
                <w:sz w:val="21"/>
                <w:szCs w:val="21"/>
              </w:rPr>
              <w:t>9.58×10</w:t>
            </w:r>
            <w:r w:rsidRPr="00612D27">
              <w:rPr>
                <w:sz w:val="21"/>
                <w:szCs w:val="21"/>
                <w:vertAlign w:val="superscript"/>
              </w:rPr>
              <w:t>-8</w:t>
            </w:r>
          </w:p>
        </w:tc>
        <w:tc>
          <w:tcPr>
            <w:tcW w:w="645" w:type="pct"/>
            <w:vAlign w:val="bottom"/>
          </w:tcPr>
          <w:p w14:paraId="2850300C" w14:textId="77777777" w:rsidR="0034243D" w:rsidRPr="00612D27" w:rsidRDefault="0034243D" w:rsidP="00612D27">
            <w:pPr>
              <w:spacing w:before="0" w:after="0"/>
              <w:jc w:val="center"/>
              <w:rPr>
                <w:sz w:val="21"/>
                <w:szCs w:val="21"/>
              </w:rPr>
            </w:pPr>
            <w:r w:rsidRPr="00612D27">
              <w:rPr>
                <w:sz w:val="21"/>
                <w:szCs w:val="21"/>
              </w:rPr>
              <w:t>1.26×10</w:t>
            </w:r>
            <w:r w:rsidRPr="00612D27">
              <w:rPr>
                <w:sz w:val="21"/>
                <w:szCs w:val="21"/>
                <w:vertAlign w:val="superscript"/>
              </w:rPr>
              <w:t>-7</w:t>
            </w:r>
          </w:p>
        </w:tc>
        <w:tc>
          <w:tcPr>
            <w:tcW w:w="856" w:type="pct"/>
            <w:vAlign w:val="bottom"/>
          </w:tcPr>
          <w:p w14:paraId="27500770" w14:textId="77777777" w:rsidR="0034243D" w:rsidRPr="00612D27" w:rsidRDefault="0034243D" w:rsidP="00612D27">
            <w:pPr>
              <w:spacing w:before="0" w:after="0"/>
              <w:jc w:val="center"/>
              <w:rPr>
                <w:sz w:val="21"/>
                <w:szCs w:val="21"/>
              </w:rPr>
            </w:pPr>
            <w:r w:rsidRPr="00612D27">
              <w:rPr>
                <w:sz w:val="21"/>
                <w:szCs w:val="21"/>
              </w:rPr>
              <w:t>2.15×10</w:t>
            </w:r>
            <w:r w:rsidRPr="00612D27">
              <w:rPr>
                <w:sz w:val="21"/>
                <w:szCs w:val="21"/>
                <w:vertAlign w:val="superscript"/>
              </w:rPr>
              <w:t>-4</w:t>
            </w:r>
          </w:p>
        </w:tc>
        <w:tc>
          <w:tcPr>
            <w:tcW w:w="681" w:type="pct"/>
            <w:vAlign w:val="bottom"/>
          </w:tcPr>
          <w:p w14:paraId="443A2DAD" w14:textId="77777777" w:rsidR="0034243D" w:rsidRPr="00612D27" w:rsidRDefault="0034243D" w:rsidP="00612D27">
            <w:pPr>
              <w:spacing w:before="0" w:after="0"/>
              <w:jc w:val="center"/>
              <w:rPr>
                <w:sz w:val="21"/>
                <w:szCs w:val="21"/>
              </w:rPr>
            </w:pPr>
            <w:r w:rsidRPr="00612D27">
              <w:rPr>
                <w:sz w:val="21"/>
                <w:szCs w:val="21"/>
              </w:rPr>
              <w:t>2.24×10</w:t>
            </w:r>
            <w:r w:rsidRPr="00612D27">
              <w:rPr>
                <w:sz w:val="21"/>
                <w:szCs w:val="21"/>
                <w:vertAlign w:val="superscript"/>
              </w:rPr>
              <w:t>-4</w:t>
            </w:r>
          </w:p>
        </w:tc>
        <w:tc>
          <w:tcPr>
            <w:tcW w:w="654" w:type="pct"/>
            <w:vAlign w:val="bottom"/>
          </w:tcPr>
          <w:p w14:paraId="06F72576" w14:textId="77777777" w:rsidR="0034243D" w:rsidRPr="00612D27" w:rsidRDefault="0034243D" w:rsidP="00612D27">
            <w:pPr>
              <w:spacing w:before="0" w:after="0"/>
              <w:jc w:val="center"/>
              <w:rPr>
                <w:sz w:val="21"/>
                <w:szCs w:val="21"/>
              </w:rPr>
            </w:pPr>
            <w:r w:rsidRPr="00612D27">
              <w:rPr>
                <w:sz w:val="21"/>
                <w:szCs w:val="21"/>
              </w:rPr>
              <w:t>-9.17×10</w:t>
            </w:r>
            <w:r w:rsidRPr="00612D27">
              <w:rPr>
                <w:sz w:val="21"/>
                <w:szCs w:val="21"/>
                <w:vertAlign w:val="superscript"/>
              </w:rPr>
              <w:t>-6</w:t>
            </w:r>
          </w:p>
        </w:tc>
      </w:tr>
      <w:tr w:rsidR="00612D27" w14:paraId="31AC1121" w14:textId="77777777" w:rsidTr="006E7F8D">
        <w:tc>
          <w:tcPr>
            <w:tcW w:w="408" w:type="pct"/>
            <w:vAlign w:val="bottom"/>
          </w:tcPr>
          <w:p w14:paraId="7FBF37A4" w14:textId="77777777" w:rsidR="0034243D" w:rsidRPr="00612D27" w:rsidRDefault="0034243D" w:rsidP="00612D27">
            <w:pPr>
              <w:spacing w:before="0" w:after="0"/>
              <w:jc w:val="center"/>
              <w:rPr>
                <w:sz w:val="21"/>
                <w:szCs w:val="21"/>
              </w:rPr>
            </w:pPr>
            <w:r w:rsidRPr="00612D27">
              <w:rPr>
                <w:sz w:val="21"/>
                <w:szCs w:val="21"/>
              </w:rPr>
              <w:t>16.69</w:t>
            </w:r>
          </w:p>
        </w:tc>
        <w:tc>
          <w:tcPr>
            <w:tcW w:w="904" w:type="pct"/>
            <w:vAlign w:val="bottom"/>
          </w:tcPr>
          <w:p w14:paraId="65C679A6" w14:textId="77777777" w:rsidR="0034243D" w:rsidRPr="00612D27" w:rsidRDefault="0034243D" w:rsidP="00612D27">
            <w:pPr>
              <w:spacing w:before="0" w:after="0"/>
              <w:jc w:val="center"/>
              <w:rPr>
                <w:sz w:val="21"/>
                <w:szCs w:val="21"/>
              </w:rPr>
            </w:pPr>
            <w:r w:rsidRPr="00612D27">
              <w:rPr>
                <w:sz w:val="21"/>
                <w:szCs w:val="21"/>
              </w:rPr>
              <w:t>2.84×10</w:t>
            </w:r>
            <w:r w:rsidRPr="00612D27">
              <w:rPr>
                <w:sz w:val="21"/>
                <w:szCs w:val="21"/>
                <w:vertAlign w:val="superscript"/>
              </w:rPr>
              <w:t>-7</w:t>
            </w:r>
          </w:p>
        </w:tc>
        <w:tc>
          <w:tcPr>
            <w:tcW w:w="853" w:type="pct"/>
            <w:vAlign w:val="bottom"/>
          </w:tcPr>
          <w:p w14:paraId="0A35C4E0" w14:textId="77777777" w:rsidR="0034243D" w:rsidRPr="00612D27" w:rsidRDefault="0034243D" w:rsidP="00612D27">
            <w:pPr>
              <w:spacing w:before="0" w:after="0"/>
              <w:jc w:val="center"/>
              <w:rPr>
                <w:sz w:val="21"/>
                <w:szCs w:val="21"/>
              </w:rPr>
            </w:pPr>
            <w:r w:rsidRPr="00612D27">
              <w:rPr>
                <w:sz w:val="21"/>
                <w:szCs w:val="21"/>
              </w:rPr>
              <w:t>1.36×10</w:t>
            </w:r>
            <w:r w:rsidRPr="00612D27">
              <w:rPr>
                <w:sz w:val="21"/>
                <w:szCs w:val="21"/>
                <w:vertAlign w:val="superscript"/>
              </w:rPr>
              <w:t>-7</w:t>
            </w:r>
          </w:p>
        </w:tc>
        <w:tc>
          <w:tcPr>
            <w:tcW w:w="645" w:type="pct"/>
            <w:vAlign w:val="bottom"/>
          </w:tcPr>
          <w:p w14:paraId="4BCE8A9C" w14:textId="77777777" w:rsidR="0034243D" w:rsidRPr="00612D27" w:rsidRDefault="0034243D" w:rsidP="00612D27">
            <w:pPr>
              <w:spacing w:before="0" w:after="0"/>
              <w:jc w:val="center"/>
              <w:rPr>
                <w:sz w:val="21"/>
                <w:szCs w:val="21"/>
              </w:rPr>
            </w:pPr>
            <w:r w:rsidRPr="00612D27">
              <w:rPr>
                <w:sz w:val="21"/>
                <w:szCs w:val="21"/>
              </w:rPr>
              <w:t>1.48×10</w:t>
            </w:r>
            <w:r w:rsidRPr="00612D27">
              <w:rPr>
                <w:sz w:val="21"/>
                <w:szCs w:val="21"/>
                <w:vertAlign w:val="superscript"/>
              </w:rPr>
              <w:t>-7</w:t>
            </w:r>
          </w:p>
        </w:tc>
        <w:tc>
          <w:tcPr>
            <w:tcW w:w="856" w:type="pct"/>
            <w:vAlign w:val="bottom"/>
          </w:tcPr>
          <w:p w14:paraId="4DA85637" w14:textId="77777777" w:rsidR="0034243D" w:rsidRPr="00612D27" w:rsidRDefault="0034243D" w:rsidP="00612D27">
            <w:pPr>
              <w:spacing w:before="0" w:after="0"/>
              <w:jc w:val="center"/>
              <w:rPr>
                <w:sz w:val="21"/>
                <w:szCs w:val="21"/>
              </w:rPr>
            </w:pPr>
            <w:r w:rsidRPr="00612D27">
              <w:rPr>
                <w:sz w:val="21"/>
                <w:szCs w:val="21"/>
              </w:rPr>
              <w:t>2.50×10</w:t>
            </w:r>
            <w:r w:rsidRPr="00612D27">
              <w:rPr>
                <w:sz w:val="21"/>
                <w:szCs w:val="21"/>
                <w:vertAlign w:val="superscript"/>
              </w:rPr>
              <w:t>-4</w:t>
            </w:r>
          </w:p>
        </w:tc>
        <w:tc>
          <w:tcPr>
            <w:tcW w:w="681" w:type="pct"/>
            <w:vAlign w:val="bottom"/>
          </w:tcPr>
          <w:p w14:paraId="4E006A20" w14:textId="77777777" w:rsidR="0034243D" w:rsidRPr="00612D27" w:rsidRDefault="0034243D" w:rsidP="00612D27">
            <w:pPr>
              <w:spacing w:before="0" w:after="0"/>
              <w:jc w:val="center"/>
              <w:rPr>
                <w:sz w:val="21"/>
                <w:szCs w:val="21"/>
              </w:rPr>
            </w:pPr>
            <w:r w:rsidRPr="00612D27">
              <w:rPr>
                <w:sz w:val="21"/>
                <w:szCs w:val="21"/>
              </w:rPr>
              <w:t>2.64×10</w:t>
            </w:r>
            <w:r w:rsidRPr="00612D27">
              <w:rPr>
                <w:sz w:val="21"/>
                <w:szCs w:val="21"/>
                <w:vertAlign w:val="superscript"/>
              </w:rPr>
              <w:t>-4</w:t>
            </w:r>
          </w:p>
        </w:tc>
        <w:tc>
          <w:tcPr>
            <w:tcW w:w="654" w:type="pct"/>
            <w:vAlign w:val="bottom"/>
          </w:tcPr>
          <w:p w14:paraId="00F427EB" w14:textId="77777777" w:rsidR="0034243D" w:rsidRPr="00612D27" w:rsidRDefault="0034243D" w:rsidP="00612D27">
            <w:pPr>
              <w:spacing w:before="0" w:after="0"/>
              <w:jc w:val="center"/>
              <w:rPr>
                <w:sz w:val="21"/>
                <w:szCs w:val="21"/>
              </w:rPr>
            </w:pPr>
            <w:r w:rsidRPr="00612D27">
              <w:rPr>
                <w:sz w:val="21"/>
                <w:szCs w:val="21"/>
              </w:rPr>
              <w:t>-1.42×10</w:t>
            </w:r>
            <w:r w:rsidRPr="00612D27">
              <w:rPr>
                <w:sz w:val="21"/>
                <w:szCs w:val="21"/>
                <w:vertAlign w:val="superscript"/>
              </w:rPr>
              <w:t>-5</w:t>
            </w:r>
          </w:p>
        </w:tc>
      </w:tr>
      <w:tr w:rsidR="00612D27" w14:paraId="0E89B008" w14:textId="77777777" w:rsidTr="006E7F8D">
        <w:tc>
          <w:tcPr>
            <w:tcW w:w="408" w:type="pct"/>
            <w:vAlign w:val="bottom"/>
          </w:tcPr>
          <w:p w14:paraId="3119DFA7" w14:textId="77777777" w:rsidR="0034243D" w:rsidRPr="00612D27" w:rsidRDefault="0034243D" w:rsidP="00612D27">
            <w:pPr>
              <w:spacing w:before="0" w:after="0"/>
              <w:jc w:val="center"/>
              <w:rPr>
                <w:sz w:val="21"/>
                <w:szCs w:val="21"/>
              </w:rPr>
            </w:pPr>
            <w:r w:rsidRPr="00612D27">
              <w:rPr>
                <w:sz w:val="21"/>
                <w:szCs w:val="21"/>
              </w:rPr>
              <w:t>23.82</w:t>
            </w:r>
          </w:p>
        </w:tc>
        <w:tc>
          <w:tcPr>
            <w:tcW w:w="904" w:type="pct"/>
            <w:vAlign w:val="bottom"/>
          </w:tcPr>
          <w:p w14:paraId="48A5E5A4" w14:textId="77777777" w:rsidR="0034243D" w:rsidRPr="00612D27" w:rsidRDefault="0034243D" w:rsidP="00612D27">
            <w:pPr>
              <w:spacing w:before="0" w:after="0"/>
              <w:jc w:val="center"/>
              <w:rPr>
                <w:sz w:val="21"/>
                <w:szCs w:val="21"/>
              </w:rPr>
            </w:pPr>
            <w:r w:rsidRPr="00612D27">
              <w:rPr>
                <w:sz w:val="21"/>
                <w:szCs w:val="21"/>
              </w:rPr>
              <w:t>2.96×10</w:t>
            </w:r>
            <w:r w:rsidRPr="00612D27">
              <w:rPr>
                <w:sz w:val="21"/>
                <w:szCs w:val="21"/>
                <w:vertAlign w:val="superscript"/>
              </w:rPr>
              <w:t>-7</w:t>
            </w:r>
          </w:p>
        </w:tc>
        <w:tc>
          <w:tcPr>
            <w:tcW w:w="853" w:type="pct"/>
            <w:vAlign w:val="bottom"/>
          </w:tcPr>
          <w:p w14:paraId="1F67B037" w14:textId="77777777" w:rsidR="0034243D" w:rsidRPr="00612D27" w:rsidRDefault="0034243D" w:rsidP="00612D27">
            <w:pPr>
              <w:spacing w:before="0" w:after="0"/>
              <w:jc w:val="center"/>
              <w:rPr>
                <w:sz w:val="21"/>
                <w:szCs w:val="21"/>
              </w:rPr>
            </w:pPr>
            <w:r w:rsidRPr="00612D27">
              <w:rPr>
                <w:sz w:val="21"/>
                <w:szCs w:val="21"/>
              </w:rPr>
              <w:t>2.47×10</w:t>
            </w:r>
            <w:r w:rsidRPr="00612D27">
              <w:rPr>
                <w:sz w:val="21"/>
                <w:szCs w:val="21"/>
                <w:vertAlign w:val="superscript"/>
              </w:rPr>
              <w:t>-7</w:t>
            </w:r>
          </w:p>
        </w:tc>
        <w:tc>
          <w:tcPr>
            <w:tcW w:w="645" w:type="pct"/>
            <w:vAlign w:val="bottom"/>
          </w:tcPr>
          <w:p w14:paraId="67DFF1DD" w14:textId="77777777" w:rsidR="0034243D" w:rsidRPr="00612D27" w:rsidRDefault="0034243D" w:rsidP="00612D27">
            <w:pPr>
              <w:spacing w:before="0" w:after="0"/>
              <w:jc w:val="center"/>
              <w:rPr>
                <w:sz w:val="21"/>
                <w:szCs w:val="21"/>
              </w:rPr>
            </w:pPr>
            <w:r w:rsidRPr="00612D27">
              <w:rPr>
                <w:sz w:val="21"/>
                <w:szCs w:val="21"/>
              </w:rPr>
              <w:t>4.90×10</w:t>
            </w:r>
            <w:r w:rsidRPr="00612D27">
              <w:rPr>
                <w:sz w:val="21"/>
                <w:szCs w:val="21"/>
                <w:vertAlign w:val="superscript"/>
              </w:rPr>
              <w:t>-8</w:t>
            </w:r>
          </w:p>
        </w:tc>
        <w:tc>
          <w:tcPr>
            <w:tcW w:w="856" w:type="pct"/>
            <w:vAlign w:val="bottom"/>
          </w:tcPr>
          <w:p w14:paraId="154E9ADB" w14:textId="77777777" w:rsidR="0034243D" w:rsidRPr="00612D27" w:rsidRDefault="0034243D" w:rsidP="00612D27">
            <w:pPr>
              <w:spacing w:before="0" w:after="0"/>
              <w:jc w:val="center"/>
              <w:rPr>
                <w:sz w:val="21"/>
                <w:szCs w:val="21"/>
              </w:rPr>
            </w:pPr>
            <w:r w:rsidRPr="00612D27">
              <w:rPr>
                <w:sz w:val="21"/>
                <w:szCs w:val="21"/>
              </w:rPr>
              <w:t>3.53×10</w:t>
            </w:r>
            <w:r w:rsidRPr="00612D27">
              <w:rPr>
                <w:sz w:val="21"/>
                <w:szCs w:val="21"/>
                <w:vertAlign w:val="superscript"/>
              </w:rPr>
              <w:t>-4</w:t>
            </w:r>
          </w:p>
        </w:tc>
        <w:tc>
          <w:tcPr>
            <w:tcW w:w="681" w:type="pct"/>
            <w:vAlign w:val="bottom"/>
          </w:tcPr>
          <w:p w14:paraId="039788CC" w14:textId="77777777" w:rsidR="0034243D" w:rsidRPr="00612D27" w:rsidRDefault="0034243D" w:rsidP="00612D27">
            <w:pPr>
              <w:spacing w:before="0" w:after="0"/>
              <w:jc w:val="center"/>
              <w:rPr>
                <w:sz w:val="21"/>
                <w:szCs w:val="21"/>
              </w:rPr>
            </w:pPr>
            <w:r w:rsidRPr="00612D27">
              <w:rPr>
                <w:sz w:val="21"/>
                <w:szCs w:val="21"/>
              </w:rPr>
              <w:t>3.50×10</w:t>
            </w:r>
            <w:r w:rsidRPr="00612D27">
              <w:rPr>
                <w:sz w:val="21"/>
                <w:szCs w:val="21"/>
                <w:vertAlign w:val="superscript"/>
              </w:rPr>
              <w:t>-4</w:t>
            </w:r>
          </w:p>
        </w:tc>
        <w:tc>
          <w:tcPr>
            <w:tcW w:w="654" w:type="pct"/>
            <w:vAlign w:val="bottom"/>
          </w:tcPr>
          <w:p w14:paraId="6767A74A" w14:textId="77777777" w:rsidR="0034243D" w:rsidRPr="00612D27" w:rsidRDefault="0034243D" w:rsidP="00612D27">
            <w:pPr>
              <w:spacing w:before="0" w:after="0"/>
              <w:jc w:val="center"/>
              <w:rPr>
                <w:sz w:val="21"/>
                <w:szCs w:val="21"/>
              </w:rPr>
            </w:pPr>
            <w:r w:rsidRPr="00612D27">
              <w:rPr>
                <w:sz w:val="21"/>
                <w:szCs w:val="21"/>
              </w:rPr>
              <w:t>2.79×10</w:t>
            </w:r>
            <w:r w:rsidRPr="00612D27">
              <w:rPr>
                <w:sz w:val="21"/>
                <w:szCs w:val="21"/>
                <w:vertAlign w:val="superscript"/>
              </w:rPr>
              <w:t>-6</w:t>
            </w:r>
          </w:p>
        </w:tc>
      </w:tr>
      <w:tr w:rsidR="00612D27" w14:paraId="02A20EFD" w14:textId="77777777" w:rsidTr="006E7F8D">
        <w:tc>
          <w:tcPr>
            <w:tcW w:w="408" w:type="pct"/>
            <w:vAlign w:val="bottom"/>
          </w:tcPr>
          <w:p w14:paraId="5332D6D5" w14:textId="77777777" w:rsidR="0034243D" w:rsidRPr="00612D27" w:rsidRDefault="0034243D" w:rsidP="00612D27">
            <w:pPr>
              <w:spacing w:before="0" w:after="0"/>
              <w:jc w:val="center"/>
              <w:rPr>
                <w:sz w:val="21"/>
                <w:szCs w:val="21"/>
              </w:rPr>
            </w:pPr>
            <w:r w:rsidRPr="00612D27">
              <w:rPr>
                <w:sz w:val="21"/>
                <w:szCs w:val="21"/>
              </w:rPr>
              <w:t>30.70</w:t>
            </w:r>
          </w:p>
        </w:tc>
        <w:tc>
          <w:tcPr>
            <w:tcW w:w="904" w:type="pct"/>
            <w:vAlign w:val="bottom"/>
          </w:tcPr>
          <w:p w14:paraId="60687E7F" w14:textId="77777777" w:rsidR="0034243D" w:rsidRPr="00612D27" w:rsidRDefault="0034243D" w:rsidP="00612D27">
            <w:pPr>
              <w:spacing w:before="0" w:after="0"/>
              <w:jc w:val="center"/>
              <w:rPr>
                <w:sz w:val="21"/>
                <w:szCs w:val="21"/>
              </w:rPr>
            </w:pPr>
            <w:r w:rsidRPr="00612D27">
              <w:rPr>
                <w:sz w:val="21"/>
                <w:szCs w:val="21"/>
              </w:rPr>
              <w:t>4.89×10</w:t>
            </w:r>
            <w:r w:rsidRPr="00612D27">
              <w:rPr>
                <w:sz w:val="21"/>
                <w:szCs w:val="21"/>
                <w:vertAlign w:val="superscript"/>
              </w:rPr>
              <w:t>-7</w:t>
            </w:r>
          </w:p>
        </w:tc>
        <w:tc>
          <w:tcPr>
            <w:tcW w:w="853" w:type="pct"/>
            <w:vAlign w:val="bottom"/>
          </w:tcPr>
          <w:p w14:paraId="23C9B52A" w14:textId="77777777" w:rsidR="0034243D" w:rsidRPr="00612D27" w:rsidRDefault="0034243D" w:rsidP="00612D27">
            <w:pPr>
              <w:spacing w:before="0" w:after="0"/>
              <w:jc w:val="center"/>
              <w:rPr>
                <w:sz w:val="21"/>
                <w:szCs w:val="21"/>
              </w:rPr>
            </w:pPr>
            <w:r w:rsidRPr="00612D27">
              <w:rPr>
                <w:sz w:val="21"/>
                <w:szCs w:val="21"/>
              </w:rPr>
              <w:t>3.71×10</w:t>
            </w:r>
            <w:r w:rsidRPr="00612D27">
              <w:rPr>
                <w:sz w:val="21"/>
                <w:szCs w:val="21"/>
                <w:vertAlign w:val="superscript"/>
              </w:rPr>
              <w:t>-7</w:t>
            </w:r>
          </w:p>
        </w:tc>
        <w:tc>
          <w:tcPr>
            <w:tcW w:w="645" w:type="pct"/>
            <w:vAlign w:val="bottom"/>
          </w:tcPr>
          <w:p w14:paraId="0C37DCBC" w14:textId="77777777" w:rsidR="0034243D" w:rsidRPr="00612D27" w:rsidRDefault="0034243D" w:rsidP="00612D27">
            <w:pPr>
              <w:spacing w:before="0" w:after="0"/>
              <w:jc w:val="center"/>
              <w:rPr>
                <w:sz w:val="21"/>
                <w:szCs w:val="21"/>
              </w:rPr>
            </w:pPr>
            <w:r w:rsidRPr="00612D27">
              <w:rPr>
                <w:sz w:val="21"/>
                <w:szCs w:val="21"/>
              </w:rPr>
              <w:t>1.17×10</w:t>
            </w:r>
            <w:r w:rsidRPr="00612D27">
              <w:rPr>
                <w:sz w:val="21"/>
                <w:szCs w:val="21"/>
                <w:vertAlign w:val="superscript"/>
              </w:rPr>
              <w:t>-7</w:t>
            </w:r>
          </w:p>
        </w:tc>
        <w:tc>
          <w:tcPr>
            <w:tcW w:w="856" w:type="pct"/>
            <w:vAlign w:val="bottom"/>
          </w:tcPr>
          <w:p w14:paraId="561BCEEB" w14:textId="77777777" w:rsidR="0034243D" w:rsidRPr="00612D27" w:rsidRDefault="0034243D" w:rsidP="00612D27">
            <w:pPr>
              <w:spacing w:before="0" w:after="0"/>
              <w:jc w:val="center"/>
              <w:rPr>
                <w:sz w:val="21"/>
                <w:szCs w:val="21"/>
              </w:rPr>
            </w:pPr>
            <w:r w:rsidRPr="00612D27">
              <w:rPr>
                <w:sz w:val="21"/>
                <w:szCs w:val="21"/>
              </w:rPr>
              <w:t>4.18×10</w:t>
            </w:r>
            <w:r w:rsidRPr="00612D27">
              <w:rPr>
                <w:sz w:val="21"/>
                <w:szCs w:val="21"/>
                <w:vertAlign w:val="superscript"/>
              </w:rPr>
              <w:t>-4</w:t>
            </w:r>
          </w:p>
        </w:tc>
        <w:tc>
          <w:tcPr>
            <w:tcW w:w="681" w:type="pct"/>
            <w:vAlign w:val="bottom"/>
          </w:tcPr>
          <w:p w14:paraId="03DDF72D" w14:textId="77777777" w:rsidR="0034243D" w:rsidRPr="00612D27" w:rsidRDefault="0034243D" w:rsidP="00612D27">
            <w:pPr>
              <w:spacing w:before="0" w:after="0"/>
              <w:jc w:val="center"/>
              <w:rPr>
                <w:sz w:val="21"/>
                <w:szCs w:val="21"/>
              </w:rPr>
            </w:pPr>
            <w:r w:rsidRPr="00612D27">
              <w:rPr>
                <w:sz w:val="21"/>
                <w:szCs w:val="21"/>
              </w:rPr>
              <w:t>4.25×10</w:t>
            </w:r>
            <w:r w:rsidRPr="00612D27">
              <w:rPr>
                <w:sz w:val="21"/>
                <w:szCs w:val="21"/>
                <w:vertAlign w:val="superscript"/>
              </w:rPr>
              <w:t>-4</w:t>
            </w:r>
          </w:p>
        </w:tc>
        <w:tc>
          <w:tcPr>
            <w:tcW w:w="654" w:type="pct"/>
            <w:vAlign w:val="bottom"/>
          </w:tcPr>
          <w:p w14:paraId="756018BD" w14:textId="77777777" w:rsidR="0034243D" w:rsidRPr="00612D27" w:rsidRDefault="0034243D" w:rsidP="00612D27">
            <w:pPr>
              <w:spacing w:before="0" w:after="0"/>
              <w:jc w:val="center"/>
              <w:rPr>
                <w:sz w:val="21"/>
                <w:szCs w:val="21"/>
              </w:rPr>
            </w:pPr>
            <w:r w:rsidRPr="00612D27">
              <w:rPr>
                <w:sz w:val="21"/>
                <w:szCs w:val="21"/>
              </w:rPr>
              <w:t>-6.64×10</w:t>
            </w:r>
            <w:r w:rsidRPr="00612D27">
              <w:rPr>
                <w:sz w:val="21"/>
                <w:szCs w:val="21"/>
                <w:vertAlign w:val="superscript"/>
              </w:rPr>
              <w:t>-6</w:t>
            </w:r>
          </w:p>
        </w:tc>
      </w:tr>
      <w:tr w:rsidR="00612D27" w14:paraId="5A36DA32" w14:textId="77777777" w:rsidTr="006E7F8D">
        <w:tc>
          <w:tcPr>
            <w:tcW w:w="408" w:type="pct"/>
            <w:vAlign w:val="bottom"/>
          </w:tcPr>
          <w:p w14:paraId="1E25AAFF" w14:textId="77777777" w:rsidR="0034243D" w:rsidRPr="00612D27" w:rsidRDefault="0034243D" w:rsidP="00612D27">
            <w:pPr>
              <w:spacing w:before="0" w:after="0"/>
              <w:jc w:val="center"/>
              <w:rPr>
                <w:sz w:val="21"/>
                <w:szCs w:val="21"/>
              </w:rPr>
            </w:pPr>
            <w:r w:rsidRPr="00612D27">
              <w:rPr>
                <w:sz w:val="21"/>
                <w:szCs w:val="21"/>
              </w:rPr>
              <w:t>40.64</w:t>
            </w:r>
          </w:p>
        </w:tc>
        <w:tc>
          <w:tcPr>
            <w:tcW w:w="904" w:type="pct"/>
            <w:vAlign w:val="bottom"/>
          </w:tcPr>
          <w:p w14:paraId="261DBD20" w14:textId="77777777" w:rsidR="0034243D" w:rsidRPr="00612D27" w:rsidRDefault="0034243D" w:rsidP="00612D27">
            <w:pPr>
              <w:spacing w:before="0" w:after="0"/>
              <w:jc w:val="center"/>
              <w:rPr>
                <w:sz w:val="21"/>
                <w:szCs w:val="21"/>
              </w:rPr>
            </w:pPr>
            <w:r w:rsidRPr="00612D27">
              <w:rPr>
                <w:sz w:val="21"/>
                <w:szCs w:val="21"/>
              </w:rPr>
              <w:t>7.00×10</w:t>
            </w:r>
            <w:r w:rsidRPr="00612D27">
              <w:rPr>
                <w:sz w:val="21"/>
                <w:szCs w:val="21"/>
                <w:vertAlign w:val="superscript"/>
              </w:rPr>
              <w:t>-7</w:t>
            </w:r>
          </w:p>
        </w:tc>
        <w:tc>
          <w:tcPr>
            <w:tcW w:w="853" w:type="pct"/>
            <w:vAlign w:val="bottom"/>
          </w:tcPr>
          <w:p w14:paraId="5DED3FDA" w14:textId="77777777" w:rsidR="0034243D" w:rsidRPr="00612D27" w:rsidRDefault="0034243D" w:rsidP="00612D27">
            <w:pPr>
              <w:spacing w:before="0" w:after="0"/>
              <w:jc w:val="center"/>
              <w:rPr>
                <w:sz w:val="21"/>
                <w:szCs w:val="21"/>
              </w:rPr>
            </w:pPr>
            <w:r w:rsidRPr="00612D27">
              <w:rPr>
                <w:sz w:val="21"/>
                <w:szCs w:val="21"/>
              </w:rPr>
              <w:t>5.78×10</w:t>
            </w:r>
            <w:r w:rsidRPr="00612D27">
              <w:rPr>
                <w:sz w:val="21"/>
                <w:szCs w:val="21"/>
                <w:vertAlign w:val="superscript"/>
              </w:rPr>
              <w:t>-7</w:t>
            </w:r>
          </w:p>
        </w:tc>
        <w:tc>
          <w:tcPr>
            <w:tcW w:w="645" w:type="pct"/>
            <w:vAlign w:val="bottom"/>
          </w:tcPr>
          <w:p w14:paraId="71B7761E" w14:textId="77777777" w:rsidR="0034243D" w:rsidRPr="00612D27" w:rsidRDefault="0034243D" w:rsidP="00612D27">
            <w:pPr>
              <w:spacing w:before="0" w:after="0"/>
              <w:jc w:val="center"/>
              <w:rPr>
                <w:sz w:val="21"/>
                <w:szCs w:val="21"/>
              </w:rPr>
            </w:pPr>
            <w:r w:rsidRPr="00612D27">
              <w:rPr>
                <w:sz w:val="21"/>
                <w:szCs w:val="21"/>
              </w:rPr>
              <w:t>1.22×10</w:t>
            </w:r>
            <w:r w:rsidRPr="00612D27">
              <w:rPr>
                <w:sz w:val="21"/>
                <w:szCs w:val="21"/>
                <w:vertAlign w:val="superscript"/>
              </w:rPr>
              <w:t>-7</w:t>
            </w:r>
          </w:p>
        </w:tc>
        <w:tc>
          <w:tcPr>
            <w:tcW w:w="856" w:type="pct"/>
            <w:vAlign w:val="bottom"/>
          </w:tcPr>
          <w:p w14:paraId="263B5AA1" w14:textId="77777777" w:rsidR="0034243D" w:rsidRPr="00612D27" w:rsidRDefault="0034243D" w:rsidP="00612D27">
            <w:pPr>
              <w:spacing w:before="0" w:after="0"/>
              <w:jc w:val="center"/>
              <w:rPr>
                <w:sz w:val="21"/>
                <w:szCs w:val="21"/>
              </w:rPr>
            </w:pPr>
            <w:r w:rsidRPr="00612D27">
              <w:rPr>
                <w:sz w:val="21"/>
                <w:szCs w:val="21"/>
              </w:rPr>
              <w:t>5.03×10</w:t>
            </w:r>
            <w:r w:rsidRPr="00612D27">
              <w:rPr>
                <w:sz w:val="21"/>
                <w:szCs w:val="21"/>
                <w:vertAlign w:val="superscript"/>
              </w:rPr>
              <w:t>-4</w:t>
            </w:r>
          </w:p>
        </w:tc>
        <w:tc>
          <w:tcPr>
            <w:tcW w:w="681" w:type="pct"/>
            <w:vAlign w:val="bottom"/>
          </w:tcPr>
          <w:p w14:paraId="4E10A489" w14:textId="77777777" w:rsidR="0034243D" w:rsidRPr="00612D27" w:rsidRDefault="0034243D" w:rsidP="00612D27">
            <w:pPr>
              <w:spacing w:before="0" w:after="0"/>
              <w:jc w:val="center"/>
              <w:rPr>
                <w:sz w:val="21"/>
                <w:szCs w:val="21"/>
              </w:rPr>
            </w:pPr>
            <w:r w:rsidRPr="00612D27">
              <w:rPr>
                <w:sz w:val="21"/>
                <w:szCs w:val="21"/>
              </w:rPr>
              <w:t>5.22×10</w:t>
            </w:r>
            <w:r w:rsidRPr="00612D27">
              <w:rPr>
                <w:sz w:val="21"/>
                <w:szCs w:val="21"/>
                <w:vertAlign w:val="superscript"/>
              </w:rPr>
              <w:t>-4</w:t>
            </w:r>
          </w:p>
        </w:tc>
        <w:tc>
          <w:tcPr>
            <w:tcW w:w="654" w:type="pct"/>
            <w:vAlign w:val="bottom"/>
          </w:tcPr>
          <w:p w14:paraId="6F84F1A3" w14:textId="77777777" w:rsidR="0034243D" w:rsidRPr="00612D27" w:rsidRDefault="0034243D" w:rsidP="00612D27">
            <w:pPr>
              <w:spacing w:before="0" w:after="0"/>
              <w:jc w:val="center"/>
              <w:rPr>
                <w:sz w:val="21"/>
                <w:szCs w:val="21"/>
              </w:rPr>
            </w:pPr>
            <w:r w:rsidRPr="00612D27">
              <w:rPr>
                <w:sz w:val="21"/>
                <w:szCs w:val="21"/>
              </w:rPr>
              <w:t>-1.90×10</w:t>
            </w:r>
            <w:r w:rsidRPr="00612D27">
              <w:rPr>
                <w:sz w:val="21"/>
                <w:szCs w:val="21"/>
                <w:vertAlign w:val="superscript"/>
              </w:rPr>
              <w:t>-5</w:t>
            </w:r>
          </w:p>
        </w:tc>
      </w:tr>
      <w:tr w:rsidR="006E7F8D" w:rsidRPr="00490942" w14:paraId="51FA5CA9" w14:textId="77777777" w:rsidTr="006E7F8D">
        <w:tc>
          <w:tcPr>
            <w:tcW w:w="408" w:type="pct"/>
            <w:vMerge w:val="restart"/>
            <w:shd w:val="clear" w:color="auto" w:fill="BFBFBF" w:themeFill="background1" w:themeFillShade="BF"/>
            <w:vAlign w:val="center"/>
          </w:tcPr>
          <w:p w14:paraId="055DA43B" w14:textId="77777777" w:rsidR="0034243D" w:rsidRPr="00612D27" w:rsidRDefault="0034243D" w:rsidP="00612D27">
            <w:pPr>
              <w:spacing w:before="0" w:after="0"/>
              <w:jc w:val="center"/>
              <w:rPr>
                <w:b/>
                <w:sz w:val="21"/>
                <w:szCs w:val="21"/>
              </w:rPr>
            </w:pPr>
            <w:r w:rsidRPr="00612D27">
              <w:rPr>
                <w:b/>
                <w:sz w:val="21"/>
                <w:szCs w:val="21"/>
              </w:rPr>
              <w:t>Time [day]</w:t>
            </w:r>
          </w:p>
        </w:tc>
        <w:tc>
          <w:tcPr>
            <w:tcW w:w="2402" w:type="pct"/>
            <w:gridSpan w:val="3"/>
            <w:shd w:val="clear" w:color="auto" w:fill="BFBFBF" w:themeFill="background1" w:themeFillShade="BF"/>
            <w:vAlign w:val="center"/>
          </w:tcPr>
          <w:p w14:paraId="74722CC5" w14:textId="77777777" w:rsidR="0034243D" w:rsidRPr="00612D27" w:rsidRDefault="0034243D" w:rsidP="00612D27">
            <w:pPr>
              <w:spacing w:before="0" w:after="0"/>
              <w:jc w:val="center"/>
              <w:rPr>
                <w:b/>
                <w:sz w:val="21"/>
                <w:szCs w:val="21"/>
              </w:rPr>
            </w:pPr>
            <w:r w:rsidRPr="00612D27">
              <w:rPr>
                <w:b/>
                <w:sz w:val="21"/>
                <w:szCs w:val="21"/>
              </w:rPr>
              <w:t>Accumulated CaSO</w:t>
            </w:r>
            <w:r w:rsidRPr="00612D27">
              <w:rPr>
                <w:b/>
                <w:sz w:val="21"/>
                <w:szCs w:val="21"/>
                <w:vertAlign w:val="subscript"/>
              </w:rPr>
              <w:t>4</w:t>
            </w:r>
            <w:r w:rsidRPr="00612D27">
              <w:rPr>
                <w:b/>
                <w:sz w:val="21"/>
                <w:szCs w:val="21"/>
              </w:rPr>
              <w:t xml:space="preserve"> at bottom reservoir </w:t>
            </w:r>
          </w:p>
        </w:tc>
        <w:tc>
          <w:tcPr>
            <w:tcW w:w="2191" w:type="pct"/>
            <w:gridSpan w:val="3"/>
            <w:shd w:val="clear" w:color="auto" w:fill="BFBFBF" w:themeFill="background1" w:themeFillShade="BF"/>
            <w:vAlign w:val="center"/>
          </w:tcPr>
          <w:p w14:paraId="5B2C6A64" w14:textId="77777777" w:rsidR="0034243D" w:rsidRPr="00612D27" w:rsidRDefault="0034243D" w:rsidP="00612D27">
            <w:pPr>
              <w:spacing w:before="0" w:after="0"/>
              <w:jc w:val="center"/>
              <w:rPr>
                <w:b/>
                <w:sz w:val="21"/>
                <w:szCs w:val="21"/>
              </w:rPr>
            </w:pPr>
            <w:r w:rsidRPr="00612D27">
              <w:rPr>
                <w:b/>
                <w:sz w:val="21"/>
                <w:szCs w:val="21"/>
              </w:rPr>
              <w:t>Accumulated Na</w:t>
            </w:r>
            <w:r w:rsidRPr="00612D27">
              <w:rPr>
                <w:b/>
                <w:sz w:val="21"/>
                <w:szCs w:val="21"/>
                <w:vertAlign w:val="subscript"/>
              </w:rPr>
              <w:t>2</w:t>
            </w:r>
            <w:r w:rsidRPr="00612D27">
              <w:rPr>
                <w:b/>
                <w:sz w:val="21"/>
                <w:szCs w:val="21"/>
              </w:rPr>
              <w:t>SO</w:t>
            </w:r>
            <w:r w:rsidRPr="00612D27">
              <w:rPr>
                <w:b/>
                <w:sz w:val="21"/>
                <w:szCs w:val="21"/>
                <w:vertAlign w:val="subscript"/>
              </w:rPr>
              <w:t>4</w:t>
            </w:r>
            <w:r w:rsidRPr="00612D27">
              <w:rPr>
                <w:b/>
                <w:sz w:val="21"/>
                <w:szCs w:val="21"/>
              </w:rPr>
              <w:t xml:space="preserve"> at bottom reservoir </w:t>
            </w:r>
          </w:p>
        </w:tc>
      </w:tr>
      <w:tr w:rsidR="00612D27" w:rsidRPr="00490942" w14:paraId="3A2EF54E" w14:textId="77777777" w:rsidTr="006E7F8D">
        <w:tc>
          <w:tcPr>
            <w:tcW w:w="408" w:type="pct"/>
            <w:vMerge/>
            <w:shd w:val="clear" w:color="auto" w:fill="BFBFBF" w:themeFill="background1" w:themeFillShade="BF"/>
            <w:vAlign w:val="center"/>
          </w:tcPr>
          <w:p w14:paraId="0CC1B389" w14:textId="77777777" w:rsidR="0034243D" w:rsidRPr="00612D27" w:rsidRDefault="0034243D" w:rsidP="00612D27">
            <w:pPr>
              <w:spacing w:before="0" w:after="0"/>
              <w:jc w:val="center"/>
              <w:rPr>
                <w:b/>
                <w:sz w:val="21"/>
                <w:szCs w:val="21"/>
              </w:rPr>
            </w:pPr>
          </w:p>
        </w:tc>
        <w:tc>
          <w:tcPr>
            <w:tcW w:w="904" w:type="pct"/>
            <w:shd w:val="clear" w:color="auto" w:fill="BFBFBF" w:themeFill="background1" w:themeFillShade="BF"/>
            <w:vAlign w:val="center"/>
          </w:tcPr>
          <w:p w14:paraId="7E115712" w14:textId="77777777" w:rsidR="0034243D" w:rsidRPr="00612D27" w:rsidRDefault="0034243D" w:rsidP="00612D27">
            <w:pPr>
              <w:spacing w:before="0" w:after="0"/>
              <w:jc w:val="center"/>
              <w:rPr>
                <w:b/>
                <w:sz w:val="21"/>
                <w:szCs w:val="21"/>
              </w:rPr>
            </w:pPr>
            <w:r w:rsidRPr="00612D27">
              <w:rPr>
                <w:b/>
                <w:sz w:val="21"/>
                <w:szCs w:val="21"/>
              </w:rPr>
              <w:t>Experimental</w:t>
            </w:r>
          </w:p>
        </w:tc>
        <w:tc>
          <w:tcPr>
            <w:tcW w:w="853" w:type="pct"/>
            <w:shd w:val="clear" w:color="auto" w:fill="BFBFBF" w:themeFill="background1" w:themeFillShade="BF"/>
            <w:vAlign w:val="center"/>
          </w:tcPr>
          <w:p w14:paraId="7A46589A" w14:textId="77777777" w:rsidR="0034243D" w:rsidRPr="00612D27" w:rsidRDefault="0034243D" w:rsidP="00612D27">
            <w:pPr>
              <w:spacing w:before="0" w:after="0"/>
              <w:jc w:val="center"/>
              <w:rPr>
                <w:b/>
                <w:sz w:val="21"/>
                <w:szCs w:val="21"/>
              </w:rPr>
            </w:pPr>
            <w:r w:rsidRPr="00612D27">
              <w:rPr>
                <w:b/>
                <w:sz w:val="21"/>
                <w:szCs w:val="21"/>
              </w:rPr>
              <w:t>Simulated</w:t>
            </w:r>
          </w:p>
        </w:tc>
        <w:tc>
          <w:tcPr>
            <w:tcW w:w="645" w:type="pct"/>
            <w:shd w:val="clear" w:color="auto" w:fill="BFBFBF" w:themeFill="background1" w:themeFillShade="BF"/>
            <w:vAlign w:val="center"/>
          </w:tcPr>
          <w:p w14:paraId="77C210F1" w14:textId="77777777" w:rsidR="0034243D" w:rsidRPr="00612D27" w:rsidRDefault="0034243D" w:rsidP="00612D27">
            <w:pPr>
              <w:spacing w:before="0" w:after="0"/>
              <w:jc w:val="center"/>
              <w:rPr>
                <w:b/>
                <w:sz w:val="21"/>
                <w:szCs w:val="21"/>
              </w:rPr>
            </w:pPr>
            <w:r w:rsidRPr="00612D27">
              <w:rPr>
                <w:b/>
                <w:sz w:val="21"/>
                <w:szCs w:val="21"/>
              </w:rPr>
              <w:t>Residual</w:t>
            </w:r>
          </w:p>
        </w:tc>
        <w:tc>
          <w:tcPr>
            <w:tcW w:w="856" w:type="pct"/>
            <w:shd w:val="clear" w:color="auto" w:fill="BFBFBF" w:themeFill="background1" w:themeFillShade="BF"/>
            <w:vAlign w:val="center"/>
          </w:tcPr>
          <w:p w14:paraId="6B10D746" w14:textId="77777777" w:rsidR="0034243D" w:rsidRPr="00612D27" w:rsidRDefault="0034243D" w:rsidP="00612D27">
            <w:pPr>
              <w:spacing w:before="0" w:after="0"/>
              <w:jc w:val="center"/>
              <w:rPr>
                <w:b/>
                <w:sz w:val="21"/>
                <w:szCs w:val="21"/>
              </w:rPr>
            </w:pPr>
            <w:r w:rsidRPr="00612D27">
              <w:rPr>
                <w:b/>
                <w:sz w:val="21"/>
                <w:szCs w:val="21"/>
              </w:rPr>
              <w:t>Experimental</w:t>
            </w:r>
          </w:p>
        </w:tc>
        <w:tc>
          <w:tcPr>
            <w:tcW w:w="681" w:type="pct"/>
            <w:shd w:val="clear" w:color="auto" w:fill="BFBFBF" w:themeFill="background1" w:themeFillShade="BF"/>
            <w:vAlign w:val="center"/>
          </w:tcPr>
          <w:p w14:paraId="001F7DA9" w14:textId="77777777" w:rsidR="0034243D" w:rsidRPr="00612D27" w:rsidRDefault="0034243D" w:rsidP="00612D27">
            <w:pPr>
              <w:spacing w:before="0" w:after="0"/>
              <w:jc w:val="center"/>
              <w:rPr>
                <w:b/>
                <w:sz w:val="21"/>
                <w:szCs w:val="21"/>
              </w:rPr>
            </w:pPr>
            <w:r w:rsidRPr="00612D27">
              <w:rPr>
                <w:b/>
                <w:sz w:val="21"/>
                <w:szCs w:val="21"/>
              </w:rPr>
              <w:t>Simulated</w:t>
            </w:r>
          </w:p>
        </w:tc>
        <w:tc>
          <w:tcPr>
            <w:tcW w:w="654" w:type="pct"/>
            <w:shd w:val="clear" w:color="auto" w:fill="BFBFBF" w:themeFill="background1" w:themeFillShade="BF"/>
            <w:vAlign w:val="center"/>
          </w:tcPr>
          <w:p w14:paraId="53247F28" w14:textId="77777777" w:rsidR="0034243D" w:rsidRPr="00612D27" w:rsidRDefault="0034243D" w:rsidP="00612D27">
            <w:pPr>
              <w:spacing w:before="0" w:after="0"/>
              <w:jc w:val="center"/>
              <w:rPr>
                <w:b/>
                <w:sz w:val="21"/>
                <w:szCs w:val="21"/>
              </w:rPr>
            </w:pPr>
            <w:r w:rsidRPr="00612D27">
              <w:rPr>
                <w:b/>
                <w:sz w:val="21"/>
                <w:szCs w:val="21"/>
              </w:rPr>
              <w:t>Residual</w:t>
            </w:r>
          </w:p>
        </w:tc>
      </w:tr>
      <w:tr w:rsidR="00612D27" w14:paraId="19F20915" w14:textId="77777777" w:rsidTr="006E7F8D">
        <w:tc>
          <w:tcPr>
            <w:tcW w:w="408" w:type="pct"/>
            <w:vAlign w:val="bottom"/>
          </w:tcPr>
          <w:p w14:paraId="3685760C" w14:textId="77777777" w:rsidR="0034243D" w:rsidRPr="00612D27" w:rsidRDefault="0034243D" w:rsidP="00612D27">
            <w:pPr>
              <w:spacing w:before="0" w:after="0"/>
              <w:jc w:val="center"/>
              <w:rPr>
                <w:sz w:val="21"/>
                <w:szCs w:val="21"/>
              </w:rPr>
            </w:pPr>
            <w:r w:rsidRPr="00612D27">
              <w:rPr>
                <w:sz w:val="21"/>
                <w:szCs w:val="21"/>
              </w:rPr>
              <w:t>2.66</w:t>
            </w:r>
          </w:p>
        </w:tc>
        <w:tc>
          <w:tcPr>
            <w:tcW w:w="904" w:type="pct"/>
            <w:vAlign w:val="bottom"/>
          </w:tcPr>
          <w:p w14:paraId="390E737D" w14:textId="77777777" w:rsidR="0034243D" w:rsidRPr="00612D27" w:rsidRDefault="0034243D" w:rsidP="00612D27">
            <w:pPr>
              <w:spacing w:before="0" w:after="0"/>
              <w:jc w:val="center"/>
              <w:rPr>
                <w:sz w:val="21"/>
                <w:szCs w:val="21"/>
              </w:rPr>
            </w:pPr>
            <w:r w:rsidRPr="00612D27">
              <w:rPr>
                <w:sz w:val="21"/>
                <w:szCs w:val="21"/>
              </w:rPr>
              <w:t>1.61×10</w:t>
            </w:r>
            <w:r w:rsidRPr="00612D27">
              <w:rPr>
                <w:sz w:val="21"/>
                <w:szCs w:val="21"/>
                <w:vertAlign w:val="superscript"/>
              </w:rPr>
              <w:t>-9</w:t>
            </w:r>
          </w:p>
        </w:tc>
        <w:tc>
          <w:tcPr>
            <w:tcW w:w="853" w:type="pct"/>
            <w:vAlign w:val="bottom"/>
          </w:tcPr>
          <w:p w14:paraId="7A716709" w14:textId="77777777" w:rsidR="0034243D" w:rsidRPr="00612D27" w:rsidRDefault="0034243D" w:rsidP="00612D27">
            <w:pPr>
              <w:spacing w:before="0" w:after="0"/>
              <w:jc w:val="center"/>
              <w:rPr>
                <w:sz w:val="21"/>
                <w:szCs w:val="21"/>
              </w:rPr>
            </w:pPr>
            <w:r w:rsidRPr="00612D27">
              <w:rPr>
                <w:sz w:val="21"/>
                <w:szCs w:val="21"/>
              </w:rPr>
              <w:t>4.43×10</w:t>
            </w:r>
            <w:r w:rsidRPr="00612D27">
              <w:rPr>
                <w:sz w:val="21"/>
                <w:szCs w:val="21"/>
                <w:vertAlign w:val="superscript"/>
              </w:rPr>
              <w:t>-9</w:t>
            </w:r>
          </w:p>
        </w:tc>
        <w:tc>
          <w:tcPr>
            <w:tcW w:w="645" w:type="pct"/>
            <w:vAlign w:val="bottom"/>
          </w:tcPr>
          <w:p w14:paraId="6B8AC24C" w14:textId="77777777" w:rsidR="0034243D" w:rsidRPr="00612D27" w:rsidRDefault="0034243D" w:rsidP="00612D27">
            <w:pPr>
              <w:spacing w:before="0" w:after="0"/>
              <w:jc w:val="center"/>
              <w:rPr>
                <w:sz w:val="21"/>
                <w:szCs w:val="21"/>
              </w:rPr>
            </w:pPr>
            <w:r w:rsidRPr="00612D27">
              <w:rPr>
                <w:sz w:val="21"/>
                <w:szCs w:val="21"/>
              </w:rPr>
              <w:t>-2.82×10</w:t>
            </w:r>
            <w:r w:rsidRPr="00612D27">
              <w:rPr>
                <w:sz w:val="21"/>
                <w:szCs w:val="21"/>
                <w:vertAlign w:val="superscript"/>
              </w:rPr>
              <w:t>-9</w:t>
            </w:r>
          </w:p>
        </w:tc>
        <w:tc>
          <w:tcPr>
            <w:tcW w:w="856" w:type="pct"/>
            <w:vAlign w:val="bottom"/>
          </w:tcPr>
          <w:p w14:paraId="454CCB87" w14:textId="77777777" w:rsidR="0034243D" w:rsidRPr="00612D27" w:rsidRDefault="0034243D" w:rsidP="00612D27">
            <w:pPr>
              <w:spacing w:before="0" w:after="0"/>
              <w:jc w:val="center"/>
              <w:rPr>
                <w:sz w:val="21"/>
                <w:szCs w:val="21"/>
              </w:rPr>
            </w:pPr>
            <w:r w:rsidRPr="00612D27">
              <w:rPr>
                <w:sz w:val="21"/>
                <w:szCs w:val="21"/>
              </w:rPr>
              <w:t>3.57×10</w:t>
            </w:r>
            <w:r w:rsidRPr="00612D27">
              <w:rPr>
                <w:sz w:val="21"/>
                <w:szCs w:val="21"/>
                <w:vertAlign w:val="superscript"/>
              </w:rPr>
              <w:t>-5</w:t>
            </w:r>
          </w:p>
        </w:tc>
        <w:tc>
          <w:tcPr>
            <w:tcW w:w="681" w:type="pct"/>
            <w:vAlign w:val="bottom"/>
          </w:tcPr>
          <w:p w14:paraId="2E28E5DE" w14:textId="77777777" w:rsidR="0034243D" w:rsidRPr="00612D27" w:rsidRDefault="0034243D" w:rsidP="00612D27">
            <w:pPr>
              <w:spacing w:before="0" w:after="0"/>
              <w:jc w:val="center"/>
              <w:rPr>
                <w:sz w:val="21"/>
                <w:szCs w:val="21"/>
              </w:rPr>
            </w:pPr>
            <w:r w:rsidRPr="00612D27">
              <w:rPr>
                <w:sz w:val="21"/>
                <w:szCs w:val="21"/>
              </w:rPr>
              <w:t>5.17×10</w:t>
            </w:r>
            <w:r w:rsidRPr="00612D27">
              <w:rPr>
                <w:sz w:val="21"/>
                <w:szCs w:val="21"/>
                <w:vertAlign w:val="superscript"/>
              </w:rPr>
              <w:t>-5</w:t>
            </w:r>
          </w:p>
        </w:tc>
        <w:tc>
          <w:tcPr>
            <w:tcW w:w="654" w:type="pct"/>
            <w:vAlign w:val="bottom"/>
          </w:tcPr>
          <w:p w14:paraId="720737BC" w14:textId="77777777" w:rsidR="0034243D" w:rsidRPr="00612D27" w:rsidRDefault="0034243D" w:rsidP="00612D27">
            <w:pPr>
              <w:spacing w:before="0" w:after="0"/>
              <w:jc w:val="center"/>
              <w:rPr>
                <w:sz w:val="21"/>
                <w:szCs w:val="21"/>
              </w:rPr>
            </w:pPr>
            <w:r w:rsidRPr="00612D27">
              <w:rPr>
                <w:sz w:val="21"/>
                <w:szCs w:val="21"/>
              </w:rPr>
              <w:t>-1.60×10</w:t>
            </w:r>
            <w:r w:rsidRPr="00612D27">
              <w:rPr>
                <w:sz w:val="21"/>
                <w:szCs w:val="21"/>
                <w:vertAlign w:val="superscript"/>
              </w:rPr>
              <w:t>-5</w:t>
            </w:r>
          </w:p>
        </w:tc>
      </w:tr>
      <w:tr w:rsidR="00612D27" w14:paraId="622B40D1" w14:textId="77777777" w:rsidTr="006E7F8D">
        <w:tc>
          <w:tcPr>
            <w:tcW w:w="408" w:type="pct"/>
            <w:vAlign w:val="bottom"/>
          </w:tcPr>
          <w:p w14:paraId="75531FC0" w14:textId="77777777" w:rsidR="0034243D" w:rsidRPr="00612D27" w:rsidRDefault="0034243D" w:rsidP="00612D27">
            <w:pPr>
              <w:spacing w:before="0" w:after="0"/>
              <w:jc w:val="center"/>
              <w:rPr>
                <w:sz w:val="21"/>
                <w:szCs w:val="21"/>
              </w:rPr>
            </w:pPr>
            <w:r w:rsidRPr="00612D27">
              <w:rPr>
                <w:sz w:val="21"/>
                <w:szCs w:val="21"/>
              </w:rPr>
              <w:lastRenderedPageBreak/>
              <w:t>3.88</w:t>
            </w:r>
          </w:p>
        </w:tc>
        <w:tc>
          <w:tcPr>
            <w:tcW w:w="904" w:type="pct"/>
            <w:vAlign w:val="bottom"/>
          </w:tcPr>
          <w:p w14:paraId="10F600A3" w14:textId="77777777" w:rsidR="0034243D" w:rsidRPr="00612D27" w:rsidRDefault="0034243D" w:rsidP="00612D27">
            <w:pPr>
              <w:spacing w:before="0" w:after="0"/>
              <w:jc w:val="center"/>
              <w:rPr>
                <w:sz w:val="21"/>
                <w:szCs w:val="21"/>
              </w:rPr>
            </w:pPr>
            <w:r w:rsidRPr="00612D27">
              <w:rPr>
                <w:sz w:val="21"/>
                <w:szCs w:val="21"/>
              </w:rPr>
              <w:t>1.76×10</w:t>
            </w:r>
            <w:r w:rsidRPr="00612D27">
              <w:rPr>
                <w:sz w:val="21"/>
                <w:szCs w:val="21"/>
                <w:vertAlign w:val="superscript"/>
              </w:rPr>
              <w:t>-9</w:t>
            </w:r>
          </w:p>
        </w:tc>
        <w:tc>
          <w:tcPr>
            <w:tcW w:w="853" w:type="pct"/>
            <w:vAlign w:val="bottom"/>
          </w:tcPr>
          <w:p w14:paraId="488338AB" w14:textId="77777777" w:rsidR="0034243D" w:rsidRPr="00612D27" w:rsidRDefault="0034243D" w:rsidP="00612D27">
            <w:pPr>
              <w:spacing w:before="0" w:after="0"/>
              <w:jc w:val="center"/>
              <w:rPr>
                <w:sz w:val="21"/>
                <w:szCs w:val="21"/>
              </w:rPr>
            </w:pPr>
            <w:r w:rsidRPr="00612D27">
              <w:rPr>
                <w:sz w:val="21"/>
                <w:szCs w:val="21"/>
              </w:rPr>
              <w:t>9.58×10</w:t>
            </w:r>
            <w:r w:rsidRPr="00612D27">
              <w:rPr>
                <w:sz w:val="21"/>
                <w:szCs w:val="21"/>
                <w:vertAlign w:val="superscript"/>
              </w:rPr>
              <w:t>-9</w:t>
            </w:r>
          </w:p>
        </w:tc>
        <w:tc>
          <w:tcPr>
            <w:tcW w:w="645" w:type="pct"/>
            <w:vAlign w:val="bottom"/>
          </w:tcPr>
          <w:p w14:paraId="6D21CE96" w14:textId="77777777" w:rsidR="0034243D" w:rsidRPr="00612D27" w:rsidRDefault="0034243D" w:rsidP="00612D27">
            <w:pPr>
              <w:spacing w:before="0" w:after="0"/>
              <w:jc w:val="center"/>
              <w:rPr>
                <w:sz w:val="21"/>
                <w:szCs w:val="21"/>
              </w:rPr>
            </w:pPr>
            <w:r w:rsidRPr="00612D27">
              <w:rPr>
                <w:sz w:val="21"/>
                <w:szCs w:val="21"/>
              </w:rPr>
              <w:t>-7.82×10</w:t>
            </w:r>
            <w:r w:rsidRPr="00612D27">
              <w:rPr>
                <w:sz w:val="21"/>
                <w:szCs w:val="21"/>
                <w:vertAlign w:val="superscript"/>
              </w:rPr>
              <w:t>-9</w:t>
            </w:r>
          </w:p>
        </w:tc>
        <w:tc>
          <w:tcPr>
            <w:tcW w:w="856" w:type="pct"/>
            <w:vAlign w:val="bottom"/>
          </w:tcPr>
          <w:p w14:paraId="44FF41DC" w14:textId="77777777" w:rsidR="0034243D" w:rsidRPr="00612D27" w:rsidRDefault="0034243D" w:rsidP="00612D27">
            <w:pPr>
              <w:spacing w:before="0" w:after="0"/>
              <w:jc w:val="center"/>
              <w:rPr>
                <w:sz w:val="21"/>
                <w:szCs w:val="21"/>
              </w:rPr>
            </w:pPr>
            <w:r w:rsidRPr="00612D27">
              <w:rPr>
                <w:sz w:val="21"/>
                <w:szCs w:val="21"/>
              </w:rPr>
              <w:t>5.83×10</w:t>
            </w:r>
            <w:r w:rsidRPr="00612D27">
              <w:rPr>
                <w:sz w:val="21"/>
                <w:szCs w:val="21"/>
                <w:vertAlign w:val="superscript"/>
              </w:rPr>
              <w:t>-5</w:t>
            </w:r>
          </w:p>
        </w:tc>
        <w:tc>
          <w:tcPr>
            <w:tcW w:w="681" w:type="pct"/>
            <w:vAlign w:val="bottom"/>
          </w:tcPr>
          <w:p w14:paraId="0F8E6805" w14:textId="77777777" w:rsidR="0034243D" w:rsidRPr="00612D27" w:rsidRDefault="0034243D" w:rsidP="00612D27">
            <w:pPr>
              <w:spacing w:before="0" w:after="0"/>
              <w:jc w:val="center"/>
              <w:rPr>
                <w:sz w:val="21"/>
                <w:szCs w:val="21"/>
              </w:rPr>
            </w:pPr>
            <w:r w:rsidRPr="00612D27">
              <w:rPr>
                <w:sz w:val="21"/>
                <w:szCs w:val="21"/>
              </w:rPr>
              <w:t>7.49×10</w:t>
            </w:r>
            <w:r w:rsidRPr="00612D27">
              <w:rPr>
                <w:sz w:val="21"/>
                <w:szCs w:val="21"/>
                <w:vertAlign w:val="superscript"/>
              </w:rPr>
              <w:t>-5</w:t>
            </w:r>
          </w:p>
        </w:tc>
        <w:tc>
          <w:tcPr>
            <w:tcW w:w="654" w:type="pct"/>
            <w:vAlign w:val="bottom"/>
          </w:tcPr>
          <w:p w14:paraId="65394C26" w14:textId="77777777" w:rsidR="0034243D" w:rsidRPr="00612D27" w:rsidRDefault="0034243D" w:rsidP="00612D27">
            <w:pPr>
              <w:spacing w:before="0" w:after="0"/>
              <w:jc w:val="center"/>
              <w:rPr>
                <w:sz w:val="21"/>
                <w:szCs w:val="21"/>
              </w:rPr>
            </w:pPr>
            <w:r w:rsidRPr="00612D27">
              <w:rPr>
                <w:sz w:val="21"/>
                <w:szCs w:val="21"/>
              </w:rPr>
              <w:t>-1.66×10</w:t>
            </w:r>
            <w:r w:rsidRPr="00612D27">
              <w:rPr>
                <w:sz w:val="21"/>
                <w:szCs w:val="21"/>
                <w:vertAlign w:val="superscript"/>
              </w:rPr>
              <w:t>-5</w:t>
            </w:r>
          </w:p>
        </w:tc>
      </w:tr>
      <w:tr w:rsidR="00612D27" w14:paraId="51EC8743" w14:textId="77777777" w:rsidTr="006E7F8D">
        <w:tc>
          <w:tcPr>
            <w:tcW w:w="408" w:type="pct"/>
            <w:vAlign w:val="bottom"/>
          </w:tcPr>
          <w:p w14:paraId="30628B29" w14:textId="77777777" w:rsidR="0034243D" w:rsidRPr="00612D27" w:rsidRDefault="0034243D" w:rsidP="00612D27">
            <w:pPr>
              <w:spacing w:before="0" w:after="0"/>
              <w:jc w:val="center"/>
              <w:rPr>
                <w:sz w:val="21"/>
                <w:szCs w:val="21"/>
              </w:rPr>
            </w:pPr>
            <w:r w:rsidRPr="00612D27">
              <w:rPr>
                <w:sz w:val="21"/>
                <w:szCs w:val="21"/>
              </w:rPr>
              <w:t>4.80</w:t>
            </w:r>
          </w:p>
        </w:tc>
        <w:tc>
          <w:tcPr>
            <w:tcW w:w="904" w:type="pct"/>
            <w:vAlign w:val="bottom"/>
          </w:tcPr>
          <w:p w14:paraId="4F8179B0" w14:textId="77777777" w:rsidR="0034243D" w:rsidRPr="00612D27" w:rsidRDefault="0034243D" w:rsidP="00612D27">
            <w:pPr>
              <w:spacing w:before="0" w:after="0"/>
              <w:jc w:val="center"/>
              <w:rPr>
                <w:sz w:val="21"/>
                <w:szCs w:val="21"/>
              </w:rPr>
            </w:pPr>
            <w:r w:rsidRPr="00612D27">
              <w:rPr>
                <w:sz w:val="21"/>
                <w:szCs w:val="21"/>
              </w:rPr>
              <w:t>8.43×10</w:t>
            </w:r>
            <w:r w:rsidRPr="00612D27">
              <w:rPr>
                <w:sz w:val="21"/>
                <w:szCs w:val="21"/>
                <w:vertAlign w:val="superscript"/>
              </w:rPr>
              <w:t>-9</w:t>
            </w:r>
          </w:p>
        </w:tc>
        <w:tc>
          <w:tcPr>
            <w:tcW w:w="853" w:type="pct"/>
            <w:vAlign w:val="bottom"/>
          </w:tcPr>
          <w:p w14:paraId="35262DF4" w14:textId="77777777" w:rsidR="0034243D" w:rsidRPr="00612D27" w:rsidRDefault="0034243D" w:rsidP="00612D27">
            <w:pPr>
              <w:spacing w:before="0" w:after="0"/>
              <w:jc w:val="center"/>
              <w:rPr>
                <w:sz w:val="21"/>
                <w:szCs w:val="21"/>
              </w:rPr>
            </w:pPr>
            <w:r w:rsidRPr="00612D27">
              <w:rPr>
                <w:sz w:val="21"/>
                <w:szCs w:val="21"/>
              </w:rPr>
              <w:t>1.47×10</w:t>
            </w:r>
            <w:r w:rsidRPr="00612D27">
              <w:rPr>
                <w:sz w:val="21"/>
                <w:szCs w:val="21"/>
                <w:vertAlign w:val="superscript"/>
              </w:rPr>
              <w:t>-8</w:t>
            </w:r>
          </w:p>
        </w:tc>
        <w:tc>
          <w:tcPr>
            <w:tcW w:w="645" w:type="pct"/>
            <w:vAlign w:val="bottom"/>
          </w:tcPr>
          <w:p w14:paraId="14BDBB64" w14:textId="77777777" w:rsidR="0034243D" w:rsidRPr="00612D27" w:rsidRDefault="0034243D" w:rsidP="00612D27">
            <w:pPr>
              <w:spacing w:before="0" w:after="0"/>
              <w:jc w:val="center"/>
              <w:rPr>
                <w:sz w:val="21"/>
                <w:szCs w:val="21"/>
              </w:rPr>
            </w:pPr>
            <w:r w:rsidRPr="00612D27">
              <w:rPr>
                <w:sz w:val="21"/>
                <w:szCs w:val="21"/>
              </w:rPr>
              <w:t>-6.22×10</w:t>
            </w:r>
            <w:r w:rsidRPr="00612D27">
              <w:rPr>
                <w:sz w:val="21"/>
                <w:szCs w:val="21"/>
                <w:vertAlign w:val="superscript"/>
              </w:rPr>
              <w:t>-9</w:t>
            </w:r>
          </w:p>
        </w:tc>
        <w:tc>
          <w:tcPr>
            <w:tcW w:w="856" w:type="pct"/>
            <w:vAlign w:val="bottom"/>
          </w:tcPr>
          <w:p w14:paraId="4DCAA552" w14:textId="77777777" w:rsidR="0034243D" w:rsidRPr="00612D27" w:rsidRDefault="0034243D" w:rsidP="00612D27">
            <w:pPr>
              <w:spacing w:before="0" w:after="0"/>
              <w:jc w:val="center"/>
              <w:rPr>
                <w:sz w:val="21"/>
                <w:szCs w:val="21"/>
              </w:rPr>
            </w:pPr>
            <w:r w:rsidRPr="00612D27">
              <w:rPr>
                <w:sz w:val="21"/>
                <w:szCs w:val="21"/>
              </w:rPr>
              <w:t>1.07×10</w:t>
            </w:r>
            <w:r w:rsidRPr="00612D27">
              <w:rPr>
                <w:sz w:val="21"/>
                <w:szCs w:val="21"/>
                <w:vertAlign w:val="superscript"/>
              </w:rPr>
              <w:t>-4</w:t>
            </w:r>
          </w:p>
        </w:tc>
        <w:tc>
          <w:tcPr>
            <w:tcW w:w="681" w:type="pct"/>
            <w:vAlign w:val="bottom"/>
          </w:tcPr>
          <w:p w14:paraId="72352B41" w14:textId="77777777" w:rsidR="0034243D" w:rsidRPr="00612D27" w:rsidRDefault="0034243D" w:rsidP="00612D27">
            <w:pPr>
              <w:spacing w:before="0" w:after="0"/>
              <w:jc w:val="center"/>
              <w:rPr>
                <w:sz w:val="21"/>
                <w:szCs w:val="21"/>
              </w:rPr>
            </w:pPr>
            <w:r w:rsidRPr="00612D27">
              <w:rPr>
                <w:sz w:val="21"/>
                <w:szCs w:val="21"/>
              </w:rPr>
              <w:t>9.19×10</w:t>
            </w:r>
            <w:r w:rsidRPr="00612D27">
              <w:rPr>
                <w:sz w:val="21"/>
                <w:szCs w:val="21"/>
                <w:vertAlign w:val="superscript"/>
              </w:rPr>
              <w:t>-5</w:t>
            </w:r>
          </w:p>
        </w:tc>
        <w:tc>
          <w:tcPr>
            <w:tcW w:w="654" w:type="pct"/>
            <w:vAlign w:val="bottom"/>
          </w:tcPr>
          <w:p w14:paraId="7CC94F1A" w14:textId="77777777" w:rsidR="0034243D" w:rsidRPr="00612D27" w:rsidRDefault="0034243D" w:rsidP="00612D27">
            <w:pPr>
              <w:spacing w:before="0" w:after="0"/>
              <w:jc w:val="center"/>
              <w:rPr>
                <w:sz w:val="21"/>
                <w:szCs w:val="21"/>
              </w:rPr>
            </w:pPr>
            <w:r w:rsidRPr="00612D27">
              <w:rPr>
                <w:sz w:val="21"/>
                <w:szCs w:val="21"/>
              </w:rPr>
              <w:t>1.51×10</w:t>
            </w:r>
            <w:r w:rsidRPr="00612D27">
              <w:rPr>
                <w:sz w:val="21"/>
                <w:szCs w:val="21"/>
                <w:vertAlign w:val="superscript"/>
              </w:rPr>
              <w:t>-5</w:t>
            </w:r>
          </w:p>
        </w:tc>
      </w:tr>
      <w:tr w:rsidR="00612D27" w14:paraId="0804C677" w14:textId="77777777" w:rsidTr="006E7F8D">
        <w:tc>
          <w:tcPr>
            <w:tcW w:w="408" w:type="pct"/>
            <w:vAlign w:val="bottom"/>
          </w:tcPr>
          <w:p w14:paraId="7A0E080D" w14:textId="77777777" w:rsidR="0034243D" w:rsidRPr="00612D27" w:rsidRDefault="0034243D" w:rsidP="00612D27">
            <w:pPr>
              <w:spacing w:before="0" w:after="0"/>
              <w:jc w:val="center"/>
              <w:rPr>
                <w:sz w:val="21"/>
                <w:szCs w:val="21"/>
              </w:rPr>
            </w:pPr>
            <w:r w:rsidRPr="00612D27">
              <w:rPr>
                <w:sz w:val="21"/>
                <w:szCs w:val="21"/>
              </w:rPr>
              <w:t>5.75</w:t>
            </w:r>
          </w:p>
        </w:tc>
        <w:tc>
          <w:tcPr>
            <w:tcW w:w="904" w:type="pct"/>
            <w:vAlign w:val="bottom"/>
          </w:tcPr>
          <w:p w14:paraId="0757DE73" w14:textId="77777777" w:rsidR="0034243D" w:rsidRPr="00612D27" w:rsidRDefault="0034243D" w:rsidP="00612D27">
            <w:pPr>
              <w:spacing w:before="0" w:after="0"/>
              <w:jc w:val="center"/>
              <w:rPr>
                <w:sz w:val="21"/>
                <w:szCs w:val="21"/>
              </w:rPr>
            </w:pPr>
            <w:r w:rsidRPr="00612D27">
              <w:rPr>
                <w:sz w:val="21"/>
                <w:szCs w:val="21"/>
              </w:rPr>
              <w:t>7.08×10</w:t>
            </w:r>
            <w:r w:rsidRPr="00612D27">
              <w:rPr>
                <w:sz w:val="21"/>
                <w:szCs w:val="21"/>
                <w:vertAlign w:val="superscript"/>
              </w:rPr>
              <w:t>-9</w:t>
            </w:r>
          </w:p>
        </w:tc>
        <w:tc>
          <w:tcPr>
            <w:tcW w:w="853" w:type="pct"/>
            <w:vAlign w:val="bottom"/>
          </w:tcPr>
          <w:p w14:paraId="50FDA1D7" w14:textId="77777777" w:rsidR="0034243D" w:rsidRPr="00612D27" w:rsidRDefault="0034243D" w:rsidP="00612D27">
            <w:pPr>
              <w:spacing w:before="0" w:after="0"/>
              <w:jc w:val="center"/>
              <w:rPr>
                <w:sz w:val="21"/>
                <w:szCs w:val="21"/>
              </w:rPr>
            </w:pPr>
            <w:r w:rsidRPr="00612D27">
              <w:rPr>
                <w:sz w:val="21"/>
                <w:szCs w:val="21"/>
              </w:rPr>
              <w:t>2.07×10</w:t>
            </w:r>
            <w:r w:rsidRPr="00612D27">
              <w:rPr>
                <w:sz w:val="21"/>
                <w:szCs w:val="21"/>
                <w:vertAlign w:val="superscript"/>
              </w:rPr>
              <w:t>-8</w:t>
            </w:r>
          </w:p>
        </w:tc>
        <w:tc>
          <w:tcPr>
            <w:tcW w:w="645" w:type="pct"/>
            <w:vAlign w:val="bottom"/>
          </w:tcPr>
          <w:p w14:paraId="2D369A8F" w14:textId="77777777" w:rsidR="0034243D" w:rsidRPr="00612D27" w:rsidRDefault="0034243D" w:rsidP="00612D27">
            <w:pPr>
              <w:spacing w:before="0" w:after="0"/>
              <w:jc w:val="center"/>
              <w:rPr>
                <w:sz w:val="21"/>
                <w:szCs w:val="21"/>
              </w:rPr>
            </w:pPr>
            <w:r w:rsidRPr="00612D27">
              <w:rPr>
                <w:sz w:val="21"/>
                <w:szCs w:val="21"/>
              </w:rPr>
              <w:t>-1.36×10</w:t>
            </w:r>
            <w:r w:rsidRPr="00612D27">
              <w:rPr>
                <w:sz w:val="21"/>
                <w:szCs w:val="21"/>
                <w:vertAlign w:val="superscript"/>
              </w:rPr>
              <w:t>-8</w:t>
            </w:r>
          </w:p>
        </w:tc>
        <w:tc>
          <w:tcPr>
            <w:tcW w:w="856" w:type="pct"/>
            <w:vAlign w:val="bottom"/>
          </w:tcPr>
          <w:p w14:paraId="22D4378B" w14:textId="77777777" w:rsidR="0034243D" w:rsidRPr="00612D27" w:rsidRDefault="0034243D" w:rsidP="00612D27">
            <w:pPr>
              <w:spacing w:before="0" w:after="0"/>
              <w:jc w:val="center"/>
              <w:rPr>
                <w:sz w:val="21"/>
                <w:szCs w:val="21"/>
              </w:rPr>
            </w:pPr>
            <w:r w:rsidRPr="00612D27">
              <w:rPr>
                <w:sz w:val="21"/>
                <w:szCs w:val="21"/>
              </w:rPr>
              <w:t>9.90×10</w:t>
            </w:r>
            <w:r w:rsidRPr="00612D27">
              <w:rPr>
                <w:sz w:val="21"/>
                <w:szCs w:val="21"/>
                <w:vertAlign w:val="superscript"/>
              </w:rPr>
              <w:t>-5</w:t>
            </w:r>
          </w:p>
        </w:tc>
        <w:tc>
          <w:tcPr>
            <w:tcW w:w="681" w:type="pct"/>
            <w:vAlign w:val="bottom"/>
          </w:tcPr>
          <w:p w14:paraId="42638FEF" w14:textId="77777777" w:rsidR="0034243D" w:rsidRPr="00612D27" w:rsidRDefault="0034243D" w:rsidP="00612D27">
            <w:pPr>
              <w:spacing w:before="0" w:after="0"/>
              <w:jc w:val="center"/>
              <w:rPr>
                <w:sz w:val="21"/>
                <w:szCs w:val="21"/>
              </w:rPr>
            </w:pPr>
            <w:r w:rsidRPr="00612D27">
              <w:rPr>
                <w:sz w:val="21"/>
                <w:szCs w:val="21"/>
              </w:rPr>
              <w:t>1.08×10</w:t>
            </w:r>
            <w:r w:rsidRPr="00612D27">
              <w:rPr>
                <w:sz w:val="21"/>
                <w:szCs w:val="21"/>
                <w:vertAlign w:val="superscript"/>
              </w:rPr>
              <w:t>-4</w:t>
            </w:r>
          </w:p>
        </w:tc>
        <w:tc>
          <w:tcPr>
            <w:tcW w:w="654" w:type="pct"/>
            <w:vAlign w:val="bottom"/>
          </w:tcPr>
          <w:p w14:paraId="0095A5C2" w14:textId="77777777" w:rsidR="0034243D" w:rsidRPr="00612D27" w:rsidRDefault="0034243D" w:rsidP="00612D27">
            <w:pPr>
              <w:spacing w:before="0" w:after="0"/>
              <w:jc w:val="center"/>
              <w:rPr>
                <w:sz w:val="21"/>
                <w:szCs w:val="21"/>
              </w:rPr>
            </w:pPr>
            <w:r w:rsidRPr="00612D27">
              <w:rPr>
                <w:sz w:val="21"/>
                <w:szCs w:val="21"/>
              </w:rPr>
              <w:t>-9.48×10</w:t>
            </w:r>
            <w:r w:rsidRPr="00612D27">
              <w:rPr>
                <w:sz w:val="21"/>
                <w:szCs w:val="21"/>
                <w:vertAlign w:val="superscript"/>
              </w:rPr>
              <w:t>-6</w:t>
            </w:r>
          </w:p>
        </w:tc>
      </w:tr>
      <w:tr w:rsidR="00612D27" w14:paraId="760F9A49" w14:textId="77777777" w:rsidTr="006E7F8D">
        <w:tc>
          <w:tcPr>
            <w:tcW w:w="408" w:type="pct"/>
            <w:vAlign w:val="bottom"/>
          </w:tcPr>
          <w:p w14:paraId="3A3E858B" w14:textId="77777777" w:rsidR="0034243D" w:rsidRPr="00612D27" w:rsidRDefault="0034243D" w:rsidP="00612D27">
            <w:pPr>
              <w:spacing w:before="0" w:after="0"/>
              <w:jc w:val="center"/>
              <w:rPr>
                <w:sz w:val="21"/>
                <w:szCs w:val="21"/>
              </w:rPr>
            </w:pPr>
            <w:r w:rsidRPr="00612D27">
              <w:rPr>
                <w:sz w:val="21"/>
                <w:szCs w:val="21"/>
              </w:rPr>
              <w:t>6.80</w:t>
            </w:r>
          </w:p>
        </w:tc>
        <w:tc>
          <w:tcPr>
            <w:tcW w:w="904" w:type="pct"/>
            <w:vAlign w:val="bottom"/>
          </w:tcPr>
          <w:p w14:paraId="0B960153" w14:textId="77777777" w:rsidR="0034243D" w:rsidRPr="00612D27" w:rsidRDefault="0034243D" w:rsidP="00612D27">
            <w:pPr>
              <w:spacing w:before="0" w:after="0"/>
              <w:jc w:val="center"/>
              <w:rPr>
                <w:sz w:val="21"/>
                <w:szCs w:val="21"/>
              </w:rPr>
            </w:pPr>
            <w:r w:rsidRPr="00612D27">
              <w:rPr>
                <w:sz w:val="21"/>
                <w:szCs w:val="21"/>
              </w:rPr>
              <w:t>1.03×10</w:t>
            </w:r>
            <w:r w:rsidRPr="00612D27">
              <w:rPr>
                <w:sz w:val="21"/>
                <w:szCs w:val="21"/>
                <w:vertAlign w:val="superscript"/>
              </w:rPr>
              <w:t>-7</w:t>
            </w:r>
          </w:p>
        </w:tc>
        <w:tc>
          <w:tcPr>
            <w:tcW w:w="853" w:type="pct"/>
            <w:vAlign w:val="bottom"/>
          </w:tcPr>
          <w:p w14:paraId="14BD8474" w14:textId="77777777" w:rsidR="0034243D" w:rsidRPr="00612D27" w:rsidRDefault="0034243D" w:rsidP="00612D27">
            <w:pPr>
              <w:spacing w:before="0" w:after="0"/>
              <w:jc w:val="center"/>
              <w:rPr>
                <w:sz w:val="21"/>
                <w:szCs w:val="21"/>
              </w:rPr>
            </w:pPr>
            <w:r w:rsidRPr="00612D27">
              <w:rPr>
                <w:sz w:val="21"/>
                <w:szCs w:val="21"/>
              </w:rPr>
              <w:t>2.86×10</w:t>
            </w:r>
            <w:r w:rsidRPr="00612D27">
              <w:rPr>
                <w:sz w:val="21"/>
                <w:szCs w:val="21"/>
                <w:vertAlign w:val="superscript"/>
              </w:rPr>
              <w:t>-8</w:t>
            </w:r>
          </w:p>
        </w:tc>
        <w:tc>
          <w:tcPr>
            <w:tcW w:w="645" w:type="pct"/>
            <w:vAlign w:val="bottom"/>
          </w:tcPr>
          <w:p w14:paraId="458F0B91" w14:textId="77777777" w:rsidR="0034243D" w:rsidRPr="00612D27" w:rsidRDefault="0034243D" w:rsidP="00612D27">
            <w:pPr>
              <w:spacing w:before="0" w:after="0"/>
              <w:jc w:val="center"/>
              <w:rPr>
                <w:sz w:val="21"/>
                <w:szCs w:val="21"/>
              </w:rPr>
            </w:pPr>
            <w:r w:rsidRPr="00612D27">
              <w:rPr>
                <w:sz w:val="21"/>
                <w:szCs w:val="21"/>
              </w:rPr>
              <w:t>7.44×10</w:t>
            </w:r>
            <w:r w:rsidRPr="00612D27">
              <w:rPr>
                <w:sz w:val="21"/>
                <w:szCs w:val="21"/>
                <w:vertAlign w:val="superscript"/>
              </w:rPr>
              <w:t>-8</w:t>
            </w:r>
          </w:p>
        </w:tc>
        <w:tc>
          <w:tcPr>
            <w:tcW w:w="856" w:type="pct"/>
            <w:vAlign w:val="bottom"/>
          </w:tcPr>
          <w:p w14:paraId="1BBB80B6" w14:textId="77777777" w:rsidR="0034243D" w:rsidRPr="00612D27" w:rsidRDefault="0034243D" w:rsidP="00612D27">
            <w:pPr>
              <w:spacing w:before="0" w:after="0"/>
              <w:jc w:val="center"/>
              <w:rPr>
                <w:sz w:val="21"/>
                <w:szCs w:val="21"/>
              </w:rPr>
            </w:pPr>
            <w:r w:rsidRPr="00612D27">
              <w:rPr>
                <w:sz w:val="21"/>
                <w:szCs w:val="21"/>
              </w:rPr>
              <w:t>1.21×10</w:t>
            </w:r>
            <w:r w:rsidRPr="00612D27">
              <w:rPr>
                <w:sz w:val="21"/>
                <w:szCs w:val="21"/>
                <w:vertAlign w:val="superscript"/>
              </w:rPr>
              <w:t>-4</w:t>
            </w:r>
          </w:p>
        </w:tc>
        <w:tc>
          <w:tcPr>
            <w:tcW w:w="681" w:type="pct"/>
            <w:vAlign w:val="bottom"/>
          </w:tcPr>
          <w:p w14:paraId="03458117" w14:textId="77777777" w:rsidR="0034243D" w:rsidRPr="00612D27" w:rsidRDefault="0034243D" w:rsidP="00612D27">
            <w:pPr>
              <w:spacing w:before="0" w:after="0"/>
              <w:jc w:val="center"/>
              <w:rPr>
                <w:sz w:val="21"/>
                <w:szCs w:val="21"/>
              </w:rPr>
            </w:pPr>
            <w:r w:rsidRPr="00612D27">
              <w:rPr>
                <w:sz w:val="21"/>
                <w:szCs w:val="21"/>
              </w:rPr>
              <w:t>1.26×10</w:t>
            </w:r>
            <w:r w:rsidRPr="00612D27">
              <w:rPr>
                <w:sz w:val="21"/>
                <w:szCs w:val="21"/>
                <w:vertAlign w:val="superscript"/>
              </w:rPr>
              <w:t>-4</w:t>
            </w:r>
          </w:p>
        </w:tc>
        <w:tc>
          <w:tcPr>
            <w:tcW w:w="654" w:type="pct"/>
            <w:vAlign w:val="bottom"/>
          </w:tcPr>
          <w:p w14:paraId="1C7600F6" w14:textId="77777777" w:rsidR="0034243D" w:rsidRPr="00612D27" w:rsidRDefault="0034243D" w:rsidP="00612D27">
            <w:pPr>
              <w:spacing w:before="0" w:after="0"/>
              <w:jc w:val="center"/>
              <w:rPr>
                <w:sz w:val="21"/>
                <w:szCs w:val="21"/>
              </w:rPr>
            </w:pPr>
            <w:r w:rsidRPr="00612D27">
              <w:rPr>
                <w:sz w:val="21"/>
                <w:szCs w:val="21"/>
              </w:rPr>
              <w:t>-5.44×10</w:t>
            </w:r>
            <w:r w:rsidRPr="00612D27">
              <w:rPr>
                <w:sz w:val="21"/>
                <w:szCs w:val="21"/>
                <w:vertAlign w:val="superscript"/>
              </w:rPr>
              <w:t>-6</w:t>
            </w:r>
          </w:p>
        </w:tc>
      </w:tr>
      <w:tr w:rsidR="00612D27" w14:paraId="4FC03636" w14:textId="77777777" w:rsidTr="006E7F8D">
        <w:tc>
          <w:tcPr>
            <w:tcW w:w="408" w:type="pct"/>
            <w:vAlign w:val="bottom"/>
          </w:tcPr>
          <w:p w14:paraId="4F9EC6D9" w14:textId="77777777" w:rsidR="0034243D" w:rsidRPr="00612D27" w:rsidRDefault="0034243D" w:rsidP="00612D27">
            <w:pPr>
              <w:spacing w:before="0" w:after="0"/>
              <w:jc w:val="center"/>
              <w:rPr>
                <w:sz w:val="21"/>
                <w:szCs w:val="21"/>
              </w:rPr>
            </w:pPr>
            <w:r w:rsidRPr="00612D27">
              <w:rPr>
                <w:sz w:val="21"/>
                <w:szCs w:val="21"/>
              </w:rPr>
              <w:t>9.64</w:t>
            </w:r>
          </w:p>
        </w:tc>
        <w:tc>
          <w:tcPr>
            <w:tcW w:w="904" w:type="pct"/>
            <w:vAlign w:val="bottom"/>
          </w:tcPr>
          <w:p w14:paraId="193F5511" w14:textId="77777777" w:rsidR="0034243D" w:rsidRPr="00612D27" w:rsidRDefault="0034243D" w:rsidP="00612D27">
            <w:pPr>
              <w:spacing w:before="0" w:after="0"/>
              <w:jc w:val="center"/>
              <w:rPr>
                <w:sz w:val="21"/>
                <w:szCs w:val="21"/>
              </w:rPr>
            </w:pPr>
            <w:r w:rsidRPr="00612D27">
              <w:rPr>
                <w:sz w:val="21"/>
                <w:szCs w:val="21"/>
              </w:rPr>
              <w:t>8.13×10</w:t>
            </w:r>
            <w:r w:rsidRPr="00612D27">
              <w:rPr>
                <w:sz w:val="21"/>
                <w:szCs w:val="21"/>
                <w:vertAlign w:val="superscript"/>
              </w:rPr>
              <w:t>-8</w:t>
            </w:r>
          </w:p>
        </w:tc>
        <w:tc>
          <w:tcPr>
            <w:tcW w:w="853" w:type="pct"/>
            <w:vAlign w:val="bottom"/>
          </w:tcPr>
          <w:p w14:paraId="2DAF25AC" w14:textId="77777777" w:rsidR="0034243D" w:rsidRPr="00612D27" w:rsidRDefault="0034243D" w:rsidP="00612D27">
            <w:pPr>
              <w:spacing w:before="0" w:after="0"/>
              <w:jc w:val="center"/>
              <w:rPr>
                <w:sz w:val="21"/>
                <w:szCs w:val="21"/>
              </w:rPr>
            </w:pPr>
            <w:r w:rsidRPr="00612D27">
              <w:rPr>
                <w:sz w:val="21"/>
                <w:szCs w:val="21"/>
              </w:rPr>
              <w:t>5.48×10</w:t>
            </w:r>
            <w:r w:rsidRPr="00612D27">
              <w:rPr>
                <w:sz w:val="21"/>
                <w:szCs w:val="21"/>
                <w:vertAlign w:val="superscript"/>
              </w:rPr>
              <w:t>-8</w:t>
            </w:r>
          </w:p>
        </w:tc>
        <w:tc>
          <w:tcPr>
            <w:tcW w:w="645" w:type="pct"/>
            <w:vAlign w:val="bottom"/>
          </w:tcPr>
          <w:p w14:paraId="33450FAD" w14:textId="77777777" w:rsidR="0034243D" w:rsidRPr="00612D27" w:rsidRDefault="0034243D" w:rsidP="00612D27">
            <w:pPr>
              <w:spacing w:before="0" w:after="0"/>
              <w:jc w:val="center"/>
              <w:rPr>
                <w:sz w:val="21"/>
                <w:szCs w:val="21"/>
              </w:rPr>
            </w:pPr>
            <w:r w:rsidRPr="00612D27">
              <w:rPr>
                <w:sz w:val="21"/>
                <w:szCs w:val="21"/>
              </w:rPr>
              <w:t>2.65×10</w:t>
            </w:r>
            <w:r w:rsidRPr="00612D27">
              <w:rPr>
                <w:sz w:val="21"/>
                <w:szCs w:val="21"/>
                <w:vertAlign w:val="superscript"/>
              </w:rPr>
              <w:t>-8</w:t>
            </w:r>
          </w:p>
        </w:tc>
        <w:tc>
          <w:tcPr>
            <w:tcW w:w="856" w:type="pct"/>
            <w:vAlign w:val="bottom"/>
          </w:tcPr>
          <w:p w14:paraId="7B7731AB" w14:textId="77777777" w:rsidR="0034243D" w:rsidRPr="00612D27" w:rsidRDefault="0034243D" w:rsidP="00612D27">
            <w:pPr>
              <w:spacing w:before="0" w:after="0"/>
              <w:jc w:val="center"/>
              <w:rPr>
                <w:sz w:val="21"/>
                <w:szCs w:val="21"/>
              </w:rPr>
            </w:pPr>
            <w:r w:rsidRPr="00612D27">
              <w:rPr>
                <w:sz w:val="21"/>
                <w:szCs w:val="21"/>
              </w:rPr>
              <w:t>1.73×10</w:t>
            </w:r>
            <w:r w:rsidRPr="00612D27">
              <w:rPr>
                <w:sz w:val="21"/>
                <w:szCs w:val="21"/>
                <w:vertAlign w:val="superscript"/>
              </w:rPr>
              <w:t>-4</w:t>
            </w:r>
          </w:p>
        </w:tc>
        <w:tc>
          <w:tcPr>
            <w:tcW w:w="681" w:type="pct"/>
            <w:vAlign w:val="bottom"/>
          </w:tcPr>
          <w:p w14:paraId="26B95473" w14:textId="77777777" w:rsidR="0034243D" w:rsidRPr="00612D27" w:rsidRDefault="0034243D" w:rsidP="00612D27">
            <w:pPr>
              <w:spacing w:before="0" w:after="0"/>
              <w:jc w:val="center"/>
              <w:rPr>
                <w:sz w:val="21"/>
                <w:szCs w:val="21"/>
              </w:rPr>
            </w:pPr>
            <w:r w:rsidRPr="00612D27">
              <w:rPr>
                <w:sz w:val="21"/>
                <w:szCs w:val="21"/>
              </w:rPr>
              <w:t>1.72×10</w:t>
            </w:r>
            <w:r w:rsidRPr="00612D27">
              <w:rPr>
                <w:sz w:val="21"/>
                <w:szCs w:val="21"/>
                <w:vertAlign w:val="superscript"/>
              </w:rPr>
              <w:t>-4</w:t>
            </w:r>
          </w:p>
        </w:tc>
        <w:tc>
          <w:tcPr>
            <w:tcW w:w="654" w:type="pct"/>
            <w:vAlign w:val="bottom"/>
          </w:tcPr>
          <w:p w14:paraId="2EE985D6" w14:textId="77777777" w:rsidR="0034243D" w:rsidRPr="00612D27" w:rsidRDefault="0034243D" w:rsidP="00612D27">
            <w:pPr>
              <w:spacing w:before="0" w:after="0"/>
              <w:jc w:val="center"/>
              <w:rPr>
                <w:sz w:val="21"/>
                <w:szCs w:val="21"/>
              </w:rPr>
            </w:pPr>
            <w:r w:rsidRPr="00612D27">
              <w:rPr>
                <w:sz w:val="21"/>
                <w:szCs w:val="21"/>
              </w:rPr>
              <w:t>8.67×10</w:t>
            </w:r>
            <w:r w:rsidRPr="00612D27">
              <w:rPr>
                <w:sz w:val="21"/>
                <w:szCs w:val="21"/>
                <w:vertAlign w:val="superscript"/>
              </w:rPr>
              <w:t>-7</w:t>
            </w:r>
          </w:p>
        </w:tc>
      </w:tr>
      <w:tr w:rsidR="00612D27" w14:paraId="4D034964" w14:textId="77777777" w:rsidTr="006E7F8D">
        <w:tc>
          <w:tcPr>
            <w:tcW w:w="408" w:type="pct"/>
            <w:vAlign w:val="bottom"/>
          </w:tcPr>
          <w:p w14:paraId="1BEC9CCC" w14:textId="77777777" w:rsidR="0034243D" w:rsidRPr="00612D27" w:rsidRDefault="0034243D" w:rsidP="00612D27">
            <w:pPr>
              <w:spacing w:before="0" w:after="0"/>
              <w:jc w:val="center"/>
              <w:rPr>
                <w:sz w:val="21"/>
                <w:szCs w:val="21"/>
              </w:rPr>
            </w:pPr>
            <w:r w:rsidRPr="00612D27">
              <w:rPr>
                <w:sz w:val="21"/>
                <w:szCs w:val="21"/>
              </w:rPr>
              <w:t>11.65</w:t>
            </w:r>
          </w:p>
        </w:tc>
        <w:tc>
          <w:tcPr>
            <w:tcW w:w="904" w:type="pct"/>
            <w:vAlign w:val="bottom"/>
          </w:tcPr>
          <w:p w14:paraId="5F47F627" w14:textId="77777777" w:rsidR="0034243D" w:rsidRPr="00612D27" w:rsidRDefault="0034243D" w:rsidP="00612D27">
            <w:pPr>
              <w:spacing w:before="0" w:after="0"/>
              <w:jc w:val="center"/>
              <w:rPr>
                <w:sz w:val="21"/>
                <w:szCs w:val="21"/>
              </w:rPr>
            </w:pPr>
            <w:r w:rsidRPr="00612D27">
              <w:rPr>
                <w:sz w:val="21"/>
                <w:szCs w:val="21"/>
              </w:rPr>
              <w:t>2.06×10</w:t>
            </w:r>
            <w:r w:rsidRPr="00612D27">
              <w:rPr>
                <w:sz w:val="21"/>
                <w:szCs w:val="21"/>
                <w:vertAlign w:val="superscript"/>
              </w:rPr>
              <w:t>-7</w:t>
            </w:r>
          </w:p>
        </w:tc>
        <w:tc>
          <w:tcPr>
            <w:tcW w:w="853" w:type="pct"/>
            <w:vAlign w:val="bottom"/>
          </w:tcPr>
          <w:p w14:paraId="66BB3146" w14:textId="77777777" w:rsidR="0034243D" w:rsidRPr="00612D27" w:rsidRDefault="0034243D" w:rsidP="00612D27">
            <w:pPr>
              <w:spacing w:before="0" w:after="0"/>
              <w:jc w:val="center"/>
              <w:rPr>
                <w:sz w:val="21"/>
                <w:szCs w:val="21"/>
              </w:rPr>
            </w:pPr>
            <w:r w:rsidRPr="00612D27">
              <w:rPr>
                <w:sz w:val="21"/>
                <w:szCs w:val="21"/>
              </w:rPr>
              <w:t>7.73×10</w:t>
            </w:r>
            <w:r w:rsidRPr="00612D27">
              <w:rPr>
                <w:sz w:val="21"/>
                <w:szCs w:val="21"/>
                <w:vertAlign w:val="superscript"/>
              </w:rPr>
              <w:t>-8</w:t>
            </w:r>
          </w:p>
        </w:tc>
        <w:tc>
          <w:tcPr>
            <w:tcW w:w="645" w:type="pct"/>
            <w:vAlign w:val="bottom"/>
          </w:tcPr>
          <w:p w14:paraId="365E34FB" w14:textId="77777777" w:rsidR="0034243D" w:rsidRPr="00612D27" w:rsidRDefault="0034243D" w:rsidP="00612D27">
            <w:pPr>
              <w:spacing w:before="0" w:after="0"/>
              <w:jc w:val="center"/>
              <w:rPr>
                <w:sz w:val="21"/>
                <w:szCs w:val="21"/>
              </w:rPr>
            </w:pPr>
            <w:r w:rsidRPr="00612D27">
              <w:rPr>
                <w:sz w:val="21"/>
                <w:szCs w:val="21"/>
              </w:rPr>
              <w:t>1.29×10</w:t>
            </w:r>
            <w:r w:rsidRPr="00612D27">
              <w:rPr>
                <w:sz w:val="21"/>
                <w:szCs w:val="21"/>
                <w:vertAlign w:val="superscript"/>
              </w:rPr>
              <w:t>-7</w:t>
            </w:r>
          </w:p>
        </w:tc>
        <w:tc>
          <w:tcPr>
            <w:tcW w:w="856" w:type="pct"/>
            <w:vAlign w:val="bottom"/>
          </w:tcPr>
          <w:p w14:paraId="57233FE6" w14:textId="77777777" w:rsidR="0034243D" w:rsidRPr="00612D27" w:rsidRDefault="0034243D" w:rsidP="00612D27">
            <w:pPr>
              <w:spacing w:before="0" w:after="0"/>
              <w:jc w:val="center"/>
              <w:rPr>
                <w:sz w:val="21"/>
                <w:szCs w:val="21"/>
              </w:rPr>
            </w:pPr>
            <w:r w:rsidRPr="00612D27">
              <w:rPr>
                <w:sz w:val="21"/>
                <w:szCs w:val="21"/>
              </w:rPr>
              <w:t>2.16×10</w:t>
            </w:r>
            <w:r w:rsidRPr="00612D27">
              <w:rPr>
                <w:sz w:val="21"/>
                <w:szCs w:val="21"/>
                <w:vertAlign w:val="superscript"/>
              </w:rPr>
              <w:t>-4</w:t>
            </w:r>
          </w:p>
        </w:tc>
        <w:tc>
          <w:tcPr>
            <w:tcW w:w="681" w:type="pct"/>
            <w:vAlign w:val="bottom"/>
          </w:tcPr>
          <w:p w14:paraId="7E5735AA" w14:textId="77777777" w:rsidR="0034243D" w:rsidRPr="00612D27" w:rsidRDefault="0034243D" w:rsidP="00612D27">
            <w:pPr>
              <w:spacing w:before="0" w:after="0"/>
              <w:jc w:val="center"/>
              <w:rPr>
                <w:sz w:val="21"/>
                <w:szCs w:val="21"/>
              </w:rPr>
            </w:pPr>
            <w:r w:rsidRPr="00612D27">
              <w:rPr>
                <w:sz w:val="21"/>
                <w:szCs w:val="21"/>
              </w:rPr>
              <w:t>2.02×10</w:t>
            </w:r>
            <w:r w:rsidRPr="00612D27">
              <w:rPr>
                <w:sz w:val="21"/>
                <w:szCs w:val="21"/>
                <w:vertAlign w:val="superscript"/>
              </w:rPr>
              <w:t>-4</w:t>
            </w:r>
          </w:p>
        </w:tc>
        <w:tc>
          <w:tcPr>
            <w:tcW w:w="654" w:type="pct"/>
            <w:vAlign w:val="bottom"/>
          </w:tcPr>
          <w:p w14:paraId="72B2B629" w14:textId="77777777" w:rsidR="0034243D" w:rsidRPr="00612D27" w:rsidRDefault="0034243D" w:rsidP="00612D27">
            <w:pPr>
              <w:spacing w:before="0" w:after="0"/>
              <w:jc w:val="center"/>
              <w:rPr>
                <w:sz w:val="21"/>
                <w:szCs w:val="21"/>
              </w:rPr>
            </w:pPr>
            <w:r w:rsidRPr="00612D27">
              <w:rPr>
                <w:sz w:val="21"/>
                <w:szCs w:val="21"/>
              </w:rPr>
              <w:t>1.35×10</w:t>
            </w:r>
            <w:r w:rsidRPr="00612D27">
              <w:rPr>
                <w:sz w:val="21"/>
                <w:szCs w:val="21"/>
                <w:vertAlign w:val="superscript"/>
              </w:rPr>
              <w:t>-5</w:t>
            </w:r>
          </w:p>
        </w:tc>
      </w:tr>
      <w:tr w:rsidR="00612D27" w14:paraId="4891FA75" w14:textId="77777777" w:rsidTr="006E7F8D">
        <w:tc>
          <w:tcPr>
            <w:tcW w:w="408" w:type="pct"/>
            <w:vAlign w:val="bottom"/>
          </w:tcPr>
          <w:p w14:paraId="12235CF8" w14:textId="77777777" w:rsidR="0034243D" w:rsidRPr="00612D27" w:rsidRDefault="0034243D" w:rsidP="00612D27">
            <w:pPr>
              <w:spacing w:before="0" w:after="0"/>
              <w:jc w:val="center"/>
              <w:rPr>
                <w:sz w:val="21"/>
                <w:szCs w:val="21"/>
              </w:rPr>
            </w:pPr>
            <w:r w:rsidRPr="00612D27">
              <w:rPr>
                <w:sz w:val="21"/>
                <w:szCs w:val="21"/>
              </w:rPr>
              <w:t>13.66</w:t>
            </w:r>
          </w:p>
        </w:tc>
        <w:tc>
          <w:tcPr>
            <w:tcW w:w="904" w:type="pct"/>
            <w:vAlign w:val="bottom"/>
          </w:tcPr>
          <w:p w14:paraId="71B24F30" w14:textId="77777777" w:rsidR="0034243D" w:rsidRPr="00612D27" w:rsidRDefault="0034243D" w:rsidP="00612D27">
            <w:pPr>
              <w:spacing w:before="0" w:after="0"/>
              <w:jc w:val="center"/>
              <w:rPr>
                <w:sz w:val="21"/>
                <w:szCs w:val="21"/>
              </w:rPr>
            </w:pPr>
            <w:r w:rsidRPr="00612D27">
              <w:rPr>
                <w:sz w:val="21"/>
                <w:szCs w:val="21"/>
              </w:rPr>
              <w:t>1.49×10</w:t>
            </w:r>
            <w:r w:rsidRPr="00612D27">
              <w:rPr>
                <w:sz w:val="21"/>
                <w:szCs w:val="21"/>
                <w:vertAlign w:val="superscript"/>
              </w:rPr>
              <w:t>-7</w:t>
            </w:r>
          </w:p>
        </w:tc>
        <w:tc>
          <w:tcPr>
            <w:tcW w:w="853" w:type="pct"/>
            <w:vAlign w:val="bottom"/>
          </w:tcPr>
          <w:p w14:paraId="6094CE03" w14:textId="77777777" w:rsidR="0034243D" w:rsidRPr="00612D27" w:rsidRDefault="0034243D" w:rsidP="00612D27">
            <w:pPr>
              <w:spacing w:before="0" w:after="0"/>
              <w:jc w:val="center"/>
              <w:rPr>
                <w:sz w:val="21"/>
                <w:szCs w:val="21"/>
              </w:rPr>
            </w:pPr>
            <w:r w:rsidRPr="00612D27">
              <w:rPr>
                <w:sz w:val="21"/>
                <w:szCs w:val="21"/>
              </w:rPr>
              <w:t>1.03×10</w:t>
            </w:r>
            <w:r w:rsidRPr="00612D27">
              <w:rPr>
                <w:sz w:val="21"/>
                <w:szCs w:val="21"/>
                <w:vertAlign w:val="superscript"/>
              </w:rPr>
              <w:t>-7</w:t>
            </w:r>
          </w:p>
        </w:tc>
        <w:tc>
          <w:tcPr>
            <w:tcW w:w="645" w:type="pct"/>
            <w:vAlign w:val="bottom"/>
          </w:tcPr>
          <w:p w14:paraId="47B02062" w14:textId="77777777" w:rsidR="0034243D" w:rsidRPr="00612D27" w:rsidRDefault="0034243D" w:rsidP="00612D27">
            <w:pPr>
              <w:spacing w:before="0" w:after="0"/>
              <w:jc w:val="center"/>
              <w:rPr>
                <w:sz w:val="21"/>
                <w:szCs w:val="21"/>
              </w:rPr>
            </w:pPr>
            <w:r w:rsidRPr="00612D27">
              <w:rPr>
                <w:sz w:val="21"/>
                <w:szCs w:val="21"/>
              </w:rPr>
              <w:t>4.63×10</w:t>
            </w:r>
            <w:r w:rsidRPr="00612D27">
              <w:rPr>
                <w:sz w:val="21"/>
                <w:szCs w:val="21"/>
                <w:vertAlign w:val="superscript"/>
              </w:rPr>
              <w:t>-8</w:t>
            </w:r>
          </w:p>
        </w:tc>
        <w:tc>
          <w:tcPr>
            <w:tcW w:w="856" w:type="pct"/>
            <w:vAlign w:val="bottom"/>
          </w:tcPr>
          <w:p w14:paraId="4AD71A88" w14:textId="77777777" w:rsidR="0034243D" w:rsidRPr="00612D27" w:rsidRDefault="0034243D" w:rsidP="00612D27">
            <w:pPr>
              <w:spacing w:before="0" w:after="0"/>
              <w:jc w:val="center"/>
              <w:rPr>
                <w:sz w:val="21"/>
                <w:szCs w:val="21"/>
              </w:rPr>
            </w:pPr>
            <w:r w:rsidRPr="00612D27">
              <w:rPr>
                <w:sz w:val="21"/>
                <w:szCs w:val="21"/>
              </w:rPr>
              <w:t>2.37×10</w:t>
            </w:r>
            <w:r w:rsidRPr="00612D27">
              <w:rPr>
                <w:sz w:val="21"/>
                <w:szCs w:val="21"/>
                <w:vertAlign w:val="superscript"/>
              </w:rPr>
              <w:t>-4</w:t>
            </w:r>
          </w:p>
        </w:tc>
        <w:tc>
          <w:tcPr>
            <w:tcW w:w="681" w:type="pct"/>
            <w:vAlign w:val="bottom"/>
          </w:tcPr>
          <w:p w14:paraId="39219F76" w14:textId="77777777" w:rsidR="0034243D" w:rsidRPr="00612D27" w:rsidRDefault="0034243D" w:rsidP="00612D27">
            <w:pPr>
              <w:spacing w:before="0" w:after="0"/>
              <w:jc w:val="center"/>
              <w:rPr>
                <w:sz w:val="21"/>
                <w:szCs w:val="21"/>
              </w:rPr>
            </w:pPr>
            <w:r w:rsidRPr="00612D27">
              <w:rPr>
                <w:sz w:val="21"/>
                <w:szCs w:val="21"/>
              </w:rPr>
              <w:t>2.31×10</w:t>
            </w:r>
            <w:r w:rsidRPr="00612D27">
              <w:rPr>
                <w:sz w:val="21"/>
                <w:szCs w:val="21"/>
                <w:vertAlign w:val="superscript"/>
              </w:rPr>
              <w:t>-4</w:t>
            </w:r>
          </w:p>
        </w:tc>
        <w:tc>
          <w:tcPr>
            <w:tcW w:w="654" w:type="pct"/>
            <w:vAlign w:val="bottom"/>
          </w:tcPr>
          <w:p w14:paraId="59EF335A" w14:textId="77777777" w:rsidR="0034243D" w:rsidRPr="00612D27" w:rsidRDefault="0034243D" w:rsidP="00612D27">
            <w:pPr>
              <w:spacing w:before="0" w:after="0"/>
              <w:jc w:val="center"/>
              <w:rPr>
                <w:sz w:val="21"/>
                <w:szCs w:val="21"/>
              </w:rPr>
            </w:pPr>
            <w:r w:rsidRPr="00612D27">
              <w:rPr>
                <w:sz w:val="21"/>
                <w:szCs w:val="21"/>
              </w:rPr>
              <w:t>5.50×10</w:t>
            </w:r>
            <w:r w:rsidRPr="00612D27">
              <w:rPr>
                <w:sz w:val="21"/>
                <w:szCs w:val="21"/>
                <w:vertAlign w:val="superscript"/>
              </w:rPr>
              <w:t>-6</w:t>
            </w:r>
          </w:p>
        </w:tc>
      </w:tr>
      <w:tr w:rsidR="00612D27" w14:paraId="7C662D8B" w14:textId="77777777" w:rsidTr="006E7F8D">
        <w:tc>
          <w:tcPr>
            <w:tcW w:w="408" w:type="pct"/>
            <w:vAlign w:val="bottom"/>
          </w:tcPr>
          <w:p w14:paraId="23423086" w14:textId="77777777" w:rsidR="0034243D" w:rsidRPr="00612D27" w:rsidRDefault="0034243D" w:rsidP="00612D27">
            <w:pPr>
              <w:spacing w:before="0" w:after="0"/>
              <w:jc w:val="center"/>
              <w:rPr>
                <w:sz w:val="21"/>
                <w:szCs w:val="21"/>
              </w:rPr>
            </w:pPr>
            <w:r w:rsidRPr="00612D27">
              <w:rPr>
                <w:sz w:val="21"/>
                <w:szCs w:val="21"/>
              </w:rPr>
              <w:t>16.69</w:t>
            </w:r>
          </w:p>
        </w:tc>
        <w:tc>
          <w:tcPr>
            <w:tcW w:w="904" w:type="pct"/>
            <w:vAlign w:val="bottom"/>
          </w:tcPr>
          <w:p w14:paraId="3D4C4C3D" w14:textId="77777777" w:rsidR="0034243D" w:rsidRPr="00612D27" w:rsidRDefault="0034243D" w:rsidP="00612D27">
            <w:pPr>
              <w:spacing w:before="0" w:after="0"/>
              <w:jc w:val="center"/>
              <w:rPr>
                <w:sz w:val="21"/>
                <w:szCs w:val="21"/>
              </w:rPr>
            </w:pPr>
            <w:r w:rsidRPr="00612D27">
              <w:rPr>
                <w:sz w:val="21"/>
                <w:szCs w:val="21"/>
              </w:rPr>
              <w:t>3.79×10</w:t>
            </w:r>
            <w:r w:rsidRPr="00612D27">
              <w:rPr>
                <w:sz w:val="21"/>
                <w:szCs w:val="21"/>
                <w:vertAlign w:val="superscript"/>
              </w:rPr>
              <w:t>-7</w:t>
            </w:r>
          </w:p>
        </w:tc>
        <w:tc>
          <w:tcPr>
            <w:tcW w:w="853" w:type="pct"/>
            <w:vAlign w:val="bottom"/>
          </w:tcPr>
          <w:p w14:paraId="3315858B" w14:textId="77777777" w:rsidR="0034243D" w:rsidRPr="00612D27" w:rsidRDefault="0034243D" w:rsidP="00612D27">
            <w:pPr>
              <w:spacing w:before="0" w:after="0"/>
              <w:jc w:val="center"/>
              <w:rPr>
                <w:sz w:val="21"/>
                <w:szCs w:val="21"/>
              </w:rPr>
            </w:pPr>
            <w:r w:rsidRPr="00612D27">
              <w:rPr>
                <w:sz w:val="21"/>
                <w:szCs w:val="21"/>
              </w:rPr>
              <w:t>1.45×10</w:t>
            </w:r>
            <w:r w:rsidRPr="00612D27">
              <w:rPr>
                <w:sz w:val="21"/>
                <w:szCs w:val="21"/>
                <w:vertAlign w:val="superscript"/>
              </w:rPr>
              <w:t>-7</w:t>
            </w:r>
          </w:p>
        </w:tc>
        <w:tc>
          <w:tcPr>
            <w:tcW w:w="645" w:type="pct"/>
            <w:vAlign w:val="bottom"/>
          </w:tcPr>
          <w:p w14:paraId="5BB106FA" w14:textId="77777777" w:rsidR="0034243D" w:rsidRPr="00612D27" w:rsidRDefault="0034243D" w:rsidP="00612D27">
            <w:pPr>
              <w:spacing w:before="0" w:after="0"/>
              <w:jc w:val="center"/>
              <w:rPr>
                <w:sz w:val="21"/>
                <w:szCs w:val="21"/>
              </w:rPr>
            </w:pPr>
            <w:r w:rsidRPr="00612D27">
              <w:rPr>
                <w:sz w:val="21"/>
                <w:szCs w:val="21"/>
              </w:rPr>
              <w:t>2.34×10</w:t>
            </w:r>
            <w:r w:rsidRPr="00612D27">
              <w:rPr>
                <w:sz w:val="21"/>
                <w:szCs w:val="21"/>
                <w:vertAlign w:val="superscript"/>
              </w:rPr>
              <w:t>-7</w:t>
            </w:r>
          </w:p>
        </w:tc>
        <w:tc>
          <w:tcPr>
            <w:tcW w:w="856" w:type="pct"/>
            <w:vAlign w:val="bottom"/>
          </w:tcPr>
          <w:p w14:paraId="31658AB9" w14:textId="77777777" w:rsidR="0034243D" w:rsidRPr="00612D27" w:rsidRDefault="0034243D" w:rsidP="00612D27">
            <w:pPr>
              <w:spacing w:before="0" w:after="0"/>
              <w:jc w:val="center"/>
              <w:rPr>
                <w:sz w:val="21"/>
                <w:szCs w:val="21"/>
              </w:rPr>
            </w:pPr>
            <w:r w:rsidRPr="00612D27">
              <w:rPr>
                <w:sz w:val="21"/>
                <w:szCs w:val="21"/>
              </w:rPr>
              <w:t>2.72×10</w:t>
            </w:r>
            <w:r w:rsidRPr="00612D27">
              <w:rPr>
                <w:sz w:val="21"/>
                <w:szCs w:val="21"/>
                <w:vertAlign w:val="superscript"/>
              </w:rPr>
              <w:t>-4</w:t>
            </w:r>
          </w:p>
        </w:tc>
        <w:tc>
          <w:tcPr>
            <w:tcW w:w="681" w:type="pct"/>
            <w:vAlign w:val="bottom"/>
          </w:tcPr>
          <w:p w14:paraId="1F87B63F" w14:textId="77777777" w:rsidR="0034243D" w:rsidRPr="00612D27" w:rsidRDefault="0034243D" w:rsidP="00612D27">
            <w:pPr>
              <w:spacing w:before="0" w:after="0"/>
              <w:jc w:val="center"/>
              <w:rPr>
                <w:sz w:val="21"/>
                <w:szCs w:val="21"/>
              </w:rPr>
            </w:pPr>
            <w:r w:rsidRPr="00612D27">
              <w:rPr>
                <w:sz w:val="21"/>
                <w:szCs w:val="21"/>
              </w:rPr>
              <w:t>2.73×10</w:t>
            </w:r>
            <w:r w:rsidRPr="00612D27">
              <w:rPr>
                <w:sz w:val="21"/>
                <w:szCs w:val="21"/>
                <w:vertAlign w:val="superscript"/>
              </w:rPr>
              <w:t>-4</w:t>
            </w:r>
          </w:p>
        </w:tc>
        <w:tc>
          <w:tcPr>
            <w:tcW w:w="654" w:type="pct"/>
            <w:vAlign w:val="bottom"/>
          </w:tcPr>
          <w:p w14:paraId="34675CF7" w14:textId="77777777" w:rsidR="0034243D" w:rsidRPr="00612D27" w:rsidRDefault="0034243D" w:rsidP="00612D27">
            <w:pPr>
              <w:spacing w:before="0" w:after="0"/>
              <w:jc w:val="center"/>
              <w:rPr>
                <w:sz w:val="21"/>
                <w:szCs w:val="21"/>
              </w:rPr>
            </w:pPr>
            <w:r w:rsidRPr="00612D27">
              <w:rPr>
                <w:sz w:val="21"/>
                <w:szCs w:val="21"/>
              </w:rPr>
              <w:t>-8.27×10</w:t>
            </w:r>
            <w:r w:rsidRPr="00612D27">
              <w:rPr>
                <w:sz w:val="21"/>
                <w:szCs w:val="21"/>
                <w:vertAlign w:val="superscript"/>
              </w:rPr>
              <w:t>-7</w:t>
            </w:r>
          </w:p>
        </w:tc>
      </w:tr>
      <w:tr w:rsidR="00612D27" w14:paraId="6AE2C3C3" w14:textId="77777777" w:rsidTr="006E7F8D">
        <w:tc>
          <w:tcPr>
            <w:tcW w:w="408" w:type="pct"/>
            <w:vAlign w:val="bottom"/>
          </w:tcPr>
          <w:p w14:paraId="76EE2813" w14:textId="77777777" w:rsidR="0034243D" w:rsidRPr="00612D27" w:rsidRDefault="0034243D" w:rsidP="00612D27">
            <w:pPr>
              <w:spacing w:before="0" w:after="0"/>
              <w:jc w:val="center"/>
              <w:rPr>
                <w:sz w:val="21"/>
                <w:szCs w:val="21"/>
              </w:rPr>
            </w:pPr>
            <w:r w:rsidRPr="00612D27">
              <w:rPr>
                <w:sz w:val="21"/>
                <w:szCs w:val="21"/>
              </w:rPr>
              <w:t>23.82</w:t>
            </w:r>
          </w:p>
        </w:tc>
        <w:tc>
          <w:tcPr>
            <w:tcW w:w="904" w:type="pct"/>
            <w:vAlign w:val="bottom"/>
          </w:tcPr>
          <w:p w14:paraId="29846766" w14:textId="77777777" w:rsidR="0034243D" w:rsidRPr="00612D27" w:rsidRDefault="0034243D" w:rsidP="00612D27">
            <w:pPr>
              <w:spacing w:before="0" w:after="0"/>
              <w:jc w:val="center"/>
              <w:rPr>
                <w:sz w:val="21"/>
                <w:szCs w:val="21"/>
              </w:rPr>
            </w:pPr>
            <w:r w:rsidRPr="00612D27">
              <w:rPr>
                <w:sz w:val="21"/>
                <w:szCs w:val="21"/>
              </w:rPr>
              <w:t>2.12×10</w:t>
            </w:r>
            <w:r w:rsidRPr="00612D27">
              <w:rPr>
                <w:sz w:val="21"/>
                <w:szCs w:val="21"/>
                <w:vertAlign w:val="superscript"/>
              </w:rPr>
              <w:t>-7</w:t>
            </w:r>
          </w:p>
        </w:tc>
        <w:tc>
          <w:tcPr>
            <w:tcW w:w="853" w:type="pct"/>
            <w:vAlign w:val="bottom"/>
          </w:tcPr>
          <w:p w14:paraId="577F8FB1" w14:textId="77777777" w:rsidR="0034243D" w:rsidRPr="00612D27" w:rsidRDefault="0034243D" w:rsidP="00612D27">
            <w:pPr>
              <w:spacing w:before="0" w:after="0"/>
              <w:jc w:val="center"/>
              <w:rPr>
                <w:sz w:val="21"/>
                <w:szCs w:val="21"/>
              </w:rPr>
            </w:pPr>
            <w:r w:rsidRPr="00612D27">
              <w:rPr>
                <w:sz w:val="21"/>
                <w:szCs w:val="21"/>
              </w:rPr>
              <w:t>2.64×10</w:t>
            </w:r>
            <w:r w:rsidRPr="00612D27">
              <w:rPr>
                <w:sz w:val="21"/>
                <w:szCs w:val="21"/>
                <w:vertAlign w:val="superscript"/>
              </w:rPr>
              <w:t>-7</w:t>
            </w:r>
          </w:p>
        </w:tc>
        <w:tc>
          <w:tcPr>
            <w:tcW w:w="645" w:type="pct"/>
            <w:vAlign w:val="bottom"/>
          </w:tcPr>
          <w:p w14:paraId="53B858C2" w14:textId="77777777" w:rsidR="0034243D" w:rsidRPr="00612D27" w:rsidRDefault="0034243D" w:rsidP="00612D27">
            <w:pPr>
              <w:spacing w:before="0" w:after="0"/>
              <w:jc w:val="center"/>
              <w:rPr>
                <w:sz w:val="21"/>
                <w:szCs w:val="21"/>
              </w:rPr>
            </w:pPr>
            <w:r w:rsidRPr="00612D27">
              <w:rPr>
                <w:sz w:val="21"/>
                <w:szCs w:val="21"/>
              </w:rPr>
              <w:t>-5.20×10</w:t>
            </w:r>
            <w:r w:rsidRPr="00612D27">
              <w:rPr>
                <w:sz w:val="21"/>
                <w:szCs w:val="21"/>
                <w:vertAlign w:val="superscript"/>
              </w:rPr>
              <w:t>-8</w:t>
            </w:r>
          </w:p>
        </w:tc>
        <w:tc>
          <w:tcPr>
            <w:tcW w:w="856" w:type="pct"/>
            <w:vAlign w:val="bottom"/>
          </w:tcPr>
          <w:p w14:paraId="6231F40C" w14:textId="77777777" w:rsidR="0034243D" w:rsidRPr="00612D27" w:rsidRDefault="0034243D" w:rsidP="00612D27">
            <w:pPr>
              <w:spacing w:before="0" w:after="0"/>
              <w:jc w:val="center"/>
              <w:rPr>
                <w:sz w:val="21"/>
                <w:szCs w:val="21"/>
              </w:rPr>
            </w:pPr>
            <w:r w:rsidRPr="00612D27">
              <w:rPr>
                <w:sz w:val="21"/>
                <w:szCs w:val="21"/>
              </w:rPr>
              <w:t>3.85×10</w:t>
            </w:r>
            <w:r w:rsidRPr="00612D27">
              <w:rPr>
                <w:sz w:val="21"/>
                <w:szCs w:val="21"/>
                <w:vertAlign w:val="superscript"/>
              </w:rPr>
              <w:t>-4</w:t>
            </w:r>
          </w:p>
        </w:tc>
        <w:tc>
          <w:tcPr>
            <w:tcW w:w="681" w:type="pct"/>
            <w:vAlign w:val="bottom"/>
          </w:tcPr>
          <w:p w14:paraId="316C6DF1" w14:textId="77777777" w:rsidR="0034243D" w:rsidRPr="00612D27" w:rsidRDefault="0034243D" w:rsidP="00612D27">
            <w:pPr>
              <w:spacing w:before="0" w:after="0"/>
              <w:jc w:val="center"/>
              <w:rPr>
                <w:sz w:val="21"/>
                <w:szCs w:val="21"/>
              </w:rPr>
            </w:pPr>
            <w:r w:rsidRPr="00612D27">
              <w:rPr>
                <w:sz w:val="21"/>
                <w:szCs w:val="21"/>
              </w:rPr>
              <w:t>3.61×10</w:t>
            </w:r>
            <w:r w:rsidRPr="00612D27">
              <w:rPr>
                <w:sz w:val="21"/>
                <w:szCs w:val="21"/>
                <w:vertAlign w:val="superscript"/>
              </w:rPr>
              <w:t>-4</w:t>
            </w:r>
          </w:p>
        </w:tc>
        <w:tc>
          <w:tcPr>
            <w:tcW w:w="654" w:type="pct"/>
            <w:vAlign w:val="bottom"/>
          </w:tcPr>
          <w:p w14:paraId="27C27A83" w14:textId="77777777" w:rsidR="0034243D" w:rsidRPr="00612D27" w:rsidRDefault="0034243D" w:rsidP="00612D27">
            <w:pPr>
              <w:spacing w:before="0" w:after="0"/>
              <w:jc w:val="center"/>
              <w:rPr>
                <w:sz w:val="21"/>
                <w:szCs w:val="21"/>
              </w:rPr>
            </w:pPr>
            <w:r w:rsidRPr="00612D27">
              <w:rPr>
                <w:sz w:val="21"/>
                <w:szCs w:val="21"/>
              </w:rPr>
              <w:t>2.36×10</w:t>
            </w:r>
            <w:r w:rsidRPr="00612D27">
              <w:rPr>
                <w:sz w:val="21"/>
                <w:szCs w:val="21"/>
                <w:vertAlign w:val="superscript"/>
              </w:rPr>
              <w:t>-5</w:t>
            </w:r>
          </w:p>
        </w:tc>
      </w:tr>
      <w:tr w:rsidR="00612D27" w14:paraId="671B54CD" w14:textId="77777777" w:rsidTr="006E7F8D">
        <w:tc>
          <w:tcPr>
            <w:tcW w:w="408" w:type="pct"/>
            <w:vAlign w:val="bottom"/>
          </w:tcPr>
          <w:p w14:paraId="187CF752" w14:textId="77777777" w:rsidR="0034243D" w:rsidRPr="00612D27" w:rsidRDefault="0034243D" w:rsidP="00612D27">
            <w:pPr>
              <w:spacing w:before="0" w:after="0"/>
              <w:jc w:val="center"/>
              <w:rPr>
                <w:sz w:val="21"/>
                <w:szCs w:val="21"/>
              </w:rPr>
            </w:pPr>
            <w:r w:rsidRPr="00612D27">
              <w:rPr>
                <w:sz w:val="21"/>
                <w:szCs w:val="21"/>
              </w:rPr>
              <w:t>30.70</w:t>
            </w:r>
          </w:p>
        </w:tc>
        <w:tc>
          <w:tcPr>
            <w:tcW w:w="904" w:type="pct"/>
            <w:vAlign w:val="bottom"/>
          </w:tcPr>
          <w:p w14:paraId="0D28B26C" w14:textId="77777777" w:rsidR="0034243D" w:rsidRPr="00612D27" w:rsidRDefault="0034243D" w:rsidP="00612D27">
            <w:pPr>
              <w:spacing w:before="0" w:after="0"/>
              <w:jc w:val="center"/>
              <w:rPr>
                <w:sz w:val="21"/>
                <w:szCs w:val="21"/>
              </w:rPr>
            </w:pPr>
            <w:r w:rsidRPr="00612D27">
              <w:rPr>
                <w:sz w:val="21"/>
                <w:szCs w:val="21"/>
              </w:rPr>
              <w:t>2.80×10</w:t>
            </w:r>
            <w:r w:rsidRPr="00612D27">
              <w:rPr>
                <w:sz w:val="21"/>
                <w:szCs w:val="21"/>
                <w:vertAlign w:val="superscript"/>
              </w:rPr>
              <w:t>-7</w:t>
            </w:r>
          </w:p>
        </w:tc>
        <w:tc>
          <w:tcPr>
            <w:tcW w:w="853" w:type="pct"/>
            <w:vAlign w:val="bottom"/>
          </w:tcPr>
          <w:p w14:paraId="6D51A476" w14:textId="77777777" w:rsidR="0034243D" w:rsidRPr="00612D27" w:rsidRDefault="0034243D" w:rsidP="00612D27">
            <w:pPr>
              <w:spacing w:before="0" w:after="0"/>
              <w:jc w:val="center"/>
              <w:rPr>
                <w:sz w:val="21"/>
                <w:szCs w:val="21"/>
              </w:rPr>
            </w:pPr>
            <w:r w:rsidRPr="00612D27">
              <w:rPr>
                <w:sz w:val="21"/>
                <w:szCs w:val="21"/>
              </w:rPr>
              <w:t>3.98×10</w:t>
            </w:r>
            <w:r w:rsidRPr="00612D27">
              <w:rPr>
                <w:sz w:val="21"/>
                <w:szCs w:val="21"/>
                <w:vertAlign w:val="superscript"/>
              </w:rPr>
              <w:t>-7</w:t>
            </w:r>
          </w:p>
        </w:tc>
        <w:tc>
          <w:tcPr>
            <w:tcW w:w="645" w:type="pct"/>
            <w:vAlign w:val="bottom"/>
          </w:tcPr>
          <w:p w14:paraId="701F2ACA" w14:textId="77777777" w:rsidR="0034243D" w:rsidRPr="00612D27" w:rsidRDefault="0034243D" w:rsidP="00612D27">
            <w:pPr>
              <w:spacing w:before="0" w:after="0"/>
              <w:jc w:val="center"/>
              <w:rPr>
                <w:sz w:val="21"/>
                <w:szCs w:val="21"/>
              </w:rPr>
            </w:pPr>
            <w:r w:rsidRPr="00612D27">
              <w:rPr>
                <w:sz w:val="21"/>
                <w:szCs w:val="21"/>
              </w:rPr>
              <w:t>-1.18×10</w:t>
            </w:r>
            <w:r w:rsidRPr="00612D27">
              <w:rPr>
                <w:sz w:val="21"/>
                <w:szCs w:val="21"/>
                <w:vertAlign w:val="superscript"/>
              </w:rPr>
              <w:t>-7</w:t>
            </w:r>
          </w:p>
        </w:tc>
        <w:tc>
          <w:tcPr>
            <w:tcW w:w="856" w:type="pct"/>
            <w:vAlign w:val="bottom"/>
          </w:tcPr>
          <w:p w14:paraId="76B9852F" w14:textId="77777777" w:rsidR="0034243D" w:rsidRPr="00612D27" w:rsidRDefault="0034243D" w:rsidP="00612D27">
            <w:pPr>
              <w:spacing w:before="0" w:after="0"/>
              <w:jc w:val="center"/>
              <w:rPr>
                <w:sz w:val="21"/>
                <w:szCs w:val="21"/>
              </w:rPr>
            </w:pPr>
            <w:r w:rsidRPr="00612D27">
              <w:rPr>
                <w:sz w:val="21"/>
                <w:szCs w:val="21"/>
              </w:rPr>
              <w:t>4.57×10</w:t>
            </w:r>
            <w:r w:rsidRPr="00612D27">
              <w:rPr>
                <w:sz w:val="21"/>
                <w:szCs w:val="21"/>
                <w:vertAlign w:val="superscript"/>
              </w:rPr>
              <w:t>-4</w:t>
            </w:r>
          </w:p>
        </w:tc>
        <w:tc>
          <w:tcPr>
            <w:tcW w:w="681" w:type="pct"/>
            <w:vAlign w:val="bottom"/>
          </w:tcPr>
          <w:p w14:paraId="46375B61" w14:textId="77777777" w:rsidR="0034243D" w:rsidRPr="00612D27" w:rsidRDefault="0034243D" w:rsidP="00612D27">
            <w:pPr>
              <w:spacing w:before="0" w:after="0"/>
              <w:jc w:val="center"/>
              <w:rPr>
                <w:sz w:val="21"/>
                <w:szCs w:val="21"/>
              </w:rPr>
            </w:pPr>
            <w:r w:rsidRPr="00612D27">
              <w:rPr>
                <w:sz w:val="21"/>
                <w:szCs w:val="21"/>
              </w:rPr>
              <w:t>4.38×10</w:t>
            </w:r>
            <w:r w:rsidRPr="00612D27">
              <w:rPr>
                <w:sz w:val="21"/>
                <w:szCs w:val="21"/>
                <w:vertAlign w:val="superscript"/>
              </w:rPr>
              <w:t>-4</w:t>
            </w:r>
          </w:p>
        </w:tc>
        <w:tc>
          <w:tcPr>
            <w:tcW w:w="654" w:type="pct"/>
            <w:vAlign w:val="bottom"/>
          </w:tcPr>
          <w:p w14:paraId="54B96317" w14:textId="77777777" w:rsidR="0034243D" w:rsidRPr="00612D27" w:rsidRDefault="0034243D" w:rsidP="00612D27">
            <w:pPr>
              <w:spacing w:before="0" w:after="0"/>
              <w:jc w:val="center"/>
              <w:rPr>
                <w:sz w:val="21"/>
                <w:szCs w:val="21"/>
              </w:rPr>
            </w:pPr>
            <w:r w:rsidRPr="00612D27">
              <w:rPr>
                <w:sz w:val="21"/>
                <w:szCs w:val="21"/>
              </w:rPr>
              <w:t>1.89×10</w:t>
            </w:r>
            <w:r w:rsidRPr="00612D27">
              <w:rPr>
                <w:sz w:val="21"/>
                <w:szCs w:val="21"/>
                <w:vertAlign w:val="superscript"/>
              </w:rPr>
              <w:t>-5</w:t>
            </w:r>
          </w:p>
        </w:tc>
      </w:tr>
      <w:tr w:rsidR="00612D27" w14:paraId="0E8B295D" w14:textId="77777777" w:rsidTr="006E7F8D">
        <w:tc>
          <w:tcPr>
            <w:tcW w:w="408" w:type="pct"/>
            <w:vAlign w:val="bottom"/>
          </w:tcPr>
          <w:p w14:paraId="1E912872" w14:textId="77777777" w:rsidR="0034243D" w:rsidRPr="00612D27" w:rsidRDefault="0034243D" w:rsidP="00612D27">
            <w:pPr>
              <w:spacing w:before="0" w:after="0"/>
              <w:jc w:val="center"/>
              <w:rPr>
                <w:sz w:val="21"/>
                <w:szCs w:val="21"/>
              </w:rPr>
            </w:pPr>
            <w:r w:rsidRPr="00612D27">
              <w:rPr>
                <w:sz w:val="21"/>
                <w:szCs w:val="21"/>
              </w:rPr>
              <w:t>40.64</w:t>
            </w:r>
          </w:p>
        </w:tc>
        <w:tc>
          <w:tcPr>
            <w:tcW w:w="904" w:type="pct"/>
            <w:vAlign w:val="bottom"/>
          </w:tcPr>
          <w:p w14:paraId="41C96D70" w14:textId="77777777" w:rsidR="0034243D" w:rsidRPr="00612D27" w:rsidRDefault="0034243D" w:rsidP="00612D27">
            <w:pPr>
              <w:spacing w:before="0" w:after="0"/>
              <w:jc w:val="center"/>
              <w:rPr>
                <w:sz w:val="21"/>
                <w:szCs w:val="21"/>
              </w:rPr>
            </w:pPr>
            <w:r w:rsidRPr="00612D27">
              <w:rPr>
                <w:sz w:val="21"/>
                <w:szCs w:val="21"/>
              </w:rPr>
              <w:t>2.80×10</w:t>
            </w:r>
            <w:r w:rsidRPr="00612D27">
              <w:rPr>
                <w:sz w:val="21"/>
                <w:szCs w:val="21"/>
                <w:vertAlign w:val="superscript"/>
              </w:rPr>
              <w:t>-7</w:t>
            </w:r>
          </w:p>
        </w:tc>
        <w:tc>
          <w:tcPr>
            <w:tcW w:w="853" w:type="pct"/>
            <w:vAlign w:val="bottom"/>
          </w:tcPr>
          <w:p w14:paraId="67783B3A" w14:textId="77777777" w:rsidR="0034243D" w:rsidRPr="00612D27" w:rsidRDefault="0034243D" w:rsidP="00612D27">
            <w:pPr>
              <w:spacing w:before="0" w:after="0"/>
              <w:jc w:val="center"/>
              <w:rPr>
                <w:sz w:val="21"/>
                <w:szCs w:val="21"/>
              </w:rPr>
            </w:pPr>
            <w:r w:rsidRPr="00612D27">
              <w:rPr>
                <w:sz w:val="21"/>
                <w:szCs w:val="21"/>
              </w:rPr>
              <w:t>6.20×10</w:t>
            </w:r>
            <w:r w:rsidRPr="00612D27">
              <w:rPr>
                <w:sz w:val="21"/>
                <w:szCs w:val="21"/>
                <w:vertAlign w:val="superscript"/>
              </w:rPr>
              <w:t>-7</w:t>
            </w:r>
          </w:p>
        </w:tc>
        <w:tc>
          <w:tcPr>
            <w:tcW w:w="645" w:type="pct"/>
            <w:vAlign w:val="bottom"/>
          </w:tcPr>
          <w:p w14:paraId="0A84FC3C" w14:textId="77777777" w:rsidR="0034243D" w:rsidRPr="00612D27" w:rsidRDefault="0034243D" w:rsidP="00612D27">
            <w:pPr>
              <w:spacing w:before="0" w:after="0"/>
              <w:jc w:val="center"/>
              <w:rPr>
                <w:sz w:val="21"/>
                <w:szCs w:val="21"/>
              </w:rPr>
            </w:pPr>
            <w:r w:rsidRPr="00612D27">
              <w:rPr>
                <w:sz w:val="21"/>
                <w:szCs w:val="21"/>
              </w:rPr>
              <w:t>-3.40×10</w:t>
            </w:r>
            <w:r w:rsidRPr="00612D27">
              <w:rPr>
                <w:sz w:val="21"/>
                <w:szCs w:val="21"/>
                <w:vertAlign w:val="superscript"/>
              </w:rPr>
              <w:t>-7</w:t>
            </w:r>
          </w:p>
        </w:tc>
        <w:tc>
          <w:tcPr>
            <w:tcW w:w="856" w:type="pct"/>
            <w:vAlign w:val="bottom"/>
          </w:tcPr>
          <w:p w14:paraId="2ACD4D4F" w14:textId="77777777" w:rsidR="0034243D" w:rsidRPr="00612D27" w:rsidRDefault="0034243D" w:rsidP="00612D27">
            <w:pPr>
              <w:spacing w:before="0" w:after="0"/>
              <w:jc w:val="center"/>
              <w:rPr>
                <w:sz w:val="21"/>
                <w:szCs w:val="21"/>
              </w:rPr>
            </w:pPr>
            <w:r w:rsidRPr="00612D27">
              <w:rPr>
                <w:sz w:val="21"/>
                <w:szCs w:val="21"/>
              </w:rPr>
              <w:t>5.45×10</w:t>
            </w:r>
            <w:r w:rsidRPr="00612D27">
              <w:rPr>
                <w:sz w:val="21"/>
                <w:szCs w:val="21"/>
                <w:vertAlign w:val="superscript"/>
              </w:rPr>
              <w:t>-4</w:t>
            </w:r>
          </w:p>
        </w:tc>
        <w:tc>
          <w:tcPr>
            <w:tcW w:w="681" w:type="pct"/>
            <w:vAlign w:val="bottom"/>
          </w:tcPr>
          <w:p w14:paraId="211B9C6E" w14:textId="77777777" w:rsidR="0034243D" w:rsidRPr="00612D27" w:rsidRDefault="0034243D" w:rsidP="00612D27">
            <w:pPr>
              <w:spacing w:before="0" w:after="0"/>
              <w:jc w:val="center"/>
              <w:rPr>
                <w:sz w:val="21"/>
                <w:szCs w:val="21"/>
              </w:rPr>
            </w:pPr>
            <w:r w:rsidRPr="00612D27">
              <w:rPr>
                <w:sz w:val="21"/>
                <w:szCs w:val="21"/>
              </w:rPr>
              <w:t>5.38×10</w:t>
            </w:r>
            <w:r w:rsidRPr="00612D27">
              <w:rPr>
                <w:sz w:val="21"/>
                <w:szCs w:val="21"/>
                <w:vertAlign w:val="superscript"/>
              </w:rPr>
              <w:t>-4</w:t>
            </w:r>
          </w:p>
        </w:tc>
        <w:tc>
          <w:tcPr>
            <w:tcW w:w="654" w:type="pct"/>
            <w:vAlign w:val="bottom"/>
          </w:tcPr>
          <w:p w14:paraId="3B4CDB70" w14:textId="77777777" w:rsidR="0034243D" w:rsidRPr="00612D27" w:rsidRDefault="0034243D" w:rsidP="00612D27">
            <w:pPr>
              <w:spacing w:before="0" w:after="0"/>
              <w:jc w:val="center"/>
              <w:rPr>
                <w:sz w:val="21"/>
                <w:szCs w:val="21"/>
              </w:rPr>
            </w:pPr>
            <w:r w:rsidRPr="00612D27">
              <w:rPr>
                <w:sz w:val="21"/>
                <w:szCs w:val="21"/>
              </w:rPr>
              <w:t>6.74×10</w:t>
            </w:r>
            <w:r w:rsidRPr="00612D27">
              <w:rPr>
                <w:sz w:val="21"/>
                <w:szCs w:val="21"/>
                <w:vertAlign w:val="superscript"/>
              </w:rPr>
              <w:t>-6</w:t>
            </w:r>
          </w:p>
        </w:tc>
      </w:tr>
      <w:tr w:rsidR="0034243D" w14:paraId="4AC95BB1" w14:textId="77777777" w:rsidTr="00612D27">
        <w:tc>
          <w:tcPr>
            <w:tcW w:w="2809" w:type="pct"/>
            <w:gridSpan w:val="4"/>
            <w:vAlign w:val="bottom"/>
          </w:tcPr>
          <w:p w14:paraId="0BBE87D1" w14:textId="77777777" w:rsidR="0034243D" w:rsidRPr="00612D27" w:rsidRDefault="0034243D" w:rsidP="00612D27">
            <w:pPr>
              <w:spacing w:before="0" w:after="0"/>
              <w:rPr>
                <w:sz w:val="21"/>
                <w:szCs w:val="21"/>
              </w:rPr>
            </w:pPr>
            <w:r w:rsidRPr="00612D27">
              <w:rPr>
                <w:rFonts w:eastAsia="Times New Roman"/>
                <w:color w:val="000000"/>
                <w:sz w:val="21"/>
                <w:szCs w:val="21"/>
              </w:rPr>
              <w:t>Correlation coefficient</w:t>
            </w:r>
          </w:p>
        </w:tc>
        <w:tc>
          <w:tcPr>
            <w:tcW w:w="856" w:type="pct"/>
          </w:tcPr>
          <w:p w14:paraId="276D04CA" w14:textId="77777777" w:rsidR="0034243D" w:rsidRPr="00612D27" w:rsidRDefault="0034243D" w:rsidP="00612D27">
            <w:pPr>
              <w:spacing w:before="0" w:after="0"/>
              <w:jc w:val="center"/>
              <w:rPr>
                <w:sz w:val="21"/>
                <w:szCs w:val="21"/>
              </w:rPr>
            </w:pPr>
          </w:p>
        </w:tc>
        <w:tc>
          <w:tcPr>
            <w:tcW w:w="1335" w:type="pct"/>
            <w:gridSpan w:val="2"/>
            <w:vAlign w:val="center"/>
          </w:tcPr>
          <w:p w14:paraId="1C5D8523" w14:textId="77777777" w:rsidR="0034243D" w:rsidRPr="00612D27" w:rsidRDefault="0034243D" w:rsidP="00612D27">
            <w:pPr>
              <w:spacing w:before="0" w:after="0"/>
              <w:jc w:val="center"/>
              <w:rPr>
                <w:sz w:val="21"/>
                <w:szCs w:val="21"/>
              </w:rPr>
            </w:pPr>
            <w:r w:rsidRPr="00612D27">
              <w:rPr>
                <w:sz w:val="21"/>
                <w:szCs w:val="21"/>
              </w:rPr>
              <w:t>0.998</w:t>
            </w:r>
          </w:p>
        </w:tc>
      </w:tr>
      <w:tr w:rsidR="0034243D" w14:paraId="36BFFA5D" w14:textId="77777777" w:rsidTr="00612D27">
        <w:tc>
          <w:tcPr>
            <w:tcW w:w="2809" w:type="pct"/>
            <w:gridSpan w:val="4"/>
            <w:vAlign w:val="bottom"/>
          </w:tcPr>
          <w:p w14:paraId="29CF762F" w14:textId="77777777" w:rsidR="0034243D" w:rsidRPr="00612D27" w:rsidRDefault="0034243D" w:rsidP="00612D27">
            <w:pPr>
              <w:spacing w:before="0" w:after="0"/>
              <w:rPr>
                <w:sz w:val="21"/>
                <w:szCs w:val="21"/>
              </w:rPr>
            </w:pPr>
            <w:r w:rsidRPr="00612D27">
              <w:rPr>
                <w:rFonts w:eastAsia="Times New Roman"/>
                <w:b/>
                <w:color w:val="000000"/>
                <w:sz w:val="21"/>
                <w:szCs w:val="21"/>
              </w:rPr>
              <w:t>Estimated parameter</w:t>
            </w:r>
            <w:r w:rsidRPr="00612D27">
              <w:rPr>
                <w:b/>
                <w:color w:val="000000"/>
                <w:sz w:val="21"/>
                <w:szCs w:val="21"/>
              </w:rPr>
              <w:t>s</w:t>
            </w:r>
          </w:p>
        </w:tc>
        <w:tc>
          <w:tcPr>
            <w:tcW w:w="856" w:type="pct"/>
          </w:tcPr>
          <w:p w14:paraId="16F5BD99" w14:textId="77777777" w:rsidR="0034243D" w:rsidRPr="00612D27" w:rsidRDefault="0034243D" w:rsidP="00612D27">
            <w:pPr>
              <w:spacing w:before="0" w:after="0"/>
              <w:jc w:val="center"/>
              <w:rPr>
                <w:sz w:val="21"/>
                <w:szCs w:val="21"/>
              </w:rPr>
            </w:pPr>
            <w:r w:rsidRPr="00612D27">
              <w:rPr>
                <w:b/>
                <w:color w:val="000000"/>
                <w:sz w:val="21"/>
                <w:szCs w:val="21"/>
              </w:rPr>
              <w:t>Value</w:t>
            </w:r>
          </w:p>
        </w:tc>
        <w:tc>
          <w:tcPr>
            <w:tcW w:w="1335" w:type="pct"/>
            <w:gridSpan w:val="2"/>
            <w:vAlign w:val="center"/>
          </w:tcPr>
          <w:p w14:paraId="6C7745DC" w14:textId="77777777" w:rsidR="0034243D" w:rsidRPr="00612D27" w:rsidRDefault="0034243D" w:rsidP="00612D27">
            <w:pPr>
              <w:spacing w:before="0" w:after="0"/>
              <w:jc w:val="center"/>
              <w:rPr>
                <w:sz w:val="21"/>
                <w:szCs w:val="21"/>
              </w:rPr>
            </w:pPr>
            <w:r w:rsidRPr="00612D27">
              <w:rPr>
                <w:b/>
                <w:color w:val="000000"/>
                <w:sz w:val="21"/>
                <w:szCs w:val="21"/>
              </w:rPr>
              <w:t>95% confidence limits</w:t>
            </w:r>
          </w:p>
        </w:tc>
      </w:tr>
      <w:tr w:rsidR="0034243D" w14:paraId="37A04647" w14:textId="77777777" w:rsidTr="00612D27">
        <w:tc>
          <w:tcPr>
            <w:tcW w:w="2809" w:type="pct"/>
            <w:gridSpan w:val="4"/>
            <w:vAlign w:val="bottom"/>
          </w:tcPr>
          <w:p w14:paraId="7DF49BEC" w14:textId="77777777" w:rsidR="0034243D" w:rsidRPr="00612D27" w:rsidRDefault="0034243D" w:rsidP="00612D27">
            <w:pPr>
              <w:spacing w:before="0" w:after="0"/>
              <w:rPr>
                <w:sz w:val="21"/>
                <w:szCs w:val="21"/>
              </w:rPr>
            </w:pPr>
            <w:r w:rsidRPr="00612D27">
              <w:rPr>
                <w:color w:val="000000"/>
                <w:sz w:val="21"/>
                <w:szCs w:val="21"/>
              </w:rPr>
              <w:t xml:space="preserve">  Effective </w:t>
            </w:r>
            <w:r w:rsidRPr="00612D27">
              <w:rPr>
                <w:rFonts w:eastAsia="Times New Roman"/>
                <w:color w:val="000000"/>
                <w:sz w:val="21"/>
                <w:szCs w:val="21"/>
              </w:rPr>
              <w:t>por</w:t>
            </w:r>
            <w:r w:rsidRPr="00612D27">
              <w:rPr>
                <w:color w:val="000000"/>
                <w:sz w:val="21"/>
                <w:szCs w:val="21"/>
              </w:rPr>
              <w:t>osity</w:t>
            </w:r>
          </w:p>
        </w:tc>
        <w:tc>
          <w:tcPr>
            <w:tcW w:w="856" w:type="pct"/>
            <w:vAlign w:val="bottom"/>
          </w:tcPr>
          <w:p w14:paraId="2C0E9A48" w14:textId="77777777" w:rsidR="0034243D" w:rsidRPr="00612D27" w:rsidRDefault="0034243D" w:rsidP="00612D27">
            <w:pPr>
              <w:spacing w:before="0" w:after="0"/>
              <w:jc w:val="center"/>
              <w:rPr>
                <w:sz w:val="21"/>
                <w:szCs w:val="21"/>
              </w:rPr>
            </w:pPr>
            <w:r w:rsidRPr="00612D27">
              <w:rPr>
                <w:sz w:val="21"/>
                <w:szCs w:val="21"/>
              </w:rPr>
              <w:t>8.93×10</w:t>
            </w:r>
            <w:r w:rsidRPr="00612D27">
              <w:rPr>
                <w:sz w:val="21"/>
                <w:szCs w:val="21"/>
                <w:vertAlign w:val="superscript"/>
              </w:rPr>
              <w:t>-2</w:t>
            </w:r>
          </w:p>
        </w:tc>
        <w:tc>
          <w:tcPr>
            <w:tcW w:w="1335" w:type="pct"/>
            <w:gridSpan w:val="2"/>
            <w:vAlign w:val="center"/>
          </w:tcPr>
          <w:p w14:paraId="47418536" w14:textId="77777777" w:rsidR="0034243D" w:rsidRPr="00612D27" w:rsidRDefault="0034243D" w:rsidP="00612D27">
            <w:pPr>
              <w:spacing w:before="0" w:after="0"/>
              <w:jc w:val="center"/>
              <w:rPr>
                <w:sz w:val="21"/>
                <w:szCs w:val="21"/>
              </w:rPr>
            </w:pPr>
            <w:r w:rsidRPr="00612D27">
              <w:rPr>
                <w:sz w:val="21"/>
                <w:szCs w:val="21"/>
              </w:rPr>
              <w:t>1.18×10</w:t>
            </w:r>
            <w:r w:rsidRPr="00612D27">
              <w:rPr>
                <w:sz w:val="21"/>
                <w:szCs w:val="21"/>
                <w:vertAlign w:val="superscript"/>
              </w:rPr>
              <w:t>-2</w:t>
            </w:r>
            <w:r w:rsidRPr="00612D27">
              <w:rPr>
                <w:sz w:val="21"/>
                <w:szCs w:val="21"/>
              </w:rPr>
              <w:t xml:space="preserve"> – 0.67</w:t>
            </w:r>
          </w:p>
        </w:tc>
      </w:tr>
      <w:tr w:rsidR="0034243D" w14:paraId="58128B09" w14:textId="77777777" w:rsidTr="00612D27">
        <w:tc>
          <w:tcPr>
            <w:tcW w:w="2809" w:type="pct"/>
            <w:gridSpan w:val="4"/>
            <w:vAlign w:val="bottom"/>
          </w:tcPr>
          <w:p w14:paraId="1AB4ED95" w14:textId="77777777" w:rsidR="0034243D" w:rsidRPr="00612D27" w:rsidRDefault="0034243D" w:rsidP="00612D27">
            <w:pPr>
              <w:spacing w:before="0" w:after="0"/>
              <w:rPr>
                <w:sz w:val="21"/>
                <w:szCs w:val="21"/>
              </w:rPr>
            </w:pPr>
            <w:r w:rsidRPr="00612D27">
              <w:rPr>
                <w:color w:val="000000"/>
                <w:sz w:val="21"/>
                <w:szCs w:val="21"/>
              </w:rPr>
              <w:t xml:space="preserve">  Tortuosity</w:t>
            </w:r>
          </w:p>
        </w:tc>
        <w:tc>
          <w:tcPr>
            <w:tcW w:w="856" w:type="pct"/>
            <w:vAlign w:val="bottom"/>
          </w:tcPr>
          <w:p w14:paraId="2A0B342A" w14:textId="77777777" w:rsidR="0034243D" w:rsidRPr="00612D27" w:rsidRDefault="0034243D" w:rsidP="00612D27">
            <w:pPr>
              <w:spacing w:before="0" w:after="0"/>
              <w:jc w:val="center"/>
              <w:rPr>
                <w:sz w:val="21"/>
                <w:szCs w:val="21"/>
              </w:rPr>
            </w:pPr>
            <w:r w:rsidRPr="00612D27">
              <w:rPr>
                <w:sz w:val="21"/>
                <w:szCs w:val="21"/>
              </w:rPr>
              <w:t>5.54×10</w:t>
            </w:r>
            <w:r w:rsidRPr="00612D27">
              <w:rPr>
                <w:sz w:val="21"/>
                <w:szCs w:val="21"/>
                <w:vertAlign w:val="superscript"/>
              </w:rPr>
              <w:t>-2</w:t>
            </w:r>
          </w:p>
        </w:tc>
        <w:tc>
          <w:tcPr>
            <w:tcW w:w="1335" w:type="pct"/>
            <w:gridSpan w:val="2"/>
            <w:vAlign w:val="center"/>
          </w:tcPr>
          <w:p w14:paraId="0ADCEA3B" w14:textId="77777777" w:rsidR="0034243D" w:rsidRPr="00612D27" w:rsidRDefault="0034243D" w:rsidP="00612D27">
            <w:pPr>
              <w:spacing w:before="0" w:after="0"/>
              <w:jc w:val="center"/>
              <w:rPr>
                <w:sz w:val="21"/>
                <w:szCs w:val="21"/>
              </w:rPr>
            </w:pPr>
            <w:r w:rsidRPr="00612D27">
              <w:rPr>
                <w:sz w:val="21"/>
                <w:szCs w:val="21"/>
              </w:rPr>
              <w:t>5.85×10</w:t>
            </w:r>
            <w:r w:rsidRPr="00612D27">
              <w:rPr>
                <w:sz w:val="21"/>
                <w:szCs w:val="21"/>
                <w:vertAlign w:val="superscript"/>
              </w:rPr>
              <w:t>-3</w:t>
            </w:r>
            <w:r w:rsidRPr="00612D27">
              <w:rPr>
                <w:sz w:val="21"/>
                <w:szCs w:val="21"/>
              </w:rPr>
              <w:t xml:space="preserve"> – 0.523</w:t>
            </w:r>
          </w:p>
        </w:tc>
      </w:tr>
      <w:tr w:rsidR="0034243D" w14:paraId="42160FB2" w14:textId="77777777" w:rsidTr="00612D27">
        <w:tc>
          <w:tcPr>
            <w:tcW w:w="2809" w:type="pct"/>
            <w:gridSpan w:val="4"/>
            <w:vAlign w:val="bottom"/>
          </w:tcPr>
          <w:p w14:paraId="5A6CBB8C" w14:textId="77777777" w:rsidR="0034243D" w:rsidRPr="00612D27" w:rsidRDefault="0034243D" w:rsidP="00612D27">
            <w:pPr>
              <w:spacing w:before="0" w:after="0"/>
              <w:rPr>
                <w:sz w:val="21"/>
                <w:szCs w:val="21"/>
              </w:rPr>
            </w:pPr>
            <w:r w:rsidRPr="00612D27">
              <w:rPr>
                <w:rFonts w:eastAsia="Times New Roman"/>
                <w:b/>
                <w:color w:val="000000"/>
                <w:sz w:val="21"/>
                <w:szCs w:val="21"/>
              </w:rPr>
              <w:t>Calculated parameter</w:t>
            </w:r>
          </w:p>
        </w:tc>
        <w:tc>
          <w:tcPr>
            <w:tcW w:w="856" w:type="pct"/>
          </w:tcPr>
          <w:p w14:paraId="1863DD8D" w14:textId="77777777" w:rsidR="0034243D" w:rsidRPr="00612D27" w:rsidRDefault="0034243D" w:rsidP="00612D27">
            <w:pPr>
              <w:spacing w:before="0" w:after="0"/>
              <w:jc w:val="center"/>
              <w:rPr>
                <w:sz w:val="21"/>
                <w:szCs w:val="21"/>
              </w:rPr>
            </w:pPr>
          </w:p>
        </w:tc>
        <w:tc>
          <w:tcPr>
            <w:tcW w:w="1335" w:type="pct"/>
            <w:gridSpan w:val="2"/>
            <w:vAlign w:val="center"/>
          </w:tcPr>
          <w:p w14:paraId="4A372F15" w14:textId="77777777" w:rsidR="0034243D" w:rsidRPr="00612D27" w:rsidRDefault="0034243D" w:rsidP="00612D27">
            <w:pPr>
              <w:spacing w:before="0" w:after="0"/>
              <w:jc w:val="center"/>
              <w:rPr>
                <w:sz w:val="21"/>
                <w:szCs w:val="21"/>
              </w:rPr>
            </w:pPr>
          </w:p>
        </w:tc>
      </w:tr>
      <w:tr w:rsidR="0034243D" w14:paraId="4B888A03" w14:textId="77777777" w:rsidTr="00612D27">
        <w:tc>
          <w:tcPr>
            <w:tcW w:w="2809" w:type="pct"/>
            <w:gridSpan w:val="4"/>
            <w:vAlign w:val="bottom"/>
          </w:tcPr>
          <w:p w14:paraId="6364FC0C" w14:textId="77777777" w:rsidR="0034243D" w:rsidRPr="00612D27" w:rsidRDefault="0034243D" w:rsidP="00612D27">
            <w:pPr>
              <w:spacing w:before="0" w:after="0"/>
              <w:rPr>
                <w:sz w:val="21"/>
                <w:szCs w:val="21"/>
              </w:rPr>
            </w:pPr>
            <w:r w:rsidRPr="00612D27">
              <w:rPr>
                <w:color w:val="000000"/>
                <w:sz w:val="21"/>
                <w:szCs w:val="21"/>
              </w:rPr>
              <w:t xml:space="preserve">  D</w:t>
            </w:r>
            <w:r w:rsidRPr="00612D27">
              <w:rPr>
                <w:color w:val="000000"/>
                <w:sz w:val="21"/>
                <w:szCs w:val="21"/>
                <w:vertAlign w:val="subscript"/>
              </w:rPr>
              <w:t>e</w:t>
            </w:r>
            <w:r w:rsidRPr="00612D27">
              <w:rPr>
                <w:color w:val="000000"/>
                <w:sz w:val="21"/>
                <w:szCs w:val="21"/>
              </w:rPr>
              <w:t xml:space="preserve"> for</w:t>
            </w:r>
            <w:r w:rsidRPr="00612D27">
              <w:rPr>
                <w:color w:val="000000"/>
                <w:sz w:val="21"/>
                <w:szCs w:val="21"/>
                <w:vertAlign w:val="superscript"/>
              </w:rPr>
              <w:t xml:space="preserve"> </w:t>
            </w:r>
            <w:r w:rsidRPr="00612D27">
              <w:rPr>
                <w:color w:val="000000"/>
                <w:sz w:val="21"/>
                <w:szCs w:val="21"/>
              </w:rPr>
              <w:t>Ca</w:t>
            </w:r>
            <w:r w:rsidRPr="00612D27">
              <w:rPr>
                <w:color w:val="000000"/>
                <w:sz w:val="21"/>
                <w:szCs w:val="21"/>
                <w:vertAlign w:val="superscript"/>
              </w:rPr>
              <w:t xml:space="preserve">2+ </w:t>
            </w:r>
            <w:r w:rsidRPr="00612D27">
              <w:rPr>
                <w:color w:val="000000"/>
                <w:sz w:val="21"/>
                <w:szCs w:val="21"/>
              </w:rPr>
              <w:t>in [m</w:t>
            </w:r>
            <w:r w:rsidRPr="00612D27">
              <w:rPr>
                <w:color w:val="000000"/>
                <w:sz w:val="21"/>
                <w:szCs w:val="21"/>
                <w:vertAlign w:val="superscript"/>
              </w:rPr>
              <w:t>2</w:t>
            </w:r>
            <w:r w:rsidRPr="00612D27">
              <w:rPr>
                <w:color w:val="000000"/>
                <w:sz w:val="21"/>
                <w:szCs w:val="21"/>
              </w:rPr>
              <w:t xml:space="preserve"> s</w:t>
            </w:r>
            <w:r w:rsidRPr="00612D27">
              <w:rPr>
                <w:color w:val="000000"/>
                <w:sz w:val="21"/>
                <w:szCs w:val="21"/>
                <w:vertAlign w:val="superscript"/>
              </w:rPr>
              <w:t>-1</w:t>
            </w:r>
            <w:r w:rsidRPr="00612D27">
              <w:rPr>
                <w:color w:val="000000"/>
                <w:sz w:val="21"/>
                <w:szCs w:val="21"/>
              </w:rPr>
              <w:t>]</w:t>
            </w:r>
          </w:p>
        </w:tc>
        <w:tc>
          <w:tcPr>
            <w:tcW w:w="856" w:type="pct"/>
          </w:tcPr>
          <w:p w14:paraId="34265724" w14:textId="77777777" w:rsidR="0034243D" w:rsidRPr="00612D27" w:rsidRDefault="0034243D" w:rsidP="00612D27">
            <w:pPr>
              <w:spacing w:before="0" w:after="0"/>
              <w:jc w:val="center"/>
              <w:rPr>
                <w:sz w:val="21"/>
                <w:szCs w:val="21"/>
              </w:rPr>
            </w:pPr>
            <w:r w:rsidRPr="00612D27">
              <w:rPr>
                <w:sz w:val="21"/>
                <w:szCs w:val="21"/>
              </w:rPr>
              <w:t>3.91×10</w:t>
            </w:r>
            <w:r w:rsidRPr="00612D27">
              <w:rPr>
                <w:sz w:val="21"/>
                <w:szCs w:val="21"/>
                <w:vertAlign w:val="superscript"/>
              </w:rPr>
              <w:t>-12</w:t>
            </w:r>
          </w:p>
        </w:tc>
        <w:tc>
          <w:tcPr>
            <w:tcW w:w="1335" w:type="pct"/>
            <w:gridSpan w:val="2"/>
            <w:vAlign w:val="center"/>
          </w:tcPr>
          <w:p w14:paraId="3DE9C071" w14:textId="77777777" w:rsidR="0034243D" w:rsidRPr="00612D27" w:rsidRDefault="0034243D" w:rsidP="00612D27">
            <w:pPr>
              <w:spacing w:before="0" w:after="0"/>
              <w:jc w:val="center"/>
              <w:rPr>
                <w:sz w:val="21"/>
                <w:szCs w:val="21"/>
              </w:rPr>
            </w:pPr>
          </w:p>
        </w:tc>
      </w:tr>
      <w:tr w:rsidR="0034243D" w14:paraId="0BCC6B74" w14:textId="77777777" w:rsidTr="00612D27">
        <w:tc>
          <w:tcPr>
            <w:tcW w:w="2809" w:type="pct"/>
            <w:gridSpan w:val="4"/>
            <w:vAlign w:val="center"/>
          </w:tcPr>
          <w:p w14:paraId="5023828F" w14:textId="77777777" w:rsidR="0034243D" w:rsidRPr="00612D27" w:rsidRDefault="0034243D" w:rsidP="00612D27">
            <w:pPr>
              <w:spacing w:before="0" w:after="0"/>
              <w:rPr>
                <w:sz w:val="21"/>
                <w:szCs w:val="21"/>
              </w:rPr>
            </w:pPr>
            <w:r w:rsidRPr="00612D27">
              <w:rPr>
                <w:color w:val="000000"/>
                <w:sz w:val="21"/>
                <w:szCs w:val="21"/>
              </w:rPr>
              <w:t xml:space="preserve">  D</w:t>
            </w:r>
            <w:r w:rsidRPr="00612D27">
              <w:rPr>
                <w:color w:val="000000"/>
                <w:sz w:val="21"/>
                <w:szCs w:val="21"/>
                <w:vertAlign w:val="subscript"/>
              </w:rPr>
              <w:t>e</w:t>
            </w:r>
            <w:r w:rsidRPr="00612D27">
              <w:rPr>
                <w:color w:val="000000"/>
                <w:sz w:val="21"/>
                <w:szCs w:val="21"/>
              </w:rPr>
              <w:t xml:space="preserve"> for</w:t>
            </w:r>
            <w:r w:rsidRPr="00612D27">
              <w:rPr>
                <w:color w:val="000000"/>
                <w:sz w:val="21"/>
                <w:szCs w:val="21"/>
                <w:vertAlign w:val="superscript"/>
              </w:rPr>
              <w:t xml:space="preserve"> </w:t>
            </w:r>
            <w:r w:rsidRPr="00612D27">
              <w:rPr>
                <w:color w:val="000000"/>
                <w:sz w:val="21"/>
                <w:szCs w:val="21"/>
              </w:rPr>
              <w:t>Na</w:t>
            </w:r>
            <w:r w:rsidRPr="00612D27">
              <w:rPr>
                <w:color w:val="000000"/>
                <w:sz w:val="21"/>
                <w:szCs w:val="21"/>
                <w:vertAlign w:val="superscript"/>
              </w:rPr>
              <w:t xml:space="preserve">+ </w:t>
            </w:r>
            <w:r w:rsidRPr="00612D27">
              <w:rPr>
                <w:color w:val="000000"/>
                <w:sz w:val="21"/>
                <w:szCs w:val="21"/>
              </w:rPr>
              <w:t>in [m</w:t>
            </w:r>
            <w:r w:rsidRPr="00612D27">
              <w:rPr>
                <w:color w:val="000000"/>
                <w:sz w:val="21"/>
                <w:szCs w:val="21"/>
                <w:vertAlign w:val="superscript"/>
              </w:rPr>
              <w:t>2</w:t>
            </w:r>
            <w:r w:rsidRPr="00612D27">
              <w:rPr>
                <w:color w:val="000000"/>
                <w:sz w:val="21"/>
                <w:szCs w:val="21"/>
              </w:rPr>
              <w:t xml:space="preserve"> s</w:t>
            </w:r>
            <w:r w:rsidRPr="00612D27">
              <w:rPr>
                <w:color w:val="000000"/>
                <w:sz w:val="21"/>
                <w:szCs w:val="21"/>
                <w:vertAlign w:val="superscript"/>
              </w:rPr>
              <w:t>-1</w:t>
            </w:r>
            <w:r w:rsidRPr="00612D27">
              <w:rPr>
                <w:color w:val="000000"/>
                <w:sz w:val="21"/>
                <w:szCs w:val="21"/>
              </w:rPr>
              <w:t>]</w:t>
            </w:r>
          </w:p>
        </w:tc>
        <w:tc>
          <w:tcPr>
            <w:tcW w:w="856" w:type="pct"/>
            <w:vAlign w:val="center"/>
          </w:tcPr>
          <w:p w14:paraId="7D54903F" w14:textId="77777777" w:rsidR="0034243D" w:rsidRPr="00612D27" w:rsidRDefault="0034243D" w:rsidP="00612D27">
            <w:pPr>
              <w:spacing w:before="0" w:after="0"/>
              <w:jc w:val="center"/>
              <w:rPr>
                <w:sz w:val="21"/>
                <w:szCs w:val="21"/>
              </w:rPr>
            </w:pPr>
            <w:r w:rsidRPr="00612D27">
              <w:rPr>
                <w:sz w:val="21"/>
                <w:szCs w:val="21"/>
              </w:rPr>
              <w:t>6.59×10</w:t>
            </w:r>
            <w:r w:rsidRPr="00612D27">
              <w:rPr>
                <w:sz w:val="21"/>
                <w:szCs w:val="21"/>
                <w:vertAlign w:val="superscript"/>
              </w:rPr>
              <w:t>-12</w:t>
            </w:r>
          </w:p>
        </w:tc>
        <w:tc>
          <w:tcPr>
            <w:tcW w:w="1335" w:type="pct"/>
            <w:gridSpan w:val="2"/>
            <w:vAlign w:val="center"/>
          </w:tcPr>
          <w:p w14:paraId="302EBB19" w14:textId="77777777" w:rsidR="0034243D" w:rsidRPr="00612D27" w:rsidRDefault="0034243D" w:rsidP="00612D27">
            <w:pPr>
              <w:spacing w:before="0" w:after="0"/>
              <w:jc w:val="center"/>
              <w:rPr>
                <w:sz w:val="21"/>
                <w:szCs w:val="21"/>
              </w:rPr>
            </w:pPr>
          </w:p>
        </w:tc>
      </w:tr>
      <w:tr w:rsidR="0034243D" w14:paraId="49BF8A27" w14:textId="77777777" w:rsidTr="00612D27">
        <w:tc>
          <w:tcPr>
            <w:tcW w:w="2809" w:type="pct"/>
            <w:gridSpan w:val="4"/>
            <w:vAlign w:val="center"/>
          </w:tcPr>
          <w:p w14:paraId="3C42EB8D" w14:textId="77777777" w:rsidR="0034243D" w:rsidRPr="00612D27" w:rsidRDefault="0034243D" w:rsidP="00612D27">
            <w:pPr>
              <w:spacing w:before="0" w:after="0"/>
              <w:rPr>
                <w:color w:val="000000"/>
                <w:sz w:val="21"/>
                <w:szCs w:val="21"/>
              </w:rPr>
            </w:pPr>
            <w:r w:rsidRPr="00612D27">
              <w:rPr>
                <w:color w:val="000000"/>
                <w:sz w:val="21"/>
                <w:szCs w:val="21"/>
              </w:rPr>
              <w:t>..D</w:t>
            </w:r>
            <w:r w:rsidRPr="00612D27">
              <w:rPr>
                <w:color w:val="000000"/>
                <w:sz w:val="21"/>
                <w:szCs w:val="21"/>
                <w:vertAlign w:val="subscript"/>
              </w:rPr>
              <w:t>e</w:t>
            </w:r>
            <w:r w:rsidRPr="00612D27">
              <w:rPr>
                <w:color w:val="000000"/>
                <w:sz w:val="21"/>
                <w:szCs w:val="21"/>
              </w:rPr>
              <w:t xml:space="preserve"> for</w:t>
            </w:r>
            <w:r w:rsidRPr="00612D27">
              <w:rPr>
                <w:color w:val="000000"/>
                <w:sz w:val="21"/>
                <w:szCs w:val="21"/>
                <w:vertAlign w:val="superscript"/>
              </w:rPr>
              <w:t xml:space="preserve"> </w:t>
            </w:r>
            <w:r w:rsidRPr="00612D27">
              <w:rPr>
                <w:color w:val="000000"/>
                <w:sz w:val="21"/>
                <w:szCs w:val="21"/>
              </w:rPr>
              <w:t>SO</w:t>
            </w:r>
            <w:r w:rsidRPr="00612D27">
              <w:rPr>
                <w:color w:val="000000"/>
                <w:sz w:val="21"/>
                <w:szCs w:val="21"/>
                <w:vertAlign w:val="subscript"/>
              </w:rPr>
              <w:t>4</w:t>
            </w:r>
            <w:r w:rsidRPr="00612D27">
              <w:rPr>
                <w:color w:val="000000"/>
                <w:sz w:val="21"/>
                <w:szCs w:val="21"/>
                <w:vertAlign w:val="superscript"/>
              </w:rPr>
              <w:t xml:space="preserve">2- </w:t>
            </w:r>
            <w:r w:rsidRPr="00612D27">
              <w:rPr>
                <w:color w:val="000000"/>
                <w:sz w:val="21"/>
                <w:szCs w:val="21"/>
              </w:rPr>
              <w:t>in [m</w:t>
            </w:r>
            <w:r w:rsidRPr="00612D27">
              <w:rPr>
                <w:color w:val="000000"/>
                <w:sz w:val="21"/>
                <w:szCs w:val="21"/>
                <w:vertAlign w:val="superscript"/>
              </w:rPr>
              <w:t>2</w:t>
            </w:r>
            <w:r w:rsidRPr="00612D27">
              <w:rPr>
                <w:color w:val="000000"/>
                <w:sz w:val="21"/>
                <w:szCs w:val="21"/>
              </w:rPr>
              <w:t xml:space="preserve"> s</w:t>
            </w:r>
            <w:r w:rsidRPr="00612D27">
              <w:rPr>
                <w:color w:val="000000"/>
                <w:sz w:val="21"/>
                <w:szCs w:val="21"/>
                <w:vertAlign w:val="superscript"/>
              </w:rPr>
              <w:t>-1</w:t>
            </w:r>
            <w:r w:rsidRPr="00612D27">
              <w:rPr>
                <w:color w:val="000000"/>
                <w:sz w:val="21"/>
                <w:szCs w:val="21"/>
              </w:rPr>
              <w:t>]</w:t>
            </w:r>
          </w:p>
        </w:tc>
        <w:tc>
          <w:tcPr>
            <w:tcW w:w="856" w:type="pct"/>
            <w:vAlign w:val="center"/>
          </w:tcPr>
          <w:p w14:paraId="6E5352B7" w14:textId="77777777" w:rsidR="0034243D" w:rsidRPr="00612D27" w:rsidRDefault="0034243D" w:rsidP="00612D27">
            <w:pPr>
              <w:spacing w:before="0" w:after="0"/>
              <w:jc w:val="center"/>
              <w:rPr>
                <w:sz w:val="21"/>
                <w:szCs w:val="21"/>
              </w:rPr>
            </w:pPr>
            <w:r w:rsidRPr="00612D27">
              <w:rPr>
                <w:sz w:val="21"/>
                <w:szCs w:val="21"/>
              </w:rPr>
              <w:t>5.26×10</w:t>
            </w:r>
            <w:r w:rsidRPr="00612D27">
              <w:rPr>
                <w:sz w:val="21"/>
                <w:szCs w:val="21"/>
                <w:vertAlign w:val="superscript"/>
              </w:rPr>
              <w:t>-12</w:t>
            </w:r>
          </w:p>
        </w:tc>
        <w:tc>
          <w:tcPr>
            <w:tcW w:w="1335" w:type="pct"/>
            <w:gridSpan w:val="2"/>
            <w:vAlign w:val="center"/>
          </w:tcPr>
          <w:p w14:paraId="0D993629" w14:textId="77777777" w:rsidR="0034243D" w:rsidRPr="00612D27" w:rsidRDefault="0034243D" w:rsidP="00612D27">
            <w:pPr>
              <w:spacing w:before="0" w:after="0"/>
              <w:jc w:val="center"/>
              <w:rPr>
                <w:sz w:val="21"/>
                <w:szCs w:val="21"/>
              </w:rPr>
            </w:pPr>
          </w:p>
        </w:tc>
      </w:tr>
    </w:tbl>
    <w:p w14:paraId="2391FBF3" w14:textId="77777777" w:rsidR="004D7296" w:rsidRDefault="004D7296" w:rsidP="00BB3187">
      <w:pPr>
        <w:rPr>
          <w:rFonts w:cs="Arial"/>
          <w:szCs w:val="22"/>
          <w:lang w:eastAsia="zh-CN"/>
        </w:rPr>
      </w:pPr>
    </w:p>
    <w:p w14:paraId="1821DF40" w14:textId="77777777" w:rsidR="00BB3187" w:rsidRPr="00ED3698" w:rsidRDefault="00BB3187" w:rsidP="00BB3187">
      <w:pPr>
        <w:pStyle w:val="Heading4"/>
      </w:pPr>
      <w:bookmarkStart w:id="1411" w:name="_Toc520374866"/>
      <w:r>
        <w:t>File location</w:t>
      </w:r>
      <w:bookmarkEnd w:id="1411"/>
    </w:p>
    <w:p w14:paraId="667E5897" w14:textId="77777777" w:rsidR="00BB3187" w:rsidRDefault="00BB3187" w:rsidP="00BB3187">
      <w:pPr>
        <w:rPr>
          <w:lang w:eastAsia="zh-CN"/>
        </w:rPr>
      </w:pPr>
      <w:r>
        <w:rPr>
          <w:lang w:eastAsia="zh-CN"/>
        </w:rPr>
        <w:t>Input file:</w:t>
      </w:r>
    </w:p>
    <w:p w14:paraId="1819777E" w14:textId="55EB1361" w:rsidR="00BB3187" w:rsidRDefault="00BB3187" w:rsidP="00BB3187">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446\B2\B2.</w:t>
      </w:r>
      <w:r w:rsidR="00F85E66">
        <w:rPr>
          <w:lang w:eastAsia="zh-CN"/>
        </w:rPr>
        <w:t>2</w:t>
      </w:r>
      <w:r>
        <w:rPr>
          <w:lang w:eastAsia="zh-CN"/>
        </w:rPr>
        <w:t>\</w:t>
      </w:r>
      <w:r w:rsidR="00F85E66" w:rsidRPr="00F85E66">
        <w:rPr>
          <w:lang w:eastAsia="zh-CN"/>
        </w:rPr>
        <w:t xml:space="preserve"> </w:t>
      </w:r>
      <w:r w:rsidR="00F85E66">
        <w:rPr>
          <w:lang w:eastAsia="zh-CN"/>
        </w:rPr>
        <w:t>B2.2</w:t>
      </w:r>
      <w:r w:rsidR="00845EEE">
        <w:rPr>
          <w:lang w:eastAsia="zh-CN"/>
        </w:rPr>
        <w:t>b</w:t>
      </w:r>
      <w:r w:rsidR="00F85E66">
        <w:rPr>
          <w:lang w:eastAsia="zh-CN"/>
        </w:rPr>
        <w:t>\B2.2</w:t>
      </w:r>
      <w:r w:rsidR="00845EEE">
        <w:rPr>
          <w:lang w:eastAsia="zh-CN"/>
        </w:rPr>
        <w:t>b</w:t>
      </w:r>
      <w:r w:rsidRPr="00386860">
        <w:rPr>
          <w:lang w:eastAsia="zh-CN"/>
        </w:rPr>
        <w:t>.dat</w:t>
      </w:r>
    </w:p>
    <w:p w14:paraId="2409E010" w14:textId="77777777" w:rsidR="00BB3187" w:rsidRDefault="00BB3187" w:rsidP="00BB3187">
      <w:pPr>
        <w:rPr>
          <w:lang w:eastAsia="zh-CN"/>
        </w:rPr>
      </w:pPr>
      <w:r>
        <w:rPr>
          <w:lang w:eastAsia="zh-CN"/>
        </w:rPr>
        <w:t>Databases: .</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w:t>
      </w:r>
      <w:r w:rsidRPr="00386860">
        <w:rPr>
          <w:lang w:eastAsia="zh-CN"/>
        </w:rPr>
        <w:t>\</w:t>
      </w:r>
      <w:r>
        <w:rPr>
          <w:lang w:eastAsia="zh-CN"/>
        </w:rPr>
        <w:t>database\</w:t>
      </w:r>
    </w:p>
    <w:p w14:paraId="25A80E46" w14:textId="77777777" w:rsidR="0097401A" w:rsidRDefault="0097401A" w:rsidP="002E1FB4">
      <w:pPr>
        <w:rPr>
          <w:rFonts w:cs="Arial"/>
          <w:szCs w:val="22"/>
          <w:lang w:eastAsia="zh-CN"/>
        </w:rPr>
      </w:pPr>
    </w:p>
    <w:p w14:paraId="6735AAE1" w14:textId="359D0A62" w:rsidR="0045761D" w:rsidRPr="00ED3698" w:rsidRDefault="00C65EDE" w:rsidP="00C65EDE">
      <w:pPr>
        <w:pStyle w:val="Heading3"/>
      </w:pPr>
      <w:bookmarkStart w:id="1412" w:name="_Ref469491595"/>
      <w:bookmarkStart w:id="1413" w:name="_Toc520374867"/>
      <w:r w:rsidRPr="00C65EDE">
        <w:rPr>
          <w:lang w:eastAsia="zh-CN"/>
        </w:rPr>
        <w:t>Multicomponent transport through a compacted and saturated MX-80 bentonite</w:t>
      </w:r>
      <w:bookmarkEnd w:id="1412"/>
      <w:bookmarkEnd w:id="1413"/>
    </w:p>
    <w:p w14:paraId="10E96CFB" w14:textId="77777777" w:rsidR="0045761D" w:rsidRPr="00192E8E" w:rsidRDefault="0045761D" w:rsidP="0045761D">
      <w:pPr>
        <w:pStyle w:val="StyleHeading4Bold"/>
      </w:pPr>
      <w:bookmarkStart w:id="1414" w:name="_Toc520374868"/>
      <w:r>
        <w:t>Problem definition</w:t>
      </w:r>
      <w:bookmarkEnd w:id="1414"/>
    </w:p>
    <w:p w14:paraId="785D5830" w14:textId="7BF4DE75" w:rsidR="0045761D" w:rsidRDefault="0045761D" w:rsidP="0045761D">
      <w:pPr>
        <w:rPr>
          <w:lang w:val="en-CA" w:eastAsia="zh-CN"/>
        </w:rPr>
      </w:pPr>
      <w:r w:rsidRPr="00ED3698">
        <w:rPr>
          <w:lang w:val="en-CA"/>
        </w:rPr>
        <w:t xml:space="preserve">This </w:t>
      </w:r>
      <w:r>
        <w:rPr>
          <w:rFonts w:hint="eastAsia"/>
          <w:lang w:val="en-CA" w:eastAsia="zh-CN"/>
        </w:rPr>
        <w:t>example</w:t>
      </w:r>
      <w:r w:rsidRPr="00ED3698">
        <w:rPr>
          <w:lang w:val="en-CA"/>
        </w:rPr>
        <w:t xml:space="preserve"> is </w:t>
      </w:r>
      <w:r>
        <w:rPr>
          <w:lang w:val="en-CA"/>
        </w:rPr>
        <w:t>to simulate a</w:t>
      </w:r>
      <w:r>
        <w:rPr>
          <w:lang w:eastAsia="zh-CN"/>
        </w:rPr>
        <w:t xml:space="preserve"> flow-through experiment on a bentonite core carried out in the Rock-Water-Interaction Group at the University of Bern, Switzerland</w:t>
      </w:r>
      <w:r w:rsidR="004474F5">
        <w:rPr>
          <w:lang w:eastAsia="zh-CN"/>
        </w:rPr>
        <w:t xml:space="preserve">.  </w:t>
      </w:r>
      <w:r>
        <w:rPr>
          <w:lang w:eastAsia="zh-CN"/>
        </w:rPr>
        <w:t xml:space="preserve">This multicomponent transport experiment was performed on a compacted and saturated MX-80 bentonite sample using the core infiltration technique developed by Mäder (2002, 2004, 2005); Mäder </w:t>
      </w:r>
      <w:r w:rsidR="004474F5">
        <w:rPr>
          <w:lang w:eastAsia="zh-CN"/>
        </w:rPr>
        <w:t xml:space="preserve">et al. </w:t>
      </w:r>
      <w:r>
        <w:rPr>
          <w:lang w:eastAsia="zh-CN"/>
        </w:rPr>
        <w:t>2004).</w:t>
      </w:r>
    </w:p>
    <w:p w14:paraId="66069A98" w14:textId="3C7D7192" w:rsidR="0045761D" w:rsidRPr="00C318D1" w:rsidRDefault="0045761D" w:rsidP="0045761D">
      <w:pPr>
        <w:rPr>
          <w:lang w:val="en-CA"/>
        </w:rPr>
      </w:pPr>
      <w:r>
        <w:rPr>
          <w:lang w:eastAsia="zh-CN"/>
        </w:rPr>
        <w:t>The flow-through experiment involved the injection of synthetic pore water similar in composition to the natural pore water of the field experiment</w:t>
      </w:r>
      <w:r w:rsidR="004474F5">
        <w:rPr>
          <w:lang w:eastAsia="zh-CN"/>
        </w:rPr>
        <w:t xml:space="preserve">.  </w:t>
      </w:r>
      <w:r>
        <w:rPr>
          <w:lang w:eastAsia="zh-CN"/>
        </w:rPr>
        <w:t>A tracer (deuterium) was added to monitor the breakthrough of the injected fluid and to assess the degree of mixing between the initial (natural) pore water and the injected fluid</w:t>
      </w:r>
      <w:r w:rsidR="004474F5">
        <w:rPr>
          <w:lang w:eastAsia="zh-CN"/>
        </w:rPr>
        <w:t xml:space="preserve">.  </w:t>
      </w:r>
      <w:r>
        <w:rPr>
          <w:lang w:eastAsia="zh-CN"/>
        </w:rPr>
        <w:t>The experimental period was 10 months</w:t>
      </w:r>
      <w:r w:rsidR="004474F5">
        <w:rPr>
          <w:lang w:eastAsia="zh-CN"/>
        </w:rPr>
        <w:t xml:space="preserve">.  </w:t>
      </w:r>
      <w:r w:rsidR="00C65EDE">
        <w:rPr>
          <w:lang w:eastAsia="zh-CN"/>
        </w:rPr>
        <w:t>The reader is referred to the report for detailed information (</w:t>
      </w:r>
      <w:r>
        <w:rPr>
          <w:lang w:val="en-CA" w:eastAsia="zh-CN"/>
        </w:rPr>
        <w:t xml:space="preserve">Xie </w:t>
      </w:r>
      <w:r w:rsidR="004474F5">
        <w:rPr>
          <w:lang w:val="en-CA" w:eastAsia="zh-CN"/>
        </w:rPr>
        <w:t xml:space="preserve">et al. </w:t>
      </w:r>
      <w:r>
        <w:rPr>
          <w:lang w:val="en-CA" w:eastAsia="zh-CN"/>
        </w:rPr>
        <w:t>2014a).</w:t>
      </w:r>
    </w:p>
    <w:p w14:paraId="2665A903" w14:textId="77777777" w:rsidR="0045761D" w:rsidRPr="00192E8E" w:rsidRDefault="0045761D" w:rsidP="0045761D">
      <w:pPr>
        <w:pStyle w:val="StyleHeading4Bold"/>
      </w:pPr>
      <w:bookmarkStart w:id="1415" w:name="_Toc520374869"/>
      <w:r>
        <w:t>Model setup</w:t>
      </w:r>
      <w:bookmarkEnd w:id="1415"/>
    </w:p>
    <w:p w14:paraId="2CC581F8" w14:textId="06A8F7DA" w:rsidR="0045761D" w:rsidRDefault="0045761D" w:rsidP="001D7905">
      <w:pPr>
        <w:rPr>
          <w:lang w:eastAsia="zh-CN"/>
        </w:rPr>
      </w:pPr>
      <w:r>
        <w:rPr>
          <w:rFonts w:cs="Arial" w:hint="eastAsia"/>
          <w:szCs w:val="22"/>
          <w:lang w:eastAsia="zh-CN"/>
        </w:rPr>
        <w:t>Th</w:t>
      </w:r>
      <w:r>
        <w:rPr>
          <w:rFonts w:cs="Arial"/>
          <w:szCs w:val="22"/>
          <w:lang w:eastAsia="zh-CN"/>
        </w:rPr>
        <w:t xml:space="preserve">e model setup for </w:t>
      </w:r>
      <w:r w:rsidR="001D7905">
        <w:rPr>
          <w:rFonts w:cs="Arial"/>
          <w:szCs w:val="22"/>
          <w:lang w:eastAsia="zh-CN"/>
        </w:rPr>
        <w:t>this example</w:t>
      </w:r>
      <w:r>
        <w:rPr>
          <w:rFonts w:cs="Arial"/>
          <w:szCs w:val="22"/>
          <w:lang w:eastAsia="zh-CN"/>
        </w:rPr>
        <w:t xml:space="preserve"> is </w:t>
      </w:r>
      <w:r w:rsidR="001D7905">
        <w:rPr>
          <w:rFonts w:cs="Arial"/>
          <w:szCs w:val="22"/>
          <w:lang w:eastAsia="zh-CN"/>
        </w:rPr>
        <w:t>depicted</w:t>
      </w:r>
      <w:r>
        <w:rPr>
          <w:rFonts w:cs="Arial" w:hint="eastAsia"/>
          <w:szCs w:val="22"/>
          <w:lang w:eastAsia="zh-CN"/>
        </w:rPr>
        <w:t xml:space="preserve"> in</w:t>
      </w:r>
      <w:r>
        <w:rPr>
          <w:rFonts w:cs="Arial"/>
          <w:szCs w:val="22"/>
          <w:lang w:eastAsia="zh-CN"/>
        </w:rPr>
        <w:t xml:space="preserve"> </w:t>
      </w:r>
      <w:r w:rsidR="001D7905">
        <w:rPr>
          <w:rFonts w:cs="Arial"/>
          <w:szCs w:val="22"/>
          <w:lang w:eastAsia="zh-CN"/>
        </w:rPr>
        <w:fldChar w:fldCharType="begin"/>
      </w:r>
      <w:r w:rsidR="001D7905">
        <w:rPr>
          <w:rFonts w:cs="Arial"/>
          <w:szCs w:val="22"/>
          <w:lang w:eastAsia="zh-CN"/>
        </w:rPr>
        <w:instrText xml:space="preserve"> REF _Ref469414772 \h </w:instrText>
      </w:r>
      <w:r w:rsidR="001D7905">
        <w:rPr>
          <w:rFonts w:cs="Arial"/>
          <w:szCs w:val="22"/>
          <w:lang w:eastAsia="zh-CN"/>
        </w:rPr>
      </w:r>
      <w:r w:rsidR="001D7905">
        <w:rPr>
          <w:rFonts w:cs="Arial"/>
          <w:szCs w:val="22"/>
          <w:lang w:eastAsia="zh-CN"/>
        </w:rPr>
        <w:fldChar w:fldCharType="separate"/>
      </w:r>
      <w:r w:rsidR="00B560DA">
        <w:t xml:space="preserve">Figure </w:t>
      </w:r>
      <w:r w:rsidR="00B560DA">
        <w:rPr>
          <w:noProof/>
        </w:rPr>
        <w:t>4</w:t>
      </w:r>
      <w:r w:rsidR="00B560DA">
        <w:t>.</w:t>
      </w:r>
      <w:r w:rsidR="00B560DA">
        <w:rPr>
          <w:noProof/>
        </w:rPr>
        <w:t>18</w:t>
      </w:r>
      <w:r w:rsidR="001D7905">
        <w:rPr>
          <w:rFonts w:cs="Arial"/>
          <w:szCs w:val="22"/>
          <w:lang w:eastAsia="zh-CN"/>
        </w:rPr>
        <w:fldChar w:fldCharType="end"/>
      </w:r>
      <w:r w:rsidR="004474F5">
        <w:rPr>
          <w:rFonts w:cs="Arial"/>
          <w:szCs w:val="22"/>
          <w:lang w:eastAsia="zh-CN"/>
        </w:rPr>
        <w:t xml:space="preserve">.  </w:t>
      </w:r>
      <w:r w:rsidR="001D7905" w:rsidRPr="00966D95">
        <w:rPr>
          <w:iCs/>
        </w:rPr>
        <w:t>T</w:t>
      </w:r>
      <w:r w:rsidR="001D7905" w:rsidRPr="001A3A96">
        <w:t xml:space="preserve">he </w:t>
      </w:r>
      <w:r w:rsidR="001D7905">
        <w:t xml:space="preserve">compacted bentonite </w:t>
      </w:r>
      <w:r w:rsidR="001D7905" w:rsidRPr="001A3A96">
        <w:lastRenderedPageBreak/>
        <w:t xml:space="preserve">column has a length of 0.05 m and </w:t>
      </w:r>
      <w:r w:rsidR="001D7905">
        <w:t>was</w:t>
      </w:r>
      <w:r w:rsidR="001D7905" w:rsidRPr="001A3A96">
        <w:t xml:space="preserve"> discretized </w:t>
      </w:r>
      <w:r w:rsidR="001D7905">
        <w:t>in</w:t>
      </w:r>
      <w:r w:rsidR="001D7905" w:rsidRPr="001A3A96">
        <w:t>to 25 cells</w:t>
      </w:r>
      <w:r w:rsidR="004474F5">
        <w:t xml:space="preserve">.  </w:t>
      </w:r>
      <w:r w:rsidR="001D7905" w:rsidRPr="001A3A96">
        <w:t xml:space="preserve">The total duration of the experiment </w:t>
      </w:r>
      <w:r w:rsidR="001D7905">
        <w:t>was</w:t>
      </w:r>
      <w:r w:rsidR="001D7905" w:rsidRPr="001A3A96">
        <w:t xml:space="preserve"> 300 days</w:t>
      </w:r>
      <w:r w:rsidR="004474F5">
        <w:t xml:space="preserve">.  </w:t>
      </w:r>
      <w:r w:rsidR="001D7905" w:rsidRPr="001A3A96">
        <w:t>A constant influx of 2.3</w:t>
      </w:r>
      <w:r w:rsidR="001D7905">
        <w:rPr>
          <w:rFonts w:cs="Arial"/>
        </w:rPr>
        <w:t>×10</w:t>
      </w:r>
      <w:r w:rsidR="001D7905" w:rsidRPr="006A4268">
        <w:rPr>
          <w:rFonts w:cs="Arial"/>
          <w:color w:val="000000"/>
          <w:szCs w:val="22"/>
          <w:vertAlign w:val="superscript"/>
          <w:lang w:eastAsia="en-CA"/>
        </w:rPr>
        <w:t>-9</w:t>
      </w:r>
      <w:r w:rsidR="001D7905" w:rsidRPr="001A3A96">
        <w:rPr>
          <w:rFonts w:cs="Arial"/>
          <w:color w:val="000000"/>
          <w:szCs w:val="22"/>
          <w:lang w:eastAsia="en-CA"/>
        </w:rPr>
        <w:t xml:space="preserve"> </w:t>
      </w:r>
      <w:r w:rsidR="001D7905" w:rsidRPr="001A3A96">
        <w:t>m</w:t>
      </w:r>
      <w:r w:rsidR="001D7905" w:rsidRPr="00C93E84">
        <w:rPr>
          <w:szCs w:val="22"/>
          <w:vertAlign w:val="superscript"/>
        </w:rPr>
        <w:t>3</w:t>
      </w:r>
      <w:r w:rsidR="001D7905">
        <w:t xml:space="preserve"> </w:t>
      </w:r>
      <w:r w:rsidR="001D7905" w:rsidRPr="001A3A96">
        <w:t>m</w:t>
      </w:r>
      <w:r w:rsidR="001D7905" w:rsidRPr="00C93E84">
        <w:rPr>
          <w:vertAlign w:val="superscript"/>
        </w:rPr>
        <w:t>-</w:t>
      </w:r>
      <w:r w:rsidR="001D7905" w:rsidRPr="00C93E84">
        <w:rPr>
          <w:szCs w:val="22"/>
          <w:vertAlign w:val="superscript"/>
        </w:rPr>
        <w:t>2</w:t>
      </w:r>
      <w:r w:rsidR="001D7905" w:rsidRPr="00F54BE5">
        <w:t xml:space="preserve"> s</w:t>
      </w:r>
      <w:r w:rsidR="001D7905" w:rsidRPr="00F54BE5">
        <w:rPr>
          <w:vertAlign w:val="superscript"/>
        </w:rPr>
        <w:t xml:space="preserve">-1 </w:t>
      </w:r>
      <w:r w:rsidR="001D7905">
        <w:t>was</w:t>
      </w:r>
      <w:r w:rsidR="001D7905" w:rsidRPr="001A3A96">
        <w:t xml:space="preserve"> assigned to the left-hand boundary</w:t>
      </w:r>
      <w:r w:rsidR="004474F5">
        <w:t xml:space="preserve">.  </w:t>
      </w:r>
      <w:r w:rsidR="001D7905" w:rsidRPr="001A3A96">
        <w:t xml:space="preserve">The flow rate is fairly low such that diffusion </w:t>
      </w:r>
      <w:r w:rsidR="001D7905">
        <w:t>remains</w:t>
      </w:r>
      <w:r w:rsidR="001D7905" w:rsidRPr="001A3A96">
        <w:t xml:space="preserve"> </w:t>
      </w:r>
      <w:r w:rsidR="001D7905">
        <w:t xml:space="preserve">the dominant </w:t>
      </w:r>
      <w:r w:rsidR="001D7905" w:rsidRPr="001A3A96">
        <w:t>transport mechanism.</w:t>
      </w:r>
    </w:p>
    <w:p w14:paraId="6332F588" w14:textId="77777777" w:rsidR="001D7905" w:rsidRDefault="001D7905" w:rsidP="0045761D">
      <w:pPr>
        <w:rPr>
          <w:lang w:eastAsia="zh-CN"/>
        </w:rPr>
      </w:pPr>
    </w:p>
    <w:p w14:paraId="35023EF2" w14:textId="323589E7" w:rsidR="001D7905" w:rsidRDefault="001D7905" w:rsidP="001D7905">
      <w:pPr>
        <w:jc w:val="center"/>
        <w:rPr>
          <w:rFonts w:cs="Arial"/>
          <w:szCs w:val="22"/>
          <w:lang w:eastAsia="zh-CN"/>
        </w:rPr>
      </w:pPr>
      <w:r>
        <w:rPr>
          <w:noProof/>
          <w:lang w:val="en-CA" w:eastAsia="zh-CN"/>
        </w:rPr>
        <w:drawing>
          <wp:inline distT="0" distB="0" distL="0" distR="0" wp14:anchorId="4AF84167" wp14:editId="30F1E822">
            <wp:extent cx="3514299" cy="770311"/>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514093" cy="770266"/>
                    </a:xfrm>
                    <a:prstGeom prst="rect">
                      <a:avLst/>
                    </a:prstGeom>
                    <a:noFill/>
                  </pic:spPr>
                </pic:pic>
              </a:graphicData>
            </a:graphic>
          </wp:inline>
        </w:drawing>
      </w:r>
    </w:p>
    <w:p w14:paraId="0B5E51E7" w14:textId="469F130F" w:rsidR="001D7905" w:rsidRPr="001A3A96" w:rsidRDefault="001D7905" w:rsidP="001D7905">
      <w:pPr>
        <w:pStyle w:val="Caption"/>
        <w:ind w:left="1134" w:hanging="1134"/>
      </w:pPr>
      <w:bookmarkStart w:id="1416" w:name="_Ref361072772"/>
      <w:bookmarkStart w:id="1417" w:name="_Ref469414772"/>
      <w:bookmarkStart w:id="1418" w:name="_Toc385465594"/>
      <w:bookmarkStart w:id="1419" w:name="_Toc520375129"/>
      <w:r>
        <w:t xml:space="preserve">Figure </w:t>
      </w:r>
      <w:bookmarkEnd w:id="1416"/>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18</w:t>
      </w:r>
      <w:r>
        <w:fldChar w:fldCharType="end"/>
      </w:r>
      <w:bookmarkEnd w:id="1417"/>
      <w:r>
        <w:t xml:space="preserve">: </w:t>
      </w:r>
      <w:r w:rsidRPr="00707DEC">
        <w:t xml:space="preserve">Model setup for </w:t>
      </w:r>
      <w:r>
        <w:t>multicomponent reactive transport experiment in bentonite</w:t>
      </w:r>
      <w:bookmarkEnd w:id="1418"/>
      <w:bookmarkEnd w:id="1419"/>
    </w:p>
    <w:p w14:paraId="4B63206A" w14:textId="77777777" w:rsidR="001D7905" w:rsidRDefault="001D7905" w:rsidP="001D7905">
      <w:pPr>
        <w:jc w:val="center"/>
        <w:rPr>
          <w:rFonts w:cs="Arial"/>
          <w:szCs w:val="22"/>
          <w:lang w:eastAsia="zh-CN"/>
        </w:rPr>
      </w:pPr>
    </w:p>
    <w:p w14:paraId="0AE116D5" w14:textId="07615F47" w:rsidR="001D7905" w:rsidRDefault="001D7905" w:rsidP="001D7905">
      <w:pPr>
        <w:rPr>
          <w:rFonts w:cs="Arial"/>
          <w:color w:val="000000"/>
          <w:szCs w:val="22"/>
          <w:lang w:eastAsia="en-CA"/>
        </w:rPr>
      </w:pPr>
      <w:r>
        <w:rPr>
          <w:rFonts w:cs="Arial"/>
          <w:color w:val="000000"/>
          <w:szCs w:val="22"/>
          <w:lang w:eastAsia="en-CA"/>
        </w:rPr>
        <w:t>T</w:t>
      </w:r>
      <w:r w:rsidRPr="001A3A96">
        <w:rPr>
          <w:rFonts w:cs="Arial"/>
          <w:color w:val="000000"/>
          <w:szCs w:val="22"/>
          <w:lang w:eastAsia="en-CA"/>
        </w:rPr>
        <w:t xml:space="preserve">he chemical </w:t>
      </w:r>
      <w:r>
        <w:rPr>
          <w:rFonts w:cs="Arial"/>
          <w:color w:val="000000"/>
          <w:szCs w:val="22"/>
          <w:lang w:eastAsia="en-CA"/>
        </w:rPr>
        <w:t xml:space="preserve">reaction </w:t>
      </w:r>
      <w:r w:rsidRPr="001A3A96">
        <w:rPr>
          <w:rFonts w:cs="Arial"/>
          <w:color w:val="000000"/>
          <w:szCs w:val="22"/>
          <w:lang w:eastAsia="en-CA"/>
        </w:rPr>
        <w:t>system include</w:t>
      </w:r>
      <w:r>
        <w:rPr>
          <w:rFonts w:cs="Arial"/>
          <w:color w:val="000000"/>
          <w:szCs w:val="22"/>
          <w:lang w:eastAsia="en-CA"/>
        </w:rPr>
        <w:t>d</w:t>
      </w:r>
      <w:r w:rsidRPr="001A3A96">
        <w:rPr>
          <w:rFonts w:cs="Arial"/>
          <w:color w:val="000000"/>
          <w:szCs w:val="22"/>
          <w:lang w:eastAsia="en-CA"/>
        </w:rPr>
        <w:t xml:space="preserve"> </w:t>
      </w:r>
      <w:r w:rsidR="008C29DD">
        <w:rPr>
          <w:rFonts w:cs="Arial"/>
          <w:color w:val="000000"/>
          <w:szCs w:val="22"/>
          <w:lang w:eastAsia="en-CA"/>
        </w:rPr>
        <w:t xml:space="preserve">11 </w:t>
      </w:r>
      <w:r w:rsidRPr="001A3A96">
        <w:rPr>
          <w:rFonts w:cs="Arial"/>
          <w:color w:val="000000"/>
          <w:szCs w:val="22"/>
          <w:lang w:eastAsia="en-CA"/>
        </w:rPr>
        <w:t xml:space="preserve">primary and </w:t>
      </w:r>
      <w:r w:rsidR="008C29DD">
        <w:rPr>
          <w:rFonts w:cs="Arial"/>
          <w:color w:val="000000"/>
          <w:szCs w:val="22"/>
          <w:lang w:eastAsia="en-CA"/>
        </w:rPr>
        <w:t xml:space="preserve">5 </w:t>
      </w:r>
      <w:r w:rsidRPr="001A3A96">
        <w:rPr>
          <w:rFonts w:cs="Arial"/>
          <w:color w:val="000000"/>
          <w:szCs w:val="22"/>
          <w:lang w:eastAsia="en-CA"/>
        </w:rPr>
        <w:t>minerals</w:t>
      </w:r>
      <w:r>
        <w:rPr>
          <w:rFonts w:cs="Arial" w:hint="eastAsia"/>
          <w:color w:val="000000"/>
          <w:szCs w:val="22"/>
          <w:lang w:eastAsia="zh-CN"/>
        </w:rPr>
        <w:t xml:space="preserve"> </w:t>
      </w:r>
      <w:r>
        <w:rPr>
          <w:rFonts w:cs="Arial"/>
          <w:color w:val="000000"/>
          <w:szCs w:val="22"/>
          <w:lang w:eastAsia="zh-CN"/>
        </w:rPr>
        <w:t xml:space="preserve">as shown in </w:t>
      </w:r>
      <w:r w:rsidR="008C29DD">
        <w:rPr>
          <w:rFonts w:cs="Arial"/>
          <w:color w:val="000000"/>
          <w:szCs w:val="22"/>
          <w:lang w:eastAsia="zh-CN"/>
        </w:rPr>
        <w:fldChar w:fldCharType="begin"/>
      </w:r>
      <w:r w:rsidR="008C29DD">
        <w:rPr>
          <w:rFonts w:cs="Arial"/>
          <w:color w:val="000000"/>
          <w:szCs w:val="22"/>
          <w:lang w:eastAsia="zh-CN"/>
        </w:rPr>
        <w:instrText xml:space="preserve"> REF _Ref469415531 \h </w:instrText>
      </w:r>
      <w:r w:rsidR="008C29DD">
        <w:rPr>
          <w:rFonts w:cs="Arial"/>
          <w:color w:val="000000"/>
          <w:szCs w:val="22"/>
          <w:lang w:eastAsia="zh-CN"/>
        </w:rPr>
      </w:r>
      <w:r w:rsidR="008C29DD">
        <w:rPr>
          <w:rFonts w:cs="Arial"/>
          <w:color w:val="000000"/>
          <w:szCs w:val="22"/>
          <w:lang w:eastAsia="zh-CN"/>
        </w:rPr>
        <w:fldChar w:fldCharType="separate"/>
      </w:r>
      <w:r w:rsidR="00B560DA">
        <w:t xml:space="preserve">Table </w:t>
      </w:r>
      <w:r w:rsidR="00B560DA">
        <w:rPr>
          <w:noProof/>
        </w:rPr>
        <w:t>4</w:t>
      </w:r>
      <w:r w:rsidR="00B560DA">
        <w:t>.</w:t>
      </w:r>
      <w:r w:rsidR="00B560DA">
        <w:rPr>
          <w:noProof/>
        </w:rPr>
        <w:t>20</w:t>
      </w:r>
      <w:r w:rsidR="008C29DD">
        <w:rPr>
          <w:rFonts w:cs="Arial"/>
          <w:color w:val="000000"/>
          <w:szCs w:val="22"/>
          <w:lang w:eastAsia="zh-CN"/>
        </w:rPr>
        <w:fldChar w:fldCharType="end"/>
      </w:r>
      <w:r w:rsidR="0051753E">
        <w:rPr>
          <w:rFonts w:cs="Arial"/>
          <w:color w:val="000000"/>
          <w:szCs w:val="22"/>
          <w:lang w:eastAsia="zh-CN"/>
        </w:rPr>
        <w:t xml:space="preserve"> and 1 gas</w:t>
      </w:r>
      <w:r w:rsidR="008C29DD">
        <w:rPr>
          <w:rFonts w:cs="Arial"/>
          <w:color w:val="000000"/>
          <w:szCs w:val="22"/>
          <w:lang w:eastAsia="zh-CN"/>
        </w:rPr>
        <w:t xml:space="preserve"> (Xie </w:t>
      </w:r>
      <w:r w:rsidR="004474F5">
        <w:rPr>
          <w:rFonts w:cs="Arial"/>
          <w:color w:val="000000"/>
          <w:szCs w:val="22"/>
          <w:lang w:eastAsia="zh-CN"/>
        </w:rPr>
        <w:t xml:space="preserve">et al. </w:t>
      </w:r>
      <w:r w:rsidR="008C29DD">
        <w:rPr>
          <w:rFonts w:cs="Arial"/>
          <w:color w:val="000000"/>
          <w:szCs w:val="22"/>
          <w:lang w:eastAsia="zh-CN"/>
        </w:rPr>
        <w:t>2014a)</w:t>
      </w:r>
      <w:r w:rsidR="004474F5">
        <w:rPr>
          <w:rFonts w:cs="Arial"/>
          <w:color w:val="000000"/>
          <w:szCs w:val="22"/>
          <w:lang w:eastAsia="en-CA"/>
        </w:rPr>
        <w:t xml:space="preserve">.  </w:t>
      </w:r>
      <w:r w:rsidR="0051753E">
        <w:rPr>
          <w:rFonts w:cs="Arial"/>
          <w:color w:val="000000"/>
          <w:szCs w:val="22"/>
          <w:lang w:eastAsia="en-CA"/>
        </w:rPr>
        <w:t>The secondary species are 32</w:t>
      </w:r>
      <w:r w:rsidR="004474F5">
        <w:rPr>
          <w:rFonts w:cs="Arial"/>
          <w:color w:val="000000"/>
          <w:szCs w:val="22"/>
          <w:lang w:eastAsia="en-CA"/>
        </w:rPr>
        <w:t xml:space="preserve">.  </w:t>
      </w:r>
      <w:r>
        <w:rPr>
          <w:rFonts w:cs="Arial"/>
          <w:color w:val="000000"/>
          <w:szCs w:val="22"/>
          <w:lang w:eastAsia="en-CA"/>
        </w:rPr>
        <w:t>This resulted in a reactive transport problem with 21 primary unknowns (11 components, 1 gas, 5 minerals and 4 adsorbed species).</w:t>
      </w:r>
    </w:p>
    <w:p w14:paraId="4FEECEFB" w14:textId="77777777" w:rsidR="001D7905" w:rsidRDefault="001D7905" w:rsidP="001D7905">
      <w:pPr>
        <w:rPr>
          <w:rFonts w:cs="Arial"/>
          <w:color w:val="000000"/>
          <w:szCs w:val="22"/>
          <w:lang w:eastAsia="en-CA"/>
        </w:rPr>
      </w:pPr>
    </w:p>
    <w:p w14:paraId="41958A67" w14:textId="6D3C4642" w:rsidR="001D7905" w:rsidRDefault="001D7905" w:rsidP="001D7905">
      <w:pPr>
        <w:pStyle w:val="Caption"/>
        <w:keepNext/>
        <w:ind w:left="1134" w:hanging="1134"/>
        <w:rPr>
          <w:lang w:eastAsia="zh-CN"/>
        </w:rPr>
      </w:pPr>
      <w:bookmarkStart w:id="1420" w:name="_Ref359417733"/>
      <w:bookmarkStart w:id="1421" w:name="_Ref469415531"/>
      <w:bookmarkStart w:id="1422" w:name="_Toc359834737"/>
      <w:bookmarkStart w:id="1423" w:name="_Toc385465559"/>
      <w:bookmarkStart w:id="1424" w:name="_Toc520375014"/>
      <w:r>
        <w:t xml:space="preserve">Table </w:t>
      </w:r>
      <w:bookmarkEnd w:id="1420"/>
      <w:r w:rsidR="008C29DD">
        <w:fldChar w:fldCharType="begin"/>
      </w:r>
      <w:r w:rsidR="008C29DD">
        <w:instrText xml:space="preserve"> STYLEREF 1 \s </w:instrText>
      </w:r>
      <w:r w:rsidR="008C29DD">
        <w:fldChar w:fldCharType="separate"/>
      </w:r>
      <w:r w:rsidR="00B560DA">
        <w:rPr>
          <w:noProof/>
        </w:rPr>
        <w:t>4</w:t>
      </w:r>
      <w:r w:rsidR="008C29DD">
        <w:fldChar w:fldCharType="end"/>
      </w:r>
      <w:r w:rsidR="008C29DD">
        <w:t>.</w:t>
      </w:r>
      <w:r w:rsidR="008C29DD">
        <w:fldChar w:fldCharType="begin"/>
      </w:r>
      <w:r w:rsidR="008C29DD">
        <w:instrText xml:space="preserve"> SEQ Table \* ARABIC \s 1 </w:instrText>
      </w:r>
      <w:r w:rsidR="008C29DD">
        <w:fldChar w:fldCharType="separate"/>
      </w:r>
      <w:r w:rsidR="00B560DA">
        <w:rPr>
          <w:noProof/>
        </w:rPr>
        <w:t>20</w:t>
      </w:r>
      <w:r w:rsidR="008C29DD">
        <w:fldChar w:fldCharType="end"/>
      </w:r>
      <w:bookmarkEnd w:id="1421"/>
      <w:r w:rsidR="008C29DD">
        <w:t xml:space="preserve">: </w:t>
      </w:r>
      <w:r>
        <w:rPr>
          <w:lang w:eastAsia="zh-CN"/>
        </w:rPr>
        <w:t>C</w:t>
      </w:r>
      <w:r w:rsidRPr="00372D02">
        <w:rPr>
          <w:lang w:eastAsia="zh-CN"/>
        </w:rPr>
        <w:t>omponents</w:t>
      </w:r>
      <w:r>
        <w:rPr>
          <w:lang w:eastAsia="zh-CN"/>
        </w:rPr>
        <w:t xml:space="preserve"> (</w:t>
      </w:r>
      <w:r w:rsidR="004474F5">
        <w:rPr>
          <w:lang w:eastAsia="zh-CN"/>
        </w:rPr>
        <w:t xml:space="preserve">i.e. </w:t>
      </w:r>
      <w:r>
        <w:rPr>
          <w:lang w:eastAsia="zh-CN"/>
        </w:rPr>
        <w:t>primary species)</w:t>
      </w:r>
      <w:r w:rsidRPr="00372D02">
        <w:rPr>
          <w:lang w:eastAsia="zh-CN"/>
        </w:rPr>
        <w:t xml:space="preserve"> and minerals</w:t>
      </w:r>
      <w:bookmarkEnd w:id="1422"/>
      <w:r>
        <w:rPr>
          <w:lang w:eastAsia="zh-CN"/>
        </w:rPr>
        <w:t xml:space="preserve"> used in the Benchmark IV simulations</w:t>
      </w:r>
      <w:bookmarkEnd w:id="1423"/>
      <w:bookmarkEnd w:id="1424"/>
    </w:p>
    <w:tbl>
      <w:tblPr>
        <w:tblW w:w="5000" w:type="pct"/>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662"/>
        <w:gridCol w:w="218"/>
        <w:gridCol w:w="2881"/>
        <w:gridCol w:w="1032"/>
        <w:gridCol w:w="1847"/>
      </w:tblGrid>
      <w:tr w:rsidR="001D7905" w:rsidRPr="001A3A96" w14:paraId="27EE27F3" w14:textId="77777777" w:rsidTr="008C29DD">
        <w:trPr>
          <w:trHeight w:val="98"/>
        </w:trPr>
        <w:tc>
          <w:tcPr>
            <w:tcW w:w="1667" w:type="pct"/>
            <w:gridSpan w:val="2"/>
            <w:tcBorders>
              <w:bottom w:val="single" w:sz="4" w:space="0" w:color="auto"/>
            </w:tcBorders>
            <w:shd w:val="clear" w:color="auto" w:fill="D9D9D9" w:themeFill="background1" w:themeFillShade="D9"/>
          </w:tcPr>
          <w:p w14:paraId="20EB6CC2" w14:textId="77777777" w:rsidR="001D7905" w:rsidRPr="001A3A96" w:rsidRDefault="001D7905" w:rsidP="001D7905">
            <w:pPr>
              <w:autoSpaceDE w:val="0"/>
              <w:autoSpaceDN w:val="0"/>
              <w:adjustRightInd w:val="0"/>
              <w:rPr>
                <w:rFonts w:cs="Arial"/>
                <w:color w:val="000000"/>
                <w:szCs w:val="22"/>
                <w:lang w:eastAsia="en-CA"/>
              </w:rPr>
            </w:pPr>
            <w:r w:rsidRPr="001A3A96">
              <w:rPr>
                <w:rFonts w:cs="Arial"/>
                <w:b/>
                <w:bCs/>
                <w:color w:val="000000"/>
                <w:szCs w:val="22"/>
                <w:lang w:eastAsia="en-CA"/>
              </w:rPr>
              <w:t xml:space="preserve">Primary species </w:t>
            </w:r>
          </w:p>
        </w:tc>
        <w:tc>
          <w:tcPr>
            <w:tcW w:w="1667" w:type="pct"/>
            <w:tcBorders>
              <w:bottom w:val="single" w:sz="4" w:space="0" w:color="auto"/>
            </w:tcBorders>
            <w:shd w:val="clear" w:color="auto" w:fill="D9D9D9" w:themeFill="background1" w:themeFillShade="D9"/>
          </w:tcPr>
          <w:p w14:paraId="02B81211" w14:textId="77777777" w:rsidR="001D7905" w:rsidRPr="001A3A96" w:rsidRDefault="001D7905" w:rsidP="001D7905">
            <w:pPr>
              <w:autoSpaceDE w:val="0"/>
              <w:autoSpaceDN w:val="0"/>
              <w:adjustRightInd w:val="0"/>
              <w:rPr>
                <w:rFonts w:cs="Arial"/>
                <w:b/>
                <w:bCs/>
                <w:color w:val="000000"/>
                <w:szCs w:val="22"/>
                <w:lang w:eastAsia="en-CA"/>
              </w:rPr>
            </w:pPr>
            <w:r w:rsidRPr="006A1CFA">
              <w:rPr>
                <w:rFonts w:cs="Arial"/>
                <w:b/>
                <w:bCs/>
                <w:color w:val="000000"/>
                <w:szCs w:val="22"/>
                <w:lang w:eastAsia="en-CA"/>
              </w:rPr>
              <w:t xml:space="preserve">Primary species </w:t>
            </w:r>
          </w:p>
        </w:tc>
        <w:tc>
          <w:tcPr>
            <w:tcW w:w="1666" w:type="pct"/>
            <w:gridSpan w:val="2"/>
            <w:tcBorders>
              <w:bottom w:val="single" w:sz="4" w:space="0" w:color="auto"/>
            </w:tcBorders>
            <w:shd w:val="clear" w:color="auto" w:fill="D9D9D9" w:themeFill="background1" w:themeFillShade="D9"/>
          </w:tcPr>
          <w:p w14:paraId="6A99C381" w14:textId="77777777" w:rsidR="001D7905" w:rsidRPr="001A3A96" w:rsidRDefault="001D7905" w:rsidP="001D7905">
            <w:pPr>
              <w:autoSpaceDE w:val="0"/>
              <w:autoSpaceDN w:val="0"/>
              <w:adjustRightInd w:val="0"/>
              <w:rPr>
                <w:rFonts w:cs="Arial"/>
                <w:b/>
                <w:bCs/>
                <w:color w:val="000000"/>
                <w:szCs w:val="22"/>
                <w:lang w:eastAsia="en-CA"/>
              </w:rPr>
            </w:pPr>
            <w:r w:rsidRPr="006A1CFA">
              <w:rPr>
                <w:rFonts w:cs="Arial"/>
                <w:b/>
                <w:bCs/>
                <w:color w:val="000000"/>
                <w:szCs w:val="22"/>
                <w:lang w:eastAsia="en-CA"/>
              </w:rPr>
              <w:t xml:space="preserve">Primary species </w:t>
            </w:r>
          </w:p>
        </w:tc>
      </w:tr>
      <w:tr w:rsidR="001D7905" w:rsidRPr="001A3A96" w14:paraId="3819E867" w14:textId="77777777" w:rsidTr="008C29DD">
        <w:trPr>
          <w:trHeight w:val="122"/>
        </w:trPr>
        <w:tc>
          <w:tcPr>
            <w:tcW w:w="1667" w:type="pct"/>
            <w:gridSpan w:val="2"/>
            <w:tcBorders>
              <w:bottom w:val="nil"/>
            </w:tcBorders>
          </w:tcPr>
          <w:p w14:paraId="767F57F6"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H</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1667" w:type="pct"/>
            <w:tcBorders>
              <w:bottom w:val="nil"/>
            </w:tcBorders>
          </w:tcPr>
          <w:p w14:paraId="0E5E6B89"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Na</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1666" w:type="pct"/>
            <w:gridSpan w:val="2"/>
            <w:tcBorders>
              <w:bottom w:val="nil"/>
            </w:tcBorders>
          </w:tcPr>
          <w:p w14:paraId="5750214A"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SO</w:t>
            </w:r>
            <w:r w:rsidRPr="004D3D0B">
              <w:rPr>
                <w:rFonts w:cs="Arial"/>
                <w:color w:val="000000"/>
                <w:szCs w:val="22"/>
                <w:vertAlign w:val="subscript"/>
                <w:lang w:eastAsia="en-CA"/>
              </w:rPr>
              <w:t>4</w:t>
            </w:r>
            <w:r w:rsidRPr="00EF0BDC">
              <w:rPr>
                <w:rFonts w:cs="Arial"/>
                <w:color w:val="000000"/>
                <w:szCs w:val="22"/>
                <w:vertAlign w:val="superscript"/>
                <w:lang w:eastAsia="en-CA"/>
              </w:rPr>
              <w:t>2-</w:t>
            </w:r>
            <w:r w:rsidRPr="001A3A96">
              <w:rPr>
                <w:rFonts w:cs="Arial"/>
                <w:color w:val="000000"/>
                <w:szCs w:val="22"/>
                <w:lang w:eastAsia="en-CA"/>
              </w:rPr>
              <w:t xml:space="preserve"> </w:t>
            </w:r>
          </w:p>
        </w:tc>
      </w:tr>
      <w:tr w:rsidR="001D7905" w:rsidRPr="001A3A96" w14:paraId="7129169B" w14:textId="77777777" w:rsidTr="008C29DD">
        <w:trPr>
          <w:trHeight w:val="122"/>
        </w:trPr>
        <w:tc>
          <w:tcPr>
            <w:tcW w:w="1667" w:type="pct"/>
            <w:gridSpan w:val="2"/>
            <w:tcBorders>
              <w:top w:val="nil"/>
              <w:bottom w:val="nil"/>
            </w:tcBorders>
          </w:tcPr>
          <w:p w14:paraId="54F58D0F"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Ca</w:t>
            </w:r>
            <w:r w:rsidRPr="004D3D0B">
              <w:rPr>
                <w:rFonts w:cs="Arial"/>
                <w:color w:val="000000"/>
                <w:szCs w:val="22"/>
                <w:vertAlign w:val="superscript"/>
                <w:lang w:eastAsia="en-CA"/>
              </w:rPr>
              <w:t xml:space="preserve">2+ </w:t>
            </w:r>
          </w:p>
        </w:tc>
        <w:tc>
          <w:tcPr>
            <w:tcW w:w="1667" w:type="pct"/>
            <w:tcBorders>
              <w:top w:val="nil"/>
              <w:bottom w:val="nil"/>
            </w:tcBorders>
          </w:tcPr>
          <w:p w14:paraId="6B3169E3"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Cl</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1666" w:type="pct"/>
            <w:gridSpan w:val="2"/>
            <w:tcBorders>
              <w:top w:val="nil"/>
              <w:bottom w:val="nil"/>
            </w:tcBorders>
          </w:tcPr>
          <w:p w14:paraId="61B829D1"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HCO</w:t>
            </w:r>
            <w:r w:rsidRPr="004D3D0B">
              <w:rPr>
                <w:rFonts w:cs="Arial"/>
                <w:color w:val="000000"/>
                <w:szCs w:val="22"/>
                <w:vertAlign w:val="subscript"/>
                <w:lang w:eastAsia="en-CA"/>
              </w:rPr>
              <w:t>3</w:t>
            </w:r>
            <w:r w:rsidRPr="004D3D0B">
              <w:rPr>
                <w:rFonts w:cs="Arial"/>
                <w:color w:val="000000"/>
                <w:szCs w:val="22"/>
                <w:vertAlign w:val="superscript"/>
                <w:lang w:eastAsia="en-CA"/>
              </w:rPr>
              <w:t xml:space="preserve">- </w:t>
            </w:r>
          </w:p>
        </w:tc>
      </w:tr>
      <w:tr w:rsidR="001D7905" w:rsidRPr="001A3A96" w14:paraId="681B79A5" w14:textId="77777777" w:rsidTr="008C29DD">
        <w:trPr>
          <w:trHeight w:val="122"/>
        </w:trPr>
        <w:tc>
          <w:tcPr>
            <w:tcW w:w="1667" w:type="pct"/>
            <w:gridSpan w:val="2"/>
            <w:tcBorders>
              <w:top w:val="nil"/>
              <w:bottom w:val="nil"/>
            </w:tcBorders>
          </w:tcPr>
          <w:p w14:paraId="505536C9"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Mg</w:t>
            </w:r>
            <w:r w:rsidRPr="004D3D0B">
              <w:rPr>
                <w:rFonts w:cs="Arial"/>
                <w:color w:val="000000"/>
                <w:szCs w:val="22"/>
                <w:vertAlign w:val="superscript"/>
                <w:lang w:eastAsia="en-CA"/>
              </w:rPr>
              <w:t xml:space="preserve">2+ </w:t>
            </w:r>
          </w:p>
        </w:tc>
        <w:tc>
          <w:tcPr>
            <w:tcW w:w="1667" w:type="pct"/>
            <w:tcBorders>
              <w:top w:val="nil"/>
              <w:bottom w:val="nil"/>
            </w:tcBorders>
          </w:tcPr>
          <w:p w14:paraId="7023AE3C"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SiO</w:t>
            </w:r>
            <w:r w:rsidRPr="004D3D0B">
              <w:rPr>
                <w:rFonts w:cs="Arial"/>
                <w:color w:val="000000"/>
                <w:szCs w:val="22"/>
                <w:vertAlign w:val="subscript"/>
                <w:lang w:eastAsia="en-CA"/>
              </w:rPr>
              <w:t>2,aq</w:t>
            </w:r>
            <w:r w:rsidRPr="001A3A96">
              <w:rPr>
                <w:rFonts w:cs="Arial"/>
                <w:color w:val="000000"/>
                <w:szCs w:val="22"/>
                <w:lang w:eastAsia="en-CA"/>
              </w:rPr>
              <w:t xml:space="preserve"> </w:t>
            </w:r>
          </w:p>
        </w:tc>
        <w:tc>
          <w:tcPr>
            <w:tcW w:w="1666" w:type="pct"/>
            <w:gridSpan w:val="2"/>
            <w:tcBorders>
              <w:top w:val="nil"/>
              <w:bottom w:val="nil"/>
            </w:tcBorders>
          </w:tcPr>
          <w:p w14:paraId="23E01F3F"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Tracer (deuterium) </w:t>
            </w:r>
          </w:p>
        </w:tc>
      </w:tr>
      <w:tr w:rsidR="001D7905" w:rsidRPr="001A3A96" w14:paraId="48B76E1F" w14:textId="77777777" w:rsidTr="008C29DD">
        <w:trPr>
          <w:trHeight w:val="122"/>
        </w:trPr>
        <w:tc>
          <w:tcPr>
            <w:tcW w:w="1667" w:type="pct"/>
            <w:gridSpan w:val="2"/>
            <w:tcBorders>
              <w:top w:val="nil"/>
              <w:bottom w:val="single" w:sz="4" w:space="0" w:color="auto"/>
            </w:tcBorders>
          </w:tcPr>
          <w:p w14:paraId="01168CE8"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K</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1667" w:type="pct"/>
            <w:tcBorders>
              <w:top w:val="nil"/>
              <w:bottom w:val="single" w:sz="4" w:space="0" w:color="auto"/>
            </w:tcBorders>
          </w:tcPr>
          <w:p w14:paraId="59284B37" w14:textId="77777777" w:rsidR="001D7905" w:rsidRPr="001A3A96" w:rsidRDefault="001D7905" w:rsidP="001D7905">
            <w:pPr>
              <w:autoSpaceDE w:val="0"/>
              <w:autoSpaceDN w:val="0"/>
              <w:adjustRightInd w:val="0"/>
              <w:spacing w:before="0" w:after="0"/>
              <w:rPr>
                <w:rFonts w:cs="Arial"/>
                <w:color w:val="000000"/>
                <w:szCs w:val="22"/>
                <w:lang w:eastAsia="en-CA"/>
              </w:rPr>
            </w:pPr>
            <w:r w:rsidRPr="001A3A96">
              <w:rPr>
                <w:rFonts w:cs="Arial"/>
                <w:color w:val="000000"/>
                <w:szCs w:val="22"/>
                <w:lang w:eastAsia="en-CA"/>
              </w:rPr>
              <w:t>Al</w:t>
            </w:r>
            <w:r w:rsidRPr="00EF0BDC">
              <w:rPr>
                <w:rFonts w:cs="Arial"/>
                <w:color w:val="000000"/>
                <w:szCs w:val="22"/>
                <w:vertAlign w:val="superscript"/>
                <w:lang w:eastAsia="en-CA"/>
              </w:rPr>
              <w:t>3+</w:t>
            </w:r>
            <w:r w:rsidRPr="004D3D0B">
              <w:rPr>
                <w:rFonts w:cs="Arial"/>
                <w:color w:val="000000"/>
                <w:szCs w:val="22"/>
                <w:vertAlign w:val="superscript"/>
                <w:lang w:eastAsia="en-CA"/>
              </w:rPr>
              <w:t xml:space="preserve"> </w:t>
            </w:r>
          </w:p>
        </w:tc>
        <w:tc>
          <w:tcPr>
            <w:tcW w:w="1666" w:type="pct"/>
            <w:gridSpan w:val="2"/>
            <w:tcBorders>
              <w:top w:val="nil"/>
              <w:bottom w:val="single" w:sz="4" w:space="0" w:color="auto"/>
            </w:tcBorders>
          </w:tcPr>
          <w:p w14:paraId="79DA59E4" w14:textId="77777777" w:rsidR="001D7905" w:rsidRPr="001A3A96" w:rsidRDefault="001D7905" w:rsidP="001D7905">
            <w:pPr>
              <w:autoSpaceDE w:val="0"/>
              <w:autoSpaceDN w:val="0"/>
              <w:adjustRightInd w:val="0"/>
              <w:spacing w:before="0" w:after="0"/>
              <w:rPr>
                <w:rFonts w:cs="Arial"/>
                <w:color w:val="000000"/>
                <w:szCs w:val="22"/>
                <w:lang w:eastAsia="en-CA"/>
              </w:rPr>
            </w:pPr>
          </w:p>
        </w:tc>
      </w:tr>
      <w:tr w:rsidR="008C29DD" w:rsidRPr="001A3A96" w14:paraId="666E60CC" w14:textId="77777777" w:rsidTr="00F575FE">
        <w:tblPrEx>
          <w:tblBorders>
            <w:insideV w:val="none" w:sz="0" w:space="0" w:color="auto"/>
          </w:tblBorders>
        </w:tblPrEx>
        <w:trPr>
          <w:trHeight w:val="98"/>
        </w:trPr>
        <w:tc>
          <w:tcPr>
            <w:tcW w:w="3931" w:type="pct"/>
            <w:gridSpan w:val="4"/>
            <w:tcBorders>
              <w:bottom w:val="single" w:sz="4" w:space="0" w:color="auto"/>
            </w:tcBorders>
            <w:shd w:val="clear" w:color="auto" w:fill="D9D9D9" w:themeFill="background1" w:themeFillShade="D9"/>
          </w:tcPr>
          <w:p w14:paraId="56956313"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b/>
                <w:bCs/>
                <w:color w:val="000000"/>
                <w:szCs w:val="22"/>
                <w:lang w:eastAsia="en-CA"/>
              </w:rPr>
              <w:t xml:space="preserve">Minerals </w:t>
            </w:r>
          </w:p>
        </w:tc>
        <w:tc>
          <w:tcPr>
            <w:tcW w:w="1069" w:type="pct"/>
            <w:tcBorders>
              <w:bottom w:val="single" w:sz="4" w:space="0" w:color="auto"/>
            </w:tcBorders>
            <w:shd w:val="clear" w:color="auto" w:fill="D9D9D9" w:themeFill="background1" w:themeFillShade="D9"/>
          </w:tcPr>
          <w:p w14:paraId="3C06A82B" w14:textId="77777777" w:rsidR="008C29DD" w:rsidRPr="001A3A96" w:rsidRDefault="008C29DD" w:rsidP="008C29DD">
            <w:pPr>
              <w:autoSpaceDE w:val="0"/>
              <w:autoSpaceDN w:val="0"/>
              <w:adjustRightInd w:val="0"/>
              <w:spacing w:before="0" w:after="0"/>
              <w:jc w:val="center"/>
              <w:rPr>
                <w:rFonts w:cs="Arial"/>
                <w:color w:val="000000"/>
                <w:szCs w:val="22"/>
                <w:lang w:eastAsia="en-CA"/>
              </w:rPr>
            </w:pPr>
            <w:r w:rsidRPr="001A3A96">
              <w:rPr>
                <w:rFonts w:cs="Arial"/>
                <w:b/>
                <w:bCs/>
                <w:color w:val="000000"/>
                <w:szCs w:val="22"/>
                <w:lang w:eastAsia="en-CA"/>
              </w:rPr>
              <w:t>logK (25 °C)</w:t>
            </w:r>
          </w:p>
        </w:tc>
      </w:tr>
      <w:tr w:rsidR="008C29DD" w:rsidRPr="001A3A96" w14:paraId="7990ABDD" w14:textId="77777777" w:rsidTr="00F575FE">
        <w:tblPrEx>
          <w:tblBorders>
            <w:insideV w:val="none" w:sz="0" w:space="0" w:color="auto"/>
          </w:tblBorders>
        </w:tblPrEx>
        <w:trPr>
          <w:trHeight w:val="107"/>
        </w:trPr>
        <w:tc>
          <w:tcPr>
            <w:tcW w:w="1541" w:type="pct"/>
            <w:tcBorders>
              <w:bottom w:val="nil"/>
            </w:tcBorders>
          </w:tcPr>
          <w:p w14:paraId="33845085"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Calcite </w:t>
            </w:r>
          </w:p>
        </w:tc>
        <w:tc>
          <w:tcPr>
            <w:tcW w:w="2390" w:type="pct"/>
            <w:gridSpan w:val="3"/>
            <w:tcBorders>
              <w:bottom w:val="nil"/>
            </w:tcBorders>
          </w:tcPr>
          <w:p w14:paraId="7611D30F"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CaCO</w:t>
            </w:r>
            <w:r w:rsidRPr="00671A99">
              <w:rPr>
                <w:rFonts w:cs="Arial"/>
                <w:color w:val="000000"/>
                <w:szCs w:val="22"/>
                <w:vertAlign w:val="subscript"/>
                <w:lang w:eastAsia="en-CA"/>
              </w:rPr>
              <w:t>3</w:t>
            </w:r>
            <w:r w:rsidRPr="001A3A96">
              <w:rPr>
                <w:rFonts w:cs="Arial"/>
                <w:color w:val="000000"/>
                <w:szCs w:val="22"/>
                <w:lang w:eastAsia="en-CA"/>
              </w:rPr>
              <w:t xml:space="preserve"> + H</w:t>
            </w:r>
            <w:r w:rsidRPr="00671A99">
              <w:rPr>
                <w:rFonts w:cs="Arial"/>
                <w:color w:val="000000"/>
                <w:szCs w:val="22"/>
                <w:vertAlign w:val="superscript"/>
                <w:lang w:eastAsia="en-CA"/>
              </w:rPr>
              <w:t>+</w:t>
            </w:r>
            <w:r w:rsidRPr="001A3A96">
              <w:rPr>
                <w:rFonts w:cs="Arial"/>
                <w:color w:val="000000"/>
                <w:szCs w:val="22"/>
                <w:lang w:eastAsia="en-CA"/>
              </w:rPr>
              <w:t xml:space="preserve"> = Ca</w:t>
            </w:r>
            <w:r w:rsidRPr="00671A99">
              <w:rPr>
                <w:rFonts w:cs="Arial"/>
                <w:color w:val="000000"/>
                <w:szCs w:val="22"/>
                <w:vertAlign w:val="superscript"/>
                <w:lang w:eastAsia="en-CA"/>
              </w:rPr>
              <w:t>2+</w:t>
            </w:r>
            <w:r w:rsidRPr="001A3A96">
              <w:rPr>
                <w:rFonts w:cs="Arial"/>
                <w:color w:val="000000"/>
                <w:szCs w:val="22"/>
                <w:lang w:eastAsia="en-CA"/>
              </w:rPr>
              <w:t xml:space="preserve"> + HCO</w:t>
            </w:r>
            <w:r w:rsidRPr="00671A99">
              <w:rPr>
                <w:rFonts w:cs="Arial"/>
                <w:color w:val="000000"/>
                <w:szCs w:val="22"/>
                <w:vertAlign w:val="subscript"/>
                <w:lang w:eastAsia="en-CA"/>
              </w:rPr>
              <w:t>3</w:t>
            </w:r>
            <w:r w:rsidRPr="00671A99">
              <w:rPr>
                <w:rFonts w:cs="Arial"/>
                <w:color w:val="000000"/>
                <w:szCs w:val="22"/>
                <w:vertAlign w:val="superscript"/>
                <w:lang w:eastAsia="en-CA"/>
              </w:rPr>
              <w:t>-</w:t>
            </w:r>
            <w:r w:rsidRPr="001A3A96">
              <w:rPr>
                <w:rFonts w:cs="Arial"/>
                <w:color w:val="000000"/>
                <w:szCs w:val="22"/>
                <w:lang w:eastAsia="en-CA"/>
              </w:rPr>
              <w:t xml:space="preserve"> </w:t>
            </w:r>
          </w:p>
        </w:tc>
        <w:tc>
          <w:tcPr>
            <w:tcW w:w="1069" w:type="pct"/>
            <w:tcBorders>
              <w:bottom w:val="nil"/>
            </w:tcBorders>
          </w:tcPr>
          <w:p w14:paraId="24DAD100" w14:textId="77777777" w:rsidR="008C29DD" w:rsidRPr="001A3A96" w:rsidRDefault="008C29DD" w:rsidP="008C29DD">
            <w:pPr>
              <w:autoSpaceDE w:val="0"/>
              <w:autoSpaceDN w:val="0"/>
              <w:adjustRightInd w:val="0"/>
              <w:spacing w:before="0" w:after="0"/>
              <w:ind w:right="571"/>
              <w:jc w:val="right"/>
              <w:rPr>
                <w:rFonts w:cs="Arial"/>
                <w:color w:val="000000"/>
                <w:szCs w:val="22"/>
                <w:lang w:eastAsia="en-CA"/>
              </w:rPr>
            </w:pPr>
            <w:r w:rsidRPr="001A3A96">
              <w:rPr>
                <w:rFonts w:cs="Arial"/>
                <w:color w:val="000000"/>
                <w:szCs w:val="22"/>
                <w:lang w:eastAsia="en-CA"/>
              </w:rPr>
              <w:t xml:space="preserve">1.8487 </w:t>
            </w:r>
          </w:p>
        </w:tc>
      </w:tr>
      <w:tr w:rsidR="008C29DD" w:rsidRPr="001A3A96" w14:paraId="18451C2C" w14:textId="77777777" w:rsidTr="00F575FE">
        <w:tblPrEx>
          <w:tblBorders>
            <w:insideV w:val="none" w:sz="0" w:space="0" w:color="auto"/>
          </w:tblBorders>
        </w:tblPrEx>
        <w:trPr>
          <w:trHeight w:val="129"/>
        </w:trPr>
        <w:tc>
          <w:tcPr>
            <w:tcW w:w="1541" w:type="pct"/>
            <w:tcBorders>
              <w:top w:val="nil"/>
              <w:bottom w:val="nil"/>
            </w:tcBorders>
          </w:tcPr>
          <w:p w14:paraId="3E1E2656"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Gypsum </w:t>
            </w:r>
          </w:p>
        </w:tc>
        <w:tc>
          <w:tcPr>
            <w:tcW w:w="2390" w:type="pct"/>
            <w:gridSpan w:val="3"/>
            <w:tcBorders>
              <w:top w:val="nil"/>
              <w:bottom w:val="nil"/>
            </w:tcBorders>
          </w:tcPr>
          <w:p w14:paraId="25B17E32" w14:textId="77777777" w:rsidR="008C29DD" w:rsidRPr="00E40621"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CaSO</w:t>
            </w:r>
            <w:r w:rsidRPr="00671A99">
              <w:rPr>
                <w:rFonts w:cs="Arial"/>
                <w:color w:val="000000"/>
                <w:szCs w:val="22"/>
                <w:vertAlign w:val="subscript"/>
                <w:lang w:eastAsia="en-CA"/>
              </w:rPr>
              <w:t>4</w:t>
            </w:r>
            <w:r w:rsidRPr="001A3A96">
              <w:rPr>
                <w:rFonts w:cs="Arial"/>
                <w:color w:val="000000"/>
                <w:szCs w:val="22"/>
                <w:lang w:eastAsia="en-CA"/>
              </w:rPr>
              <w:t xml:space="preserve"> = Ca</w:t>
            </w:r>
            <w:r w:rsidRPr="00671A99">
              <w:rPr>
                <w:rFonts w:cs="Arial"/>
                <w:color w:val="000000"/>
                <w:szCs w:val="22"/>
                <w:vertAlign w:val="superscript"/>
                <w:lang w:eastAsia="en-CA"/>
              </w:rPr>
              <w:t>2+</w:t>
            </w:r>
            <w:r w:rsidRPr="001A3A96">
              <w:rPr>
                <w:rFonts w:cs="Arial"/>
                <w:color w:val="000000"/>
                <w:szCs w:val="22"/>
                <w:lang w:eastAsia="en-CA"/>
              </w:rPr>
              <w:t xml:space="preserve"> + SO</w:t>
            </w:r>
            <w:r w:rsidRPr="00671A99">
              <w:rPr>
                <w:rFonts w:cs="Arial"/>
                <w:color w:val="000000"/>
                <w:szCs w:val="22"/>
                <w:vertAlign w:val="subscript"/>
                <w:lang w:eastAsia="en-CA"/>
              </w:rPr>
              <w:t>4</w:t>
            </w:r>
            <w:r w:rsidRPr="00671A99">
              <w:rPr>
                <w:rFonts w:cs="Arial"/>
                <w:color w:val="000000"/>
                <w:szCs w:val="22"/>
                <w:vertAlign w:val="superscript"/>
                <w:lang w:eastAsia="en-CA"/>
              </w:rPr>
              <w:t xml:space="preserve">2- </w:t>
            </w:r>
            <w:r>
              <w:rPr>
                <w:rFonts w:cs="Arial"/>
                <w:color w:val="000000"/>
                <w:szCs w:val="22"/>
                <w:vertAlign w:val="superscript"/>
                <w:lang w:eastAsia="en-CA"/>
              </w:rPr>
              <w:t xml:space="preserve"> </w:t>
            </w:r>
            <w:r>
              <w:rPr>
                <w:rFonts w:cs="Arial"/>
                <w:color w:val="000000"/>
                <w:szCs w:val="22"/>
                <w:lang w:eastAsia="en-CA"/>
              </w:rPr>
              <w:t>+ 2H</w:t>
            </w:r>
            <w:r w:rsidRPr="00E40621">
              <w:rPr>
                <w:rFonts w:cs="Arial"/>
                <w:color w:val="000000"/>
                <w:szCs w:val="22"/>
                <w:vertAlign w:val="subscript"/>
                <w:lang w:eastAsia="en-CA"/>
              </w:rPr>
              <w:t>2</w:t>
            </w:r>
            <w:r>
              <w:rPr>
                <w:rFonts w:cs="Arial"/>
                <w:color w:val="000000"/>
                <w:szCs w:val="22"/>
                <w:lang w:eastAsia="en-CA"/>
              </w:rPr>
              <w:t>O</w:t>
            </w:r>
          </w:p>
        </w:tc>
        <w:tc>
          <w:tcPr>
            <w:tcW w:w="1069" w:type="pct"/>
            <w:tcBorders>
              <w:top w:val="nil"/>
              <w:bottom w:val="nil"/>
            </w:tcBorders>
          </w:tcPr>
          <w:p w14:paraId="25430C8C" w14:textId="77777777" w:rsidR="008C29DD" w:rsidRPr="001A3A96" w:rsidRDefault="008C29DD" w:rsidP="008C29DD">
            <w:pPr>
              <w:autoSpaceDE w:val="0"/>
              <w:autoSpaceDN w:val="0"/>
              <w:adjustRightInd w:val="0"/>
              <w:spacing w:before="0" w:after="0"/>
              <w:ind w:right="571"/>
              <w:jc w:val="right"/>
              <w:rPr>
                <w:rFonts w:cs="Arial"/>
                <w:color w:val="000000"/>
                <w:szCs w:val="22"/>
                <w:lang w:eastAsia="en-CA"/>
              </w:rPr>
            </w:pPr>
            <w:r w:rsidRPr="001A3A96">
              <w:rPr>
                <w:rFonts w:cs="Arial"/>
                <w:color w:val="000000"/>
                <w:szCs w:val="22"/>
                <w:lang w:eastAsia="en-CA"/>
              </w:rPr>
              <w:t>-4</w:t>
            </w:r>
            <w:r>
              <w:rPr>
                <w:rFonts w:cs="Arial"/>
                <w:color w:val="000000"/>
                <w:szCs w:val="22"/>
                <w:lang w:eastAsia="en-CA"/>
              </w:rPr>
              <w:t>.</w:t>
            </w:r>
            <w:r w:rsidRPr="001A3A96">
              <w:rPr>
                <w:rFonts w:cs="Arial"/>
                <w:color w:val="000000"/>
                <w:szCs w:val="22"/>
                <w:lang w:eastAsia="en-CA"/>
              </w:rPr>
              <w:t xml:space="preserve">4823 </w:t>
            </w:r>
          </w:p>
        </w:tc>
      </w:tr>
      <w:tr w:rsidR="008C29DD" w:rsidRPr="001A3A96" w14:paraId="672292BA" w14:textId="77777777" w:rsidTr="00F575FE">
        <w:tblPrEx>
          <w:tblBorders>
            <w:insideV w:val="none" w:sz="0" w:space="0" w:color="auto"/>
          </w:tblBorders>
        </w:tblPrEx>
        <w:trPr>
          <w:trHeight w:val="107"/>
        </w:trPr>
        <w:tc>
          <w:tcPr>
            <w:tcW w:w="1541" w:type="pct"/>
            <w:tcBorders>
              <w:top w:val="nil"/>
              <w:bottom w:val="nil"/>
            </w:tcBorders>
          </w:tcPr>
          <w:p w14:paraId="2E567823"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Quartz </w:t>
            </w:r>
          </w:p>
        </w:tc>
        <w:tc>
          <w:tcPr>
            <w:tcW w:w="2390" w:type="pct"/>
            <w:gridSpan w:val="3"/>
            <w:tcBorders>
              <w:top w:val="nil"/>
              <w:bottom w:val="nil"/>
            </w:tcBorders>
          </w:tcPr>
          <w:p w14:paraId="464B9A60"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SiO</w:t>
            </w:r>
            <w:r w:rsidRPr="00671A99">
              <w:rPr>
                <w:rFonts w:cs="Arial"/>
                <w:color w:val="000000"/>
                <w:szCs w:val="22"/>
                <w:vertAlign w:val="subscript"/>
                <w:lang w:eastAsia="en-CA"/>
              </w:rPr>
              <w:t>2</w:t>
            </w:r>
            <w:r w:rsidRPr="001A3A96">
              <w:rPr>
                <w:rFonts w:cs="Arial"/>
                <w:color w:val="000000"/>
                <w:szCs w:val="22"/>
                <w:lang w:eastAsia="en-CA"/>
              </w:rPr>
              <w:t xml:space="preserve"> = SiO</w:t>
            </w:r>
            <w:r w:rsidRPr="00671A99">
              <w:rPr>
                <w:rFonts w:cs="Arial"/>
                <w:color w:val="000000"/>
                <w:szCs w:val="22"/>
                <w:vertAlign w:val="subscript"/>
                <w:lang w:eastAsia="en-CA"/>
              </w:rPr>
              <w:t>2(aq)</w:t>
            </w:r>
            <w:r w:rsidRPr="001A3A96">
              <w:rPr>
                <w:rFonts w:cs="Arial"/>
                <w:color w:val="000000"/>
                <w:szCs w:val="22"/>
                <w:lang w:eastAsia="en-CA"/>
              </w:rPr>
              <w:t xml:space="preserve"> </w:t>
            </w:r>
          </w:p>
        </w:tc>
        <w:tc>
          <w:tcPr>
            <w:tcW w:w="1069" w:type="pct"/>
            <w:tcBorders>
              <w:top w:val="nil"/>
              <w:bottom w:val="nil"/>
            </w:tcBorders>
          </w:tcPr>
          <w:p w14:paraId="5D6E2F89" w14:textId="77777777" w:rsidR="008C29DD" w:rsidRPr="001A3A96" w:rsidRDefault="008C29DD" w:rsidP="008C29DD">
            <w:pPr>
              <w:autoSpaceDE w:val="0"/>
              <w:autoSpaceDN w:val="0"/>
              <w:adjustRightInd w:val="0"/>
              <w:spacing w:before="0" w:after="0"/>
              <w:ind w:right="571"/>
              <w:jc w:val="right"/>
              <w:rPr>
                <w:rFonts w:cs="Arial"/>
                <w:color w:val="000000"/>
                <w:szCs w:val="22"/>
                <w:lang w:eastAsia="en-CA"/>
              </w:rPr>
            </w:pPr>
            <w:r w:rsidRPr="001A3A96">
              <w:rPr>
                <w:rFonts w:cs="Arial"/>
                <w:color w:val="000000"/>
                <w:szCs w:val="22"/>
                <w:lang w:eastAsia="en-CA"/>
              </w:rPr>
              <w:t xml:space="preserve">-3.9993 </w:t>
            </w:r>
          </w:p>
        </w:tc>
      </w:tr>
      <w:tr w:rsidR="008C29DD" w:rsidRPr="001A3A96" w14:paraId="1A72788C" w14:textId="77777777" w:rsidTr="00F575FE">
        <w:tblPrEx>
          <w:tblBorders>
            <w:insideV w:val="none" w:sz="0" w:space="0" w:color="auto"/>
          </w:tblBorders>
        </w:tblPrEx>
        <w:trPr>
          <w:trHeight w:val="129"/>
        </w:trPr>
        <w:tc>
          <w:tcPr>
            <w:tcW w:w="1541" w:type="pct"/>
            <w:tcBorders>
              <w:top w:val="nil"/>
              <w:bottom w:val="nil"/>
            </w:tcBorders>
          </w:tcPr>
          <w:p w14:paraId="3463E25B"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K-feldspar </w:t>
            </w:r>
          </w:p>
        </w:tc>
        <w:tc>
          <w:tcPr>
            <w:tcW w:w="2390" w:type="pct"/>
            <w:gridSpan w:val="3"/>
            <w:tcBorders>
              <w:top w:val="nil"/>
              <w:bottom w:val="nil"/>
            </w:tcBorders>
          </w:tcPr>
          <w:p w14:paraId="76EF8F67"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KAlSi</w:t>
            </w:r>
            <w:r w:rsidRPr="00671A99">
              <w:rPr>
                <w:rFonts w:cs="Arial"/>
                <w:color w:val="000000"/>
                <w:szCs w:val="22"/>
                <w:vertAlign w:val="subscript"/>
                <w:lang w:eastAsia="en-CA"/>
              </w:rPr>
              <w:t>3</w:t>
            </w:r>
            <w:r w:rsidRPr="001A3A96">
              <w:rPr>
                <w:rFonts w:cs="Arial"/>
                <w:color w:val="000000"/>
                <w:szCs w:val="22"/>
                <w:lang w:eastAsia="en-CA"/>
              </w:rPr>
              <w:t>O</w:t>
            </w:r>
            <w:r w:rsidRPr="00671A99">
              <w:rPr>
                <w:rFonts w:cs="Arial"/>
                <w:color w:val="000000"/>
                <w:szCs w:val="22"/>
                <w:vertAlign w:val="subscript"/>
                <w:lang w:eastAsia="en-CA"/>
              </w:rPr>
              <w:t>8</w:t>
            </w:r>
            <w:r w:rsidRPr="001A3A96">
              <w:rPr>
                <w:rFonts w:cs="Arial"/>
                <w:color w:val="000000"/>
                <w:szCs w:val="22"/>
                <w:lang w:eastAsia="en-CA"/>
              </w:rPr>
              <w:t xml:space="preserve"> + 4 H</w:t>
            </w:r>
            <w:r w:rsidRPr="00671A99">
              <w:rPr>
                <w:rFonts w:cs="Arial"/>
                <w:color w:val="000000"/>
                <w:szCs w:val="22"/>
                <w:vertAlign w:val="superscript"/>
                <w:lang w:eastAsia="en-CA"/>
              </w:rPr>
              <w:t>+</w:t>
            </w:r>
            <w:r w:rsidRPr="001A3A96">
              <w:rPr>
                <w:rFonts w:cs="Arial"/>
                <w:color w:val="000000"/>
                <w:szCs w:val="22"/>
                <w:lang w:eastAsia="en-CA"/>
              </w:rPr>
              <w:t xml:space="preserve"> = K</w:t>
            </w:r>
            <w:r w:rsidRPr="00671A99">
              <w:rPr>
                <w:rFonts w:cs="Arial"/>
                <w:color w:val="000000"/>
                <w:szCs w:val="22"/>
                <w:vertAlign w:val="superscript"/>
                <w:lang w:eastAsia="en-CA"/>
              </w:rPr>
              <w:t>+</w:t>
            </w:r>
            <w:r w:rsidRPr="001A3A96">
              <w:rPr>
                <w:rFonts w:cs="Arial"/>
                <w:color w:val="000000"/>
                <w:szCs w:val="22"/>
                <w:lang w:eastAsia="en-CA"/>
              </w:rPr>
              <w:t xml:space="preserve"> + Al</w:t>
            </w:r>
            <w:r w:rsidRPr="00671A99">
              <w:rPr>
                <w:rFonts w:cs="Arial"/>
                <w:color w:val="000000"/>
                <w:szCs w:val="22"/>
                <w:vertAlign w:val="superscript"/>
                <w:lang w:eastAsia="en-CA"/>
              </w:rPr>
              <w:t>3+</w:t>
            </w:r>
            <w:r w:rsidRPr="001A3A96">
              <w:rPr>
                <w:rFonts w:cs="Arial"/>
                <w:color w:val="000000"/>
                <w:szCs w:val="22"/>
                <w:lang w:eastAsia="en-CA"/>
              </w:rPr>
              <w:t xml:space="preserve"> + 3 SiO</w:t>
            </w:r>
            <w:r w:rsidRPr="00671A99">
              <w:rPr>
                <w:rFonts w:cs="Arial"/>
                <w:color w:val="000000"/>
                <w:szCs w:val="22"/>
                <w:vertAlign w:val="subscript"/>
                <w:lang w:eastAsia="en-CA"/>
              </w:rPr>
              <w:t xml:space="preserve">2(aq) </w:t>
            </w:r>
            <w:r w:rsidRPr="001A3A96">
              <w:rPr>
                <w:rFonts w:cs="Arial"/>
                <w:color w:val="000000"/>
                <w:szCs w:val="22"/>
                <w:lang w:eastAsia="en-CA"/>
              </w:rPr>
              <w:t>+ 2 H</w:t>
            </w:r>
            <w:r w:rsidRPr="00671A99">
              <w:rPr>
                <w:rFonts w:cs="Arial"/>
                <w:color w:val="000000"/>
                <w:szCs w:val="22"/>
                <w:vertAlign w:val="subscript"/>
                <w:lang w:eastAsia="en-CA"/>
              </w:rPr>
              <w:t>2</w:t>
            </w:r>
            <w:r w:rsidRPr="001A3A96">
              <w:rPr>
                <w:rFonts w:cs="Arial"/>
                <w:color w:val="000000"/>
                <w:szCs w:val="22"/>
                <w:lang w:eastAsia="en-CA"/>
              </w:rPr>
              <w:t xml:space="preserve">O </w:t>
            </w:r>
          </w:p>
        </w:tc>
        <w:tc>
          <w:tcPr>
            <w:tcW w:w="1069" w:type="pct"/>
            <w:tcBorders>
              <w:top w:val="nil"/>
              <w:bottom w:val="nil"/>
            </w:tcBorders>
          </w:tcPr>
          <w:p w14:paraId="5F5D5428" w14:textId="77777777" w:rsidR="008C29DD" w:rsidRPr="001A3A96" w:rsidRDefault="008C29DD" w:rsidP="008C29DD">
            <w:pPr>
              <w:autoSpaceDE w:val="0"/>
              <w:autoSpaceDN w:val="0"/>
              <w:adjustRightInd w:val="0"/>
              <w:spacing w:before="0" w:after="0"/>
              <w:ind w:right="571"/>
              <w:jc w:val="right"/>
              <w:rPr>
                <w:rFonts w:cs="Arial"/>
                <w:color w:val="000000"/>
                <w:szCs w:val="22"/>
                <w:lang w:eastAsia="en-CA"/>
              </w:rPr>
            </w:pPr>
            <w:r w:rsidRPr="001A3A96">
              <w:rPr>
                <w:rFonts w:cs="Arial"/>
                <w:color w:val="000000"/>
                <w:szCs w:val="22"/>
                <w:lang w:eastAsia="en-CA"/>
              </w:rPr>
              <w:t xml:space="preserve">-0.2753 </w:t>
            </w:r>
          </w:p>
        </w:tc>
      </w:tr>
      <w:tr w:rsidR="008C29DD" w:rsidRPr="001A3A96" w14:paraId="1A784400" w14:textId="77777777" w:rsidTr="00F575FE">
        <w:tblPrEx>
          <w:tblBorders>
            <w:insideV w:val="none" w:sz="0" w:space="0" w:color="auto"/>
          </w:tblBorders>
        </w:tblPrEx>
        <w:trPr>
          <w:trHeight w:val="100"/>
        </w:trPr>
        <w:tc>
          <w:tcPr>
            <w:tcW w:w="1541" w:type="pct"/>
            <w:tcBorders>
              <w:top w:val="nil"/>
            </w:tcBorders>
          </w:tcPr>
          <w:p w14:paraId="3487498F" w14:textId="77777777" w:rsidR="008C29DD" w:rsidRPr="001A3A96" w:rsidRDefault="008C29DD" w:rsidP="008C29DD">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MX-80 </w:t>
            </w:r>
          </w:p>
        </w:tc>
        <w:tc>
          <w:tcPr>
            <w:tcW w:w="2390" w:type="pct"/>
            <w:gridSpan w:val="3"/>
            <w:tcBorders>
              <w:top w:val="nil"/>
            </w:tcBorders>
          </w:tcPr>
          <w:p w14:paraId="451DBD5A" w14:textId="04369116" w:rsidR="008C29DD" w:rsidRPr="001A3A96" w:rsidRDefault="008C29DD"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see </w:t>
            </w:r>
            <w:r w:rsidR="0051753E">
              <w:rPr>
                <w:rFonts w:cs="Arial"/>
                <w:color w:val="000000"/>
                <w:szCs w:val="22"/>
                <w:lang w:eastAsia="en-CA"/>
              </w:rPr>
              <w:fldChar w:fldCharType="begin"/>
            </w:r>
            <w:r w:rsidR="0051753E">
              <w:rPr>
                <w:rFonts w:cs="Arial"/>
                <w:color w:val="000000"/>
                <w:szCs w:val="22"/>
                <w:lang w:eastAsia="en-CA"/>
              </w:rPr>
              <w:instrText xml:space="preserve"> REF _Ref469488783 \h </w:instrText>
            </w:r>
            <w:r w:rsidR="0051753E">
              <w:rPr>
                <w:rFonts w:cs="Arial"/>
                <w:color w:val="000000"/>
                <w:szCs w:val="22"/>
                <w:lang w:eastAsia="en-CA"/>
              </w:rPr>
            </w:r>
            <w:r w:rsidR="0051753E">
              <w:rPr>
                <w:rFonts w:cs="Arial"/>
                <w:color w:val="000000"/>
                <w:szCs w:val="22"/>
                <w:lang w:eastAsia="en-CA"/>
              </w:rPr>
              <w:fldChar w:fldCharType="separate"/>
            </w:r>
            <w:r w:rsidR="00B560DA" w:rsidRPr="003F699E">
              <w:rPr>
                <w:szCs w:val="24"/>
              </w:rPr>
              <w:t xml:space="preserve">Equation </w:t>
            </w:r>
            <w:r w:rsidR="00B560DA">
              <w:rPr>
                <w:szCs w:val="24"/>
              </w:rPr>
              <w:t>4</w:t>
            </w:r>
            <w:r w:rsidR="00B560DA" w:rsidRPr="003F699E">
              <w:rPr>
                <w:szCs w:val="24"/>
              </w:rPr>
              <w:t>-</w:t>
            </w:r>
            <w:r w:rsidR="00B560DA">
              <w:rPr>
                <w:noProof/>
                <w:szCs w:val="24"/>
              </w:rPr>
              <w:t>2</w:t>
            </w:r>
            <w:r w:rsidR="0051753E">
              <w:rPr>
                <w:rFonts w:cs="Arial"/>
                <w:color w:val="000000"/>
                <w:szCs w:val="22"/>
                <w:lang w:eastAsia="en-CA"/>
              </w:rPr>
              <w:fldChar w:fldCharType="end"/>
            </w:r>
          </w:p>
        </w:tc>
        <w:tc>
          <w:tcPr>
            <w:tcW w:w="1069" w:type="pct"/>
            <w:tcBorders>
              <w:top w:val="nil"/>
            </w:tcBorders>
          </w:tcPr>
          <w:p w14:paraId="20F60DB3" w14:textId="77777777" w:rsidR="008C29DD" w:rsidRPr="001A3A96" w:rsidRDefault="008C29DD" w:rsidP="008C29DD">
            <w:pPr>
              <w:autoSpaceDE w:val="0"/>
              <w:autoSpaceDN w:val="0"/>
              <w:adjustRightInd w:val="0"/>
              <w:spacing w:before="0" w:after="0"/>
              <w:ind w:right="571"/>
              <w:jc w:val="right"/>
              <w:rPr>
                <w:rFonts w:cs="Arial"/>
                <w:color w:val="000000"/>
                <w:szCs w:val="22"/>
                <w:lang w:eastAsia="en-CA"/>
              </w:rPr>
            </w:pPr>
            <w:r w:rsidRPr="001A3A96">
              <w:rPr>
                <w:rFonts w:cs="Arial"/>
                <w:color w:val="000000"/>
                <w:szCs w:val="22"/>
                <w:lang w:eastAsia="en-CA"/>
              </w:rPr>
              <w:t xml:space="preserve">5.9941 </w:t>
            </w:r>
          </w:p>
        </w:tc>
      </w:tr>
    </w:tbl>
    <w:p w14:paraId="4008837D" w14:textId="77777777" w:rsidR="001D7905" w:rsidRDefault="001D7905" w:rsidP="001D7905">
      <w:pPr>
        <w:rPr>
          <w:rFonts w:cs="Arial"/>
          <w:szCs w:val="22"/>
        </w:rPr>
      </w:pPr>
    </w:p>
    <w:p w14:paraId="1F15E507" w14:textId="1EF3473B" w:rsidR="001B3AB5" w:rsidRDefault="008C29DD" w:rsidP="008C29DD">
      <w:pPr>
        <w:rPr>
          <w:rFonts w:cs="Arial"/>
        </w:rPr>
      </w:pPr>
      <w:r>
        <w:rPr>
          <w:rFonts w:cs="Arial"/>
        </w:rPr>
        <w:t>B</w:t>
      </w:r>
      <w:r w:rsidRPr="001A3A96">
        <w:rPr>
          <w:rFonts w:cs="Arial"/>
        </w:rPr>
        <w:t xml:space="preserve">entonite is composed primarily of </w:t>
      </w:r>
      <w:r>
        <w:rPr>
          <w:rFonts w:cs="Arial"/>
        </w:rPr>
        <w:t>m</w:t>
      </w:r>
      <w:r w:rsidRPr="001A3A96">
        <w:rPr>
          <w:rFonts w:cs="Arial"/>
        </w:rPr>
        <w:t>ontmorillonite (MX-80)</w:t>
      </w:r>
      <w:r>
        <w:rPr>
          <w:rFonts w:cs="Arial"/>
        </w:rPr>
        <w:t xml:space="preserve">, and its </w:t>
      </w:r>
      <w:r w:rsidRPr="001A3A96">
        <w:rPr>
          <w:rFonts w:cs="Arial"/>
        </w:rPr>
        <w:t xml:space="preserve">composition and dissociation reaction </w:t>
      </w:r>
      <w:r>
        <w:rPr>
          <w:rFonts w:cs="Arial"/>
        </w:rPr>
        <w:t>are</w:t>
      </w:r>
      <w:r w:rsidRPr="001A3A96">
        <w:rPr>
          <w:rFonts w:cs="Arial"/>
        </w:rPr>
        <w:t xml:space="preserve"> as follows</w:t>
      </w:r>
      <w:r>
        <w:rPr>
          <w:rFonts w:cs="Arial"/>
        </w:rPr>
        <w:t xml:space="preserve"> </w:t>
      </w:r>
      <w:r w:rsidRPr="001A3A96">
        <w:rPr>
          <w:rFonts w:cs="Arial"/>
        </w:rPr>
        <w:t xml:space="preserve">(Tournassat </w:t>
      </w:r>
      <w:r w:rsidRPr="001A3A96">
        <w:rPr>
          <w:rFonts w:cs="Arial"/>
          <w:i/>
          <w:iCs/>
        </w:rPr>
        <w:t>et al</w:t>
      </w:r>
      <w:r w:rsidRPr="001A3A96">
        <w:rPr>
          <w:rFonts w:cs="Arial"/>
        </w:rPr>
        <w:t>., 2003):</w:t>
      </w:r>
    </w:p>
    <w:tbl>
      <w:tblPr>
        <w:tblW w:w="0" w:type="auto"/>
        <w:tblLook w:val="04A0" w:firstRow="1" w:lastRow="0" w:firstColumn="1" w:lastColumn="0" w:noHBand="0" w:noVBand="1"/>
      </w:tblPr>
      <w:tblGrid>
        <w:gridCol w:w="6135"/>
        <w:gridCol w:w="2505"/>
      </w:tblGrid>
      <w:tr w:rsidR="0051753E" w:rsidRPr="003F699E" w14:paraId="0799A4E3" w14:textId="77777777" w:rsidTr="0051753E">
        <w:tc>
          <w:tcPr>
            <w:tcW w:w="6135" w:type="dxa"/>
            <w:vAlign w:val="center"/>
          </w:tcPr>
          <w:p w14:paraId="5D53B0DB" w14:textId="77777777" w:rsidR="0051753E" w:rsidRPr="0051753E" w:rsidRDefault="004E7FA7" w:rsidP="0051753E">
            <w:pPr>
              <w:rPr>
                <w:rFonts w:cs="Arial"/>
              </w:rPr>
            </w:pPr>
            <m:oMathPara>
              <m:oMath>
                <m:sSub>
                  <m:sSubPr>
                    <m:ctrlPr>
                      <w:rPr>
                        <w:rFonts w:ascii="Cambria Math" w:hAnsi="Cambria Math" w:cs="Arial"/>
                        <w:i/>
                      </w:rPr>
                    </m:ctrlPr>
                  </m:sSubPr>
                  <m:e>
                    <m:r>
                      <w:rPr>
                        <w:rFonts w:ascii="Cambria Math" w:hAnsi="Cambria Math" w:cs="Arial"/>
                      </w:rPr>
                      <m:t>Na</m:t>
                    </m:r>
                  </m:e>
                  <m:sub>
                    <m:r>
                      <w:rPr>
                        <w:rFonts w:ascii="Cambria Math" w:hAnsi="Cambria Math" w:cs="Arial"/>
                      </w:rPr>
                      <m:t>0.18</m:t>
                    </m:r>
                  </m:sub>
                </m:sSub>
                <m:sSub>
                  <m:sSubPr>
                    <m:ctrlPr>
                      <w:rPr>
                        <w:rFonts w:ascii="Cambria Math" w:hAnsi="Cambria Math" w:cs="Arial"/>
                        <w:i/>
                      </w:rPr>
                    </m:ctrlPr>
                  </m:sSubPr>
                  <m:e>
                    <m:r>
                      <w:rPr>
                        <w:rFonts w:ascii="Cambria Math" w:hAnsi="Cambria Math" w:cs="Arial"/>
                      </w:rPr>
                      <m:t>Ca</m:t>
                    </m:r>
                  </m:e>
                  <m:sub>
                    <m:r>
                      <w:rPr>
                        <w:rFonts w:ascii="Cambria Math" w:hAnsi="Cambria Math" w:cs="Arial"/>
                      </w:rPr>
                      <m:t>0.1</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Al</m:t>
                        </m:r>
                      </m:e>
                      <m:sub>
                        <m:r>
                          <w:rPr>
                            <w:rFonts w:ascii="Cambria Math" w:hAnsi="Cambria Math" w:cs="Arial"/>
                          </w:rPr>
                          <m:t>1.64</m:t>
                        </m:r>
                      </m:sub>
                    </m:sSub>
                    <m:sSub>
                      <m:sSubPr>
                        <m:ctrlPr>
                          <w:rPr>
                            <w:rFonts w:ascii="Cambria Math" w:hAnsi="Cambria Math" w:cs="Arial"/>
                            <w:i/>
                          </w:rPr>
                        </m:ctrlPr>
                      </m:sSubPr>
                      <m:e>
                        <m:r>
                          <w:rPr>
                            <w:rFonts w:ascii="Cambria Math" w:hAnsi="Cambria Math" w:cs="Arial"/>
                          </w:rPr>
                          <m:t>Mg</m:t>
                        </m:r>
                      </m:e>
                      <m:sub>
                        <m:r>
                          <w:rPr>
                            <w:rFonts w:ascii="Cambria Math" w:hAnsi="Cambria Math" w:cs="Arial"/>
                          </w:rPr>
                          <m:t>0.36</m:t>
                        </m:r>
                      </m:sub>
                    </m:sSub>
                  </m:e>
                </m:d>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Si</m:t>
                        </m:r>
                      </m:e>
                      <m:sub>
                        <m:r>
                          <w:rPr>
                            <w:rFonts w:ascii="Cambria Math" w:hAnsi="Cambria Math" w:cs="Arial"/>
                          </w:rPr>
                          <m:t>3.98</m:t>
                        </m:r>
                      </m:sub>
                    </m:sSub>
                    <m:sSub>
                      <m:sSubPr>
                        <m:ctrlPr>
                          <w:rPr>
                            <w:rFonts w:ascii="Cambria Math" w:hAnsi="Cambria Math" w:cs="Arial"/>
                            <w:i/>
                          </w:rPr>
                        </m:ctrlPr>
                      </m:sSubPr>
                      <m:e>
                        <m:r>
                          <w:rPr>
                            <w:rFonts w:ascii="Cambria Math" w:hAnsi="Cambria Math" w:cs="Arial"/>
                          </w:rPr>
                          <m:t>Al</m:t>
                        </m:r>
                      </m:e>
                      <m:sub>
                        <m:r>
                          <w:rPr>
                            <w:rFonts w:ascii="Cambria Math" w:hAnsi="Cambria Math" w:cs="Arial"/>
                          </w:rPr>
                          <m:t>0.02</m:t>
                        </m:r>
                      </m:sub>
                    </m:sSub>
                    <m:ctrlPr>
                      <w:rPr>
                        <w:rFonts w:ascii="Cambria Math" w:hAnsi="Cambria Math" w:cs="Arial"/>
                      </w:rPr>
                    </m:ctrlP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O</m:t>
                    </m:r>
                  </m:e>
                  <m:sub>
                    <m:r>
                      <w:rPr>
                        <w:rFonts w:ascii="Cambria Math" w:hAnsi="Cambria Math" w:cs="Arial"/>
                      </w:rPr>
                      <m:t>10</m:t>
                    </m:r>
                  </m:sub>
                </m:sSub>
                <m:sSub>
                  <m:sSubPr>
                    <m:ctrlPr>
                      <w:rPr>
                        <w:rFonts w:ascii="Cambria Math" w:hAnsi="Cambria Math" w:cs="Arial"/>
                        <w:i/>
                      </w:rPr>
                    </m:ctrlPr>
                  </m:sSubPr>
                  <m:e>
                    <m:d>
                      <m:dPr>
                        <m:ctrlPr>
                          <w:rPr>
                            <w:rFonts w:ascii="Cambria Math" w:hAnsi="Cambria Math" w:cs="Arial"/>
                            <w:i/>
                          </w:rPr>
                        </m:ctrlPr>
                      </m:dPr>
                      <m:e>
                        <m:r>
                          <w:rPr>
                            <w:rFonts w:ascii="Cambria Math" w:hAnsi="Cambria Math" w:cs="Arial"/>
                          </w:rPr>
                          <m:t>OH</m:t>
                        </m:r>
                      </m:e>
                    </m:d>
                  </m:e>
                  <m:sub>
                    <m:r>
                      <w:rPr>
                        <w:rFonts w:ascii="Cambria Math" w:hAnsi="Cambria Math" w:cs="Arial"/>
                      </w:rPr>
                      <m:t>2</m:t>
                    </m:r>
                  </m:sub>
                </m:sSub>
              </m:oMath>
            </m:oMathPara>
          </w:p>
          <w:p w14:paraId="0FE57702" w14:textId="77777777" w:rsidR="0051753E" w:rsidRPr="0051753E" w:rsidRDefault="0051753E" w:rsidP="0051753E">
            <w:pPr>
              <w:rPr>
                <w:rFonts w:cs="Arial"/>
              </w:rPr>
            </w:pPr>
            <m:oMathPara>
              <m:oMath>
                <m:r>
                  <w:rPr>
                    <w:rFonts w:ascii="Cambria Math" w:hAnsi="Cambria Math" w:cs="Arial"/>
                  </w:rPr>
                  <m:t xml:space="preserve">+6.08 </m:t>
                </m:r>
                <m:sSup>
                  <m:sSupPr>
                    <m:ctrlPr>
                      <w:rPr>
                        <w:rFonts w:ascii="Cambria Math" w:hAnsi="Cambria Math" w:cs="Arial"/>
                        <w:i/>
                      </w:rPr>
                    </m:ctrlPr>
                  </m:sSupPr>
                  <m:e>
                    <m:r>
                      <w:rPr>
                        <w:rFonts w:ascii="Cambria Math" w:hAnsi="Cambria Math" w:cs="Arial"/>
                      </w:rPr>
                      <m:t>H</m:t>
                    </m:r>
                  </m:e>
                  <m:sup>
                    <m:r>
                      <w:rPr>
                        <w:rFonts w:ascii="Cambria Math" w:hAnsi="Cambria Math" w:cs="Arial"/>
                      </w:rPr>
                      <m:t>+</m:t>
                    </m:r>
                  </m:sup>
                </m:sSup>
                <m:r>
                  <w:rPr>
                    <w:rFonts w:ascii="Cambria Math" w:hAnsi="Cambria Math" w:cs="Arial"/>
                  </w:rPr>
                  <m:t xml:space="preserve"> ↔ 0.18 </m:t>
                </m:r>
                <m:sSup>
                  <m:sSupPr>
                    <m:ctrlPr>
                      <w:rPr>
                        <w:rFonts w:ascii="Cambria Math" w:hAnsi="Cambria Math" w:cs="Arial"/>
                        <w:i/>
                      </w:rPr>
                    </m:ctrlPr>
                  </m:sSupPr>
                  <m:e>
                    <m:r>
                      <w:rPr>
                        <w:rFonts w:ascii="Cambria Math" w:hAnsi="Cambria Math" w:cs="Arial"/>
                      </w:rPr>
                      <m:t>Na</m:t>
                    </m:r>
                  </m:e>
                  <m:sup>
                    <m:r>
                      <w:rPr>
                        <w:rFonts w:ascii="Cambria Math" w:hAnsi="Cambria Math" w:cs="Arial"/>
                      </w:rPr>
                      <m:t>+</m:t>
                    </m:r>
                  </m:sup>
                </m:sSup>
                <m:r>
                  <w:rPr>
                    <w:rFonts w:ascii="Cambria Math" w:hAnsi="Cambria Math" w:cs="Arial"/>
                  </w:rPr>
                  <m:t xml:space="preserve">+ 0.1 </m:t>
                </m:r>
                <m:sSup>
                  <m:sSupPr>
                    <m:ctrlPr>
                      <w:rPr>
                        <w:rFonts w:ascii="Cambria Math" w:hAnsi="Cambria Math" w:cs="Arial"/>
                        <w:i/>
                      </w:rPr>
                    </m:ctrlPr>
                  </m:sSupPr>
                  <m:e>
                    <m:r>
                      <w:rPr>
                        <w:rFonts w:ascii="Cambria Math" w:hAnsi="Cambria Math" w:cs="Arial"/>
                      </w:rPr>
                      <m:t>Ca</m:t>
                    </m:r>
                  </m:e>
                  <m:sup>
                    <m:r>
                      <w:rPr>
                        <w:rFonts w:ascii="Cambria Math" w:hAnsi="Cambria Math" w:cs="Arial"/>
                      </w:rPr>
                      <m:t>2+</m:t>
                    </m:r>
                  </m:sup>
                </m:sSup>
                <m:r>
                  <w:rPr>
                    <w:rFonts w:ascii="Cambria Math" w:hAnsi="Cambria Math" w:cs="Arial"/>
                  </w:rPr>
                  <m:t xml:space="preserve">+ 1.66 </m:t>
                </m:r>
                <m:sSup>
                  <m:sSupPr>
                    <m:ctrlPr>
                      <w:rPr>
                        <w:rFonts w:ascii="Cambria Math" w:hAnsi="Cambria Math" w:cs="Arial"/>
                        <w:i/>
                      </w:rPr>
                    </m:ctrlPr>
                  </m:sSupPr>
                  <m:e>
                    <m:r>
                      <w:rPr>
                        <w:rFonts w:ascii="Cambria Math" w:hAnsi="Cambria Math" w:cs="Arial"/>
                      </w:rPr>
                      <m:t>Al</m:t>
                    </m:r>
                  </m:e>
                  <m:sup>
                    <m:r>
                      <w:rPr>
                        <w:rFonts w:ascii="Cambria Math" w:hAnsi="Cambria Math" w:cs="Arial"/>
                      </w:rPr>
                      <m:t>3+</m:t>
                    </m:r>
                  </m:sup>
                </m:sSup>
              </m:oMath>
            </m:oMathPara>
          </w:p>
          <w:p w14:paraId="7E4608D8" w14:textId="048231A9" w:rsidR="0051753E" w:rsidRPr="003F699E" w:rsidRDefault="0051753E" w:rsidP="0051753E">
            <w:pPr>
              <w:rPr>
                <w:szCs w:val="24"/>
              </w:rPr>
            </w:pPr>
            <m:oMathPara>
              <m:oMath>
                <m:r>
                  <w:rPr>
                    <w:rFonts w:ascii="Cambria Math" w:hAnsi="Cambria Math" w:cs="Arial"/>
                  </w:rPr>
                  <m:t xml:space="preserve">+ 0.36 </m:t>
                </m:r>
                <m:sSup>
                  <m:sSupPr>
                    <m:ctrlPr>
                      <w:rPr>
                        <w:rFonts w:ascii="Cambria Math" w:hAnsi="Cambria Math" w:cs="Arial"/>
                        <w:i/>
                      </w:rPr>
                    </m:ctrlPr>
                  </m:sSupPr>
                  <m:e>
                    <m:r>
                      <w:rPr>
                        <w:rFonts w:ascii="Cambria Math" w:hAnsi="Cambria Math" w:cs="Arial"/>
                      </w:rPr>
                      <m:t>Mg</m:t>
                    </m:r>
                  </m:e>
                  <m:sup>
                    <m:r>
                      <w:rPr>
                        <w:rFonts w:ascii="Cambria Math" w:hAnsi="Cambria Math" w:cs="Arial"/>
                      </w:rPr>
                      <m:t>2+</m:t>
                    </m:r>
                  </m:sup>
                </m:sSup>
                <m:r>
                  <w:rPr>
                    <w:rFonts w:ascii="Cambria Math" w:hAnsi="Cambria Math" w:cs="Arial"/>
                  </w:rPr>
                  <m:t xml:space="preserve">+3.98 </m:t>
                </m:r>
                <m:sSub>
                  <m:sSubPr>
                    <m:ctrlPr>
                      <w:rPr>
                        <w:rFonts w:ascii="Cambria Math" w:hAnsi="Cambria Math" w:cs="Arial"/>
                        <w:i/>
                      </w:rPr>
                    </m:ctrlPr>
                  </m:sSubPr>
                  <m:e>
                    <m:r>
                      <w:rPr>
                        <w:rFonts w:ascii="Cambria Math" w:hAnsi="Cambria Math" w:cs="Arial"/>
                      </w:rPr>
                      <m:t>SiO</m:t>
                    </m:r>
                  </m:e>
                  <m:sub>
                    <m:r>
                      <w:rPr>
                        <w:rFonts w:ascii="Cambria Math" w:hAnsi="Cambria Math" w:cs="Arial"/>
                      </w:rPr>
                      <m:t>2</m:t>
                    </m:r>
                  </m:sub>
                </m:sSub>
                <m:r>
                  <w:rPr>
                    <w:rFonts w:ascii="Cambria Math" w:hAnsi="Cambria Math" w:cs="Arial"/>
                  </w:rPr>
                  <m:t xml:space="preserve">+4.04 </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r>
                  <w:rPr>
                    <w:rFonts w:ascii="Cambria Math" w:hAnsi="Cambria Math" w:cs="Arial"/>
                  </w:rPr>
                  <m:t xml:space="preserve">O          </m:t>
                </m:r>
                <m:func>
                  <m:funcPr>
                    <m:ctrlPr>
                      <w:rPr>
                        <w:rFonts w:ascii="Cambria Math" w:hAnsi="Cambria Math" w:cs="Arial"/>
                        <w:i/>
                      </w:rPr>
                    </m:ctrlPr>
                  </m:funcPr>
                  <m:fName>
                    <m:r>
                      <m:rPr>
                        <m:sty m:val="p"/>
                      </m:rPr>
                      <w:rPr>
                        <w:rFonts w:ascii="Cambria Math" w:hAnsi="Cambria Math" w:cs="Arial"/>
                      </w:rPr>
                      <m:t>log</m:t>
                    </m:r>
                  </m:fName>
                  <m:e>
                    <m:r>
                      <w:rPr>
                        <w:rFonts w:ascii="Cambria Math" w:hAnsi="Cambria Math" w:cs="Arial"/>
                      </w:rPr>
                      <m:t>K=5.9941</m:t>
                    </m:r>
                  </m:e>
                </m:func>
              </m:oMath>
            </m:oMathPara>
          </w:p>
        </w:tc>
        <w:tc>
          <w:tcPr>
            <w:tcW w:w="2505" w:type="dxa"/>
            <w:vAlign w:val="center"/>
          </w:tcPr>
          <w:p w14:paraId="5FCE477E" w14:textId="77777777" w:rsidR="0051753E" w:rsidRPr="003F699E" w:rsidRDefault="0051753E" w:rsidP="00F575FE">
            <w:pPr>
              <w:jc w:val="right"/>
              <w:rPr>
                <w:szCs w:val="24"/>
              </w:rPr>
            </w:pPr>
            <w:bookmarkStart w:id="1425" w:name="_Ref469488783"/>
            <w:r w:rsidRPr="003F699E">
              <w:rPr>
                <w:szCs w:val="24"/>
              </w:rPr>
              <w:t xml:space="preserve">Equation </w:t>
            </w:r>
            <w:r>
              <w:rPr>
                <w:szCs w:val="24"/>
              </w:rPr>
              <w:t>4</w:t>
            </w:r>
            <w:r w:rsidRPr="003F699E">
              <w:rPr>
                <w:szCs w:val="24"/>
              </w:rPr>
              <w:t>-</w:t>
            </w:r>
            <w:r w:rsidRPr="003F699E">
              <w:rPr>
                <w:szCs w:val="24"/>
              </w:rPr>
              <w:fldChar w:fldCharType="begin"/>
            </w:r>
            <w:r w:rsidRPr="003F699E">
              <w:rPr>
                <w:szCs w:val="24"/>
              </w:rPr>
              <w:instrText xml:space="preserve"> SEQ Equation \* ARABIC \s 1 </w:instrText>
            </w:r>
            <w:r w:rsidRPr="003F699E">
              <w:rPr>
                <w:szCs w:val="24"/>
              </w:rPr>
              <w:fldChar w:fldCharType="separate"/>
            </w:r>
            <w:r w:rsidR="00B560DA">
              <w:rPr>
                <w:noProof/>
                <w:szCs w:val="24"/>
              </w:rPr>
              <w:t>2</w:t>
            </w:r>
            <w:r w:rsidRPr="003F699E">
              <w:rPr>
                <w:szCs w:val="24"/>
              </w:rPr>
              <w:fldChar w:fldCharType="end"/>
            </w:r>
            <w:bookmarkEnd w:id="1425"/>
          </w:p>
        </w:tc>
      </w:tr>
    </w:tbl>
    <w:p w14:paraId="1EEC5BAF" w14:textId="77777777" w:rsidR="0051753E" w:rsidRDefault="0051753E" w:rsidP="0051753E">
      <w:pPr>
        <w:rPr>
          <w:rFonts w:cs="Arial"/>
          <w:szCs w:val="22"/>
        </w:rPr>
      </w:pPr>
    </w:p>
    <w:p w14:paraId="149B3B6A" w14:textId="3F400ABB" w:rsidR="0051753E" w:rsidRDefault="0051753E" w:rsidP="0051753E">
      <w:pPr>
        <w:rPr>
          <w:rFonts w:cs="Arial"/>
          <w:szCs w:val="22"/>
        </w:rPr>
      </w:pPr>
      <w:r w:rsidRPr="001A3A96">
        <w:rPr>
          <w:rFonts w:cs="Arial"/>
          <w:szCs w:val="22"/>
        </w:rPr>
        <w:t xml:space="preserve">The infiltrating solution </w:t>
      </w:r>
      <w:r>
        <w:rPr>
          <w:rFonts w:cs="Arial"/>
          <w:szCs w:val="22"/>
        </w:rPr>
        <w:t xml:space="preserve">composition shown in </w:t>
      </w:r>
      <w:r>
        <w:rPr>
          <w:rFonts w:cs="Arial"/>
          <w:szCs w:val="22"/>
        </w:rPr>
        <w:fldChar w:fldCharType="begin"/>
      </w:r>
      <w:r>
        <w:rPr>
          <w:rFonts w:cs="Arial"/>
          <w:szCs w:val="22"/>
        </w:rPr>
        <w:instrText xml:space="preserve"> REF _Ref469489595 \h </w:instrText>
      </w:r>
      <w:r>
        <w:rPr>
          <w:rFonts w:cs="Arial"/>
          <w:szCs w:val="22"/>
        </w:rPr>
      </w:r>
      <w:r>
        <w:rPr>
          <w:rFonts w:cs="Arial"/>
          <w:szCs w:val="22"/>
        </w:rPr>
        <w:fldChar w:fldCharType="separate"/>
      </w:r>
      <w:r w:rsidR="00B560DA">
        <w:t xml:space="preserve">Table </w:t>
      </w:r>
      <w:r w:rsidR="00B560DA">
        <w:rPr>
          <w:noProof/>
        </w:rPr>
        <w:t>4</w:t>
      </w:r>
      <w:r w:rsidR="00B560DA">
        <w:t>.</w:t>
      </w:r>
      <w:r w:rsidR="00B560DA">
        <w:rPr>
          <w:noProof/>
        </w:rPr>
        <w:t>21</w:t>
      </w:r>
      <w:r>
        <w:rPr>
          <w:rFonts w:cs="Arial"/>
          <w:szCs w:val="22"/>
        </w:rPr>
        <w:fldChar w:fldCharType="end"/>
      </w:r>
      <w:r>
        <w:rPr>
          <w:rFonts w:cs="Arial"/>
          <w:szCs w:val="22"/>
        </w:rPr>
        <w:t xml:space="preserve"> </w:t>
      </w:r>
      <w:r w:rsidRPr="001A3A96">
        <w:rPr>
          <w:rFonts w:cs="Arial"/>
          <w:szCs w:val="22"/>
        </w:rPr>
        <w:t>serve</w:t>
      </w:r>
      <w:r>
        <w:rPr>
          <w:rFonts w:cs="Arial"/>
          <w:szCs w:val="22"/>
        </w:rPr>
        <w:t>d</w:t>
      </w:r>
      <w:r w:rsidRPr="001A3A96">
        <w:rPr>
          <w:rFonts w:cs="Arial"/>
          <w:szCs w:val="22"/>
        </w:rPr>
        <w:t xml:space="preserve"> as boundary condition for</w:t>
      </w:r>
      <w:r>
        <w:rPr>
          <w:rFonts w:cs="Arial"/>
          <w:szCs w:val="22"/>
        </w:rPr>
        <w:t xml:space="preserve"> the inflow side of the column.</w:t>
      </w:r>
    </w:p>
    <w:p w14:paraId="6BB67737" w14:textId="77777777" w:rsidR="0051753E" w:rsidRPr="001A3A96" w:rsidRDefault="0051753E" w:rsidP="0051753E">
      <w:pPr>
        <w:rPr>
          <w:rFonts w:cs="Arial"/>
          <w:szCs w:val="22"/>
        </w:rPr>
      </w:pPr>
    </w:p>
    <w:p w14:paraId="22430403" w14:textId="1D6BC89C" w:rsidR="0051753E" w:rsidRDefault="0051753E" w:rsidP="0051753E">
      <w:pPr>
        <w:pStyle w:val="Caption"/>
        <w:keepNext/>
        <w:ind w:left="1134" w:hanging="1134"/>
        <w:rPr>
          <w:lang w:eastAsia="zh-CN"/>
        </w:rPr>
      </w:pPr>
      <w:bookmarkStart w:id="1426" w:name="_Ref359417882"/>
      <w:bookmarkStart w:id="1427" w:name="_Ref469489595"/>
      <w:bookmarkStart w:id="1428" w:name="_Toc359834738"/>
      <w:bookmarkStart w:id="1429" w:name="_Toc385465560"/>
      <w:bookmarkStart w:id="1430" w:name="_Toc520375015"/>
      <w:r>
        <w:t xml:space="preserve">Table </w:t>
      </w:r>
      <w:bookmarkEnd w:id="1426"/>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21</w:t>
      </w:r>
      <w:r>
        <w:fldChar w:fldCharType="end"/>
      </w:r>
      <w:bookmarkEnd w:id="1427"/>
      <w:r>
        <w:t xml:space="preserve">: </w:t>
      </w:r>
      <w:r w:rsidRPr="00372D02">
        <w:rPr>
          <w:lang w:eastAsia="zh-CN"/>
        </w:rPr>
        <w:t xml:space="preserve">Composition of the infiltrating fluid (left-hand </w:t>
      </w:r>
      <w:r>
        <w:rPr>
          <w:lang w:eastAsia="zh-CN"/>
        </w:rPr>
        <w:t xml:space="preserve">reactive transport </w:t>
      </w:r>
      <w:r w:rsidRPr="00372D02">
        <w:rPr>
          <w:lang w:eastAsia="zh-CN"/>
        </w:rPr>
        <w:t>boundary condition)</w:t>
      </w:r>
      <w:bookmarkEnd w:id="1428"/>
      <w:r>
        <w:rPr>
          <w:lang w:eastAsia="zh-CN"/>
        </w:rPr>
        <w:t xml:space="preserve"> and the initial conditions</w:t>
      </w:r>
      <w:bookmarkEnd w:id="1429"/>
      <w:bookmarkEnd w:id="1430"/>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5"/>
        <w:gridCol w:w="2808"/>
        <w:gridCol w:w="2665"/>
        <w:gridCol w:w="1984"/>
      </w:tblGrid>
      <w:tr w:rsidR="0051753E" w:rsidRPr="001A3A96" w14:paraId="1F4982ED" w14:textId="77777777" w:rsidTr="00F575FE">
        <w:trPr>
          <w:trHeight w:val="98"/>
        </w:trPr>
        <w:tc>
          <w:tcPr>
            <w:tcW w:w="1865" w:type="dxa"/>
            <w:tcBorders>
              <w:left w:val="nil"/>
              <w:bottom w:val="single" w:sz="4" w:space="0" w:color="auto"/>
              <w:right w:val="nil"/>
            </w:tcBorders>
            <w:shd w:val="clear" w:color="auto" w:fill="D9D9D9" w:themeFill="background1" w:themeFillShade="D9"/>
          </w:tcPr>
          <w:p w14:paraId="7FFDAAE5"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b/>
                <w:bCs/>
                <w:color w:val="000000"/>
                <w:szCs w:val="22"/>
                <w:lang w:eastAsia="en-CA"/>
              </w:rPr>
              <w:t xml:space="preserve">Species </w:t>
            </w:r>
            <w:r>
              <w:rPr>
                <w:rFonts w:cs="Arial"/>
                <w:b/>
                <w:bCs/>
                <w:color w:val="000000"/>
                <w:szCs w:val="22"/>
                <w:lang w:eastAsia="en-CA"/>
              </w:rPr>
              <w:t>N</w:t>
            </w:r>
            <w:r w:rsidRPr="001A3A96">
              <w:rPr>
                <w:rFonts w:cs="Arial"/>
                <w:b/>
                <w:bCs/>
                <w:color w:val="000000"/>
                <w:szCs w:val="22"/>
                <w:lang w:eastAsia="en-CA"/>
              </w:rPr>
              <w:t xml:space="preserve">ame </w:t>
            </w:r>
          </w:p>
        </w:tc>
        <w:tc>
          <w:tcPr>
            <w:tcW w:w="2808" w:type="dxa"/>
            <w:tcBorders>
              <w:left w:val="nil"/>
              <w:bottom w:val="single" w:sz="4" w:space="0" w:color="auto"/>
              <w:right w:val="nil"/>
            </w:tcBorders>
            <w:shd w:val="clear" w:color="auto" w:fill="D9D9D9" w:themeFill="background1" w:themeFillShade="D9"/>
          </w:tcPr>
          <w:p w14:paraId="41922228" w14:textId="4DFB8CC1" w:rsidR="0051753E" w:rsidRPr="001A3A96" w:rsidRDefault="0051753E" w:rsidP="0051753E">
            <w:pPr>
              <w:autoSpaceDE w:val="0"/>
              <w:autoSpaceDN w:val="0"/>
              <w:adjustRightInd w:val="0"/>
              <w:spacing w:before="0" w:after="0"/>
              <w:jc w:val="center"/>
              <w:rPr>
                <w:rFonts w:cs="Arial"/>
                <w:color w:val="000000"/>
                <w:szCs w:val="22"/>
                <w:lang w:eastAsia="en-CA"/>
              </w:rPr>
            </w:pPr>
            <w:r>
              <w:rPr>
                <w:rFonts w:cs="Arial"/>
                <w:b/>
                <w:bCs/>
                <w:color w:val="000000"/>
                <w:szCs w:val="22"/>
                <w:lang w:eastAsia="en-CA"/>
              </w:rPr>
              <w:t xml:space="preserve">Boundary </w:t>
            </w:r>
            <w:r w:rsidRPr="001A3A96">
              <w:rPr>
                <w:rFonts w:cs="Arial"/>
                <w:b/>
                <w:bCs/>
                <w:color w:val="000000"/>
                <w:szCs w:val="22"/>
                <w:lang w:eastAsia="en-CA"/>
              </w:rPr>
              <w:t>Concentration (mol/kg)</w:t>
            </w:r>
          </w:p>
        </w:tc>
        <w:tc>
          <w:tcPr>
            <w:tcW w:w="2665" w:type="dxa"/>
            <w:tcBorders>
              <w:left w:val="nil"/>
              <w:bottom w:val="single" w:sz="4" w:space="0" w:color="auto"/>
              <w:right w:val="nil"/>
            </w:tcBorders>
            <w:shd w:val="clear" w:color="auto" w:fill="D9D9D9" w:themeFill="background1" w:themeFillShade="D9"/>
          </w:tcPr>
          <w:p w14:paraId="1E3521E3" w14:textId="465396A3" w:rsidR="0051753E" w:rsidRDefault="0051753E" w:rsidP="0051753E">
            <w:pPr>
              <w:autoSpaceDE w:val="0"/>
              <w:autoSpaceDN w:val="0"/>
              <w:adjustRightInd w:val="0"/>
              <w:spacing w:before="0" w:after="0"/>
              <w:jc w:val="center"/>
              <w:rPr>
                <w:rFonts w:cs="Arial"/>
                <w:b/>
                <w:bCs/>
                <w:color w:val="000000"/>
                <w:szCs w:val="22"/>
                <w:lang w:eastAsia="en-CA"/>
              </w:rPr>
            </w:pPr>
            <w:r>
              <w:rPr>
                <w:rFonts w:cs="Arial"/>
                <w:b/>
                <w:bCs/>
                <w:color w:val="000000"/>
                <w:szCs w:val="22"/>
                <w:lang w:eastAsia="en-CA"/>
              </w:rPr>
              <w:t xml:space="preserve">Initial </w:t>
            </w:r>
            <w:r w:rsidRPr="001A3A96">
              <w:rPr>
                <w:rFonts w:cs="Arial"/>
                <w:b/>
                <w:bCs/>
                <w:color w:val="000000"/>
                <w:szCs w:val="22"/>
                <w:lang w:eastAsia="en-CA"/>
              </w:rPr>
              <w:t>Concentration</w:t>
            </w:r>
          </w:p>
          <w:p w14:paraId="7761D4A2" w14:textId="0FC6D2D8" w:rsidR="0051753E" w:rsidRDefault="0051753E" w:rsidP="0051753E">
            <w:pPr>
              <w:autoSpaceDE w:val="0"/>
              <w:autoSpaceDN w:val="0"/>
              <w:adjustRightInd w:val="0"/>
              <w:spacing w:before="0" w:after="0"/>
              <w:jc w:val="center"/>
              <w:rPr>
                <w:rFonts w:cs="Arial"/>
                <w:b/>
                <w:bCs/>
                <w:color w:val="000000"/>
                <w:szCs w:val="22"/>
                <w:lang w:eastAsia="en-CA"/>
              </w:rPr>
            </w:pPr>
            <w:r w:rsidRPr="001A3A96">
              <w:rPr>
                <w:rFonts w:cs="Arial"/>
                <w:b/>
                <w:bCs/>
                <w:color w:val="000000"/>
                <w:szCs w:val="22"/>
                <w:lang w:eastAsia="en-CA"/>
              </w:rPr>
              <w:t>(mol/kg)</w:t>
            </w:r>
          </w:p>
        </w:tc>
        <w:tc>
          <w:tcPr>
            <w:tcW w:w="1984" w:type="dxa"/>
            <w:tcBorders>
              <w:left w:val="nil"/>
              <w:bottom w:val="single" w:sz="4" w:space="0" w:color="auto"/>
              <w:right w:val="nil"/>
            </w:tcBorders>
            <w:shd w:val="clear" w:color="auto" w:fill="D9D9D9" w:themeFill="background1" w:themeFillShade="D9"/>
          </w:tcPr>
          <w:p w14:paraId="7F273C84" w14:textId="77777777" w:rsidR="0051753E" w:rsidRPr="001A3A96" w:rsidRDefault="0051753E" w:rsidP="0051753E">
            <w:pPr>
              <w:autoSpaceDE w:val="0"/>
              <w:autoSpaceDN w:val="0"/>
              <w:adjustRightInd w:val="0"/>
              <w:spacing w:before="0" w:after="0"/>
              <w:rPr>
                <w:rFonts w:cs="Arial"/>
                <w:b/>
                <w:bCs/>
                <w:color w:val="000000"/>
                <w:szCs w:val="22"/>
                <w:lang w:eastAsia="en-CA"/>
              </w:rPr>
            </w:pPr>
            <w:r w:rsidRPr="001A3A96">
              <w:rPr>
                <w:rFonts w:cs="Arial"/>
                <w:b/>
                <w:bCs/>
                <w:color w:val="000000"/>
                <w:szCs w:val="22"/>
                <w:lang w:eastAsia="en-CA"/>
              </w:rPr>
              <w:t>Constraint</w:t>
            </w:r>
          </w:p>
        </w:tc>
      </w:tr>
      <w:tr w:rsidR="0051753E" w:rsidRPr="001A3A96" w14:paraId="333B18CC" w14:textId="77777777" w:rsidTr="00F575FE">
        <w:trPr>
          <w:trHeight w:val="100"/>
        </w:trPr>
        <w:tc>
          <w:tcPr>
            <w:tcW w:w="1865" w:type="dxa"/>
            <w:tcBorders>
              <w:left w:val="nil"/>
              <w:bottom w:val="nil"/>
              <w:right w:val="nil"/>
            </w:tcBorders>
          </w:tcPr>
          <w:p w14:paraId="62307205" w14:textId="77777777" w:rsidR="0051753E" w:rsidRPr="00EC67EE" w:rsidRDefault="0051753E" w:rsidP="0051753E">
            <w:pPr>
              <w:autoSpaceDE w:val="0"/>
              <w:autoSpaceDN w:val="0"/>
              <w:adjustRightInd w:val="0"/>
              <w:spacing w:before="0" w:after="0"/>
              <w:rPr>
                <w:rFonts w:cs="Arial"/>
                <w:color w:val="000000"/>
                <w:szCs w:val="22"/>
                <w:lang w:eastAsia="en-CA"/>
              </w:rPr>
            </w:pPr>
            <w:r w:rsidRPr="00C93E84">
              <w:rPr>
                <w:rFonts w:cs="Arial"/>
                <w:iCs/>
                <w:color w:val="000000"/>
                <w:szCs w:val="22"/>
                <w:lang w:eastAsia="en-CA"/>
              </w:rPr>
              <w:t xml:space="preserve">pH </w:t>
            </w:r>
          </w:p>
        </w:tc>
        <w:tc>
          <w:tcPr>
            <w:tcW w:w="2808" w:type="dxa"/>
            <w:tcBorders>
              <w:left w:val="nil"/>
              <w:bottom w:val="nil"/>
              <w:right w:val="nil"/>
            </w:tcBorders>
          </w:tcPr>
          <w:p w14:paraId="7793254C" w14:textId="599363F6"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7.2</w:t>
            </w:r>
          </w:p>
        </w:tc>
        <w:tc>
          <w:tcPr>
            <w:tcW w:w="2665" w:type="dxa"/>
            <w:tcBorders>
              <w:left w:val="nil"/>
              <w:bottom w:val="nil"/>
              <w:right w:val="nil"/>
            </w:tcBorders>
          </w:tcPr>
          <w:p w14:paraId="630ABBA2" w14:textId="066EB6C0"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8.5</w:t>
            </w:r>
          </w:p>
        </w:tc>
        <w:tc>
          <w:tcPr>
            <w:tcW w:w="1984" w:type="dxa"/>
            <w:tcBorders>
              <w:left w:val="nil"/>
              <w:bottom w:val="nil"/>
              <w:right w:val="nil"/>
            </w:tcBorders>
          </w:tcPr>
          <w:p w14:paraId="2DCD2CC4"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00019C9D" w14:textId="77777777" w:rsidTr="00F575FE">
        <w:trPr>
          <w:trHeight w:val="122"/>
        </w:trPr>
        <w:tc>
          <w:tcPr>
            <w:tcW w:w="1865" w:type="dxa"/>
            <w:tcBorders>
              <w:top w:val="nil"/>
              <w:left w:val="nil"/>
              <w:bottom w:val="nil"/>
              <w:right w:val="nil"/>
            </w:tcBorders>
          </w:tcPr>
          <w:p w14:paraId="7D33096C"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Ca</w:t>
            </w:r>
            <w:r w:rsidRPr="004D3D0B">
              <w:rPr>
                <w:rFonts w:cs="Arial"/>
                <w:color w:val="000000"/>
                <w:szCs w:val="22"/>
                <w:vertAlign w:val="superscript"/>
                <w:lang w:eastAsia="en-CA"/>
              </w:rPr>
              <w:t>2+</w:t>
            </w:r>
            <w:r w:rsidRPr="00C93E84">
              <w:rPr>
                <w:color w:val="000000"/>
              </w:rPr>
              <w:t xml:space="preserve"> </w:t>
            </w:r>
          </w:p>
        </w:tc>
        <w:tc>
          <w:tcPr>
            <w:tcW w:w="2808" w:type="dxa"/>
            <w:tcBorders>
              <w:top w:val="nil"/>
              <w:left w:val="nil"/>
              <w:bottom w:val="nil"/>
              <w:right w:val="nil"/>
            </w:tcBorders>
          </w:tcPr>
          <w:p w14:paraId="29FD60BB" w14:textId="6065AA2E"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5</w:t>
            </w:r>
            <w:r>
              <w:rPr>
                <w:rFonts w:cs="Arial"/>
                <w:color w:val="000000"/>
                <w:szCs w:val="22"/>
                <w:lang w:eastAsia="en-CA"/>
              </w:rPr>
              <w:t>.</w:t>
            </w:r>
            <w:r w:rsidRPr="001A3A96">
              <w:rPr>
                <w:rFonts w:cs="Arial"/>
                <w:color w:val="000000"/>
                <w:szCs w:val="22"/>
                <w:lang w:eastAsia="en-CA"/>
              </w:rPr>
              <w:t>84</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2</w:t>
            </w:r>
          </w:p>
        </w:tc>
        <w:tc>
          <w:tcPr>
            <w:tcW w:w="2665" w:type="dxa"/>
            <w:tcBorders>
              <w:top w:val="nil"/>
              <w:left w:val="nil"/>
              <w:bottom w:val="nil"/>
              <w:right w:val="nil"/>
            </w:tcBorders>
          </w:tcPr>
          <w:p w14:paraId="7874C05E" w14:textId="373E9D06"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3</w:t>
            </w:r>
            <w:r>
              <w:rPr>
                <w:rFonts w:cs="Arial"/>
                <w:color w:val="000000"/>
                <w:szCs w:val="22"/>
                <w:lang w:eastAsia="en-CA"/>
              </w:rPr>
              <w:t>.</w:t>
            </w:r>
            <w:r w:rsidRPr="001A3A96">
              <w:rPr>
                <w:rFonts w:cs="Arial"/>
                <w:color w:val="000000"/>
                <w:szCs w:val="22"/>
                <w:lang w:eastAsia="en-CA"/>
              </w:rPr>
              <w:t>5</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2</w:t>
            </w:r>
          </w:p>
        </w:tc>
        <w:tc>
          <w:tcPr>
            <w:tcW w:w="1984" w:type="dxa"/>
            <w:tcBorders>
              <w:top w:val="nil"/>
              <w:left w:val="nil"/>
              <w:bottom w:val="nil"/>
              <w:right w:val="nil"/>
            </w:tcBorders>
          </w:tcPr>
          <w:p w14:paraId="3204DF91"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75E1557C" w14:textId="77777777" w:rsidTr="00F575FE">
        <w:trPr>
          <w:trHeight w:val="122"/>
        </w:trPr>
        <w:tc>
          <w:tcPr>
            <w:tcW w:w="1865" w:type="dxa"/>
            <w:tcBorders>
              <w:top w:val="nil"/>
              <w:left w:val="nil"/>
              <w:bottom w:val="nil"/>
              <w:right w:val="nil"/>
            </w:tcBorders>
          </w:tcPr>
          <w:p w14:paraId="58E1EBD4"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Mg</w:t>
            </w:r>
            <w:r w:rsidRPr="004D3D0B">
              <w:rPr>
                <w:rFonts w:cs="Arial"/>
                <w:color w:val="000000"/>
                <w:szCs w:val="22"/>
                <w:vertAlign w:val="superscript"/>
                <w:lang w:eastAsia="en-CA"/>
              </w:rPr>
              <w:t xml:space="preserve">2+ </w:t>
            </w:r>
          </w:p>
        </w:tc>
        <w:tc>
          <w:tcPr>
            <w:tcW w:w="2808" w:type="dxa"/>
            <w:tcBorders>
              <w:top w:val="nil"/>
              <w:left w:val="nil"/>
              <w:bottom w:val="nil"/>
              <w:right w:val="nil"/>
            </w:tcBorders>
          </w:tcPr>
          <w:p w14:paraId="6E211814" w14:textId="781AC1BF"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1.52</w:t>
            </w:r>
            <w:r>
              <w:rPr>
                <w:rFonts w:cs="Arial"/>
                <w:color w:val="000000"/>
                <w:szCs w:val="22"/>
                <w:lang w:eastAsia="en-CA"/>
              </w:rPr>
              <w:t xml:space="preserve"> </w:t>
            </w:r>
            <w:r>
              <w:rPr>
                <w:rFonts w:cs="Arial"/>
              </w:rPr>
              <w:t>×</w:t>
            </w:r>
            <w:r>
              <w:rPr>
                <w:rFonts w:cs="Arial"/>
                <w:color w:val="000000"/>
                <w:szCs w:val="22"/>
                <w:lang w:eastAsia="en-CA"/>
              </w:rPr>
              <w:t>10</w:t>
            </w:r>
            <w:r w:rsidRPr="00C93E84">
              <w:rPr>
                <w:rFonts w:cs="Arial"/>
                <w:color w:val="000000"/>
                <w:szCs w:val="22"/>
                <w:vertAlign w:val="superscript"/>
                <w:lang w:eastAsia="en-CA"/>
              </w:rPr>
              <w:t>-3</w:t>
            </w:r>
          </w:p>
        </w:tc>
        <w:tc>
          <w:tcPr>
            <w:tcW w:w="2665" w:type="dxa"/>
            <w:tcBorders>
              <w:top w:val="nil"/>
              <w:left w:val="nil"/>
              <w:bottom w:val="nil"/>
              <w:right w:val="nil"/>
            </w:tcBorders>
          </w:tcPr>
          <w:p w14:paraId="06A5ACD5" w14:textId="3587C309"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2</w:t>
            </w:r>
            <w:r>
              <w:rPr>
                <w:rFonts w:cs="Arial"/>
                <w:color w:val="000000"/>
                <w:szCs w:val="22"/>
                <w:lang w:eastAsia="en-CA"/>
              </w:rPr>
              <w:t>.</w:t>
            </w:r>
            <w:r w:rsidRPr="001A3A96">
              <w:rPr>
                <w:rFonts w:cs="Arial"/>
                <w:color w:val="000000"/>
                <w:szCs w:val="22"/>
                <w:lang w:eastAsia="en-CA"/>
              </w:rPr>
              <w:t>5</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2</w:t>
            </w:r>
          </w:p>
        </w:tc>
        <w:tc>
          <w:tcPr>
            <w:tcW w:w="1984" w:type="dxa"/>
            <w:tcBorders>
              <w:top w:val="nil"/>
              <w:left w:val="nil"/>
              <w:bottom w:val="nil"/>
              <w:right w:val="nil"/>
            </w:tcBorders>
          </w:tcPr>
          <w:p w14:paraId="1CE41AB5"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58DB2744" w14:textId="77777777" w:rsidTr="00F575FE">
        <w:trPr>
          <w:trHeight w:val="122"/>
        </w:trPr>
        <w:tc>
          <w:tcPr>
            <w:tcW w:w="1865" w:type="dxa"/>
            <w:tcBorders>
              <w:top w:val="nil"/>
              <w:left w:val="nil"/>
              <w:bottom w:val="nil"/>
              <w:right w:val="nil"/>
            </w:tcBorders>
          </w:tcPr>
          <w:p w14:paraId="60997E0A"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K</w:t>
            </w:r>
            <w:r w:rsidRPr="004D3D0B">
              <w:rPr>
                <w:rFonts w:cs="Arial"/>
                <w:color w:val="000000"/>
                <w:szCs w:val="22"/>
                <w:vertAlign w:val="superscript"/>
                <w:lang w:eastAsia="en-CA"/>
              </w:rPr>
              <w:t>+</w:t>
            </w:r>
            <w:r w:rsidRPr="00C93E84">
              <w:rPr>
                <w:color w:val="000000"/>
              </w:rPr>
              <w:t xml:space="preserve"> </w:t>
            </w:r>
          </w:p>
        </w:tc>
        <w:tc>
          <w:tcPr>
            <w:tcW w:w="2808" w:type="dxa"/>
            <w:tcBorders>
              <w:top w:val="nil"/>
              <w:left w:val="nil"/>
              <w:bottom w:val="nil"/>
              <w:right w:val="nil"/>
            </w:tcBorders>
          </w:tcPr>
          <w:p w14:paraId="7B85398B" w14:textId="3451F37B"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2.5</w:t>
            </w:r>
            <w:r>
              <w:rPr>
                <w:rFonts w:cs="Arial"/>
              </w:rPr>
              <w:t>×</w:t>
            </w:r>
            <w:r w:rsidRPr="00C41BB3">
              <w:rPr>
                <w:rFonts w:cs="Arial"/>
                <w:color w:val="000000"/>
                <w:szCs w:val="22"/>
                <w:lang w:eastAsia="en-CA"/>
              </w:rPr>
              <w:t>10</w:t>
            </w:r>
            <w:r w:rsidRPr="00A36D67">
              <w:rPr>
                <w:color w:val="000000"/>
                <w:vertAlign w:val="superscript"/>
              </w:rPr>
              <w:t>-4</w:t>
            </w:r>
          </w:p>
        </w:tc>
        <w:tc>
          <w:tcPr>
            <w:tcW w:w="2665" w:type="dxa"/>
            <w:tcBorders>
              <w:top w:val="nil"/>
              <w:left w:val="nil"/>
              <w:bottom w:val="nil"/>
              <w:right w:val="nil"/>
            </w:tcBorders>
          </w:tcPr>
          <w:p w14:paraId="40FD89A0" w14:textId="46F68CE6"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5</w:t>
            </w:r>
            <w:r>
              <w:rPr>
                <w:rFonts w:cs="Arial"/>
                <w:color w:val="000000"/>
                <w:szCs w:val="22"/>
                <w:lang w:eastAsia="en-CA"/>
              </w:rPr>
              <w:t>.0</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3</w:t>
            </w:r>
          </w:p>
        </w:tc>
        <w:tc>
          <w:tcPr>
            <w:tcW w:w="1984" w:type="dxa"/>
            <w:tcBorders>
              <w:top w:val="nil"/>
              <w:left w:val="nil"/>
              <w:bottom w:val="nil"/>
              <w:right w:val="nil"/>
            </w:tcBorders>
          </w:tcPr>
          <w:p w14:paraId="599589FA"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1BD4897A" w14:textId="77777777" w:rsidTr="00F575FE">
        <w:trPr>
          <w:trHeight w:val="122"/>
        </w:trPr>
        <w:tc>
          <w:tcPr>
            <w:tcW w:w="1865" w:type="dxa"/>
            <w:tcBorders>
              <w:top w:val="nil"/>
              <w:left w:val="nil"/>
              <w:bottom w:val="nil"/>
              <w:right w:val="nil"/>
            </w:tcBorders>
          </w:tcPr>
          <w:p w14:paraId="6A7E47AC"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Na</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2808" w:type="dxa"/>
            <w:tcBorders>
              <w:top w:val="nil"/>
              <w:left w:val="nil"/>
              <w:bottom w:val="nil"/>
              <w:right w:val="nil"/>
            </w:tcBorders>
          </w:tcPr>
          <w:p w14:paraId="099087E0" w14:textId="7B883DE0"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9</w:t>
            </w:r>
            <w:r>
              <w:rPr>
                <w:rFonts w:cs="Arial"/>
                <w:color w:val="000000"/>
                <w:szCs w:val="22"/>
                <w:lang w:eastAsia="en-CA"/>
              </w:rPr>
              <w:t>.</w:t>
            </w:r>
            <w:r w:rsidRPr="001A3A96">
              <w:rPr>
                <w:rFonts w:cs="Arial"/>
                <w:color w:val="000000"/>
                <w:szCs w:val="22"/>
                <w:lang w:eastAsia="en-CA"/>
              </w:rPr>
              <w:t>2</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2</w:t>
            </w:r>
          </w:p>
        </w:tc>
        <w:tc>
          <w:tcPr>
            <w:tcW w:w="2665" w:type="dxa"/>
            <w:tcBorders>
              <w:top w:val="nil"/>
              <w:left w:val="nil"/>
              <w:bottom w:val="nil"/>
              <w:right w:val="nil"/>
            </w:tcBorders>
          </w:tcPr>
          <w:p w14:paraId="08B94F8E" w14:textId="34BAB0EA" w:rsidR="0051753E" w:rsidRDefault="0051753E" w:rsidP="0051753E">
            <w:pPr>
              <w:autoSpaceDE w:val="0"/>
              <w:autoSpaceDN w:val="0"/>
              <w:adjustRightInd w:val="0"/>
              <w:spacing w:before="0" w:after="0"/>
              <w:jc w:val="center"/>
              <w:rPr>
                <w:rFonts w:cs="Arial"/>
                <w:color w:val="000000"/>
                <w:szCs w:val="22"/>
                <w:lang w:eastAsia="en-CA"/>
              </w:rPr>
            </w:pPr>
            <w:r>
              <w:rPr>
                <w:rFonts w:cs="Arial"/>
                <w:color w:val="000000"/>
                <w:szCs w:val="22"/>
                <w:lang w:eastAsia="en-CA"/>
              </w:rPr>
              <w:t>4.757</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1</w:t>
            </w:r>
          </w:p>
        </w:tc>
        <w:tc>
          <w:tcPr>
            <w:tcW w:w="1984" w:type="dxa"/>
            <w:tcBorders>
              <w:top w:val="nil"/>
              <w:left w:val="nil"/>
              <w:bottom w:val="nil"/>
              <w:right w:val="nil"/>
            </w:tcBorders>
          </w:tcPr>
          <w:p w14:paraId="482DB062"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Charge</w:t>
            </w:r>
            <w:r>
              <w:rPr>
                <w:rFonts w:cs="Arial"/>
                <w:color w:val="000000"/>
                <w:szCs w:val="22"/>
                <w:lang w:eastAsia="en-CA"/>
              </w:rPr>
              <w:t xml:space="preserve"> balance</w:t>
            </w:r>
          </w:p>
        </w:tc>
      </w:tr>
      <w:tr w:rsidR="0051753E" w:rsidRPr="001A3A96" w14:paraId="6B894C98" w14:textId="77777777" w:rsidTr="00F575FE">
        <w:trPr>
          <w:trHeight w:val="122"/>
        </w:trPr>
        <w:tc>
          <w:tcPr>
            <w:tcW w:w="1865" w:type="dxa"/>
            <w:tcBorders>
              <w:top w:val="nil"/>
              <w:left w:val="nil"/>
              <w:bottom w:val="nil"/>
              <w:right w:val="nil"/>
            </w:tcBorders>
          </w:tcPr>
          <w:p w14:paraId="43AADA0C"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Cl</w:t>
            </w:r>
            <w:r w:rsidRPr="004D3D0B">
              <w:rPr>
                <w:rFonts w:cs="Arial"/>
                <w:color w:val="000000"/>
                <w:szCs w:val="22"/>
                <w:vertAlign w:val="superscript"/>
                <w:lang w:eastAsia="en-CA"/>
              </w:rPr>
              <w:t>-</w:t>
            </w:r>
            <w:r w:rsidRPr="001A3A96">
              <w:rPr>
                <w:rFonts w:cs="Arial"/>
                <w:color w:val="000000"/>
                <w:szCs w:val="22"/>
                <w:lang w:eastAsia="en-CA"/>
              </w:rPr>
              <w:t xml:space="preserve"> </w:t>
            </w:r>
          </w:p>
        </w:tc>
        <w:tc>
          <w:tcPr>
            <w:tcW w:w="2808" w:type="dxa"/>
            <w:tcBorders>
              <w:top w:val="nil"/>
              <w:left w:val="nil"/>
              <w:bottom w:val="nil"/>
              <w:right w:val="nil"/>
            </w:tcBorders>
          </w:tcPr>
          <w:p w14:paraId="0C7BD834" w14:textId="77777777" w:rsidR="0051753E" w:rsidRPr="001A3A96" w:rsidRDefault="0051753E" w:rsidP="0051753E">
            <w:pPr>
              <w:autoSpaceDE w:val="0"/>
              <w:autoSpaceDN w:val="0"/>
              <w:adjustRightInd w:val="0"/>
              <w:spacing w:before="0" w:after="0"/>
              <w:jc w:val="center"/>
              <w:rPr>
                <w:rFonts w:cs="Arial"/>
                <w:color w:val="000000"/>
                <w:szCs w:val="22"/>
                <w:lang w:eastAsia="en-CA"/>
              </w:rPr>
            </w:pPr>
            <w:r>
              <w:rPr>
                <w:rFonts w:cs="Arial"/>
                <w:color w:val="000000"/>
                <w:szCs w:val="22"/>
                <w:lang w:eastAsia="en-CA"/>
              </w:rPr>
              <w:t>2.</w:t>
            </w:r>
            <w:r w:rsidRPr="002D322F">
              <w:rPr>
                <w:rFonts w:cs="Arial"/>
                <w:color w:val="000000"/>
                <w:szCs w:val="22"/>
                <w:lang w:eastAsia="en-CA"/>
              </w:rPr>
              <w:t>0793</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1</w:t>
            </w:r>
          </w:p>
        </w:tc>
        <w:tc>
          <w:tcPr>
            <w:tcW w:w="2665" w:type="dxa"/>
            <w:tcBorders>
              <w:top w:val="nil"/>
              <w:left w:val="nil"/>
              <w:bottom w:val="nil"/>
              <w:right w:val="nil"/>
            </w:tcBorders>
          </w:tcPr>
          <w:p w14:paraId="0621EE34" w14:textId="77777777"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5</w:t>
            </w:r>
            <w:r>
              <w:rPr>
                <w:rFonts w:cs="Arial"/>
                <w:color w:val="000000"/>
                <w:szCs w:val="22"/>
                <w:lang w:eastAsia="en-CA"/>
              </w:rPr>
              <w:t>.0</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1</w:t>
            </w:r>
          </w:p>
        </w:tc>
        <w:tc>
          <w:tcPr>
            <w:tcW w:w="1984" w:type="dxa"/>
            <w:tcBorders>
              <w:top w:val="nil"/>
              <w:left w:val="nil"/>
              <w:bottom w:val="nil"/>
              <w:right w:val="nil"/>
            </w:tcBorders>
          </w:tcPr>
          <w:p w14:paraId="5EBBF3EA" w14:textId="77777777" w:rsidR="0051753E" w:rsidRDefault="0051753E" w:rsidP="0051753E">
            <w:pPr>
              <w:autoSpaceDE w:val="0"/>
              <w:autoSpaceDN w:val="0"/>
              <w:adjustRightInd w:val="0"/>
              <w:spacing w:before="0" w:after="0"/>
              <w:rPr>
                <w:rFonts w:cs="Arial"/>
                <w:color w:val="000000"/>
                <w:szCs w:val="22"/>
                <w:lang w:eastAsia="en-CA"/>
              </w:rPr>
            </w:pPr>
          </w:p>
        </w:tc>
      </w:tr>
      <w:tr w:rsidR="0051753E" w:rsidRPr="001A3A96" w14:paraId="206014C7" w14:textId="77777777" w:rsidTr="00F575FE">
        <w:trPr>
          <w:trHeight w:val="107"/>
        </w:trPr>
        <w:tc>
          <w:tcPr>
            <w:tcW w:w="1865" w:type="dxa"/>
            <w:tcBorders>
              <w:top w:val="nil"/>
              <w:left w:val="nil"/>
              <w:bottom w:val="nil"/>
              <w:right w:val="nil"/>
            </w:tcBorders>
          </w:tcPr>
          <w:p w14:paraId="0D4C5557"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SiO</w:t>
            </w:r>
            <w:r w:rsidRPr="004D3D0B">
              <w:rPr>
                <w:rFonts w:cs="Arial"/>
                <w:color w:val="000000"/>
                <w:szCs w:val="22"/>
                <w:vertAlign w:val="subscript"/>
                <w:lang w:eastAsia="en-CA"/>
              </w:rPr>
              <w:t>2,aq</w:t>
            </w:r>
            <w:r w:rsidRPr="001A3A96">
              <w:rPr>
                <w:rFonts w:cs="Arial"/>
                <w:color w:val="000000"/>
                <w:szCs w:val="22"/>
                <w:lang w:eastAsia="en-CA"/>
              </w:rPr>
              <w:t xml:space="preserve"> </w:t>
            </w:r>
          </w:p>
        </w:tc>
        <w:tc>
          <w:tcPr>
            <w:tcW w:w="2808" w:type="dxa"/>
            <w:tcBorders>
              <w:top w:val="nil"/>
              <w:left w:val="nil"/>
              <w:bottom w:val="nil"/>
              <w:right w:val="nil"/>
            </w:tcBorders>
          </w:tcPr>
          <w:p w14:paraId="4472904B" w14:textId="7921C244"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w:t>
            </w:r>
            <w:r>
              <w:rPr>
                <w:rFonts w:cs="Arial"/>
                <w:color w:val="000000"/>
                <w:szCs w:val="22"/>
                <w:lang w:eastAsia="en-CA"/>
              </w:rPr>
              <w:t>0</w:t>
            </w:r>
            <w:r>
              <w:rPr>
                <w:rFonts w:cs="Arial"/>
              </w:rPr>
              <w:t>×</w:t>
            </w:r>
            <w:r w:rsidRPr="00C41BB3">
              <w:rPr>
                <w:rFonts w:cs="Arial"/>
                <w:color w:val="000000"/>
                <w:szCs w:val="22"/>
                <w:lang w:eastAsia="en-CA"/>
              </w:rPr>
              <w:t>10</w:t>
            </w:r>
            <w:r w:rsidRPr="00A36D67">
              <w:rPr>
                <w:color w:val="000000"/>
                <w:vertAlign w:val="superscript"/>
              </w:rPr>
              <w:t>-5</w:t>
            </w:r>
          </w:p>
        </w:tc>
        <w:tc>
          <w:tcPr>
            <w:tcW w:w="2665" w:type="dxa"/>
            <w:tcBorders>
              <w:top w:val="nil"/>
              <w:left w:val="nil"/>
              <w:bottom w:val="nil"/>
              <w:right w:val="nil"/>
            </w:tcBorders>
          </w:tcPr>
          <w:p w14:paraId="7A167518" w14:textId="1F26B2ED"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w:t>
            </w:r>
            <w:r>
              <w:rPr>
                <w:rFonts w:cs="Arial"/>
                <w:color w:val="000000"/>
                <w:szCs w:val="22"/>
                <w:lang w:eastAsia="en-CA"/>
              </w:rPr>
              <w:t>0</w:t>
            </w:r>
            <w:r>
              <w:rPr>
                <w:rFonts w:cs="Arial"/>
              </w:rPr>
              <w:t>×10</w:t>
            </w:r>
            <w:r w:rsidRPr="006A4268">
              <w:rPr>
                <w:rFonts w:cs="Arial"/>
                <w:color w:val="000000"/>
                <w:szCs w:val="22"/>
                <w:vertAlign w:val="superscript"/>
                <w:lang w:eastAsia="en-CA"/>
              </w:rPr>
              <w:t>-5</w:t>
            </w:r>
          </w:p>
        </w:tc>
        <w:tc>
          <w:tcPr>
            <w:tcW w:w="1984" w:type="dxa"/>
            <w:tcBorders>
              <w:top w:val="nil"/>
              <w:left w:val="nil"/>
              <w:bottom w:val="nil"/>
              <w:right w:val="nil"/>
            </w:tcBorders>
          </w:tcPr>
          <w:p w14:paraId="4A97107B"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756FFFBC" w14:textId="77777777" w:rsidTr="00F575FE">
        <w:trPr>
          <w:trHeight w:val="122"/>
        </w:trPr>
        <w:tc>
          <w:tcPr>
            <w:tcW w:w="1865" w:type="dxa"/>
            <w:tcBorders>
              <w:top w:val="nil"/>
              <w:left w:val="nil"/>
              <w:bottom w:val="nil"/>
              <w:right w:val="nil"/>
            </w:tcBorders>
          </w:tcPr>
          <w:p w14:paraId="2109E4D2"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Al</w:t>
            </w:r>
            <w:r w:rsidRPr="004D3D0B">
              <w:rPr>
                <w:rFonts w:cs="Arial"/>
                <w:color w:val="000000"/>
                <w:szCs w:val="22"/>
                <w:vertAlign w:val="superscript"/>
                <w:lang w:eastAsia="en-CA"/>
              </w:rPr>
              <w:t>3</w:t>
            </w:r>
            <w:r>
              <w:rPr>
                <w:rFonts w:cs="Arial"/>
                <w:color w:val="000000"/>
                <w:szCs w:val="22"/>
                <w:vertAlign w:val="superscript"/>
                <w:lang w:eastAsia="en-CA"/>
              </w:rPr>
              <w:t>+</w:t>
            </w:r>
            <w:r w:rsidRPr="00C93E84">
              <w:rPr>
                <w:color w:val="000000"/>
              </w:rPr>
              <w:t xml:space="preserve"> </w:t>
            </w:r>
          </w:p>
        </w:tc>
        <w:tc>
          <w:tcPr>
            <w:tcW w:w="2808" w:type="dxa"/>
            <w:tcBorders>
              <w:top w:val="nil"/>
              <w:left w:val="nil"/>
              <w:bottom w:val="nil"/>
              <w:right w:val="nil"/>
            </w:tcBorders>
          </w:tcPr>
          <w:p w14:paraId="139C0D8E" w14:textId="38C955C6"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w:t>
            </w:r>
            <w:r>
              <w:rPr>
                <w:rFonts w:cs="Arial"/>
                <w:color w:val="000000"/>
                <w:szCs w:val="22"/>
                <w:lang w:eastAsia="en-CA"/>
              </w:rPr>
              <w:t>0</w:t>
            </w:r>
            <w:r>
              <w:rPr>
                <w:rFonts w:cs="Arial"/>
              </w:rPr>
              <w:t>×</w:t>
            </w:r>
            <w:r w:rsidRPr="00C41BB3">
              <w:rPr>
                <w:rFonts w:cs="Arial"/>
                <w:color w:val="000000"/>
                <w:szCs w:val="22"/>
                <w:lang w:eastAsia="en-CA"/>
              </w:rPr>
              <w:t>10</w:t>
            </w:r>
            <w:r w:rsidRPr="00A36D67">
              <w:rPr>
                <w:color w:val="000000"/>
                <w:vertAlign w:val="superscript"/>
              </w:rPr>
              <w:t>-5</w:t>
            </w:r>
          </w:p>
        </w:tc>
        <w:tc>
          <w:tcPr>
            <w:tcW w:w="2665" w:type="dxa"/>
            <w:tcBorders>
              <w:top w:val="nil"/>
              <w:left w:val="nil"/>
              <w:bottom w:val="nil"/>
              <w:right w:val="nil"/>
            </w:tcBorders>
          </w:tcPr>
          <w:p w14:paraId="64C0BC14" w14:textId="79EA0712"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w:t>
            </w:r>
            <w:r>
              <w:rPr>
                <w:rFonts w:cs="Arial"/>
                <w:color w:val="000000"/>
                <w:szCs w:val="22"/>
                <w:lang w:eastAsia="en-CA"/>
              </w:rPr>
              <w:t>0</w:t>
            </w:r>
            <w:r>
              <w:rPr>
                <w:rFonts w:cs="Arial"/>
              </w:rPr>
              <w:t>×10</w:t>
            </w:r>
            <w:r w:rsidRPr="006A4268">
              <w:rPr>
                <w:rFonts w:cs="Arial"/>
                <w:color w:val="000000"/>
                <w:szCs w:val="22"/>
                <w:vertAlign w:val="superscript"/>
                <w:lang w:eastAsia="en-CA"/>
              </w:rPr>
              <w:t>-5</w:t>
            </w:r>
          </w:p>
        </w:tc>
        <w:tc>
          <w:tcPr>
            <w:tcW w:w="1984" w:type="dxa"/>
            <w:tcBorders>
              <w:top w:val="nil"/>
              <w:left w:val="nil"/>
              <w:bottom w:val="nil"/>
              <w:right w:val="nil"/>
            </w:tcBorders>
          </w:tcPr>
          <w:p w14:paraId="50FC2DA5" w14:textId="77777777" w:rsidR="0051753E" w:rsidRPr="001A3A96" w:rsidRDefault="0051753E" w:rsidP="0051753E">
            <w:pPr>
              <w:autoSpaceDE w:val="0"/>
              <w:autoSpaceDN w:val="0"/>
              <w:adjustRightInd w:val="0"/>
              <w:spacing w:before="0" w:after="0"/>
              <w:rPr>
                <w:rFonts w:cs="Arial"/>
                <w:color w:val="000000"/>
                <w:szCs w:val="22"/>
                <w:lang w:eastAsia="en-CA"/>
              </w:rPr>
            </w:pPr>
          </w:p>
        </w:tc>
      </w:tr>
      <w:tr w:rsidR="0051753E" w:rsidRPr="001A3A96" w14:paraId="102979B2" w14:textId="77777777" w:rsidTr="00F575FE">
        <w:trPr>
          <w:trHeight w:val="129"/>
        </w:trPr>
        <w:tc>
          <w:tcPr>
            <w:tcW w:w="1865" w:type="dxa"/>
            <w:tcBorders>
              <w:top w:val="nil"/>
              <w:left w:val="nil"/>
              <w:bottom w:val="nil"/>
              <w:right w:val="nil"/>
            </w:tcBorders>
          </w:tcPr>
          <w:p w14:paraId="64B2C59B"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SO</w:t>
            </w:r>
            <w:r w:rsidRPr="004D3D0B">
              <w:rPr>
                <w:rFonts w:cs="Arial"/>
                <w:color w:val="000000"/>
                <w:szCs w:val="22"/>
                <w:vertAlign w:val="subscript"/>
                <w:lang w:eastAsia="en-CA"/>
              </w:rPr>
              <w:t>4</w:t>
            </w:r>
            <w:r w:rsidRPr="004D3D0B">
              <w:rPr>
                <w:rFonts w:cs="Arial"/>
                <w:color w:val="000000"/>
                <w:szCs w:val="22"/>
                <w:vertAlign w:val="superscript"/>
                <w:lang w:eastAsia="en-CA"/>
              </w:rPr>
              <w:t>-2</w:t>
            </w:r>
            <w:r w:rsidRPr="00C93E84">
              <w:rPr>
                <w:color w:val="000000"/>
              </w:rPr>
              <w:t xml:space="preserve"> </w:t>
            </w:r>
          </w:p>
        </w:tc>
        <w:tc>
          <w:tcPr>
            <w:tcW w:w="2808" w:type="dxa"/>
            <w:tcBorders>
              <w:top w:val="nil"/>
              <w:left w:val="nil"/>
              <w:bottom w:val="nil"/>
              <w:right w:val="nil"/>
            </w:tcBorders>
          </w:tcPr>
          <w:p w14:paraId="3953C452" w14:textId="221E2B9C"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2.02</w:t>
            </w:r>
            <w:r>
              <w:rPr>
                <w:rFonts w:cs="Arial"/>
              </w:rPr>
              <w:t>×</w:t>
            </w:r>
            <w:r w:rsidRPr="00C41BB3">
              <w:rPr>
                <w:rFonts w:cs="Arial"/>
                <w:color w:val="000000"/>
                <w:szCs w:val="22"/>
                <w:lang w:eastAsia="en-CA"/>
              </w:rPr>
              <w:t>10</w:t>
            </w:r>
            <w:r w:rsidRPr="00A36D67">
              <w:rPr>
                <w:color w:val="000000"/>
                <w:vertAlign w:val="superscript"/>
              </w:rPr>
              <w:t>-3</w:t>
            </w:r>
          </w:p>
        </w:tc>
        <w:tc>
          <w:tcPr>
            <w:tcW w:w="2665" w:type="dxa"/>
            <w:tcBorders>
              <w:top w:val="nil"/>
              <w:left w:val="nil"/>
              <w:bottom w:val="nil"/>
              <w:right w:val="nil"/>
            </w:tcBorders>
          </w:tcPr>
          <w:p w14:paraId="5D9F3EAD" w14:textId="77777777" w:rsidR="0051753E" w:rsidRDefault="0051753E" w:rsidP="0051753E">
            <w:pPr>
              <w:autoSpaceDE w:val="0"/>
              <w:autoSpaceDN w:val="0"/>
              <w:adjustRightInd w:val="0"/>
              <w:spacing w:before="0" w:after="0"/>
              <w:jc w:val="center"/>
              <w:rPr>
                <w:rFonts w:cs="Arial"/>
                <w:color w:val="000000"/>
                <w:szCs w:val="22"/>
                <w:lang w:eastAsia="en-CA"/>
              </w:rPr>
            </w:pPr>
            <w:r>
              <w:rPr>
                <w:rFonts w:cs="Arial"/>
                <w:color w:val="000000"/>
                <w:szCs w:val="22"/>
                <w:lang w:eastAsia="en-CA"/>
              </w:rPr>
              <w:t>5.0303</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2</w:t>
            </w:r>
          </w:p>
        </w:tc>
        <w:tc>
          <w:tcPr>
            <w:tcW w:w="1984" w:type="dxa"/>
            <w:tcBorders>
              <w:top w:val="nil"/>
              <w:left w:val="nil"/>
              <w:bottom w:val="nil"/>
              <w:right w:val="nil"/>
            </w:tcBorders>
          </w:tcPr>
          <w:p w14:paraId="4134583A" w14:textId="329D9A94"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Gypsum</w:t>
            </w:r>
            <w:r>
              <w:rPr>
                <w:rFonts w:cs="Arial" w:hint="eastAsia"/>
                <w:color w:val="000000"/>
                <w:szCs w:val="22"/>
                <w:lang w:eastAsia="zh-CN"/>
              </w:rPr>
              <w:t xml:space="preserve"> </w:t>
            </w:r>
            <w:r w:rsidRPr="001A3A96">
              <w:rPr>
                <w:rFonts w:cs="Arial"/>
                <w:color w:val="000000"/>
                <w:szCs w:val="22"/>
                <w:lang w:eastAsia="en-CA"/>
              </w:rPr>
              <w:t>eq</w:t>
            </w:r>
            <w:r w:rsidR="004474F5">
              <w:rPr>
                <w:rFonts w:cs="Arial"/>
                <w:color w:val="000000"/>
                <w:szCs w:val="22"/>
                <w:lang w:eastAsia="en-CA"/>
              </w:rPr>
              <w:t xml:space="preserve">.  </w:t>
            </w:r>
          </w:p>
        </w:tc>
      </w:tr>
      <w:tr w:rsidR="0051753E" w:rsidRPr="001A3A96" w14:paraId="2A291D39" w14:textId="77777777" w:rsidTr="00F575FE">
        <w:trPr>
          <w:trHeight w:val="129"/>
        </w:trPr>
        <w:tc>
          <w:tcPr>
            <w:tcW w:w="1865" w:type="dxa"/>
            <w:tcBorders>
              <w:top w:val="nil"/>
              <w:left w:val="nil"/>
              <w:bottom w:val="nil"/>
              <w:right w:val="nil"/>
            </w:tcBorders>
          </w:tcPr>
          <w:p w14:paraId="222E663A"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HCO</w:t>
            </w:r>
            <w:r w:rsidRPr="004D3D0B">
              <w:rPr>
                <w:rFonts w:cs="Arial"/>
                <w:color w:val="000000"/>
                <w:szCs w:val="22"/>
                <w:vertAlign w:val="subscript"/>
                <w:lang w:eastAsia="en-CA"/>
              </w:rPr>
              <w:t>3</w:t>
            </w:r>
            <w:r w:rsidRPr="004D3D0B">
              <w:rPr>
                <w:rFonts w:cs="Arial"/>
                <w:color w:val="000000"/>
                <w:szCs w:val="22"/>
                <w:vertAlign w:val="superscript"/>
                <w:lang w:eastAsia="en-CA"/>
              </w:rPr>
              <w:t>-</w:t>
            </w:r>
            <w:r w:rsidRPr="00C93E84">
              <w:rPr>
                <w:color w:val="000000"/>
              </w:rPr>
              <w:t xml:space="preserve"> </w:t>
            </w:r>
          </w:p>
        </w:tc>
        <w:tc>
          <w:tcPr>
            <w:tcW w:w="2808" w:type="dxa"/>
            <w:tcBorders>
              <w:top w:val="nil"/>
              <w:left w:val="nil"/>
              <w:bottom w:val="nil"/>
              <w:right w:val="nil"/>
            </w:tcBorders>
          </w:tcPr>
          <w:p w14:paraId="69147A43" w14:textId="7A7BD310"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1.2</w:t>
            </w:r>
            <w:r>
              <w:rPr>
                <w:rFonts w:cs="Arial"/>
              </w:rPr>
              <w:t>×</w:t>
            </w:r>
            <w:r w:rsidRPr="00C41BB3">
              <w:rPr>
                <w:rFonts w:cs="Arial"/>
                <w:color w:val="000000"/>
                <w:szCs w:val="22"/>
                <w:lang w:eastAsia="en-CA"/>
              </w:rPr>
              <w:t>10</w:t>
            </w:r>
            <w:r w:rsidRPr="00A36D67">
              <w:rPr>
                <w:color w:val="000000"/>
                <w:vertAlign w:val="superscript"/>
              </w:rPr>
              <w:t>-4</w:t>
            </w:r>
          </w:p>
        </w:tc>
        <w:tc>
          <w:tcPr>
            <w:tcW w:w="2665" w:type="dxa"/>
            <w:tcBorders>
              <w:top w:val="nil"/>
              <w:left w:val="nil"/>
              <w:bottom w:val="nil"/>
              <w:right w:val="nil"/>
            </w:tcBorders>
          </w:tcPr>
          <w:p w14:paraId="51A34936" w14:textId="77777777" w:rsidR="0051753E" w:rsidRDefault="0051753E" w:rsidP="0051753E">
            <w:pPr>
              <w:autoSpaceDE w:val="0"/>
              <w:autoSpaceDN w:val="0"/>
              <w:adjustRightInd w:val="0"/>
              <w:spacing w:before="0" w:after="0"/>
              <w:jc w:val="center"/>
              <w:rPr>
                <w:rFonts w:cs="Arial"/>
                <w:color w:val="000000"/>
                <w:szCs w:val="22"/>
                <w:lang w:eastAsia="en-CA"/>
              </w:rPr>
            </w:pPr>
            <w:r>
              <w:rPr>
                <w:rFonts w:cs="Arial"/>
                <w:color w:val="000000"/>
                <w:szCs w:val="22"/>
                <w:lang w:eastAsia="en-CA"/>
              </w:rPr>
              <w:t>7.7024</w:t>
            </w:r>
            <w:r>
              <w:rPr>
                <w:rFonts w:cs="Arial"/>
              </w:rPr>
              <w:t>×10</w:t>
            </w:r>
            <w:r w:rsidRPr="006A4268">
              <w:rPr>
                <w:rFonts w:cs="Arial"/>
                <w:color w:val="000000"/>
                <w:szCs w:val="22"/>
                <w:vertAlign w:val="superscript"/>
                <w:lang w:eastAsia="en-CA"/>
              </w:rPr>
              <w:t>-5</w:t>
            </w:r>
          </w:p>
        </w:tc>
        <w:tc>
          <w:tcPr>
            <w:tcW w:w="1984" w:type="dxa"/>
            <w:tcBorders>
              <w:top w:val="nil"/>
              <w:left w:val="nil"/>
              <w:bottom w:val="nil"/>
              <w:right w:val="nil"/>
            </w:tcBorders>
          </w:tcPr>
          <w:p w14:paraId="003C738A" w14:textId="296894B2"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Calcite eq</w:t>
            </w:r>
            <w:r w:rsidR="004474F5">
              <w:rPr>
                <w:rFonts w:cs="Arial"/>
                <w:color w:val="000000"/>
                <w:szCs w:val="22"/>
                <w:lang w:eastAsia="en-CA"/>
              </w:rPr>
              <w:t xml:space="preserve">.  </w:t>
            </w:r>
          </w:p>
        </w:tc>
      </w:tr>
      <w:tr w:rsidR="0051753E" w:rsidRPr="001A3A96" w14:paraId="51D58A94" w14:textId="77777777" w:rsidTr="00F575FE">
        <w:trPr>
          <w:trHeight w:val="100"/>
        </w:trPr>
        <w:tc>
          <w:tcPr>
            <w:tcW w:w="1865" w:type="dxa"/>
            <w:tcBorders>
              <w:top w:val="nil"/>
              <w:left w:val="nil"/>
              <w:right w:val="nil"/>
            </w:tcBorders>
          </w:tcPr>
          <w:p w14:paraId="0652CE02" w14:textId="77777777" w:rsidR="0051753E" w:rsidRPr="001A3A96" w:rsidRDefault="0051753E" w:rsidP="0051753E">
            <w:pPr>
              <w:autoSpaceDE w:val="0"/>
              <w:autoSpaceDN w:val="0"/>
              <w:adjustRightInd w:val="0"/>
              <w:spacing w:before="0" w:after="0"/>
              <w:rPr>
                <w:rFonts w:cs="Arial"/>
                <w:color w:val="000000"/>
                <w:szCs w:val="22"/>
                <w:lang w:eastAsia="en-CA"/>
              </w:rPr>
            </w:pPr>
            <w:r w:rsidRPr="001A3A96">
              <w:rPr>
                <w:rFonts w:cs="Arial"/>
                <w:color w:val="000000"/>
                <w:szCs w:val="22"/>
                <w:lang w:eastAsia="en-CA"/>
              </w:rPr>
              <w:t xml:space="preserve">Tracer </w:t>
            </w:r>
          </w:p>
        </w:tc>
        <w:tc>
          <w:tcPr>
            <w:tcW w:w="2808" w:type="dxa"/>
            <w:tcBorders>
              <w:top w:val="nil"/>
              <w:left w:val="nil"/>
              <w:right w:val="nil"/>
            </w:tcBorders>
          </w:tcPr>
          <w:p w14:paraId="31B5CA5D" w14:textId="7B5D1361"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2</w:t>
            </w:r>
            <w:r>
              <w:rPr>
                <w:rFonts w:cs="Arial"/>
                <w:color w:val="000000"/>
                <w:szCs w:val="22"/>
                <w:lang w:eastAsia="en-CA"/>
              </w:rPr>
              <w:t>.</w:t>
            </w:r>
            <w:r w:rsidRPr="001A3A96">
              <w:rPr>
                <w:rFonts w:cs="Arial"/>
                <w:color w:val="000000"/>
                <w:szCs w:val="22"/>
                <w:lang w:eastAsia="en-CA"/>
              </w:rPr>
              <w:t>0</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1</w:t>
            </w:r>
          </w:p>
        </w:tc>
        <w:tc>
          <w:tcPr>
            <w:tcW w:w="2665" w:type="dxa"/>
            <w:tcBorders>
              <w:top w:val="nil"/>
              <w:left w:val="nil"/>
              <w:right w:val="nil"/>
            </w:tcBorders>
          </w:tcPr>
          <w:p w14:paraId="26212EFF" w14:textId="3CBD7922" w:rsidR="0051753E" w:rsidRPr="001A3A96" w:rsidRDefault="0051753E" w:rsidP="0051753E">
            <w:pPr>
              <w:autoSpaceDE w:val="0"/>
              <w:autoSpaceDN w:val="0"/>
              <w:adjustRightInd w:val="0"/>
              <w:spacing w:before="0" w:after="0"/>
              <w:jc w:val="center"/>
              <w:rPr>
                <w:rFonts w:cs="Arial"/>
                <w:color w:val="000000"/>
                <w:szCs w:val="22"/>
                <w:lang w:eastAsia="en-CA"/>
              </w:rPr>
            </w:pPr>
            <w:r w:rsidRPr="001A3A96">
              <w:rPr>
                <w:rFonts w:cs="Arial"/>
                <w:color w:val="000000"/>
                <w:szCs w:val="22"/>
                <w:lang w:eastAsia="en-CA"/>
              </w:rPr>
              <w:t>1</w:t>
            </w:r>
            <w:r>
              <w:rPr>
                <w:rFonts w:cs="Arial"/>
                <w:color w:val="000000"/>
                <w:szCs w:val="22"/>
                <w:lang w:eastAsia="en-CA"/>
              </w:rPr>
              <w:t>.</w:t>
            </w:r>
            <w:r w:rsidRPr="001A3A96">
              <w:rPr>
                <w:rFonts w:cs="Arial"/>
                <w:color w:val="000000"/>
                <w:szCs w:val="22"/>
                <w:lang w:eastAsia="en-CA"/>
              </w:rPr>
              <w:t>4</w:t>
            </w:r>
            <w:r>
              <w:rPr>
                <w:rFonts w:cs="Arial"/>
                <w:color w:val="000000"/>
                <w:szCs w:val="22"/>
                <w:lang w:eastAsia="en-CA"/>
              </w:rPr>
              <w:t>616</w:t>
            </w:r>
            <w:r>
              <w:rPr>
                <w:rFonts w:cs="Arial"/>
              </w:rPr>
              <w:t>×10</w:t>
            </w:r>
            <w:r w:rsidRPr="006A4268">
              <w:rPr>
                <w:rFonts w:cs="Arial"/>
                <w:color w:val="000000"/>
                <w:szCs w:val="22"/>
                <w:vertAlign w:val="superscript"/>
                <w:lang w:eastAsia="en-CA"/>
              </w:rPr>
              <w:t>-</w:t>
            </w:r>
            <w:r>
              <w:rPr>
                <w:rFonts w:cs="Arial"/>
                <w:color w:val="000000"/>
                <w:szCs w:val="22"/>
                <w:vertAlign w:val="superscript"/>
                <w:lang w:eastAsia="en-CA"/>
              </w:rPr>
              <w:t>1</w:t>
            </w:r>
          </w:p>
        </w:tc>
        <w:tc>
          <w:tcPr>
            <w:tcW w:w="1984" w:type="dxa"/>
            <w:tcBorders>
              <w:top w:val="nil"/>
              <w:left w:val="nil"/>
              <w:right w:val="nil"/>
            </w:tcBorders>
          </w:tcPr>
          <w:p w14:paraId="6214C4FA" w14:textId="77777777" w:rsidR="0051753E" w:rsidRPr="001A3A96" w:rsidRDefault="0051753E" w:rsidP="0051753E">
            <w:pPr>
              <w:autoSpaceDE w:val="0"/>
              <w:autoSpaceDN w:val="0"/>
              <w:adjustRightInd w:val="0"/>
              <w:spacing w:before="0" w:after="0"/>
              <w:rPr>
                <w:rFonts w:cs="Arial"/>
                <w:color w:val="000000"/>
                <w:szCs w:val="22"/>
                <w:lang w:eastAsia="en-CA"/>
              </w:rPr>
            </w:pPr>
          </w:p>
        </w:tc>
      </w:tr>
    </w:tbl>
    <w:p w14:paraId="083C27EE" w14:textId="77777777" w:rsidR="0051753E" w:rsidRPr="001A3A96" w:rsidRDefault="0051753E" w:rsidP="0051753E">
      <w:pPr>
        <w:rPr>
          <w:rFonts w:cs="Arial"/>
          <w:szCs w:val="22"/>
        </w:rPr>
      </w:pPr>
    </w:p>
    <w:p w14:paraId="06D49AEC" w14:textId="7980F6E3" w:rsidR="0051753E" w:rsidRPr="001A3A96" w:rsidRDefault="0051753E" w:rsidP="0051753E">
      <w:pPr>
        <w:rPr>
          <w:lang w:eastAsia="zh-CN"/>
        </w:rPr>
      </w:pPr>
      <w:r>
        <w:rPr>
          <w:rFonts w:cs="Arial"/>
          <w:szCs w:val="22"/>
        </w:rPr>
        <w:t>The i</w:t>
      </w:r>
      <w:r w:rsidRPr="001A3A96">
        <w:rPr>
          <w:rFonts w:cs="Arial"/>
          <w:szCs w:val="22"/>
        </w:rPr>
        <w:t>nitial pore</w:t>
      </w:r>
      <w:r>
        <w:rPr>
          <w:rFonts w:cs="Arial"/>
          <w:szCs w:val="22"/>
        </w:rPr>
        <w:t xml:space="preserve"> </w:t>
      </w:r>
      <w:r w:rsidRPr="001A3A96">
        <w:rPr>
          <w:rFonts w:cs="Arial"/>
          <w:szCs w:val="22"/>
        </w:rPr>
        <w:t xml:space="preserve">water </w:t>
      </w:r>
      <w:r>
        <w:rPr>
          <w:rFonts w:cs="Arial"/>
          <w:szCs w:val="22"/>
        </w:rPr>
        <w:t>composition with</w:t>
      </w:r>
      <w:r w:rsidRPr="001A3A96">
        <w:rPr>
          <w:rFonts w:cs="Arial"/>
          <w:szCs w:val="22"/>
        </w:rPr>
        <w:t xml:space="preserve">in the bentonite </w:t>
      </w:r>
      <w:r>
        <w:rPr>
          <w:rFonts w:cs="Arial"/>
          <w:szCs w:val="22"/>
        </w:rPr>
        <w:t>was</w:t>
      </w:r>
      <w:r w:rsidRPr="001A3A96">
        <w:rPr>
          <w:rFonts w:cs="Arial"/>
          <w:szCs w:val="22"/>
        </w:rPr>
        <w:t xml:space="preserve"> constrained by the measured composition of the exchanger and by gypsum and calcite equilibrium</w:t>
      </w:r>
      <w:r>
        <w:rPr>
          <w:rFonts w:cs="Arial" w:hint="eastAsia"/>
          <w:szCs w:val="22"/>
          <w:lang w:eastAsia="zh-CN"/>
        </w:rPr>
        <w:t xml:space="preserve"> </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_Ref469489595 \h</w:instrText>
      </w:r>
      <w:r>
        <w:rPr>
          <w:lang w:eastAsia="zh-CN"/>
        </w:rPr>
        <w:instrText xml:space="preserve"> </w:instrText>
      </w:r>
      <w:r>
        <w:rPr>
          <w:lang w:eastAsia="zh-CN"/>
        </w:rPr>
      </w:r>
      <w:r>
        <w:rPr>
          <w:lang w:eastAsia="zh-CN"/>
        </w:rPr>
        <w:fldChar w:fldCharType="separate"/>
      </w:r>
      <w:r w:rsidR="00B560DA">
        <w:t xml:space="preserve">Table </w:t>
      </w:r>
      <w:r w:rsidR="00B560DA">
        <w:rPr>
          <w:noProof/>
        </w:rPr>
        <w:t>4</w:t>
      </w:r>
      <w:r w:rsidR="00B560DA">
        <w:t>.</w:t>
      </w:r>
      <w:r w:rsidR="00B560DA">
        <w:rPr>
          <w:noProof/>
        </w:rPr>
        <w:t>21</w:t>
      </w:r>
      <w:r>
        <w:rPr>
          <w:lang w:eastAsia="zh-CN"/>
        </w:rPr>
        <w:fldChar w:fldCharType="end"/>
      </w:r>
      <w:r>
        <w:rPr>
          <w:lang w:eastAsia="zh-CN"/>
        </w:rPr>
        <w:t>)</w:t>
      </w:r>
      <w:r w:rsidR="004474F5">
        <w:rPr>
          <w:lang w:eastAsia="zh-CN"/>
        </w:rPr>
        <w:t xml:space="preserve">.  </w:t>
      </w:r>
      <w:r w:rsidRPr="001A3A96">
        <w:t xml:space="preserve">The </w:t>
      </w:r>
      <w:r>
        <w:t xml:space="preserve">initial </w:t>
      </w:r>
      <w:r w:rsidRPr="001A3A96">
        <w:t xml:space="preserve">condition </w:t>
      </w:r>
      <w:r>
        <w:t xml:space="preserve">for the pore water within the </w:t>
      </w:r>
      <w:r w:rsidRPr="001A3A96">
        <w:t>bentonite also serve</w:t>
      </w:r>
      <w:r>
        <w:t>d</w:t>
      </w:r>
      <w:r w:rsidRPr="001A3A96">
        <w:t xml:space="preserve"> as the boundary condition on the outflow side of the column.</w:t>
      </w:r>
    </w:p>
    <w:p w14:paraId="1A4EF542" w14:textId="77777777" w:rsidR="0051753E" w:rsidRDefault="0051753E" w:rsidP="001D7905">
      <w:pPr>
        <w:rPr>
          <w:rFonts w:cs="Arial"/>
          <w:szCs w:val="22"/>
          <w:lang w:eastAsia="zh-CN"/>
        </w:rPr>
      </w:pPr>
    </w:p>
    <w:p w14:paraId="3017C91B" w14:textId="77777777" w:rsidR="0045761D" w:rsidRPr="00192E8E" w:rsidRDefault="0045761D" w:rsidP="0045761D">
      <w:pPr>
        <w:pStyle w:val="StyleHeading4Bold"/>
      </w:pPr>
      <w:bookmarkStart w:id="1431" w:name="_Toc520374870"/>
      <w:r>
        <w:t>Parameters</w:t>
      </w:r>
      <w:bookmarkEnd w:id="1431"/>
    </w:p>
    <w:p w14:paraId="1B8AEBA0" w14:textId="07C5854E" w:rsidR="0045761D" w:rsidRDefault="0051753E" w:rsidP="0045761D">
      <w:pPr>
        <w:rPr>
          <w:rFonts w:cs="Arial"/>
          <w:szCs w:val="22"/>
        </w:rPr>
      </w:pPr>
      <w:r w:rsidRPr="001A3A96">
        <w:t xml:space="preserve">Material properties are </w:t>
      </w:r>
      <w:r>
        <w:t xml:space="preserve">assumed </w:t>
      </w:r>
      <w:r w:rsidRPr="001A3A96">
        <w:t>uniform throughout the column</w:t>
      </w:r>
      <w:r>
        <w:t xml:space="preserve">, and the total </w:t>
      </w:r>
      <w:r w:rsidRPr="001A3A96">
        <w:t>porosity</w:t>
      </w:r>
      <w:r>
        <w:t xml:space="preserve"> was 0.4048 with an effective </w:t>
      </w:r>
      <w:r w:rsidRPr="001A3A96">
        <w:t xml:space="preserve">porosity </w:t>
      </w:r>
      <w:r>
        <w:t>for all species</w:t>
      </w:r>
      <w:r w:rsidRPr="001A3A96">
        <w:t xml:space="preserve"> </w:t>
      </w:r>
      <w:r>
        <w:t>equal to 0.0714</w:t>
      </w:r>
      <w:r w:rsidR="004474F5">
        <w:t xml:space="preserve">.  </w:t>
      </w:r>
      <w:r w:rsidR="00D9363D">
        <w:rPr>
          <w:rFonts w:cs="Arial"/>
        </w:rPr>
        <w:t xml:space="preserve">The bentonite has a </w:t>
      </w:r>
      <w:r w:rsidR="00D9363D" w:rsidRPr="001A3A96">
        <w:rPr>
          <w:rFonts w:cs="Arial"/>
        </w:rPr>
        <w:t xml:space="preserve">dry </w:t>
      </w:r>
      <w:r w:rsidR="00D9363D">
        <w:rPr>
          <w:rFonts w:cs="Arial"/>
        </w:rPr>
        <w:t xml:space="preserve">bulk </w:t>
      </w:r>
      <w:r w:rsidR="00D9363D" w:rsidRPr="001A3A96">
        <w:rPr>
          <w:rFonts w:cs="Arial"/>
        </w:rPr>
        <w:t>density of 1.4 kg</w:t>
      </w:r>
      <w:r w:rsidR="00D9363D">
        <w:rPr>
          <w:rFonts w:cs="Arial"/>
        </w:rPr>
        <w:t xml:space="preserve"> L</w:t>
      </w:r>
      <w:r w:rsidR="00D9363D" w:rsidRPr="00C93E84">
        <w:rPr>
          <w:rFonts w:cs="Arial"/>
          <w:color w:val="000000"/>
          <w:szCs w:val="22"/>
          <w:vertAlign w:val="superscript"/>
          <w:lang w:eastAsia="en-CA"/>
        </w:rPr>
        <w:t>-</w:t>
      </w:r>
      <w:r w:rsidR="00D9363D">
        <w:rPr>
          <w:rFonts w:cs="Arial"/>
          <w:color w:val="000000"/>
          <w:szCs w:val="22"/>
          <w:vertAlign w:val="superscript"/>
          <w:lang w:eastAsia="en-CA"/>
        </w:rPr>
        <w:t>1</w:t>
      </w:r>
      <w:r w:rsidR="00D9363D" w:rsidRPr="001A3A96">
        <w:rPr>
          <w:rFonts w:cs="Arial"/>
        </w:rPr>
        <w:t>, the specific surface area is 788 m</w:t>
      </w:r>
      <w:r w:rsidR="00D9363D" w:rsidRPr="00E73941">
        <w:rPr>
          <w:rFonts w:cs="Arial"/>
          <w:szCs w:val="22"/>
          <w:vertAlign w:val="superscript"/>
        </w:rPr>
        <w:t>2</w:t>
      </w:r>
      <w:r w:rsidR="00D9363D">
        <w:rPr>
          <w:rFonts w:cs="Arial"/>
        </w:rPr>
        <w:t xml:space="preserve"> g</w:t>
      </w:r>
      <w:r w:rsidR="00D9363D" w:rsidRPr="00C93E84">
        <w:rPr>
          <w:rFonts w:cs="Arial"/>
          <w:color w:val="000000"/>
          <w:szCs w:val="22"/>
          <w:vertAlign w:val="superscript"/>
          <w:lang w:eastAsia="en-CA"/>
        </w:rPr>
        <w:t>-</w:t>
      </w:r>
      <w:r w:rsidR="00D9363D">
        <w:rPr>
          <w:rFonts w:cs="Arial"/>
          <w:color w:val="000000"/>
          <w:szCs w:val="22"/>
          <w:vertAlign w:val="superscript"/>
          <w:lang w:eastAsia="en-CA"/>
        </w:rPr>
        <w:t>1</w:t>
      </w:r>
      <w:r w:rsidR="00D9363D" w:rsidRPr="001A3A96">
        <w:rPr>
          <w:rFonts w:cs="Arial"/>
        </w:rPr>
        <w:t xml:space="preserve"> minera</w:t>
      </w:r>
      <w:r w:rsidR="00D9363D">
        <w:rPr>
          <w:rFonts w:cs="Arial"/>
        </w:rPr>
        <w:t>l</w:t>
      </w:r>
      <w:r>
        <w:t xml:space="preserve"> (</w:t>
      </w:r>
      <w:r>
        <w:rPr>
          <w:rFonts w:cs="Arial"/>
        </w:rPr>
        <w:t>Alt-Epping et al, 2012, Fernandez et al., 2011</w:t>
      </w:r>
      <w:r>
        <w:t>).</w:t>
      </w:r>
    </w:p>
    <w:p w14:paraId="2A66CABC" w14:textId="3155BC54" w:rsidR="00FB4036" w:rsidRDefault="0051753E" w:rsidP="0045761D">
      <w:pPr>
        <w:rPr>
          <w:rFonts w:cs="Arial"/>
          <w:szCs w:val="22"/>
        </w:rPr>
      </w:pPr>
      <w:r>
        <w:rPr>
          <w:rFonts w:cs="Arial"/>
        </w:rPr>
        <w:t>M</w:t>
      </w:r>
      <w:r w:rsidRPr="001A3A96">
        <w:rPr>
          <w:rFonts w:cs="Arial"/>
        </w:rPr>
        <w:t>ontmorillonite has a molar volume and weight of 134.88 cm</w:t>
      </w:r>
      <w:r w:rsidRPr="00F54BE5">
        <w:rPr>
          <w:vertAlign w:val="superscript"/>
        </w:rPr>
        <w:t>3</w:t>
      </w:r>
      <w:r>
        <w:rPr>
          <w:rFonts w:cs="Arial"/>
        </w:rPr>
        <w:t xml:space="preserve"> </w:t>
      </w:r>
      <w:r w:rsidRPr="001A3A96">
        <w:rPr>
          <w:rFonts w:cs="Arial"/>
        </w:rPr>
        <w:t>mol</w:t>
      </w:r>
      <w:r w:rsidRPr="00C93E84">
        <w:rPr>
          <w:rFonts w:cs="Arial"/>
          <w:vertAlign w:val="superscript"/>
        </w:rPr>
        <w:t>-1</w:t>
      </w:r>
      <w:r w:rsidRPr="001A3A96">
        <w:rPr>
          <w:rFonts w:cs="Arial"/>
        </w:rPr>
        <w:t xml:space="preserve"> </w:t>
      </w:r>
      <w:r>
        <w:rPr>
          <w:rFonts w:cs="Arial"/>
        </w:rPr>
        <w:t xml:space="preserve">and </w:t>
      </w:r>
      <w:r w:rsidRPr="001A3A96">
        <w:rPr>
          <w:rFonts w:cs="Arial"/>
        </w:rPr>
        <w:t>368.44 g</w:t>
      </w:r>
      <w:r>
        <w:rPr>
          <w:rFonts w:cs="Arial"/>
        </w:rPr>
        <w:t xml:space="preserve"> </w:t>
      </w:r>
      <w:r w:rsidRPr="001A3A96">
        <w:rPr>
          <w:rFonts w:cs="Arial"/>
        </w:rPr>
        <w:t>mol</w:t>
      </w:r>
      <w:r w:rsidRPr="00C40E87">
        <w:rPr>
          <w:rFonts w:cs="Arial"/>
          <w:vertAlign w:val="superscript"/>
        </w:rPr>
        <w:t>-1</w:t>
      </w:r>
      <w:r w:rsidRPr="001A3A96">
        <w:rPr>
          <w:rFonts w:cs="Arial"/>
        </w:rPr>
        <w:t xml:space="preserve"> </w:t>
      </w:r>
      <w:r>
        <w:rPr>
          <w:rFonts w:cs="Arial"/>
        </w:rPr>
        <w:t>(Alt-Epping et al, 2012)</w:t>
      </w:r>
      <w:r w:rsidRPr="001A3A96">
        <w:rPr>
          <w:rFonts w:cs="Arial"/>
        </w:rPr>
        <w:t>, respectively</w:t>
      </w:r>
      <w:r w:rsidR="004474F5">
        <w:rPr>
          <w:rFonts w:cs="Arial"/>
        </w:rPr>
        <w:t xml:space="preserve">.  </w:t>
      </w:r>
      <w:r w:rsidRPr="001A3A96">
        <w:rPr>
          <w:rFonts w:cs="Arial"/>
        </w:rPr>
        <w:t xml:space="preserve">Montmorillonite is not expected to dissolve in significant quantities and therefore </w:t>
      </w:r>
      <w:r>
        <w:rPr>
          <w:rFonts w:cs="Arial"/>
        </w:rPr>
        <w:t xml:space="preserve">it was assumed that it </w:t>
      </w:r>
      <w:r w:rsidRPr="001A3A96">
        <w:rPr>
          <w:rFonts w:cs="Arial"/>
        </w:rPr>
        <w:t>affect</w:t>
      </w:r>
      <w:r>
        <w:rPr>
          <w:rFonts w:cs="Arial"/>
        </w:rPr>
        <w:t>s</w:t>
      </w:r>
      <w:r w:rsidRPr="001A3A96">
        <w:rPr>
          <w:rFonts w:cs="Arial"/>
        </w:rPr>
        <w:t xml:space="preserve"> the pore water composition only via surface reactions</w:t>
      </w:r>
      <w:r w:rsidR="004474F5">
        <w:rPr>
          <w:rFonts w:cs="Arial"/>
        </w:rPr>
        <w:t xml:space="preserve">.  </w:t>
      </w:r>
      <w:r w:rsidRPr="001A3A96">
        <w:rPr>
          <w:rFonts w:cs="Arial"/>
        </w:rPr>
        <w:t xml:space="preserve">The total exchange capacity of montmorillonite (CEC) </w:t>
      </w:r>
      <w:r>
        <w:rPr>
          <w:rFonts w:cs="Arial"/>
        </w:rPr>
        <w:t>was</w:t>
      </w:r>
      <w:r w:rsidRPr="001A3A96">
        <w:rPr>
          <w:rFonts w:cs="Arial"/>
        </w:rPr>
        <w:t xml:space="preserve"> fixed at </w:t>
      </w:r>
      <w:r>
        <w:rPr>
          <w:rFonts w:cs="Arial"/>
        </w:rPr>
        <w:t xml:space="preserve">73.66 </w:t>
      </w:r>
      <w:r w:rsidRPr="001A3A96">
        <w:rPr>
          <w:rFonts w:cs="Arial"/>
        </w:rPr>
        <w:t>meq/100g_bulk</w:t>
      </w:r>
      <w:r w:rsidR="004474F5">
        <w:rPr>
          <w:rFonts w:cs="Arial"/>
        </w:rPr>
        <w:t xml:space="preserve">.  </w:t>
      </w:r>
      <w:r w:rsidR="00D9363D" w:rsidRPr="001A3A96">
        <w:rPr>
          <w:rFonts w:cs="Arial"/>
          <w:szCs w:val="22"/>
        </w:rPr>
        <w:t xml:space="preserve">Selectivity coefficients </w:t>
      </w:r>
      <w:r w:rsidR="00D9363D">
        <w:rPr>
          <w:rFonts w:cs="Arial"/>
          <w:szCs w:val="22"/>
        </w:rPr>
        <w:t xml:space="preserve">for the </w:t>
      </w:r>
      <w:r w:rsidR="00D9363D" w:rsidRPr="001A3A96">
        <w:rPr>
          <w:rFonts w:cs="Arial"/>
          <w:szCs w:val="22"/>
        </w:rPr>
        <w:t>ion exchange</w:t>
      </w:r>
      <w:r w:rsidR="00D9363D">
        <w:rPr>
          <w:rFonts w:cs="Arial"/>
          <w:szCs w:val="22"/>
        </w:rPr>
        <w:t xml:space="preserve"> reactions</w:t>
      </w:r>
      <w:r w:rsidR="00D9363D" w:rsidRPr="001A3A96">
        <w:rPr>
          <w:rFonts w:cs="Arial"/>
          <w:szCs w:val="22"/>
        </w:rPr>
        <w:t xml:space="preserve"> </w:t>
      </w:r>
      <w:r w:rsidR="00D9363D">
        <w:rPr>
          <w:rFonts w:cs="Arial"/>
          <w:szCs w:val="22"/>
        </w:rPr>
        <w:t>were</w:t>
      </w:r>
      <w:r w:rsidR="00D9363D" w:rsidRPr="001A3A96">
        <w:rPr>
          <w:rFonts w:cs="Arial"/>
          <w:szCs w:val="22"/>
        </w:rPr>
        <w:t xml:space="preserve"> taken</w:t>
      </w:r>
      <w:r w:rsidR="00D9363D">
        <w:rPr>
          <w:rFonts w:cs="Arial"/>
          <w:szCs w:val="22"/>
        </w:rPr>
        <w:t xml:space="preserve"> from Bradbury and Baeyens (2003)</w:t>
      </w:r>
      <w:r w:rsidR="00D9363D">
        <w:rPr>
          <w:rFonts w:cs="Arial" w:hint="eastAsia"/>
          <w:szCs w:val="22"/>
          <w:lang w:eastAsia="zh-CN"/>
        </w:rPr>
        <w:t xml:space="preserve"> (</w:t>
      </w:r>
      <w:r w:rsidR="00D9363D">
        <w:rPr>
          <w:rFonts w:cs="Arial"/>
          <w:szCs w:val="22"/>
          <w:lang w:eastAsia="zh-CN"/>
        </w:rPr>
        <w:fldChar w:fldCharType="begin"/>
      </w:r>
      <w:r w:rsidR="00D9363D">
        <w:rPr>
          <w:rFonts w:cs="Arial"/>
          <w:szCs w:val="22"/>
          <w:lang w:eastAsia="zh-CN"/>
        </w:rPr>
        <w:instrText xml:space="preserve"> </w:instrText>
      </w:r>
      <w:r w:rsidR="00D9363D">
        <w:rPr>
          <w:rFonts w:cs="Arial" w:hint="eastAsia"/>
          <w:szCs w:val="22"/>
          <w:lang w:eastAsia="zh-CN"/>
        </w:rPr>
        <w:instrText>REF _Ref469489934 \h</w:instrText>
      </w:r>
      <w:r w:rsidR="00D9363D">
        <w:rPr>
          <w:rFonts w:cs="Arial"/>
          <w:szCs w:val="22"/>
          <w:lang w:eastAsia="zh-CN"/>
        </w:rPr>
        <w:instrText xml:space="preserve"> </w:instrText>
      </w:r>
      <w:r w:rsidR="00D9363D">
        <w:rPr>
          <w:rFonts w:cs="Arial"/>
          <w:szCs w:val="22"/>
          <w:lang w:eastAsia="zh-CN"/>
        </w:rPr>
      </w:r>
      <w:r w:rsidR="00D9363D">
        <w:rPr>
          <w:rFonts w:cs="Arial"/>
          <w:szCs w:val="22"/>
          <w:lang w:eastAsia="zh-CN"/>
        </w:rPr>
        <w:fldChar w:fldCharType="separate"/>
      </w:r>
      <w:r w:rsidR="00B560DA">
        <w:t xml:space="preserve">Table </w:t>
      </w:r>
      <w:r w:rsidR="00B560DA">
        <w:rPr>
          <w:noProof/>
        </w:rPr>
        <w:t>4</w:t>
      </w:r>
      <w:r w:rsidR="00B560DA">
        <w:t>.</w:t>
      </w:r>
      <w:r w:rsidR="00B560DA">
        <w:rPr>
          <w:noProof/>
        </w:rPr>
        <w:t>22</w:t>
      </w:r>
      <w:r w:rsidR="00D9363D">
        <w:rPr>
          <w:rFonts w:cs="Arial"/>
          <w:szCs w:val="22"/>
          <w:lang w:eastAsia="zh-CN"/>
        </w:rPr>
        <w:fldChar w:fldCharType="end"/>
      </w:r>
      <w:r w:rsidR="00D9363D">
        <w:rPr>
          <w:rFonts w:cs="Arial"/>
          <w:szCs w:val="22"/>
          <w:lang w:eastAsia="zh-CN"/>
        </w:rPr>
        <w:t>)</w:t>
      </w:r>
      <w:r w:rsidR="004474F5">
        <w:rPr>
          <w:rFonts w:cs="Arial"/>
          <w:szCs w:val="22"/>
          <w:lang w:eastAsia="zh-CN"/>
        </w:rPr>
        <w:t xml:space="preserve">.  </w:t>
      </w:r>
      <w:r w:rsidR="00D9363D">
        <w:rPr>
          <w:rFonts w:cs="Arial"/>
          <w:szCs w:val="22"/>
          <w:lang w:eastAsia="zh-CN"/>
        </w:rPr>
        <w:t xml:space="preserve">The diffusion coefficients of individual species are as listed in </w:t>
      </w:r>
      <w:r w:rsidR="00D9363D">
        <w:rPr>
          <w:rFonts w:cs="Arial"/>
          <w:szCs w:val="22"/>
          <w:lang w:eastAsia="zh-CN"/>
        </w:rPr>
        <w:fldChar w:fldCharType="begin"/>
      </w:r>
      <w:r w:rsidR="00D9363D">
        <w:rPr>
          <w:rFonts w:cs="Arial"/>
          <w:szCs w:val="22"/>
          <w:lang w:eastAsia="zh-CN"/>
        </w:rPr>
        <w:instrText xml:space="preserve"> REF _Ref455754302 \h </w:instrText>
      </w:r>
      <w:r w:rsidR="00D9363D">
        <w:rPr>
          <w:rFonts w:cs="Arial"/>
          <w:szCs w:val="22"/>
          <w:lang w:eastAsia="zh-CN"/>
        </w:rPr>
      </w:r>
      <w:r w:rsidR="00D9363D">
        <w:rPr>
          <w:rFonts w:cs="Arial"/>
          <w:szCs w:val="22"/>
          <w:lang w:eastAsia="zh-CN"/>
        </w:rPr>
        <w:fldChar w:fldCharType="separate"/>
      </w:r>
      <w:r w:rsidR="00B560DA">
        <w:t xml:space="preserve">Table </w:t>
      </w:r>
      <w:r w:rsidR="00B560DA">
        <w:rPr>
          <w:noProof/>
        </w:rPr>
        <w:t>4</w:t>
      </w:r>
      <w:r w:rsidR="00B560DA">
        <w:t>.</w:t>
      </w:r>
      <w:r w:rsidR="00B560DA">
        <w:rPr>
          <w:noProof/>
        </w:rPr>
        <w:t>6</w:t>
      </w:r>
      <w:r w:rsidR="00D9363D">
        <w:rPr>
          <w:rFonts w:cs="Arial"/>
          <w:szCs w:val="22"/>
          <w:lang w:eastAsia="zh-CN"/>
        </w:rPr>
        <w:fldChar w:fldCharType="end"/>
      </w:r>
      <w:r w:rsidR="00D9363D">
        <w:rPr>
          <w:rFonts w:cs="Arial"/>
          <w:szCs w:val="22"/>
          <w:lang w:eastAsia="zh-CN"/>
        </w:rPr>
        <w:t>.</w:t>
      </w:r>
    </w:p>
    <w:p w14:paraId="2808F128" w14:textId="77777777" w:rsidR="0051753E" w:rsidRDefault="0051753E" w:rsidP="0045761D">
      <w:pPr>
        <w:rPr>
          <w:lang w:eastAsia="zh-CN"/>
        </w:rPr>
      </w:pPr>
    </w:p>
    <w:p w14:paraId="7142603A" w14:textId="6222D259" w:rsidR="0051753E" w:rsidRDefault="0051753E" w:rsidP="0051753E">
      <w:pPr>
        <w:pStyle w:val="Caption"/>
        <w:keepNext/>
        <w:ind w:left="1134" w:hanging="1134"/>
        <w:rPr>
          <w:lang w:eastAsia="zh-CN"/>
        </w:rPr>
      </w:pPr>
      <w:bookmarkStart w:id="1432" w:name="_Ref359418516"/>
      <w:bookmarkStart w:id="1433" w:name="_Ref469489934"/>
      <w:bookmarkStart w:id="1434" w:name="_Toc359834741"/>
      <w:bookmarkStart w:id="1435" w:name="_Toc385465562"/>
      <w:bookmarkStart w:id="1436" w:name="_Toc520375016"/>
      <w:r>
        <w:t xml:space="preserve">Table </w:t>
      </w:r>
      <w:bookmarkEnd w:id="1432"/>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Table \* ARABIC \s 1 </w:instrText>
      </w:r>
      <w:r>
        <w:fldChar w:fldCharType="separate"/>
      </w:r>
      <w:r w:rsidR="00B560DA">
        <w:rPr>
          <w:noProof/>
        </w:rPr>
        <w:t>22</w:t>
      </w:r>
      <w:r>
        <w:fldChar w:fldCharType="end"/>
      </w:r>
      <w:bookmarkEnd w:id="1433"/>
      <w:r>
        <w:t xml:space="preserve">: </w:t>
      </w:r>
      <w:r w:rsidRPr="00372D02">
        <w:rPr>
          <w:lang w:eastAsia="zh-CN"/>
        </w:rPr>
        <w:t>Selectivity coefficients for ion exchange reactions</w:t>
      </w:r>
      <w:bookmarkEnd w:id="1434"/>
      <w:r>
        <w:rPr>
          <w:lang w:eastAsia="zh-CN"/>
        </w:rPr>
        <w:t xml:space="preserve"> (from </w:t>
      </w:r>
      <w:r>
        <w:rPr>
          <w:rFonts w:cs="Arial"/>
          <w:szCs w:val="22"/>
        </w:rPr>
        <w:t xml:space="preserve">Bradbury and </w:t>
      </w:r>
      <w:r>
        <w:rPr>
          <w:rFonts w:cs="Arial"/>
          <w:szCs w:val="22"/>
        </w:rPr>
        <w:lastRenderedPageBreak/>
        <w:t>Baeyens 2003)</w:t>
      </w:r>
      <w:bookmarkEnd w:id="1435"/>
      <w:bookmarkEnd w:id="1436"/>
    </w:p>
    <w:tbl>
      <w:tblPr>
        <w:tblW w:w="0" w:type="auto"/>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8066"/>
        <w:gridCol w:w="1188"/>
      </w:tblGrid>
      <w:tr w:rsidR="0051753E" w:rsidRPr="001A3A96" w14:paraId="6E210C6D" w14:textId="77777777" w:rsidTr="00F575FE">
        <w:trPr>
          <w:trHeight w:val="95"/>
        </w:trPr>
        <w:tc>
          <w:tcPr>
            <w:tcW w:w="8066" w:type="dxa"/>
            <w:tcBorders>
              <w:bottom w:val="single" w:sz="4" w:space="0" w:color="auto"/>
            </w:tcBorders>
            <w:shd w:val="clear" w:color="auto" w:fill="D9D9D9" w:themeFill="background1" w:themeFillShade="D9"/>
          </w:tcPr>
          <w:p w14:paraId="1A729852" w14:textId="77777777" w:rsidR="0051753E" w:rsidRPr="001F534C" w:rsidRDefault="0051753E" w:rsidP="0051753E">
            <w:pPr>
              <w:autoSpaceDE w:val="0"/>
              <w:autoSpaceDN w:val="0"/>
              <w:adjustRightInd w:val="0"/>
              <w:spacing w:before="0" w:after="0"/>
              <w:rPr>
                <w:rFonts w:cs="Arial"/>
                <w:b/>
                <w:color w:val="000000"/>
                <w:szCs w:val="22"/>
                <w:lang w:eastAsia="en-CA"/>
              </w:rPr>
            </w:pPr>
            <w:r w:rsidRPr="001F534C">
              <w:rPr>
                <w:rFonts w:cs="Arial"/>
                <w:b/>
                <w:bCs/>
                <w:color w:val="000000"/>
                <w:szCs w:val="22"/>
                <w:lang w:eastAsia="en-CA"/>
              </w:rPr>
              <w:t xml:space="preserve">Exchange reaction </w:t>
            </w:r>
          </w:p>
        </w:tc>
        <w:tc>
          <w:tcPr>
            <w:tcW w:w="1188" w:type="dxa"/>
            <w:tcBorders>
              <w:bottom w:val="single" w:sz="4" w:space="0" w:color="auto"/>
            </w:tcBorders>
            <w:shd w:val="clear" w:color="auto" w:fill="D9D9D9" w:themeFill="background1" w:themeFillShade="D9"/>
          </w:tcPr>
          <w:p w14:paraId="394A3005" w14:textId="77777777" w:rsidR="0051753E" w:rsidRPr="001F534C" w:rsidRDefault="0051753E" w:rsidP="0051753E">
            <w:pPr>
              <w:autoSpaceDE w:val="0"/>
              <w:autoSpaceDN w:val="0"/>
              <w:adjustRightInd w:val="0"/>
              <w:spacing w:before="0" w:after="0"/>
              <w:rPr>
                <w:rFonts w:cs="Arial"/>
                <w:b/>
                <w:color w:val="000000"/>
                <w:szCs w:val="22"/>
                <w:lang w:eastAsia="en-CA"/>
              </w:rPr>
            </w:pPr>
            <w:r w:rsidRPr="001F534C">
              <w:rPr>
                <w:rFonts w:cs="Arial"/>
                <w:b/>
                <w:color w:val="000000"/>
                <w:szCs w:val="22"/>
                <w:lang w:eastAsia="en-CA"/>
              </w:rPr>
              <w:t>K</w:t>
            </w:r>
            <w:r w:rsidRPr="001F534C">
              <w:rPr>
                <w:rFonts w:cs="Arial"/>
                <w:b/>
                <w:color w:val="000000"/>
                <w:szCs w:val="22"/>
                <w:vertAlign w:val="subscript"/>
                <w:lang w:eastAsia="en-CA"/>
              </w:rPr>
              <w:t>s</w:t>
            </w:r>
            <w:r w:rsidRPr="001F534C">
              <w:rPr>
                <w:rFonts w:cs="Arial"/>
                <w:b/>
                <w:color w:val="000000"/>
                <w:szCs w:val="22"/>
                <w:lang w:eastAsia="en-CA"/>
              </w:rPr>
              <w:t xml:space="preserve"> </w:t>
            </w:r>
          </w:p>
        </w:tc>
      </w:tr>
      <w:tr w:rsidR="0051753E" w:rsidRPr="001A3A96" w14:paraId="1BE02342" w14:textId="77777777" w:rsidTr="00F575FE">
        <w:trPr>
          <w:trHeight w:val="119"/>
        </w:trPr>
        <w:tc>
          <w:tcPr>
            <w:tcW w:w="8066" w:type="dxa"/>
            <w:tcBorders>
              <w:bottom w:val="nil"/>
            </w:tcBorders>
          </w:tcPr>
          <w:p w14:paraId="04E69EEC"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iCs/>
                <w:color w:val="000000"/>
                <w:szCs w:val="22"/>
                <w:lang w:eastAsia="en-CA"/>
              </w:rPr>
              <w:t>Na-montmor + K</w:t>
            </w:r>
            <w:r w:rsidRPr="005E4944">
              <w:rPr>
                <w:rFonts w:cs="Arial"/>
                <w:iCs/>
                <w:color w:val="000000"/>
                <w:szCs w:val="22"/>
                <w:vertAlign w:val="superscript"/>
                <w:lang w:eastAsia="en-CA"/>
              </w:rPr>
              <w:t>+</w:t>
            </w:r>
            <w:r w:rsidRPr="005E4944">
              <w:rPr>
                <w:rFonts w:cs="Arial"/>
                <w:iCs/>
                <w:color w:val="000000"/>
                <w:szCs w:val="22"/>
                <w:lang w:eastAsia="en-CA"/>
              </w:rPr>
              <w:t xml:space="preserve"> = K-montmor + Na</w:t>
            </w:r>
            <w:r w:rsidRPr="005E4944">
              <w:rPr>
                <w:rFonts w:cs="Arial"/>
                <w:iCs/>
                <w:color w:val="000000"/>
                <w:szCs w:val="22"/>
                <w:vertAlign w:val="superscript"/>
                <w:lang w:eastAsia="en-CA"/>
              </w:rPr>
              <w:t>+</w:t>
            </w:r>
            <w:r w:rsidRPr="005E4944">
              <w:rPr>
                <w:rFonts w:cs="Arial"/>
                <w:iCs/>
                <w:color w:val="000000"/>
                <w:szCs w:val="22"/>
                <w:lang w:eastAsia="en-CA"/>
              </w:rPr>
              <w:t xml:space="preserve"> </w:t>
            </w:r>
          </w:p>
        </w:tc>
        <w:tc>
          <w:tcPr>
            <w:tcW w:w="1188" w:type="dxa"/>
            <w:tcBorders>
              <w:bottom w:val="nil"/>
            </w:tcBorders>
          </w:tcPr>
          <w:p w14:paraId="1E6B77D0"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color w:val="000000"/>
                <w:szCs w:val="22"/>
                <w:lang w:eastAsia="en-CA"/>
              </w:rPr>
              <w:t xml:space="preserve">4.0 </w:t>
            </w:r>
          </w:p>
        </w:tc>
      </w:tr>
      <w:tr w:rsidR="0051753E" w:rsidRPr="001A3A96" w14:paraId="79CE16BC" w14:textId="77777777" w:rsidTr="00F575FE">
        <w:trPr>
          <w:trHeight w:val="119"/>
        </w:trPr>
        <w:tc>
          <w:tcPr>
            <w:tcW w:w="8066" w:type="dxa"/>
            <w:tcBorders>
              <w:top w:val="nil"/>
              <w:bottom w:val="nil"/>
            </w:tcBorders>
          </w:tcPr>
          <w:p w14:paraId="00B55367"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iCs/>
                <w:color w:val="000000"/>
                <w:szCs w:val="22"/>
                <w:lang w:eastAsia="en-CA"/>
              </w:rPr>
              <w:t>2 Na-montmor + Mg</w:t>
            </w:r>
            <w:r w:rsidRPr="005E4944">
              <w:rPr>
                <w:rFonts w:cs="Arial"/>
                <w:iCs/>
                <w:color w:val="000000"/>
                <w:szCs w:val="22"/>
                <w:vertAlign w:val="superscript"/>
                <w:lang w:eastAsia="en-CA"/>
              </w:rPr>
              <w:t>2+</w:t>
            </w:r>
            <w:r w:rsidRPr="005E4944">
              <w:rPr>
                <w:rFonts w:cs="Arial"/>
                <w:iCs/>
                <w:color w:val="000000"/>
                <w:szCs w:val="22"/>
                <w:lang w:eastAsia="en-CA"/>
              </w:rPr>
              <w:t xml:space="preserve"> = Mg-montmor + 2 Na</w:t>
            </w:r>
            <w:r w:rsidRPr="005E4944">
              <w:rPr>
                <w:rFonts w:cs="Arial"/>
                <w:iCs/>
                <w:color w:val="000000"/>
                <w:szCs w:val="22"/>
                <w:vertAlign w:val="superscript"/>
                <w:lang w:eastAsia="en-CA"/>
              </w:rPr>
              <w:t>+</w:t>
            </w:r>
            <w:r w:rsidRPr="005E4944">
              <w:rPr>
                <w:rFonts w:cs="Arial"/>
                <w:iCs/>
                <w:color w:val="000000"/>
                <w:szCs w:val="22"/>
                <w:lang w:eastAsia="en-CA"/>
              </w:rPr>
              <w:t xml:space="preserve"> </w:t>
            </w:r>
          </w:p>
        </w:tc>
        <w:tc>
          <w:tcPr>
            <w:tcW w:w="1188" w:type="dxa"/>
            <w:tcBorders>
              <w:top w:val="nil"/>
              <w:bottom w:val="nil"/>
            </w:tcBorders>
          </w:tcPr>
          <w:p w14:paraId="474D4147"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color w:val="000000"/>
                <w:szCs w:val="22"/>
                <w:lang w:eastAsia="en-CA"/>
              </w:rPr>
              <w:t xml:space="preserve">2.2 </w:t>
            </w:r>
          </w:p>
        </w:tc>
      </w:tr>
      <w:tr w:rsidR="0051753E" w:rsidRPr="001A3A96" w14:paraId="04202F71" w14:textId="77777777" w:rsidTr="00F575FE">
        <w:trPr>
          <w:trHeight w:val="119"/>
        </w:trPr>
        <w:tc>
          <w:tcPr>
            <w:tcW w:w="8066" w:type="dxa"/>
            <w:tcBorders>
              <w:top w:val="nil"/>
            </w:tcBorders>
          </w:tcPr>
          <w:p w14:paraId="724B1CB6"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iCs/>
                <w:color w:val="000000"/>
                <w:szCs w:val="22"/>
                <w:lang w:eastAsia="en-CA"/>
              </w:rPr>
              <w:t>2 Na-montmor + Ca</w:t>
            </w:r>
            <w:r w:rsidRPr="005E4944">
              <w:rPr>
                <w:rFonts w:cs="Arial"/>
                <w:iCs/>
                <w:color w:val="000000"/>
                <w:szCs w:val="22"/>
                <w:vertAlign w:val="superscript"/>
                <w:lang w:eastAsia="en-CA"/>
              </w:rPr>
              <w:t>2+</w:t>
            </w:r>
            <w:r w:rsidRPr="005E4944">
              <w:rPr>
                <w:rFonts w:cs="Arial"/>
                <w:iCs/>
                <w:color w:val="000000"/>
                <w:szCs w:val="22"/>
                <w:lang w:eastAsia="en-CA"/>
              </w:rPr>
              <w:t xml:space="preserve"> = Ca-montmor + 2 Na</w:t>
            </w:r>
            <w:r w:rsidRPr="005E4944">
              <w:rPr>
                <w:rFonts w:cs="Arial"/>
                <w:iCs/>
                <w:color w:val="000000"/>
                <w:szCs w:val="22"/>
                <w:vertAlign w:val="superscript"/>
                <w:lang w:eastAsia="en-CA"/>
              </w:rPr>
              <w:t>+</w:t>
            </w:r>
            <w:r w:rsidRPr="005E4944">
              <w:rPr>
                <w:rFonts w:cs="Arial"/>
                <w:iCs/>
                <w:color w:val="000000"/>
                <w:szCs w:val="22"/>
                <w:lang w:eastAsia="en-CA"/>
              </w:rPr>
              <w:t xml:space="preserve"> </w:t>
            </w:r>
          </w:p>
        </w:tc>
        <w:tc>
          <w:tcPr>
            <w:tcW w:w="1188" w:type="dxa"/>
            <w:tcBorders>
              <w:top w:val="nil"/>
            </w:tcBorders>
          </w:tcPr>
          <w:p w14:paraId="46995A0B" w14:textId="77777777" w:rsidR="0051753E" w:rsidRPr="005E4944" w:rsidRDefault="0051753E" w:rsidP="0051753E">
            <w:pPr>
              <w:autoSpaceDE w:val="0"/>
              <w:autoSpaceDN w:val="0"/>
              <w:adjustRightInd w:val="0"/>
              <w:spacing w:before="0" w:after="0"/>
              <w:rPr>
                <w:rFonts w:cs="Arial"/>
                <w:color w:val="000000"/>
                <w:szCs w:val="22"/>
                <w:lang w:eastAsia="en-CA"/>
              </w:rPr>
            </w:pPr>
            <w:r w:rsidRPr="005E4944">
              <w:rPr>
                <w:rFonts w:cs="Arial"/>
                <w:color w:val="000000"/>
                <w:szCs w:val="22"/>
                <w:lang w:eastAsia="en-CA"/>
              </w:rPr>
              <w:t xml:space="preserve">2.6 </w:t>
            </w:r>
          </w:p>
        </w:tc>
      </w:tr>
    </w:tbl>
    <w:p w14:paraId="3B7E124C" w14:textId="77777777" w:rsidR="0045761D" w:rsidRDefault="0045761D" w:rsidP="0045761D">
      <w:pPr>
        <w:rPr>
          <w:rFonts w:cs="Arial"/>
          <w:szCs w:val="22"/>
          <w:lang w:eastAsia="zh-CN"/>
        </w:rPr>
      </w:pPr>
    </w:p>
    <w:p w14:paraId="6E90B7C9" w14:textId="77777777" w:rsidR="0045761D" w:rsidRPr="00192E8E" w:rsidRDefault="0045761D" w:rsidP="0045761D">
      <w:pPr>
        <w:pStyle w:val="StyleHeading4Bold"/>
      </w:pPr>
      <w:bookmarkStart w:id="1437" w:name="_Toc520374871"/>
      <w:r>
        <w:t>Results</w:t>
      </w:r>
      <w:bookmarkEnd w:id="1437"/>
    </w:p>
    <w:p w14:paraId="04AC2402" w14:textId="5B35462D" w:rsidR="00BB12D7" w:rsidRPr="00A36D67" w:rsidRDefault="0045761D" w:rsidP="00BB12D7">
      <w:pPr>
        <w:autoSpaceDE w:val="0"/>
        <w:autoSpaceDN w:val="0"/>
        <w:adjustRightInd w:val="0"/>
        <w:rPr>
          <w:color w:val="000000"/>
        </w:rPr>
      </w:pPr>
      <w:r>
        <w:rPr>
          <w:rFonts w:hint="eastAsia"/>
          <w:lang w:eastAsia="zh-CN"/>
        </w:rPr>
        <w:t>The numerical analysis result</w:t>
      </w:r>
      <w:r>
        <w:rPr>
          <w:lang w:eastAsia="zh-CN"/>
        </w:rPr>
        <w:t>s</w:t>
      </w:r>
      <w:r>
        <w:rPr>
          <w:rFonts w:hint="eastAsia"/>
          <w:lang w:eastAsia="zh-CN"/>
        </w:rPr>
        <w:t xml:space="preserve"> </w:t>
      </w:r>
      <w:r>
        <w:rPr>
          <w:lang w:eastAsia="zh-CN"/>
        </w:rPr>
        <w:t>are</w:t>
      </w:r>
      <w:r>
        <w:rPr>
          <w:rFonts w:hint="eastAsia"/>
          <w:lang w:eastAsia="zh-CN"/>
        </w:rPr>
        <w:t xml:space="preserve"> shown in </w:t>
      </w:r>
      <w:r w:rsidR="00BB12D7">
        <w:rPr>
          <w:lang w:eastAsia="zh-CN"/>
        </w:rPr>
        <w:fldChar w:fldCharType="begin"/>
      </w:r>
      <w:r w:rsidR="00BB12D7">
        <w:rPr>
          <w:lang w:eastAsia="zh-CN"/>
        </w:rPr>
        <w:instrText xml:space="preserve"> </w:instrText>
      </w:r>
      <w:r w:rsidR="00BB12D7">
        <w:rPr>
          <w:rFonts w:hint="eastAsia"/>
          <w:lang w:eastAsia="zh-CN"/>
        </w:rPr>
        <w:instrText>REF _Ref469490913 \h</w:instrText>
      </w:r>
      <w:r w:rsidR="00BB12D7">
        <w:rPr>
          <w:lang w:eastAsia="zh-CN"/>
        </w:rPr>
        <w:instrText xml:space="preserve"> </w:instrText>
      </w:r>
      <w:r w:rsidR="00BB12D7">
        <w:rPr>
          <w:lang w:eastAsia="zh-CN"/>
        </w:rPr>
      </w:r>
      <w:r w:rsidR="00BB12D7">
        <w:rPr>
          <w:lang w:eastAsia="zh-CN"/>
        </w:rPr>
        <w:fldChar w:fldCharType="separate"/>
      </w:r>
      <w:r w:rsidR="00B560DA">
        <w:t xml:space="preserve">Figure </w:t>
      </w:r>
      <w:r w:rsidR="00B560DA">
        <w:rPr>
          <w:noProof/>
        </w:rPr>
        <w:t>4</w:t>
      </w:r>
      <w:r w:rsidR="00B560DA">
        <w:t>.</w:t>
      </w:r>
      <w:r w:rsidR="00B560DA">
        <w:rPr>
          <w:noProof/>
        </w:rPr>
        <w:t>19</w:t>
      </w:r>
      <w:r w:rsidR="00BB12D7">
        <w:rPr>
          <w:lang w:eastAsia="zh-CN"/>
        </w:rPr>
        <w:fldChar w:fldCharType="end"/>
      </w:r>
      <w:r w:rsidR="004474F5">
        <w:rPr>
          <w:lang w:eastAsia="zh-CN"/>
        </w:rPr>
        <w:t xml:space="preserve">.  </w:t>
      </w:r>
      <w:r w:rsidR="00BB12D7">
        <w:rPr>
          <w:rFonts w:cs="Arial"/>
          <w:color w:val="000000"/>
          <w:szCs w:val="22"/>
          <w:lang w:eastAsia="en-CA"/>
        </w:rPr>
        <w:t>The agreement between MIN3P-THCm and CrunchFlow is very good</w:t>
      </w:r>
      <w:r w:rsidR="004474F5">
        <w:rPr>
          <w:rFonts w:cs="Arial"/>
          <w:color w:val="000000"/>
          <w:szCs w:val="22"/>
          <w:lang w:eastAsia="en-CA"/>
        </w:rPr>
        <w:t xml:space="preserve">.  </w:t>
      </w:r>
      <w:r w:rsidR="00BB12D7" w:rsidRPr="00C01F59">
        <w:rPr>
          <w:rFonts w:cs="Arial"/>
          <w:color w:val="000000"/>
          <w:szCs w:val="22"/>
          <w:lang w:eastAsia="en-CA"/>
        </w:rPr>
        <w:t xml:space="preserve">Gypsum dissolution increases </w:t>
      </w:r>
      <w:r w:rsidR="00BB12D7">
        <w:rPr>
          <w:rFonts w:cs="Arial"/>
          <w:color w:val="000000"/>
          <w:szCs w:val="22"/>
          <w:lang w:eastAsia="en-CA"/>
        </w:rPr>
        <w:t>SO</w:t>
      </w:r>
      <w:r w:rsidR="00BB12D7" w:rsidRPr="006A4268">
        <w:rPr>
          <w:rFonts w:cs="Arial"/>
          <w:color w:val="000000"/>
          <w:szCs w:val="22"/>
          <w:vertAlign w:val="subscript"/>
          <w:lang w:eastAsia="en-CA"/>
        </w:rPr>
        <w:t>4</w:t>
      </w:r>
      <w:r w:rsidR="00BB12D7" w:rsidRPr="00EF0BDC">
        <w:rPr>
          <w:rFonts w:cs="Arial"/>
          <w:color w:val="000000"/>
          <w:szCs w:val="22"/>
          <w:vertAlign w:val="superscript"/>
          <w:lang w:eastAsia="en-CA"/>
        </w:rPr>
        <w:t>2-</w:t>
      </w:r>
      <w:r w:rsidR="00BB12D7">
        <w:rPr>
          <w:rFonts w:cs="Arial"/>
          <w:color w:val="000000"/>
          <w:szCs w:val="22"/>
          <w:lang w:eastAsia="en-CA"/>
        </w:rPr>
        <w:t xml:space="preserve"> </w:t>
      </w:r>
      <w:r w:rsidR="00BB12D7" w:rsidRPr="00C01F59">
        <w:rPr>
          <w:rFonts w:cs="Arial"/>
          <w:color w:val="000000"/>
          <w:szCs w:val="22"/>
          <w:lang w:eastAsia="en-CA"/>
        </w:rPr>
        <w:t>concentration</w:t>
      </w:r>
      <w:r w:rsidR="00BB12D7">
        <w:rPr>
          <w:rFonts w:cs="Arial"/>
          <w:color w:val="000000"/>
          <w:szCs w:val="22"/>
          <w:lang w:eastAsia="en-CA"/>
        </w:rPr>
        <w:t>s</w:t>
      </w:r>
      <w:r w:rsidR="00BB12D7" w:rsidRPr="00C01F59">
        <w:rPr>
          <w:rFonts w:cs="Arial"/>
          <w:color w:val="000000"/>
          <w:szCs w:val="22"/>
          <w:lang w:eastAsia="en-CA"/>
        </w:rPr>
        <w:t xml:space="preserve"> in the effluent and facilitates the uptake of Ca</w:t>
      </w:r>
      <w:r w:rsidR="00BB12D7" w:rsidRPr="00C93E84">
        <w:rPr>
          <w:rFonts w:cs="Arial"/>
          <w:color w:val="000000"/>
          <w:szCs w:val="22"/>
          <w:vertAlign w:val="superscript"/>
          <w:lang w:eastAsia="en-CA"/>
        </w:rPr>
        <w:t>2+</w:t>
      </w:r>
      <w:r w:rsidR="00BB12D7" w:rsidRPr="00C01F59">
        <w:rPr>
          <w:rFonts w:cs="Arial"/>
          <w:color w:val="000000"/>
          <w:szCs w:val="22"/>
          <w:lang w:eastAsia="en-CA"/>
        </w:rPr>
        <w:t xml:space="preserve"> onto the exchanger</w:t>
      </w:r>
      <w:r w:rsidR="004474F5">
        <w:rPr>
          <w:rFonts w:cs="Arial"/>
          <w:color w:val="000000"/>
          <w:szCs w:val="22"/>
          <w:lang w:eastAsia="en-CA"/>
        </w:rPr>
        <w:t xml:space="preserve">.  </w:t>
      </w:r>
      <w:r w:rsidR="00BB12D7">
        <w:rPr>
          <w:rFonts w:cs="Arial"/>
          <w:color w:val="000000"/>
          <w:szCs w:val="22"/>
          <w:lang w:eastAsia="en-CA"/>
        </w:rPr>
        <w:t>Therefore, the Ca</w:t>
      </w:r>
      <w:r w:rsidR="00BB12D7" w:rsidRPr="00EF0BDC">
        <w:rPr>
          <w:color w:val="000000"/>
          <w:vertAlign w:val="superscript"/>
        </w:rPr>
        <w:t>2+</w:t>
      </w:r>
      <w:r w:rsidR="00BB12D7" w:rsidRPr="00C93E84">
        <w:rPr>
          <w:color w:val="000000"/>
          <w:vertAlign w:val="superscript"/>
        </w:rPr>
        <w:t xml:space="preserve"> </w:t>
      </w:r>
      <w:r w:rsidR="00BB12D7">
        <w:rPr>
          <w:rFonts w:cs="Arial"/>
          <w:color w:val="000000"/>
          <w:szCs w:val="22"/>
          <w:lang w:eastAsia="en-CA"/>
        </w:rPr>
        <w:t>and SO</w:t>
      </w:r>
      <w:r w:rsidR="00BB12D7" w:rsidRPr="00C93E84">
        <w:rPr>
          <w:color w:val="000000"/>
          <w:vertAlign w:val="subscript"/>
        </w:rPr>
        <w:t>4</w:t>
      </w:r>
      <w:r w:rsidR="00BB12D7" w:rsidRPr="00EF0BDC">
        <w:rPr>
          <w:color w:val="000000"/>
          <w:vertAlign w:val="superscript"/>
        </w:rPr>
        <w:t>2-</w:t>
      </w:r>
      <w:r w:rsidR="00BB12D7">
        <w:rPr>
          <w:rFonts w:cs="Arial"/>
          <w:color w:val="000000"/>
          <w:szCs w:val="22"/>
          <w:lang w:eastAsia="en-CA"/>
        </w:rPr>
        <w:t xml:space="preserve"> concentrations agree quite well with the experimental data</w:t>
      </w:r>
      <w:r w:rsidR="004474F5">
        <w:rPr>
          <w:rFonts w:cs="Arial"/>
          <w:color w:val="000000"/>
          <w:szCs w:val="22"/>
          <w:lang w:eastAsia="en-CA"/>
        </w:rPr>
        <w:t xml:space="preserve">.  </w:t>
      </w:r>
      <w:r w:rsidR="00BB12D7" w:rsidRPr="001A3A96">
        <w:t xml:space="preserve">Sorption reactions combined with gypsum and calcite dissolution/precipitation reactions </w:t>
      </w:r>
      <w:r w:rsidR="00BB12D7">
        <w:t xml:space="preserve">reproduce the cations </w:t>
      </w:r>
      <w:r w:rsidR="00BB12D7" w:rsidRPr="001A3A96">
        <w:t>in the effluent and on the exchanger as well as the distinct shape of the sulphate breakthrough curve</w:t>
      </w:r>
      <w:r w:rsidR="004474F5">
        <w:t xml:space="preserve">.  </w:t>
      </w:r>
      <w:r w:rsidR="00BB12D7">
        <w:t>However, there are still differences between the simulated and observed Na</w:t>
      </w:r>
      <w:r w:rsidR="00BB12D7" w:rsidRPr="00C93E84">
        <w:rPr>
          <w:vertAlign w:val="superscript"/>
        </w:rPr>
        <w:t>+</w:t>
      </w:r>
      <w:r w:rsidR="00BB12D7">
        <w:t xml:space="preserve"> </w:t>
      </w:r>
      <w:r w:rsidR="00B0695A">
        <w:t>and Cl</w:t>
      </w:r>
      <w:r w:rsidR="00B0695A">
        <w:rPr>
          <w:vertAlign w:val="superscript"/>
        </w:rPr>
        <w:t>-</w:t>
      </w:r>
      <w:r w:rsidR="00B0695A">
        <w:t xml:space="preserve"> </w:t>
      </w:r>
      <w:r w:rsidR="00BB12D7">
        <w:t>at early time</w:t>
      </w:r>
      <w:r w:rsidR="004474F5">
        <w:t xml:space="preserve">.  </w:t>
      </w:r>
      <w:r w:rsidR="00BB12D7" w:rsidRPr="00D32E8C">
        <w:rPr>
          <w:rFonts w:cs="Arial"/>
          <w:szCs w:val="22"/>
          <w:lang w:eastAsia="de-DE"/>
        </w:rPr>
        <w:t>The composition of effluent is affected by ion exchange where Ca</w:t>
      </w:r>
      <w:r w:rsidR="00BB12D7" w:rsidRPr="009B3B58">
        <w:rPr>
          <w:rFonts w:cs="Arial"/>
          <w:szCs w:val="22"/>
          <w:vertAlign w:val="superscript"/>
          <w:lang w:eastAsia="de-DE"/>
        </w:rPr>
        <w:t>2+</w:t>
      </w:r>
      <w:r w:rsidR="00BB12D7">
        <w:rPr>
          <w:rFonts w:cs="Arial"/>
          <w:szCs w:val="22"/>
          <w:lang w:eastAsia="de-DE"/>
        </w:rPr>
        <w:t xml:space="preserve"> substitutes for Na</w:t>
      </w:r>
      <w:r w:rsidR="00BB12D7" w:rsidRPr="00C93E84">
        <w:rPr>
          <w:rFonts w:cs="Arial"/>
          <w:szCs w:val="22"/>
          <w:vertAlign w:val="superscript"/>
          <w:lang w:eastAsia="de-DE"/>
        </w:rPr>
        <w:t>+</w:t>
      </w:r>
      <w:r w:rsidR="00BB12D7">
        <w:rPr>
          <w:rFonts w:cs="Arial"/>
          <w:szCs w:val="22"/>
          <w:lang w:eastAsia="de-DE"/>
        </w:rPr>
        <w:t xml:space="preserve"> and Mg</w:t>
      </w:r>
      <w:r w:rsidR="00BB12D7" w:rsidRPr="009B3B58">
        <w:rPr>
          <w:rFonts w:cs="Arial"/>
          <w:szCs w:val="22"/>
          <w:vertAlign w:val="superscript"/>
          <w:lang w:eastAsia="de-DE"/>
        </w:rPr>
        <w:t>2+</w:t>
      </w:r>
      <w:r w:rsidR="00BB12D7" w:rsidRPr="00D32E8C">
        <w:rPr>
          <w:rFonts w:cs="Arial"/>
          <w:szCs w:val="22"/>
          <w:lang w:eastAsia="de-DE"/>
        </w:rPr>
        <w:t xml:space="preserve"> on the exchange sites</w:t>
      </w:r>
      <w:r w:rsidR="00BB12D7">
        <w:rPr>
          <w:rFonts w:cs="Arial"/>
          <w:szCs w:val="22"/>
          <w:lang w:eastAsia="de-DE"/>
        </w:rPr>
        <w:t>.</w:t>
      </w:r>
    </w:p>
    <w:p w14:paraId="40E7937B" w14:textId="505269A8" w:rsidR="0045761D" w:rsidRPr="00BB12D7" w:rsidRDefault="0045761D" w:rsidP="0045761D"/>
    <w:p w14:paraId="521828CA" w14:textId="77777777" w:rsidR="00F575FE" w:rsidRDefault="00F575FE" w:rsidP="00F575FE">
      <w:pPr>
        <w:keepNext/>
      </w:pPr>
      <w:r>
        <w:rPr>
          <w:rFonts w:cs="Arial"/>
          <w:noProof/>
          <w:szCs w:val="22"/>
          <w:lang w:val="en-CA" w:eastAsia="zh-CN"/>
        </w:rPr>
        <w:drawing>
          <wp:inline distT="0" distB="0" distL="0" distR="0" wp14:anchorId="5BA8BA00" wp14:editId="34508D8D">
            <wp:extent cx="5485738" cy="3918376"/>
            <wp:effectExtent l="0" t="0" r="1270" b="635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effluent-Exp-report-final.png"/>
                    <pic:cNvPicPr/>
                  </pic:nvPicPr>
                  <pic:blipFill rotWithShape="1">
                    <a:blip r:embed="rId209">
                      <a:extLst>
                        <a:ext uri="{28A0092B-C50C-407E-A947-70E740481C1C}">
                          <a14:useLocalDpi xmlns:a14="http://schemas.microsoft.com/office/drawing/2010/main" val="0"/>
                        </a:ext>
                      </a:extLst>
                    </a:blip>
                    <a:srcRect t="1655" b="3209"/>
                    <a:stretch/>
                  </pic:blipFill>
                  <pic:spPr bwMode="auto">
                    <a:xfrm>
                      <a:off x="0" y="0"/>
                      <a:ext cx="5486400" cy="3918849"/>
                    </a:xfrm>
                    <a:prstGeom prst="rect">
                      <a:avLst/>
                    </a:prstGeom>
                    <a:ln>
                      <a:noFill/>
                    </a:ln>
                    <a:extLst>
                      <a:ext uri="{53640926-AAD7-44D8-BBD7-CCE9431645EC}">
                        <a14:shadowObscured xmlns:a14="http://schemas.microsoft.com/office/drawing/2010/main"/>
                      </a:ext>
                    </a:extLst>
                  </pic:spPr>
                </pic:pic>
              </a:graphicData>
            </a:graphic>
          </wp:inline>
        </w:drawing>
      </w:r>
    </w:p>
    <w:p w14:paraId="272ECBC9" w14:textId="65D64904" w:rsidR="00780414" w:rsidRDefault="00F575FE" w:rsidP="00F575FE">
      <w:pPr>
        <w:pStyle w:val="Caption"/>
        <w:jc w:val="both"/>
        <w:rPr>
          <w:rFonts w:cs="Arial"/>
          <w:szCs w:val="22"/>
          <w:lang w:val="en-CA" w:eastAsia="zh-CN"/>
        </w:rPr>
      </w:pPr>
      <w:bookmarkStart w:id="1438" w:name="_Ref469490913"/>
      <w:bookmarkStart w:id="1439" w:name="_Toc520375130"/>
      <w:r>
        <w:t xml:space="preserve">Figure </w:t>
      </w:r>
      <w:r>
        <w:fldChar w:fldCharType="begin"/>
      </w:r>
      <w:r>
        <w:instrText xml:space="preserve"> STYLEREF 1 \s </w:instrText>
      </w:r>
      <w:r>
        <w:fldChar w:fldCharType="separate"/>
      </w:r>
      <w:r w:rsidR="00B560DA">
        <w:rPr>
          <w:noProof/>
        </w:rPr>
        <w:t>4</w:t>
      </w:r>
      <w:r>
        <w:fldChar w:fldCharType="end"/>
      </w:r>
      <w:r>
        <w:t>.</w:t>
      </w:r>
      <w:r>
        <w:fldChar w:fldCharType="begin"/>
      </w:r>
      <w:r>
        <w:instrText xml:space="preserve"> SEQ Figure \* ARABIC \s 1 </w:instrText>
      </w:r>
      <w:r>
        <w:fldChar w:fldCharType="separate"/>
      </w:r>
      <w:r w:rsidR="00B560DA">
        <w:rPr>
          <w:noProof/>
        </w:rPr>
        <w:t>19</w:t>
      </w:r>
      <w:r>
        <w:fldChar w:fldCharType="end"/>
      </w:r>
      <w:bookmarkEnd w:id="1438"/>
      <w:r>
        <w:t xml:space="preserve">: </w:t>
      </w:r>
      <w:r w:rsidRPr="0087006B">
        <w:t>Time</w:t>
      </w:r>
      <w:r>
        <w:t xml:space="preserve"> </w:t>
      </w:r>
      <w:r w:rsidRPr="0087006B">
        <w:t xml:space="preserve">series of the </w:t>
      </w:r>
      <w:r>
        <w:t xml:space="preserve">simulated </w:t>
      </w:r>
      <w:r w:rsidRPr="0087006B">
        <w:t>effluent composition and measured concentrations</w:t>
      </w:r>
      <w:r>
        <w:t xml:space="preserve"> (min3p – results simulated by MIN3P-THCm; CF – results simulated by CrunchFlow)</w:t>
      </w:r>
      <w:bookmarkEnd w:id="1439"/>
    </w:p>
    <w:p w14:paraId="188A609C" w14:textId="77777777" w:rsidR="00F575FE" w:rsidRDefault="00F575FE" w:rsidP="002E1FB4">
      <w:pPr>
        <w:rPr>
          <w:rFonts w:cs="Arial"/>
          <w:szCs w:val="22"/>
          <w:lang w:val="en-CA" w:eastAsia="zh-CN"/>
        </w:rPr>
      </w:pPr>
    </w:p>
    <w:p w14:paraId="18BE5831" w14:textId="77777777" w:rsidR="00BB12D7" w:rsidRPr="00ED3698" w:rsidRDefault="00BB12D7" w:rsidP="00BB12D7">
      <w:pPr>
        <w:pStyle w:val="Heading4"/>
      </w:pPr>
      <w:bookmarkStart w:id="1440" w:name="_Toc520374872"/>
      <w:r>
        <w:t>File location</w:t>
      </w:r>
      <w:bookmarkEnd w:id="1440"/>
    </w:p>
    <w:p w14:paraId="594A0AC5" w14:textId="77777777" w:rsidR="00BB12D7" w:rsidRDefault="00BB12D7" w:rsidP="00BB12D7">
      <w:pPr>
        <w:rPr>
          <w:lang w:eastAsia="zh-CN"/>
        </w:rPr>
      </w:pPr>
      <w:r>
        <w:rPr>
          <w:lang w:eastAsia="zh-CN"/>
        </w:rPr>
        <w:t>Input file:</w:t>
      </w:r>
    </w:p>
    <w:p w14:paraId="088BFF89" w14:textId="6A4BA19A" w:rsidR="00BB12D7" w:rsidRDefault="00BB12D7" w:rsidP="00BB12D7">
      <w:pPr>
        <w:rPr>
          <w:lang w:eastAsia="zh-CN"/>
        </w:rPr>
      </w:pPr>
      <w:r>
        <w:rPr>
          <w:lang w:eastAsia="zh-CN"/>
        </w:rPr>
        <w:t>.</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446\B4\min3p\B4MCD\step3b</w:t>
      </w:r>
      <w:r w:rsidRPr="00386860">
        <w:rPr>
          <w:lang w:eastAsia="zh-CN"/>
        </w:rPr>
        <w:t>.dat</w:t>
      </w:r>
    </w:p>
    <w:p w14:paraId="7DD6E7AF" w14:textId="77777777" w:rsidR="00BB12D7" w:rsidRDefault="00BB12D7" w:rsidP="00BB12D7">
      <w:pPr>
        <w:rPr>
          <w:lang w:eastAsia="zh-CN"/>
        </w:rPr>
      </w:pPr>
      <w:r>
        <w:rPr>
          <w:lang w:eastAsia="zh-CN"/>
        </w:rPr>
        <w:t>Databases: .</w:t>
      </w:r>
      <w:r w:rsidRPr="00386860">
        <w:rPr>
          <w:lang w:eastAsia="zh-CN"/>
        </w:rPr>
        <w:t>\Benchmark\</w:t>
      </w:r>
      <w:r w:rsidRPr="00E121C0">
        <w:t xml:space="preserve"> </w:t>
      </w:r>
      <w:r w:rsidRPr="00E121C0">
        <w:rPr>
          <w:lang w:eastAsia="zh-CN"/>
        </w:rPr>
        <w:t>benchmarks_new_add\</w:t>
      </w:r>
      <w:r>
        <w:rPr>
          <w:lang w:eastAsia="zh-CN"/>
        </w:rPr>
        <w:t>EBS</w:t>
      </w:r>
      <w:r w:rsidRPr="00E121C0">
        <w:rPr>
          <w:lang w:eastAsia="zh-CN"/>
        </w:rPr>
        <w:t>-V1.0.</w:t>
      </w:r>
      <w:r>
        <w:rPr>
          <w:lang w:eastAsia="zh-CN"/>
        </w:rPr>
        <w:t>446</w:t>
      </w:r>
      <w:r w:rsidRPr="00386860">
        <w:rPr>
          <w:lang w:eastAsia="zh-CN"/>
        </w:rPr>
        <w:t>\</w:t>
      </w:r>
      <w:r>
        <w:rPr>
          <w:lang w:eastAsia="zh-CN"/>
        </w:rPr>
        <w:t>database\</w:t>
      </w:r>
    </w:p>
    <w:p w14:paraId="0FA8F666" w14:textId="77777777" w:rsidR="00F575FE" w:rsidRPr="00BB12D7" w:rsidRDefault="00F575FE" w:rsidP="002E1FB4">
      <w:pPr>
        <w:rPr>
          <w:rFonts w:cs="Arial"/>
          <w:szCs w:val="22"/>
          <w:lang w:eastAsia="zh-CN"/>
        </w:rPr>
      </w:pPr>
    </w:p>
    <w:p w14:paraId="331C6497" w14:textId="04756BCD" w:rsidR="003A15BB" w:rsidRDefault="00852BBB" w:rsidP="00EC157A">
      <w:pPr>
        <w:pStyle w:val="Heading1"/>
        <w:spacing w:before="240"/>
        <w:rPr>
          <w:lang w:eastAsia="zh-CN"/>
        </w:rPr>
      </w:pPr>
      <w:bookmarkStart w:id="1441" w:name="_Toc520374873"/>
      <w:r>
        <w:rPr>
          <w:lang w:eastAsia="zh-CN"/>
        </w:rPr>
        <w:t>SSBench benchmarking</w:t>
      </w:r>
      <w:bookmarkEnd w:id="1441"/>
    </w:p>
    <w:p w14:paraId="39F7F134" w14:textId="033256AA" w:rsidR="003A15BB" w:rsidRDefault="00852BBB" w:rsidP="00245AB1">
      <w:pPr>
        <w:widowControl/>
        <w:spacing w:before="0" w:after="0"/>
        <w:jc w:val="left"/>
        <w:rPr>
          <w:rFonts w:cs="Arial"/>
          <w:szCs w:val="22"/>
        </w:rPr>
      </w:pPr>
      <w:r>
        <w:rPr>
          <w:rFonts w:cs="Arial"/>
          <w:szCs w:val="22"/>
        </w:rPr>
        <w:t xml:space="preserve">MIN3P-THCm team has participated in the annual </w:t>
      </w:r>
      <w:r w:rsidRPr="00505FB7">
        <w:rPr>
          <w:rFonts w:cs="Arial"/>
          <w:szCs w:val="22"/>
        </w:rPr>
        <w:t xml:space="preserve">Subsurface Environmental Simulation Benchmarking workshop series </w:t>
      </w:r>
      <w:r>
        <w:rPr>
          <w:rFonts w:cs="Arial"/>
          <w:szCs w:val="22"/>
        </w:rPr>
        <w:t>(SSBench) benchmarking activities since 2012</w:t>
      </w:r>
      <w:r w:rsidR="004474F5">
        <w:rPr>
          <w:rFonts w:cs="Arial"/>
          <w:szCs w:val="22"/>
        </w:rPr>
        <w:t xml:space="preserve">.  </w:t>
      </w:r>
      <w:r w:rsidRPr="00CA2961">
        <w:rPr>
          <w:rFonts w:cs="Arial"/>
          <w:szCs w:val="22"/>
        </w:rPr>
        <w:t>SS Bench is an initiative for benchmarking subsurface environmental simulation methods with a current focus on reactive transport processes</w:t>
      </w:r>
      <w:r w:rsidR="004474F5">
        <w:rPr>
          <w:rFonts w:cs="Arial"/>
          <w:szCs w:val="22"/>
        </w:rPr>
        <w:t xml:space="preserve">.  </w:t>
      </w:r>
      <w:r>
        <w:rPr>
          <w:rFonts w:cs="Arial"/>
          <w:szCs w:val="22"/>
        </w:rPr>
        <w:t>A special issue in the journal ‘Computational Geosciences’ volume 19 issue 3, 2015 has been published including 10 benchmarking papers, nine out of them with the c</w:t>
      </w:r>
      <w:r w:rsidR="003D78E5">
        <w:rPr>
          <w:rFonts w:cs="Arial"/>
          <w:szCs w:val="22"/>
        </w:rPr>
        <w:t>ontribution of MIN3P-THCm team</w:t>
      </w:r>
      <w:r w:rsidR="004474F5">
        <w:rPr>
          <w:rFonts w:cs="Arial"/>
          <w:szCs w:val="22"/>
        </w:rPr>
        <w:t xml:space="preserve">.  </w:t>
      </w:r>
      <w:r>
        <w:rPr>
          <w:rFonts w:cs="Arial"/>
          <w:szCs w:val="22"/>
        </w:rPr>
        <w:t>Each paper documents</w:t>
      </w:r>
      <w:r w:rsidR="007976C4">
        <w:rPr>
          <w:rFonts w:cs="Arial"/>
          <w:szCs w:val="22"/>
        </w:rPr>
        <w:t xml:space="preserve"> detailed descriptions of problems, geochemical systems and</w:t>
      </w:r>
      <w:r>
        <w:rPr>
          <w:rFonts w:cs="Arial"/>
          <w:szCs w:val="22"/>
        </w:rPr>
        <w:t xml:space="preserve"> the comparison of simulated results obtained by at least three reactive transport codes</w:t>
      </w:r>
      <w:r w:rsidR="004474F5">
        <w:rPr>
          <w:rFonts w:cs="Arial"/>
          <w:szCs w:val="22"/>
        </w:rPr>
        <w:t xml:space="preserve">.  </w:t>
      </w:r>
      <w:r>
        <w:rPr>
          <w:rFonts w:cs="Arial"/>
          <w:szCs w:val="22"/>
        </w:rPr>
        <w:t>Each paper includes several levels of well-defined benchmarks in various complexities</w:t>
      </w:r>
      <w:r w:rsidR="004474F5">
        <w:rPr>
          <w:rFonts w:cs="Arial"/>
          <w:szCs w:val="22"/>
        </w:rPr>
        <w:t xml:space="preserve">.  </w:t>
      </w:r>
      <w:r w:rsidR="003D78E5">
        <w:rPr>
          <w:rFonts w:cs="Arial"/>
          <w:szCs w:val="22"/>
        </w:rPr>
        <w:t>For some benchmarks, t</w:t>
      </w:r>
      <w:r>
        <w:rPr>
          <w:rFonts w:cs="Arial"/>
          <w:szCs w:val="22"/>
        </w:rPr>
        <w:t>he input files and databases</w:t>
      </w:r>
      <w:r w:rsidR="003D78E5">
        <w:rPr>
          <w:rFonts w:cs="Arial"/>
          <w:szCs w:val="22"/>
        </w:rPr>
        <w:t xml:space="preserve"> for the participating codes</w:t>
      </w:r>
      <w:r>
        <w:rPr>
          <w:rFonts w:cs="Arial"/>
          <w:szCs w:val="22"/>
        </w:rPr>
        <w:t xml:space="preserve"> are available online</w:t>
      </w:r>
      <w:r w:rsidR="004474F5">
        <w:rPr>
          <w:rFonts w:cs="Arial"/>
          <w:szCs w:val="22"/>
        </w:rPr>
        <w:t xml:space="preserve">.  </w:t>
      </w:r>
      <w:r>
        <w:rPr>
          <w:rFonts w:cs="Arial"/>
          <w:szCs w:val="22"/>
        </w:rPr>
        <w:t xml:space="preserve">The related papers are attached in the </w:t>
      </w:r>
      <w:r w:rsidR="002E1FB4">
        <w:rPr>
          <w:rFonts w:cs="Arial"/>
          <w:szCs w:val="22"/>
        </w:rPr>
        <w:t>A</w:t>
      </w:r>
      <w:r>
        <w:rPr>
          <w:rFonts w:cs="Arial"/>
          <w:szCs w:val="22"/>
        </w:rPr>
        <w:t>ppendix</w:t>
      </w:r>
      <w:r w:rsidR="003D78E5">
        <w:rPr>
          <w:rFonts w:cs="Arial"/>
          <w:szCs w:val="22"/>
        </w:rPr>
        <w:t xml:space="preserve"> II</w:t>
      </w:r>
      <w:r>
        <w:rPr>
          <w:rFonts w:cs="Arial"/>
          <w:szCs w:val="22"/>
        </w:rPr>
        <w:t>.</w:t>
      </w:r>
    </w:p>
    <w:p w14:paraId="0C0B7301" w14:textId="77777777" w:rsidR="003D78E5" w:rsidRDefault="003D78E5" w:rsidP="00245AB1">
      <w:pPr>
        <w:widowControl/>
        <w:spacing w:before="0" w:after="0"/>
        <w:jc w:val="left"/>
        <w:rPr>
          <w:rFonts w:cs="Arial"/>
          <w:szCs w:val="22"/>
        </w:rPr>
      </w:pPr>
    </w:p>
    <w:p w14:paraId="3DAA02C5" w14:textId="77777777" w:rsidR="003D78E5" w:rsidRDefault="003D78E5">
      <w:pPr>
        <w:widowControl/>
        <w:spacing w:before="0" w:after="0"/>
        <w:jc w:val="left"/>
        <w:rPr>
          <w:b/>
          <w:caps/>
          <w:sz w:val="32"/>
        </w:rPr>
      </w:pPr>
      <w:r>
        <w:br w:type="page"/>
      </w:r>
    </w:p>
    <w:p w14:paraId="54536399" w14:textId="3E390ED7" w:rsidR="002C6E12" w:rsidRPr="00ED3698" w:rsidRDefault="002C6E12" w:rsidP="002C6E12">
      <w:pPr>
        <w:pStyle w:val="Heading1"/>
        <w:numPr>
          <w:ilvl w:val="0"/>
          <w:numId w:val="0"/>
        </w:numPr>
        <w:ind w:left="432" w:hanging="432"/>
      </w:pPr>
      <w:bookmarkStart w:id="1442" w:name="_Toc520374874"/>
      <w:r w:rsidRPr="00ED3698">
        <w:lastRenderedPageBreak/>
        <w:t>References</w:t>
      </w:r>
      <w:bookmarkEnd w:id="1124"/>
      <w:bookmarkEnd w:id="1442"/>
    </w:p>
    <w:p w14:paraId="76B41A9D" w14:textId="2F14E448" w:rsidR="000D7025" w:rsidRDefault="000D7025" w:rsidP="000A58B8">
      <w:pPr>
        <w:pStyle w:val="Bibliography"/>
        <w:spacing w:before="240"/>
        <w:ind w:left="720" w:hanging="720"/>
        <w:jc w:val="left"/>
      </w:pPr>
      <w:r w:rsidRPr="000D7025">
        <w:t>A</w:t>
      </w:r>
      <w:r w:rsidR="002641EA">
        <w:t xml:space="preserve">ppelo, C.A.J., and D. Postma.  2005. </w:t>
      </w:r>
      <w:r w:rsidRPr="000D7025">
        <w:t xml:space="preserve"> Geochemis</w:t>
      </w:r>
      <w:r w:rsidR="006F0BA6">
        <w:t xml:space="preserve">try, groundwater and pollution, </w:t>
      </w:r>
      <w:r w:rsidRPr="000D7025">
        <w:t>2nd ed</w:t>
      </w:r>
      <w:r w:rsidR="004474F5">
        <w:t xml:space="preserve">.  </w:t>
      </w:r>
      <w:r w:rsidRPr="000D7025">
        <w:t>Amsterdam, the Netherlands.</w:t>
      </w:r>
    </w:p>
    <w:p w14:paraId="757948DD" w14:textId="23C13024" w:rsidR="006F0BA6" w:rsidRDefault="006F0BA6" w:rsidP="006F0BA6">
      <w:pPr>
        <w:pStyle w:val="Bibliography"/>
        <w:spacing w:before="240"/>
        <w:ind w:left="720" w:hanging="720"/>
        <w:jc w:val="left"/>
      </w:pPr>
      <w:r w:rsidRPr="006F0BA6">
        <w:t>Appelo, C.A.J. and Wersin, P., 2007. Multicomponent diffusion modeling in clay systems with application to the diffusion of Tritium, Iodide, and Sodium in Opalinus Clay. Environ. Sci. Technol. 41, 5002-5007. DOI: 10.1021/es0629256</w:t>
      </w:r>
    </w:p>
    <w:p w14:paraId="37377AEB" w14:textId="0E08F5D5" w:rsidR="006F0BA6" w:rsidRDefault="006F0BA6" w:rsidP="006F0BA6">
      <w:pPr>
        <w:pStyle w:val="Bibliography"/>
        <w:spacing w:before="240"/>
        <w:ind w:left="720" w:hanging="720"/>
        <w:jc w:val="left"/>
      </w:pPr>
      <w:r w:rsidRPr="006F0BA6">
        <w:t>Appelo, C.A.J., Van Loon, L.R. and Wersin, P., 2010. Multicomponent diffusion of a suite of tracers (HTO, Cl, Br, I, Na, Sr, Cs) in a single sample of Opalinus Clay. Geochim. Cosmochim. Acta 74, 1201-1219</w:t>
      </w:r>
    </w:p>
    <w:p w14:paraId="379F9023" w14:textId="075EBDF9" w:rsidR="00BD6AAF" w:rsidRPr="00BD6AAF" w:rsidRDefault="00BD6AAF" w:rsidP="00BD6AAF">
      <w:pPr>
        <w:pStyle w:val="Bibliography"/>
        <w:spacing w:before="240"/>
        <w:ind w:left="720" w:hanging="720"/>
        <w:rPr>
          <w:rFonts w:ascii="Arial" w:hAnsi="Arial" w:cs="Arial"/>
          <w:noProof/>
          <w:sz w:val="22"/>
          <w:szCs w:val="22"/>
          <w:lang w:eastAsia="zh-CN"/>
        </w:rPr>
      </w:pPr>
      <w:r w:rsidRPr="00BD6AAF">
        <w:t xml:space="preserve">Bossart, P.  2013.  </w:t>
      </w:r>
      <w:hyperlink r:id="rId210" w:history="1">
        <w:r w:rsidRPr="00BD6AAF">
          <w:t>Characteristics of the Opalinus Clay at Mont Terri</w:t>
        </w:r>
      </w:hyperlink>
      <w:r w:rsidRPr="00BD6AAF">
        <w:t xml:space="preserve">, </w:t>
      </w:r>
      <w:hyperlink r:id="rId211" w:history="1">
        <w:r w:rsidRPr="00BD6AAF">
          <w:t>http://www.mont-terri.ch/</w:t>
        </w:r>
      </w:hyperlink>
      <w:r w:rsidRPr="00696FC2">
        <w:rPr>
          <w:rFonts w:ascii="Arial" w:hAnsi="Arial" w:cs="Arial"/>
          <w:noProof/>
          <w:sz w:val="22"/>
          <w:szCs w:val="22"/>
          <w:lang w:eastAsia="zh-CN"/>
        </w:rPr>
        <w:t>.</w:t>
      </w:r>
    </w:p>
    <w:p w14:paraId="15A669A3" w14:textId="77777777" w:rsidR="00557A6B" w:rsidRPr="00557A6B" w:rsidRDefault="00557A6B" w:rsidP="00557A6B">
      <w:pPr>
        <w:pStyle w:val="Bibliography"/>
        <w:spacing w:before="240"/>
        <w:ind w:left="720" w:hanging="720"/>
        <w:jc w:val="left"/>
      </w:pPr>
      <w:r w:rsidRPr="00557A6B">
        <w:t>Brandt, K., F.  Vester, A.N.  Jensen and K.  Ingvorsen.  2001.  Sulfate reduction dynamics and enumeration of sulfate-reducing bacteria in hypersaline sediments of the Great Salt Lake (Utah, USA).  Microbial Ecology, 41(1):1-11.</w:t>
      </w:r>
    </w:p>
    <w:p w14:paraId="4B15574E" w14:textId="209396C8" w:rsidR="00AA72D6" w:rsidRPr="00AA72D6" w:rsidRDefault="00AA72D6" w:rsidP="00AA72D6">
      <w:pPr>
        <w:pStyle w:val="Bibliography"/>
        <w:spacing w:before="240"/>
        <w:ind w:left="720" w:hanging="720"/>
        <w:jc w:val="left"/>
      </w:pPr>
      <w:r w:rsidRPr="00AA72D6">
        <w:t>Calderhead, A.I. and</w:t>
      </w:r>
      <w:r>
        <w:t xml:space="preserve"> K.U. Mayer</w:t>
      </w:r>
      <w:r w:rsidRPr="00AA72D6">
        <w:t>.  2004.  Comparison of the suitability of the global implicit method and the sequential non-iterative approach for multicomponent reactive transport modeling.  57th Canadian Geotechnical Conference.  October 24-28, 2004. Quebec City. Canada</w:t>
      </w:r>
    </w:p>
    <w:p w14:paraId="11582E0E" w14:textId="25EA75BB" w:rsidR="000A58B8" w:rsidRPr="000A58B8" w:rsidRDefault="000A58B8" w:rsidP="000A58B8">
      <w:pPr>
        <w:pStyle w:val="Bibliography"/>
        <w:spacing w:before="240"/>
        <w:ind w:left="720" w:hanging="720"/>
        <w:jc w:val="left"/>
      </w:pPr>
      <w:r w:rsidRPr="000A58B8">
        <w:t>Doherty, J</w:t>
      </w:r>
      <w:r w:rsidR="004474F5">
        <w:t xml:space="preserve">.  </w:t>
      </w:r>
      <w:r w:rsidRPr="000A58B8">
        <w:t>2010</w:t>
      </w:r>
      <w:r w:rsidR="002641EA">
        <w:rPr>
          <w:rFonts w:hint="eastAsia"/>
        </w:rPr>
        <w:t xml:space="preserve">. </w:t>
      </w:r>
      <w:r w:rsidRPr="000A58B8">
        <w:t xml:space="preserve"> PEST, Model-independent parameter estimation—User manual (5th ed.): Brisbane, Australia, Watermark Numerical Computing</w:t>
      </w:r>
      <w:r w:rsidR="004474F5">
        <w:t xml:space="preserve">.  </w:t>
      </w:r>
      <w:r w:rsidRPr="000A58B8">
        <w:rPr>
          <w:rFonts w:hint="eastAsia"/>
        </w:rPr>
        <w:t>(</w:t>
      </w:r>
      <w:hyperlink r:id="rId212" w:history="1">
        <w:r w:rsidRPr="000A58B8">
          <w:t>http://www.pesthomepage.org</w:t>
        </w:r>
      </w:hyperlink>
      <w:r w:rsidRPr="000A58B8">
        <w:rPr>
          <w:rFonts w:hint="eastAsia"/>
        </w:rPr>
        <w:t>).</w:t>
      </w:r>
    </w:p>
    <w:p w14:paraId="682AB2EE" w14:textId="4687A02F" w:rsidR="00D472F2" w:rsidRDefault="00D472F2" w:rsidP="00D14954">
      <w:pPr>
        <w:pStyle w:val="Bibliography"/>
        <w:spacing w:before="240"/>
        <w:ind w:left="720" w:hanging="720"/>
        <w:jc w:val="left"/>
      </w:pPr>
      <w:r w:rsidRPr="00D472F2">
        <w:t>Fierz, T</w:t>
      </w:r>
      <w:r w:rsidR="00DF1DD0">
        <w:t xml:space="preserve">. and </w:t>
      </w:r>
      <w:r w:rsidRPr="00D472F2">
        <w:t>U</w:t>
      </w:r>
      <w:r w:rsidR="00AA72D6">
        <w:t xml:space="preserve">. </w:t>
      </w:r>
      <w:r w:rsidRPr="00D472F2">
        <w:t>Rösli</w:t>
      </w:r>
      <w:r w:rsidR="004474F5">
        <w:t xml:space="preserve">.  </w:t>
      </w:r>
      <w:r w:rsidRPr="00D472F2">
        <w:t>2012</w:t>
      </w:r>
      <w:r w:rsidR="004474F5">
        <w:t xml:space="preserve">.  </w:t>
      </w:r>
      <w:r w:rsidRPr="00D472F2">
        <w:t>DR-A Experiment: Instrumentation of BDR-A3 and tracer injection, TECHNICAL NOTE 2011-21, Solexperts AG, Switzerland.</w:t>
      </w:r>
    </w:p>
    <w:p w14:paraId="6B006578" w14:textId="77777777" w:rsidR="00557A6B" w:rsidRPr="00557A6B" w:rsidRDefault="00557A6B" w:rsidP="00557A6B">
      <w:pPr>
        <w:pStyle w:val="Bibliography"/>
        <w:spacing w:before="240"/>
        <w:ind w:left="720" w:hanging="720"/>
        <w:jc w:val="left"/>
      </w:pPr>
      <w:r w:rsidRPr="00557A6B">
        <w:t>Foti M., D.Y. Sorokin, B. Lomans, M. Mussman, E.E. Zakharova, N.V. Pimenov, J.G. Kuenen and G. Muyzer G.  2007.  Diversity, activity and abundance of sulfate-reducing bacteria in saline and hypersaline soda lakes.  Applied and Environmental Microbiology 73: 2093–2100.</w:t>
      </w:r>
    </w:p>
    <w:p w14:paraId="5CE5CEBD" w14:textId="2EB3571C" w:rsidR="002641EA" w:rsidRDefault="002641EA" w:rsidP="00AB1FEB">
      <w:pPr>
        <w:pStyle w:val="Bibliography"/>
        <w:spacing w:before="240"/>
        <w:ind w:left="720" w:hanging="720"/>
        <w:jc w:val="left"/>
      </w:pPr>
      <w:r>
        <w:t>Gelhar, L. W.</w:t>
      </w:r>
      <w:r w:rsidRPr="002641EA">
        <w:t xml:space="preserve"> and M. A. Collins</w:t>
      </w:r>
      <w:r>
        <w:t>.</w:t>
      </w:r>
      <w:r w:rsidRPr="002641EA">
        <w:t xml:space="preserve"> </w:t>
      </w:r>
      <w:r>
        <w:t xml:space="preserve">1971. </w:t>
      </w:r>
      <w:r w:rsidRPr="002641EA">
        <w:t xml:space="preserve"> General Analysis of Longitudinal Dispersion in Nonuniform Flow, Water Resour. Res., 7(6), 1511–1521, doi:10.1029/WR007i006p01511.</w:t>
      </w:r>
    </w:p>
    <w:p w14:paraId="2A693599" w14:textId="3F4887F2" w:rsidR="00487968" w:rsidRPr="009B3375" w:rsidRDefault="00487968" w:rsidP="009B3375">
      <w:pPr>
        <w:pStyle w:val="Bibliography"/>
        <w:spacing w:before="240"/>
        <w:ind w:left="720" w:hanging="720"/>
        <w:jc w:val="left"/>
      </w:pPr>
      <w:r w:rsidRPr="00487968">
        <w:t>Geiger, S., T. Driesner, C. A. Heinrich, and S. K. Matthäi (2006b),</w:t>
      </w:r>
      <w:r w:rsidRPr="009B3375">
        <w:t xml:space="preserve"> </w:t>
      </w:r>
      <w:r w:rsidRPr="00487968">
        <w:t>Multiphase thermohaline convection in the Earth’s crust: II.</w:t>
      </w:r>
      <w:r w:rsidR="009B3375" w:rsidRPr="009B3375">
        <w:t xml:space="preserve"> </w:t>
      </w:r>
      <w:r w:rsidRPr="00487968">
        <w:t>Benchmarking and application of a finite element–finite volume</w:t>
      </w:r>
      <w:r w:rsidR="009B3375" w:rsidRPr="009B3375">
        <w:t xml:space="preserve"> </w:t>
      </w:r>
      <w:r w:rsidRPr="00487968">
        <w:t>solution technique with a NaCl</w:t>
      </w:r>
      <w:r w:rsidR="009B3375" w:rsidRPr="009B3375">
        <w:t xml:space="preserve"> </w:t>
      </w:r>
      <w:r w:rsidRPr="00487968">
        <w:rPr>
          <w:rFonts w:ascii="Cambria Math" w:hAnsi="Cambria Math" w:cs="Cambria Math"/>
        </w:rPr>
        <w:t>‐</w:t>
      </w:r>
      <w:r w:rsidRPr="00487968">
        <w:t>H2O equation of state,</w:t>
      </w:r>
      <w:r w:rsidR="009B3375" w:rsidRPr="009B3375">
        <w:t xml:space="preserve"> </w:t>
      </w:r>
      <w:r w:rsidRPr="00487968">
        <w:t>Transp.</w:t>
      </w:r>
      <w:r w:rsidR="009B3375" w:rsidRPr="009B3375">
        <w:t xml:space="preserve"> </w:t>
      </w:r>
      <w:r w:rsidRPr="00487968">
        <w:t>Porous Media,</w:t>
      </w:r>
      <w:r w:rsidR="009B3375" w:rsidRPr="009B3375">
        <w:t xml:space="preserve"> </w:t>
      </w:r>
      <w:r w:rsidRPr="00487968">
        <w:t>63, 435–461, doi:10.1007/s11242-005-0109-y</w:t>
      </w:r>
    </w:p>
    <w:p w14:paraId="6653A725" w14:textId="77777777" w:rsidR="00360E15" w:rsidRDefault="00D40CDC" w:rsidP="00D14954">
      <w:pPr>
        <w:pStyle w:val="Bibliography"/>
        <w:spacing w:before="240"/>
        <w:ind w:left="720" w:hanging="720"/>
        <w:jc w:val="left"/>
      </w:pPr>
      <w:r>
        <w:t xml:space="preserve">Gibson, B., </w:t>
      </w:r>
      <w:r w:rsidR="002641EA">
        <w:t xml:space="preserve">R.T. </w:t>
      </w:r>
      <w:r w:rsidR="00AA72D6">
        <w:t>Amos and</w:t>
      </w:r>
      <w:r>
        <w:t xml:space="preserve"> </w:t>
      </w:r>
      <w:r w:rsidR="002641EA">
        <w:t xml:space="preserve">D.W. </w:t>
      </w:r>
      <w:r>
        <w:t>Blowes</w:t>
      </w:r>
      <w:r w:rsidR="002641EA">
        <w:t>.</w:t>
      </w:r>
      <w:r w:rsidR="004474F5">
        <w:t xml:space="preserve">  </w:t>
      </w:r>
      <w:r>
        <w:t>2011</w:t>
      </w:r>
      <w:r w:rsidR="002641EA">
        <w:t xml:space="preserve">. </w:t>
      </w:r>
      <w:r>
        <w:t xml:space="preserve"> </w:t>
      </w:r>
      <w:r>
        <w:rPr>
          <w:vertAlign w:val="superscript"/>
        </w:rPr>
        <w:t>34</w:t>
      </w:r>
      <w:r>
        <w:t>S/</w:t>
      </w:r>
      <w:r>
        <w:rPr>
          <w:vertAlign w:val="superscript"/>
        </w:rPr>
        <w:t>32</w:t>
      </w:r>
      <w:r>
        <w:t>S fractionation during sulfate reduction in groundwater treatment systems: Reactive transport modeling</w:t>
      </w:r>
      <w:r w:rsidR="004474F5">
        <w:t xml:space="preserve">.  </w:t>
      </w:r>
      <w:r>
        <w:rPr>
          <w:rStyle w:val="Emphasis"/>
        </w:rPr>
        <w:lastRenderedPageBreak/>
        <w:t>Environmental Science &amp; Technology</w:t>
      </w:r>
      <w:r>
        <w:t xml:space="preserve"> 45, 2863–2870.</w:t>
      </w:r>
      <w:r w:rsidR="00360E15" w:rsidRPr="00360E15">
        <w:t xml:space="preserve"> </w:t>
      </w:r>
    </w:p>
    <w:p w14:paraId="491F53D7" w14:textId="32403479" w:rsidR="00D40CDC" w:rsidRDefault="00360E15" w:rsidP="00D14954">
      <w:pPr>
        <w:pStyle w:val="Bibliography"/>
        <w:spacing w:before="240"/>
        <w:ind w:left="720" w:hanging="720"/>
        <w:jc w:val="left"/>
      </w:pPr>
      <w:r w:rsidRPr="00360E15">
        <w:t>Gimmi, T., J. Soler and O. Leupin.  2012.  Cs sorption parameters for the modeling the DR-A experiment (Task 1.3), (email communication).</w:t>
      </w:r>
    </w:p>
    <w:p w14:paraId="06E23315" w14:textId="4043A6B8" w:rsidR="002C004A" w:rsidRPr="002C004A" w:rsidRDefault="002C004A" w:rsidP="002C004A">
      <w:pPr>
        <w:pStyle w:val="Bibliography"/>
        <w:spacing w:before="240"/>
        <w:ind w:left="720" w:hanging="720"/>
        <w:jc w:val="left"/>
      </w:pPr>
      <w:r>
        <w:t>Kipp, K.L. 1986.  HST3D: A computer code for simulation of heat and solute transport in three-dimensional ground-water flow systems, U.S. Geological Survey, Water-Resources Investigations Report 86-4095.</w:t>
      </w:r>
    </w:p>
    <w:p w14:paraId="51E030DA" w14:textId="13433019" w:rsidR="00D472F2" w:rsidRDefault="00D472F2" w:rsidP="00D14954">
      <w:pPr>
        <w:pStyle w:val="Bibliography"/>
        <w:spacing w:before="240"/>
        <w:ind w:left="720" w:hanging="720"/>
        <w:jc w:val="left"/>
      </w:pPr>
      <w:r w:rsidRPr="00D472F2">
        <w:t>Lide, D</w:t>
      </w:r>
      <w:r w:rsidR="002641EA">
        <w:t>.</w:t>
      </w:r>
      <w:r w:rsidR="004474F5">
        <w:t xml:space="preserve"> </w:t>
      </w:r>
      <w:r w:rsidRPr="00D472F2">
        <w:t>R</w:t>
      </w:r>
      <w:r w:rsidR="004474F5">
        <w:t xml:space="preserve">. </w:t>
      </w:r>
      <w:r w:rsidRPr="00D472F2">
        <w:t>1994</w:t>
      </w:r>
      <w:r w:rsidR="004474F5">
        <w:t xml:space="preserve">.  </w:t>
      </w:r>
      <w:r w:rsidRPr="00D472F2">
        <w:t>CRC Handbook of chemistry and physics: a ready-reference book of chemical and physical data 74th Edition, CRC Press/The chemical Rubber Co., Boca Raton, FL</w:t>
      </w:r>
      <w:r w:rsidR="004474F5">
        <w:t xml:space="preserve">.  </w:t>
      </w:r>
      <w:r w:rsidRPr="00D472F2">
        <w:t>U.S.A.</w:t>
      </w:r>
    </w:p>
    <w:p w14:paraId="0688B897" w14:textId="4793853F" w:rsidR="00E63AB6" w:rsidRPr="00E63AB6" w:rsidRDefault="00E63AB6" w:rsidP="00E63AB6">
      <w:pPr>
        <w:pStyle w:val="Bibliography"/>
        <w:spacing w:before="240"/>
        <w:ind w:left="720" w:hanging="720"/>
        <w:jc w:val="left"/>
      </w:pPr>
      <w:r w:rsidRPr="00E63AB6">
        <w:t>MacInnes, D.A., (1919).  The activities of the ions of strong electrolytes: Journal American Chemical Society, 41, 1086-1092.</w:t>
      </w:r>
    </w:p>
    <w:p w14:paraId="29C80D24" w14:textId="11CD8815" w:rsidR="0045761D" w:rsidRPr="0045761D" w:rsidRDefault="0045761D" w:rsidP="0045761D">
      <w:pPr>
        <w:pStyle w:val="Bibliography"/>
        <w:spacing w:before="240"/>
        <w:ind w:left="720" w:hanging="720"/>
        <w:jc w:val="left"/>
        <w:rPr>
          <w:noProof/>
          <w:szCs w:val="24"/>
        </w:rPr>
      </w:pPr>
      <w:r w:rsidRPr="0045761D">
        <w:rPr>
          <w:noProof/>
          <w:szCs w:val="24"/>
        </w:rPr>
        <w:t>Mäder, U.K. 2002</w:t>
      </w:r>
      <w:r w:rsidR="002641EA">
        <w:rPr>
          <w:noProof/>
          <w:szCs w:val="24"/>
        </w:rPr>
        <w:t xml:space="preserve">. </w:t>
      </w:r>
      <w:r w:rsidRPr="0045761D">
        <w:rPr>
          <w:noProof/>
          <w:szCs w:val="24"/>
          <w:lang w:eastAsia="zh-CN"/>
        </w:rPr>
        <w:t xml:space="preserve"> </w:t>
      </w:r>
      <w:r w:rsidRPr="0045761D">
        <w:rPr>
          <w:noProof/>
          <w:szCs w:val="24"/>
        </w:rPr>
        <w:t>GTS-HPF: Hyperalkaline fluid infiltration experiment through a drill core</w:t>
      </w:r>
      <w:r w:rsidRPr="0045761D">
        <w:rPr>
          <w:noProof/>
          <w:szCs w:val="24"/>
          <w:lang w:eastAsia="zh-CN"/>
        </w:rPr>
        <w:t xml:space="preserve"> </w:t>
      </w:r>
      <w:r w:rsidRPr="0045761D">
        <w:rPr>
          <w:noProof/>
          <w:szCs w:val="24"/>
        </w:rPr>
        <w:t>of a shear zone from the Grimsel Test Site</w:t>
      </w:r>
      <w:r w:rsidR="004474F5">
        <w:rPr>
          <w:noProof/>
          <w:szCs w:val="24"/>
        </w:rPr>
        <w:t xml:space="preserve">.  </w:t>
      </w:r>
      <w:r w:rsidRPr="0045761D">
        <w:rPr>
          <w:noProof/>
          <w:szCs w:val="24"/>
        </w:rPr>
        <w:t>NAGRA Internal Report NIB 02-43</w:t>
      </w:r>
      <w:r w:rsidR="004474F5">
        <w:rPr>
          <w:noProof/>
          <w:szCs w:val="24"/>
        </w:rPr>
        <w:t xml:space="preserve">.  </w:t>
      </w:r>
      <w:r w:rsidRPr="0045761D">
        <w:rPr>
          <w:noProof/>
          <w:szCs w:val="24"/>
        </w:rPr>
        <w:t>(Wettingen) 23 pp.</w:t>
      </w:r>
    </w:p>
    <w:p w14:paraId="7AACEEB3" w14:textId="14601975" w:rsidR="0045761D" w:rsidRPr="0045761D" w:rsidRDefault="002641EA" w:rsidP="0045761D">
      <w:pPr>
        <w:pStyle w:val="Bibliography"/>
        <w:spacing w:before="240"/>
        <w:ind w:left="720" w:hanging="720"/>
        <w:jc w:val="left"/>
        <w:rPr>
          <w:noProof/>
          <w:szCs w:val="24"/>
        </w:rPr>
      </w:pPr>
      <w:r>
        <w:rPr>
          <w:noProof/>
          <w:szCs w:val="24"/>
        </w:rPr>
        <w:t>Mäder, U.</w:t>
      </w:r>
      <w:r w:rsidR="0045761D" w:rsidRPr="0045761D">
        <w:rPr>
          <w:noProof/>
          <w:szCs w:val="24"/>
        </w:rPr>
        <w:t xml:space="preserve"> </w:t>
      </w:r>
      <w:r>
        <w:rPr>
          <w:noProof/>
          <w:szCs w:val="24"/>
        </w:rPr>
        <w:t xml:space="preserve"> </w:t>
      </w:r>
      <w:r w:rsidR="0045761D" w:rsidRPr="0045761D">
        <w:rPr>
          <w:noProof/>
          <w:szCs w:val="24"/>
        </w:rPr>
        <w:t>2004</w:t>
      </w:r>
      <w:r>
        <w:rPr>
          <w:noProof/>
          <w:szCs w:val="24"/>
          <w:lang w:eastAsia="zh-CN"/>
        </w:rPr>
        <w:t xml:space="preserve">. </w:t>
      </w:r>
      <w:r w:rsidR="0045761D" w:rsidRPr="0045761D">
        <w:rPr>
          <w:noProof/>
          <w:szCs w:val="24"/>
        </w:rPr>
        <w:t xml:space="preserve"> Porewater Chemistry (PC) Experiment: A new method of porewater extraction from Opalinus Clay with results for a sample from borehole BPC-A1</w:t>
      </w:r>
      <w:r w:rsidR="004474F5">
        <w:rPr>
          <w:noProof/>
          <w:szCs w:val="24"/>
        </w:rPr>
        <w:t xml:space="preserve">.  </w:t>
      </w:r>
      <w:r w:rsidR="0045761D" w:rsidRPr="0045761D">
        <w:rPr>
          <w:noProof/>
          <w:szCs w:val="24"/>
        </w:rPr>
        <w:t>Mont Terri Technical Note TN 2002-25.</w:t>
      </w:r>
    </w:p>
    <w:p w14:paraId="574E33F3" w14:textId="0473948D" w:rsidR="0045761D" w:rsidRPr="0045761D" w:rsidRDefault="002641EA" w:rsidP="0045761D">
      <w:pPr>
        <w:pStyle w:val="Bibliography"/>
        <w:spacing w:before="240"/>
        <w:ind w:left="720" w:hanging="720"/>
        <w:jc w:val="left"/>
        <w:rPr>
          <w:noProof/>
          <w:szCs w:val="24"/>
        </w:rPr>
      </w:pPr>
      <w:r>
        <w:rPr>
          <w:noProof/>
          <w:szCs w:val="24"/>
        </w:rPr>
        <w:t>Mäder, U.K.</w:t>
      </w:r>
      <w:r>
        <w:rPr>
          <w:noProof/>
          <w:szCs w:val="24"/>
          <w:lang w:eastAsia="zh-CN"/>
        </w:rPr>
        <w:t xml:space="preserve"> </w:t>
      </w:r>
      <w:r w:rsidR="0045761D" w:rsidRPr="0045761D">
        <w:rPr>
          <w:noProof/>
          <w:szCs w:val="24"/>
        </w:rPr>
        <w:t>2005</w:t>
      </w:r>
      <w:r>
        <w:rPr>
          <w:noProof/>
          <w:szCs w:val="24"/>
        </w:rPr>
        <w:t xml:space="preserve">. </w:t>
      </w:r>
      <w:r w:rsidR="0045761D" w:rsidRPr="0045761D">
        <w:rPr>
          <w:noProof/>
          <w:szCs w:val="24"/>
        </w:rPr>
        <w:t xml:space="preserve"> Porewater chemistry, porosity and hydraulic conductivity of Callovo-Oxfordian claystone at the EST-322 deep drilling site sampled by the method of advective displacement (Laboratoire de Rechereche Souterrain de Meuse / Haute-Marne)</w:t>
      </w:r>
      <w:r w:rsidR="004474F5">
        <w:rPr>
          <w:noProof/>
          <w:szCs w:val="24"/>
        </w:rPr>
        <w:t xml:space="preserve">.  </w:t>
      </w:r>
      <w:r w:rsidR="0045761D" w:rsidRPr="0045761D">
        <w:rPr>
          <w:noProof/>
          <w:szCs w:val="24"/>
        </w:rPr>
        <w:t>Nagra Working Report NAB 05-04, Nagra, Wettingen, Switzerland.</w:t>
      </w:r>
    </w:p>
    <w:p w14:paraId="6E2BD2E8" w14:textId="412FD8E2" w:rsidR="0045761D" w:rsidRPr="0045761D" w:rsidRDefault="0045761D" w:rsidP="0045761D">
      <w:pPr>
        <w:pStyle w:val="Bibliography"/>
        <w:spacing w:before="240"/>
        <w:ind w:left="720" w:hanging="720"/>
        <w:jc w:val="left"/>
        <w:rPr>
          <w:noProof/>
          <w:szCs w:val="24"/>
        </w:rPr>
      </w:pPr>
      <w:r w:rsidRPr="0045761D">
        <w:rPr>
          <w:noProof/>
          <w:szCs w:val="24"/>
        </w:rPr>
        <w:t>Mäder, U.K., Waber, H.N</w:t>
      </w:r>
      <w:r w:rsidR="002641EA">
        <w:rPr>
          <w:noProof/>
          <w:szCs w:val="24"/>
        </w:rPr>
        <w:t xml:space="preserve">. and A. </w:t>
      </w:r>
      <w:r w:rsidRPr="0045761D">
        <w:rPr>
          <w:noProof/>
          <w:szCs w:val="24"/>
        </w:rPr>
        <w:t>Gautschi</w:t>
      </w:r>
      <w:r w:rsidR="002641EA">
        <w:rPr>
          <w:noProof/>
          <w:szCs w:val="24"/>
        </w:rPr>
        <w:t xml:space="preserve">  </w:t>
      </w:r>
      <w:r w:rsidRPr="0045761D">
        <w:rPr>
          <w:noProof/>
          <w:szCs w:val="24"/>
        </w:rPr>
        <w:t>2004</w:t>
      </w:r>
      <w:r w:rsidR="002641EA">
        <w:rPr>
          <w:noProof/>
          <w:szCs w:val="24"/>
          <w:lang w:eastAsia="zh-CN"/>
        </w:rPr>
        <w:t>.</w:t>
      </w:r>
      <w:r w:rsidRPr="0045761D">
        <w:rPr>
          <w:noProof/>
          <w:szCs w:val="24"/>
        </w:rPr>
        <w:t xml:space="preserve"> New method for porewater extraction from claystone and determination of transport properties with results for Opalinus Clay (Switzerland)</w:t>
      </w:r>
      <w:r w:rsidR="004474F5">
        <w:rPr>
          <w:noProof/>
          <w:szCs w:val="24"/>
        </w:rPr>
        <w:t xml:space="preserve">.  </w:t>
      </w:r>
      <w:r w:rsidRPr="0045761D">
        <w:rPr>
          <w:noProof/>
          <w:szCs w:val="24"/>
        </w:rPr>
        <w:t>In: R.B</w:t>
      </w:r>
      <w:r w:rsidR="004474F5">
        <w:rPr>
          <w:noProof/>
          <w:szCs w:val="24"/>
        </w:rPr>
        <w:t xml:space="preserve">.  </w:t>
      </w:r>
      <w:r w:rsidRPr="0045761D">
        <w:rPr>
          <w:noProof/>
          <w:szCs w:val="24"/>
        </w:rPr>
        <w:t>Wanty &amp; R.R</w:t>
      </w:r>
      <w:r w:rsidR="004474F5">
        <w:rPr>
          <w:noProof/>
          <w:szCs w:val="24"/>
        </w:rPr>
        <w:t xml:space="preserve">.  </w:t>
      </w:r>
      <w:r w:rsidRPr="0045761D">
        <w:rPr>
          <w:noProof/>
          <w:szCs w:val="24"/>
        </w:rPr>
        <w:t>Seal II (eds) Proceedings of the 11th International Symposium on Water-Rock Interaction, WRI-11, 2004, Saratoga Springs (N.Y.) Balkema, 445-448.</w:t>
      </w:r>
    </w:p>
    <w:p w14:paraId="6C99D074" w14:textId="6928A947" w:rsidR="00360E15" w:rsidRPr="00360E15" w:rsidRDefault="00D472F2" w:rsidP="00360E15">
      <w:pPr>
        <w:pStyle w:val="Bibliography"/>
        <w:spacing w:before="240"/>
        <w:ind w:left="720" w:hanging="720"/>
        <w:jc w:val="left"/>
        <w:rPr>
          <w:noProof/>
          <w:szCs w:val="24"/>
        </w:rPr>
      </w:pPr>
      <w:r w:rsidRPr="00D14954">
        <w:rPr>
          <w:noProof/>
          <w:szCs w:val="24"/>
        </w:rPr>
        <w:t>NAGRA</w:t>
      </w:r>
      <w:r w:rsidR="004474F5">
        <w:rPr>
          <w:noProof/>
          <w:szCs w:val="24"/>
          <w:lang w:eastAsia="zh-CN"/>
        </w:rPr>
        <w:t xml:space="preserve">.  </w:t>
      </w:r>
      <w:r w:rsidRPr="00D14954">
        <w:rPr>
          <w:noProof/>
          <w:szCs w:val="24"/>
        </w:rPr>
        <w:t>2012</w:t>
      </w:r>
      <w:r w:rsidR="004474F5">
        <w:rPr>
          <w:noProof/>
          <w:szCs w:val="24"/>
        </w:rPr>
        <w:t xml:space="preserve">.  </w:t>
      </w:r>
      <w:r w:rsidRPr="00D14954">
        <w:rPr>
          <w:noProof/>
          <w:szCs w:val="24"/>
        </w:rPr>
        <w:t xml:space="preserve">Mont Terri DR-A field diffusion experiment results (unpublished, internal </w:t>
      </w:r>
      <w:r w:rsidRPr="00D14954">
        <w:rPr>
          <w:noProof/>
          <w:szCs w:val="24"/>
          <w:lang w:eastAsia="zh-CN"/>
        </w:rPr>
        <w:t xml:space="preserve">data </w:t>
      </w:r>
      <w:r w:rsidRPr="00D14954">
        <w:rPr>
          <w:noProof/>
          <w:szCs w:val="24"/>
        </w:rPr>
        <w:t>exchange).</w:t>
      </w:r>
      <w:r w:rsidR="00360E15" w:rsidRPr="00360E15">
        <w:t xml:space="preserve"> </w:t>
      </w:r>
      <w:r w:rsidR="00360E15">
        <w:rPr>
          <w:noProof/>
          <w:szCs w:val="24"/>
        </w:rPr>
        <w:t>NAGRA.</w:t>
      </w:r>
    </w:p>
    <w:p w14:paraId="20BEFB8E" w14:textId="63DEEAA0" w:rsidR="00D472F2" w:rsidRDefault="00360E15" w:rsidP="00360E15">
      <w:pPr>
        <w:pStyle w:val="Bibliography"/>
        <w:spacing w:before="240"/>
        <w:ind w:left="720" w:hanging="720"/>
        <w:jc w:val="left"/>
        <w:rPr>
          <w:noProof/>
          <w:szCs w:val="24"/>
        </w:rPr>
      </w:pPr>
      <w:r w:rsidRPr="00360E15">
        <w:rPr>
          <w:noProof/>
          <w:szCs w:val="24"/>
        </w:rPr>
        <w:t>NAGRA.  2014.  Mont Terri DR-A field diffusion experiment results (continued until overcoring) and chemical analysis of the porewater and sorbed species of the overcored samples (unpublished, internal data exchange).</w:t>
      </w:r>
    </w:p>
    <w:p w14:paraId="59C540B0" w14:textId="3390D6AA" w:rsidR="00D472F2" w:rsidRDefault="00D472F2" w:rsidP="00D14954">
      <w:pPr>
        <w:pStyle w:val="Bibliography"/>
        <w:spacing w:before="240"/>
        <w:ind w:left="720" w:hanging="720"/>
        <w:jc w:val="left"/>
      </w:pPr>
      <w:r w:rsidRPr="00D14954">
        <w:t>O'Reilly, D.E</w:t>
      </w:r>
      <w:r w:rsidR="00DF1DD0">
        <w:t xml:space="preserve">. and </w:t>
      </w:r>
      <w:r w:rsidRPr="00D14954">
        <w:t>E.M</w:t>
      </w:r>
      <w:r w:rsidR="004474F5">
        <w:t xml:space="preserve">.  </w:t>
      </w:r>
      <w:r w:rsidRPr="00D14954">
        <w:t>Peterson</w:t>
      </w:r>
      <w:r w:rsidR="004474F5">
        <w:t xml:space="preserve">.  </w:t>
      </w:r>
      <w:r w:rsidRPr="00D14954">
        <w:t>1971</w:t>
      </w:r>
      <w:r w:rsidR="004474F5">
        <w:t xml:space="preserve">.  </w:t>
      </w:r>
      <w:r w:rsidRPr="00D14954">
        <w:t>Self</w:t>
      </w:r>
      <w:r w:rsidRPr="00D14954">
        <w:rPr>
          <w:rFonts w:ascii="Cambria Math" w:hAnsi="Cambria Math" w:cs="Cambria Math" w:hint="eastAsia"/>
        </w:rPr>
        <w:t>‐</w:t>
      </w:r>
      <w:r w:rsidRPr="00D14954">
        <w:t>Diffusion Coefficients and Rotational Correlation Times in Polar Liquids</w:t>
      </w:r>
      <w:r w:rsidR="004474F5">
        <w:t xml:space="preserve">.  </w:t>
      </w:r>
      <w:r w:rsidRPr="00D14954">
        <w:t xml:space="preserve">II, </w:t>
      </w:r>
      <w:r w:rsidRPr="00D14954">
        <w:rPr>
          <w:i/>
        </w:rPr>
        <w:t>The Journal of Chemical Physcis</w:t>
      </w:r>
      <w:r w:rsidRPr="00D14954">
        <w:t xml:space="preserve">, </w:t>
      </w:r>
      <w:r w:rsidRPr="00D14954">
        <w:rPr>
          <w:b/>
        </w:rPr>
        <w:t>55</w:t>
      </w:r>
      <w:r w:rsidRPr="00D14954">
        <w:t>, 2155-2164.</w:t>
      </w:r>
    </w:p>
    <w:p w14:paraId="6631FB82" w14:textId="3B735134" w:rsidR="00DF1DD0" w:rsidRDefault="00DF1DD0" w:rsidP="00DF1DD0">
      <w:pPr>
        <w:pStyle w:val="Bibliography"/>
        <w:spacing w:before="240"/>
        <w:ind w:left="720" w:hanging="720"/>
        <w:jc w:val="left"/>
      </w:pPr>
      <w:r w:rsidRPr="00DF1DD0">
        <w:t>Parkhurst, David L.</w:t>
      </w:r>
      <w:r>
        <w:t xml:space="preserve"> and C.A.J.</w:t>
      </w:r>
      <w:r w:rsidRPr="00DF1DD0">
        <w:t xml:space="preserve"> Appelo</w:t>
      </w:r>
      <w:r>
        <w:t xml:space="preserve">. </w:t>
      </w:r>
      <w:r w:rsidRPr="00DF1DD0">
        <w:t xml:space="preserve"> 1999. </w:t>
      </w:r>
      <w:r>
        <w:t xml:space="preserve"> </w:t>
      </w:r>
      <w:r w:rsidRPr="00DF1DD0">
        <w:t>User</w:t>
      </w:r>
      <w:r>
        <w:t>'s guide to PHREEQC (Version 2)</w:t>
      </w:r>
      <w:r w:rsidRPr="00DF1DD0">
        <w:t xml:space="preserve">: a computer program for speciation, batch-reaction, one-dimensional transport, and </w:t>
      </w:r>
      <w:r w:rsidRPr="00DF1DD0">
        <w:lastRenderedPageBreak/>
        <w:t>inverse geochemical calculations. U.S. Geological Survey : Earth Science Information Center, Open-File Reports Section [distributor], Water-Resources Investigations Report 99-4259, xiv, 312 p. :ill.;28 cm.</w:t>
      </w:r>
    </w:p>
    <w:p w14:paraId="028D5CD4" w14:textId="45EF8E9C" w:rsidR="006D7D5F" w:rsidRPr="006D7D5F" w:rsidRDefault="006D7D5F" w:rsidP="006D7D5F">
      <w:pPr>
        <w:pStyle w:val="Bibliography"/>
        <w:spacing w:before="240"/>
        <w:ind w:left="720" w:hanging="720"/>
        <w:jc w:val="left"/>
      </w:pPr>
      <w:r>
        <w:t xml:space="preserve">Parkhurst, D.L. and </w:t>
      </w:r>
      <w:r w:rsidRPr="006D7D5F">
        <w:t>C.A.J.</w:t>
      </w:r>
      <w:r>
        <w:t xml:space="preserve"> Appelo</w:t>
      </w:r>
      <w:r w:rsidRPr="006D7D5F">
        <w:t xml:space="preserve"> 2013, Description of input and examples for PHREEQC version 3--A computer program for speciation, batch- reaction, one-dimensional transport, and inverse geochemical calculations: U.S. Geological Survey Techniques and Methods, book 6, chap. A43, 497 p</w:t>
      </w:r>
    </w:p>
    <w:p w14:paraId="5879ED79" w14:textId="20DE0BDE" w:rsidR="00793506" w:rsidRDefault="00793506" w:rsidP="000D2A07">
      <w:pPr>
        <w:pStyle w:val="Bibliography"/>
        <w:spacing w:before="240"/>
        <w:ind w:left="720" w:hanging="720"/>
        <w:jc w:val="left"/>
      </w:pPr>
      <w:r>
        <w:t xml:space="preserve">Pitzer, K.S. 1973.  Thermodynamics of electrolytes. I. Theoretical basis and general equations, </w:t>
      </w:r>
      <w:r w:rsidRPr="001F3D92">
        <w:rPr>
          <w:i/>
        </w:rPr>
        <w:t>J. Phys. Chem</w:t>
      </w:r>
      <w:r>
        <w:t>., 77, pp. 268–277</w:t>
      </w:r>
    </w:p>
    <w:p w14:paraId="22D97D05" w14:textId="0A556DDC" w:rsidR="000D2A07" w:rsidRPr="000D2A07" w:rsidRDefault="000D2A07" w:rsidP="000D2A07">
      <w:pPr>
        <w:pStyle w:val="Bibliography"/>
        <w:spacing w:before="240"/>
        <w:ind w:left="720" w:hanging="720"/>
        <w:jc w:val="left"/>
      </w:pPr>
      <w:r>
        <w:t xml:space="preserve">Pitzer, K. S. </w:t>
      </w:r>
      <w:r w:rsidRPr="000D2A07">
        <w:t>1991</w:t>
      </w:r>
      <w:r>
        <w:t xml:space="preserve">. </w:t>
      </w:r>
      <w:r w:rsidRPr="000D2A07">
        <w:t xml:space="preserve"> Ion interaction approach: theory and data correlation. In Activity Coefficients in Electrolyte Solutions (ed. K. S. Pitzer). CRC Press, Boca Raton.</w:t>
      </w:r>
    </w:p>
    <w:p w14:paraId="017A0943" w14:textId="0923C69E" w:rsidR="000D2A07" w:rsidRDefault="000D2A07" w:rsidP="000D2A07">
      <w:pPr>
        <w:pStyle w:val="Bibliography"/>
        <w:spacing w:before="240"/>
        <w:ind w:left="720" w:hanging="720"/>
        <w:jc w:val="left"/>
      </w:pPr>
      <w:r>
        <w:t>Pitzer, K.S.</w:t>
      </w:r>
      <w:r w:rsidRPr="000D2A07">
        <w:t xml:space="preserve">, J.-J. Kim. 1974.  Thermodynamics of electrolytes. IV. Activity and osmotic coefficients for mixed electrolytes. </w:t>
      </w:r>
      <w:r w:rsidRPr="001F3D92">
        <w:rPr>
          <w:i/>
        </w:rPr>
        <w:t>J. Am. Chem. Soc</w:t>
      </w:r>
      <w:r w:rsidRPr="000D2A07">
        <w:t>., 96, p. 5701</w:t>
      </w:r>
    </w:p>
    <w:p w14:paraId="30A51D43" w14:textId="0DEAD336" w:rsidR="001F3D92" w:rsidRPr="001F3D92" w:rsidRDefault="001F3D92" w:rsidP="001F3D92">
      <w:pPr>
        <w:pStyle w:val="Bibliography"/>
        <w:spacing w:before="240"/>
        <w:ind w:left="720" w:hanging="720"/>
        <w:jc w:val="left"/>
      </w:pPr>
      <w:r w:rsidRPr="001F3D92">
        <w:t>Steefel C.I. (2008) CrunchFlow. Software for Modeling Multicomponent Reactive Flow and Transport. Lawrence Berkeley National Laboratory, Berkeley, CA, USA.</w:t>
      </w:r>
    </w:p>
    <w:p w14:paraId="208F6CEF" w14:textId="7B460866" w:rsidR="00B453E7" w:rsidRDefault="00B453E7" w:rsidP="00B453E7">
      <w:pPr>
        <w:pStyle w:val="Bibliography"/>
        <w:spacing w:before="240"/>
        <w:ind w:left="720" w:hanging="720"/>
        <w:jc w:val="left"/>
      </w:pPr>
      <w:r>
        <w:t>USDOE (Unit</w:t>
      </w:r>
      <w:r w:rsidR="001F3D92">
        <w:t>ed States Department of Energy).</w:t>
      </w:r>
      <w:r w:rsidR="002641EA">
        <w:rPr>
          <w:rFonts w:hint="eastAsia"/>
        </w:rPr>
        <w:t xml:space="preserve"> </w:t>
      </w:r>
      <w:r>
        <w:t>2007. In-drift precipitates/salts model.  Argonne National Laboratory Report EBS-MD-000045 REV 03.  Chicago, USA.</w:t>
      </w:r>
    </w:p>
    <w:p w14:paraId="65943649" w14:textId="77777777" w:rsidR="00360E15" w:rsidRDefault="001F3D92" w:rsidP="00D14954">
      <w:pPr>
        <w:pStyle w:val="Bibliography"/>
        <w:spacing w:before="240"/>
        <w:ind w:left="720" w:hanging="720"/>
        <w:jc w:val="left"/>
      </w:pPr>
      <w:r>
        <w:t>v</w:t>
      </w:r>
      <w:r w:rsidR="00D472F2" w:rsidRPr="00D472F2">
        <w:t>an Loon, L.R., J.M</w:t>
      </w:r>
      <w:r w:rsidR="004474F5">
        <w:t xml:space="preserve">.  </w:t>
      </w:r>
      <w:r w:rsidR="00D472F2" w:rsidRPr="00D472F2">
        <w:t>Soler and M.H</w:t>
      </w:r>
      <w:r w:rsidR="004474F5">
        <w:t xml:space="preserve">.  </w:t>
      </w:r>
      <w:r w:rsidR="00D472F2" w:rsidRPr="00D472F2">
        <w:t>Bradbury</w:t>
      </w:r>
      <w:r w:rsidR="004474F5">
        <w:t xml:space="preserve">.  </w:t>
      </w:r>
      <w:r w:rsidR="00D472F2" w:rsidRPr="00D472F2">
        <w:t>2003</w:t>
      </w:r>
      <w:r w:rsidR="004474F5">
        <w:t xml:space="preserve">.  </w:t>
      </w:r>
      <w:r w:rsidR="00D472F2" w:rsidRPr="00D472F2">
        <w:t xml:space="preserve">Diffusion of HTO, </w:t>
      </w:r>
      <w:r w:rsidR="00D472F2" w:rsidRPr="001F3D92">
        <w:rPr>
          <w:vertAlign w:val="superscript"/>
        </w:rPr>
        <w:t>36</w:t>
      </w:r>
      <w:r w:rsidR="00D472F2" w:rsidRPr="00D472F2">
        <w:t xml:space="preserve">Cl and </w:t>
      </w:r>
      <w:r w:rsidR="00D472F2" w:rsidRPr="001F3D92">
        <w:rPr>
          <w:vertAlign w:val="superscript"/>
        </w:rPr>
        <w:t>125</w:t>
      </w:r>
      <w:r w:rsidR="00D472F2" w:rsidRPr="00D472F2">
        <w:t>I in Opalinus Clay samples from Mont Terri – effect of confining pressure</w:t>
      </w:r>
      <w:r w:rsidR="004474F5">
        <w:t xml:space="preserve">.  </w:t>
      </w:r>
      <w:r w:rsidR="00D472F2" w:rsidRPr="00D14954">
        <w:rPr>
          <w:i/>
        </w:rPr>
        <w:t>Journal of Contaminant Hydrology</w:t>
      </w:r>
      <w:r w:rsidR="00D472F2" w:rsidRPr="00D472F2">
        <w:t xml:space="preserve">, </w:t>
      </w:r>
      <w:r w:rsidR="00D472F2" w:rsidRPr="00F453C8">
        <w:rPr>
          <w:b/>
        </w:rPr>
        <w:t>61</w:t>
      </w:r>
      <w:r w:rsidR="00D472F2" w:rsidRPr="00D472F2">
        <w:t>, 73–83.</w:t>
      </w:r>
      <w:r w:rsidR="00360E15" w:rsidRPr="00360E15">
        <w:t xml:space="preserve"> </w:t>
      </w:r>
    </w:p>
    <w:p w14:paraId="67995916" w14:textId="73561350" w:rsidR="00360E15" w:rsidRPr="00360E15" w:rsidRDefault="00360E15" w:rsidP="00360E15">
      <w:pPr>
        <w:pStyle w:val="Bibliography"/>
        <w:spacing w:before="240"/>
        <w:ind w:left="720" w:hanging="720"/>
        <w:jc w:val="left"/>
      </w:pPr>
      <w:r w:rsidRPr="00360E15">
        <w:t>van Loon, L.R., B. Baeyens and M.H. Bradbury.  2009.  The sorption behaviour of caesium on Opalinus Clay: A comparison between intact and crushed material.  Applied Geochemistry, 24, 999-1004.</w:t>
      </w:r>
    </w:p>
    <w:p w14:paraId="2AB14E6B" w14:textId="17E5B415" w:rsidR="007A0E62" w:rsidRDefault="007A0E62" w:rsidP="00D14954">
      <w:pPr>
        <w:pStyle w:val="Bibliography"/>
        <w:spacing w:before="240"/>
        <w:ind w:left="720" w:hanging="720"/>
        <w:jc w:val="left"/>
      </w:pPr>
      <w:r>
        <w:t>Waybrant, K</w:t>
      </w:r>
      <w:r w:rsidR="004474F5">
        <w:t xml:space="preserve">.  </w:t>
      </w:r>
      <w:r>
        <w:t>R.; Ptacek, C</w:t>
      </w:r>
      <w:r w:rsidR="004474F5">
        <w:t xml:space="preserve">.  </w:t>
      </w:r>
      <w:r>
        <w:t>J.; Blowes, D</w:t>
      </w:r>
      <w:r w:rsidR="004474F5">
        <w:t xml:space="preserve">.  </w:t>
      </w:r>
      <w:r>
        <w:t>W</w:t>
      </w:r>
      <w:r w:rsidR="004474F5">
        <w:t xml:space="preserve">.  </w:t>
      </w:r>
      <w:r>
        <w:t>2002</w:t>
      </w:r>
      <w:r w:rsidR="004474F5">
        <w:t xml:space="preserve">.  </w:t>
      </w:r>
      <w:r>
        <w:t>Treatment of mine drainage using permeable reactive barriers: column experiments</w:t>
      </w:r>
      <w:r w:rsidR="004474F5">
        <w:t xml:space="preserve">.  </w:t>
      </w:r>
      <w:r w:rsidRPr="00F453C8">
        <w:rPr>
          <w:i/>
        </w:rPr>
        <w:t>Environ</w:t>
      </w:r>
      <w:r>
        <w:rPr>
          <w:i/>
        </w:rPr>
        <w:t>mental</w:t>
      </w:r>
      <w:r w:rsidRPr="00F453C8">
        <w:rPr>
          <w:i/>
        </w:rPr>
        <w:t xml:space="preserve"> Sci</w:t>
      </w:r>
      <w:r>
        <w:rPr>
          <w:i/>
        </w:rPr>
        <w:t xml:space="preserve">ence and </w:t>
      </w:r>
      <w:r w:rsidRPr="00F453C8">
        <w:rPr>
          <w:i/>
        </w:rPr>
        <w:t>Technol</w:t>
      </w:r>
      <w:r>
        <w:rPr>
          <w:i/>
        </w:rPr>
        <w:t>ogy</w:t>
      </w:r>
      <w:r>
        <w:t xml:space="preserve">, </w:t>
      </w:r>
      <w:r w:rsidRPr="00F453C8">
        <w:rPr>
          <w:b/>
        </w:rPr>
        <w:t>36</w:t>
      </w:r>
      <w:r>
        <w:t>, 1349–1356.</w:t>
      </w:r>
    </w:p>
    <w:p w14:paraId="574FA3F8" w14:textId="77777777" w:rsidR="003E7E7D" w:rsidRPr="003E7E7D" w:rsidRDefault="003E7E7D" w:rsidP="003E7E7D">
      <w:pPr>
        <w:pStyle w:val="Bibliography"/>
        <w:spacing w:before="240"/>
        <w:ind w:left="720" w:hanging="720"/>
        <w:jc w:val="left"/>
      </w:pPr>
      <w:r w:rsidRPr="003E7E7D">
        <w:t>Wersin, P., J.M. Soler, L.V. Loon, J. Eikenberg, B. Baeyens, D. Grolimund, T. Gimmi</w:t>
      </w:r>
      <w:r w:rsidRPr="00696FC2">
        <w:rPr>
          <w:rFonts w:ascii="Arial" w:hAnsi="Arial" w:cs="Arial"/>
          <w:noProof/>
          <w:sz w:val="22"/>
          <w:szCs w:val="22"/>
        </w:rPr>
        <w:t xml:space="preserve"> </w:t>
      </w:r>
      <w:r w:rsidRPr="003E7E7D">
        <w:t>and S.  Dewonck.  2008.  Diffusion of HTO, Br-, I-, Cs+, 85-Sr2+ and 60-Co2+ in a clay formation: Results and modelling from an in-situ experiment in Opalinus Clay.  Applied Geochemistry, 23, 678-691.</w:t>
      </w:r>
    </w:p>
    <w:p w14:paraId="35FC7AA6" w14:textId="78527142" w:rsidR="00456491" w:rsidRPr="00456491" w:rsidRDefault="00456491" w:rsidP="00456491">
      <w:pPr>
        <w:pStyle w:val="Bibliography"/>
        <w:spacing w:before="240"/>
        <w:ind w:left="720" w:hanging="720"/>
        <w:jc w:val="left"/>
      </w:pPr>
      <w:r>
        <w:t>Wolery, T.J.  1992.  EQ3/6, A Software Package for Geochemical Modeling of Aqueous Systems: Package Overview and Installation Guide (Version 7.0).  UCRL-MA-110662  PT  I.  Livermore, California: Lawrence Livermore National Laboratory. TIC: 205087.</w:t>
      </w:r>
    </w:p>
    <w:p w14:paraId="6F1A2B38" w14:textId="1DA0E8E1" w:rsidR="00D472F2" w:rsidRDefault="00D472F2" w:rsidP="00D14954">
      <w:pPr>
        <w:pStyle w:val="Bibliography"/>
        <w:spacing w:before="240"/>
        <w:ind w:left="720" w:hanging="720"/>
        <w:jc w:val="left"/>
      </w:pPr>
      <w:r>
        <w:t>Xie, M., P</w:t>
      </w:r>
      <w:r w:rsidR="004474F5">
        <w:t xml:space="preserve">.  </w:t>
      </w:r>
      <w:r>
        <w:t>Rasouli, K.U</w:t>
      </w:r>
      <w:r w:rsidR="004474F5">
        <w:t xml:space="preserve">.  </w:t>
      </w:r>
      <w:r>
        <w:t>Mayer and K.T.B</w:t>
      </w:r>
      <w:r w:rsidR="004474F5">
        <w:t xml:space="preserve">.  </w:t>
      </w:r>
      <w:r w:rsidR="009A6C7B">
        <w:t xml:space="preserve">MacQuarrie </w:t>
      </w:r>
      <w:r>
        <w:t>2014</w:t>
      </w:r>
      <w:r w:rsidR="004474F5">
        <w:t xml:space="preserve">.  </w:t>
      </w:r>
      <w:r>
        <w:t>Reactive Transport Modelling of In-situ Diffusion Experiments for the Mont Terri Project, MIN3P-</w:t>
      </w:r>
      <w:r>
        <w:lastRenderedPageBreak/>
        <w:t>THCm Code Enhancements and Numerical Simulations, NWMO Technical Report</w:t>
      </w:r>
      <w:r w:rsidR="00A778A0">
        <w:t xml:space="preserve"> NWMO TR-2014-25</w:t>
      </w:r>
      <w:r>
        <w:t>, December 2014.</w:t>
      </w:r>
    </w:p>
    <w:p w14:paraId="1B4B926E" w14:textId="09908B3C" w:rsidR="00A778A0" w:rsidRPr="00A778A0" w:rsidRDefault="00A778A0" w:rsidP="00B71C7E">
      <w:pPr>
        <w:pStyle w:val="Bibliography"/>
        <w:spacing w:before="240"/>
        <w:ind w:left="720" w:hanging="720"/>
        <w:jc w:val="left"/>
      </w:pPr>
      <w:r>
        <w:t>Xie, M., P</w:t>
      </w:r>
      <w:r w:rsidR="004474F5">
        <w:t xml:space="preserve">.  </w:t>
      </w:r>
      <w:r>
        <w:t>Rasouli, K.U</w:t>
      </w:r>
      <w:r w:rsidR="004474F5">
        <w:t xml:space="preserve">.  </w:t>
      </w:r>
      <w:r>
        <w:t>Mayer and K.T.B</w:t>
      </w:r>
      <w:r w:rsidR="004474F5">
        <w:t xml:space="preserve">.  </w:t>
      </w:r>
      <w:r w:rsidR="009A6C7B">
        <w:t>MacQuarrie 2014a</w:t>
      </w:r>
      <w:r w:rsidR="004474F5">
        <w:t xml:space="preserve">.  </w:t>
      </w:r>
      <w:r>
        <w:t>Reactive Transport Modelling of Diffusion in Low Permeable Media – MIN3P-THCm Simulations of EBS TF-C Compacted Bentonite Diffusion Experiments, NWMO Technical Report, NWMO TR-2014-23, December 2014.</w:t>
      </w:r>
    </w:p>
    <w:p w14:paraId="4190FD9A" w14:textId="4F904EC5" w:rsidR="00913949" w:rsidRPr="00913949" w:rsidRDefault="00E41CD3" w:rsidP="00E41CD3">
      <w:pPr>
        <w:widowControl/>
        <w:spacing w:before="0" w:after="0"/>
        <w:jc w:val="left"/>
      </w:pPr>
      <w:r>
        <w:br w:type="page"/>
      </w:r>
    </w:p>
    <w:p w14:paraId="725DE265" w14:textId="77777777" w:rsidR="00047841" w:rsidRPr="00BC04E3" w:rsidRDefault="002C6E12" w:rsidP="000D4D27">
      <w:pPr>
        <w:pStyle w:val="Heading1"/>
        <w:numPr>
          <w:ilvl w:val="0"/>
          <w:numId w:val="0"/>
        </w:numPr>
        <w:ind w:left="432" w:hanging="432"/>
      </w:pPr>
      <w:bookmarkStart w:id="1443" w:name="_Ref223331117"/>
      <w:bookmarkStart w:id="1444" w:name="_Toc224129147"/>
      <w:bookmarkStart w:id="1445" w:name="_Toc229821385"/>
      <w:bookmarkStart w:id="1446" w:name="_Toc231882586"/>
      <w:bookmarkStart w:id="1447" w:name="_Toc275446534"/>
      <w:bookmarkStart w:id="1448" w:name="_Toc275446698"/>
      <w:bookmarkStart w:id="1449" w:name="_Toc284523340"/>
      <w:bookmarkStart w:id="1450" w:name="_Toc286733604"/>
      <w:bookmarkStart w:id="1451" w:name="_Toc288591484"/>
      <w:bookmarkStart w:id="1452" w:name="_Ref302395179"/>
      <w:bookmarkStart w:id="1453" w:name="_Toc520374875"/>
      <w:r>
        <w:lastRenderedPageBreak/>
        <w:t xml:space="preserve">Appendix </w:t>
      </w:r>
      <w:r w:rsidR="00047841">
        <w:t>I:</w:t>
      </w:r>
      <w:r w:rsidR="00047841" w:rsidRPr="00D910F5">
        <w:t xml:space="preserve"> P</w:t>
      </w:r>
      <w:r w:rsidR="00047841">
        <w:t>ITZER VIRIAL COEFFICIENTS DATA BASE FOR MODEL VERIFICATION</w:t>
      </w:r>
      <w:bookmarkEnd w:id="1443"/>
      <w:bookmarkEnd w:id="1444"/>
      <w:bookmarkEnd w:id="1445"/>
      <w:bookmarkEnd w:id="1446"/>
      <w:bookmarkEnd w:id="1447"/>
      <w:bookmarkEnd w:id="1448"/>
      <w:bookmarkEnd w:id="1449"/>
      <w:bookmarkEnd w:id="1450"/>
      <w:bookmarkEnd w:id="1451"/>
      <w:bookmarkEnd w:id="1452"/>
      <w:bookmarkEnd w:id="1453"/>
    </w:p>
    <w:p w14:paraId="16C33AA6" w14:textId="27F7F9DB" w:rsidR="00047841" w:rsidRDefault="00047841" w:rsidP="00047841">
      <w:pPr>
        <w:rPr>
          <w:rFonts w:cs="Arial"/>
          <w:szCs w:val="22"/>
        </w:rPr>
      </w:pPr>
      <w:r>
        <w:rPr>
          <w:rFonts w:cs="Arial"/>
          <w:szCs w:val="22"/>
        </w:rPr>
        <w:t>This section</w:t>
      </w:r>
      <w:r w:rsidRPr="00D910F5">
        <w:rPr>
          <w:rFonts w:cs="Arial"/>
          <w:szCs w:val="22"/>
        </w:rPr>
        <w:t xml:space="preserve"> </w:t>
      </w:r>
      <w:r>
        <w:rPr>
          <w:rFonts w:cs="Arial"/>
          <w:szCs w:val="22"/>
        </w:rPr>
        <w:t>presents</w:t>
      </w:r>
      <w:r w:rsidRPr="00D910F5">
        <w:rPr>
          <w:rFonts w:cs="Arial"/>
          <w:szCs w:val="22"/>
        </w:rPr>
        <w:t xml:space="preserve"> the Pitzer virial coefficients used in </w:t>
      </w:r>
      <w:r>
        <w:rPr>
          <w:rFonts w:cs="Arial"/>
          <w:szCs w:val="22"/>
        </w:rPr>
        <w:t xml:space="preserve">the reactive transport verification example described in </w:t>
      </w:r>
      <w:r>
        <w:rPr>
          <w:rFonts w:cs="Arial"/>
          <w:b/>
          <w:szCs w:val="22"/>
        </w:rPr>
        <w:t xml:space="preserve">section </w:t>
      </w:r>
      <w:r>
        <w:rPr>
          <w:rFonts w:cs="Arial"/>
          <w:b/>
          <w:szCs w:val="22"/>
        </w:rPr>
        <w:fldChar w:fldCharType="begin"/>
      </w:r>
      <w:r>
        <w:rPr>
          <w:rFonts w:cs="Arial"/>
          <w:b/>
          <w:szCs w:val="22"/>
        </w:rPr>
        <w:instrText xml:space="preserve"> REF _Ref383525016 \r \h </w:instrText>
      </w:r>
      <w:r>
        <w:rPr>
          <w:rFonts w:cs="Arial"/>
          <w:b/>
          <w:szCs w:val="22"/>
        </w:rPr>
      </w:r>
      <w:r>
        <w:rPr>
          <w:rFonts w:cs="Arial"/>
          <w:b/>
          <w:szCs w:val="22"/>
        </w:rPr>
        <w:fldChar w:fldCharType="separate"/>
      </w:r>
      <w:r w:rsidR="00B560DA">
        <w:rPr>
          <w:rFonts w:cs="Arial"/>
          <w:b/>
          <w:szCs w:val="22"/>
        </w:rPr>
        <w:t>2.1.4</w:t>
      </w:r>
      <w:r>
        <w:rPr>
          <w:rFonts w:cs="Arial"/>
          <w:b/>
          <w:szCs w:val="22"/>
        </w:rPr>
        <w:fldChar w:fldCharType="end"/>
      </w:r>
      <w:r w:rsidR="004474F5">
        <w:rPr>
          <w:rFonts w:cs="Arial"/>
          <w:szCs w:val="22"/>
        </w:rPr>
        <w:t xml:space="preserve">.  </w:t>
      </w:r>
      <w:r>
        <w:rPr>
          <w:rFonts w:cs="Arial"/>
          <w:noProof/>
          <w:szCs w:val="22"/>
        </w:rPr>
        <w:t xml:space="preserve">The coefficients are based on the work from </w:t>
      </w:r>
      <w:r w:rsidRPr="00132553">
        <w:rPr>
          <w:rFonts w:cs="Arial"/>
          <w:noProof/>
          <w:szCs w:val="22"/>
        </w:rPr>
        <w:t xml:space="preserve">Harvie </w:t>
      </w:r>
      <w:r w:rsidR="004474F5">
        <w:rPr>
          <w:rFonts w:cs="Arial"/>
          <w:noProof/>
          <w:szCs w:val="22"/>
        </w:rPr>
        <w:t xml:space="preserve">et al. </w:t>
      </w:r>
      <w:r w:rsidRPr="00132553">
        <w:rPr>
          <w:rFonts w:cs="Arial"/>
          <w:noProof/>
          <w:szCs w:val="22"/>
        </w:rPr>
        <w:t>(1984)</w:t>
      </w:r>
      <w:r w:rsidRPr="00132553">
        <w:rPr>
          <w:rFonts w:cs="Arial"/>
          <w:szCs w:val="22"/>
        </w:rPr>
        <w:t xml:space="preserve"> and </w:t>
      </w:r>
      <w:r w:rsidRPr="00132553">
        <w:rPr>
          <w:rFonts w:cs="Arial"/>
          <w:noProof/>
          <w:szCs w:val="22"/>
        </w:rPr>
        <w:t>Greenberg and M</w:t>
      </w:r>
      <w:r>
        <w:rPr>
          <w:rFonts w:cs="Arial"/>
          <w:noProof/>
          <w:szCs w:val="22"/>
        </w:rPr>
        <w:t>ö</w:t>
      </w:r>
      <w:r w:rsidRPr="00132553">
        <w:rPr>
          <w:rFonts w:cs="Arial"/>
          <w:noProof/>
          <w:szCs w:val="22"/>
        </w:rPr>
        <w:t>ller (1989)</w:t>
      </w:r>
      <w:r>
        <w:rPr>
          <w:rFonts w:cs="Arial"/>
          <w:noProof/>
          <w:szCs w:val="22"/>
        </w:rPr>
        <w:t>.</w:t>
      </w:r>
    </w:p>
    <w:p w14:paraId="5AADB2D1" w14:textId="1A21494B" w:rsidR="00047841" w:rsidRPr="0082020C" w:rsidRDefault="00047841" w:rsidP="00687205">
      <w:pPr>
        <w:pStyle w:val="StyleCaptionTableCaptionCentered"/>
      </w:pPr>
      <w:bookmarkStart w:id="1454" w:name="_Ref295916643"/>
      <w:r>
        <w:t>Table III</w:t>
      </w:r>
      <w:r w:rsidR="004474F5">
        <w:t xml:space="preserve">.  </w:t>
      </w:r>
      <w:r>
        <w:fldChar w:fldCharType="begin"/>
      </w:r>
      <w:r>
        <w:instrText xml:space="preserve"> SEQ Table_B. \* ARABIC </w:instrText>
      </w:r>
      <w:r>
        <w:fldChar w:fldCharType="separate"/>
      </w:r>
      <w:r w:rsidR="00B560DA">
        <w:rPr>
          <w:noProof/>
        </w:rPr>
        <w:t>1</w:t>
      </w:r>
      <w:r>
        <w:fldChar w:fldCharType="end"/>
      </w:r>
      <w:r>
        <w:t>:</w:t>
      </w:r>
      <w:r w:rsidRPr="0082020C">
        <w:t xml:space="preserve"> </w:t>
      </w:r>
      <w:bookmarkStart w:id="1455" w:name="_Ref295916512"/>
      <w:r w:rsidRPr="00A13A1C">
        <w:t xml:space="preserve">Pitzer Virial Coefficients Used </w:t>
      </w:r>
      <w:r>
        <w:t>for Model Verification – Part 1</w:t>
      </w:r>
      <w:bookmarkEnd w:id="1454"/>
      <w:bookmarkEnd w:id="1455"/>
    </w:p>
    <w:tbl>
      <w:tblPr>
        <w:tblW w:w="0" w:type="auto"/>
        <w:jc w:val="center"/>
        <w:tblLook w:val="04A0" w:firstRow="1" w:lastRow="0" w:firstColumn="1" w:lastColumn="0" w:noHBand="0" w:noVBand="1"/>
      </w:tblPr>
      <w:tblGrid>
        <w:gridCol w:w="987"/>
        <w:gridCol w:w="961"/>
        <w:gridCol w:w="1334"/>
        <w:gridCol w:w="1170"/>
        <w:gridCol w:w="1128"/>
        <w:gridCol w:w="1128"/>
      </w:tblGrid>
      <w:tr w:rsidR="00047841" w:rsidRPr="00D910F5" w14:paraId="50FF076F" w14:textId="77777777" w:rsidTr="00047841">
        <w:trPr>
          <w:jc w:val="center"/>
        </w:trPr>
        <w:tc>
          <w:tcPr>
            <w:tcW w:w="987" w:type="dxa"/>
            <w:tcBorders>
              <w:top w:val="single" w:sz="4" w:space="0" w:color="auto"/>
              <w:bottom w:val="single" w:sz="4" w:space="0" w:color="auto"/>
            </w:tcBorders>
            <w:vAlign w:val="center"/>
          </w:tcPr>
          <w:p w14:paraId="54B1E4D3" w14:textId="77777777" w:rsidR="00047841" w:rsidRPr="00FA2344" w:rsidRDefault="00047841" w:rsidP="00047841">
            <w:pPr>
              <w:spacing w:before="0" w:after="0"/>
              <w:jc w:val="center"/>
              <w:rPr>
                <w:rFonts w:cs="Arial"/>
                <w:b/>
                <w:szCs w:val="22"/>
              </w:rPr>
            </w:pPr>
            <w:r w:rsidRPr="00FA2344">
              <w:rPr>
                <w:rFonts w:cs="Arial"/>
                <w:b/>
                <w:szCs w:val="22"/>
              </w:rPr>
              <w:t>Cation</w:t>
            </w:r>
          </w:p>
        </w:tc>
        <w:tc>
          <w:tcPr>
            <w:tcW w:w="961" w:type="dxa"/>
            <w:tcBorders>
              <w:top w:val="single" w:sz="4" w:space="0" w:color="auto"/>
              <w:bottom w:val="single" w:sz="4" w:space="0" w:color="auto"/>
            </w:tcBorders>
            <w:vAlign w:val="center"/>
          </w:tcPr>
          <w:p w14:paraId="47A457E1" w14:textId="77777777" w:rsidR="00047841" w:rsidRPr="00FA2344" w:rsidRDefault="00047841" w:rsidP="00047841">
            <w:pPr>
              <w:keepLines/>
              <w:tabs>
                <w:tab w:val="center" w:pos="4320"/>
              </w:tabs>
              <w:spacing w:before="0" w:after="0"/>
              <w:jc w:val="center"/>
              <w:rPr>
                <w:rFonts w:cs="Arial"/>
                <w:b/>
                <w:szCs w:val="22"/>
              </w:rPr>
            </w:pPr>
            <w:r w:rsidRPr="00FA2344">
              <w:rPr>
                <w:rFonts w:cs="Arial"/>
                <w:b/>
                <w:szCs w:val="22"/>
              </w:rPr>
              <w:t>Anion</w:t>
            </w:r>
          </w:p>
        </w:tc>
        <w:tc>
          <w:tcPr>
            <w:tcW w:w="1334" w:type="dxa"/>
            <w:tcBorders>
              <w:top w:val="single" w:sz="4" w:space="0" w:color="auto"/>
              <w:bottom w:val="single" w:sz="4" w:space="0" w:color="auto"/>
            </w:tcBorders>
            <w:vAlign w:val="center"/>
          </w:tcPr>
          <w:p w14:paraId="06CC3BCB" w14:textId="77777777" w:rsidR="00047841" w:rsidRPr="00FA2344" w:rsidRDefault="00047841" w:rsidP="00047841">
            <w:pPr>
              <w:keepLines/>
              <w:tabs>
                <w:tab w:val="center" w:pos="4320"/>
              </w:tabs>
              <w:spacing w:before="0" w:after="0"/>
              <w:jc w:val="center"/>
              <w:rPr>
                <w:rFonts w:cs="Arial"/>
                <w:b/>
                <w:szCs w:val="22"/>
              </w:rPr>
            </w:pPr>
            <w:r w:rsidRPr="00FA2344">
              <w:rPr>
                <w:rFonts w:cs="Arial"/>
                <w:b/>
                <w:szCs w:val="22"/>
              </w:rPr>
              <w:t>β</w:t>
            </w:r>
            <w:r w:rsidRPr="00FA2344">
              <w:rPr>
                <w:rFonts w:cs="Arial"/>
                <w:b/>
                <w:szCs w:val="22"/>
                <w:vertAlign w:val="superscript"/>
              </w:rPr>
              <w:t>(0)</w:t>
            </w:r>
          </w:p>
        </w:tc>
        <w:tc>
          <w:tcPr>
            <w:tcW w:w="1170" w:type="dxa"/>
            <w:tcBorders>
              <w:top w:val="single" w:sz="4" w:space="0" w:color="auto"/>
              <w:bottom w:val="single" w:sz="4" w:space="0" w:color="auto"/>
            </w:tcBorders>
            <w:vAlign w:val="center"/>
          </w:tcPr>
          <w:p w14:paraId="641E812F" w14:textId="77777777" w:rsidR="00047841" w:rsidRPr="00FA2344" w:rsidRDefault="00047841" w:rsidP="00047841">
            <w:pPr>
              <w:keepLines/>
              <w:tabs>
                <w:tab w:val="center" w:pos="4320"/>
              </w:tabs>
              <w:spacing w:before="0" w:after="0"/>
              <w:jc w:val="center"/>
              <w:rPr>
                <w:rFonts w:cs="Arial"/>
                <w:b/>
                <w:szCs w:val="22"/>
              </w:rPr>
            </w:pPr>
            <w:r w:rsidRPr="00FA2344">
              <w:rPr>
                <w:rFonts w:cs="Arial"/>
                <w:b/>
                <w:szCs w:val="22"/>
              </w:rPr>
              <w:t>β</w:t>
            </w:r>
            <w:r w:rsidRPr="00FA2344">
              <w:rPr>
                <w:rFonts w:cs="Arial"/>
                <w:b/>
                <w:szCs w:val="22"/>
                <w:vertAlign w:val="superscript"/>
              </w:rPr>
              <w:t>(1)</w:t>
            </w:r>
          </w:p>
        </w:tc>
        <w:tc>
          <w:tcPr>
            <w:tcW w:w="1128" w:type="dxa"/>
            <w:tcBorders>
              <w:top w:val="single" w:sz="4" w:space="0" w:color="auto"/>
              <w:bottom w:val="single" w:sz="4" w:space="0" w:color="auto"/>
            </w:tcBorders>
            <w:vAlign w:val="center"/>
          </w:tcPr>
          <w:p w14:paraId="014EC8E3" w14:textId="77777777" w:rsidR="00047841" w:rsidRPr="00FA2344" w:rsidRDefault="00047841" w:rsidP="00047841">
            <w:pPr>
              <w:keepLines/>
              <w:tabs>
                <w:tab w:val="center" w:pos="4320"/>
              </w:tabs>
              <w:spacing w:before="0" w:after="0"/>
              <w:jc w:val="center"/>
              <w:rPr>
                <w:rFonts w:cs="Arial"/>
                <w:b/>
                <w:szCs w:val="22"/>
              </w:rPr>
            </w:pPr>
            <w:r w:rsidRPr="00FA2344">
              <w:rPr>
                <w:rFonts w:cs="Arial"/>
                <w:b/>
                <w:szCs w:val="22"/>
              </w:rPr>
              <w:t>β</w:t>
            </w:r>
            <w:r w:rsidRPr="00FA2344">
              <w:rPr>
                <w:rFonts w:cs="Arial"/>
                <w:b/>
                <w:szCs w:val="22"/>
                <w:vertAlign w:val="superscript"/>
              </w:rPr>
              <w:t>(2)</w:t>
            </w:r>
          </w:p>
        </w:tc>
        <w:tc>
          <w:tcPr>
            <w:tcW w:w="1128" w:type="dxa"/>
            <w:tcBorders>
              <w:top w:val="single" w:sz="4" w:space="0" w:color="auto"/>
              <w:bottom w:val="single" w:sz="4" w:space="0" w:color="auto"/>
            </w:tcBorders>
          </w:tcPr>
          <w:p w14:paraId="467D53A7" w14:textId="77777777" w:rsidR="00047841" w:rsidRPr="00FA2344" w:rsidRDefault="00047841" w:rsidP="00047841">
            <w:pPr>
              <w:keepLines/>
              <w:tabs>
                <w:tab w:val="center" w:pos="4320"/>
              </w:tabs>
              <w:spacing w:before="0" w:after="0"/>
              <w:jc w:val="center"/>
              <w:rPr>
                <w:rFonts w:cs="Arial"/>
                <w:b/>
                <w:szCs w:val="22"/>
              </w:rPr>
            </w:pPr>
            <w:r w:rsidRPr="00FA2344">
              <w:rPr>
                <w:rFonts w:cs="Arial"/>
                <w:b/>
                <w:szCs w:val="22"/>
              </w:rPr>
              <w:t>C</w:t>
            </w:r>
            <w:r w:rsidRPr="00447FAD">
              <w:rPr>
                <w:rFonts w:ascii="Cambria Math" w:hAnsi="Cambria Math" w:cs="Cambria Math"/>
                <w:b/>
                <w:szCs w:val="22"/>
                <w:vertAlign w:val="superscript"/>
              </w:rPr>
              <w:sym w:font="Symbol" w:char="F06A"/>
            </w:r>
          </w:p>
        </w:tc>
      </w:tr>
      <w:tr w:rsidR="002E7BD3" w:rsidRPr="00D910F5" w14:paraId="098413DB" w14:textId="77777777" w:rsidTr="00DE6BEF">
        <w:trPr>
          <w:jc w:val="center"/>
        </w:trPr>
        <w:tc>
          <w:tcPr>
            <w:tcW w:w="987" w:type="dxa"/>
            <w:tcBorders>
              <w:top w:val="single" w:sz="4" w:space="0" w:color="auto"/>
            </w:tcBorders>
            <w:vAlign w:val="center"/>
          </w:tcPr>
          <w:p w14:paraId="62CD037D"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tcBorders>
              <w:top w:val="single" w:sz="4" w:space="0" w:color="auto"/>
            </w:tcBorders>
            <w:vAlign w:val="center"/>
          </w:tcPr>
          <w:p w14:paraId="6E0BCE44"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tcBorders>
              <w:top w:val="single" w:sz="4" w:space="0" w:color="auto"/>
            </w:tcBorders>
            <w:vAlign w:val="bottom"/>
          </w:tcPr>
          <w:p w14:paraId="55F4EA35" w14:textId="77777777" w:rsidR="002E7BD3" w:rsidRPr="002E7BD3" w:rsidRDefault="002E7BD3" w:rsidP="002E7BD3">
            <w:pPr>
              <w:spacing w:before="0" w:after="0"/>
              <w:jc w:val="center"/>
              <w:rPr>
                <w:rFonts w:cs="Arial"/>
                <w:szCs w:val="22"/>
              </w:rPr>
            </w:pPr>
            <w:r w:rsidRPr="002E7BD3">
              <w:rPr>
                <w:rFonts w:cs="Arial"/>
                <w:szCs w:val="22"/>
              </w:rPr>
              <w:t>0.07456</w:t>
            </w:r>
          </w:p>
        </w:tc>
        <w:tc>
          <w:tcPr>
            <w:tcW w:w="1170" w:type="dxa"/>
            <w:tcBorders>
              <w:top w:val="single" w:sz="4" w:space="0" w:color="auto"/>
            </w:tcBorders>
            <w:vAlign w:val="bottom"/>
          </w:tcPr>
          <w:p w14:paraId="2FC9D57C" w14:textId="77777777" w:rsidR="002E7BD3" w:rsidRPr="002E7BD3" w:rsidRDefault="002E7BD3" w:rsidP="002E7BD3">
            <w:pPr>
              <w:spacing w:before="0" w:after="0"/>
              <w:jc w:val="center"/>
              <w:rPr>
                <w:rFonts w:cs="Arial"/>
                <w:szCs w:val="22"/>
              </w:rPr>
            </w:pPr>
            <w:r w:rsidRPr="002E7BD3">
              <w:rPr>
                <w:rFonts w:cs="Arial"/>
                <w:szCs w:val="22"/>
              </w:rPr>
              <w:t>0.27524</w:t>
            </w:r>
          </w:p>
        </w:tc>
        <w:tc>
          <w:tcPr>
            <w:tcW w:w="1128" w:type="dxa"/>
            <w:tcBorders>
              <w:top w:val="single" w:sz="4" w:space="0" w:color="auto"/>
            </w:tcBorders>
            <w:vAlign w:val="bottom"/>
          </w:tcPr>
          <w:p w14:paraId="6D0FD4E7"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tcBorders>
              <w:top w:val="single" w:sz="4" w:space="0" w:color="auto"/>
            </w:tcBorders>
            <w:vAlign w:val="bottom"/>
          </w:tcPr>
          <w:p w14:paraId="1367A07A" w14:textId="77777777" w:rsidR="002E7BD3" w:rsidRPr="002E7BD3" w:rsidRDefault="002E7BD3" w:rsidP="002E7BD3">
            <w:pPr>
              <w:spacing w:before="0" w:after="0"/>
              <w:jc w:val="center"/>
              <w:rPr>
                <w:rFonts w:cs="Arial"/>
                <w:szCs w:val="22"/>
              </w:rPr>
            </w:pPr>
            <w:r w:rsidRPr="002E7BD3">
              <w:rPr>
                <w:rFonts w:cs="Arial"/>
                <w:szCs w:val="22"/>
              </w:rPr>
              <w:t>0.00077</w:t>
            </w:r>
          </w:p>
        </w:tc>
      </w:tr>
      <w:tr w:rsidR="002E7BD3" w:rsidRPr="00D910F5" w14:paraId="63DCCF4A" w14:textId="77777777" w:rsidTr="00DE6BEF">
        <w:trPr>
          <w:jc w:val="center"/>
        </w:trPr>
        <w:tc>
          <w:tcPr>
            <w:tcW w:w="987" w:type="dxa"/>
            <w:vAlign w:val="center"/>
          </w:tcPr>
          <w:p w14:paraId="2AFA807E"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vAlign w:val="center"/>
          </w:tcPr>
          <w:p w14:paraId="672023A2"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5703F117" w14:textId="77777777" w:rsidR="002E7BD3" w:rsidRPr="002E7BD3" w:rsidRDefault="002E7BD3" w:rsidP="002E7BD3">
            <w:pPr>
              <w:spacing w:before="0" w:after="0"/>
              <w:jc w:val="center"/>
              <w:rPr>
                <w:rFonts w:cs="Arial"/>
                <w:szCs w:val="22"/>
              </w:rPr>
            </w:pPr>
            <w:r w:rsidRPr="002E7BD3">
              <w:rPr>
                <w:rFonts w:cs="Arial"/>
                <w:szCs w:val="22"/>
              </w:rPr>
              <w:t>0.04778</w:t>
            </w:r>
          </w:p>
        </w:tc>
        <w:tc>
          <w:tcPr>
            <w:tcW w:w="1170" w:type="dxa"/>
            <w:vAlign w:val="bottom"/>
          </w:tcPr>
          <w:p w14:paraId="4D44E721" w14:textId="77777777" w:rsidR="002E7BD3" w:rsidRPr="002E7BD3" w:rsidRDefault="002E7BD3" w:rsidP="002E7BD3">
            <w:pPr>
              <w:spacing w:before="0" w:after="0"/>
              <w:jc w:val="center"/>
              <w:rPr>
                <w:rFonts w:cs="Arial"/>
                <w:szCs w:val="22"/>
              </w:rPr>
            </w:pPr>
            <w:r w:rsidRPr="002E7BD3">
              <w:rPr>
                <w:rFonts w:cs="Arial"/>
                <w:szCs w:val="22"/>
              </w:rPr>
              <w:t>0.21551</w:t>
            </w:r>
          </w:p>
        </w:tc>
        <w:tc>
          <w:tcPr>
            <w:tcW w:w="1128" w:type="dxa"/>
            <w:vAlign w:val="bottom"/>
          </w:tcPr>
          <w:p w14:paraId="6763CCC7"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7AB3EECB" w14:textId="77777777" w:rsidR="002E7BD3" w:rsidRPr="002E7BD3" w:rsidRDefault="002E7BD3" w:rsidP="002E7BD3">
            <w:pPr>
              <w:spacing w:before="0" w:after="0"/>
              <w:jc w:val="center"/>
              <w:rPr>
                <w:rFonts w:cs="Arial"/>
                <w:szCs w:val="22"/>
              </w:rPr>
            </w:pPr>
            <w:r w:rsidRPr="002E7BD3">
              <w:rPr>
                <w:rFonts w:cs="Arial"/>
                <w:szCs w:val="22"/>
              </w:rPr>
              <w:t>-0.00037</w:t>
            </w:r>
          </w:p>
        </w:tc>
      </w:tr>
      <w:tr w:rsidR="002E7BD3" w:rsidRPr="00D910F5" w14:paraId="0D3301F3" w14:textId="77777777" w:rsidTr="00DE6BEF">
        <w:trPr>
          <w:jc w:val="center"/>
        </w:trPr>
        <w:tc>
          <w:tcPr>
            <w:tcW w:w="987" w:type="dxa"/>
            <w:vAlign w:val="center"/>
          </w:tcPr>
          <w:p w14:paraId="2909394E" w14:textId="77777777" w:rsidR="002E7BD3" w:rsidRPr="00FA2344" w:rsidRDefault="002E7BD3" w:rsidP="00047841">
            <w:pPr>
              <w:spacing w:before="0" w:after="0"/>
              <w:jc w:val="center"/>
              <w:rPr>
                <w:rFonts w:cs="Arial"/>
                <w:szCs w:val="22"/>
              </w:rPr>
            </w:pPr>
            <w:r w:rsidRPr="00FA2344">
              <w:rPr>
                <w:rFonts w:cs="Arial"/>
                <w:szCs w:val="22"/>
              </w:rPr>
              <w:t>Mg</w:t>
            </w:r>
            <w:r w:rsidRPr="00FA2344">
              <w:rPr>
                <w:rFonts w:cs="Arial"/>
                <w:szCs w:val="22"/>
                <w:vertAlign w:val="superscript"/>
              </w:rPr>
              <w:t>2+</w:t>
            </w:r>
          </w:p>
        </w:tc>
        <w:tc>
          <w:tcPr>
            <w:tcW w:w="961" w:type="dxa"/>
            <w:vAlign w:val="center"/>
          </w:tcPr>
          <w:p w14:paraId="61E81CA2"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209F4EA4" w14:textId="77777777" w:rsidR="002E7BD3" w:rsidRPr="002E7BD3" w:rsidRDefault="002E7BD3" w:rsidP="002E7BD3">
            <w:pPr>
              <w:spacing w:before="0" w:after="0"/>
              <w:jc w:val="center"/>
              <w:rPr>
                <w:rFonts w:cs="Arial"/>
                <w:szCs w:val="22"/>
              </w:rPr>
            </w:pPr>
            <w:r w:rsidRPr="002E7BD3">
              <w:rPr>
                <w:rFonts w:cs="Arial"/>
                <w:szCs w:val="22"/>
              </w:rPr>
              <w:t>0.35114</w:t>
            </w:r>
          </w:p>
        </w:tc>
        <w:tc>
          <w:tcPr>
            <w:tcW w:w="1170" w:type="dxa"/>
            <w:vAlign w:val="bottom"/>
          </w:tcPr>
          <w:p w14:paraId="1A98B09D" w14:textId="77777777" w:rsidR="002E7BD3" w:rsidRPr="002E7BD3" w:rsidRDefault="002E7BD3" w:rsidP="002E7BD3">
            <w:pPr>
              <w:spacing w:before="0" w:after="0"/>
              <w:jc w:val="center"/>
              <w:rPr>
                <w:rFonts w:cs="Arial"/>
                <w:szCs w:val="22"/>
              </w:rPr>
            </w:pPr>
            <w:r w:rsidRPr="002E7BD3">
              <w:rPr>
                <w:rFonts w:cs="Arial"/>
                <w:szCs w:val="22"/>
              </w:rPr>
              <w:t>1.65325</w:t>
            </w:r>
          </w:p>
        </w:tc>
        <w:tc>
          <w:tcPr>
            <w:tcW w:w="1128" w:type="dxa"/>
            <w:vAlign w:val="bottom"/>
          </w:tcPr>
          <w:p w14:paraId="6EBC3200"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44D72854" w14:textId="77777777" w:rsidR="002E7BD3" w:rsidRPr="002E7BD3" w:rsidRDefault="002E7BD3" w:rsidP="002E7BD3">
            <w:pPr>
              <w:spacing w:before="0" w:after="0"/>
              <w:jc w:val="center"/>
              <w:rPr>
                <w:rFonts w:cs="Arial"/>
                <w:szCs w:val="22"/>
              </w:rPr>
            </w:pPr>
            <w:r w:rsidRPr="002E7BD3">
              <w:rPr>
                <w:rFonts w:cs="Arial"/>
                <w:szCs w:val="22"/>
              </w:rPr>
              <w:t>0.00231</w:t>
            </w:r>
          </w:p>
        </w:tc>
      </w:tr>
      <w:tr w:rsidR="002E7BD3" w:rsidRPr="00D910F5" w14:paraId="78BCCF44" w14:textId="77777777" w:rsidTr="00DE6BEF">
        <w:trPr>
          <w:trHeight w:val="449"/>
          <w:jc w:val="center"/>
        </w:trPr>
        <w:tc>
          <w:tcPr>
            <w:tcW w:w="987" w:type="dxa"/>
            <w:vAlign w:val="center"/>
          </w:tcPr>
          <w:p w14:paraId="78DE7C2C" w14:textId="77777777" w:rsidR="002E7BD3" w:rsidRPr="00FA2344" w:rsidRDefault="002E7BD3" w:rsidP="00047841">
            <w:pPr>
              <w:spacing w:before="0" w:after="0"/>
              <w:jc w:val="center"/>
              <w:rPr>
                <w:rFonts w:cs="Arial"/>
                <w:szCs w:val="22"/>
              </w:rPr>
            </w:pPr>
            <w:r w:rsidRPr="00FA2344">
              <w:rPr>
                <w:rFonts w:cs="Arial"/>
                <w:szCs w:val="22"/>
              </w:rPr>
              <w:t>Ca</w:t>
            </w:r>
            <w:r w:rsidRPr="00FA2344">
              <w:rPr>
                <w:rFonts w:cs="Arial"/>
                <w:szCs w:val="22"/>
                <w:vertAlign w:val="superscript"/>
              </w:rPr>
              <w:t>2+</w:t>
            </w:r>
          </w:p>
        </w:tc>
        <w:tc>
          <w:tcPr>
            <w:tcW w:w="961" w:type="dxa"/>
            <w:vAlign w:val="center"/>
          </w:tcPr>
          <w:p w14:paraId="0A4EAD55"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075C4769" w14:textId="77777777" w:rsidR="002E7BD3" w:rsidRPr="002E7BD3" w:rsidRDefault="002E7BD3" w:rsidP="002E7BD3">
            <w:pPr>
              <w:spacing w:before="0" w:after="0"/>
              <w:jc w:val="center"/>
              <w:rPr>
                <w:rFonts w:cs="Arial"/>
                <w:szCs w:val="22"/>
              </w:rPr>
            </w:pPr>
            <w:r w:rsidRPr="002E7BD3">
              <w:rPr>
                <w:rFonts w:cs="Arial"/>
                <w:szCs w:val="22"/>
              </w:rPr>
              <w:t>0.30382</w:t>
            </w:r>
          </w:p>
        </w:tc>
        <w:tc>
          <w:tcPr>
            <w:tcW w:w="1170" w:type="dxa"/>
            <w:vAlign w:val="bottom"/>
          </w:tcPr>
          <w:p w14:paraId="7A2C3D17" w14:textId="77777777" w:rsidR="002E7BD3" w:rsidRPr="002E7BD3" w:rsidRDefault="002E7BD3" w:rsidP="002E7BD3">
            <w:pPr>
              <w:spacing w:before="0" w:after="0"/>
              <w:jc w:val="center"/>
              <w:rPr>
                <w:rFonts w:cs="Arial"/>
                <w:szCs w:val="22"/>
              </w:rPr>
            </w:pPr>
            <w:r w:rsidRPr="002E7BD3">
              <w:rPr>
                <w:rFonts w:cs="Arial"/>
                <w:szCs w:val="22"/>
              </w:rPr>
              <w:t>1.70143</w:t>
            </w:r>
          </w:p>
        </w:tc>
        <w:tc>
          <w:tcPr>
            <w:tcW w:w="1128" w:type="dxa"/>
            <w:vAlign w:val="bottom"/>
          </w:tcPr>
          <w:p w14:paraId="0E30932B"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788A9D2D" w14:textId="77777777" w:rsidR="002E7BD3" w:rsidRPr="002E7BD3" w:rsidRDefault="002E7BD3" w:rsidP="002E7BD3">
            <w:pPr>
              <w:spacing w:before="0" w:after="0"/>
              <w:jc w:val="center"/>
              <w:rPr>
                <w:rFonts w:cs="Arial"/>
                <w:szCs w:val="22"/>
              </w:rPr>
            </w:pPr>
            <w:r w:rsidRPr="002E7BD3">
              <w:rPr>
                <w:rFonts w:cs="Arial"/>
                <w:szCs w:val="22"/>
              </w:rPr>
              <w:t>0.00042</w:t>
            </w:r>
          </w:p>
        </w:tc>
      </w:tr>
      <w:tr w:rsidR="002E7BD3" w:rsidRPr="00D910F5" w14:paraId="03B7A2F7" w14:textId="77777777" w:rsidTr="00DE6BEF">
        <w:trPr>
          <w:trHeight w:val="449"/>
          <w:jc w:val="center"/>
        </w:trPr>
        <w:tc>
          <w:tcPr>
            <w:tcW w:w="987" w:type="dxa"/>
            <w:vAlign w:val="center"/>
          </w:tcPr>
          <w:p w14:paraId="7E6850B8" w14:textId="77777777" w:rsidR="002E7BD3" w:rsidRPr="00FA2344" w:rsidRDefault="002E7BD3" w:rsidP="002E7BD3">
            <w:pPr>
              <w:spacing w:before="0" w:after="0"/>
              <w:jc w:val="center"/>
              <w:rPr>
                <w:rFonts w:cs="Arial"/>
                <w:szCs w:val="22"/>
              </w:rPr>
            </w:pPr>
            <w:r w:rsidRPr="00FA2344">
              <w:rPr>
                <w:rFonts w:cs="Arial"/>
                <w:szCs w:val="22"/>
              </w:rPr>
              <w:t>Ca</w:t>
            </w:r>
            <w:r>
              <w:rPr>
                <w:rFonts w:cs="Arial"/>
                <w:szCs w:val="22"/>
              </w:rPr>
              <w:t>Cl</w:t>
            </w:r>
            <w:r w:rsidRPr="00FA2344">
              <w:rPr>
                <w:rFonts w:cs="Arial"/>
                <w:szCs w:val="22"/>
                <w:vertAlign w:val="superscript"/>
              </w:rPr>
              <w:t>+</w:t>
            </w:r>
          </w:p>
        </w:tc>
        <w:tc>
          <w:tcPr>
            <w:tcW w:w="961" w:type="dxa"/>
            <w:vAlign w:val="center"/>
          </w:tcPr>
          <w:p w14:paraId="02EDAE24" w14:textId="77777777" w:rsidR="002E7BD3" w:rsidRPr="00FA2344" w:rsidRDefault="002E7BD3" w:rsidP="00DE6BEF">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733E41F7" w14:textId="77777777" w:rsidR="002E7BD3" w:rsidRPr="002E7BD3" w:rsidRDefault="002E7BD3" w:rsidP="002E7BD3">
            <w:pPr>
              <w:spacing w:before="0" w:after="0"/>
              <w:jc w:val="center"/>
              <w:rPr>
                <w:rFonts w:cs="Arial"/>
                <w:szCs w:val="22"/>
              </w:rPr>
            </w:pPr>
            <w:r w:rsidRPr="002E7BD3">
              <w:rPr>
                <w:rFonts w:cs="Arial"/>
                <w:szCs w:val="22"/>
              </w:rPr>
              <w:t>0.35684</w:t>
            </w:r>
          </w:p>
        </w:tc>
        <w:tc>
          <w:tcPr>
            <w:tcW w:w="1170" w:type="dxa"/>
            <w:vAlign w:val="bottom"/>
          </w:tcPr>
          <w:p w14:paraId="367584FD" w14:textId="77777777" w:rsidR="002E7BD3" w:rsidRPr="002E7BD3" w:rsidRDefault="002E7BD3" w:rsidP="002E7BD3">
            <w:pPr>
              <w:spacing w:before="0" w:after="0"/>
              <w:jc w:val="center"/>
              <w:rPr>
                <w:rFonts w:cs="Arial"/>
                <w:szCs w:val="22"/>
              </w:rPr>
            </w:pPr>
            <w:r w:rsidRPr="002E7BD3">
              <w:rPr>
                <w:rFonts w:cs="Arial"/>
                <w:szCs w:val="22"/>
              </w:rPr>
              <w:t>4.81235</w:t>
            </w:r>
          </w:p>
        </w:tc>
        <w:tc>
          <w:tcPr>
            <w:tcW w:w="1128" w:type="dxa"/>
            <w:vAlign w:val="bottom"/>
          </w:tcPr>
          <w:p w14:paraId="557BA9D0"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42E6A7B" w14:textId="77777777" w:rsidR="002E7BD3" w:rsidRPr="002E7BD3" w:rsidRDefault="002E7BD3" w:rsidP="002E7BD3">
            <w:pPr>
              <w:spacing w:before="0" w:after="0"/>
              <w:jc w:val="center"/>
              <w:rPr>
                <w:rFonts w:cs="Arial"/>
                <w:szCs w:val="22"/>
              </w:rPr>
            </w:pPr>
            <w:r w:rsidRPr="002E7BD3">
              <w:rPr>
                <w:rFonts w:cs="Arial"/>
                <w:szCs w:val="22"/>
              </w:rPr>
              <w:t>-0.00339</w:t>
            </w:r>
          </w:p>
        </w:tc>
      </w:tr>
      <w:tr w:rsidR="002E7BD3" w:rsidRPr="00D910F5" w14:paraId="482E7D00" w14:textId="77777777" w:rsidTr="00DE6BEF">
        <w:trPr>
          <w:jc w:val="center"/>
        </w:trPr>
        <w:tc>
          <w:tcPr>
            <w:tcW w:w="987" w:type="dxa"/>
            <w:vAlign w:val="center"/>
          </w:tcPr>
          <w:p w14:paraId="36F38CA3" w14:textId="77777777" w:rsidR="002E7BD3" w:rsidRPr="00FA2344" w:rsidRDefault="002E7BD3" w:rsidP="00047841">
            <w:pPr>
              <w:spacing w:before="0" w:after="0"/>
              <w:jc w:val="center"/>
              <w:rPr>
                <w:rFonts w:cs="Arial"/>
                <w:szCs w:val="22"/>
              </w:rPr>
            </w:pPr>
            <w:r w:rsidRPr="00FA2344">
              <w:rPr>
                <w:rFonts w:cs="Arial"/>
                <w:szCs w:val="22"/>
              </w:rPr>
              <w:t>MgOH</w:t>
            </w:r>
            <w:r w:rsidRPr="00FA2344">
              <w:rPr>
                <w:rFonts w:cs="Arial"/>
                <w:szCs w:val="22"/>
                <w:vertAlign w:val="superscript"/>
              </w:rPr>
              <w:t>+</w:t>
            </w:r>
          </w:p>
        </w:tc>
        <w:tc>
          <w:tcPr>
            <w:tcW w:w="961" w:type="dxa"/>
            <w:vAlign w:val="center"/>
          </w:tcPr>
          <w:p w14:paraId="386717D1"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66097528" w14:textId="77777777" w:rsidR="002E7BD3" w:rsidRPr="002E7BD3" w:rsidRDefault="002E7BD3" w:rsidP="002E7BD3">
            <w:pPr>
              <w:spacing w:before="0" w:after="0"/>
              <w:jc w:val="center"/>
              <w:rPr>
                <w:rFonts w:cs="Arial"/>
                <w:szCs w:val="22"/>
              </w:rPr>
            </w:pPr>
            <w:r w:rsidRPr="002E7BD3">
              <w:rPr>
                <w:rFonts w:cs="Arial"/>
                <w:szCs w:val="22"/>
              </w:rPr>
              <w:t>-0.10000</w:t>
            </w:r>
          </w:p>
        </w:tc>
        <w:tc>
          <w:tcPr>
            <w:tcW w:w="1170" w:type="dxa"/>
            <w:vAlign w:val="bottom"/>
          </w:tcPr>
          <w:p w14:paraId="13E05D45" w14:textId="77777777" w:rsidR="002E7BD3" w:rsidRPr="002E7BD3" w:rsidRDefault="002E7BD3" w:rsidP="002E7BD3">
            <w:pPr>
              <w:spacing w:before="0" w:after="0"/>
              <w:jc w:val="center"/>
              <w:rPr>
                <w:rFonts w:cs="Arial"/>
                <w:szCs w:val="22"/>
              </w:rPr>
            </w:pPr>
            <w:r w:rsidRPr="002E7BD3">
              <w:rPr>
                <w:rFonts w:cs="Arial"/>
                <w:szCs w:val="22"/>
              </w:rPr>
              <w:t>1.65800</w:t>
            </w:r>
          </w:p>
        </w:tc>
        <w:tc>
          <w:tcPr>
            <w:tcW w:w="1128" w:type="dxa"/>
            <w:vAlign w:val="bottom"/>
          </w:tcPr>
          <w:p w14:paraId="2166DC76"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2245DC8"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3AF57066" w14:textId="77777777" w:rsidTr="00DE6BEF">
        <w:trPr>
          <w:jc w:val="center"/>
        </w:trPr>
        <w:tc>
          <w:tcPr>
            <w:tcW w:w="987" w:type="dxa"/>
            <w:vAlign w:val="center"/>
          </w:tcPr>
          <w:p w14:paraId="3A7E3D72" w14:textId="77777777" w:rsidR="002E7BD3" w:rsidRPr="00FA2344" w:rsidRDefault="002E7BD3" w:rsidP="00047841">
            <w:pPr>
              <w:spacing w:before="0" w:after="0"/>
              <w:jc w:val="center"/>
              <w:rPr>
                <w:rFonts w:cs="Arial"/>
                <w:szCs w:val="22"/>
              </w:rPr>
            </w:pPr>
            <w:r w:rsidRPr="00FA2344">
              <w:rPr>
                <w:rFonts w:cs="Arial"/>
                <w:szCs w:val="22"/>
              </w:rPr>
              <w:t>H</w:t>
            </w:r>
            <w:r w:rsidRPr="00FA2344">
              <w:rPr>
                <w:rFonts w:cs="Arial"/>
                <w:szCs w:val="22"/>
                <w:vertAlign w:val="superscript"/>
              </w:rPr>
              <w:t>+</w:t>
            </w:r>
          </w:p>
        </w:tc>
        <w:tc>
          <w:tcPr>
            <w:tcW w:w="961" w:type="dxa"/>
            <w:vAlign w:val="center"/>
          </w:tcPr>
          <w:p w14:paraId="18082418"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Cl</w:t>
            </w:r>
            <w:r w:rsidRPr="00FA2344">
              <w:rPr>
                <w:rFonts w:cs="Arial"/>
                <w:szCs w:val="22"/>
                <w:vertAlign w:val="superscript"/>
              </w:rPr>
              <w:t>-</w:t>
            </w:r>
          </w:p>
        </w:tc>
        <w:tc>
          <w:tcPr>
            <w:tcW w:w="1334" w:type="dxa"/>
            <w:vAlign w:val="bottom"/>
          </w:tcPr>
          <w:p w14:paraId="0B5D72DB" w14:textId="77777777" w:rsidR="002E7BD3" w:rsidRPr="002E7BD3" w:rsidRDefault="002E7BD3" w:rsidP="002E7BD3">
            <w:pPr>
              <w:spacing w:before="0" w:after="0"/>
              <w:jc w:val="center"/>
              <w:rPr>
                <w:rFonts w:cs="Arial"/>
                <w:szCs w:val="22"/>
              </w:rPr>
            </w:pPr>
            <w:r w:rsidRPr="002E7BD3">
              <w:rPr>
                <w:rFonts w:cs="Arial"/>
                <w:szCs w:val="22"/>
              </w:rPr>
              <w:t>0.17700</w:t>
            </w:r>
          </w:p>
        </w:tc>
        <w:tc>
          <w:tcPr>
            <w:tcW w:w="1170" w:type="dxa"/>
            <w:vAlign w:val="bottom"/>
          </w:tcPr>
          <w:p w14:paraId="1B0BEFA3" w14:textId="77777777" w:rsidR="002E7BD3" w:rsidRPr="002E7BD3" w:rsidRDefault="002E7BD3" w:rsidP="002E7BD3">
            <w:pPr>
              <w:spacing w:before="0" w:after="0"/>
              <w:jc w:val="center"/>
              <w:rPr>
                <w:rFonts w:cs="Arial"/>
                <w:szCs w:val="22"/>
              </w:rPr>
            </w:pPr>
            <w:r w:rsidRPr="002E7BD3">
              <w:rPr>
                <w:rFonts w:cs="Arial"/>
                <w:szCs w:val="22"/>
              </w:rPr>
              <w:t>0.29292</w:t>
            </w:r>
          </w:p>
        </w:tc>
        <w:tc>
          <w:tcPr>
            <w:tcW w:w="1128" w:type="dxa"/>
            <w:vAlign w:val="bottom"/>
          </w:tcPr>
          <w:p w14:paraId="33F4FCE8"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58972F10" w14:textId="77777777" w:rsidR="002E7BD3" w:rsidRPr="002E7BD3" w:rsidRDefault="002E7BD3" w:rsidP="002E7BD3">
            <w:pPr>
              <w:spacing w:before="0" w:after="0"/>
              <w:jc w:val="center"/>
              <w:rPr>
                <w:rFonts w:cs="Arial"/>
                <w:szCs w:val="22"/>
              </w:rPr>
            </w:pPr>
            <w:r w:rsidRPr="002E7BD3">
              <w:rPr>
                <w:rFonts w:cs="Arial"/>
                <w:szCs w:val="22"/>
              </w:rPr>
              <w:t>0.00018</w:t>
            </w:r>
          </w:p>
        </w:tc>
      </w:tr>
      <w:tr w:rsidR="002E7BD3" w:rsidRPr="00D910F5" w14:paraId="6BA25750" w14:textId="77777777" w:rsidTr="00DE6BEF">
        <w:trPr>
          <w:jc w:val="center"/>
        </w:trPr>
        <w:tc>
          <w:tcPr>
            <w:tcW w:w="987" w:type="dxa"/>
            <w:vAlign w:val="center"/>
          </w:tcPr>
          <w:p w14:paraId="74E5CEFF"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vAlign w:val="center"/>
          </w:tcPr>
          <w:p w14:paraId="2F42F397"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SO</w:t>
            </w:r>
            <w:r w:rsidRPr="00FA2344">
              <w:rPr>
                <w:rFonts w:cs="Arial"/>
                <w:szCs w:val="22"/>
                <w:vertAlign w:val="subscript"/>
              </w:rPr>
              <w:t>4</w:t>
            </w:r>
            <w:r w:rsidRPr="00FA2344">
              <w:rPr>
                <w:rFonts w:cs="Arial"/>
                <w:szCs w:val="22"/>
                <w:vertAlign w:val="superscript"/>
              </w:rPr>
              <w:t>2-</w:t>
            </w:r>
          </w:p>
        </w:tc>
        <w:tc>
          <w:tcPr>
            <w:tcW w:w="1334" w:type="dxa"/>
            <w:vAlign w:val="bottom"/>
          </w:tcPr>
          <w:p w14:paraId="3687B183" w14:textId="77777777" w:rsidR="002E7BD3" w:rsidRPr="002E7BD3" w:rsidRDefault="002E7BD3" w:rsidP="002E7BD3">
            <w:pPr>
              <w:spacing w:before="0" w:after="0"/>
              <w:jc w:val="center"/>
              <w:rPr>
                <w:rFonts w:cs="Arial"/>
                <w:szCs w:val="22"/>
              </w:rPr>
            </w:pPr>
            <w:r w:rsidRPr="002E7BD3">
              <w:rPr>
                <w:rFonts w:cs="Arial"/>
                <w:szCs w:val="22"/>
              </w:rPr>
              <w:t>0.01206</w:t>
            </w:r>
          </w:p>
        </w:tc>
        <w:tc>
          <w:tcPr>
            <w:tcW w:w="1170" w:type="dxa"/>
            <w:vAlign w:val="bottom"/>
          </w:tcPr>
          <w:p w14:paraId="0EB1B746" w14:textId="77777777" w:rsidR="002E7BD3" w:rsidRPr="002E7BD3" w:rsidRDefault="002E7BD3" w:rsidP="002E7BD3">
            <w:pPr>
              <w:spacing w:before="0" w:after="0"/>
              <w:jc w:val="center"/>
              <w:rPr>
                <w:rFonts w:cs="Arial"/>
                <w:szCs w:val="22"/>
              </w:rPr>
            </w:pPr>
            <w:r w:rsidRPr="002E7BD3">
              <w:rPr>
                <w:rFonts w:cs="Arial"/>
                <w:szCs w:val="22"/>
              </w:rPr>
              <w:t>1.11538</w:t>
            </w:r>
          </w:p>
        </w:tc>
        <w:tc>
          <w:tcPr>
            <w:tcW w:w="1128" w:type="dxa"/>
            <w:vAlign w:val="bottom"/>
          </w:tcPr>
          <w:p w14:paraId="52D0B33F"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2B796848" w14:textId="77777777" w:rsidR="002E7BD3" w:rsidRPr="002E7BD3" w:rsidRDefault="002E7BD3" w:rsidP="002E7BD3">
            <w:pPr>
              <w:spacing w:before="0" w:after="0"/>
              <w:jc w:val="center"/>
              <w:rPr>
                <w:rFonts w:cs="Arial"/>
                <w:szCs w:val="22"/>
              </w:rPr>
            </w:pPr>
            <w:r w:rsidRPr="002E7BD3">
              <w:rPr>
                <w:rFonts w:cs="Arial"/>
                <w:szCs w:val="22"/>
              </w:rPr>
              <w:t>0.00232</w:t>
            </w:r>
          </w:p>
        </w:tc>
      </w:tr>
      <w:tr w:rsidR="002E7BD3" w:rsidRPr="00D910F5" w14:paraId="4E9B3182" w14:textId="77777777" w:rsidTr="00DE6BEF">
        <w:trPr>
          <w:jc w:val="center"/>
        </w:trPr>
        <w:tc>
          <w:tcPr>
            <w:tcW w:w="987" w:type="dxa"/>
            <w:vAlign w:val="center"/>
          </w:tcPr>
          <w:p w14:paraId="4DFC8B01"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vAlign w:val="center"/>
          </w:tcPr>
          <w:p w14:paraId="6C6D716A"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SO</w:t>
            </w:r>
            <w:r w:rsidRPr="00FA2344">
              <w:rPr>
                <w:rFonts w:cs="Arial"/>
                <w:szCs w:val="22"/>
                <w:vertAlign w:val="subscript"/>
              </w:rPr>
              <w:t>4</w:t>
            </w:r>
            <w:r w:rsidRPr="00FA2344">
              <w:rPr>
                <w:rFonts w:cs="Arial"/>
                <w:szCs w:val="22"/>
                <w:vertAlign w:val="superscript"/>
              </w:rPr>
              <w:t>2-</w:t>
            </w:r>
          </w:p>
        </w:tc>
        <w:tc>
          <w:tcPr>
            <w:tcW w:w="1334" w:type="dxa"/>
            <w:vAlign w:val="bottom"/>
          </w:tcPr>
          <w:p w14:paraId="3DA4D75C" w14:textId="77777777" w:rsidR="002E7BD3" w:rsidRPr="002E7BD3" w:rsidRDefault="002E7BD3" w:rsidP="002E7BD3">
            <w:pPr>
              <w:spacing w:before="0" w:after="0"/>
              <w:jc w:val="center"/>
              <w:rPr>
                <w:rFonts w:cs="Arial"/>
                <w:szCs w:val="22"/>
              </w:rPr>
            </w:pPr>
            <w:r w:rsidRPr="002E7BD3">
              <w:rPr>
                <w:rFonts w:cs="Arial"/>
                <w:szCs w:val="22"/>
              </w:rPr>
              <w:t>0.05554</w:t>
            </w:r>
          </w:p>
        </w:tc>
        <w:tc>
          <w:tcPr>
            <w:tcW w:w="1170" w:type="dxa"/>
            <w:vAlign w:val="bottom"/>
          </w:tcPr>
          <w:p w14:paraId="77E6B4F7" w14:textId="77777777" w:rsidR="002E7BD3" w:rsidRPr="002E7BD3" w:rsidRDefault="002E7BD3" w:rsidP="002E7BD3">
            <w:pPr>
              <w:spacing w:before="0" w:after="0"/>
              <w:jc w:val="center"/>
              <w:rPr>
                <w:rFonts w:cs="Arial"/>
                <w:szCs w:val="22"/>
              </w:rPr>
            </w:pPr>
            <w:r w:rsidRPr="002E7BD3">
              <w:rPr>
                <w:rFonts w:cs="Arial"/>
                <w:szCs w:val="22"/>
              </w:rPr>
              <w:t>0.79638</w:t>
            </w:r>
          </w:p>
        </w:tc>
        <w:tc>
          <w:tcPr>
            <w:tcW w:w="1128" w:type="dxa"/>
            <w:vAlign w:val="bottom"/>
          </w:tcPr>
          <w:p w14:paraId="68B9720C"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2D591C30" w14:textId="77777777" w:rsidR="002E7BD3" w:rsidRPr="002E7BD3" w:rsidRDefault="002E7BD3" w:rsidP="002E7BD3">
            <w:pPr>
              <w:spacing w:before="0" w:after="0"/>
              <w:jc w:val="center"/>
              <w:rPr>
                <w:rFonts w:cs="Arial"/>
                <w:szCs w:val="22"/>
              </w:rPr>
            </w:pPr>
            <w:r w:rsidRPr="002E7BD3">
              <w:rPr>
                <w:rFonts w:cs="Arial"/>
                <w:szCs w:val="22"/>
              </w:rPr>
              <w:t>-0.00665</w:t>
            </w:r>
          </w:p>
        </w:tc>
      </w:tr>
      <w:tr w:rsidR="002E7BD3" w:rsidRPr="00D910F5" w14:paraId="21867C19" w14:textId="77777777" w:rsidTr="00DE6BEF">
        <w:trPr>
          <w:jc w:val="center"/>
        </w:trPr>
        <w:tc>
          <w:tcPr>
            <w:tcW w:w="987" w:type="dxa"/>
            <w:vAlign w:val="center"/>
          </w:tcPr>
          <w:p w14:paraId="32C71A6D" w14:textId="77777777" w:rsidR="002E7BD3" w:rsidRPr="00FA2344" w:rsidRDefault="002E7BD3" w:rsidP="00047841">
            <w:pPr>
              <w:spacing w:before="0" w:after="0"/>
              <w:jc w:val="center"/>
              <w:rPr>
                <w:rFonts w:cs="Arial"/>
                <w:szCs w:val="22"/>
              </w:rPr>
            </w:pPr>
            <w:r w:rsidRPr="00FA2344">
              <w:rPr>
                <w:rFonts w:cs="Arial"/>
                <w:szCs w:val="22"/>
              </w:rPr>
              <w:t>Mg</w:t>
            </w:r>
            <w:r w:rsidRPr="00FA2344">
              <w:rPr>
                <w:rFonts w:cs="Arial"/>
                <w:szCs w:val="22"/>
                <w:vertAlign w:val="superscript"/>
              </w:rPr>
              <w:t>2+</w:t>
            </w:r>
          </w:p>
        </w:tc>
        <w:tc>
          <w:tcPr>
            <w:tcW w:w="961" w:type="dxa"/>
            <w:vAlign w:val="center"/>
          </w:tcPr>
          <w:p w14:paraId="1B4D850B"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SO</w:t>
            </w:r>
            <w:r w:rsidRPr="00FA2344">
              <w:rPr>
                <w:rFonts w:cs="Arial"/>
                <w:szCs w:val="22"/>
                <w:vertAlign w:val="subscript"/>
              </w:rPr>
              <w:t>4</w:t>
            </w:r>
            <w:r w:rsidRPr="00FA2344">
              <w:rPr>
                <w:rFonts w:cs="Arial"/>
                <w:szCs w:val="22"/>
                <w:vertAlign w:val="superscript"/>
              </w:rPr>
              <w:t>2-</w:t>
            </w:r>
          </w:p>
        </w:tc>
        <w:tc>
          <w:tcPr>
            <w:tcW w:w="1334" w:type="dxa"/>
            <w:vAlign w:val="bottom"/>
          </w:tcPr>
          <w:p w14:paraId="07F5A861" w14:textId="77777777" w:rsidR="002E7BD3" w:rsidRPr="002E7BD3" w:rsidRDefault="002E7BD3" w:rsidP="002E7BD3">
            <w:pPr>
              <w:spacing w:before="0" w:after="0"/>
              <w:jc w:val="center"/>
              <w:rPr>
                <w:rFonts w:cs="Arial"/>
                <w:szCs w:val="22"/>
              </w:rPr>
            </w:pPr>
            <w:r w:rsidRPr="002E7BD3">
              <w:rPr>
                <w:rFonts w:cs="Arial"/>
                <w:szCs w:val="22"/>
              </w:rPr>
              <w:t>0.22282</w:t>
            </w:r>
          </w:p>
        </w:tc>
        <w:tc>
          <w:tcPr>
            <w:tcW w:w="1170" w:type="dxa"/>
            <w:vAlign w:val="bottom"/>
          </w:tcPr>
          <w:p w14:paraId="7649393F" w14:textId="77777777" w:rsidR="002E7BD3" w:rsidRPr="002E7BD3" w:rsidRDefault="002E7BD3" w:rsidP="002E7BD3">
            <w:pPr>
              <w:spacing w:before="0" w:after="0"/>
              <w:jc w:val="center"/>
              <w:rPr>
                <w:rFonts w:cs="Arial"/>
                <w:szCs w:val="22"/>
              </w:rPr>
            </w:pPr>
            <w:r w:rsidRPr="002E7BD3">
              <w:rPr>
                <w:rFonts w:cs="Arial"/>
                <w:szCs w:val="22"/>
              </w:rPr>
              <w:t>3.37713</w:t>
            </w:r>
          </w:p>
        </w:tc>
        <w:tc>
          <w:tcPr>
            <w:tcW w:w="1128" w:type="dxa"/>
            <w:vAlign w:val="bottom"/>
          </w:tcPr>
          <w:p w14:paraId="722625F0" w14:textId="77777777" w:rsidR="002E7BD3" w:rsidRPr="002E7BD3" w:rsidRDefault="002E7BD3" w:rsidP="002E7BD3">
            <w:pPr>
              <w:spacing w:before="0" w:after="0"/>
              <w:jc w:val="center"/>
              <w:rPr>
                <w:rFonts w:cs="Arial"/>
                <w:szCs w:val="22"/>
              </w:rPr>
            </w:pPr>
            <w:r w:rsidRPr="002E7BD3">
              <w:rPr>
                <w:rFonts w:cs="Arial"/>
                <w:szCs w:val="22"/>
              </w:rPr>
              <w:t>-35.25878</w:t>
            </w:r>
          </w:p>
        </w:tc>
        <w:tc>
          <w:tcPr>
            <w:tcW w:w="1128" w:type="dxa"/>
            <w:vAlign w:val="bottom"/>
          </w:tcPr>
          <w:p w14:paraId="3C8A525D" w14:textId="77777777" w:rsidR="002E7BD3" w:rsidRPr="002E7BD3" w:rsidRDefault="002E7BD3" w:rsidP="002E7BD3">
            <w:pPr>
              <w:spacing w:before="0" w:after="0"/>
              <w:jc w:val="center"/>
              <w:rPr>
                <w:rFonts w:cs="Arial"/>
                <w:szCs w:val="22"/>
              </w:rPr>
            </w:pPr>
            <w:r w:rsidRPr="002E7BD3">
              <w:rPr>
                <w:rFonts w:cs="Arial"/>
                <w:szCs w:val="22"/>
              </w:rPr>
              <w:t>0.00609</w:t>
            </w:r>
          </w:p>
        </w:tc>
      </w:tr>
      <w:tr w:rsidR="002E7BD3" w:rsidRPr="00D910F5" w14:paraId="004E8FAE" w14:textId="77777777" w:rsidTr="00DE6BEF">
        <w:trPr>
          <w:jc w:val="center"/>
        </w:trPr>
        <w:tc>
          <w:tcPr>
            <w:tcW w:w="987" w:type="dxa"/>
            <w:vAlign w:val="center"/>
          </w:tcPr>
          <w:p w14:paraId="3F539B68" w14:textId="77777777" w:rsidR="002E7BD3" w:rsidRPr="00FA2344" w:rsidRDefault="002E7BD3" w:rsidP="00047841">
            <w:pPr>
              <w:spacing w:before="0" w:after="0"/>
              <w:jc w:val="center"/>
              <w:rPr>
                <w:rFonts w:cs="Arial"/>
                <w:szCs w:val="22"/>
              </w:rPr>
            </w:pPr>
            <w:r w:rsidRPr="00FA2344">
              <w:rPr>
                <w:rFonts w:cs="Arial"/>
                <w:szCs w:val="22"/>
              </w:rPr>
              <w:t>Ca</w:t>
            </w:r>
            <w:r w:rsidRPr="00FA2344">
              <w:rPr>
                <w:rFonts w:cs="Arial"/>
                <w:szCs w:val="22"/>
                <w:vertAlign w:val="superscript"/>
              </w:rPr>
              <w:t>2+</w:t>
            </w:r>
          </w:p>
        </w:tc>
        <w:tc>
          <w:tcPr>
            <w:tcW w:w="961" w:type="dxa"/>
            <w:vAlign w:val="center"/>
          </w:tcPr>
          <w:p w14:paraId="057DB3D6"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SO</w:t>
            </w:r>
            <w:r w:rsidRPr="00FA2344">
              <w:rPr>
                <w:rFonts w:cs="Arial"/>
                <w:szCs w:val="22"/>
                <w:vertAlign w:val="subscript"/>
              </w:rPr>
              <w:t>4</w:t>
            </w:r>
            <w:r w:rsidRPr="00FA2344">
              <w:rPr>
                <w:rFonts w:cs="Arial"/>
                <w:szCs w:val="22"/>
                <w:vertAlign w:val="superscript"/>
              </w:rPr>
              <w:t>2-</w:t>
            </w:r>
          </w:p>
        </w:tc>
        <w:tc>
          <w:tcPr>
            <w:tcW w:w="1334" w:type="dxa"/>
            <w:vAlign w:val="bottom"/>
          </w:tcPr>
          <w:p w14:paraId="4268BE0F" w14:textId="77777777" w:rsidR="002E7BD3" w:rsidRPr="002E7BD3" w:rsidRDefault="002E7BD3" w:rsidP="002E7BD3">
            <w:pPr>
              <w:spacing w:before="0" w:after="0"/>
              <w:jc w:val="center"/>
              <w:rPr>
                <w:rFonts w:cs="Arial"/>
                <w:szCs w:val="22"/>
              </w:rPr>
            </w:pPr>
            <w:r w:rsidRPr="002E7BD3">
              <w:rPr>
                <w:rFonts w:cs="Arial"/>
                <w:szCs w:val="22"/>
              </w:rPr>
              <w:t>0.15000</w:t>
            </w:r>
          </w:p>
        </w:tc>
        <w:tc>
          <w:tcPr>
            <w:tcW w:w="1170" w:type="dxa"/>
            <w:vAlign w:val="bottom"/>
          </w:tcPr>
          <w:p w14:paraId="47500A75" w14:textId="77777777" w:rsidR="002E7BD3" w:rsidRPr="002E7BD3" w:rsidRDefault="002E7BD3" w:rsidP="002E7BD3">
            <w:pPr>
              <w:spacing w:before="0" w:after="0"/>
              <w:jc w:val="center"/>
              <w:rPr>
                <w:rFonts w:cs="Arial"/>
                <w:szCs w:val="22"/>
              </w:rPr>
            </w:pPr>
            <w:r w:rsidRPr="002E7BD3">
              <w:rPr>
                <w:rFonts w:cs="Arial"/>
                <w:szCs w:val="22"/>
              </w:rPr>
              <w:t>3.00000</w:t>
            </w:r>
          </w:p>
        </w:tc>
        <w:tc>
          <w:tcPr>
            <w:tcW w:w="1128" w:type="dxa"/>
            <w:vAlign w:val="bottom"/>
          </w:tcPr>
          <w:p w14:paraId="64AE0F81"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495C260"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0B051D47" w14:textId="77777777" w:rsidTr="00DE6BEF">
        <w:trPr>
          <w:jc w:val="center"/>
        </w:trPr>
        <w:tc>
          <w:tcPr>
            <w:tcW w:w="987" w:type="dxa"/>
            <w:vAlign w:val="center"/>
          </w:tcPr>
          <w:p w14:paraId="60EABF88" w14:textId="77777777" w:rsidR="002E7BD3" w:rsidRPr="00FA2344" w:rsidRDefault="002E7BD3" w:rsidP="00047841">
            <w:pPr>
              <w:spacing w:before="0" w:after="0"/>
              <w:jc w:val="center"/>
              <w:rPr>
                <w:rFonts w:cs="Arial"/>
                <w:szCs w:val="22"/>
              </w:rPr>
            </w:pPr>
            <w:r w:rsidRPr="00FA2344">
              <w:rPr>
                <w:rFonts w:cs="Arial"/>
                <w:szCs w:val="22"/>
              </w:rPr>
              <w:t>H</w:t>
            </w:r>
            <w:r w:rsidRPr="00FA2344">
              <w:rPr>
                <w:rFonts w:cs="Arial"/>
                <w:szCs w:val="22"/>
                <w:vertAlign w:val="superscript"/>
              </w:rPr>
              <w:t>+</w:t>
            </w:r>
          </w:p>
        </w:tc>
        <w:tc>
          <w:tcPr>
            <w:tcW w:w="961" w:type="dxa"/>
            <w:vAlign w:val="center"/>
          </w:tcPr>
          <w:p w14:paraId="28C29C86"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SO</w:t>
            </w:r>
            <w:r w:rsidRPr="00FA2344">
              <w:rPr>
                <w:rFonts w:cs="Arial"/>
                <w:szCs w:val="22"/>
                <w:vertAlign w:val="subscript"/>
              </w:rPr>
              <w:t>4</w:t>
            </w:r>
            <w:r w:rsidRPr="00FA2344">
              <w:rPr>
                <w:rFonts w:cs="Arial"/>
                <w:szCs w:val="22"/>
                <w:vertAlign w:val="superscript"/>
              </w:rPr>
              <w:t>2-</w:t>
            </w:r>
          </w:p>
        </w:tc>
        <w:tc>
          <w:tcPr>
            <w:tcW w:w="1334" w:type="dxa"/>
            <w:vAlign w:val="bottom"/>
          </w:tcPr>
          <w:p w14:paraId="4CFB99EB" w14:textId="77777777" w:rsidR="002E7BD3" w:rsidRPr="002E7BD3" w:rsidRDefault="002E7BD3" w:rsidP="002E7BD3">
            <w:pPr>
              <w:spacing w:before="0" w:after="0"/>
              <w:jc w:val="center"/>
              <w:rPr>
                <w:rFonts w:cs="Arial"/>
                <w:szCs w:val="22"/>
              </w:rPr>
            </w:pPr>
            <w:r w:rsidRPr="002E7BD3">
              <w:rPr>
                <w:rFonts w:cs="Arial"/>
                <w:szCs w:val="22"/>
              </w:rPr>
              <w:t>0.09862</w:t>
            </w:r>
          </w:p>
        </w:tc>
        <w:tc>
          <w:tcPr>
            <w:tcW w:w="1170" w:type="dxa"/>
            <w:vAlign w:val="bottom"/>
          </w:tcPr>
          <w:p w14:paraId="6B4CB305" w14:textId="77777777" w:rsidR="002E7BD3" w:rsidRPr="002E7BD3" w:rsidRDefault="002E7BD3" w:rsidP="002E7BD3">
            <w:pPr>
              <w:spacing w:before="0" w:after="0"/>
              <w:jc w:val="center"/>
              <w:rPr>
                <w:rFonts w:cs="Arial"/>
                <w:szCs w:val="22"/>
              </w:rPr>
            </w:pPr>
            <w:r w:rsidRPr="002E7BD3">
              <w:rPr>
                <w:rFonts w:cs="Arial"/>
                <w:szCs w:val="22"/>
              </w:rPr>
              <w:t>0.00000</w:t>
            </w:r>
          </w:p>
        </w:tc>
        <w:tc>
          <w:tcPr>
            <w:tcW w:w="1128" w:type="dxa"/>
            <w:vAlign w:val="bottom"/>
          </w:tcPr>
          <w:p w14:paraId="787CC12C"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650BA6A6" w14:textId="77777777" w:rsidR="002E7BD3" w:rsidRPr="002E7BD3" w:rsidRDefault="002E7BD3" w:rsidP="002E7BD3">
            <w:pPr>
              <w:spacing w:before="0" w:after="0"/>
              <w:jc w:val="center"/>
              <w:rPr>
                <w:rFonts w:cs="Arial"/>
                <w:szCs w:val="22"/>
              </w:rPr>
            </w:pPr>
            <w:r w:rsidRPr="002E7BD3">
              <w:rPr>
                <w:rFonts w:cs="Arial"/>
                <w:szCs w:val="22"/>
              </w:rPr>
              <w:t>0.02097</w:t>
            </w:r>
          </w:p>
        </w:tc>
      </w:tr>
      <w:tr w:rsidR="002E7BD3" w:rsidRPr="00D910F5" w14:paraId="043A772B" w14:textId="77777777" w:rsidTr="00DE6BEF">
        <w:trPr>
          <w:jc w:val="center"/>
        </w:trPr>
        <w:tc>
          <w:tcPr>
            <w:tcW w:w="987" w:type="dxa"/>
            <w:vAlign w:val="center"/>
          </w:tcPr>
          <w:p w14:paraId="5E40E0A4"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vAlign w:val="center"/>
          </w:tcPr>
          <w:p w14:paraId="79F6E817"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HSO</w:t>
            </w:r>
            <w:r w:rsidRPr="00FA2344">
              <w:rPr>
                <w:rFonts w:cs="Arial"/>
                <w:szCs w:val="22"/>
                <w:vertAlign w:val="subscript"/>
              </w:rPr>
              <w:t>4</w:t>
            </w:r>
            <w:r w:rsidRPr="00FA2344">
              <w:rPr>
                <w:rFonts w:cs="Arial"/>
                <w:szCs w:val="22"/>
                <w:vertAlign w:val="superscript"/>
              </w:rPr>
              <w:t>-</w:t>
            </w:r>
          </w:p>
        </w:tc>
        <w:tc>
          <w:tcPr>
            <w:tcW w:w="1334" w:type="dxa"/>
            <w:vAlign w:val="bottom"/>
          </w:tcPr>
          <w:p w14:paraId="1032A582" w14:textId="77777777" w:rsidR="002E7BD3" w:rsidRPr="002E7BD3" w:rsidRDefault="002E7BD3" w:rsidP="002E7BD3">
            <w:pPr>
              <w:spacing w:before="0" w:after="0"/>
              <w:jc w:val="center"/>
              <w:rPr>
                <w:rFonts w:cs="Arial"/>
                <w:szCs w:val="22"/>
              </w:rPr>
            </w:pPr>
            <w:r w:rsidRPr="002E7BD3">
              <w:rPr>
                <w:rFonts w:cs="Arial"/>
                <w:szCs w:val="22"/>
              </w:rPr>
              <w:t>0.07343</w:t>
            </w:r>
          </w:p>
        </w:tc>
        <w:tc>
          <w:tcPr>
            <w:tcW w:w="1170" w:type="dxa"/>
            <w:vAlign w:val="bottom"/>
          </w:tcPr>
          <w:p w14:paraId="0204161E" w14:textId="77777777" w:rsidR="002E7BD3" w:rsidRPr="002E7BD3" w:rsidRDefault="002E7BD3" w:rsidP="002E7BD3">
            <w:pPr>
              <w:spacing w:before="0" w:after="0"/>
              <w:jc w:val="center"/>
              <w:rPr>
                <w:rFonts w:cs="Arial"/>
                <w:szCs w:val="22"/>
              </w:rPr>
            </w:pPr>
            <w:r w:rsidRPr="002E7BD3">
              <w:rPr>
                <w:rFonts w:cs="Arial"/>
                <w:szCs w:val="22"/>
              </w:rPr>
              <w:t>0.29994</w:t>
            </w:r>
          </w:p>
        </w:tc>
        <w:tc>
          <w:tcPr>
            <w:tcW w:w="1128" w:type="dxa"/>
            <w:vAlign w:val="bottom"/>
          </w:tcPr>
          <w:p w14:paraId="71D11E9D"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7E906332" w14:textId="77777777" w:rsidR="002E7BD3" w:rsidRPr="002E7BD3" w:rsidRDefault="002E7BD3" w:rsidP="002E7BD3">
            <w:pPr>
              <w:spacing w:before="0" w:after="0"/>
              <w:jc w:val="center"/>
              <w:rPr>
                <w:rFonts w:cs="Arial"/>
                <w:szCs w:val="22"/>
              </w:rPr>
            </w:pPr>
            <w:r w:rsidRPr="002E7BD3">
              <w:rPr>
                <w:rFonts w:cs="Arial"/>
                <w:szCs w:val="22"/>
              </w:rPr>
              <w:t>-0.00231</w:t>
            </w:r>
          </w:p>
        </w:tc>
      </w:tr>
      <w:tr w:rsidR="002E7BD3" w:rsidRPr="00D910F5" w14:paraId="7E80C66C" w14:textId="77777777" w:rsidTr="00DE6BEF">
        <w:trPr>
          <w:jc w:val="center"/>
        </w:trPr>
        <w:tc>
          <w:tcPr>
            <w:tcW w:w="987" w:type="dxa"/>
            <w:vAlign w:val="center"/>
          </w:tcPr>
          <w:p w14:paraId="51FA65CA"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vAlign w:val="center"/>
          </w:tcPr>
          <w:p w14:paraId="0E1FE6EE"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HSO</w:t>
            </w:r>
            <w:r w:rsidRPr="00FA2344">
              <w:rPr>
                <w:rFonts w:cs="Arial"/>
                <w:szCs w:val="22"/>
                <w:vertAlign w:val="subscript"/>
              </w:rPr>
              <w:t>4</w:t>
            </w:r>
            <w:r w:rsidRPr="00FA2344">
              <w:rPr>
                <w:rFonts w:cs="Arial"/>
                <w:szCs w:val="22"/>
                <w:vertAlign w:val="superscript"/>
              </w:rPr>
              <w:t>-</w:t>
            </w:r>
          </w:p>
        </w:tc>
        <w:tc>
          <w:tcPr>
            <w:tcW w:w="1334" w:type="dxa"/>
            <w:vAlign w:val="bottom"/>
          </w:tcPr>
          <w:p w14:paraId="78EAE531" w14:textId="77777777" w:rsidR="002E7BD3" w:rsidRPr="002E7BD3" w:rsidRDefault="002E7BD3" w:rsidP="002E7BD3">
            <w:pPr>
              <w:spacing w:before="0" w:after="0"/>
              <w:jc w:val="center"/>
              <w:rPr>
                <w:rFonts w:cs="Arial"/>
                <w:szCs w:val="22"/>
              </w:rPr>
            </w:pPr>
            <w:r w:rsidRPr="002E7BD3">
              <w:rPr>
                <w:rFonts w:cs="Arial"/>
                <w:szCs w:val="22"/>
              </w:rPr>
              <w:t>-0.00030</w:t>
            </w:r>
          </w:p>
        </w:tc>
        <w:tc>
          <w:tcPr>
            <w:tcW w:w="1170" w:type="dxa"/>
            <w:vAlign w:val="bottom"/>
          </w:tcPr>
          <w:p w14:paraId="6667737F" w14:textId="77777777" w:rsidR="002E7BD3" w:rsidRPr="002E7BD3" w:rsidRDefault="002E7BD3" w:rsidP="002E7BD3">
            <w:pPr>
              <w:spacing w:before="0" w:after="0"/>
              <w:jc w:val="center"/>
              <w:rPr>
                <w:rFonts w:cs="Arial"/>
                <w:szCs w:val="22"/>
              </w:rPr>
            </w:pPr>
            <w:r w:rsidRPr="002E7BD3">
              <w:rPr>
                <w:rFonts w:cs="Arial"/>
                <w:szCs w:val="22"/>
              </w:rPr>
              <w:t>0.17350</w:t>
            </w:r>
          </w:p>
        </w:tc>
        <w:tc>
          <w:tcPr>
            <w:tcW w:w="1128" w:type="dxa"/>
            <w:vAlign w:val="bottom"/>
          </w:tcPr>
          <w:p w14:paraId="29C6C227"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4913250A"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412DA67C" w14:textId="77777777" w:rsidTr="00DE6BEF">
        <w:trPr>
          <w:jc w:val="center"/>
        </w:trPr>
        <w:tc>
          <w:tcPr>
            <w:tcW w:w="987" w:type="dxa"/>
            <w:vAlign w:val="center"/>
          </w:tcPr>
          <w:p w14:paraId="2D491C9D" w14:textId="77777777" w:rsidR="002E7BD3" w:rsidRPr="00FA2344" w:rsidRDefault="002E7BD3" w:rsidP="00047841">
            <w:pPr>
              <w:spacing w:before="0" w:after="0"/>
              <w:jc w:val="center"/>
              <w:rPr>
                <w:rFonts w:cs="Arial"/>
                <w:szCs w:val="22"/>
              </w:rPr>
            </w:pPr>
            <w:r w:rsidRPr="00FA2344">
              <w:rPr>
                <w:rFonts w:cs="Arial"/>
                <w:szCs w:val="22"/>
              </w:rPr>
              <w:t>Mg</w:t>
            </w:r>
            <w:r w:rsidRPr="00FA2344">
              <w:rPr>
                <w:rFonts w:cs="Arial"/>
                <w:szCs w:val="22"/>
                <w:vertAlign w:val="superscript"/>
              </w:rPr>
              <w:t>2+</w:t>
            </w:r>
          </w:p>
        </w:tc>
        <w:tc>
          <w:tcPr>
            <w:tcW w:w="961" w:type="dxa"/>
            <w:vAlign w:val="center"/>
          </w:tcPr>
          <w:p w14:paraId="68DB84C8"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HSO</w:t>
            </w:r>
            <w:r w:rsidRPr="00FA2344">
              <w:rPr>
                <w:rFonts w:cs="Arial"/>
                <w:szCs w:val="22"/>
                <w:vertAlign w:val="subscript"/>
              </w:rPr>
              <w:t>4</w:t>
            </w:r>
            <w:r w:rsidRPr="00FA2344">
              <w:rPr>
                <w:rFonts w:cs="Arial"/>
                <w:szCs w:val="22"/>
                <w:vertAlign w:val="superscript"/>
              </w:rPr>
              <w:t>-</w:t>
            </w:r>
          </w:p>
        </w:tc>
        <w:tc>
          <w:tcPr>
            <w:tcW w:w="1334" w:type="dxa"/>
            <w:vAlign w:val="bottom"/>
          </w:tcPr>
          <w:p w14:paraId="4881CD04" w14:textId="77777777" w:rsidR="002E7BD3" w:rsidRPr="002E7BD3" w:rsidRDefault="002E7BD3" w:rsidP="002E7BD3">
            <w:pPr>
              <w:spacing w:before="0" w:after="0"/>
              <w:jc w:val="center"/>
              <w:rPr>
                <w:rFonts w:cs="Arial"/>
                <w:szCs w:val="22"/>
              </w:rPr>
            </w:pPr>
            <w:r w:rsidRPr="002E7BD3">
              <w:rPr>
                <w:rFonts w:cs="Arial"/>
                <w:szCs w:val="22"/>
              </w:rPr>
              <w:t>0.47460</w:t>
            </w:r>
          </w:p>
        </w:tc>
        <w:tc>
          <w:tcPr>
            <w:tcW w:w="1170" w:type="dxa"/>
            <w:vAlign w:val="bottom"/>
          </w:tcPr>
          <w:p w14:paraId="36A2DC8F" w14:textId="77777777" w:rsidR="002E7BD3" w:rsidRPr="002E7BD3" w:rsidRDefault="002E7BD3" w:rsidP="002E7BD3">
            <w:pPr>
              <w:spacing w:before="0" w:after="0"/>
              <w:jc w:val="center"/>
              <w:rPr>
                <w:rFonts w:cs="Arial"/>
                <w:szCs w:val="22"/>
              </w:rPr>
            </w:pPr>
            <w:r w:rsidRPr="002E7BD3">
              <w:rPr>
                <w:rFonts w:cs="Arial"/>
                <w:szCs w:val="22"/>
              </w:rPr>
              <w:t>1.72880</w:t>
            </w:r>
          </w:p>
        </w:tc>
        <w:tc>
          <w:tcPr>
            <w:tcW w:w="1128" w:type="dxa"/>
            <w:vAlign w:val="bottom"/>
          </w:tcPr>
          <w:p w14:paraId="20F42614"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516595B8"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09B73718" w14:textId="77777777" w:rsidTr="00DE6BEF">
        <w:trPr>
          <w:jc w:val="center"/>
        </w:trPr>
        <w:tc>
          <w:tcPr>
            <w:tcW w:w="987" w:type="dxa"/>
            <w:vAlign w:val="center"/>
          </w:tcPr>
          <w:p w14:paraId="0F58B971" w14:textId="77777777" w:rsidR="002E7BD3" w:rsidRPr="00FA2344" w:rsidRDefault="002E7BD3" w:rsidP="00047841">
            <w:pPr>
              <w:spacing w:before="0" w:after="0"/>
              <w:jc w:val="center"/>
              <w:rPr>
                <w:rFonts w:cs="Arial"/>
                <w:szCs w:val="22"/>
              </w:rPr>
            </w:pPr>
            <w:r w:rsidRPr="00FA2344">
              <w:rPr>
                <w:rFonts w:cs="Arial"/>
                <w:szCs w:val="22"/>
              </w:rPr>
              <w:t>Ca</w:t>
            </w:r>
            <w:r w:rsidRPr="00FA2344">
              <w:rPr>
                <w:rFonts w:cs="Arial"/>
                <w:szCs w:val="22"/>
                <w:vertAlign w:val="superscript"/>
              </w:rPr>
              <w:t>2+</w:t>
            </w:r>
          </w:p>
        </w:tc>
        <w:tc>
          <w:tcPr>
            <w:tcW w:w="961" w:type="dxa"/>
            <w:vAlign w:val="center"/>
          </w:tcPr>
          <w:p w14:paraId="59CEE816"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HSO</w:t>
            </w:r>
            <w:r w:rsidRPr="00FA2344">
              <w:rPr>
                <w:rFonts w:cs="Arial"/>
                <w:szCs w:val="22"/>
                <w:vertAlign w:val="subscript"/>
              </w:rPr>
              <w:t>4</w:t>
            </w:r>
            <w:r w:rsidRPr="00FA2344">
              <w:rPr>
                <w:rFonts w:cs="Arial"/>
                <w:szCs w:val="22"/>
                <w:vertAlign w:val="superscript"/>
              </w:rPr>
              <w:t>-</w:t>
            </w:r>
          </w:p>
        </w:tc>
        <w:tc>
          <w:tcPr>
            <w:tcW w:w="1334" w:type="dxa"/>
            <w:vAlign w:val="bottom"/>
          </w:tcPr>
          <w:p w14:paraId="71AA6B22" w14:textId="77777777" w:rsidR="002E7BD3" w:rsidRPr="002E7BD3" w:rsidRDefault="002E7BD3" w:rsidP="002E7BD3">
            <w:pPr>
              <w:spacing w:before="0" w:after="0"/>
              <w:jc w:val="center"/>
              <w:rPr>
                <w:rFonts w:cs="Arial"/>
                <w:szCs w:val="22"/>
              </w:rPr>
            </w:pPr>
            <w:r w:rsidRPr="002E7BD3">
              <w:rPr>
                <w:rFonts w:cs="Arial"/>
                <w:szCs w:val="22"/>
              </w:rPr>
              <w:t>0.21450</w:t>
            </w:r>
          </w:p>
        </w:tc>
        <w:tc>
          <w:tcPr>
            <w:tcW w:w="1170" w:type="dxa"/>
            <w:vAlign w:val="bottom"/>
          </w:tcPr>
          <w:p w14:paraId="31DCDAB5" w14:textId="77777777" w:rsidR="002E7BD3" w:rsidRPr="002E7BD3" w:rsidRDefault="002E7BD3" w:rsidP="002E7BD3">
            <w:pPr>
              <w:spacing w:before="0" w:after="0"/>
              <w:jc w:val="center"/>
              <w:rPr>
                <w:rFonts w:cs="Arial"/>
                <w:szCs w:val="22"/>
              </w:rPr>
            </w:pPr>
            <w:r w:rsidRPr="002E7BD3">
              <w:rPr>
                <w:rFonts w:cs="Arial"/>
                <w:szCs w:val="22"/>
              </w:rPr>
              <w:t>2.52750</w:t>
            </w:r>
          </w:p>
        </w:tc>
        <w:tc>
          <w:tcPr>
            <w:tcW w:w="1128" w:type="dxa"/>
            <w:vAlign w:val="bottom"/>
          </w:tcPr>
          <w:p w14:paraId="00BF2634"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40294134"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7076334B" w14:textId="77777777" w:rsidTr="00DE6BEF">
        <w:trPr>
          <w:jc w:val="center"/>
        </w:trPr>
        <w:tc>
          <w:tcPr>
            <w:tcW w:w="987" w:type="dxa"/>
            <w:vAlign w:val="center"/>
          </w:tcPr>
          <w:p w14:paraId="54C9526F" w14:textId="77777777" w:rsidR="002E7BD3" w:rsidRPr="00FA2344" w:rsidRDefault="002E7BD3" w:rsidP="00047841">
            <w:pPr>
              <w:spacing w:before="0" w:after="0"/>
              <w:jc w:val="center"/>
              <w:rPr>
                <w:rFonts w:cs="Arial"/>
                <w:szCs w:val="22"/>
              </w:rPr>
            </w:pPr>
            <w:r w:rsidRPr="00FA2344">
              <w:rPr>
                <w:rFonts w:cs="Arial"/>
                <w:szCs w:val="22"/>
              </w:rPr>
              <w:t>H</w:t>
            </w:r>
            <w:r w:rsidRPr="00FA2344">
              <w:rPr>
                <w:rFonts w:cs="Arial"/>
                <w:szCs w:val="22"/>
                <w:vertAlign w:val="superscript"/>
              </w:rPr>
              <w:t>+</w:t>
            </w:r>
          </w:p>
        </w:tc>
        <w:tc>
          <w:tcPr>
            <w:tcW w:w="961" w:type="dxa"/>
            <w:vAlign w:val="center"/>
          </w:tcPr>
          <w:p w14:paraId="4A6C4770"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HSO</w:t>
            </w:r>
            <w:r w:rsidRPr="00FA2344">
              <w:rPr>
                <w:rFonts w:cs="Arial"/>
                <w:szCs w:val="22"/>
                <w:vertAlign w:val="subscript"/>
              </w:rPr>
              <w:t>4</w:t>
            </w:r>
            <w:r w:rsidRPr="00FA2344">
              <w:rPr>
                <w:rFonts w:cs="Arial"/>
                <w:szCs w:val="22"/>
                <w:vertAlign w:val="superscript"/>
              </w:rPr>
              <w:t>-</w:t>
            </w:r>
          </w:p>
        </w:tc>
        <w:tc>
          <w:tcPr>
            <w:tcW w:w="1334" w:type="dxa"/>
            <w:vAlign w:val="bottom"/>
          </w:tcPr>
          <w:p w14:paraId="36FD68BB" w14:textId="77777777" w:rsidR="002E7BD3" w:rsidRPr="002E7BD3" w:rsidRDefault="002E7BD3" w:rsidP="002E7BD3">
            <w:pPr>
              <w:spacing w:before="0" w:after="0"/>
              <w:jc w:val="center"/>
              <w:rPr>
                <w:rFonts w:cs="Arial"/>
                <w:szCs w:val="22"/>
              </w:rPr>
            </w:pPr>
            <w:r w:rsidRPr="002E7BD3">
              <w:rPr>
                <w:rFonts w:cs="Arial"/>
                <w:szCs w:val="22"/>
              </w:rPr>
              <w:t>0.20909</w:t>
            </w:r>
          </w:p>
        </w:tc>
        <w:tc>
          <w:tcPr>
            <w:tcW w:w="1170" w:type="dxa"/>
            <w:vAlign w:val="bottom"/>
          </w:tcPr>
          <w:p w14:paraId="32A7ADFE" w14:textId="77777777" w:rsidR="002E7BD3" w:rsidRPr="002E7BD3" w:rsidRDefault="002E7BD3" w:rsidP="002E7BD3">
            <w:pPr>
              <w:spacing w:before="0" w:after="0"/>
              <w:jc w:val="center"/>
              <w:rPr>
                <w:rFonts w:cs="Arial"/>
                <w:szCs w:val="22"/>
              </w:rPr>
            </w:pPr>
            <w:r w:rsidRPr="002E7BD3">
              <w:rPr>
                <w:rFonts w:cs="Arial"/>
                <w:szCs w:val="22"/>
              </w:rPr>
              <w:t>0.44092</w:t>
            </w:r>
          </w:p>
        </w:tc>
        <w:tc>
          <w:tcPr>
            <w:tcW w:w="1128" w:type="dxa"/>
            <w:vAlign w:val="bottom"/>
          </w:tcPr>
          <w:p w14:paraId="65CABDDE"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2DE2CA43"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6FEC859B" w14:textId="77777777" w:rsidTr="00DE6BEF">
        <w:trPr>
          <w:jc w:val="center"/>
        </w:trPr>
        <w:tc>
          <w:tcPr>
            <w:tcW w:w="987" w:type="dxa"/>
            <w:vAlign w:val="center"/>
          </w:tcPr>
          <w:p w14:paraId="019AC4FA"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vAlign w:val="center"/>
          </w:tcPr>
          <w:p w14:paraId="298360B2"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OH</w:t>
            </w:r>
            <w:r w:rsidRPr="00FA2344">
              <w:rPr>
                <w:rFonts w:cs="Arial"/>
                <w:szCs w:val="22"/>
                <w:vertAlign w:val="superscript"/>
              </w:rPr>
              <w:t>-</w:t>
            </w:r>
          </w:p>
        </w:tc>
        <w:tc>
          <w:tcPr>
            <w:tcW w:w="1334" w:type="dxa"/>
            <w:vAlign w:val="bottom"/>
          </w:tcPr>
          <w:p w14:paraId="30215725" w14:textId="77777777" w:rsidR="002E7BD3" w:rsidRPr="002E7BD3" w:rsidRDefault="002E7BD3" w:rsidP="002E7BD3">
            <w:pPr>
              <w:spacing w:before="0" w:after="0"/>
              <w:jc w:val="center"/>
              <w:rPr>
                <w:rFonts w:cs="Arial"/>
                <w:szCs w:val="22"/>
              </w:rPr>
            </w:pPr>
            <w:r w:rsidRPr="002E7BD3">
              <w:rPr>
                <w:rFonts w:cs="Arial"/>
                <w:szCs w:val="22"/>
              </w:rPr>
              <w:t>0.08834</w:t>
            </w:r>
          </w:p>
        </w:tc>
        <w:tc>
          <w:tcPr>
            <w:tcW w:w="1170" w:type="dxa"/>
            <w:vAlign w:val="bottom"/>
          </w:tcPr>
          <w:p w14:paraId="0A18FA8D" w14:textId="77777777" w:rsidR="002E7BD3" w:rsidRPr="002E7BD3" w:rsidRDefault="002E7BD3" w:rsidP="002E7BD3">
            <w:pPr>
              <w:spacing w:before="0" w:after="0"/>
              <w:jc w:val="center"/>
              <w:rPr>
                <w:rFonts w:cs="Arial"/>
                <w:szCs w:val="22"/>
              </w:rPr>
            </w:pPr>
            <w:r w:rsidRPr="002E7BD3">
              <w:rPr>
                <w:rFonts w:cs="Arial"/>
                <w:szCs w:val="22"/>
              </w:rPr>
              <w:t>0.24442</w:t>
            </w:r>
          </w:p>
        </w:tc>
        <w:tc>
          <w:tcPr>
            <w:tcW w:w="1128" w:type="dxa"/>
            <w:vAlign w:val="bottom"/>
          </w:tcPr>
          <w:p w14:paraId="7B50B5B8"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625848C5" w14:textId="77777777" w:rsidR="002E7BD3" w:rsidRPr="002E7BD3" w:rsidRDefault="002E7BD3" w:rsidP="002E7BD3">
            <w:pPr>
              <w:spacing w:before="0" w:after="0"/>
              <w:jc w:val="center"/>
              <w:rPr>
                <w:rFonts w:cs="Arial"/>
                <w:szCs w:val="22"/>
              </w:rPr>
            </w:pPr>
            <w:r w:rsidRPr="002E7BD3">
              <w:rPr>
                <w:rFonts w:cs="Arial"/>
                <w:szCs w:val="22"/>
              </w:rPr>
              <w:t>0.00200</w:t>
            </w:r>
          </w:p>
        </w:tc>
      </w:tr>
      <w:tr w:rsidR="002E7BD3" w:rsidRPr="00D910F5" w14:paraId="57BB1A7C" w14:textId="77777777" w:rsidTr="00DE6BEF">
        <w:trPr>
          <w:jc w:val="center"/>
        </w:trPr>
        <w:tc>
          <w:tcPr>
            <w:tcW w:w="987" w:type="dxa"/>
            <w:vAlign w:val="center"/>
          </w:tcPr>
          <w:p w14:paraId="5FCE758E"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vAlign w:val="center"/>
          </w:tcPr>
          <w:p w14:paraId="0E80B84F"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OH</w:t>
            </w:r>
            <w:r w:rsidRPr="00FA2344">
              <w:rPr>
                <w:rFonts w:cs="Arial"/>
                <w:szCs w:val="22"/>
                <w:vertAlign w:val="superscript"/>
              </w:rPr>
              <w:t>-</w:t>
            </w:r>
          </w:p>
        </w:tc>
        <w:tc>
          <w:tcPr>
            <w:tcW w:w="1334" w:type="dxa"/>
            <w:vAlign w:val="bottom"/>
          </w:tcPr>
          <w:p w14:paraId="7B2B5B81" w14:textId="77777777" w:rsidR="002E7BD3" w:rsidRPr="002E7BD3" w:rsidRDefault="002E7BD3" w:rsidP="002E7BD3">
            <w:pPr>
              <w:spacing w:before="0" w:after="0"/>
              <w:jc w:val="center"/>
              <w:rPr>
                <w:rFonts w:cs="Arial"/>
                <w:szCs w:val="22"/>
              </w:rPr>
            </w:pPr>
            <w:r w:rsidRPr="002E7BD3">
              <w:rPr>
                <w:rFonts w:cs="Arial"/>
                <w:szCs w:val="22"/>
              </w:rPr>
              <w:t>0.12980</w:t>
            </w:r>
          </w:p>
        </w:tc>
        <w:tc>
          <w:tcPr>
            <w:tcW w:w="1170" w:type="dxa"/>
            <w:vAlign w:val="bottom"/>
          </w:tcPr>
          <w:p w14:paraId="49625587" w14:textId="77777777" w:rsidR="002E7BD3" w:rsidRPr="002E7BD3" w:rsidRDefault="002E7BD3" w:rsidP="002E7BD3">
            <w:pPr>
              <w:spacing w:before="0" w:after="0"/>
              <w:jc w:val="center"/>
              <w:rPr>
                <w:rFonts w:cs="Arial"/>
                <w:szCs w:val="22"/>
              </w:rPr>
            </w:pPr>
            <w:r w:rsidRPr="002E7BD3">
              <w:rPr>
                <w:rFonts w:cs="Arial"/>
                <w:szCs w:val="22"/>
              </w:rPr>
              <w:t>0.32000</w:t>
            </w:r>
          </w:p>
        </w:tc>
        <w:tc>
          <w:tcPr>
            <w:tcW w:w="1128" w:type="dxa"/>
            <w:vAlign w:val="bottom"/>
          </w:tcPr>
          <w:p w14:paraId="5C780B03"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44B4C4F" w14:textId="77777777" w:rsidR="002E7BD3" w:rsidRPr="002E7BD3" w:rsidRDefault="002E7BD3" w:rsidP="002E7BD3">
            <w:pPr>
              <w:spacing w:before="0" w:after="0"/>
              <w:jc w:val="center"/>
              <w:rPr>
                <w:rFonts w:cs="Arial"/>
                <w:szCs w:val="22"/>
              </w:rPr>
            </w:pPr>
            <w:r w:rsidRPr="002E7BD3">
              <w:rPr>
                <w:rFonts w:cs="Arial"/>
                <w:szCs w:val="22"/>
              </w:rPr>
              <w:t>0.00205</w:t>
            </w:r>
          </w:p>
        </w:tc>
      </w:tr>
      <w:tr w:rsidR="002E7BD3" w:rsidRPr="00D910F5" w14:paraId="5B04D217" w14:textId="77777777" w:rsidTr="00DE6BEF">
        <w:trPr>
          <w:jc w:val="center"/>
        </w:trPr>
        <w:tc>
          <w:tcPr>
            <w:tcW w:w="987" w:type="dxa"/>
            <w:vAlign w:val="center"/>
          </w:tcPr>
          <w:p w14:paraId="3FF3F232" w14:textId="77777777" w:rsidR="002E7BD3" w:rsidRPr="00FA2344" w:rsidRDefault="002E7BD3" w:rsidP="00047841">
            <w:pPr>
              <w:spacing w:before="0" w:after="0"/>
              <w:jc w:val="center"/>
              <w:rPr>
                <w:rFonts w:cs="Arial"/>
                <w:szCs w:val="22"/>
              </w:rPr>
            </w:pPr>
            <w:r w:rsidRPr="00FA2344">
              <w:rPr>
                <w:rFonts w:cs="Arial"/>
                <w:szCs w:val="22"/>
              </w:rPr>
              <w:t>Ca</w:t>
            </w:r>
            <w:r w:rsidRPr="00FA2344">
              <w:rPr>
                <w:rFonts w:cs="Arial"/>
                <w:szCs w:val="22"/>
                <w:vertAlign w:val="superscript"/>
              </w:rPr>
              <w:t>2+</w:t>
            </w:r>
          </w:p>
        </w:tc>
        <w:tc>
          <w:tcPr>
            <w:tcW w:w="961" w:type="dxa"/>
            <w:vAlign w:val="center"/>
          </w:tcPr>
          <w:p w14:paraId="0C9F3844"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OH</w:t>
            </w:r>
            <w:r w:rsidRPr="00FA2344">
              <w:rPr>
                <w:rFonts w:cs="Arial"/>
                <w:szCs w:val="22"/>
                <w:vertAlign w:val="superscript"/>
              </w:rPr>
              <w:t>-</w:t>
            </w:r>
          </w:p>
        </w:tc>
        <w:tc>
          <w:tcPr>
            <w:tcW w:w="1334" w:type="dxa"/>
            <w:vAlign w:val="bottom"/>
          </w:tcPr>
          <w:p w14:paraId="533E42D9" w14:textId="77777777" w:rsidR="002E7BD3" w:rsidRPr="002E7BD3" w:rsidRDefault="002E7BD3" w:rsidP="002E7BD3">
            <w:pPr>
              <w:spacing w:before="0" w:after="0"/>
              <w:jc w:val="center"/>
              <w:rPr>
                <w:rFonts w:cs="Arial"/>
                <w:szCs w:val="22"/>
              </w:rPr>
            </w:pPr>
            <w:r w:rsidRPr="002E7BD3">
              <w:rPr>
                <w:rFonts w:cs="Arial"/>
                <w:szCs w:val="22"/>
              </w:rPr>
              <w:t>-0.17470</w:t>
            </w:r>
          </w:p>
        </w:tc>
        <w:tc>
          <w:tcPr>
            <w:tcW w:w="1170" w:type="dxa"/>
            <w:vAlign w:val="bottom"/>
          </w:tcPr>
          <w:p w14:paraId="169756E0" w14:textId="77777777" w:rsidR="002E7BD3" w:rsidRPr="002E7BD3" w:rsidRDefault="002E7BD3" w:rsidP="002E7BD3">
            <w:pPr>
              <w:spacing w:before="0" w:after="0"/>
              <w:jc w:val="center"/>
              <w:rPr>
                <w:rFonts w:cs="Arial"/>
                <w:szCs w:val="22"/>
              </w:rPr>
            </w:pPr>
            <w:r w:rsidRPr="002E7BD3">
              <w:rPr>
                <w:rFonts w:cs="Arial"/>
                <w:szCs w:val="22"/>
              </w:rPr>
              <w:t>-0.23030</w:t>
            </w:r>
          </w:p>
        </w:tc>
        <w:tc>
          <w:tcPr>
            <w:tcW w:w="1128" w:type="dxa"/>
            <w:vAlign w:val="bottom"/>
          </w:tcPr>
          <w:p w14:paraId="46EC9343" w14:textId="77777777" w:rsidR="002E7BD3" w:rsidRPr="002E7BD3" w:rsidRDefault="002E7BD3" w:rsidP="002E7BD3">
            <w:pPr>
              <w:spacing w:before="0" w:after="0"/>
              <w:jc w:val="center"/>
              <w:rPr>
                <w:rFonts w:cs="Arial"/>
                <w:szCs w:val="22"/>
              </w:rPr>
            </w:pPr>
            <w:r w:rsidRPr="002E7BD3">
              <w:rPr>
                <w:rFonts w:cs="Arial"/>
                <w:szCs w:val="22"/>
              </w:rPr>
              <w:t>-5.72000</w:t>
            </w:r>
          </w:p>
        </w:tc>
        <w:tc>
          <w:tcPr>
            <w:tcW w:w="1128" w:type="dxa"/>
            <w:vAlign w:val="bottom"/>
          </w:tcPr>
          <w:p w14:paraId="7CDA3A8B"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3731953D" w14:textId="77777777" w:rsidTr="00DE6BEF">
        <w:trPr>
          <w:jc w:val="center"/>
        </w:trPr>
        <w:tc>
          <w:tcPr>
            <w:tcW w:w="987" w:type="dxa"/>
            <w:vAlign w:val="center"/>
          </w:tcPr>
          <w:p w14:paraId="62FCB643"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vAlign w:val="center"/>
          </w:tcPr>
          <w:p w14:paraId="13E9167D"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HCO</w:t>
            </w:r>
            <w:r w:rsidRPr="00FA2344">
              <w:rPr>
                <w:rFonts w:cs="Arial"/>
                <w:szCs w:val="22"/>
                <w:vertAlign w:val="subscript"/>
              </w:rPr>
              <w:t>3</w:t>
            </w:r>
            <w:r w:rsidRPr="00FA2344">
              <w:rPr>
                <w:rFonts w:cs="Arial"/>
                <w:szCs w:val="22"/>
                <w:vertAlign w:val="superscript"/>
              </w:rPr>
              <w:t>-</w:t>
            </w:r>
          </w:p>
        </w:tc>
        <w:tc>
          <w:tcPr>
            <w:tcW w:w="1334" w:type="dxa"/>
            <w:vAlign w:val="bottom"/>
          </w:tcPr>
          <w:p w14:paraId="70106D55" w14:textId="77777777" w:rsidR="002E7BD3" w:rsidRPr="002E7BD3" w:rsidRDefault="002E7BD3" w:rsidP="002E7BD3">
            <w:pPr>
              <w:spacing w:before="0" w:after="0"/>
              <w:jc w:val="center"/>
              <w:rPr>
                <w:rFonts w:cs="Arial"/>
                <w:szCs w:val="22"/>
              </w:rPr>
            </w:pPr>
            <w:r w:rsidRPr="002E7BD3">
              <w:rPr>
                <w:rFonts w:cs="Arial"/>
                <w:szCs w:val="22"/>
              </w:rPr>
              <w:t>0.02800</w:t>
            </w:r>
          </w:p>
        </w:tc>
        <w:tc>
          <w:tcPr>
            <w:tcW w:w="1170" w:type="dxa"/>
            <w:vAlign w:val="bottom"/>
          </w:tcPr>
          <w:p w14:paraId="413F515C" w14:textId="77777777" w:rsidR="002E7BD3" w:rsidRPr="002E7BD3" w:rsidRDefault="002E7BD3" w:rsidP="002E7BD3">
            <w:pPr>
              <w:spacing w:before="0" w:after="0"/>
              <w:jc w:val="center"/>
              <w:rPr>
                <w:rFonts w:cs="Arial"/>
                <w:szCs w:val="22"/>
              </w:rPr>
            </w:pPr>
            <w:r w:rsidRPr="002E7BD3">
              <w:rPr>
                <w:rFonts w:cs="Arial"/>
                <w:szCs w:val="22"/>
              </w:rPr>
              <w:t>0.04401</w:t>
            </w:r>
          </w:p>
        </w:tc>
        <w:tc>
          <w:tcPr>
            <w:tcW w:w="1128" w:type="dxa"/>
            <w:vAlign w:val="bottom"/>
          </w:tcPr>
          <w:p w14:paraId="35211D73"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52739540"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3828A110" w14:textId="77777777" w:rsidTr="00DE6BEF">
        <w:trPr>
          <w:jc w:val="center"/>
        </w:trPr>
        <w:tc>
          <w:tcPr>
            <w:tcW w:w="987" w:type="dxa"/>
            <w:vAlign w:val="center"/>
          </w:tcPr>
          <w:p w14:paraId="04370899" w14:textId="77777777" w:rsidR="002E7BD3" w:rsidRPr="00FA2344" w:rsidRDefault="002E7BD3" w:rsidP="00047841">
            <w:pPr>
              <w:spacing w:before="0" w:after="0"/>
              <w:jc w:val="center"/>
              <w:rPr>
                <w:rFonts w:cs="Arial"/>
                <w:szCs w:val="22"/>
              </w:rPr>
            </w:pPr>
            <w:r w:rsidRPr="00FA2344">
              <w:rPr>
                <w:rFonts w:cs="Arial"/>
                <w:szCs w:val="22"/>
              </w:rPr>
              <w:t>Mg</w:t>
            </w:r>
            <w:r w:rsidRPr="00FA2344">
              <w:rPr>
                <w:rFonts w:cs="Arial"/>
                <w:szCs w:val="22"/>
                <w:vertAlign w:val="superscript"/>
              </w:rPr>
              <w:t>2+</w:t>
            </w:r>
          </w:p>
        </w:tc>
        <w:tc>
          <w:tcPr>
            <w:tcW w:w="961" w:type="dxa"/>
            <w:vAlign w:val="center"/>
          </w:tcPr>
          <w:p w14:paraId="4E519B57"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HCO</w:t>
            </w:r>
            <w:r w:rsidRPr="00FA2344">
              <w:rPr>
                <w:rFonts w:cs="Arial"/>
                <w:szCs w:val="22"/>
                <w:vertAlign w:val="subscript"/>
              </w:rPr>
              <w:t>3</w:t>
            </w:r>
            <w:r w:rsidRPr="00FA2344">
              <w:rPr>
                <w:rFonts w:cs="Arial"/>
                <w:szCs w:val="22"/>
                <w:vertAlign w:val="superscript"/>
              </w:rPr>
              <w:t>-</w:t>
            </w:r>
          </w:p>
        </w:tc>
        <w:tc>
          <w:tcPr>
            <w:tcW w:w="1334" w:type="dxa"/>
            <w:vAlign w:val="bottom"/>
          </w:tcPr>
          <w:p w14:paraId="2BC13691" w14:textId="77777777" w:rsidR="002E7BD3" w:rsidRPr="002E7BD3" w:rsidRDefault="002E7BD3" w:rsidP="002E7BD3">
            <w:pPr>
              <w:spacing w:before="0" w:after="0"/>
              <w:jc w:val="center"/>
              <w:rPr>
                <w:rFonts w:cs="Arial"/>
                <w:szCs w:val="22"/>
              </w:rPr>
            </w:pPr>
            <w:r w:rsidRPr="002E7BD3">
              <w:rPr>
                <w:rFonts w:cs="Arial"/>
                <w:szCs w:val="22"/>
              </w:rPr>
              <w:t>0.03300</w:t>
            </w:r>
          </w:p>
        </w:tc>
        <w:tc>
          <w:tcPr>
            <w:tcW w:w="1170" w:type="dxa"/>
            <w:vAlign w:val="bottom"/>
          </w:tcPr>
          <w:p w14:paraId="2E5729F9" w14:textId="77777777" w:rsidR="002E7BD3" w:rsidRPr="002E7BD3" w:rsidRDefault="002E7BD3" w:rsidP="002E7BD3">
            <w:pPr>
              <w:spacing w:before="0" w:after="0"/>
              <w:jc w:val="center"/>
              <w:rPr>
                <w:rFonts w:cs="Arial"/>
                <w:szCs w:val="22"/>
              </w:rPr>
            </w:pPr>
            <w:r w:rsidRPr="002E7BD3">
              <w:rPr>
                <w:rFonts w:cs="Arial"/>
                <w:szCs w:val="22"/>
              </w:rPr>
              <w:t>0.84980</w:t>
            </w:r>
          </w:p>
        </w:tc>
        <w:tc>
          <w:tcPr>
            <w:tcW w:w="1128" w:type="dxa"/>
            <w:vAlign w:val="bottom"/>
          </w:tcPr>
          <w:p w14:paraId="60F2125E"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41B782FB"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08DCAC48" w14:textId="77777777" w:rsidTr="00DE6BEF">
        <w:trPr>
          <w:jc w:val="center"/>
        </w:trPr>
        <w:tc>
          <w:tcPr>
            <w:tcW w:w="987" w:type="dxa"/>
            <w:vAlign w:val="center"/>
          </w:tcPr>
          <w:p w14:paraId="09B7C067"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vAlign w:val="center"/>
          </w:tcPr>
          <w:p w14:paraId="695CDDDF"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HCO</w:t>
            </w:r>
            <w:r w:rsidRPr="00FA2344">
              <w:rPr>
                <w:rFonts w:cs="Arial"/>
                <w:szCs w:val="22"/>
                <w:vertAlign w:val="subscript"/>
              </w:rPr>
              <w:t>3</w:t>
            </w:r>
            <w:r w:rsidRPr="00FA2344">
              <w:rPr>
                <w:rFonts w:cs="Arial"/>
                <w:szCs w:val="22"/>
                <w:vertAlign w:val="superscript"/>
              </w:rPr>
              <w:t>-</w:t>
            </w:r>
          </w:p>
        </w:tc>
        <w:tc>
          <w:tcPr>
            <w:tcW w:w="1334" w:type="dxa"/>
            <w:vAlign w:val="bottom"/>
          </w:tcPr>
          <w:p w14:paraId="2AB8A588" w14:textId="77777777" w:rsidR="002E7BD3" w:rsidRPr="002E7BD3" w:rsidRDefault="002E7BD3" w:rsidP="002E7BD3">
            <w:pPr>
              <w:spacing w:before="0" w:after="0"/>
              <w:jc w:val="center"/>
              <w:rPr>
                <w:rFonts w:cs="Arial"/>
                <w:szCs w:val="22"/>
              </w:rPr>
            </w:pPr>
            <w:r w:rsidRPr="002E7BD3">
              <w:rPr>
                <w:rFonts w:cs="Arial"/>
                <w:szCs w:val="22"/>
              </w:rPr>
              <w:t>-0.01070</w:t>
            </w:r>
          </w:p>
        </w:tc>
        <w:tc>
          <w:tcPr>
            <w:tcW w:w="1170" w:type="dxa"/>
            <w:vAlign w:val="bottom"/>
          </w:tcPr>
          <w:p w14:paraId="08B30D01" w14:textId="77777777" w:rsidR="002E7BD3" w:rsidRPr="002E7BD3" w:rsidRDefault="002E7BD3" w:rsidP="002E7BD3">
            <w:pPr>
              <w:spacing w:before="0" w:after="0"/>
              <w:jc w:val="center"/>
              <w:rPr>
                <w:rFonts w:cs="Arial"/>
                <w:szCs w:val="22"/>
              </w:rPr>
            </w:pPr>
            <w:r w:rsidRPr="002E7BD3">
              <w:rPr>
                <w:rFonts w:cs="Arial"/>
                <w:szCs w:val="22"/>
              </w:rPr>
              <w:t>0.04780</w:t>
            </w:r>
          </w:p>
        </w:tc>
        <w:tc>
          <w:tcPr>
            <w:tcW w:w="1128" w:type="dxa"/>
            <w:vAlign w:val="bottom"/>
          </w:tcPr>
          <w:p w14:paraId="5806947C"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F7B50EF"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74E4421D" w14:textId="77777777" w:rsidTr="00DE6BEF">
        <w:trPr>
          <w:jc w:val="center"/>
        </w:trPr>
        <w:tc>
          <w:tcPr>
            <w:tcW w:w="987" w:type="dxa"/>
            <w:vAlign w:val="center"/>
          </w:tcPr>
          <w:p w14:paraId="14C9F643" w14:textId="77777777" w:rsidR="002E7BD3" w:rsidRPr="00FA2344" w:rsidRDefault="002E7BD3" w:rsidP="00047841">
            <w:pPr>
              <w:spacing w:before="0" w:after="0"/>
              <w:jc w:val="center"/>
              <w:rPr>
                <w:rFonts w:cs="Arial"/>
                <w:szCs w:val="22"/>
              </w:rPr>
            </w:pPr>
            <w:r w:rsidRPr="00FA2344">
              <w:rPr>
                <w:rFonts w:cs="Arial"/>
                <w:szCs w:val="22"/>
              </w:rPr>
              <w:t>Ca</w:t>
            </w:r>
            <w:r w:rsidRPr="00FA2344">
              <w:rPr>
                <w:rFonts w:cs="Arial"/>
                <w:szCs w:val="22"/>
                <w:vertAlign w:val="superscript"/>
              </w:rPr>
              <w:t>2+</w:t>
            </w:r>
          </w:p>
        </w:tc>
        <w:tc>
          <w:tcPr>
            <w:tcW w:w="961" w:type="dxa"/>
            <w:vAlign w:val="center"/>
          </w:tcPr>
          <w:p w14:paraId="22F93358"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HCO</w:t>
            </w:r>
            <w:r w:rsidRPr="00FA2344">
              <w:rPr>
                <w:rFonts w:cs="Arial"/>
                <w:szCs w:val="22"/>
                <w:vertAlign w:val="subscript"/>
              </w:rPr>
              <w:t>3</w:t>
            </w:r>
            <w:r w:rsidRPr="00FA2344">
              <w:rPr>
                <w:rFonts w:cs="Arial"/>
                <w:szCs w:val="22"/>
                <w:vertAlign w:val="superscript"/>
              </w:rPr>
              <w:t>-</w:t>
            </w:r>
          </w:p>
        </w:tc>
        <w:tc>
          <w:tcPr>
            <w:tcW w:w="1334" w:type="dxa"/>
            <w:vAlign w:val="bottom"/>
          </w:tcPr>
          <w:p w14:paraId="4D3389FD" w14:textId="77777777" w:rsidR="002E7BD3" w:rsidRPr="002E7BD3" w:rsidRDefault="002E7BD3" w:rsidP="002E7BD3">
            <w:pPr>
              <w:spacing w:before="0" w:after="0"/>
              <w:jc w:val="center"/>
              <w:rPr>
                <w:rFonts w:cs="Arial"/>
                <w:szCs w:val="22"/>
              </w:rPr>
            </w:pPr>
            <w:r w:rsidRPr="002E7BD3">
              <w:rPr>
                <w:rFonts w:cs="Arial"/>
                <w:szCs w:val="22"/>
              </w:rPr>
              <w:t>0.40000</w:t>
            </w:r>
          </w:p>
        </w:tc>
        <w:tc>
          <w:tcPr>
            <w:tcW w:w="1170" w:type="dxa"/>
            <w:vAlign w:val="bottom"/>
          </w:tcPr>
          <w:p w14:paraId="4D4192A4" w14:textId="77777777" w:rsidR="002E7BD3" w:rsidRPr="002E7BD3" w:rsidRDefault="002E7BD3" w:rsidP="002E7BD3">
            <w:pPr>
              <w:spacing w:before="0" w:after="0"/>
              <w:jc w:val="center"/>
              <w:rPr>
                <w:rFonts w:cs="Arial"/>
                <w:szCs w:val="22"/>
              </w:rPr>
            </w:pPr>
            <w:r w:rsidRPr="002E7BD3">
              <w:rPr>
                <w:rFonts w:cs="Arial"/>
                <w:szCs w:val="22"/>
              </w:rPr>
              <w:t>2.97700</w:t>
            </w:r>
          </w:p>
        </w:tc>
        <w:tc>
          <w:tcPr>
            <w:tcW w:w="1128" w:type="dxa"/>
            <w:vAlign w:val="bottom"/>
          </w:tcPr>
          <w:p w14:paraId="67A36E59"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3CD4532" w14:textId="77777777" w:rsidR="002E7BD3" w:rsidRPr="002E7BD3" w:rsidRDefault="002E7BD3" w:rsidP="002E7BD3">
            <w:pPr>
              <w:spacing w:before="0" w:after="0"/>
              <w:jc w:val="center"/>
              <w:rPr>
                <w:rFonts w:cs="Arial"/>
                <w:szCs w:val="22"/>
              </w:rPr>
            </w:pPr>
            <w:r w:rsidRPr="002E7BD3">
              <w:rPr>
                <w:rFonts w:cs="Arial"/>
                <w:szCs w:val="22"/>
              </w:rPr>
              <w:t>-</w:t>
            </w:r>
          </w:p>
        </w:tc>
      </w:tr>
      <w:tr w:rsidR="002E7BD3" w:rsidRPr="00D910F5" w14:paraId="15607475" w14:textId="77777777" w:rsidTr="00DE6BEF">
        <w:trPr>
          <w:jc w:val="center"/>
        </w:trPr>
        <w:tc>
          <w:tcPr>
            <w:tcW w:w="987" w:type="dxa"/>
            <w:vAlign w:val="center"/>
          </w:tcPr>
          <w:p w14:paraId="73C94027" w14:textId="77777777" w:rsidR="002E7BD3" w:rsidRPr="00FA2344" w:rsidRDefault="002E7BD3" w:rsidP="00047841">
            <w:pPr>
              <w:spacing w:before="0" w:after="0"/>
              <w:jc w:val="center"/>
              <w:rPr>
                <w:rFonts w:cs="Arial"/>
                <w:szCs w:val="22"/>
              </w:rPr>
            </w:pPr>
            <w:r w:rsidRPr="00FA2344">
              <w:rPr>
                <w:rFonts w:cs="Arial"/>
                <w:szCs w:val="22"/>
              </w:rPr>
              <w:t>Na</w:t>
            </w:r>
            <w:r w:rsidRPr="00FA2344">
              <w:rPr>
                <w:rFonts w:cs="Arial"/>
                <w:szCs w:val="22"/>
                <w:vertAlign w:val="superscript"/>
              </w:rPr>
              <w:t>+</w:t>
            </w:r>
          </w:p>
        </w:tc>
        <w:tc>
          <w:tcPr>
            <w:tcW w:w="961" w:type="dxa"/>
            <w:vAlign w:val="center"/>
          </w:tcPr>
          <w:p w14:paraId="0AAF0E7C"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CO</w:t>
            </w:r>
            <w:r w:rsidRPr="00FA2344">
              <w:rPr>
                <w:rFonts w:cs="Arial"/>
                <w:szCs w:val="22"/>
                <w:vertAlign w:val="subscript"/>
              </w:rPr>
              <w:t>3</w:t>
            </w:r>
            <w:r w:rsidRPr="00FA2344">
              <w:rPr>
                <w:rFonts w:cs="Arial"/>
                <w:szCs w:val="22"/>
                <w:vertAlign w:val="superscript"/>
              </w:rPr>
              <w:t>2-</w:t>
            </w:r>
          </w:p>
        </w:tc>
        <w:tc>
          <w:tcPr>
            <w:tcW w:w="1334" w:type="dxa"/>
            <w:vAlign w:val="bottom"/>
          </w:tcPr>
          <w:p w14:paraId="78CB5754" w14:textId="77777777" w:rsidR="002E7BD3" w:rsidRPr="002E7BD3" w:rsidRDefault="002E7BD3" w:rsidP="002E7BD3">
            <w:pPr>
              <w:spacing w:before="0" w:after="0"/>
              <w:jc w:val="center"/>
              <w:rPr>
                <w:rFonts w:cs="Arial"/>
                <w:szCs w:val="22"/>
              </w:rPr>
            </w:pPr>
            <w:r w:rsidRPr="002E7BD3">
              <w:rPr>
                <w:rFonts w:cs="Arial"/>
                <w:szCs w:val="22"/>
              </w:rPr>
              <w:t>0.03620</w:t>
            </w:r>
          </w:p>
        </w:tc>
        <w:tc>
          <w:tcPr>
            <w:tcW w:w="1170" w:type="dxa"/>
            <w:vAlign w:val="bottom"/>
          </w:tcPr>
          <w:p w14:paraId="2BE218C5" w14:textId="77777777" w:rsidR="002E7BD3" w:rsidRPr="002E7BD3" w:rsidRDefault="002E7BD3" w:rsidP="002E7BD3">
            <w:pPr>
              <w:spacing w:before="0" w:after="0"/>
              <w:jc w:val="center"/>
              <w:rPr>
                <w:rFonts w:cs="Arial"/>
                <w:szCs w:val="22"/>
              </w:rPr>
            </w:pPr>
            <w:r w:rsidRPr="002E7BD3">
              <w:rPr>
                <w:rFonts w:cs="Arial"/>
                <w:szCs w:val="22"/>
              </w:rPr>
              <w:t>1.51207</w:t>
            </w:r>
          </w:p>
        </w:tc>
        <w:tc>
          <w:tcPr>
            <w:tcW w:w="1128" w:type="dxa"/>
            <w:vAlign w:val="bottom"/>
          </w:tcPr>
          <w:p w14:paraId="1BDCFCBC"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vAlign w:val="bottom"/>
          </w:tcPr>
          <w:p w14:paraId="07D8707F" w14:textId="77777777" w:rsidR="002E7BD3" w:rsidRPr="002E7BD3" w:rsidRDefault="002E7BD3" w:rsidP="002E7BD3">
            <w:pPr>
              <w:spacing w:before="0" w:after="0"/>
              <w:jc w:val="center"/>
              <w:rPr>
                <w:rFonts w:cs="Arial"/>
                <w:szCs w:val="22"/>
              </w:rPr>
            </w:pPr>
            <w:r w:rsidRPr="002E7BD3">
              <w:rPr>
                <w:rFonts w:cs="Arial"/>
                <w:szCs w:val="22"/>
              </w:rPr>
              <w:t>0.00184</w:t>
            </w:r>
          </w:p>
        </w:tc>
      </w:tr>
      <w:tr w:rsidR="002E7BD3" w:rsidRPr="00D910F5" w14:paraId="6F60C99D" w14:textId="77777777" w:rsidTr="00DE6BEF">
        <w:trPr>
          <w:jc w:val="center"/>
        </w:trPr>
        <w:tc>
          <w:tcPr>
            <w:tcW w:w="987" w:type="dxa"/>
            <w:tcBorders>
              <w:bottom w:val="single" w:sz="4" w:space="0" w:color="auto"/>
            </w:tcBorders>
            <w:vAlign w:val="center"/>
          </w:tcPr>
          <w:p w14:paraId="30606873" w14:textId="77777777" w:rsidR="002E7BD3" w:rsidRPr="00FA2344" w:rsidRDefault="002E7BD3" w:rsidP="00047841">
            <w:pPr>
              <w:spacing w:before="0" w:after="0"/>
              <w:jc w:val="center"/>
              <w:rPr>
                <w:rFonts w:cs="Arial"/>
                <w:szCs w:val="22"/>
              </w:rPr>
            </w:pPr>
            <w:r w:rsidRPr="00FA2344">
              <w:rPr>
                <w:rFonts w:cs="Arial"/>
                <w:szCs w:val="22"/>
              </w:rPr>
              <w:t>K</w:t>
            </w:r>
            <w:r w:rsidRPr="00FA2344">
              <w:rPr>
                <w:rFonts w:cs="Arial"/>
                <w:szCs w:val="22"/>
                <w:vertAlign w:val="superscript"/>
              </w:rPr>
              <w:t>+</w:t>
            </w:r>
          </w:p>
        </w:tc>
        <w:tc>
          <w:tcPr>
            <w:tcW w:w="961" w:type="dxa"/>
            <w:tcBorders>
              <w:bottom w:val="single" w:sz="4" w:space="0" w:color="auto"/>
            </w:tcBorders>
            <w:vAlign w:val="center"/>
          </w:tcPr>
          <w:p w14:paraId="7D93C33D" w14:textId="77777777" w:rsidR="002E7BD3" w:rsidRPr="00FA2344" w:rsidRDefault="002E7BD3" w:rsidP="00047841">
            <w:pPr>
              <w:keepLines/>
              <w:tabs>
                <w:tab w:val="center" w:pos="4320"/>
              </w:tabs>
              <w:spacing w:before="0" w:after="0"/>
              <w:jc w:val="center"/>
              <w:rPr>
                <w:rFonts w:cs="Arial"/>
                <w:szCs w:val="22"/>
              </w:rPr>
            </w:pPr>
            <w:r w:rsidRPr="00FA2344">
              <w:rPr>
                <w:rFonts w:cs="Arial"/>
                <w:szCs w:val="22"/>
              </w:rPr>
              <w:t>CO</w:t>
            </w:r>
            <w:r w:rsidRPr="00FA2344">
              <w:rPr>
                <w:rFonts w:cs="Arial"/>
                <w:szCs w:val="22"/>
                <w:vertAlign w:val="subscript"/>
              </w:rPr>
              <w:t>3</w:t>
            </w:r>
            <w:r w:rsidRPr="00FA2344">
              <w:rPr>
                <w:rFonts w:cs="Arial"/>
                <w:szCs w:val="22"/>
                <w:vertAlign w:val="superscript"/>
              </w:rPr>
              <w:t>2-</w:t>
            </w:r>
          </w:p>
        </w:tc>
        <w:tc>
          <w:tcPr>
            <w:tcW w:w="1334" w:type="dxa"/>
            <w:tcBorders>
              <w:bottom w:val="single" w:sz="4" w:space="0" w:color="auto"/>
            </w:tcBorders>
            <w:vAlign w:val="bottom"/>
          </w:tcPr>
          <w:p w14:paraId="28B5F598" w14:textId="77777777" w:rsidR="002E7BD3" w:rsidRPr="002E7BD3" w:rsidRDefault="002E7BD3" w:rsidP="002E7BD3">
            <w:pPr>
              <w:spacing w:before="0" w:after="0"/>
              <w:jc w:val="center"/>
              <w:rPr>
                <w:rFonts w:cs="Arial"/>
                <w:szCs w:val="22"/>
              </w:rPr>
            </w:pPr>
            <w:r w:rsidRPr="002E7BD3">
              <w:rPr>
                <w:rFonts w:cs="Arial"/>
                <w:szCs w:val="22"/>
              </w:rPr>
              <w:t>0.12880</w:t>
            </w:r>
          </w:p>
        </w:tc>
        <w:tc>
          <w:tcPr>
            <w:tcW w:w="1170" w:type="dxa"/>
            <w:tcBorders>
              <w:bottom w:val="single" w:sz="4" w:space="0" w:color="auto"/>
            </w:tcBorders>
            <w:vAlign w:val="bottom"/>
          </w:tcPr>
          <w:p w14:paraId="679B9A90" w14:textId="77777777" w:rsidR="002E7BD3" w:rsidRPr="002E7BD3" w:rsidRDefault="002E7BD3" w:rsidP="002E7BD3">
            <w:pPr>
              <w:spacing w:before="0" w:after="0"/>
              <w:jc w:val="center"/>
              <w:rPr>
                <w:rFonts w:cs="Arial"/>
                <w:szCs w:val="22"/>
              </w:rPr>
            </w:pPr>
            <w:r w:rsidRPr="002E7BD3">
              <w:rPr>
                <w:rFonts w:cs="Arial"/>
                <w:szCs w:val="22"/>
              </w:rPr>
              <w:t>1.43330</w:t>
            </w:r>
          </w:p>
        </w:tc>
        <w:tc>
          <w:tcPr>
            <w:tcW w:w="1128" w:type="dxa"/>
            <w:tcBorders>
              <w:bottom w:val="single" w:sz="4" w:space="0" w:color="auto"/>
            </w:tcBorders>
            <w:vAlign w:val="bottom"/>
          </w:tcPr>
          <w:p w14:paraId="5785780D" w14:textId="77777777" w:rsidR="002E7BD3" w:rsidRPr="002E7BD3" w:rsidRDefault="002E7BD3" w:rsidP="002E7BD3">
            <w:pPr>
              <w:spacing w:before="0" w:after="0"/>
              <w:jc w:val="center"/>
              <w:rPr>
                <w:rFonts w:cs="Arial"/>
                <w:szCs w:val="22"/>
              </w:rPr>
            </w:pPr>
            <w:r w:rsidRPr="002E7BD3">
              <w:rPr>
                <w:rFonts w:cs="Arial"/>
                <w:szCs w:val="22"/>
              </w:rPr>
              <w:t>-</w:t>
            </w:r>
          </w:p>
        </w:tc>
        <w:tc>
          <w:tcPr>
            <w:tcW w:w="1128" w:type="dxa"/>
            <w:tcBorders>
              <w:bottom w:val="single" w:sz="4" w:space="0" w:color="auto"/>
            </w:tcBorders>
            <w:vAlign w:val="bottom"/>
          </w:tcPr>
          <w:p w14:paraId="365B8096" w14:textId="77777777" w:rsidR="002E7BD3" w:rsidRPr="002E7BD3" w:rsidRDefault="002E7BD3" w:rsidP="002E7BD3">
            <w:pPr>
              <w:spacing w:before="0" w:after="0"/>
              <w:jc w:val="center"/>
              <w:rPr>
                <w:rFonts w:cs="Arial"/>
                <w:szCs w:val="22"/>
              </w:rPr>
            </w:pPr>
            <w:r w:rsidRPr="002E7BD3">
              <w:rPr>
                <w:rFonts w:cs="Arial"/>
                <w:szCs w:val="22"/>
              </w:rPr>
              <w:t>0.00018</w:t>
            </w:r>
          </w:p>
        </w:tc>
      </w:tr>
    </w:tbl>
    <w:p w14:paraId="6F23850B" w14:textId="77777777" w:rsidR="00E41CD3" w:rsidRDefault="00E41CD3" w:rsidP="00047841">
      <w:pPr>
        <w:rPr>
          <w:rFonts w:cs="Arial"/>
          <w:b/>
          <w:szCs w:val="22"/>
        </w:rPr>
      </w:pPr>
    </w:p>
    <w:p w14:paraId="40B3DE53" w14:textId="77777777" w:rsidR="00047841" w:rsidRDefault="00E41CD3" w:rsidP="00E41CD3">
      <w:pPr>
        <w:widowControl/>
        <w:spacing w:before="0" w:after="0"/>
        <w:jc w:val="left"/>
        <w:rPr>
          <w:rFonts w:cs="Arial"/>
          <w:b/>
          <w:szCs w:val="22"/>
        </w:rPr>
      </w:pPr>
      <w:r>
        <w:rPr>
          <w:rFonts w:cs="Arial"/>
          <w:b/>
          <w:szCs w:val="22"/>
        </w:rPr>
        <w:br w:type="page"/>
      </w:r>
    </w:p>
    <w:p w14:paraId="4F64DC36" w14:textId="35B5F31D" w:rsidR="00047841" w:rsidRDefault="00047841" w:rsidP="00687205">
      <w:pPr>
        <w:pStyle w:val="StyleCaptionTableCaptionCentered"/>
      </w:pPr>
      <w:bookmarkStart w:id="1456" w:name="_Ref295916649"/>
      <w:bookmarkStart w:id="1457" w:name="_Ref295916558"/>
      <w:bookmarkStart w:id="1458" w:name="_Toc224129503"/>
      <w:bookmarkStart w:id="1459" w:name="_Toc231817534"/>
      <w:bookmarkStart w:id="1460" w:name="_Toc284523529"/>
      <w:bookmarkStart w:id="1461" w:name="_Toc286733654"/>
      <w:bookmarkStart w:id="1462" w:name="_Toc288330803"/>
      <w:r>
        <w:lastRenderedPageBreak/>
        <w:t>Table III</w:t>
      </w:r>
      <w:r w:rsidR="004474F5">
        <w:t xml:space="preserve">.  </w:t>
      </w:r>
      <w:r>
        <w:fldChar w:fldCharType="begin"/>
      </w:r>
      <w:r>
        <w:instrText xml:space="preserve"> SEQ Table_B. \* ARABIC </w:instrText>
      </w:r>
      <w:r>
        <w:fldChar w:fldCharType="separate"/>
      </w:r>
      <w:r w:rsidR="00B560DA">
        <w:rPr>
          <w:noProof/>
        </w:rPr>
        <w:t>2</w:t>
      </w:r>
      <w:r>
        <w:fldChar w:fldCharType="end"/>
      </w:r>
      <w:r>
        <w:t xml:space="preserve">: </w:t>
      </w:r>
      <w:bookmarkStart w:id="1463" w:name="_Ref302405976"/>
      <w:r w:rsidRPr="00A13A1C">
        <w:t xml:space="preserve">Pitzer Virial Coefficients Used </w:t>
      </w:r>
      <w:r>
        <w:t>for Model Verification – Part 2</w:t>
      </w:r>
      <w:bookmarkEnd w:id="1456"/>
      <w:bookmarkEnd w:id="1457"/>
      <w:bookmarkEnd w:id="1463"/>
    </w:p>
    <w:tbl>
      <w:tblPr>
        <w:tblW w:w="0" w:type="auto"/>
        <w:jc w:val="center"/>
        <w:tblLook w:val="04A0" w:firstRow="1" w:lastRow="0" w:firstColumn="1" w:lastColumn="0" w:noHBand="0" w:noVBand="1"/>
      </w:tblPr>
      <w:tblGrid>
        <w:gridCol w:w="856"/>
        <w:gridCol w:w="1227"/>
        <w:gridCol w:w="956"/>
        <w:gridCol w:w="1227"/>
        <w:gridCol w:w="1227"/>
        <w:gridCol w:w="876"/>
      </w:tblGrid>
      <w:tr w:rsidR="00DE6BEF" w:rsidRPr="00DE6BEF" w14:paraId="520A131D" w14:textId="77777777" w:rsidTr="005819C9">
        <w:trPr>
          <w:trHeight w:val="284"/>
          <w:jc w:val="center"/>
        </w:trPr>
        <w:tc>
          <w:tcPr>
            <w:tcW w:w="0" w:type="auto"/>
            <w:tcBorders>
              <w:top w:val="single" w:sz="8" w:space="0" w:color="auto"/>
              <w:left w:val="nil"/>
              <w:bottom w:val="single" w:sz="8" w:space="0" w:color="auto"/>
              <w:right w:val="nil"/>
            </w:tcBorders>
            <w:shd w:val="clear" w:color="auto" w:fill="auto"/>
            <w:vAlign w:val="center"/>
            <w:hideMark/>
          </w:tcPr>
          <w:p w14:paraId="6B60D716" w14:textId="77777777" w:rsidR="00DE6BEF" w:rsidRPr="00DE6BEF" w:rsidRDefault="00DE6BEF" w:rsidP="00DE6BEF">
            <w:pPr>
              <w:widowControl/>
              <w:spacing w:before="0" w:after="0"/>
              <w:jc w:val="center"/>
              <w:rPr>
                <w:rFonts w:eastAsia="Times New Roman"/>
                <w:b/>
                <w:bCs/>
                <w:color w:val="000000"/>
                <w:szCs w:val="24"/>
                <w:lang w:val="en-CA" w:eastAsia="en-CA"/>
              </w:rPr>
            </w:pPr>
            <w:r w:rsidRPr="00DE6BEF">
              <w:rPr>
                <w:rFonts w:eastAsia="Times New Roman" w:cs="Arial"/>
                <w:b/>
                <w:bCs/>
                <w:color w:val="000000"/>
                <w:szCs w:val="22"/>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7D284E2A" w14:textId="77777777" w:rsidR="00DE6BEF" w:rsidRPr="00DE6BEF" w:rsidRDefault="00DE6BEF" w:rsidP="00DE6BEF">
            <w:pPr>
              <w:widowControl/>
              <w:spacing w:before="0" w:after="0"/>
              <w:jc w:val="center"/>
              <w:rPr>
                <w:rFonts w:eastAsia="Times New Roman"/>
                <w:b/>
                <w:bCs/>
                <w:color w:val="000000"/>
                <w:szCs w:val="24"/>
                <w:lang w:val="en-CA" w:eastAsia="en-CA"/>
              </w:rPr>
            </w:pPr>
            <w:r w:rsidRPr="00DE6BEF">
              <w:rPr>
                <w:rFonts w:eastAsia="Times New Roman" w:cs="Arial"/>
                <w:b/>
                <w:bCs/>
                <w:color w:val="000000"/>
                <w:szCs w:val="22"/>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0E4BA61C" w14:textId="77777777" w:rsidR="00DE6BEF" w:rsidRPr="00DE6BEF" w:rsidRDefault="00DE6BEF" w:rsidP="00DE6BEF">
            <w:pPr>
              <w:widowControl/>
              <w:spacing w:before="0" w:after="0"/>
              <w:jc w:val="center"/>
              <w:rPr>
                <w:rFonts w:ascii="Symbol" w:eastAsia="Times New Roman" w:hAnsi="Symbol"/>
                <w:b/>
                <w:bCs/>
                <w:color w:val="000000"/>
                <w:szCs w:val="24"/>
                <w:lang w:val="en-CA" w:eastAsia="en-CA"/>
              </w:rPr>
            </w:pPr>
            <w:r w:rsidRPr="00DE6BEF">
              <w:rPr>
                <w:rFonts w:ascii="Symbol" w:eastAsia="Times New Roman" w:hAnsi="Symbol"/>
                <w:b/>
                <w:bCs/>
                <w:color w:val="000000"/>
                <w:szCs w:val="24"/>
                <w:lang w:eastAsia="en-CA"/>
              </w:rPr>
              <w:sym w:font="Symbol" w:char="F071"/>
            </w:r>
          </w:p>
        </w:tc>
        <w:tc>
          <w:tcPr>
            <w:tcW w:w="0" w:type="auto"/>
            <w:tcBorders>
              <w:top w:val="single" w:sz="8" w:space="0" w:color="auto"/>
              <w:left w:val="nil"/>
              <w:bottom w:val="single" w:sz="8" w:space="0" w:color="auto"/>
              <w:right w:val="nil"/>
            </w:tcBorders>
            <w:shd w:val="clear" w:color="auto" w:fill="auto"/>
            <w:vAlign w:val="center"/>
            <w:hideMark/>
          </w:tcPr>
          <w:p w14:paraId="07303599" w14:textId="77777777" w:rsidR="00DE6BEF" w:rsidRPr="00DE6BEF" w:rsidRDefault="00DE6BEF" w:rsidP="00DE6BEF">
            <w:pPr>
              <w:widowControl/>
              <w:spacing w:before="0" w:after="0"/>
              <w:jc w:val="center"/>
              <w:rPr>
                <w:rFonts w:eastAsia="Times New Roman"/>
                <w:b/>
                <w:bCs/>
                <w:color w:val="000000"/>
                <w:szCs w:val="24"/>
                <w:lang w:val="en-CA" w:eastAsia="en-CA"/>
              </w:rPr>
            </w:pPr>
            <w:r w:rsidRPr="00DE6BEF">
              <w:rPr>
                <w:rFonts w:eastAsia="Times New Roman" w:cs="Arial"/>
                <w:b/>
                <w:bCs/>
                <w:color w:val="000000"/>
                <w:szCs w:val="22"/>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5F84F59D" w14:textId="77777777" w:rsidR="00DE6BEF" w:rsidRPr="00DE6BEF" w:rsidRDefault="00DE6BEF" w:rsidP="00DE6BEF">
            <w:pPr>
              <w:widowControl/>
              <w:spacing w:before="0" w:after="0"/>
              <w:jc w:val="center"/>
              <w:rPr>
                <w:rFonts w:eastAsia="Times New Roman"/>
                <w:b/>
                <w:bCs/>
                <w:color w:val="000000"/>
                <w:szCs w:val="24"/>
                <w:lang w:val="en-CA" w:eastAsia="en-CA"/>
              </w:rPr>
            </w:pPr>
            <w:r w:rsidRPr="00DE6BEF">
              <w:rPr>
                <w:rFonts w:eastAsia="Times New Roman" w:cs="Arial"/>
                <w:b/>
                <w:bCs/>
                <w:color w:val="000000"/>
                <w:szCs w:val="22"/>
                <w:lang w:eastAsia="en-CA"/>
              </w:rPr>
              <w:t>Ion</w:t>
            </w:r>
          </w:p>
        </w:tc>
        <w:tc>
          <w:tcPr>
            <w:tcW w:w="0" w:type="auto"/>
            <w:tcBorders>
              <w:top w:val="single" w:sz="8" w:space="0" w:color="auto"/>
              <w:left w:val="nil"/>
              <w:bottom w:val="single" w:sz="8" w:space="0" w:color="auto"/>
              <w:right w:val="nil"/>
            </w:tcBorders>
            <w:shd w:val="clear" w:color="auto" w:fill="auto"/>
            <w:vAlign w:val="center"/>
            <w:hideMark/>
          </w:tcPr>
          <w:p w14:paraId="0ACF695F" w14:textId="77777777" w:rsidR="00DE6BEF" w:rsidRPr="00DE6BEF" w:rsidRDefault="00DE6BEF" w:rsidP="00DE6BEF">
            <w:pPr>
              <w:widowControl/>
              <w:spacing w:before="0" w:after="0"/>
              <w:jc w:val="center"/>
              <w:rPr>
                <w:rFonts w:ascii="Symbol" w:eastAsia="Times New Roman" w:hAnsi="Symbol"/>
                <w:b/>
                <w:bCs/>
                <w:color w:val="000000"/>
                <w:szCs w:val="24"/>
                <w:lang w:val="en-CA" w:eastAsia="en-CA"/>
              </w:rPr>
            </w:pPr>
            <w:r w:rsidRPr="00DE6BEF">
              <w:rPr>
                <w:rFonts w:ascii="Symbol" w:eastAsia="Times New Roman" w:hAnsi="Symbol"/>
                <w:b/>
                <w:bCs/>
                <w:color w:val="000000"/>
                <w:szCs w:val="24"/>
                <w:lang w:eastAsia="en-CA"/>
              </w:rPr>
              <w:sym w:font="Symbol" w:char="F071"/>
            </w:r>
          </w:p>
        </w:tc>
      </w:tr>
      <w:tr w:rsidR="005819C9" w14:paraId="60361615" w14:textId="77777777" w:rsidTr="005819C9">
        <w:trPr>
          <w:trHeight w:hRule="exact" w:val="284"/>
          <w:jc w:val="center"/>
        </w:trPr>
        <w:tc>
          <w:tcPr>
            <w:tcW w:w="0" w:type="auto"/>
            <w:tcBorders>
              <w:top w:val="single" w:sz="8" w:space="0" w:color="auto"/>
              <w:left w:val="nil"/>
              <w:bottom w:val="nil"/>
              <w:right w:val="nil"/>
            </w:tcBorders>
            <w:shd w:val="clear" w:color="auto" w:fill="auto"/>
            <w:vAlign w:val="center"/>
            <w:hideMark/>
          </w:tcPr>
          <w:p w14:paraId="678C22D0" w14:textId="77777777" w:rsidR="005819C9" w:rsidRDefault="005819C9" w:rsidP="005819C9">
            <w:pPr>
              <w:spacing w:before="0" w:after="0"/>
              <w:jc w:val="center"/>
              <w:rPr>
                <w:color w:val="000000"/>
                <w:szCs w:val="24"/>
              </w:rPr>
            </w:pPr>
            <w:r>
              <w:rPr>
                <w:rFonts w:cs="Arial"/>
                <w:color w:val="000000"/>
                <w:szCs w:val="22"/>
              </w:rPr>
              <w:t>K</w:t>
            </w:r>
            <w:r>
              <w:rPr>
                <w:color w:val="000000"/>
                <w:vertAlign w:val="superscript"/>
              </w:rPr>
              <w:t>+</w:t>
            </w:r>
          </w:p>
        </w:tc>
        <w:tc>
          <w:tcPr>
            <w:tcW w:w="0" w:type="auto"/>
            <w:tcBorders>
              <w:top w:val="single" w:sz="8" w:space="0" w:color="auto"/>
              <w:left w:val="nil"/>
              <w:bottom w:val="nil"/>
              <w:right w:val="nil"/>
            </w:tcBorders>
            <w:shd w:val="clear" w:color="auto" w:fill="auto"/>
            <w:vAlign w:val="center"/>
            <w:hideMark/>
          </w:tcPr>
          <w:p w14:paraId="06207941" w14:textId="77777777" w:rsidR="005819C9" w:rsidRDefault="005819C9" w:rsidP="005819C9">
            <w:pPr>
              <w:spacing w:before="0" w:after="0"/>
              <w:jc w:val="center"/>
              <w:rPr>
                <w:color w:val="000000"/>
                <w:szCs w:val="24"/>
              </w:rPr>
            </w:pPr>
            <w:r>
              <w:rPr>
                <w:rFonts w:cs="Arial"/>
                <w:color w:val="000000"/>
                <w:szCs w:val="22"/>
              </w:rPr>
              <w:t>Na</w:t>
            </w:r>
            <w:r>
              <w:rPr>
                <w:color w:val="000000"/>
                <w:vertAlign w:val="superscript"/>
              </w:rPr>
              <w:t>+</w:t>
            </w:r>
          </w:p>
        </w:tc>
        <w:tc>
          <w:tcPr>
            <w:tcW w:w="0" w:type="auto"/>
            <w:tcBorders>
              <w:top w:val="single" w:sz="8" w:space="0" w:color="auto"/>
              <w:left w:val="nil"/>
              <w:bottom w:val="nil"/>
              <w:right w:val="nil"/>
            </w:tcBorders>
            <w:shd w:val="clear" w:color="auto" w:fill="auto"/>
            <w:vAlign w:val="center"/>
            <w:hideMark/>
          </w:tcPr>
          <w:p w14:paraId="26D87779" w14:textId="77777777" w:rsidR="005819C9" w:rsidRDefault="005819C9" w:rsidP="005819C9">
            <w:pPr>
              <w:spacing w:before="0" w:after="0"/>
              <w:jc w:val="center"/>
              <w:rPr>
                <w:color w:val="000000"/>
                <w:szCs w:val="24"/>
              </w:rPr>
            </w:pPr>
            <w:r>
              <w:rPr>
                <w:rFonts w:cs="Arial"/>
                <w:color w:val="000000"/>
                <w:szCs w:val="22"/>
              </w:rPr>
              <w:t>-0.0032</w:t>
            </w:r>
          </w:p>
        </w:tc>
        <w:tc>
          <w:tcPr>
            <w:tcW w:w="0" w:type="auto"/>
            <w:tcBorders>
              <w:top w:val="nil"/>
              <w:left w:val="nil"/>
              <w:bottom w:val="nil"/>
              <w:right w:val="nil"/>
            </w:tcBorders>
            <w:shd w:val="clear" w:color="auto" w:fill="auto"/>
            <w:vAlign w:val="center"/>
            <w:hideMark/>
          </w:tcPr>
          <w:p w14:paraId="596C3406" w14:textId="77777777" w:rsidR="005819C9" w:rsidRDefault="005819C9" w:rsidP="005819C9">
            <w:pPr>
              <w:spacing w:before="0" w:after="0"/>
              <w:jc w:val="center"/>
              <w:rPr>
                <w:color w:val="000000"/>
                <w:szCs w:val="24"/>
              </w:rPr>
            </w:pPr>
            <w:r>
              <w:rPr>
                <w:color w:val="000000"/>
              </w:rPr>
              <w:t>K</w:t>
            </w:r>
            <w:r>
              <w:rPr>
                <w:color w:val="000000"/>
                <w:vertAlign w:val="superscript"/>
              </w:rPr>
              <w:t>+</w:t>
            </w:r>
          </w:p>
        </w:tc>
        <w:tc>
          <w:tcPr>
            <w:tcW w:w="0" w:type="auto"/>
            <w:tcBorders>
              <w:top w:val="nil"/>
              <w:left w:val="nil"/>
              <w:bottom w:val="nil"/>
              <w:right w:val="nil"/>
            </w:tcBorders>
            <w:shd w:val="clear" w:color="auto" w:fill="auto"/>
            <w:vAlign w:val="center"/>
            <w:hideMark/>
          </w:tcPr>
          <w:p w14:paraId="2714A691"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5E46E117" w14:textId="77777777" w:rsidR="005819C9" w:rsidRDefault="005819C9" w:rsidP="005819C9">
            <w:pPr>
              <w:spacing w:before="0" w:after="0"/>
              <w:jc w:val="center"/>
              <w:rPr>
                <w:color w:val="000000"/>
                <w:szCs w:val="24"/>
              </w:rPr>
            </w:pPr>
            <w:r>
              <w:rPr>
                <w:rFonts w:cs="Arial"/>
                <w:color w:val="000000"/>
                <w:szCs w:val="22"/>
              </w:rPr>
              <w:t>0.0000</w:t>
            </w:r>
          </w:p>
        </w:tc>
      </w:tr>
      <w:tr w:rsidR="005819C9" w14:paraId="74BD8B47"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15F9FE98" w14:textId="77777777" w:rsidR="005819C9" w:rsidRDefault="005819C9" w:rsidP="005819C9">
            <w:pPr>
              <w:spacing w:before="0" w:after="0"/>
              <w:jc w:val="center"/>
              <w:rPr>
                <w:color w:val="000000"/>
                <w:szCs w:val="24"/>
              </w:rPr>
            </w:pPr>
            <w:r>
              <w:rPr>
                <w:rFonts w:cs="Arial"/>
                <w:color w:val="000000"/>
                <w:szCs w:val="22"/>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32A8D454" w14:textId="77777777" w:rsidR="005819C9" w:rsidRDefault="005819C9" w:rsidP="005819C9">
            <w:pPr>
              <w:spacing w:before="0" w:after="0"/>
              <w:jc w:val="center"/>
              <w:rPr>
                <w:color w:val="000000"/>
                <w:szCs w:val="24"/>
              </w:rPr>
            </w:pPr>
            <w:r>
              <w:rPr>
                <w:rFonts w:cs="Arial"/>
                <w:color w:val="000000"/>
                <w:szCs w:val="22"/>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11E65C75" w14:textId="77777777" w:rsidR="005819C9" w:rsidRDefault="005819C9" w:rsidP="005819C9">
            <w:pPr>
              <w:spacing w:before="0" w:after="0"/>
              <w:jc w:val="center"/>
              <w:rPr>
                <w:color w:val="000000"/>
                <w:szCs w:val="24"/>
              </w:rPr>
            </w:pPr>
            <w:r>
              <w:rPr>
                <w:rFonts w:cs="Arial"/>
                <w:color w:val="000000"/>
                <w:szCs w:val="22"/>
              </w:rPr>
              <w:t>0.0700</w:t>
            </w:r>
          </w:p>
        </w:tc>
        <w:tc>
          <w:tcPr>
            <w:tcW w:w="0" w:type="auto"/>
            <w:tcBorders>
              <w:top w:val="nil"/>
              <w:left w:val="nil"/>
              <w:bottom w:val="nil"/>
              <w:right w:val="nil"/>
            </w:tcBorders>
            <w:shd w:val="clear" w:color="auto" w:fill="auto"/>
            <w:vAlign w:val="center"/>
            <w:hideMark/>
          </w:tcPr>
          <w:p w14:paraId="4D75A1FC" w14:textId="77777777" w:rsidR="005819C9" w:rsidRDefault="005819C9" w:rsidP="005819C9">
            <w:pPr>
              <w:spacing w:before="0" w:after="0"/>
              <w:jc w:val="center"/>
              <w:rPr>
                <w:color w:val="000000"/>
                <w:szCs w:val="24"/>
              </w:rPr>
            </w:pPr>
            <w:r>
              <w:rPr>
                <w:color w:val="000000"/>
              </w:rPr>
              <w:t>K</w:t>
            </w:r>
            <w:r>
              <w:rPr>
                <w:color w:val="000000"/>
                <w:vertAlign w:val="superscript"/>
              </w:rPr>
              <w:t>+</w:t>
            </w:r>
          </w:p>
        </w:tc>
        <w:tc>
          <w:tcPr>
            <w:tcW w:w="0" w:type="auto"/>
            <w:tcBorders>
              <w:top w:val="nil"/>
              <w:left w:val="nil"/>
              <w:bottom w:val="nil"/>
              <w:right w:val="nil"/>
            </w:tcBorders>
            <w:shd w:val="clear" w:color="auto" w:fill="auto"/>
            <w:vAlign w:val="center"/>
            <w:hideMark/>
          </w:tcPr>
          <w:p w14:paraId="34D42434"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497DA8B2" w14:textId="77777777" w:rsidR="005819C9" w:rsidRDefault="005819C9" w:rsidP="005819C9">
            <w:pPr>
              <w:spacing w:before="0" w:after="0"/>
              <w:jc w:val="center"/>
              <w:rPr>
                <w:color w:val="000000"/>
                <w:szCs w:val="24"/>
              </w:rPr>
            </w:pPr>
            <w:r>
              <w:rPr>
                <w:rFonts w:cs="Arial"/>
                <w:color w:val="000000"/>
                <w:szCs w:val="22"/>
              </w:rPr>
              <w:t>0.0000</w:t>
            </w:r>
          </w:p>
        </w:tc>
      </w:tr>
      <w:tr w:rsidR="005819C9" w14:paraId="02BAE434"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26952219" w14:textId="77777777" w:rsidR="005819C9" w:rsidRDefault="005819C9" w:rsidP="005819C9">
            <w:pPr>
              <w:spacing w:before="0" w:after="0"/>
              <w:jc w:val="center"/>
              <w:rPr>
                <w:color w:val="000000"/>
                <w:szCs w:val="24"/>
              </w:rPr>
            </w:pPr>
            <w:r>
              <w:rPr>
                <w:rFonts w:cs="Arial"/>
                <w:color w:val="000000"/>
                <w:szCs w:val="22"/>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4249E3F0" w14:textId="77777777" w:rsidR="005819C9" w:rsidRDefault="005819C9" w:rsidP="005819C9">
            <w:pPr>
              <w:spacing w:before="0" w:after="0"/>
              <w:jc w:val="center"/>
              <w:rPr>
                <w:color w:val="000000"/>
                <w:szCs w:val="24"/>
              </w:rPr>
            </w:pPr>
            <w:r>
              <w:rPr>
                <w:rFonts w:cs="Arial"/>
                <w:color w:val="000000"/>
                <w:szCs w:val="22"/>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27BA3346" w14:textId="77777777" w:rsidR="005819C9" w:rsidRDefault="005819C9" w:rsidP="005819C9">
            <w:pPr>
              <w:spacing w:before="0" w:after="0"/>
              <w:jc w:val="center"/>
              <w:rPr>
                <w:color w:val="000000"/>
                <w:szCs w:val="24"/>
              </w:rPr>
            </w:pPr>
            <w:r>
              <w:rPr>
                <w:rFonts w:cs="Arial"/>
                <w:color w:val="000000"/>
                <w:szCs w:val="22"/>
              </w:rPr>
              <w:t>0.0500</w:t>
            </w:r>
          </w:p>
        </w:tc>
        <w:tc>
          <w:tcPr>
            <w:tcW w:w="0" w:type="auto"/>
            <w:tcBorders>
              <w:top w:val="nil"/>
              <w:left w:val="nil"/>
              <w:bottom w:val="nil"/>
              <w:right w:val="nil"/>
            </w:tcBorders>
            <w:shd w:val="clear" w:color="auto" w:fill="auto"/>
            <w:vAlign w:val="center"/>
            <w:hideMark/>
          </w:tcPr>
          <w:p w14:paraId="2D4DCA0A" w14:textId="77777777" w:rsidR="005819C9" w:rsidRDefault="005819C9" w:rsidP="005819C9">
            <w:pPr>
              <w:spacing w:before="0" w:after="0"/>
              <w:jc w:val="center"/>
              <w:rPr>
                <w:color w:val="000000"/>
                <w:szCs w:val="24"/>
              </w:rPr>
            </w:pPr>
            <w:r>
              <w:rPr>
                <w:color w:val="000000"/>
              </w:rPr>
              <w:t>K</w:t>
            </w:r>
            <w:r>
              <w:rPr>
                <w:color w:val="000000"/>
                <w:vertAlign w:val="superscript"/>
              </w:rPr>
              <w:t>+</w:t>
            </w:r>
          </w:p>
        </w:tc>
        <w:tc>
          <w:tcPr>
            <w:tcW w:w="0" w:type="auto"/>
            <w:tcBorders>
              <w:top w:val="nil"/>
              <w:left w:val="nil"/>
              <w:bottom w:val="nil"/>
              <w:right w:val="nil"/>
            </w:tcBorders>
            <w:shd w:val="clear" w:color="auto" w:fill="auto"/>
            <w:vAlign w:val="center"/>
            <w:hideMark/>
          </w:tcPr>
          <w:p w14:paraId="1C4CB1A9"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45485392" w14:textId="77777777" w:rsidR="005819C9" w:rsidRDefault="005819C9" w:rsidP="005819C9">
            <w:pPr>
              <w:spacing w:before="0" w:after="0"/>
              <w:jc w:val="center"/>
              <w:rPr>
                <w:color w:val="000000"/>
                <w:szCs w:val="24"/>
              </w:rPr>
            </w:pPr>
            <w:r>
              <w:rPr>
                <w:rFonts w:cs="Arial"/>
                <w:color w:val="000000"/>
                <w:szCs w:val="22"/>
              </w:rPr>
              <w:t>0.0000</w:t>
            </w:r>
          </w:p>
        </w:tc>
      </w:tr>
      <w:tr w:rsidR="005819C9" w14:paraId="45B3D30F"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56D16266" w14:textId="77777777" w:rsidR="005819C9" w:rsidRDefault="005819C9" w:rsidP="005819C9">
            <w:pPr>
              <w:spacing w:before="0" w:after="0"/>
              <w:jc w:val="center"/>
              <w:rPr>
                <w:color w:val="000000"/>
                <w:szCs w:val="24"/>
              </w:rPr>
            </w:pPr>
            <w:r>
              <w:rPr>
                <w:rFonts w:cs="Arial"/>
                <w:color w:val="000000"/>
                <w:szCs w:val="22"/>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39B8D626" w14:textId="77777777" w:rsidR="005819C9" w:rsidRDefault="005819C9" w:rsidP="005819C9">
            <w:pPr>
              <w:spacing w:before="0" w:after="0"/>
              <w:jc w:val="center"/>
              <w:rPr>
                <w:color w:val="000000"/>
                <w:szCs w:val="24"/>
              </w:rPr>
            </w:pPr>
            <w:r>
              <w:rPr>
                <w:rFonts w:cs="Arial"/>
                <w:color w:val="000000"/>
                <w:szCs w:val="22"/>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02FC3A4A" w14:textId="77777777" w:rsidR="005819C9" w:rsidRDefault="005819C9" w:rsidP="005819C9">
            <w:pPr>
              <w:spacing w:before="0" w:after="0"/>
              <w:jc w:val="center"/>
              <w:rPr>
                <w:color w:val="000000"/>
                <w:szCs w:val="24"/>
              </w:rPr>
            </w:pPr>
            <w:r>
              <w:rPr>
                <w:rFonts w:cs="Arial"/>
                <w:color w:val="000000"/>
                <w:szCs w:val="22"/>
              </w:rPr>
              <w:t>0.0360</w:t>
            </w:r>
          </w:p>
        </w:tc>
        <w:tc>
          <w:tcPr>
            <w:tcW w:w="0" w:type="auto"/>
            <w:tcBorders>
              <w:top w:val="nil"/>
              <w:left w:val="nil"/>
              <w:bottom w:val="nil"/>
              <w:right w:val="nil"/>
            </w:tcBorders>
            <w:shd w:val="clear" w:color="auto" w:fill="auto"/>
            <w:vAlign w:val="center"/>
            <w:hideMark/>
          </w:tcPr>
          <w:p w14:paraId="2154CB21" w14:textId="77777777" w:rsidR="005819C9" w:rsidRDefault="005819C9" w:rsidP="005819C9">
            <w:pPr>
              <w:spacing w:before="0" w:after="0"/>
              <w:jc w:val="center"/>
              <w:rPr>
                <w:color w:val="000000"/>
                <w:szCs w:val="24"/>
              </w:rPr>
            </w:pPr>
            <w:r>
              <w:rPr>
                <w:rFonts w:cs="Arial"/>
                <w:color w:val="000000"/>
                <w:szCs w:val="22"/>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4D0164D7"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49867142" w14:textId="77777777" w:rsidR="005819C9" w:rsidRDefault="005819C9" w:rsidP="005819C9">
            <w:pPr>
              <w:spacing w:before="0" w:after="0"/>
              <w:jc w:val="center"/>
              <w:rPr>
                <w:color w:val="000000"/>
                <w:szCs w:val="24"/>
              </w:rPr>
            </w:pPr>
            <w:r>
              <w:rPr>
                <w:color w:val="000000"/>
              </w:rPr>
              <w:t>0.0000</w:t>
            </w:r>
          </w:p>
        </w:tc>
      </w:tr>
      <w:tr w:rsidR="005819C9" w14:paraId="2F829D2B"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1EB4B760" w14:textId="77777777" w:rsidR="005819C9" w:rsidRDefault="005819C9" w:rsidP="005819C9">
            <w:pPr>
              <w:spacing w:before="0" w:after="0"/>
              <w:jc w:val="center"/>
              <w:rPr>
                <w:color w:val="000000"/>
                <w:szCs w:val="24"/>
              </w:rPr>
            </w:pPr>
            <w:r>
              <w:rPr>
                <w:rFonts w:cs="Arial"/>
                <w:color w:val="000000"/>
                <w:szCs w:val="22"/>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15EB97F3" w14:textId="77777777" w:rsidR="005819C9" w:rsidRDefault="005819C9" w:rsidP="005819C9">
            <w:pPr>
              <w:spacing w:before="0" w:after="0"/>
              <w:jc w:val="center"/>
              <w:rPr>
                <w:color w:val="000000"/>
                <w:szCs w:val="24"/>
              </w:rPr>
            </w:pPr>
            <w:r>
              <w:rPr>
                <w:rFonts w:cs="Arial"/>
                <w:color w:val="000000"/>
                <w:szCs w:val="22"/>
              </w:rPr>
              <w:t>K</w:t>
            </w:r>
            <w:r>
              <w:rPr>
                <w:color w:val="000000"/>
                <w:vertAlign w:val="superscript"/>
              </w:rPr>
              <w:t>+</w:t>
            </w:r>
          </w:p>
        </w:tc>
        <w:tc>
          <w:tcPr>
            <w:tcW w:w="0" w:type="auto"/>
            <w:tcBorders>
              <w:top w:val="nil"/>
              <w:left w:val="nil"/>
              <w:bottom w:val="nil"/>
              <w:right w:val="nil"/>
            </w:tcBorders>
            <w:shd w:val="clear" w:color="auto" w:fill="auto"/>
            <w:vAlign w:val="center"/>
            <w:hideMark/>
          </w:tcPr>
          <w:p w14:paraId="0A30EFFD" w14:textId="77777777" w:rsidR="005819C9" w:rsidRDefault="005819C9" w:rsidP="005819C9">
            <w:pPr>
              <w:spacing w:before="0" w:after="0"/>
              <w:jc w:val="center"/>
              <w:rPr>
                <w:color w:val="000000"/>
                <w:szCs w:val="24"/>
              </w:rPr>
            </w:pPr>
            <w:r>
              <w:rPr>
                <w:rFonts w:cs="Arial"/>
                <w:color w:val="000000"/>
                <w:szCs w:val="22"/>
              </w:rPr>
              <w:t>0.1156</w:t>
            </w:r>
          </w:p>
        </w:tc>
        <w:tc>
          <w:tcPr>
            <w:tcW w:w="0" w:type="auto"/>
            <w:tcBorders>
              <w:top w:val="nil"/>
              <w:left w:val="nil"/>
              <w:bottom w:val="nil"/>
              <w:right w:val="nil"/>
            </w:tcBorders>
            <w:shd w:val="clear" w:color="auto" w:fill="auto"/>
            <w:vAlign w:val="center"/>
            <w:hideMark/>
          </w:tcPr>
          <w:p w14:paraId="127384EB" w14:textId="77777777" w:rsidR="005819C9" w:rsidRDefault="005819C9" w:rsidP="005819C9">
            <w:pPr>
              <w:spacing w:before="0" w:after="0"/>
              <w:jc w:val="center"/>
              <w:rPr>
                <w:color w:val="000000"/>
                <w:szCs w:val="24"/>
              </w:rPr>
            </w:pPr>
            <w:r>
              <w:rPr>
                <w:color w:val="000000"/>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74BEF433"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5CAB37A5" w14:textId="77777777" w:rsidR="005819C9" w:rsidRDefault="005819C9" w:rsidP="005819C9">
            <w:pPr>
              <w:spacing w:before="0" w:after="0"/>
              <w:jc w:val="center"/>
              <w:rPr>
                <w:color w:val="000000"/>
                <w:szCs w:val="24"/>
              </w:rPr>
            </w:pPr>
            <w:r>
              <w:rPr>
                <w:color w:val="000000"/>
              </w:rPr>
              <w:t>0.0000</w:t>
            </w:r>
          </w:p>
        </w:tc>
      </w:tr>
      <w:tr w:rsidR="005819C9" w14:paraId="41774D0C"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40D4477F" w14:textId="77777777" w:rsidR="005819C9" w:rsidRDefault="005819C9" w:rsidP="005819C9">
            <w:pPr>
              <w:spacing w:before="0" w:after="0"/>
              <w:jc w:val="center"/>
              <w:rPr>
                <w:color w:val="000000"/>
                <w:szCs w:val="24"/>
              </w:rPr>
            </w:pPr>
            <w:r>
              <w:rPr>
                <w:rFonts w:cs="Arial"/>
                <w:color w:val="000000"/>
                <w:szCs w:val="22"/>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2AC7BAEA" w14:textId="77777777" w:rsidR="005819C9" w:rsidRDefault="005819C9" w:rsidP="005819C9">
            <w:pPr>
              <w:spacing w:before="0" w:after="0"/>
              <w:jc w:val="center"/>
              <w:rPr>
                <w:color w:val="000000"/>
                <w:szCs w:val="24"/>
              </w:rPr>
            </w:pPr>
            <w:r>
              <w:rPr>
                <w:rFonts w:cs="Arial"/>
                <w:color w:val="000000"/>
                <w:szCs w:val="22"/>
              </w:rPr>
              <w:t>K</w:t>
            </w:r>
            <w:r>
              <w:rPr>
                <w:color w:val="000000"/>
                <w:vertAlign w:val="superscript"/>
              </w:rPr>
              <w:t>+</w:t>
            </w:r>
          </w:p>
        </w:tc>
        <w:tc>
          <w:tcPr>
            <w:tcW w:w="0" w:type="auto"/>
            <w:tcBorders>
              <w:top w:val="nil"/>
              <w:left w:val="nil"/>
              <w:bottom w:val="nil"/>
              <w:right w:val="nil"/>
            </w:tcBorders>
            <w:shd w:val="clear" w:color="auto" w:fill="auto"/>
            <w:vAlign w:val="center"/>
            <w:hideMark/>
          </w:tcPr>
          <w:p w14:paraId="4B5A6C70" w14:textId="77777777" w:rsidR="005819C9" w:rsidRDefault="005819C9" w:rsidP="005819C9">
            <w:pPr>
              <w:spacing w:before="0" w:after="0"/>
              <w:jc w:val="center"/>
              <w:rPr>
                <w:color w:val="000000"/>
                <w:szCs w:val="24"/>
              </w:rPr>
            </w:pPr>
            <w:r>
              <w:rPr>
                <w:rFonts w:cs="Arial"/>
                <w:color w:val="000000"/>
                <w:szCs w:val="22"/>
              </w:rPr>
              <w:t>0.0050</w:t>
            </w:r>
          </w:p>
        </w:tc>
        <w:tc>
          <w:tcPr>
            <w:tcW w:w="0" w:type="auto"/>
            <w:tcBorders>
              <w:top w:val="nil"/>
              <w:left w:val="nil"/>
              <w:bottom w:val="nil"/>
              <w:right w:val="nil"/>
            </w:tcBorders>
            <w:shd w:val="clear" w:color="auto" w:fill="auto"/>
            <w:vAlign w:val="center"/>
            <w:hideMark/>
          </w:tcPr>
          <w:p w14:paraId="66FEDED3" w14:textId="77777777" w:rsidR="005819C9" w:rsidRDefault="005819C9" w:rsidP="005819C9">
            <w:pPr>
              <w:spacing w:before="0" w:after="0"/>
              <w:jc w:val="center"/>
              <w:rPr>
                <w:color w:val="000000"/>
                <w:szCs w:val="24"/>
              </w:rPr>
            </w:pPr>
            <w:r>
              <w:rPr>
                <w:color w:val="000000"/>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5AB73232"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410D976F" w14:textId="77777777" w:rsidR="005819C9" w:rsidRDefault="005819C9" w:rsidP="005819C9">
            <w:pPr>
              <w:spacing w:before="0" w:after="0"/>
              <w:jc w:val="center"/>
              <w:rPr>
                <w:color w:val="000000"/>
                <w:szCs w:val="24"/>
              </w:rPr>
            </w:pPr>
            <w:r>
              <w:rPr>
                <w:color w:val="000000"/>
              </w:rPr>
              <w:t>0.0000</w:t>
            </w:r>
          </w:p>
        </w:tc>
      </w:tr>
      <w:tr w:rsidR="005819C9" w14:paraId="465C303C"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18D3A964" w14:textId="77777777" w:rsidR="005819C9" w:rsidRDefault="005819C9" w:rsidP="005819C9">
            <w:pPr>
              <w:spacing w:before="0" w:after="0"/>
              <w:jc w:val="center"/>
              <w:rPr>
                <w:color w:val="000000"/>
                <w:szCs w:val="24"/>
              </w:rPr>
            </w:pPr>
            <w:r>
              <w:rPr>
                <w:rFonts w:cs="Arial"/>
                <w:color w:val="000000"/>
                <w:szCs w:val="22"/>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0B16279D" w14:textId="77777777" w:rsidR="005819C9" w:rsidRDefault="005819C9" w:rsidP="005819C9">
            <w:pPr>
              <w:spacing w:before="0" w:after="0"/>
              <w:jc w:val="center"/>
              <w:rPr>
                <w:color w:val="000000"/>
                <w:szCs w:val="24"/>
              </w:rPr>
            </w:pPr>
            <w:r>
              <w:rPr>
                <w:rFonts w:cs="Arial"/>
                <w:color w:val="000000"/>
                <w:szCs w:val="22"/>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6BFA740B" w14:textId="77777777" w:rsidR="005819C9" w:rsidRDefault="005819C9" w:rsidP="005819C9">
            <w:pPr>
              <w:spacing w:before="0" w:after="0"/>
              <w:jc w:val="center"/>
              <w:rPr>
                <w:color w:val="000000"/>
                <w:szCs w:val="24"/>
              </w:rPr>
            </w:pPr>
            <w:r>
              <w:rPr>
                <w:rFonts w:cs="Arial"/>
                <w:color w:val="000000"/>
                <w:szCs w:val="22"/>
              </w:rPr>
              <w:t>0.0070</w:t>
            </w:r>
          </w:p>
        </w:tc>
        <w:tc>
          <w:tcPr>
            <w:tcW w:w="0" w:type="auto"/>
            <w:tcBorders>
              <w:top w:val="nil"/>
              <w:left w:val="nil"/>
              <w:bottom w:val="nil"/>
              <w:right w:val="nil"/>
            </w:tcBorders>
            <w:shd w:val="clear" w:color="auto" w:fill="auto"/>
            <w:vAlign w:val="center"/>
            <w:hideMark/>
          </w:tcPr>
          <w:p w14:paraId="0242CB2D" w14:textId="77777777" w:rsidR="005819C9" w:rsidRDefault="005819C9" w:rsidP="005819C9">
            <w:pPr>
              <w:spacing w:before="0" w:after="0"/>
              <w:jc w:val="center"/>
              <w:rPr>
                <w:color w:val="000000"/>
                <w:szCs w:val="24"/>
              </w:rPr>
            </w:pPr>
            <w:r>
              <w:rPr>
                <w:color w:val="000000"/>
              </w:rPr>
              <w:t>Na</w:t>
            </w:r>
            <w:r>
              <w:rPr>
                <w:color w:val="000000"/>
                <w:vertAlign w:val="superscript"/>
              </w:rPr>
              <w:t>+</w:t>
            </w:r>
          </w:p>
        </w:tc>
        <w:tc>
          <w:tcPr>
            <w:tcW w:w="0" w:type="auto"/>
            <w:tcBorders>
              <w:top w:val="nil"/>
              <w:left w:val="nil"/>
              <w:bottom w:val="nil"/>
              <w:right w:val="nil"/>
            </w:tcBorders>
            <w:shd w:val="clear" w:color="auto" w:fill="auto"/>
            <w:vAlign w:val="center"/>
            <w:hideMark/>
          </w:tcPr>
          <w:p w14:paraId="57793684"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602D567F" w14:textId="77777777" w:rsidR="005819C9" w:rsidRDefault="005819C9" w:rsidP="005819C9">
            <w:pPr>
              <w:spacing w:before="0" w:after="0"/>
              <w:jc w:val="center"/>
              <w:rPr>
                <w:color w:val="000000"/>
                <w:szCs w:val="24"/>
              </w:rPr>
            </w:pPr>
            <w:r>
              <w:rPr>
                <w:color w:val="000000"/>
              </w:rPr>
              <w:t>0.0000</w:t>
            </w:r>
          </w:p>
        </w:tc>
      </w:tr>
      <w:tr w:rsidR="005819C9" w14:paraId="34A6873A"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59B34F6D" w14:textId="77777777" w:rsidR="005819C9" w:rsidRDefault="005819C9" w:rsidP="005819C9">
            <w:pPr>
              <w:spacing w:before="0" w:after="0"/>
              <w:jc w:val="center"/>
              <w:rPr>
                <w:color w:val="000000"/>
                <w:szCs w:val="24"/>
              </w:rPr>
            </w:pPr>
            <w:r>
              <w:rPr>
                <w:rFonts w:cs="Arial"/>
                <w:color w:val="000000"/>
                <w:szCs w:val="22"/>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4EFAFC70" w14:textId="77777777" w:rsidR="005819C9" w:rsidRDefault="005819C9" w:rsidP="005819C9">
            <w:pPr>
              <w:spacing w:before="0" w:after="0"/>
              <w:jc w:val="center"/>
              <w:rPr>
                <w:color w:val="000000"/>
                <w:szCs w:val="24"/>
              </w:rPr>
            </w:pPr>
            <w:r>
              <w:rPr>
                <w:rFonts w:cs="Arial"/>
                <w:color w:val="000000"/>
                <w:szCs w:val="22"/>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0DB3277D" w14:textId="77777777" w:rsidR="005819C9" w:rsidRDefault="005819C9" w:rsidP="005819C9">
            <w:pPr>
              <w:spacing w:before="0" w:after="0"/>
              <w:jc w:val="center"/>
              <w:rPr>
                <w:color w:val="000000"/>
                <w:szCs w:val="24"/>
              </w:rPr>
            </w:pPr>
            <w:r>
              <w:rPr>
                <w:rFonts w:cs="Arial"/>
                <w:color w:val="000000"/>
                <w:szCs w:val="22"/>
              </w:rPr>
              <w:t>0.1000</w:t>
            </w:r>
          </w:p>
        </w:tc>
        <w:tc>
          <w:tcPr>
            <w:tcW w:w="0" w:type="auto"/>
            <w:tcBorders>
              <w:top w:val="nil"/>
              <w:left w:val="nil"/>
              <w:bottom w:val="nil"/>
              <w:right w:val="nil"/>
            </w:tcBorders>
            <w:shd w:val="clear" w:color="auto" w:fill="auto"/>
            <w:vAlign w:val="center"/>
            <w:hideMark/>
          </w:tcPr>
          <w:p w14:paraId="2CFE8EDF" w14:textId="77777777" w:rsidR="005819C9" w:rsidRDefault="005819C9" w:rsidP="005819C9">
            <w:pPr>
              <w:spacing w:before="0" w:after="0"/>
              <w:jc w:val="center"/>
              <w:rPr>
                <w:color w:val="000000"/>
                <w:szCs w:val="24"/>
              </w:rPr>
            </w:pPr>
            <w:r>
              <w:rPr>
                <w:rFonts w:cs="Arial"/>
                <w:color w:val="000000"/>
                <w:szCs w:val="22"/>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3CBBDE26"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0E46292E" w14:textId="77777777" w:rsidR="005819C9" w:rsidRDefault="005819C9" w:rsidP="005819C9">
            <w:pPr>
              <w:spacing w:before="0" w:after="0"/>
              <w:jc w:val="center"/>
              <w:rPr>
                <w:color w:val="000000"/>
                <w:szCs w:val="24"/>
              </w:rPr>
            </w:pPr>
            <w:r>
              <w:rPr>
                <w:color w:val="000000"/>
              </w:rPr>
              <w:t>0.0000</w:t>
            </w:r>
          </w:p>
        </w:tc>
      </w:tr>
      <w:tr w:rsidR="005819C9" w14:paraId="250F9D69"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739E9AC7" w14:textId="77777777" w:rsidR="005819C9" w:rsidRDefault="005819C9" w:rsidP="005819C9">
            <w:pPr>
              <w:spacing w:before="0" w:after="0"/>
              <w:jc w:val="center"/>
              <w:rPr>
                <w:color w:val="000000"/>
                <w:szCs w:val="24"/>
              </w:rPr>
            </w:pPr>
            <w:r>
              <w:rPr>
                <w:rFonts w:cs="Arial"/>
                <w:color w:val="000000"/>
                <w:szCs w:val="22"/>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26A4B4E9" w14:textId="77777777" w:rsidR="005819C9" w:rsidRDefault="005819C9" w:rsidP="005819C9">
            <w:pPr>
              <w:spacing w:before="0" w:after="0"/>
              <w:jc w:val="center"/>
              <w:rPr>
                <w:color w:val="000000"/>
                <w:szCs w:val="24"/>
              </w:rPr>
            </w:pPr>
            <w:r>
              <w:rPr>
                <w:rFonts w:cs="Arial"/>
                <w:color w:val="000000"/>
                <w:szCs w:val="22"/>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17BD28C9" w14:textId="77777777" w:rsidR="005819C9" w:rsidRDefault="005819C9" w:rsidP="005819C9">
            <w:pPr>
              <w:spacing w:before="0" w:after="0"/>
              <w:jc w:val="center"/>
              <w:rPr>
                <w:color w:val="000000"/>
                <w:szCs w:val="24"/>
              </w:rPr>
            </w:pPr>
            <w:r>
              <w:rPr>
                <w:rFonts w:cs="Arial"/>
                <w:color w:val="000000"/>
                <w:szCs w:val="22"/>
              </w:rPr>
              <w:t>0.0920</w:t>
            </w:r>
          </w:p>
        </w:tc>
        <w:tc>
          <w:tcPr>
            <w:tcW w:w="0" w:type="auto"/>
            <w:tcBorders>
              <w:top w:val="nil"/>
              <w:left w:val="nil"/>
              <w:bottom w:val="nil"/>
              <w:right w:val="nil"/>
            </w:tcBorders>
            <w:shd w:val="clear" w:color="auto" w:fill="auto"/>
            <w:vAlign w:val="center"/>
            <w:hideMark/>
          </w:tcPr>
          <w:p w14:paraId="4ED26E33" w14:textId="77777777" w:rsidR="005819C9" w:rsidRDefault="005819C9" w:rsidP="005819C9">
            <w:pPr>
              <w:spacing w:before="0" w:after="0"/>
              <w:jc w:val="center"/>
              <w:rPr>
                <w:color w:val="000000"/>
                <w:szCs w:val="24"/>
              </w:rPr>
            </w:pPr>
            <w:r>
              <w:rPr>
                <w:color w:val="000000"/>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79DA89CB"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4FE526D5" w14:textId="77777777" w:rsidR="005819C9" w:rsidRDefault="005819C9" w:rsidP="005819C9">
            <w:pPr>
              <w:spacing w:before="0" w:after="0"/>
              <w:jc w:val="center"/>
              <w:rPr>
                <w:color w:val="000000"/>
                <w:szCs w:val="24"/>
              </w:rPr>
            </w:pPr>
            <w:r>
              <w:rPr>
                <w:color w:val="000000"/>
              </w:rPr>
              <w:t>0.0000</w:t>
            </w:r>
          </w:p>
        </w:tc>
      </w:tr>
      <w:tr w:rsidR="005819C9" w14:paraId="1542B04E"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63168B6D" w14:textId="77777777" w:rsidR="005819C9" w:rsidRDefault="005819C9" w:rsidP="005819C9">
            <w:pPr>
              <w:spacing w:before="0" w:after="0"/>
              <w:jc w:val="center"/>
              <w:rPr>
                <w:color w:val="000000"/>
                <w:szCs w:val="24"/>
              </w:rPr>
            </w:pPr>
            <w:r>
              <w:rPr>
                <w:rFonts w:cs="Arial"/>
                <w:color w:val="000000"/>
                <w:szCs w:val="22"/>
              </w:rPr>
              <w:t>SO</w:t>
            </w:r>
            <w:r>
              <w:rPr>
                <w:color w:val="000000"/>
                <w:vertAlign w:val="subscript"/>
              </w:rPr>
              <w:t>4</w:t>
            </w:r>
            <w:r>
              <w:rPr>
                <w:color w:val="000000"/>
                <w:vertAlign w:val="superscript"/>
              </w:rPr>
              <w:t>2-</w:t>
            </w:r>
          </w:p>
        </w:tc>
        <w:tc>
          <w:tcPr>
            <w:tcW w:w="0" w:type="auto"/>
            <w:tcBorders>
              <w:top w:val="nil"/>
              <w:left w:val="nil"/>
              <w:bottom w:val="nil"/>
              <w:right w:val="nil"/>
            </w:tcBorders>
            <w:shd w:val="clear" w:color="auto" w:fill="auto"/>
            <w:vAlign w:val="center"/>
            <w:hideMark/>
          </w:tcPr>
          <w:p w14:paraId="72EFBCF8" w14:textId="77777777" w:rsidR="005819C9" w:rsidRDefault="005819C9" w:rsidP="005819C9">
            <w:pPr>
              <w:spacing w:before="0" w:after="0"/>
              <w:jc w:val="center"/>
              <w:rPr>
                <w:color w:val="000000"/>
                <w:szCs w:val="24"/>
              </w:rPr>
            </w:pPr>
            <w:r>
              <w:rPr>
                <w:rFonts w:cs="Arial"/>
                <w:color w:val="000000"/>
                <w:szCs w:val="22"/>
              </w:rPr>
              <w:t>Cl</w:t>
            </w:r>
            <w:r>
              <w:rPr>
                <w:color w:val="000000"/>
                <w:vertAlign w:val="superscript"/>
              </w:rPr>
              <w:t>-</w:t>
            </w:r>
          </w:p>
        </w:tc>
        <w:tc>
          <w:tcPr>
            <w:tcW w:w="0" w:type="auto"/>
            <w:tcBorders>
              <w:top w:val="nil"/>
              <w:left w:val="nil"/>
              <w:bottom w:val="nil"/>
              <w:right w:val="nil"/>
            </w:tcBorders>
            <w:shd w:val="clear" w:color="auto" w:fill="auto"/>
            <w:vAlign w:val="center"/>
            <w:hideMark/>
          </w:tcPr>
          <w:p w14:paraId="72317744" w14:textId="77777777" w:rsidR="005819C9" w:rsidRDefault="005819C9" w:rsidP="005819C9">
            <w:pPr>
              <w:spacing w:before="0" w:after="0"/>
              <w:jc w:val="center"/>
              <w:rPr>
                <w:color w:val="000000"/>
                <w:szCs w:val="24"/>
              </w:rPr>
            </w:pPr>
            <w:r>
              <w:rPr>
                <w:rFonts w:cs="Arial"/>
                <w:color w:val="000000"/>
                <w:szCs w:val="22"/>
              </w:rPr>
              <w:t>0.0703</w:t>
            </w:r>
          </w:p>
        </w:tc>
        <w:tc>
          <w:tcPr>
            <w:tcW w:w="0" w:type="auto"/>
            <w:tcBorders>
              <w:top w:val="nil"/>
              <w:left w:val="nil"/>
              <w:bottom w:val="nil"/>
              <w:right w:val="nil"/>
            </w:tcBorders>
            <w:shd w:val="clear" w:color="auto" w:fill="auto"/>
            <w:vAlign w:val="center"/>
            <w:hideMark/>
          </w:tcPr>
          <w:p w14:paraId="6EB97199" w14:textId="77777777" w:rsidR="005819C9" w:rsidRDefault="005819C9" w:rsidP="005819C9">
            <w:pPr>
              <w:spacing w:before="0" w:after="0"/>
              <w:jc w:val="center"/>
              <w:rPr>
                <w:color w:val="000000"/>
                <w:szCs w:val="24"/>
              </w:rPr>
            </w:pPr>
            <w:r>
              <w:rPr>
                <w:color w:val="000000"/>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5B47EB33"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7116DDAA" w14:textId="77777777" w:rsidR="005819C9" w:rsidRDefault="005819C9" w:rsidP="005819C9">
            <w:pPr>
              <w:spacing w:before="0" w:after="0"/>
              <w:jc w:val="center"/>
              <w:rPr>
                <w:color w:val="000000"/>
                <w:szCs w:val="24"/>
              </w:rPr>
            </w:pPr>
            <w:r>
              <w:rPr>
                <w:color w:val="000000"/>
              </w:rPr>
              <w:t>0.0000</w:t>
            </w:r>
          </w:p>
        </w:tc>
      </w:tr>
      <w:tr w:rsidR="005819C9" w14:paraId="077E640C"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3A726964" w14:textId="77777777" w:rsidR="005819C9" w:rsidRDefault="005819C9" w:rsidP="005819C9">
            <w:pPr>
              <w:spacing w:before="0" w:after="0"/>
              <w:jc w:val="center"/>
              <w:rPr>
                <w:color w:val="000000"/>
                <w:szCs w:val="24"/>
              </w:rPr>
            </w:pPr>
            <w:r>
              <w:rPr>
                <w:rFonts w:cs="Arial"/>
                <w:color w:val="000000"/>
                <w:szCs w:val="22"/>
              </w:rPr>
              <w:t>HSO</w:t>
            </w:r>
            <w:r>
              <w:rPr>
                <w:color w:val="000000"/>
                <w:vertAlign w:val="subscript"/>
              </w:rPr>
              <w:t>4</w:t>
            </w:r>
            <w:r>
              <w:rPr>
                <w:color w:val="000000"/>
                <w:vertAlign w:val="superscript"/>
              </w:rPr>
              <w:t>-</w:t>
            </w:r>
          </w:p>
        </w:tc>
        <w:tc>
          <w:tcPr>
            <w:tcW w:w="0" w:type="auto"/>
            <w:tcBorders>
              <w:top w:val="nil"/>
              <w:left w:val="nil"/>
              <w:bottom w:val="nil"/>
              <w:right w:val="nil"/>
            </w:tcBorders>
            <w:shd w:val="clear" w:color="auto" w:fill="auto"/>
            <w:vAlign w:val="center"/>
            <w:hideMark/>
          </w:tcPr>
          <w:p w14:paraId="5241FEFD" w14:textId="77777777" w:rsidR="005819C9" w:rsidRDefault="005819C9" w:rsidP="005819C9">
            <w:pPr>
              <w:spacing w:before="0" w:after="0"/>
              <w:jc w:val="center"/>
              <w:rPr>
                <w:color w:val="000000"/>
                <w:szCs w:val="24"/>
              </w:rPr>
            </w:pPr>
            <w:r>
              <w:rPr>
                <w:rFonts w:cs="Arial"/>
                <w:color w:val="000000"/>
                <w:szCs w:val="22"/>
              </w:rPr>
              <w:t>Cl</w:t>
            </w:r>
            <w:r>
              <w:rPr>
                <w:color w:val="000000"/>
                <w:vertAlign w:val="superscript"/>
              </w:rPr>
              <w:t>-</w:t>
            </w:r>
          </w:p>
        </w:tc>
        <w:tc>
          <w:tcPr>
            <w:tcW w:w="0" w:type="auto"/>
            <w:tcBorders>
              <w:top w:val="nil"/>
              <w:left w:val="nil"/>
              <w:bottom w:val="nil"/>
              <w:right w:val="nil"/>
            </w:tcBorders>
            <w:shd w:val="clear" w:color="auto" w:fill="auto"/>
            <w:vAlign w:val="center"/>
            <w:hideMark/>
          </w:tcPr>
          <w:p w14:paraId="48E00BB2" w14:textId="77777777" w:rsidR="005819C9" w:rsidRDefault="005819C9" w:rsidP="005819C9">
            <w:pPr>
              <w:spacing w:before="0" w:after="0"/>
              <w:jc w:val="center"/>
              <w:rPr>
                <w:color w:val="000000"/>
                <w:szCs w:val="24"/>
              </w:rPr>
            </w:pPr>
            <w:r>
              <w:rPr>
                <w:rFonts w:cs="Arial"/>
                <w:color w:val="000000"/>
                <w:szCs w:val="22"/>
              </w:rPr>
              <w:t>-0.0060</w:t>
            </w:r>
          </w:p>
        </w:tc>
        <w:tc>
          <w:tcPr>
            <w:tcW w:w="0" w:type="auto"/>
            <w:tcBorders>
              <w:top w:val="nil"/>
              <w:left w:val="nil"/>
              <w:bottom w:val="nil"/>
              <w:right w:val="nil"/>
            </w:tcBorders>
            <w:shd w:val="clear" w:color="auto" w:fill="auto"/>
            <w:vAlign w:val="center"/>
            <w:hideMark/>
          </w:tcPr>
          <w:p w14:paraId="562D990F" w14:textId="77777777" w:rsidR="005819C9" w:rsidRDefault="005819C9" w:rsidP="005819C9">
            <w:pPr>
              <w:spacing w:before="0" w:after="0"/>
              <w:jc w:val="center"/>
              <w:rPr>
                <w:color w:val="000000"/>
                <w:szCs w:val="24"/>
              </w:rPr>
            </w:pPr>
            <w:r>
              <w:rPr>
                <w:color w:val="000000"/>
              </w:rPr>
              <w:t>Ca</w:t>
            </w:r>
            <w:r>
              <w:rPr>
                <w:color w:val="000000"/>
                <w:vertAlign w:val="superscript"/>
              </w:rPr>
              <w:t>2+</w:t>
            </w:r>
          </w:p>
        </w:tc>
        <w:tc>
          <w:tcPr>
            <w:tcW w:w="0" w:type="auto"/>
            <w:tcBorders>
              <w:top w:val="nil"/>
              <w:left w:val="nil"/>
              <w:bottom w:val="nil"/>
              <w:right w:val="nil"/>
            </w:tcBorders>
            <w:shd w:val="clear" w:color="auto" w:fill="auto"/>
            <w:vAlign w:val="center"/>
            <w:hideMark/>
          </w:tcPr>
          <w:p w14:paraId="2E55B5C8"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292B91A0" w14:textId="77777777" w:rsidR="005819C9" w:rsidRDefault="005819C9" w:rsidP="005819C9">
            <w:pPr>
              <w:spacing w:before="0" w:after="0"/>
              <w:jc w:val="center"/>
              <w:rPr>
                <w:color w:val="000000"/>
                <w:szCs w:val="24"/>
              </w:rPr>
            </w:pPr>
            <w:r>
              <w:rPr>
                <w:color w:val="000000"/>
              </w:rPr>
              <w:t>0.0000</w:t>
            </w:r>
          </w:p>
        </w:tc>
      </w:tr>
      <w:tr w:rsidR="005819C9" w14:paraId="5DFA3E59"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16D0C753" w14:textId="77777777" w:rsidR="005819C9" w:rsidRDefault="005819C9" w:rsidP="005819C9">
            <w:pPr>
              <w:spacing w:before="0" w:after="0"/>
              <w:jc w:val="center"/>
              <w:rPr>
                <w:color w:val="000000"/>
                <w:szCs w:val="24"/>
              </w:rPr>
            </w:pPr>
            <w:r>
              <w:rPr>
                <w:rFonts w:cs="Arial"/>
                <w:color w:val="000000"/>
                <w:szCs w:val="22"/>
              </w:rPr>
              <w:t>HSO</w:t>
            </w:r>
            <w:r>
              <w:rPr>
                <w:color w:val="000000"/>
                <w:vertAlign w:val="subscript"/>
              </w:rPr>
              <w:t>4</w:t>
            </w:r>
            <w:r>
              <w:rPr>
                <w:color w:val="000000"/>
                <w:vertAlign w:val="superscript"/>
              </w:rPr>
              <w:t>-</w:t>
            </w:r>
          </w:p>
        </w:tc>
        <w:tc>
          <w:tcPr>
            <w:tcW w:w="0" w:type="auto"/>
            <w:tcBorders>
              <w:top w:val="nil"/>
              <w:left w:val="nil"/>
              <w:bottom w:val="nil"/>
              <w:right w:val="nil"/>
            </w:tcBorders>
            <w:shd w:val="clear" w:color="auto" w:fill="auto"/>
            <w:vAlign w:val="center"/>
            <w:hideMark/>
          </w:tcPr>
          <w:p w14:paraId="627B8002" w14:textId="77777777" w:rsidR="005819C9" w:rsidRDefault="005819C9" w:rsidP="005819C9">
            <w:pPr>
              <w:spacing w:before="0" w:after="0"/>
              <w:jc w:val="center"/>
              <w:rPr>
                <w:color w:val="000000"/>
                <w:szCs w:val="24"/>
              </w:rPr>
            </w:pPr>
            <w:r>
              <w:rPr>
                <w:rFonts w:cs="Arial"/>
                <w:color w:val="000000"/>
                <w:szCs w:val="22"/>
              </w:rPr>
              <w:t>SO</w:t>
            </w:r>
            <w:r>
              <w:rPr>
                <w:color w:val="000000"/>
                <w:vertAlign w:val="subscript"/>
              </w:rPr>
              <w:t>4</w:t>
            </w:r>
            <w:r>
              <w:rPr>
                <w:color w:val="000000"/>
                <w:vertAlign w:val="superscript"/>
              </w:rPr>
              <w:t>2-</w:t>
            </w:r>
          </w:p>
        </w:tc>
        <w:tc>
          <w:tcPr>
            <w:tcW w:w="0" w:type="auto"/>
            <w:tcBorders>
              <w:top w:val="nil"/>
              <w:left w:val="nil"/>
              <w:bottom w:val="nil"/>
              <w:right w:val="nil"/>
            </w:tcBorders>
            <w:shd w:val="clear" w:color="auto" w:fill="auto"/>
            <w:vAlign w:val="center"/>
            <w:hideMark/>
          </w:tcPr>
          <w:p w14:paraId="36EACA28" w14:textId="77777777" w:rsidR="005819C9" w:rsidRDefault="005819C9" w:rsidP="005819C9">
            <w:pPr>
              <w:spacing w:before="0" w:after="0"/>
              <w:jc w:val="center"/>
              <w:rPr>
                <w:color w:val="000000"/>
                <w:szCs w:val="24"/>
              </w:rPr>
            </w:pPr>
            <w:r>
              <w:rPr>
                <w:color w:val="000000"/>
              </w:rPr>
              <w:t>-0.1168</w:t>
            </w:r>
          </w:p>
        </w:tc>
        <w:tc>
          <w:tcPr>
            <w:tcW w:w="0" w:type="auto"/>
            <w:tcBorders>
              <w:top w:val="nil"/>
              <w:left w:val="nil"/>
              <w:bottom w:val="nil"/>
              <w:right w:val="nil"/>
            </w:tcBorders>
            <w:shd w:val="clear" w:color="auto" w:fill="auto"/>
            <w:vAlign w:val="center"/>
            <w:hideMark/>
          </w:tcPr>
          <w:p w14:paraId="685A3CEA" w14:textId="77777777" w:rsidR="005819C9" w:rsidRDefault="005819C9" w:rsidP="005819C9">
            <w:pPr>
              <w:spacing w:before="0" w:after="0"/>
              <w:jc w:val="center"/>
              <w:rPr>
                <w:color w:val="000000"/>
                <w:szCs w:val="24"/>
              </w:rPr>
            </w:pPr>
            <w:r>
              <w:rPr>
                <w:rFonts w:cs="Arial"/>
                <w:color w:val="000000"/>
                <w:szCs w:val="22"/>
              </w:rPr>
              <w:t>CO</w:t>
            </w:r>
            <w:r>
              <w:rPr>
                <w:color w:val="000000"/>
                <w:vertAlign w:val="subscript"/>
              </w:rPr>
              <w:t>3</w:t>
            </w:r>
            <w:r>
              <w:rPr>
                <w:color w:val="000000"/>
                <w:vertAlign w:val="superscript"/>
              </w:rPr>
              <w:t>2-</w:t>
            </w:r>
          </w:p>
        </w:tc>
        <w:tc>
          <w:tcPr>
            <w:tcW w:w="0" w:type="auto"/>
            <w:tcBorders>
              <w:top w:val="nil"/>
              <w:left w:val="nil"/>
              <w:bottom w:val="nil"/>
              <w:right w:val="nil"/>
            </w:tcBorders>
            <w:shd w:val="clear" w:color="auto" w:fill="auto"/>
            <w:vAlign w:val="center"/>
            <w:hideMark/>
          </w:tcPr>
          <w:p w14:paraId="68DFDBC9" w14:textId="77777777" w:rsidR="005819C9" w:rsidRDefault="005819C9" w:rsidP="005819C9">
            <w:pPr>
              <w:spacing w:before="0" w:after="0"/>
              <w:jc w:val="center"/>
              <w:rPr>
                <w:color w:val="000000"/>
                <w:szCs w:val="24"/>
              </w:rPr>
            </w:pPr>
            <w:r>
              <w:rPr>
                <w:rFonts w:cs="Arial"/>
                <w:color w:val="000000"/>
                <w:szCs w:val="22"/>
              </w:rPr>
              <w:t>HSO</w:t>
            </w:r>
            <w:r>
              <w:rPr>
                <w:color w:val="000000"/>
                <w:vertAlign w:val="subscript"/>
              </w:rPr>
              <w:t>4</w:t>
            </w:r>
            <w:r>
              <w:rPr>
                <w:color w:val="000000"/>
                <w:vertAlign w:val="superscript"/>
              </w:rPr>
              <w:t>-</w:t>
            </w:r>
          </w:p>
        </w:tc>
        <w:tc>
          <w:tcPr>
            <w:tcW w:w="0" w:type="auto"/>
            <w:tcBorders>
              <w:top w:val="nil"/>
              <w:left w:val="nil"/>
              <w:bottom w:val="nil"/>
              <w:right w:val="nil"/>
            </w:tcBorders>
            <w:shd w:val="clear" w:color="auto" w:fill="auto"/>
            <w:vAlign w:val="center"/>
            <w:hideMark/>
          </w:tcPr>
          <w:p w14:paraId="6EFF94BE" w14:textId="77777777" w:rsidR="005819C9" w:rsidRDefault="005819C9" w:rsidP="005819C9">
            <w:pPr>
              <w:spacing w:before="0" w:after="0"/>
              <w:jc w:val="center"/>
              <w:rPr>
                <w:color w:val="000000"/>
                <w:szCs w:val="24"/>
              </w:rPr>
            </w:pPr>
            <w:r>
              <w:rPr>
                <w:color w:val="000000"/>
              </w:rPr>
              <w:t>0.0000</w:t>
            </w:r>
          </w:p>
        </w:tc>
      </w:tr>
      <w:tr w:rsidR="005819C9" w14:paraId="0B70BB53"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6436C9F3" w14:textId="77777777" w:rsidR="005819C9" w:rsidRDefault="005819C9" w:rsidP="005819C9">
            <w:pPr>
              <w:spacing w:before="0" w:after="0"/>
              <w:jc w:val="center"/>
              <w:rPr>
                <w:color w:val="000000"/>
                <w:szCs w:val="24"/>
              </w:rPr>
            </w:pPr>
            <w:r>
              <w:rPr>
                <w:rFonts w:cs="Arial"/>
                <w:color w:val="000000"/>
                <w:szCs w:val="22"/>
              </w:rPr>
              <w:t>OH</w:t>
            </w:r>
            <w:r>
              <w:rPr>
                <w:color w:val="000000"/>
                <w:vertAlign w:val="superscript"/>
              </w:rPr>
              <w:t>-</w:t>
            </w:r>
          </w:p>
        </w:tc>
        <w:tc>
          <w:tcPr>
            <w:tcW w:w="0" w:type="auto"/>
            <w:tcBorders>
              <w:top w:val="nil"/>
              <w:left w:val="nil"/>
              <w:bottom w:val="nil"/>
              <w:right w:val="nil"/>
            </w:tcBorders>
            <w:shd w:val="clear" w:color="auto" w:fill="auto"/>
            <w:vAlign w:val="center"/>
            <w:hideMark/>
          </w:tcPr>
          <w:p w14:paraId="24EE6584" w14:textId="77777777" w:rsidR="005819C9" w:rsidRDefault="005819C9" w:rsidP="005819C9">
            <w:pPr>
              <w:spacing w:before="0" w:after="0"/>
              <w:jc w:val="center"/>
              <w:rPr>
                <w:color w:val="000000"/>
                <w:szCs w:val="24"/>
              </w:rPr>
            </w:pPr>
            <w:r>
              <w:rPr>
                <w:rFonts w:cs="Arial"/>
                <w:color w:val="000000"/>
                <w:szCs w:val="22"/>
              </w:rPr>
              <w:t>Cl</w:t>
            </w:r>
            <w:r>
              <w:rPr>
                <w:color w:val="000000"/>
                <w:vertAlign w:val="superscript"/>
              </w:rPr>
              <w:t>-</w:t>
            </w:r>
          </w:p>
        </w:tc>
        <w:tc>
          <w:tcPr>
            <w:tcW w:w="0" w:type="auto"/>
            <w:tcBorders>
              <w:top w:val="nil"/>
              <w:left w:val="nil"/>
              <w:bottom w:val="nil"/>
              <w:right w:val="nil"/>
            </w:tcBorders>
            <w:shd w:val="clear" w:color="auto" w:fill="auto"/>
            <w:vAlign w:val="center"/>
            <w:hideMark/>
          </w:tcPr>
          <w:p w14:paraId="68B9448E" w14:textId="77777777" w:rsidR="005819C9" w:rsidRDefault="005819C9" w:rsidP="005819C9">
            <w:pPr>
              <w:spacing w:before="0" w:after="0"/>
              <w:jc w:val="center"/>
              <w:rPr>
                <w:color w:val="000000"/>
                <w:szCs w:val="24"/>
              </w:rPr>
            </w:pPr>
            <w:r>
              <w:rPr>
                <w:rFonts w:cs="Arial"/>
                <w:color w:val="000000"/>
                <w:szCs w:val="22"/>
              </w:rPr>
              <w:t>-0.0500</w:t>
            </w:r>
          </w:p>
        </w:tc>
        <w:tc>
          <w:tcPr>
            <w:tcW w:w="0" w:type="auto"/>
            <w:tcBorders>
              <w:top w:val="nil"/>
              <w:left w:val="nil"/>
              <w:bottom w:val="nil"/>
              <w:right w:val="nil"/>
            </w:tcBorders>
            <w:shd w:val="clear" w:color="auto" w:fill="auto"/>
            <w:vAlign w:val="center"/>
            <w:hideMark/>
          </w:tcPr>
          <w:p w14:paraId="2687DFFE" w14:textId="77777777" w:rsidR="005819C9" w:rsidRDefault="005819C9" w:rsidP="005819C9">
            <w:pPr>
              <w:spacing w:before="0" w:after="0"/>
              <w:jc w:val="center"/>
              <w:rPr>
                <w:color w:val="000000"/>
                <w:szCs w:val="24"/>
              </w:rPr>
            </w:pPr>
            <w:r>
              <w:rPr>
                <w:rFonts w:cs="Arial"/>
                <w:color w:val="000000"/>
                <w:szCs w:val="22"/>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45A8D609"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7927EB09" w14:textId="77777777" w:rsidR="005819C9" w:rsidRDefault="005819C9" w:rsidP="005819C9">
            <w:pPr>
              <w:spacing w:before="0" w:after="0"/>
              <w:jc w:val="center"/>
              <w:rPr>
                <w:color w:val="000000"/>
                <w:szCs w:val="24"/>
              </w:rPr>
            </w:pPr>
            <w:r>
              <w:rPr>
                <w:color w:val="000000"/>
              </w:rPr>
              <w:t>0.0000</w:t>
            </w:r>
          </w:p>
        </w:tc>
      </w:tr>
      <w:tr w:rsidR="005819C9" w14:paraId="5007F16F"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7ECF06C9" w14:textId="77777777" w:rsidR="005819C9" w:rsidRDefault="005819C9" w:rsidP="005819C9">
            <w:pPr>
              <w:spacing w:before="0" w:after="0"/>
              <w:jc w:val="center"/>
              <w:rPr>
                <w:color w:val="000000"/>
                <w:szCs w:val="24"/>
              </w:rPr>
            </w:pPr>
            <w:r>
              <w:rPr>
                <w:rFonts w:cs="Arial"/>
                <w:color w:val="000000"/>
                <w:szCs w:val="22"/>
              </w:rPr>
              <w:t>HCO</w:t>
            </w:r>
            <w:r>
              <w:rPr>
                <w:color w:val="000000"/>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67445097" w14:textId="77777777" w:rsidR="005819C9" w:rsidRDefault="005819C9" w:rsidP="005819C9">
            <w:pPr>
              <w:spacing w:before="0" w:after="0"/>
              <w:jc w:val="center"/>
              <w:rPr>
                <w:color w:val="000000"/>
                <w:szCs w:val="24"/>
              </w:rPr>
            </w:pPr>
            <w:r>
              <w:rPr>
                <w:rFonts w:cs="Arial"/>
                <w:color w:val="000000"/>
                <w:szCs w:val="22"/>
              </w:rPr>
              <w:t>Cl</w:t>
            </w:r>
            <w:r>
              <w:rPr>
                <w:color w:val="000000"/>
                <w:vertAlign w:val="superscript"/>
              </w:rPr>
              <w:t>-</w:t>
            </w:r>
          </w:p>
        </w:tc>
        <w:tc>
          <w:tcPr>
            <w:tcW w:w="0" w:type="auto"/>
            <w:tcBorders>
              <w:top w:val="nil"/>
              <w:left w:val="nil"/>
              <w:bottom w:val="nil"/>
              <w:right w:val="nil"/>
            </w:tcBorders>
            <w:shd w:val="clear" w:color="auto" w:fill="auto"/>
            <w:vAlign w:val="center"/>
            <w:hideMark/>
          </w:tcPr>
          <w:p w14:paraId="42D4AF8F" w14:textId="77777777" w:rsidR="005819C9" w:rsidRDefault="005819C9" w:rsidP="005819C9">
            <w:pPr>
              <w:spacing w:before="0" w:after="0"/>
              <w:jc w:val="center"/>
              <w:rPr>
                <w:color w:val="000000"/>
                <w:szCs w:val="24"/>
              </w:rPr>
            </w:pPr>
            <w:r>
              <w:rPr>
                <w:rFonts w:cs="Arial"/>
                <w:color w:val="000000"/>
                <w:szCs w:val="22"/>
              </w:rPr>
              <w:t>0.0359</w:t>
            </w:r>
          </w:p>
        </w:tc>
        <w:tc>
          <w:tcPr>
            <w:tcW w:w="0" w:type="auto"/>
            <w:tcBorders>
              <w:top w:val="nil"/>
              <w:left w:val="nil"/>
              <w:bottom w:val="nil"/>
              <w:right w:val="nil"/>
            </w:tcBorders>
            <w:shd w:val="clear" w:color="auto" w:fill="auto"/>
            <w:vAlign w:val="center"/>
            <w:hideMark/>
          </w:tcPr>
          <w:p w14:paraId="745FE0B4" w14:textId="77777777" w:rsidR="005819C9" w:rsidRDefault="005819C9" w:rsidP="005819C9">
            <w:pPr>
              <w:spacing w:before="0" w:after="0"/>
              <w:jc w:val="center"/>
              <w:rPr>
                <w:color w:val="000000"/>
                <w:szCs w:val="24"/>
              </w:rPr>
            </w:pPr>
            <w:r>
              <w:rPr>
                <w:color w:val="000000"/>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1D3C5ED7"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300F24EA" w14:textId="77777777" w:rsidR="005819C9" w:rsidRDefault="005819C9" w:rsidP="005819C9">
            <w:pPr>
              <w:spacing w:before="0" w:after="0"/>
              <w:jc w:val="center"/>
              <w:rPr>
                <w:color w:val="000000"/>
                <w:szCs w:val="24"/>
              </w:rPr>
            </w:pPr>
            <w:r>
              <w:rPr>
                <w:color w:val="000000"/>
              </w:rPr>
              <w:t>0.0000</w:t>
            </w:r>
          </w:p>
        </w:tc>
      </w:tr>
      <w:tr w:rsidR="005819C9" w14:paraId="13C722F9"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5BC613A7" w14:textId="77777777" w:rsidR="005819C9" w:rsidRDefault="005819C9" w:rsidP="005819C9">
            <w:pPr>
              <w:spacing w:before="0" w:after="0"/>
              <w:jc w:val="center"/>
              <w:rPr>
                <w:color w:val="000000"/>
                <w:szCs w:val="24"/>
              </w:rPr>
            </w:pPr>
            <w:r>
              <w:rPr>
                <w:rFonts w:cs="Arial"/>
                <w:color w:val="000000"/>
                <w:szCs w:val="22"/>
              </w:rPr>
              <w:t>CO</w:t>
            </w:r>
            <w:r>
              <w:rPr>
                <w:color w:val="000000"/>
                <w:vertAlign w:val="subscript"/>
              </w:rPr>
              <w:t>3</w:t>
            </w:r>
            <w:r>
              <w:rPr>
                <w:color w:val="000000"/>
                <w:vertAlign w:val="superscript"/>
              </w:rPr>
              <w:t>2-</w:t>
            </w:r>
          </w:p>
        </w:tc>
        <w:tc>
          <w:tcPr>
            <w:tcW w:w="0" w:type="auto"/>
            <w:tcBorders>
              <w:top w:val="nil"/>
              <w:left w:val="nil"/>
              <w:bottom w:val="nil"/>
              <w:right w:val="nil"/>
            </w:tcBorders>
            <w:shd w:val="clear" w:color="auto" w:fill="auto"/>
            <w:vAlign w:val="center"/>
            <w:hideMark/>
          </w:tcPr>
          <w:p w14:paraId="58ECCFD3" w14:textId="77777777" w:rsidR="005819C9" w:rsidRDefault="005819C9" w:rsidP="005819C9">
            <w:pPr>
              <w:spacing w:before="0" w:after="0"/>
              <w:jc w:val="center"/>
              <w:rPr>
                <w:color w:val="000000"/>
                <w:szCs w:val="24"/>
              </w:rPr>
            </w:pPr>
            <w:r>
              <w:rPr>
                <w:rFonts w:cs="Arial"/>
                <w:color w:val="000000"/>
                <w:szCs w:val="22"/>
              </w:rPr>
              <w:t>Cl</w:t>
            </w:r>
            <w:r>
              <w:rPr>
                <w:color w:val="000000"/>
                <w:vertAlign w:val="superscript"/>
              </w:rPr>
              <w:t>-</w:t>
            </w:r>
          </w:p>
        </w:tc>
        <w:tc>
          <w:tcPr>
            <w:tcW w:w="0" w:type="auto"/>
            <w:tcBorders>
              <w:top w:val="nil"/>
              <w:left w:val="nil"/>
              <w:bottom w:val="nil"/>
              <w:right w:val="nil"/>
            </w:tcBorders>
            <w:shd w:val="clear" w:color="auto" w:fill="auto"/>
            <w:vAlign w:val="center"/>
            <w:hideMark/>
          </w:tcPr>
          <w:p w14:paraId="0FEDA98C" w14:textId="77777777" w:rsidR="005819C9" w:rsidRDefault="005819C9" w:rsidP="005819C9">
            <w:pPr>
              <w:spacing w:before="0" w:after="0"/>
              <w:jc w:val="center"/>
              <w:rPr>
                <w:color w:val="000000"/>
                <w:szCs w:val="24"/>
              </w:rPr>
            </w:pPr>
            <w:r>
              <w:rPr>
                <w:rFonts w:cs="Arial"/>
                <w:color w:val="000000"/>
                <w:szCs w:val="22"/>
              </w:rPr>
              <w:t>-0.0920</w:t>
            </w:r>
          </w:p>
        </w:tc>
        <w:tc>
          <w:tcPr>
            <w:tcW w:w="0" w:type="auto"/>
            <w:tcBorders>
              <w:top w:val="nil"/>
              <w:left w:val="nil"/>
              <w:bottom w:val="nil"/>
              <w:right w:val="nil"/>
            </w:tcBorders>
            <w:shd w:val="clear" w:color="auto" w:fill="auto"/>
            <w:vAlign w:val="center"/>
            <w:hideMark/>
          </w:tcPr>
          <w:p w14:paraId="2B8E15CF" w14:textId="77777777" w:rsidR="005819C9" w:rsidRDefault="005819C9" w:rsidP="005819C9">
            <w:pPr>
              <w:spacing w:before="0" w:after="0"/>
              <w:jc w:val="center"/>
              <w:rPr>
                <w:color w:val="000000"/>
                <w:szCs w:val="24"/>
              </w:rPr>
            </w:pPr>
            <w:r>
              <w:rPr>
                <w:color w:val="000000"/>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04E777A6"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3EE5DFCA" w14:textId="77777777" w:rsidR="005819C9" w:rsidRDefault="005819C9" w:rsidP="005819C9">
            <w:pPr>
              <w:spacing w:before="0" w:after="0"/>
              <w:jc w:val="center"/>
              <w:rPr>
                <w:color w:val="000000"/>
                <w:szCs w:val="24"/>
              </w:rPr>
            </w:pPr>
            <w:r>
              <w:rPr>
                <w:color w:val="000000"/>
              </w:rPr>
              <w:t>0.0000</w:t>
            </w:r>
          </w:p>
        </w:tc>
      </w:tr>
      <w:tr w:rsidR="005819C9" w14:paraId="18F25464"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59957516" w14:textId="77777777" w:rsidR="005819C9" w:rsidRDefault="005819C9" w:rsidP="005819C9">
            <w:pPr>
              <w:spacing w:before="0" w:after="0"/>
              <w:jc w:val="center"/>
              <w:rPr>
                <w:color w:val="000000"/>
                <w:szCs w:val="24"/>
              </w:rPr>
            </w:pPr>
            <w:r>
              <w:rPr>
                <w:rFonts w:cs="Arial"/>
                <w:color w:val="000000"/>
                <w:szCs w:val="22"/>
              </w:rPr>
              <w:t>OH</w:t>
            </w:r>
            <w:r>
              <w:rPr>
                <w:color w:val="000000"/>
                <w:vertAlign w:val="superscript"/>
              </w:rPr>
              <w:t>-</w:t>
            </w:r>
          </w:p>
        </w:tc>
        <w:tc>
          <w:tcPr>
            <w:tcW w:w="0" w:type="auto"/>
            <w:tcBorders>
              <w:top w:val="nil"/>
              <w:left w:val="nil"/>
              <w:bottom w:val="nil"/>
              <w:right w:val="nil"/>
            </w:tcBorders>
            <w:shd w:val="clear" w:color="auto" w:fill="auto"/>
            <w:vAlign w:val="center"/>
            <w:hideMark/>
          </w:tcPr>
          <w:p w14:paraId="55B9A389" w14:textId="77777777" w:rsidR="005819C9" w:rsidRDefault="005819C9" w:rsidP="005819C9">
            <w:pPr>
              <w:spacing w:before="0" w:after="0"/>
              <w:jc w:val="center"/>
              <w:rPr>
                <w:color w:val="000000"/>
                <w:szCs w:val="24"/>
              </w:rPr>
            </w:pPr>
            <w:r>
              <w:rPr>
                <w:rFonts w:cs="Arial"/>
                <w:color w:val="000000"/>
                <w:szCs w:val="22"/>
              </w:rPr>
              <w:t>SO</w:t>
            </w:r>
            <w:r>
              <w:rPr>
                <w:color w:val="000000"/>
                <w:vertAlign w:val="subscript"/>
              </w:rPr>
              <w:t>4</w:t>
            </w:r>
            <w:r>
              <w:rPr>
                <w:color w:val="000000"/>
                <w:vertAlign w:val="superscript"/>
              </w:rPr>
              <w:t>2-</w:t>
            </w:r>
          </w:p>
        </w:tc>
        <w:tc>
          <w:tcPr>
            <w:tcW w:w="0" w:type="auto"/>
            <w:tcBorders>
              <w:top w:val="nil"/>
              <w:left w:val="nil"/>
              <w:bottom w:val="nil"/>
              <w:right w:val="nil"/>
            </w:tcBorders>
            <w:shd w:val="clear" w:color="auto" w:fill="auto"/>
            <w:vAlign w:val="center"/>
            <w:hideMark/>
          </w:tcPr>
          <w:p w14:paraId="4DC390BE" w14:textId="77777777" w:rsidR="005819C9" w:rsidRDefault="005819C9" w:rsidP="005819C9">
            <w:pPr>
              <w:spacing w:before="0" w:after="0"/>
              <w:jc w:val="center"/>
              <w:rPr>
                <w:color w:val="000000"/>
                <w:szCs w:val="24"/>
              </w:rPr>
            </w:pPr>
            <w:r>
              <w:rPr>
                <w:rFonts w:cs="Arial"/>
                <w:color w:val="000000"/>
                <w:szCs w:val="22"/>
              </w:rPr>
              <w:t>-0.0130</w:t>
            </w:r>
          </w:p>
        </w:tc>
        <w:tc>
          <w:tcPr>
            <w:tcW w:w="0" w:type="auto"/>
            <w:tcBorders>
              <w:top w:val="nil"/>
              <w:left w:val="nil"/>
              <w:bottom w:val="nil"/>
              <w:right w:val="nil"/>
            </w:tcBorders>
            <w:shd w:val="clear" w:color="auto" w:fill="auto"/>
            <w:vAlign w:val="center"/>
            <w:hideMark/>
          </w:tcPr>
          <w:p w14:paraId="629497EC" w14:textId="77777777" w:rsidR="005819C9" w:rsidRDefault="005819C9" w:rsidP="005819C9">
            <w:pPr>
              <w:spacing w:before="0" w:after="0"/>
              <w:jc w:val="center"/>
              <w:rPr>
                <w:color w:val="000000"/>
                <w:szCs w:val="24"/>
              </w:rPr>
            </w:pPr>
            <w:r>
              <w:rPr>
                <w:color w:val="000000"/>
              </w:rPr>
              <w:t>Mg</w:t>
            </w:r>
            <w:r>
              <w:rPr>
                <w:color w:val="000000"/>
                <w:vertAlign w:val="superscript"/>
              </w:rPr>
              <w:t>2+</w:t>
            </w:r>
          </w:p>
        </w:tc>
        <w:tc>
          <w:tcPr>
            <w:tcW w:w="0" w:type="auto"/>
            <w:tcBorders>
              <w:top w:val="nil"/>
              <w:left w:val="nil"/>
              <w:bottom w:val="nil"/>
              <w:right w:val="nil"/>
            </w:tcBorders>
            <w:shd w:val="clear" w:color="auto" w:fill="auto"/>
            <w:vAlign w:val="center"/>
            <w:hideMark/>
          </w:tcPr>
          <w:p w14:paraId="79951CD6"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6880315B" w14:textId="77777777" w:rsidR="005819C9" w:rsidRDefault="005819C9" w:rsidP="005819C9">
            <w:pPr>
              <w:spacing w:before="0" w:after="0"/>
              <w:jc w:val="center"/>
              <w:rPr>
                <w:color w:val="000000"/>
                <w:szCs w:val="24"/>
              </w:rPr>
            </w:pPr>
            <w:r>
              <w:rPr>
                <w:color w:val="000000"/>
              </w:rPr>
              <w:t>0.0000</w:t>
            </w:r>
          </w:p>
        </w:tc>
      </w:tr>
      <w:tr w:rsidR="005819C9" w14:paraId="0030C883"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239C3C1F" w14:textId="77777777" w:rsidR="005819C9" w:rsidRDefault="005819C9" w:rsidP="005819C9">
            <w:pPr>
              <w:spacing w:before="0" w:after="0"/>
              <w:jc w:val="center"/>
              <w:rPr>
                <w:color w:val="000000"/>
                <w:szCs w:val="24"/>
              </w:rPr>
            </w:pPr>
            <w:r>
              <w:rPr>
                <w:rFonts w:cs="Arial"/>
                <w:color w:val="000000"/>
                <w:szCs w:val="22"/>
              </w:rPr>
              <w:t>HCO</w:t>
            </w:r>
            <w:r>
              <w:rPr>
                <w:color w:val="000000"/>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3BBB4927" w14:textId="77777777" w:rsidR="005819C9" w:rsidRDefault="005819C9" w:rsidP="005819C9">
            <w:pPr>
              <w:spacing w:before="0" w:after="0"/>
              <w:jc w:val="center"/>
              <w:rPr>
                <w:color w:val="000000"/>
                <w:szCs w:val="24"/>
              </w:rPr>
            </w:pPr>
            <w:r>
              <w:rPr>
                <w:rFonts w:cs="Arial"/>
                <w:color w:val="000000"/>
                <w:szCs w:val="22"/>
              </w:rPr>
              <w:t>SO</w:t>
            </w:r>
            <w:r>
              <w:rPr>
                <w:color w:val="000000"/>
                <w:vertAlign w:val="subscript"/>
              </w:rPr>
              <w:t>4</w:t>
            </w:r>
            <w:r>
              <w:rPr>
                <w:color w:val="000000"/>
                <w:vertAlign w:val="superscript"/>
              </w:rPr>
              <w:t>2-</w:t>
            </w:r>
          </w:p>
        </w:tc>
        <w:tc>
          <w:tcPr>
            <w:tcW w:w="0" w:type="auto"/>
            <w:tcBorders>
              <w:top w:val="nil"/>
              <w:left w:val="nil"/>
              <w:bottom w:val="nil"/>
              <w:right w:val="nil"/>
            </w:tcBorders>
            <w:shd w:val="clear" w:color="auto" w:fill="auto"/>
            <w:vAlign w:val="center"/>
            <w:hideMark/>
          </w:tcPr>
          <w:p w14:paraId="1AF2397B" w14:textId="77777777" w:rsidR="005819C9" w:rsidRDefault="005819C9" w:rsidP="005819C9">
            <w:pPr>
              <w:spacing w:before="0" w:after="0"/>
              <w:jc w:val="center"/>
              <w:rPr>
                <w:color w:val="000000"/>
                <w:szCs w:val="24"/>
              </w:rPr>
            </w:pPr>
            <w:r>
              <w:rPr>
                <w:rFonts w:cs="Arial"/>
                <w:color w:val="000000"/>
                <w:szCs w:val="22"/>
              </w:rPr>
              <w:t>0.0100</w:t>
            </w:r>
          </w:p>
        </w:tc>
        <w:tc>
          <w:tcPr>
            <w:tcW w:w="0" w:type="auto"/>
            <w:tcBorders>
              <w:top w:val="nil"/>
              <w:left w:val="nil"/>
              <w:bottom w:val="nil"/>
              <w:right w:val="nil"/>
            </w:tcBorders>
            <w:shd w:val="clear" w:color="auto" w:fill="auto"/>
            <w:vAlign w:val="center"/>
            <w:hideMark/>
          </w:tcPr>
          <w:p w14:paraId="5993F521" w14:textId="77777777" w:rsidR="005819C9" w:rsidRDefault="005819C9" w:rsidP="005819C9">
            <w:pPr>
              <w:spacing w:before="0" w:after="0"/>
              <w:jc w:val="center"/>
              <w:rPr>
                <w:color w:val="000000"/>
                <w:szCs w:val="24"/>
              </w:rPr>
            </w:pPr>
            <w:r>
              <w:rPr>
                <w:rFonts w:cs="Arial"/>
                <w:color w:val="000000"/>
                <w:szCs w:val="22"/>
              </w:rPr>
              <w:t>HSO</w:t>
            </w:r>
            <w:r>
              <w:rPr>
                <w:color w:val="000000"/>
                <w:vertAlign w:val="subscript"/>
              </w:rPr>
              <w:t>4</w:t>
            </w:r>
            <w:r>
              <w:rPr>
                <w:color w:val="000000"/>
                <w:vertAlign w:val="superscript"/>
              </w:rPr>
              <w:t>-</w:t>
            </w:r>
          </w:p>
        </w:tc>
        <w:tc>
          <w:tcPr>
            <w:tcW w:w="0" w:type="auto"/>
            <w:tcBorders>
              <w:top w:val="nil"/>
              <w:left w:val="nil"/>
              <w:bottom w:val="nil"/>
              <w:right w:val="nil"/>
            </w:tcBorders>
            <w:shd w:val="clear" w:color="auto" w:fill="auto"/>
            <w:vAlign w:val="center"/>
            <w:hideMark/>
          </w:tcPr>
          <w:p w14:paraId="1C2FDDD7" w14:textId="77777777" w:rsidR="005819C9" w:rsidRDefault="005819C9" w:rsidP="005819C9">
            <w:pPr>
              <w:spacing w:before="0" w:after="0"/>
              <w:jc w:val="center"/>
              <w:rPr>
                <w:color w:val="000000"/>
                <w:szCs w:val="24"/>
              </w:rPr>
            </w:pPr>
            <w:r>
              <w:rPr>
                <w:rFonts w:cs="Arial"/>
                <w:color w:val="000000"/>
                <w:szCs w:val="22"/>
              </w:rPr>
              <w:t>OH</w:t>
            </w:r>
            <w:r>
              <w:rPr>
                <w:color w:val="000000"/>
                <w:vertAlign w:val="superscript"/>
              </w:rPr>
              <w:t>-</w:t>
            </w:r>
          </w:p>
        </w:tc>
        <w:tc>
          <w:tcPr>
            <w:tcW w:w="0" w:type="auto"/>
            <w:tcBorders>
              <w:top w:val="nil"/>
              <w:left w:val="nil"/>
              <w:bottom w:val="nil"/>
              <w:right w:val="nil"/>
            </w:tcBorders>
            <w:shd w:val="clear" w:color="auto" w:fill="auto"/>
            <w:vAlign w:val="center"/>
            <w:hideMark/>
          </w:tcPr>
          <w:p w14:paraId="735E3554" w14:textId="77777777" w:rsidR="005819C9" w:rsidRDefault="005819C9" w:rsidP="005819C9">
            <w:pPr>
              <w:spacing w:before="0" w:after="0"/>
              <w:jc w:val="center"/>
              <w:rPr>
                <w:color w:val="000000"/>
                <w:szCs w:val="24"/>
              </w:rPr>
            </w:pPr>
            <w:r>
              <w:rPr>
                <w:color w:val="000000"/>
              </w:rPr>
              <w:t>0.0000</w:t>
            </w:r>
          </w:p>
        </w:tc>
      </w:tr>
      <w:tr w:rsidR="005819C9" w14:paraId="37B70EF5"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6A88F9C4" w14:textId="77777777" w:rsidR="005819C9" w:rsidRDefault="005819C9" w:rsidP="005819C9">
            <w:pPr>
              <w:spacing w:before="0" w:after="0"/>
              <w:jc w:val="center"/>
              <w:rPr>
                <w:color w:val="000000"/>
                <w:szCs w:val="24"/>
              </w:rPr>
            </w:pPr>
            <w:r>
              <w:rPr>
                <w:rFonts w:cs="Arial"/>
                <w:color w:val="000000"/>
                <w:szCs w:val="22"/>
              </w:rPr>
              <w:t>CO</w:t>
            </w:r>
            <w:r>
              <w:rPr>
                <w:color w:val="000000"/>
                <w:vertAlign w:val="subscript"/>
              </w:rPr>
              <w:t>3</w:t>
            </w:r>
            <w:r>
              <w:rPr>
                <w:color w:val="000000"/>
                <w:vertAlign w:val="superscript"/>
              </w:rPr>
              <w:t>2-</w:t>
            </w:r>
          </w:p>
        </w:tc>
        <w:tc>
          <w:tcPr>
            <w:tcW w:w="0" w:type="auto"/>
            <w:tcBorders>
              <w:top w:val="nil"/>
              <w:left w:val="nil"/>
              <w:bottom w:val="nil"/>
              <w:right w:val="nil"/>
            </w:tcBorders>
            <w:shd w:val="clear" w:color="auto" w:fill="auto"/>
            <w:vAlign w:val="center"/>
            <w:hideMark/>
          </w:tcPr>
          <w:p w14:paraId="23E2CC8B" w14:textId="77777777" w:rsidR="005819C9" w:rsidRDefault="005819C9" w:rsidP="005819C9">
            <w:pPr>
              <w:spacing w:before="0" w:after="0"/>
              <w:jc w:val="center"/>
              <w:rPr>
                <w:color w:val="000000"/>
                <w:szCs w:val="24"/>
              </w:rPr>
            </w:pPr>
            <w:r>
              <w:rPr>
                <w:rFonts w:cs="Arial"/>
                <w:color w:val="000000"/>
                <w:szCs w:val="22"/>
              </w:rPr>
              <w:t>SO</w:t>
            </w:r>
            <w:r>
              <w:rPr>
                <w:color w:val="000000"/>
                <w:vertAlign w:val="subscript"/>
              </w:rPr>
              <w:t>4</w:t>
            </w:r>
            <w:r>
              <w:rPr>
                <w:color w:val="000000"/>
                <w:vertAlign w:val="superscript"/>
              </w:rPr>
              <w:t>2-</w:t>
            </w:r>
          </w:p>
        </w:tc>
        <w:tc>
          <w:tcPr>
            <w:tcW w:w="0" w:type="auto"/>
            <w:tcBorders>
              <w:top w:val="nil"/>
              <w:left w:val="nil"/>
              <w:bottom w:val="nil"/>
              <w:right w:val="nil"/>
            </w:tcBorders>
            <w:shd w:val="clear" w:color="auto" w:fill="auto"/>
            <w:vAlign w:val="center"/>
            <w:hideMark/>
          </w:tcPr>
          <w:p w14:paraId="4ECDA76B" w14:textId="77777777" w:rsidR="005819C9" w:rsidRDefault="005819C9" w:rsidP="005819C9">
            <w:pPr>
              <w:spacing w:before="0" w:after="0"/>
              <w:jc w:val="center"/>
              <w:rPr>
                <w:color w:val="000000"/>
                <w:szCs w:val="24"/>
              </w:rPr>
            </w:pPr>
            <w:r>
              <w:rPr>
                <w:rFonts w:cs="Arial"/>
                <w:color w:val="000000"/>
                <w:szCs w:val="22"/>
              </w:rPr>
              <w:t>0.0200</w:t>
            </w:r>
          </w:p>
        </w:tc>
        <w:tc>
          <w:tcPr>
            <w:tcW w:w="0" w:type="auto"/>
            <w:tcBorders>
              <w:top w:val="nil"/>
              <w:left w:val="nil"/>
              <w:bottom w:val="nil"/>
              <w:right w:val="nil"/>
            </w:tcBorders>
            <w:shd w:val="clear" w:color="auto" w:fill="auto"/>
            <w:vAlign w:val="center"/>
            <w:hideMark/>
          </w:tcPr>
          <w:p w14:paraId="429C932E" w14:textId="77777777" w:rsidR="005819C9" w:rsidRDefault="005819C9" w:rsidP="005819C9">
            <w:pPr>
              <w:spacing w:before="0" w:after="0"/>
              <w:jc w:val="center"/>
              <w:rPr>
                <w:color w:val="000000"/>
                <w:szCs w:val="24"/>
              </w:rPr>
            </w:pPr>
            <w:r>
              <w:rPr>
                <w:color w:val="000000"/>
              </w:rPr>
              <w:t>HSO</w:t>
            </w:r>
            <w:r>
              <w:rPr>
                <w:color w:val="000000"/>
                <w:vertAlign w:val="subscript"/>
              </w:rPr>
              <w:t>4</w:t>
            </w:r>
            <w:r>
              <w:rPr>
                <w:color w:val="000000"/>
                <w:vertAlign w:val="superscript"/>
              </w:rPr>
              <w:t>-</w:t>
            </w:r>
          </w:p>
        </w:tc>
        <w:tc>
          <w:tcPr>
            <w:tcW w:w="0" w:type="auto"/>
            <w:tcBorders>
              <w:top w:val="nil"/>
              <w:left w:val="nil"/>
              <w:bottom w:val="nil"/>
              <w:right w:val="nil"/>
            </w:tcBorders>
            <w:shd w:val="clear" w:color="auto" w:fill="auto"/>
            <w:vAlign w:val="center"/>
            <w:hideMark/>
          </w:tcPr>
          <w:p w14:paraId="0BC7275A" w14:textId="77777777" w:rsidR="005819C9" w:rsidRDefault="005819C9" w:rsidP="005819C9">
            <w:pPr>
              <w:spacing w:before="0" w:after="0"/>
              <w:jc w:val="center"/>
              <w:rPr>
                <w:color w:val="000000"/>
                <w:szCs w:val="24"/>
              </w:rPr>
            </w:pPr>
            <w:r>
              <w:rPr>
                <w:rFonts w:cs="Arial"/>
                <w:color w:val="000000"/>
                <w:szCs w:val="22"/>
              </w:rPr>
              <w:t>HCO</w:t>
            </w:r>
            <w:r>
              <w:rPr>
                <w:color w:val="000000"/>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723D60CA" w14:textId="77777777" w:rsidR="005819C9" w:rsidRDefault="005819C9" w:rsidP="005819C9">
            <w:pPr>
              <w:spacing w:before="0" w:after="0"/>
              <w:jc w:val="center"/>
              <w:rPr>
                <w:color w:val="000000"/>
                <w:szCs w:val="24"/>
              </w:rPr>
            </w:pPr>
            <w:r>
              <w:rPr>
                <w:color w:val="000000"/>
              </w:rPr>
              <w:t>0.0000</w:t>
            </w:r>
          </w:p>
        </w:tc>
      </w:tr>
      <w:tr w:rsidR="005819C9" w14:paraId="30264E17"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04C5A44D" w14:textId="77777777" w:rsidR="005819C9" w:rsidRDefault="005819C9" w:rsidP="005819C9">
            <w:pPr>
              <w:spacing w:before="0" w:after="0"/>
              <w:jc w:val="center"/>
              <w:rPr>
                <w:color w:val="000000"/>
                <w:szCs w:val="24"/>
              </w:rPr>
            </w:pPr>
            <w:r>
              <w:rPr>
                <w:rFonts w:cs="Arial"/>
                <w:color w:val="000000"/>
                <w:szCs w:val="22"/>
              </w:rPr>
              <w:t>CO</w:t>
            </w:r>
            <w:r>
              <w:rPr>
                <w:color w:val="000000"/>
                <w:vertAlign w:val="subscript"/>
              </w:rPr>
              <w:t>3</w:t>
            </w:r>
            <w:r>
              <w:rPr>
                <w:color w:val="000000"/>
                <w:vertAlign w:val="superscript"/>
              </w:rPr>
              <w:t>2-</w:t>
            </w:r>
          </w:p>
        </w:tc>
        <w:tc>
          <w:tcPr>
            <w:tcW w:w="0" w:type="auto"/>
            <w:tcBorders>
              <w:top w:val="nil"/>
              <w:left w:val="nil"/>
              <w:bottom w:val="nil"/>
              <w:right w:val="nil"/>
            </w:tcBorders>
            <w:shd w:val="clear" w:color="auto" w:fill="auto"/>
            <w:vAlign w:val="center"/>
            <w:hideMark/>
          </w:tcPr>
          <w:p w14:paraId="2D3CC28A" w14:textId="77777777" w:rsidR="005819C9" w:rsidRDefault="005819C9" w:rsidP="005819C9">
            <w:pPr>
              <w:spacing w:before="0" w:after="0"/>
              <w:jc w:val="center"/>
              <w:rPr>
                <w:color w:val="000000"/>
                <w:szCs w:val="24"/>
              </w:rPr>
            </w:pPr>
            <w:r>
              <w:rPr>
                <w:rFonts w:cs="Arial"/>
                <w:color w:val="000000"/>
                <w:szCs w:val="22"/>
              </w:rPr>
              <w:t>OH</w:t>
            </w:r>
            <w:r>
              <w:rPr>
                <w:color w:val="000000"/>
                <w:vertAlign w:val="superscript"/>
              </w:rPr>
              <w:t>-</w:t>
            </w:r>
          </w:p>
        </w:tc>
        <w:tc>
          <w:tcPr>
            <w:tcW w:w="0" w:type="auto"/>
            <w:tcBorders>
              <w:top w:val="nil"/>
              <w:left w:val="nil"/>
              <w:bottom w:val="nil"/>
              <w:right w:val="nil"/>
            </w:tcBorders>
            <w:shd w:val="clear" w:color="auto" w:fill="auto"/>
            <w:vAlign w:val="center"/>
            <w:hideMark/>
          </w:tcPr>
          <w:p w14:paraId="0EFFF430" w14:textId="77777777" w:rsidR="005819C9" w:rsidRDefault="005819C9" w:rsidP="005819C9">
            <w:pPr>
              <w:spacing w:before="0" w:after="0"/>
              <w:jc w:val="center"/>
              <w:rPr>
                <w:color w:val="000000"/>
                <w:szCs w:val="24"/>
              </w:rPr>
            </w:pPr>
            <w:r>
              <w:rPr>
                <w:rFonts w:cs="Arial"/>
                <w:color w:val="000000"/>
                <w:szCs w:val="22"/>
              </w:rPr>
              <w:t>0.1000</w:t>
            </w:r>
          </w:p>
        </w:tc>
        <w:tc>
          <w:tcPr>
            <w:tcW w:w="0" w:type="auto"/>
            <w:tcBorders>
              <w:top w:val="nil"/>
              <w:left w:val="nil"/>
              <w:bottom w:val="nil"/>
              <w:right w:val="nil"/>
            </w:tcBorders>
            <w:shd w:val="clear" w:color="auto" w:fill="auto"/>
            <w:vAlign w:val="center"/>
            <w:hideMark/>
          </w:tcPr>
          <w:p w14:paraId="0C4796EE" w14:textId="77777777" w:rsidR="005819C9" w:rsidRDefault="005819C9" w:rsidP="005819C9">
            <w:pPr>
              <w:spacing w:before="0" w:after="0"/>
              <w:jc w:val="center"/>
              <w:rPr>
                <w:color w:val="000000"/>
                <w:szCs w:val="24"/>
              </w:rPr>
            </w:pPr>
            <w:r>
              <w:rPr>
                <w:rFonts w:cs="Arial"/>
                <w:color w:val="000000"/>
                <w:szCs w:val="22"/>
              </w:rPr>
              <w:t>OH</w:t>
            </w:r>
            <w:r>
              <w:rPr>
                <w:color w:val="000000"/>
                <w:vertAlign w:val="superscript"/>
              </w:rPr>
              <w:t>-</w:t>
            </w:r>
          </w:p>
        </w:tc>
        <w:tc>
          <w:tcPr>
            <w:tcW w:w="0" w:type="auto"/>
            <w:tcBorders>
              <w:top w:val="nil"/>
              <w:left w:val="nil"/>
              <w:bottom w:val="nil"/>
              <w:right w:val="nil"/>
            </w:tcBorders>
            <w:shd w:val="clear" w:color="auto" w:fill="auto"/>
            <w:vAlign w:val="center"/>
            <w:hideMark/>
          </w:tcPr>
          <w:p w14:paraId="3175D27F" w14:textId="77777777" w:rsidR="005819C9" w:rsidRDefault="005819C9" w:rsidP="005819C9">
            <w:pPr>
              <w:spacing w:before="0" w:after="0"/>
              <w:jc w:val="center"/>
              <w:rPr>
                <w:color w:val="000000"/>
                <w:szCs w:val="24"/>
              </w:rPr>
            </w:pPr>
            <w:r>
              <w:rPr>
                <w:rFonts w:cs="Arial"/>
                <w:color w:val="000000"/>
                <w:szCs w:val="22"/>
              </w:rPr>
              <w:t>HCO</w:t>
            </w:r>
            <w:r>
              <w:rPr>
                <w:color w:val="000000"/>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10192828" w14:textId="77777777" w:rsidR="005819C9" w:rsidRDefault="005819C9" w:rsidP="005819C9">
            <w:pPr>
              <w:spacing w:before="0" w:after="0"/>
              <w:jc w:val="center"/>
              <w:rPr>
                <w:color w:val="000000"/>
                <w:szCs w:val="24"/>
              </w:rPr>
            </w:pPr>
            <w:r>
              <w:rPr>
                <w:color w:val="000000"/>
              </w:rPr>
              <w:t>0.0000</w:t>
            </w:r>
          </w:p>
        </w:tc>
      </w:tr>
      <w:tr w:rsidR="005819C9" w14:paraId="6EA8FEDA"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488E8DBD" w14:textId="77777777" w:rsidR="005819C9" w:rsidRDefault="005819C9" w:rsidP="005819C9">
            <w:pPr>
              <w:spacing w:before="0" w:after="0"/>
              <w:jc w:val="center"/>
              <w:rPr>
                <w:color w:val="000000"/>
                <w:szCs w:val="24"/>
              </w:rPr>
            </w:pPr>
            <w:r>
              <w:rPr>
                <w:rFonts w:cs="Arial"/>
                <w:color w:val="000000"/>
                <w:szCs w:val="22"/>
              </w:rPr>
              <w:t>CO</w:t>
            </w:r>
            <w:r>
              <w:rPr>
                <w:color w:val="000000"/>
                <w:vertAlign w:val="subscript"/>
              </w:rPr>
              <w:t>3</w:t>
            </w:r>
            <w:r>
              <w:rPr>
                <w:color w:val="000000"/>
                <w:vertAlign w:val="superscript"/>
              </w:rPr>
              <w:t>2-</w:t>
            </w:r>
          </w:p>
        </w:tc>
        <w:tc>
          <w:tcPr>
            <w:tcW w:w="0" w:type="auto"/>
            <w:tcBorders>
              <w:top w:val="nil"/>
              <w:left w:val="nil"/>
              <w:bottom w:val="nil"/>
              <w:right w:val="nil"/>
            </w:tcBorders>
            <w:shd w:val="clear" w:color="auto" w:fill="auto"/>
            <w:vAlign w:val="center"/>
            <w:hideMark/>
          </w:tcPr>
          <w:p w14:paraId="1FE06D25" w14:textId="77777777" w:rsidR="005819C9" w:rsidRDefault="005819C9" w:rsidP="005819C9">
            <w:pPr>
              <w:spacing w:before="0" w:after="0"/>
              <w:jc w:val="center"/>
              <w:rPr>
                <w:color w:val="000000"/>
                <w:szCs w:val="24"/>
              </w:rPr>
            </w:pPr>
            <w:r>
              <w:rPr>
                <w:rFonts w:cs="Arial"/>
                <w:color w:val="000000"/>
                <w:szCs w:val="22"/>
              </w:rPr>
              <w:t>HCO</w:t>
            </w:r>
            <w:r>
              <w:rPr>
                <w:color w:val="000000"/>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7FC7E3FA" w14:textId="77777777" w:rsidR="005819C9" w:rsidRDefault="005819C9" w:rsidP="005819C9">
            <w:pPr>
              <w:spacing w:before="0" w:after="0"/>
              <w:jc w:val="center"/>
              <w:rPr>
                <w:color w:val="000000"/>
                <w:szCs w:val="24"/>
              </w:rPr>
            </w:pPr>
            <w:r>
              <w:rPr>
                <w:rFonts w:cs="Arial"/>
                <w:color w:val="000000"/>
                <w:szCs w:val="22"/>
              </w:rPr>
              <w:t>-0.0400</w:t>
            </w:r>
          </w:p>
        </w:tc>
        <w:tc>
          <w:tcPr>
            <w:tcW w:w="0" w:type="auto"/>
            <w:tcBorders>
              <w:top w:val="nil"/>
              <w:left w:val="nil"/>
              <w:bottom w:val="nil"/>
              <w:right w:val="nil"/>
            </w:tcBorders>
            <w:shd w:val="clear" w:color="auto" w:fill="auto"/>
            <w:vAlign w:val="center"/>
            <w:hideMark/>
          </w:tcPr>
          <w:p w14:paraId="3281EF39"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3DC32BDC"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03765BB6" w14:textId="77777777" w:rsidR="005819C9" w:rsidRDefault="005819C9" w:rsidP="005819C9">
            <w:pPr>
              <w:spacing w:before="0" w:after="0"/>
              <w:jc w:val="center"/>
              <w:rPr>
                <w:color w:val="000000"/>
                <w:szCs w:val="24"/>
              </w:rPr>
            </w:pPr>
            <w:r>
              <w:rPr>
                <w:color w:val="000000"/>
              </w:rPr>
              <w:t>0.0000</w:t>
            </w:r>
          </w:p>
        </w:tc>
      </w:tr>
      <w:tr w:rsidR="005819C9" w14:paraId="1D7EF9E0"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6445D1B3" w14:textId="77777777" w:rsidR="005819C9" w:rsidRDefault="005819C9" w:rsidP="005819C9">
            <w:pPr>
              <w:spacing w:before="0" w:after="0"/>
              <w:jc w:val="center"/>
              <w:rPr>
                <w:color w:val="000000"/>
                <w:szCs w:val="24"/>
              </w:rPr>
            </w:pPr>
            <w:r>
              <w:rPr>
                <w:rFonts w:cs="Arial"/>
                <w:color w:val="000000"/>
                <w:szCs w:val="22"/>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658ABE6E"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16B86C36" w14:textId="77777777" w:rsidR="005819C9" w:rsidRDefault="005819C9" w:rsidP="005819C9">
            <w:pPr>
              <w:spacing w:before="0" w:after="0"/>
              <w:jc w:val="center"/>
              <w:rPr>
                <w:color w:val="000000"/>
                <w:szCs w:val="24"/>
              </w:rPr>
            </w:pPr>
            <w:r>
              <w:rPr>
                <w:color w:val="000000"/>
              </w:rPr>
              <w:t>0.0000</w:t>
            </w:r>
          </w:p>
        </w:tc>
        <w:tc>
          <w:tcPr>
            <w:tcW w:w="0" w:type="auto"/>
            <w:tcBorders>
              <w:top w:val="nil"/>
              <w:left w:val="nil"/>
              <w:bottom w:val="nil"/>
              <w:right w:val="nil"/>
            </w:tcBorders>
            <w:shd w:val="clear" w:color="auto" w:fill="auto"/>
            <w:vAlign w:val="center"/>
            <w:hideMark/>
          </w:tcPr>
          <w:p w14:paraId="3C1C1CD3" w14:textId="77777777" w:rsidR="005819C9" w:rsidRDefault="005819C9" w:rsidP="005819C9">
            <w:pPr>
              <w:spacing w:before="0" w:after="0"/>
              <w:jc w:val="center"/>
              <w:rPr>
                <w:color w:val="000000"/>
                <w:szCs w:val="24"/>
              </w:rPr>
            </w:pPr>
            <w:r>
              <w:rPr>
                <w:color w:val="000000"/>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1D8A8FE3"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67BECB02" w14:textId="77777777" w:rsidR="005819C9" w:rsidRDefault="005819C9" w:rsidP="005819C9">
            <w:pPr>
              <w:spacing w:before="0" w:after="0"/>
              <w:jc w:val="center"/>
              <w:rPr>
                <w:color w:val="000000"/>
                <w:szCs w:val="24"/>
              </w:rPr>
            </w:pPr>
            <w:r>
              <w:rPr>
                <w:rFonts w:cs="Arial"/>
                <w:color w:val="000000"/>
                <w:szCs w:val="22"/>
              </w:rPr>
              <w:t>0.0000</w:t>
            </w:r>
          </w:p>
        </w:tc>
      </w:tr>
      <w:tr w:rsidR="005819C9" w14:paraId="6548CF76"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2B44BA4D" w14:textId="77777777" w:rsidR="005819C9" w:rsidRDefault="005819C9" w:rsidP="005819C9">
            <w:pPr>
              <w:spacing w:before="0" w:after="0"/>
              <w:jc w:val="center"/>
              <w:rPr>
                <w:color w:val="000000"/>
                <w:szCs w:val="24"/>
              </w:rPr>
            </w:pPr>
            <w:r>
              <w:rPr>
                <w:color w:val="000000"/>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06ABF118"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0D4CE663" w14:textId="77777777" w:rsidR="005819C9" w:rsidRDefault="005819C9" w:rsidP="005819C9">
            <w:pPr>
              <w:spacing w:before="0" w:after="0"/>
              <w:jc w:val="center"/>
              <w:rPr>
                <w:color w:val="000000"/>
                <w:szCs w:val="24"/>
              </w:rPr>
            </w:pPr>
            <w:r>
              <w:rPr>
                <w:color w:val="000000"/>
              </w:rPr>
              <w:t>0.0000</w:t>
            </w:r>
          </w:p>
        </w:tc>
        <w:tc>
          <w:tcPr>
            <w:tcW w:w="0" w:type="auto"/>
            <w:tcBorders>
              <w:top w:val="nil"/>
              <w:left w:val="nil"/>
              <w:bottom w:val="nil"/>
              <w:right w:val="nil"/>
            </w:tcBorders>
            <w:shd w:val="clear" w:color="auto" w:fill="auto"/>
            <w:vAlign w:val="center"/>
            <w:hideMark/>
          </w:tcPr>
          <w:p w14:paraId="5A2F0E13" w14:textId="77777777" w:rsidR="005819C9" w:rsidRDefault="005819C9" w:rsidP="005819C9">
            <w:pPr>
              <w:spacing w:before="0" w:after="0"/>
              <w:jc w:val="center"/>
              <w:rPr>
                <w:color w:val="000000"/>
                <w:szCs w:val="24"/>
              </w:rPr>
            </w:pPr>
            <w:r>
              <w:rPr>
                <w:color w:val="000000"/>
              </w:rPr>
              <w:t>MgOH</w:t>
            </w:r>
            <w:r>
              <w:rPr>
                <w:color w:val="000000"/>
                <w:vertAlign w:val="superscript"/>
              </w:rPr>
              <w:t>+</w:t>
            </w:r>
          </w:p>
        </w:tc>
        <w:tc>
          <w:tcPr>
            <w:tcW w:w="0" w:type="auto"/>
            <w:tcBorders>
              <w:top w:val="nil"/>
              <w:left w:val="nil"/>
              <w:bottom w:val="nil"/>
              <w:right w:val="nil"/>
            </w:tcBorders>
            <w:shd w:val="clear" w:color="auto" w:fill="auto"/>
            <w:vAlign w:val="center"/>
            <w:hideMark/>
          </w:tcPr>
          <w:p w14:paraId="5A3BCBE3"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4309AD44" w14:textId="77777777" w:rsidR="005819C9" w:rsidRDefault="005819C9" w:rsidP="005819C9">
            <w:pPr>
              <w:spacing w:before="0" w:after="0"/>
              <w:jc w:val="center"/>
              <w:rPr>
                <w:color w:val="000000"/>
                <w:szCs w:val="24"/>
              </w:rPr>
            </w:pPr>
            <w:r>
              <w:rPr>
                <w:rFonts w:cs="Arial"/>
                <w:color w:val="000000"/>
                <w:szCs w:val="22"/>
              </w:rPr>
              <w:t>0.0000</w:t>
            </w:r>
          </w:p>
        </w:tc>
      </w:tr>
      <w:tr w:rsidR="005819C9" w14:paraId="1B3F7529"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354BBFD4" w14:textId="77777777" w:rsidR="005819C9" w:rsidRDefault="005819C9" w:rsidP="005819C9">
            <w:pPr>
              <w:spacing w:before="0" w:after="0"/>
              <w:jc w:val="center"/>
              <w:rPr>
                <w:color w:val="000000"/>
                <w:szCs w:val="24"/>
              </w:rPr>
            </w:pPr>
            <w:r>
              <w:rPr>
                <w:color w:val="000000"/>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360AF950"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5E0B4EF9" w14:textId="77777777" w:rsidR="005819C9" w:rsidRDefault="005819C9" w:rsidP="005819C9">
            <w:pPr>
              <w:spacing w:before="0" w:after="0"/>
              <w:jc w:val="center"/>
              <w:rPr>
                <w:color w:val="000000"/>
                <w:szCs w:val="24"/>
              </w:rPr>
            </w:pPr>
            <w:r>
              <w:rPr>
                <w:color w:val="000000"/>
              </w:rPr>
              <w:t>0.0000</w:t>
            </w:r>
          </w:p>
        </w:tc>
        <w:tc>
          <w:tcPr>
            <w:tcW w:w="0" w:type="auto"/>
            <w:tcBorders>
              <w:top w:val="nil"/>
              <w:left w:val="nil"/>
              <w:bottom w:val="nil"/>
              <w:right w:val="nil"/>
            </w:tcBorders>
            <w:shd w:val="clear" w:color="auto" w:fill="auto"/>
            <w:vAlign w:val="center"/>
            <w:hideMark/>
          </w:tcPr>
          <w:p w14:paraId="72E18949" w14:textId="77777777" w:rsidR="005819C9" w:rsidRDefault="005819C9" w:rsidP="005819C9">
            <w:pPr>
              <w:spacing w:before="0" w:after="0"/>
              <w:jc w:val="center"/>
              <w:rPr>
                <w:color w:val="000000"/>
                <w:szCs w:val="24"/>
              </w:rPr>
            </w:pPr>
            <w:r>
              <w:rPr>
                <w:rFonts w:cs="Arial"/>
                <w:color w:val="000000"/>
                <w:szCs w:val="22"/>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515CA5C3"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bottom w:val="nil"/>
              <w:right w:val="nil"/>
            </w:tcBorders>
            <w:shd w:val="clear" w:color="auto" w:fill="auto"/>
            <w:vAlign w:val="center"/>
            <w:hideMark/>
          </w:tcPr>
          <w:p w14:paraId="6A500793" w14:textId="77777777" w:rsidR="005819C9" w:rsidRDefault="005819C9" w:rsidP="005819C9">
            <w:pPr>
              <w:spacing w:before="0" w:after="0"/>
              <w:jc w:val="center"/>
              <w:rPr>
                <w:color w:val="000000"/>
                <w:szCs w:val="24"/>
              </w:rPr>
            </w:pPr>
            <w:r>
              <w:rPr>
                <w:rFonts w:cs="Arial"/>
                <w:color w:val="000000"/>
                <w:szCs w:val="22"/>
              </w:rPr>
              <w:t>0.0000</w:t>
            </w:r>
          </w:p>
        </w:tc>
      </w:tr>
      <w:tr w:rsidR="005819C9" w14:paraId="19D77237" w14:textId="77777777" w:rsidTr="005819C9">
        <w:trPr>
          <w:trHeight w:hRule="exact" w:val="284"/>
          <w:jc w:val="center"/>
        </w:trPr>
        <w:tc>
          <w:tcPr>
            <w:tcW w:w="0" w:type="auto"/>
            <w:tcBorders>
              <w:top w:val="nil"/>
              <w:left w:val="nil"/>
              <w:bottom w:val="nil"/>
              <w:right w:val="nil"/>
            </w:tcBorders>
            <w:shd w:val="clear" w:color="auto" w:fill="auto"/>
            <w:vAlign w:val="center"/>
            <w:hideMark/>
          </w:tcPr>
          <w:p w14:paraId="6C7E68CE" w14:textId="77777777" w:rsidR="005819C9" w:rsidRDefault="005819C9" w:rsidP="005819C9">
            <w:pPr>
              <w:spacing w:before="0" w:after="0"/>
              <w:jc w:val="center"/>
              <w:rPr>
                <w:color w:val="000000"/>
                <w:szCs w:val="24"/>
              </w:rPr>
            </w:pPr>
            <w:r>
              <w:rPr>
                <w:color w:val="000000"/>
              </w:rPr>
              <w:t>H</w:t>
            </w:r>
            <w:r>
              <w:rPr>
                <w:color w:val="000000"/>
                <w:vertAlign w:val="superscript"/>
              </w:rPr>
              <w:t>+</w:t>
            </w:r>
          </w:p>
        </w:tc>
        <w:tc>
          <w:tcPr>
            <w:tcW w:w="0" w:type="auto"/>
            <w:tcBorders>
              <w:top w:val="nil"/>
              <w:left w:val="nil"/>
              <w:bottom w:val="nil"/>
              <w:right w:val="nil"/>
            </w:tcBorders>
            <w:shd w:val="clear" w:color="auto" w:fill="auto"/>
            <w:vAlign w:val="center"/>
            <w:hideMark/>
          </w:tcPr>
          <w:p w14:paraId="4887888B"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128E10F2" w14:textId="77777777" w:rsidR="005819C9" w:rsidRDefault="005819C9" w:rsidP="005819C9">
            <w:pPr>
              <w:spacing w:before="0" w:after="0"/>
              <w:jc w:val="center"/>
              <w:rPr>
                <w:color w:val="000000"/>
                <w:szCs w:val="24"/>
              </w:rPr>
            </w:pPr>
            <w:r>
              <w:rPr>
                <w:color w:val="000000"/>
              </w:rPr>
              <w:t>0.0000</w:t>
            </w:r>
          </w:p>
        </w:tc>
        <w:tc>
          <w:tcPr>
            <w:tcW w:w="0" w:type="auto"/>
            <w:tcBorders>
              <w:top w:val="nil"/>
              <w:left w:val="nil"/>
              <w:bottom w:val="nil"/>
              <w:right w:val="nil"/>
            </w:tcBorders>
            <w:shd w:val="clear" w:color="auto" w:fill="auto"/>
            <w:vAlign w:val="center"/>
            <w:hideMark/>
          </w:tcPr>
          <w:p w14:paraId="6F2CBC39" w14:textId="77777777" w:rsidR="005819C9" w:rsidRDefault="005819C9" w:rsidP="005819C9">
            <w:pPr>
              <w:spacing w:before="0" w:after="0"/>
              <w:jc w:val="center"/>
              <w:rPr>
                <w:color w:val="000000"/>
                <w:szCs w:val="24"/>
              </w:rPr>
            </w:pPr>
            <w:r>
              <w:rPr>
                <w:color w:val="000000"/>
              </w:rPr>
              <w:t>CaCl</w:t>
            </w:r>
            <w:r>
              <w:rPr>
                <w:color w:val="000000"/>
                <w:vertAlign w:val="superscript"/>
              </w:rPr>
              <w:t>+</w:t>
            </w:r>
          </w:p>
        </w:tc>
        <w:tc>
          <w:tcPr>
            <w:tcW w:w="0" w:type="auto"/>
            <w:tcBorders>
              <w:top w:val="nil"/>
              <w:left w:val="nil"/>
              <w:bottom w:val="nil"/>
              <w:right w:val="nil"/>
            </w:tcBorders>
            <w:shd w:val="clear" w:color="auto" w:fill="auto"/>
            <w:vAlign w:val="center"/>
            <w:hideMark/>
          </w:tcPr>
          <w:p w14:paraId="223DCC46" w14:textId="77777777" w:rsidR="005819C9" w:rsidRDefault="005819C9" w:rsidP="005819C9">
            <w:pPr>
              <w:spacing w:before="0" w:after="0"/>
              <w:jc w:val="center"/>
              <w:rPr>
                <w:color w:val="000000"/>
                <w:szCs w:val="24"/>
              </w:rPr>
            </w:pPr>
            <w:r>
              <w:rPr>
                <w:rFonts w:cs="Arial"/>
                <w:color w:val="000000"/>
                <w:szCs w:val="22"/>
              </w:rPr>
              <w:t>CaOH</w:t>
            </w:r>
            <w:r>
              <w:rPr>
                <w:color w:val="000000"/>
                <w:vertAlign w:val="superscript"/>
              </w:rPr>
              <w:t>+</w:t>
            </w:r>
          </w:p>
        </w:tc>
        <w:tc>
          <w:tcPr>
            <w:tcW w:w="0" w:type="auto"/>
            <w:tcBorders>
              <w:top w:val="nil"/>
              <w:left w:val="nil"/>
              <w:bottom w:val="nil"/>
              <w:right w:val="nil"/>
            </w:tcBorders>
            <w:shd w:val="clear" w:color="auto" w:fill="auto"/>
            <w:vAlign w:val="center"/>
            <w:hideMark/>
          </w:tcPr>
          <w:p w14:paraId="37D24CC2" w14:textId="77777777" w:rsidR="005819C9" w:rsidRDefault="005819C9" w:rsidP="005819C9">
            <w:pPr>
              <w:spacing w:before="0" w:after="0"/>
              <w:jc w:val="center"/>
              <w:rPr>
                <w:color w:val="000000"/>
                <w:szCs w:val="24"/>
              </w:rPr>
            </w:pPr>
            <w:r>
              <w:rPr>
                <w:rFonts w:cs="Arial"/>
                <w:color w:val="000000"/>
                <w:szCs w:val="22"/>
              </w:rPr>
              <w:t>0.0000</w:t>
            </w:r>
          </w:p>
        </w:tc>
      </w:tr>
      <w:tr w:rsidR="005819C9" w14:paraId="2EAD15AD" w14:textId="77777777" w:rsidTr="005819C9">
        <w:trPr>
          <w:trHeight w:hRule="exact" w:val="284"/>
          <w:jc w:val="center"/>
        </w:trPr>
        <w:tc>
          <w:tcPr>
            <w:tcW w:w="0" w:type="auto"/>
            <w:tcBorders>
              <w:top w:val="nil"/>
              <w:left w:val="nil"/>
              <w:right w:val="nil"/>
            </w:tcBorders>
            <w:shd w:val="clear" w:color="auto" w:fill="auto"/>
            <w:vAlign w:val="center"/>
            <w:hideMark/>
          </w:tcPr>
          <w:p w14:paraId="7945633F" w14:textId="77777777" w:rsidR="005819C9" w:rsidRDefault="005819C9" w:rsidP="005819C9">
            <w:pPr>
              <w:spacing w:before="0" w:after="0"/>
              <w:jc w:val="center"/>
              <w:rPr>
                <w:color w:val="000000"/>
                <w:szCs w:val="24"/>
              </w:rPr>
            </w:pPr>
            <w:r>
              <w:rPr>
                <w:rFonts w:cs="Arial"/>
                <w:color w:val="000000"/>
                <w:szCs w:val="22"/>
              </w:rPr>
              <w:t>K</w:t>
            </w:r>
            <w:r>
              <w:rPr>
                <w:color w:val="000000"/>
                <w:vertAlign w:val="superscript"/>
              </w:rPr>
              <w:t>+</w:t>
            </w:r>
          </w:p>
        </w:tc>
        <w:tc>
          <w:tcPr>
            <w:tcW w:w="0" w:type="auto"/>
            <w:tcBorders>
              <w:top w:val="nil"/>
              <w:left w:val="nil"/>
              <w:right w:val="nil"/>
            </w:tcBorders>
            <w:shd w:val="clear" w:color="auto" w:fill="auto"/>
            <w:vAlign w:val="center"/>
            <w:hideMark/>
          </w:tcPr>
          <w:p w14:paraId="75FD5BB9" w14:textId="77777777" w:rsidR="005819C9" w:rsidRDefault="005819C9" w:rsidP="005819C9">
            <w:pPr>
              <w:spacing w:before="0" w:after="0"/>
              <w:jc w:val="center"/>
              <w:rPr>
                <w:color w:val="000000"/>
                <w:szCs w:val="24"/>
              </w:rPr>
            </w:pPr>
            <w:r>
              <w:rPr>
                <w:rFonts w:cs="Arial"/>
                <w:color w:val="000000"/>
                <w:szCs w:val="22"/>
              </w:rPr>
              <w:t>Mg</w:t>
            </w:r>
            <w:r>
              <w:rPr>
                <w:color w:val="000000"/>
                <w:vertAlign w:val="superscript"/>
              </w:rPr>
              <w:t>2+</w:t>
            </w:r>
          </w:p>
        </w:tc>
        <w:tc>
          <w:tcPr>
            <w:tcW w:w="0" w:type="auto"/>
            <w:tcBorders>
              <w:top w:val="nil"/>
              <w:left w:val="nil"/>
              <w:right w:val="nil"/>
            </w:tcBorders>
            <w:shd w:val="clear" w:color="auto" w:fill="auto"/>
            <w:vAlign w:val="center"/>
            <w:hideMark/>
          </w:tcPr>
          <w:p w14:paraId="13B4C185" w14:textId="77777777" w:rsidR="005819C9" w:rsidRDefault="005819C9" w:rsidP="005819C9">
            <w:pPr>
              <w:spacing w:before="0" w:after="0"/>
              <w:jc w:val="center"/>
              <w:rPr>
                <w:color w:val="000000"/>
                <w:szCs w:val="24"/>
              </w:rPr>
            </w:pPr>
            <w:r>
              <w:rPr>
                <w:rFonts w:cs="Arial"/>
                <w:color w:val="000000"/>
                <w:szCs w:val="22"/>
              </w:rPr>
              <w:t>0.0000</w:t>
            </w:r>
          </w:p>
        </w:tc>
        <w:tc>
          <w:tcPr>
            <w:tcW w:w="0" w:type="auto"/>
            <w:tcBorders>
              <w:top w:val="nil"/>
              <w:left w:val="nil"/>
              <w:right w:val="nil"/>
            </w:tcBorders>
            <w:shd w:val="clear" w:color="auto" w:fill="auto"/>
            <w:vAlign w:val="center"/>
            <w:hideMark/>
          </w:tcPr>
          <w:p w14:paraId="1870C1CB" w14:textId="77777777" w:rsidR="005819C9" w:rsidRDefault="005819C9" w:rsidP="005819C9">
            <w:pPr>
              <w:spacing w:before="0" w:after="0"/>
              <w:jc w:val="center"/>
              <w:rPr>
                <w:color w:val="000000"/>
                <w:szCs w:val="24"/>
              </w:rPr>
            </w:pPr>
            <w:r>
              <w:rPr>
                <w:rFonts w:cs="Arial"/>
                <w:color w:val="000000"/>
                <w:szCs w:val="22"/>
              </w:rPr>
              <w:t>MgHCO</w:t>
            </w:r>
            <w:r w:rsidRPr="005819C9">
              <w:rPr>
                <w:rFonts w:cs="Arial"/>
                <w:color w:val="000000"/>
                <w:szCs w:val="22"/>
                <w:vertAlign w:val="subscript"/>
              </w:rPr>
              <w:t>3</w:t>
            </w:r>
            <w:r>
              <w:rPr>
                <w:color w:val="000000"/>
                <w:vertAlign w:val="superscript"/>
              </w:rPr>
              <w:t>+</w:t>
            </w:r>
          </w:p>
        </w:tc>
        <w:tc>
          <w:tcPr>
            <w:tcW w:w="0" w:type="auto"/>
            <w:tcBorders>
              <w:top w:val="nil"/>
              <w:left w:val="nil"/>
              <w:right w:val="nil"/>
            </w:tcBorders>
            <w:shd w:val="clear" w:color="auto" w:fill="auto"/>
            <w:vAlign w:val="center"/>
            <w:hideMark/>
          </w:tcPr>
          <w:p w14:paraId="38C73E3F" w14:textId="77777777" w:rsidR="005819C9" w:rsidRDefault="005819C9" w:rsidP="005819C9">
            <w:pPr>
              <w:spacing w:before="0" w:after="0"/>
              <w:jc w:val="center"/>
              <w:rPr>
                <w:color w:val="000000"/>
                <w:szCs w:val="24"/>
              </w:rPr>
            </w:pPr>
            <w:r>
              <w:rPr>
                <w:color w:val="000000"/>
              </w:rPr>
              <w:t>CaOH</w:t>
            </w:r>
            <w:r>
              <w:rPr>
                <w:color w:val="000000"/>
                <w:vertAlign w:val="superscript"/>
              </w:rPr>
              <w:t>+</w:t>
            </w:r>
          </w:p>
        </w:tc>
        <w:tc>
          <w:tcPr>
            <w:tcW w:w="0" w:type="auto"/>
            <w:tcBorders>
              <w:top w:val="nil"/>
              <w:left w:val="nil"/>
              <w:right w:val="nil"/>
            </w:tcBorders>
            <w:shd w:val="clear" w:color="auto" w:fill="auto"/>
            <w:vAlign w:val="center"/>
            <w:hideMark/>
          </w:tcPr>
          <w:p w14:paraId="4EABC4E3" w14:textId="77777777" w:rsidR="005819C9" w:rsidRDefault="005819C9" w:rsidP="005819C9">
            <w:pPr>
              <w:spacing w:before="0" w:after="0"/>
              <w:jc w:val="center"/>
              <w:rPr>
                <w:color w:val="000000"/>
                <w:szCs w:val="24"/>
              </w:rPr>
            </w:pPr>
            <w:r>
              <w:rPr>
                <w:rFonts w:cs="Arial"/>
                <w:color w:val="000000"/>
                <w:szCs w:val="22"/>
              </w:rPr>
              <w:t>0.0000</w:t>
            </w:r>
          </w:p>
        </w:tc>
      </w:tr>
      <w:tr w:rsidR="005819C9" w14:paraId="6D8A2557" w14:textId="77777777" w:rsidTr="005819C9">
        <w:trPr>
          <w:trHeight w:hRule="exact" w:val="284"/>
          <w:jc w:val="center"/>
        </w:trPr>
        <w:tc>
          <w:tcPr>
            <w:tcW w:w="0" w:type="auto"/>
            <w:tcBorders>
              <w:top w:val="nil"/>
              <w:left w:val="nil"/>
              <w:bottom w:val="single" w:sz="4" w:space="0" w:color="auto"/>
              <w:right w:val="nil"/>
            </w:tcBorders>
            <w:shd w:val="clear" w:color="auto" w:fill="auto"/>
            <w:vAlign w:val="center"/>
            <w:hideMark/>
          </w:tcPr>
          <w:p w14:paraId="41256630" w14:textId="77777777" w:rsidR="005819C9" w:rsidRDefault="005819C9" w:rsidP="005819C9">
            <w:pPr>
              <w:spacing w:before="0" w:after="0"/>
              <w:jc w:val="center"/>
              <w:rPr>
                <w:color w:val="000000"/>
                <w:szCs w:val="24"/>
              </w:rPr>
            </w:pPr>
            <w:r>
              <w:rPr>
                <w:rFonts w:cs="Arial"/>
                <w:color w:val="000000"/>
                <w:szCs w:val="22"/>
              </w:rPr>
              <w:t>K</w:t>
            </w:r>
            <w:r>
              <w:rPr>
                <w:color w:val="000000"/>
                <w:vertAlign w:val="superscript"/>
              </w:rPr>
              <w:t>+</w:t>
            </w:r>
          </w:p>
        </w:tc>
        <w:tc>
          <w:tcPr>
            <w:tcW w:w="0" w:type="auto"/>
            <w:tcBorders>
              <w:top w:val="nil"/>
              <w:left w:val="nil"/>
              <w:bottom w:val="single" w:sz="4" w:space="0" w:color="auto"/>
              <w:right w:val="nil"/>
            </w:tcBorders>
            <w:shd w:val="clear" w:color="auto" w:fill="auto"/>
            <w:vAlign w:val="center"/>
            <w:hideMark/>
          </w:tcPr>
          <w:p w14:paraId="52CE1F32" w14:textId="77777777" w:rsidR="005819C9" w:rsidRDefault="005819C9" w:rsidP="005819C9">
            <w:pPr>
              <w:spacing w:before="0" w:after="0"/>
              <w:jc w:val="center"/>
              <w:rPr>
                <w:color w:val="000000"/>
                <w:szCs w:val="24"/>
              </w:rPr>
            </w:pPr>
            <w:r>
              <w:rPr>
                <w:rFonts w:cs="Arial"/>
                <w:color w:val="000000"/>
                <w:szCs w:val="22"/>
              </w:rPr>
              <w:t>MgOH</w:t>
            </w:r>
            <w:r>
              <w:rPr>
                <w:color w:val="000000"/>
                <w:vertAlign w:val="superscript"/>
              </w:rPr>
              <w:t>+</w:t>
            </w:r>
          </w:p>
        </w:tc>
        <w:tc>
          <w:tcPr>
            <w:tcW w:w="0" w:type="auto"/>
            <w:tcBorders>
              <w:top w:val="nil"/>
              <w:left w:val="nil"/>
              <w:bottom w:val="single" w:sz="4" w:space="0" w:color="auto"/>
              <w:right w:val="nil"/>
            </w:tcBorders>
            <w:shd w:val="clear" w:color="auto" w:fill="auto"/>
            <w:vAlign w:val="center"/>
            <w:hideMark/>
          </w:tcPr>
          <w:p w14:paraId="488FA03F" w14:textId="77777777" w:rsidR="005819C9" w:rsidRDefault="005819C9" w:rsidP="005819C9">
            <w:pPr>
              <w:spacing w:before="0" w:after="0"/>
              <w:jc w:val="center"/>
              <w:rPr>
                <w:color w:val="000000"/>
                <w:szCs w:val="24"/>
              </w:rPr>
            </w:pPr>
            <w:r>
              <w:rPr>
                <w:rFonts w:cs="Arial"/>
                <w:color w:val="000000"/>
                <w:szCs w:val="22"/>
              </w:rPr>
              <w:t>0.0000</w:t>
            </w:r>
          </w:p>
        </w:tc>
        <w:tc>
          <w:tcPr>
            <w:tcW w:w="0" w:type="auto"/>
            <w:tcBorders>
              <w:top w:val="nil"/>
              <w:left w:val="nil"/>
              <w:bottom w:val="single" w:sz="4" w:space="0" w:color="auto"/>
              <w:right w:val="nil"/>
            </w:tcBorders>
            <w:shd w:val="clear" w:color="auto" w:fill="auto"/>
            <w:noWrap/>
            <w:vAlign w:val="bottom"/>
            <w:hideMark/>
          </w:tcPr>
          <w:p w14:paraId="49037DFB" w14:textId="77777777" w:rsidR="005819C9" w:rsidRDefault="005819C9" w:rsidP="005819C9">
            <w:pPr>
              <w:spacing w:before="0" w:after="0"/>
              <w:rPr>
                <w:rFonts w:ascii="Calibri" w:hAnsi="Calibri"/>
                <w:color w:val="000000"/>
                <w:sz w:val="22"/>
                <w:szCs w:val="22"/>
              </w:rPr>
            </w:pPr>
          </w:p>
        </w:tc>
        <w:tc>
          <w:tcPr>
            <w:tcW w:w="0" w:type="auto"/>
            <w:tcBorders>
              <w:top w:val="nil"/>
              <w:left w:val="nil"/>
              <w:bottom w:val="single" w:sz="4" w:space="0" w:color="auto"/>
              <w:right w:val="nil"/>
            </w:tcBorders>
            <w:shd w:val="clear" w:color="auto" w:fill="auto"/>
            <w:noWrap/>
            <w:vAlign w:val="bottom"/>
            <w:hideMark/>
          </w:tcPr>
          <w:p w14:paraId="2604F202" w14:textId="77777777" w:rsidR="005819C9" w:rsidRDefault="005819C9" w:rsidP="005819C9">
            <w:pPr>
              <w:spacing w:before="0" w:after="0"/>
              <w:rPr>
                <w:rFonts w:ascii="Calibri" w:hAnsi="Calibri"/>
                <w:color w:val="000000"/>
                <w:sz w:val="22"/>
                <w:szCs w:val="22"/>
              </w:rPr>
            </w:pPr>
          </w:p>
        </w:tc>
        <w:tc>
          <w:tcPr>
            <w:tcW w:w="0" w:type="auto"/>
            <w:tcBorders>
              <w:top w:val="nil"/>
              <w:left w:val="nil"/>
              <w:bottom w:val="single" w:sz="4" w:space="0" w:color="auto"/>
              <w:right w:val="nil"/>
            </w:tcBorders>
            <w:shd w:val="clear" w:color="auto" w:fill="auto"/>
            <w:noWrap/>
            <w:vAlign w:val="bottom"/>
            <w:hideMark/>
          </w:tcPr>
          <w:p w14:paraId="26C4F8D1" w14:textId="77777777" w:rsidR="005819C9" w:rsidRDefault="005819C9" w:rsidP="005819C9">
            <w:pPr>
              <w:spacing w:before="0" w:after="0"/>
              <w:rPr>
                <w:rFonts w:ascii="Calibri" w:hAnsi="Calibri"/>
                <w:color w:val="000000"/>
                <w:sz w:val="22"/>
                <w:szCs w:val="22"/>
              </w:rPr>
            </w:pPr>
          </w:p>
        </w:tc>
      </w:tr>
    </w:tbl>
    <w:p w14:paraId="67C77C61" w14:textId="77777777" w:rsidR="00DE6BEF" w:rsidRPr="00DE6BEF" w:rsidRDefault="00DE6BEF" w:rsidP="00DE6BEF"/>
    <w:p w14:paraId="6AFB8627" w14:textId="4C707961" w:rsidR="00047841" w:rsidRPr="0082020C" w:rsidRDefault="00047841" w:rsidP="00687205">
      <w:pPr>
        <w:pStyle w:val="StyleCaptionTableCaptionCentered"/>
      </w:pPr>
      <w:bookmarkStart w:id="1464" w:name="_Ref295916654"/>
      <w:bookmarkStart w:id="1465" w:name="_Ref295916566"/>
      <w:bookmarkStart w:id="1466" w:name="_Ref295916812"/>
      <w:bookmarkEnd w:id="1458"/>
      <w:bookmarkEnd w:id="1459"/>
      <w:bookmarkEnd w:id="1460"/>
      <w:bookmarkEnd w:id="1461"/>
      <w:bookmarkEnd w:id="1462"/>
      <w:r>
        <w:t>Table III</w:t>
      </w:r>
      <w:r w:rsidR="004474F5">
        <w:t xml:space="preserve">.  </w:t>
      </w:r>
      <w:r>
        <w:fldChar w:fldCharType="begin"/>
      </w:r>
      <w:r>
        <w:instrText xml:space="preserve"> SEQ Table_B. \* ARABIC </w:instrText>
      </w:r>
      <w:r>
        <w:fldChar w:fldCharType="separate"/>
      </w:r>
      <w:r w:rsidR="00B560DA">
        <w:rPr>
          <w:noProof/>
        </w:rPr>
        <w:t>3</w:t>
      </w:r>
      <w:r>
        <w:fldChar w:fldCharType="end"/>
      </w:r>
      <w:r>
        <w:t xml:space="preserve">: </w:t>
      </w:r>
      <w:bookmarkStart w:id="1467" w:name="_Ref302405926"/>
      <w:r w:rsidRPr="00A13A1C">
        <w:t xml:space="preserve">Pitzer Virial Coefficients Used </w:t>
      </w:r>
      <w:r>
        <w:t>for Model Verification – Part 3</w:t>
      </w:r>
      <w:bookmarkEnd w:id="1464"/>
      <w:bookmarkEnd w:id="1465"/>
      <w:bookmarkEnd w:id="1466"/>
      <w:bookmarkEnd w:id="1467"/>
    </w:p>
    <w:tbl>
      <w:tblPr>
        <w:tblW w:w="0" w:type="auto"/>
        <w:jc w:val="center"/>
        <w:tblLook w:val="04A0" w:firstRow="1" w:lastRow="0" w:firstColumn="1" w:lastColumn="0" w:noHBand="0" w:noVBand="1"/>
      </w:tblPr>
      <w:tblGrid>
        <w:gridCol w:w="830"/>
        <w:gridCol w:w="1769"/>
        <w:gridCol w:w="996"/>
      </w:tblGrid>
      <w:tr w:rsidR="00047841" w:rsidRPr="00D910F5" w14:paraId="43DAFB75" w14:textId="77777777" w:rsidTr="005819C9">
        <w:trPr>
          <w:jc w:val="center"/>
        </w:trPr>
        <w:tc>
          <w:tcPr>
            <w:tcW w:w="0" w:type="auto"/>
            <w:tcBorders>
              <w:top w:val="single" w:sz="4" w:space="0" w:color="auto"/>
              <w:bottom w:val="single" w:sz="4" w:space="0" w:color="auto"/>
            </w:tcBorders>
            <w:vAlign w:val="center"/>
          </w:tcPr>
          <w:p w14:paraId="4E567C1B" w14:textId="77777777" w:rsidR="00047841" w:rsidRPr="00A13A1C" w:rsidRDefault="00047841" w:rsidP="00047841">
            <w:pPr>
              <w:spacing w:before="0" w:after="0"/>
              <w:jc w:val="center"/>
              <w:rPr>
                <w:rFonts w:cs="Arial"/>
                <w:b/>
                <w:szCs w:val="22"/>
              </w:rPr>
            </w:pPr>
            <w:r w:rsidRPr="00A13A1C">
              <w:rPr>
                <w:rFonts w:cs="Arial"/>
                <w:b/>
                <w:szCs w:val="22"/>
              </w:rPr>
              <w:t>Ion</w:t>
            </w:r>
          </w:p>
        </w:tc>
        <w:tc>
          <w:tcPr>
            <w:tcW w:w="0" w:type="auto"/>
            <w:tcBorders>
              <w:top w:val="single" w:sz="4" w:space="0" w:color="auto"/>
              <w:bottom w:val="single" w:sz="4" w:space="0" w:color="auto"/>
            </w:tcBorders>
            <w:vAlign w:val="center"/>
          </w:tcPr>
          <w:p w14:paraId="66E3EE0D" w14:textId="77777777" w:rsidR="00047841" w:rsidRPr="00A13A1C" w:rsidRDefault="00047841" w:rsidP="00047841">
            <w:pPr>
              <w:keepLines/>
              <w:tabs>
                <w:tab w:val="center" w:pos="4320"/>
              </w:tabs>
              <w:spacing w:before="0" w:after="0"/>
              <w:rPr>
                <w:rFonts w:cs="Arial"/>
                <w:b/>
                <w:szCs w:val="22"/>
              </w:rPr>
            </w:pPr>
            <w:r w:rsidRPr="00A13A1C">
              <w:rPr>
                <w:rFonts w:cs="Arial"/>
                <w:b/>
                <w:szCs w:val="22"/>
              </w:rPr>
              <w:t>Neutral species</w:t>
            </w:r>
          </w:p>
        </w:tc>
        <w:tc>
          <w:tcPr>
            <w:tcW w:w="0" w:type="auto"/>
            <w:tcBorders>
              <w:top w:val="single" w:sz="4" w:space="0" w:color="auto"/>
              <w:bottom w:val="single" w:sz="4" w:space="0" w:color="auto"/>
            </w:tcBorders>
            <w:vAlign w:val="center"/>
          </w:tcPr>
          <w:p w14:paraId="5130452F" w14:textId="77777777" w:rsidR="00047841" w:rsidRPr="00A13A1C" w:rsidRDefault="00047841" w:rsidP="00047841">
            <w:pPr>
              <w:keepLines/>
              <w:tabs>
                <w:tab w:val="center" w:pos="4320"/>
              </w:tabs>
              <w:spacing w:before="0" w:after="0"/>
              <w:rPr>
                <w:rFonts w:cs="Arial"/>
                <w:b/>
                <w:szCs w:val="22"/>
              </w:rPr>
            </w:pPr>
            <w:r>
              <w:rPr>
                <w:b/>
                <w:szCs w:val="22"/>
              </w:rPr>
              <w:t>λ</w:t>
            </w:r>
          </w:p>
        </w:tc>
      </w:tr>
      <w:tr w:rsidR="00047841" w:rsidRPr="00D910F5" w14:paraId="2BC67A0B" w14:textId="77777777" w:rsidTr="005819C9">
        <w:trPr>
          <w:jc w:val="center"/>
        </w:trPr>
        <w:tc>
          <w:tcPr>
            <w:tcW w:w="0" w:type="auto"/>
            <w:tcBorders>
              <w:top w:val="single" w:sz="4" w:space="0" w:color="auto"/>
            </w:tcBorders>
          </w:tcPr>
          <w:p w14:paraId="42ED9A1C" w14:textId="77777777" w:rsidR="00047841" w:rsidRPr="00A13A1C" w:rsidRDefault="00047841" w:rsidP="00047841">
            <w:pPr>
              <w:spacing w:before="0" w:after="0"/>
              <w:jc w:val="center"/>
              <w:rPr>
                <w:rFonts w:cs="Arial"/>
                <w:szCs w:val="22"/>
              </w:rPr>
            </w:pPr>
            <w:r w:rsidRPr="00A13A1C">
              <w:rPr>
                <w:rFonts w:cs="Arial"/>
                <w:szCs w:val="22"/>
              </w:rPr>
              <w:t>Cl</w:t>
            </w:r>
            <w:r w:rsidRPr="00A13A1C">
              <w:rPr>
                <w:rFonts w:cs="Arial"/>
                <w:szCs w:val="22"/>
                <w:vertAlign w:val="superscript"/>
              </w:rPr>
              <w:t>-</w:t>
            </w:r>
          </w:p>
        </w:tc>
        <w:tc>
          <w:tcPr>
            <w:tcW w:w="0" w:type="auto"/>
            <w:tcBorders>
              <w:top w:val="single" w:sz="4" w:space="0" w:color="auto"/>
            </w:tcBorders>
            <w:vAlign w:val="center"/>
          </w:tcPr>
          <w:p w14:paraId="303DFF83"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tcBorders>
              <w:top w:val="single" w:sz="4" w:space="0" w:color="auto"/>
            </w:tcBorders>
            <w:vAlign w:val="center"/>
          </w:tcPr>
          <w:p w14:paraId="5580082D" w14:textId="77777777" w:rsidR="00047841" w:rsidRPr="00A13A1C" w:rsidRDefault="00047841" w:rsidP="005819C9">
            <w:pPr>
              <w:keepLines/>
              <w:tabs>
                <w:tab w:val="center" w:pos="4320"/>
              </w:tabs>
              <w:spacing w:before="0" w:after="0"/>
              <w:rPr>
                <w:rFonts w:cs="Arial"/>
                <w:szCs w:val="22"/>
              </w:rPr>
            </w:pPr>
            <w:r w:rsidRPr="00A13A1C">
              <w:rPr>
                <w:rFonts w:cs="Arial"/>
                <w:szCs w:val="22"/>
              </w:rPr>
              <w:t>-0.0</w:t>
            </w:r>
            <w:r w:rsidR="005819C9">
              <w:rPr>
                <w:rFonts w:cs="Arial"/>
                <w:szCs w:val="22"/>
              </w:rPr>
              <w:t>050</w:t>
            </w:r>
          </w:p>
        </w:tc>
      </w:tr>
      <w:tr w:rsidR="00047841" w:rsidRPr="00D910F5" w14:paraId="39742980" w14:textId="77777777" w:rsidTr="005819C9">
        <w:trPr>
          <w:trHeight w:val="80"/>
          <w:jc w:val="center"/>
        </w:trPr>
        <w:tc>
          <w:tcPr>
            <w:tcW w:w="0" w:type="auto"/>
          </w:tcPr>
          <w:p w14:paraId="7844CDB6" w14:textId="77777777" w:rsidR="00047841" w:rsidRPr="00A13A1C" w:rsidRDefault="00047841" w:rsidP="00047841">
            <w:pPr>
              <w:spacing w:before="0" w:after="0"/>
              <w:jc w:val="center"/>
              <w:rPr>
                <w:rFonts w:cs="Arial"/>
                <w:szCs w:val="22"/>
              </w:rPr>
            </w:pPr>
            <w:r w:rsidRPr="00A13A1C">
              <w:rPr>
                <w:rFonts w:cs="Arial"/>
                <w:szCs w:val="22"/>
              </w:rPr>
              <w:t>Na</w:t>
            </w:r>
            <w:r w:rsidRPr="00A13A1C">
              <w:rPr>
                <w:rFonts w:cs="Arial"/>
                <w:szCs w:val="22"/>
                <w:vertAlign w:val="superscript"/>
              </w:rPr>
              <w:t>+</w:t>
            </w:r>
          </w:p>
        </w:tc>
        <w:tc>
          <w:tcPr>
            <w:tcW w:w="0" w:type="auto"/>
            <w:vAlign w:val="center"/>
          </w:tcPr>
          <w:p w14:paraId="0294B788"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vAlign w:val="center"/>
          </w:tcPr>
          <w:p w14:paraId="1E518BFD" w14:textId="77777777" w:rsidR="00047841" w:rsidRPr="00A13A1C" w:rsidRDefault="00047841" w:rsidP="005819C9">
            <w:pPr>
              <w:keepLines/>
              <w:tabs>
                <w:tab w:val="center" w:pos="4320"/>
              </w:tabs>
              <w:spacing w:before="0" w:after="0"/>
              <w:rPr>
                <w:rFonts w:cs="Arial"/>
                <w:szCs w:val="22"/>
              </w:rPr>
            </w:pPr>
            <w:r w:rsidRPr="00A13A1C">
              <w:rPr>
                <w:rFonts w:cs="Arial"/>
                <w:szCs w:val="22"/>
              </w:rPr>
              <w:t>0.</w:t>
            </w:r>
            <w:r w:rsidR="005819C9">
              <w:rPr>
                <w:rFonts w:cs="Arial"/>
                <w:szCs w:val="22"/>
              </w:rPr>
              <w:t>11544</w:t>
            </w:r>
          </w:p>
        </w:tc>
      </w:tr>
      <w:tr w:rsidR="00047841" w:rsidRPr="00D910F5" w14:paraId="41E2B859" w14:textId="77777777" w:rsidTr="005819C9">
        <w:trPr>
          <w:jc w:val="center"/>
        </w:trPr>
        <w:tc>
          <w:tcPr>
            <w:tcW w:w="0" w:type="auto"/>
          </w:tcPr>
          <w:p w14:paraId="3868F402" w14:textId="77777777" w:rsidR="00047841" w:rsidRPr="00A13A1C" w:rsidRDefault="00047841" w:rsidP="00047841">
            <w:pPr>
              <w:spacing w:before="0" w:after="0"/>
              <w:jc w:val="center"/>
              <w:rPr>
                <w:rFonts w:cs="Arial"/>
                <w:szCs w:val="22"/>
              </w:rPr>
            </w:pPr>
            <w:r w:rsidRPr="00A13A1C">
              <w:rPr>
                <w:rFonts w:cs="Arial"/>
                <w:szCs w:val="22"/>
              </w:rPr>
              <w:t>K</w:t>
            </w:r>
            <w:r w:rsidRPr="00A13A1C">
              <w:rPr>
                <w:rFonts w:cs="Arial"/>
                <w:szCs w:val="22"/>
                <w:vertAlign w:val="superscript"/>
              </w:rPr>
              <w:t>+</w:t>
            </w:r>
          </w:p>
        </w:tc>
        <w:tc>
          <w:tcPr>
            <w:tcW w:w="0" w:type="auto"/>
          </w:tcPr>
          <w:p w14:paraId="2D65C8C5"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vAlign w:val="center"/>
          </w:tcPr>
          <w:p w14:paraId="34D3F174" w14:textId="77777777" w:rsidR="00047841" w:rsidRPr="00A13A1C" w:rsidRDefault="00047841" w:rsidP="005819C9">
            <w:pPr>
              <w:keepLines/>
              <w:tabs>
                <w:tab w:val="center" w:pos="4320"/>
              </w:tabs>
              <w:spacing w:before="0" w:after="0"/>
              <w:rPr>
                <w:rFonts w:cs="Arial"/>
                <w:szCs w:val="22"/>
              </w:rPr>
            </w:pPr>
            <w:r w:rsidRPr="00A13A1C">
              <w:rPr>
                <w:rFonts w:cs="Arial"/>
                <w:szCs w:val="22"/>
              </w:rPr>
              <w:t>0.</w:t>
            </w:r>
            <w:r w:rsidR="005819C9">
              <w:rPr>
                <w:rFonts w:cs="Arial"/>
                <w:szCs w:val="22"/>
              </w:rPr>
              <w:t>11544</w:t>
            </w:r>
          </w:p>
        </w:tc>
      </w:tr>
      <w:tr w:rsidR="00047841" w:rsidRPr="00D910F5" w14:paraId="0EBC9CB4" w14:textId="77777777" w:rsidTr="005819C9">
        <w:trPr>
          <w:trHeight w:val="449"/>
          <w:jc w:val="center"/>
        </w:trPr>
        <w:tc>
          <w:tcPr>
            <w:tcW w:w="0" w:type="auto"/>
          </w:tcPr>
          <w:p w14:paraId="31C6F391" w14:textId="77777777" w:rsidR="00047841" w:rsidRPr="00A13A1C" w:rsidRDefault="00047841" w:rsidP="00047841">
            <w:pPr>
              <w:spacing w:before="0" w:after="0"/>
              <w:jc w:val="center"/>
              <w:rPr>
                <w:rFonts w:cs="Arial"/>
                <w:szCs w:val="22"/>
              </w:rPr>
            </w:pPr>
            <w:r w:rsidRPr="00A13A1C">
              <w:rPr>
                <w:rFonts w:cs="Arial"/>
                <w:szCs w:val="22"/>
              </w:rPr>
              <w:t>Ca</w:t>
            </w:r>
            <w:r w:rsidRPr="00A13A1C">
              <w:rPr>
                <w:rFonts w:cs="Arial"/>
                <w:szCs w:val="22"/>
                <w:vertAlign w:val="superscript"/>
              </w:rPr>
              <w:t>2+</w:t>
            </w:r>
          </w:p>
        </w:tc>
        <w:tc>
          <w:tcPr>
            <w:tcW w:w="0" w:type="auto"/>
          </w:tcPr>
          <w:p w14:paraId="387AD539"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vAlign w:val="center"/>
          </w:tcPr>
          <w:p w14:paraId="5B52B37D" w14:textId="77777777" w:rsidR="00047841" w:rsidRPr="00A13A1C" w:rsidRDefault="00047841" w:rsidP="005819C9">
            <w:pPr>
              <w:keepLines/>
              <w:tabs>
                <w:tab w:val="center" w:pos="4320"/>
              </w:tabs>
              <w:spacing w:before="0" w:after="0"/>
              <w:rPr>
                <w:rFonts w:cs="Arial"/>
                <w:szCs w:val="22"/>
              </w:rPr>
            </w:pPr>
            <w:r w:rsidRPr="00A13A1C">
              <w:rPr>
                <w:rFonts w:cs="Arial"/>
                <w:szCs w:val="22"/>
              </w:rPr>
              <w:t>0.</w:t>
            </w:r>
            <w:r w:rsidR="005819C9">
              <w:rPr>
                <w:rFonts w:cs="Arial"/>
                <w:szCs w:val="22"/>
              </w:rPr>
              <w:t>23088</w:t>
            </w:r>
          </w:p>
        </w:tc>
      </w:tr>
      <w:tr w:rsidR="00047841" w:rsidRPr="00D910F5" w14:paraId="5AF58B08" w14:textId="77777777" w:rsidTr="005819C9">
        <w:trPr>
          <w:jc w:val="center"/>
        </w:trPr>
        <w:tc>
          <w:tcPr>
            <w:tcW w:w="0" w:type="auto"/>
          </w:tcPr>
          <w:p w14:paraId="74D45425" w14:textId="77777777" w:rsidR="00047841" w:rsidRPr="00A13A1C" w:rsidRDefault="00047841" w:rsidP="00047841">
            <w:pPr>
              <w:spacing w:before="0" w:after="0"/>
              <w:jc w:val="center"/>
              <w:rPr>
                <w:rFonts w:cs="Arial"/>
                <w:szCs w:val="22"/>
              </w:rPr>
            </w:pPr>
            <w:r w:rsidRPr="00A13A1C">
              <w:rPr>
                <w:rFonts w:cs="Arial"/>
                <w:szCs w:val="22"/>
              </w:rPr>
              <w:t>Mg</w:t>
            </w:r>
            <w:r w:rsidRPr="00A13A1C">
              <w:rPr>
                <w:rFonts w:cs="Arial"/>
                <w:szCs w:val="22"/>
                <w:vertAlign w:val="superscript"/>
              </w:rPr>
              <w:t>2+</w:t>
            </w:r>
          </w:p>
        </w:tc>
        <w:tc>
          <w:tcPr>
            <w:tcW w:w="0" w:type="auto"/>
          </w:tcPr>
          <w:p w14:paraId="10ACF679"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vAlign w:val="center"/>
          </w:tcPr>
          <w:p w14:paraId="56782A24" w14:textId="77777777" w:rsidR="00047841" w:rsidRPr="00A13A1C" w:rsidRDefault="00047841" w:rsidP="00047841">
            <w:pPr>
              <w:keepLines/>
              <w:tabs>
                <w:tab w:val="center" w:pos="4320"/>
              </w:tabs>
              <w:spacing w:before="0" w:after="0"/>
              <w:rPr>
                <w:rFonts w:cs="Arial"/>
                <w:szCs w:val="22"/>
              </w:rPr>
            </w:pPr>
            <w:r w:rsidRPr="00A13A1C">
              <w:rPr>
                <w:rFonts w:cs="Arial"/>
                <w:szCs w:val="22"/>
              </w:rPr>
              <w:t>0.</w:t>
            </w:r>
            <w:r w:rsidR="005819C9">
              <w:rPr>
                <w:rFonts w:cs="Arial"/>
                <w:szCs w:val="22"/>
              </w:rPr>
              <w:t>23088</w:t>
            </w:r>
          </w:p>
        </w:tc>
      </w:tr>
      <w:tr w:rsidR="00047841" w:rsidRPr="00D910F5" w14:paraId="4352AE71" w14:textId="77777777" w:rsidTr="005819C9">
        <w:trPr>
          <w:jc w:val="center"/>
        </w:trPr>
        <w:tc>
          <w:tcPr>
            <w:tcW w:w="0" w:type="auto"/>
          </w:tcPr>
          <w:p w14:paraId="18E39796" w14:textId="77777777" w:rsidR="00047841" w:rsidRPr="00A13A1C" w:rsidRDefault="00047841" w:rsidP="00047841">
            <w:pPr>
              <w:spacing w:before="0" w:after="0"/>
              <w:jc w:val="center"/>
              <w:rPr>
                <w:rFonts w:cs="Arial"/>
                <w:szCs w:val="22"/>
              </w:rPr>
            </w:pPr>
            <w:r w:rsidRPr="00A13A1C">
              <w:rPr>
                <w:rFonts w:cs="Arial"/>
                <w:szCs w:val="22"/>
              </w:rPr>
              <w:t>SO</w:t>
            </w:r>
            <w:r w:rsidRPr="00A13A1C">
              <w:rPr>
                <w:rFonts w:cs="Arial"/>
                <w:szCs w:val="22"/>
                <w:vertAlign w:val="subscript"/>
              </w:rPr>
              <w:t>4</w:t>
            </w:r>
            <w:r w:rsidRPr="00A13A1C">
              <w:rPr>
                <w:rFonts w:cs="Arial"/>
                <w:szCs w:val="22"/>
                <w:vertAlign w:val="superscript"/>
              </w:rPr>
              <w:t>2-</w:t>
            </w:r>
          </w:p>
        </w:tc>
        <w:tc>
          <w:tcPr>
            <w:tcW w:w="0" w:type="auto"/>
          </w:tcPr>
          <w:p w14:paraId="6E3B1B9F"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vAlign w:val="center"/>
          </w:tcPr>
          <w:p w14:paraId="6C9FA390" w14:textId="77777777" w:rsidR="00047841" w:rsidRPr="00A13A1C" w:rsidRDefault="00047841" w:rsidP="005819C9">
            <w:pPr>
              <w:keepLines/>
              <w:tabs>
                <w:tab w:val="center" w:pos="4320"/>
              </w:tabs>
              <w:spacing w:before="0" w:after="0"/>
              <w:rPr>
                <w:rFonts w:cs="Arial"/>
                <w:szCs w:val="22"/>
              </w:rPr>
            </w:pPr>
            <w:r w:rsidRPr="00A13A1C">
              <w:rPr>
                <w:rFonts w:cs="Arial"/>
                <w:szCs w:val="22"/>
              </w:rPr>
              <w:t>0.0</w:t>
            </w:r>
            <w:r w:rsidR="005819C9">
              <w:rPr>
                <w:rFonts w:cs="Arial"/>
                <w:szCs w:val="22"/>
              </w:rPr>
              <w:t>9386</w:t>
            </w:r>
          </w:p>
        </w:tc>
      </w:tr>
      <w:tr w:rsidR="00047841" w:rsidRPr="00D910F5" w14:paraId="70D4767E" w14:textId="77777777" w:rsidTr="005819C9">
        <w:trPr>
          <w:jc w:val="center"/>
        </w:trPr>
        <w:tc>
          <w:tcPr>
            <w:tcW w:w="0" w:type="auto"/>
            <w:tcBorders>
              <w:bottom w:val="single" w:sz="4" w:space="0" w:color="auto"/>
            </w:tcBorders>
          </w:tcPr>
          <w:p w14:paraId="55FB0AE1" w14:textId="77777777" w:rsidR="00047841" w:rsidRPr="00A13A1C" w:rsidRDefault="00047841" w:rsidP="00047841">
            <w:pPr>
              <w:spacing w:before="0" w:after="0"/>
              <w:jc w:val="center"/>
              <w:rPr>
                <w:rFonts w:cs="Arial"/>
                <w:szCs w:val="22"/>
              </w:rPr>
            </w:pPr>
            <w:r w:rsidRPr="00A13A1C">
              <w:rPr>
                <w:rFonts w:cs="Arial"/>
                <w:szCs w:val="22"/>
              </w:rPr>
              <w:t>HSO</w:t>
            </w:r>
            <w:r w:rsidRPr="00A13A1C">
              <w:rPr>
                <w:rFonts w:cs="Arial"/>
                <w:szCs w:val="22"/>
                <w:vertAlign w:val="subscript"/>
              </w:rPr>
              <w:t>4</w:t>
            </w:r>
            <w:r w:rsidRPr="00A13A1C">
              <w:rPr>
                <w:rFonts w:cs="Arial"/>
                <w:szCs w:val="22"/>
                <w:vertAlign w:val="superscript"/>
              </w:rPr>
              <w:t>-</w:t>
            </w:r>
          </w:p>
        </w:tc>
        <w:tc>
          <w:tcPr>
            <w:tcW w:w="0" w:type="auto"/>
            <w:tcBorders>
              <w:bottom w:val="single" w:sz="4" w:space="0" w:color="auto"/>
            </w:tcBorders>
          </w:tcPr>
          <w:p w14:paraId="1ADD2DCF" w14:textId="77777777" w:rsidR="00047841" w:rsidRPr="00A13A1C" w:rsidRDefault="00047841" w:rsidP="00047841">
            <w:pPr>
              <w:keepLines/>
              <w:tabs>
                <w:tab w:val="center" w:pos="4320"/>
              </w:tabs>
              <w:spacing w:before="0" w:after="0"/>
              <w:rPr>
                <w:rFonts w:cs="Arial"/>
                <w:szCs w:val="22"/>
              </w:rPr>
            </w:pPr>
            <w:r w:rsidRPr="00A13A1C">
              <w:rPr>
                <w:rFonts w:cs="Arial"/>
                <w:szCs w:val="22"/>
              </w:rPr>
              <w:t>CO</w:t>
            </w:r>
            <w:r w:rsidRPr="00A13A1C">
              <w:rPr>
                <w:rFonts w:cs="Arial"/>
                <w:szCs w:val="22"/>
                <w:vertAlign w:val="subscript"/>
              </w:rPr>
              <w:t>2</w:t>
            </w:r>
            <w:r w:rsidRPr="00A13A1C">
              <w:rPr>
                <w:rFonts w:cs="Arial"/>
                <w:szCs w:val="22"/>
              </w:rPr>
              <w:t>(aq)</w:t>
            </w:r>
          </w:p>
        </w:tc>
        <w:tc>
          <w:tcPr>
            <w:tcW w:w="0" w:type="auto"/>
            <w:tcBorders>
              <w:bottom w:val="single" w:sz="4" w:space="0" w:color="auto"/>
            </w:tcBorders>
            <w:vAlign w:val="center"/>
          </w:tcPr>
          <w:p w14:paraId="32333066" w14:textId="77777777" w:rsidR="00047841" w:rsidRPr="00A13A1C" w:rsidRDefault="00047841" w:rsidP="005819C9">
            <w:pPr>
              <w:keepLines/>
              <w:tabs>
                <w:tab w:val="center" w:pos="4320"/>
              </w:tabs>
              <w:spacing w:before="0" w:after="0"/>
              <w:rPr>
                <w:rFonts w:cs="Arial"/>
                <w:szCs w:val="22"/>
              </w:rPr>
            </w:pPr>
            <w:r w:rsidRPr="00A13A1C">
              <w:rPr>
                <w:rFonts w:cs="Arial"/>
                <w:szCs w:val="22"/>
              </w:rPr>
              <w:t>0.00</w:t>
            </w:r>
            <w:r w:rsidR="005819C9">
              <w:rPr>
                <w:rFonts w:cs="Arial"/>
                <w:szCs w:val="22"/>
              </w:rPr>
              <w:t>300</w:t>
            </w:r>
          </w:p>
        </w:tc>
      </w:tr>
    </w:tbl>
    <w:p w14:paraId="21D2BDE1" w14:textId="77777777" w:rsidR="00047841" w:rsidRDefault="00047841" w:rsidP="00047841">
      <w:pPr>
        <w:rPr>
          <w:rFonts w:cs="Arial"/>
          <w:szCs w:val="22"/>
        </w:rPr>
      </w:pPr>
    </w:p>
    <w:p w14:paraId="2CCB2F31" w14:textId="77777777" w:rsidR="00E41CD3" w:rsidRPr="00D910F5" w:rsidRDefault="00E41CD3" w:rsidP="00047841">
      <w:pPr>
        <w:rPr>
          <w:rFonts w:cs="Arial"/>
          <w:szCs w:val="22"/>
        </w:rPr>
      </w:pPr>
    </w:p>
    <w:p w14:paraId="09DE2519" w14:textId="72384E86" w:rsidR="00047841" w:rsidRDefault="00047841" w:rsidP="00687205">
      <w:pPr>
        <w:pStyle w:val="StyleCaptionTableCaptionCentered"/>
      </w:pPr>
      <w:bookmarkStart w:id="1468" w:name="_Ref295916660"/>
      <w:bookmarkStart w:id="1469" w:name="_Ref295916604"/>
      <w:r>
        <w:lastRenderedPageBreak/>
        <w:t>Table III</w:t>
      </w:r>
      <w:r w:rsidR="004474F5">
        <w:t xml:space="preserve">.  </w:t>
      </w:r>
      <w:r>
        <w:fldChar w:fldCharType="begin"/>
      </w:r>
      <w:r>
        <w:instrText xml:space="preserve"> SEQ Table_B. \* ARABIC </w:instrText>
      </w:r>
      <w:r>
        <w:fldChar w:fldCharType="separate"/>
      </w:r>
      <w:r w:rsidR="00B560DA">
        <w:rPr>
          <w:noProof/>
        </w:rPr>
        <w:t>4</w:t>
      </w:r>
      <w:r>
        <w:fldChar w:fldCharType="end"/>
      </w:r>
      <w:r>
        <w:t xml:space="preserve">: </w:t>
      </w:r>
      <w:bookmarkStart w:id="1470" w:name="_Ref302405945"/>
      <w:r w:rsidRPr="00A13A1C">
        <w:t xml:space="preserve">Pitzer Virial Coefficients Used </w:t>
      </w:r>
      <w:r>
        <w:t>for Model Verification – Part 4</w:t>
      </w:r>
      <w:bookmarkEnd w:id="1468"/>
      <w:bookmarkEnd w:id="1469"/>
      <w:bookmarkEnd w:id="1470"/>
    </w:p>
    <w:tbl>
      <w:tblPr>
        <w:tblW w:w="7680" w:type="dxa"/>
        <w:jc w:val="center"/>
        <w:tblLook w:val="04A0" w:firstRow="1" w:lastRow="0" w:firstColumn="1" w:lastColumn="0" w:noHBand="0" w:noVBand="1"/>
      </w:tblPr>
      <w:tblGrid>
        <w:gridCol w:w="891"/>
        <w:gridCol w:w="987"/>
        <w:gridCol w:w="930"/>
        <w:gridCol w:w="996"/>
        <w:gridCol w:w="960"/>
        <w:gridCol w:w="960"/>
        <w:gridCol w:w="960"/>
        <w:gridCol w:w="996"/>
      </w:tblGrid>
      <w:tr w:rsidR="00AB08C8" w:rsidRPr="00AB08C8" w14:paraId="638EAEB3" w14:textId="77777777" w:rsidTr="00336BD6">
        <w:trPr>
          <w:trHeight w:val="405"/>
          <w:jc w:val="center"/>
        </w:trPr>
        <w:tc>
          <w:tcPr>
            <w:tcW w:w="891" w:type="dxa"/>
            <w:tcBorders>
              <w:top w:val="single" w:sz="4" w:space="0" w:color="auto"/>
              <w:left w:val="nil"/>
              <w:bottom w:val="nil"/>
              <w:right w:val="nil"/>
            </w:tcBorders>
            <w:shd w:val="clear" w:color="auto" w:fill="auto"/>
            <w:vAlign w:val="center"/>
            <w:hideMark/>
          </w:tcPr>
          <w:p w14:paraId="2A41EFB3" w14:textId="77777777" w:rsidR="00AB08C8" w:rsidRPr="00A13A1C" w:rsidRDefault="00AB08C8" w:rsidP="00336BD6">
            <w:pPr>
              <w:spacing w:before="0" w:after="0"/>
              <w:jc w:val="center"/>
              <w:rPr>
                <w:rFonts w:cs="Arial"/>
                <w:b/>
                <w:szCs w:val="22"/>
              </w:rPr>
            </w:pPr>
            <w:r w:rsidRPr="00A13A1C">
              <w:rPr>
                <w:rFonts w:cs="Arial"/>
                <w:b/>
                <w:szCs w:val="22"/>
              </w:rPr>
              <w:t>Ion</w:t>
            </w:r>
          </w:p>
        </w:tc>
        <w:tc>
          <w:tcPr>
            <w:tcW w:w="987" w:type="dxa"/>
            <w:tcBorders>
              <w:top w:val="single" w:sz="4" w:space="0" w:color="auto"/>
              <w:left w:val="nil"/>
              <w:bottom w:val="nil"/>
              <w:right w:val="nil"/>
            </w:tcBorders>
            <w:shd w:val="clear" w:color="auto" w:fill="auto"/>
            <w:vAlign w:val="center"/>
            <w:hideMark/>
          </w:tcPr>
          <w:p w14:paraId="3E9561AC"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Ion</w:t>
            </w:r>
          </w:p>
        </w:tc>
        <w:tc>
          <w:tcPr>
            <w:tcW w:w="930" w:type="dxa"/>
            <w:tcBorders>
              <w:top w:val="single" w:sz="4" w:space="0" w:color="auto"/>
              <w:left w:val="nil"/>
              <w:bottom w:val="nil"/>
              <w:right w:val="nil"/>
            </w:tcBorders>
            <w:shd w:val="clear" w:color="auto" w:fill="auto"/>
            <w:vAlign w:val="center"/>
            <w:hideMark/>
          </w:tcPr>
          <w:p w14:paraId="03D0CD71"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Ion</w:t>
            </w:r>
          </w:p>
        </w:tc>
        <w:tc>
          <w:tcPr>
            <w:tcW w:w="996" w:type="dxa"/>
            <w:tcBorders>
              <w:top w:val="single" w:sz="4" w:space="0" w:color="auto"/>
              <w:left w:val="nil"/>
              <w:bottom w:val="nil"/>
              <w:right w:val="nil"/>
            </w:tcBorders>
            <w:shd w:val="clear" w:color="auto" w:fill="auto"/>
            <w:vAlign w:val="center"/>
            <w:hideMark/>
          </w:tcPr>
          <w:p w14:paraId="7C66263D"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ψ</w:t>
            </w:r>
          </w:p>
        </w:tc>
        <w:tc>
          <w:tcPr>
            <w:tcW w:w="960" w:type="dxa"/>
            <w:tcBorders>
              <w:top w:val="single" w:sz="4" w:space="0" w:color="auto"/>
              <w:left w:val="nil"/>
              <w:bottom w:val="nil"/>
              <w:right w:val="nil"/>
            </w:tcBorders>
            <w:shd w:val="clear" w:color="auto" w:fill="auto"/>
            <w:vAlign w:val="center"/>
            <w:hideMark/>
          </w:tcPr>
          <w:p w14:paraId="75D5E938" w14:textId="77777777" w:rsidR="00AB08C8" w:rsidRPr="00A13A1C" w:rsidRDefault="00AB08C8" w:rsidP="00336BD6">
            <w:pPr>
              <w:spacing w:before="0" w:after="0"/>
              <w:jc w:val="center"/>
              <w:rPr>
                <w:rFonts w:cs="Arial"/>
                <w:b/>
                <w:szCs w:val="22"/>
              </w:rPr>
            </w:pPr>
            <w:r w:rsidRPr="00A13A1C">
              <w:rPr>
                <w:rFonts w:cs="Arial"/>
                <w:b/>
                <w:szCs w:val="22"/>
              </w:rPr>
              <w:t>Ion</w:t>
            </w:r>
          </w:p>
        </w:tc>
        <w:tc>
          <w:tcPr>
            <w:tcW w:w="960" w:type="dxa"/>
            <w:tcBorders>
              <w:top w:val="single" w:sz="4" w:space="0" w:color="auto"/>
              <w:left w:val="nil"/>
              <w:bottom w:val="nil"/>
              <w:right w:val="nil"/>
            </w:tcBorders>
            <w:shd w:val="clear" w:color="auto" w:fill="auto"/>
            <w:vAlign w:val="center"/>
            <w:hideMark/>
          </w:tcPr>
          <w:p w14:paraId="2A60FB50"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Ion</w:t>
            </w:r>
          </w:p>
        </w:tc>
        <w:tc>
          <w:tcPr>
            <w:tcW w:w="960" w:type="dxa"/>
            <w:tcBorders>
              <w:top w:val="single" w:sz="4" w:space="0" w:color="auto"/>
              <w:left w:val="nil"/>
              <w:bottom w:val="nil"/>
              <w:right w:val="nil"/>
            </w:tcBorders>
            <w:shd w:val="clear" w:color="auto" w:fill="auto"/>
            <w:vAlign w:val="center"/>
            <w:hideMark/>
          </w:tcPr>
          <w:p w14:paraId="6595EA2D"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Ion</w:t>
            </w:r>
          </w:p>
        </w:tc>
        <w:tc>
          <w:tcPr>
            <w:tcW w:w="996" w:type="dxa"/>
            <w:tcBorders>
              <w:top w:val="single" w:sz="4" w:space="0" w:color="auto"/>
              <w:left w:val="nil"/>
              <w:bottom w:val="nil"/>
              <w:right w:val="nil"/>
            </w:tcBorders>
            <w:shd w:val="clear" w:color="auto" w:fill="auto"/>
            <w:vAlign w:val="center"/>
            <w:hideMark/>
          </w:tcPr>
          <w:p w14:paraId="4345B071" w14:textId="77777777" w:rsidR="00AB08C8" w:rsidRPr="00A13A1C" w:rsidRDefault="00AB08C8" w:rsidP="00336BD6">
            <w:pPr>
              <w:keepLines/>
              <w:tabs>
                <w:tab w:val="center" w:pos="4320"/>
              </w:tabs>
              <w:spacing w:before="0" w:after="0"/>
              <w:jc w:val="center"/>
              <w:rPr>
                <w:rFonts w:cs="Arial"/>
                <w:b/>
                <w:szCs w:val="22"/>
              </w:rPr>
            </w:pPr>
            <w:r w:rsidRPr="00A13A1C">
              <w:rPr>
                <w:rFonts w:cs="Arial"/>
                <w:b/>
                <w:szCs w:val="22"/>
              </w:rPr>
              <w:t>ψ</w:t>
            </w:r>
          </w:p>
        </w:tc>
      </w:tr>
      <w:tr w:rsidR="00AB08C8" w:rsidRPr="00AB08C8" w14:paraId="57B21B80" w14:textId="77777777" w:rsidTr="00336BD6">
        <w:trPr>
          <w:trHeight w:hRule="exact" w:val="284"/>
          <w:jc w:val="center"/>
        </w:trPr>
        <w:tc>
          <w:tcPr>
            <w:tcW w:w="891" w:type="dxa"/>
            <w:tcBorders>
              <w:top w:val="single" w:sz="4" w:space="0" w:color="auto"/>
              <w:left w:val="nil"/>
              <w:bottom w:val="nil"/>
              <w:right w:val="nil"/>
            </w:tcBorders>
            <w:shd w:val="clear" w:color="auto" w:fill="auto"/>
            <w:vAlign w:val="center"/>
          </w:tcPr>
          <w:p w14:paraId="73D0E61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single" w:sz="4" w:space="0" w:color="auto"/>
              <w:left w:val="nil"/>
              <w:bottom w:val="nil"/>
              <w:right w:val="nil"/>
            </w:tcBorders>
            <w:shd w:val="clear" w:color="auto" w:fill="auto"/>
            <w:vAlign w:val="center"/>
          </w:tcPr>
          <w:p w14:paraId="3017CAC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30" w:type="dxa"/>
            <w:tcBorders>
              <w:top w:val="single" w:sz="4" w:space="0" w:color="auto"/>
              <w:left w:val="nil"/>
              <w:bottom w:val="nil"/>
              <w:right w:val="nil"/>
            </w:tcBorders>
            <w:shd w:val="clear" w:color="auto" w:fill="auto"/>
            <w:vAlign w:val="center"/>
          </w:tcPr>
          <w:p w14:paraId="1BCA5C8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single" w:sz="4" w:space="0" w:color="auto"/>
              <w:left w:val="nil"/>
              <w:bottom w:val="nil"/>
              <w:right w:val="nil"/>
            </w:tcBorders>
            <w:shd w:val="clear" w:color="auto" w:fill="auto"/>
            <w:vAlign w:val="center"/>
          </w:tcPr>
          <w:p w14:paraId="3D4D728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-0.0037</w:t>
            </w:r>
          </w:p>
        </w:tc>
        <w:tc>
          <w:tcPr>
            <w:tcW w:w="960" w:type="dxa"/>
            <w:tcBorders>
              <w:top w:val="single" w:sz="4" w:space="0" w:color="auto"/>
              <w:left w:val="nil"/>
              <w:bottom w:val="nil"/>
              <w:right w:val="nil"/>
            </w:tcBorders>
            <w:shd w:val="clear" w:color="auto" w:fill="auto"/>
            <w:vAlign w:val="center"/>
          </w:tcPr>
          <w:p w14:paraId="5F2F6EB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single" w:sz="4" w:space="0" w:color="auto"/>
              <w:left w:val="nil"/>
              <w:bottom w:val="nil"/>
              <w:right w:val="nil"/>
            </w:tcBorders>
            <w:shd w:val="clear" w:color="auto" w:fill="auto"/>
            <w:vAlign w:val="center"/>
          </w:tcPr>
          <w:p w14:paraId="39B691B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single" w:sz="4" w:space="0" w:color="auto"/>
              <w:left w:val="nil"/>
              <w:bottom w:val="nil"/>
              <w:right w:val="nil"/>
            </w:tcBorders>
            <w:shd w:val="clear" w:color="auto" w:fill="auto"/>
            <w:vAlign w:val="center"/>
          </w:tcPr>
          <w:p w14:paraId="2C00ADF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96" w:type="dxa"/>
            <w:tcBorders>
              <w:top w:val="single" w:sz="4" w:space="0" w:color="auto"/>
              <w:left w:val="nil"/>
              <w:bottom w:val="nil"/>
              <w:right w:val="nil"/>
            </w:tcBorders>
            <w:shd w:val="clear" w:color="auto" w:fill="auto"/>
            <w:vAlign w:val="center"/>
          </w:tcPr>
          <w:p w14:paraId="311D9A3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-0.008</w:t>
            </w:r>
          </w:p>
        </w:tc>
      </w:tr>
      <w:tr w:rsidR="00AB08C8" w:rsidRPr="00AB08C8" w14:paraId="50085069"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66D5F07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3875EAF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1EC36C8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4A285C3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0.00732</w:t>
            </w:r>
          </w:p>
        </w:tc>
        <w:tc>
          <w:tcPr>
            <w:tcW w:w="960" w:type="dxa"/>
            <w:tcBorders>
              <w:top w:val="nil"/>
              <w:left w:val="nil"/>
              <w:bottom w:val="nil"/>
              <w:right w:val="nil"/>
            </w:tcBorders>
            <w:shd w:val="clear" w:color="auto" w:fill="auto"/>
            <w:vAlign w:val="center"/>
            <w:hideMark/>
          </w:tcPr>
          <w:p w14:paraId="0966F25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D6BC23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3A06337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1AF1F9C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-0.006</w:t>
            </w:r>
          </w:p>
        </w:tc>
      </w:tr>
      <w:tr w:rsidR="00AB08C8" w:rsidRPr="00AB08C8" w14:paraId="53CA028A"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6A01B56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5E99AB9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4858213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77FEE34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-0.003</w:t>
            </w:r>
          </w:p>
        </w:tc>
        <w:tc>
          <w:tcPr>
            <w:tcW w:w="960" w:type="dxa"/>
            <w:tcBorders>
              <w:top w:val="nil"/>
              <w:left w:val="nil"/>
              <w:bottom w:val="nil"/>
              <w:right w:val="nil"/>
            </w:tcBorders>
            <w:shd w:val="clear" w:color="auto" w:fill="auto"/>
            <w:vAlign w:val="center"/>
            <w:hideMark/>
          </w:tcPr>
          <w:p w14:paraId="0862837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659861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737A7D8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3D2F1F2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0.013</w:t>
            </w:r>
          </w:p>
        </w:tc>
      </w:tr>
      <w:tr w:rsidR="00AB08C8" w:rsidRPr="00AB08C8" w14:paraId="0DE2743A"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07D041E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5B7CDF4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608DC47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39B7BD4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0.003</w:t>
            </w:r>
          </w:p>
        </w:tc>
        <w:tc>
          <w:tcPr>
            <w:tcW w:w="960" w:type="dxa"/>
            <w:tcBorders>
              <w:top w:val="nil"/>
              <w:left w:val="nil"/>
              <w:bottom w:val="nil"/>
              <w:right w:val="nil"/>
            </w:tcBorders>
            <w:shd w:val="clear" w:color="auto" w:fill="auto"/>
            <w:vAlign w:val="center"/>
            <w:hideMark/>
          </w:tcPr>
          <w:p w14:paraId="58E4829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173A19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C0C096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54D1C0E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-0.006</w:t>
            </w:r>
          </w:p>
        </w:tc>
      </w:tr>
      <w:tr w:rsidR="00AB08C8" w:rsidRPr="00AB08C8" w14:paraId="3966520F"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439196C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43525BF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499EB60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68B9CCD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-0.003</w:t>
            </w:r>
          </w:p>
        </w:tc>
        <w:tc>
          <w:tcPr>
            <w:tcW w:w="960" w:type="dxa"/>
            <w:tcBorders>
              <w:top w:val="nil"/>
              <w:left w:val="nil"/>
              <w:bottom w:val="nil"/>
              <w:right w:val="nil"/>
            </w:tcBorders>
            <w:shd w:val="clear" w:color="auto" w:fill="auto"/>
            <w:vAlign w:val="center"/>
            <w:hideMark/>
          </w:tcPr>
          <w:p w14:paraId="3AF4F51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626BD6D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E1DBB4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35A5EC4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-0.006</w:t>
            </w:r>
          </w:p>
        </w:tc>
      </w:tr>
      <w:tr w:rsidR="00AB08C8" w:rsidRPr="00AB08C8" w14:paraId="676991A6"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2566E35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772D3F6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1DE70DD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440BCC6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-0.012</w:t>
            </w:r>
          </w:p>
        </w:tc>
        <w:tc>
          <w:tcPr>
            <w:tcW w:w="960" w:type="dxa"/>
            <w:tcBorders>
              <w:top w:val="nil"/>
              <w:left w:val="nil"/>
              <w:bottom w:val="nil"/>
              <w:right w:val="nil"/>
            </w:tcBorders>
            <w:shd w:val="clear" w:color="auto" w:fill="auto"/>
            <w:vAlign w:val="center"/>
            <w:hideMark/>
          </w:tcPr>
          <w:p w14:paraId="13AD3B3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77C5CF3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7AAABB0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02D6042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-0.025</w:t>
            </w:r>
          </w:p>
        </w:tc>
      </w:tr>
      <w:tr w:rsidR="00AB08C8" w:rsidRPr="00AB08C8" w14:paraId="74E4F5BB"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58056C7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631EF5E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35CDB07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2EF7622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-0.012</w:t>
            </w:r>
          </w:p>
        </w:tc>
        <w:tc>
          <w:tcPr>
            <w:tcW w:w="960" w:type="dxa"/>
            <w:tcBorders>
              <w:top w:val="nil"/>
              <w:left w:val="nil"/>
              <w:bottom w:val="nil"/>
              <w:right w:val="nil"/>
            </w:tcBorders>
            <w:shd w:val="clear" w:color="auto" w:fill="auto"/>
            <w:vAlign w:val="center"/>
            <w:hideMark/>
          </w:tcPr>
          <w:p w14:paraId="637D505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98072E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2FC4B21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27F1736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-0.0143</w:t>
            </w:r>
          </w:p>
        </w:tc>
      </w:tr>
      <w:tr w:rsidR="00AB08C8" w:rsidRPr="00AB08C8" w14:paraId="1514B6A4"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0EB3F36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288E9D6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0239351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67B751F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-0.015</w:t>
            </w:r>
          </w:p>
        </w:tc>
        <w:tc>
          <w:tcPr>
            <w:tcW w:w="960" w:type="dxa"/>
            <w:tcBorders>
              <w:top w:val="nil"/>
              <w:left w:val="nil"/>
              <w:bottom w:val="nil"/>
              <w:right w:val="nil"/>
            </w:tcBorders>
            <w:shd w:val="clear" w:color="auto" w:fill="auto"/>
            <w:vAlign w:val="center"/>
            <w:hideMark/>
          </w:tcPr>
          <w:p w14:paraId="7ECFF53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0AFF9F0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0B843A7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6AC4A5A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-0.096</w:t>
            </w:r>
          </w:p>
        </w:tc>
      </w:tr>
      <w:tr w:rsidR="00AB08C8" w:rsidRPr="00AB08C8" w14:paraId="41343CC1"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56AF6E7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232ECB7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5540591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20A69E6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-0.004</w:t>
            </w:r>
          </w:p>
        </w:tc>
        <w:tc>
          <w:tcPr>
            <w:tcW w:w="960" w:type="dxa"/>
            <w:tcBorders>
              <w:top w:val="nil"/>
              <w:left w:val="nil"/>
              <w:bottom w:val="nil"/>
              <w:right w:val="nil"/>
            </w:tcBorders>
            <w:shd w:val="clear" w:color="auto" w:fill="auto"/>
            <w:vAlign w:val="center"/>
            <w:hideMark/>
          </w:tcPr>
          <w:p w14:paraId="3318719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BCBB92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618BDA1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4D39E5D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0.016</w:t>
            </w:r>
          </w:p>
        </w:tc>
      </w:tr>
      <w:tr w:rsidR="00AB08C8" w:rsidRPr="00AB08C8" w14:paraId="6C54ADDB"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0C0BA06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3515D65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21CD1E5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55122C8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-0.0129</w:t>
            </w:r>
          </w:p>
        </w:tc>
        <w:tc>
          <w:tcPr>
            <w:tcW w:w="960" w:type="dxa"/>
            <w:tcBorders>
              <w:top w:val="nil"/>
              <w:left w:val="nil"/>
              <w:bottom w:val="nil"/>
              <w:right w:val="nil"/>
            </w:tcBorders>
            <w:shd w:val="clear" w:color="auto" w:fill="auto"/>
            <w:vAlign w:val="center"/>
            <w:hideMark/>
          </w:tcPr>
          <w:p w14:paraId="3542011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031B4D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4DF366E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DBED09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0.004</w:t>
            </w:r>
          </w:p>
        </w:tc>
      </w:tr>
      <w:tr w:rsidR="00AB08C8" w:rsidRPr="00AB08C8" w14:paraId="3CA9AB99"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079EA09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6B82DE2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169235B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223B7E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-0.0432</w:t>
            </w:r>
          </w:p>
        </w:tc>
        <w:tc>
          <w:tcPr>
            <w:tcW w:w="960" w:type="dxa"/>
            <w:tcBorders>
              <w:top w:val="nil"/>
              <w:left w:val="nil"/>
              <w:bottom w:val="nil"/>
              <w:right w:val="nil"/>
            </w:tcBorders>
            <w:shd w:val="clear" w:color="auto" w:fill="auto"/>
            <w:vAlign w:val="center"/>
            <w:hideMark/>
          </w:tcPr>
          <w:p w14:paraId="2F51D2A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710B5F6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C580A9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389B662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0.01437</w:t>
            </w:r>
          </w:p>
        </w:tc>
      </w:tr>
      <w:tr w:rsidR="00AB08C8" w:rsidRPr="00AB08C8" w14:paraId="28BFBFDD"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5428DB7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3E78E1C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3E7ACFA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87C5E1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-0.022</w:t>
            </w:r>
          </w:p>
        </w:tc>
        <w:tc>
          <w:tcPr>
            <w:tcW w:w="960" w:type="dxa"/>
            <w:tcBorders>
              <w:top w:val="nil"/>
              <w:left w:val="nil"/>
              <w:bottom w:val="nil"/>
              <w:right w:val="nil"/>
            </w:tcBorders>
            <w:shd w:val="clear" w:color="auto" w:fill="auto"/>
            <w:vAlign w:val="center"/>
            <w:hideMark/>
          </w:tcPr>
          <w:p w14:paraId="26330D0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0F866EA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334FB23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1375C97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-0.0677</w:t>
            </w:r>
          </w:p>
        </w:tc>
      </w:tr>
      <w:tr w:rsidR="00AB08C8" w:rsidRPr="00AB08C8" w14:paraId="3FA673F4"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5F305A0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5CF98E3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6CD284A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6337502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-0.048</w:t>
            </w:r>
          </w:p>
        </w:tc>
        <w:tc>
          <w:tcPr>
            <w:tcW w:w="960" w:type="dxa"/>
            <w:tcBorders>
              <w:top w:val="nil"/>
              <w:left w:val="nil"/>
              <w:bottom w:val="nil"/>
              <w:right w:val="nil"/>
            </w:tcBorders>
            <w:shd w:val="clear" w:color="auto" w:fill="auto"/>
            <w:vAlign w:val="center"/>
            <w:hideMark/>
          </w:tcPr>
          <w:p w14:paraId="5C0BF55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51D0C5E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14515F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6267B56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-0.0425</w:t>
            </w:r>
          </w:p>
        </w:tc>
      </w:tr>
      <w:tr w:rsidR="00AB08C8" w:rsidRPr="00AB08C8" w14:paraId="12DAE8B3"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6FBB1B1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780A940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48DD883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75BF7E5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-0.011</w:t>
            </w:r>
          </w:p>
        </w:tc>
        <w:tc>
          <w:tcPr>
            <w:tcW w:w="960" w:type="dxa"/>
            <w:tcBorders>
              <w:top w:val="nil"/>
              <w:left w:val="nil"/>
              <w:bottom w:val="nil"/>
              <w:right w:val="nil"/>
            </w:tcBorders>
            <w:shd w:val="clear" w:color="auto" w:fill="auto"/>
            <w:vAlign w:val="center"/>
            <w:hideMark/>
          </w:tcPr>
          <w:p w14:paraId="4E5DEF8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04BBAD1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2EEC466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3955278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0.02781</w:t>
            </w:r>
          </w:p>
        </w:tc>
      </w:tr>
      <w:tr w:rsidR="00AB08C8" w:rsidRPr="00AB08C8" w14:paraId="683243F4"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731DCF6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59AA7AF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7C3CE3F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47038E4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0.197</w:t>
            </w:r>
          </w:p>
        </w:tc>
        <w:tc>
          <w:tcPr>
            <w:tcW w:w="960" w:type="dxa"/>
            <w:tcBorders>
              <w:top w:val="nil"/>
              <w:left w:val="nil"/>
              <w:bottom w:val="nil"/>
              <w:right w:val="nil"/>
            </w:tcBorders>
            <w:shd w:val="clear" w:color="auto" w:fill="auto"/>
            <w:vAlign w:val="center"/>
            <w:hideMark/>
          </w:tcPr>
          <w:p w14:paraId="6E76B95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5BB2617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6551875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3C2EE0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-0.0091</w:t>
            </w:r>
          </w:p>
        </w:tc>
      </w:tr>
      <w:tr w:rsidR="00AB08C8" w:rsidRPr="00AB08C8" w14:paraId="5DC04DE6"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6B65D76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87" w:type="dxa"/>
            <w:tcBorders>
              <w:top w:val="nil"/>
              <w:left w:val="nil"/>
              <w:bottom w:val="nil"/>
              <w:right w:val="nil"/>
            </w:tcBorders>
            <w:shd w:val="clear" w:color="auto" w:fill="auto"/>
            <w:vAlign w:val="center"/>
            <w:hideMark/>
          </w:tcPr>
          <w:p w14:paraId="3D06977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40ED777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710DC64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-0.0265</w:t>
            </w:r>
          </w:p>
        </w:tc>
        <w:tc>
          <w:tcPr>
            <w:tcW w:w="960" w:type="dxa"/>
            <w:tcBorders>
              <w:top w:val="nil"/>
              <w:left w:val="nil"/>
              <w:bottom w:val="nil"/>
              <w:right w:val="nil"/>
            </w:tcBorders>
            <w:shd w:val="clear" w:color="auto" w:fill="auto"/>
            <w:vAlign w:val="center"/>
            <w:hideMark/>
          </w:tcPr>
          <w:p w14:paraId="387CAA1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21974BB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44181C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201B98C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-0.05</w:t>
            </w:r>
          </w:p>
        </w:tc>
      </w:tr>
      <w:tr w:rsidR="00AB08C8" w:rsidRPr="00AB08C8" w14:paraId="1D3F7415"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3579615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0C976EC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288219B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2221759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-0.012</w:t>
            </w:r>
          </w:p>
        </w:tc>
        <w:tc>
          <w:tcPr>
            <w:tcW w:w="960" w:type="dxa"/>
            <w:tcBorders>
              <w:top w:val="nil"/>
              <w:left w:val="nil"/>
              <w:bottom w:val="nil"/>
              <w:right w:val="nil"/>
            </w:tcBorders>
            <w:shd w:val="clear" w:color="auto" w:fill="auto"/>
            <w:vAlign w:val="center"/>
            <w:hideMark/>
          </w:tcPr>
          <w:p w14:paraId="78AA1D1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3129F9E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32640B6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4315252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-0.005</w:t>
            </w:r>
          </w:p>
        </w:tc>
      </w:tr>
      <w:tr w:rsidR="00AB08C8" w:rsidRPr="00AB08C8" w14:paraId="364FD70C"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2655097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2759112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30" w:type="dxa"/>
            <w:tcBorders>
              <w:top w:val="nil"/>
              <w:left w:val="nil"/>
              <w:bottom w:val="nil"/>
              <w:right w:val="nil"/>
            </w:tcBorders>
            <w:shd w:val="clear" w:color="auto" w:fill="auto"/>
            <w:vAlign w:val="center"/>
            <w:hideMark/>
          </w:tcPr>
          <w:p w14:paraId="1EF3760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7D03F69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0.024</w:t>
            </w:r>
          </w:p>
        </w:tc>
        <w:tc>
          <w:tcPr>
            <w:tcW w:w="960" w:type="dxa"/>
            <w:tcBorders>
              <w:top w:val="nil"/>
              <w:left w:val="nil"/>
              <w:bottom w:val="nil"/>
              <w:right w:val="nil"/>
            </w:tcBorders>
            <w:shd w:val="clear" w:color="auto" w:fill="auto"/>
            <w:vAlign w:val="center"/>
            <w:hideMark/>
          </w:tcPr>
          <w:p w14:paraId="1C179EA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512D3A9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4F2C895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96" w:type="dxa"/>
            <w:tcBorders>
              <w:top w:val="nil"/>
              <w:left w:val="nil"/>
              <w:bottom w:val="nil"/>
              <w:right w:val="nil"/>
            </w:tcBorders>
            <w:shd w:val="clear" w:color="auto" w:fill="auto"/>
            <w:vAlign w:val="center"/>
            <w:hideMark/>
          </w:tcPr>
          <w:p w14:paraId="7A9EB9E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-0.161</w:t>
            </w:r>
          </w:p>
        </w:tc>
      </w:tr>
      <w:tr w:rsidR="00AB08C8" w:rsidRPr="00AB08C8" w14:paraId="168973CC"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2FF9BD4E"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1AE019E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224F629B"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5A868F0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-0.015</w:t>
            </w:r>
          </w:p>
        </w:tc>
        <w:tc>
          <w:tcPr>
            <w:tcW w:w="960" w:type="dxa"/>
            <w:tcBorders>
              <w:top w:val="nil"/>
              <w:left w:val="nil"/>
              <w:bottom w:val="nil"/>
              <w:right w:val="nil"/>
            </w:tcBorders>
            <w:shd w:val="clear" w:color="auto" w:fill="auto"/>
            <w:vAlign w:val="center"/>
            <w:hideMark/>
          </w:tcPr>
          <w:p w14:paraId="772ACF25"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4059AE1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4B784E5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6162635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-0.005</w:t>
            </w:r>
          </w:p>
        </w:tc>
      </w:tr>
      <w:tr w:rsidR="00AB08C8" w:rsidRPr="00AB08C8" w14:paraId="2B89D4EB"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322C0A4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5E928C2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MgOH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37185A0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3C42F43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0.028</w:t>
            </w:r>
          </w:p>
        </w:tc>
        <w:tc>
          <w:tcPr>
            <w:tcW w:w="960" w:type="dxa"/>
            <w:tcBorders>
              <w:top w:val="nil"/>
              <w:left w:val="nil"/>
              <w:bottom w:val="nil"/>
              <w:right w:val="nil"/>
            </w:tcBorders>
            <w:shd w:val="clear" w:color="auto" w:fill="auto"/>
            <w:vAlign w:val="center"/>
            <w:hideMark/>
          </w:tcPr>
          <w:p w14:paraId="6FA0DAB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08F3A9C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06C4DE2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498C6EF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-0.009</w:t>
            </w:r>
          </w:p>
        </w:tc>
      </w:tr>
      <w:tr w:rsidR="00AB08C8" w:rsidRPr="00AB08C8" w14:paraId="50B4AFF5"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61BA176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3B1FE68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51DC111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288EB8A"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-0.011</w:t>
            </w:r>
          </w:p>
        </w:tc>
        <w:tc>
          <w:tcPr>
            <w:tcW w:w="960" w:type="dxa"/>
            <w:tcBorders>
              <w:top w:val="nil"/>
              <w:left w:val="nil"/>
              <w:bottom w:val="nil"/>
              <w:right w:val="nil"/>
            </w:tcBorders>
            <w:shd w:val="clear" w:color="auto" w:fill="auto"/>
            <w:vAlign w:val="center"/>
            <w:hideMark/>
          </w:tcPr>
          <w:p w14:paraId="59C0BF7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OH</w:t>
            </w:r>
            <w:r w:rsidRPr="00AB08C8">
              <w:rPr>
                <w:rFonts w:eastAsia="Times New Roman"/>
                <w:color w:val="000000"/>
                <w:szCs w:val="24"/>
                <w:vertAlign w:val="superscript"/>
                <w:lang w:eastAsia="en-CA"/>
              </w:rPr>
              <w:t>-</w:t>
            </w:r>
          </w:p>
        </w:tc>
        <w:tc>
          <w:tcPr>
            <w:tcW w:w="960" w:type="dxa"/>
            <w:tcBorders>
              <w:top w:val="nil"/>
              <w:left w:val="nil"/>
              <w:bottom w:val="nil"/>
              <w:right w:val="nil"/>
            </w:tcBorders>
            <w:shd w:val="clear" w:color="auto" w:fill="auto"/>
            <w:vAlign w:val="center"/>
            <w:hideMark/>
          </w:tcPr>
          <w:p w14:paraId="527ED44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66A2D600"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FF8A3E8"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-0.017</w:t>
            </w:r>
          </w:p>
        </w:tc>
      </w:tr>
      <w:tr w:rsidR="00AB08C8" w:rsidRPr="00AB08C8" w14:paraId="61ADA102" w14:textId="77777777" w:rsidTr="00336BD6">
        <w:trPr>
          <w:trHeight w:hRule="exact" w:val="284"/>
          <w:jc w:val="center"/>
        </w:trPr>
        <w:tc>
          <w:tcPr>
            <w:tcW w:w="891" w:type="dxa"/>
            <w:tcBorders>
              <w:top w:val="nil"/>
              <w:left w:val="nil"/>
              <w:bottom w:val="nil"/>
              <w:right w:val="nil"/>
            </w:tcBorders>
            <w:shd w:val="clear" w:color="auto" w:fill="auto"/>
            <w:vAlign w:val="center"/>
            <w:hideMark/>
          </w:tcPr>
          <w:p w14:paraId="3ECF181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Mg</w:t>
            </w:r>
            <w:r w:rsidRPr="00AB08C8">
              <w:rPr>
                <w:rFonts w:eastAsia="Times New Roman"/>
                <w:color w:val="000000"/>
                <w:szCs w:val="24"/>
                <w:vertAlign w:val="superscript"/>
                <w:lang w:eastAsia="en-CA"/>
              </w:rPr>
              <w:t>2+</w:t>
            </w:r>
          </w:p>
        </w:tc>
        <w:tc>
          <w:tcPr>
            <w:tcW w:w="987" w:type="dxa"/>
            <w:tcBorders>
              <w:top w:val="nil"/>
              <w:left w:val="nil"/>
              <w:bottom w:val="nil"/>
              <w:right w:val="nil"/>
            </w:tcBorders>
            <w:shd w:val="clear" w:color="auto" w:fill="auto"/>
            <w:vAlign w:val="center"/>
            <w:hideMark/>
          </w:tcPr>
          <w:p w14:paraId="29DB9B7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w:t>
            </w:r>
            <w:r w:rsidRPr="00AB08C8">
              <w:rPr>
                <w:rFonts w:eastAsia="Times New Roman"/>
                <w:color w:val="000000"/>
                <w:szCs w:val="24"/>
                <w:vertAlign w:val="superscript"/>
                <w:lang w:eastAsia="en-CA"/>
              </w:rPr>
              <w:t>+</w:t>
            </w:r>
          </w:p>
        </w:tc>
        <w:tc>
          <w:tcPr>
            <w:tcW w:w="930" w:type="dxa"/>
            <w:tcBorders>
              <w:top w:val="nil"/>
              <w:left w:val="nil"/>
              <w:bottom w:val="nil"/>
              <w:right w:val="nil"/>
            </w:tcBorders>
            <w:shd w:val="clear" w:color="auto" w:fill="auto"/>
            <w:vAlign w:val="center"/>
            <w:hideMark/>
          </w:tcPr>
          <w:p w14:paraId="68E738A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09747EFD"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-0.0178</w:t>
            </w:r>
          </w:p>
        </w:tc>
        <w:tc>
          <w:tcPr>
            <w:tcW w:w="960" w:type="dxa"/>
            <w:tcBorders>
              <w:top w:val="nil"/>
              <w:left w:val="nil"/>
              <w:bottom w:val="nil"/>
              <w:right w:val="nil"/>
            </w:tcBorders>
            <w:shd w:val="clear" w:color="auto" w:fill="auto"/>
            <w:vAlign w:val="center"/>
            <w:hideMark/>
          </w:tcPr>
          <w:p w14:paraId="5538651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OH</w:t>
            </w:r>
            <w:r w:rsidRPr="00AB08C8">
              <w:rPr>
                <w:rFonts w:eastAsia="Times New Roman"/>
                <w:color w:val="000000"/>
                <w:szCs w:val="24"/>
                <w:vertAlign w:val="superscript"/>
                <w:lang w:val="en-CA" w:eastAsia="en-CA"/>
              </w:rPr>
              <w:t>-</w:t>
            </w:r>
          </w:p>
        </w:tc>
        <w:tc>
          <w:tcPr>
            <w:tcW w:w="960" w:type="dxa"/>
            <w:tcBorders>
              <w:top w:val="nil"/>
              <w:left w:val="nil"/>
              <w:bottom w:val="nil"/>
              <w:right w:val="nil"/>
            </w:tcBorders>
            <w:shd w:val="clear" w:color="auto" w:fill="auto"/>
            <w:vAlign w:val="center"/>
            <w:hideMark/>
          </w:tcPr>
          <w:p w14:paraId="6F8BBBA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bottom w:val="nil"/>
              <w:right w:val="nil"/>
            </w:tcBorders>
            <w:shd w:val="clear" w:color="auto" w:fill="auto"/>
            <w:vAlign w:val="center"/>
            <w:hideMark/>
          </w:tcPr>
          <w:p w14:paraId="5EAB301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bottom w:val="nil"/>
              <w:right w:val="nil"/>
            </w:tcBorders>
            <w:shd w:val="clear" w:color="auto" w:fill="auto"/>
            <w:vAlign w:val="center"/>
            <w:hideMark/>
          </w:tcPr>
          <w:p w14:paraId="6860B93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-0.01</w:t>
            </w:r>
          </w:p>
        </w:tc>
      </w:tr>
      <w:tr w:rsidR="00AB08C8" w:rsidRPr="00AB08C8" w14:paraId="5A9E0919" w14:textId="77777777" w:rsidTr="00336BD6">
        <w:trPr>
          <w:trHeight w:hRule="exact" w:val="284"/>
          <w:jc w:val="center"/>
        </w:trPr>
        <w:tc>
          <w:tcPr>
            <w:tcW w:w="891" w:type="dxa"/>
            <w:tcBorders>
              <w:top w:val="nil"/>
              <w:left w:val="nil"/>
              <w:right w:val="nil"/>
            </w:tcBorders>
            <w:shd w:val="clear" w:color="auto" w:fill="auto"/>
            <w:vAlign w:val="center"/>
            <w:hideMark/>
          </w:tcPr>
          <w:p w14:paraId="5D06AE81"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87" w:type="dxa"/>
            <w:tcBorders>
              <w:top w:val="nil"/>
              <w:left w:val="nil"/>
              <w:right w:val="nil"/>
            </w:tcBorders>
            <w:shd w:val="clear" w:color="auto" w:fill="auto"/>
            <w:vAlign w:val="center"/>
            <w:hideMark/>
          </w:tcPr>
          <w:p w14:paraId="6461707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30" w:type="dxa"/>
            <w:tcBorders>
              <w:top w:val="nil"/>
              <w:left w:val="nil"/>
              <w:right w:val="nil"/>
            </w:tcBorders>
            <w:shd w:val="clear" w:color="auto" w:fill="auto"/>
            <w:vAlign w:val="center"/>
            <w:hideMark/>
          </w:tcPr>
          <w:p w14:paraId="09246AC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right w:val="nil"/>
            </w:tcBorders>
            <w:shd w:val="clear" w:color="auto" w:fill="auto"/>
            <w:vAlign w:val="center"/>
            <w:hideMark/>
          </w:tcPr>
          <w:p w14:paraId="5520730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-0.0091</w:t>
            </w:r>
          </w:p>
        </w:tc>
        <w:tc>
          <w:tcPr>
            <w:tcW w:w="960" w:type="dxa"/>
            <w:tcBorders>
              <w:top w:val="nil"/>
              <w:left w:val="nil"/>
              <w:right w:val="nil"/>
            </w:tcBorders>
            <w:shd w:val="clear" w:color="auto" w:fill="auto"/>
            <w:vAlign w:val="center"/>
            <w:hideMark/>
          </w:tcPr>
          <w:p w14:paraId="58EA02F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HCO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w:t>
            </w:r>
          </w:p>
        </w:tc>
        <w:tc>
          <w:tcPr>
            <w:tcW w:w="960" w:type="dxa"/>
            <w:tcBorders>
              <w:top w:val="nil"/>
              <w:left w:val="nil"/>
              <w:right w:val="nil"/>
            </w:tcBorders>
            <w:shd w:val="clear" w:color="auto" w:fill="auto"/>
            <w:vAlign w:val="center"/>
            <w:hideMark/>
          </w:tcPr>
          <w:p w14:paraId="24800696"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right w:val="nil"/>
            </w:tcBorders>
            <w:shd w:val="clear" w:color="auto" w:fill="auto"/>
            <w:vAlign w:val="center"/>
            <w:hideMark/>
          </w:tcPr>
          <w:p w14:paraId="5E8967F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Na</w:t>
            </w:r>
            <w:r w:rsidRPr="00AB08C8">
              <w:rPr>
                <w:rFonts w:eastAsia="Times New Roman"/>
                <w:color w:val="000000"/>
                <w:szCs w:val="24"/>
                <w:vertAlign w:val="superscript"/>
                <w:lang w:eastAsia="en-CA"/>
              </w:rPr>
              <w:t>+</w:t>
            </w:r>
          </w:p>
        </w:tc>
        <w:tc>
          <w:tcPr>
            <w:tcW w:w="996" w:type="dxa"/>
            <w:tcBorders>
              <w:top w:val="nil"/>
              <w:left w:val="nil"/>
              <w:right w:val="nil"/>
            </w:tcBorders>
            <w:shd w:val="clear" w:color="auto" w:fill="auto"/>
            <w:vAlign w:val="center"/>
            <w:hideMark/>
          </w:tcPr>
          <w:p w14:paraId="5865F61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0.002</w:t>
            </w:r>
          </w:p>
        </w:tc>
      </w:tr>
      <w:tr w:rsidR="00AB08C8" w:rsidRPr="00AB08C8" w14:paraId="5C729355" w14:textId="77777777" w:rsidTr="00336BD6">
        <w:trPr>
          <w:trHeight w:hRule="exact" w:val="284"/>
          <w:jc w:val="center"/>
        </w:trPr>
        <w:tc>
          <w:tcPr>
            <w:tcW w:w="891" w:type="dxa"/>
            <w:tcBorders>
              <w:top w:val="nil"/>
              <w:left w:val="nil"/>
              <w:right w:val="nil"/>
            </w:tcBorders>
            <w:shd w:val="clear" w:color="auto" w:fill="auto"/>
            <w:vAlign w:val="center"/>
            <w:hideMark/>
          </w:tcPr>
          <w:p w14:paraId="7BCFE7E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87" w:type="dxa"/>
            <w:tcBorders>
              <w:top w:val="nil"/>
              <w:left w:val="nil"/>
              <w:right w:val="nil"/>
            </w:tcBorders>
            <w:shd w:val="clear" w:color="auto" w:fill="auto"/>
            <w:vAlign w:val="center"/>
            <w:hideMark/>
          </w:tcPr>
          <w:p w14:paraId="71FFC734"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30" w:type="dxa"/>
            <w:tcBorders>
              <w:top w:val="nil"/>
              <w:left w:val="nil"/>
              <w:right w:val="nil"/>
            </w:tcBorders>
            <w:shd w:val="clear" w:color="auto" w:fill="auto"/>
            <w:vAlign w:val="center"/>
            <w:hideMark/>
          </w:tcPr>
          <w:p w14:paraId="7C8A0AB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right w:val="nil"/>
            </w:tcBorders>
            <w:shd w:val="clear" w:color="auto" w:fill="auto"/>
            <w:vAlign w:val="center"/>
            <w:hideMark/>
          </w:tcPr>
          <w:p w14:paraId="56C97C1F"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-0.0016</w:t>
            </w:r>
          </w:p>
        </w:tc>
        <w:tc>
          <w:tcPr>
            <w:tcW w:w="960" w:type="dxa"/>
            <w:tcBorders>
              <w:top w:val="nil"/>
              <w:left w:val="nil"/>
              <w:right w:val="nil"/>
            </w:tcBorders>
            <w:shd w:val="clear" w:color="auto" w:fill="auto"/>
            <w:vAlign w:val="center"/>
            <w:hideMark/>
          </w:tcPr>
          <w:p w14:paraId="0AAB9E49"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olor w:val="000000"/>
                <w:szCs w:val="24"/>
                <w:lang w:val="en-CA" w:eastAsia="en-CA"/>
              </w:rPr>
              <w:t>HCO</w:t>
            </w:r>
            <w:r w:rsidRPr="00AB08C8">
              <w:rPr>
                <w:rFonts w:eastAsia="Times New Roman"/>
                <w:color w:val="000000"/>
                <w:szCs w:val="24"/>
                <w:vertAlign w:val="subscript"/>
                <w:lang w:val="en-CA" w:eastAsia="en-CA"/>
              </w:rPr>
              <w:t>3</w:t>
            </w:r>
            <w:r w:rsidRPr="00AB08C8">
              <w:rPr>
                <w:rFonts w:eastAsia="Times New Roman"/>
                <w:color w:val="000000"/>
                <w:szCs w:val="24"/>
                <w:vertAlign w:val="superscript"/>
                <w:lang w:val="en-CA" w:eastAsia="en-CA"/>
              </w:rPr>
              <w:t>-</w:t>
            </w:r>
          </w:p>
        </w:tc>
        <w:tc>
          <w:tcPr>
            <w:tcW w:w="960" w:type="dxa"/>
            <w:tcBorders>
              <w:top w:val="nil"/>
              <w:left w:val="nil"/>
              <w:right w:val="nil"/>
            </w:tcBorders>
            <w:shd w:val="clear" w:color="auto" w:fill="auto"/>
            <w:vAlign w:val="center"/>
            <w:hideMark/>
          </w:tcPr>
          <w:p w14:paraId="74E41502"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CO</w:t>
            </w:r>
            <w:r w:rsidRPr="00AB08C8">
              <w:rPr>
                <w:rFonts w:eastAsia="Times New Roman"/>
                <w:color w:val="000000"/>
                <w:szCs w:val="24"/>
                <w:vertAlign w:val="subscript"/>
                <w:lang w:eastAsia="en-CA"/>
              </w:rPr>
              <w:t>3</w:t>
            </w:r>
            <w:r w:rsidRPr="00AB08C8">
              <w:rPr>
                <w:rFonts w:eastAsia="Times New Roman"/>
                <w:color w:val="000000"/>
                <w:szCs w:val="24"/>
                <w:vertAlign w:val="superscript"/>
                <w:lang w:eastAsia="en-CA"/>
              </w:rPr>
              <w:t>2-</w:t>
            </w:r>
          </w:p>
        </w:tc>
        <w:tc>
          <w:tcPr>
            <w:tcW w:w="960" w:type="dxa"/>
            <w:tcBorders>
              <w:top w:val="nil"/>
              <w:left w:val="nil"/>
              <w:right w:val="nil"/>
            </w:tcBorders>
            <w:shd w:val="clear" w:color="auto" w:fill="auto"/>
            <w:vAlign w:val="center"/>
            <w:hideMark/>
          </w:tcPr>
          <w:p w14:paraId="6D06DA4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K</w:t>
            </w:r>
            <w:r w:rsidRPr="00AB08C8">
              <w:rPr>
                <w:rFonts w:eastAsia="Times New Roman"/>
                <w:color w:val="000000"/>
                <w:szCs w:val="24"/>
                <w:vertAlign w:val="superscript"/>
                <w:lang w:eastAsia="en-CA"/>
              </w:rPr>
              <w:t>+</w:t>
            </w:r>
          </w:p>
        </w:tc>
        <w:tc>
          <w:tcPr>
            <w:tcW w:w="996" w:type="dxa"/>
            <w:tcBorders>
              <w:top w:val="nil"/>
              <w:left w:val="nil"/>
              <w:right w:val="nil"/>
            </w:tcBorders>
            <w:shd w:val="clear" w:color="auto" w:fill="auto"/>
            <w:vAlign w:val="center"/>
            <w:hideMark/>
          </w:tcPr>
          <w:p w14:paraId="3AF17717"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0.012</w:t>
            </w:r>
          </w:p>
        </w:tc>
      </w:tr>
      <w:tr w:rsidR="00AB08C8" w:rsidRPr="00AB08C8" w14:paraId="60AE4479" w14:textId="77777777" w:rsidTr="00336BD6">
        <w:trPr>
          <w:trHeight w:hRule="exact" w:val="284"/>
          <w:jc w:val="center"/>
        </w:trPr>
        <w:tc>
          <w:tcPr>
            <w:tcW w:w="891" w:type="dxa"/>
            <w:tcBorders>
              <w:left w:val="nil"/>
              <w:bottom w:val="single" w:sz="4" w:space="0" w:color="auto"/>
              <w:right w:val="nil"/>
            </w:tcBorders>
            <w:shd w:val="clear" w:color="auto" w:fill="auto"/>
            <w:vAlign w:val="center"/>
            <w:hideMark/>
          </w:tcPr>
          <w:p w14:paraId="328B05E3"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Cl</w:t>
            </w:r>
            <w:r w:rsidRPr="00AB08C8">
              <w:rPr>
                <w:rFonts w:eastAsia="Times New Roman"/>
                <w:color w:val="000000"/>
                <w:szCs w:val="24"/>
                <w:vertAlign w:val="superscript"/>
                <w:lang w:eastAsia="en-CA"/>
              </w:rPr>
              <w:t>-</w:t>
            </w:r>
          </w:p>
        </w:tc>
        <w:tc>
          <w:tcPr>
            <w:tcW w:w="987" w:type="dxa"/>
            <w:tcBorders>
              <w:left w:val="nil"/>
              <w:bottom w:val="single" w:sz="4" w:space="0" w:color="auto"/>
              <w:right w:val="nil"/>
            </w:tcBorders>
            <w:shd w:val="clear" w:color="auto" w:fill="auto"/>
            <w:vAlign w:val="center"/>
            <w:hideMark/>
          </w:tcPr>
          <w:p w14:paraId="1A6D9F6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SO</w:t>
            </w:r>
            <w:r w:rsidRPr="00AB08C8">
              <w:rPr>
                <w:rFonts w:eastAsia="Times New Roman"/>
                <w:color w:val="000000"/>
                <w:szCs w:val="24"/>
                <w:vertAlign w:val="subscript"/>
                <w:lang w:eastAsia="en-CA"/>
              </w:rPr>
              <w:t>4</w:t>
            </w:r>
            <w:r w:rsidRPr="00AB08C8">
              <w:rPr>
                <w:rFonts w:eastAsia="Times New Roman"/>
                <w:color w:val="000000"/>
                <w:szCs w:val="24"/>
                <w:vertAlign w:val="superscript"/>
                <w:lang w:eastAsia="en-CA"/>
              </w:rPr>
              <w:t>2-</w:t>
            </w:r>
          </w:p>
        </w:tc>
        <w:tc>
          <w:tcPr>
            <w:tcW w:w="930" w:type="dxa"/>
            <w:tcBorders>
              <w:left w:val="nil"/>
              <w:bottom w:val="single" w:sz="4" w:space="0" w:color="auto"/>
              <w:right w:val="nil"/>
            </w:tcBorders>
            <w:shd w:val="clear" w:color="auto" w:fill="auto"/>
            <w:vAlign w:val="center"/>
            <w:hideMark/>
          </w:tcPr>
          <w:p w14:paraId="7A89B06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Ca</w:t>
            </w:r>
            <w:r w:rsidRPr="00AB08C8">
              <w:rPr>
                <w:rFonts w:eastAsia="Times New Roman"/>
                <w:color w:val="000000"/>
                <w:szCs w:val="24"/>
                <w:vertAlign w:val="superscript"/>
                <w:lang w:eastAsia="en-CA"/>
              </w:rPr>
              <w:t>2+</w:t>
            </w:r>
          </w:p>
        </w:tc>
        <w:tc>
          <w:tcPr>
            <w:tcW w:w="996" w:type="dxa"/>
            <w:tcBorders>
              <w:left w:val="nil"/>
              <w:bottom w:val="single" w:sz="4" w:space="0" w:color="auto"/>
              <w:right w:val="nil"/>
            </w:tcBorders>
            <w:shd w:val="clear" w:color="auto" w:fill="auto"/>
            <w:vAlign w:val="center"/>
            <w:hideMark/>
          </w:tcPr>
          <w:p w14:paraId="0F42164C" w14:textId="77777777" w:rsidR="00AB08C8" w:rsidRPr="00AB08C8" w:rsidRDefault="00AB08C8" w:rsidP="00336BD6">
            <w:pPr>
              <w:widowControl/>
              <w:spacing w:before="0" w:after="0"/>
              <w:jc w:val="center"/>
              <w:rPr>
                <w:rFonts w:eastAsia="Times New Roman"/>
                <w:color w:val="000000"/>
                <w:szCs w:val="24"/>
                <w:lang w:val="en-CA" w:eastAsia="en-CA"/>
              </w:rPr>
            </w:pPr>
            <w:r w:rsidRPr="00AB08C8">
              <w:rPr>
                <w:rFonts w:eastAsia="Times New Roman" w:cs="Arial"/>
                <w:color w:val="000000"/>
                <w:szCs w:val="22"/>
                <w:lang w:eastAsia="en-CA"/>
              </w:rPr>
              <w:t>-0.018</w:t>
            </w:r>
          </w:p>
        </w:tc>
        <w:tc>
          <w:tcPr>
            <w:tcW w:w="960" w:type="dxa"/>
            <w:tcBorders>
              <w:left w:val="nil"/>
              <w:bottom w:val="single" w:sz="4" w:space="0" w:color="auto"/>
              <w:right w:val="nil"/>
            </w:tcBorders>
            <w:shd w:val="clear" w:color="auto" w:fill="auto"/>
            <w:noWrap/>
            <w:vAlign w:val="bottom"/>
            <w:hideMark/>
          </w:tcPr>
          <w:p w14:paraId="755E2D36" w14:textId="77777777" w:rsidR="00AB08C8" w:rsidRPr="00AB08C8" w:rsidRDefault="00AB08C8" w:rsidP="00336BD6">
            <w:pPr>
              <w:widowControl/>
              <w:spacing w:before="0" w:after="0"/>
              <w:jc w:val="center"/>
              <w:rPr>
                <w:rFonts w:ascii="Calibri" w:eastAsia="Times New Roman" w:hAnsi="Calibri"/>
                <w:color w:val="000000"/>
                <w:sz w:val="22"/>
                <w:szCs w:val="22"/>
                <w:lang w:val="en-CA" w:eastAsia="en-CA"/>
              </w:rPr>
            </w:pPr>
          </w:p>
        </w:tc>
        <w:tc>
          <w:tcPr>
            <w:tcW w:w="960" w:type="dxa"/>
            <w:tcBorders>
              <w:left w:val="nil"/>
              <w:bottom w:val="single" w:sz="4" w:space="0" w:color="auto"/>
              <w:right w:val="nil"/>
            </w:tcBorders>
            <w:shd w:val="clear" w:color="auto" w:fill="auto"/>
            <w:noWrap/>
            <w:vAlign w:val="bottom"/>
            <w:hideMark/>
          </w:tcPr>
          <w:p w14:paraId="38F95506" w14:textId="77777777" w:rsidR="00AB08C8" w:rsidRPr="00AB08C8" w:rsidRDefault="00AB08C8" w:rsidP="00336BD6">
            <w:pPr>
              <w:widowControl/>
              <w:spacing w:before="0" w:after="0"/>
              <w:jc w:val="center"/>
              <w:rPr>
                <w:rFonts w:ascii="Calibri" w:eastAsia="Times New Roman" w:hAnsi="Calibri"/>
                <w:color w:val="000000"/>
                <w:sz w:val="22"/>
                <w:szCs w:val="22"/>
                <w:lang w:val="en-CA" w:eastAsia="en-CA"/>
              </w:rPr>
            </w:pPr>
          </w:p>
        </w:tc>
        <w:tc>
          <w:tcPr>
            <w:tcW w:w="960" w:type="dxa"/>
            <w:tcBorders>
              <w:left w:val="nil"/>
              <w:bottom w:val="single" w:sz="4" w:space="0" w:color="auto"/>
              <w:right w:val="nil"/>
            </w:tcBorders>
            <w:shd w:val="clear" w:color="auto" w:fill="auto"/>
            <w:noWrap/>
            <w:vAlign w:val="bottom"/>
            <w:hideMark/>
          </w:tcPr>
          <w:p w14:paraId="503F89F1" w14:textId="77777777" w:rsidR="00AB08C8" w:rsidRPr="00AB08C8" w:rsidRDefault="00AB08C8" w:rsidP="00336BD6">
            <w:pPr>
              <w:widowControl/>
              <w:spacing w:before="0" w:after="0"/>
              <w:jc w:val="center"/>
              <w:rPr>
                <w:rFonts w:ascii="Calibri" w:eastAsia="Times New Roman" w:hAnsi="Calibri"/>
                <w:color w:val="000000"/>
                <w:sz w:val="22"/>
                <w:szCs w:val="22"/>
                <w:lang w:val="en-CA" w:eastAsia="en-CA"/>
              </w:rPr>
            </w:pPr>
          </w:p>
        </w:tc>
        <w:tc>
          <w:tcPr>
            <w:tcW w:w="996" w:type="dxa"/>
            <w:tcBorders>
              <w:left w:val="nil"/>
              <w:bottom w:val="single" w:sz="4" w:space="0" w:color="auto"/>
              <w:right w:val="nil"/>
            </w:tcBorders>
            <w:shd w:val="clear" w:color="auto" w:fill="auto"/>
            <w:noWrap/>
            <w:vAlign w:val="bottom"/>
            <w:hideMark/>
          </w:tcPr>
          <w:p w14:paraId="309BB652" w14:textId="77777777" w:rsidR="00AB08C8" w:rsidRPr="00AB08C8" w:rsidRDefault="00AB08C8" w:rsidP="00336BD6">
            <w:pPr>
              <w:widowControl/>
              <w:spacing w:before="0" w:after="0"/>
              <w:jc w:val="center"/>
              <w:rPr>
                <w:rFonts w:ascii="Calibri" w:eastAsia="Times New Roman" w:hAnsi="Calibri"/>
                <w:color w:val="000000"/>
                <w:sz w:val="22"/>
                <w:szCs w:val="22"/>
                <w:lang w:val="en-CA" w:eastAsia="en-CA"/>
              </w:rPr>
            </w:pPr>
          </w:p>
        </w:tc>
      </w:tr>
    </w:tbl>
    <w:p w14:paraId="1885CA40" w14:textId="77777777" w:rsidR="00AB08C8" w:rsidRDefault="00AB08C8" w:rsidP="00336BD6">
      <w:pPr>
        <w:jc w:val="center"/>
        <w:rPr>
          <w:rFonts w:cs="Arial"/>
          <w:szCs w:val="22"/>
        </w:rPr>
      </w:pPr>
    </w:p>
    <w:p w14:paraId="68F1BCFF" w14:textId="1CEC6C37" w:rsidR="00852BBB" w:rsidRDefault="00852BBB">
      <w:pPr>
        <w:widowControl/>
        <w:spacing w:before="0" w:after="0"/>
        <w:jc w:val="left"/>
        <w:rPr>
          <w:rFonts w:cs="Arial"/>
          <w:szCs w:val="22"/>
        </w:rPr>
      </w:pPr>
      <w:r>
        <w:rPr>
          <w:rFonts w:cs="Arial"/>
          <w:szCs w:val="22"/>
        </w:rPr>
        <w:br w:type="page"/>
      </w:r>
    </w:p>
    <w:p w14:paraId="627817B3" w14:textId="03B95A46" w:rsidR="00852BBB" w:rsidRPr="00BC04E3" w:rsidRDefault="00852BBB" w:rsidP="00852BBB">
      <w:pPr>
        <w:pStyle w:val="Heading1"/>
        <w:numPr>
          <w:ilvl w:val="0"/>
          <w:numId w:val="0"/>
        </w:numPr>
        <w:ind w:left="432" w:hanging="432"/>
      </w:pPr>
      <w:bookmarkStart w:id="1471" w:name="_Toc520374876"/>
      <w:r>
        <w:lastRenderedPageBreak/>
        <w:t>Appendix II:</w:t>
      </w:r>
      <w:r w:rsidRPr="00D910F5">
        <w:t xml:space="preserve"> </w:t>
      </w:r>
      <w:r>
        <w:t>List of benchmarking papers</w:t>
      </w:r>
      <w:bookmarkEnd w:id="1471"/>
      <w:r>
        <w:t xml:space="preserve"> </w:t>
      </w:r>
    </w:p>
    <w:p w14:paraId="1030C161" w14:textId="3DAD6588" w:rsidR="007A1588" w:rsidRDefault="007A1588" w:rsidP="007A1588">
      <w:pPr>
        <w:pStyle w:val="Bibliography"/>
        <w:spacing w:before="240"/>
        <w:ind w:left="720" w:hanging="720"/>
        <w:jc w:val="left"/>
        <w:rPr>
          <w:rFonts w:ascii="Arial" w:hAnsi="Arial" w:cs="Arial"/>
          <w:noProof/>
          <w:sz w:val="22"/>
          <w:szCs w:val="22"/>
        </w:rPr>
      </w:pPr>
      <w:r w:rsidRPr="00696FC2">
        <w:rPr>
          <w:rFonts w:ascii="Arial" w:hAnsi="Arial" w:cs="Arial"/>
          <w:noProof/>
          <w:sz w:val="22"/>
          <w:szCs w:val="22"/>
        </w:rPr>
        <w:t>Mayer, K.U</w:t>
      </w:r>
      <w:r w:rsidR="00DF1DD0">
        <w:rPr>
          <w:rFonts w:ascii="Arial" w:hAnsi="Arial" w:cs="Arial"/>
          <w:noProof/>
          <w:sz w:val="22"/>
          <w:szCs w:val="22"/>
        </w:rPr>
        <w:t xml:space="preserve">. and </w:t>
      </w:r>
      <w:r w:rsidRPr="00696FC2">
        <w:rPr>
          <w:rFonts w:ascii="Arial" w:hAnsi="Arial" w:cs="Arial"/>
          <w:noProof/>
          <w:sz w:val="22"/>
          <w:szCs w:val="22"/>
        </w:rPr>
        <w:t>K</w:t>
      </w:r>
      <w:r w:rsidR="004474F5">
        <w:rPr>
          <w:rFonts w:ascii="Arial" w:hAnsi="Arial" w:cs="Arial"/>
          <w:noProof/>
          <w:sz w:val="22"/>
          <w:szCs w:val="22"/>
        </w:rPr>
        <w:t xml:space="preserve">.  </w:t>
      </w:r>
      <w:r w:rsidRPr="00696FC2">
        <w:rPr>
          <w:rFonts w:ascii="Arial" w:hAnsi="Arial" w:cs="Arial"/>
          <w:noProof/>
          <w:sz w:val="22"/>
          <w:szCs w:val="22"/>
        </w:rPr>
        <w:t>T</w:t>
      </w:r>
      <w:r w:rsidR="004474F5">
        <w:rPr>
          <w:rFonts w:ascii="Arial" w:hAnsi="Arial" w:cs="Arial"/>
          <w:noProof/>
          <w:sz w:val="22"/>
          <w:szCs w:val="22"/>
        </w:rPr>
        <w:t xml:space="preserve">.  </w:t>
      </w:r>
      <w:r w:rsidRPr="00696FC2">
        <w:rPr>
          <w:rFonts w:ascii="Arial" w:hAnsi="Arial" w:cs="Arial"/>
          <w:noProof/>
          <w:sz w:val="22"/>
          <w:szCs w:val="22"/>
        </w:rPr>
        <w:t>B</w:t>
      </w:r>
      <w:r w:rsidR="004474F5">
        <w:rPr>
          <w:rFonts w:ascii="Arial" w:hAnsi="Arial" w:cs="Arial"/>
          <w:noProof/>
          <w:sz w:val="22"/>
          <w:szCs w:val="22"/>
        </w:rPr>
        <w:t xml:space="preserve">.  </w:t>
      </w:r>
      <w:r w:rsidRPr="00696FC2">
        <w:rPr>
          <w:rFonts w:ascii="Arial" w:hAnsi="Arial" w:cs="Arial"/>
          <w:noProof/>
          <w:sz w:val="22"/>
          <w:szCs w:val="22"/>
        </w:rPr>
        <w:t>MacQuarrie</w:t>
      </w:r>
      <w:r w:rsidR="004474F5">
        <w:rPr>
          <w:rFonts w:ascii="Arial" w:hAnsi="Arial" w:cs="Arial"/>
          <w:noProof/>
          <w:sz w:val="22"/>
          <w:szCs w:val="22"/>
        </w:rPr>
        <w:t xml:space="preserve">.  </w:t>
      </w:r>
      <w:r w:rsidRPr="00696FC2">
        <w:rPr>
          <w:rFonts w:ascii="Arial" w:hAnsi="Arial" w:cs="Arial"/>
          <w:noProof/>
          <w:sz w:val="22"/>
          <w:szCs w:val="22"/>
        </w:rPr>
        <w:t>2010</w:t>
      </w:r>
      <w:r w:rsidR="004474F5">
        <w:rPr>
          <w:rFonts w:ascii="Arial" w:hAnsi="Arial" w:cs="Arial"/>
          <w:noProof/>
          <w:sz w:val="22"/>
          <w:szCs w:val="22"/>
        </w:rPr>
        <w:t xml:space="preserve">.  </w:t>
      </w:r>
      <w:r w:rsidRPr="00696FC2">
        <w:rPr>
          <w:rFonts w:ascii="Arial" w:hAnsi="Arial" w:cs="Arial"/>
          <w:noProof/>
          <w:sz w:val="22"/>
          <w:szCs w:val="22"/>
        </w:rPr>
        <w:t xml:space="preserve">Solution of the MoMaS reactive transport benchmark with MIN3P - Model formulation and simulation results, </w:t>
      </w:r>
      <w:r w:rsidRPr="004C0CB2">
        <w:rPr>
          <w:rFonts w:ascii="Arial" w:hAnsi="Arial" w:cs="Arial"/>
          <w:bCs/>
          <w:i/>
          <w:kern w:val="28"/>
          <w:sz w:val="22"/>
          <w:shd w:val="clear" w:color="auto" w:fill="FFFFFF"/>
          <w:lang w:val="en-CA"/>
        </w:rPr>
        <w:t>Computational Geosciences</w:t>
      </w:r>
      <w:r w:rsidRPr="00707837">
        <w:rPr>
          <w:rFonts w:ascii="Arial" w:hAnsi="Arial" w:cs="Arial"/>
          <w:i/>
          <w:noProof/>
          <w:sz w:val="22"/>
          <w:szCs w:val="22"/>
        </w:rPr>
        <w:t>,</w:t>
      </w:r>
      <w:r w:rsidRPr="00707837">
        <w:rPr>
          <w:rFonts w:ascii="Arial" w:hAnsi="Arial" w:cs="Arial"/>
          <w:noProof/>
          <w:sz w:val="22"/>
          <w:szCs w:val="22"/>
        </w:rPr>
        <w:t xml:space="preserve"> </w:t>
      </w:r>
      <w:r w:rsidRPr="00EB4B3C">
        <w:rPr>
          <w:rFonts w:ascii="Arial" w:hAnsi="Arial" w:cs="Arial"/>
          <w:noProof/>
          <w:sz w:val="22"/>
          <w:szCs w:val="22"/>
        </w:rPr>
        <w:t>14</w:t>
      </w:r>
      <w:r>
        <w:rPr>
          <w:rFonts w:ascii="Arial" w:hAnsi="Arial" w:cs="Arial"/>
          <w:noProof/>
          <w:sz w:val="22"/>
          <w:szCs w:val="22"/>
        </w:rPr>
        <w:t>(3):</w:t>
      </w:r>
      <w:r w:rsidRPr="00696FC2">
        <w:rPr>
          <w:rFonts w:ascii="Arial" w:hAnsi="Arial" w:cs="Arial"/>
          <w:noProof/>
          <w:sz w:val="22"/>
          <w:szCs w:val="22"/>
        </w:rPr>
        <w:t>405-419, doi:10.1007/s10596-009-9158-6</w:t>
      </w:r>
    </w:p>
    <w:p w14:paraId="57CB5EF4" w14:textId="28E497DD" w:rsidR="007A1588" w:rsidRDefault="007A1588" w:rsidP="007A1588">
      <w:pPr>
        <w:pStyle w:val="Bibliography"/>
        <w:spacing w:before="240"/>
        <w:ind w:left="720" w:hanging="720"/>
        <w:jc w:val="left"/>
        <w:rPr>
          <w:rFonts w:ascii="Arial" w:hAnsi="Arial" w:cs="Arial"/>
          <w:sz w:val="22"/>
          <w:szCs w:val="22"/>
        </w:rPr>
      </w:pPr>
      <w:r w:rsidRPr="000268DC">
        <w:rPr>
          <w:rFonts w:ascii="Arial" w:hAnsi="Arial" w:cs="Arial"/>
          <w:sz w:val="22"/>
          <w:szCs w:val="22"/>
        </w:rPr>
        <w:t xml:space="preserve">Molins, S., </w:t>
      </w:r>
      <w:r>
        <w:rPr>
          <w:rFonts w:ascii="Arial" w:hAnsi="Arial" w:cs="Arial"/>
          <w:sz w:val="22"/>
          <w:szCs w:val="22"/>
        </w:rPr>
        <w:t>J</w:t>
      </w:r>
      <w:r w:rsidR="004474F5">
        <w:rPr>
          <w:rFonts w:ascii="Arial" w:hAnsi="Arial" w:cs="Arial"/>
          <w:sz w:val="22"/>
          <w:szCs w:val="22"/>
        </w:rPr>
        <w:t xml:space="preserve">.  </w:t>
      </w:r>
      <w:r w:rsidRPr="000268DC">
        <w:rPr>
          <w:rFonts w:ascii="Arial" w:hAnsi="Arial" w:cs="Arial"/>
          <w:sz w:val="22"/>
          <w:szCs w:val="22"/>
        </w:rPr>
        <w:t xml:space="preserve">Greskowiak, </w:t>
      </w:r>
      <w:r>
        <w:rPr>
          <w:rFonts w:ascii="Arial" w:hAnsi="Arial" w:cs="Arial"/>
          <w:sz w:val="22"/>
          <w:szCs w:val="22"/>
        </w:rPr>
        <w:t>C</w:t>
      </w:r>
      <w:r w:rsidR="004474F5">
        <w:rPr>
          <w:rFonts w:ascii="Arial" w:hAnsi="Arial" w:cs="Arial"/>
          <w:sz w:val="22"/>
          <w:szCs w:val="22"/>
        </w:rPr>
        <w:t xml:space="preserve">.  </w:t>
      </w:r>
      <w:r>
        <w:rPr>
          <w:rFonts w:ascii="Arial" w:hAnsi="Arial" w:cs="Arial"/>
          <w:sz w:val="22"/>
          <w:szCs w:val="22"/>
        </w:rPr>
        <w:t>Wanner</w:t>
      </w:r>
      <w:r w:rsidRPr="000268DC">
        <w:rPr>
          <w:rFonts w:ascii="Arial" w:hAnsi="Arial" w:cs="Arial"/>
          <w:sz w:val="22"/>
          <w:szCs w:val="22"/>
        </w:rPr>
        <w:t xml:space="preserve"> </w:t>
      </w:r>
      <w:r>
        <w:rPr>
          <w:rFonts w:ascii="Arial" w:hAnsi="Arial" w:cs="Arial"/>
          <w:sz w:val="22"/>
          <w:szCs w:val="22"/>
        </w:rPr>
        <w:t>and K.U</w:t>
      </w:r>
      <w:r w:rsidR="004474F5">
        <w:rPr>
          <w:rFonts w:ascii="Arial" w:hAnsi="Arial" w:cs="Arial"/>
          <w:sz w:val="22"/>
          <w:szCs w:val="22"/>
        </w:rPr>
        <w:t xml:space="preserve">.  </w:t>
      </w:r>
      <w:r>
        <w:rPr>
          <w:rFonts w:ascii="Arial" w:hAnsi="Arial" w:cs="Arial"/>
          <w:sz w:val="22"/>
          <w:szCs w:val="22"/>
        </w:rPr>
        <w:t>Mayer</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CE5B64">
        <w:rPr>
          <w:rFonts w:ascii="Arial" w:hAnsi="Arial" w:cs="Arial"/>
          <w:sz w:val="22"/>
          <w:szCs w:val="22"/>
        </w:rPr>
        <w:t>A benchmark for microbially mediated chromium reduction under denitrifying conditions in a biostimulation column experiment</w:t>
      </w:r>
      <w:r>
        <w:rPr>
          <w:rFonts w:ascii="Arial" w:hAnsi="Arial" w:cs="Arial"/>
          <w:sz w:val="22"/>
          <w:szCs w:val="22"/>
        </w:rPr>
        <w:t xml:space="preserve">, </w:t>
      </w:r>
      <w:r w:rsidRPr="00CE5B64">
        <w:rPr>
          <w:rFonts w:ascii="Arial" w:hAnsi="Arial" w:cs="Arial"/>
          <w:sz w:val="22"/>
          <w:szCs w:val="22"/>
        </w:rPr>
        <w:t>Computational Geosciences</w:t>
      </w:r>
      <w:r>
        <w:rPr>
          <w:rFonts w:ascii="Arial" w:hAnsi="Arial" w:cs="Arial"/>
          <w:sz w:val="22"/>
          <w:szCs w:val="22"/>
        </w:rPr>
        <w:t xml:space="preserve"> </w:t>
      </w:r>
      <w:r w:rsidRPr="000268DC">
        <w:rPr>
          <w:rFonts w:ascii="Arial" w:hAnsi="Arial" w:cs="Arial"/>
          <w:sz w:val="22"/>
          <w:szCs w:val="22"/>
        </w:rPr>
        <w:t>19</w:t>
      </w:r>
      <w:r>
        <w:rPr>
          <w:rFonts w:ascii="Arial" w:hAnsi="Arial" w:cs="Arial"/>
          <w:sz w:val="22"/>
          <w:szCs w:val="22"/>
        </w:rPr>
        <w:t>(3)</w:t>
      </w:r>
      <w:r w:rsidRPr="000268DC">
        <w:rPr>
          <w:rFonts w:ascii="Arial" w:hAnsi="Arial" w:cs="Arial"/>
          <w:sz w:val="22"/>
          <w:szCs w:val="22"/>
        </w:rPr>
        <w:t>: 479</w:t>
      </w:r>
      <w:r w:rsidR="004474F5">
        <w:rPr>
          <w:rFonts w:ascii="Arial" w:hAnsi="Arial" w:cs="Arial"/>
          <w:sz w:val="22"/>
          <w:szCs w:val="22"/>
        </w:rPr>
        <w:t xml:space="preserve">.  </w:t>
      </w:r>
      <w:r w:rsidRPr="000268DC">
        <w:rPr>
          <w:rFonts w:ascii="Arial" w:hAnsi="Arial" w:cs="Arial"/>
          <w:sz w:val="22"/>
          <w:szCs w:val="22"/>
        </w:rPr>
        <w:t>doi:10.1007/s10596-014-9432-0</w:t>
      </w:r>
    </w:p>
    <w:p w14:paraId="3006A563" w14:textId="0A64BE14" w:rsidR="007A1588" w:rsidRDefault="007A1588" w:rsidP="007A1588">
      <w:pPr>
        <w:pStyle w:val="Bibliography"/>
        <w:spacing w:before="240"/>
        <w:ind w:left="720" w:hanging="720"/>
        <w:jc w:val="left"/>
      </w:pPr>
      <w:bookmarkStart w:id="1472" w:name="_Toc182305328"/>
      <w:bookmarkStart w:id="1473" w:name="_Ref412065147"/>
      <w:bookmarkStart w:id="1474" w:name="_Toc412621325"/>
      <w:r w:rsidRPr="00CE5B64">
        <w:rPr>
          <w:rFonts w:ascii="Arial" w:hAnsi="Arial" w:cs="Arial"/>
          <w:sz w:val="22"/>
          <w:szCs w:val="22"/>
        </w:rPr>
        <w:t xml:space="preserve">Rasouli, P., </w:t>
      </w:r>
      <w:r>
        <w:rPr>
          <w:rFonts w:ascii="Arial" w:hAnsi="Arial" w:cs="Arial"/>
          <w:sz w:val="22"/>
          <w:szCs w:val="22"/>
        </w:rPr>
        <w:t>C.I</w:t>
      </w:r>
      <w:r w:rsidR="004474F5">
        <w:rPr>
          <w:rFonts w:ascii="Arial" w:hAnsi="Arial" w:cs="Arial"/>
          <w:sz w:val="22"/>
          <w:szCs w:val="22"/>
        </w:rPr>
        <w:t xml:space="preserve">.  </w:t>
      </w:r>
      <w:r w:rsidRPr="00CE5B64">
        <w:rPr>
          <w:rFonts w:ascii="Arial" w:hAnsi="Arial" w:cs="Arial"/>
          <w:sz w:val="22"/>
          <w:szCs w:val="22"/>
        </w:rPr>
        <w:t>Steefel</w:t>
      </w:r>
      <w:r>
        <w:rPr>
          <w:rFonts w:ascii="Arial" w:hAnsi="Arial" w:cs="Arial"/>
          <w:sz w:val="22"/>
          <w:szCs w:val="22"/>
        </w:rPr>
        <w:t xml:space="preserve"> and K.U</w:t>
      </w:r>
      <w:r w:rsidR="004474F5">
        <w:rPr>
          <w:rFonts w:ascii="Arial" w:hAnsi="Arial" w:cs="Arial"/>
          <w:sz w:val="22"/>
          <w:szCs w:val="22"/>
        </w:rPr>
        <w:t xml:space="preserve">.  </w:t>
      </w:r>
      <w:r>
        <w:rPr>
          <w:rFonts w:ascii="Arial" w:hAnsi="Arial" w:cs="Arial"/>
          <w:sz w:val="22"/>
          <w:szCs w:val="22"/>
        </w:rPr>
        <w:t>Mayer</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CE5B64">
        <w:rPr>
          <w:rFonts w:ascii="Arial" w:hAnsi="Arial" w:cs="Arial"/>
          <w:sz w:val="22"/>
          <w:szCs w:val="22"/>
        </w:rPr>
        <w:t>Benchmarks for multicomponent diffusion and electrochemical migration</w:t>
      </w:r>
      <w:r>
        <w:rPr>
          <w:rFonts w:ascii="Arial" w:hAnsi="Arial" w:cs="Arial"/>
          <w:sz w:val="22"/>
          <w:szCs w:val="22"/>
        </w:rPr>
        <w:t xml:space="preserve">, </w:t>
      </w:r>
      <w:r w:rsidRPr="00CE5B64">
        <w:rPr>
          <w:rFonts w:ascii="Arial" w:hAnsi="Arial" w:cs="Arial"/>
          <w:sz w:val="22"/>
          <w:szCs w:val="22"/>
        </w:rPr>
        <w:t>Computational Geosciences</w:t>
      </w:r>
      <w:r>
        <w:rPr>
          <w:rFonts w:ascii="Arial" w:hAnsi="Arial" w:cs="Arial"/>
          <w:sz w:val="22"/>
          <w:szCs w:val="22"/>
        </w:rPr>
        <w:t xml:space="preserve"> </w:t>
      </w:r>
      <w:r w:rsidRPr="000268DC">
        <w:rPr>
          <w:rFonts w:ascii="Arial" w:hAnsi="Arial" w:cs="Arial"/>
          <w:sz w:val="22"/>
          <w:szCs w:val="22"/>
        </w:rPr>
        <w:t>19</w:t>
      </w:r>
      <w:r>
        <w:rPr>
          <w:rFonts w:ascii="Arial" w:hAnsi="Arial" w:cs="Arial"/>
          <w:sz w:val="22"/>
          <w:szCs w:val="22"/>
        </w:rPr>
        <w:t>(3)</w:t>
      </w:r>
      <w:r w:rsidRPr="000268DC">
        <w:rPr>
          <w:rFonts w:ascii="Arial" w:hAnsi="Arial" w:cs="Arial"/>
          <w:sz w:val="22"/>
          <w:szCs w:val="22"/>
        </w:rPr>
        <w:t xml:space="preserve">: </w:t>
      </w:r>
      <w:r>
        <w:rPr>
          <w:rFonts w:ascii="Arial" w:hAnsi="Arial" w:cs="Arial"/>
          <w:sz w:val="22"/>
          <w:szCs w:val="22"/>
        </w:rPr>
        <w:t>523</w:t>
      </w:r>
      <w:r w:rsidR="004474F5">
        <w:rPr>
          <w:rFonts w:ascii="Arial" w:hAnsi="Arial" w:cs="Arial"/>
          <w:sz w:val="22"/>
          <w:szCs w:val="22"/>
        </w:rPr>
        <w:t xml:space="preserve">.  </w:t>
      </w:r>
      <w:r w:rsidRPr="000268DC">
        <w:rPr>
          <w:rFonts w:ascii="Arial" w:hAnsi="Arial" w:cs="Arial"/>
          <w:sz w:val="22"/>
          <w:szCs w:val="22"/>
        </w:rPr>
        <w:t>doi:10.1007/s10596-</w:t>
      </w:r>
      <w:r>
        <w:rPr>
          <w:rFonts w:ascii="Arial" w:hAnsi="Arial" w:cs="Arial"/>
          <w:sz w:val="22"/>
          <w:szCs w:val="22"/>
        </w:rPr>
        <w:t>0</w:t>
      </w:r>
      <w:r w:rsidRPr="00CE5B64">
        <w:rPr>
          <w:rFonts w:ascii="Arial" w:hAnsi="Arial" w:cs="Arial"/>
          <w:sz w:val="22"/>
          <w:szCs w:val="22"/>
        </w:rPr>
        <w:t>15-9481-z</w:t>
      </w:r>
    </w:p>
    <w:p w14:paraId="0A038C47" w14:textId="558BFBB9" w:rsidR="007A1588" w:rsidRDefault="007A1588" w:rsidP="007A1588">
      <w:pPr>
        <w:pStyle w:val="Bibliography"/>
        <w:spacing w:before="240"/>
        <w:ind w:left="720" w:hanging="720"/>
        <w:jc w:val="left"/>
        <w:rPr>
          <w:rFonts w:ascii="Arial" w:hAnsi="Arial" w:cs="Arial"/>
          <w:sz w:val="22"/>
          <w:szCs w:val="22"/>
        </w:rPr>
      </w:pPr>
      <w:r w:rsidRPr="00CE5B64">
        <w:rPr>
          <w:rFonts w:ascii="Arial" w:hAnsi="Arial" w:cs="Arial"/>
          <w:sz w:val="22"/>
          <w:szCs w:val="22"/>
        </w:rPr>
        <w:t xml:space="preserve">Alt-Epping, P., </w:t>
      </w:r>
      <w:r w:rsidRPr="00587FD4">
        <w:rPr>
          <w:rFonts w:ascii="Arial" w:hAnsi="Arial" w:cs="Arial"/>
          <w:sz w:val="22"/>
          <w:szCs w:val="22"/>
        </w:rPr>
        <w:t>C</w:t>
      </w:r>
      <w:r w:rsidR="004474F5">
        <w:rPr>
          <w:rFonts w:ascii="Arial" w:hAnsi="Arial" w:cs="Arial"/>
          <w:sz w:val="22"/>
          <w:szCs w:val="22"/>
        </w:rPr>
        <w:t xml:space="preserve">.  </w:t>
      </w:r>
      <w:r w:rsidRPr="00587FD4">
        <w:rPr>
          <w:rFonts w:ascii="Arial" w:hAnsi="Arial" w:cs="Arial"/>
          <w:sz w:val="22"/>
          <w:szCs w:val="22"/>
        </w:rPr>
        <w:t>Tournassat, P</w:t>
      </w:r>
      <w:r w:rsidR="004474F5">
        <w:rPr>
          <w:rFonts w:ascii="Arial" w:hAnsi="Arial" w:cs="Arial"/>
          <w:sz w:val="22"/>
          <w:szCs w:val="22"/>
        </w:rPr>
        <w:t xml:space="preserve">.  </w:t>
      </w:r>
      <w:r w:rsidRPr="00587FD4">
        <w:rPr>
          <w:rFonts w:ascii="Arial" w:hAnsi="Arial" w:cs="Arial"/>
          <w:sz w:val="22"/>
          <w:szCs w:val="22"/>
        </w:rPr>
        <w:t>Rasouli, C</w:t>
      </w:r>
      <w:r w:rsidR="004474F5">
        <w:rPr>
          <w:rFonts w:ascii="Arial" w:hAnsi="Arial" w:cs="Arial"/>
          <w:sz w:val="22"/>
          <w:szCs w:val="22"/>
        </w:rPr>
        <w:t xml:space="preserve">.  </w:t>
      </w:r>
      <w:r w:rsidRPr="00587FD4">
        <w:rPr>
          <w:rFonts w:ascii="Arial" w:hAnsi="Arial" w:cs="Arial"/>
          <w:sz w:val="22"/>
          <w:szCs w:val="22"/>
        </w:rPr>
        <w:t>I</w:t>
      </w:r>
      <w:r w:rsidR="004474F5">
        <w:rPr>
          <w:rFonts w:ascii="Arial" w:hAnsi="Arial" w:cs="Arial"/>
          <w:sz w:val="22"/>
          <w:szCs w:val="22"/>
        </w:rPr>
        <w:t xml:space="preserve">.  </w:t>
      </w:r>
      <w:r w:rsidRPr="00587FD4">
        <w:rPr>
          <w:rFonts w:ascii="Arial" w:hAnsi="Arial" w:cs="Arial"/>
          <w:sz w:val="22"/>
          <w:szCs w:val="22"/>
        </w:rPr>
        <w:t>Steefel, K</w:t>
      </w:r>
      <w:r w:rsidR="004474F5">
        <w:rPr>
          <w:rFonts w:ascii="Arial" w:hAnsi="Arial" w:cs="Arial"/>
          <w:sz w:val="22"/>
          <w:szCs w:val="22"/>
        </w:rPr>
        <w:t xml:space="preserve">.  </w:t>
      </w:r>
      <w:r w:rsidRPr="00587FD4">
        <w:rPr>
          <w:rFonts w:ascii="Arial" w:hAnsi="Arial" w:cs="Arial"/>
          <w:sz w:val="22"/>
          <w:szCs w:val="22"/>
        </w:rPr>
        <w:t>U</w:t>
      </w:r>
      <w:r w:rsidR="004474F5">
        <w:rPr>
          <w:rFonts w:ascii="Arial" w:hAnsi="Arial" w:cs="Arial"/>
          <w:sz w:val="22"/>
          <w:szCs w:val="22"/>
        </w:rPr>
        <w:t xml:space="preserve">.  </w:t>
      </w:r>
      <w:r w:rsidRPr="00587FD4">
        <w:rPr>
          <w:rFonts w:ascii="Arial" w:hAnsi="Arial" w:cs="Arial"/>
          <w:sz w:val="22"/>
          <w:szCs w:val="22"/>
        </w:rPr>
        <w:t>Mayer, A</w:t>
      </w:r>
      <w:r w:rsidR="004474F5">
        <w:rPr>
          <w:rFonts w:ascii="Arial" w:hAnsi="Arial" w:cs="Arial"/>
          <w:sz w:val="22"/>
          <w:szCs w:val="22"/>
        </w:rPr>
        <w:t xml:space="preserve">.  </w:t>
      </w:r>
      <w:r w:rsidRPr="00587FD4">
        <w:rPr>
          <w:rFonts w:ascii="Arial" w:hAnsi="Arial" w:cs="Arial"/>
          <w:sz w:val="22"/>
          <w:szCs w:val="22"/>
        </w:rPr>
        <w:t>Jenni, U</w:t>
      </w:r>
      <w:r w:rsidR="004474F5">
        <w:rPr>
          <w:rFonts w:ascii="Arial" w:hAnsi="Arial" w:cs="Arial"/>
          <w:sz w:val="22"/>
          <w:szCs w:val="22"/>
        </w:rPr>
        <w:t xml:space="preserve">.  </w:t>
      </w:r>
      <w:r w:rsidRPr="00587FD4">
        <w:rPr>
          <w:rFonts w:ascii="Arial" w:hAnsi="Arial" w:cs="Arial"/>
          <w:sz w:val="22"/>
          <w:szCs w:val="22"/>
        </w:rPr>
        <w:t>Mäder, S</w:t>
      </w:r>
      <w:r w:rsidR="004474F5">
        <w:rPr>
          <w:rFonts w:ascii="Arial" w:hAnsi="Arial" w:cs="Arial"/>
          <w:sz w:val="22"/>
          <w:szCs w:val="22"/>
        </w:rPr>
        <w:t xml:space="preserve">.  </w:t>
      </w:r>
      <w:r w:rsidRPr="00587FD4">
        <w:rPr>
          <w:rFonts w:ascii="Arial" w:hAnsi="Arial" w:cs="Arial"/>
          <w:sz w:val="22"/>
          <w:szCs w:val="22"/>
        </w:rPr>
        <w:t>S</w:t>
      </w:r>
      <w:r w:rsidR="004474F5">
        <w:rPr>
          <w:rFonts w:ascii="Arial" w:hAnsi="Arial" w:cs="Arial"/>
          <w:sz w:val="22"/>
          <w:szCs w:val="22"/>
        </w:rPr>
        <w:t xml:space="preserve">.  </w:t>
      </w:r>
      <w:r w:rsidRPr="00587FD4">
        <w:rPr>
          <w:rFonts w:ascii="Arial" w:hAnsi="Arial" w:cs="Arial"/>
          <w:sz w:val="22"/>
          <w:szCs w:val="22"/>
        </w:rPr>
        <w:t>Sengor</w:t>
      </w:r>
      <w:r>
        <w:rPr>
          <w:rFonts w:ascii="Arial" w:hAnsi="Arial" w:cs="Arial"/>
          <w:sz w:val="22"/>
          <w:szCs w:val="22"/>
        </w:rPr>
        <w:t xml:space="preserve"> and</w:t>
      </w:r>
      <w:r w:rsidRPr="00587FD4">
        <w:rPr>
          <w:rFonts w:ascii="Arial" w:hAnsi="Arial" w:cs="Arial"/>
          <w:sz w:val="22"/>
          <w:szCs w:val="22"/>
        </w:rPr>
        <w:t xml:space="preserve"> R</w:t>
      </w:r>
      <w:r w:rsidR="004474F5">
        <w:rPr>
          <w:rFonts w:ascii="Arial" w:hAnsi="Arial" w:cs="Arial"/>
          <w:sz w:val="22"/>
          <w:szCs w:val="22"/>
        </w:rPr>
        <w:t xml:space="preserve">.  </w:t>
      </w:r>
      <w:r w:rsidRPr="00587FD4">
        <w:rPr>
          <w:rFonts w:ascii="Arial" w:hAnsi="Arial" w:cs="Arial"/>
          <w:sz w:val="22"/>
          <w:szCs w:val="22"/>
        </w:rPr>
        <w:t>Fernández</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587FD4">
        <w:rPr>
          <w:rFonts w:ascii="Arial" w:hAnsi="Arial" w:cs="Arial"/>
          <w:sz w:val="22"/>
          <w:szCs w:val="22"/>
        </w:rPr>
        <w:t>Benchmark reactive transport simulations of a column experiment in compacted bentonite with multispecies diffusion and explicit treatment of electrostatic effects</w:t>
      </w:r>
      <w:r>
        <w:rPr>
          <w:rFonts w:ascii="Arial" w:hAnsi="Arial" w:cs="Arial"/>
          <w:sz w:val="22"/>
          <w:szCs w:val="22"/>
        </w:rPr>
        <w:t xml:space="preserve">, </w:t>
      </w:r>
      <w:r w:rsidRPr="00CE5B64">
        <w:rPr>
          <w:rFonts w:ascii="Arial" w:hAnsi="Arial" w:cs="Arial"/>
          <w:sz w:val="22"/>
          <w:szCs w:val="22"/>
        </w:rPr>
        <w:t>Computational Geosciences</w:t>
      </w:r>
      <w:r>
        <w:rPr>
          <w:rFonts w:ascii="Arial" w:hAnsi="Arial" w:cs="Arial"/>
          <w:sz w:val="22"/>
          <w:szCs w:val="22"/>
        </w:rPr>
        <w:t xml:space="preserve"> </w:t>
      </w:r>
      <w:r w:rsidRPr="000268DC">
        <w:rPr>
          <w:rFonts w:ascii="Arial" w:hAnsi="Arial" w:cs="Arial"/>
          <w:sz w:val="22"/>
          <w:szCs w:val="22"/>
        </w:rPr>
        <w:t>19</w:t>
      </w:r>
      <w:r>
        <w:rPr>
          <w:rFonts w:ascii="Arial" w:hAnsi="Arial" w:cs="Arial"/>
          <w:sz w:val="22"/>
          <w:szCs w:val="22"/>
        </w:rPr>
        <w:t>(3)</w:t>
      </w:r>
      <w:r w:rsidRPr="000268DC">
        <w:rPr>
          <w:rFonts w:ascii="Arial" w:hAnsi="Arial" w:cs="Arial"/>
          <w:sz w:val="22"/>
          <w:szCs w:val="22"/>
        </w:rPr>
        <w:t xml:space="preserve">: </w:t>
      </w:r>
      <w:r>
        <w:rPr>
          <w:rFonts w:ascii="Arial" w:hAnsi="Arial" w:cs="Arial"/>
          <w:sz w:val="22"/>
          <w:szCs w:val="22"/>
        </w:rPr>
        <w:t>535</w:t>
      </w:r>
      <w:r w:rsidR="004474F5">
        <w:rPr>
          <w:rFonts w:ascii="Arial" w:hAnsi="Arial" w:cs="Arial"/>
          <w:sz w:val="22"/>
          <w:szCs w:val="22"/>
        </w:rPr>
        <w:t xml:space="preserve">.  </w:t>
      </w:r>
      <w:r w:rsidRPr="00CE5B64">
        <w:rPr>
          <w:rFonts w:ascii="Arial" w:hAnsi="Arial" w:cs="Arial"/>
          <w:sz w:val="22"/>
          <w:szCs w:val="22"/>
        </w:rPr>
        <w:t>doi:10.1007/s10596-014-9451-x.</w:t>
      </w:r>
    </w:p>
    <w:p w14:paraId="452933F1" w14:textId="684AB997" w:rsidR="007A1588" w:rsidRDefault="007A1588" w:rsidP="007A1588">
      <w:pPr>
        <w:pStyle w:val="Bibliography"/>
        <w:spacing w:before="240"/>
        <w:ind w:left="720" w:hanging="720"/>
        <w:jc w:val="left"/>
        <w:rPr>
          <w:rFonts w:ascii="Arial" w:hAnsi="Arial" w:cs="Arial"/>
          <w:sz w:val="22"/>
          <w:szCs w:val="22"/>
        </w:rPr>
      </w:pPr>
      <w:r w:rsidRPr="00587FD4">
        <w:rPr>
          <w:rFonts w:ascii="Arial" w:hAnsi="Arial" w:cs="Arial"/>
          <w:sz w:val="22"/>
          <w:szCs w:val="22"/>
        </w:rPr>
        <w:t xml:space="preserve">Greskowiak, J., </w:t>
      </w:r>
      <w:r>
        <w:rPr>
          <w:rFonts w:ascii="Arial" w:hAnsi="Arial" w:cs="Arial"/>
          <w:sz w:val="22"/>
          <w:szCs w:val="22"/>
        </w:rPr>
        <w:t>J</w:t>
      </w:r>
      <w:r w:rsidR="004474F5">
        <w:rPr>
          <w:rFonts w:ascii="Arial" w:hAnsi="Arial" w:cs="Arial"/>
          <w:sz w:val="22"/>
          <w:szCs w:val="22"/>
        </w:rPr>
        <w:t xml:space="preserve">.  </w:t>
      </w:r>
      <w:r w:rsidRPr="00587FD4">
        <w:rPr>
          <w:rFonts w:ascii="Arial" w:hAnsi="Arial" w:cs="Arial"/>
          <w:sz w:val="22"/>
          <w:szCs w:val="22"/>
        </w:rPr>
        <w:t xml:space="preserve">Gwo, </w:t>
      </w:r>
      <w:r>
        <w:rPr>
          <w:rFonts w:ascii="Arial" w:hAnsi="Arial" w:cs="Arial"/>
          <w:sz w:val="22"/>
          <w:szCs w:val="22"/>
        </w:rPr>
        <w:t>D</w:t>
      </w:r>
      <w:r w:rsidR="004474F5">
        <w:rPr>
          <w:rFonts w:ascii="Arial" w:hAnsi="Arial" w:cs="Arial"/>
          <w:sz w:val="22"/>
          <w:szCs w:val="22"/>
        </w:rPr>
        <w:t xml:space="preserve">.  </w:t>
      </w:r>
      <w:r w:rsidRPr="00587FD4">
        <w:rPr>
          <w:rFonts w:ascii="Arial" w:hAnsi="Arial" w:cs="Arial"/>
          <w:sz w:val="22"/>
          <w:szCs w:val="22"/>
        </w:rPr>
        <w:t>Jacques</w:t>
      </w:r>
      <w:r w:rsidRPr="00CE5B64">
        <w:rPr>
          <w:rFonts w:ascii="Arial" w:hAnsi="Arial" w:cs="Arial"/>
          <w:sz w:val="22"/>
          <w:szCs w:val="22"/>
        </w:rPr>
        <w:t xml:space="preserve">, </w:t>
      </w:r>
      <w:r>
        <w:rPr>
          <w:rFonts w:ascii="Arial" w:hAnsi="Arial" w:cs="Arial"/>
          <w:sz w:val="22"/>
          <w:szCs w:val="22"/>
        </w:rPr>
        <w:t>J</w:t>
      </w:r>
      <w:r w:rsidR="004474F5">
        <w:rPr>
          <w:rFonts w:ascii="Arial" w:hAnsi="Arial" w:cs="Arial"/>
          <w:sz w:val="22"/>
          <w:szCs w:val="22"/>
        </w:rPr>
        <w:t xml:space="preserve">.  </w:t>
      </w:r>
      <w:r>
        <w:rPr>
          <w:rFonts w:ascii="Arial" w:hAnsi="Arial" w:cs="Arial"/>
          <w:sz w:val="22"/>
          <w:szCs w:val="22"/>
        </w:rPr>
        <w:t xml:space="preserve">Yin and </w:t>
      </w:r>
      <w:r w:rsidRPr="00587FD4">
        <w:rPr>
          <w:rFonts w:ascii="Arial" w:hAnsi="Arial" w:cs="Arial"/>
          <w:sz w:val="22"/>
          <w:szCs w:val="22"/>
        </w:rPr>
        <w:t>K</w:t>
      </w:r>
      <w:r w:rsidR="004474F5">
        <w:rPr>
          <w:rFonts w:ascii="Arial" w:hAnsi="Arial" w:cs="Arial"/>
          <w:sz w:val="22"/>
          <w:szCs w:val="22"/>
        </w:rPr>
        <w:t xml:space="preserve">.  </w:t>
      </w:r>
      <w:r w:rsidRPr="00587FD4">
        <w:rPr>
          <w:rFonts w:ascii="Arial" w:hAnsi="Arial" w:cs="Arial"/>
          <w:sz w:val="22"/>
          <w:szCs w:val="22"/>
        </w:rPr>
        <w:t>U</w:t>
      </w:r>
      <w:r w:rsidR="004474F5">
        <w:rPr>
          <w:rFonts w:ascii="Arial" w:hAnsi="Arial" w:cs="Arial"/>
          <w:sz w:val="22"/>
          <w:szCs w:val="22"/>
        </w:rPr>
        <w:t xml:space="preserve">.  </w:t>
      </w:r>
      <w:r w:rsidRPr="00587FD4">
        <w:rPr>
          <w:rFonts w:ascii="Arial" w:hAnsi="Arial" w:cs="Arial"/>
          <w:sz w:val="22"/>
          <w:szCs w:val="22"/>
        </w:rPr>
        <w:t>Mayer</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587FD4">
        <w:rPr>
          <w:rFonts w:ascii="Arial" w:hAnsi="Arial" w:cs="Arial"/>
          <w:sz w:val="22"/>
          <w:szCs w:val="22"/>
        </w:rPr>
        <w:t>A benchmark for multi-rate surface complexation and 1D dual-domain multi-component reactive transport of U(VI)</w:t>
      </w:r>
      <w:r>
        <w:rPr>
          <w:rFonts w:ascii="Arial" w:hAnsi="Arial" w:cs="Arial"/>
          <w:sz w:val="22"/>
          <w:szCs w:val="22"/>
        </w:rPr>
        <w:t xml:space="preserve">, </w:t>
      </w:r>
      <w:r w:rsidRPr="00CE5B64">
        <w:rPr>
          <w:rFonts w:ascii="Arial" w:hAnsi="Arial" w:cs="Arial"/>
          <w:sz w:val="22"/>
          <w:szCs w:val="22"/>
        </w:rPr>
        <w:t>Computational Geosciences</w:t>
      </w:r>
      <w:r>
        <w:rPr>
          <w:rFonts w:ascii="Arial" w:hAnsi="Arial" w:cs="Arial"/>
          <w:sz w:val="22"/>
          <w:szCs w:val="22"/>
        </w:rPr>
        <w:t xml:space="preserve"> </w:t>
      </w:r>
      <w:r w:rsidRPr="000268DC">
        <w:rPr>
          <w:rFonts w:ascii="Arial" w:hAnsi="Arial" w:cs="Arial"/>
          <w:sz w:val="22"/>
          <w:szCs w:val="22"/>
        </w:rPr>
        <w:t>19</w:t>
      </w:r>
      <w:r>
        <w:rPr>
          <w:rFonts w:ascii="Arial" w:hAnsi="Arial" w:cs="Arial"/>
          <w:sz w:val="22"/>
          <w:szCs w:val="22"/>
        </w:rPr>
        <w:t>(3)</w:t>
      </w:r>
      <w:r w:rsidRPr="000268DC">
        <w:rPr>
          <w:rFonts w:ascii="Arial" w:hAnsi="Arial" w:cs="Arial"/>
          <w:sz w:val="22"/>
          <w:szCs w:val="22"/>
        </w:rPr>
        <w:t xml:space="preserve">: </w:t>
      </w:r>
      <w:r>
        <w:rPr>
          <w:rFonts w:ascii="Arial" w:hAnsi="Arial" w:cs="Arial"/>
          <w:sz w:val="22"/>
          <w:szCs w:val="22"/>
        </w:rPr>
        <w:t>585</w:t>
      </w:r>
      <w:r w:rsidR="004474F5">
        <w:rPr>
          <w:rFonts w:ascii="Arial" w:hAnsi="Arial" w:cs="Arial"/>
          <w:sz w:val="22"/>
          <w:szCs w:val="22"/>
        </w:rPr>
        <w:t xml:space="preserve">.  </w:t>
      </w:r>
      <w:r w:rsidRPr="00587FD4">
        <w:rPr>
          <w:rFonts w:ascii="Arial" w:hAnsi="Arial" w:cs="Arial"/>
          <w:sz w:val="22"/>
          <w:szCs w:val="22"/>
        </w:rPr>
        <w:t>doi:</w:t>
      </w:r>
      <w:r w:rsidRPr="00587FD4">
        <w:t xml:space="preserve"> </w:t>
      </w:r>
      <w:r w:rsidRPr="00587FD4">
        <w:rPr>
          <w:rFonts w:ascii="Arial" w:hAnsi="Arial" w:cs="Arial"/>
          <w:sz w:val="22"/>
          <w:szCs w:val="22"/>
        </w:rPr>
        <w:t>10.1007/s10596-014-9457-4</w:t>
      </w:r>
    </w:p>
    <w:p w14:paraId="58BA8E93" w14:textId="17190B1D" w:rsidR="007A1588" w:rsidRDefault="007A1588" w:rsidP="007A1588">
      <w:pPr>
        <w:pStyle w:val="Bibliography"/>
        <w:spacing w:before="240"/>
        <w:ind w:left="720" w:hanging="720"/>
        <w:jc w:val="left"/>
        <w:rPr>
          <w:rFonts w:ascii="Arial" w:hAnsi="Arial" w:cs="Arial"/>
          <w:sz w:val="22"/>
          <w:szCs w:val="22"/>
        </w:rPr>
      </w:pPr>
      <w:r w:rsidRPr="00C32EA5">
        <w:rPr>
          <w:rFonts w:ascii="Arial" w:hAnsi="Arial" w:cs="Arial"/>
          <w:sz w:val="22"/>
          <w:szCs w:val="22"/>
        </w:rPr>
        <w:t xml:space="preserve">Mayer, K.U., </w:t>
      </w:r>
      <w:r>
        <w:rPr>
          <w:rFonts w:ascii="Arial" w:hAnsi="Arial" w:cs="Arial"/>
          <w:sz w:val="22"/>
          <w:szCs w:val="22"/>
        </w:rPr>
        <w:t>P</w:t>
      </w:r>
      <w:r w:rsidR="004474F5">
        <w:rPr>
          <w:rFonts w:ascii="Arial" w:hAnsi="Arial" w:cs="Arial"/>
          <w:sz w:val="22"/>
          <w:szCs w:val="22"/>
        </w:rPr>
        <w:t xml:space="preserve">.  </w:t>
      </w:r>
      <w:r>
        <w:rPr>
          <w:rFonts w:ascii="Arial" w:hAnsi="Arial" w:cs="Arial"/>
          <w:sz w:val="22"/>
          <w:szCs w:val="22"/>
        </w:rPr>
        <w:t>Alt-Epping,</w:t>
      </w:r>
      <w:r w:rsidRPr="00CE5B64">
        <w:rPr>
          <w:rFonts w:ascii="Arial" w:hAnsi="Arial" w:cs="Arial"/>
          <w:sz w:val="22"/>
          <w:szCs w:val="22"/>
        </w:rPr>
        <w:t xml:space="preserve"> </w:t>
      </w:r>
      <w:r w:rsidRPr="00C32EA5">
        <w:rPr>
          <w:rFonts w:ascii="Arial" w:hAnsi="Arial" w:cs="Arial"/>
          <w:sz w:val="22"/>
          <w:szCs w:val="22"/>
        </w:rPr>
        <w:t>D</w:t>
      </w:r>
      <w:r w:rsidR="004474F5">
        <w:rPr>
          <w:rFonts w:ascii="Arial" w:hAnsi="Arial" w:cs="Arial"/>
          <w:sz w:val="22"/>
          <w:szCs w:val="22"/>
        </w:rPr>
        <w:t xml:space="preserve">.  </w:t>
      </w:r>
      <w:r w:rsidRPr="00C32EA5">
        <w:rPr>
          <w:rFonts w:ascii="Arial" w:hAnsi="Arial" w:cs="Arial"/>
          <w:sz w:val="22"/>
          <w:szCs w:val="22"/>
        </w:rPr>
        <w:t>Jacques, B</w:t>
      </w:r>
      <w:r w:rsidR="004474F5">
        <w:rPr>
          <w:rFonts w:ascii="Arial" w:hAnsi="Arial" w:cs="Arial"/>
          <w:sz w:val="22"/>
          <w:szCs w:val="22"/>
        </w:rPr>
        <w:t xml:space="preserve">.  </w:t>
      </w:r>
      <w:r>
        <w:rPr>
          <w:rFonts w:ascii="Arial" w:hAnsi="Arial" w:cs="Arial"/>
          <w:sz w:val="22"/>
          <w:szCs w:val="22"/>
        </w:rPr>
        <w:t>Arora</w:t>
      </w:r>
      <w:r w:rsidRPr="00C32EA5">
        <w:rPr>
          <w:rFonts w:ascii="Arial" w:hAnsi="Arial" w:cs="Arial"/>
          <w:sz w:val="22"/>
          <w:szCs w:val="22"/>
        </w:rPr>
        <w:t xml:space="preserve"> </w:t>
      </w:r>
      <w:r>
        <w:rPr>
          <w:rFonts w:ascii="Arial" w:hAnsi="Arial" w:cs="Arial"/>
          <w:sz w:val="22"/>
          <w:szCs w:val="22"/>
        </w:rPr>
        <w:t>and C</w:t>
      </w:r>
      <w:r w:rsidR="004474F5">
        <w:rPr>
          <w:rFonts w:ascii="Arial" w:hAnsi="Arial" w:cs="Arial"/>
          <w:sz w:val="22"/>
          <w:szCs w:val="22"/>
        </w:rPr>
        <w:t xml:space="preserve">.  </w:t>
      </w:r>
      <w:r>
        <w:rPr>
          <w:rFonts w:ascii="Arial" w:hAnsi="Arial" w:cs="Arial"/>
          <w:sz w:val="22"/>
          <w:szCs w:val="22"/>
        </w:rPr>
        <w:t>I</w:t>
      </w:r>
      <w:r w:rsidR="004474F5">
        <w:rPr>
          <w:rFonts w:ascii="Arial" w:hAnsi="Arial" w:cs="Arial"/>
          <w:sz w:val="22"/>
          <w:szCs w:val="22"/>
        </w:rPr>
        <w:t xml:space="preserve">.  </w:t>
      </w:r>
      <w:r>
        <w:rPr>
          <w:rFonts w:ascii="Arial" w:hAnsi="Arial" w:cs="Arial"/>
          <w:sz w:val="22"/>
          <w:szCs w:val="22"/>
        </w:rPr>
        <w:t>Steefel</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C32EA5">
        <w:rPr>
          <w:rFonts w:ascii="Arial" w:hAnsi="Arial" w:cs="Arial"/>
          <w:sz w:val="22"/>
          <w:szCs w:val="22"/>
        </w:rPr>
        <w:t>Benchmark problems for reactive transport modeling of the generation and attenuation of acid rock drainage</w:t>
      </w:r>
      <w:r>
        <w:rPr>
          <w:rFonts w:ascii="Arial" w:hAnsi="Arial" w:cs="Arial"/>
          <w:sz w:val="22"/>
          <w:szCs w:val="22"/>
        </w:rPr>
        <w:t xml:space="preserve">, </w:t>
      </w:r>
      <w:r w:rsidRPr="00CE5B64">
        <w:rPr>
          <w:rFonts w:ascii="Arial" w:hAnsi="Arial" w:cs="Arial"/>
          <w:sz w:val="22"/>
          <w:szCs w:val="22"/>
        </w:rPr>
        <w:t>Computational Geosciences</w:t>
      </w:r>
      <w:r>
        <w:rPr>
          <w:rFonts w:ascii="Arial" w:hAnsi="Arial" w:cs="Arial"/>
          <w:sz w:val="22"/>
          <w:szCs w:val="22"/>
        </w:rPr>
        <w:t xml:space="preserve"> </w:t>
      </w:r>
      <w:r w:rsidRPr="000268DC">
        <w:rPr>
          <w:rFonts w:ascii="Arial" w:hAnsi="Arial" w:cs="Arial"/>
          <w:sz w:val="22"/>
          <w:szCs w:val="22"/>
        </w:rPr>
        <w:t>19</w:t>
      </w:r>
      <w:r>
        <w:rPr>
          <w:rFonts w:ascii="Arial" w:hAnsi="Arial" w:cs="Arial"/>
          <w:sz w:val="22"/>
          <w:szCs w:val="22"/>
        </w:rPr>
        <w:t>(3)</w:t>
      </w:r>
      <w:r w:rsidRPr="000268DC">
        <w:rPr>
          <w:rFonts w:ascii="Arial" w:hAnsi="Arial" w:cs="Arial"/>
          <w:sz w:val="22"/>
          <w:szCs w:val="22"/>
        </w:rPr>
        <w:t xml:space="preserve">: </w:t>
      </w:r>
      <w:r>
        <w:rPr>
          <w:rFonts w:ascii="Arial" w:hAnsi="Arial" w:cs="Arial"/>
          <w:sz w:val="22"/>
          <w:szCs w:val="22"/>
        </w:rPr>
        <w:t>599</w:t>
      </w:r>
      <w:r w:rsidR="004474F5">
        <w:rPr>
          <w:rFonts w:ascii="Arial" w:hAnsi="Arial" w:cs="Arial"/>
          <w:sz w:val="22"/>
          <w:szCs w:val="22"/>
        </w:rPr>
        <w:t xml:space="preserve">.  </w:t>
      </w:r>
      <w:r w:rsidRPr="00CE5B64">
        <w:rPr>
          <w:rFonts w:ascii="Arial" w:hAnsi="Arial" w:cs="Arial"/>
          <w:sz w:val="22"/>
          <w:szCs w:val="22"/>
        </w:rPr>
        <w:t>doi:</w:t>
      </w:r>
      <w:r>
        <w:rPr>
          <w:rFonts w:ascii="Arial" w:hAnsi="Arial" w:cs="Arial"/>
          <w:sz w:val="22"/>
          <w:szCs w:val="22"/>
        </w:rPr>
        <w:t>1</w:t>
      </w:r>
      <w:r w:rsidRPr="00C32EA5">
        <w:rPr>
          <w:rFonts w:ascii="Arial" w:hAnsi="Arial" w:cs="Arial"/>
          <w:sz w:val="22"/>
          <w:szCs w:val="22"/>
        </w:rPr>
        <w:t>0.1007/s10596-015-9476-9</w:t>
      </w:r>
      <w:r w:rsidRPr="00CE5B64">
        <w:rPr>
          <w:rFonts w:ascii="Arial" w:hAnsi="Arial" w:cs="Arial"/>
          <w:sz w:val="22"/>
          <w:szCs w:val="22"/>
        </w:rPr>
        <w:t>.</w:t>
      </w:r>
    </w:p>
    <w:p w14:paraId="07FC7812" w14:textId="4B6ADD80" w:rsidR="007A1588" w:rsidRDefault="007A1588" w:rsidP="007A1588">
      <w:pPr>
        <w:pStyle w:val="Bibliography"/>
        <w:spacing w:before="240"/>
        <w:ind w:left="720" w:hanging="720"/>
        <w:jc w:val="left"/>
        <w:rPr>
          <w:rFonts w:ascii="Arial" w:hAnsi="Arial" w:cs="Arial"/>
          <w:sz w:val="22"/>
          <w:szCs w:val="22"/>
        </w:rPr>
      </w:pPr>
      <w:r w:rsidRPr="005F463D">
        <w:rPr>
          <w:rFonts w:ascii="Arial" w:hAnsi="Arial" w:cs="Arial"/>
          <w:sz w:val="22"/>
          <w:szCs w:val="22"/>
        </w:rPr>
        <w:t>Marty, N</w:t>
      </w:r>
      <w:r w:rsidR="00F73B3F">
        <w:rPr>
          <w:rFonts w:ascii="Arial" w:hAnsi="Arial" w:cs="Arial"/>
          <w:sz w:val="22"/>
          <w:szCs w:val="22"/>
        </w:rPr>
        <w:t>.C.M., O</w:t>
      </w:r>
      <w:r w:rsidR="004474F5">
        <w:rPr>
          <w:rFonts w:ascii="Arial" w:hAnsi="Arial" w:cs="Arial"/>
          <w:sz w:val="22"/>
          <w:szCs w:val="22"/>
        </w:rPr>
        <w:t xml:space="preserve">.  </w:t>
      </w:r>
      <w:r w:rsidR="00F73B3F">
        <w:rPr>
          <w:rFonts w:ascii="Arial" w:hAnsi="Arial" w:cs="Arial"/>
          <w:sz w:val="22"/>
          <w:szCs w:val="22"/>
        </w:rPr>
        <w:t>Bildstein, P</w:t>
      </w:r>
      <w:r w:rsidR="004474F5">
        <w:rPr>
          <w:rFonts w:ascii="Arial" w:hAnsi="Arial" w:cs="Arial"/>
          <w:sz w:val="22"/>
          <w:szCs w:val="22"/>
        </w:rPr>
        <w:t xml:space="preserve">.  </w:t>
      </w:r>
      <w:r w:rsidR="00F73B3F">
        <w:rPr>
          <w:rFonts w:ascii="Arial" w:hAnsi="Arial" w:cs="Arial"/>
          <w:sz w:val="22"/>
          <w:szCs w:val="22"/>
        </w:rPr>
        <w:t xml:space="preserve">Blanc, </w:t>
      </w:r>
      <w:r w:rsidRPr="005F463D">
        <w:rPr>
          <w:rFonts w:ascii="Arial" w:hAnsi="Arial" w:cs="Arial"/>
          <w:sz w:val="22"/>
          <w:szCs w:val="22"/>
        </w:rPr>
        <w:t>F</w:t>
      </w:r>
      <w:r w:rsidR="004474F5">
        <w:rPr>
          <w:rFonts w:ascii="Arial" w:hAnsi="Arial" w:cs="Arial"/>
          <w:sz w:val="22"/>
          <w:szCs w:val="22"/>
        </w:rPr>
        <w:t xml:space="preserve">.  </w:t>
      </w:r>
      <w:r w:rsidRPr="005F463D">
        <w:rPr>
          <w:rFonts w:ascii="Arial" w:hAnsi="Arial" w:cs="Arial"/>
          <w:sz w:val="22"/>
          <w:szCs w:val="22"/>
        </w:rPr>
        <w:t>Claret, B</w:t>
      </w:r>
      <w:r w:rsidR="004474F5">
        <w:rPr>
          <w:rFonts w:ascii="Arial" w:hAnsi="Arial" w:cs="Arial"/>
          <w:sz w:val="22"/>
          <w:szCs w:val="22"/>
        </w:rPr>
        <w:t xml:space="preserve">.  </w:t>
      </w:r>
      <w:r w:rsidRPr="005F463D">
        <w:rPr>
          <w:rFonts w:ascii="Arial" w:hAnsi="Arial" w:cs="Arial"/>
          <w:sz w:val="22"/>
          <w:szCs w:val="22"/>
        </w:rPr>
        <w:t>Cochepin, E.C</w:t>
      </w:r>
      <w:r w:rsidR="004474F5">
        <w:rPr>
          <w:rFonts w:ascii="Arial" w:hAnsi="Arial" w:cs="Arial"/>
          <w:sz w:val="22"/>
          <w:szCs w:val="22"/>
        </w:rPr>
        <w:t xml:space="preserve">.  </w:t>
      </w:r>
      <w:r w:rsidRPr="005F463D">
        <w:rPr>
          <w:rFonts w:ascii="Arial" w:hAnsi="Arial" w:cs="Arial"/>
          <w:sz w:val="22"/>
          <w:szCs w:val="22"/>
        </w:rPr>
        <w:t>Gaucher, D</w:t>
      </w:r>
      <w:r w:rsidR="004474F5">
        <w:rPr>
          <w:rFonts w:ascii="Arial" w:hAnsi="Arial" w:cs="Arial"/>
          <w:sz w:val="22"/>
          <w:szCs w:val="22"/>
        </w:rPr>
        <w:t xml:space="preserve">.  </w:t>
      </w:r>
      <w:r w:rsidRPr="005F463D">
        <w:rPr>
          <w:rFonts w:ascii="Arial" w:hAnsi="Arial" w:cs="Arial"/>
          <w:sz w:val="22"/>
          <w:szCs w:val="22"/>
        </w:rPr>
        <w:t>Jacques, J.-E</w:t>
      </w:r>
      <w:r w:rsidR="004474F5">
        <w:rPr>
          <w:rFonts w:ascii="Arial" w:hAnsi="Arial" w:cs="Arial"/>
          <w:sz w:val="22"/>
          <w:szCs w:val="22"/>
        </w:rPr>
        <w:t xml:space="preserve">.  </w:t>
      </w:r>
      <w:r w:rsidRPr="005F463D">
        <w:rPr>
          <w:rFonts w:ascii="Arial" w:hAnsi="Arial" w:cs="Arial"/>
          <w:sz w:val="22"/>
          <w:szCs w:val="22"/>
        </w:rPr>
        <w:t>Lartigue, S</w:t>
      </w:r>
      <w:r w:rsidR="004474F5">
        <w:rPr>
          <w:rFonts w:ascii="Arial" w:hAnsi="Arial" w:cs="Arial"/>
          <w:sz w:val="22"/>
          <w:szCs w:val="22"/>
        </w:rPr>
        <w:t xml:space="preserve">.  </w:t>
      </w:r>
      <w:r w:rsidRPr="005F463D">
        <w:rPr>
          <w:rFonts w:ascii="Arial" w:hAnsi="Arial" w:cs="Arial"/>
          <w:sz w:val="22"/>
          <w:szCs w:val="22"/>
        </w:rPr>
        <w:t>Liu, K.U</w:t>
      </w:r>
      <w:r w:rsidR="004474F5">
        <w:rPr>
          <w:rFonts w:ascii="Arial" w:hAnsi="Arial" w:cs="Arial"/>
          <w:sz w:val="22"/>
          <w:szCs w:val="22"/>
        </w:rPr>
        <w:t xml:space="preserve">.  </w:t>
      </w:r>
      <w:r w:rsidRPr="005F463D">
        <w:rPr>
          <w:rFonts w:ascii="Arial" w:hAnsi="Arial" w:cs="Arial"/>
          <w:sz w:val="22"/>
          <w:szCs w:val="22"/>
        </w:rPr>
        <w:t>Mayer, J.C.L</w:t>
      </w:r>
      <w:r w:rsidR="004474F5">
        <w:rPr>
          <w:rFonts w:ascii="Arial" w:hAnsi="Arial" w:cs="Arial"/>
          <w:sz w:val="22"/>
          <w:szCs w:val="22"/>
        </w:rPr>
        <w:t xml:space="preserve">.  </w:t>
      </w:r>
      <w:r w:rsidRPr="005F463D">
        <w:rPr>
          <w:rFonts w:ascii="Arial" w:hAnsi="Arial" w:cs="Arial"/>
          <w:sz w:val="22"/>
          <w:szCs w:val="22"/>
        </w:rPr>
        <w:t>Meeussen, I</w:t>
      </w:r>
      <w:r w:rsidR="004474F5">
        <w:rPr>
          <w:rFonts w:ascii="Arial" w:hAnsi="Arial" w:cs="Arial"/>
          <w:sz w:val="22"/>
          <w:szCs w:val="22"/>
        </w:rPr>
        <w:t xml:space="preserve">.  </w:t>
      </w:r>
      <w:r w:rsidRPr="005F463D">
        <w:rPr>
          <w:rFonts w:ascii="Arial" w:hAnsi="Arial" w:cs="Arial"/>
          <w:sz w:val="22"/>
          <w:szCs w:val="22"/>
        </w:rPr>
        <w:t>Munier, I</w:t>
      </w:r>
      <w:r w:rsidR="004474F5">
        <w:rPr>
          <w:rFonts w:ascii="Arial" w:hAnsi="Arial" w:cs="Arial"/>
          <w:sz w:val="22"/>
          <w:szCs w:val="22"/>
        </w:rPr>
        <w:t xml:space="preserve">.  </w:t>
      </w:r>
      <w:r w:rsidRPr="005F463D">
        <w:rPr>
          <w:rFonts w:ascii="Arial" w:hAnsi="Arial" w:cs="Arial"/>
          <w:sz w:val="22"/>
          <w:szCs w:val="22"/>
        </w:rPr>
        <w:t>Pointeau, D</w:t>
      </w:r>
      <w:r w:rsidR="004474F5">
        <w:rPr>
          <w:rFonts w:ascii="Arial" w:hAnsi="Arial" w:cs="Arial"/>
          <w:sz w:val="22"/>
          <w:szCs w:val="22"/>
        </w:rPr>
        <w:t xml:space="preserve">.  </w:t>
      </w:r>
      <w:r w:rsidRPr="005F463D">
        <w:rPr>
          <w:rFonts w:ascii="Arial" w:hAnsi="Arial" w:cs="Arial"/>
          <w:sz w:val="22"/>
          <w:szCs w:val="22"/>
        </w:rPr>
        <w:t>Su, C.I</w:t>
      </w:r>
      <w:r w:rsidR="004474F5">
        <w:rPr>
          <w:rFonts w:ascii="Arial" w:hAnsi="Arial" w:cs="Arial"/>
          <w:sz w:val="22"/>
          <w:szCs w:val="22"/>
        </w:rPr>
        <w:t xml:space="preserve">.  </w:t>
      </w:r>
      <w:r w:rsidRPr="005F463D">
        <w:rPr>
          <w:rFonts w:ascii="Arial" w:hAnsi="Arial" w:cs="Arial"/>
          <w:sz w:val="22"/>
          <w:szCs w:val="22"/>
        </w:rPr>
        <w:t>Steefel</w:t>
      </w:r>
      <w:r w:rsidR="004474F5">
        <w:rPr>
          <w:rFonts w:ascii="Arial" w:hAnsi="Arial" w:cs="Arial"/>
          <w:sz w:val="22"/>
          <w:szCs w:val="22"/>
        </w:rPr>
        <w:t xml:space="preserve">.  </w:t>
      </w:r>
      <w:r w:rsidRPr="005F463D">
        <w:rPr>
          <w:rFonts w:ascii="Arial" w:hAnsi="Arial" w:cs="Arial"/>
          <w:sz w:val="22"/>
          <w:szCs w:val="22"/>
        </w:rPr>
        <w:t>2015</w:t>
      </w:r>
      <w:r w:rsidR="004474F5">
        <w:rPr>
          <w:rFonts w:ascii="Arial" w:hAnsi="Arial" w:cs="Arial"/>
          <w:sz w:val="22"/>
          <w:szCs w:val="22"/>
        </w:rPr>
        <w:t xml:space="preserve">.  </w:t>
      </w:r>
      <w:r w:rsidRPr="005F463D">
        <w:rPr>
          <w:rFonts w:ascii="Arial" w:hAnsi="Arial" w:cs="Arial"/>
          <w:sz w:val="22"/>
          <w:szCs w:val="22"/>
        </w:rPr>
        <w:t>Benchmarks for multicomponent reactive transport across a cement/clay interface, Computational Geosciences 19(3): 635</w:t>
      </w:r>
      <w:r w:rsidR="004474F5">
        <w:rPr>
          <w:rFonts w:ascii="Arial" w:hAnsi="Arial" w:cs="Arial"/>
          <w:sz w:val="22"/>
          <w:szCs w:val="22"/>
        </w:rPr>
        <w:t xml:space="preserve">.  </w:t>
      </w:r>
      <w:r w:rsidRPr="005F463D">
        <w:rPr>
          <w:rFonts w:ascii="Arial" w:hAnsi="Arial" w:cs="Arial"/>
          <w:sz w:val="22"/>
          <w:szCs w:val="22"/>
        </w:rPr>
        <w:t>doi:10.1007/s10596-014-9463-6</w:t>
      </w:r>
    </w:p>
    <w:p w14:paraId="6BF3469A" w14:textId="34931893" w:rsidR="00336970" w:rsidRDefault="00336970" w:rsidP="00336970">
      <w:pPr>
        <w:pStyle w:val="Bibliography"/>
        <w:spacing w:before="240"/>
        <w:ind w:left="720" w:hanging="720"/>
        <w:jc w:val="left"/>
        <w:rPr>
          <w:rFonts w:ascii="Arial" w:hAnsi="Arial" w:cs="Arial"/>
          <w:sz w:val="22"/>
          <w:szCs w:val="22"/>
        </w:rPr>
      </w:pPr>
      <w:r w:rsidRPr="00336970">
        <w:rPr>
          <w:rFonts w:ascii="Arial" w:hAnsi="Arial" w:cs="Arial"/>
          <w:sz w:val="22"/>
          <w:szCs w:val="22"/>
        </w:rPr>
        <w:t>Şengör, S.S.,</w:t>
      </w:r>
      <w:r>
        <w:rPr>
          <w:rFonts w:ascii="Arial" w:hAnsi="Arial" w:cs="Arial"/>
          <w:sz w:val="22"/>
          <w:szCs w:val="22"/>
        </w:rPr>
        <w:t xml:space="preserve"> </w:t>
      </w:r>
      <w:r w:rsidRPr="005F463D">
        <w:rPr>
          <w:rFonts w:ascii="Arial" w:hAnsi="Arial" w:cs="Arial"/>
          <w:sz w:val="22"/>
          <w:szCs w:val="22"/>
        </w:rPr>
        <w:t>K.U</w:t>
      </w:r>
      <w:r w:rsidR="004474F5">
        <w:rPr>
          <w:rFonts w:ascii="Arial" w:hAnsi="Arial" w:cs="Arial"/>
          <w:sz w:val="22"/>
          <w:szCs w:val="22"/>
        </w:rPr>
        <w:t xml:space="preserve">.  </w:t>
      </w:r>
      <w:r w:rsidRPr="005F463D">
        <w:rPr>
          <w:rFonts w:ascii="Arial" w:hAnsi="Arial" w:cs="Arial"/>
          <w:sz w:val="22"/>
          <w:szCs w:val="22"/>
        </w:rPr>
        <w:t>Mayer,</w:t>
      </w:r>
      <w:r w:rsidRPr="00336970">
        <w:rPr>
          <w:rFonts w:ascii="Arial" w:hAnsi="Arial" w:cs="Arial"/>
          <w:sz w:val="22"/>
          <w:szCs w:val="22"/>
        </w:rPr>
        <w:t xml:space="preserve"> </w:t>
      </w:r>
      <w:r>
        <w:rPr>
          <w:rFonts w:ascii="Arial" w:hAnsi="Arial" w:cs="Arial"/>
          <w:sz w:val="22"/>
          <w:szCs w:val="22"/>
        </w:rPr>
        <w:t>J</w:t>
      </w:r>
      <w:r w:rsidR="004474F5">
        <w:rPr>
          <w:rFonts w:ascii="Arial" w:hAnsi="Arial" w:cs="Arial"/>
          <w:sz w:val="22"/>
          <w:szCs w:val="22"/>
        </w:rPr>
        <w:t xml:space="preserve">.  </w:t>
      </w:r>
      <w:r w:rsidRPr="00587FD4">
        <w:rPr>
          <w:rFonts w:ascii="Arial" w:hAnsi="Arial" w:cs="Arial"/>
          <w:sz w:val="22"/>
          <w:szCs w:val="22"/>
        </w:rPr>
        <w:t>Greskowiak,</w:t>
      </w:r>
      <w:r>
        <w:rPr>
          <w:rFonts w:ascii="Arial" w:hAnsi="Arial" w:cs="Arial"/>
          <w:sz w:val="22"/>
          <w:szCs w:val="22"/>
        </w:rPr>
        <w:t xml:space="preserve"> C</w:t>
      </w:r>
      <w:r w:rsidR="004474F5">
        <w:rPr>
          <w:rFonts w:ascii="Arial" w:hAnsi="Arial" w:cs="Arial"/>
          <w:sz w:val="22"/>
          <w:szCs w:val="22"/>
        </w:rPr>
        <w:t xml:space="preserve">.  </w:t>
      </w:r>
      <w:r>
        <w:rPr>
          <w:rFonts w:ascii="Arial" w:hAnsi="Arial" w:cs="Arial"/>
          <w:sz w:val="22"/>
          <w:szCs w:val="22"/>
        </w:rPr>
        <w:t>Wanner, D</w:t>
      </w:r>
      <w:r w:rsidR="004474F5">
        <w:rPr>
          <w:rFonts w:ascii="Arial" w:hAnsi="Arial" w:cs="Arial"/>
          <w:sz w:val="22"/>
          <w:szCs w:val="22"/>
        </w:rPr>
        <w:t xml:space="preserve">.  </w:t>
      </w:r>
      <w:r>
        <w:rPr>
          <w:rFonts w:ascii="Arial" w:hAnsi="Arial" w:cs="Arial"/>
          <w:sz w:val="22"/>
          <w:szCs w:val="22"/>
        </w:rPr>
        <w:t>Su and H</w:t>
      </w:r>
      <w:r w:rsidR="004474F5">
        <w:rPr>
          <w:rFonts w:ascii="Arial" w:hAnsi="Arial" w:cs="Arial"/>
          <w:sz w:val="22"/>
          <w:szCs w:val="22"/>
        </w:rPr>
        <w:t xml:space="preserve">.  </w:t>
      </w:r>
      <w:r>
        <w:rPr>
          <w:rFonts w:ascii="Arial" w:hAnsi="Arial" w:cs="Arial"/>
          <w:sz w:val="22"/>
          <w:szCs w:val="22"/>
        </w:rPr>
        <w:t>Prommer</w:t>
      </w:r>
      <w:r w:rsidR="004474F5">
        <w:rPr>
          <w:rFonts w:ascii="Arial" w:hAnsi="Arial" w:cs="Arial"/>
          <w:sz w:val="22"/>
          <w:szCs w:val="22"/>
        </w:rPr>
        <w:t xml:space="preserve">.  </w:t>
      </w:r>
      <w:r w:rsidRPr="005F463D">
        <w:rPr>
          <w:rFonts w:ascii="Arial" w:hAnsi="Arial" w:cs="Arial"/>
          <w:sz w:val="22"/>
          <w:szCs w:val="22"/>
        </w:rPr>
        <w:t>2015</w:t>
      </w:r>
      <w:r w:rsidR="004474F5">
        <w:rPr>
          <w:rFonts w:ascii="Arial" w:hAnsi="Arial" w:cs="Arial"/>
          <w:sz w:val="22"/>
          <w:szCs w:val="22"/>
        </w:rPr>
        <w:t xml:space="preserve">.  </w:t>
      </w:r>
      <w:r w:rsidRPr="005F463D">
        <w:rPr>
          <w:rFonts w:ascii="Arial" w:hAnsi="Arial" w:cs="Arial"/>
          <w:sz w:val="22"/>
          <w:szCs w:val="22"/>
        </w:rPr>
        <w:t xml:space="preserve">Benchmarks for multicomponent reactive transport across a cement/clay interface, Computational Geosciences 19(3): </w:t>
      </w:r>
      <w:r>
        <w:rPr>
          <w:rFonts w:ascii="Arial" w:hAnsi="Arial" w:cs="Arial"/>
          <w:sz w:val="22"/>
          <w:szCs w:val="22"/>
        </w:rPr>
        <w:t>569</w:t>
      </w:r>
      <w:r w:rsidR="004474F5">
        <w:rPr>
          <w:rFonts w:ascii="Arial" w:hAnsi="Arial" w:cs="Arial"/>
          <w:sz w:val="22"/>
          <w:szCs w:val="22"/>
        </w:rPr>
        <w:t xml:space="preserve">.  </w:t>
      </w:r>
      <w:r w:rsidRPr="005F463D">
        <w:rPr>
          <w:rFonts w:ascii="Arial" w:hAnsi="Arial" w:cs="Arial"/>
          <w:sz w:val="22"/>
          <w:szCs w:val="22"/>
        </w:rPr>
        <w:t>doi:</w:t>
      </w:r>
      <w:r w:rsidRPr="00336970">
        <w:t xml:space="preserve"> </w:t>
      </w:r>
      <w:r w:rsidRPr="00336970">
        <w:rPr>
          <w:rFonts w:ascii="Arial" w:hAnsi="Arial" w:cs="Arial"/>
          <w:sz w:val="22"/>
          <w:szCs w:val="22"/>
        </w:rPr>
        <w:t>10.1007/s10596-015-9480-0</w:t>
      </w:r>
    </w:p>
    <w:bookmarkEnd w:id="1472"/>
    <w:bookmarkEnd w:id="1473"/>
    <w:bookmarkEnd w:id="1474"/>
    <w:p w14:paraId="7B96F5C5" w14:textId="0C99963C" w:rsidR="007A1588" w:rsidRDefault="007A1588" w:rsidP="007A1588">
      <w:pPr>
        <w:pStyle w:val="Bibliography"/>
        <w:spacing w:before="240"/>
        <w:ind w:left="720" w:hanging="720"/>
        <w:jc w:val="left"/>
        <w:rPr>
          <w:rFonts w:ascii="Arial" w:hAnsi="Arial" w:cs="Arial"/>
          <w:sz w:val="22"/>
          <w:szCs w:val="22"/>
        </w:rPr>
      </w:pPr>
      <w:r w:rsidRPr="00A35E9A">
        <w:rPr>
          <w:rFonts w:ascii="Arial" w:hAnsi="Arial" w:cs="Arial"/>
          <w:sz w:val="22"/>
          <w:szCs w:val="22"/>
        </w:rPr>
        <w:t xml:space="preserve">Xie, M., </w:t>
      </w:r>
      <w:r>
        <w:rPr>
          <w:rFonts w:ascii="Arial" w:hAnsi="Arial" w:cs="Arial"/>
          <w:sz w:val="22"/>
          <w:szCs w:val="22"/>
        </w:rPr>
        <w:t>K.U</w:t>
      </w:r>
      <w:r w:rsidR="004474F5">
        <w:rPr>
          <w:rFonts w:ascii="Arial" w:hAnsi="Arial" w:cs="Arial"/>
          <w:sz w:val="22"/>
          <w:szCs w:val="22"/>
        </w:rPr>
        <w:t xml:space="preserve">.  </w:t>
      </w:r>
      <w:r w:rsidRPr="00A35E9A">
        <w:rPr>
          <w:rFonts w:ascii="Arial" w:hAnsi="Arial" w:cs="Arial"/>
          <w:sz w:val="22"/>
          <w:szCs w:val="22"/>
        </w:rPr>
        <w:t xml:space="preserve">Mayer, </w:t>
      </w:r>
      <w:r>
        <w:rPr>
          <w:rFonts w:ascii="Arial" w:hAnsi="Arial" w:cs="Arial"/>
          <w:sz w:val="22"/>
          <w:szCs w:val="22"/>
        </w:rPr>
        <w:t>F</w:t>
      </w:r>
      <w:r w:rsidR="004474F5">
        <w:rPr>
          <w:rFonts w:ascii="Arial" w:hAnsi="Arial" w:cs="Arial"/>
          <w:sz w:val="22"/>
          <w:szCs w:val="22"/>
        </w:rPr>
        <w:t xml:space="preserve">.  </w:t>
      </w:r>
      <w:r w:rsidRPr="00A35E9A">
        <w:rPr>
          <w:rFonts w:ascii="Arial" w:hAnsi="Arial" w:cs="Arial"/>
          <w:sz w:val="22"/>
          <w:szCs w:val="22"/>
        </w:rPr>
        <w:t xml:space="preserve">Claret, </w:t>
      </w:r>
      <w:r>
        <w:rPr>
          <w:rFonts w:ascii="Arial" w:hAnsi="Arial" w:cs="Arial"/>
          <w:sz w:val="22"/>
          <w:szCs w:val="22"/>
        </w:rPr>
        <w:t>P</w:t>
      </w:r>
      <w:r w:rsidR="004474F5">
        <w:rPr>
          <w:rFonts w:ascii="Arial" w:hAnsi="Arial" w:cs="Arial"/>
          <w:sz w:val="22"/>
          <w:szCs w:val="22"/>
        </w:rPr>
        <w:t xml:space="preserve">.  </w:t>
      </w:r>
      <w:r w:rsidRPr="00A35E9A">
        <w:rPr>
          <w:rFonts w:ascii="Arial" w:hAnsi="Arial" w:cs="Arial"/>
          <w:sz w:val="22"/>
          <w:szCs w:val="22"/>
        </w:rPr>
        <w:t xml:space="preserve">Alt-Epping, </w:t>
      </w:r>
      <w:r>
        <w:rPr>
          <w:rFonts w:ascii="Arial" w:hAnsi="Arial" w:cs="Arial"/>
          <w:sz w:val="22"/>
          <w:szCs w:val="22"/>
        </w:rPr>
        <w:t>D</w:t>
      </w:r>
      <w:r w:rsidR="004474F5">
        <w:rPr>
          <w:rFonts w:ascii="Arial" w:hAnsi="Arial" w:cs="Arial"/>
          <w:sz w:val="22"/>
          <w:szCs w:val="22"/>
        </w:rPr>
        <w:t xml:space="preserve">.  </w:t>
      </w:r>
      <w:r w:rsidRPr="00A35E9A">
        <w:rPr>
          <w:rFonts w:ascii="Arial" w:hAnsi="Arial" w:cs="Arial"/>
          <w:sz w:val="22"/>
          <w:szCs w:val="22"/>
        </w:rPr>
        <w:t xml:space="preserve">Jacques, </w:t>
      </w:r>
      <w:r>
        <w:rPr>
          <w:rFonts w:ascii="Arial" w:hAnsi="Arial" w:cs="Arial"/>
          <w:sz w:val="22"/>
          <w:szCs w:val="22"/>
        </w:rPr>
        <w:t>C.I</w:t>
      </w:r>
      <w:r w:rsidR="004474F5">
        <w:rPr>
          <w:rFonts w:ascii="Arial" w:hAnsi="Arial" w:cs="Arial"/>
          <w:sz w:val="22"/>
          <w:szCs w:val="22"/>
        </w:rPr>
        <w:t xml:space="preserve">.  </w:t>
      </w:r>
      <w:r w:rsidRPr="00A35E9A">
        <w:rPr>
          <w:rFonts w:ascii="Arial" w:hAnsi="Arial" w:cs="Arial"/>
          <w:sz w:val="22"/>
          <w:szCs w:val="22"/>
        </w:rPr>
        <w:t xml:space="preserve">Steefel, </w:t>
      </w:r>
      <w:r>
        <w:rPr>
          <w:rFonts w:ascii="Arial" w:hAnsi="Arial" w:cs="Arial"/>
          <w:sz w:val="22"/>
          <w:szCs w:val="22"/>
        </w:rPr>
        <w:t>Ch</w:t>
      </w:r>
      <w:r w:rsidR="004474F5">
        <w:rPr>
          <w:rFonts w:ascii="Arial" w:hAnsi="Arial" w:cs="Arial"/>
          <w:sz w:val="22"/>
          <w:szCs w:val="22"/>
        </w:rPr>
        <w:t xml:space="preserve">.  </w:t>
      </w:r>
      <w:r w:rsidRPr="00A35E9A">
        <w:rPr>
          <w:rFonts w:ascii="Arial" w:hAnsi="Arial" w:cs="Arial"/>
          <w:sz w:val="22"/>
          <w:szCs w:val="22"/>
        </w:rPr>
        <w:t xml:space="preserve">Chiaberge </w:t>
      </w:r>
      <w:r>
        <w:rPr>
          <w:rFonts w:ascii="Arial" w:hAnsi="Arial" w:cs="Arial"/>
          <w:sz w:val="22"/>
          <w:szCs w:val="22"/>
        </w:rPr>
        <w:t>a</w:t>
      </w:r>
      <w:r w:rsidRPr="00A35E9A">
        <w:rPr>
          <w:rFonts w:ascii="Arial" w:hAnsi="Arial" w:cs="Arial"/>
          <w:sz w:val="22"/>
          <w:szCs w:val="22"/>
        </w:rPr>
        <w:t xml:space="preserve">nd </w:t>
      </w:r>
      <w:r>
        <w:rPr>
          <w:rFonts w:ascii="Arial" w:hAnsi="Arial" w:cs="Arial"/>
          <w:sz w:val="22"/>
          <w:szCs w:val="22"/>
        </w:rPr>
        <w:t>J</w:t>
      </w:r>
      <w:r w:rsidR="004474F5">
        <w:rPr>
          <w:rFonts w:ascii="Arial" w:hAnsi="Arial" w:cs="Arial"/>
          <w:sz w:val="22"/>
          <w:szCs w:val="22"/>
        </w:rPr>
        <w:t xml:space="preserve">.  </w:t>
      </w:r>
      <w:r>
        <w:rPr>
          <w:rFonts w:ascii="Arial" w:hAnsi="Arial" w:cs="Arial"/>
          <w:sz w:val="22"/>
          <w:szCs w:val="22"/>
        </w:rPr>
        <w:t>Simunek</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A35E9A">
        <w:rPr>
          <w:rFonts w:ascii="Arial" w:hAnsi="Arial" w:cs="Arial"/>
          <w:sz w:val="22"/>
          <w:szCs w:val="22"/>
        </w:rPr>
        <w:t xml:space="preserve">Benchmark of implementation and evaluation of permeability-porosity relationships linked to mineral dissolution-precipitation, </w:t>
      </w:r>
      <w:r w:rsidRPr="005F463D">
        <w:rPr>
          <w:rFonts w:ascii="Arial" w:hAnsi="Arial" w:cs="Arial"/>
          <w:sz w:val="22"/>
          <w:szCs w:val="22"/>
        </w:rPr>
        <w:t xml:space="preserve">Computational Geosciences 19(3): </w:t>
      </w:r>
      <w:r>
        <w:rPr>
          <w:rFonts w:ascii="Arial" w:hAnsi="Arial" w:cs="Arial"/>
          <w:sz w:val="22"/>
          <w:szCs w:val="22"/>
        </w:rPr>
        <w:t>655</w:t>
      </w:r>
      <w:r w:rsidRPr="00A35E9A">
        <w:rPr>
          <w:rFonts w:ascii="Arial" w:hAnsi="Arial" w:cs="Arial"/>
          <w:sz w:val="22"/>
          <w:szCs w:val="22"/>
        </w:rPr>
        <w:t xml:space="preserve"> </w:t>
      </w:r>
      <w:r>
        <w:rPr>
          <w:rFonts w:ascii="Arial" w:hAnsi="Arial" w:cs="Arial"/>
          <w:sz w:val="22"/>
          <w:szCs w:val="22"/>
        </w:rPr>
        <w:t>doi:</w:t>
      </w:r>
      <w:r w:rsidRPr="00A35E9A">
        <w:rPr>
          <w:rFonts w:ascii="Arial" w:hAnsi="Arial" w:cs="Arial"/>
          <w:sz w:val="22"/>
          <w:szCs w:val="22"/>
        </w:rPr>
        <w:t>10.1007/s10596-014-9458-3.</w:t>
      </w:r>
    </w:p>
    <w:p w14:paraId="35002AD6" w14:textId="5E201041" w:rsidR="00852BBB" w:rsidRDefault="007A1588" w:rsidP="00336970">
      <w:pPr>
        <w:pStyle w:val="Bibliography"/>
        <w:spacing w:before="240"/>
        <w:ind w:left="720" w:hanging="720"/>
        <w:jc w:val="left"/>
        <w:rPr>
          <w:rFonts w:cs="Arial"/>
          <w:szCs w:val="22"/>
        </w:rPr>
      </w:pPr>
      <w:r w:rsidRPr="000B3888">
        <w:rPr>
          <w:rFonts w:ascii="Arial" w:hAnsi="Arial" w:cs="Arial"/>
          <w:sz w:val="22"/>
          <w:szCs w:val="22"/>
        </w:rPr>
        <w:t>Perko, J.,</w:t>
      </w:r>
      <w:r>
        <w:rPr>
          <w:rFonts w:ascii="Arial" w:hAnsi="Arial" w:cs="Arial"/>
          <w:sz w:val="22"/>
          <w:szCs w:val="22"/>
        </w:rPr>
        <w:t xml:space="preserve"> K.U</w:t>
      </w:r>
      <w:r w:rsidR="004474F5">
        <w:rPr>
          <w:rFonts w:ascii="Arial" w:hAnsi="Arial" w:cs="Arial"/>
          <w:sz w:val="22"/>
          <w:szCs w:val="22"/>
        </w:rPr>
        <w:t xml:space="preserve">.  </w:t>
      </w:r>
      <w:r w:rsidRPr="00A35E9A">
        <w:rPr>
          <w:rFonts w:ascii="Arial" w:hAnsi="Arial" w:cs="Arial"/>
          <w:sz w:val="22"/>
          <w:szCs w:val="22"/>
        </w:rPr>
        <w:t xml:space="preserve">Mayer, </w:t>
      </w:r>
      <w:r w:rsidRPr="000B3888">
        <w:rPr>
          <w:rFonts w:ascii="Arial" w:hAnsi="Arial" w:cs="Arial"/>
          <w:sz w:val="22"/>
          <w:szCs w:val="22"/>
        </w:rPr>
        <w:t>G</w:t>
      </w:r>
      <w:r w:rsidR="004474F5">
        <w:rPr>
          <w:rFonts w:ascii="Arial" w:hAnsi="Arial" w:cs="Arial"/>
          <w:sz w:val="22"/>
          <w:szCs w:val="22"/>
        </w:rPr>
        <w:t xml:space="preserve">.  </w:t>
      </w:r>
      <w:r w:rsidRPr="000B3888">
        <w:rPr>
          <w:rFonts w:ascii="Arial" w:hAnsi="Arial" w:cs="Arial"/>
          <w:sz w:val="22"/>
          <w:szCs w:val="22"/>
        </w:rPr>
        <w:t>Kosakowski, L</w:t>
      </w:r>
      <w:r w:rsidR="004474F5">
        <w:rPr>
          <w:rFonts w:ascii="Arial" w:hAnsi="Arial" w:cs="Arial"/>
          <w:sz w:val="22"/>
          <w:szCs w:val="22"/>
        </w:rPr>
        <w:t xml:space="preserve">.  </w:t>
      </w:r>
      <w:r w:rsidRPr="000B3888">
        <w:rPr>
          <w:rFonts w:ascii="Arial" w:hAnsi="Arial" w:cs="Arial"/>
          <w:sz w:val="22"/>
          <w:szCs w:val="22"/>
        </w:rPr>
        <w:t>De Windt, J</w:t>
      </w:r>
      <w:r w:rsidR="004474F5">
        <w:rPr>
          <w:rFonts w:ascii="Arial" w:hAnsi="Arial" w:cs="Arial"/>
          <w:sz w:val="22"/>
          <w:szCs w:val="22"/>
        </w:rPr>
        <w:t xml:space="preserve">.  </w:t>
      </w:r>
      <w:r w:rsidRPr="000B3888">
        <w:rPr>
          <w:rFonts w:ascii="Arial" w:hAnsi="Arial" w:cs="Arial"/>
          <w:sz w:val="22"/>
          <w:szCs w:val="22"/>
        </w:rPr>
        <w:t>Govaerts, D</w:t>
      </w:r>
      <w:r w:rsidR="004474F5">
        <w:rPr>
          <w:rFonts w:ascii="Arial" w:hAnsi="Arial" w:cs="Arial"/>
          <w:sz w:val="22"/>
          <w:szCs w:val="22"/>
        </w:rPr>
        <w:t xml:space="preserve">.  </w:t>
      </w:r>
      <w:r w:rsidRPr="000B3888">
        <w:rPr>
          <w:rFonts w:ascii="Arial" w:hAnsi="Arial" w:cs="Arial"/>
          <w:sz w:val="22"/>
          <w:szCs w:val="22"/>
        </w:rPr>
        <w:t>Jacques, D</w:t>
      </w:r>
      <w:r w:rsidR="004474F5">
        <w:rPr>
          <w:rFonts w:ascii="Arial" w:hAnsi="Arial" w:cs="Arial"/>
          <w:sz w:val="22"/>
          <w:szCs w:val="22"/>
        </w:rPr>
        <w:t xml:space="preserve">.  </w:t>
      </w:r>
      <w:r w:rsidRPr="000B3888">
        <w:rPr>
          <w:rFonts w:ascii="Arial" w:hAnsi="Arial" w:cs="Arial"/>
          <w:sz w:val="22"/>
          <w:szCs w:val="22"/>
        </w:rPr>
        <w:t>Su</w:t>
      </w:r>
      <w:r>
        <w:rPr>
          <w:rFonts w:ascii="Arial" w:hAnsi="Arial" w:cs="Arial"/>
          <w:sz w:val="22"/>
          <w:szCs w:val="22"/>
        </w:rPr>
        <w:t xml:space="preserve"> and</w:t>
      </w:r>
      <w:r w:rsidRPr="000B3888">
        <w:rPr>
          <w:rFonts w:ascii="Arial" w:hAnsi="Arial" w:cs="Arial"/>
          <w:sz w:val="22"/>
          <w:szCs w:val="22"/>
        </w:rPr>
        <w:t xml:space="preserve"> J</w:t>
      </w:r>
      <w:r>
        <w:rPr>
          <w:rFonts w:ascii="Arial" w:hAnsi="Arial" w:cs="Arial"/>
          <w:sz w:val="22"/>
          <w:szCs w:val="22"/>
        </w:rPr>
        <w:t>.</w:t>
      </w:r>
      <w:r w:rsidRPr="000B3888">
        <w:rPr>
          <w:rFonts w:ascii="Arial" w:hAnsi="Arial" w:cs="Arial"/>
          <w:sz w:val="22"/>
          <w:szCs w:val="22"/>
        </w:rPr>
        <w:t>C.L</w:t>
      </w:r>
      <w:r w:rsidR="004474F5">
        <w:rPr>
          <w:rFonts w:ascii="Arial" w:hAnsi="Arial" w:cs="Arial"/>
          <w:sz w:val="22"/>
          <w:szCs w:val="22"/>
        </w:rPr>
        <w:t xml:space="preserve">.  </w:t>
      </w:r>
      <w:r w:rsidRPr="000B3888">
        <w:rPr>
          <w:rFonts w:ascii="Arial" w:hAnsi="Arial" w:cs="Arial"/>
          <w:sz w:val="22"/>
          <w:szCs w:val="22"/>
        </w:rPr>
        <w:t>Meeussen</w:t>
      </w:r>
      <w:r w:rsidR="004474F5">
        <w:rPr>
          <w:rFonts w:ascii="Arial" w:hAnsi="Arial" w:cs="Arial"/>
          <w:sz w:val="22"/>
          <w:szCs w:val="22"/>
        </w:rPr>
        <w:t xml:space="preserve">.  </w:t>
      </w:r>
      <w:r>
        <w:rPr>
          <w:rFonts w:ascii="Arial" w:hAnsi="Arial" w:cs="Arial"/>
          <w:sz w:val="22"/>
          <w:szCs w:val="22"/>
        </w:rPr>
        <w:t>2015</w:t>
      </w:r>
      <w:r w:rsidR="004474F5">
        <w:rPr>
          <w:rFonts w:ascii="Arial" w:hAnsi="Arial" w:cs="Arial"/>
          <w:sz w:val="22"/>
          <w:szCs w:val="22"/>
        </w:rPr>
        <w:t xml:space="preserve">.  </w:t>
      </w:r>
      <w:r w:rsidRPr="000B3888">
        <w:rPr>
          <w:rFonts w:ascii="Arial" w:hAnsi="Arial" w:cs="Arial"/>
          <w:sz w:val="22"/>
          <w:szCs w:val="22"/>
        </w:rPr>
        <w:t>Decalcification of cracked cement structures</w:t>
      </w:r>
      <w:r w:rsidRPr="00A35E9A">
        <w:rPr>
          <w:rFonts w:ascii="Arial" w:hAnsi="Arial" w:cs="Arial"/>
          <w:sz w:val="22"/>
          <w:szCs w:val="22"/>
        </w:rPr>
        <w:t xml:space="preserve">, </w:t>
      </w:r>
      <w:r w:rsidRPr="005F463D">
        <w:rPr>
          <w:rFonts w:ascii="Arial" w:hAnsi="Arial" w:cs="Arial"/>
          <w:sz w:val="22"/>
          <w:szCs w:val="22"/>
        </w:rPr>
        <w:t xml:space="preserve">Computational Geosciences 19(3): </w:t>
      </w:r>
      <w:r>
        <w:rPr>
          <w:rFonts w:ascii="Arial" w:hAnsi="Arial" w:cs="Arial"/>
          <w:sz w:val="22"/>
          <w:szCs w:val="22"/>
        </w:rPr>
        <w:t>673</w:t>
      </w:r>
      <w:r w:rsidRPr="00A35E9A">
        <w:rPr>
          <w:rFonts w:ascii="Arial" w:hAnsi="Arial" w:cs="Arial"/>
          <w:sz w:val="22"/>
          <w:szCs w:val="22"/>
        </w:rPr>
        <w:t xml:space="preserve"> </w:t>
      </w:r>
      <w:r w:rsidRPr="000B3888">
        <w:rPr>
          <w:rFonts w:ascii="Arial" w:hAnsi="Arial" w:cs="Arial"/>
          <w:sz w:val="22"/>
          <w:szCs w:val="22"/>
        </w:rPr>
        <w:t>doi:10.1007/s10596-014-9467-2</w:t>
      </w:r>
      <w:r w:rsidRPr="00A35E9A">
        <w:rPr>
          <w:rFonts w:ascii="Arial" w:hAnsi="Arial" w:cs="Arial"/>
          <w:sz w:val="22"/>
          <w:szCs w:val="22"/>
        </w:rPr>
        <w:t>.</w:t>
      </w:r>
    </w:p>
    <w:sectPr w:rsidR="00852BBB" w:rsidSect="00797FF6">
      <w:headerReference w:type="default" r:id="rId213"/>
      <w:pgSz w:w="12240" w:h="15840"/>
      <w:pgMar w:top="1440" w:right="1800" w:bottom="1440" w:left="1800" w:header="720" w:footer="720" w:gutter="0"/>
      <w:pgNumType w:chapStyle="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FB1CA2" w14:textId="77777777" w:rsidR="009911BE" w:rsidRDefault="009911BE">
      <w:r>
        <w:separator/>
      </w:r>
    </w:p>
  </w:endnote>
  <w:endnote w:type="continuationSeparator" w:id="0">
    <w:p w14:paraId="570FB0CC" w14:textId="77777777" w:rsidR="009911BE" w:rsidRDefault="00991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taccato222 BT">
    <w:altName w:val="Mistral"/>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8675C" w14:textId="77777777" w:rsidR="002D029A" w:rsidRDefault="002D02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6B11F562" w14:textId="77777777" w:rsidR="002D029A" w:rsidRDefault="002D029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4E2EE" w14:textId="77777777" w:rsidR="002D029A" w:rsidRDefault="002D029A">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A46DAC" w14:textId="77777777" w:rsidR="002D029A" w:rsidRDefault="002D029A">
    <w:pPr>
      <w:pStyle w:val="Footer"/>
      <w:rPr>
        <w:rStyle w:val="PageNumber"/>
      </w:rPr>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81B0B" w14:textId="77777777" w:rsidR="009911BE" w:rsidRDefault="009911BE">
      <w:r>
        <w:separator/>
      </w:r>
    </w:p>
  </w:footnote>
  <w:footnote w:type="continuationSeparator" w:id="0">
    <w:p w14:paraId="51F2C973" w14:textId="77777777" w:rsidR="009911BE" w:rsidRDefault="009911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C3866" w14:textId="77777777" w:rsidR="002D029A" w:rsidRDefault="002D029A">
    <w:pPr>
      <w:pStyle w:val="Header"/>
      <w:jc w:val="center"/>
    </w:pPr>
    <w:r>
      <w:t>DRAFT – FOR INTERANL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545840" w14:textId="1E1ED57A" w:rsidR="002D029A" w:rsidRDefault="002D029A">
    <w:pPr>
      <w:pStyle w:val="Header"/>
      <w:jc w:val="left"/>
      <w:rPr>
        <w:rFonts w:ascii="Staccato222 BT" w:hAnsi="Staccato222 BT"/>
        <w:sz w:val="28"/>
      </w:rPr>
    </w:pPr>
    <w:r>
      <w:rPr>
        <w:rFonts w:ascii="Staccato222 BT" w:hAnsi="Staccato222 BT"/>
        <w:sz w:val="28"/>
      </w:rPr>
      <w:tab/>
    </w:r>
    <w:r>
      <w:rPr>
        <w:rFonts w:ascii="Staccato222 BT" w:hAnsi="Staccato222 BT"/>
        <w:sz w:val="28"/>
      </w:rPr>
      <w:tab/>
    </w:r>
    <w:r>
      <w:rPr>
        <w:b/>
        <w:sz w:val="28"/>
      </w:rPr>
      <w:t xml:space="preserve">Validation report-page#  </w:t>
    </w:r>
    <w:r>
      <w:rPr>
        <w:rStyle w:val="PageNumber"/>
        <w:b/>
        <w:sz w:val="28"/>
      </w:rPr>
      <w:fldChar w:fldCharType="begin"/>
    </w:r>
    <w:r>
      <w:rPr>
        <w:rStyle w:val="PageNumber"/>
        <w:b/>
        <w:sz w:val="28"/>
      </w:rPr>
      <w:instrText xml:space="preserve"> PAGE  </w:instrText>
    </w:r>
    <w:r>
      <w:rPr>
        <w:rStyle w:val="PageNumber"/>
        <w:b/>
        <w:sz w:val="28"/>
      </w:rPr>
      <w:fldChar w:fldCharType="separate"/>
    </w:r>
    <w:r w:rsidR="00B560DA">
      <w:rPr>
        <w:rStyle w:val="PageNumber"/>
        <w:b/>
        <w:noProof/>
        <w:sz w:val="28"/>
      </w:rPr>
      <w:t>1-6</w:t>
    </w:r>
    <w:r>
      <w:rPr>
        <w:rStyle w:val="PageNumber"/>
        <w:b/>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50B1B"/>
    <w:multiLevelType w:val="hybridMultilevel"/>
    <w:tmpl w:val="4D285410"/>
    <w:lvl w:ilvl="0" w:tplc="5E429966">
      <w:start w:val="1"/>
      <w:numFmt w:val="decimal"/>
      <w:pStyle w:val="AppendixAHeading"/>
      <w:lvlText w:val="A.%1"/>
      <w:lvlJc w:val="left"/>
      <w:pPr>
        <w:ind w:left="644" w:hanging="360"/>
      </w:pPr>
      <w:rPr>
        <w:rFonts w:eastAsia="Times New Roman" w:cs="Arial" w:hint="default"/>
      </w:rPr>
    </w:lvl>
    <w:lvl w:ilvl="1" w:tplc="04090019" w:tentative="1">
      <w:start w:val="1"/>
      <w:numFmt w:val="lowerLetter"/>
      <w:lvlText w:val="%2."/>
      <w:lvlJc w:val="left"/>
      <w:pPr>
        <w:ind w:left="3582" w:hanging="360"/>
      </w:pPr>
    </w:lvl>
    <w:lvl w:ilvl="2" w:tplc="0409001B" w:tentative="1">
      <w:start w:val="1"/>
      <w:numFmt w:val="lowerRoman"/>
      <w:lvlText w:val="%3."/>
      <w:lvlJc w:val="right"/>
      <w:pPr>
        <w:ind w:left="4302" w:hanging="180"/>
      </w:pPr>
    </w:lvl>
    <w:lvl w:ilvl="3" w:tplc="0409000F" w:tentative="1">
      <w:start w:val="1"/>
      <w:numFmt w:val="decimal"/>
      <w:lvlText w:val="%4."/>
      <w:lvlJc w:val="left"/>
      <w:pPr>
        <w:ind w:left="5022" w:hanging="360"/>
      </w:pPr>
    </w:lvl>
    <w:lvl w:ilvl="4" w:tplc="04090019" w:tentative="1">
      <w:start w:val="1"/>
      <w:numFmt w:val="lowerLetter"/>
      <w:lvlText w:val="%5."/>
      <w:lvlJc w:val="left"/>
      <w:pPr>
        <w:ind w:left="5742" w:hanging="360"/>
      </w:pPr>
    </w:lvl>
    <w:lvl w:ilvl="5" w:tplc="0409001B" w:tentative="1">
      <w:start w:val="1"/>
      <w:numFmt w:val="lowerRoman"/>
      <w:lvlText w:val="%6."/>
      <w:lvlJc w:val="right"/>
      <w:pPr>
        <w:ind w:left="6462" w:hanging="180"/>
      </w:pPr>
    </w:lvl>
    <w:lvl w:ilvl="6" w:tplc="0409000F" w:tentative="1">
      <w:start w:val="1"/>
      <w:numFmt w:val="decimal"/>
      <w:lvlText w:val="%7."/>
      <w:lvlJc w:val="left"/>
      <w:pPr>
        <w:ind w:left="7182" w:hanging="360"/>
      </w:pPr>
    </w:lvl>
    <w:lvl w:ilvl="7" w:tplc="04090019" w:tentative="1">
      <w:start w:val="1"/>
      <w:numFmt w:val="lowerLetter"/>
      <w:lvlText w:val="%8."/>
      <w:lvlJc w:val="left"/>
      <w:pPr>
        <w:ind w:left="7902" w:hanging="360"/>
      </w:pPr>
    </w:lvl>
    <w:lvl w:ilvl="8" w:tplc="0409001B" w:tentative="1">
      <w:start w:val="1"/>
      <w:numFmt w:val="lowerRoman"/>
      <w:lvlText w:val="%9."/>
      <w:lvlJc w:val="right"/>
      <w:pPr>
        <w:ind w:left="8622" w:hanging="180"/>
      </w:pPr>
    </w:lvl>
  </w:abstractNum>
  <w:abstractNum w:abstractNumId="1" w15:restartNumberingAfterBreak="0">
    <w:nsid w:val="01861573"/>
    <w:multiLevelType w:val="hybridMultilevel"/>
    <w:tmpl w:val="012AE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96736E"/>
    <w:multiLevelType w:val="hybridMultilevel"/>
    <w:tmpl w:val="39AAB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15BC0"/>
    <w:multiLevelType w:val="hybridMultilevel"/>
    <w:tmpl w:val="BE6260CC"/>
    <w:lvl w:ilvl="0" w:tplc="F0A2F63A">
      <w:start w:val="1"/>
      <w:numFmt w:val="decimal"/>
      <w:pStyle w:val="AppendixD-Level2b"/>
      <w:lvlText w:val="D.5.%1"/>
      <w:lvlJc w:val="left"/>
      <w:pPr>
        <w:ind w:left="360" w:hanging="360"/>
      </w:pPr>
      <w:rPr>
        <w:rFonts w:eastAsia="Times New Roman"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127CB"/>
    <w:multiLevelType w:val="hybridMultilevel"/>
    <w:tmpl w:val="A00EE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A840C0C"/>
    <w:multiLevelType w:val="hybridMultilevel"/>
    <w:tmpl w:val="27E8558E"/>
    <w:lvl w:ilvl="0" w:tplc="2E32A81E">
      <w:start w:val="8"/>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C9F57E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AB24DFD"/>
    <w:multiLevelType w:val="singleLevel"/>
    <w:tmpl w:val="5ED6A92C"/>
    <w:lvl w:ilvl="0">
      <w:start w:val="1"/>
      <w:numFmt w:val="none"/>
      <w:lvlText w:val=""/>
      <w:legacy w:legacy="1" w:legacySpace="0" w:legacyIndent="283"/>
      <w:lvlJc w:val="left"/>
    </w:lvl>
  </w:abstractNum>
  <w:abstractNum w:abstractNumId="8" w15:restartNumberingAfterBreak="0">
    <w:nsid w:val="4C6D31EF"/>
    <w:multiLevelType w:val="hybridMultilevel"/>
    <w:tmpl w:val="21ECCF02"/>
    <w:lvl w:ilvl="0" w:tplc="3F8E8A68">
      <w:start w:val="1"/>
      <w:numFmt w:val="decimal"/>
      <w:pStyle w:val="Appendix"/>
      <w:lvlText w:val="B.%1"/>
      <w:lvlJc w:val="left"/>
      <w:pPr>
        <w:ind w:left="720" w:hanging="360"/>
      </w:pPr>
      <w:rPr>
        <w:rFonts w:eastAsia="Times New Roma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5B0EE2"/>
    <w:multiLevelType w:val="singleLevel"/>
    <w:tmpl w:val="5ED6A92C"/>
    <w:lvl w:ilvl="0">
      <w:start w:val="1"/>
      <w:numFmt w:val="none"/>
      <w:lvlText w:val=""/>
      <w:legacy w:legacy="1" w:legacySpace="0" w:legacyIndent="283"/>
      <w:lvlJc w:val="left"/>
    </w:lvl>
  </w:abstractNum>
  <w:abstractNum w:abstractNumId="10" w15:restartNumberingAfterBreak="0">
    <w:nsid w:val="61BF2B7E"/>
    <w:multiLevelType w:val="hybridMultilevel"/>
    <w:tmpl w:val="5B62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82793C"/>
    <w:multiLevelType w:val="singleLevel"/>
    <w:tmpl w:val="04090011"/>
    <w:lvl w:ilvl="0">
      <w:start w:val="1"/>
      <w:numFmt w:val="decimal"/>
      <w:lvlText w:val="%1)"/>
      <w:lvlJc w:val="left"/>
      <w:pPr>
        <w:tabs>
          <w:tab w:val="num" w:pos="360"/>
        </w:tabs>
        <w:ind w:left="360" w:hanging="360"/>
      </w:pPr>
      <w:rPr>
        <w:rFonts w:hint="default"/>
      </w:rPr>
    </w:lvl>
  </w:abstractNum>
  <w:abstractNum w:abstractNumId="12" w15:restartNumberingAfterBreak="0">
    <w:nsid w:val="6A6027A8"/>
    <w:multiLevelType w:val="multilevel"/>
    <w:tmpl w:val="ED22DDD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rPr>
        <w:rFonts w:ascii="Times New Roman" w:hAnsi="Times New Roman"/>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6D175693"/>
    <w:multiLevelType w:val="singleLevel"/>
    <w:tmpl w:val="5ED6A92C"/>
    <w:lvl w:ilvl="0">
      <w:start w:val="1"/>
      <w:numFmt w:val="none"/>
      <w:lvlText w:val=""/>
      <w:legacy w:legacy="1" w:legacySpace="0" w:legacyIndent="283"/>
      <w:lvlJc w:val="left"/>
    </w:lvl>
  </w:abstractNum>
  <w:abstractNum w:abstractNumId="14" w15:restartNumberingAfterBreak="0">
    <w:nsid w:val="6E9510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0617C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8E2BD3"/>
    <w:multiLevelType w:val="singleLevel"/>
    <w:tmpl w:val="F072D660"/>
    <w:lvl w:ilvl="0">
      <w:numFmt w:val="decimal"/>
      <w:lvlText w:val="%1"/>
      <w:lvlJc w:val="left"/>
      <w:pPr>
        <w:tabs>
          <w:tab w:val="num" w:pos="720"/>
        </w:tabs>
        <w:ind w:left="720" w:hanging="720"/>
      </w:pPr>
      <w:rPr>
        <w:rFonts w:hint="default"/>
      </w:rPr>
    </w:lvl>
  </w:abstractNum>
  <w:abstractNum w:abstractNumId="17" w15:restartNumberingAfterBreak="0">
    <w:nsid w:val="731D62E8"/>
    <w:multiLevelType w:val="hybridMultilevel"/>
    <w:tmpl w:val="CB9A87EA"/>
    <w:lvl w:ilvl="0" w:tplc="4F5257D4">
      <w:start w:val="2"/>
      <w:numFmt w:val="bullet"/>
      <w:lvlText w:val=""/>
      <w:lvlJc w:val="left"/>
      <w:pPr>
        <w:ind w:left="720" w:hanging="360"/>
      </w:pPr>
      <w:rPr>
        <w:rFonts w:ascii="Symbol" w:eastAsiaTheme="minorEastAsia"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6"/>
  </w:num>
  <w:num w:numId="4">
    <w:abstractNumId w:val="11"/>
  </w:num>
  <w:num w:numId="5">
    <w:abstractNumId w:val="14"/>
  </w:num>
  <w:num w:numId="6">
    <w:abstractNumId w:val="6"/>
  </w:num>
  <w:num w:numId="7">
    <w:abstractNumId w:val="12"/>
  </w:num>
  <w:num w:numId="8">
    <w:abstractNumId w:val="7"/>
  </w:num>
  <w:num w:numId="9">
    <w:abstractNumId w:val="3"/>
  </w:num>
  <w:num w:numId="10">
    <w:abstractNumId w:val="1"/>
  </w:num>
  <w:num w:numId="11">
    <w:abstractNumId w:val="10"/>
  </w:num>
  <w:num w:numId="12">
    <w:abstractNumId w:val="4"/>
  </w:num>
  <w:num w:numId="13">
    <w:abstractNumId w:val="2"/>
  </w:num>
  <w:num w:numId="14">
    <w:abstractNumId w:val="13"/>
  </w:num>
  <w:num w:numId="15">
    <w:abstractNumId w:val="8"/>
  </w:num>
  <w:num w:numId="16">
    <w:abstractNumId w:val="9"/>
  </w:num>
  <w:num w:numId="17">
    <w:abstractNumId w:val="0"/>
  </w:num>
  <w:num w:numId="18">
    <w:abstractNumId w:val="5"/>
  </w:num>
  <w:num w:numId="19">
    <w:abstractNumId w:val="17"/>
  </w:num>
  <w:num w:numId="20">
    <w:abstractNumId w:val="12"/>
  </w:num>
  <w:numIdMacAtCleanup w:val="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ngliang Xie">
    <w15:presenceInfo w15:providerId="None" w15:userId="Mingliang X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8" w:dllVersion="513" w:checkStyle="1"/>
  <w:activeWritingStyle w:appName="MSWord" w:lang="en-US"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91F"/>
    <w:rsid w:val="000043E2"/>
    <w:rsid w:val="00006287"/>
    <w:rsid w:val="000072BD"/>
    <w:rsid w:val="00007915"/>
    <w:rsid w:val="00010104"/>
    <w:rsid w:val="00010F27"/>
    <w:rsid w:val="0001141C"/>
    <w:rsid w:val="000115DE"/>
    <w:rsid w:val="00011CFF"/>
    <w:rsid w:val="00012FA0"/>
    <w:rsid w:val="00014EA1"/>
    <w:rsid w:val="000152CB"/>
    <w:rsid w:val="000162ED"/>
    <w:rsid w:val="00016869"/>
    <w:rsid w:val="00016D54"/>
    <w:rsid w:val="00020EFB"/>
    <w:rsid w:val="00021622"/>
    <w:rsid w:val="00022021"/>
    <w:rsid w:val="000230C9"/>
    <w:rsid w:val="00024894"/>
    <w:rsid w:val="00027EC0"/>
    <w:rsid w:val="000300A4"/>
    <w:rsid w:val="00030B82"/>
    <w:rsid w:val="0003157E"/>
    <w:rsid w:val="000327AD"/>
    <w:rsid w:val="00032E4D"/>
    <w:rsid w:val="00033D2C"/>
    <w:rsid w:val="00034560"/>
    <w:rsid w:val="00034997"/>
    <w:rsid w:val="00034DDE"/>
    <w:rsid w:val="00034F7D"/>
    <w:rsid w:val="000354B9"/>
    <w:rsid w:val="00040472"/>
    <w:rsid w:val="00040E71"/>
    <w:rsid w:val="00041FD4"/>
    <w:rsid w:val="00043804"/>
    <w:rsid w:val="000441B4"/>
    <w:rsid w:val="00045543"/>
    <w:rsid w:val="000455C5"/>
    <w:rsid w:val="00046E1E"/>
    <w:rsid w:val="00047841"/>
    <w:rsid w:val="00047C85"/>
    <w:rsid w:val="00047F74"/>
    <w:rsid w:val="000515C5"/>
    <w:rsid w:val="000518A3"/>
    <w:rsid w:val="00051D58"/>
    <w:rsid w:val="00052239"/>
    <w:rsid w:val="00054AAD"/>
    <w:rsid w:val="00054D18"/>
    <w:rsid w:val="00055629"/>
    <w:rsid w:val="00057126"/>
    <w:rsid w:val="000605DD"/>
    <w:rsid w:val="000606DB"/>
    <w:rsid w:val="00060E97"/>
    <w:rsid w:val="00061F56"/>
    <w:rsid w:val="000631E8"/>
    <w:rsid w:val="000636F1"/>
    <w:rsid w:val="00064E20"/>
    <w:rsid w:val="00065DF9"/>
    <w:rsid w:val="00067F66"/>
    <w:rsid w:val="00070CA0"/>
    <w:rsid w:val="00070CF6"/>
    <w:rsid w:val="00073799"/>
    <w:rsid w:val="00073855"/>
    <w:rsid w:val="00075216"/>
    <w:rsid w:val="000779FC"/>
    <w:rsid w:val="00077B27"/>
    <w:rsid w:val="00080100"/>
    <w:rsid w:val="0008358B"/>
    <w:rsid w:val="00083980"/>
    <w:rsid w:val="000841FF"/>
    <w:rsid w:val="0008464A"/>
    <w:rsid w:val="00084BA5"/>
    <w:rsid w:val="00084C68"/>
    <w:rsid w:val="0008571E"/>
    <w:rsid w:val="00085C13"/>
    <w:rsid w:val="000869B3"/>
    <w:rsid w:val="0008736E"/>
    <w:rsid w:val="00090EE4"/>
    <w:rsid w:val="000910C5"/>
    <w:rsid w:val="00095239"/>
    <w:rsid w:val="000978D7"/>
    <w:rsid w:val="000A08FF"/>
    <w:rsid w:val="000A0E46"/>
    <w:rsid w:val="000A1D0C"/>
    <w:rsid w:val="000A330B"/>
    <w:rsid w:val="000A3D2F"/>
    <w:rsid w:val="000A44E6"/>
    <w:rsid w:val="000A58B8"/>
    <w:rsid w:val="000A5A7D"/>
    <w:rsid w:val="000A6A35"/>
    <w:rsid w:val="000A7257"/>
    <w:rsid w:val="000B0E8C"/>
    <w:rsid w:val="000B1287"/>
    <w:rsid w:val="000B146D"/>
    <w:rsid w:val="000B1471"/>
    <w:rsid w:val="000B27DB"/>
    <w:rsid w:val="000B39EA"/>
    <w:rsid w:val="000B576A"/>
    <w:rsid w:val="000B6271"/>
    <w:rsid w:val="000B6747"/>
    <w:rsid w:val="000B7870"/>
    <w:rsid w:val="000C119F"/>
    <w:rsid w:val="000C2419"/>
    <w:rsid w:val="000C419E"/>
    <w:rsid w:val="000C78A0"/>
    <w:rsid w:val="000D260D"/>
    <w:rsid w:val="000D285D"/>
    <w:rsid w:val="000D2A07"/>
    <w:rsid w:val="000D4D27"/>
    <w:rsid w:val="000D5F17"/>
    <w:rsid w:val="000D67AA"/>
    <w:rsid w:val="000D6B6D"/>
    <w:rsid w:val="000D7025"/>
    <w:rsid w:val="000D77CC"/>
    <w:rsid w:val="000E082B"/>
    <w:rsid w:val="000E15AA"/>
    <w:rsid w:val="000E17FD"/>
    <w:rsid w:val="000E180C"/>
    <w:rsid w:val="000E1DD4"/>
    <w:rsid w:val="000E2296"/>
    <w:rsid w:val="000E26C3"/>
    <w:rsid w:val="000E382E"/>
    <w:rsid w:val="000E3DDF"/>
    <w:rsid w:val="000E6A7D"/>
    <w:rsid w:val="000E6DE1"/>
    <w:rsid w:val="000E786A"/>
    <w:rsid w:val="000E7ACC"/>
    <w:rsid w:val="000E7E91"/>
    <w:rsid w:val="000F03D4"/>
    <w:rsid w:val="000F06A7"/>
    <w:rsid w:val="000F0E04"/>
    <w:rsid w:val="000F2D49"/>
    <w:rsid w:val="000F3227"/>
    <w:rsid w:val="000F3A7E"/>
    <w:rsid w:val="000F4099"/>
    <w:rsid w:val="000F40B2"/>
    <w:rsid w:val="000F4693"/>
    <w:rsid w:val="000F5675"/>
    <w:rsid w:val="000F5E60"/>
    <w:rsid w:val="000F5E8A"/>
    <w:rsid w:val="000F601D"/>
    <w:rsid w:val="000F61E8"/>
    <w:rsid w:val="000F7D4D"/>
    <w:rsid w:val="00100010"/>
    <w:rsid w:val="0010114B"/>
    <w:rsid w:val="00101E98"/>
    <w:rsid w:val="00103A95"/>
    <w:rsid w:val="00103EF3"/>
    <w:rsid w:val="00107124"/>
    <w:rsid w:val="0011016B"/>
    <w:rsid w:val="0011041E"/>
    <w:rsid w:val="0011166F"/>
    <w:rsid w:val="00111F48"/>
    <w:rsid w:val="001121FF"/>
    <w:rsid w:val="00112D27"/>
    <w:rsid w:val="0011327B"/>
    <w:rsid w:val="00113510"/>
    <w:rsid w:val="00113548"/>
    <w:rsid w:val="001148F1"/>
    <w:rsid w:val="001174F1"/>
    <w:rsid w:val="00120E63"/>
    <w:rsid w:val="00122A35"/>
    <w:rsid w:val="00123984"/>
    <w:rsid w:val="00124D0D"/>
    <w:rsid w:val="0012510A"/>
    <w:rsid w:val="00126C6F"/>
    <w:rsid w:val="001276ED"/>
    <w:rsid w:val="0012798A"/>
    <w:rsid w:val="001304EC"/>
    <w:rsid w:val="00130C01"/>
    <w:rsid w:val="001313A7"/>
    <w:rsid w:val="001317EB"/>
    <w:rsid w:val="00132A5C"/>
    <w:rsid w:val="001334A3"/>
    <w:rsid w:val="00135D75"/>
    <w:rsid w:val="00137212"/>
    <w:rsid w:val="00137581"/>
    <w:rsid w:val="001419C7"/>
    <w:rsid w:val="00142AC0"/>
    <w:rsid w:val="00142C66"/>
    <w:rsid w:val="00142D8D"/>
    <w:rsid w:val="00143D3F"/>
    <w:rsid w:val="00143EAD"/>
    <w:rsid w:val="00145AAE"/>
    <w:rsid w:val="00146054"/>
    <w:rsid w:val="001468B1"/>
    <w:rsid w:val="00146F27"/>
    <w:rsid w:val="001501CC"/>
    <w:rsid w:val="00150ADC"/>
    <w:rsid w:val="001514A6"/>
    <w:rsid w:val="001514FE"/>
    <w:rsid w:val="00152612"/>
    <w:rsid w:val="0015320A"/>
    <w:rsid w:val="00155DC5"/>
    <w:rsid w:val="00156C47"/>
    <w:rsid w:val="00157EC6"/>
    <w:rsid w:val="001617BF"/>
    <w:rsid w:val="00161D29"/>
    <w:rsid w:val="001645F5"/>
    <w:rsid w:val="001650F0"/>
    <w:rsid w:val="00166A85"/>
    <w:rsid w:val="00166F38"/>
    <w:rsid w:val="00167DF9"/>
    <w:rsid w:val="001700AA"/>
    <w:rsid w:val="001704C1"/>
    <w:rsid w:val="0017092A"/>
    <w:rsid w:val="00170C46"/>
    <w:rsid w:val="001713A1"/>
    <w:rsid w:val="00173C99"/>
    <w:rsid w:val="0017489F"/>
    <w:rsid w:val="00175134"/>
    <w:rsid w:val="00175AD6"/>
    <w:rsid w:val="0017659E"/>
    <w:rsid w:val="00180706"/>
    <w:rsid w:val="00180E96"/>
    <w:rsid w:val="00181341"/>
    <w:rsid w:val="00182D00"/>
    <w:rsid w:val="00183C7C"/>
    <w:rsid w:val="001842FA"/>
    <w:rsid w:val="00184CDC"/>
    <w:rsid w:val="00184EAF"/>
    <w:rsid w:val="001851B7"/>
    <w:rsid w:val="0018576B"/>
    <w:rsid w:val="00186475"/>
    <w:rsid w:val="00187051"/>
    <w:rsid w:val="001871EA"/>
    <w:rsid w:val="00190141"/>
    <w:rsid w:val="0019051A"/>
    <w:rsid w:val="0019136A"/>
    <w:rsid w:val="0019181B"/>
    <w:rsid w:val="00191E64"/>
    <w:rsid w:val="00192D86"/>
    <w:rsid w:val="00192E8E"/>
    <w:rsid w:val="001930DB"/>
    <w:rsid w:val="00193B46"/>
    <w:rsid w:val="00195269"/>
    <w:rsid w:val="001966E8"/>
    <w:rsid w:val="00197A05"/>
    <w:rsid w:val="001A0B08"/>
    <w:rsid w:val="001A1B59"/>
    <w:rsid w:val="001A2F2F"/>
    <w:rsid w:val="001A3263"/>
    <w:rsid w:val="001A3618"/>
    <w:rsid w:val="001A52E8"/>
    <w:rsid w:val="001A6081"/>
    <w:rsid w:val="001A6834"/>
    <w:rsid w:val="001A6B80"/>
    <w:rsid w:val="001A71B7"/>
    <w:rsid w:val="001B2FB6"/>
    <w:rsid w:val="001B3723"/>
    <w:rsid w:val="001B3AB5"/>
    <w:rsid w:val="001B3AD8"/>
    <w:rsid w:val="001B3F12"/>
    <w:rsid w:val="001B42AA"/>
    <w:rsid w:val="001C098F"/>
    <w:rsid w:val="001C10FA"/>
    <w:rsid w:val="001C2322"/>
    <w:rsid w:val="001C2E52"/>
    <w:rsid w:val="001C3DCA"/>
    <w:rsid w:val="001C5547"/>
    <w:rsid w:val="001C62E0"/>
    <w:rsid w:val="001C65B6"/>
    <w:rsid w:val="001C7416"/>
    <w:rsid w:val="001C77F5"/>
    <w:rsid w:val="001C7AC6"/>
    <w:rsid w:val="001C7CE4"/>
    <w:rsid w:val="001D0308"/>
    <w:rsid w:val="001D0EE3"/>
    <w:rsid w:val="001D18E1"/>
    <w:rsid w:val="001D1FC4"/>
    <w:rsid w:val="001D274A"/>
    <w:rsid w:val="001D3205"/>
    <w:rsid w:val="001D3618"/>
    <w:rsid w:val="001D477F"/>
    <w:rsid w:val="001D5AD4"/>
    <w:rsid w:val="001D5FD6"/>
    <w:rsid w:val="001D6BE0"/>
    <w:rsid w:val="001D7905"/>
    <w:rsid w:val="001E0010"/>
    <w:rsid w:val="001E03AC"/>
    <w:rsid w:val="001E1EE7"/>
    <w:rsid w:val="001E32D3"/>
    <w:rsid w:val="001E3A08"/>
    <w:rsid w:val="001E58EB"/>
    <w:rsid w:val="001E797E"/>
    <w:rsid w:val="001F1B74"/>
    <w:rsid w:val="001F3D92"/>
    <w:rsid w:val="001F3EAC"/>
    <w:rsid w:val="001F4703"/>
    <w:rsid w:val="001F478F"/>
    <w:rsid w:val="001F56A4"/>
    <w:rsid w:val="001F57F5"/>
    <w:rsid w:val="001F5A00"/>
    <w:rsid w:val="00200807"/>
    <w:rsid w:val="00200DF5"/>
    <w:rsid w:val="0020187A"/>
    <w:rsid w:val="00201DC1"/>
    <w:rsid w:val="002039C9"/>
    <w:rsid w:val="00203E91"/>
    <w:rsid w:val="002066C0"/>
    <w:rsid w:val="00206B1C"/>
    <w:rsid w:val="00211C04"/>
    <w:rsid w:val="002131EF"/>
    <w:rsid w:val="00213A95"/>
    <w:rsid w:val="00214638"/>
    <w:rsid w:val="00215256"/>
    <w:rsid w:val="0021549E"/>
    <w:rsid w:val="00216983"/>
    <w:rsid w:val="00216A40"/>
    <w:rsid w:val="00217ACC"/>
    <w:rsid w:val="0022088D"/>
    <w:rsid w:val="00220C09"/>
    <w:rsid w:val="00220E63"/>
    <w:rsid w:val="00221636"/>
    <w:rsid w:val="002220C2"/>
    <w:rsid w:val="0022236F"/>
    <w:rsid w:val="00223046"/>
    <w:rsid w:val="0022310E"/>
    <w:rsid w:val="002233E0"/>
    <w:rsid w:val="002245FF"/>
    <w:rsid w:val="00224C87"/>
    <w:rsid w:val="00225E9D"/>
    <w:rsid w:val="00225ED6"/>
    <w:rsid w:val="00226429"/>
    <w:rsid w:val="00226C3D"/>
    <w:rsid w:val="00230186"/>
    <w:rsid w:val="00232DD8"/>
    <w:rsid w:val="00233FD0"/>
    <w:rsid w:val="0023677A"/>
    <w:rsid w:val="002373DE"/>
    <w:rsid w:val="0023749B"/>
    <w:rsid w:val="00237A43"/>
    <w:rsid w:val="0024075A"/>
    <w:rsid w:val="00241948"/>
    <w:rsid w:val="00242184"/>
    <w:rsid w:val="002425E0"/>
    <w:rsid w:val="00244A9D"/>
    <w:rsid w:val="00245AB1"/>
    <w:rsid w:val="00247A55"/>
    <w:rsid w:val="00251415"/>
    <w:rsid w:val="00253525"/>
    <w:rsid w:val="00256A20"/>
    <w:rsid w:val="002579EC"/>
    <w:rsid w:val="00257B80"/>
    <w:rsid w:val="002602EE"/>
    <w:rsid w:val="00261F44"/>
    <w:rsid w:val="002629DB"/>
    <w:rsid w:val="002641EA"/>
    <w:rsid w:val="002655F1"/>
    <w:rsid w:val="0026576A"/>
    <w:rsid w:val="0026712D"/>
    <w:rsid w:val="0027113F"/>
    <w:rsid w:val="002711A8"/>
    <w:rsid w:val="00271377"/>
    <w:rsid w:val="00271A94"/>
    <w:rsid w:val="00272DD2"/>
    <w:rsid w:val="00274B1D"/>
    <w:rsid w:val="00274CE2"/>
    <w:rsid w:val="00275D63"/>
    <w:rsid w:val="002762F0"/>
    <w:rsid w:val="0027691B"/>
    <w:rsid w:val="00276D3C"/>
    <w:rsid w:val="00277B93"/>
    <w:rsid w:val="00280602"/>
    <w:rsid w:val="002823C1"/>
    <w:rsid w:val="002832AF"/>
    <w:rsid w:val="00285168"/>
    <w:rsid w:val="002866ED"/>
    <w:rsid w:val="00287011"/>
    <w:rsid w:val="00287702"/>
    <w:rsid w:val="002916D9"/>
    <w:rsid w:val="00292E3B"/>
    <w:rsid w:val="00293A2D"/>
    <w:rsid w:val="00295275"/>
    <w:rsid w:val="00296629"/>
    <w:rsid w:val="00296935"/>
    <w:rsid w:val="002A3C6C"/>
    <w:rsid w:val="002A4A03"/>
    <w:rsid w:val="002A5FBC"/>
    <w:rsid w:val="002A6FCF"/>
    <w:rsid w:val="002B004B"/>
    <w:rsid w:val="002B0867"/>
    <w:rsid w:val="002B09A2"/>
    <w:rsid w:val="002B11FB"/>
    <w:rsid w:val="002B17C8"/>
    <w:rsid w:val="002B31C7"/>
    <w:rsid w:val="002B3ED0"/>
    <w:rsid w:val="002C004A"/>
    <w:rsid w:val="002C0F1F"/>
    <w:rsid w:val="002C2A09"/>
    <w:rsid w:val="002C4B14"/>
    <w:rsid w:val="002C4B65"/>
    <w:rsid w:val="002C5B5B"/>
    <w:rsid w:val="002C6E12"/>
    <w:rsid w:val="002C7259"/>
    <w:rsid w:val="002D029A"/>
    <w:rsid w:val="002D1C52"/>
    <w:rsid w:val="002D205A"/>
    <w:rsid w:val="002D21EE"/>
    <w:rsid w:val="002D35D6"/>
    <w:rsid w:val="002D5FAE"/>
    <w:rsid w:val="002D67BA"/>
    <w:rsid w:val="002E0C5B"/>
    <w:rsid w:val="002E10E3"/>
    <w:rsid w:val="002E1336"/>
    <w:rsid w:val="002E1FB4"/>
    <w:rsid w:val="002E29DF"/>
    <w:rsid w:val="002E5A04"/>
    <w:rsid w:val="002E65B2"/>
    <w:rsid w:val="002E7386"/>
    <w:rsid w:val="002E7417"/>
    <w:rsid w:val="002E77E1"/>
    <w:rsid w:val="002E79F1"/>
    <w:rsid w:val="002E7BD3"/>
    <w:rsid w:val="002F085E"/>
    <w:rsid w:val="002F1BC5"/>
    <w:rsid w:val="002F1D31"/>
    <w:rsid w:val="002F2F60"/>
    <w:rsid w:val="002F57CE"/>
    <w:rsid w:val="002F651D"/>
    <w:rsid w:val="00300DE4"/>
    <w:rsid w:val="0030285D"/>
    <w:rsid w:val="00303C97"/>
    <w:rsid w:val="00304CC0"/>
    <w:rsid w:val="00307666"/>
    <w:rsid w:val="0031311E"/>
    <w:rsid w:val="00313F94"/>
    <w:rsid w:val="003162AF"/>
    <w:rsid w:val="00317E5D"/>
    <w:rsid w:val="00321464"/>
    <w:rsid w:val="00321623"/>
    <w:rsid w:val="00321791"/>
    <w:rsid w:val="003227F5"/>
    <w:rsid w:val="00322B8B"/>
    <w:rsid w:val="00323017"/>
    <w:rsid w:val="003241B6"/>
    <w:rsid w:val="00324A5E"/>
    <w:rsid w:val="00325D08"/>
    <w:rsid w:val="0032756B"/>
    <w:rsid w:val="00327694"/>
    <w:rsid w:val="00327EA4"/>
    <w:rsid w:val="00331310"/>
    <w:rsid w:val="00331C40"/>
    <w:rsid w:val="00335223"/>
    <w:rsid w:val="00336891"/>
    <w:rsid w:val="00336970"/>
    <w:rsid w:val="00336BD6"/>
    <w:rsid w:val="00341173"/>
    <w:rsid w:val="00341D8C"/>
    <w:rsid w:val="0034243D"/>
    <w:rsid w:val="003431AD"/>
    <w:rsid w:val="00343968"/>
    <w:rsid w:val="00343C3F"/>
    <w:rsid w:val="003441B4"/>
    <w:rsid w:val="003443B0"/>
    <w:rsid w:val="0035018B"/>
    <w:rsid w:val="00350213"/>
    <w:rsid w:val="003511BF"/>
    <w:rsid w:val="00352526"/>
    <w:rsid w:val="00352528"/>
    <w:rsid w:val="00353C22"/>
    <w:rsid w:val="00353CA5"/>
    <w:rsid w:val="0035755A"/>
    <w:rsid w:val="00357F03"/>
    <w:rsid w:val="00360E15"/>
    <w:rsid w:val="00362840"/>
    <w:rsid w:val="00364463"/>
    <w:rsid w:val="003651DE"/>
    <w:rsid w:val="0036590C"/>
    <w:rsid w:val="00372BDD"/>
    <w:rsid w:val="00373669"/>
    <w:rsid w:val="00374895"/>
    <w:rsid w:val="00374A74"/>
    <w:rsid w:val="003756FF"/>
    <w:rsid w:val="0037691F"/>
    <w:rsid w:val="003812E3"/>
    <w:rsid w:val="00381325"/>
    <w:rsid w:val="00384109"/>
    <w:rsid w:val="00384972"/>
    <w:rsid w:val="00386301"/>
    <w:rsid w:val="00386D27"/>
    <w:rsid w:val="00390374"/>
    <w:rsid w:val="00391BFD"/>
    <w:rsid w:val="00391D15"/>
    <w:rsid w:val="00393A6C"/>
    <w:rsid w:val="00394575"/>
    <w:rsid w:val="00396B3B"/>
    <w:rsid w:val="003974FF"/>
    <w:rsid w:val="00397F76"/>
    <w:rsid w:val="003A051F"/>
    <w:rsid w:val="003A062F"/>
    <w:rsid w:val="003A15BB"/>
    <w:rsid w:val="003A28AA"/>
    <w:rsid w:val="003A5005"/>
    <w:rsid w:val="003A583D"/>
    <w:rsid w:val="003A5F76"/>
    <w:rsid w:val="003A61A7"/>
    <w:rsid w:val="003A6CBB"/>
    <w:rsid w:val="003A7004"/>
    <w:rsid w:val="003B0471"/>
    <w:rsid w:val="003B0AFA"/>
    <w:rsid w:val="003B3618"/>
    <w:rsid w:val="003B5581"/>
    <w:rsid w:val="003C0AF1"/>
    <w:rsid w:val="003C0C81"/>
    <w:rsid w:val="003C21AB"/>
    <w:rsid w:val="003C45EA"/>
    <w:rsid w:val="003C6576"/>
    <w:rsid w:val="003D3373"/>
    <w:rsid w:val="003D3F58"/>
    <w:rsid w:val="003D4AD7"/>
    <w:rsid w:val="003D52EA"/>
    <w:rsid w:val="003D6AC1"/>
    <w:rsid w:val="003D78E5"/>
    <w:rsid w:val="003E06D7"/>
    <w:rsid w:val="003E184E"/>
    <w:rsid w:val="003E193B"/>
    <w:rsid w:val="003E213B"/>
    <w:rsid w:val="003E2B33"/>
    <w:rsid w:val="003E3014"/>
    <w:rsid w:val="003E35B0"/>
    <w:rsid w:val="003E4E31"/>
    <w:rsid w:val="003E563E"/>
    <w:rsid w:val="003E7406"/>
    <w:rsid w:val="003E7E7D"/>
    <w:rsid w:val="003E7FC7"/>
    <w:rsid w:val="003F0292"/>
    <w:rsid w:val="003F04DF"/>
    <w:rsid w:val="003F1A7C"/>
    <w:rsid w:val="003F481F"/>
    <w:rsid w:val="003F5D95"/>
    <w:rsid w:val="003F66A3"/>
    <w:rsid w:val="003F699E"/>
    <w:rsid w:val="003F7D9B"/>
    <w:rsid w:val="00400046"/>
    <w:rsid w:val="004004A8"/>
    <w:rsid w:val="004011C5"/>
    <w:rsid w:val="004024BF"/>
    <w:rsid w:val="004034C5"/>
    <w:rsid w:val="004034DA"/>
    <w:rsid w:val="00403EE8"/>
    <w:rsid w:val="004046E5"/>
    <w:rsid w:val="00405413"/>
    <w:rsid w:val="004109CF"/>
    <w:rsid w:val="004111D5"/>
    <w:rsid w:val="004138FB"/>
    <w:rsid w:val="00414148"/>
    <w:rsid w:val="0041544B"/>
    <w:rsid w:val="00415C37"/>
    <w:rsid w:val="004166BA"/>
    <w:rsid w:val="00417FB5"/>
    <w:rsid w:val="00420D3B"/>
    <w:rsid w:val="004210ED"/>
    <w:rsid w:val="00421843"/>
    <w:rsid w:val="00423EDA"/>
    <w:rsid w:val="004240FF"/>
    <w:rsid w:val="004256DA"/>
    <w:rsid w:val="004264CF"/>
    <w:rsid w:val="0042733B"/>
    <w:rsid w:val="004273F3"/>
    <w:rsid w:val="00427503"/>
    <w:rsid w:val="00427D5B"/>
    <w:rsid w:val="00427E2B"/>
    <w:rsid w:val="00430124"/>
    <w:rsid w:val="0043166F"/>
    <w:rsid w:val="00431857"/>
    <w:rsid w:val="004332DD"/>
    <w:rsid w:val="0043367D"/>
    <w:rsid w:val="004355C4"/>
    <w:rsid w:val="00435D14"/>
    <w:rsid w:val="00436DA8"/>
    <w:rsid w:val="004403A0"/>
    <w:rsid w:val="004428FF"/>
    <w:rsid w:val="0044316E"/>
    <w:rsid w:val="0044325A"/>
    <w:rsid w:val="004449BC"/>
    <w:rsid w:val="00445061"/>
    <w:rsid w:val="00445714"/>
    <w:rsid w:val="0044589E"/>
    <w:rsid w:val="004463E6"/>
    <w:rsid w:val="00447224"/>
    <w:rsid w:val="004474F5"/>
    <w:rsid w:val="00447ADB"/>
    <w:rsid w:val="00450BEF"/>
    <w:rsid w:val="00451811"/>
    <w:rsid w:val="00451D38"/>
    <w:rsid w:val="00452B75"/>
    <w:rsid w:val="00453475"/>
    <w:rsid w:val="0045481D"/>
    <w:rsid w:val="00456491"/>
    <w:rsid w:val="00456FC2"/>
    <w:rsid w:val="0045761D"/>
    <w:rsid w:val="00463E3D"/>
    <w:rsid w:val="00464F22"/>
    <w:rsid w:val="004650E5"/>
    <w:rsid w:val="00465D9B"/>
    <w:rsid w:val="00467CEE"/>
    <w:rsid w:val="00467F3F"/>
    <w:rsid w:val="004704EF"/>
    <w:rsid w:val="00470AFE"/>
    <w:rsid w:val="00470FD3"/>
    <w:rsid w:val="0047119A"/>
    <w:rsid w:val="004715B8"/>
    <w:rsid w:val="004814C5"/>
    <w:rsid w:val="004821D4"/>
    <w:rsid w:val="00483D54"/>
    <w:rsid w:val="00485064"/>
    <w:rsid w:val="00485489"/>
    <w:rsid w:val="004860F8"/>
    <w:rsid w:val="00487968"/>
    <w:rsid w:val="00487FC3"/>
    <w:rsid w:val="00490495"/>
    <w:rsid w:val="0049078A"/>
    <w:rsid w:val="00491A54"/>
    <w:rsid w:val="004920AA"/>
    <w:rsid w:val="0049241C"/>
    <w:rsid w:val="004924CA"/>
    <w:rsid w:val="0049424F"/>
    <w:rsid w:val="004965D7"/>
    <w:rsid w:val="004A0C68"/>
    <w:rsid w:val="004A1010"/>
    <w:rsid w:val="004A1A20"/>
    <w:rsid w:val="004A1C33"/>
    <w:rsid w:val="004A1FF0"/>
    <w:rsid w:val="004A34ED"/>
    <w:rsid w:val="004A474D"/>
    <w:rsid w:val="004A4896"/>
    <w:rsid w:val="004A50ED"/>
    <w:rsid w:val="004A5955"/>
    <w:rsid w:val="004A5ED0"/>
    <w:rsid w:val="004A6191"/>
    <w:rsid w:val="004A68A1"/>
    <w:rsid w:val="004A77DE"/>
    <w:rsid w:val="004A7DF2"/>
    <w:rsid w:val="004B0811"/>
    <w:rsid w:val="004B1799"/>
    <w:rsid w:val="004B3215"/>
    <w:rsid w:val="004B36A1"/>
    <w:rsid w:val="004B5392"/>
    <w:rsid w:val="004B6B02"/>
    <w:rsid w:val="004B79AE"/>
    <w:rsid w:val="004C0648"/>
    <w:rsid w:val="004C28A7"/>
    <w:rsid w:val="004C3C4D"/>
    <w:rsid w:val="004C3DBA"/>
    <w:rsid w:val="004C405C"/>
    <w:rsid w:val="004C593E"/>
    <w:rsid w:val="004C6C2D"/>
    <w:rsid w:val="004C6E24"/>
    <w:rsid w:val="004D098D"/>
    <w:rsid w:val="004D1A64"/>
    <w:rsid w:val="004D1D77"/>
    <w:rsid w:val="004D27E1"/>
    <w:rsid w:val="004D3C9F"/>
    <w:rsid w:val="004D539C"/>
    <w:rsid w:val="004D60C1"/>
    <w:rsid w:val="004D6685"/>
    <w:rsid w:val="004D7296"/>
    <w:rsid w:val="004D789F"/>
    <w:rsid w:val="004D78BC"/>
    <w:rsid w:val="004D7920"/>
    <w:rsid w:val="004E24CD"/>
    <w:rsid w:val="004E2674"/>
    <w:rsid w:val="004E2963"/>
    <w:rsid w:val="004E3FAA"/>
    <w:rsid w:val="004E4487"/>
    <w:rsid w:val="004E6246"/>
    <w:rsid w:val="004E7FA7"/>
    <w:rsid w:val="004F017F"/>
    <w:rsid w:val="004F1F33"/>
    <w:rsid w:val="004F2E7B"/>
    <w:rsid w:val="004F3B4B"/>
    <w:rsid w:val="004F4856"/>
    <w:rsid w:val="004F629F"/>
    <w:rsid w:val="0050054F"/>
    <w:rsid w:val="00501FD1"/>
    <w:rsid w:val="0050229F"/>
    <w:rsid w:val="00502848"/>
    <w:rsid w:val="0050303B"/>
    <w:rsid w:val="00503658"/>
    <w:rsid w:val="00503AC2"/>
    <w:rsid w:val="00503B95"/>
    <w:rsid w:val="005045AB"/>
    <w:rsid w:val="0050520B"/>
    <w:rsid w:val="00505DCF"/>
    <w:rsid w:val="005067C8"/>
    <w:rsid w:val="00506899"/>
    <w:rsid w:val="00506F1D"/>
    <w:rsid w:val="00507B21"/>
    <w:rsid w:val="005100E1"/>
    <w:rsid w:val="005103A3"/>
    <w:rsid w:val="0051065A"/>
    <w:rsid w:val="00510C41"/>
    <w:rsid w:val="00511DB1"/>
    <w:rsid w:val="00511E85"/>
    <w:rsid w:val="00513530"/>
    <w:rsid w:val="005142AF"/>
    <w:rsid w:val="00514CA4"/>
    <w:rsid w:val="00515929"/>
    <w:rsid w:val="00517240"/>
    <w:rsid w:val="0051753E"/>
    <w:rsid w:val="00522B30"/>
    <w:rsid w:val="00522D4E"/>
    <w:rsid w:val="00524706"/>
    <w:rsid w:val="00525151"/>
    <w:rsid w:val="00525535"/>
    <w:rsid w:val="005270FD"/>
    <w:rsid w:val="00532C8A"/>
    <w:rsid w:val="00532E37"/>
    <w:rsid w:val="0053487E"/>
    <w:rsid w:val="00535063"/>
    <w:rsid w:val="00535A70"/>
    <w:rsid w:val="00537056"/>
    <w:rsid w:val="005370C9"/>
    <w:rsid w:val="005405E3"/>
    <w:rsid w:val="00544987"/>
    <w:rsid w:val="00544A18"/>
    <w:rsid w:val="00544C45"/>
    <w:rsid w:val="0054511C"/>
    <w:rsid w:val="00545B3C"/>
    <w:rsid w:val="00546332"/>
    <w:rsid w:val="00547A05"/>
    <w:rsid w:val="005517A9"/>
    <w:rsid w:val="005519D0"/>
    <w:rsid w:val="005530D5"/>
    <w:rsid w:val="005551B5"/>
    <w:rsid w:val="00555846"/>
    <w:rsid w:val="00556147"/>
    <w:rsid w:val="00556879"/>
    <w:rsid w:val="00556BA3"/>
    <w:rsid w:val="00557277"/>
    <w:rsid w:val="005579A8"/>
    <w:rsid w:val="00557A6B"/>
    <w:rsid w:val="0056000A"/>
    <w:rsid w:val="005616DF"/>
    <w:rsid w:val="00561A30"/>
    <w:rsid w:val="00561EAA"/>
    <w:rsid w:val="005631DC"/>
    <w:rsid w:val="00563BD9"/>
    <w:rsid w:val="005645A2"/>
    <w:rsid w:val="00566112"/>
    <w:rsid w:val="00570DB0"/>
    <w:rsid w:val="0057208C"/>
    <w:rsid w:val="00572609"/>
    <w:rsid w:val="00575BF2"/>
    <w:rsid w:val="00576B6D"/>
    <w:rsid w:val="00577381"/>
    <w:rsid w:val="00577EA5"/>
    <w:rsid w:val="00577FF4"/>
    <w:rsid w:val="005819C9"/>
    <w:rsid w:val="00582036"/>
    <w:rsid w:val="00582301"/>
    <w:rsid w:val="00582358"/>
    <w:rsid w:val="00584C9E"/>
    <w:rsid w:val="0058511A"/>
    <w:rsid w:val="0058552B"/>
    <w:rsid w:val="00585AE8"/>
    <w:rsid w:val="005865DC"/>
    <w:rsid w:val="00587BEF"/>
    <w:rsid w:val="00590260"/>
    <w:rsid w:val="00590497"/>
    <w:rsid w:val="00594843"/>
    <w:rsid w:val="00594BF8"/>
    <w:rsid w:val="005956F7"/>
    <w:rsid w:val="005970D0"/>
    <w:rsid w:val="005971EC"/>
    <w:rsid w:val="0059753D"/>
    <w:rsid w:val="005A05B7"/>
    <w:rsid w:val="005A08D8"/>
    <w:rsid w:val="005A0CF6"/>
    <w:rsid w:val="005A14CC"/>
    <w:rsid w:val="005A35CF"/>
    <w:rsid w:val="005A3A22"/>
    <w:rsid w:val="005A6B08"/>
    <w:rsid w:val="005A78E9"/>
    <w:rsid w:val="005B0A9D"/>
    <w:rsid w:val="005B26AD"/>
    <w:rsid w:val="005B2A78"/>
    <w:rsid w:val="005B3779"/>
    <w:rsid w:val="005B3F5D"/>
    <w:rsid w:val="005B410A"/>
    <w:rsid w:val="005B432C"/>
    <w:rsid w:val="005B4FF2"/>
    <w:rsid w:val="005B5B1D"/>
    <w:rsid w:val="005B7183"/>
    <w:rsid w:val="005C0B21"/>
    <w:rsid w:val="005C20DC"/>
    <w:rsid w:val="005C25DE"/>
    <w:rsid w:val="005C3854"/>
    <w:rsid w:val="005C3C8F"/>
    <w:rsid w:val="005C494B"/>
    <w:rsid w:val="005C5451"/>
    <w:rsid w:val="005D0614"/>
    <w:rsid w:val="005D23C2"/>
    <w:rsid w:val="005D2F62"/>
    <w:rsid w:val="005D3FD7"/>
    <w:rsid w:val="005D5A27"/>
    <w:rsid w:val="005D5B41"/>
    <w:rsid w:val="005E0CCD"/>
    <w:rsid w:val="005E13FB"/>
    <w:rsid w:val="005E1A9F"/>
    <w:rsid w:val="005E1CA5"/>
    <w:rsid w:val="005E3E22"/>
    <w:rsid w:val="005E41E3"/>
    <w:rsid w:val="005E4266"/>
    <w:rsid w:val="005E45BF"/>
    <w:rsid w:val="005E49AD"/>
    <w:rsid w:val="005E5779"/>
    <w:rsid w:val="005E71A1"/>
    <w:rsid w:val="005E75B2"/>
    <w:rsid w:val="005E7A3F"/>
    <w:rsid w:val="005F1714"/>
    <w:rsid w:val="005F2937"/>
    <w:rsid w:val="005F2FD3"/>
    <w:rsid w:val="005F3DCD"/>
    <w:rsid w:val="005F4190"/>
    <w:rsid w:val="005F5019"/>
    <w:rsid w:val="005F56B9"/>
    <w:rsid w:val="005F62AF"/>
    <w:rsid w:val="005F7904"/>
    <w:rsid w:val="00600363"/>
    <w:rsid w:val="006005B5"/>
    <w:rsid w:val="0060120F"/>
    <w:rsid w:val="006021A4"/>
    <w:rsid w:val="0060227B"/>
    <w:rsid w:val="00605700"/>
    <w:rsid w:val="0060798F"/>
    <w:rsid w:val="00607D22"/>
    <w:rsid w:val="00610C74"/>
    <w:rsid w:val="0061109A"/>
    <w:rsid w:val="00612CD7"/>
    <w:rsid w:val="00612D27"/>
    <w:rsid w:val="0062040F"/>
    <w:rsid w:val="00621E67"/>
    <w:rsid w:val="00622660"/>
    <w:rsid w:val="006229E6"/>
    <w:rsid w:val="00622F5A"/>
    <w:rsid w:val="00623721"/>
    <w:rsid w:val="00623885"/>
    <w:rsid w:val="0062606E"/>
    <w:rsid w:val="0063054F"/>
    <w:rsid w:val="00630645"/>
    <w:rsid w:val="0063265F"/>
    <w:rsid w:val="00632664"/>
    <w:rsid w:val="0063270B"/>
    <w:rsid w:val="0063330B"/>
    <w:rsid w:val="00633D7D"/>
    <w:rsid w:val="00633EEC"/>
    <w:rsid w:val="00634028"/>
    <w:rsid w:val="00634BFC"/>
    <w:rsid w:val="00635A8A"/>
    <w:rsid w:val="0063744A"/>
    <w:rsid w:val="006377F4"/>
    <w:rsid w:val="00637946"/>
    <w:rsid w:val="00637B7F"/>
    <w:rsid w:val="00637C7D"/>
    <w:rsid w:val="00640149"/>
    <w:rsid w:val="00640D13"/>
    <w:rsid w:val="00642669"/>
    <w:rsid w:val="00642CB3"/>
    <w:rsid w:val="00643017"/>
    <w:rsid w:val="00644FB1"/>
    <w:rsid w:val="006458CA"/>
    <w:rsid w:val="00650247"/>
    <w:rsid w:val="006545AA"/>
    <w:rsid w:val="006557EE"/>
    <w:rsid w:val="00655CDC"/>
    <w:rsid w:val="00655FCF"/>
    <w:rsid w:val="00656D8A"/>
    <w:rsid w:val="00657F39"/>
    <w:rsid w:val="006620B1"/>
    <w:rsid w:val="00664973"/>
    <w:rsid w:val="0066592E"/>
    <w:rsid w:val="00667B38"/>
    <w:rsid w:val="006732B1"/>
    <w:rsid w:val="006754C2"/>
    <w:rsid w:val="006758AA"/>
    <w:rsid w:val="00675BD8"/>
    <w:rsid w:val="00675D9D"/>
    <w:rsid w:val="00675F72"/>
    <w:rsid w:val="006767E3"/>
    <w:rsid w:val="00680737"/>
    <w:rsid w:val="00680FD6"/>
    <w:rsid w:val="006839F1"/>
    <w:rsid w:val="00683FEC"/>
    <w:rsid w:val="0068518D"/>
    <w:rsid w:val="006862C4"/>
    <w:rsid w:val="00686E17"/>
    <w:rsid w:val="00687205"/>
    <w:rsid w:val="00687E46"/>
    <w:rsid w:val="00690B19"/>
    <w:rsid w:val="006911FE"/>
    <w:rsid w:val="00691CE2"/>
    <w:rsid w:val="00693495"/>
    <w:rsid w:val="00693DF4"/>
    <w:rsid w:val="00694542"/>
    <w:rsid w:val="00694698"/>
    <w:rsid w:val="006948DA"/>
    <w:rsid w:val="00694F01"/>
    <w:rsid w:val="006951D4"/>
    <w:rsid w:val="00695E28"/>
    <w:rsid w:val="006963D0"/>
    <w:rsid w:val="00696697"/>
    <w:rsid w:val="00697AF5"/>
    <w:rsid w:val="00697CF3"/>
    <w:rsid w:val="006A04FB"/>
    <w:rsid w:val="006A0684"/>
    <w:rsid w:val="006A0ACE"/>
    <w:rsid w:val="006A0D56"/>
    <w:rsid w:val="006A1561"/>
    <w:rsid w:val="006A214A"/>
    <w:rsid w:val="006A361D"/>
    <w:rsid w:val="006A3878"/>
    <w:rsid w:val="006A3F81"/>
    <w:rsid w:val="006A44B4"/>
    <w:rsid w:val="006A4E46"/>
    <w:rsid w:val="006A73DE"/>
    <w:rsid w:val="006A7B6C"/>
    <w:rsid w:val="006B130B"/>
    <w:rsid w:val="006B421E"/>
    <w:rsid w:val="006B646D"/>
    <w:rsid w:val="006B65D7"/>
    <w:rsid w:val="006B674A"/>
    <w:rsid w:val="006B6D34"/>
    <w:rsid w:val="006B6D5F"/>
    <w:rsid w:val="006B6FEE"/>
    <w:rsid w:val="006C044C"/>
    <w:rsid w:val="006C07AF"/>
    <w:rsid w:val="006C16C3"/>
    <w:rsid w:val="006C1A6F"/>
    <w:rsid w:val="006C1F70"/>
    <w:rsid w:val="006C364D"/>
    <w:rsid w:val="006C6027"/>
    <w:rsid w:val="006C63B3"/>
    <w:rsid w:val="006C7E97"/>
    <w:rsid w:val="006D0B48"/>
    <w:rsid w:val="006D1F0E"/>
    <w:rsid w:val="006D271B"/>
    <w:rsid w:val="006D316B"/>
    <w:rsid w:val="006D36C0"/>
    <w:rsid w:val="006D5843"/>
    <w:rsid w:val="006D7D5F"/>
    <w:rsid w:val="006E1A3E"/>
    <w:rsid w:val="006E2017"/>
    <w:rsid w:val="006E6EB6"/>
    <w:rsid w:val="006E7280"/>
    <w:rsid w:val="006E7DCE"/>
    <w:rsid w:val="006E7F8D"/>
    <w:rsid w:val="006F0BA6"/>
    <w:rsid w:val="006F3935"/>
    <w:rsid w:val="006F43E2"/>
    <w:rsid w:val="006F5B59"/>
    <w:rsid w:val="006F770F"/>
    <w:rsid w:val="00700583"/>
    <w:rsid w:val="007016CF"/>
    <w:rsid w:val="00704603"/>
    <w:rsid w:val="00704C9F"/>
    <w:rsid w:val="007058AB"/>
    <w:rsid w:val="00706CC6"/>
    <w:rsid w:val="00710512"/>
    <w:rsid w:val="007120A0"/>
    <w:rsid w:val="00712EC5"/>
    <w:rsid w:val="00713379"/>
    <w:rsid w:val="00714997"/>
    <w:rsid w:val="00721EA8"/>
    <w:rsid w:val="00722A56"/>
    <w:rsid w:val="00723840"/>
    <w:rsid w:val="00724946"/>
    <w:rsid w:val="007250F5"/>
    <w:rsid w:val="007267B7"/>
    <w:rsid w:val="00726BBB"/>
    <w:rsid w:val="00726E2B"/>
    <w:rsid w:val="00731100"/>
    <w:rsid w:val="0073116F"/>
    <w:rsid w:val="00733BF7"/>
    <w:rsid w:val="00734552"/>
    <w:rsid w:val="0073469D"/>
    <w:rsid w:val="00735406"/>
    <w:rsid w:val="007360C5"/>
    <w:rsid w:val="00736490"/>
    <w:rsid w:val="007404C0"/>
    <w:rsid w:val="00741C11"/>
    <w:rsid w:val="00742808"/>
    <w:rsid w:val="0074785E"/>
    <w:rsid w:val="0075006B"/>
    <w:rsid w:val="007503BB"/>
    <w:rsid w:val="00751630"/>
    <w:rsid w:val="007517DC"/>
    <w:rsid w:val="0075243D"/>
    <w:rsid w:val="007530E3"/>
    <w:rsid w:val="00753628"/>
    <w:rsid w:val="007543A0"/>
    <w:rsid w:val="00755886"/>
    <w:rsid w:val="00755A6C"/>
    <w:rsid w:val="00755A78"/>
    <w:rsid w:val="00756195"/>
    <w:rsid w:val="0075656F"/>
    <w:rsid w:val="0075696A"/>
    <w:rsid w:val="007575D4"/>
    <w:rsid w:val="007617C7"/>
    <w:rsid w:val="007618AF"/>
    <w:rsid w:val="00762695"/>
    <w:rsid w:val="00762A17"/>
    <w:rsid w:val="00763ACA"/>
    <w:rsid w:val="007650AC"/>
    <w:rsid w:val="00765EBA"/>
    <w:rsid w:val="007661A8"/>
    <w:rsid w:val="00766246"/>
    <w:rsid w:val="0076771D"/>
    <w:rsid w:val="00767E37"/>
    <w:rsid w:val="00770637"/>
    <w:rsid w:val="007709F7"/>
    <w:rsid w:val="00771FFF"/>
    <w:rsid w:val="00772D2F"/>
    <w:rsid w:val="0077349A"/>
    <w:rsid w:val="00773588"/>
    <w:rsid w:val="00773B53"/>
    <w:rsid w:val="00777279"/>
    <w:rsid w:val="00780414"/>
    <w:rsid w:val="00780467"/>
    <w:rsid w:val="00780678"/>
    <w:rsid w:val="00782163"/>
    <w:rsid w:val="00782EFF"/>
    <w:rsid w:val="00783E33"/>
    <w:rsid w:val="0078418F"/>
    <w:rsid w:val="007849BB"/>
    <w:rsid w:val="00785223"/>
    <w:rsid w:val="00785479"/>
    <w:rsid w:val="0078555E"/>
    <w:rsid w:val="00785DAA"/>
    <w:rsid w:val="00787710"/>
    <w:rsid w:val="00787BFE"/>
    <w:rsid w:val="007902ED"/>
    <w:rsid w:val="00790E16"/>
    <w:rsid w:val="007912BA"/>
    <w:rsid w:val="00791457"/>
    <w:rsid w:val="00793506"/>
    <w:rsid w:val="00794419"/>
    <w:rsid w:val="007954A0"/>
    <w:rsid w:val="007956F8"/>
    <w:rsid w:val="00795C44"/>
    <w:rsid w:val="007961B9"/>
    <w:rsid w:val="00796538"/>
    <w:rsid w:val="007976C4"/>
    <w:rsid w:val="00797FF6"/>
    <w:rsid w:val="007A0E62"/>
    <w:rsid w:val="007A1588"/>
    <w:rsid w:val="007A1A53"/>
    <w:rsid w:val="007A1F9F"/>
    <w:rsid w:val="007A38A8"/>
    <w:rsid w:val="007A4F49"/>
    <w:rsid w:val="007A6D68"/>
    <w:rsid w:val="007B0714"/>
    <w:rsid w:val="007B0C77"/>
    <w:rsid w:val="007B0F86"/>
    <w:rsid w:val="007B13CB"/>
    <w:rsid w:val="007B18B5"/>
    <w:rsid w:val="007B1BAB"/>
    <w:rsid w:val="007B1BCB"/>
    <w:rsid w:val="007B1E2A"/>
    <w:rsid w:val="007B30EB"/>
    <w:rsid w:val="007B335A"/>
    <w:rsid w:val="007B3887"/>
    <w:rsid w:val="007B494F"/>
    <w:rsid w:val="007B682E"/>
    <w:rsid w:val="007B70A3"/>
    <w:rsid w:val="007B7728"/>
    <w:rsid w:val="007B7FAA"/>
    <w:rsid w:val="007C031A"/>
    <w:rsid w:val="007C39DE"/>
    <w:rsid w:val="007C45A5"/>
    <w:rsid w:val="007C47CB"/>
    <w:rsid w:val="007C6689"/>
    <w:rsid w:val="007C6E93"/>
    <w:rsid w:val="007D0259"/>
    <w:rsid w:val="007D1C0D"/>
    <w:rsid w:val="007D4210"/>
    <w:rsid w:val="007D4A77"/>
    <w:rsid w:val="007D4DEC"/>
    <w:rsid w:val="007D5D2A"/>
    <w:rsid w:val="007D6A3C"/>
    <w:rsid w:val="007D7C8B"/>
    <w:rsid w:val="007E0BFD"/>
    <w:rsid w:val="007E11F0"/>
    <w:rsid w:val="007E1583"/>
    <w:rsid w:val="007E2523"/>
    <w:rsid w:val="007E263C"/>
    <w:rsid w:val="007E4074"/>
    <w:rsid w:val="007E4F52"/>
    <w:rsid w:val="007E568A"/>
    <w:rsid w:val="007E64B0"/>
    <w:rsid w:val="007E69A7"/>
    <w:rsid w:val="007F035A"/>
    <w:rsid w:val="007F276D"/>
    <w:rsid w:val="007F3328"/>
    <w:rsid w:val="007F3D75"/>
    <w:rsid w:val="007F4015"/>
    <w:rsid w:val="007F5917"/>
    <w:rsid w:val="007F6497"/>
    <w:rsid w:val="007F64A5"/>
    <w:rsid w:val="007F67E6"/>
    <w:rsid w:val="007F69A7"/>
    <w:rsid w:val="007F6F07"/>
    <w:rsid w:val="007F7DF6"/>
    <w:rsid w:val="007F7E06"/>
    <w:rsid w:val="0080007F"/>
    <w:rsid w:val="0080048E"/>
    <w:rsid w:val="008008DD"/>
    <w:rsid w:val="00801B02"/>
    <w:rsid w:val="00802582"/>
    <w:rsid w:val="008028C2"/>
    <w:rsid w:val="0080499A"/>
    <w:rsid w:val="00804E94"/>
    <w:rsid w:val="00806C14"/>
    <w:rsid w:val="008101F6"/>
    <w:rsid w:val="00812D8E"/>
    <w:rsid w:val="00813E66"/>
    <w:rsid w:val="00815525"/>
    <w:rsid w:val="00815AB8"/>
    <w:rsid w:val="0082187D"/>
    <w:rsid w:val="00821998"/>
    <w:rsid w:val="008236DA"/>
    <w:rsid w:val="00824048"/>
    <w:rsid w:val="0082426A"/>
    <w:rsid w:val="00824491"/>
    <w:rsid w:val="00824783"/>
    <w:rsid w:val="00826611"/>
    <w:rsid w:val="008266BC"/>
    <w:rsid w:val="00826AC4"/>
    <w:rsid w:val="00826B37"/>
    <w:rsid w:val="00826FAB"/>
    <w:rsid w:val="00827076"/>
    <w:rsid w:val="008274D5"/>
    <w:rsid w:val="00832A37"/>
    <w:rsid w:val="00832C26"/>
    <w:rsid w:val="00833635"/>
    <w:rsid w:val="00834159"/>
    <w:rsid w:val="008356FD"/>
    <w:rsid w:val="00837BA4"/>
    <w:rsid w:val="00840202"/>
    <w:rsid w:val="00841135"/>
    <w:rsid w:val="00842585"/>
    <w:rsid w:val="0084317A"/>
    <w:rsid w:val="00843360"/>
    <w:rsid w:val="00843715"/>
    <w:rsid w:val="008447F7"/>
    <w:rsid w:val="00844DBD"/>
    <w:rsid w:val="00845EEE"/>
    <w:rsid w:val="00846FF0"/>
    <w:rsid w:val="0084777B"/>
    <w:rsid w:val="0085081A"/>
    <w:rsid w:val="0085091F"/>
    <w:rsid w:val="00850E64"/>
    <w:rsid w:val="00852440"/>
    <w:rsid w:val="00852455"/>
    <w:rsid w:val="0085289D"/>
    <w:rsid w:val="00852BBB"/>
    <w:rsid w:val="00853AFF"/>
    <w:rsid w:val="008548FA"/>
    <w:rsid w:val="008558F2"/>
    <w:rsid w:val="00855953"/>
    <w:rsid w:val="008604A1"/>
    <w:rsid w:val="0086114E"/>
    <w:rsid w:val="008623BC"/>
    <w:rsid w:val="00865687"/>
    <w:rsid w:val="00867943"/>
    <w:rsid w:val="00871916"/>
    <w:rsid w:val="008719B3"/>
    <w:rsid w:val="00873005"/>
    <w:rsid w:val="008735A9"/>
    <w:rsid w:val="00873C68"/>
    <w:rsid w:val="00874F4A"/>
    <w:rsid w:val="00875CEB"/>
    <w:rsid w:val="0087680E"/>
    <w:rsid w:val="00876A39"/>
    <w:rsid w:val="0087781B"/>
    <w:rsid w:val="00877AAD"/>
    <w:rsid w:val="00877B44"/>
    <w:rsid w:val="00880230"/>
    <w:rsid w:val="00880F07"/>
    <w:rsid w:val="00881740"/>
    <w:rsid w:val="0088198B"/>
    <w:rsid w:val="008833A1"/>
    <w:rsid w:val="00883AC8"/>
    <w:rsid w:val="00884341"/>
    <w:rsid w:val="00884836"/>
    <w:rsid w:val="0088489C"/>
    <w:rsid w:val="0088670C"/>
    <w:rsid w:val="00886D2B"/>
    <w:rsid w:val="0088774C"/>
    <w:rsid w:val="008901AF"/>
    <w:rsid w:val="00890273"/>
    <w:rsid w:val="00890286"/>
    <w:rsid w:val="008906A9"/>
    <w:rsid w:val="00890E58"/>
    <w:rsid w:val="0089171D"/>
    <w:rsid w:val="0089174A"/>
    <w:rsid w:val="008924B8"/>
    <w:rsid w:val="008929BB"/>
    <w:rsid w:val="0089364B"/>
    <w:rsid w:val="008941A0"/>
    <w:rsid w:val="00896A70"/>
    <w:rsid w:val="00896B66"/>
    <w:rsid w:val="00897904"/>
    <w:rsid w:val="00897CFA"/>
    <w:rsid w:val="008A0FC1"/>
    <w:rsid w:val="008A1935"/>
    <w:rsid w:val="008A2897"/>
    <w:rsid w:val="008A36B3"/>
    <w:rsid w:val="008A4108"/>
    <w:rsid w:val="008A41C1"/>
    <w:rsid w:val="008B049F"/>
    <w:rsid w:val="008B13B0"/>
    <w:rsid w:val="008B2795"/>
    <w:rsid w:val="008B2E9B"/>
    <w:rsid w:val="008B30EB"/>
    <w:rsid w:val="008B32C9"/>
    <w:rsid w:val="008B3F96"/>
    <w:rsid w:val="008B4994"/>
    <w:rsid w:val="008B5751"/>
    <w:rsid w:val="008B622E"/>
    <w:rsid w:val="008B646D"/>
    <w:rsid w:val="008B6BC7"/>
    <w:rsid w:val="008B6CA9"/>
    <w:rsid w:val="008B7465"/>
    <w:rsid w:val="008C053C"/>
    <w:rsid w:val="008C1CD2"/>
    <w:rsid w:val="008C252E"/>
    <w:rsid w:val="008C276D"/>
    <w:rsid w:val="008C29DD"/>
    <w:rsid w:val="008C2BE6"/>
    <w:rsid w:val="008C4934"/>
    <w:rsid w:val="008C4C6B"/>
    <w:rsid w:val="008C5A76"/>
    <w:rsid w:val="008D01EA"/>
    <w:rsid w:val="008D0CF3"/>
    <w:rsid w:val="008D1073"/>
    <w:rsid w:val="008D1207"/>
    <w:rsid w:val="008D1B54"/>
    <w:rsid w:val="008D2048"/>
    <w:rsid w:val="008D221F"/>
    <w:rsid w:val="008D22B1"/>
    <w:rsid w:val="008D5B6C"/>
    <w:rsid w:val="008D5EBB"/>
    <w:rsid w:val="008D71A5"/>
    <w:rsid w:val="008D7C88"/>
    <w:rsid w:val="008E2100"/>
    <w:rsid w:val="008E2F63"/>
    <w:rsid w:val="008E4E87"/>
    <w:rsid w:val="008E54E3"/>
    <w:rsid w:val="008E5F6A"/>
    <w:rsid w:val="008E652F"/>
    <w:rsid w:val="008E7D15"/>
    <w:rsid w:val="008F084A"/>
    <w:rsid w:val="008F0F27"/>
    <w:rsid w:val="008F5EF7"/>
    <w:rsid w:val="008F6FB3"/>
    <w:rsid w:val="00901409"/>
    <w:rsid w:val="0090207A"/>
    <w:rsid w:val="00903589"/>
    <w:rsid w:val="009053EB"/>
    <w:rsid w:val="00905F3D"/>
    <w:rsid w:val="00906EDB"/>
    <w:rsid w:val="009079A1"/>
    <w:rsid w:val="00907F55"/>
    <w:rsid w:val="00913113"/>
    <w:rsid w:val="00913949"/>
    <w:rsid w:val="0091434E"/>
    <w:rsid w:val="00914FD4"/>
    <w:rsid w:val="009161D6"/>
    <w:rsid w:val="00917802"/>
    <w:rsid w:val="009179FC"/>
    <w:rsid w:val="00921734"/>
    <w:rsid w:val="00922795"/>
    <w:rsid w:val="00922F72"/>
    <w:rsid w:val="009255C0"/>
    <w:rsid w:val="00926093"/>
    <w:rsid w:val="009267EC"/>
    <w:rsid w:val="00927A2C"/>
    <w:rsid w:val="00931C7B"/>
    <w:rsid w:val="009324D5"/>
    <w:rsid w:val="00932B4C"/>
    <w:rsid w:val="00932D8A"/>
    <w:rsid w:val="00934BF0"/>
    <w:rsid w:val="00935682"/>
    <w:rsid w:val="00935A43"/>
    <w:rsid w:val="00936189"/>
    <w:rsid w:val="00940DEE"/>
    <w:rsid w:val="00941831"/>
    <w:rsid w:val="00941B9D"/>
    <w:rsid w:val="0094235C"/>
    <w:rsid w:val="00943D7E"/>
    <w:rsid w:val="009453F2"/>
    <w:rsid w:val="00945854"/>
    <w:rsid w:val="00947485"/>
    <w:rsid w:val="00947643"/>
    <w:rsid w:val="00947997"/>
    <w:rsid w:val="009504CF"/>
    <w:rsid w:val="009507E9"/>
    <w:rsid w:val="00950D14"/>
    <w:rsid w:val="00951C88"/>
    <w:rsid w:val="0095560D"/>
    <w:rsid w:val="00955A68"/>
    <w:rsid w:val="00956CCF"/>
    <w:rsid w:val="00957320"/>
    <w:rsid w:val="00960B8A"/>
    <w:rsid w:val="00961BA5"/>
    <w:rsid w:val="00962167"/>
    <w:rsid w:val="00964749"/>
    <w:rsid w:val="00964B9F"/>
    <w:rsid w:val="009668C2"/>
    <w:rsid w:val="009672BA"/>
    <w:rsid w:val="009701E7"/>
    <w:rsid w:val="0097027E"/>
    <w:rsid w:val="00973382"/>
    <w:rsid w:val="0097401A"/>
    <w:rsid w:val="0097451F"/>
    <w:rsid w:val="00974BE5"/>
    <w:rsid w:val="00974DA0"/>
    <w:rsid w:val="009756D6"/>
    <w:rsid w:val="0097651F"/>
    <w:rsid w:val="00976A64"/>
    <w:rsid w:val="00980682"/>
    <w:rsid w:val="00980CE9"/>
    <w:rsid w:val="00981684"/>
    <w:rsid w:val="00982D5D"/>
    <w:rsid w:val="00983DB1"/>
    <w:rsid w:val="009842BF"/>
    <w:rsid w:val="00984D5C"/>
    <w:rsid w:val="00985C28"/>
    <w:rsid w:val="009867AA"/>
    <w:rsid w:val="009874F7"/>
    <w:rsid w:val="00987DCD"/>
    <w:rsid w:val="00987F85"/>
    <w:rsid w:val="00990EA9"/>
    <w:rsid w:val="00990FF2"/>
    <w:rsid w:val="009911BE"/>
    <w:rsid w:val="00991358"/>
    <w:rsid w:val="00991F45"/>
    <w:rsid w:val="00992D05"/>
    <w:rsid w:val="00993191"/>
    <w:rsid w:val="00993BAA"/>
    <w:rsid w:val="00995C62"/>
    <w:rsid w:val="00996054"/>
    <w:rsid w:val="00996F55"/>
    <w:rsid w:val="009A0190"/>
    <w:rsid w:val="009A1C7D"/>
    <w:rsid w:val="009A3703"/>
    <w:rsid w:val="009A651A"/>
    <w:rsid w:val="009A65AE"/>
    <w:rsid w:val="009A6C7B"/>
    <w:rsid w:val="009A70FC"/>
    <w:rsid w:val="009A7762"/>
    <w:rsid w:val="009B125E"/>
    <w:rsid w:val="009B125F"/>
    <w:rsid w:val="009B214C"/>
    <w:rsid w:val="009B25AE"/>
    <w:rsid w:val="009B2962"/>
    <w:rsid w:val="009B3375"/>
    <w:rsid w:val="009B416A"/>
    <w:rsid w:val="009B4C03"/>
    <w:rsid w:val="009B621C"/>
    <w:rsid w:val="009B62CF"/>
    <w:rsid w:val="009B6A16"/>
    <w:rsid w:val="009B7862"/>
    <w:rsid w:val="009C05FA"/>
    <w:rsid w:val="009C2F32"/>
    <w:rsid w:val="009C4449"/>
    <w:rsid w:val="009C5666"/>
    <w:rsid w:val="009C5F4E"/>
    <w:rsid w:val="009C756B"/>
    <w:rsid w:val="009C7D7C"/>
    <w:rsid w:val="009D2497"/>
    <w:rsid w:val="009D251E"/>
    <w:rsid w:val="009D25C2"/>
    <w:rsid w:val="009D3316"/>
    <w:rsid w:val="009D35EA"/>
    <w:rsid w:val="009D37BE"/>
    <w:rsid w:val="009D54B1"/>
    <w:rsid w:val="009D5CC1"/>
    <w:rsid w:val="009D5E96"/>
    <w:rsid w:val="009D628C"/>
    <w:rsid w:val="009D6D00"/>
    <w:rsid w:val="009D739D"/>
    <w:rsid w:val="009D799E"/>
    <w:rsid w:val="009D7D43"/>
    <w:rsid w:val="009E024B"/>
    <w:rsid w:val="009E0FD7"/>
    <w:rsid w:val="009E12F2"/>
    <w:rsid w:val="009E272E"/>
    <w:rsid w:val="009E3752"/>
    <w:rsid w:val="009E52A6"/>
    <w:rsid w:val="009E5464"/>
    <w:rsid w:val="009E6B3C"/>
    <w:rsid w:val="009E72DC"/>
    <w:rsid w:val="009E77B8"/>
    <w:rsid w:val="009F0558"/>
    <w:rsid w:val="009F13EB"/>
    <w:rsid w:val="009F3384"/>
    <w:rsid w:val="009F3567"/>
    <w:rsid w:val="009F3E14"/>
    <w:rsid w:val="009F4301"/>
    <w:rsid w:val="009F61D8"/>
    <w:rsid w:val="009F6D8F"/>
    <w:rsid w:val="009F74F2"/>
    <w:rsid w:val="00A001CD"/>
    <w:rsid w:val="00A007EB"/>
    <w:rsid w:val="00A0093F"/>
    <w:rsid w:val="00A02606"/>
    <w:rsid w:val="00A030AF"/>
    <w:rsid w:val="00A03823"/>
    <w:rsid w:val="00A03ADA"/>
    <w:rsid w:val="00A04292"/>
    <w:rsid w:val="00A0473F"/>
    <w:rsid w:val="00A0484D"/>
    <w:rsid w:val="00A04D84"/>
    <w:rsid w:val="00A0771D"/>
    <w:rsid w:val="00A10778"/>
    <w:rsid w:val="00A11AA2"/>
    <w:rsid w:val="00A140CF"/>
    <w:rsid w:val="00A14EC7"/>
    <w:rsid w:val="00A1673B"/>
    <w:rsid w:val="00A17212"/>
    <w:rsid w:val="00A17873"/>
    <w:rsid w:val="00A20A5F"/>
    <w:rsid w:val="00A20C35"/>
    <w:rsid w:val="00A20E19"/>
    <w:rsid w:val="00A22B77"/>
    <w:rsid w:val="00A238AE"/>
    <w:rsid w:val="00A23B4A"/>
    <w:rsid w:val="00A23C46"/>
    <w:rsid w:val="00A23DBA"/>
    <w:rsid w:val="00A24C91"/>
    <w:rsid w:val="00A2623E"/>
    <w:rsid w:val="00A264C2"/>
    <w:rsid w:val="00A27D2D"/>
    <w:rsid w:val="00A30105"/>
    <w:rsid w:val="00A32E99"/>
    <w:rsid w:val="00A34C03"/>
    <w:rsid w:val="00A35844"/>
    <w:rsid w:val="00A359D9"/>
    <w:rsid w:val="00A36FEA"/>
    <w:rsid w:val="00A40B7A"/>
    <w:rsid w:val="00A40E72"/>
    <w:rsid w:val="00A41B9C"/>
    <w:rsid w:val="00A43658"/>
    <w:rsid w:val="00A43BB2"/>
    <w:rsid w:val="00A446AB"/>
    <w:rsid w:val="00A449A5"/>
    <w:rsid w:val="00A45ABE"/>
    <w:rsid w:val="00A46B66"/>
    <w:rsid w:val="00A508C6"/>
    <w:rsid w:val="00A50927"/>
    <w:rsid w:val="00A50A74"/>
    <w:rsid w:val="00A50F3C"/>
    <w:rsid w:val="00A52A0A"/>
    <w:rsid w:val="00A53849"/>
    <w:rsid w:val="00A53C34"/>
    <w:rsid w:val="00A548D2"/>
    <w:rsid w:val="00A54FE8"/>
    <w:rsid w:val="00A555BF"/>
    <w:rsid w:val="00A56B70"/>
    <w:rsid w:val="00A57169"/>
    <w:rsid w:val="00A61E57"/>
    <w:rsid w:val="00A61F43"/>
    <w:rsid w:val="00A6715D"/>
    <w:rsid w:val="00A704E8"/>
    <w:rsid w:val="00A7173F"/>
    <w:rsid w:val="00A7270E"/>
    <w:rsid w:val="00A727C4"/>
    <w:rsid w:val="00A73F2B"/>
    <w:rsid w:val="00A74D6B"/>
    <w:rsid w:val="00A75AE1"/>
    <w:rsid w:val="00A76141"/>
    <w:rsid w:val="00A76393"/>
    <w:rsid w:val="00A76613"/>
    <w:rsid w:val="00A7723B"/>
    <w:rsid w:val="00A778A0"/>
    <w:rsid w:val="00A80C11"/>
    <w:rsid w:val="00A810D3"/>
    <w:rsid w:val="00A814C1"/>
    <w:rsid w:val="00A81713"/>
    <w:rsid w:val="00A81911"/>
    <w:rsid w:val="00A836D6"/>
    <w:rsid w:val="00A83D44"/>
    <w:rsid w:val="00A842B3"/>
    <w:rsid w:val="00A861A8"/>
    <w:rsid w:val="00A86B57"/>
    <w:rsid w:val="00A90D66"/>
    <w:rsid w:val="00A9266E"/>
    <w:rsid w:val="00A92D2C"/>
    <w:rsid w:val="00A93ACD"/>
    <w:rsid w:val="00A9420E"/>
    <w:rsid w:val="00A942D2"/>
    <w:rsid w:val="00A9455D"/>
    <w:rsid w:val="00A94C76"/>
    <w:rsid w:val="00A95059"/>
    <w:rsid w:val="00AA0081"/>
    <w:rsid w:val="00AA0F91"/>
    <w:rsid w:val="00AA1365"/>
    <w:rsid w:val="00AA22E8"/>
    <w:rsid w:val="00AA422B"/>
    <w:rsid w:val="00AA4918"/>
    <w:rsid w:val="00AA6DFC"/>
    <w:rsid w:val="00AA72D6"/>
    <w:rsid w:val="00AA7ECF"/>
    <w:rsid w:val="00AB0060"/>
    <w:rsid w:val="00AB08C8"/>
    <w:rsid w:val="00AB1A09"/>
    <w:rsid w:val="00AB1FEB"/>
    <w:rsid w:val="00AB26F9"/>
    <w:rsid w:val="00AB3EEB"/>
    <w:rsid w:val="00AB4E1C"/>
    <w:rsid w:val="00AB4E77"/>
    <w:rsid w:val="00AB60F3"/>
    <w:rsid w:val="00AB696C"/>
    <w:rsid w:val="00AB7437"/>
    <w:rsid w:val="00AB78C5"/>
    <w:rsid w:val="00AB7BB4"/>
    <w:rsid w:val="00AC097B"/>
    <w:rsid w:val="00AC14A2"/>
    <w:rsid w:val="00AC17E6"/>
    <w:rsid w:val="00AC39C6"/>
    <w:rsid w:val="00AC4B67"/>
    <w:rsid w:val="00AC4D3B"/>
    <w:rsid w:val="00AC5EA5"/>
    <w:rsid w:val="00AC69B4"/>
    <w:rsid w:val="00AC7E65"/>
    <w:rsid w:val="00AD1CCA"/>
    <w:rsid w:val="00AD2826"/>
    <w:rsid w:val="00AD303E"/>
    <w:rsid w:val="00AD358A"/>
    <w:rsid w:val="00AD3B7A"/>
    <w:rsid w:val="00AD4F9B"/>
    <w:rsid w:val="00AD64B6"/>
    <w:rsid w:val="00AD6AF1"/>
    <w:rsid w:val="00AD6C84"/>
    <w:rsid w:val="00AE3D8A"/>
    <w:rsid w:val="00AE3E55"/>
    <w:rsid w:val="00AE4B3A"/>
    <w:rsid w:val="00AE5094"/>
    <w:rsid w:val="00AE6CCB"/>
    <w:rsid w:val="00AE6E67"/>
    <w:rsid w:val="00AF02DD"/>
    <w:rsid w:val="00AF1F03"/>
    <w:rsid w:val="00AF265D"/>
    <w:rsid w:val="00AF31C3"/>
    <w:rsid w:val="00AF3B8A"/>
    <w:rsid w:val="00AF3BE7"/>
    <w:rsid w:val="00AF419C"/>
    <w:rsid w:val="00AF5839"/>
    <w:rsid w:val="00AF63ED"/>
    <w:rsid w:val="00AF6883"/>
    <w:rsid w:val="00B00F13"/>
    <w:rsid w:val="00B035EE"/>
    <w:rsid w:val="00B03DA4"/>
    <w:rsid w:val="00B04CF4"/>
    <w:rsid w:val="00B051D5"/>
    <w:rsid w:val="00B0570F"/>
    <w:rsid w:val="00B0695A"/>
    <w:rsid w:val="00B0758A"/>
    <w:rsid w:val="00B0773C"/>
    <w:rsid w:val="00B142DB"/>
    <w:rsid w:val="00B16100"/>
    <w:rsid w:val="00B1650A"/>
    <w:rsid w:val="00B20917"/>
    <w:rsid w:val="00B20B40"/>
    <w:rsid w:val="00B221F3"/>
    <w:rsid w:val="00B24C88"/>
    <w:rsid w:val="00B25E51"/>
    <w:rsid w:val="00B26CCF"/>
    <w:rsid w:val="00B26EBE"/>
    <w:rsid w:val="00B3171D"/>
    <w:rsid w:val="00B32D88"/>
    <w:rsid w:val="00B336ED"/>
    <w:rsid w:val="00B33EA7"/>
    <w:rsid w:val="00B34195"/>
    <w:rsid w:val="00B341B3"/>
    <w:rsid w:val="00B3683F"/>
    <w:rsid w:val="00B368B6"/>
    <w:rsid w:val="00B4162B"/>
    <w:rsid w:val="00B423D0"/>
    <w:rsid w:val="00B424B3"/>
    <w:rsid w:val="00B43FAA"/>
    <w:rsid w:val="00B44B85"/>
    <w:rsid w:val="00B453E7"/>
    <w:rsid w:val="00B45BCC"/>
    <w:rsid w:val="00B507BC"/>
    <w:rsid w:val="00B507FA"/>
    <w:rsid w:val="00B51FCC"/>
    <w:rsid w:val="00B5211F"/>
    <w:rsid w:val="00B52253"/>
    <w:rsid w:val="00B5313C"/>
    <w:rsid w:val="00B557CB"/>
    <w:rsid w:val="00B560DA"/>
    <w:rsid w:val="00B608AE"/>
    <w:rsid w:val="00B60AC3"/>
    <w:rsid w:val="00B61601"/>
    <w:rsid w:val="00B61A76"/>
    <w:rsid w:val="00B61C58"/>
    <w:rsid w:val="00B63F34"/>
    <w:rsid w:val="00B64CDF"/>
    <w:rsid w:val="00B651B6"/>
    <w:rsid w:val="00B660E9"/>
    <w:rsid w:val="00B67497"/>
    <w:rsid w:val="00B70E04"/>
    <w:rsid w:val="00B71C7E"/>
    <w:rsid w:val="00B73957"/>
    <w:rsid w:val="00B74EA7"/>
    <w:rsid w:val="00B761EA"/>
    <w:rsid w:val="00B76E33"/>
    <w:rsid w:val="00B81CDB"/>
    <w:rsid w:val="00B81D03"/>
    <w:rsid w:val="00B8238E"/>
    <w:rsid w:val="00B83DB4"/>
    <w:rsid w:val="00B87CC0"/>
    <w:rsid w:val="00B90937"/>
    <w:rsid w:val="00B91CB3"/>
    <w:rsid w:val="00B935C7"/>
    <w:rsid w:val="00B93AA5"/>
    <w:rsid w:val="00B969C7"/>
    <w:rsid w:val="00B97A47"/>
    <w:rsid w:val="00BA087C"/>
    <w:rsid w:val="00BA16F3"/>
    <w:rsid w:val="00BA1AFD"/>
    <w:rsid w:val="00BA3108"/>
    <w:rsid w:val="00BA42EE"/>
    <w:rsid w:val="00BA671B"/>
    <w:rsid w:val="00BA6C09"/>
    <w:rsid w:val="00BB0423"/>
    <w:rsid w:val="00BB12D7"/>
    <w:rsid w:val="00BB2CD5"/>
    <w:rsid w:val="00BB3187"/>
    <w:rsid w:val="00BB31AD"/>
    <w:rsid w:val="00BB498B"/>
    <w:rsid w:val="00BB4E63"/>
    <w:rsid w:val="00BB78EF"/>
    <w:rsid w:val="00BC0257"/>
    <w:rsid w:val="00BC20B7"/>
    <w:rsid w:val="00BC23DF"/>
    <w:rsid w:val="00BC25D6"/>
    <w:rsid w:val="00BC2F67"/>
    <w:rsid w:val="00BC2F8D"/>
    <w:rsid w:val="00BC3D2E"/>
    <w:rsid w:val="00BC605F"/>
    <w:rsid w:val="00BC7978"/>
    <w:rsid w:val="00BD06F1"/>
    <w:rsid w:val="00BD27E1"/>
    <w:rsid w:val="00BD2CB6"/>
    <w:rsid w:val="00BD366A"/>
    <w:rsid w:val="00BD46F1"/>
    <w:rsid w:val="00BD564B"/>
    <w:rsid w:val="00BD5C69"/>
    <w:rsid w:val="00BD6355"/>
    <w:rsid w:val="00BD6AAF"/>
    <w:rsid w:val="00BD75FF"/>
    <w:rsid w:val="00BD78A7"/>
    <w:rsid w:val="00BD7BB8"/>
    <w:rsid w:val="00BE2B05"/>
    <w:rsid w:val="00BE73E2"/>
    <w:rsid w:val="00BF0039"/>
    <w:rsid w:val="00BF0A46"/>
    <w:rsid w:val="00BF2C64"/>
    <w:rsid w:val="00BF4825"/>
    <w:rsid w:val="00BF48AD"/>
    <w:rsid w:val="00BF5387"/>
    <w:rsid w:val="00BF5C78"/>
    <w:rsid w:val="00BF76F4"/>
    <w:rsid w:val="00C02A6B"/>
    <w:rsid w:val="00C02D06"/>
    <w:rsid w:val="00C03B80"/>
    <w:rsid w:val="00C04710"/>
    <w:rsid w:val="00C0555B"/>
    <w:rsid w:val="00C05F91"/>
    <w:rsid w:val="00C06320"/>
    <w:rsid w:val="00C07789"/>
    <w:rsid w:val="00C1193D"/>
    <w:rsid w:val="00C1392A"/>
    <w:rsid w:val="00C14117"/>
    <w:rsid w:val="00C15D43"/>
    <w:rsid w:val="00C15FF0"/>
    <w:rsid w:val="00C170D1"/>
    <w:rsid w:val="00C20671"/>
    <w:rsid w:val="00C233D3"/>
    <w:rsid w:val="00C26000"/>
    <w:rsid w:val="00C2707C"/>
    <w:rsid w:val="00C27CF9"/>
    <w:rsid w:val="00C3180A"/>
    <w:rsid w:val="00C318D1"/>
    <w:rsid w:val="00C32489"/>
    <w:rsid w:val="00C32CC2"/>
    <w:rsid w:val="00C331EB"/>
    <w:rsid w:val="00C33348"/>
    <w:rsid w:val="00C348FA"/>
    <w:rsid w:val="00C34E54"/>
    <w:rsid w:val="00C3501E"/>
    <w:rsid w:val="00C3608C"/>
    <w:rsid w:val="00C378D7"/>
    <w:rsid w:val="00C40055"/>
    <w:rsid w:val="00C42944"/>
    <w:rsid w:val="00C44785"/>
    <w:rsid w:val="00C450CE"/>
    <w:rsid w:val="00C4734D"/>
    <w:rsid w:val="00C50034"/>
    <w:rsid w:val="00C51263"/>
    <w:rsid w:val="00C51D96"/>
    <w:rsid w:val="00C51FDA"/>
    <w:rsid w:val="00C52B6D"/>
    <w:rsid w:val="00C54A42"/>
    <w:rsid w:val="00C5503D"/>
    <w:rsid w:val="00C55A37"/>
    <w:rsid w:val="00C600CC"/>
    <w:rsid w:val="00C60784"/>
    <w:rsid w:val="00C609D1"/>
    <w:rsid w:val="00C6217E"/>
    <w:rsid w:val="00C6239E"/>
    <w:rsid w:val="00C62C24"/>
    <w:rsid w:val="00C64E43"/>
    <w:rsid w:val="00C64F35"/>
    <w:rsid w:val="00C65EDE"/>
    <w:rsid w:val="00C70066"/>
    <w:rsid w:val="00C7241F"/>
    <w:rsid w:val="00C72B33"/>
    <w:rsid w:val="00C72DEF"/>
    <w:rsid w:val="00C73426"/>
    <w:rsid w:val="00C74E04"/>
    <w:rsid w:val="00C7620A"/>
    <w:rsid w:val="00C82A87"/>
    <w:rsid w:val="00C8354D"/>
    <w:rsid w:val="00C83570"/>
    <w:rsid w:val="00C84802"/>
    <w:rsid w:val="00C84855"/>
    <w:rsid w:val="00C85565"/>
    <w:rsid w:val="00C86379"/>
    <w:rsid w:val="00C86D75"/>
    <w:rsid w:val="00C879CD"/>
    <w:rsid w:val="00C90550"/>
    <w:rsid w:val="00C910A4"/>
    <w:rsid w:val="00C9162A"/>
    <w:rsid w:val="00C92DCA"/>
    <w:rsid w:val="00C93005"/>
    <w:rsid w:val="00C932A1"/>
    <w:rsid w:val="00C94CEC"/>
    <w:rsid w:val="00C95EF0"/>
    <w:rsid w:val="00C96081"/>
    <w:rsid w:val="00C9626B"/>
    <w:rsid w:val="00C96D0D"/>
    <w:rsid w:val="00C97E1A"/>
    <w:rsid w:val="00CA0F7D"/>
    <w:rsid w:val="00CA1608"/>
    <w:rsid w:val="00CA2290"/>
    <w:rsid w:val="00CA2B85"/>
    <w:rsid w:val="00CA5C2F"/>
    <w:rsid w:val="00CA703C"/>
    <w:rsid w:val="00CB028B"/>
    <w:rsid w:val="00CB0F0D"/>
    <w:rsid w:val="00CB13F8"/>
    <w:rsid w:val="00CB4869"/>
    <w:rsid w:val="00CB5FF1"/>
    <w:rsid w:val="00CB6FD0"/>
    <w:rsid w:val="00CC1A6D"/>
    <w:rsid w:val="00CC1BEB"/>
    <w:rsid w:val="00CC1D2B"/>
    <w:rsid w:val="00CC3B55"/>
    <w:rsid w:val="00CC4686"/>
    <w:rsid w:val="00CC5791"/>
    <w:rsid w:val="00CD2AF3"/>
    <w:rsid w:val="00CD2E28"/>
    <w:rsid w:val="00CD3CCF"/>
    <w:rsid w:val="00CD7687"/>
    <w:rsid w:val="00CE0F90"/>
    <w:rsid w:val="00CE11E9"/>
    <w:rsid w:val="00CE2B27"/>
    <w:rsid w:val="00CE3D54"/>
    <w:rsid w:val="00CE425D"/>
    <w:rsid w:val="00CE43EE"/>
    <w:rsid w:val="00CE64D2"/>
    <w:rsid w:val="00CE6A67"/>
    <w:rsid w:val="00CE6C7F"/>
    <w:rsid w:val="00CE720B"/>
    <w:rsid w:val="00CE75F1"/>
    <w:rsid w:val="00CF0621"/>
    <w:rsid w:val="00CF07CF"/>
    <w:rsid w:val="00CF32C2"/>
    <w:rsid w:val="00CF478C"/>
    <w:rsid w:val="00CF5354"/>
    <w:rsid w:val="00CF5468"/>
    <w:rsid w:val="00CF5803"/>
    <w:rsid w:val="00CF7089"/>
    <w:rsid w:val="00CF7CD6"/>
    <w:rsid w:val="00D00071"/>
    <w:rsid w:val="00D00DD4"/>
    <w:rsid w:val="00D01725"/>
    <w:rsid w:val="00D02344"/>
    <w:rsid w:val="00D042E4"/>
    <w:rsid w:val="00D047C8"/>
    <w:rsid w:val="00D0504E"/>
    <w:rsid w:val="00D052BA"/>
    <w:rsid w:val="00D06461"/>
    <w:rsid w:val="00D065DE"/>
    <w:rsid w:val="00D0714B"/>
    <w:rsid w:val="00D078F8"/>
    <w:rsid w:val="00D11772"/>
    <w:rsid w:val="00D11900"/>
    <w:rsid w:val="00D125FF"/>
    <w:rsid w:val="00D13227"/>
    <w:rsid w:val="00D1340E"/>
    <w:rsid w:val="00D1468F"/>
    <w:rsid w:val="00D14954"/>
    <w:rsid w:val="00D14BC4"/>
    <w:rsid w:val="00D15ABA"/>
    <w:rsid w:val="00D16D95"/>
    <w:rsid w:val="00D17238"/>
    <w:rsid w:val="00D20BB5"/>
    <w:rsid w:val="00D21DD1"/>
    <w:rsid w:val="00D25139"/>
    <w:rsid w:val="00D25A2E"/>
    <w:rsid w:val="00D263E7"/>
    <w:rsid w:val="00D266E0"/>
    <w:rsid w:val="00D2753A"/>
    <w:rsid w:val="00D3054F"/>
    <w:rsid w:val="00D3352D"/>
    <w:rsid w:val="00D33908"/>
    <w:rsid w:val="00D339BE"/>
    <w:rsid w:val="00D343A3"/>
    <w:rsid w:val="00D34AC5"/>
    <w:rsid w:val="00D35516"/>
    <w:rsid w:val="00D364A5"/>
    <w:rsid w:val="00D365B6"/>
    <w:rsid w:val="00D374C6"/>
    <w:rsid w:val="00D37BBF"/>
    <w:rsid w:val="00D403C7"/>
    <w:rsid w:val="00D4068E"/>
    <w:rsid w:val="00D406A4"/>
    <w:rsid w:val="00D40CDC"/>
    <w:rsid w:val="00D40F78"/>
    <w:rsid w:val="00D42097"/>
    <w:rsid w:val="00D426F0"/>
    <w:rsid w:val="00D43140"/>
    <w:rsid w:val="00D459ED"/>
    <w:rsid w:val="00D472F2"/>
    <w:rsid w:val="00D47797"/>
    <w:rsid w:val="00D50A19"/>
    <w:rsid w:val="00D53D75"/>
    <w:rsid w:val="00D54A99"/>
    <w:rsid w:val="00D54C42"/>
    <w:rsid w:val="00D56000"/>
    <w:rsid w:val="00D56516"/>
    <w:rsid w:val="00D567B5"/>
    <w:rsid w:val="00D56CA6"/>
    <w:rsid w:val="00D56FB9"/>
    <w:rsid w:val="00D576A2"/>
    <w:rsid w:val="00D60C8B"/>
    <w:rsid w:val="00D612B5"/>
    <w:rsid w:val="00D61ECE"/>
    <w:rsid w:val="00D6218B"/>
    <w:rsid w:val="00D63050"/>
    <w:rsid w:val="00D63353"/>
    <w:rsid w:val="00D63E40"/>
    <w:rsid w:val="00D676F7"/>
    <w:rsid w:val="00D67913"/>
    <w:rsid w:val="00D70320"/>
    <w:rsid w:val="00D74049"/>
    <w:rsid w:val="00D748F0"/>
    <w:rsid w:val="00D74EA4"/>
    <w:rsid w:val="00D7556E"/>
    <w:rsid w:val="00D75E29"/>
    <w:rsid w:val="00D77C6B"/>
    <w:rsid w:val="00D81F4C"/>
    <w:rsid w:val="00D828CC"/>
    <w:rsid w:val="00D82CDB"/>
    <w:rsid w:val="00D83308"/>
    <w:rsid w:val="00D839AA"/>
    <w:rsid w:val="00D83A21"/>
    <w:rsid w:val="00D857C0"/>
    <w:rsid w:val="00D85B82"/>
    <w:rsid w:val="00D85F0F"/>
    <w:rsid w:val="00D866CB"/>
    <w:rsid w:val="00D877E9"/>
    <w:rsid w:val="00D9108D"/>
    <w:rsid w:val="00D92E80"/>
    <w:rsid w:val="00D93411"/>
    <w:rsid w:val="00D9363D"/>
    <w:rsid w:val="00D93B5B"/>
    <w:rsid w:val="00D94218"/>
    <w:rsid w:val="00D94723"/>
    <w:rsid w:val="00D95220"/>
    <w:rsid w:val="00DA03F2"/>
    <w:rsid w:val="00DA1131"/>
    <w:rsid w:val="00DA15EC"/>
    <w:rsid w:val="00DA3FD2"/>
    <w:rsid w:val="00DA5751"/>
    <w:rsid w:val="00DA706A"/>
    <w:rsid w:val="00DB0785"/>
    <w:rsid w:val="00DB0BBC"/>
    <w:rsid w:val="00DB0CEF"/>
    <w:rsid w:val="00DB22C0"/>
    <w:rsid w:val="00DB45A8"/>
    <w:rsid w:val="00DB4B7E"/>
    <w:rsid w:val="00DB5570"/>
    <w:rsid w:val="00DB7394"/>
    <w:rsid w:val="00DC0538"/>
    <w:rsid w:val="00DC1312"/>
    <w:rsid w:val="00DC1874"/>
    <w:rsid w:val="00DC1F21"/>
    <w:rsid w:val="00DC2BFE"/>
    <w:rsid w:val="00DC2CDA"/>
    <w:rsid w:val="00DC3734"/>
    <w:rsid w:val="00DC422B"/>
    <w:rsid w:val="00DC477E"/>
    <w:rsid w:val="00DC6C55"/>
    <w:rsid w:val="00DC702B"/>
    <w:rsid w:val="00DC7659"/>
    <w:rsid w:val="00DC766B"/>
    <w:rsid w:val="00DD03B1"/>
    <w:rsid w:val="00DD1260"/>
    <w:rsid w:val="00DD1CCF"/>
    <w:rsid w:val="00DD2AD6"/>
    <w:rsid w:val="00DD2EB8"/>
    <w:rsid w:val="00DD4186"/>
    <w:rsid w:val="00DD45DC"/>
    <w:rsid w:val="00DD5629"/>
    <w:rsid w:val="00DD6123"/>
    <w:rsid w:val="00DD6A68"/>
    <w:rsid w:val="00DD6CCC"/>
    <w:rsid w:val="00DD7349"/>
    <w:rsid w:val="00DD7A9F"/>
    <w:rsid w:val="00DE1D01"/>
    <w:rsid w:val="00DE2E69"/>
    <w:rsid w:val="00DE4066"/>
    <w:rsid w:val="00DE5016"/>
    <w:rsid w:val="00DE6BEF"/>
    <w:rsid w:val="00DE6D14"/>
    <w:rsid w:val="00DF15E5"/>
    <w:rsid w:val="00DF1995"/>
    <w:rsid w:val="00DF1DD0"/>
    <w:rsid w:val="00DF207C"/>
    <w:rsid w:val="00DF3498"/>
    <w:rsid w:val="00DF4176"/>
    <w:rsid w:val="00DF490C"/>
    <w:rsid w:val="00DF5139"/>
    <w:rsid w:val="00DF58BA"/>
    <w:rsid w:val="00DF5AEB"/>
    <w:rsid w:val="00E02FE5"/>
    <w:rsid w:val="00E0336D"/>
    <w:rsid w:val="00E040CF"/>
    <w:rsid w:val="00E047C3"/>
    <w:rsid w:val="00E052A7"/>
    <w:rsid w:val="00E05C63"/>
    <w:rsid w:val="00E06A99"/>
    <w:rsid w:val="00E07272"/>
    <w:rsid w:val="00E0754C"/>
    <w:rsid w:val="00E11831"/>
    <w:rsid w:val="00E16368"/>
    <w:rsid w:val="00E22332"/>
    <w:rsid w:val="00E22917"/>
    <w:rsid w:val="00E23A79"/>
    <w:rsid w:val="00E25E06"/>
    <w:rsid w:val="00E26C42"/>
    <w:rsid w:val="00E3244A"/>
    <w:rsid w:val="00E34434"/>
    <w:rsid w:val="00E3521D"/>
    <w:rsid w:val="00E352C1"/>
    <w:rsid w:val="00E37153"/>
    <w:rsid w:val="00E37D9D"/>
    <w:rsid w:val="00E40026"/>
    <w:rsid w:val="00E4012D"/>
    <w:rsid w:val="00E41CD3"/>
    <w:rsid w:val="00E41CD7"/>
    <w:rsid w:val="00E4276E"/>
    <w:rsid w:val="00E44490"/>
    <w:rsid w:val="00E458E4"/>
    <w:rsid w:val="00E45959"/>
    <w:rsid w:val="00E4620C"/>
    <w:rsid w:val="00E46658"/>
    <w:rsid w:val="00E466EE"/>
    <w:rsid w:val="00E46BCD"/>
    <w:rsid w:val="00E46E95"/>
    <w:rsid w:val="00E50D05"/>
    <w:rsid w:val="00E50EA2"/>
    <w:rsid w:val="00E50F7D"/>
    <w:rsid w:val="00E525FE"/>
    <w:rsid w:val="00E52741"/>
    <w:rsid w:val="00E53EC1"/>
    <w:rsid w:val="00E560BC"/>
    <w:rsid w:val="00E57411"/>
    <w:rsid w:val="00E6219F"/>
    <w:rsid w:val="00E63AB6"/>
    <w:rsid w:val="00E6669A"/>
    <w:rsid w:val="00E66A13"/>
    <w:rsid w:val="00E66D57"/>
    <w:rsid w:val="00E71E91"/>
    <w:rsid w:val="00E73068"/>
    <w:rsid w:val="00E732C5"/>
    <w:rsid w:val="00E737FE"/>
    <w:rsid w:val="00E7427E"/>
    <w:rsid w:val="00E75D98"/>
    <w:rsid w:val="00E75EB1"/>
    <w:rsid w:val="00E767A9"/>
    <w:rsid w:val="00E76B7D"/>
    <w:rsid w:val="00E80A1C"/>
    <w:rsid w:val="00E815A5"/>
    <w:rsid w:val="00E815AF"/>
    <w:rsid w:val="00E82C93"/>
    <w:rsid w:val="00E8336C"/>
    <w:rsid w:val="00E84284"/>
    <w:rsid w:val="00E84800"/>
    <w:rsid w:val="00E8575D"/>
    <w:rsid w:val="00E85953"/>
    <w:rsid w:val="00E85B96"/>
    <w:rsid w:val="00E873B8"/>
    <w:rsid w:val="00E87C83"/>
    <w:rsid w:val="00E91634"/>
    <w:rsid w:val="00E92789"/>
    <w:rsid w:val="00E92CAE"/>
    <w:rsid w:val="00E940BF"/>
    <w:rsid w:val="00E94257"/>
    <w:rsid w:val="00E94C4C"/>
    <w:rsid w:val="00E94E7F"/>
    <w:rsid w:val="00E96266"/>
    <w:rsid w:val="00E9727C"/>
    <w:rsid w:val="00E97603"/>
    <w:rsid w:val="00EA15AF"/>
    <w:rsid w:val="00EA27F6"/>
    <w:rsid w:val="00EA5AFD"/>
    <w:rsid w:val="00EA5D98"/>
    <w:rsid w:val="00EB1CB2"/>
    <w:rsid w:val="00EB2761"/>
    <w:rsid w:val="00EB7E8F"/>
    <w:rsid w:val="00EC03C9"/>
    <w:rsid w:val="00EC157A"/>
    <w:rsid w:val="00EC271D"/>
    <w:rsid w:val="00EC2782"/>
    <w:rsid w:val="00EC3550"/>
    <w:rsid w:val="00EC4334"/>
    <w:rsid w:val="00EC43BA"/>
    <w:rsid w:val="00EC49E6"/>
    <w:rsid w:val="00EC5B35"/>
    <w:rsid w:val="00ED0A4A"/>
    <w:rsid w:val="00ED1767"/>
    <w:rsid w:val="00ED17FE"/>
    <w:rsid w:val="00ED2894"/>
    <w:rsid w:val="00ED3698"/>
    <w:rsid w:val="00ED402B"/>
    <w:rsid w:val="00ED44F4"/>
    <w:rsid w:val="00ED4DEB"/>
    <w:rsid w:val="00ED4FC0"/>
    <w:rsid w:val="00ED53D1"/>
    <w:rsid w:val="00ED740B"/>
    <w:rsid w:val="00EE0CC0"/>
    <w:rsid w:val="00EE0D62"/>
    <w:rsid w:val="00EE0F99"/>
    <w:rsid w:val="00EE4981"/>
    <w:rsid w:val="00EE519F"/>
    <w:rsid w:val="00EE5845"/>
    <w:rsid w:val="00EE6CBB"/>
    <w:rsid w:val="00EE7075"/>
    <w:rsid w:val="00EE71F8"/>
    <w:rsid w:val="00EE7B41"/>
    <w:rsid w:val="00EF0497"/>
    <w:rsid w:val="00EF0890"/>
    <w:rsid w:val="00EF19C4"/>
    <w:rsid w:val="00EF228C"/>
    <w:rsid w:val="00EF3648"/>
    <w:rsid w:val="00EF4385"/>
    <w:rsid w:val="00EF52DA"/>
    <w:rsid w:val="00EF554C"/>
    <w:rsid w:val="00EF5D0F"/>
    <w:rsid w:val="00EF7A54"/>
    <w:rsid w:val="00F00415"/>
    <w:rsid w:val="00F01088"/>
    <w:rsid w:val="00F016B1"/>
    <w:rsid w:val="00F0172D"/>
    <w:rsid w:val="00F01A2D"/>
    <w:rsid w:val="00F03667"/>
    <w:rsid w:val="00F038CE"/>
    <w:rsid w:val="00F04D42"/>
    <w:rsid w:val="00F0666B"/>
    <w:rsid w:val="00F072C0"/>
    <w:rsid w:val="00F0736F"/>
    <w:rsid w:val="00F07B40"/>
    <w:rsid w:val="00F10486"/>
    <w:rsid w:val="00F10C74"/>
    <w:rsid w:val="00F11D1A"/>
    <w:rsid w:val="00F11D9D"/>
    <w:rsid w:val="00F12202"/>
    <w:rsid w:val="00F122E4"/>
    <w:rsid w:val="00F144C1"/>
    <w:rsid w:val="00F148C5"/>
    <w:rsid w:val="00F16153"/>
    <w:rsid w:val="00F21267"/>
    <w:rsid w:val="00F2175C"/>
    <w:rsid w:val="00F21B34"/>
    <w:rsid w:val="00F21D0D"/>
    <w:rsid w:val="00F23139"/>
    <w:rsid w:val="00F23C61"/>
    <w:rsid w:val="00F256F9"/>
    <w:rsid w:val="00F259CB"/>
    <w:rsid w:val="00F3096D"/>
    <w:rsid w:val="00F31219"/>
    <w:rsid w:val="00F31463"/>
    <w:rsid w:val="00F32196"/>
    <w:rsid w:val="00F358AF"/>
    <w:rsid w:val="00F36C0D"/>
    <w:rsid w:val="00F36FCF"/>
    <w:rsid w:val="00F420A8"/>
    <w:rsid w:val="00F42385"/>
    <w:rsid w:val="00F43088"/>
    <w:rsid w:val="00F44F1C"/>
    <w:rsid w:val="00F452D9"/>
    <w:rsid w:val="00F453C8"/>
    <w:rsid w:val="00F4591F"/>
    <w:rsid w:val="00F46257"/>
    <w:rsid w:val="00F477D2"/>
    <w:rsid w:val="00F512D3"/>
    <w:rsid w:val="00F517D6"/>
    <w:rsid w:val="00F52809"/>
    <w:rsid w:val="00F530F6"/>
    <w:rsid w:val="00F53756"/>
    <w:rsid w:val="00F53BEB"/>
    <w:rsid w:val="00F541CB"/>
    <w:rsid w:val="00F549A7"/>
    <w:rsid w:val="00F54DDF"/>
    <w:rsid w:val="00F575FE"/>
    <w:rsid w:val="00F61C0D"/>
    <w:rsid w:val="00F624DA"/>
    <w:rsid w:val="00F63064"/>
    <w:rsid w:val="00F633C1"/>
    <w:rsid w:val="00F66801"/>
    <w:rsid w:val="00F66AFF"/>
    <w:rsid w:val="00F66B4D"/>
    <w:rsid w:val="00F66DCC"/>
    <w:rsid w:val="00F67648"/>
    <w:rsid w:val="00F6770F"/>
    <w:rsid w:val="00F67966"/>
    <w:rsid w:val="00F7033C"/>
    <w:rsid w:val="00F70618"/>
    <w:rsid w:val="00F71C56"/>
    <w:rsid w:val="00F72309"/>
    <w:rsid w:val="00F73B3F"/>
    <w:rsid w:val="00F75203"/>
    <w:rsid w:val="00F753C2"/>
    <w:rsid w:val="00F75A95"/>
    <w:rsid w:val="00F75C2B"/>
    <w:rsid w:val="00F76800"/>
    <w:rsid w:val="00F8054B"/>
    <w:rsid w:val="00F8064E"/>
    <w:rsid w:val="00F80776"/>
    <w:rsid w:val="00F80BD0"/>
    <w:rsid w:val="00F81420"/>
    <w:rsid w:val="00F81C3E"/>
    <w:rsid w:val="00F84C7C"/>
    <w:rsid w:val="00F85975"/>
    <w:rsid w:val="00F85AE3"/>
    <w:rsid w:val="00F85E66"/>
    <w:rsid w:val="00F867E6"/>
    <w:rsid w:val="00F8683A"/>
    <w:rsid w:val="00F86BD5"/>
    <w:rsid w:val="00F91027"/>
    <w:rsid w:val="00F9124E"/>
    <w:rsid w:val="00F946F9"/>
    <w:rsid w:val="00F96934"/>
    <w:rsid w:val="00F973CF"/>
    <w:rsid w:val="00F9752A"/>
    <w:rsid w:val="00FA1600"/>
    <w:rsid w:val="00FA1B54"/>
    <w:rsid w:val="00FA207E"/>
    <w:rsid w:val="00FA26D0"/>
    <w:rsid w:val="00FA45A3"/>
    <w:rsid w:val="00FA46B2"/>
    <w:rsid w:val="00FA5FFC"/>
    <w:rsid w:val="00FB0479"/>
    <w:rsid w:val="00FB1288"/>
    <w:rsid w:val="00FB141A"/>
    <w:rsid w:val="00FB2AF8"/>
    <w:rsid w:val="00FB3B64"/>
    <w:rsid w:val="00FB4036"/>
    <w:rsid w:val="00FB4A83"/>
    <w:rsid w:val="00FB4E6B"/>
    <w:rsid w:val="00FB50FA"/>
    <w:rsid w:val="00FB5B76"/>
    <w:rsid w:val="00FB7107"/>
    <w:rsid w:val="00FC0676"/>
    <w:rsid w:val="00FC13B4"/>
    <w:rsid w:val="00FC13FF"/>
    <w:rsid w:val="00FC3A49"/>
    <w:rsid w:val="00FC3C9D"/>
    <w:rsid w:val="00FC4167"/>
    <w:rsid w:val="00FC4488"/>
    <w:rsid w:val="00FC4CEA"/>
    <w:rsid w:val="00FC5001"/>
    <w:rsid w:val="00FC50CA"/>
    <w:rsid w:val="00FC592A"/>
    <w:rsid w:val="00FC5F92"/>
    <w:rsid w:val="00FC7766"/>
    <w:rsid w:val="00FC7C98"/>
    <w:rsid w:val="00FC7FD5"/>
    <w:rsid w:val="00FD065C"/>
    <w:rsid w:val="00FD0AB2"/>
    <w:rsid w:val="00FD23B3"/>
    <w:rsid w:val="00FD25BC"/>
    <w:rsid w:val="00FD4027"/>
    <w:rsid w:val="00FD5BEC"/>
    <w:rsid w:val="00FD64B9"/>
    <w:rsid w:val="00FD687C"/>
    <w:rsid w:val="00FD71BE"/>
    <w:rsid w:val="00FD7729"/>
    <w:rsid w:val="00FE0073"/>
    <w:rsid w:val="00FE0466"/>
    <w:rsid w:val="00FE055E"/>
    <w:rsid w:val="00FE0CE5"/>
    <w:rsid w:val="00FE0CF9"/>
    <w:rsid w:val="00FE1327"/>
    <w:rsid w:val="00FE1A79"/>
    <w:rsid w:val="00FE1AD3"/>
    <w:rsid w:val="00FE3CDB"/>
    <w:rsid w:val="00FE4214"/>
    <w:rsid w:val="00FE5404"/>
    <w:rsid w:val="00FF01AF"/>
    <w:rsid w:val="00FF07E9"/>
    <w:rsid w:val="00FF344A"/>
    <w:rsid w:val="00FF413D"/>
    <w:rsid w:val="00FF5499"/>
    <w:rsid w:val="00FF5722"/>
    <w:rsid w:val="00FF656B"/>
    <w:rsid w:val="00FF7116"/>
    <w:rsid w:val="00FF742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121AEE"/>
  <w15:docId w15:val="{2C55EFB3-11D4-45E3-B164-C8E09268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81F"/>
    <w:pPr>
      <w:widowControl w:val="0"/>
      <w:spacing w:before="120" w:after="120"/>
      <w:jc w:val="both"/>
    </w:pPr>
    <w:rPr>
      <w:sz w:val="24"/>
      <w:lang w:val="en-US" w:eastAsia="en-US"/>
    </w:rPr>
  </w:style>
  <w:style w:type="paragraph" w:styleId="Heading1">
    <w:name w:val="heading 1"/>
    <w:basedOn w:val="Normal"/>
    <w:next w:val="Normal"/>
    <w:qFormat/>
    <w:pPr>
      <w:keepNext/>
      <w:numPr>
        <w:numId w:val="7"/>
      </w:numPr>
      <w:outlineLvl w:val="0"/>
    </w:pPr>
    <w:rPr>
      <w:b/>
      <w:caps/>
      <w:sz w:val="32"/>
    </w:rPr>
  </w:style>
  <w:style w:type="paragraph" w:styleId="Heading2">
    <w:name w:val="heading 2"/>
    <w:basedOn w:val="Normal"/>
    <w:next w:val="Normal"/>
    <w:qFormat/>
    <w:rsid w:val="003A61A7"/>
    <w:pPr>
      <w:keepNext/>
      <w:numPr>
        <w:ilvl w:val="1"/>
        <w:numId w:val="7"/>
      </w:numPr>
      <w:tabs>
        <w:tab w:val="left" w:pos="0"/>
        <w:tab w:val="left" w:pos="720"/>
      </w:tabs>
      <w:spacing w:before="360" w:line="360" w:lineRule="auto"/>
      <w:jc w:val="left"/>
      <w:outlineLvl w:val="1"/>
    </w:pPr>
    <w:rPr>
      <w:b/>
      <w:caps/>
      <w:sz w:val="28"/>
    </w:rPr>
  </w:style>
  <w:style w:type="paragraph" w:styleId="Heading3">
    <w:name w:val="heading 3"/>
    <w:basedOn w:val="Normal"/>
    <w:next w:val="Normal"/>
    <w:link w:val="Heading3Char"/>
    <w:qFormat/>
    <w:rsid w:val="001B3F12"/>
    <w:pPr>
      <w:keepNext/>
      <w:numPr>
        <w:ilvl w:val="2"/>
        <w:numId w:val="7"/>
      </w:numPr>
      <w:spacing w:before="360" w:after="240"/>
      <w:ind w:left="720"/>
      <w:jc w:val="left"/>
      <w:outlineLvl w:val="2"/>
    </w:pPr>
    <w:rPr>
      <w:b/>
      <w:caps/>
    </w:rPr>
  </w:style>
  <w:style w:type="paragraph" w:styleId="Heading4">
    <w:name w:val="heading 4"/>
    <w:basedOn w:val="Normal"/>
    <w:next w:val="Normal"/>
    <w:link w:val="Heading4Char"/>
    <w:qFormat/>
    <w:rsid w:val="00AC14A2"/>
    <w:pPr>
      <w:keepNext/>
      <w:numPr>
        <w:ilvl w:val="3"/>
        <w:numId w:val="7"/>
      </w:numPr>
      <w:spacing w:before="240" w:after="60"/>
      <w:outlineLvl w:val="3"/>
    </w:pPr>
  </w:style>
  <w:style w:type="paragraph" w:styleId="Heading5">
    <w:name w:val="heading 5"/>
    <w:basedOn w:val="Normal"/>
    <w:next w:val="Normal"/>
    <w:qFormat/>
    <w:rsid w:val="006D5843"/>
    <w:pPr>
      <w:numPr>
        <w:ilvl w:val="4"/>
        <w:numId w:val="7"/>
      </w:numPr>
      <w:spacing w:before="240" w:after="60"/>
      <w:outlineLvl w:val="4"/>
    </w:pPr>
  </w:style>
  <w:style w:type="paragraph" w:styleId="Heading6">
    <w:name w:val="heading 6"/>
    <w:basedOn w:val="Normal"/>
    <w:next w:val="Normal"/>
    <w:qFormat/>
    <w:pPr>
      <w:numPr>
        <w:ilvl w:val="5"/>
        <w:numId w:val="7"/>
      </w:numPr>
      <w:spacing w:before="240" w:after="60"/>
      <w:outlineLvl w:val="5"/>
    </w:pPr>
    <w:rPr>
      <w:i/>
      <w:sz w:val="22"/>
    </w:rPr>
  </w:style>
  <w:style w:type="paragraph" w:styleId="Heading7">
    <w:name w:val="heading 7"/>
    <w:basedOn w:val="Normal"/>
    <w:next w:val="Normal"/>
    <w:qFormat/>
    <w:pPr>
      <w:numPr>
        <w:ilvl w:val="6"/>
        <w:numId w:val="7"/>
      </w:numPr>
      <w:spacing w:before="240" w:after="60"/>
      <w:outlineLvl w:val="6"/>
    </w:pPr>
    <w:rPr>
      <w:rFonts w:ascii="Arial" w:hAnsi="Arial"/>
      <w:sz w:val="20"/>
    </w:rPr>
  </w:style>
  <w:style w:type="paragraph" w:styleId="Heading8">
    <w:name w:val="heading 8"/>
    <w:basedOn w:val="Normal"/>
    <w:next w:val="Normal"/>
    <w:qFormat/>
    <w:pPr>
      <w:numPr>
        <w:ilvl w:val="7"/>
        <w:numId w:val="7"/>
      </w:numPr>
      <w:spacing w:before="240" w:after="60"/>
      <w:outlineLvl w:val="7"/>
    </w:pPr>
    <w:rPr>
      <w:rFonts w:ascii="Arial" w:hAnsi="Arial"/>
      <w:i/>
      <w:sz w:val="20"/>
    </w:rPr>
  </w:style>
  <w:style w:type="paragraph" w:styleId="Heading9">
    <w:name w:val="heading 9"/>
    <w:basedOn w:val="Normal"/>
    <w:next w:val="Normal"/>
    <w:qFormat/>
    <w:pPr>
      <w:numPr>
        <w:ilvl w:val="8"/>
        <w:numId w:val="7"/>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semiHidden/>
    <w:pPr>
      <w:ind w:left="576" w:hanging="576"/>
    </w:pPr>
  </w:style>
  <w:style w:type="paragraph" w:styleId="TableofFigures">
    <w:name w:val="table of figures"/>
    <w:basedOn w:val="Normal"/>
    <w:next w:val="Normal"/>
    <w:uiPriority w:val="99"/>
    <w:pPr>
      <w:ind w:left="720" w:hanging="720"/>
    </w:pPr>
    <w:rPr>
      <w:i/>
    </w:rPr>
  </w:style>
  <w:style w:type="paragraph" w:styleId="BodyText">
    <w:name w:val="Body Text"/>
    <w:basedOn w:val="Normal"/>
  </w:style>
  <w:style w:type="paragraph" w:customStyle="1" w:styleId="datafile">
    <w:name w:val="datafile"/>
    <w:basedOn w:val="Normal"/>
    <w:rPr>
      <w:rFonts w:ascii="Courier" w:hAnsi="Courier"/>
    </w:rPr>
  </w:style>
  <w:style w:type="paragraph" w:styleId="BodyText2">
    <w:name w:val="Body Text 2"/>
    <w:basedOn w:val="Normal"/>
    <w:rPr>
      <w:rFonts w:ascii="Courier New" w:hAnsi="Courier New"/>
      <w:sz w:val="18"/>
    </w:rPr>
  </w:style>
  <w:style w:type="paragraph" w:styleId="BodyText3">
    <w:name w:val="Body Text 3"/>
    <w:basedOn w:val="Normal"/>
    <w:pPr>
      <w:jc w:val="center"/>
    </w:pPr>
    <w:rPr>
      <w:sz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070CF6"/>
    <w:pPr>
      <w:tabs>
        <w:tab w:val="left" w:pos="480"/>
        <w:tab w:val="right" w:leader="dot" w:pos="8630"/>
      </w:tabs>
      <w:jc w:val="left"/>
    </w:pPr>
    <w:rPr>
      <w:b/>
      <w:szCs w:val="24"/>
      <w:lang w:eastAsia="zh-CN"/>
    </w:rPr>
  </w:style>
  <w:style w:type="paragraph" w:styleId="TOC2">
    <w:name w:val="toc 2"/>
    <w:basedOn w:val="Normal"/>
    <w:next w:val="Normal"/>
    <w:autoRedefine/>
    <w:uiPriority w:val="39"/>
    <w:pPr>
      <w:ind w:left="240"/>
      <w:jc w:val="left"/>
    </w:pPr>
    <w:rPr>
      <w:smallCaps/>
      <w:sz w:val="20"/>
    </w:rPr>
  </w:style>
  <w:style w:type="paragraph" w:styleId="TOC3">
    <w:name w:val="toc 3"/>
    <w:basedOn w:val="Normal"/>
    <w:next w:val="Normal"/>
    <w:autoRedefine/>
    <w:uiPriority w:val="39"/>
    <w:pPr>
      <w:ind w:left="480"/>
      <w:jc w:val="left"/>
    </w:pPr>
    <w:rPr>
      <w:i/>
      <w:sz w:val="20"/>
    </w:rPr>
  </w:style>
  <w:style w:type="paragraph" w:styleId="TOC4">
    <w:name w:val="toc 4"/>
    <w:basedOn w:val="Normal"/>
    <w:next w:val="Normal"/>
    <w:autoRedefine/>
    <w:uiPriority w:val="39"/>
    <w:pPr>
      <w:ind w:left="720"/>
      <w:jc w:val="left"/>
    </w:pPr>
    <w:rPr>
      <w:sz w:val="18"/>
    </w:rPr>
  </w:style>
  <w:style w:type="paragraph" w:styleId="TOC5">
    <w:name w:val="toc 5"/>
    <w:basedOn w:val="Normal"/>
    <w:next w:val="Normal"/>
    <w:autoRedefine/>
    <w:uiPriority w:val="39"/>
    <w:pPr>
      <w:ind w:left="960"/>
      <w:jc w:val="left"/>
    </w:pPr>
    <w:rPr>
      <w:sz w:val="18"/>
    </w:rPr>
  </w:style>
  <w:style w:type="paragraph" w:styleId="TOC6">
    <w:name w:val="toc 6"/>
    <w:basedOn w:val="Normal"/>
    <w:next w:val="Normal"/>
    <w:autoRedefine/>
    <w:uiPriority w:val="39"/>
    <w:pPr>
      <w:ind w:left="1200"/>
      <w:jc w:val="left"/>
    </w:pPr>
    <w:rPr>
      <w:sz w:val="18"/>
    </w:rPr>
  </w:style>
  <w:style w:type="paragraph" w:styleId="TOC7">
    <w:name w:val="toc 7"/>
    <w:basedOn w:val="Normal"/>
    <w:next w:val="Normal"/>
    <w:autoRedefine/>
    <w:uiPriority w:val="39"/>
    <w:pPr>
      <w:ind w:left="1440"/>
      <w:jc w:val="left"/>
    </w:pPr>
    <w:rPr>
      <w:sz w:val="18"/>
    </w:rPr>
  </w:style>
  <w:style w:type="paragraph" w:styleId="TOC8">
    <w:name w:val="toc 8"/>
    <w:basedOn w:val="Normal"/>
    <w:next w:val="Normal"/>
    <w:autoRedefine/>
    <w:uiPriority w:val="39"/>
    <w:pPr>
      <w:ind w:left="1680"/>
      <w:jc w:val="left"/>
    </w:pPr>
    <w:rPr>
      <w:sz w:val="18"/>
    </w:rPr>
  </w:style>
  <w:style w:type="paragraph" w:styleId="TOC9">
    <w:name w:val="toc 9"/>
    <w:basedOn w:val="Normal"/>
    <w:next w:val="Normal"/>
    <w:autoRedefine/>
    <w:uiPriority w:val="39"/>
    <w:pPr>
      <w:ind w:left="1920"/>
      <w:jc w:val="left"/>
    </w:pPr>
    <w:rPr>
      <w:sz w:val="18"/>
    </w:r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Caption">
    <w:name w:val="caption"/>
    <w:aliases w:val="Table Caption"/>
    <w:basedOn w:val="Normal"/>
    <w:next w:val="Normal"/>
    <w:link w:val="CaptionChar"/>
    <w:autoRedefine/>
    <w:uiPriority w:val="35"/>
    <w:qFormat/>
    <w:rsid w:val="008D7C88"/>
    <w:pPr>
      <w:spacing w:before="360"/>
      <w:jc w:val="center"/>
    </w:pPr>
    <w:rPr>
      <w:rFonts w:eastAsia="Times New Roman"/>
    </w:rPr>
  </w:style>
  <w:style w:type="paragraph" w:styleId="BalloonText">
    <w:name w:val="Balloon Text"/>
    <w:basedOn w:val="Normal"/>
    <w:link w:val="BalloonTextChar"/>
    <w:rsid w:val="00F452D9"/>
    <w:rPr>
      <w:rFonts w:ascii="Tahoma" w:hAnsi="Tahoma" w:cs="Tahoma"/>
      <w:sz w:val="16"/>
      <w:szCs w:val="16"/>
    </w:rPr>
  </w:style>
  <w:style w:type="character" w:customStyle="1" w:styleId="BalloonTextChar">
    <w:name w:val="Balloon Text Char"/>
    <w:link w:val="BalloonText"/>
    <w:rsid w:val="00F452D9"/>
    <w:rPr>
      <w:rFonts w:ascii="Tahoma" w:hAnsi="Tahoma" w:cs="Tahoma"/>
      <w:sz w:val="16"/>
      <w:szCs w:val="16"/>
      <w:lang w:val="en-US" w:eastAsia="en-US"/>
    </w:rPr>
  </w:style>
  <w:style w:type="character" w:styleId="CommentReference">
    <w:name w:val="annotation reference"/>
    <w:rsid w:val="00A75AE1"/>
    <w:rPr>
      <w:sz w:val="16"/>
      <w:szCs w:val="16"/>
    </w:rPr>
  </w:style>
  <w:style w:type="paragraph" w:styleId="CommentText">
    <w:name w:val="annotation text"/>
    <w:basedOn w:val="Normal"/>
    <w:link w:val="CommentTextChar"/>
    <w:rsid w:val="00A75AE1"/>
    <w:rPr>
      <w:sz w:val="20"/>
    </w:rPr>
  </w:style>
  <w:style w:type="character" w:customStyle="1" w:styleId="CommentTextChar">
    <w:name w:val="Comment Text Char"/>
    <w:link w:val="CommentText"/>
    <w:rsid w:val="00A75AE1"/>
    <w:rPr>
      <w:lang w:val="en-US" w:eastAsia="en-US"/>
    </w:rPr>
  </w:style>
  <w:style w:type="paragraph" w:styleId="CommentSubject">
    <w:name w:val="annotation subject"/>
    <w:basedOn w:val="CommentText"/>
    <w:next w:val="CommentText"/>
    <w:link w:val="CommentSubjectChar"/>
    <w:rsid w:val="00A75AE1"/>
    <w:rPr>
      <w:b/>
      <w:bCs/>
    </w:rPr>
  </w:style>
  <w:style w:type="character" w:customStyle="1" w:styleId="CommentSubjectChar">
    <w:name w:val="Comment Subject Char"/>
    <w:link w:val="CommentSubject"/>
    <w:rsid w:val="00A75AE1"/>
    <w:rPr>
      <w:b/>
      <w:bCs/>
      <w:lang w:val="en-US" w:eastAsia="en-US"/>
    </w:rPr>
  </w:style>
  <w:style w:type="paragraph" w:styleId="PlainText">
    <w:name w:val="Plain Text"/>
    <w:basedOn w:val="Normal"/>
    <w:link w:val="PlainTextChar"/>
    <w:unhideWhenUsed/>
    <w:rsid w:val="00CE2B27"/>
    <w:pPr>
      <w:widowControl/>
      <w:jc w:val="left"/>
    </w:pPr>
    <w:rPr>
      <w:rFonts w:ascii="Calibri" w:eastAsia="Calibri" w:hAnsi="Calibri"/>
      <w:sz w:val="22"/>
      <w:szCs w:val="21"/>
      <w:lang w:val="en-CA"/>
    </w:rPr>
  </w:style>
  <w:style w:type="character" w:customStyle="1" w:styleId="PlainTextChar">
    <w:name w:val="Plain Text Char"/>
    <w:link w:val="PlainText"/>
    <w:rsid w:val="00CE2B27"/>
    <w:rPr>
      <w:rFonts w:ascii="Calibri" w:eastAsia="Calibri" w:hAnsi="Calibri" w:cs="Times New Roman"/>
      <w:sz w:val="22"/>
      <w:szCs w:val="21"/>
      <w:lang w:eastAsia="en-US"/>
    </w:rPr>
  </w:style>
  <w:style w:type="paragraph" w:styleId="ListParagraph">
    <w:name w:val="List Paragraph"/>
    <w:basedOn w:val="Normal"/>
    <w:uiPriority w:val="34"/>
    <w:qFormat/>
    <w:rsid w:val="00D54A99"/>
    <w:pPr>
      <w:ind w:left="720"/>
      <w:contextualSpacing/>
    </w:pPr>
  </w:style>
  <w:style w:type="paragraph" w:styleId="Subtitle">
    <w:name w:val="Subtitle"/>
    <w:basedOn w:val="Normal"/>
    <w:next w:val="Normal"/>
    <w:link w:val="SubtitleChar"/>
    <w:uiPriority w:val="11"/>
    <w:qFormat/>
    <w:rsid w:val="00452B75"/>
    <w:pPr>
      <w:widowControl/>
      <w:numPr>
        <w:ilvl w:val="1"/>
      </w:numPr>
      <w:spacing w:after="200" w:line="276" w:lineRule="auto"/>
      <w:jc w:val="left"/>
    </w:pPr>
    <w:rPr>
      <w:rFonts w:ascii="Cambria" w:hAnsi="Cambria"/>
      <w:i/>
      <w:iCs/>
      <w:color w:val="4F81BD"/>
      <w:spacing w:val="15"/>
      <w:szCs w:val="24"/>
      <w:lang w:val="en-CA"/>
    </w:rPr>
  </w:style>
  <w:style w:type="character" w:customStyle="1" w:styleId="SubtitleChar">
    <w:name w:val="Subtitle Char"/>
    <w:link w:val="Subtitle"/>
    <w:uiPriority w:val="11"/>
    <w:rsid w:val="00452B75"/>
    <w:rPr>
      <w:rFonts w:ascii="Cambria" w:eastAsia="Times New Roman" w:hAnsi="Cambria" w:cs="Times New Roman"/>
      <w:i/>
      <w:iCs/>
      <w:color w:val="4F81BD"/>
      <w:spacing w:val="15"/>
      <w:sz w:val="24"/>
      <w:szCs w:val="24"/>
      <w:lang w:eastAsia="en-US"/>
    </w:rPr>
  </w:style>
  <w:style w:type="table" w:styleId="TableGrid">
    <w:name w:val="Table Grid"/>
    <w:basedOn w:val="TableNormal"/>
    <w:rsid w:val="00FF0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485064"/>
    <w:rPr>
      <w:color w:val="808080"/>
    </w:rPr>
  </w:style>
  <w:style w:type="paragraph" w:styleId="NormalWeb">
    <w:name w:val="Normal (Web)"/>
    <w:basedOn w:val="Normal"/>
    <w:uiPriority w:val="99"/>
    <w:unhideWhenUsed/>
    <w:rsid w:val="004A7DF2"/>
    <w:pPr>
      <w:widowControl/>
      <w:spacing w:before="100" w:beforeAutospacing="1" w:after="100" w:afterAutospacing="1"/>
      <w:jc w:val="left"/>
    </w:pPr>
    <w:rPr>
      <w:szCs w:val="24"/>
      <w:lang w:val="en-CA" w:eastAsia="en-CA"/>
    </w:rPr>
  </w:style>
  <w:style w:type="character" w:customStyle="1" w:styleId="Heading3Char">
    <w:name w:val="Heading 3 Char"/>
    <w:basedOn w:val="DefaultParagraphFont"/>
    <w:link w:val="Heading3"/>
    <w:rsid w:val="001B3F12"/>
    <w:rPr>
      <w:b/>
      <w:caps/>
      <w:sz w:val="24"/>
      <w:lang w:val="en-US" w:eastAsia="en-US"/>
    </w:rPr>
  </w:style>
  <w:style w:type="character" w:customStyle="1" w:styleId="CaptionChar">
    <w:name w:val="Caption Char"/>
    <w:aliases w:val="Table Caption Char"/>
    <w:link w:val="Caption"/>
    <w:uiPriority w:val="35"/>
    <w:rsid w:val="008D7C88"/>
    <w:rPr>
      <w:rFonts w:eastAsia="Times New Roman"/>
      <w:sz w:val="24"/>
      <w:lang w:val="en-US" w:eastAsia="en-US"/>
    </w:rPr>
  </w:style>
  <w:style w:type="character" w:styleId="Emphasis">
    <w:name w:val="Emphasis"/>
    <w:basedOn w:val="DefaultParagraphFont"/>
    <w:uiPriority w:val="20"/>
    <w:qFormat/>
    <w:rsid w:val="00430124"/>
    <w:rPr>
      <w:i/>
      <w:iCs/>
    </w:rPr>
  </w:style>
  <w:style w:type="paragraph" w:customStyle="1" w:styleId="StyleHeading3TimesNewRoman">
    <w:name w:val="Style Heading 3 + Times New Roman"/>
    <w:basedOn w:val="Heading3"/>
    <w:rsid w:val="00C9626B"/>
  </w:style>
  <w:style w:type="character" w:styleId="Hyperlink">
    <w:name w:val="Hyperlink"/>
    <w:basedOn w:val="DefaultParagraphFont"/>
    <w:uiPriority w:val="99"/>
    <w:unhideWhenUsed/>
    <w:rsid w:val="00046E1E"/>
    <w:rPr>
      <w:color w:val="0000FF"/>
      <w:u w:val="single"/>
    </w:rPr>
  </w:style>
  <w:style w:type="paragraph" w:styleId="Bibliography">
    <w:name w:val="Bibliography"/>
    <w:basedOn w:val="Normal"/>
    <w:next w:val="Normal"/>
    <w:uiPriority w:val="37"/>
    <w:unhideWhenUsed/>
    <w:rsid w:val="008E5F6A"/>
  </w:style>
  <w:style w:type="paragraph" w:customStyle="1" w:styleId="AppendixD-Level2b">
    <w:name w:val="Appendix D- Level 2 b"/>
    <w:basedOn w:val="Normal"/>
    <w:link w:val="AppendixD-Level2bChar"/>
    <w:qFormat/>
    <w:rsid w:val="00931C7B"/>
    <w:pPr>
      <w:keepNext/>
      <w:widowControl/>
      <w:numPr>
        <w:numId w:val="9"/>
      </w:numPr>
      <w:tabs>
        <w:tab w:val="left" w:pos="851"/>
      </w:tabs>
      <w:spacing w:before="160"/>
      <w:jc w:val="left"/>
      <w:outlineLvl w:val="3"/>
    </w:pPr>
    <w:rPr>
      <w:rFonts w:ascii="Arial" w:eastAsia="Times New Roman" w:hAnsi="Arial"/>
      <w:b/>
      <w:snapToGrid w:val="0"/>
      <w:kern w:val="28"/>
      <w:sz w:val="22"/>
      <w:lang w:val="fr-FR" w:eastAsia="x-none"/>
    </w:rPr>
  </w:style>
  <w:style w:type="character" w:customStyle="1" w:styleId="AppendixD-Level2bChar">
    <w:name w:val="Appendix D- Level 2 b Char"/>
    <w:basedOn w:val="DefaultParagraphFont"/>
    <w:link w:val="AppendixD-Level2b"/>
    <w:rsid w:val="00931C7B"/>
    <w:rPr>
      <w:rFonts w:ascii="Arial" w:eastAsia="Times New Roman" w:hAnsi="Arial"/>
      <w:b/>
      <w:snapToGrid w:val="0"/>
      <w:kern w:val="28"/>
      <w:sz w:val="22"/>
      <w:lang w:val="fr-FR" w:eastAsia="x-none"/>
    </w:rPr>
  </w:style>
  <w:style w:type="paragraph" w:customStyle="1" w:styleId="TOCTable">
    <w:name w:val="TOC Table"/>
    <w:basedOn w:val="TOC2"/>
    <w:link w:val="TOCTableChar"/>
    <w:qFormat/>
    <w:rsid w:val="00A17873"/>
    <w:pPr>
      <w:widowControl/>
      <w:tabs>
        <w:tab w:val="left" w:pos="1304"/>
        <w:tab w:val="right" w:leader="dot" w:pos="9361"/>
      </w:tabs>
      <w:ind w:left="1304" w:hanging="1304"/>
    </w:pPr>
    <w:rPr>
      <w:rFonts w:ascii="Arial" w:eastAsia="Times New Roman" w:hAnsi="Arial"/>
      <w:bCs/>
      <w:smallCaps w:val="0"/>
      <w:kern w:val="28"/>
      <w:sz w:val="22"/>
      <w:szCs w:val="22"/>
      <w:lang w:val="en-CA" w:eastAsia="x-none"/>
    </w:rPr>
  </w:style>
  <w:style w:type="character" w:customStyle="1" w:styleId="TOCTableChar">
    <w:name w:val="TOC Table Char"/>
    <w:basedOn w:val="DefaultParagraphFont"/>
    <w:link w:val="TOCTable"/>
    <w:rsid w:val="00A17873"/>
    <w:rPr>
      <w:rFonts w:ascii="Arial" w:eastAsia="Times New Roman" w:hAnsi="Arial"/>
      <w:bCs/>
      <w:kern w:val="28"/>
      <w:sz w:val="22"/>
      <w:szCs w:val="22"/>
      <w:lang w:eastAsia="x-none"/>
    </w:rPr>
  </w:style>
  <w:style w:type="paragraph" w:customStyle="1" w:styleId="StyleHeading3LeftBefore6ptAfter4pt">
    <w:name w:val="Style Heading 3 + Left Before:  6 pt After:  4 pt"/>
    <w:basedOn w:val="Heading3"/>
    <w:rsid w:val="00FF413D"/>
    <w:pPr>
      <w:spacing w:before="120" w:after="80"/>
    </w:pPr>
    <w:rPr>
      <w:bCs/>
    </w:rPr>
  </w:style>
  <w:style w:type="paragraph" w:customStyle="1" w:styleId="Simpleline">
    <w:name w:val="Simple line"/>
    <w:basedOn w:val="Normal"/>
    <w:rsid w:val="004138FB"/>
    <w:pPr>
      <w:spacing w:before="0" w:after="0"/>
    </w:pPr>
    <w:rPr>
      <w:sz w:val="20"/>
    </w:rPr>
  </w:style>
  <w:style w:type="character" w:customStyle="1" w:styleId="Coce">
    <w:name w:val="Coce"/>
    <w:basedOn w:val="FootnoteReference"/>
    <w:rsid w:val="00FE0073"/>
    <w:rPr>
      <w:rFonts w:ascii="Courier New" w:hAnsi="Courier New"/>
      <w:sz w:val="16"/>
      <w:vertAlign w:val="superscript"/>
    </w:rPr>
  </w:style>
  <w:style w:type="character" w:styleId="FootnoteReference">
    <w:name w:val="footnote reference"/>
    <w:basedOn w:val="DefaultParagraphFont"/>
    <w:semiHidden/>
    <w:unhideWhenUsed/>
    <w:rsid w:val="00FE0073"/>
    <w:rPr>
      <w:vertAlign w:val="superscript"/>
    </w:rPr>
  </w:style>
  <w:style w:type="paragraph" w:customStyle="1" w:styleId="StyleCode">
    <w:name w:val="Style Code"/>
    <w:basedOn w:val="Normal"/>
    <w:rsid w:val="00796538"/>
    <w:pPr>
      <w:spacing w:before="0" w:after="0"/>
    </w:pPr>
    <w:rPr>
      <w:rFonts w:ascii="Courier New" w:hAnsi="Courier New"/>
      <w:sz w:val="16"/>
    </w:rPr>
  </w:style>
  <w:style w:type="paragraph" w:customStyle="1" w:styleId="StyleHeading4Bold">
    <w:name w:val="Style Heading 4 + Bold"/>
    <w:basedOn w:val="Heading4"/>
    <w:rsid w:val="009D54B1"/>
    <w:rPr>
      <w:bCs/>
    </w:rPr>
  </w:style>
  <w:style w:type="paragraph" w:customStyle="1" w:styleId="StyleSimplelineCambriaMath">
    <w:name w:val="Style Simple line + Cambria Math"/>
    <w:basedOn w:val="Simpleline"/>
    <w:rsid w:val="00797FF6"/>
    <w:rPr>
      <w:rFonts w:ascii="Cambria Math" w:hAnsi="Cambria Math"/>
      <w:sz w:val="22"/>
    </w:rPr>
  </w:style>
  <w:style w:type="character" w:customStyle="1" w:styleId="st">
    <w:name w:val="st"/>
    <w:basedOn w:val="DefaultParagraphFont"/>
    <w:rsid w:val="00865687"/>
  </w:style>
  <w:style w:type="paragraph" w:customStyle="1" w:styleId="StyleCaptionTableCaptionBold">
    <w:name w:val="Style CaptionTable Caption + Bold"/>
    <w:basedOn w:val="Caption"/>
    <w:rsid w:val="00687205"/>
    <w:rPr>
      <w:bCs/>
    </w:rPr>
  </w:style>
  <w:style w:type="paragraph" w:styleId="Revision">
    <w:name w:val="Revision"/>
    <w:hidden/>
    <w:uiPriority w:val="99"/>
    <w:semiHidden/>
    <w:rsid w:val="00203E91"/>
    <w:rPr>
      <w:sz w:val="24"/>
      <w:lang w:val="en-US" w:eastAsia="en-US"/>
    </w:rPr>
  </w:style>
  <w:style w:type="table" w:styleId="LightShading">
    <w:name w:val="Light Shading"/>
    <w:basedOn w:val="TableNormal"/>
    <w:uiPriority w:val="60"/>
    <w:rsid w:val="0091394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Normal"/>
    <w:link w:val="AppendixChar"/>
    <w:qFormat/>
    <w:rsid w:val="00051D58"/>
    <w:pPr>
      <w:keepNext/>
      <w:widowControl/>
      <w:numPr>
        <w:numId w:val="15"/>
      </w:numPr>
      <w:tabs>
        <w:tab w:val="left" w:pos="567"/>
      </w:tabs>
      <w:spacing w:before="160"/>
      <w:ind w:left="357" w:hanging="357"/>
      <w:jc w:val="left"/>
      <w:outlineLvl w:val="3"/>
    </w:pPr>
    <w:rPr>
      <w:rFonts w:eastAsia="Times New Roman"/>
      <w:b/>
      <w:snapToGrid w:val="0"/>
      <w:kern w:val="28"/>
      <w:lang w:val="fr-FR" w:eastAsia="x-none"/>
    </w:rPr>
  </w:style>
  <w:style w:type="character" w:customStyle="1" w:styleId="AppendixChar">
    <w:name w:val="Appendix Char"/>
    <w:basedOn w:val="DefaultParagraphFont"/>
    <w:link w:val="Appendix"/>
    <w:rsid w:val="00051D58"/>
    <w:rPr>
      <w:rFonts w:eastAsia="Times New Roman"/>
      <w:b/>
      <w:snapToGrid w:val="0"/>
      <w:kern w:val="28"/>
      <w:sz w:val="24"/>
      <w:lang w:val="fr-FR" w:eastAsia="x-none"/>
    </w:rPr>
  </w:style>
  <w:style w:type="paragraph" w:customStyle="1" w:styleId="StyleCaptionTableCaptionCentered">
    <w:name w:val="Style CaptionTable Caption + Centered"/>
    <w:basedOn w:val="Caption"/>
    <w:rsid w:val="00336BD6"/>
  </w:style>
  <w:style w:type="paragraph" w:customStyle="1" w:styleId="AppendixAHeading">
    <w:name w:val="Appendix A Heading"/>
    <w:basedOn w:val="Normal"/>
    <w:qFormat/>
    <w:rsid w:val="00EF3648"/>
    <w:pPr>
      <w:keepNext/>
      <w:widowControl/>
      <w:numPr>
        <w:numId w:val="17"/>
      </w:numPr>
      <w:tabs>
        <w:tab w:val="left" w:pos="567"/>
      </w:tabs>
      <w:spacing w:before="160"/>
      <w:ind w:left="357" w:hanging="357"/>
      <w:jc w:val="left"/>
      <w:outlineLvl w:val="3"/>
    </w:pPr>
    <w:rPr>
      <w:rFonts w:ascii="Arial" w:eastAsia="Times New Roman" w:hAnsi="Arial"/>
      <w:b/>
      <w:snapToGrid w:val="0"/>
      <w:kern w:val="28"/>
      <w:sz w:val="22"/>
      <w:lang w:val="fr-FR" w:eastAsia="x-none"/>
    </w:rPr>
  </w:style>
  <w:style w:type="paragraph" w:customStyle="1" w:styleId="Default">
    <w:name w:val="Default"/>
    <w:rsid w:val="005E71A1"/>
    <w:pPr>
      <w:autoSpaceDE w:val="0"/>
      <w:autoSpaceDN w:val="0"/>
      <w:adjustRightInd w:val="0"/>
    </w:pPr>
    <w:rPr>
      <w:color w:val="000000"/>
      <w:sz w:val="24"/>
      <w:szCs w:val="24"/>
    </w:rPr>
  </w:style>
  <w:style w:type="character" w:customStyle="1" w:styleId="Heading4Char">
    <w:name w:val="Heading 4 Char"/>
    <w:basedOn w:val="DefaultParagraphFont"/>
    <w:link w:val="Heading4"/>
    <w:rsid w:val="00A030AF"/>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36623">
      <w:bodyDiv w:val="1"/>
      <w:marLeft w:val="0"/>
      <w:marRight w:val="0"/>
      <w:marTop w:val="0"/>
      <w:marBottom w:val="0"/>
      <w:divBdr>
        <w:top w:val="none" w:sz="0" w:space="0" w:color="auto"/>
        <w:left w:val="none" w:sz="0" w:space="0" w:color="auto"/>
        <w:bottom w:val="none" w:sz="0" w:space="0" w:color="auto"/>
        <w:right w:val="none" w:sz="0" w:space="0" w:color="auto"/>
      </w:divBdr>
      <w:divsChild>
        <w:div w:id="52198764">
          <w:marLeft w:val="0"/>
          <w:marRight w:val="0"/>
          <w:marTop w:val="0"/>
          <w:marBottom w:val="0"/>
          <w:divBdr>
            <w:top w:val="none" w:sz="0" w:space="0" w:color="auto"/>
            <w:left w:val="none" w:sz="0" w:space="0" w:color="auto"/>
            <w:bottom w:val="none" w:sz="0" w:space="0" w:color="auto"/>
            <w:right w:val="none" w:sz="0" w:space="0" w:color="auto"/>
          </w:divBdr>
        </w:div>
        <w:div w:id="947548027">
          <w:marLeft w:val="0"/>
          <w:marRight w:val="0"/>
          <w:marTop w:val="0"/>
          <w:marBottom w:val="0"/>
          <w:divBdr>
            <w:top w:val="none" w:sz="0" w:space="0" w:color="auto"/>
            <w:left w:val="none" w:sz="0" w:space="0" w:color="auto"/>
            <w:bottom w:val="none" w:sz="0" w:space="0" w:color="auto"/>
            <w:right w:val="none" w:sz="0" w:space="0" w:color="auto"/>
          </w:divBdr>
        </w:div>
        <w:div w:id="1562523782">
          <w:marLeft w:val="0"/>
          <w:marRight w:val="0"/>
          <w:marTop w:val="0"/>
          <w:marBottom w:val="0"/>
          <w:divBdr>
            <w:top w:val="none" w:sz="0" w:space="0" w:color="auto"/>
            <w:left w:val="none" w:sz="0" w:space="0" w:color="auto"/>
            <w:bottom w:val="none" w:sz="0" w:space="0" w:color="auto"/>
            <w:right w:val="none" w:sz="0" w:space="0" w:color="auto"/>
          </w:divBdr>
        </w:div>
        <w:div w:id="278612131">
          <w:marLeft w:val="0"/>
          <w:marRight w:val="0"/>
          <w:marTop w:val="0"/>
          <w:marBottom w:val="0"/>
          <w:divBdr>
            <w:top w:val="none" w:sz="0" w:space="0" w:color="auto"/>
            <w:left w:val="none" w:sz="0" w:space="0" w:color="auto"/>
            <w:bottom w:val="none" w:sz="0" w:space="0" w:color="auto"/>
            <w:right w:val="none" w:sz="0" w:space="0" w:color="auto"/>
          </w:divBdr>
        </w:div>
        <w:div w:id="609823043">
          <w:marLeft w:val="0"/>
          <w:marRight w:val="0"/>
          <w:marTop w:val="0"/>
          <w:marBottom w:val="0"/>
          <w:divBdr>
            <w:top w:val="none" w:sz="0" w:space="0" w:color="auto"/>
            <w:left w:val="none" w:sz="0" w:space="0" w:color="auto"/>
            <w:bottom w:val="none" w:sz="0" w:space="0" w:color="auto"/>
            <w:right w:val="none" w:sz="0" w:space="0" w:color="auto"/>
          </w:divBdr>
        </w:div>
      </w:divsChild>
    </w:div>
    <w:div w:id="282420817">
      <w:bodyDiv w:val="1"/>
      <w:marLeft w:val="0"/>
      <w:marRight w:val="0"/>
      <w:marTop w:val="0"/>
      <w:marBottom w:val="0"/>
      <w:divBdr>
        <w:top w:val="none" w:sz="0" w:space="0" w:color="auto"/>
        <w:left w:val="none" w:sz="0" w:space="0" w:color="auto"/>
        <w:bottom w:val="none" w:sz="0" w:space="0" w:color="auto"/>
        <w:right w:val="none" w:sz="0" w:space="0" w:color="auto"/>
      </w:divBdr>
    </w:div>
    <w:div w:id="339743718">
      <w:bodyDiv w:val="1"/>
      <w:marLeft w:val="0"/>
      <w:marRight w:val="0"/>
      <w:marTop w:val="0"/>
      <w:marBottom w:val="0"/>
      <w:divBdr>
        <w:top w:val="none" w:sz="0" w:space="0" w:color="auto"/>
        <w:left w:val="none" w:sz="0" w:space="0" w:color="auto"/>
        <w:bottom w:val="none" w:sz="0" w:space="0" w:color="auto"/>
        <w:right w:val="none" w:sz="0" w:space="0" w:color="auto"/>
      </w:divBdr>
    </w:div>
    <w:div w:id="452948063">
      <w:bodyDiv w:val="1"/>
      <w:marLeft w:val="0"/>
      <w:marRight w:val="0"/>
      <w:marTop w:val="0"/>
      <w:marBottom w:val="0"/>
      <w:divBdr>
        <w:top w:val="none" w:sz="0" w:space="0" w:color="auto"/>
        <w:left w:val="none" w:sz="0" w:space="0" w:color="auto"/>
        <w:bottom w:val="none" w:sz="0" w:space="0" w:color="auto"/>
        <w:right w:val="none" w:sz="0" w:space="0" w:color="auto"/>
      </w:divBdr>
    </w:div>
    <w:div w:id="458651924">
      <w:bodyDiv w:val="1"/>
      <w:marLeft w:val="0"/>
      <w:marRight w:val="0"/>
      <w:marTop w:val="0"/>
      <w:marBottom w:val="0"/>
      <w:divBdr>
        <w:top w:val="none" w:sz="0" w:space="0" w:color="auto"/>
        <w:left w:val="none" w:sz="0" w:space="0" w:color="auto"/>
        <w:bottom w:val="none" w:sz="0" w:space="0" w:color="auto"/>
        <w:right w:val="none" w:sz="0" w:space="0" w:color="auto"/>
      </w:divBdr>
    </w:div>
    <w:div w:id="631135068">
      <w:bodyDiv w:val="1"/>
      <w:marLeft w:val="0"/>
      <w:marRight w:val="0"/>
      <w:marTop w:val="0"/>
      <w:marBottom w:val="0"/>
      <w:divBdr>
        <w:top w:val="none" w:sz="0" w:space="0" w:color="auto"/>
        <w:left w:val="none" w:sz="0" w:space="0" w:color="auto"/>
        <w:bottom w:val="none" w:sz="0" w:space="0" w:color="auto"/>
        <w:right w:val="none" w:sz="0" w:space="0" w:color="auto"/>
      </w:divBdr>
    </w:div>
    <w:div w:id="754517748">
      <w:bodyDiv w:val="1"/>
      <w:marLeft w:val="0"/>
      <w:marRight w:val="0"/>
      <w:marTop w:val="0"/>
      <w:marBottom w:val="0"/>
      <w:divBdr>
        <w:top w:val="none" w:sz="0" w:space="0" w:color="auto"/>
        <w:left w:val="none" w:sz="0" w:space="0" w:color="auto"/>
        <w:bottom w:val="none" w:sz="0" w:space="0" w:color="auto"/>
        <w:right w:val="none" w:sz="0" w:space="0" w:color="auto"/>
      </w:divBdr>
    </w:div>
    <w:div w:id="781462036">
      <w:bodyDiv w:val="1"/>
      <w:marLeft w:val="0"/>
      <w:marRight w:val="0"/>
      <w:marTop w:val="0"/>
      <w:marBottom w:val="0"/>
      <w:divBdr>
        <w:top w:val="none" w:sz="0" w:space="0" w:color="auto"/>
        <w:left w:val="none" w:sz="0" w:space="0" w:color="auto"/>
        <w:bottom w:val="none" w:sz="0" w:space="0" w:color="auto"/>
        <w:right w:val="none" w:sz="0" w:space="0" w:color="auto"/>
      </w:divBdr>
    </w:div>
    <w:div w:id="974262839">
      <w:bodyDiv w:val="1"/>
      <w:marLeft w:val="0"/>
      <w:marRight w:val="0"/>
      <w:marTop w:val="0"/>
      <w:marBottom w:val="0"/>
      <w:divBdr>
        <w:top w:val="none" w:sz="0" w:space="0" w:color="auto"/>
        <w:left w:val="none" w:sz="0" w:space="0" w:color="auto"/>
        <w:bottom w:val="none" w:sz="0" w:space="0" w:color="auto"/>
        <w:right w:val="none" w:sz="0" w:space="0" w:color="auto"/>
      </w:divBdr>
    </w:div>
    <w:div w:id="1140920977">
      <w:bodyDiv w:val="1"/>
      <w:marLeft w:val="0"/>
      <w:marRight w:val="0"/>
      <w:marTop w:val="0"/>
      <w:marBottom w:val="0"/>
      <w:divBdr>
        <w:top w:val="none" w:sz="0" w:space="0" w:color="auto"/>
        <w:left w:val="none" w:sz="0" w:space="0" w:color="auto"/>
        <w:bottom w:val="none" w:sz="0" w:space="0" w:color="auto"/>
        <w:right w:val="none" w:sz="0" w:space="0" w:color="auto"/>
      </w:divBdr>
    </w:div>
    <w:div w:id="1214662422">
      <w:bodyDiv w:val="1"/>
      <w:marLeft w:val="0"/>
      <w:marRight w:val="0"/>
      <w:marTop w:val="0"/>
      <w:marBottom w:val="0"/>
      <w:divBdr>
        <w:top w:val="none" w:sz="0" w:space="0" w:color="auto"/>
        <w:left w:val="none" w:sz="0" w:space="0" w:color="auto"/>
        <w:bottom w:val="none" w:sz="0" w:space="0" w:color="auto"/>
        <w:right w:val="none" w:sz="0" w:space="0" w:color="auto"/>
      </w:divBdr>
    </w:div>
    <w:div w:id="1252661766">
      <w:bodyDiv w:val="1"/>
      <w:marLeft w:val="0"/>
      <w:marRight w:val="0"/>
      <w:marTop w:val="0"/>
      <w:marBottom w:val="0"/>
      <w:divBdr>
        <w:top w:val="none" w:sz="0" w:space="0" w:color="auto"/>
        <w:left w:val="none" w:sz="0" w:space="0" w:color="auto"/>
        <w:bottom w:val="none" w:sz="0" w:space="0" w:color="auto"/>
        <w:right w:val="none" w:sz="0" w:space="0" w:color="auto"/>
      </w:divBdr>
      <w:divsChild>
        <w:div w:id="263461224">
          <w:marLeft w:val="0"/>
          <w:marRight w:val="0"/>
          <w:marTop w:val="0"/>
          <w:marBottom w:val="0"/>
          <w:divBdr>
            <w:top w:val="none" w:sz="0" w:space="0" w:color="auto"/>
            <w:left w:val="none" w:sz="0" w:space="0" w:color="auto"/>
            <w:bottom w:val="none" w:sz="0" w:space="0" w:color="auto"/>
            <w:right w:val="none" w:sz="0" w:space="0" w:color="auto"/>
          </w:divBdr>
          <w:divsChild>
            <w:div w:id="4568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2908">
      <w:bodyDiv w:val="1"/>
      <w:marLeft w:val="0"/>
      <w:marRight w:val="0"/>
      <w:marTop w:val="0"/>
      <w:marBottom w:val="0"/>
      <w:divBdr>
        <w:top w:val="none" w:sz="0" w:space="0" w:color="auto"/>
        <w:left w:val="none" w:sz="0" w:space="0" w:color="auto"/>
        <w:bottom w:val="none" w:sz="0" w:space="0" w:color="auto"/>
        <w:right w:val="none" w:sz="0" w:space="0" w:color="auto"/>
      </w:divBdr>
    </w:div>
    <w:div w:id="1533806697">
      <w:bodyDiv w:val="1"/>
      <w:marLeft w:val="0"/>
      <w:marRight w:val="0"/>
      <w:marTop w:val="0"/>
      <w:marBottom w:val="0"/>
      <w:divBdr>
        <w:top w:val="none" w:sz="0" w:space="0" w:color="auto"/>
        <w:left w:val="none" w:sz="0" w:space="0" w:color="auto"/>
        <w:bottom w:val="none" w:sz="0" w:space="0" w:color="auto"/>
        <w:right w:val="none" w:sz="0" w:space="0" w:color="auto"/>
      </w:divBdr>
    </w:div>
    <w:div w:id="1673753879">
      <w:bodyDiv w:val="1"/>
      <w:marLeft w:val="0"/>
      <w:marRight w:val="0"/>
      <w:marTop w:val="0"/>
      <w:marBottom w:val="0"/>
      <w:divBdr>
        <w:top w:val="none" w:sz="0" w:space="0" w:color="auto"/>
        <w:left w:val="none" w:sz="0" w:space="0" w:color="auto"/>
        <w:bottom w:val="none" w:sz="0" w:space="0" w:color="auto"/>
        <w:right w:val="none" w:sz="0" w:space="0" w:color="auto"/>
      </w:divBdr>
    </w:div>
    <w:div w:id="1799645811">
      <w:bodyDiv w:val="1"/>
      <w:marLeft w:val="0"/>
      <w:marRight w:val="0"/>
      <w:marTop w:val="0"/>
      <w:marBottom w:val="0"/>
      <w:divBdr>
        <w:top w:val="none" w:sz="0" w:space="0" w:color="auto"/>
        <w:left w:val="none" w:sz="0" w:space="0" w:color="auto"/>
        <w:bottom w:val="none" w:sz="0" w:space="0" w:color="auto"/>
        <w:right w:val="none" w:sz="0" w:space="0" w:color="auto"/>
      </w:divBdr>
    </w:div>
    <w:div w:id="1829789695">
      <w:bodyDiv w:val="1"/>
      <w:marLeft w:val="0"/>
      <w:marRight w:val="0"/>
      <w:marTop w:val="0"/>
      <w:marBottom w:val="0"/>
      <w:divBdr>
        <w:top w:val="none" w:sz="0" w:space="0" w:color="auto"/>
        <w:left w:val="none" w:sz="0" w:space="0" w:color="auto"/>
        <w:bottom w:val="none" w:sz="0" w:space="0" w:color="auto"/>
        <w:right w:val="none" w:sz="0" w:space="0" w:color="auto"/>
      </w:divBdr>
    </w:div>
    <w:div w:id="1930432260">
      <w:bodyDiv w:val="1"/>
      <w:marLeft w:val="0"/>
      <w:marRight w:val="0"/>
      <w:marTop w:val="0"/>
      <w:marBottom w:val="0"/>
      <w:divBdr>
        <w:top w:val="none" w:sz="0" w:space="0" w:color="auto"/>
        <w:left w:val="none" w:sz="0" w:space="0" w:color="auto"/>
        <w:bottom w:val="none" w:sz="0" w:space="0" w:color="auto"/>
        <w:right w:val="none" w:sz="0" w:space="0" w:color="auto"/>
      </w:divBdr>
    </w:div>
    <w:div w:id="1948459289">
      <w:bodyDiv w:val="1"/>
      <w:marLeft w:val="0"/>
      <w:marRight w:val="0"/>
      <w:marTop w:val="0"/>
      <w:marBottom w:val="0"/>
      <w:divBdr>
        <w:top w:val="none" w:sz="0" w:space="0" w:color="auto"/>
        <w:left w:val="none" w:sz="0" w:space="0" w:color="auto"/>
        <w:bottom w:val="none" w:sz="0" w:space="0" w:color="auto"/>
        <w:right w:val="none" w:sz="0" w:space="0" w:color="auto"/>
      </w:divBdr>
    </w:div>
    <w:div w:id="2017725528">
      <w:bodyDiv w:val="1"/>
      <w:marLeft w:val="0"/>
      <w:marRight w:val="0"/>
      <w:marTop w:val="0"/>
      <w:marBottom w:val="0"/>
      <w:divBdr>
        <w:top w:val="none" w:sz="0" w:space="0" w:color="auto"/>
        <w:left w:val="none" w:sz="0" w:space="0" w:color="auto"/>
        <w:bottom w:val="none" w:sz="0" w:space="0" w:color="auto"/>
        <w:right w:val="none" w:sz="0" w:space="0" w:color="auto"/>
      </w:divBdr>
      <w:divsChild>
        <w:div w:id="1187987205">
          <w:marLeft w:val="0"/>
          <w:marRight w:val="0"/>
          <w:marTop w:val="0"/>
          <w:marBottom w:val="0"/>
          <w:divBdr>
            <w:top w:val="none" w:sz="0" w:space="0" w:color="auto"/>
            <w:left w:val="none" w:sz="0" w:space="0" w:color="auto"/>
            <w:bottom w:val="none" w:sz="0" w:space="0" w:color="auto"/>
            <w:right w:val="none" w:sz="0" w:space="0" w:color="auto"/>
          </w:divBdr>
        </w:div>
        <w:div w:id="772169348">
          <w:marLeft w:val="0"/>
          <w:marRight w:val="0"/>
          <w:marTop w:val="0"/>
          <w:marBottom w:val="0"/>
          <w:divBdr>
            <w:top w:val="none" w:sz="0" w:space="0" w:color="auto"/>
            <w:left w:val="none" w:sz="0" w:space="0" w:color="auto"/>
            <w:bottom w:val="none" w:sz="0" w:space="0" w:color="auto"/>
            <w:right w:val="none" w:sz="0" w:space="0" w:color="auto"/>
          </w:divBdr>
        </w:div>
        <w:div w:id="59259582">
          <w:marLeft w:val="0"/>
          <w:marRight w:val="0"/>
          <w:marTop w:val="0"/>
          <w:marBottom w:val="0"/>
          <w:divBdr>
            <w:top w:val="none" w:sz="0" w:space="0" w:color="auto"/>
            <w:left w:val="none" w:sz="0" w:space="0" w:color="auto"/>
            <w:bottom w:val="none" w:sz="0" w:space="0" w:color="auto"/>
            <w:right w:val="none" w:sz="0" w:space="0" w:color="auto"/>
          </w:divBdr>
        </w:div>
        <w:div w:id="696614060">
          <w:marLeft w:val="0"/>
          <w:marRight w:val="0"/>
          <w:marTop w:val="0"/>
          <w:marBottom w:val="0"/>
          <w:divBdr>
            <w:top w:val="none" w:sz="0" w:space="0" w:color="auto"/>
            <w:left w:val="none" w:sz="0" w:space="0" w:color="auto"/>
            <w:bottom w:val="none" w:sz="0" w:space="0" w:color="auto"/>
            <w:right w:val="none" w:sz="0" w:space="0" w:color="auto"/>
          </w:divBdr>
        </w:div>
        <w:div w:id="22555875">
          <w:marLeft w:val="0"/>
          <w:marRight w:val="0"/>
          <w:marTop w:val="0"/>
          <w:marBottom w:val="0"/>
          <w:divBdr>
            <w:top w:val="none" w:sz="0" w:space="0" w:color="auto"/>
            <w:left w:val="none" w:sz="0" w:space="0" w:color="auto"/>
            <w:bottom w:val="none" w:sz="0" w:space="0" w:color="auto"/>
            <w:right w:val="none" w:sz="0" w:space="0" w:color="auto"/>
          </w:divBdr>
        </w:div>
        <w:div w:id="138111349">
          <w:marLeft w:val="0"/>
          <w:marRight w:val="0"/>
          <w:marTop w:val="0"/>
          <w:marBottom w:val="0"/>
          <w:divBdr>
            <w:top w:val="none" w:sz="0" w:space="0" w:color="auto"/>
            <w:left w:val="none" w:sz="0" w:space="0" w:color="auto"/>
            <w:bottom w:val="none" w:sz="0" w:space="0" w:color="auto"/>
            <w:right w:val="none" w:sz="0" w:space="0" w:color="auto"/>
          </w:divBdr>
        </w:div>
        <w:div w:id="1441217021">
          <w:marLeft w:val="0"/>
          <w:marRight w:val="0"/>
          <w:marTop w:val="0"/>
          <w:marBottom w:val="0"/>
          <w:divBdr>
            <w:top w:val="none" w:sz="0" w:space="0" w:color="auto"/>
            <w:left w:val="none" w:sz="0" w:space="0" w:color="auto"/>
            <w:bottom w:val="none" w:sz="0" w:space="0" w:color="auto"/>
            <w:right w:val="none" w:sz="0" w:space="0" w:color="auto"/>
          </w:divBdr>
        </w:div>
        <w:div w:id="1219247367">
          <w:marLeft w:val="0"/>
          <w:marRight w:val="0"/>
          <w:marTop w:val="0"/>
          <w:marBottom w:val="0"/>
          <w:divBdr>
            <w:top w:val="none" w:sz="0" w:space="0" w:color="auto"/>
            <w:left w:val="none" w:sz="0" w:space="0" w:color="auto"/>
            <w:bottom w:val="none" w:sz="0" w:space="0" w:color="auto"/>
            <w:right w:val="none" w:sz="0" w:space="0" w:color="auto"/>
          </w:divBdr>
        </w:div>
        <w:div w:id="1157650858">
          <w:marLeft w:val="0"/>
          <w:marRight w:val="0"/>
          <w:marTop w:val="0"/>
          <w:marBottom w:val="0"/>
          <w:divBdr>
            <w:top w:val="none" w:sz="0" w:space="0" w:color="auto"/>
            <w:left w:val="none" w:sz="0" w:space="0" w:color="auto"/>
            <w:bottom w:val="none" w:sz="0" w:space="0" w:color="auto"/>
            <w:right w:val="none" w:sz="0" w:space="0" w:color="auto"/>
          </w:divBdr>
        </w:div>
        <w:div w:id="2138595977">
          <w:marLeft w:val="0"/>
          <w:marRight w:val="0"/>
          <w:marTop w:val="0"/>
          <w:marBottom w:val="0"/>
          <w:divBdr>
            <w:top w:val="none" w:sz="0" w:space="0" w:color="auto"/>
            <w:left w:val="none" w:sz="0" w:space="0" w:color="auto"/>
            <w:bottom w:val="none" w:sz="0" w:space="0" w:color="auto"/>
            <w:right w:val="none" w:sz="0" w:space="0" w:color="auto"/>
          </w:divBdr>
        </w:div>
        <w:div w:id="1103458140">
          <w:marLeft w:val="0"/>
          <w:marRight w:val="0"/>
          <w:marTop w:val="0"/>
          <w:marBottom w:val="0"/>
          <w:divBdr>
            <w:top w:val="none" w:sz="0" w:space="0" w:color="auto"/>
            <w:left w:val="none" w:sz="0" w:space="0" w:color="auto"/>
            <w:bottom w:val="none" w:sz="0" w:space="0" w:color="auto"/>
            <w:right w:val="none" w:sz="0" w:space="0" w:color="auto"/>
          </w:divBdr>
        </w:div>
        <w:div w:id="955674851">
          <w:marLeft w:val="0"/>
          <w:marRight w:val="0"/>
          <w:marTop w:val="0"/>
          <w:marBottom w:val="0"/>
          <w:divBdr>
            <w:top w:val="none" w:sz="0" w:space="0" w:color="auto"/>
            <w:left w:val="none" w:sz="0" w:space="0" w:color="auto"/>
            <w:bottom w:val="none" w:sz="0" w:space="0" w:color="auto"/>
            <w:right w:val="none" w:sz="0" w:space="0" w:color="auto"/>
          </w:divBdr>
        </w:div>
        <w:div w:id="1847596723">
          <w:marLeft w:val="0"/>
          <w:marRight w:val="0"/>
          <w:marTop w:val="0"/>
          <w:marBottom w:val="0"/>
          <w:divBdr>
            <w:top w:val="none" w:sz="0" w:space="0" w:color="auto"/>
            <w:left w:val="none" w:sz="0" w:space="0" w:color="auto"/>
            <w:bottom w:val="none" w:sz="0" w:space="0" w:color="auto"/>
            <w:right w:val="none" w:sz="0" w:space="0" w:color="auto"/>
          </w:divBdr>
        </w:div>
        <w:div w:id="1477334412">
          <w:marLeft w:val="0"/>
          <w:marRight w:val="0"/>
          <w:marTop w:val="0"/>
          <w:marBottom w:val="0"/>
          <w:divBdr>
            <w:top w:val="none" w:sz="0" w:space="0" w:color="auto"/>
            <w:left w:val="none" w:sz="0" w:space="0" w:color="auto"/>
            <w:bottom w:val="none" w:sz="0" w:space="0" w:color="auto"/>
            <w:right w:val="none" w:sz="0" w:space="0" w:color="auto"/>
          </w:divBdr>
        </w:div>
        <w:div w:id="2124765410">
          <w:marLeft w:val="0"/>
          <w:marRight w:val="0"/>
          <w:marTop w:val="0"/>
          <w:marBottom w:val="0"/>
          <w:divBdr>
            <w:top w:val="none" w:sz="0" w:space="0" w:color="auto"/>
            <w:left w:val="none" w:sz="0" w:space="0" w:color="auto"/>
            <w:bottom w:val="none" w:sz="0" w:space="0" w:color="auto"/>
            <w:right w:val="none" w:sz="0" w:space="0" w:color="auto"/>
          </w:divBdr>
        </w:div>
        <w:div w:id="1967614792">
          <w:marLeft w:val="0"/>
          <w:marRight w:val="0"/>
          <w:marTop w:val="0"/>
          <w:marBottom w:val="0"/>
          <w:divBdr>
            <w:top w:val="none" w:sz="0" w:space="0" w:color="auto"/>
            <w:left w:val="none" w:sz="0" w:space="0" w:color="auto"/>
            <w:bottom w:val="none" w:sz="0" w:space="0" w:color="auto"/>
            <w:right w:val="none" w:sz="0" w:space="0" w:color="auto"/>
          </w:divBdr>
        </w:div>
        <w:div w:id="1470896902">
          <w:marLeft w:val="0"/>
          <w:marRight w:val="0"/>
          <w:marTop w:val="0"/>
          <w:marBottom w:val="0"/>
          <w:divBdr>
            <w:top w:val="none" w:sz="0" w:space="0" w:color="auto"/>
            <w:left w:val="none" w:sz="0" w:space="0" w:color="auto"/>
            <w:bottom w:val="none" w:sz="0" w:space="0" w:color="auto"/>
            <w:right w:val="none" w:sz="0" w:space="0" w:color="auto"/>
          </w:divBdr>
        </w:div>
        <w:div w:id="1092974879">
          <w:marLeft w:val="0"/>
          <w:marRight w:val="0"/>
          <w:marTop w:val="0"/>
          <w:marBottom w:val="0"/>
          <w:divBdr>
            <w:top w:val="none" w:sz="0" w:space="0" w:color="auto"/>
            <w:left w:val="none" w:sz="0" w:space="0" w:color="auto"/>
            <w:bottom w:val="none" w:sz="0" w:space="0" w:color="auto"/>
            <w:right w:val="none" w:sz="0" w:space="0" w:color="auto"/>
          </w:divBdr>
        </w:div>
        <w:div w:id="971010911">
          <w:marLeft w:val="0"/>
          <w:marRight w:val="0"/>
          <w:marTop w:val="0"/>
          <w:marBottom w:val="0"/>
          <w:divBdr>
            <w:top w:val="none" w:sz="0" w:space="0" w:color="auto"/>
            <w:left w:val="none" w:sz="0" w:space="0" w:color="auto"/>
            <w:bottom w:val="none" w:sz="0" w:space="0" w:color="auto"/>
            <w:right w:val="none" w:sz="0" w:space="0" w:color="auto"/>
          </w:divBdr>
        </w:div>
        <w:div w:id="974723150">
          <w:marLeft w:val="0"/>
          <w:marRight w:val="0"/>
          <w:marTop w:val="0"/>
          <w:marBottom w:val="0"/>
          <w:divBdr>
            <w:top w:val="none" w:sz="0" w:space="0" w:color="auto"/>
            <w:left w:val="none" w:sz="0" w:space="0" w:color="auto"/>
            <w:bottom w:val="none" w:sz="0" w:space="0" w:color="auto"/>
            <w:right w:val="none" w:sz="0" w:space="0" w:color="auto"/>
          </w:divBdr>
        </w:div>
      </w:divsChild>
    </w:div>
    <w:div w:id="2087069491">
      <w:bodyDiv w:val="1"/>
      <w:marLeft w:val="0"/>
      <w:marRight w:val="0"/>
      <w:marTop w:val="0"/>
      <w:marBottom w:val="0"/>
      <w:divBdr>
        <w:top w:val="none" w:sz="0" w:space="0" w:color="auto"/>
        <w:left w:val="none" w:sz="0" w:space="0" w:color="auto"/>
        <w:bottom w:val="none" w:sz="0" w:space="0" w:color="auto"/>
        <w:right w:val="none" w:sz="0" w:space="0" w:color="auto"/>
      </w:divBdr>
    </w:div>
    <w:div w:id="208876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6.wmf"/><Relationship Id="rId21" Type="http://schemas.openxmlformats.org/officeDocument/2006/relationships/image" Target="media/image10.emf"/><Relationship Id="rId42" Type="http://schemas.openxmlformats.org/officeDocument/2006/relationships/image" Target="media/image22.wmf"/><Relationship Id="rId63" Type="http://schemas.openxmlformats.org/officeDocument/2006/relationships/oleObject" Target="embeddings/oleObject20.bin"/><Relationship Id="rId84" Type="http://schemas.openxmlformats.org/officeDocument/2006/relationships/image" Target="media/image46.wmf"/><Relationship Id="rId138" Type="http://schemas.openxmlformats.org/officeDocument/2006/relationships/image" Target="media/image95.wmf"/><Relationship Id="rId159" Type="http://schemas.openxmlformats.org/officeDocument/2006/relationships/image" Target="media/image112.png"/><Relationship Id="rId170" Type="http://schemas.openxmlformats.org/officeDocument/2006/relationships/image" Target="media/image121.emf"/><Relationship Id="rId191" Type="http://schemas.openxmlformats.org/officeDocument/2006/relationships/image" Target="media/image142.png"/><Relationship Id="rId205" Type="http://schemas.openxmlformats.org/officeDocument/2006/relationships/image" Target="media/image156.png"/><Relationship Id="rId107" Type="http://schemas.openxmlformats.org/officeDocument/2006/relationships/image" Target="media/image66.emf"/><Relationship Id="rId11" Type="http://schemas.openxmlformats.org/officeDocument/2006/relationships/footer" Target="footer3.xml"/><Relationship Id="rId32" Type="http://schemas.openxmlformats.org/officeDocument/2006/relationships/image" Target="media/image17.wmf"/><Relationship Id="rId37" Type="http://schemas.openxmlformats.org/officeDocument/2006/relationships/oleObject" Target="embeddings/oleObject7.bin"/><Relationship Id="rId53" Type="http://schemas.openxmlformats.org/officeDocument/2006/relationships/oleObject" Target="embeddings/oleObject15.bin"/><Relationship Id="rId58" Type="http://schemas.openxmlformats.org/officeDocument/2006/relationships/image" Target="media/image30.wmf"/><Relationship Id="rId74" Type="http://schemas.openxmlformats.org/officeDocument/2006/relationships/image" Target="media/image39.emf"/><Relationship Id="rId79" Type="http://schemas.openxmlformats.org/officeDocument/2006/relationships/oleObject" Target="embeddings/oleObject26.bin"/><Relationship Id="rId102" Type="http://schemas.openxmlformats.org/officeDocument/2006/relationships/image" Target="media/image61.emf"/><Relationship Id="rId123" Type="http://schemas.openxmlformats.org/officeDocument/2006/relationships/image" Target="media/image81.png"/><Relationship Id="rId128" Type="http://schemas.openxmlformats.org/officeDocument/2006/relationships/image" Target="media/image86.png"/><Relationship Id="rId144" Type="http://schemas.openxmlformats.org/officeDocument/2006/relationships/image" Target="media/image98.wmf"/><Relationship Id="rId149" Type="http://schemas.openxmlformats.org/officeDocument/2006/relationships/image" Target="media/image102.emf"/><Relationship Id="rId5" Type="http://schemas.openxmlformats.org/officeDocument/2006/relationships/webSettings" Target="webSettings.xml"/><Relationship Id="rId90" Type="http://schemas.openxmlformats.org/officeDocument/2006/relationships/oleObject" Target="embeddings/oleObject29.bin"/><Relationship Id="rId95" Type="http://schemas.openxmlformats.org/officeDocument/2006/relationships/image" Target="media/image54.emf"/><Relationship Id="rId160" Type="http://schemas.openxmlformats.org/officeDocument/2006/relationships/image" Target="media/image113.png"/><Relationship Id="rId165" Type="http://schemas.openxmlformats.org/officeDocument/2006/relationships/image" Target="media/image117.wmf"/><Relationship Id="rId181" Type="http://schemas.openxmlformats.org/officeDocument/2006/relationships/image" Target="media/image132.wmf"/><Relationship Id="rId186" Type="http://schemas.openxmlformats.org/officeDocument/2006/relationships/image" Target="media/image137.emf"/><Relationship Id="rId216" Type="http://schemas.openxmlformats.org/officeDocument/2006/relationships/theme" Target="theme/theme1.xml"/><Relationship Id="rId211" Type="http://schemas.openxmlformats.org/officeDocument/2006/relationships/hyperlink" Target="http://www.mont-terri.ch/" TargetMode="External"/><Relationship Id="rId22" Type="http://schemas.openxmlformats.org/officeDocument/2006/relationships/image" Target="media/image11.emf"/><Relationship Id="rId27" Type="http://schemas.openxmlformats.org/officeDocument/2006/relationships/oleObject" Target="embeddings/oleObject2.bin"/><Relationship Id="rId43" Type="http://schemas.openxmlformats.org/officeDocument/2006/relationships/oleObject" Target="embeddings/oleObject10.bin"/><Relationship Id="rId48" Type="http://schemas.openxmlformats.org/officeDocument/2006/relationships/image" Target="media/image25.wmf"/><Relationship Id="rId64" Type="http://schemas.openxmlformats.org/officeDocument/2006/relationships/image" Target="media/image33.png"/><Relationship Id="rId69" Type="http://schemas.openxmlformats.org/officeDocument/2006/relationships/oleObject" Target="embeddings/oleObject22.bin"/><Relationship Id="rId113" Type="http://schemas.openxmlformats.org/officeDocument/2006/relationships/image" Target="media/image72.emf"/><Relationship Id="rId118" Type="http://schemas.openxmlformats.org/officeDocument/2006/relationships/oleObject" Target="embeddings/oleObject31.bin"/><Relationship Id="rId134" Type="http://schemas.openxmlformats.org/officeDocument/2006/relationships/image" Target="media/image92.png"/><Relationship Id="rId139" Type="http://schemas.openxmlformats.org/officeDocument/2006/relationships/oleObject" Target="embeddings/oleObject33.bin"/><Relationship Id="rId80" Type="http://schemas.openxmlformats.org/officeDocument/2006/relationships/image" Target="media/image43.emf"/><Relationship Id="rId85" Type="http://schemas.openxmlformats.org/officeDocument/2006/relationships/oleObject" Target="embeddings/oleObject28.bin"/><Relationship Id="rId150" Type="http://schemas.openxmlformats.org/officeDocument/2006/relationships/image" Target="media/image103.emf"/><Relationship Id="rId155" Type="http://schemas.openxmlformats.org/officeDocument/2006/relationships/image" Target="media/image108.emf"/><Relationship Id="rId171" Type="http://schemas.openxmlformats.org/officeDocument/2006/relationships/image" Target="media/image122.png"/><Relationship Id="rId176" Type="http://schemas.openxmlformats.org/officeDocument/2006/relationships/image" Target="media/image127.png"/><Relationship Id="rId192" Type="http://schemas.openxmlformats.org/officeDocument/2006/relationships/image" Target="media/image143.png"/><Relationship Id="rId197" Type="http://schemas.openxmlformats.org/officeDocument/2006/relationships/image" Target="media/image148.png"/><Relationship Id="rId206" Type="http://schemas.openxmlformats.org/officeDocument/2006/relationships/image" Target="media/image157.png"/><Relationship Id="rId201" Type="http://schemas.openxmlformats.org/officeDocument/2006/relationships/image" Target="media/image152.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oleObject" Target="embeddings/oleObject5.bin"/><Relationship Id="rId38" Type="http://schemas.openxmlformats.org/officeDocument/2006/relationships/image" Target="media/image20.wmf"/><Relationship Id="rId59" Type="http://schemas.openxmlformats.org/officeDocument/2006/relationships/oleObject" Target="embeddings/oleObject18.bin"/><Relationship Id="rId103" Type="http://schemas.openxmlformats.org/officeDocument/2006/relationships/image" Target="media/image62.emf"/><Relationship Id="rId108" Type="http://schemas.openxmlformats.org/officeDocument/2006/relationships/image" Target="media/image67.png"/><Relationship Id="rId124" Type="http://schemas.openxmlformats.org/officeDocument/2006/relationships/image" Target="media/image82.png"/><Relationship Id="rId129" Type="http://schemas.openxmlformats.org/officeDocument/2006/relationships/image" Target="media/image87.png"/><Relationship Id="rId54" Type="http://schemas.openxmlformats.org/officeDocument/2006/relationships/image" Target="media/image28.wmf"/><Relationship Id="rId70" Type="http://schemas.openxmlformats.org/officeDocument/2006/relationships/image" Target="media/image37.wmf"/><Relationship Id="rId75" Type="http://schemas.openxmlformats.org/officeDocument/2006/relationships/image" Target="media/image40.emf"/><Relationship Id="rId91" Type="http://schemas.openxmlformats.org/officeDocument/2006/relationships/image" Target="media/image51.wmf"/><Relationship Id="rId96" Type="http://schemas.openxmlformats.org/officeDocument/2006/relationships/image" Target="media/image55.png"/><Relationship Id="rId140" Type="http://schemas.openxmlformats.org/officeDocument/2006/relationships/image" Target="media/image96.wmf"/><Relationship Id="rId145" Type="http://schemas.openxmlformats.org/officeDocument/2006/relationships/oleObject" Target="embeddings/oleObject36.bin"/><Relationship Id="rId161" Type="http://schemas.openxmlformats.org/officeDocument/2006/relationships/image" Target="media/image114.png"/><Relationship Id="rId166" Type="http://schemas.openxmlformats.org/officeDocument/2006/relationships/oleObject" Target="embeddings/oleObject38.bin"/><Relationship Id="rId182" Type="http://schemas.openxmlformats.org/officeDocument/2006/relationships/image" Target="media/image133.emf"/><Relationship Id="rId187" Type="http://schemas.openxmlformats.org/officeDocument/2006/relationships/image" Target="media/image138.w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www.pesthomepage.org" TargetMode="External"/><Relationship Id="rId23" Type="http://schemas.openxmlformats.org/officeDocument/2006/relationships/image" Target="media/image12.jpeg"/><Relationship Id="rId28" Type="http://schemas.openxmlformats.org/officeDocument/2006/relationships/image" Target="media/image15.wmf"/><Relationship Id="rId49" Type="http://schemas.openxmlformats.org/officeDocument/2006/relationships/oleObject" Target="embeddings/oleObject13.bin"/><Relationship Id="rId114" Type="http://schemas.openxmlformats.org/officeDocument/2006/relationships/image" Target="media/image73.emf"/><Relationship Id="rId119" Type="http://schemas.openxmlformats.org/officeDocument/2006/relationships/image" Target="media/image77.png"/><Relationship Id="rId44" Type="http://schemas.openxmlformats.org/officeDocument/2006/relationships/image" Target="media/image23.wmf"/><Relationship Id="rId60" Type="http://schemas.openxmlformats.org/officeDocument/2006/relationships/image" Target="media/image31.wmf"/><Relationship Id="rId65" Type="http://schemas.openxmlformats.org/officeDocument/2006/relationships/image" Target="media/image34.png"/><Relationship Id="rId81" Type="http://schemas.openxmlformats.org/officeDocument/2006/relationships/image" Target="media/image44.emf"/><Relationship Id="rId86" Type="http://schemas.openxmlformats.org/officeDocument/2006/relationships/image" Target="media/image47.emf"/><Relationship Id="rId130" Type="http://schemas.openxmlformats.org/officeDocument/2006/relationships/image" Target="media/image88.png"/><Relationship Id="rId135" Type="http://schemas.openxmlformats.org/officeDocument/2006/relationships/image" Target="media/image93.png"/><Relationship Id="rId151" Type="http://schemas.openxmlformats.org/officeDocument/2006/relationships/image" Target="media/image104.emf"/><Relationship Id="rId156" Type="http://schemas.openxmlformats.org/officeDocument/2006/relationships/image" Target="media/image109.png"/><Relationship Id="rId177" Type="http://schemas.openxmlformats.org/officeDocument/2006/relationships/image" Target="media/image128.png"/><Relationship Id="rId198" Type="http://schemas.openxmlformats.org/officeDocument/2006/relationships/image" Target="media/image149.png"/><Relationship Id="rId172" Type="http://schemas.openxmlformats.org/officeDocument/2006/relationships/image" Target="media/image123.png"/><Relationship Id="rId193" Type="http://schemas.openxmlformats.org/officeDocument/2006/relationships/image" Target="media/image144.png"/><Relationship Id="rId202" Type="http://schemas.openxmlformats.org/officeDocument/2006/relationships/image" Target="media/image153.png"/><Relationship Id="rId207" Type="http://schemas.openxmlformats.org/officeDocument/2006/relationships/image" Target="media/image158.png"/><Relationship Id="rId13" Type="http://schemas.openxmlformats.org/officeDocument/2006/relationships/image" Target="media/image2.emf"/><Relationship Id="rId18" Type="http://schemas.openxmlformats.org/officeDocument/2006/relationships/image" Target="media/image7.png"/><Relationship Id="rId39" Type="http://schemas.openxmlformats.org/officeDocument/2006/relationships/oleObject" Target="embeddings/oleObject8.bin"/><Relationship Id="rId109" Type="http://schemas.openxmlformats.org/officeDocument/2006/relationships/image" Target="media/image68.png"/><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16.bin"/><Relationship Id="rId76" Type="http://schemas.openxmlformats.org/officeDocument/2006/relationships/image" Target="media/image41.wmf"/><Relationship Id="rId97" Type="http://schemas.openxmlformats.org/officeDocument/2006/relationships/image" Target="media/image56.emf"/><Relationship Id="rId104" Type="http://schemas.openxmlformats.org/officeDocument/2006/relationships/image" Target="media/image63.emf"/><Relationship Id="rId120" Type="http://schemas.openxmlformats.org/officeDocument/2006/relationships/image" Target="media/image78.emf"/><Relationship Id="rId125" Type="http://schemas.openxmlformats.org/officeDocument/2006/relationships/image" Target="media/image83.png"/><Relationship Id="rId141" Type="http://schemas.openxmlformats.org/officeDocument/2006/relationships/oleObject" Target="embeddings/oleObject34.bin"/><Relationship Id="rId146" Type="http://schemas.openxmlformats.org/officeDocument/2006/relationships/image" Target="media/image99.emf"/><Relationship Id="rId167" Type="http://schemas.openxmlformats.org/officeDocument/2006/relationships/image" Target="media/image118.jpeg"/><Relationship Id="rId188"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oleObject" Target="embeddings/oleObject30.bin"/><Relationship Id="rId162" Type="http://schemas.openxmlformats.org/officeDocument/2006/relationships/image" Target="media/image115.png"/><Relationship Id="rId183" Type="http://schemas.openxmlformats.org/officeDocument/2006/relationships/image" Target="media/image134.emf"/><Relationship Id="rId213"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3.wmf"/><Relationship Id="rId40" Type="http://schemas.openxmlformats.org/officeDocument/2006/relationships/image" Target="media/image21.wmf"/><Relationship Id="rId45" Type="http://schemas.openxmlformats.org/officeDocument/2006/relationships/oleObject" Target="embeddings/oleObject11.bin"/><Relationship Id="rId66" Type="http://schemas.openxmlformats.org/officeDocument/2006/relationships/image" Target="media/image35.wmf"/><Relationship Id="rId87" Type="http://schemas.openxmlformats.org/officeDocument/2006/relationships/image" Target="media/image48.png"/><Relationship Id="rId110" Type="http://schemas.openxmlformats.org/officeDocument/2006/relationships/image" Target="media/image69.png"/><Relationship Id="rId115" Type="http://schemas.openxmlformats.org/officeDocument/2006/relationships/image" Target="media/image74.emf"/><Relationship Id="rId131" Type="http://schemas.openxmlformats.org/officeDocument/2006/relationships/image" Target="media/image89.png"/><Relationship Id="rId136" Type="http://schemas.openxmlformats.org/officeDocument/2006/relationships/image" Target="media/image94.wmf"/><Relationship Id="rId157" Type="http://schemas.openxmlformats.org/officeDocument/2006/relationships/image" Target="media/image110.png"/><Relationship Id="rId178" Type="http://schemas.openxmlformats.org/officeDocument/2006/relationships/image" Target="media/image129.emf"/><Relationship Id="rId61" Type="http://schemas.openxmlformats.org/officeDocument/2006/relationships/oleObject" Target="embeddings/oleObject19.bin"/><Relationship Id="rId82" Type="http://schemas.openxmlformats.org/officeDocument/2006/relationships/image" Target="media/image45.wmf"/><Relationship Id="rId152" Type="http://schemas.openxmlformats.org/officeDocument/2006/relationships/image" Target="media/image105.emf"/><Relationship Id="rId173" Type="http://schemas.openxmlformats.org/officeDocument/2006/relationships/image" Target="media/image124.emf"/><Relationship Id="rId194" Type="http://schemas.openxmlformats.org/officeDocument/2006/relationships/image" Target="media/image145.png"/><Relationship Id="rId199" Type="http://schemas.openxmlformats.org/officeDocument/2006/relationships/image" Target="media/image150.png"/><Relationship Id="rId203" Type="http://schemas.openxmlformats.org/officeDocument/2006/relationships/image" Target="media/image154.png"/><Relationship Id="rId208" Type="http://schemas.openxmlformats.org/officeDocument/2006/relationships/image" Target="media/image159.png"/><Relationship Id="rId19" Type="http://schemas.openxmlformats.org/officeDocument/2006/relationships/image" Target="media/image8.emf"/><Relationship Id="rId14" Type="http://schemas.openxmlformats.org/officeDocument/2006/relationships/image" Target="media/image3.png"/><Relationship Id="rId30" Type="http://schemas.openxmlformats.org/officeDocument/2006/relationships/image" Target="media/image16.wmf"/><Relationship Id="rId35" Type="http://schemas.openxmlformats.org/officeDocument/2006/relationships/oleObject" Target="embeddings/oleObject6.bin"/><Relationship Id="rId56" Type="http://schemas.openxmlformats.org/officeDocument/2006/relationships/image" Target="media/image29.wmf"/><Relationship Id="rId77" Type="http://schemas.openxmlformats.org/officeDocument/2006/relationships/oleObject" Target="embeddings/oleObject25.bin"/><Relationship Id="rId100" Type="http://schemas.openxmlformats.org/officeDocument/2006/relationships/image" Target="media/image59.emf"/><Relationship Id="rId105" Type="http://schemas.openxmlformats.org/officeDocument/2006/relationships/image" Target="media/image64.emf"/><Relationship Id="rId126" Type="http://schemas.openxmlformats.org/officeDocument/2006/relationships/image" Target="media/image84.png"/><Relationship Id="rId147" Type="http://schemas.openxmlformats.org/officeDocument/2006/relationships/image" Target="media/image100.emf"/><Relationship Id="rId168" Type="http://schemas.openxmlformats.org/officeDocument/2006/relationships/image" Target="media/image119.jpeg"/><Relationship Id="rId8" Type="http://schemas.openxmlformats.org/officeDocument/2006/relationships/header" Target="header1.xml"/><Relationship Id="rId51" Type="http://schemas.openxmlformats.org/officeDocument/2006/relationships/oleObject" Target="embeddings/oleObject14.bin"/><Relationship Id="rId72" Type="http://schemas.openxmlformats.org/officeDocument/2006/relationships/image" Target="media/image38.wmf"/><Relationship Id="rId93" Type="http://schemas.openxmlformats.org/officeDocument/2006/relationships/image" Target="media/image52.png"/><Relationship Id="rId98" Type="http://schemas.openxmlformats.org/officeDocument/2006/relationships/image" Target="media/image57.emf"/><Relationship Id="rId121" Type="http://schemas.openxmlformats.org/officeDocument/2006/relationships/image" Target="media/image79.png"/><Relationship Id="rId142" Type="http://schemas.openxmlformats.org/officeDocument/2006/relationships/image" Target="media/image97.wmf"/><Relationship Id="rId163" Type="http://schemas.openxmlformats.org/officeDocument/2006/relationships/image" Target="media/image116.wmf"/><Relationship Id="rId184" Type="http://schemas.openxmlformats.org/officeDocument/2006/relationships/image" Target="media/image135.emf"/><Relationship Id="rId189" Type="http://schemas.openxmlformats.org/officeDocument/2006/relationships/image" Target="media/image140.emf"/><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oleObject" Target="embeddings/oleObject1.bin"/><Relationship Id="rId46" Type="http://schemas.openxmlformats.org/officeDocument/2006/relationships/image" Target="media/image24.wmf"/><Relationship Id="rId67" Type="http://schemas.openxmlformats.org/officeDocument/2006/relationships/oleObject" Target="embeddings/oleObject21.bin"/><Relationship Id="rId116" Type="http://schemas.openxmlformats.org/officeDocument/2006/relationships/image" Target="media/image75.emf"/><Relationship Id="rId137" Type="http://schemas.openxmlformats.org/officeDocument/2006/relationships/oleObject" Target="embeddings/oleObject32.bin"/><Relationship Id="rId158" Type="http://schemas.openxmlformats.org/officeDocument/2006/relationships/image" Target="media/image111.png"/><Relationship Id="rId20" Type="http://schemas.openxmlformats.org/officeDocument/2006/relationships/image" Target="media/image9.emf"/><Relationship Id="rId41" Type="http://schemas.openxmlformats.org/officeDocument/2006/relationships/oleObject" Target="embeddings/oleObject9.bin"/><Relationship Id="rId62" Type="http://schemas.openxmlformats.org/officeDocument/2006/relationships/image" Target="media/image32.wmf"/><Relationship Id="rId83" Type="http://schemas.openxmlformats.org/officeDocument/2006/relationships/oleObject" Target="embeddings/oleObject27.bin"/><Relationship Id="rId88" Type="http://schemas.openxmlformats.org/officeDocument/2006/relationships/image" Target="media/image49.png"/><Relationship Id="rId111" Type="http://schemas.openxmlformats.org/officeDocument/2006/relationships/image" Target="media/image70.png"/><Relationship Id="rId132" Type="http://schemas.openxmlformats.org/officeDocument/2006/relationships/image" Target="media/image90.png"/><Relationship Id="rId153" Type="http://schemas.openxmlformats.org/officeDocument/2006/relationships/image" Target="media/image106.emf"/><Relationship Id="rId174" Type="http://schemas.openxmlformats.org/officeDocument/2006/relationships/image" Target="media/image125.emf"/><Relationship Id="rId179" Type="http://schemas.openxmlformats.org/officeDocument/2006/relationships/image" Target="media/image130.wmf"/><Relationship Id="rId195" Type="http://schemas.openxmlformats.org/officeDocument/2006/relationships/image" Target="media/image146.png"/><Relationship Id="rId209" Type="http://schemas.openxmlformats.org/officeDocument/2006/relationships/image" Target="media/image160.png"/><Relationship Id="rId190" Type="http://schemas.openxmlformats.org/officeDocument/2006/relationships/image" Target="media/image141.emf"/><Relationship Id="rId204" Type="http://schemas.openxmlformats.org/officeDocument/2006/relationships/image" Target="media/image155.png"/><Relationship Id="rId15" Type="http://schemas.openxmlformats.org/officeDocument/2006/relationships/image" Target="media/image4.png"/><Relationship Id="rId36" Type="http://schemas.openxmlformats.org/officeDocument/2006/relationships/image" Target="media/image19.wmf"/><Relationship Id="rId57" Type="http://schemas.openxmlformats.org/officeDocument/2006/relationships/oleObject" Target="embeddings/oleObject17.bin"/><Relationship Id="rId106" Type="http://schemas.openxmlformats.org/officeDocument/2006/relationships/image" Target="media/image65.emf"/><Relationship Id="rId127" Type="http://schemas.openxmlformats.org/officeDocument/2006/relationships/image" Target="media/image85.png"/><Relationship Id="rId10" Type="http://schemas.openxmlformats.org/officeDocument/2006/relationships/footer" Target="footer2.xml"/><Relationship Id="rId31" Type="http://schemas.openxmlformats.org/officeDocument/2006/relationships/oleObject" Target="embeddings/oleObject4.bin"/><Relationship Id="rId52" Type="http://schemas.openxmlformats.org/officeDocument/2006/relationships/image" Target="media/image27.wmf"/><Relationship Id="rId73" Type="http://schemas.openxmlformats.org/officeDocument/2006/relationships/oleObject" Target="embeddings/oleObject24.bin"/><Relationship Id="rId78" Type="http://schemas.openxmlformats.org/officeDocument/2006/relationships/image" Target="media/image42.wmf"/><Relationship Id="rId94" Type="http://schemas.openxmlformats.org/officeDocument/2006/relationships/image" Target="media/image53.png"/><Relationship Id="rId99" Type="http://schemas.openxmlformats.org/officeDocument/2006/relationships/image" Target="media/image58.emf"/><Relationship Id="rId101" Type="http://schemas.openxmlformats.org/officeDocument/2006/relationships/image" Target="media/image60.emf"/><Relationship Id="rId122" Type="http://schemas.openxmlformats.org/officeDocument/2006/relationships/image" Target="media/image80.png"/><Relationship Id="rId143" Type="http://schemas.openxmlformats.org/officeDocument/2006/relationships/oleObject" Target="embeddings/oleObject35.bin"/><Relationship Id="rId148" Type="http://schemas.openxmlformats.org/officeDocument/2006/relationships/image" Target="media/image101.emf"/><Relationship Id="rId164" Type="http://schemas.openxmlformats.org/officeDocument/2006/relationships/oleObject" Target="embeddings/oleObject37.bin"/><Relationship Id="rId169" Type="http://schemas.openxmlformats.org/officeDocument/2006/relationships/image" Target="media/image120.emf"/><Relationship Id="rId185" Type="http://schemas.openxmlformats.org/officeDocument/2006/relationships/image" Target="media/image136.e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31.wmf"/><Relationship Id="rId210" Type="http://schemas.openxmlformats.org/officeDocument/2006/relationships/hyperlink" Target="http://www.mont-terri.ch/internet/mont-terri/en/home/geology/key_characteristics.parsys.49924.DownloadFile.tmp/characteristicsofopa.pdf" TargetMode="External"/><Relationship Id="rId215" Type="http://schemas.microsoft.com/office/2011/relationships/people" Target="people.xml"/><Relationship Id="rId26" Type="http://schemas.openxmlformats.org/officeDocument/2006/relationships/image" Target="media/image14.wmf"/><Relationship Id="rId47" Type="http://schemas.openxmlformats.org/officeDocument/2006/relationships/oleObject" Target="embeddings/oleObject12.bin"/><Relationship Id="rId68" Type="http://schemas.openxmlformats.org/officeDocument/2006/relationships/image" Target="media/image36.wmf"/><Relationship Id="rId89" Type="http://schemas.openxmlformats.org/officeDocument/2006/relationships/image" Target="media/image50.wmf"/><Relationship Id="rId112" Type="http://schemas.openxmlformats.org/officeDocument/2006/relationships/image" Target="media/image71.emf"/><Relationship Id="rId133" Type="http://schemas.openxmlformats.org/officeDocument/2006/relationships/image" Target="media/image91.png"/><Relationship Id="rId154" Type="http://schemas.openxmlformats.org/officeDocument/2006/relationships/image" Target="media/image107.emf"/><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image" Target="media/image151.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06A81-60F0-4600-BA8C-D631EBCCC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62962</Words>
  <Characters>358890</Characters>
  <Application>Microsoft Office Word</Application>
  <DocSecurity>0</DocSecurity>
  <Lines>2990</Lines>
  <Paragraphs>842</Paragraphs>
  <ScaleCrop>false</ScaleCrop>
  <HeadingPairs>
    <vt:vector size="2" baseType="variant">
      <vt:variant>
        <vt:lpstr>Title</vt:lpstr>
      </vt:variant>
      <vt:variant>
        <vt:i4>1</vt:i4>
      </vt:variant>
    </vt:vector>
  </HeadingPairs>
  <TitlesOfParts>
    <vt:vector size="1" baseType="lpstr">
      <vt:lpstr>MIN3P User Guide</vt:lpstr>
    </vt:vector>
  </TitlesOfParts>
  <Company>University of Waterloo</Company>
  <LinksUpToDate>false</LinksUpToDate>
  <CharactersWithSpaces>421010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MIN3P User Guide</dc:title>
  <dc:subject/>
  <dc:creator>Finance &amp; Administration</dc:creator>
  <cp:keywords/>
  <dc:description/>
  <cp:lastModifiedBy>Mingliang Xie</cp:lastModifiedBy>
  <cp:revision>6</cp:revision>
  <cp:lastPrinted>2018-07-26T20:20:00Z</cp:lastPrinted>
  <dcterms:created xsi:type="dcterms:W3CDTF">2018-07-26T20:11:00Z</dcterms:created>
  <dcterms:modified xsi:type="dcterms:W3CDTF">2018-07-26T20:23:00Z</dcterms:modified>
</cp:coreProperties>
</file>